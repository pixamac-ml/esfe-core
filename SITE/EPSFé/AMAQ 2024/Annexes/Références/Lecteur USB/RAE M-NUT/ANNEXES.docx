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DD01B" w14:textId="241DE2CA" w:rsidR="003D773D" w:rsidRPr="007A4AFC" w:rsidDel="00CA1AA8" w:rsidRDefault="003D773D">
      <w:pPr>
        <w:spacing w:line="276" w:lineRule="auto"/>
        <w:jc w:val="center"/>
        <w:rPr>
          <w:del w:id="0" w:author="Cauris Cosmetics" w:date="2023-10-27T22:58:00Z"/>
          <w:b/>
          <w:bCs/>
          <w:color w:val="000000" w:themeColor="text1"/>
          <w:sz w:val="20"/>
          <w:szCs w:val="20"/>
          <w:lang w:bidi="ar-DZ"/>
          <w:rPrChange w:id="1" w:author="Dr Mamadou SANOGO" w:date="2023-10-25T18:14:00Z">
            <w:rPr>
              <w:del w:id="2" w:author="Cauris Cosmetics" w:date="2023-10-27T22:58:00Z"/>
              <w:b/>
              <w:bCs/>
              <w:sz w:val="20"/>
              <w:szCs w:val="20"/>
              <w:lang w:bidi="ar-DZ"/>
            </w:rPr>
          </w:rPrChange>
        </w:rPr>
      </w:pPr>
      <w:bookmarkStart w:id="3" w:name="_Hlk149133853"/>
      <w:del w:id="4" w:author="Cauris Cosmetics" w:date="2023-10-27T22:58:00Z">
        <w:r w:rsidRPr="007A4AFC" w:rsidDel="00CA1AA8">
          <w:rPr>
            <w:noProof/>
            <w:color w:val="000000" w:themeColor="text1"/>
            <w:rPrChange w:id="5" w:author="Dr Mamadou SANOGO" w:date="2023-10-25T18:14:00Z">
              <w:rPr>
                <w:noProof/>
              </w:rPr>
            </w:rPrChange>
          </w:rPr>
          <w:drawing>
            <wp:anchor distT="0" distB="0" distL="114300" distR="114300" simplePos="0" relativeHeight="251658240" behindDoc="1" locked="0" layoutInCell="1" allowOverlap="1" wp14:anchorId="043BD3B3" wp14:editId="299231E1">
              <wp:simplePos x="0" y="0"/>
              <wp:positionH relativeFrom="margin">
                <wp:align>center</wp:align>
              </wp:positionH>
              <wp:positionV relativeFrom="paragraph">
                <wp:posOffset>-270643</wp:posOffset>
              </wp:positionV>
              <wp:extent cx="4540102" cy="1222842"/>
              <wp:effectExtent l="19050" t="0" r="13335" b="3778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del>
      <w:ins w:id="6" w:author="Dr Mamadou SANOGO" w:date="2023-10-26T11:18:00Z">
        <w:r w:rsidR="00A04F82">
          <w:rPr>
            <w:b/>
            <w:bCs/>
            <w:color w:val="000000" w:themeColor="text1"/>
            <w:sz w:val="20"/>
            <w:szCs w:val="20"/>
            <w:lang w:bidi="ar-DZ"/>
          </w:rPr>
          <w:t xml:space="preserve"> </w:t>
        </w:r>
      </w:ins>
    </w:p>
    <w:p w14:paraId="66C3629F" w14:textId="5BDAAE90" w:rsidR="003D773D" w:rsidDel="00CA1AA8" w:rsidRDefault="003D773D">
      <w:pPr>
        <w:spacing w:line="276" w:lineRule="auto"/>
        <w:jc w:val="center"/>
        <w:rPr>
          <w:ins w:id="7" w:author="Dr Mamadou SANOGO" w:date="2023-10-27T13:52:00Z"/>
          <w:del w:id="8" w:author="Cauris Cosmetics" w:date="2023-10-27T22:58:00Z"/>
          <w:b/>
          <w:bCs/>
          <w:color w:val="000000" w:themeColor="text1"/>
          <w:sz w:val="20"/>
          <w:szCs w:val="20"/>
          <w:lang w:bidi="ar-DZ"/>
        </w:rPr>
      </w:pPr>
    </w:p>
    <w:p w14:paraId="5762F6F8" w14:textId="6F67B8AE" w:rsidR="006778CD" w:rsidRPr="007A4AFC" w:rsidDel="00CA1AA8" w:rsidRDefault="006778CD">
      <w:pPr>
        <w:spacing w:line="276" w:lineRule="auto"/>
        <w:jc w:val="center"/>
        <w:rPr>
          <w:del w:id="9" w:author="Cauris Cosmetics" w:date="2023-10-27T22:58:00Z"/>
          <w:b/>
          <w:bCs/>
          <w:color w:val="000000" w:themeColor="text1"/>
          <w:sz w:val="20"/>
          <w:szCs w:val="20"/>
          <w:lang w:bidi="ar-DZ"/>
          <w:rPrChange w:id="10" w:author="Dr Mamadou SANOGO" w:date="2023-10-25T18:14:00Z">
            <w:rPr>
              <w:del w:id="11" w:author="Cauris Cosmetics" w:date="2023-10-27T22:58:00Z"/>
              <w:b/>
              <w:bCs/>
              <w:sz w:val="20"/>
              <w:szCs w:val="20"/>
              <w:lang w:bidi="ar-DZ"/>
            </w:rPr>
          </w:rPrChange>
        </w:rPr>
      </w:pPr>
    </w:p>
    <w:p w14:paraId="7B952F2D" w14:textId="7924DA67" w:rsidR="003D773D" w:rsidRPr="007A4AFC" w:rsidDel="00CA1AA8" w:rsidRDefault="003D773D">
      <w:pPr>
        <w:spacing w:line="276" w:lineRule="auto"/>
        <w:jc w:val="center"/>
        <w:rPr>
          <w:del w:id="12" w:author="Cauris Cosmetics" w:date="2023-10-27T22:58:00Z"/>
          <w:b/>
          <w:bCs/>
          <w:color w:val="000000" w:themeColor="text1"/>
          <w:sz w:val="20"/>
          <w:szCs w:val="20"/>
          <w:lang w:bidi="ar-DZ"/>
          <w:rPrChange w:id="13" w:author="Dr Mamadou SANOGO" w:date="2023-10-25T18:14:00Z">
            <w:rPr>
              <w:del w:id="14" w:author="Cauris Cosmetics" w:date="2023-10-27T22:58:00Z"/>
              <w:b/>
              <w:bCs/>
              <w:sz w:val="20"/>
              <w:szCs w:val="20"/>
              <w:lang w:bidi="ar-DZ"/>
            </w:rPr>
          </w:rPrChange>
        </w:rPr>
      </w:pPr>
    </w:p>
    <w:p w14:paraId="74338215" w14:textId="15DB908A" w:rsidR="00174D18" w:rsidRPr="007A4AFC" w:rsidDel="00CA1AA8" w:rsidRDefault="00174D18">
      <w:pPr>
        <w:spacing w:line="276" w:lineRule="auto"/>
        <w:jc w:val="center"/>
        <w:rPr>
          <w:del w:id="15" w:author="Cauris Cosmetics" w:date="2023-10-27T22:58:00Z"/>
          <w:b/>
          <w:bCs/>
          <w:color w:val="000000" w:themeColor="text1"/>
          <w:sz w:val="20"/>
          <w:szCs w:val="20"/>
          <w:lang w:bidi="ar-DZ"/>
          <w:rPrChange w:id="16" w:author="Dr Mamadou SANOGO" w:date="2023-10-25T18:14:00Z">
            <w:rPr>
              <w:del w:id="17" w:author="Cauris Cosmetics" w:date="2023-10-27T22:58:00Z"/>
              <w:b/>
              <w:bCs/>
              <w:sz w:val="20"/>
              <w:szCs w:val="20"/>
              <w:lang w:bidi="ar-DZ"/>
            </w:rPr>
          </w:rPrChange>
        </w:rPr>
      </w:pPr>
    </w:p>
    <w:p w14:paraId="47298BAA" w14:textId="2344BFFF" w:rsidR="006778CD" w:rsidDel="00CA1AA8" w:rsidRDefault="006778CD">
      <w:pPr>
        <w:spacing w:line="276" w:lineRule="auto"/>
        <w:jc w:val="center"/>
        <w:rPr>
          <w:ins w:id="18" w:author="Dr Mamadou SANOGO" w:date="2023-10-27T13:52:00Z"/>
          <w:del w:id="19" w:author="Cauris Cosmetics" w:date="2023-10-27T22:58:00Z"/>
          <w:b/>
          <w:bCs/>
          <w:color w:val="000000" w:themeColor="text1"/>
          <w:sz w:val="20"/>
          <w:szCs w:val="20"/>
          <w:lang w:bidi="ar-DZ"/>
        </w:rPr>
      </w:pPr>
    </w:p>
    <w:p w14:paraId="62227498" w14:textId="0217975F" w:rsidR="00A60665" w:rsidRPr="007A4AFC" w:rsidDel="00CA1AA8" w:rsidRDefault="003D773D">
      <w:pPr>
        <w:spacing w:line="276" w:lineRule="auto"/>
        <w:jc w:val="center"/>
        <w:rPr>
          <w:del w:id="20" w:author="Cauris Cosmetics" w:date="2023-10-27T22:58:00Z"/>
          <w:b/>
          <w:bCs/>
          <w:color w:val="000000" w:themeColor="text1"/>
          <w:sz w:val="20"/>
          <w:szCs w:val="20"/>
          <w:lang w:bidi="ar-DZ"/>
          <w:rPrChange w:id="21" w:author="Dr Mamadou SANOGO" w:date="2023-10-25T18:14:00Z">
            <w:rPr>
              <w:del w:id="22" w:author="Cauris Cosmetics" w:date="2023-10-27T22:58:00Z"/>
              <w:b/>
              <w:bCs/>
              <w:sz w:val="20"/>
              <w:szCs w:val="20"/>
              <w:lang w:bidi="ar-DZ"/>
            </w:rPr>
          </w:rPrChange>
        </w:rPr>
      </w:pPr>
      <w:del w:id="23" w:author="Cauris Cosmetics" w:date="2023-10-27T22:58:00Z">
        <w:r w:rsidRPr="007A4AFC" w:rsidDel="00CA1AA8">
          <w:rPr>
            <w:b/>
            <w:bCs/>
            <w:color w:val="000000" w:themeColor="text1"/>
            <w:sz w:val="20"/>
            <w:szCs w:val="20"/>
            <w:lang w:bidi="ar-DZ"/>
            <w:rPrChange w:id="24" w:author="Dr Mamadou SANOGO" w:date="2023-10-25T18:14:00Z">
              <w:rPr>
                <w:b/>
                <w:bCs/>
                <w:sz w:val="20"/>
                <w:szCs w:val="20"/>
                <w:lang w:bidi="ar-DZ"/>
              </w:rPr>
            </w:rPrChange>
          </w:rPr>
          <w:delText>Bamako, Commune I, Djelibougou</w:delText>
        </w:r>
      </w:del>
    </w:p>
    <w:p w14:paraId="4004FB8C" w14:textId="290099E9" w:rsidR="003D773D" w:rsidRPr="007A4AFC" w:rsidDel="00CA1AA8" w:rsidRDefault="003D773D">
      <w:pPr>
        <w:spacing w:line="276" w:lineRule="auto"/>
        <w:jc w:val="center"/>
        <w:rPr>
          <w:del w:id="25" w:author="Cauris Cosmetics" w:date="2023-10-27T22:58:00Z"/>
          <w:b/>
          <w:bCs/>
          <w:color w:val="000000" w:themeColor="text1"/>
          <w:sz w:val="20"/>
          <w:szCs w:val="20"/>
          <w:lang w:bidi="ar-DZ"/>
          <w:rPrChange w:id="26" w:author="Dr Mamadou SANOGO" w:date="2023-10-25T18:14:00Z">
            <w:rPr>
              <w:del w:id="27" w:author="Cauris Cosmetics" w:date="2023-10-27T22:58:00Z"/>
              <w:b/>
              <w:bCs/>
              <w:sz w:val="20"/>
              <w:szCs w:val="20"/>
              <w:lang w:bidi="ar-DZ"/>
            </w:rPr>
          </w:rPrChange>
        </w:rPr>
      </w:pPr>
      <w:del w:id="28" w:author="Cauris Cosmetics" w:date="2023-10-27T22:58:00Z">
        <w:r w:rsidRPr="007A4AFC" w:rsidDel="00CA1AA8">
          <w:rPr>
            <w:b/>
            <w:bCs/>
            <w:color w:val="000000" w:themeColor="text1"/>
            <w:sz w:val="20"/>
            <w:szCs w:val="20"/>
            <w:lang w:bidi="ar-DZ"/>
            <w:rPrChange w:id="29" w:author="Dr Mamadou SANOGO" w:date="2023-10-25T18:14:00Z">
              <w:rPr>
                <w:b/>
                <w:bCs/>
                <w:sz w:val="20"/>
                <w:szCs w:val="20"/>
                <w:lang w:bidi="ar-DZ"/>
              </w:rPr>
            </w:rPrChange>
          </w:rPr>
          <w:delText>Tel : 76 37 88 66/ 66 37 88 66</w:delText>
        </w:r>
      </w:del>
    </w:p>
    <w:p w14:paraId="6EA30016" w14:textId="56E5B66E" w:rsidR="003D773D" w:rsidRPr="007A4AFC" w:rsidDel="00CA1AA8" w:rsidRDefault="003D773D">
      <w:pPr>
        <w:spacing w:line="276" w:lineRule="auto"/>
        <w:jc w:val="center"/>
        <w:rPr>
          <w:del w:id="30" w:author="Cauris Cosmetics" w:date="2023-10-27T22:58:00Z"/>
          <w:b/>
          <w:bCs/>
          <w:color w:val="000000" w:themeColor="text1"/>
          <w:sz w:val="20"/>
          <w:szCs w:val="20"/>
          <w:lang w:bidi="ar-DZ"/>
          <w:rPrChange w:id="31" w:author="Dr Mamadou SANOGO" w:date="2023-10-25T18:14:00Z">
            <w:rPr>
              <w:del w:id="32" w:author="Cauris Cosmetics" w:date="2023-10-27T22:58:00Z"/>
              <w:b/>
              <w:bCs/>
              <w:sz w:val="20"/>
              <w:szCs w:val="20"/>
              <w:lang w:bidi="ar-DZ"/>
            </w:rPr>
          </w:rPrChange>
        </w:rPr>
      </w:pPr>
      <w:del w:id="33" w:author="Cauris Cosmetics" w:date="2023-10-27T22:58:00Z">
        <w:r w:rsidRPr="007A4AFC" w:rsidDel="00CA1AA8">
          <w:rPr>
            <w:b/>
            <w:bCs/>
            <w:color w:val="000000" w:themeColor="text1"/>
            <w:sz w:val="20"/>
            <w:szCs w:val="20"/>
            <w:lang w:bidi="ar-DZ"/>
            <w:rPrChange w:id="34" w:author="Dr Mamadou SANOGO" w:date="2023-10-25T18:14:00Z">
              <w:rPr>
                <w:b/>
                <w:bCs/>
                <w:sz w:val="20"/>
                <w:szCs w:val="20"/>
                <w:lang w:bidi="ar-DZ"/>
              </w:rPr>
            </w:rPrChange>
          </w:rPr>
          <w:delText>E-mail : esfeho@gmail.com</w:delText>
        </w:r>
      </w:del>
    </w:p>
    <w:p w14:paraId="5EDFDC6F" w14:textId="3A2C355A" w:rsidR="00A60665" w:rsidRPr="007A4AFC" w:rsidDel="00CA1AA8" w:rsidRDefault="00A60665">
      <w:pPr>
        <w:spacing w:line="276" w:lineRule="auto"/>
        <w:jc w:val="center"/>
        <w:rPr>
          <w:del w:id="35" w:author="Cauris Cosmetics" w:date="2023-10-27T22:58:00Z"/>
          <w:rFonts w:eastAsia="Calibri" w:cs="Calibri"/>
          <w:b/>
          <w:color w:val="000000" w:themeColor="text1"/>
          <w:sz w:val="40"/>
          <w:rPrChange w:id="36" w:author="Dr Mamadou SANOGO" w:date="2023-10-25T18:14:00Z">
            <w:rPr>
              <w:del w:id="37" w:author="Cauris Cosmetics" w:date="2023-10-27T22:58:00Z"/>
              <w:rFonts w:eastAsia="Calibri" w:cs="Calibri"/>
              <w:b/>
              <w:sz w:val="40"/>
            </w:rPr>
          </w:rPrChange>
        </w:rPr>
      </w:pPr>
      <w:del w:id="38" w:author="Cauris Cosmetics" w:date="2023-10-27T22:58:00Z">
        <w:r w:rsidRPr="007A4AFC" w:rsidDel="00CA1AA8">
          <w:rPr>
            <w:rFonts w:eastAsia="Calibri" w:cs="Calibri"/>
            <w:b/>
            <w:noProof/>
            <w:color w:val="000000" w:themeColor="text1"/>
            <w:sz w:val="40"/>
            <w:rPrChange w:id="39" w:author="Dr Mamadou SANOGO" w:date="2023-10-25T18:14:00Z">
              <w:rPr>
                <w:rFonts w:eastAsia="Calibri" w:cs="Calibri"/>
                <w:b/>
                <w:noProof/>
                <w:sz w:val="40"/>
              </w:rPr>
            </w:rPrChange>
          </w:rPr>
          <w:drawing>
            <wp:inline distT="0" distB="0" distL="0" distR="0" wp14:anchorId="42B3B412" wp14:editId="030FF2B4">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del>
    </w:p>
    <w:p w14:paraId="7AC2DD0B" w14:textId="4D079F1A" w:rsidR="008C6E5B" w:rsidRPr="007A4AFC" w:rsidDel="00CA1AA8" w:rsidRDefault="008C6E5B">
      <w:pPr>
        <w:spacing w:line="276" w:lineRule="auto"/>
        <w:jc w:val="center"/>
        <w:rPr>
          <w:del w:id="40" w:author="Cauris Cosmetics" w:date="2023-10-27T22:58:00Z"/>
          <w:color w:val="000000" w:themeColor="text1"/>
          <w:sz w:val="20"/>
          <w:szCs w:val="20"/>
          <w:rPrChange w:id="41" w:author="Dr Mamadou SANOGO" w:date="2023-10-25T18:14:00Z">
            <w:rPr>
              <w:del w:id="42" w:author="Cauris Cosmetics" w:date="2023-10-27T22:58:00Z"/>
              <w:sz w:val="20"/>
              <w:szCs w:val="20"/>
            </w:rPr>
          </w:rPrChange>
        </w:rPr>
        <w:pPrChange w:id="43" w:author="Cauris Cosmetics" w:date="2023-10-27T22:58:00Z">
          <w:pPr>
            <w:widowControl w:val="0"/>
            <w:autoSpaceDE w:val="0"/>
            <w:autoSpaceDN w:val="0"/>
            <w:adjustRightInd w:val="0"/>
            <w:spacing w:line="200" w:lineRule="exact"/>
            <w:ind w:right="9"/>
          </w:pPr>
        </w:pPrChange>
      </w:pPr>
    </w:p>
    <w:p w14:paraId="2FD38092" w14:textId="386F8761" w:rsidR="00656BD3" w:rsidRPr="007A4AFC" w:rsidDel="00CA1AA8" w:rsidRDefault="00656BD3">
      <w:pPr>
        <w:spacing w:line="276" w:lineRule="auto"/>
        <w:jc w:val="center"/>
        <w:rPr>
          <w:del w:id="44" w:author="Cauris Cosmetics" w:date="2023-10-27T22:58:00Z"/>
          <w:color w:val="000000" w:themeColor="text1"/>
          <w:sz w:val="20"/>
          <w:szCs w:val="20"/>
          <w:rPrChange w:id="45" w:author="Dr Mamadou SANOGO" w:date="2023-10-25T18:14:00Z">
            <w:rPr>
              <w:del w:id="46" w:author="Cauris Cosmetics" w:date="2023-10-27T22:58:00Z"/>
              <w:sz w:val="20"/>
              <w:szCs w:val="20"/>
            </w:rPr>
          </w:rPrChange>
        </w:rPr>
        <w:pPrChange w:id="47" w:author="Cauris Cosmetics" w:date="2023-10-27T22:58:00Z">
          <w:pPr>
            <w:widowControl w:val="0"/>
            <w:autoSpaceDE w:val="0"/>
            <w:autoSpaceDN w:val="0"/>
            <w:adjustRightInd w:val="0"/>
            <w:spacing w:line="200" w:lineRule="exact"/>
            <w:ind w:right="9"/>
          </w:pPr>
        </w:pPrChange>
      </w:pPr>
    </w:p>
    <w:p w14:paraId="24110452" w14:textId="29A97366" w:rsidR="00656BD3" w:rsidRPr="007A4AFC" w:rsidDel="00CA1AA8" w:rsidRDefault="00656BD3">
      <w:pPr>
        <w:spacing w:line="276" w:lineRule="auto"/>
        <w:jc w:val="center"/>
        <w:rPr>
          <w:del w:id="48" w:author="Cauris Cosmetics" w:date="2023-10-27T22:58:00Z"/>
          <w:color w:val="000000" w:themeColor="text1"/>
          <w:sz w:val="20"/>
          <w:szCs w:val="20"/>
          <w:rPrChange w:id="49" w:author="Dr Mamadou SANOGO" w:date="2023-10-25T18:14:00Z">
            <w:rPr>
              <w:del w:id="50" w:author="Cauris Cosmetics" w:date="2023-10-27T22:58:00Z"/>
              <w:sz w:val="20"/>
              <w:szCs w:val="20"/>
            </w:rPr>
          </w:rPrChange>
        </w:rPr>
        <w:pPrChange w:id="51" w:author="Cauris Cosmetics" w:date="2023-10-27T22:58:00Z">
          <w:pPr>
            <w:widowControl w:val="0"/>
            <w:autoSpaceDE w:val="0"/>
            <w:autoSpaceDN w:val="0"/>
            <w:adjustRightInd w:val="0"/>
            <w:spacing w:line="200" w:lineRule="exact"/>
            <w:ind w:right="9"/>
          </w:pPr>
        </w:pPrChange>
      </w:pPr>
    </w:p>
    <w:p w14:paraId="56E92C94" w14:textId="64BCDDC1" w:rsidR="00656BD3" w:rsidRPr="007A4AFC" w:rsidDel="00CA1AA8" w:rsidRDefault="00656BD3">
      <w:pPr>
        <w:spacing w:line="276" w:lineRule="auto"/>
        <w:jc w:val="center"/>
        <w:rPr>
          <w:del w:id="52" w:author="Cauris Cosmetics" w:date="2023-10-27T22:58:00Z"/>
          <w:color w:val="000000" w:themeColor="text1"/>
          <w:sz w:val="20"/>
          <w:szCs w:val="20"/>
          <w:rPrChange w:id="53" w:author="Dr Mamadou SANOGO" w:date="2023-10-25T18:14:00Z">
            <w:rPr>
              <w:del w:id="54" w:author="Cauris Cosmetics" w:date="2023-10-27T22:58:00Z"/>
              <w:sz w:val="20"/>
              <w:szCs w:val="20"/>
            </w:rPr>
          </w:rPrChange>
        </w:rPr>
        <w:pPrChange w:id="55" w:author="Cauris Cosmetics" w:date="2023-10-27T22:58:00Z">
          <w:pPr>
            <w:widowControl w:val="0"/>
            <w:autoSpaceDE w:val="0"/>
            <w:autoSpaceDN w:val="0"/>
            <w:adjustRightInd w:val="0"/>
            <w:spacing w:line="200" w:lineRule="exact"/>
            <w:ind w:right="9"/>
          </w:pPr>
        </w:pPrChange>
      </w:pPr>
    </w:p>
    <w:p w14:paraId="16E73450" w14:textId="3C941CD1" w:rsidR="00656BD3" w:rsidRPr="007A4AFC" w:rsidDel="00CA1AA8" w:rsidRDefault="00656BD3">
      <w:pPr>
        <w:spacing w:line="276" w:lineRule="auto"/>
        <w:jc w:val="center"/>
        <w:rPr>
          <w:del w:id="56" w:author="Cauris Cosmetics" w:date="2023-10-27T22:58:00Z"/>
          <w:color w:val="000000" w:themeColor="text1"/>
          <w:sz w:val="20"/>
          <w:szCs w:val="20"/>
          <w:rPrChange w:id="57" w:author="Dr Mamadou SANOGO" w:date="2023-10-25T18:14:00Z">
            <w:rPr>
              <w:del w:id="58" w:author="Cauris Cosmetics" w:date="2023-10-27T22:58:00Z"/>
              <w:sz w:val="20"/>
              <w:szCs w:val="20"/>
            </w:rPr>
          </w:rPrChange>
        </w:rPr>
        <w:pPrChange w:id="59" w:author="Cauris Cosmetics" w:date="2023-10-27T22:58:00Z">
          <w:pPr>
            <w:widowControl w:val="0"/>
            <w:autoSpaceDE w:val="0"/>
            <w:autoSpaceDN w:val="0"/>
            <w:adjustRightInd w:val="0"/>
            <w:spacing w:line="200" w:lineRule="exact"/>
            <w:ind w:right="9"/>
          </w:pPr>
        </w:pPrChange>
      </w:pPr>
    </w:p>
    <w:p w14:paraId="51D7D499" w14:textId="19224064" w:rsidR="003B4A3F" w:rsidRPr="007A4AFC" w:rsidDel="00CA1AA8" w:rsidRDefault="003B4A3F">
      <w:pPr>
        <w:spacing w:line="276" w:lineRule="auto"/>
        <w:jc w:val="center"/>
        <w:rPr>
          <w:del w:id="60" w:author="Cauris Cosmetics" w:date="2023-10-27T22:58:00Z"/>
          <w:color w:val="000000" w:themeColor="text1"/>
          <w:sz w:val="20"/>
          <w:szCs w:val="20"/>
          <w:rPrChange w:id="61" w:author="Dr Mamadou SANOGO" w:date="2023-10-25T18:14:00Z">
            <w:rPr>
              <w:del w:id="62" w:author="Cauris Cosmetics" w:date="2023-10-27T22:58:00Z"/>
              <w:sz w:val="20"/>
              <w:szCs w:val="20"/>
            </w:rPr>
          </w:rPrChange>
        </w:rPr>
        <w:pPrChange w:id="63" w:author="Cauris Cosmetics" w:date="2023-10-27T22:58:00Z">
          <w:pPr>
            <w:widowControl w:val="0"/>
            <w:autoSpaceDE w:val="0"/>
            <w:autoSpaceDN w:val="0"/>
            <w:adjustRightInd w:val="0"/>
            <w:spacing w:line="200" w:lineRule="exact"/>
            <w:ind w:right="9"/>
          </w:pPr>
        </w:pPrChange>
      </w:pPr>
    </w:p>
    <w:p w14:paraId="11B6AD06" w14:textId="520CF439" w:rsidR="00D5697A" w:rsidRPr="007A4AFC" w:rsidDel="00CA1AA8" w:rsidRDefault="00D5697A">
      <w:pPr>
        <w:spacing w:line="276" w:lineRule="auto"/>
        <w:jc w:val="center"/>
        <w:rPr>
          <w:del w:id="64" w:author="Cauris Cosmetics" w:date="2023-10-27T22:58:00Z"/>
          <w:color w:val="000000" w:themeColor="text1"/>
          <w:sz w:val="20"/>
          <w:szCs w:val="20"/>
          <w:rPrChange w:id="65" w:author="Dr Mamadou SANOGO" w:date="2023-10-25T18:14:00Z">
            <w:rPr>
              <w:del w:id="66" w:author="Cauris Cosmetics" w:date="2023-10-27T22:58:00Z"/>
              <w:sz w:val="20"/>
              <w:szCs w:val="20"/>
            </w:rPr>
          </w:rPrChange>
        </w:rPr>
        <w:pPrChange w:id="67" w:author="Cauris Cosmetics" w:date="2023-10-27T22:58:00Z">
          <w:pPr>
            <w:widowControl w:val="0"/>
            <w:autoSpaceDE w:val="0"/>
            <w:autoSpaceDN w:val="0"/>
            <w:adjustRightInd w:val="0"/>
            <w:spacing w:line="240" w:lineRule="auto"/>
            <w:ind w:right="11"/>
          </w:pPr>
        </w:pPrChange>
      </w:pPr>
    </w:p>
    <w:p w14:paraId="00E5A501" w14:textId="4F06AA32" w:rsidR="005A69DD" w:rsidDel="00CA1AA8" w:rsidRDefault="008C6E5B">
      <w:pPr>
        <w:spacing w:line="276" w:lineRule="auto"/>
        <w:jc w:val="center"/>
        <w:rPr>
          <w:ins w:id="68" w:author="Dr Mamadou SANOGO" w:date="2023-10-27T14:19:00Z"/>
          <w:del w:id="69" w:author="Cauris Cosmetics" w:date="2023-10-27T22:58:00Z"/>
          <w:b/>
          <w:color w:val="000000" w:themeColor="text1"/>
          <w:sz w:val="56"/>
          <w:szCs w:val="72"/>
        </w:rPr>
        <w:pPrChange w:id="70" w:author="Cauris Cosmetics" w:date="2023-10-27T22:58:00Z">
          <w:pPr>
            <w:widowControl w:val="0"/>
            <w:shd w:val="clear" w:color="auto" w:fill="BDD6EE" w:themeFill="accent1" w:themeFillTint="66"/>
            <w:autoSpaceDE w:val="0"/>
            <w:autoSpaceDN w:val="0"/>
            <w:adjustRightInd w:val="0"/>
            <w:spacing w:line="240" w:lineRule="auto"/>
            <w:ind w:right="11"/>
            <w:jc w:val="center"/>
          </w:pPr>
        </w:pPrChange>
      </w:pPr>
      <w:del w:id="71" w:author="Cauris Cosmetics" w:date="2023-10-27T22:58:00Z">
        <w:r w:rsidRPr="007A4AFC" w:rsidDel="00CA1AA8">
          <w:rPr>
            <w:b/>
            <w:color w:val="000000" w:themeColor="text1"/>
            <w:sz w:val="56"/>
            <w:szCs w:val="72"/>
            <w:rPrChange w:id="72" w:author="Dr Mamadou SANOGO" w:date="2023-10-25T18:14:00Z">
              <w:rPr>
                <w:b/>
                <w:sz w:val="56"/>
                <w:szCs w:val="72"/>
              </w:rPr>
            </w:rPrChange>
          </w:rPr>
          <w:delText xml:space="preserve">Rapport d’autoévaluation du Master en </w:delText>
        </w:r>
      </w:del>
      <w:ins w:id="73" w:author="Dr Mamadou SANOGO" w:date="2023-10-27T14:12:00Z">
        <w:del w:id="74" w:author="Cauris Cosmetics" w:date="2023-10-27T19:19:00Z">
          <w:r w:rsidR="005A69DD" w:rsidDel="007A7899">
            <w:rPr>
              <w:b/>
              <w:bCs/>
              <w:color w:val="000000" w:themeColor="text1"/>
              <w:sz w:val="56"/>
              <w:szCs w:val="72"/>
            </w:rPr>
            <w:delText>Management des services de santé</w:delText>
          </w:r>
        </w:del>
      </w:ins>
      <w:del w:id="75" w:author="Cauris Cosmetics" w:date="2023-10-27T22:58:00Z">
        <w:r w:rsidR="00741A46" w:rsidRPr="007A4AFC" w:rsidDel="00CA1AA8">
          <w:rPr>
            <w:b/>
            <w:bCs/>
            <w:color w:val="000000" w:themeColor="text1"/>
            <w:sz w:val="56"/>
            <w:szCs w:val="72"/>
            <w:rPrChange w:id="76" w:author="Dr Mamadou SANOGO" w:date="2023-10-25T18:14:00Z">
              <w:rPr>
                <w:b/>
                <w:bCs/>
                <w:sz w:val="56"/>
                <w:szCs w:val="72"/>
              </w:rPr>
            </w:rPrChange>
          </w:rPr>
          <w:delText>Épidémiologie</w:delText>
        </w:r>
        <w:r w:rsidR="00741A46" w:rsidRPr="007A4AFC" w:rsidDel="00CA1AA8">
          <w:rPr>
            <w:b/>
            <w:color w:val="000000" w:themeColor="text1"/>
            <w:sz w:val="56"/>
            <w:szCs w:val="72"/>
            <w:rPrChange w:id="77" w:author="Dr Mamadou SANOGO" w:date="2023-10-25T18:14:00Z">
              <w:rPr>
                <w:b/>
                <w:sz w:val="56"/>
                <w:szCs w:val="72"/>
              </w:rPr>
            </w:rPrChange>
          </w:rPr>
          <w:delText xml:space="preserve"> </w:delText>
        </w:r>
      </w:del>
    </w:p>
    <w:p w14:paraId="29AA04C0" w14:textId="78B7B3B0" w:rsidR="00D5697A" w:rsidRPr="007A4AFC" w:rsidDel="00CA1AA8" w:rsidRDefault="0051067B">
      <w:pPr>
        <w:spacing w:line="276" w:lineRule="auto"/>
        <w:jc w:val="center"/>
        <w:rPr>
          <w:del w:id="78" w:author="Cauris Cosmetics" w:date="2023-10-27T22:58:00Z"/>
          <w:color w:val="000000" w:themeColor="text1"/>
          <w:sz w:val="20"/>
          <w:szCs w:val="20"/>
          <w:rPrChange w:id="79" w:author="Dr Mamadou SANOGO" w:date="2023-10-25T18:14:00Z">
            <w:rPr>
              <w:del w:id="80" w:author="Cauris Cosmetics" w:date="2023-10-27T22:58:00Z"/>
              <w:sz w:val="20"/>
              <w:szCs w:val="20"/>
            </w:rPr>
          </w:rPrChange>
        </w:rPr>
        <w:pPrChange w:id="81" w:author="Cauris Cosmetics" w:date="2023-10-27T22:58:00Z">
          <w:pPr>
            <w:widowControl w:val="0"/>
            <w:shd w:val="clear" w:color="auto" w:fill="BDD6EE" w:themeFill="accent1" w:themeFillTint="66"/>
            <w:autoSpaceDE w:val="0"/>
            <w:autoSpaceDN w:val="0"/>
            <w:adjustRightInd w:val="0"/>
            <w:spacing w:line="240" w:lineRule="auto"/>
            <w:ind w:right="11"/>
            <w:jc w:val="center"/>
          </w:pPr>
        </w:pPrChange>
      </w:pPr>
      <w:del w:id="82" w:author="Cauris Cosmetics" w:date="2023-10-27T22:58:00Z">
        <w:r w:rsidRPr="007A4AFC" w:rsidDel="00CA1AA8">
          <w:rPr>
            <w:b/>
            <w:color w:val="000000" w:themeColor="text1"/>
            <w:sz w:val="56"/>
            <w:szCs w:val="72"/>
            <w:rPrChange w:id="83" w:author="Dr Mamadou SANOGO" w:date="2023-10-25T18:14:00Z">
              <w:rPr>
                <w:b/>
                <w:sz w:val="56"/>
                <w:szCs w:val="72"/>
              </w:rPr>
            </w:rPrChange>
          </w:rPr>
          <w:delText>(M-</w:delText>
        </w:r>
      </w:del>
      <w:ins w:id="84" w:author="Dr Mamadou SANOGO" w:date="2023-10-27T14:12:00Z">
        <w:del w:id="85" w:author="Cauris Cosmetics" w:date="2023-10-27T19:27:00Z">
          <w:r w:rsidR="005A69DD" w:rsidDel="007A7899">
            <w:rPr>
              <w:b/>
              <w:color w:val="000000" w:themeColor="text1"/>
              <w:sz w:val="56"/>
              <w:szCs w:val="72"/>
            </w:rPr>
            <w:delText>MSS</w:delText>
          </w:r>
        </w:del>
      </w:ins>
      <w:del w:id="86" w:author="Cauris Cosmetics" w:date="2023-10-27T22:58:00Z">
        <w:r w:rsidR="00741A46" w:rsidRPr="007A4AFC" w:rsidDel="00CA1AA8">
          <w:rPr>
            <w:b/>
            <w:color w:val="000000" w:themeColor="text1"/>
            <w:sz w:val="56"/>
            <w:szCs w:val="72"/>
            <w:rPrChange w:id="87" w:author="Dr Mamadou SANOGO" w:date="2023-10-25T18:14:00Z">
              <w:rPr>
                <w:b/>
                <w:sz w:val="56"/>
                <w:szCs w:val="72"/>
              </w:rPr>
            </w:rPrChange>
          </w:rPr>
          <w:delText>EPI</w:delText>
        </w:r>
        <w:r w:rsidRPr="007A4AFC" w:rsidDel="00CA1AA8">
          <w:rPr>
            <w:b/>
            <w:color w:val="000000" w:themeColor="text1"/>
            <w:sz w:val="56"/>
            <w:szCs w:val="72"/>
            <w:rPrChange w:id="88" w:author="Dr Mamadou SANOGO" w:date="2023-10-25T18:14:00Z">
              <w:rPr>
                <w:b/>
                <w:sz w:val="56"/>
                <w:szCs w:val="72"/>
              </w:rPr>
            </w:rPrChange>
          </w:rPr>
          <w:delText>)</w:delText>
        </w:r>
      </w:del>
    </w:p>
    <w:p w14:paraId="0D20D27A" w14:textId="3A7563D8" w:rsidR="00D5697A" w:rsidRPr="007A4AFC" w:rsidDel="00CA1AA8" w:rsidRDefault="00D5697A">
      <w:pPr>
        <w:spacing w:line="276" w:lineRule="auto"/>
        <w:jc w:val="center"/>
        <w:rPr>
          <w:del w:id="89" w:author="Cauris Cosmetics" w:date="2023-10-27T22:58:00Z"/>
          <w:color w:val="000000" w:themeColor="text1"/>
          <w:sz w:val="20"/>
          <w:szCs w:val="20"/>
          <w:rPrChange w:id="90" w:author="Dr Mamadou SANOGO" w:date="2023-10-25T18:14:00Z">
            <w:rPr>
              <w:del w:id="91" w:author="Cauris Cosmetics" w:date="2023-10-27T22:58:00Z"/>
              <w:sz w:val="20"/>
              <w:szCs w:val="20"/>
            </w:rPr>
          </w:rPrChange>
        </w:rPr>
        <w:pPrChange w:id="92" w:author="Cauris Cosmetics" w:date="2023-10-27T22:58:00Z">
          <w:pPr>
            <w:widowControl w:val="0"/>
            <w:autoSpaceDE w:val="0"/>
            <w:autoSpaceDN w:val="0"/>
            <w:adjustRightInd w:val="0"/>
            <w:spacing w:line="240" w:lineRule="auto"/>
            <w:ind w:right="11"/>
          </w:pPr>
        </w:pPrChange>
      </w:pPr>
    </w:p>
    <w:p w14:paraId="1FD40BB2" w14:textId="44842784" w:rsidR="00D5697A" w:rsidRPr="007A4AFC" w:rsidDel="00CA1AA8" w:rsidRDefault="00D5697A">
      <w:pPr>
        <w:spacing w:line="276" w:lineRule="auto"/>
        <w:jc w:val="center"/>
        <w:rPr>
          <w:del w:id="93" w:author="Cauris Cosmetics" w:date="2023-10-27T22:58:00Z"/>
          <w:color w:val="000000" w:themeColor="text1"/>
          <w:sz w:val="20"/>
          <w:szCs w:val="20"/>
          <w:rPrChange w:id="94" w:author="Dr Mamadou SANOGO" w:date="2023-10-25T18:14:00Z">
            <w:rPr>
              <w:del w:id="95" w:author="Cauris Cosmetics" w:date="2023-10-27T22:58:00Z"/>
              <w:sz w:val="20"/>
              <w:szCs w:val="20"/>
            </w:rPr>
          </w:rPrChange>
        </w:rPr>
        <w:pPrChange w:id="96" w:author="Cauris Cosmetics" w:date="2023-10-27T22:58:00Z">
          <w:pPr>
            <w:widowControl w:val="0"/>
            <w:autoSpaceDE w:val="0"/>
            <w:autoSpaceDN w:val="0"/>
            <w:adjustRightInd w:val="0"/>
            <w:spacing w:line="200" w:lineRule="exact"/>
            <w:ind w:right="9"/>
          </w:pPr>
        </w:pPrChange>
      </w:pPr>
    </w:p>
    <w:p w14:paraId="6003D456" w14:textId="1CECC8D3" w:rsidR="003B4A3F" w:rsidRPr="007A4AFC" w:rsidDel="00CA1AA8" w:rsidRDefault="003B4A3F">
      <w:pPr>
        <w:spacing w:line="276" w:lineRule="auto"/>
        <w:jc w:val="center"/>
        <w:rPr>
          <w:del w:id="97" w:author="Cauris Cosmetics" w:date="2023-10-27T22:58:00Z"/>
          <w:color w:val="000000" w:themeColor="text1"/>
          <w:sz w:val="20"/>
          <w:szCs w:val="20"/>
          <w:rPrChange w:id="98" w:author="Dr Mamadou SANOGO" w:date="2023-10-25T18:14:00Z">
            <w:rPr>
              <w:del w:id="99" w:author="Cauris Cosmetics" w:date="2023-10-27T22:58:00Z"/>
              <w:sz w:val="20"/>
              <w:szCs w:val="20"/>
            </w:rPr>
          </w:rPrChange>
        </w:rPr>
        <w:pPrChange w:id="100" w:author="Cauris Cosmetics" w:date="2023-10-27T22:58:00Z">
          <w:pPr>
            <w:widowControl w:val="0"/>
            <w:autoSpaceDE w:val="0"/>
            <w:autoSpaceDN w:val="0"/>
            <w:adjustRightInd w:val="0"/>
            <w:spacing w:line="200" w:lineRule="exact"/>
            <w:ind w:right="9"/>
          </w:pPr>
        </w:pPrChange>
      </w:pPr>
    </w:p>
    <w:p w14:paraId="6FA9DCD6" w14:textId="42E10046" w:rsidR="003B4A3F" w:rsidRPr="007A4AFC" w:rsidDel="00CA1AA8" w:rsidRDefault="003B4A3F">
      <w:pPr>
        <w:spacing w:line="276" w:lineRule="auto"/>
        <w:jc w:val="center"/>
        <w:rPr>
          <w:del w:id="101" w:author="Cauris Cosmetics" w:date="2023-10-27T22:58:00Z"/>
          <w:color w:val="000000" w:themeColor="text1"/>
          <w:sz w:val="10"/>
          <w:szCs w:val="10"/>
          <w:rPrChange w:id="102" w:author="Dr Mamadou SANOGO" w:date="2023-10-25T18:14:00Z">
            <w:rPr>
              <w:del w:id="103" w:author="Cauris Cosmetics" w:date="2023-10-27T22:58:00Z"/>
              <w:sz w:val="10"/>
              <w:szCs w:val="10"/>
            </w:rPr>
          </w:rPrChange>
        </w:rPr>
        <w:pPrChange w:id="104" w:author="Cauris Cosmetics" w:date="2023-10-27T22:58:00Z">
          <w:pPr>
            <w:widowControl w:val="0"/>
            <w:autoSpaceDE w:val="0"/>
            <w:autoSpaceDN w:val="0"/>
            <w:adjustRightInd w:val="0"/>
            <w:spacing w:before="3" w:line="100" w:lineRule="exact"/>
            <w:ind w:right="9"/>
          </w:pPr>
        </w:pPrChange>
      </w:pPr>
    </w:p>
    <w:p w14:paraId="6289F2C7" w14:textId="4CD44B0E" w:rsidR="003B4A3F" w:rsidRPr="007A4AFC" w:rsidDel="00CA1AA8" w:rsidRDefault="003B4A3F">
      <w:pPr>
        <w:spacing w:line="276" w:lineRule="auto"/>
        <w:jc w:val="center"/>
        <w:rPr>
          <w:ins w:id="105" w:author="HP" w:date="2023-10-24T00:46:00Z"/>
          <w:del w:id="106" w:author="Cauris Cosmetics" w:date="2023-10-27T22:58:00Z"/>
          <w:color w:val="000000" w:themeColor="text1"/>
          <w:sz w:val="20"/>
          <w:szCs w:val="20"/>
          <w:rPrChange w:id="107" w:author="Dr Mamadou SANOGO" w:date="2023-10-25T18:14:00Z">
            <w:rPr>
              <w:ins w:id="108" w:author="HP" w:date="2023-10-24T00:46:00Z"/>
              <w:del w:id="109" w:author="Cauris Cosmetics" w:date="2023-10-27T22:58:00Z"/>
              <w:sz w:val="20"/>
              <w:szCs w:val="20"/>
            </w:rPr>
          </w:rPrChange>
        </w:rPr>
        <w:pPrChange w:id="110" w:author="Cauris Cosmetics" w:date="2023-10-27T22:58:00Z">
          <w:pPr>
            <w:widowControl w:val="0"/>
            <w:autoSpaceDE w:val="0"/>
            <w:autoSpaceDN w:val="0"/>
            <w:adjustRightInd w:val="0"/>
            <w:spacing w:line="200" w:lineRule="exact"/>
            <w:ind w:right="9"/>
          </w:pPr>
        </w:pPrChange>
      </w:pPr>
    </w:p>
    <w:p w14:paraId="5E5861E2" w14:textId="075038D2" w:rsidR="00DB7946" w:rsidRPr="007A4AFC" w:rsidDel="00CA1AA8" w:rsidRDefault="00DB7946">
      <w:pPr>
        <w:spacing w:line="276" w:lineRule="auto"/>
        <w:jc w:val="center"/>
        <w:rPr>
          <w:ins w:id="111" w:author="HP" w:date="2023-10-24T00:46:00Z"/>
          <w:del w:id="112" w:author="Cauris Cosmetics" w:date="2023-10-27T22:58:00Z"/>
          <w:color w:val="000000" w:themeColor="text1"/>
          <w:sz w:val="20"/>
          <w:szCs w:val="20"/>
          <w:rPrChange w:id="113" w:author="Dr Mamadou SANOGO" w:date="2023-10-25T18:14:00Z">
            <w:rPr>
              <w:ins w:id="114" w:author="HP" w:date="2023-10-24T00:46:00Z"/>
              <w:del w:id="115" w:author="Cauris Cosmetics" w:date="2023-10-27T22:58:00Z"/>
              <w:sz w:val="20"/>
              <w:szCs w:val="20"/>
            </w:rPr>
          </w:rPrChange>
        </w:rPr>
        <w:pPrChange w:id="116" w:author="Cauris Cosmetics" w:date="2023-10-27T22:58:00Z">
          <w:pPr>
            <w:widowControl w:val="0"/>
            <w:autoSpaceDE w:val="0"/>
            <w:autoSpaceDN w:val="0"/>
            <w:adjustRightInd w:val="0"/>
            <w:spacing w:line="200" w:lineRule="exact"/>
            <w:ind w:right="9"/>
          </w:pPr>
        </w:pPrChange>
      </w:pPr>
    </w:p>
    <w:p w14:paraId="1279063F" w14:textId="2BA096E0" w:rsidR="00DB7946" w:rsidRPr="007A4AFC" w:rsidDel="00CA1AA8" w:rsidRDefault="00DB7946">
      <w:pPr>
        <w:spacing w:line="276" w:lineRule="auto"/>
        <w:jc w:val="center"/>
        <w:rPr>
          <w:ins w:id="117" w:author="HP" w:date="2023-10-24T00:46:00Z"/>
          <w:del w:id="118" w:author="Cauris Cosmetics" w:date="2023-10-27T22:58:00Z"/>
          <w:color w:val="000000" w:themeColor="text1"/>
          <w:sz w:val="20"/>
          <w:szCs w:val="20"/>
          <w:rPrChange w:id="119" w:author="Dr Mamadou SANOGO" w:date="2023-10-25T18:14:00Z">
            <w:rPr>
              <w:ins w:id="120" w:author="HP" w:date="2023-10-24T00:46:00Z"/>
              <w:del w:id="121" w:author="Cauris Cosmetics" w:date="2023-10-27T22:58:00Z"/>
              <w:sz w:val="20"/>
              <w:szCs w:val="20"/>
            </w:rPr>
          </w:rPrChange>
        </w:rPr>
        <w:pPrChange w:id="122" w:author="Cauris Cosmetics" w:date="2023-10-27T22:58:00Z">
          <w:pPr>
            <w:widowControl w:val="0"/>
            <w:autoSpaceDE w:val="0"/>
            <w:autoSpaceDN w:val="0"/>
            <w:adjustRightInd w:val="0"/>
            <w:spacing w:line="200" w:lineRule="exact"/>
            <w:ind w:right="9"/>
          </w:pPr>
        </w:pPrChange>
      </w:pPr>
    </w:p>
    <w:p w14:paraId="546885BC" w14:textId="4AC8C6E6" w:rsidR="00DB7946" w:rsidRPr="007A4AFC" w:rsidDel="00CA1AA8" w:rsidRDefault="00DB7946">
      <w:pPr>
        <w:spacing w:line="276" w:lineRule="auto"/>
        <w:jc w:val="center"/>
        <w:rPr>
          <w:ins w:id="123" w:author="HP" w:date="2023-10-24T00:46:00Z"/>
          <w:del w:id="124" w:author="Cauris Cosmetics" w:date="2023-10-27T22:58:00Z"/>
          <w:color w:val="000000" w:themeColor="text1"/>
          <w:sz w:val="20"/>
          <w:szCs w:val="20"/>
          <w:rPrChange w:id="125" w:author="Dr Mamadou SANOGO" w:date="2023-10-25T18:14:00Z">
            <w:rPr>
              <w:ins w:id="126" w:author="HP" w:date="2023-10-24T00:46:00Z"/>
              <w:del w:id="127" w:author="Cauris Cosmetics" w:date="2023-10-27T22:58:00Z"/>
              <w:sz w:val="20"/>
              <w:szCs w:val="20"/>
            </w:rPr>
          </w:rPrChange>
        </w:rPr>
        <w:pPrChange w:id="128" w:author="Cauris Cosmetics" w:date="2023-10-27T22:58:00Z">
          <w:pPr>
            <w:widowControl w:val="0"/>
            <w:autoSpaceDE w:val="0"/>
            <w:autoSpaceDN w:val="0"/>
            <w:adjustRightInd w:val="0"/>
            <w:spacing w:line="200" w:lineRule="exact"/>
            <w:ind w:right="9"/>
          </w:pPr>
        </w:pPrChange>
      </w:pPr>
    </w:p>
    <w:p w14:paraId="72D85029" w14:textId="0312164C" w:rsidR="00DB7946" w:rsidRPr="007A4AFC" w:rsidDel="00CA1AA8" w:rsidRDefault="00DB7946">
      <w:pPr>
        <w:spacing w:line="276" w:lineRule="auto"/>
        <w:jc w:val="center"/>
        <w:rPr>
          <w:del w:id="129" w:author="Cauris Cosmetics" w:date="2023-10-27T22:58:00Z"/>
          <w:moveTo w:id="130" w:author="HP" w:date="2023-10-24T00:46:00Z"/>
          <w:b/>
          <w:i/>
          <w:color w:val="000000" w:themeColor="text1"/>
          <w:w w:val="109"/>
          <w:sz w:val="36"/>
          <w:szCs w:val="36"/>
          <w:rPrChange w:id="131" w:author="Dr Mamadou SANOGO" w:date="2023-10-25T18:14:00Z">
            <w:rPr>
              <w:del w:id="132" w:author="Cauris Cosmetics" w:date="2023-10-27T22:58:00Z"/>
              <w:moveTo w:id="133" w:author="HP" w:date="2023-10-24T00:46:00Z"/>
              <w:b/>
              <w:i/>
              <w:w w:val="109"/>
              <w:sz w:val="36"/>
              <w:szCs w:val="36"/>
            </w:rPr>
          </w:rPrChange>
        </w:rPr>
        <w:pPrChange w:id="134" w:author="Cauris Cosmetics" w:date="2023-10-27T22:58:00Z">
          <w:pPr>
            <w:widowControl w:val="0"/>
            <w:autoSpaceDE w:val="0"/>
            <w:autoSpaceDN w:val="0"/>
            <w:adjustRightInd w:val="0"/>
            <w:spacing w:line="240" w:lineRule="auto"/>
            <w:ind w:right="9"/>
          </w:pPr>
        </w:pPrChange>
      </w:pPr>
      <w:moveToRangeStart w:id="135" w:author="HP" w:date="2023-10-24T00:46:00Z" w:name="move149000781"/>
      <w:moveTo w:id="136" w:author="HP" w:date="2023-10-24T00:46:00Z">
        <w:del w:id="137" w:author="Cauris Cosmetics" w:date="2023-10-27T22:58:00Z">
          <w:r w:rsidRPr="007A4AFC" w:rsidDel="00CA1AA8">
            <w:rPr>
              <w:b/>
              <w:i/>
              <w:color w:val="000000" w:themeColor="text1"/>
              <w:sz w:val="36"/>
              <w:szCs w:val="36"/>
              <w:rPrChange w:id="138" w:author="Dr Mamadou SANOGO" w:date="2023-10-25T18:14:00Z">
                <w:rPr>
                  <w:b/>
                  <w:i/>
                  <w:sz w:val="36"/>
                  <w:szCs w:val="36"/>
                </w:rPr>
              </w:rPrChange>
            </w:rPr>
            <w:delText>Jui</w:delText>
          </w:r>
          <w:r w:rsidRPr="007A4AFC" w:rsidDel="00CA1AA8">
            <w:rPr>
              <w:b/>
              <w:i/>
              <w:color w:val="000000" w:themeColor="text1"/>
              <w:spacing w:val="3"/>
              <w:sz w:val="36"/>
              <w:szCs w:val="36"/>
              <w:rPrChange w:id="139" w:author="Dr Mamadou SANOGO" w:date="2023-10-25T18:14:00Z">
                <w:rPr>
                  <w:b/>
                  <w:i/>
                  <w:spacing w:val="3"/>
                  <w:sz w:val="36"/>
                  <w:szCs w:val="36"/>
                </w:rPr>
              </w:rPrChange>
            </w:rPr>
            <w:delText>l</w:delText>
          </w:r>
          <w:r w:rsidRPr="007A4AFC" w:rsidDel="00CA1AA8">
            <w:rPr>
              <w:b/>
              <w:i/>
              <w:color w:val="000000" w:themeColor="text1"/>
              <w:sz w:val="36"/>
              <w:szCs w:val="36"/>
              <w:rPrChange w:id="140" w:author="Dr Mamadou SANOGO" w:date="2023-10-25T18:14:00Z">
                <w:rPr>
                  <w:b/>
                  <w:i/>
                  <w:sz w:val="36"/>
                  <w:szCs w:val="36"/>
                </w:rPr>
              </w:rPrChange>
            </w:rPr>
            <w:delText>l</w:delText>
          </w:r>
          <w:r w:rsidRPr="007A4AFC" w:rsidDel="00CA1AA8">
            <w:rPr>
              <w:b/>
              <w:i/>
              <w:color w:val="000000" w:themeColor="text1"/>
              <w:spacing w:val="3"/>
              <w:sz w:val="36"/>
              <w:szCs w:val="36"/>
              <w:rPrChange w:id="141" w:author="Dr Mamadou SANOGO" w:date="2023-10-25T18:14:00Z">
                <w:rPr>
                  <w:b/>
                  <w:i/>
                  <w:spacing w:val="3"/>
                  <w:sz w:val="36"/>
                  <w:szCs w:val="36"/>
                </w:rPr>
              </w:rPrChange>
            </w:rPr>
            <w:delText>e</w:delText>
          </w:r>
          <w:r w:rsidRPr="007A4AFC" w:rsidDel="00CA1AA8">
            <w:rPr>
              <w:b/>
              <w:i/>
              <w:color w:val="000000" w:themeColor="text1"/>
              <w:sz w:val="36"/>
              <w:szCs w:val="36"/>
              <w:rPrChange w:id="142" w:author="Dr Mamadou SANOGO" w:date="2023-10-25T18:14:00Z">
                <w:rPr>
                  <w:b/>
                  <w:i/>
                  <w:sz w:val="36"/>
                  <w:szCs w:val="36"/>
                </w:rPr>
              </w:rPrChange>
            </w:rPr>
            <w:delText>t</w:delText>
          </w:r>
          <w:r w:rsidRPr="007A4AFC" w:rsidDel="00CA1AA8">
            <w:rPr>
              <w:b/>
              <w:i/>
              <w:color w:val="000000" w:themeColor="text1"/>
              <w:spacing w:val="52"/>
              <w:sz w:val="36"/>
              <w:szCs w:val="36"/>
              <w:rPrChange w:id="143" w:author="Dr Mamadou SANOGO" w:date="2023-10-25T18:14:00Z">
                <w:rPr>
                  <w:b/>
                  <w:i/>
                  <w:spacing w:val="52"/>
                  <w:sz w:val="36"/>
                  <w:szCs w:val="36"/>
                </w:rPr>
              </w:rPrChange>
            </w:rPr>
            <w:delText xml:space="preserve"> </w:delText>
          </w:r>
          <w:r w:rsidRPr="007A4AFC" w:rsidDel="00CA1AA8">
            <w:rPr>
              <w:b/>
              <w:i/>
              <w:color w:val="000000" w:themeColor="text1"/>
              <w:spacing w:val="-3"/>
              <w:sz w:val="36"/>
              <w:szCs w:val="36"/>
              <w:rPrChange w:id="144" w:author="Dr Mamadou SANOGO" w:date="2023-10-25T18:14:00Z">
                <w:rPr>
                  <w:b/>
                  <w:i/>
                  <w:spacing w:val="-3"/>
                  <w:sz w:val="36"/>
                  <w:szCs w:val="36"/>
                </w:rPr>
              </w:rPrChange>
            </w:rPr>
            <w:delText>2</w:delText>
          </w:r>
          <w:r w:rsidRPr="007A4AFC" w:rsidDel="00CA1AA8">
            <w:rPr>
              <w:b/>
              <w:i/>
              <w:color w:val="000000" w:themeColor="text1"/>
              <w:w w:val="109"/>
              <w:sz w:val="36"/>
              <w:szCs w:val="36"/>
              <w:rPrChange w:id="145" w:author="Dr Mamadou SANOGO" w:date="2023-10-25T18:14:00Z">
                <w:rPr>
                  <w:b/>
                  <w:i/>
                  <w:w w:val="109"/>
                  <w:sz w:val="36"/>
                  <w:szCs w:val="36"/>
                </w:rPr>
              </w:rPrChange>
            </w:rPr>
            <w:delText>023</w:delText>
          </w:r>
        </w:del>
      </w:moveTo>
    </w:p>
    <w:p w14:paraId="6F881C5E" w14:textId="67EE26BB" w:rsidR="00DB7946" w:rsidRPr="007A4AFC" w:rsidDel="00CA1AA8" w:rsidRDefault="00DB7946">
      <w:pPr>
        <w:spacing w:line="276" w:lineRule="auto"/>
        <w:jc w:val="center"/>
        <w:rPr>
          <w:del w:id="146" w:author="Cauris Cosmetics" w:date="2023-10-27T22:58:00Z"/>
          <w:moveTo w:id="147" w:author="HP" w:date="2023-10-24T00:46:00Z"/>
          <w:b/>
          <w:i/>
          <w:color w:val="000000" w:themeColor="text1"/>
          <w:w w:val="109"/>
          <w:sz w:val="36"/>
          <w:szCs w:val="36"/>
          <w:rPrChange w:id="148" w:author="Dr Mamadou SANOGO" w:date="2023-10-25T18:14:00Z">
            <w:rPr>
              <w:del w:id="149" w:author="Cauris Cosmetics" w:date="2023-10-27T22:58:00Z"/>
              <w:moveTo w:id="150" w:author="HP" w:date="2023-10-24T00:46:00Z"/>
              <w:b/>
              <w:i/>
              <w:w w:val="109"/>
              <w:sz w:val="36"/>
              <w:szCs w:val="36"/>
            </w:rPr>
          </w:rPrChange>
        </w:rPr>
        <w:pPrChange w:id="151" w:author="Cauris Cosmetics" w:date="2023-10-27T22:58:00Z">
          <w:pPr>
            <w:widowControl w:val="0"/>
            <w:autoSpaceDE w:val="0"/>
            <w:autoSpaceDN w:val="0"/>
            <w:adjustRightInd w:val="0"/>
            <w:spacing w:line="240" w:lineRule="auto"/>
            <w:ind w:right="9"/>
          </w:pPr>
        </w:pPrChange>
      </w:pPr>
    </w:p>
    <w:moveToRangeEnd w:id="135"/>
    <w:p w14:paraId="3B6ECCF2" w14:textId="1393A525" w:rsidR="00DB7946" w:rsidRPr="007A4AFC" w:rsidDel="00CA1AA8" w:rsidRDefault="00DB7946">
      <w:pPr>
        <w:spacing w:line="276" w:lineRule="auto"/>
        <w:jc w:val="center"/>
        <w:rPr>
          <w:del w:id="152" w:author="Cauris Cosmetics" w:date="2023-10-27T22:58:00Z"/>
          <w:color w:val="000000" w:themeColor="text1"/>
          <w:sz w:val="20"/>
          <w:szCs w:val="20"/>
          <w:rPrChange w:id="153" w:author="Dr Mamadou SANOGO" w:date="2023-10-25T18:14:00Z">
            <w:rPr>
              <w:del w:id="154" w:author="Cauris Cosmetics" w:date="2023-10-27T22:58:00Z"/>
              <w:sz w:val="20"/>
              <w:szCs w:val="20"/>
            </w:rPr>
          </w:rPrChange>
        </w:rPr>
        <w:pPrChange w:id="155" w:author="Cauris Cosmetics" w:date="2023-10-27T22:58:00Z">
          <w:pPr>
            <w:widowControl w:val="0"/>
            <w:autoSpaceDE w:val="0"/>
            <w:autoSpaceDN w:val="0"/>
            <w:adjustRightInd w:val="0"/>
            <w:spacing w:line="200" w:lineRule="exact"/>
            <w:ind w:right="9"/>
          </w:pPr>
        </w:pPrChange>
      </w:pPr>
    </w:p>
    <w:p w14:paraId="28DC66E6" w14:textId="2233468C" w:rsidR="005F5B81" w:rsidRPr="007A4AFC" w:rsidDel="00CA1AA8" w:rsidRDefault="005F5B81">
      <w:pPr>
        <w:spacing w:line="276" w:lineRule="auto"/>
        <w:jc w:val="center"/>
        <w:rPr>
          <w:del w:id="156" w:author="Cauris Cosmetics" w:date="2023-10-27T22:58:00Z"/>
          <w:color w:val="000000" w:themeColor="text1"/>
          <w:sz w:val="20"/>
          <w:szCs w:val="20"/>
          <w:rPrChange w:id="157" w:author="Dr Mamadou SANOGO" w:date="2023-10-25T18:14:00Z">
            <w:rPr>
              <w:del w:id="158" w:author="Cauris Cosmetics" w:date="2023-10-27T22:58:00Z"/>
              <w:sz w:val="20"/>
              <w:szCs w:val="20"/>
            </w:rPr>
          </w:rPrChange>
        </w:rPr>
        <w:pPrChange w:id="159" w:author="Cauris Cosmetics" w:date="2023-10-27T22:58:00Z">
          <w:pPr>
            <w:widowControl w:val="0"/>
            <w:autoSpaceDE w:val="0"/>
            <w:autoSpaceDN w:val="0"/>
            <w:adjustRightInd w:val="0"/>
            <w:spacing w:line="200" w:lineRule="exact"/>
            <w:ind w:right="9"/>
          </w:pPr>
        </w:pPrChange>
      </w:pPr>
    </w:p>
    <w:p w14:paraId="2A6445B2" w14:textId="242634FD" w:rsidR="005F5B81" w:rsidRPr="007A4AFC" w:rsidDel="00CA1AA8" w:rsidRDefault="005F5B81">
      <w:pPr>
        <w:spacing w:line="276" w:lineRule="auto"/>
        <w:jc w:val="center"/>
        <w:rPr>
          <w:del w:id="160" w:author="Cauris Cosmetics" w:date="2023-10-27T22:58:00Z"/>
          <w:color w:val="000000" w:themeColor="text1"/>
          <w:sz w:val="20"/>
          <w:szCs w:val="20"/>
          <w:rPrChange w:id="161" w:author="Dr Mamadou SANOGO" w:date="2023-10-25T18:14:00Z">
            <w:rPr>
              <w:del w:id="162" w:author="Cauris Cosmetics" w:date="2023-10-27T22:58:00Z"/>
              <w:sz w:val="20"/>
              <w:szCs w:val="20"/>
            </w:rPr>
          </w:rPrChange>
        </w:rPr>
        <w:pPrChange w:id="163" w:author="Cauris Cosmetics" w:date="2023-10-27T22:58:00Z">
          <w:pPr>
            <w:widowControl w:val="0"/>
            <w:autoSpaceDE w:val="0"/>
            <w:autoSpaceDN w:val="0"/>
            <w:adjustRightInd w:val="0"/>
            <w:spacing w:line="200" w:lineRule="exact"/>
            <w:ind w:right="9"/>
          </w:pPr>
        </w:pPrChange>
      </w:pPr>
    </w:p>
    <w:p w14:paraId="63D283B8" w14:textId="71040BFD" w:rsidR="005F5B81" w:rsidRPr="007A4AFC" w:rsidDel="00CA1AA8" w:rsidRDefault="00875B18">
      <w:pPr>
        <w:spacing w:line="276" w:lineRule="auto"/>
        <w:jc w:val="center"/>
        <w:rPr>
          <w:del w:id="164" w:author="Cauris Cosmetics" w:date="2023-10-27T22:58:00Z"/>
          <w:b/>
          <w:color w:val="000000" w:themeColor="text1"/>
          <w:sz w:val="36"/>
          <w:szCs w:val="36"/>
          <w:rPrChange w:id="165" w:author="Dr Mamadou SANOGO" w:date="2023-10-25T18:14:00Z">
            <w:rPr>
              <w:del w:id="166" w:author="Cauris Cosmetics" w:date="2023-10-27T22:58:00Z"/>
              <w:b/>
              <w:sz w:val="36"/>
              <w:szCs w:val="36"/>
            </w:rPr>
          </w:rPrChange>
        </w:rPr>
        <w:pPrChange w:id="167" w:author="Cauris Cosmetics" w:date="2023-10-27T22:58:00Z">
          <w:pPr>
            <w:widowControl w:val="0"/>
            <w:autoSpaceDE w:val="0"/>
            <w:autoSpaceDN w:val="0"/>
            <w:adjustRightInd w:val="0"/>
            <w:spacing w:line="240" w:lineRule="auto"/>
            <w:ind w:right="9"/>
            <w:jc w:val="center"/>
          </w:pPr>
        </w:pPrChange>
      </w:pPr>
      <w:del w:id="168" w:author="Cauris Cosmetics" w:date="2023-10-27T22:58:00Z">
        <w:r w:rsidRPr="007A4AFC" w:rsidDel="00CA1AA8">
          <w:rPr>
            <w:b/>
            <w:color w:val="000000" w:themeColor="text1"/>
            <w:sz w:val="36"/>
            <w:szCs w:val="36"/>
            <w:rPrChange w:id="169" w:author="Dr Mamadou SANOGO" w:date="2023-10-25T18:14:00Z">
              <w:rPr>
                <w:b/>
                <w:sz w:val="36"/>
                <w:szCs w:val="36"/>
              </w:rPr>
            </w:rPrChange>
          </w:rPr>
          <w:delText>Le Directeur Général</w:delText>
        </w:r>
      </w:del>
    </w:p>
    <w:p w14:paraId="74F12684" w14:textId="434CD34F" w:rsidR="008C6E5B" w:rsidRPr="007A4AFC" w:rsidDel="00CA1AA8" w:rsidRDefault="008C6E5B">
      <w:pPr>
        <w:spacing w:line="276" w:lineRule="auto"/>
        <w:jc w:val="center"/>
        <w:rPr>
          <w:del w:id="170" w:author="Cauris Cosmetics" w:date="2023-10-27T22:58:00Z"/>
          <w:i/>
          <w:color w:val="000000" w:themeColor="text1"/>
          <w:sz w:val="28"/>
          <w:szCs w:val="36"/>
          <w:rPrChange w:id="171" w:author="Dr Mamadou SANOGO" w:date="2023-10-25T18:14:00Z">
            <w:rPr>
              <w:del w:id="172" w:author="Cauris Cosmetics" w:date="2023-10-27T22:58:00Z"/>
              <w:i/>
              <w:sz w:val="28"/>
              <w:szCs w:val="36"/>
            </w:rPr>
          </w:rPrChange>
        </w:rPr>
        <w:pPrChange w:id="173" w:author="Cauris Cosmetics" w:date="2023-10-27T22:58:00Z">
          <w:pPr>
            <w:widowControl w:val="0"/>
            <w:autoSpaceDE w:val="0"/>
            <w:autoSpaceDN w:val="0"/>
            <w:adjustRightInd w:val="0"/>
            <w:spacing w:line="240" w:lineRule="auto"/>
            <w:ind w:right="9"/>
            <w:jc w:val="center"/>
          </w:pPr>
        </w:pPrChange>
      </w:pPr>
    </w:p>
    <w:p w14:paraId="10699C56" w14:textId="755354D7" w:rsidR="008C6E5B" w:rsidRPr="007A4AFC" w:rsidDel="00CA1AA8" w:rsidRDefault="008C6E5B">
      <w:pPr>
        <w:spacing w:line="276" w:lineRule="auto"/>
        <w:jc w:val="center"/>
        <w:rPr>
          <w:del w:id="174" w:author="Cauris Cosmetics" w:date="2023-10-27T22:58:00Z"/>
          <w:i/>
          <w:color w:val="000000" w:themeColor="text1"/>
          <w:sz w:val="28"/>
          <w:szCs w:val="36"/>
          <w:rPrChange w:id="175" w:author="Dr Mamadou SANOGO" w:date="2023-10-25T18:14:00Z">
            <w:rPr>
              <w:del w:id="176" w:author="Cauris Cosmetics" w:date="2023-10-27T22:58:00Z"/>
              <w:i/>
              <w:sz w:val="28"/>
              <w:szCs w:val="36"/>
            </w:rPr>
          </w:rPrChange>
        </w:rPr>
        <w:pPrChange w:id="177" w:author="Cauris Cosmetics" w:date="2023-10-27T22:58:00Z">
          <w:pPr>
            <w:widowControl w:val="0"/>
            <w:autoSpaceDE w:val="0"/>
            <w:autoSpaceDN w:val="0"/>
            <w:adjustRightInd w:val="0"/>
            <w:spacing w:line="240" w:lineRule="auto"/>
            <w:ind w:right="9"/>
            <w:jc w:val="center"/>
          </w:pPr>
        </w:pPrChange>
      </w:pPr>
    </w:p>
    <w:p w14:paraId="3245C227" w14:textId="18EA9F77" w:rsidR="008C6E5B" w:rsidRPr="007A4AFC" w:rsidDel="00CA1AA8" w:rsidRDefault="008C6E5B">
      <w:pPr>
        <w:spacing w:line="276" w:lineRule="auto"/>
        <w:jc w:val="center"/>
        <w:rPr>
          <w:del w:id="178" w:author="Cauris Cosmetics" w:date="2023-10-27T22:58:00Z"/>
          <w:i/>
          <w:color w:val="000000" w:themeColor="text1"/>
          <w:sz w:val="28"/>
          <w:szCs w:val="36"/>
          <w:rPrChange w:id="179" w:author="Dr Mamadou SANOGO" w:date="2023-10-25T18:14:00Z">
            <w:rPr>
              <w:del w:id="180" w:author="Cauris Cosmetics" w:date="2023-10-27T22:58:00Z"/>
              <w:i/>
              <w:sz w:val="28"/>
              <w:szCs w:val="36"/>
            </w:rPr>
          </w:rPrChange>
        </w:rPr>
        <w:pPrChange w:id="181" w:author="Cauris Cosmetics" w:date="2023-10-27T22:58:00Z">
          <w:pPr>
            <w:widowControl w:val="0"/>
            <w:autoSpaceDE w:val="0"/>
            <w:autoSpaceDN w:val="0"/>
            <w:adjustRightInd w:val="0"/>
            <w:spacing w:line="240" w:lineRule="auto"/>
            <w:ind w:right="9"/>
            <w:jc w:val="center"/>
          </w:pPr>
        </w:pPrChange>
      </w:pPr>
    </w:p>
    <w:p w14:paraId="06160427" w14:textId="7BF4464F" w:rsidR="008C6E5B" w:rsidRPr="007A4AFC" w:rsidDel="00CA1AA8" w:rsidRDefault="008C6E5B">
      <w:pPr>
        <w:spacing w:line="276" w:lineRule="auto"/>
        <w:jc w:val="center"/>
        <w:rPr>
          <w:del w:id="182" w:author="Cauris Cosmetics" w:date="2023-10-27T22:58:00Z"/>
          <w:i/>
          <w:color w:val="000000" w:themeColor="text1"/>
          <w:sz w:val="28"/>
          <w:szCs w:val="36"/>
          <w:rPrChange w:id="183" w:author="Dr Mamadou SANOGO" w:date="2023-10-25T18:14:00Z">
            <w:rPr>
              <w:del w:id="184" w:author="Cauris Cosmetics" w:date="2023-10-27T22:58:00Z"/>
              <w:i/>
              <w:sz w:val="28"/>
              <w:szCs w:val="36"/>
            </w:rPr>
          </w:rPrChange>
        </w:rPr>
        <w:pPrChange w:id="185" w:author="Cauris Cosmetics" w:date="2023-10-27T22:58:00Z">
          <w:pPr>
            <w:widowControl w:val="0"/>
            <w:autoSpaceDE w:val="0"/>
            <w:autoSpaceDN w:val="0"/>
            <w:adjustRightInd w:val="0"/>
            <w:spacing w:line="240" w:lineRule="auto"/>
            <w:ind w:right="9"/>
            <w:jc w:val="center"/>
          </w:pPr>
        </w:pPrChange>
      </w:pPr>
    </w:p>
    <w:p w14:paraId="4AE1E0FE" w14:textId="653A39BC" w:rsidR="008C6E5B" w:rsidRPr="007A4AFC" w:rsidDel="00CA1AA8" w:rsidRDefault="008C6E5B">
      <w:pPr>
        <w:spacing w:line="276" w:lineRule="auto"/>
        <w:jc w:val="center"/>
        <w:rPr>
          <w:del w:id="186" w:author="Cauris Cosmetics" w:date="2023-10-27T22:58:00Z"/>
          <w:i/>
          <w:color w:val="000000" w:themeColor="text1"/>
          <w:sz w:val="28"/>
          <w:szCs w:val="36"/>
          <w:rPrChange w:id="187" w:author="Dr Mamadou SANOGO" w:date="2023-10-25T18:14:00Z">
            <w:rPr>
              <w:del w:id="188" w:author="Cauris Cosmetics" w:date="2023-10-27T22:58:00Z"/>
              <w:i/>
              <w:sz w:val="28"/>
              <w:szCs w:val="36"/>
            </w:rPr>
          </w:rPrChange>
        </w:rPr>
        <w:pPrChange w:id="189" w:author="Cauris Cosmetics" w:date="2023-10-27T22:58:00Z">
          <w:pPr>
            <w:widowControl w:val="0"/>
            <w:autoSpaceDE w:val="0"/>
            <w:autoSpaceDN w:val="0"/>
            <w:adjustRightInd w:val="0"/>
            <w:spacing w:line="240" w:lineRule="auto"/>
            <w:ind w:right="9"/>
            <w:jc w:val="center"/>
          </w:pPr>
        </w:pPrChange>
      </w:pPr>
    </w:p>
    <w:p w14:paraId="26F9EA83" w14:textId="05C5D703" w:rsidR="008C6E5B" w:rsidRPr="007A4AFC" w:rsidDel="00CA1AA8" w:rsidRDefault="008C6E5B">
      <w:pPr>
        <w:spacing w:line="276" w:lineRule="auto"/>
        <w:jc w:val="center"/>
        <w:rPr>
          <w:del w:id="190" w:author="Cauris Cosmetics" w:date="2023-10-27T22:58:00Z"/>
          <w:i/>
          <w:color w:val="000000" w:themeColor="text1"/>
          <w:sz w:val="28"/>
          <w:szCs w:val="36"/>
          <w:rPrChange w:id="191" w:author="Dr Mamadou SANOGO" w:date="2023-10-25T18:14:00Z">
            <w:rPr>
              <w:del w:id="192" w:author="Cauris Cosmetics" w:date="2023-10-27T22:58:00Z"/>
              <w:i/>
              <w:sz w:val="28"/>
              <w:szCs w:val="36"/>
            </w:rPr>
          </w:rPrChange>
        </w:rPr>
        <w:pPrChange w:id="193" w:author="Cauris Cosmetics" w:date="2023-10-27T22:58:00Z">
          <w:pPr>
            <w:widowControl w:val="0"/>
            <w:autoSpaceDE w:val="0"/>
            <w:autoSpaceDN w:val="0"/>
            <w:adjustRightInd w:val="0"/>
            <w:spacing w:line="240" w:lineRule="auto"/>
            <w:ind w:right="9"/>
            <w:jc w:val="center"/>
          </w:pPr>
        </w:pPrChange>
      </w:pPr>
    </w:p>
    <w:p w14:paraId="2BF1A403" w14:textId="11D64F48" w:rsidR="008C6E5B" w:rsidRPr="007A4AFC" w:rsidDel="00CA1AA8" w:rsidRDefault="008C6E5B">
      <w:pPr>
        <w:spacing w:line="276" w:lineRule="auto"/>
        <w:jc w:val="center"/>
        <w:rPr>
          <w:del w:id="194" w:author="Cauris Cosmetics" w:date="2023-10-27T22:58:00Z"/>
          <w:i/>
          <w:color w:val="000000" w:themeColor="text1"/>
          <w:sz w:val="28"/>
          <w:szCs w:val="36"/>
          <w:rPrChange w:id="195" w:author="Dr Mamadou SANOGO" w:date="2023-10-25T18:14:00Z">
            <w:rPr>
              <w:del w:id="196" w:author="Cauris Cosmetics" w:date="2023-10-27T22:58:00Z"/>
              <w:i/>
              <w:sz w:val="28"/>
              <w:szCs w:val="36"/>
            </w:rPr>
          </w:rPrChange>
        </w:rPr>
        <w:pPrChange w:id="197" w:author="Cauris Cosmetics" w:date="2023-10-27T22:58:00Z">
          <w:pPr>
            <w:widowControl w:val="0"/>
            <w:autoSpaceDE w:val="0"/>
            <w:autoSpaceDN w:val="0"/>
            <w:adjustRightInd w:val="0"/>
            <w:spacing w:line="240" w:lineRule="auto"/>
            <w:ind w:right="9"/>
            <w:jc w:val="center"/>
          </w:pPr>
        </w:pPrChange>
      </w:pPr>
    </w:p>
    <w:p w14:paraId="1E1423AE" w14:textId="343B219B" w:rsidR="00C10256" w:rsidDel="00CA1AA8" w:rsidRDefault="009A444C">
      <w:pPr>
        <w:spacing w:line="276" w:lineRule="auto"/>
        <w:jc w:val="center"/>
        <w:rPr>
          <w:ins w:id="198" w:author="Dr Mamadou SANOGO" w:date="2023-10-27T13:07:00Z"/>
          <w:del w:id="199" w:author="Cauris Cosmetics" w:date="2023-10-27T22:58:00Z"/>
          <w:i/>
          <w:color w:val="000000" w:themeColor="text1"/>
          <w:sz w:val="28"/>
          <w:szCs w:val="36"/>
        </w:rPr>
        <w:pPrChange w:id="200" w:author="Cauris Cosmetics" w:date="2023-10-27T22:58:00Z">
          <w:pPr>
            <w:widowControl w:val="0"/>
            <w:autoSpaceDE w:val="0"/>
            <w:autoSpaceDN w:val="0"/>
            <w:adjustRightInd w:val="0"/>
            <w:ind w:right="9"/>
            <w:jc w:val="center"/>
          </w:pPr>
        </w:pPrChange>
      </w:pPr>
      <w:del w:id="201" w:author="Cauris Cosmetics" w:date="2023-10-27T22:58:00Z">
        <w:r w:rsidRPr="007A4AFC" w:rsidDel="00CA1AA8">
          <w:rPr>
            <w:i/>
            <w:color w:val="000000" w:themeColor="text1"/>
            <w:sz w:val="28"/>
            <w:szCs w:val="36"/>
            <w:rPrChange w:id="202" w:author="Dr Mamadou SANOGO" w:date="2023-10-25T18:14:00Z">
              <w:rPr>
                <w:i/>
                <w:sz w:val="28"/>
                <w:szCs w:val="36"/>
              </w:rPr>
            </w:rPrChange>
          </w:rPr>
          <w:delText>Dr</w:delText>
        </w:r>
        <w:r w:rsidR="00C10256" w:rsidRPr="007A4AFC" w:rsidDel="00CA1AA8">
          <w:rPr>
            <w:i/>
            <w:color w:val="000000" w:themeColor="text1"/>
            <w:sz w:val="28"/>
            <w:szCs w:val="36"/>
            <w:rPrChange w:id="203" w:author="Dr Mamadou SANOGO" w:date="2023-10-25T18:14:00Z">
              <w:rPr>
                <w:i/>
                <w:sz w:val="28"/>
                <w:szCs w:val="36"/>
              </w:rPr>
            </w:rPrChange>
          </w:rPr>
          <w:delText xml:space="preserve"> </w:delText>
        </w:r>
        <w:r w:rsidR="008C6E5B" w:rsidRPr="007A4AFC" w:rsidDel="00CA1AA8">
          <w:rPr>
            <w:i/>
            <w:color w:val="000000" w:themeColor="text1"/>
            <w:sz w:val="28"/>
            <w:szCs w:val="36"/>
            <w:rPrChange w:id="204" w:author="Dr Mamadou SANOGO" w:date="2023-10-25T18:14:00Z">
              <w:rPr>
                <w:i/>
                <w:sz w:val="28"/>
                <w:szCs w:val="36"/>
              </w:rPr>
            </w:rPrChange>
          </w:rPr>
          <w:delText>Mamadou SANOGO</w:delText>
        </w:r>
      </w:del>
    </w:p>
    <w:p w14:paraId="20F1A63D" w14:textId="172F9BAD" w:rsidR="00614D94" w:rsidDel="00CA1AA8" w:rsidRDefault="006778CD">
      <w:pPr>
        <w:spacing w:line="276" w:lineRule="auto"/>
        <w:jc w:val="center"/>
        <w:rPr>
          <w:ins w:id="205" w:author="Dr Mamadou SANOGO" w:date="2023-10-27T13:07:00Z"/>
          <w:del w:id="206" w:author="Cauris Cosmetics" w:date="2023-10-27T22:58:00Z"/>
          <w:i/>
          <w:color w:val="000000" w:themeColor="text1"/>
          <w:sz w:val="28"/>
          <w:szCs w:val="36"/>
        </w:rPr>
        <w:pPrChange w:id="207" w:author="Cauris Cosmetics" w:date="2023-10-27T22:58:00Z">
          <w:pPr>
            <w:widowControl w:val="0"/>
            <w:autoSpaceDE w:val="0"/>
            <w:autoSpaceDN w:val="0"/>
            <w:adjustRightInd w:val="0"/>
            <w:ind w:right="9"/>
            <w:jc w:val="center"/>
          </w:pPr>
        </w:pPrChange>
      </w:pPr>
      <w:ins w:id="208" w:author="Dr Mamadou SANOGO" w:date="2023-10-27T13:52:00Z">
        <w:del w:id="209" w:author="Cauris Cosmetics" w:date="2023-10-27T22:58:00Z">
          <w:r w:rsidDel="00CA1AA8">
            <w:rPr>
              <w:i/>
              <w:color w:val="000000" w:themeColor="text1"/>
              <w:sz w:val="28"/>
              <w:szCs w:val="36"/>
            </w:rPr>
            <w:br w:type="page"/>
          </w:r>
        </w:del>
      </w:ins>
    </w:p>
    <w:p w14:paraId="4CFB9DB8" w14:textId="1873EA3B" w:rsidR="00614D94" w:rsidRPr="007A4AFC" w:rsidDel="00CA1AA8" w:rsidRDefault="00614D94">
      <w:pPr>
        <w:spacing w:line="276" w:lineRule="auto"/>
        <w:jc w:val="center"/>
        <w:rPr>
          <w:del w:id="210" w:author="Cauris Cosmetics" w:date="2023-10-27T22:58:00Z"/>
          <w:i/>
          <w:color w:val="000000" w:themeColor="text1"/>
          <w:sz w:val="28"/>
          <w:szCs w:val="36"/>
          <w:rPrChange w:id="211" w:author="Dr Mamadou SANOGO" w:date="2023-10-25T18:14:00Z">
            <w:rPr>
              <w:del w:id="212" w:author="Cauris Cosmetics" w:date="2023-10-27T22:58:00Z"/>
              <w:i/>
              <w:sz w:val="28"/>
              <w:szCs w:val="36"/>
            </w:rPr>
          </w:rPrChange>
        </w:rPr>
        <w:pPrChange w:id="213" w:author="Cauris Cosmetics" w:date="2023-10-27T22:58:00Z">
          <w:pPr>
            <w:widowControl w:val="0"/>
            <w:autoSpaceDE w:val="0"/>
            <w:autoSpaceDN w:val="0"/>
            <w:adjustRightInd w:val="0"/>
            <w:spacing w:line="240" w:lineRule="auto"/>
            <w:ind w:right="9"/>
            <w:jc w:val="center"/>
          </w:pPr>
        </w:pPrChange>
      </w:pPr>
    </w:p>
    <w:p w14:paraId="34F8D0B5" w14:textId="31ED9D9F" w:rsidR="0019202F" w:rsidRPr="007A4AFC" w:rsidDel="00CA1AA8" w:rsidRDefault="0019202F">
      <w:pPr>
        <w:spacing w:line="276" w:lineRule="auto"/>
        <w:jc w:val="center"/>
        <w:rPr>
          <w:del w:id="214" w:author="Cauris Cosmetics" w:date="2023-10-27T22:58:00Z"/>
          <w:color w:val="000000" w:themeColor="text1"/>
          <w:sz w:val="20"/>
          <w:szCs w:val="20"/>
          <w:rPrChange w:id="215" w:author="Dr Mamadou SANOGO" w:date="2023-10-25T18:14:00Z">
            <w:rPr>
              <w:del w:id="216" w:author="Cauris Cosmetics" w:date="2023-10-27T22:58:00Z"/>
              <w:sz w:val="20"/>
              <w:szCs w:val="20"/>
            </w:rPr>
          </w:rPrChange>
        </w:rPr>
        <w:pPrChange w:id="217" w:author="Cauris Cosmetics" w:date="2023-10-27T22:58:00Z">
          <w:pPr>
            <w:widowControl w:val="0"/>
            <w:autoSpaceDE w:val="0"/>
            <w:autoSpaceDN w:val="0"/>
            <w:adjustRightInd w:val="0"/>
            <w:spacing w:line="200" w:lineRule="exact"/>
            <w:ind w:right="9"/>
          </w:pPr>
        </w:pPrChange>
      </w:pPr>
    </w:p>
    <w:p w14:paraId="0F36DB69" w14:textId="03C49B7B" w:rsidR="00265669" w:rsidRPr="007A4AFC" w:rsidDel="00CA1AA8" w:rsidRDefault="00265669">
      <w:pPr>
        <w:spacing w:line="276" w:lineRule="auto"/>
        <w:jc w:val="center"/>
        <w:rPr>
          <w:del w:id="218" w:author="Cauris Cosmetics" w:date="2023-10-27T22:58:00Z"/>
          <w:color w:val="000000" w:themeColor="text1"/>
          <w:sz w:val="20"/>
          <w:szCs w:val="20"/>
          <w:rPrChange w:id="219" w:author="Dr Mamadou SANOGO" w:date="2023-10-25T18:14:00Z">
            <w:rPr>
              <w:del w:id="220" w:author="Cauris Cosmetics" w:date="2023-10-27T22:58:00Z"/>
              <w:sz w:val="20"/>
              <w:szCs w:val="20"/>
            </w:rPr>
          </w:rPrChange>
        </w:rPr>
        <w:pPrChange w:id="221" w:author="Cauris Cosmetics" w:date="2023-10-27T22:58:00Z">
          <w:pPr>
            <w:widowControl w:val="0"/>
            <w:autoSpaceDE w:val="0"/>
            <w:autoSpaceDN w:val="0"/>
            <w:adjustRightInd w:val="0"/>
            <w:spacing w:line="200" w:lineRule="exact"/>
            <w:ind w:right="9"/>
          </w:pPr>
        </w:pPrChange>
      </w:pPr>
    </w:p>
    <w:p w14:paraId="73E649E4" w14:textId="32E5C9C6" w:rsidR="0002255E" w:rsidRPr="00614D94" w:rsidDel="00CA1AA8" w:rsidRDefault="0002255E">
      <w:pPr>
        <w:spacing w:line="276" w:lineRule="auto"/>
        <w:jc w:val="center"/>
        <w:rPr>
          <w:del w:id="222" w:author="Cauris Cosmetics" w:date="2023-10-27T22:58:00Z"/>
          <w:moveFrom w:id="223" w:author="HP" w:date="2023-10-24T00:46:00Z"/>
          <w:b/>
          <w:i/>
          <w:color w:val="000000" w:themeColor="text1"/>
          <w:w w:val="109"/>
          <w:sz w:val="36"/>
          <w:szCs w:val="36"/>
        </w:rPr>
        <w:pPrChange w:id="224" w:author="Cauris Cosmetics" w:date="2023-10-27T22:58:00Z">
          <w:pPr>
            <w:widowControl w:val="0"/>
            <w:autoSpaceDE w:val="0"/>
            <w:autoSpaceDN w:val="0"/>
            <w:adjustRightInd w:val="0"/>
            <w:spacing w:line="240" w:lineRule="auto"/>
            <w:ind w:right="9"/>
          </w:pPr>
        </w:pPrChange>
      </w:pPr>
      <w:moveFromRangeStart w:id="225" w:author="HP" w:date="2023-10-24T00:46:00Z" w:name="move149000781"/>
      <w:moveFrom w:id="226" w:author="HP" w:date="2023-10-24T00:46:00Z">
        <w:del w:id="227" w:author="Cauris Cosmetics" w:date="2023-10-27T22:58:00Z">
          <w:r w:rsidRPr="00614D94" w:rsidDel="00CA1AA8">
            <w:rPr>
              <w:b/>
              <w:i/>
              <w:color w:val="000000" w:themeColor="text1"/>
              <w:sz w:val="36"/>
              <w:szCs w:val="36"/>
            </w:rPr>
            <w:delText>Jui</w:delText>
          </w:r>
          <w:r w:rsidRPr="00614D94" w:rsidDel="00CA1AA8">
            <w:rPr>
              <w:b/>
              <w:i/>
              <w:color w:val="000000" w:themeColor="text1"/>
              <w:spacing w:val="3"/>
              <w:sz w:val="36"/>
              <w:szCs w:val="36"/>
            </w:rPr>
            <w:delText>l</w:delText>
          </w:r>
          <w:r w:rsidRPr="00614D94" w:rsidDel="00CA1AA8">
            <w:rPr>
              <w:b/>
              <w:i/>
              <w:color w:val="000000" w:themeColor="text1"/>
              <w:sz w:val="36"/>
              <w:szCs w:val="36"/>
            </w:rPr>
            <w:delText>l</w:delText>
          </w:r>
          <w:r w:rsidRPr="00614D94" w:rsidDel="00CA1AA8">
            <w:rPr>
              <w:b/>
              <w:i/>
              <w:color w:val="000000" w:themeColor="text1"/>
              <w:spacing w:val="3"/>
              <w:sz w:val="36"/>
              <w:szCs w:val="36"/>
            </w:rPr>
            <w:delText>e</w:delText>
          </w:r>
          <w:r w:rsidRPr="00614D94" w:rsidDel="00CA1AA8">
            <w:rPr>
              <w:b/>
              <w:i/>
              <w:color w:val="000000" w:themeColor="text1"/>
              <w:sz w:val="36"/>
              <w:szCs w:val="36"/>
            </w:rPr>
            <w:delText>t</w:delText>
          </w:r>
          <w:r w:rsidRPr="00614D94" w:rsidDel="00CA1AA8">
            <w:rPr>
              <w:b/>
              <w:i/>
              <w:color w:val="000000" w:themeColor="text1"/>
              <w:spacing w:val="52"/>
              <w:sz w:val="36"/>
              <w:szCs w:val="36"/>
            </w:rPr>
            <w:delText xml:space="preserve"> </w:delText>
          </w:r>
          <w:r w:rsidRPr="00614D94" w:rsidDel="00CA1AA8">
            <w:rPr>
              <w:b/>
              <w:i/>
              <w:color w:val="000000" w:themeColor="text1"/>
              <w:spacing w:val="-3"/>
              <w:sz w:val="36"/>
              <w:szCs w:val="36"/>
            </w:rPr>
            <w:delText>2</w:delText>
          </w:r>
          <w:r w:rsidRPr="00614D94" w:rsidDel="00CA1AA8">
            <w:rPr>
              <w:b/>
              <w:i/>
              <w:color w:val="000000" w:themeColor="text1"/>
              <w:w w:val="109"/>
              <w:sz w:val="36"/>
              <w:szCs w:val="36"/>
            </w:rPr>
            <w:delText>023</w:delText>
          </w:r>
        </w:del>
      </w:moveFrom>
    </w:p>
    <w:p w14:paraId="12973841" w14:textId="347A81C7" w:rsidR="008C6E5B" w:rsidRPr="00614D94" w:rsidDel="00CA1AA8" w:rsidRDefault="008C6E5B">
      <w:pPr>
        <w:spacing w:line="276" w:lineRule="auto"/>
        <w:jc w:val="center"/>
        <w:rPr>
          <w:del w:id="228" w:author="Cauris Cosmetics" w:date="2023-10-27T22:58:00Z"/>
          <w:moveFrom w:id="229" w:author="HP" w:date="2023-10-24T00:46:00Z"/>
          <w:b/>
          <w:i/>
          <w:color w:val="000000" w:themeColor="text1"/>
          <w:w w:val="109"/>
          <w:sz w:val="36"/>
          <w:szCs w:val="36"/>
        </w:rPr>
        <w:pPrChange w:id="230" w:author="Cauris Cosmetics" w:date="2023-10-27T22:58:00Z">
          <w:pPr>
            <w:widowControl w:val="0"/>
            <w:autoSpaceDE w:val="0"/>
            <w:autoSpaceDN w:val="0"/>
            <w:adjustRightInd w:val="0"/>
            <w:spacing w:line="240" w:lineRule="auto"/>
            <w:ind w:right="9"/>
          </w:pPr>
        </w:pPrChange>
      </w:pPr>
    </w:p>
    <w:moveFromRangeEnd w:id="225"/>
    <w:p w14:paraId="73736678" w14:textId="2995411E" w:rsidR="007D0487" w:rsidRPr="00614D94" w:rsidDel="00CA1AA8" w:rsidRDefault="007D0487">
      <w:pPr>
        <w:spacing w:line="276" w:lineRule="auto"/>
        <w:jc w:val="center"/>
        <w:rPr>
          <w:del w:id="231" w:author="Cauris Cosmetics" w:date="2023-10-27T22:58:00Z"/>
          <w:b/>
          <w:i/>
          <w:color w:val="000000" w:themeColor="text1"/>
          <w:w w:val="109"/>
          <w:sz w:val="36"/>
          <w:szCs w:val="36"/>
        </w:rPr>
        <w:pPrChange w:id="232" w:author="Cauris Cosmetics" w:date="2023-10-27T22:58:00Z">
          <w:pPr>
            <w:widowControl w:val="0"/>
            <w:autoSpaceDE w:val="0"/>
            <w:autoSpaceDN w:val="0"/>
            <w:adjustRightInd w:val="0"/>
            <w:spacing w:line="240" w:lineRule="auto"/>
            <w:ind w:right="9"/>
          </w:pPr>
        </w:pPrChange>
      </w:pPr>
    </w:p>
    <w:p w14:paraId="5380040C" w14:textId="5DEFE840" w:rsidR="00564B4A" w:rsidRPr="00614D94" w:rsidDel="00CA1AA8" w:rsidRDefault="00564B4A">
      <w:pPr>
        <w:spacing w:line="276" w:lineRule="auto"/>
        <w:jc w:val="center"/>
        <w:rPr>
          <w:del w:id="233" w:author="Cauris Cosmetics" w:date="2023-10-27T22:58:00Z"/>
          <w:b/>
          <w:i/>
          <w:color w:val="000000" w:themeColor="text1"/>
          <w:w w:val="109"/>
          <w:sz w:val="36"/>
          <w:szCs w:val="36"/>
        </w:rPr>
        <w:pPrChange w:id="234" w:author="Cauris Cosmetics" w:date="2023-10-27T22:58:00Z">
          <w:pPr>
            <w:widowControl w:val="0"/>
            <w:autoSpaceDE w:val="0"/>
            <w:autoSpaceDN w:val="0"/>
            <w:adjustRightInd w:val="0"/>
            <w:spacing w:line="240" w:lineRule="auto"/>
            <w:ind w:right="9"/>
          </w:pPr>
        </w:pPrChange>
      </w:pPr>
    </w:p>
    <w:p w14:paraId="43AA885C" w14:textId="57ADBC9C" w:rsidR="003D773D" w:rsidRPr="00614D94" w:rsidDel="00CA1AA8" w:rsidRDefault="003D773D">
      <w:pPr>
        <w:spacing w:line="276" w:lineRule="auto"/>
        <w:jc w:val="center"/>
        <w:rPr>
          <w:del w:id="235" w:author="Cauris Cosmetics" w:date="2023-10-27T22:58:00Z"/>
          <w:b/>
          <w:i/>
          <w:color w:val="000000" w:themeColor="text1"/>
          <w:w w:val="109"/>
          <w:sz w:val="36"/>
          <w:szCs w:val="36"/>
        </w:rPr>
        <w:pPrChange w:id="236" w:author="Cauris Cosmetics" w:date="2023-10-27T22:58:00Z">
          <w:pPr>
            <w:widowControl w:val="0"/>
            <w:autoSpaceDE w:val="0"/>
            <w:autoSpaceDN w:val="0"/>
            <w:adjustRightInd w:val="0"/>
            <w:spacing w:line="240" w:lineRule="auto"/>
            <w:ind w:right="9"/>
          </w:pPr>
        </w:pPrChange>
      </w:pPr>
    </w:p>
    <w:p w14:paraId="682BB089" w14:textId="3F2992F3" w:rsidR="003D773D" w:rsidRPr="00614D94" w:rsidDel="00CA1AA8" w:rsidRDefault="003D773D">
      <w:pPr>
        <w:spacing w:line="276" w:lineRule="auto"/>
        <w:jc w:val="center"/>
        <w:rPr>
          <w:del w:id="237" w:author="Cauris Cosmetics" w:date="2023-10-27T22:58:00Z"/>
          <w:b/>
          <w:i/>
          <w:color w:val="000000" w:themeColor="text1"/>
          <w:w w:val="109"/>
          <w:sz w:val="36"/>
          <w:szCs w:val="36"/>
        </w:rPr>
        <w:pPrChange w:id="238" w:author="Cauris Cosmetics" w:date="2023-10-27T22:58:00Z">
          <w:pPr>
            <w:widowControl w:val="0"/>
            <w:autoSpaceDE w:val="0"/>
            <w:autoSpaceDN w:val="0"/>
            <w:adjustRightInd w:val="0"/>
            <w:spacing w:line="240" w:lineRule="auto"/>
            <w:ind w:right="9"/>
          </w:pPr>
        </w:pPrChange>
      </w:pPr>
    </w:p>
    <w:p w14:paraId="478E3AB8" w14:textId="38F74BCB" w:rsidR="003D773D" w:rsidRPr="00614D94" w:rsidDel="00CA1AA8" w:rsidRDefault="003D773D">
      <w:pPr>
        <w:spacing w:line="276" w:lineRule="auto"/>
        <w:jc w:val="center"/>
        <w:rPr>
          <w:del w:id="239" w:author="Cauris Cosmetics" w:date="2023-10-27T22:58:00Z"/>
          <w:b/>
          <w:i/>
          <w:color w:val="000000" w:themeColor="text1"/>
          <w:w w:val="109"/>
          <w:sz w:val="36"/>
          <w:szCs w:val="36"/>
        </w:rPr>
        <w:pPrChange w:id="240" w:author="Cauris Cosmetics" w:date="2023-10-27T22:58:00Z">
          <w:pPr>
            <w:widowControl w:val="0"/>
            <w:autoSpaceDE w:val="0"/>
            <w:autoSpaceDN w:val="0"/>
            <w:adjustRightInd w:val="0"/>
            <w:spacing w:line="240" w:lineRule="auto"/>
            <w:ind w:right="9"/>
          </w:pPr>
        </w:pPrChange>
      </w:pPr>
    </w:p>
    <w:p w14:paraId="6EC90C54" w14:textId="02238A95" w:rsidR="003D773D" w:rsidRPr="00614D94" w:rsidDel="00CA1AA8" w:rsidRDefault="003D773D">
      <w:pPr>
        <w:spacing w:line="276" w:lineRule="auto"/>
        <w:jc w:val="center"/>
        <w:rPr>
          <w:del w:id="241" w:author="Cauris Cosmetics" w:date="2023-10-27T22:58:00Z"/>
          <w:b/>
          <w:i/>
          <w:color w:val="000000" w:themeColor="text1"/>
          <w:w w:val="109"/>
          <w:sz w:val="36"/>
          <w:szCs w:val="36"/>
        </w:rPr>
        <w:pPrChange w:id="242" w:author="Cauris Cosmetics" w:date="2023-10-27T22:58:00Z">
          <w:pPr>
            <w:widowControl w:val="0"/>
            <w:autoSpaceDE w:val="0"/>
            <w:autoSpaceDN w:val="0"/>
            <w:adjustRightInd w:val="0"/>
            <w:spacing w:line="240" w:lineRule="auto"/>
            <w:ind w:right="9"/>
          </w:pPr>
        </w:pPrChange>
      </w:pPr>
    </w:p>
    <w:p w14:paraId="61ADA811" w14:textId="288835D2" w:rsidR="00D31BBB" w:rsidRPr="00614D94" w:rsidDel="00CA1AA8" w:rsidRDefault="00D31BBB">
      <w:pPr>
        <w:spacing w:line="276" w:lineRule="auto"/>
        <w:jc w:val="center"/>
        <w:rPr>
          <w:del w:id="243" w:author="Cauris Cosmetics" w:date="2023-10-27T22:58:00Z"/>
          <w:b/>
          <w:i/>
          <w:color w:val="000000" w:themeColor="text1"/>
          <w:w w:val="109"/>
          <w:sz w:val="36"/>
          <w:szCs w:val="36"/>
        </w:rPr>
        <w:pPrChange w:id="244" w:author="Cauris Cosmetics" w:date="2023-10-27T22:58:00Z">
          <w:pPr>
            <w:widowControl w:val="0"/>
            <w:autoSpaceDE w:val="0"/>
            <w:autoSpaceDN w:val="0"/>
            <w:adjustRightInd w:val="0"/>
            <w:spacing w:line="240" w:lineRule="auto"/>
            <w:ind w:right="9"/>
          </w:pPr>
        </w:pPrChange>
      </w:pPr>
    </w:p>
    <w:customXmlDelRangeStart w:id="245" w:author="Cauris Cosmetics" w:date="2023-10-27T22:58:00Z"/>
    <w:sdt>
      <w:sdtPr>
        <w:rPr>
          <w:rFonts w:ascii="Calibri" w:hAnsi="Calibri"/>
          <w:b/>
          <w:sz w:val="22"/>
        </w:rPr>
        <w:id w:val="1373037627"/>
        <w:docPartObj>
          <w:docPartGallery w:val="Table of Contents"/>
          <w:docPartUnique/>
        </w:docPartObj>
      </w:sdtPr>
      <w:sdtEndPr>
        <w:rPr>
          <w:rFonts w:ascii="Times New Roman" w:hAnsi="Times New Roman"/>
          <w:b w:val="0"/>
          <w:bCs/>
          <w:sz w:val="24"/>
        </w:rPr>
      </w:sdtEndPr>
      <w:sdtContent>
        <w:customXmlDelRangeEnd w:id="245"/>
        <w:p w14:paraId="206A5EF3" w14:textId="7FF5C0F8" w:rsidR="00602E95" w:rsidRPr="006778CD" w:rsidDel="00CA1AA8" w:rsidRDefault="006778CD">
          <w:pPr>
            <w:spacing w:line="276" w:lineRule="auto"/>
            <w:jc w:val="center"/>
            <w:rPr>
              <w:del w:id="246" w:author="Cauris Cosmetics" w:date="2023-10-27T22:58:00Z"/>
              <w:rStyle w:val="Lienhypertexte"/>
              <w:b/>
              <w:bCs/>
              <w:noProof/>
              <w:color w:val="000000" w:themeColor="text1"/>
              <w:sz w:val="22"/>
              <w:rPrChange w:id="247" w:author="Dr Mamadou SANOGO" w:date="2023-10-27T13:55:00Z">
                <w:rPr>
                  <w:del w:id="248" w:author="Cauris Cosmetics" w:date="2023-10-27T22:58:00Z"/>
                  <w:rStyle w:val="Lienhypertexte"/>
                  <w:rFonts w:eastAsia="Times New Roman" w:cs="Times New Roman"/>
                  <w:b w:val="0"/>
                  <w:noProof/>
                  <w:color w:val="auto"/>
                  <w:sz w:val="22"/>
                  <w:szCs w:val="22"/>
                </w:rPr>
              </w:rPrChange>
            </w:rPr>
            <w:pPrChange w:id="249" w:author="Cauris Cosmetics" w:date="2023-10-27T22:58:00Z">
              <w:pPr>
                <w:pStyle w:val="En-ttedetabledesmatires"/>
              </w:pPr>
            </w:pPrChange>
          </w:pPr>
          <w:ins w:id="250" w:author="Dr Mamadou SANOGO" w:date="2023-10-27T13:54:00Z">
            <w:del w:id="251" w:author="Cauris Cosmetics" w:date="2023-10-27T22:58:00Z">
              <w:r w:rsidRPr="00CA1AA8" w:rsidDel="00CA1AA8">
                <w:rPr>
                  <w:rStyle w:val="Lienhypertexte"/>
                  <w:b/>
                  <w:bCs/>
                  <w:noProof/>
                  <w:color w:val="000000" w:themeColor="text1"/>
                  <w:sz w:val="22"/>
                  <w:u w:val="none"/>
                </w:rPr>
                <w:delText>SOMMAIRE</w:delText>
              </w:r>
            </w:del>
          </w:ins>
          <w:commentRangeStart w:id="252"/>
          <w:del w:id="253" w:author="Cauris Cosmetics" w:date="2023-10-27T22:58:00Z">
            <w:r w:rsidR="00F63E98" w:rsidRPr="006778CD" w:rsidDel="00CA1AA8">
              <w:rPr>
                <w:rStyle w:val="Lienhypertexte"/>
                <w:b/>
                <w:bCs/>
                <w:noProof/>
                <w:color w:val="000000" w:themeColor="text1"/>
                <w:sz w:val="22"/>
                <w:u w:val="none"/>
                <w:rPrChange w:id="254" w:author="Dr Mamadou SANOGO" w:date="2023-10-27T13:55:00Z">
                  <w:rPr>
                    <w:rStyle w:val="Lienhypertexte"/>
                    <w:noProof/>
                    <w:color w:val="002060"/>
                    <w:sz w:val="22"/>
                    <w:u w:val="none"/>
                  </w:rPr>
                </w:rPrChange>
              </w:rPr>
              <w:delText>Sommaire</w:delText>
            </w:r>
          </w:del>
        </w:p>
        <w:p w14:paraId="172F92BE" w14:textId="298EC045" w:rsidR="006778CD" w:rsidRPr="006778CD" w:rsidDel="00CA1AA8" w:rsidRDefault="00602E95">
          <w:pPr>
            <w:spacing w:line="276" w:lineRule="auto"/>
            <w:jc w:val="center"/>
            <w:rPr>
              <w:ins w:id="255" w:author="Dr Mamadou SANOGO" w:date="2023-10-27T13:55:00Z"/>
              <w:del w:id="256" w:author="Cauris Cosmetics" w:date="2023-10-27T22:58:00Z"/>
              <w:rFonts w:asciiTheme="minorHAnsi" w:eastAsiaTheme="minorEastAsia" w:hAnsiTheme="minorHAnsi" w:cstheme="minorBidi"/>
              <w:b/>
              <w:bCs/>
              <w:noProof/>
              <w:sz w:val="22"/>
              <w:rPrChange w:id="257" w:author="Dr Mamadou SANOGO" w:date="2023-10-27T13:55:00Z">
                <w:rPr>
                  <w:ins w:id="258" w:author="Dr Mamadou SANOGO" w:date="2023-10-27T13:55:00Z"/>
                  <w:del w:id="259" w:author="Cauris Cosmetics" w:date="2023-10-27T22:58:00Z"/>
                  <w:rFonts w:asciiTheme="minorHAnsi" w:eastAsiaTheme="minorEastAsia" w:hAnsiTheme="minorHAnsi" w:cstheme="minorBidi"/>
                  <w:noProof/>
                  <w:sz w:val="22"/>
                </w:rPr>
              </w:rPrChange>
            </w:rPr>
            <w:pPrChange w:id="260" w:author="Cauris Cosmetics" w:date="2023-10-27T22:58:00Z">
              <w:pPr>
                <w:pStyle w:val="TM1"/>
              </w:pPr>
            </w:pPrChange>
          </w:pPr>
          <w:del w:id="261" w:author="Cauris Cosmetics" w:date="2023-10-27T22:58:00Z">
            <w:r w:rsidRPr="007A4AFC" w:rsidDel="00CA1AA8">
              <w:rPr>
                <w:color w:val="000000" w:themeColor="text1"/>
                <w:rPrChange w:id="262" w:author="Dr Mamadou SANOGO" w:date="2023-10-25T18:14:00Z">
                  <w:rPr/>
                </w:rPrChange>
              </w:rPr>
              <w:fldChar w:fldCharType="begin"/>
            </w:r>
            <w:r w:rsidRPr="007A4AFC" w:rsidDel="00CA1AA8">
              <w:rPr>
                <w:color w:val="000000" w:themeColor="text1"/>
                <w:rPrChange w:id="263" w:author="Dr Mamadou SANOGO" w:date="2023-10-25T18:14:00Z">
                  <w:rPr/>
                </w:rPrChange>
              </w:rPr>
              <w:delInstrText xml:space="preserve"> TOC \o "1-1" \h \z \u </w:delInstrText>
            </w:r>
            <w:r w:rsidRPr="007A4AFC" w:rsidDel="00CA1AA8">
              <w:rPr>
                <w:color w:val="000000" w:themeColor="text1"/>
                <w:rPrChange w:id="264" w:author="Dr Mamadou SANOGO" w:date="2023-10-25T18:14:00Z">
                  <w:rPr/>
                </w:rPrChange>
              </w:rPr>
              <w:fldChar w:fldCharType="separate"/>
            </w:r>
          </w:del>
          <w:ins w:id="265" w:author="Dr Mamadou SANOGO" w:date="2023-10-27T13:55:00Z">
            <w:del w:id="266" w:author="Cauris Cosmetics" w:date="2023-10-27T22:58:00Z">
              <w:r w:rsidR="006778CD" w:rsidRPr="006778CD" w:rsidDel="00CA1AA8">
                <w:rPr>
                  <w:rStyle w:val="Lienhypertexte"/>
                  <w:b/>
                  <w:bCs/>
                  <w:noProof/>
                  <w:rPrChange w:id="267" w:author="Dr Mamadou SANOGO" w:date="2023-10-27T13:55:00Z">
                    <w:rPr>
                      <w:rStyle w:val="Lienhypertexte"/>
                      <w:noProof/>
                    </w:rPr>
                  </w:rPrChange>
                </w:rPr>
                <w:fldChar w:fldCharType="begin"/>
              </w:r>
              <w:r w:rsidR="006778CD" w:rsidRPr="006778CD" w:rsidDel="00CA1AA8">
                <w:rPr>
                  <w:rStyle w:val="Lienhypertexte"/>
                  <w:b/>
                  <w:bCs/>
                  <w:noProof/>
                  <w:rPrChange w:id="268" w:author="Dr Mamadou SANOGO" w:date="2023-10-27T13:55:00Z">
                    <w:rPr>
                      <w:rStyle w:val="Lienhypertexte"/>
                      <w:noProof/>
                    </w:rPr>
                  </w:rPrChange>
                </w:rPr>
                <w:delInstrText xml:space="preserve"> </w:delInstrText>
              </w:r>
              <w:r w:rsidR="006778CD" w:rsidRPr="006778CD" w:rsidDel="00CA1AA8">
                <w:rPr>
                  <w:b/>
                  <w:bCs/>
                  <w:noProof/>
                  <w:rPrChange w:id="269" w:author="Dr Mamadou SANOGO" w:date="2023-10-27T13:55:00Z">
                    <w:rPr>
                      <w:noProof/>
                    </w:rPr>
                  </w:rPrChange>
                </w:rPr>
                <w:delInstrText>HYPERLINK \l "_Toc149307322"</w:delInstrText>
              </w:r>
              <w:r w:rsidR="006778CD" w:rsidRPr="006778CD" w:rsidDel="00CA1AA8">
                <w:rPr>
                  <w:rStyle w:val="Lienhypertexte"/>
                  <w:b/>
                  <w:bCs/>
                  <w:noProof/>
                  <w:rPrChange w:id="270" w:author="Dr Mamadou SANOGO" w:date="2023-10-27T13:55:00Z">
                    <w:rPr>
                      <w:rStyle w:val="Lienhypertexte"/>
                      <w:noProof/>
                    </w:rPr>
                  </w:rPrChange>
                </w:rPr>
                <w:delInstrText xml:space="preserve"> </w:delInstrText>
              </w:r>
              <w:r w:rsidR="006778CD" w:rsidRPr="00CF5428" w:rsidDel="00CA1AA8">
                <w:rPr>
                  <w:rStyle w:val="Lienhypertexte"/>
                  <w:b/>
                  <w:bCs/>
                  <w:noProof/>
                </w:rPr>
              </w:r>
              <w:r w:rsidR="006778CD" w:rsidRPr="006778CD" w:rsidDel="00CA1AA8">
                <w:rPr>
                  <w:rStyle w:val="Lienhypertexte"/>
                  <w:b/>
                  <w:bCs/>
                  <w:noProof/>
                  <w:rPrChange w:id="271" w:author="Dr Mamadou SANOGO" w:date="2023-10-27T13:55:00Z">
                    <w:rPr>
                      <w:rStyle w:val="Lienhypertexte"/>
                      <w:noProof/>
                    </w:rPr>
                  </w:rPrChange>
                </w:rPr>
                <w:fldChar w:fldCharType="separate"/>
              </w:r>
              <w:r w:rsidR="006778CD" w:rsidRPr="006778CD" w:rsidDel="00CA1AA8">
                <w:rPr>
                  <w:rStyle w:val="Lienhypertexte"/>
                  <w:b/>
                  <w:bCs/>
                  <w:noProof/>
                  <w:rPrChange w:id="272" w:author="Dr Mamadou SANOGO" w:date="2023-10-27T13:55:00Z">
                    <w:rPr>
                      <w:rStyle w:val="Lienhypertexte"/>
                      <w:noProof/>
                    </w:rPr>
                  </w:rPrChange>
                </w:rPr>
                <w:delText>Liste des acronymes, sigles et abréviations</w:delText>
              </w:r>
              <w:r w:rsidR="006778CD" w:rsidRPr="006778CD" w:rsidDel="00CA1AA8">
                <w:rPr>
                  <w:b/>
                  <w:bCs/>
                  <w:noProof/>
                  <w:webHidden/>
                  <w:rPrChange w:id="273" w:author="Dr Mamadou SANOGO" w:date="2023-10-27T13:55:00Z">
                    <w:rPr>
                      <w:noProof/>
                      <w:webHidden/>
                    </w:rPr>
                  </w:rPrChange>
                </w:rPr>
                <w:tab/>
              </w:r>
              <w:r w:rsidR="006778CD" w:rsidRPr="006778CD" w:rsidDel="00CA1AA8">
                <w:rPr>
                  <w:b/>
                  <w:bCs/>
                  <w:noProof/>
                  <w:webHidden/>
                  <w:rPrChange w:id="274" w:author="Dr Mamadou SANOGO" w:date="2023-10-27T13:55:00Z">
                    <w:rPr>
                      <w:noProof/>
                      <w:webHidden/>
                    </w:rPr>
                  </w:rPrChange>
                </w:rPr>
                <w:fldChar w:fldCharType="begin"/>
              </w:r>
              <w:r w:rsidR="006778CD" w:rsidRPr="006778CD" w:rsidDel="00CA1AA8">
                <w:rPr>
                  <w:b/>
                  <w:bCs/>
                  <w:noProof/>
                  <w:webHidden/>
                  <w:rPrChange w:id="275" w:author="Dr Mamadou SANOGO" w:date="2023-10-27T13:55:00Z">
                    <w:rPr>
                      <w:noProof/>
                      <w:webHidden/>
                    </w:rPr>
                  </w:rPrChange>
                </w:rPr>
                <w:delInstrText xml:space="preserve"> PAGEREF _Toc149307322 \h </w:delInstrText>
              </w:r>
            </w:del>
          </w:ins>
          <w:del w:id="276" w:author="Cauris Cosmetics" w:date="2023-10-27T22:58:00Z">
            <w:r w:rsidR="006778CD" w:rsidRPr="00CF5428" w:rsidDel="00CA1AA8">
              <w:rPr>
                <w:b/>
                <w:bCs/>
                <w:noProof/>
                <w:webHidden/>
              </w:rPr>
            </w:r>
            <w:r w:rsidR="006778CD" w:rsidRPr="006778CD" w:rsidDel="00CA1AA8">
              <w:rPr>
                <w:b/>
                <w:bCs/>
                <w:noProof/>
                <w:webHidden/>
                <w:rPrChange w:id="277" w:author="Dr Mamadou SANOGO" w:date="2023-10-27T13:55:00Z">
                  <w:rPr>
                    <w:noProof/>
                    <w:webHidden/>
                  </w:rPr>
                </w:rPrChange>
              </w:rPr>
              <w:fldChar w:fldCharType="separate"/>
            </w:r>
          </w:del>
          <w:ins w:id="278" w:author="Dr Mamadou SANOGO" w:date="2023-10-27T13:55:00Z">
            <w:del w:id="279" w:author="Cauris Cosmetics" w:date="2023-10-27T22:58:00Z">
              <w:r w:rsidR="006778CD" w:rsidRPr="006778CD" w:rsidDel="00CA1AA8">
                <w:rPr>
                  <w:b/>
                  <w:bCs/>
                  <w:noProof/>
                  <w:webHidden/>
                  <w:rPrChange w:id="280" w:author="Dr Mamadou SANOGO" w:date="2023-10-27T13:55:00Z">
                    <w:rPr>
                      <w:noProof/>
                      <w:webHidden/>
                    </w:rPr>
                  </w:rPrChange>
                </w:rPr>
                <w:delText>3</w:delText>
              </w:r>
              <w:r w:rsidR="006778CD" w:rsidRPr="006778CD" w:rsidDel="00CA1AA8">
                <w:rPr>
                  <w:b/>
                  <w:bCs/>
                  <w:noProof/>
                  <w:webHidden/>
                  <w:rPrChange w:id="281" w:author="Dr Mamadou SANOGO" w:date="2023-10-27T13:55:00Z">
                    <w:rPr>
                      <w:noProof/>
                      <w:webHidden/>
                    </w:rPr>
                  </w:rPrChange>
                </w:rPr>
                <w:fldChar w:fldCharType="end"/>
              </w:r>
              <w:r w:rsidR="006778CD" w:rsidRPr="006778CD" w:rsidDel="00CA1AA8">
                <w:rPr>
                  <w:rStyle w:val="Lienhypertexte"/>
                  <w:b/>
                  <w:bCs/>
                  <w:noProof/>
                  <w:rPrChange w:id="282" w:author="Dr Mamadou SANOGO" w:date="2023-10-27T13:55:00Z">
                    <w:rPr>
                      <w:rStyle w:val="Lienhypertexte"/>
                      <w:noProof/>
                    </w:rPr>
                  </w:rPrChange>
                </w:rPr>
                <w:fldChar w:fldCharType="end"/>
              </w:r>
            </w:del>
          </w:ins>
        </w:p>
        <w:p w14:paraId="171D3800" w14:textId="25F621FA" w:rsidR="006778CD" w:rsidRPr="006778CD" w:rsidDel="00CA1AA8" w:rsidRDefault="006778CD">
          <w:pPr>
            <w:spacing w:line="276" w:lineRule="auto"/>
            <w:jc w:val="center"/>
            <w:rPr>
              <w:ins w:id="283" w:author="Dr Mamadou SANOGO" w:date="2023-10-27T13:55:00Z"/>
              <w:del w:id="284" w:author="Cauris Cosmetics" w:date="2023-10-27T22:58:00Z"/>
              <w:rFonts w:asciiTheme="minorHAnsi" w:eastAsiaTheme="minorEastAsia" w:hAnsiTheme="minorHAnsi" w:cstheme="minorBidi"/>
              <w:b/>
              <w:bCs/>
              <w:noProof/>
              <w:sz w:val="22"/>
              <w:rPrChange w:id="285" w:author="Dr Mamadou SANOGO" w:date="2023-10-27T13:55:00Z">
                <w:rPr>
                  <w:ins w:id="286" w:author="Dr Mamadou SANOGO" w:date="2023-10-27T13:55:00Z"/>
                  <w:del w:id="287" w:author="Cauris Cosmetics" w:date="2023-10-27T22:58:00Z"/>
                  <w:rFonts w:asciiTheme="minorHAnsi" w:eastAsiaTheme="minorEastAsia" w:hAnsiTheme="minorHAnsi" w:cstheme="minorBidi"/>
                  <w:noProof/>
                  <w:sz w:val="22"/>
                </w:rPr>
              </w:rPrChange>
            </w:rPr>
            <w:pPrChange w:id="288" w:author="Cauris Cosmetics" w:date="2023-10-27T22:58:00Z">
              <w:pPr>
                <w:pStyle w:val="TM1"/>
              </w:pPr>
            </w:pPrChange>
          </w:pPr>
          <w:ins w:id="289" w:author="Dr Mamadou SANOGO" w:date="2023-10-27T13:55:00Z">
            <w:del w:id="290" w:author="Cauris Cosmetics" w:date="2023-10-27T22:58:00Z">
              <w:r w:rsidRPr="006778CD" w:rsidDel="00CA1AA8">
                <w:rPr>
                  <w:rStyle w:val="Lienhypertexte"/>
                  <w:b/>
                  <w:bCs/>
                  <w:noProof/>
                  <w:rPrChange w:id="291" w:author="Dr Mamadou SANOGO" w:date="2023-10-27T13:55:00Z">
                    <w:rPr>
                      <w:rStyle w:val="Lienhypertexte"/>
                      <w:noProof/>
                    </w:rPr>
                  </w:rPrChange>
                </w:rPr>
                <w:fldChar w:fldCharType="begin"/>
              </w:r>
              <w:r w:rsidRPr="006778CD" w:rsidDel="00CA1AA8">
                <w:rPr>
                  <w:rStyle w:val="Lienhypertexte"/>
                  <w:b/>
                  <w:bCs/>
                  <w:noProof/>
                  <w:rPrChange w:id="292" w:author="Dr Mamadou SANOGO" w:date="2023-10-27T13:55:00Z">
                    <w:rPr>
                      <w:rStyle w:val="Lienhypertexte"/>
                      <w:noProof/>
                    </w:rPr>
                  </w:rPrChange>
                </w:rPr>
                <w:delInstrText xml:space="preserve"> </w:delInstrText>
              </w:r>
              <w:r w:rsidRPr="006778CD" w:rsidDel="00CA1AA8">
                <w:rPr>
                  <w:b/>
                  <w:bCs/>
                  <w:noProof/>
                  <w:rPrChange w:id="293" w:author="Dr Mamadou SANOGO" w:date="2023-10-27T13:55:00Z">
                    <w:rPr>
                      <w:noProof/>
                    </w:rPr>
                  </w:rPrChange>
                </w:rPr>
                <w:delInstrText>HYPERLINK \l "_Toc149307323"</w:delInstrText>
              </w:r>
              <w:r w:rsidRPr="006778CD" w:rsidDel="00CA1AA8">
                <w:rPr>
                  <w:rStyle w:val="Lienhypertexte"/>
                  <w:b/>
                  <w:bCs/>
                  <w:noProof/>
                  <w:rPrChange w:id="294" w:author="Dr Mamadou SANOGO" w:date="2023-10-27T13:55:00Z">
                    <w:rPr>
                      <w:rStyle w:val="Lienhypertexte"/>
                      <w:noProof/>
                    </w:rPr>
                  </w:rPrChange>
                </w:rPr>
                <w:delInstrText xml:space="preserve"> </w:delInstrText>
              </w:r>
              <w:r w:rsidRPr="00CF5428" w:rsidDel="00CA1AA8">
                <w:rPr>
                  <w:rStyle w:val="Lienhypertexte"/>
                  <w:b/>
                  <w:bCs/>
                  <w:noProof/>
                </w:rPr>
              </w:r>
              <w:r w:rsidRPr="006778CD" w:rsidDel="00CA1AA8">
                <w:rPr>
                  <w:rStyle w:val="Lienhypertexte"/>
                  <w:b/>
                  <w:bCs/>
                  <w:noProof/>
                  <w:rPrChange w:id="295" w:author="Dr Mamadou SANOGO" w:date="2023-10-27T13:55:00Z">
                    <w:rPr>
                      <w:rStyle w:val="Lienhypertexte"/>
                      <w:noProof/>
                    </w:rPr>
                  </w:rPrChange>
                </w:rPr>
                <w:fldChar w:fldCharType="separate"/>
              </w:r>
              <w:r w:rsidRPr="006778CD" w:rsidDel="00CA1AA8">
                <w:rPr>
                  <w:rStyle w:val="Lienhypertexte"/>
                  <w:b/>
                  <w:bCs/>
                  <w:noProof/>
                  <w:rPrChange w:id="296" w:author="Dr Mamadou SANOGO" w:date="2023-10-27T13:55:00Z">
                    <w:rPr>
                      <w:rStyle w:val="Lienhypertexte"/>
                      <w:noProof/>
                    </w:rPr>
                  </w:rPrChange>
                </w:rPr>
                <w:delText>INTRODUCTION</w:delText>
              </w:r>
              <w:r w:rsidRPr="006778CD" w:rsidDel="00CA1AA8">
                <w:rPr>
                  <w:b/>
                  <w:bCs/>
                  <w:noProof/>
                  <w:webHidden/>
                  <w:rPrChange w:id="297" w:author="Dr Mamadou SANOGO" w:date="2023-10-27T13:55:00Z">
                    <w:rPr>
                      <w:noProof/>
                      <w:webHidden/>
                    </w:rPr>
                  </w:rPrChange>
                </w:rPr>
                <w:tab/>
              </w:r>
              <w:r w:rsidRPr="006778CD" w:rsidDel="00CA1AA8">
                <w:rPr>
                  <w:b/>
                  <w:bCs/>
                  <w:noProof/>
                  <w:webHidden/>
                  <w:rPrChange w:id="298" w:author="Dr Mamadou SANOGO" w:date="2023-10-27T13:55:00Z">
                    <w:rPr>
                      <w:noProof/>
                      <w:webHidden/>
                    </w:rPr>
                  </w:rPrChange>
                </w:rPr>
                <w:fldChar w:fldCharType="begin"/>
              </w:r>
              <w:r w:rsidRPr="006778CD" w:rsidDel="00CA1AA8">
                <w:rPr>
                  <w:b/>
                  <w:bCs/>
                  <w:noProof/>
                  <w:webHidden/>
                  <w:rPrChange w:id="299" w:author="Dr Mamadou SANOGO" w:date="2023-10-27T13:55:00Z">
                    <w:rPr>
                      <w:noProof/>
                      <w:webHidden/>
                    </w:rPr>
                  </w:rPrChange>
                </w:rPr>
                <w:delInstrText xml:space="preserve"> PAGEREF _Toc149307323 \h </w:delInstrText>
              </w:r>
            </w:del>
          </w:ins>
          <w:del w:id="300" w:author="Cauris Cosmetics" w:date="2023-10-27T22:58:00Z">
            <w:r w:rsidRPr="00CF5428" w:rsidDel="00CA1AA8">
              <w:rPr>
                <w:b/>
                <w:bCs/>
                <w:noProof/>
                <w:webHidden/>
              </w:rPr>
            </w:r>
            <w:r w:rsidRPr="006778CD" w:rsidDel="00CA1AA8">
              <w:rPr>
                <w:b/>
                <w:bCs/>
                <w:noProof/>
                <w:webHidden/>
                <w:rPrChange w:id="301" w:author="Dr Mamadou SANOGO" w:date="2023-10-27T13:55:00Z">
                  <w:rPr>
                    <w:noProof/>
                    <w:webHidden/>
                  </w:rPr>
                </w:rPrChange>
              </w:rPr>
              <w:fldChar w:fldCharType="separate"/>
            </w:r>
          </w:del>
          <w:ins w:id="302" w:author="Dr Mamadou SANOGO" w:date="2023-10-27T13:55:00Z">
            <w:del w:id="303" w:author="Cauris Cosmetics" w:date="2023-10-27T22:58:00Z">
              <w:r w:rsidRPr="006778CD" w:rsidDel="00CA1AA8">
                <w:rPr>
                  <w:b/>
                  <w:bCs/>
                  <w:noProof/>
                  <w:webHidden/>
                  <w:rPrChange w:id="304" w:author="Dr Mamadou SANOGO" w:date="2023-10-27T13:55:00Z">
                    <w:rPr>
                      <w:noProof/>
                      <w:webHidden/>
                    </w:rPr>
                  </w:rPrChange>
                </w:rPr>
                <w:delText>4</w:delText>
              </w:r>
              <w:r w:rsidRPr="006778CD" w:rsidDel="00CA1AA8">
                <w:rPr>
                  <w:b/>
                  <w:bCs/>
                  <w:noProof/>
                  <w:webHidden/>
                  <w:rPrChange w:id="305" w:author="Dr Mamadou SANOGO" w:date="2023-10-27T13:55:00Z">
                    <w:rPr>
                      <w:noProof/>
                      <w:webHidden/>
                    </w:rPr>
                  </w:rPrChange>
                </w:rPr>
                <w:fldChar w:fldCharType="end"/>
              </w:r>
              <w:r w:rsidRPr="006778CD" w:rsidDel="00CA1AA8">
                <w:rPr>
                  <w:rStyle w:val="Lienhypertexte"/>
                  <w:b/>
                  <w:bCs/>
                  <w:noProof/>
                  <w:rPrChange w:id="306" w:author="Dr Mamadou SANOGO" w:date="2023-10-27T13:55:00Z">
                    <w:rPr>
                      <w:rStyle w:val="Lienhypertexte"/>
                      <w:noProof/>
                    </w:rPr>
                  </w:rPrChange>
                </w:rPr>
                <w:fldChar w:fldCharType="end"/>
              </w:r>
            </w:del>
          </w:ins>
        </w:p>
        <w:p w14:paraId="56FA1B96" w14:textId="12E83241" w:rsidR="006778CD" w:rsidRPr="006778CD" w:rsidDel="00CA1AA8" w:rsidRDefault="006778CD">
          <w:pPr>
            <w:spacing w:line="276" w:lineRule="auto"/>
            <w:jc w:val="center"/>
            <w:rPr>
              <w:ins w:id="307" w:author="Dr Mamadou SANOGO" w:date="2023-10-27T13:55:00Z"/>
              <w:del w:id="308" w:author="Cauris Cosmetics" w:date="2023-10-27T22:58:00Z"/>
              <w:rFonts w:asciiTheme="minorHAnsi" w:eastAsiaTheme="minorEastAsia" w:hAnsiTheme="minorHAnsi" w:cstheme="minorBidi"/>
              <w:b/>
              <w:bCs/>
              <w:noProof/>
              <w:sz w:val="22"/>
              <w:rPrChange w:id="309" w:author="Dr Mamadou SANOGO" w:date="2023-10-27T13:55:00Z">
                <w:rPr>
                  <w:ins w:id="310" w:author="Dr Mamadou SANOGO" w:date="2023-10-27T13:55:00Z"/>
                  <w:del w:id="311" w:author="Cauris Cosmetics" w:date="2023-10-27T22:58:00Z"/>
                  <w:rFonts w:asciiTheme="minorHAnsi" w:eastAsiaTheme="minorEastAsia" w:hAnsiTheme="minorHAnsi" w:cstheme="minorBidi"/>
                  <w:noProof/>
                  <w:sz w:val="22"/>
                </w:rPr>
              </w:rPrChange>
            </w:rPr>
            <w:pPrChange w:id="312" w:author="Cauris Cosmetics" w:date="2023-10-27T22:58:00Z">
              <w:pPr>
                <w:pStyle w:val="TM1"/>
              </w:pPr>
            </w:pPrChange>
          </w:pPr>
          <w:ins w:id="313" w:author="Dr Mamadou SANOGO" w:date="2023-10-27T13:55:00Z">
            <w:del w:id="314" w:author="Cauris Cosmetics" w:date="2023-10-27T22:58:00Z">
              <w:r w:rsidRPr="006778CD" w:rsidDel="00CA1AA8">
                <w:rPr>
                  <w:rStyle w:val="Lienhypertexte"/>
                  <w:b/>
                  <w:bCs/>
                  <w:noProof/>
                  <w:rPrChange w:id="315" w:author="Dr Mamadou SANOGO" w:date="2023-10-27T13:55:00Z">
                    <w:rPr>
                      <w:rStyle w:val="Lienhypertexte"/>
                      <w:noProof/>
                    </w:rPr>
                  </w:rPrChange>
                </w:rPr>
                <w:fldChar w:fldCharType="begin"/>
              </w:r>
              <w:r w:rsidRPr="006778CD" w:rsidDel="00CA1AA8">
                <w:rPr>
                  <w:rStyle w:val="Lienhypertexte"/>
                  <w:b/>
                  <w:bCs/>
                  <w:noProof/>
                  <w:rPrChange w:id="316" w:author="Dr Mamadou SANOGO" w:date="2023-10-27T13:55:00Z">
                    <w:rPr>
                      <w:rStyle w:val="Lienhypertexte"/>
                      <w:noProof/>
                    </w:rPr>
                  </w:rPrChange>
                </w:rPr>
                <w:delInstrText xml:space="preserve"> </w:delInstrText>
              </w:r>
              <w:r w:rsidRPr="006778CD" w:rsidDel="00CA1AA8">
                <w:rPr>
                  <w:b/>
                  <w:bCs/>
                  <w:noProof/>
                  <w:rPrChange w:id="317" w:author="Dr Mamadou SANOGO" w:date="2023-10-27T13:55:00Z">
                    <w:rPr>
                      <w:noProof/>
                    </w:rPr>
                  </w:rPrChange>
                </w:rPr>
                <w:delInstrText>HYPERLINK \l "_Toc149307386"</w:delInstrText>
              </w:r>
              <w:r w:rsidRPr="006778CD" w:rsidDel="00CA1AA8">
                <w:rPr>
                  <w:rStyle w:val="Lienhypertexte"/>
                  <w:b/>
                  <w:bCs/>
                  <w:noProof/>
                  <w:rPrChange w:id="318" w:author="Dr Mamadou SANOGO" w:date="2023-10-27T13:55:00Z">
                    <w:rPr>
                      <w:rStyle w:val="Lienhypertexte"/>
                      <w:noProof/>
                    </w:rPr>
                  </w:rPrChange>
                </w:rPr>
                <w:delInstrText xml:space="preserve"> </w:delInstrText>
              </w:r>
              <w:r w:rsidRPr="00CF5428" w:rsidDel="00CA1AA8">
                <w:rPr>
                  <w:rStyle w:val="Lienhypertexte"/>
                  <w:b/>
                  <w:bCs/>
                  <w:noProof/>
                </w:rPr>
              </w:r>
              <w:r w:rsidRPr="006778CD" w:rsidDel="00CA1AA8">
                <w:rPr>
                  <w:rStyle w:val="Lienhypertexte"/>
                  <w:b/>
                  <w:bCs/>
                  <w:noProof/>
                  <w:rPrChange w:id="319" w:author="Dr Mamadou SANOGO" w:date="2023-10-27T13:55:00Z">
                    <w:rPr>
                      <w:rStyle w:val="Lienhypertexte"/>
                      <w:noProof/>
                    </w:rPr>
                  </w:rPrChange>
                </w:rPr>
                <w:fldChar w:fldCharType="separate"/>
              </w:r>
              <w:r w:rsidRPr="006778CD" w:rsidDel="00CA1AA8">
                <w:rPr>
                  <w:rStyle w:val="Lienhypertexte"/>
                  <w:b/>
                  <w:bCs/>
                  <w:noProof/>
                  <w:rPrChange w:id="320" w:author="Dr Mamadou SANOGO" w:date="2023-10-27T13:55:00Z">
                    <w:rPr>
                      <w:rStyle w:val="Lienhypertexte"/>
                      <w:noProof/>
                    </w:rPr>
                  </w:rPrChange>
                </w:rPr>
                <w:delText>2.METHODOLOGIE DE REDACTION DU RAPPORT D’AUTO-EVALUATION</w:delText>
              </w:r>
              <w:r w:rsidRPr="006778CD" w:rsidDel="00CA1AA8">
                <w:rPr>
                  <w:b/>
                  <w:bCs/>
                  <w:noProof/>
                  <w:webHidden/>
                  <w:rPrChange w:id="321" w:author="Dr Mamadou SANOGO" w:date="2023-10-27T13:55:00Z">
                    <w:rPr>
                      <w:noProof/>
                      <w:webHidden/>
                    </w:rPr>
                  </w:rPrChange>
                </w:rPr>
                <w:tab/>
              </w:r>
              <w:r w:rsidRPr="006778CD" w:rsidDel="00CA1AA8">
                <w:rPr>
                  <w:b/>
                  <w:bCs/>
                  <w:noProof/>
                  <w:webHidden/>
                  <w:rPrChange w:id="322" w:author="Dr Mamadou SANOGO" w:date="2023-10-27T13:55:00Z">
                    <w:rPr>
                      <w:noProof/>
                      <w:webHidden/>
                    </w:rPr>
                  </w:rPrChange>
                </w:rPr>
                <w:fldChar w:fldCharType="begin"/>
              </w:r>
              <w:r w:rsidRPr="006778CD" w:rsidDel="00CA1AA8">
                <w:rPr>
                  <w:b/>
                  <w:bCs/>
                  <w:noProof/>
                  <w:webHidden/>
                  <w:rPrChange w:id="323" w:author="Dr Mamadou SANOGO" w:date="2023-10-27T13:55:00Z">
                    <w:rPr>
                      <w:noProof/>
                      <w:webHidden/>
                    </w:rPr>
                  </w:rPrChange>
                </w:rPr>
                <w:delInstrText xml:space="preserve"> PAGEREF _Toc149307386 \h </w:delInstrText>
              </w:r>
            </w:del>
          </w:ins>
          <w:del w:id="324" w:author="Cauris Cosmetics" w:date="2023-10-27T22:58:00Z">
            <w:r w:rsidRPr="00CF5428" w:rsidDel="00CA1AA8">
              <w:rPr>
                <w:b/>
                <w:bCs/>
                <w:noProof/>
                <w:webHidden/>
              </w:rPr>
            </w:r>
            <w:r w:rsidRPr="006778CD" w:rsidDel="00CA1AA8">
              <w:rPr>
                <w:b/>
                <w:bCs/>
                <w:noProof/>
                <w:webHidden/>
                <w:rPrChange w:id="325" w:author="Dr Mamadou SANOGO" w:date="2023-10-27T13:55:00Z">
                  <w:rPr>
                    <w:noProof/>
                    <w:webHidden/>
                  </w:rPr>
                </w:rPrChange>
              </w:rPr>
              <w:fldChar w:fldCharType="separate"/>
            </w:r>
          </w:del>
          <w:ins w:id="326" w:author="Dr Mamadou SANOGO" w:date="2023-10-27T13:55:00Z">
            <w:del w:id="327" w:author="Cauris Cosmetics" w:date="2023-10-27T22:58:00Z">
              <w:r w:rsidRPr="006778CD" w:rsidDel="00CA1AA8">
                <w:rPr>
                  <w:b/>
                  <w:bCs/>
                  <w:noProof/>
                  <w:webHidden/>
                  <w:rPrChange w:id="328" w:author="Dr Mamadou SANOGO" w:date="2023-10-27T13:55:00Z">
                    <w:rPr>
                      <w:noProof/>
                      <w:webHidden/>
                    </w:rPr>
                  </w:rPrChange>
                </w:rPr>
                <w:delText>5</w:delText>
              </w:r>
              <w:r w:rsidRPr="006778CD" w:rsidDel="00CA1AA8">
                <w:rPr>
                  <w:b/>
                  <w:bCs/>
                  <w:noProof/>
                  <w:webHidden/>
                  <w:rPrChange w:id="329" w:author="Dr Mamadou SANOGO" w:date="2023-10-27T13:55:00Z">
                    <w:rPr>
                      <w:noProof/>
                      <w:webHidden/>
                    </w:rPr>
                  </w:rPrChange>
                </w:rPr>
                <w:fldChar w:fldCharType="end"/>
              </w:r>
              <w:r w:rsidRPr="006778CD" w:rsidDel="00CA1AA8">
                <w:rPr>
                  <w:rStyle w:val="Lienhypertexte"/>
                  <w:b/>
                  <w:bCs/>
                  <w:noProof/>
                  <w:rPrChange w:id="330" w:author="Dr Mamadou SANOGO" w:date="2023-10-27T13:55:00Z">
                    <w:rPr>
                      <w:rStyle w:val="Lienhypertexte"/>
                      <w:noProof/>
                    </w:rPr>
                  </w:rPrChange>
                </w:rPr>
                <w:fldChar w:fldCharType="end"/>
              </w:r>
            </w:del>
          </w:ins>
        </w:p>
        <w:p w14:paraId="54011D30" w14:textId="5D586F72" w:rsidR="006778CD" w:rsidRPr="006778CD" w:rsidDel="00CA1AA8" w:rsidRDefault="006778CD">
          <w:pPr>
            <w:spacing w:line="276" w:lineRule="auto"/>
            <w:jc w:val="center"/>
            <w:rPr>
              <w:ins w:id="331" w:author="Dr Mamadou SANOGO" w:date="2023-10-27T13:55:00Z"/>
              <w:del w:id="332" w:author="Cauris Cosmetics" w:date="2023-10-27T22:58:00Z"/>
              <w:rFonts w:asciiTheme="minorHAnsi" w:eastAsiaTheme="minorEastAsia" w:hAnsiTheme="minorHAnsi" w:cstheme="minorBidi"/>
              <w:b/>
              <w:bCs/>
              <w:noProof/>
              <w:sz w:val="22"/>
              <w:rPrChange w:id="333" w:author="Dr Mamadou SANOGO" w:date="2023-10-27T13:55:00Z">
                <w:rPr>
                  <w:ins w:id="334" w:author="Dr Mamadou SANOGO" w:date="2023-10-27T13:55:00Z"/>
                  <w:del w:id="335" w:author="Cauris Cosmetics" w:date="2023-10-27T22:58:00Z"/>
                  <w:rFonts w:asciiTheme="minorHAnsi" w:eastAsiaTheme="minorEastAsia" w:hAnsiTheme="minorHAnsi" w:cstheme="minorBidi"/>
                  <w:noProof/>
                  <w:sz w:val="22"/>
                </w:rPr>
              </w:rPrChange>
            </w:rPr>
            <w:pPrChange w:id="336" w:author="Cauris Cosmetics" w:date="2023-10-27T22:58:00Z">
              <w:pPr>
                <w:pStyle w:val="TM1"/>
              </w:pPr>
            </w:pPrChange>
          </w:pPr>
          <w:ins w:id="337" w:author="Dr Mamadou SANOGO" w:date="2023-10-27T13:55:00Z">
            <w:del w:id="338" w:author="Cauris Cosmetics" w:date="2023-10-27T22:58:00Z">
              <w:r w:rsidRPr="006778CD" w:rsidDel="00CA1AA8">
                <w:rPr>
                  <w:rStyle w:val="Lienhypertexte"/>
                  <w:b/>
                  <w:bCs/>
                  <w:noProof/>
                  <w:rPrChange w:id="339" w:author="Dr Mamadou SANOGO" w:date="2023-10-27T13:55:00Z">
                    <w:rPr>
                      <w:rStyle w:val="Lienhypertexte"/>
                      <w:noProof/>
                    </w:rPr>
                  </w:rPrChange>
                </w:rPr>
                <w:fldChar w:fldCharType="begin"/>
              </w:r>
              <w:r w:rsidRPr="006778CD" w:rsidDel="00CA1AA8">
                <w:rPr>
                  <w:rStyle w:val="Lienhypertexte"/>
                  <w:b/>
                  <w:bCs/>
                  <w:noProof/>
                  <w:rPrChange w:id="340" w:author="Dr Mamadou SANOGO" w:date="2023-10-27T13:55:00Z">
                    <w:rPr>
                      <w:rStyle w:val="Lienhypertexte"/>
                      <w:noProof/>
                    </w:rPr>
                  </w:rPrChange>
                </w:rPr>
                <w:delInstrText xml:space="preserve"> </w:delInstrText>
              </w:r>
              <w:r w:rsidRPr="006778CD" w:rsidDel="00CA1AA8">
                <w:rPr>
                  <w:b/>
                  <w:bCs/>
                  <w:noProof/>
                  <w:rPrChange w:id="341" w:author="Dr Mamadou SANOGO" w:date="2023-10-27T13:55:00Z">
                    <w:rPr>
                      <w:noProof/>
                    </w:rPr>
                  </w:rPrChange>
                </w:rPr>
                <w:delInstrText>HYPERLINK \l "_Toc149307387"</w:delInstrText>
              </w:r>
              <w:r w:rsidRPr="006778CD" w:rsidDel="00CA1AA8">
                <w:rPr>
                  <w:rStyle w:val="Lienhypertexte"/>
                  <w:b/>
                  <w:bCs/>
                  <w:noProof/>
                  <w:rPrChange w:id="342" w:author="Dr Mamadou SANOGO" w:date="2023-10-27T13:55:00Z">
                    <w:rPr>
                      <w:rStyle w:val="Lienhypertexte"/>
                      <w:noProof/>
                    </w:rPr>
                  </w:rPrChange>
                </w:rPr>
                <w:delInstrText xml:space="preserve"> </w:delInstrText>
              </w:r>
              <w:r w:rsidRPr="00CF5428" w:rsidDel="00CA1AA8">
                <w:rPr>
                  <w:rStyle w:val="Lienhypertexte"/>
                  <w:b/>
                  <w:bCs/>
                  <w:noProof/>
                </w:rPr>
              </w:r>
              <w:r w:rsidRPr="006778CD" w:rsidDel="00CA1AA8">
                <w:rPr>
                  <w:rStyle w:val="Lienhypertexte"/>
                  <w:b/>
                  <w:bCs/>
                  <w:noProof/>
                  <w:rPrChange w:id="343" w:author="Dr Mamadou SANOGO" w:date="2023-10-27T13:55:00Z">
                    <w:rPr>
                      <w:rStyle w:val="Lienhypertexte"/>
                      <w:noProof/>
                    </w:rPr>
                  </w:rPrChange>
                </w:rPr>
                <w:fldChar w:fldCharType="separate"/>
              </w:r>
              <w:r w:rsidRPr="006778CD" w:rsidDel="00CA1AA8">
                <w:rPr>
                  <w:rStyle w:val="Lienhypertexte"/>
                  <w:b/>
                  <w:bCs/>
                  <w:noProof/>
                  <w:rPrChange w:id="344" w:author="Dr Mamadou SANOGO" w:date="2023-10-27T13:55:00Z">
                    <w:rPr>
                      <w:rStyle w:val="Lienhypertexte"/>
                      <w:noProof/>
                    </w:rPr>
                  </w:rPrChange>
                </w:rPr>
                <w:delText>3.APPRECIATION DES DOMAINES DE QUALITE</w:delText>
              </w:r>
              <w:r w:rsidRPr="006778CD" w:rsidDel="00CA1AA8">
                <w:rPr>
                  <w:b/>
                  <w:bCs/>
                  <w:noProof/>
                  <w:webHidden/>
                  <w:rPrChange w:id="345" w:author="Dr Mamadou SANOGO" w:date="2023-10-27T13:55:00Z">
                    <w:rPr>
                      <w:noProof/>
                      <w:webHidden/>
                    </w:rPr>
                  </w:rPrChange>
                </w:rPr>
                <w:tab/>
              </w:r>
              <w:r w:rsidRPr="006778CD" w:rsidDel="00CA1AA8">
                <w:rPr>
                  <w:b/>
                  <w:bCs/>
                  <w:noProof/>
                  <w:webHidden/>
                  <w:rPrChange w:id="346" w:author="Dr Mamadou SANOGO" w:date="2023-10-27T13:55:00Z">
                    <w:rPr>
                      <w:noProof/>
                      <w:webHidden/>
                    </w:rPr>
                  </w:rPrChange>
                </w:rPr>
                <w:fldChar w:fldCharType="begin"/>
              </w:r>
              <w:r w:rsidRPr="006778CD" w:rsidDel="00CA1AA8">
                <w:rPr>
                  <w:b/>
                  <w:bCs/>
                  <w:noProof/>
                  <w:webHidden/>
                  <w:rPrChange w:id="347" w:author="Dr Mamadou SANOGO" w:date="2023-10-27T13:55:00Z">
                    <w:rPr>
                      <w:noProof/>
                      <w:webHidden/>
                    </w:rPr>
                  </w:rPrChange>
                </w:rPr>
                <w:delInstrText xml:space="preserve"> PAGEREF _Toc149307387 \h </w:delInstrText>
              </w:r>
            </w:del>
          </w:ins>
          <w:del w:id="348" w:author="Cauris Cosmetics" w:date="2023-10-27T22:58:00Z">
            <w:r w:rsidRPr="00CF5428" w:rsidDel="00CA1AA8">
              <w:rPr>
                <w:b/>
                <w:bCs/>
                <w:noProof/>
                <w:webHidden/>
              </w:rPr>
            </w:r>
            <w:r w:rsidRPr="006778CD" w:rsidDel="00CA1AA8">
              <w:rPr>
                <w:b/>
                <w:bCs/>
                <w:noProof/>
                <w:webHidden/>
                <w:rPrChange w:id="349" w:author="Dr Mamadou SANOGO" w:date="2023-10-27T13:55:00Z">
                  <w:rPr>
                    <w:noProof/>
                    <w:webHidden/>
                  </w:rPr>
                </w:rPrChange>
              </w:rPr>
              <w:fldChar w:fldCharType="separate"/>
            </w:r>
          </w:del>
          <w:ins w:id="350" w:author="Dr Mamadou SANOGO" w:date="2023-10-27T13:55:00Z">
            <w:del w:id="351" w:author="Cauris Cosmetics" w:date="2023-10-27T22:58:00Z">
              <w:r w:rsidRPr="006778CD" w:rsidDel="00CA1AA8">
                <w:rPr>
                  <w:b/>
                  <w:bCs/>
                  <w:noProof/>
                  <w:webHidden/>
                  <w:rPrChange w:id="352" w:author="Dr Mamadou SANOGO" w:date="2023-10-27T13:55:00Z">
                    <w:rPr>
                      <w:noProof/>
                      <w:webHidden/>
                    </w:rPr>
                  </w:rPrChange>
                </w:rPr>
                <w:delText>6</w:delText>
              </w:r>
              <w:r w:rsidRPr="006778CD" w:rsidDel="00CA1AA8">
                <w:rPr>
                  <w:b/>
                  <w:bCs/>
                  <w:noProof/>
                  <w:webHidden/>
                  <w:rPrChange w:id="353" w:author="Dr Mamadou SANOGO" w:date="2023-10-27T13:55:00Z">
                    <w:rPr>
                      <w:noProof/>
                      <w:webHidden/>
                    </w:rPr>
                  </w:rPrChange>
                </w:rPr>
                <w:fldChar w:fldCharType="end"/>
              </w:r>
              <w:r w:rsidRPr="006778CD" w:rsidDel="00CA1AA8">
                <w:rPr>
                  <w:rStyle w:val="Lienhypertexte"/>
                  <w:b/>
                  <w:bCs/>
                  <w:noProof/>
                  <w:rPrChange w:id="354" w:author="Dr Mamadou SANOGO" w:date="2023-10-27T13:55:00Z">
                    <w:rPr>
                      <w:rStyle w:val="Lienhypertexte"/>
                      <w:noProof/>
                    </w:rPr>
                  </w:rPrChange>
                </w:rPr>
                <w:fldChar w:fldCharType="end"/>
              </w:r>
            </w:del>
          </w:ins>
        </w:p>
        <w:p w14:paraId="49C99028" w14:textId="7200A2A2" w:rsidR="006778CD" w:rsidRPr="006778CD" w:rsidDel="00CA1AA8" w:rsidRDefault="006778CD">
          <w:pPr>
            <w:spacing w:line="276" w:lineRule="auto"/>
            <w:jc w:val="center"/>
            <w:rPr>
              <w:ins w:id="355" w:author="Dr Mamadou SANOGO" w:date="2023-10-27T13:55:00Z"/>
              <w:del w:id="356" w:author="Cauris Cosmetics" w:date="2023-10-27T22:58:00Z"/>
              <w:rFonts w:asciiTheme="minorHAnsi" w:eastAsiaTheme="minorEastAsia" w:hAnsiTheme="minorHAnsi" w:cstheme="minorBidi"/>
              <w:b/>
              <w:bCs/>
              <w:noProof/>
              <w:sz w:val="22"/>
              <w:rPrChange w:id="357" w:author="Dr Mamadou SANOGO" w:date="2023-10-27T13:55:00Z">
                <w:rPr>
                  <w:ins w:id="358" w:author="Dr Mamadou SANOGO" w:date="2023-10-27T13:55:00Z"/>
                  <w:del w:id="359" w:author="Cauris Cosmetics" w:date="2023-10-27T22:58:00Z"/>
                  <w:rFonts w:asciiTheme="minorHAnsi" w:eastAsiaTheme="minorEastAsia" w:hAnsiTheme="minorHAnsi" w:cstheme="minorBidi"/>
                  <w:noProof/>
                  <w:sz w:val="22"/>
                </w:rPr>
              </w:rPrChange>
            </w:rPr>
            <w:pPrChange w:id="360" w:author="Cauris Cosmetics" w:date="2023-10-27T22:58:00Z">
              <w:pPr>
                <w:pStyle w:val="TM1"/>
              </w:pPr>
            </w:pPrChange>
          </w:pPr>
          <w:ins w:id="361" w:author="Dr Mamadou SANOGO" w:date="2023-10-27T13:55:00Z">
            <w:del w:id="362" w:author="Cauris Cosmetics" w:date="2023-10-27T22:58:00Z">
              <w:r w:rsidRPr="006778CD" w:rsidDel="00CA1AA8">
                <w:rPr>
                  <w:rStyle w:val="Lienhypertexte"/>
                  <w:b/>
                  <w:bCs/>
                  <w:noProof/>
                  <w:rPrChange w:id="363" w:author="Dr Mamadou SANOGO" w:date="2023-10-27T13:55:00Z">
                    <w:rPr>
                      <w:rStyle w:val="Lienhypertexte"/>
                      <w:noProof/>
                    </w:rPr>
                  </w:rPrChange>
                </w:rPr>
                <w:fldChar w:fldCharType="begin"/>
              </w:r>
              <w:r w:rsidRPr="006778CD" w:rsidDel="00CA1AA8">
                <w:rPr>
                  <w:rStyle w:val="Lienhypertexte"/>
                  <w:b/>
                  <w:bCs/>
                  <w:noProof/>
                  <w:rPrChange w:id="364" w:author="Dr Mamadou SANOGO" w:date="2023-10-27T13:55:00Z">
                    <w:rPr>
                      <w:rStyle w:val="Lienhypertexte"/>
                      <w:noProof/>
                    </w:rPr>
                  </w:rPrChange>
                </w:rPr>
                <w:delInstrText xml:space="preserve"> </w:delInstrText>
              </w:r>
              <w:r w:rsidRPr="006778CD" w:rsidDel="00CA1AA8">
                <w:rPr>
                  <w:b/>
                  <w:bCs/>
                  <w:noProof/>
                  <w:rPrChange w:id="365" w:author="Dr Mamadou SANOGO" w:date="2023-10-27T13:55:00Z">
                    <w:rPr>
                      <w:noProof/>
                    </w:rPr>
                  </w:rPrChange>
                </w:rPr>
                <w:delInstrText>HYPERLINK \l "_Toc149307388"</w:delInstrText>
              </w:r>
              <w:r w:rsidRPr="006778CD" w:rsidDel="00CA1AA8">
                <w:rPr>
                  <w:rStyle w:val="Lienhypertexte"/>
                  <w:b/>
                  <w:bCs/>
                  <w:noProof/>
                  <w:rPrChange w:id="366" w:author="Dr Mamadou SANOGO" w:date="2023-10-27T13:55:00Z">
                    <w:rPr>
                      <w:rStyle w:val="Lienhypertexte"/>
                      <w:noProof/>
                    </w:rPr>
                  </w:rPrChange>
                </w:rPr>
                <w:delInstrText xml:space="preserve"> </w:delInstrText>
              </w:r>
              <w:r w:rsidRPr="00CF5428" w:rsidDel="00CA1AA8">
                <w:rPr>
                  <w:rStyle w:val="Lienhypertexte"/>
                  <w:b/>
                  <w:bCs/>
                  <w:noProof/>
                </w:rPr>
              </w:r>
              <w:r w:rsidRPr="006778CD" w:rsidDel="00CA1AA8">
                <w:rPr>
                  <w:rStyle w:val="Lienhypertexte"/>
                  <w:b/>
                  <w:bCs/>
                  <w:noProof/>
                  <w:rPrChange w:id="367" w:author="Dr Mamadou SANOGO" w:date="2023-10-27T13:55:00Z">
                    <w:rPr>
                      <w:rStyle w:val="Lienhypertexte"/>
                      <w:noProof/>
                    </w:rPr>
                  </w:rPrChange>
                </w:rPr>
                <w:fldChar w:fldCharType="separate"/>
              </w:r>
              <w:r w:rsidRPr="006778CD" w:rsidDel="00CA1AA8">
                <w:rPr>
                  <w:rStyle w:val="Lienhypertexte"/>
                  <w:b/>
                  <w:bCs/>
                  <w:noProof/>
                  <w:rPrChange w:id="368" w:author="Dr Mamadou SANOGO" w:date="2023-10-27T13:55:00Z">
                    <w:rPr>
                      <w:rStyle w:val="Lienhypertexte"/>
                      <w:noProof/>
                    </w:rPr>
                  </w:rPrChange>
                </w:rPr>
                <w:delText>4.BILAN DES FORCES, FAIBLESSES, OPPORTUNITES ET MENACES DU PROGRAMME</w:delText>
              </w:r>
              <w:r w:rsidRPr="006778CD" w:rsidDel="00CA1AA8">
                <w:rPr>
                  <w:b/>
                  <w:bCs/>
                  <w:noProof/>
                  <w:webHidden/>
                  <w:rPrChange w:id="369" w:author="Dr Mamadou SANOGO" w:date="2023-10-27T13:55:00Z">
                    <w:rPr>
                      <w:noProof/>
                      <w:webHidden/>
                    </w:rPr>
                  </w:rPrChange>
                </w:rPr>
                <w:fldChar w:fldCharType="begin"/>
              </w:r>
              <w:r w:rsidRPr="006778CD" w:rsidDel="00CA1AA8">
                <w:rPr>
                  <w:b/>
                  <w:bCs/>
                  <w:noProof/>
                  <w:webHidden/>
                  <w:rPrChange w:id="370" w:author="Dr Mamadou SANOGO" w:date="2023-10-27T13:55:00Z">
                    <w:rPr>
                      <w:noProof/>
                      <w:webHidden/>
                    </w:rPr>
                  </w:rPrChange>
                </w:rPr>
                <w:delInstrText xml:space="preserve"> PAGEREF _Toc149307388 \h </w:delInstrText>
              </w:r>
            </w:del>
          </w:ins>
          <w:del w:id="371" w:author="Cauris Cosmetics" w:date="2023-10-27T22:58:00Z">
            <w:r w:rsidRPr="00CF5428" w:rsidDel="00CA1AA8">
              <w:rPr>
                <w:b/>
                <w:bCs/>
                <w:noProof/>
                <w:webHidden/>
              </w:rPr>
            </w:r>
            <w:r w:rsidRPr="006778CD" w:rsidDel="00CA1AA8">
              <w:rPr>
                <w:b/>
                <w:bCs/>
                <w:noProof/>
                <w:webHidden/>
                <w:rPrChange w:id="372" w:author="Dr Mamadou SANOGO" w:date="2023-10-27T13:55:00Z">
                  <w:rPr>
                    <w:noProof/>
                    <w:webHidden/>
                  </w:rPr>
                </w:rPrChange>
              </w:rPr>
              <w:fldChar w:fldCharType="separate"/>
            </w:r>
          </w:del>
          <w:ins w:id="373" w:author="Dr Mamadou SANOGO" w:date="2023-10-27T13:55:00Z">
            <w:del w:id="374" w:author="Cauris Cosmetics" w:date="2023-10-27T22:58:00Z">
              <w:r w:rsidRPr="006778CD" w:rsidDel="00CA1AA8">
                <w:rPr>
                  <w:b/>
                  <w:bCs/>
                  <w:noProof/>
                  <w:webHidden/>
                  <w:rPrChange w:id="375" w:author="Dr Mamadou SANOGO" w:date="2023-10-27T13:55:00Z">
                    <w:rPr>
                      <w:noProof/>
                      <w:webHidden/>
                    </w:rPr>
                  </w:rPrChange>
                </w:rPr>
                <w:delText>16</w:delText>
              </w:r>
              <w:r w:rsidRPr="006778CD" w:rsidDel="00CA1AA8">
                <w:rPr>
                  <w:b/>
                  <w:bCs/>
                  <w:noProof/>
                  <w:webHidden/>
                  <w:rPrChange w:id="376" w:author="Dr Mamadou SANOGO" w:date="2023-10-27T13:55:00Z">
                    <w:rPr>
                      <w:noProof/>
                      <w:webHidden/>
                    </w:rPr>
                  </w:rPrChange>
                </w:rPr>
                <w:fldChar w:fldCharType="end"/>
              </w:r>
              <w:r w:rsidRPr="006778CD" w:rsidDel="00CA1AA8">
                <w:rPr>
                  <w:rStyle w:val="Lienhypertexte"/>
                  <w:b/>
                  <w:bCs/>
                  <w:noProof/>
                  <w:rPrChange w:id="377" w:author="Dr Mamadou SANOGO" w:date="2023-10-27T13:55:00Z">
                    <w:rPr>
                      <w:rStyle w:val="Lienhypertexte"/>
                      <w:noProof/>
                    </w:rPr>
                  </w:rPrChange>
                </w:rPr>
                <w:fldChar w:fldCharType="end"/>
              </w:r>
            </w:del>
          </w:ins>
        </w:p>
        <w:p w14:paraId="54AC2094" w14:textId="1BD8A94C" w:rsidR="006778CD" w:rsidRPr="006778CD" w:rsidDel="00CA1AA8" w:rsidRDefault="006778CD">
          <w:pPr>
            <w:spacing w:line="276" w:lineRule="auto"/>
            <w:jc w:val="center"/>
            <w:rPr>
              <w:ins w:id="378" w:author="Dr Mamadou SANOGO" w:date="2023-10-27T13:55:00Z"/>
              <w:del w:id="379" w:author="Cauris Cosmetics" w:date="2023-10-27T22:58:00Z"/>
              <w:rFonts w:asciiTheme="minorHAnsi" w:eastAsiaTheme="minorEastAsia" w:hAnsiTheme="minorHAnsi" w:cstheme="minorBidi"/>
              <w:b/>
              <w:bCs/>
              <w:noProof/>
              <w:sz w:val="22"/>
              <w:rPrChange w:id="380" w:author="Dr Mamadou SANOGO" w:date="2023-10-27T13:55:00Z">
                <w:rPr>
                  <w:ins w:id="381" w:author="Dr Mamadou SANOGO" w:date="2023-10-27T13:55:00Z"/>
                  <w:del w:id="382" w:author="Cauris Cosmetics" w:date="2023-10-27T22:58:00Z"/>
                  <w:rFonts w:asciiTheme="minorHAnsi" w:eastAsiaTheme="minorEastAsia" w:hAnsiTheme="minorHAnsi" w:cstheme="minorBidi"/>
                  <w:noProof/>
                  <w:sz w:val="22"/>
                </w:rPr>
              </w:rPrChange>
            </w:rPr>
            <w:pPrChange w:id="383" w:author="Cauris Cosmetics" w:date="2023-10-27T22:58:00Z">
              <w:pPr>
                <w:pStyle w:val="TM1"/>
              </w:pPr>
            </w:pPrChange>
          </w:pPr>
          <w:ins w:id="384" w:author="Dr Mamadou SANOGO" w:date="2023-10-27T13:55:00Z">
            <w:del w:id="385" w:author="Cauris Cosmetics" w:date="2023-10-27T22:58:00Z">
              <w:r w:rsidRPr="006778CD" w:rsidDel="00CA1AA8">
                <w:rPr>
                  <w:rStyle w:val="Lienhypertexte"/>
                  <w:b/>
                  <w:bCs/>
                  <w:noProof/>
                  <w:rPrChange w:id="386" w:author="Dr Mamadou SANOGO" w:date="2023-10-27T13:55:00Z">
                    <w:rPr>
                      <w:rStyle w:val="Lienhypertexte"/>
                      <w:noProof/>
                    </w:rPr>
                  </w:rPrChange>
                </w:rPr>
                <w:fldChar w:fldCharType="begin"/>
              </w:r>
              <w:r w:rsidRPr="006778CD" w:rsidDel="00CA1AA8">
                <w:rPr>
                  <w:rStyle w:val="Lienhypertexte"/>
                  <w:b/>
                  <w:bCs/>
                  <w:noProof/>
                  <w:rPrChange w:id="387" w:author="Dr Mamadou SANOGO" w:date="2023-10-27T13:55:00Z">
                    <w:rPr>
                      <w:rStyle w:val="Lienhypertexte"/>
                      <w:noProof/>
                    </w:rPr>
                  </w:rPrChange>
                </w:rPr>
                <w:delInstrText xml:space="preserve"> </w:delInstrText>
              </w:r>
              <w:r w:rsidRPr="006778CD" w:rsidDel="00CA1AA8">
                <w:rPr>
                  <w:b/>
                  <w:bCs/>
                  <w:noProof/>
                  <w:rPrChange w:id="388" w:author="Dr Mamadou SANOGO" w:date="2023-10-27T13:55:00Z">
                    <w:rPr>
                      <w:noProof/>
                    </w:rPr>
                  </w:rPrChange>
                </w:rPr>
                <w:delInstrText>HYPERLINK \l "_Toc149307397"</w:delInstrText>
              </w:r>
              <w:r w:rsidRPr="006778CD" w:rsidDel="00CA1AA8">
                <w:rPr>
                  <w:rStyle w:val="Lienhypertexte"/>
                  <w:b/>
                  <w:bCs/>
                  <w:noProof/>
                  <w:rPrChange w:id="389" w:author="Dr Mamadou SANOGO" w:date="2023-10-27T13:55:00Z">
                    <w:rPr>
                      <w:rStyle w:val="Lienhypertexte"/>
                      <w:noProof/>
                    </w:rPr>
                  </w:rPrChange>
                </w:rPr>
                <w:delInstrText xml:space="preserve"> </w:delInstrText>
              </w:r>
              <w:r w:rsidRPr="00CF5428" w:rsidDel="00CA1AA8">
                <w:rPr>
                  <w:rStyle w:val="Lienhypertexte"/>
                  <w:b/>
                  <w:bCs/>
                  <w:noProof/>
                </w:rPr>
              </w:r>
              <w:r w:rsidRPr="006778CD" w:rsidDel="00CA1AA8">
                <w:rPr>
                  <w:rStyle w:val="Lienhypertexte"/>
                  <w:b/>
                  <w:bCs/>
                  <w:noProof/>
                  <w:rPrChange w:id="390" w:author="Dr Mamadou SANOGO" w:date="2023-10-27T13:55:00Z">
                    <w:rPr>
                      <w:rStyle w:val="Lienhypertexte"/>
                      <w:noProof/>
                    </w:rPr>
                  </w:rPrChange>
                </w:rPr>
                <w:fldChar w:fldCharType="separate"/>
              </w:r>
              <w:r w:rsidRPr="006778CD" w:rsidDel="00CA1AA8">
                <w:rPr>
                  <w:rStyle w:val="Lienhypertexte"/>
                  <w:b/>
                  <w:bCs/>
                  <w:noProof/>
                  <w:rPrChange w:id="391" w:author="Dr Mamadou SANOGO" w:date="2023-10-27T13:55:00Z">
                    <w:rPr>
                      <w:rStyle w:val="Lienhypertexte"/>
                      <w:noProof/>
                    </w:rPr>
                  </w:rPrChange>
                </w:rPr>
                <w:delText>5.RECOMMANDATIONS</w:delText>
              </w:r>
              <w:r w:rsidRPr="006778CD" w:rsidDel="00CA1AA8">
                <w:rPr>
                  <w:b/>
                  <w:bCs/>
                  <w:noProof/>
                  <w:webHidden/>
                  <w:rPrChange w:id="392" w:author="Dr Mamadou SANOGO" w:date="2023-10-27T13:55:00Z">
                    <w:rPr>
                      <w:noProof/>
                      <w:webHidden/>
                    </w:rPr>
                  </w:rPrChange>
                </w:rPr>
                <w:tab/>
              </w:r>
              <w:r w:rsidRPr="006778CD" w:rsidDel="00CA1AA8">
                <w:rPr>
                  <w:b/>
                  <w:bCs/>
                  <w:noProof/>
                  <w:webHidden/>
                  <w:rPrChange w:id="393" w:author="Dr Mamadou SANOGO" w:date="2023-10-27T13:55:00Z">
                    <w:rPr>
                      <w:noProof/>
                      <w:webHidden/>
                    </w:rPr>
                  </w:rPrChange>
                </w:rPr>
                <w:fldChar w:fldCharType="begin"/>
              </w:r>
              <w:r w:rsidRPr="006778CD" w:rsidDel="00CA1AA8">
                <w:rPr>
                  <w:b/>
                  <w:bCs/>
                  <w:noProof/>
                  <w:webHidden/>
                  <w:rPrChange w:id="394" w:author="Dr Mamadou SANOGO" w:date="2023-10-27T13:55:00Z">
                    <w:rPr>
                      <w:noProof/>
                      <w:webHidden/>
                    </w:rPr>
                  </w:rPrChange>
                </w:rPr>
                <w:delInstrText xml:space="preserve"> PAGEREF _Toc149307397 \h </w:delInstrText>
              </w:r>
            </w:del>
          </w:ins>
          <w:del w:id="395" w:author="Cauris Cosmetics" w:date="2023-10-27T22:58:00Z">
            <w:r w:rsidRPr="00CF5428" w:rsidDel="00CA1AA8">
              <w:rPr>
                <w:b/>
                <w:bCs/>
                <w:noProof/>
                <w:webHidden/>
              </w:rPr>
            </w:r>
            <w:r w:rsidRPr="006778CD" w:rsidDel="00CA1AA8">
              <w:rPr>
                <w:b/>
                <w:bCs/>
                <w:noProof/>
                <w:webHidden/>
                <w:rPrChange w:id="396" w:author="Dr Mamadou SANOGO" w:date="2023-10-27T13:55:00Z">
                  <w:rPr>
                    <w:noProof/>
                    <w:webHidden/>
                  </w:rPr>
                </w:rPrChange>
              </w:rPr>
              <w:fldChar w:fldCharType="separate"/>
            </w:r>
          </w:del>
          <w:ins w:id="397" w:author="Dr Mamadou SANOGO" w:date="2023-10-27T13:55:00Z">
            <w:del w:id="398" w:author="Cauris Cosmetics" w:date="2023-10-27T22:58:00Z">
              <w:r w:rsidRPr="006778CD" w:rsidDel="00CA1AA8">
                <w:rPr>
                  <w:b/>
                  <w:bCs/>
                  <w:noProof/>
                  <w:webHidden/>
                  <w:rPrChange w:id="399" w:author="Dr Mamadou SANOGO" w:date="2023-10-27T13:55:00Z">
                    <w:rPr>
                      <w:noProof/>
                      <w:webHidden/>
                    </w:rPr>
                  </w:rPrChange>
                </w:rPr>
                <w:delText>17</w:delText>
              </w:r>
              <w:r w:rsidRPr="006778CD" w:rsidDel="00CA1AA8">
                <w:rPr>
                  <w:b/>
                  <w:bCs/>
                  <w:noProof/>
                  <w:webHidden/>
                  <w:rPrChange w:id="400" w:author="Dr Mamadou SANOGO" w:date="2023-10-27T13:55:00Z">
                    <w:rPr>
                      <w:noProof/>
                      <w:webHidden/>
                    </w:rPr>
                  </w:rPrChange>
                </w:rPr>
                <w:fldChar w:fldCharType="end"/>
              </w:r>
              <w:r w:rsidRPr="006778CD" w:rsidDel="00CA1AA8">
                <w:rPr>
                  <w:rStyle w:val="Lienhypertexte"/>
                  <w:b/>
                  <w:bCs/>
                  <w:noProof/>
                  <w:rPrChange w:id="401" w:author="Dr Mamadou SANOGO" w:date="2023-10-27T13:55:00Z">
                    <w:rPr>
                      <w:rStyle w:val="Lienhypertexte"/>
                      <w:noProof/>
                    </w:rPr>
                  </w:rPrChange>
                </w:rPr>
                <w:fldChar w:fldCharType="end"/>
              </w:r>
            </w:del>
          </w:ins>
        </w:p>
        <w:p w14:paraId="6A6AA3A2" w14:textId="3F0A9D80" w:rsidR="006778CD" w:rsidRPr="006778CD" w:rsidDel="00CA1AA8" w:rsidRDefault="006778CD">
          <w:pPr>
            <w:spacing w:line="276" w:lineRule="auto"/>
            <w:jc w:val="center"/>
            <w:rPr>
              <w:ins w:id="402" w:author="Dr Mamadou SANOGO" w:date="2023-10-27T13:55:00Z"/>
              <w:del w:id="403" w:author="Cauris Cosmetics" w:date="2023-10-27T22:58:00Z"/>
              <w:rFonts w:asciiTheme="minorHAnsi" w:eastAsiaTheme="minorEastAsia" w:hAnsiTheme="minorHAnsi" w:cstheme="minorBidi"/>
              <w:b/>
              <w:bCs/>
              <w:noProof/>
              <w:sz w:val="22"/>
              <w:rPrChange w:id="404" w:author="Dr Mamadou SANOGO" w:date="2023-10-27T13:55:00Z">
                <w:rPr>
                  <w:ins w:id="405" w:author="Dr Mamadou SANOGO" w:date="2023-10-27T13:55:00Z"/>
                  <w:del w:id="406" w:author="Cauris Cosmetics" w:date="2023-10-27T22:58:00Z"/>
                  <w:rFonts w:asciiTheme="minorHAnsi" w:eastAsiaTheme="minorEastAsia" w:hAnsiTheme="minorHAnsi" w:cstheme="minorBidi"/>
                  <w:noProof/>
                  <w:sz w:val="22"/>
                </w:rPr>
              </w:rPrChange>
            </w:rPr>
            <w:pPrChange w:id="407" w:author="Cauris Cosmetics" w:date="2023-10-27T22:58:00Z">
              <w:pPr>
                <w:pStyle w:val="TM1"/>
              </w:pPr>
            </w:pPrChange>
          </w:pPr>
          <w:ins w:id="408" w:author="Dr Mamadou SANOGO" w:date="2023-10-27T13:55:00Z">
            <w:del w:id="409" w:author="Cauris Cosmetics" w:date="2023-10-27T22:58:00Z">
              <w:r w:rsidRPr="006778CD" w:rsidDel="00CA1AA8">
                <w:rPr>
                  <w:rStyle w:val="Lienhypertexte"/>
                  <w:b/>
                  <w:bCs/>
                  <w:noProof/>
                  <w:rPrChange w:id="410" w:author="Dr Mamadou SANOGO" w:date="2023-10-27T13:55:00Z">
                    <w:rPr>
                      <w:rStyle w:val="Lienhypertexte"/>
                      <w:noProof/>
                    </w:rPr>
                  </w:rPrChange>
                </w:rPr>
                <w:fldChar w:fldCharType="begin"/>
              </w:r>
              <w:r w:rsidRPr="006778CD" w:rsidDel="00CA1AA8">
                <w:rPr>
                  <w:rStyle w:val="Lienhypertexte"/>
                  <w:b/>
                  <w:bCs/>
                  <w:noProof/>
                  <w:rPrChange w:id="411" w:author="Dr Mamadou SANOGO" w:date="2023-10-27T13:55:00Z">
                    <w:rPr>
                      <w:rStyle w:val="Lienhypertexte"/>
                      <w:noProof/>
                    </w:rPr>
                  </w:rPrChange>
                </w:rPr>
                <w:delInstrText xml:space="preserve"> </w:delInstrText>
              </w:r>
              <w:r w:rsidRPr="006778CD" w:rsidDel="00CA1AA8">
                <w:rPr>
                  <w:b/>
                  <w:bCs/>
                  <w:noProof/>
                  <w:rPrChange w:id="412" w:author="Dr Mamadou SANOGO" w:date="2023-10-27T13:55:00Z">
                    <w:rPr>
                      <w:noProof/>
                    </w:rPr>
                  </w:rPrChange>
                </w:rPr>
                <w:delInstrText>HYPERLINK \l "_Toc149307398"</w:delInstrText>
              </w:r>
              <w:r w:rsidRPr="006778CD" w:rsidDel="00CA1AA8">
                <w:rPr>
                  <w:rStyle w:val="Lienhypertexte"/>
                  <w:b/>
                  <w:bCs/>
                  <w:noProof/>
                  <w:rPrChange w:id="413" w:author="Dr Mamadou SANOGO" w:date="2023-10-27T13:55:00Z">
                    <w:rPr>
                      <w:rStyle w:val="Lienhypertexte"/>
                      <w:noProof/>
                    </w:rPr>
                  </w:rPrChange>
                </w:rPr>
                <w:delInstrText xml:space="preserve"> </w:delInstrText>
              </w:r>
              <w:r w:rsidRPr="00CF5428" w:rsidDel="00CA1AA8">
                <w:rPr>
                  <w:rStyle w:val="Lienhypertexte"/>
                  <w:b/>
                  <w:bCs/>
                  <w:noProof/>
                </w:rPr>
              </w:r>
              <w:r w:rsidRPr="006778CD" w:rsidDel="00CA1AA8">
                <w:rPr>
                  <w:rStyle w:val="Lienhypertexte"/>
                  <w:b/>
                  <w:bCs/>
                  <w:noProof/>
                  <w:rPrChange w:id="414" w:author="Dr Mamadou SANOGO" w:date="2023-10-27T13:55:00Z">
                    <w:rPr>
                      <w:rStyle w:val="Lienhypertexte"/>
                      <w:noProof/>
                    </w:rPr>
                  </w:rPrChange>
                </w:rPr>
                <w:fldChar w:fldCharType="separate"/>
              </w:r>
              <w:r w:rsidRPr="006778CD" w:rsidDel="00CA1AA8">
                <w:rPr>
                  <w:rStyle w:val="Lienhypertexte"/>
                  <w:b/>
                  <w:bCs/>
                  <w:noProof/>
                  <w:rPrChange w:id="415" w:author="Dr Mamadou SANOGO" w:date="2023-10-27T13:55:00Z">
                    <w:rPr>
                      <w:rStyle w:val="Lienhypertexte"/>
                      <w:noProof/>
                    </w:rPr>
                  </w:rPrChange>
                </w:rPr>
                <w:delText>CONCLUSION</w:delText>
              </w:r>
              <w:r w:rsidRPr="006778CD" w:rsidDel="00CA1AA8">
                <w:rPr>
                  <w:b/>
                  <w:bCs/>
                  <w:noProof/>
                  <w:webHidden/>
                  <w:rPrChange w:id="416" w:author="Dr Mamadou SANOGO" w:date="2023-10-27T13:55:00Z">
                    <w:rPr>
                      <w:noProof/>
                      <w:webHidden/>
                    </w:rPr>
                  </w:rPrChange>
                </w:rPr>
                <w:tab/>
              </w:r>
              <w:r w:rsidRPr="006778CD" w:rsidDel="00CA1AA8">
                <w:rPr>
                  <w:b/>
                  <w:bCs/>
                  <w:noProof/>
                  <w:webHidden/>
                  <w:rPrChange w:id="417" w:author="Dr Mamadou SANOGO" w:date="2023-10-27T13:55:00Z">
                    <w:rPr>
                      <w:noProof/>
                      <w:webHidden/>
                    </w:rPr>
                  </w:rPrChange>
                </w:rPr>
                <w:fldChar w:fldCharType="begin"/>
              </w:r>
              <w:r w:rsidRPr="006778CD" w:rsidDel="00CA1AA8">
                <w:rPr>
                  <w:b/>
                  <w:bCs/>
                  <w:noProof/>
                  <w:webHidden/>
                  <w:rPrChange w:id="418" w:author="Dr Mamadou SANOGO" w:date="2023-10-27T13:55:00Z">
                    <w:rPr>
                      <w:noProof/>
                      <w:webHidden/>
                    </w:rPr>
                  </w:rPrChange>
                </w:rPr>
                <w:delInstrText xml:space="preserve"> PAGEREF _Toc149307398 \h </w:delInstrText>
              </w:r>
            </w:del>
          </w:ins>
          <w:del w:id="419" w:author="Cauris Cosmetics" w:date="2023-10-27T22:58:00Z">
            <w:r w:rsidRPr="00CF5428" w:rsidDel="00CA1AA8">
              <w:rPr>
                <w:b/>
                <w:bCs/>
                <w:noProof/>
                <w:webHidden/>
              </w:rPr>
            </w:r>
            <w:r w:rsidRPr="006778CD" w:rsidDel="00CA1AA8">
              <w:rPr>
                <w:b/>
                <w:bCs/>
                <w:noProof/>
                <w:webHidden/>
                <w:rPrChange w:id="420" w:author="Dr Mamadou SANOGO" w:date="2023-10-27T13:55:00Z">
                  <w:rPr>
                    <w:noProof/>
                    <w:webHidden/>
                  </w:rPr>
                </w:rPrChange>
              </w:rPr>
              <w:fldChar w:fldCharType="separate"/>
            </w:r>
          </w:del>
          <w:ins w:id="421" w:author="Dr Mamadou SANOGO" w:date="2023-10-27T13:55:00Z">
            <w:del w:id="422" w:author="Cauris Cosmetics" w:date="2023-10-27T22:58:00Z">
              <w:r w:rsidRPr="006778CD" w:rsidDel="00CA1AA8">
                <w:rPr>
                  <w:b/>
                  <w:bCs/>
                  <w:noProof/>
                  <w:webHidden/>
                  <w:rPrChange w:id="423" w:author="Dr Mamadou SANOGO" w:date="2023-10-27T13:55:00Z">
                    <w:rPr>
                      <w:noProof/>
                      <w:webHidden/>
                    </w:rPr>
                  </w:rPrChange>
                </w:rPr>
                <w:delText>17</w:delText>
              </w:r>
              <w:r w:rsidRPr="006778CD" w:rsidDel="00CA1AA8">
                <w:rPr>
                  <w:b/>
                  <w:bCs/>
                  <w:noProof/>
                  <w:webHidden/>
                  <w:rPrChange w:id="424" w:author="Dr Mamadou SANOGO" w:date="2023-10-27T13:55:00Z">
                    <w:rPr>
                      <w:noProof/>
                      <w:webHidden/>
                    </w:rPr>
                  </w:rPrChange>
                </w:rPr>
                <w:fldChar w:fldCharType="end"/>
              </w:r>
              <w:r w:rsidRPr="006778CD" w:rsidDel="00CA1AA8">
                <w:rPr>
                  <w:rStyle w:val="Lienhypertexte"/>
                  <w:b/>
                  <w:bCs/>
                  <w:noProof/>
                  <w:rPrChange w:id="425" w:author="Dr Mamadou SANOGO" w:date="2023-10-27T13:55:00Z">
                    <w:rPr>
                      <w:rStyle w:val="Lienhypertexte"/>
                      <w:noProof/>
                    </w:rPr>
                  </w:rPrChange>
                </w:rPr>
                <w:fldChar w:fldCharType="end"/>
              </w:r>
            </w:del>
          </w:ins>
        </w:p>
        <w:p w14:paraId="18145DD6" w14:textId="430EA4F1" w:rsidR="006778CD" w:rsidRPr="006778CD" w:rsidDel="00CA1AA8" w:rsidRDefault="006778CD">
          <w:pPr>
            <w:spacing w:line="276" w:lineRule="auto"/>
            <w:jc w:val="center"/>
            <w:rPr>
              <w:ins w:id="426" w:author="Dr Mamadou SANOGO" w:date="2023-10-27T13:55:00Z"/>
              <w:del w:id="427" w:author="Cauris Cosmetics" w:date="2023-10-27T22:58:00Z"/>
              <w:rFonts w:asciiTheme="minorHAnsi" w:eastAsiaTheme="minorEastAsia" w:hAnsiTheme="minorHAnsi" w:cstheme="minorBidi"/>
              <w:b/>
              <w:bCs/>
              <w:noProof/>
              <w:sz w:val="22"/>
              <w:rPrChange w:id="428" w:author="Dr Mamadou SANOGO" w:date="2023-10-27T13:55:00Z">
                <w:rPr>
                  <w:ins w:id="429" w:author="Dr Mamadou SANOGO" w:date="2023-10-27T13:55:00Z"/>
                  <w:del w:id="430" w:author="Cauris Cosmetics" w:date="2023-10-27T22:58:00Z"/>
                  <w:rFonts w:asciiTheme="minorHAnsi" w:eastAsiaTheme="minorEastAsia" w:hAnsiTheme="minorHAnsi" w:cstheme="minorBidi"/>
                  <w:noProof/>
                  <w:sz w:val="22"/>
                </w:rPr>
              </w:rPrChange>
            </w:rPr>
            <w:pPrChange w:id="431" w:author="Cauris Cosmetics" w:date="2023-10-27T22:58:00Z">
              <w:pPr>
                <w:pStyle w:val="TM1"/>
              </w:pPr>
            </w:pPrChange>
          </w:pPr>
          <w:ins w:id="432" w:author="Dr Mamadou SANOGO" w:date="2023-10-27T13:55:00Z">
            <w:del w:id="433" w:author="Cauris Cosmetics" w:date="2023-10-27T22:58:00Z">
              <w:r w:rsidRPr="006778CD" w:rsidDel="00CA1AA8">
                <w:rPr>
                  <w:rStyle w:val="Lienhypertexte"/>
                  <w:b/>
                  <w:bCs/>
                  <w:noProof/>
                  <w:rPrChange w:id="434" w:author="Dr Mamadou SANOGO" w:date="2023-10-27T13:55:00Z">
                    <w:rPr>
                      <w:rStyle w:val="Lienhypertexte"/>
                      <w:noProof/>
                    </w:rPr>
                  </w:rPrChange>
                </w:rPr>
                <w:fldChar w:fldCharType="begin"/>
              </w:r>
              <w:r w:rsidRPr="006778CD" w:rsidDel="00CA1AA8">
                <w:rPr>
                  <w:rStyle w:val="Lienhypertexte"/>
                  <w:b/>
                  <w:bCs/>
                  <w:noProof/>
                  <w:rPrChange w:id="435" w:author="Dr Mamadou SANOGO" w:date="2023-10-27T13:55:00Z">
                    <w:rPr>
                      <w:rStyle w:val="Lienhypertexte"/>
                      <w:noProof/>
                    </w:rPr>
                  </w:rPrChange>
                </w:rPr>
                <w:delInstrText xml:space="preserve"> </w:delInstrText>
              </w:r>
              <w:r w:rsidRPr="006778CD" w:rsidDel="00CA1AA8">
                <w:rPr>
                  <w:b/>
                  <w:bCs/>
                  <w:noProof/>
                  <w:rPrChange w:id="436" w:author="Dr Mamadou SANOGO" w:date="2023-10-27T13:55:00Z">
                    <w:rPr>
                      <w:noProof/>
                    </w:rPr>
                  </w:rPrChange>
                </w:rPr>
                <w:delInstrText>HYPERLINK \l "_Toc149307399"</w:delInstrText>
              </w:r>
              <w:r w:rsidRPr="006778CD" w:rsidDel="00CA1AA8">
                <w:rPr>
                  <w:rStyle w:val="Lienhypertexte"/>
                  <w:b/>
                  <w:bCs/>
                  <w:noProof/>
                  <w:rPrChange w:id="437" w:author="Dr Mamadou SANOGO" w:date="2023-10-27T13:55:00Z">
                    <w:rPr>
                      <w:rStyle w:val="Lienhypertexte"/>
                      <w:noProof/>
                    </w:rPr>
                  </w:rPrChange>
                </w:rPr>
                <w:delInstrText xml:space="preserve"> </w:delInstrText>
              </w:r>
              <w:r w:rsidRPr="00CF5428" w:rsidDel="00CA1AA8">
                <w:rPr>
                  <w:rStyle w:val="Lienhypertexte"/>
                  <w:b/>
                  <w:bCs/>
                  <w:noProof/>
                </w:rPr>
              </w:r>
              <w:r w:rsidRPr="006778CD" w:rsidDel="00CA1AA8">
                <w:rPr>
                  <w:rStyle w:val="Lienhypertexte"/>
                  <w:b/>
                  <w:bCs/>
                  <w:noProof/>
                  <w:rPrChange w:id="438" w:author="Dr Mamadou SANOGO" w:date="2023-10-27T13:55:00Z">
                    <w:rPr>
                      <w:rStyle w:val="Lienhypertexte"/>
                      <w:noProof/>
                    </w:rPr>
                  </w:rPrChange>
                </w:rPr>
                <w:fldChar w:fldCharType="separate"/>
              </w:r>
              <w:r w:rsidRPr="006778CD" w:rsidDel="00CA1AA8">
                <w:rPr>
                  <w:rStyle w:val="Lienhypertexte"/>
                  <w:b/>
                  <w:bCs/>
                  <w:noProof/>
                  <w:rPrChange w:id="439" w:author="Dr Mamadou SANOGO" w:date="2023-10-27T13:55:00Z">
                    <w:rPr>
                      <w:rStyle w:val="Lienhypertexte"/>
                      <w:noProof/>
                    </w:rPr>
                  </w:rPrChange>
                </w:rPr>
                <w:delText>Annexes</w:delText>
              </w:r>
              <w:r w:rsidRPr="006778CD" w:rsidDel="00CA1AA8">
                <w:rPr>
                  <w:b/>
                  <w:bCs/>
                  <w:noProof/>
                  <w:webHidden/>
                  <w:rPrChange w:id="440" w:author="Dr Mamadou SANOGO" w:date="2023-10-27T13:55:00Z">
                    <w:rPr>
                      <w:noProof/>
                      <w:webHidden/>
                    </w:rPr>
                  </w:rPrChange>
                </w:rPr>
                <w:tab/>
              </w:r>
              <w:r w:rsidRPr="006778CD" w:rsidDel="00CA1AA8">
                <w:rPr>
                  <w:b/>
                  <w:bCs/>
                  <w:noProof/>
                  <w:webHidden/>
                  <w:rPrChange w:id="441" w:author="Dr Mamadou SANOGO" w:date="2023-10-27T13:55:00Z">
                    <w:rPr>
                      <w:noProof/>
                      <w:webHidden/>
                    </w:rPr>
                  </w:rPrChange>
                </w:rPr>
                <w:fldChar w:fldCharType="begin"/>
              </w:r>
              <w:r w:rsidRPr="006778CD" w:rsidDel="00CA1AA8">
                <w:rPr>
                  <w:b/>
                  <w:bCs/>
                  <w:noProof/>
                  <w:webHidden/>
                  <w:rPrChange w:id="442" w:author="Dr Mamadou SANOGO" w:date="2023-10-27T13:55:00Z">
                    <w:rPr>
                      <w:noProof/>
                      <w:webHidden/>
                    </w:rPr>
                  </w:rPrChange>
                </w:rPr>
                <w:delInstrText xml:space="preserve"> PAGEREF _Toc149307399 \h </w:delInstrText>
              </w:r>
            </w:del>
          </w:ins>
          <w:del w:id="443" w:author="Cauris Cosmetics" w:date="2023-10-27T22:58:00Z">
            <w:r w:rsidRPr="00CF5428" w:rsidDel="00CA1AA8">
              <w:rPr>
                <w:b/>
                <w:bCs/>
                <w:noProof/>
                <w:webHidden/>
              </w:rPr>
            </w:r>
            <w:r w:rsidRPr="006778CD" w:rsidDel="00CA1AA8">
              <w:rPr>
                <w:b/>
                <w:bCs/>
                <w:noProof/>
                <w:webHidden/>
                <w:rPrChange w:id="444" w:author="Dr Mamadou SANOGO" w:date="2023-10-27T13:55:00Z">
                  <w:rPr>
                    <w:noProof/>
                    <w:webHidden/>
                  </w:rPr>
                </w:rPrChange>
              </w:rPr>
              <w:fldChar w:fldCharType="separate"/>
            </w:r>
          </w:del>
          <w:ins w:id="445" w:author="Dr Mamadou SANOGO" w:date="2023-10-27T13:55:00Z">
            <w:del w:id="446" w:author="Cauris Cosmetics" w:date="2023-10-27T22:58:00Z">
              <w:r w:rsidRPr="006778CD" w:rsidDel="00CA1AA8">
                <w:rPr>
                  <w:b/>
                  <w:bCs/>
                  <w:noProof/>
                  <w:webHidden/>
                  <w:rPrChange w:id="447" w:author="Dr Mamadou SANOGO" w:date="2023-10-27T13:55:00Z">
                    <w:rPr>
                      <w:noProof/>
                      <w:webHidden/>
                    </w:rPr>
                  </w:rPrChange>
                </w:rPr>
                <w:delText>18</w:delText>
              </w:r>
              <w:r w:rsidRPr="006778CD" w:rsidDel="00CA1AA8">
                <w:rPr>
                  <w:b/>
                  <w:bCs/>
                  <w:noProof/>
                  <w:webHidden/>
                  <w:rPrChange w:id="448" w:author="Dr Mamadou SANOGO" w:date="2023-10-27T13:55:00Z">
                    <w:rPr>
                      <w:noProof/>
                      <w:webHidden/>
                    </w:rPr>
                  </w:rPrChange>
                </w:rPr>
                <w:fldChar w:fldCharType="end"/>
              </w:r>
              <w:r w:rsidRPr="006778CD" w:rsidDel="00CA1AA8">
                <w:rPr>
                  <w:rStyle w:val="Lienhypertexte"/>
                  <w:b/>
                  <w:bCs/>
                  <w:noProof/>
                  <w:rPrChange w:id="449" w:author="Dr Mamadou SANOGO" w:date="2023-10-27T13:55:00Z">
                    <w:rPr>
                      <w:rStyle w:val="Lienhypertexte"/>
                      <w:noProof/>
                    </w:rPr>
                  </w:rPrChange>
                </w:rPr>
                <w:fldChar w:fldCharType="end"/>
              </w:r>
            </w:del>
          </w:ins>
        </w:p>
        <w:p w14:paraId="642FB492" w14:textId="0BEA4598" w:rsidR="004B392C" w:rsidRPr="006778CD" w:rsidDel="00CA1AA8" w:rsidRDefault="004B392C">
          <w:pPr>
            <w:spacing w:line="276" w:lineRule="auto"/>
            <w:jc w:val="center"/>
            <w:rPr>
              <w:del w:id="450" w:author="Cauris Cosmetics" w:date="2023-10-27T22:58:00Z"/>
              <w:rFonts w:asciiTheme="minorHAnsi" w:eastAsiaTheme="minorEastAsia" w:hAnsiTheme="minorHAnsi" w:cstheme="minorBidi"/>
              <w:b/>
              <w:bCs/>
              <w:noProof/>
              <w:color w:val="000000" w:themeColor="text1"/>
              <w:kern w:val="2"/>
              <w14:ligatures w14:val="standardContextual"/>
              <w:rPrChange w:id="451" w:author="Dr Mamadou SANOGO" w:date="2023-10-27T13:55:00Z">
                <w:rPr>
                  <w:del w:id="452" w:author="Cauris Cosmetics" w:date="2023-10-27T22:58:00Z"/>
                  <w:rFonts w:asciiTheme="minorHAnsi" w:eastAsiaTheme="minorEastAsia" w:hAnsiTheme="minorHAnsi" w:cstheme="minorBidi"/>
                  <w:noProof/>
                  <w:kern w:val="2"/>
                  <w14:ligatures w14:val="standardContextual"/>
                </w:rPr>
              </w:rPrChange>
            </w:rPr>
            <w:pPrChange w:id="453" w:author="Cauris Cosmetics" w:date="2023-10-27T22:58:00Z">
              <w:pPr>
                <w:pStyle w:val="TM1"/>
              </w:pPr>
            </w:pPrChange>
          </w:pPr>
          <w:del w:id="454" w:author="Cauris Cosmetics" w:date="2023-10-27T22:58:00Z">
            <w:r w:rsidRPr="006778CD" w:rsidDel="00CA1AA8">
              <w:rPr>
                <w:rFonts w:ascii="Calibri" w:hAnsi="Calibri"/>
                <w:bCs/>
                <w:color w:val="000000" w:themeColor="text1"/>
                <w:rPrChange w:id="455" w:author="Dr Mamadou SANOGO" w:date="2023-10-27T13:55:00Z">
                  <w:rPr>
                    <w:rStyle w:val="Lienhypertexte"/>
                    <w:b/>
                    <w:noProof/>
                  </w:rPr>
                </w:rPrChange>
              </w:rPr>
              <w:delText>Liste des acronymes, sigles et abréviations</w:delText>
            </w:r>
            <w:r w:rsidRPr="006778CD" w:rsidDel="00CA1AA8">
              <w:rPr>
                <w:b/>
                <w:bCs/>
                <w:noProof/>
                <w:webHidden/>
                <w:color w:val="000000" w:themeColor="text1"/>
                <w:rPrChange w:id="456" w:author="Dr Mamadou SANOGO" w:date="2023-10-27T13:55:00Z">
                  <w:rPr>
                    <w:noProof/>
                    <w:webHidden/>
                  </w:rPr>
                </w:rPrChange>
              </w:rPr>
              <w:tab/>
              <w:delText>3</w:delText>
            </w:r>
          </w:del>
        </w:p>
        <w:p w14:paraId="152F3669" w14:textId="129F909D" w:rsidR="004B392C" w:rsidRPr="006778CD" w:rsidDel="00CA1AA8" w:rsidRDefault="004B392C">
          <w:pPr>
            <w:spacing w:line="276" w:lineRule="auto"/>
            <w:jc w:val="center"/>
            <w:rPr>
              <w:del w:id="457" w:author="Cauris Cosmetics" w:date="2023-10-27T22:58:00Z"/>
              <w:rFonts w:asciiTheme="minorHAnsi" w:eastAsiaTheme="minorEastAsia" w:hAnsiTheme="minorHAnsi" w:cstheme="minorBidi"/>
              <w:b/>
              <w:bCs/>
              <w:noProof/>
              <w:color w:val="000000" w:themeColor="text1"/>
              <w:kern w:val="2"/>
              <w14:ligatures w14:val="standardContextual"/>
              <w:rPrChange w:id="458" w:author="Dr Mamadou SANOGO" w:date="2023-10-27T13:55:00Z">
                <w:rPr>
                  <w:del w:id="459" w:author="Cauris Cosmetics" w:date="2023-10-27T22:58:00Z"/>
                  <w:rFonts w:asciiTheme="minorHAnsi" w:eastAsiaTheme="minorEastAsia" w:hAnsiTheme="minorHAnsi" w:cstheme="minorBidi"/>
                  <w:noProof/>
                  <w:kern w:val="2"/>
                  <w14:ligatures w14:val="standardContextual"/>
                </w:rPr>
              </w:rPrChange>
            </w:rPr>
            <w:pPrChange w:id="460" w:author="Cauris Cosmetics" w:date="2023-10-27T22:58:00Z">
              <w:pPr>
                <w:pStyle w:val="TM1"/>
              </w:pPr>
            </w:pPrChange>
          </w:pPr>
          <w:del w:id="461" w:author="Cauris Cosmetics" w:date="2023-10-27T22:58:00Z">
            <w:r w:rsidRPr="006778CD" w:rsidDel="00CA1AA8">
              <w:rPr>
                <w:rFonts w:ascii="Calibri" w:hAnsi="Calibri"/>
                <w:bCs/>
                <w:color w:val="000000" w:themeColor="text1"/>
                <w:rPrChange w:id="462" w:author="Dr Mamadou SANOGO" w:date="2023-10-27T13:55:00Z">
                  <w:rPr>
                    <w:rStyle w:val="Lienhypertexte"/>
                    <w:b/>
                    <w:noProof/>
                  </w:rPr>
                </w:rPrChange>
              </w:rPr>
              <w:delText>INTRODUCTION</w:delText>
            </w:r>
            <w:r w:rsidRPr="006778CD" w:rsidDel="00CA1AA8">
              <w:rPr>
                <w:b/>
                <w:bCs/>
                <w:noProof/>
                <w:webHidden/>
                <w:color w:val="000000" w:themeColor="text1"/>
                <w:rPrChange w:id="463" w:author="Dr Mamadou SANOGO" w:date="2023-10-27T13:55:00Z">
                  <w:rPr>
                    <w:noProof/>
                    <w:webHidden/>
                  </w:rPr>
                </w:rPrChange>
              </w:rPr>
              <w:tab/>
              <w:delText>4</w:delText>
            </w:r>
          </w:del>
        </w:p>
        <w:p w14:paraId="4F4706CD" w14:textId="65DEEE89" w:rsidR="004B392C" w:rsidRPr="006778CD" w:rsidDel="00CA1AA8" w:rsidRDefault="004B392C">
          <w:pPr>
            <w:spacing w:line="276" w:lineRule="auto"/>
            <w:jc w:val="center"/>
            <w:rPr>
              <w:del w:id="464" w:author="Cauris Cosmetics" w:date="2023-10-27T22:58:00Z"/>
              <w:rFonts w:asciiTheme="minorHAnsi" w:eastAsiaTheme="minorEastAsia" w:hAnsiTheme="minorHAnsi" w:cstheme="minorBidi"/>
              <w:b/>
              <w:bCs/>
              <w:noProof/>
              <w:color w:val="000000" w:themeColor="text1"/>
              <w:kern w:val="2"/>
              <w14:ligatures w14:val="standardContextual"/>
              <w:rPrChange w:id="465" w:author="Dr Mamadou SANOGO" w:date="2023-10-27T13:55:00Z">
                <w:rPr>
                  <w:del w:id="466" w:author="Cauris Cosmetics" w:date="2023-10-27T22:58:00Z"/>
                  <w:rFonts w:asciiTheme="minorHAnsi" w:eastAsiaTheme="minorEastAsia" w:hAnsiTheme="minorHAnsi" w:cstheme="minorBidi"/>
                  <w:noProof/>
                  <w:kern w:val="2"/>
                  <w14:ligatures w14:val="standardContextual"/>
                </w:rPr>
              </w:rPrChange>
            </w:rPr>
            <w:pPrChange w:id="467" w:author="Cauris Cosmetics" w:date="2023-10-27T22:58:00Z">
              <w:pPr>
                <w:pStyle w:val="TM1"/>
              </w:pPr>
            </w:pPrChange>
          </w:pPr>
          <w:del w:id="468" w:author="Cauris Cosmetics" w:date="2023-10-27T22:58:00Z">
            <w:r w:rsidRPr="006778CD" w:rsidDel="00CA1AA8">
              <w:rPr>
                <w:rFonts w:ascii="Calibri" w:hAnsi="Calibri"/>
                <w:bCs/>
                <w:color w:val="000000" w:themeColor="text1"/>
                <w:rPrChange w:id="469" w:author="Dr Mamadou SANOGO" w:date="2023-10-27T13:55:00Z">
                  <w:rPr>
                    <w:rStyle w:val="Lienhypertexte"/>
                    <w:b/>
                    <w:noProof/>
                  </w:rPr>
                </w:rPrChange>
              </w:rPr>
              <w:delText>Annexes</w:delText>
            </w:r>
            <w:r w:rsidRPr="006778CD" w:rsidDel="00CA1AA8">
              <w:rPr>
                <w:b/>
                <w:bCs/>
                <w:noProof/>
                <w:webHidden/>
                <w:color w:val="000000" w:themeColor="text1"/>
                <w:rPrChange w:id="470" w:author="Dr Mamadou SANOGO" w:date="2023-10-27T13:55:00Z">
                  <w:rPr>
                    <w:noProof/>
                    <w:webHidden/>
                  </w:rPr>
                </w:rPrChange>
              </w:rPr>
              <w:tab/>
              <w:delText>25</w:delText>
            </w:r>
          </w:del>
        </w:p>
        <w:p w14:paraId="72DCCA33" w14:textId="03B5E651" w:rsidR="004B392C" w:rsidRPr="006778CD" w:rsidDel="00CA1AA8" w:rsidRDefault="004B392C">
          <w:pPr>
            <w:spacing w:line="276" w:lineRule="auto"/>
            <w:jc w:val="center"/>
            <w:rPr>
              <w:del w:id="471" w:author="Cauris Cosmetics" w:date="2023-10-27T22:58:00Z"/>
              <w:rFonts w:asciiTheme="minorHAnsi" w:eastAsiaTheme="minorEastAsia" w:hAnsiTheme="minorHAnsi" w:cstheme="minorBidi"/>
              <w:b/>
              <w:bCs/>
              <w:noProof/>
              <w:color w:val="000000" w:themeColor="text1"/>
              <w:kern w:val="2"/>
              <w14:ligatures w14:val="standardContextual"/>
              <w:rPrChange w:id="472" w:author="Dr Mamadou SANOGO" w:date="2023-10-27T13:55:00Z">
                <w:rPr>
                  <w:del w:id="473" w:author="Cauris Cosmetics" w:date="2023-10-27T22:58:00Z"/>
                  <w:rFonts w:asciiTheme="minorHAnsi" w:eastAsiaTheme="minorEastAsia" w:hAnsiTheme="minorHAnsi" w:cstheme="minorBidi"/>
                  <w:noProof/>
                  <w:kern w:val="2"/>
                  <w14:ligatures w14:val="standardContextual"/>
                </w:rPr>
              </w:rPrChange>
            </w:rPr>
            <w:pPrChange w:id="474" w:author="Cauris Cosmetics" w:date="2023-10-27T22:58:00Z">
              <w:pPr>
                <w:pStyle w:val="TM1"/>
              </w:pPr>
            </w:pPrChange>
          </w:pPr>
          <w:del w:id="475" w:author="Cauris Cosmetics" w:date="2023-10-27T22:58:00Z">
            <w:r w:rsidRPr="006778CD" w:rsidDel="00CA1AA8">
              <w:rPr>
                <w:rFonts w:ascii="Calibri" w:eastAsiaTheme="minorHAnsi" w:hAnsi="Calibri"/>
                <w:bCs/>
                <w:color w:val="000000" w:themeColor="text1"/>
                <w:rPrChange w:id="476" w:author="Dr Mamadou SANOGO" w:date="2023-10-27T13:55:00Z">
                  <w:rPr>
                    <w:rStyle w:val="Lienhypertexte"/>
                    <w:rFonts w:eastAsiaTheme="minorHAnsi"/>
                    <w:b/>
                    <w:noProof/>
                    <w:lang w:eastAsia="en-US"/>
                  </w:rPr>
                </w:rPrChange>
              </w:rPr>
              <w:delText>Annexe 1 : Fiche de caractérisation du programme</w:delText>
            </w:r>
            <w:r w:rsidRPr="006778CD" w:rsidDel="00CA1AA8">
              <w:rPr>
                <w:b/>
                <w:bCs/>
                <w:noProof/>
                <w:webHidden/>
                <w:color w:val="000000" w:themeColor="text1"/>
                <w:rPrChange w:id="477" w:author="Dr Mamadou SANOGO" w:date="2023-10-27T13:55:00Z">
                  <w:rPr>
                    <w:noProof/>
                    <w:webHidden/>
                  </w:rPr>
                </w:rPrChange>
              </w:rPr>
              <w:tab/>
              <w:delText>26</w:delText>
            </w:r>
          </w:del>
        </w:p>
        <w:p w14:paraId="1B45FDAA" w14:textId="4B4387F8" w:rsidR="004B392C" w:rsidRPr="006778CD" w:rsidDel="00CA1AA8" w:rsidRDefault="004B392C">
          <w:pPr>
            <w:spacing w:line="276" w:lineRule="auto"/>
            <w:jc w:val="center"/>
            <w:rPr>
              <w:del w:id="478" w:author="Cauris Cosmetics" w:date="2023-10-27T22:58:00Z"/>
              <w:rFonts w:asciiTheme="minorHAnsi" w:eastAsiaTheme="minorEastAsia" w:hAnsiTheme="minorHAnsi" w:cstheme="minorBidi"/>
              <w:b/>
              <w:bCs/>
              <w:noProof/>
              <w:color w:val="000000" w:themeColor="text1"/>
              <w:kern w:val="2"/>
              <w14:ligatures w14:val="standardContextual"/>
              <w:rPrChange w:id="479" w:author="Dr Mamadou SANOGO" w:date="2023-10-27T13:55:00Z">
                <w:rPr>
                  <w:del w:id="480" w:author="Cauris Cosmetics" w:date="2023-10-27T22:58:00Z"/>
                  <w:rFonts w:asciiTheme="minorHAnsi" w:eastAsiaTheme="minorEastAsia" w:hAnsiTheme="minorHAnsi" w:cstheme="minorBidi"/>
                  <w:noProof/>
                  <w:kern w:val="2"/>
                  <w14:ligatures w14:val="standardContextual"/>
                </w:rPr>
              </w:rPrChange>
            </w:rPr>
            <w:pPrChange w:id="481" w:author="Cauris Cosmetics" w:date="2023-10-27T22:58:00Z">
              <w:pPr>
                <w:pStyle w:val="TM1"/>
              </w:pPr>
            </w:pPrChange>
          </w:pPr>
          <w:del w:id="482" w:author="Cauris Cosmetics" w:date="2023-10-27T22:58:00Z">
            <w:r w:rsidRPr="006778CD" w:rsidDel="00CA1AA8">
              <w:rPr>
                <w:rFonts w:ascii="Calibri" w:eastAsiaTheme="minorHAnsi" w:hAnsi="Calibri"/>
                <w:bCs/>
                <w:color w:val="000000" w:themeColor="text1"/>
                <w:rPrChange w:id="483" w:author="Dr Mamadou SANOGO" w:date="2023-10-27T13:55:00Z">
                  <w:rPr>
                    <w:rStyle w:val="Lienhypertexte"/>
                    <w:rFonts w:eastAsiaTheme="minorHAnsi"/>
                    <w:b/>
                    <w:noProof/>
                    <w:lang w:eastAsia="en-US"/>
                  </w:rPr>
                </w:rPrChange>
              </w:rPr>
              <w:delText>Annexe 2: Comité ad hoc de l’École Privée de Santé Félix Houphouët Boigny (EPSFé)</w:delText>
            </w:r>
            <w:r w:rsidRPr="006778CD" w:rsidDel="00CA1AA8">
              <w:rPr>
                <w:b/>
                <w:bCs/>
                <w:noProof/>
                <w:webHidden/>
                <w:color w:val="000000" w:themeColor="text1"/>
                <w:rPrChange w:id="484" w:author="Dr Mamadou SANOGO" w:date="2023-10-27T13:55:00Z">
                  <w:rPr>
                    <w:noProof/>
                    <w:webHidden/>
                  </w:rPr>
                </w:rPrChange>
              </w:rPr>
              <w:tab/>
              <w:delText>30</w:delText>
            </w:r>
          </w:del>
        </w:p>
        <w:p w14:paraId="67213567" w14:textId="0F18FF8C" w:rsidR="004B392C" w:rsidRPr="006778CD" w:rsidDel="00CA1AA8" w:rsidRDefault="004B392C">
          <w:pPr>
            <w:spacing w:line="276" w:lineRule="auto"/>
            <w:jc w:val="center"/>
            <w:rPr>
              <w:del w:id="485" w:author="Cauris Cosmetics" w:date="2023-10-27T22:58:00Z"/>
              <w:rFonts w:asciiTheme="minorHAnsi" w:eastAsiaTheme="minorEastAsia" w:hAnsiTheme="minorHAnsi" w:cstheme="minorBidi"/>
              <w:b/>
              <w:bCs/>
              <w:noProof/>
              <w:color w:val="000000" w:themeColor="text1"/>
              <w:kern w:val="2"/>
              <w14:ligatures w14:val="standardContextual"/>
              <w:rPrChange w:id="486" w:author="Dr Mamadou SANOGO" w:date="2023-10-27T13:55:00Z">
                <w:rPr>
                  <w:del w:id="487" w:author="Cauris Cosmetics" w:date="2023-10-27T22:58:00Z"/>
                  <w:rFonts w:asciiTheme="minorHAnsi" w:eastAsiaTheme="minorEastAsia" w:hAnsiTheme="minorHAnsi" w:cstheme="minorBidi"/>
                  <w:noProof/>
                  <w:kern w:val="2"/>
                  <w14:ligatures w14:val="standardContextual"/>
                </w:rPr>
              </w:rPrChange>
            </w:rPr>
            <w:pPrChange w:id="488" w:author="Cauris Cosmetics" w:date="2023-10-27T22:58:00Z">
              <w:pPr>
                <w:pStyle w:val="TM1"/>
              </w:pPr>
            </w:pPrChange>
          </w:pPr>
          <w:del w:id="489" w:author="Cauris Cosmetics" w:date="2023-10-27T22:58:00Z">
            <w:r w:rsidRPr="006778CD" w:rsidDel="00CA1AA8">
              <w:rPr>
                <w:rFonts w:ascii="Calibri" w:eastAsiaTheme="minorHAnsi" w:hAnsi="Calibri"/>
                <w:bCs/>
                <w:color w:val="000000" w:themeColor="text1"/>
                <w:rPrChange w:id="490" w:author="Dr Mamadou SANOGO" w:date="2023-10-27T13:55:00Z">
                  <w:rPr>
                    <w:rStyle w:val="Lienhypertexte"/>
                    <w:rFonts w:eastAsiaTheme="minorHAnsi"/>
                    <w:b/>
                    <w:noProof/>
                    <w:lang w:eastAsia="en-US"/>
                  </w:rPr>
                </w:rPrChange>
              </w:rPr>
              <w:delText>Annexe 3 : Procès-verbal de la réunion</w:delText>
            </w:r>
            <w:r w:rsidRPr="006778CD" w:rsidDel="00CA1AA8">
              <w:rPr>
                <w:b/>
                <w:bCs/>
                <w:noProof/>
                <w:webHidden/>
                <w:color w:val="000000" w:themeColor="text1"/>
                <w:rPrChange w:id="491" w:author="Dr Mamadou SANOGO" w:date="2023-10-27T13:55:00Z">
                  <w:rPr>
                    <w:noProof/>
                    <w:webHidden/>
                  </w:rPr>
                </w:rPrChange>
              </w:rPr>
              <w:tab/>
              <w:delText>31</w:delText>
            </w:r>
          </w:del>
        </w:p>
        <w:p w14:paraId="000A97AC" w14:textId="71FBA762" w:rsidR="004B392C" w:rsidRPr="006778CD" w:rsidDel="00CA1AA8" w:rsidRDefault="004B392C">
          <w:pPr>
            <w:spacing w:line="276" w:lineRule="auto"/>
            <w:jc w:val="center"/>
            <w:rPr>
              <w:del w:id="492" w:author="Cauris Cosmetics" w:date="2023-10-27T22:58:00Z"/>
              <w:rFonts w:asciiTheme="minorHAnsi" w:eastAsiaTheme="minorEastAsia" w:hAnsiTheme="minorHAnsi" w:cstheme="minorBidi"/>
              <w:b/>
              <w:bCs/>
              <w:noProof/>
              <w:color w:val="000000" w:themeColor="text1"/>
              <w:kern w:val="2"/>
              <w14:ligatures w14:val="standardContextual"/>
              <w:rPrChange w:id="493" w:author="Dr Mamadou SANOGO" w:date="2023-10-27T13:55:00Z">
                <w:rPr>
                  <w:del w:id="494" w:author="Cauris Cosmetics" w:date="2023-10-27T22:58:00Z"/>
                  <w:rFonts w:asciiTheme="minorHAnsi" w:eastAsiaTheme="minorEastAsia" w:hAnsiTheme="minorHAnsi" w:cstheme="minorBidi"/>
                  <w:noProof/>
                  <w:kern w:val="2"/>
                  <w14:ligatures w14:val="standardContextual"/>
                </w:rPr>
              </w:rPrChange>
            </w:rPr>
            <w:pPrChange w:id="495" w:author="Cauris Cosmetics" w:date="2023-10-27T22:58:00Z">
              <w:pPr>
                <w:pStyle w:val="TM1"/>
              </w:pPr>
            </w:pPrChange>
          </w:pPr>
          <w:del w:id="496" w:author="Cauris Cosmetics" w:date="2023-10-27T22:58:00Z">
            <w:r w:rsidRPr="006778CD" w:rsidDel="00CA1AA8">
              <w:rPr>
                <w:rFonts w:ascii="Calibri" w:eastAsiaTheme="minorHAnsi" w:hAnsi="Calibri"/>
                <w:bCs/>
                <w:color w:val="000000" w:themeColor="text1"/>
                <w:rPrChange w:id="497" w:author="Dr Mamadou SANOGO" w:date="2023-10-27T13:55:00Z">
                  <w:rPr>
                    <w:rStyle w:val="Lienhypertexte"/>
                    <w:rFonts w:eastAsiaTheme="minorHAnsi"/>
                    <w:b/>
                    <w:noProof/>
                    <w:lang w:eastAsia="en-US"/>
                  </w:rPr>
                </w:rPrChange>
              </w:rPr>
              <w:delText>Annexe 5 : Maquette pédagogique</w:delText>
            </w:r>
            <w:r w:rsidRPr="006778CD" w:rsidDel="00CA1AA8">
              <w:rPr>
                <w:b/>
                <w:bCs/>
                <w:noProof/>
                <w:webHidden/>
                <w:color w:val="000000" w:themeColor="text1"/>
                <w:rPrChange w:id="498" w:author="Dr Mamadou SANOGO" w:date="2023-10-27T13:55:00Z">
                  <w:rPr>
                    <w:noProof/>
                    <w:webHidden/>
                  </w:rPr>
                </w:rPrChange>
              </w:rPr>
              <w:tab/>
              <w:delText>33</w:delText>
            </w:r>
          </w:del>
        </w:p>
        <w:p w14:paraId="31696080" w14:textId="5DA1A958" w:rsidR="004B392C" w:rsidRPr="006778CD" w:rsidDel="00CA1AA8" w:rsidRDefault="004B392C">
          <w:pPr>
            <w:spacing w:line="276" w:lineRule="auto"/>
            <w:jc w:val="center"/>
            <w:rPr>
              <w:del w:id="499" w:author="Cauris Cosmetics" w:date="2023-10-27T22:58:00Z"/>
              <w:rFonts w:asciiTheme="minorHAnsi" w:eastAsiaTheme="minorEastAsia" w:hAnsiTheme="minorHAnsi" w:cstheme="minorBidi"/>
              <w:b/>
              <w:bCs/>
              <w:noProof/>
              <w:color w:val="000000" w:themeColor="text1"/>
              <w:kern w:val="2"/>
              <w14:ligatures w14:val="standardContextual"/>
              <w:rPrChange w:id="500" w:author="Dr Mamadou SANOGO" w:date="2023-10-27T13:55:00Z">
                <w:rPr>
                  <w:del w:id="501" w:author="Cauris Cosmetics" w:date="2023-10-27T22:58:00Z"/>
                  <w:rFonts w:asciiTheme="minorHAnsi" w:eastAsiaTheme="minorEastAsia" w:hAnsiTheme="minorHAnsi" w:cstheme="minorBidi"/>
                  <w:noProof/>
                  <w:kern w:val="2"/>
                  <w14:ligatures w14:val="standardContextual"/>
                </w:rPr>
              </w:rPrChange>
            </w:rPr>
            <w:pPrChange w:id="502" w:author="Cauris Cosmetics" w:date="2023-10-27T22:58:00Z">
              <w:pPr>
                <w:pStyle w:val="TM1"/>
              </w:pPr>
            </w:pPrChange>
          </w:pPr>
          <w:del w:id="503" w:author="Cauris Cosmetics" w:date="2023-10-27T22:58:00Z">
            <w:r w:rsidRPr="006778CD" w:rsidDel="00CA1AA8">
              <w:rPr>
                <w:rFonts w:ascii="Calibri" w:eastAsiaTheme="minorHAnsi" w:hAnsi="Calibri"/>
                <w:bCs/>
                <w:color w:val="000000" w:themeColor="text1"/>
                <w:rPrChange w:id="504" w:author="Dr Mamadou SANOGO" w:date="2023-10-27T13:55:00Z">
                  <w:rPr>
                    <w:rStyle w:val="Lienhypertexte"/>
                    <w:rFonts w:eastAsiaTheme="minorHAnsi"/>
                    <w:b/>
                    <w:noProof/>
                    <w:lang w:eastAsia="en-US"/>
                  </w:rPr>
                </w:rPrChange>
              </w:rPr>
              <w:delText>Annexe 6 : Arrêté d’ouverture</w:delText>
            </w:r>
            <w:r w:rsidRPr="006778CD" w:rsidDel="00CA1AA8">
              <w:rPr>
                <w:b/>
                <w:bCs/>
                <w:noProof/>
                <w:webHidden/>
                <w:color w:val="000000" w:themeColor="text1"/>
                <w:rPrChange w:id="505" w:author="Dr Mamadou SANOGO" w:date="2023-10-27T13:55:00Z">
                  <w:rPr>
                    <w:noProof/>
                    <w:webHidden/>
                  </w:rPr>
                </w:rPrChange>
              </w:rPr>
              <w:tab/>
              <w:delText>43</w:delText>
            </w:r>
          </w:del>
        </w:p>
        <w:p w14:paraId="32A7DF20" w14:textId="79F7858A" w:rsidR="004B392C" w:rsidRPr="006778CD" w:rsidDel="00CA1AA8" w:rsidRDefault="004B392C">
          <w:pPr>
            <w:spacing w:line="276" w:lineRule="auto"/>
            <w:jc w:val="center"/>
            <w:rPr>
              <w:del w:id="506" w:author="Cauris Cosmetics" w:date="2023-10-27T22:58:00Z"/>
              <w:rFonts w:asciiTheme="minorHAnsi" w:eastAsiaTheme="minorEastAsia" w:hAnsiTheme="minorHAnsi" w:cstheme="minorBidi"/>
              <w:b/>
              <w:bCs/>
              <w:noProof/>
              <w:color w:val="000000" w:themeColor="text1"/>
              <w:kern w:val="2"/>
              <w14:ligatures w14:val="standardContextual"/>
              <w:rPrChange w:id="507" w:author="Dr Mamadou SANOGO" w:date="2023-10-27T13:55:00Z">
                <w:rPr>
                  <w:del w:id="508" w:author="Cauris Cosmetics" w:date="2023-10-27T22:58:00Z"/>
                  <w:rFonts w:asciiTheme="minorHAnsi" w:eastAsiaTheme="minorEastAsia" w:hAnsiTheme="minorHAnsi" w:cstheme="minorBidi"/>
                  <w:noProof/>
                  <w:kern w:val="2"/>
                  <w14:ligatures w14:val="standardContextual"/>
                </w:rPr>
              </w:rPrChange>
            </w:rPr>
            <w:pPrChange w:id="509" w:author="Cauris Cosmetics" w:date="2023-10-27T22:58:00Z">
              <w:pPr>
                <w:pStyle w:val="TM1"/>
              </w:pPr>
            </w:pPrChange>
          </w:pPr>
          <w:del w:id="510" w:author="Cauris Cosmetics" w:date="2023-10-27T22:58:00Z">
            <w:r w:rsidRPr="006778CD" w:rsidDel="00CA1AA8">
              <w:rPr>
                <w:rFonts w:ascii="Calibri" w:eastAsiaTheme="minorHAnsi" w:hAnsi="Calibri"/>
                <w:bCs/>
                <w:color w:val="000000" w:themeColor="text1"/>
                <w:rPrChange w:id="511" w:author="Dr Mamadou SANOGO" w:date="2023-10-27T13:55:00Z">
                  <w:rPr>
                    <w:rStyle w:val="Lienhypertexte"/>
                    <w:rFonts w:eastAsiaTheme="minorHAnsi"/>
                    <w:b/>
                    <w:noProof/>
                    <w:lang w:eastAsia="en-US"/>
                  </w:rPr>
                </w:rPrChange>
              </w:rPr>
              <w:delText>Annexe 8 : Maquettes pédagogiques</w:delText>
            </w:r>
            <w:r w:rsidRPr="006778CD" w:rsidDel="00CA1AA8">
              <w:rPr>
                <w:b/>
                <w:bCs/>
                <w:noProof/>
                <w:webHidden/>
                <w:color w:val="000000" w:themeColor="text1"/>
                <w:rPrChange w:id="512" w:author="Dr Mamadou SANOGO" w:date="2023-10-27T13:55:00Z">
                  <w:rPr>
                    <w:noProof/>
                    <w:webHidden/>
                  </w:rPr>
                </w:rPrChange>
              </w:rPr>
              <w:tab/>
              <w:delText>44</w:delText>
            </w:r>
          </w:del>
        </w:p>
        <w:p w14:paraId="6D27A0D2" w14:textId="750D01F7" w:rsidR="004B392C" w:rsidRPr="006778CD" w:rsidDel="00CA1AA8" w:rsidRDefault="004B392C">
          <w:pPr>
            <w:spacing w:line="276" w:lineRule="auto"/>
            <w:jc w:val="center"/>
            <w:rPr>
              <w:del w:id="513" w:author="Cauris Cosmetics" w:date="2023-10-27T22:58:00Z"/>
              <w:rFonts w:asciiTheme="minorHAnsi" w:eastAsiaTheme="minorEastAsia" w:hAnsiTheme="minorHAnsi" w:cstheme="minorBidi"/>
              <w:b/>
              <w:bCs/>
              <w:noProof/>
              <w:color w:val="000000" w:themeColor="text1"/>
              <w:kern w:val="2"/>
              <w14:ligatures w14:val="standardContextual"/>
              <w:rPrChange w:id="514" w:author="Dr Mamadou SANOGO" w:date="2023-10-27T13:55:00Z">
                <w:rPr>
                  <w:del w:id="515" w:author="Cauris Cosmetics" w:date="2023-10-27T22:58:00Z"/>
                  <w:rFonts w:asciiTheme="minorHAnsi" w:eastAsiaTheme="minorEastAsia" w:hAnsiTheme="minorHAnsi" w:cstheme="minorBidi"/>
                  <w:noProof/>
                  <w:kern w:val="2"/>
                  <w14:ligatures w14:val="standardContextual"/>
                </w:rPr>
              </w:rPrChange>
            </w:rPr>
            <w:pPrChange w:id="516" w:author="Cauris Cosmetics" w:date="2023-10-27T22:58:00Z">
              <w:pPr>
                <w:pStyle w:val="TM1"/>
              </w:pPr>
            </w:pPrChange>
          </w:pPr>
          <w:del w:id="517" w:author="Cauris Cosmetics" w:date="2023-10-27T22:58:00Z">
            <w:r w:rsidRPr="006778CD" w:rsidDel="00CA1AA8">
              <w:rPr>
                <w:rFonts w:ascii="Calibri" w:eastAsiaTheme="minorHAnsi" w:hAnsi="Calibri"/>
                <w:bCs/>
                <w:color w:val="000000" w:themeColor="text1"/>
                <w:rPrChange w:id="518" w:author="Dr Mamadou SANOGO" w:date="2023-10-27T13:55:00Z">
                  <w:rPr>
                    <w:rStyle w:val="Lienhypertexte"/>
                    <w:rFonts w:eastAsiaTheme="minorHAnsi"/>
                    <w:b/>
                    <w:noProof/>
                    <w:lang w:eastAsia="en-US"/>
                  </w:rPr>
                </w:rPrChange>
              </w:rPr>
              <w:delText>Annexe 9 : Plan de développement et l’amélioration du programme</w:delText>
            </w:r>
            <w:r w:rsidRPr="006778CD" w:rsidDel="00CA1AA8">
              <w:rPr>
                <w:b/>
                <w:bCs/>
                <w:noProof/>
                <w:webHidden/>
                <w:color w:val="000000" w:themeColor="text1"/>
                <w:rPrChange w:id="519" w:author="Dr Mamadou SANOGO" w:date="2023-10-27T13:55:00Z">
                  <w:rPr>
                    <w:noProof/>
                    <w:webHidden/>
                  </w:rPr>
                </w:rPrChange>
              </w:rPr>
              <w:tab/>
              <w:delText>45</w:delText>
            </w:r>
          </w:del>
        </w:p>
        <w:p w14:paraId="24517C18" w14:textId="475DDC00" w:rsidR="004B392C" w:rsidRPr="006778CD" w:rsidDel="00CA1AA8" w:rsidRDefault="004B392C">
          <w:pPr>
            <w:spacing w:line="276" w:lineRule="auto"/>
            <w:jc w:val="center"/>
            <w:rPr>
              <w:del w:id="520" w:author="Cauris Cosmetics" w:date="2023-10-27T22:58:00Z"/>
              <w:rFonts w:asciiTheme="minorHAnsi" w:eastAsiaTheme="minorEastAsia" w:hAnsiTheme="minorHAnsi" w:cstheme="minorBidi"/>
              <w:b/>
              <w:bCs/>
              <w:noProof/>
              <w:color w:val="000000" w:themeColor="text1"/>
              <w:kern w:val="2"/>
              <w14:ligatures w14:val="standardContextual"/>
              <w:rPrChange w:id="521" w:author="Dr Mamadou SANOGO" w:date="2023-10-27T13:55:00Z">
                <w:rPr>
                  <w:del w:id="522" w:author="Cauris Cosmetics" w:date="2023-10-27T22:58:00Z"/>
                  <w:rFonts w:asciiTheme="minorHAnsi" w:eastAsiaTheme="minorEastAsia" w:hAnsiTheme="minorHAnsi" w:cstheme="minorBidi"/>
                  <w:noProof/>
                  <w:kern w:val="2"/>
                  <w14:ligatures w14:val="standardContextual"/>
                </w:rPr>
              </w:rPrChange>
            </w:rPr>
            <w:pPrChange w:id="523" w:author="Cauris Cosmetics" w:date="2023-10-27T22:58:00Z">
              <w:pPr>
                <w:pStyle w:val="TM1"/>
              </w:pPr>
            </w:pPrChange>
          </w:pPr>
          <w:del w:id="524" w:author="Cauris Cosmetics" w:date="2023-10-27T22:58:00Z">
            <w:r w:rsidRPr="006778CD" w:rsidDel="00CA1AA8">
              <w:rPr>
                <w:rFonts w:ascii="Calibri" w:eastAsiaTheme="minorHAnsi" w:hAnsi="Calibri"/>
                <w:bCs/>
                <w:color w:val="000000" w:themeColor="text1"/>
                <w:rPrChange w:id="525" w:author="Dr Mamadou SANOGO" w:date="2023-10-27T13:55:00Z">
                  <w:rPr>
                    <w:rStyle w:val="Lienhypertexte"/>
                    <w:rFonts w:eastAsiaTheme="minorHAnsi"/>
                    <w:b/>
                    <w:noProof/>
                    <w:lang w:eastAsia="en-US"/>
                  </w:rPr>
                </w:rPrChange>
              </w:rPr>
              <w:delText>Annexe 10 : Fiche de description générale du projet</w:delText>
            </w:r>
            <w:r w:rsidRPr="006778CD" w:rsidDel="00CA1AA8">
              <w:rPr>
                <w:b/>
                <w:bCs/>
                <w:noProof/>
                <w:webHidden/>
                <w:color w:val="000000" w:themeColor="text1"/>
                <w:rPrChange w:id="526" w:author="Dr Mamadou SANOGO" w:date="2023-10-27T13:55:00Z">
                  <w:rPr>
                    <w:noProof/>
                    <w:webHidden/>
                  </w:rPr>
                </w:rPrChange>
              </w:rPr>
              <w:tab/>
              <w:delText>47</w:delText>
            </w:r>
          </w:del>
        </w:p>
        <w:p w14:paraId="65127C75" w14:textId="7013A716" w:rsidR="004B392C" w:rsidRPr="006778CD" w:rsidDel="00CA1AA8" w:rsidRDefault="004B392C">
          <w:pPr>
            <w:spacing w:line="276" w:lineRule="auto"/>
            <w:jc w:val="center"/>
            <w:rPr>
              <w:del w:id="527" w:author="Cauris Cosmetics" w:date="2023-10-27T22:58:00Z"/>
              <w:rFonts w:asciiTheme="minorHAnsi" w:eastAsiaTheme="minorEastAsia" w:hAnsiTheme="minorHAnsi" w:cstheme="minorBidi"/>
              <w:b/>
              <w:bCs/>
              <w:noProof/>
              <w:color w:val="000000" w:themeColor="text1"/>
              <w:kern w:val="2"/>
              <w14:ligatures w14:val="standardContextual"/>
              <w:rPrChange w:id="528" w:author="Dr Mamadou SANOGO" w:date="2023-10-27T13:55:00Z">
                <w:rPr>
                  <w:del w:id="529" w:author="Cauris Cosmetics" w:date="2023-10-27T22:58:00Z"/>
                  <w:rFonts w:asciiTheme="minorHAnsi" w:eastAsiaTheme="minorEastAsia" w:hAnsiTheme="minorHAnsi" w:cstheme="minorBidi"/>
                  <w:noProof/>
                  <w:kern w:val="2"/>
                  <w14:ligatures w14:val="standardContextual"/>
                </w:rPr>
              </w:rPrChange>
            </w:rPr>
            <w:pPrChange w:id="530" w:author="Cauris Cosmetics" w:date="2023-10-27T22:58:00Z">
              <w:pPr>
                <w:pStyle w:val="TM1"/>
              </w:pPr>
            </w:pPrChange>
          </w:pPr>
          <w:del w:id="531" w:author="Cauris Cosmetics" w:date="2023-10-27T22:58:00Z">
            <w:r w:rsidRPr="006778CD" w:rsidDel="00CA1AA8">
              <w:rPr>
                <w:rFonts w:ascii="Calibri" w:eastAsiaTheme="minorHAnsi" w:hAnsi="Calibri"/>
                <w:bCs/>
                <w:color w:val="000000" w:themeColor="text1"/>
                <w:rPrChange w:id="532" w:author="Dr Mamadou SANOGO" w:date="2023-10-27T13:55:00Z">
                  <w:rPr>
                    <w:rStyle w:val="Lienhypertexte"/>
                    <w:rFonts w:eastAsiaTheme="minorHAnsi"/>
                    <w:b/>
                    <w:noProof/>
                    <w:lang w:eastAsia="en-US"/>
                  </w:rPr>
                </w:rPrChange>
              </w:rPr>
              <w:delText>Annexe 11 : Liste des personnes qui ont répondu aux questionnaires</w:delText>
            </w:r>
            <w:r w:rsidRPr="006778CD" w:rsidDel="00CA1AA8">
              <w:rPr>
                <w:b/>
                <w:bCs/>
                <w:noProof/>
                <w:webHidden/>
                <w:color w:val="000000" w:themeColor="text1"/>
                <w:rPrChange w:id="533" w:author="Dr Mamadou SANOGO" w:date="2023-10-27T13:55:00Z">
                  <w:rPr>
                    <w:noProof/>
                    <w:webHidden/>
                  </w:rPr>
                </w:rPrChange>
              </w:rPr>
              <w:tab/>
              <w:delText>50</w:delText>
            </w:r>
          </w:del>
        </w:p>
        <w:p w14:paraId="113D893F" w14:textId="5FFCBDBC" w:rsidR="004B392C" w:rsidRPr="006778CD" w:rsidDel="00CA1AA8" w:rsidRDefault="004B392C">
          <w:pPr>
            <w:spacing w:line="276" w:lineRule="auto"/>
            <w:jc w:val="center"/>
            <w:rPr>
              <w:del w:id="534" w:author="Cauris Cosmetics" w:date="2023-10-27T22:58:00Z"/>
              <w:rFonts w:asciiTheme="minorHAnsi" w:eastAsiaTheme="minorEastAsia" w:hAnsiTheme="minorHAnsi" w:cstheme="minorBidi"/>
              <w:b/>
              <w:bCs/>
              <w:noProof/>
              <w:color w:val="000000" w:themeColor="text1"/>
              <w:kern w:val="2"/>
              <w14:ligatures w14:val="standardContextual"/>
              <w:rPrChange w:id="535" w:author="Dr Mamadou SANOGO" w:date="2023-10-27T13:55:00Z">
                <w:rPr>
                  <w:del w:id="536" w:author="Cauris Cosmetics" w:date="2023-10-27T22:58:00Z"/>
                  <w:rFonts w:asciiTheme="minorHAnsi" w:eastAsiaTheme="minorEastAsia" w:hAnsiTheme="minorHAnsi" w:cstheme="minorBidi"/>
                  <w:noProof/>
                  <w:kern w:val="2"/>
                  <w14:ligatures w14:val="standardContextual"/>
                </w:rPr>
              </w:rPrChange>
            </w:rPr>
            <w:pPrChange w:id="537" w:author="Cauris Cosmetics" w:date="2023-10-27T22:58:00Z">
              <w:pPr>
                <w:pStyle w:val="TM1"/>
              </w:pPr>
            </w:pPrChange>
          </w:pPr>
          <w:del w:id="538" w:author="Cauris Cosmetics" w:date="2023-10-27T22:58:00Z">
            <w:r w:rsidRPr="006778CD" w:rsidDel="00CA1AA8">
              <w:rPr>
                <w:rFonts w:ascii="Calibri" w:eastAsiaTheme="minorHAnsi" w:hAnsi="Calibri"/>
                <w:bCs/>
                <w:color w:val="000000" w:themeColor="text1"/>
                <w:rPrChange w:id="539" w:author="Dr Mamadou SANOGO" w:date="2023-10-27T13:55:00Z">
                  <w:rPr>
                    <w:rStyle w:val="Lienhypertexte"/>
                    <w:rFonts w:eastAsiaTheme="minorHAnsi"/>
                    <w:b/>
                    <w:noProof/>
                    <w:lang w:eastAsia="en-US"/>
                  </w:rPr>
                </w:rPrChange>
              </w:rPr>
              <w:delText>Annexe 12 : Modalité du stage</w:delText>
            </w:r>
            <w:r w:rsidRPr="006778CD" w:rsidDel="00CA1AA8">
              <w:rPr>
                <w:b/>
                <w:bCs/>
                <w:noProof/>
                <w:webHidden/>
                <w:color w:val="000000" w:themeColor="text1"/>
                <w:rPrChange w:id="540" w:author="Dr Mamadou SANOGO" w:date="2023-10-27T13:55:00Z">
                  <w:rPr>
                    <w:noProof/>
                    <w:webHidden/>
                  </w:rPr>
                </w:rPrChange>
              </w:rPr>
              <w:tab/>
              <w:delText>51</w:delText>
            </w:r>
          </w:del>
        </w:p>
        <w:p w14:paraId="00C6E937" w14:textId="40935191" w:rsidR="004B392C" w:rsidRPr="006778CD" w:rsidDel="00CA1AA8" w:rsidRDefault="004B392C">
          <w:pPr>
            <w:spacing w:line="276" w:lineRule="auto"/>
            <w:jc w:val="center"/>
            <w:rPr>
              <w:del w:id="541" w:author="Cauris Cosmetics" w:date="2023-10-27T22:58:00Z"/>
              <w:rFonts w:asciiTheme="minorHAnsi" w:eastAsiaTheme="minorEastAsia" w:hAnsiTheme="minorHAnsi" w:cstheme="minorBidi"/>
              <w:b/>
              <w:bCs/>
              <w:noProof/>
              <w:color w:val="000000" w:themeColor="text1"/>
              <w:kern w:val="2"/>
              <w14:ligatures w14:val="standardContextual"/>
              <w:rPrChange w:id="542" w:author="Dr Mamadou SANOGO" w:date="2023-10-27T13:55:00Z">
                <w:rPr>
                  <w:del w:id="543" w:author="Cauris Cosmetics" w:date="2023-10-27T22:58:00Z"/>
                  <w:rFonts w:asciiTheme="minorHAnsi" w:eastAsiaTheme="minorEastAsia" w:hAnsiTheme="minorHAnsi" w:cstheme="minorBidi"/>
                  <w:noProof/>
                  <w:kern w:val="2"/>
                  <w14:ligatures w14:val="standardContextual"/>
                </w:rPr>
              </w:rPrChange>
            </w:rPr>
            <w:pPrChange w:id="544" w:author="Cauris Cosmetics" w:date="2023-10-27T22:58:00Z">
              <w:pPr>
                <w:pStyle w:val="TM1"/>
              </w:pPr>
            </w:pPrChange>
          </w:pPr>
          <w:del w:id="545" w:author="Cauris Cosmetics" w:date="2023-10-27T22:58:00Z">
            <w:r w:rsidRPr="006778CD" w:rsidDel="00CA1AA8">
              <w:rPr>
                <w:rFonts w:ascii="Calibri" w:eastAsiaTheme="minorHAnsi" w:hAnsi="Calibri"/>
                <w:bCs/>
                <w:color w:val="000000" w:themeColor="text1"/>
                <w:rPrChange w:id="546" w:author="Dr Mamadou SANOGO" w:date="2023-10-27T13:55:00Z">
                  <w:rPr>
                    <w:rStyle w:val="Lienhypertexte"/>
                    <w:rFonts w:eastAsiaTheme="minorHAnsi"/>
                    <w:b/>
                    <w:noProof/>
                    <w:lang w:eastAsia="en-US"/>
                  </w:rPr>
                </w:rPrChange>
              </w:rPr>
              <w:delText>Annexe 13 : Enseignants de la formation</w:delText>
            </w:r>
            <w:r w:rsidRPr="006778CD" w:rsidDel="00CA1AA8">
              <w:rPr>
                <w:b/>
                <w:bCs/>
                <w:noProof/>
                <w:webHidden/>
                <w:color w:val="000000" w:themeColor="text1"/>
                <w:rPrChange w:id="547" w:author="Dr Mamadou SANOGO" w:date="2023-10-27T13:55:00Z">
                  <w:rPr>
                    <w:noProof/>
                    <w:webHidden/>
                  </w:rPr>
                </w:rPrChange>
              </w:rPr>
              <w:tab/>
              <w:delText>52</w:delText>
            </w:r>
          </w:del>
        </w:p>
        <w:p w14:paraId="69EDA6B7" w14:textId="374A1B82" w:rsidR="004B392C" w:rsidRPr="006778CD" w:rsidDel="00CA1AA8" w:rsidRDefault="004B392C">
          <w:pPr>
            <w:spacing w:line="276" w:lineRule="auto"/>
            <w:jc w:val="center"/>
            <w:rPr>
              <w:del w:id="548" w:author="Cauris Cosmetics" w:date="2023-10-27T22:58:00Z"/>
              <w:rFonts w:asciiTheme="minorHAnsi" w:eastAsiaTheme="minorEastAsia" w:hAnsiTheme="minorHAnsi" w:cstheme="minorBidi"/>
              <w:b/>
              <w:bCs/>
              <w:noProof/>
              <w:color w:val="000000" w:themeColor="text1"/>
              <w:kern w:val="2"/>
              <w14:ligatures w14:val="standardContextual"/>
              <w:rPrChange w:id="549" w:author="Dr Mamadou SANOGO" w:date="2023-10-27T13:55:00Z">
                <w:rPr>
                  <w:del w:id="550" w:author="Cauris Cosmetics" w:date="2023-10-27T22:58:00Z"/>
                  <w:rFonts w:asciiTheme="minorHAnsi" w:eastAsiaTheme="minorEastAsia" w:hAnsiTheme="minorHAnsi" w:cstheme="minorBidi"/>
                  <w:noProof/>
                  <w:kern w:val="2"/>
                  <w14:ligatures w14:val="standardContextual"/>
                </w:rPr>
              </w:rPrChange>
            </w:rPr>
            <w:pPrChange w:id="551" w:author="Cauris Cosmetics" w:date="2023-10-27T22:58:00Z">
              <w:pPr>
                <w:pStyle w:val="TM1"/>
              </w:pPr>
            </w:pPrChange>
          </w:pPr>
          <w:del w:id="552" w:author="Cauris Cosmetics" w:date="2023-10-27T22:58:00Z">
            <w:r w:rsidRPr="006778CD" w:rsidDel="00CA1AA8">
              <w:rPr>
                <w:rFonts w:ascii="Calibri" w:eastAsiaTheme="minorHAnsi" w:hAnsi="Calibri"/>
                <w:bCs/>
                <w:color w:val="000000" w:themeColor="text1"/>
                <w:rPrChange w:id="553" w:author="Dr Mamadou SANOGO" w:date="2023-10-27T13:55:00Z">
                  <w:rPr>
                    <w:rStyle w:val="Lienhypertexte"/>
                    <w:rFonts w:eastAsiaTheme="minorHAnsi"/>
                    <w:b/>
                    <w:noProof/>
                    <w:lang w:eastAsia="en-US"/>
                  </w:rPr>
                </w:rPrChange>
              </w:rPr>
              <w:delText>Annexe 14 : Infrastructure et équipements :</w:delText>
            </w:r>
            <w:r w:rsidRPr="006778CD" w:rsidDel="00CA1AA8">
              <w:rPr>
                <w:b/>
                <w:bCs/>
                <w:noProof/>
                <w:webHidden/>
                <w:color w:val="000000" w:themeColor="text1"/>
                <w:rPrChange w:id="554" w:author="Dr Mamadou SANOGO" w:date="2023-10-27T13:55:00Z">
                  <w:rPr>
                    <w:noProof/>
                    <w:webHidden/>
                  </w:rPr>
                </w:rPrChange>
              </w:rPr>
              <w:tab/>
              <w:delText>55</w:delText>
            </w:r>
          </w:del>
        </w:p>
        <w:p w14:paraId="5D219C1D" w14:textId="0A638981" w:rsidR="004B392C" w:rsidRPr="006778CD" w:rsidDel="00CA1AA8" w:rsidRDefault="004B392C">
          <w:pPr>
            <w:spacing w:line="276" w:lineRule="auto"/>
            <w:jc w:val="center"/>
            <w:rPr>
              <w:del w:id="555" w:author="Cauris Cosmetics" w:date="2023-10-27T22:58:00Z"/>
              <w:rFonts w:asciiTheme="minorHAnsi" w:eastAsiaTheme="minorEastAsia" w:hAnsiTheme="minorHAnsi" w:cstheme="minorBidi"/>
              <w:b/>
              <w:bCs/>
              <w:noProof/>
              <w:color w:val="000000" w:themeColor="text1"/>
              <w:kern w:val="2"/>
              <w14:ligatures w14:val="standardContextual"/>
              <w:rPrChange w:id="556" w:author="Dr Mamadou SANOGO" w:date="2023-10-27T13:55:00Z">
                <w:rPr>
                  <w:del w:id="557" w:author="Cauris Cosmetics" w:date="2023-10-27T22:58:00Z"/>
                  <w:rFonts w:asciiTheme="minorHAnsi" w:eastAsiaTheme="minorEastAsia" w:hAnsiTheme="minorHAnsi" w:cstheme="minorBidi"/>
                  <w:noProof/>
                  <w:kern w:val="2"/>
                  <w14:ligatures w14:val="standardContextual"/>
                </w:rPr>
              </w:rPrChange>
            </w:rPr>
            <w:pPrChange w:id="558" w:author="Cauris Cosmetics" w:date="2023-10-27T22:58:00Z">
              <w:pPr>
                <w:pStyle w:val="TM1"/>
              </w:pPr>
            </w:pPrChange>
          </w:pPr>
          <w:del w:id="559" w:author="Cauris Cosmetics" w:date="2023-10-27T22:58:00Z">
            <w:r w:rsidRPr="006778CD" w:rsidDel="00CA1AA8">
              <w:rPr>
                <w:rFonts w:ascii="Calibri" w:eastAsiaTheme="minorHAnsi" w:hAnsi="Calibri"/>
                <w:bCs/>
                <w:color w:val="000000" w:themeColor="text1"/>
                <w:rPrChange w:id="560" w:author="Dr Mamadou SANOGO" w:date="2023-10-27T13:55:00Z">
                  <w:rPr>
                    <w:rStyle w:val="Lienhypertexte"/>
                    <w:rFonts w:eastAsiaTheme="minorHAnsi"/>
                    <w:b/>
                    <w:noProof/>
                    <w:lang w:eastAsia="en-US"/>
                  </w:rPr>
                </w:rPrChange>
              </w:rPr>
              <w:delText>Annexe 15 : Composition du jury de soutenance</w:delText>
            </w:r>
            <w:r w:rsidRPr="006778CD" w:rsidDel="00CA1AA8">
              <w:rPr>
                <w:b/>
                <w:bCs/>
                <w:noProof/>
                <w:webHidden/>
                <w:color w:val="000000" w:themeColor="text1"/>
                <w:rPrChange w:id="561" w:author="Dr Mamadou SANOGO" w:date="2023-10-27T13:55:00Z">
                  <w:rPr>
                    <w:noProof/>
                    <w:webHidden/>
                  </w:rPr>
                </w:rPrChange>
              </w:rPr>
              <w:tab/>
              <w:delText>57</w:delText>
            </w:r>
          </w:del>
        </w:p>
        <w:p w14:paraId="6D6EDD79" w14:textId="68F14389" w:rsidR="004B392C" w:rsidRPr="006778CD" w:rsidDel="00CA1AA8" w:rsidRDefault="004B392C">
          <w:pPr>
            <w:spacing w:line="276" w:lineRule="auto"/>
            <w:jc w:val="center"/>
            <w:rPr>
              <w:del w:id="562" w:author="Cauris Cosmetics" w:date="2023-10-27T22:58:00Z"/>
              <w:rFonts w:asciiTheme="minorHAnsi" w:eastAsiaTheme="minorEastAsia" w:hAnsiTheme="minorHAnsi" w:cstheme="minorBidi"/>
              <w:b/>
              <w:bCs/>
              <w:noProof/>
              <w:color w:val="000000" w:themeColor="text1"/>
              <w:kern w:val="2"/>
              <w14:ligatures w14:val="standardContextual"/>
              <w:rPrChange w:id="563" w:author="Dr Mamadou SANOGO" w:date="2023-10-27T13:55:00Z">
                <w:rPr>
                  <w:del w:id="564" w:author="Cauris Cosmetics" w:date="2023-10-27T22:58:00Z"/>
                  <w:rFonts w:asciiTheme="minorHAnsi" w:eastAsiaTheme="minorEastAsia" w:hAnsiTheme="minorHAnsi" w:cstheme="minorBidi"/>
                  <w:noProof/>
                  <w:kern w:val="2"/>
                  <w14:ligatures w14:val="standardContextual"/>
                </w:rPr>
              </w:rPrChange>
            </w:rPr>
            <w:pPrChange w:id="565" w:author="Cauris Cosmetics" w:date="2023-10-27T22:58:00Z">
              <w:pPr>
                <w:pStyle w:val="TM1"/>
              </w:pPr>
            </w:pPrChange>
          </w:pPr>
          <w:del w:id="566" w:author="Cauris Cosmetics" w:date="2023-10-27T22:58:00Z">
            <w:r w:rsidRPr="006778CD" w:rsidDel="00CA1AA8">
              <w:rPr>
                <w:rFonts w:ascii="Calibri" w:eastAsiaTheme="minorHAnsi" w:hAnsi="Calibri"/>
                <w:bCs/>
                <w:color w:val="000000" w:themeColor="text1"/>
                <w:rPrChange w:id="567" w:author="Dr Mamadou SANOGO" w:date="2023-10-27T13:55:00Z">
                  <w:rPr>
                    <w:rStyle w:val="Lienhypertexte"/>
                    <w:rFonts w:eastAsiaTheme="minorHAnsi"/>
                    <w:b/>
                    <w:noProof/>
                    <w:lang w:eastAsia="en-US"/>
                  </w:rPr>
                </w:rPrChange>
              </w:rPr>
              <w:delText>Annexe 16 : Rôle des membres de l’équipe pédagogique</w:delText>
            </w:r>
            <w:r w:rsidRPr="006778CD" w:rsidDel="00CA1AA8">
              <w:rPr>
                <w:b/>
                <w:bCs/>
                <w:noProof/>
                <w:webHidden/>
                <w:color w:val="000000" w:themeColor="text1"/>
                <w:rPrChange w:id="568" w:author="Dr Mamadou SANOGO" w:date="2023-10-27T13:55:00Z">
                  <w:rPr>
                    <w:noProof/>
                    <w:webHidden/>
                  </w:rPr>
                </w:rPrChange>
              </w:rPr>
              <w:tab/>
              <w:delText>58</w:delText>
            </w:r>
          </w:del>
        </w:p>
        <w:p w14:paraId="51335C19" w14:textId="5D2A6A1E" w:rsidR="004B392C" w:rsidRPr="006778CD" w:rsidDel="00CA1AA8" w:rsidRDefault="004B392C">
          <w:pPr>
            <w:spacing w:line="276" w:lineRule="auto"/>
            <w:jc w:val="center"/>
            <w:rPr>
              <w:del w:id="569" w:author="Cauris Cosmetics" w:date="2023-10-27T22:58:00Z"/>
              <w:rFonts w:asciiTheme="minorHAnsi" w:eastAsiaTheme="minorEastAsia" w:hAnsiTheme="minorHAnsi" w:cstheme="minorBidi"/>
              <w:b/>
              <w:bCs/>
              <w:noProof/>
              <w:color w:val="000000" w:themeColor="text1"/>
              <w:kern w:val="2"/>
              <w14:ligatures w14:val="standardContextual"/>
              <w:rPrChange w:id="570" w:author="Dr Mamadou SANOGO" w:date="2023-10-27T13:55:00Z">
                <w:rPr>
                  <w:del w:id="571" w:author="Cauris Cosmetics" w:date="2023-10-27T22:58:00Z"/>
                  <w:rFonts w:asciiTheme="minorHAnsi" w:eastAsiaTheme="minorEastAsia" w:hAnsiTheme="minorHAnsi" w:cstheme="minorBidi"/>
                  <w:noProof/>
                  <w:kern w:val="2"/>
                  <w14:ligatures w14:val="standardContextual"/>
                </w:rPr>
              </w:rPrChange>
            </w:rPr>
            <w:pPrChange w:id="572" w:author="Cauris Cosmetics" w:date="2023-10-27T22:58:00Z">
              <w:pPr>
                <w:pStyle w:val="TM1"/>
              </w:pPr>
            </w:pPrChange>
          </w:pPr>
          <w:del w:id="573" w:author="Cauris Cosmetics" w:date="2023-10-27T22:58:00Z">
            <w:r w:rsidRPr="006778CD" w:rsidDel="00CA1AA8">
              <w:rPr>
                <w:rFonts w:ascii="Calibri" w:eastAsiaTheme="minorHAnsi" w:hAnsi="Calibri"/>
                <w:bCs/>
                <w:color w:val="000000" w:themeColor="text1"/>
                <w:rPrChange w:id="574" w:author="Dr Mamadou SANOGO" w:date="2023-10-27T13:55:00Z">
                  <w:rPr>
                    <w:rStyle w:val="Lienhypertexte"/>
                    <w:rFonts w:eastAsiaTheme="minorHAnsi"/>
                    <w:b/>
                    <w:noProof/>
                    <w:lang w:eastAsia="en-US"/>
                  </w:rPr>
                </w:rPrChange>
              </w:rPr>
              <w:delText>Annexe 17 : Fiches d’évaluation des professeurs par les étudiants</w:delText>
            </w:r>
            <w:r w:rsidRPr="006778CD" w:rsidDel="00CA1AA8">
              <w:rPr>
                <w:b/>
                <w:bCs/>
                <w:noProof/>
                <w:webHidden/>
                <w:color w:val="000000" w:themeColor="text1"/>
                <w:rPrChange w:id="575" w:author="Dr Mamadou SANOGO" w:date="2023-10-27T13:55:00Z">
                  <w:rPr>
                    <w:noProof/>
                    <w:webHidden/>
                  </w:rPr>
                </w:rPrChange>
              </w:rPr>
              <w:tab/>
              <w:delText>59</w:delText>
            </w:r>
          </w:del>
        </w:p>
        <w:p w14:paraId="3A610FB6" w14:textId="6FAF4ADF" w:rsidR="004B392C" w:rsidRPr="006778CD" w:rsidDel="00CA1AA8" w:rsidRDefault="004B392C">
          <w:pPr>
            <w:spacing w:line="276" w:lineRule="auto"/>
            <w:jc w:val="center"/>
            <w:rPr>
              <w:del w:id="576" w:author="Cauris Cosmetics" w:date="2023-10-27T22:58:00Z"/>
              <w:rFonts w:asciiTheme="minorHAnsi" w:eastAsiaTheme="minorEastAsia" w:hAnsiTheme="minorHAnsi" w:cstheme="minorBidi"/>
              <w:b/>
              <w:bCs/>
              <w:noProof/>
              <w:color w:val="000000" w:themeColor="text1"/>
              <w:kern w:val="2"/>
              <w14:ligatures w14:val="standardContextual"/>
              <w:rPrChange w:id="577" w:author="Dr Mamadou SANOGO" w:date="2023-10-27T13:55:00Z">
                <w:rPr>
                  <w:del w:id="578" w:author="Cauris Cosmetics" w:date="2023-10-27T22:58:00Z"/>
                  <w:rFonts w:asciiTheme="minorHAnsi" w:eastAsiaTheme="minorEastAsia" w:hAnsiTheme="minorHAnsi" w:cstheme="minorBidi"/>
                  <w:noProof/>
                  <w:kern w:val="2"/>
                  <w14:ligatures w14:val="standardContextual"/>
                </w:rPr>
              </w:rPrChange>
            </w:rPr>
            <w:pPrChange w:id="579" w:author="Cauris Cosmetics" w:date="2023-10-27T22:58:00Z">
              <w:pPr>
                <w:pStyle w:val="TM1"/>
              </w:pPr>
            </w:pPrChange>
          </w:pPr>
          <w:del w:id="580" w:author="Cauris Cosmetics" w:date="2023-10-27T22:58:00Z">
            <w:r w:rsidRPr="006778CD" w:rsidDel="00CA1AA8">
              <w:rPr>
                <w:rFonts w:ascii="Calibri" w:eastAsiaTheme="minorHAnsi" w:hAnsi="Calibri"/>
                <w:bCs/>
                <w:color w:val="000000" w:themeColor="text1"/>
                <w:rPrChange w:id="581" w:author="Dr Mamadou SANOGO" w:date="2023-10-27T13:55:00Z">
                  <w:rPr>
                    <w:rStyle w:val="Lienhypertexte"/>
                    <w:rFonts w:eastAsiaTheme="minorHAnsi"/>
                    <w:b/>
                    <w:noProof/>
                    <w:lang w:eastAsia="en-US"/>
                  </w:rPr>
                </w:rPrChange>
              </w:rPr>
              <w:delText>Annexe 18 : PV de réunion</w:delText>
            </w:r>
            <w:r w:rsidRPr="006778CD" w:rsidDel="00CA1AA8">
              <w:rPr>
                <w:b/>
                <w:bCs/>
                <w:noProof/>
                <w:webHidden/>
                <w:color w:val="000000" w:themeColor="text1"/>
                <w:rPrChange w:id="582" w:author="Dr Mamadou SANOGO" w:date="2023-10-27T13:55:00Z">
                  <w:rPr>
                    <w:noProof/>
                    <w:webHidden/>
                  </w:rPr>
                </w:rPrChange>
              </w:rPr>
              <w:tab/>
              <w:delText>60</w:delText>
            </w:r>
          </w:del>
        </w:p>
        <w:p w14:paraId="38A490C9" w14:textId="50F363B8" w:rsidR="004B392C" w:rsidRPr="006778CD" w:rsidDel="00CA1AA8" w:rsidRDefault="004B392C">
          <w:pPr>
            <w:spacing w:line="276" w:lineRule="auto"/>
            <w:jc w:val="center"/>
            <w:rPr>
              <w:del w:id="583" w:author="Cauris Cosmetics" w:date="2023-10-27T22:58:00Z"/>
              <w:rFonts w:asciiTheme="minorHAnsi" w:eastAsiaTheme="minorEastAsia" w:hAnsiTheme="minorHAnsi" w:cstheme="minorBidi"/>
              <w:b/>
              <w:bCs/>
              <w:noProof/>
              <w:color w:val="000000" w:themeColor="text1"/>
              <w:kern w:val="2"/>
              <w14:ligatures w14:val="standardContextual"/>
              <w:rPrChange w:id="584" w:author="Dr Mamadou SANOGO" w:date="2023-10-27T13:55:00Z">
                <w:rPr>
                  <w:del w:id="585" w:author="Cauris Cosmetics" w:date="2023-10-27T22:58:00Z"/>
                  <w:rFonts w:asciiTheme="minorHAnsi" w:eastAsiaTheme="minorEastAsia" w:hAnsiTheme="minorHAnsi" w:cstheme="minorBidi"/>
                  <w:noProof/>
                  <w:kern w:val="2"/>
                  <w14:ligatures w14:val="standardContextual"/>
                </w:rPr>
              </w:rPrChange>
            </w:rPr>
            <w:pPrChange w:id="586" w:author="Cauris Cosmetics" w:date="2023-10-27T22:58:00Z">
              <w:pPr>
                <w:pStyle w:val="TM1"/>
              </w:pPr>
            </w:pPrChange>
          </w:pPr>
          <w:del w:id="587" w:author="Cauris Cosmetics" w:date="2023-10-27T22:58:00Z">
            <w:r w:rsidRPr="006778CD" w:rsidDel="00CA1AA8">
              <w:rPr>
                <w:rFonts w:ascii="Calibri" w:eastAsiaTheme="minorHAnsi" w:hAnsi="Calibri"/>
                <w:bCs/>
                <w:color w:val="000000" w:themeColor="text1"/>
                <w:rPrChange w:id="588" w:author="Dr Mamadou SANOGO" w:date="2023-10-27T13:55:00Z">
                  <w:rPr>
                    <w:rStyle w:val="Lienhypertexte"/>
                    <w:rFonts w:eastAsiaTheme="minorHAnsi"/>
                    <w:b/>
                    <w:noProof/>
                    <w:lang w:eastAsia="en-US"/>
                  </w:rPr>
                </w:rPrChange>
              </w:rPr>
              <w:delText>Annexe 19 : les responsables administratifs l’EPSFé</w:delText>
            </w:r>
            <w:r w:rsidRPr="006778CD" w:rsidDel="00CA1AA8">
              <w:rPr>
                <w:b/>
                <w:bCs/>
                <w:noProof/>
                <w:webHidden/>
                <w:color w:val="000000" w:themeColor="text1"/>
                <w:rPrChange w:id="589" w:author="Dr Mamadou SANOGO" w:date="2023-10-27T13:55:00Z">
                  <w:rPr>
                    <w:noProof/>
                    <w:webHidden/>
                  </w:rPr>
                </w:rPrChange>
              </w:rPr>
              <w:tab/>
              <w:delText>61</w:delText>
            </w:r>
          </w:del>
        </w:p>
        <w:p w14:paraId="1C53366E" w14:textId="278A7AE3" w:rsidR="004B392C" w:rsidRPr="006778CD" w:rsidDel="00CA1AA8" w:rsidRDefault="004B392C">
          <w:pPr>
            <w:spacing w:line="276" w:lineRule="auto"/>
            <w:jc w:val="center"/>
            <w:rPr>
              <w:del w:id="590" w:author="Cauris Cosmetics" w:date="2023-10-27T22:58:00Z"/>
              <w:rFonts w:asciiTheme="minorHAnsi" w:eastAsiaTheme="minorEastAsia" w:hAnsiTheme="minorHAnsi" w:cstheme="minorBidi"/>
              <w:b/>
              <w:bCs/>
              <w:noProof/>
              <w:color w:val="000000" w:themeColor="text1"/>
              <w:kern w:val="2"/>
              <w14:ligatures w14:val="standardContextual"/>
              <w:rPrChange w:id="591" w:author="Dr Mamadou SANOGO" w:date="2023-10-27T13:55:00Z">
                <w:rPr>
                  <w:del w:id="592" w:author="Cauris Cosmetics" w:date="2023-10-27T22:58:00Z"/>
                  <w:rFonts w:asciiTheme="minorHAnsi" w:eastAsiaTheme="minorEastAsia" w:hAnsiTheme="minorHAnsi" w:cstheme="minorBidi"/>
                  <w:noProof/>
                  <w:kern w:val="2"/>
                  <w14:ligatures w14:val="standardContextual"/>
                </w:rPr>
              </w:rPrChange>
            </w:rPr>
            <w:pPrChange w:id="593" w:author="Cauris Cosmetics" w:date="2023-10-27T22:58:00Z">
              <w:pPr>
                <w:pStyle w:val="TM1"/>
              </w:pPr>
            </w:pPrChange>
          </w:pPr>
          <w:del w:id="594" w:author="Cauris Cosmetics" w:date="2023-10-27T22:58:00Z">
            <w:r w:rsidRPr="006778CD" w:rsidDel="00CA1AA8">
              <w:rPr>
                <w:rFonts w:ascii="Calibri" w:eastAsiaTheme="minorHAnsi" w:hAnsi="Calibri"/>
                <w:bCs/>
                <w:color w:val="000000" w:themeColor="text1"/>
                <w:rPrChange w:id="595" w:author="Dr Mamadou SANOGO" w:date="2023-10-27T13:55:00Z">
                  <w:rPr>
                    <w:rStyle w:val="Lienhypertexte"/>
                    <w:rFonts w:eastAsiaTheme="minorHAnsi"/>
                    <w:b/>
                    <w:noProof/>
                    <w:lang w:eastAsia="en-US"/>
                  </w:rPr>
                </w:rPrChange>
              </w:rPr>
              <w:delText>Annexe 20 : Organigramme l’EPSFé</w:delText>
            </w:r>
            <w:r w:rsidRPr="006778CD" w:rsidDel="00CA1AA8">
              <w:rPr>
                <w:b/>
                <w:bCs/>
                <w:noProof/>
                <w:webHidden/>
                <w:color w:val="000000" w:themeColor="text1"/>
                <w:rPrChange w:id="596" w:author="Dr Mamadou SANOGO" w:date="2023-10-27T13:55:00Z">
                  <w:rPr>
                    <w:noProof/>
                    <w:webHidden/>
                  </w:rPr>
                </w:rPrChange>
              </w:rPr>
              <w:tab/>
              <w:delText>62</w:delText>
            </w:r>
          </w:del>
        </w:p>
        <w:p w14:paraId="3F5BD169" w14:textId="4F5D2405" w:rsidR="004B392C" w:rsidRPr="006778CD" w:rsidDel="00CA1AA8" w:rsidRDefault="004B392C">
          <w:pPr>
            <w:spacing w:line="276" w:lineRule="auto"/>
            <w:jc w:val="center"/>
            <w:rPr>
              <w:del w:id="597" w:author="Cauris Cosmetics" w:date="2023-10-27T22:58:00Z"/>
              <w:rFonts w:asciiTheme="minorHAnsi" w:eastAsiaTheme="minorEastAsia" w:hAnsiTheme="minorHAnsi" w:cstheme="minorBidi"/>
              <w:b/>
              <w:bCs/>
              <w:noProof/>
              <w:color w:val="000000" w:themeColor="text1"/>
              <w:kern w:val="2"/>
              <w14:ligatures w14:val="standardContextual"/>
              <w:rPrChange w:id="598" w:author="Dr Mamadou SANOGO" w:date="2023-10-27T13:55:00Z">
                <w:rPr>
                  <w:del w:id="599" w:author="Cauris Cosmetics" w:date="2023-10-27T22:58:00Z"/>
                  <w:rFonts w:asciiTheme="minorHAnsi" w:eastAsiaTheme="minorEastAsia" w:hAnsiTheme="minorHAnsi" w:cstheme="minorBidi"/>
                  <w:noProof/>
                  <w:kern w:val="2"/>
                  <w14:ligatures w14:val="standardContextual"/>
                </w:rPr>
              </w:rPrChange>
            </w:rPr>
            <w:pPrChange w:id="600" w:author="Cauris Cosmetics" w:date="2023-10-27T22:58:00Z">
              <w:pPr>
                <w:pStyle w:val="TM1"/>
              </w:pPr>
            </w:pPrChange>
          </w:pPr>
          <w:del w:id="601" w:author="Cauris Cosmetics" w:date="2023-10-27T22:58:00Z">
            <w:r w:rsidRPr="006778CD" w:rsidDel="00CA1AA8">
              <w:rPr>
                <w:rFonts w:ascii="Calibri" w:eastAsiaTheme="minorHAnsi" w:hAnsi="Calibri"/>
                <w:bCs/>
                <w:color w:val="000000" w:themeColor="text1"/>
                <w:rPrChange w:id="602" w:author="Dr Mamadou SANOGO" w:date="2023-10-27T13:55:00Z">
                  <w:rPr>
                    <w:rStyle w:val="Lienhypertexte"/>
                    <w:rFonts w:eastAsiaTheme="minorHAnsi"/>
                    <w:b/>
                    <w:noProof/>
                    <w:lang w:eastAsia="en-US"/>
                  </w:rPr>
                </w:rPrChange>
              </w:rPr>
              <w:delText>Annexe 21 : Modalités de contrôle des connaissances et d’évaluation</w:delText>
            </w:r>
            <w:r w:rsidRPr="006778CD" w:rsidDel="00CA1AA8">
              <w:rPr>
                <w:b/>
                <w:bCs/>
                <w:noProof/>
                <w:webHidden/>
                <w:color w:val="000000" w:themeColor="text1"/>
                <w:rPrChange w:id="603" w:author="Dr Mamadou SANOGO" w:date="2023-10-27T13:55:00Z">
                  <w:rPr>
                    <w:noProof/>
                    <w:webHidden/>
                  </w:rPr>
                </w:rPrChange>
              </w:rPr>
              <w:tab/>
              <w:delText>63</w:delText>
            </w:r>
          </w:del>
        </w:p>
        <w:p w14:paraId="407D6C81" w14:textId="2EBC1C57" w:rsidR="004B392C" w:rsidRPr="006778CD" w:rsidDel="00CA1AA8" w:rsidRDefault="004B392C">
          <w:pPr>
            <w:spacing w:line="276" w:lineRule="auto"/>
            <w:jc w:val="center"/>
            <w:rPr>
              <w:del w:id="604" w:author="Cauris Cosmetics" w:date="2023-10-27T22:58:00Z"/>
              <w:rFonts w:asciiTheme="minorHAnsi" w:eastAsiaTheme="minorEastAsia" w:hAnsiTheme="minorHAnsi" w:cstheme="minorBidi"/>
              <w:b/>
              <w:bCs/>
              <w:noProof/>
              <w:color w:val="000000" w:themeColor="text1"/>
              <w:kern w:val="2"/>
              <w14:ligatures w14:val="standardContextual"/>
              <w:rPrChange w:id="605" w:author="Dr Mamadou SANOGO" w:date="2023-10-27T13:55:00Z">
                <w:rPr>
                  <w:del w:id="606" w:author="Cauris Cosmetics" w:date="2023-10-27T22:58:00Z"/>
                  <w:rFonts w:asciiTheme="minorHAnsi" w:eastAsiaTheme="minorEastAsia" w:hAnsiTheme="minorHAnsi" w:cstheme="minorBidi"/>
                  <w:noProof/>
                  <w:kern w:val="2"/>
                  <w14:ligatures w14:val="standardContextual"/>
                </w:rPr>
              </w:rPrChange>
            </w:rPr>
            <w:pPrChange w:id="607" w:author="Cauris Cosmetics" w:date="2023-10-27T22:58:00Z">
              <w:pPr>
                <w:pStyle w:val="TM1"/>
              </w:pPr>
            </w:pPrChange>
          </w:pPr>
          <w:del w:id="608" w:author="Cauris Cosmetics" w:date="2023-10-27T22:58:00Z">
            <w:r w:rsidRPr="006778CD" w:rsidDel="00CA1AA8">
              <w:rPr>
                <w:rFonts w:ascii="Calibri" w:eastAsiaTheme="minorHAnsi" w:hAnsi="Calibri"/>
                <w:bCs/>
                <w:color w:val="000000" w:themeColor="text1"/>
                <w:rPrChange w:id="609" w:author="Dr Mamadou SANOGO" w:date="2023-10-27T13:55:00Z">
                  <w:rPr>
                    <w:rStyle w:val="Lienhypertexte"/>
                    <w:rFonts w:eastAsiaTheme="minorHAnsi"/>
                    <w:b/>
                    <w:noProof/>
                    <w:lang w:eastAsia="en-US"/>
                  </w:rPr>
                </w:rPrChange>
              </w:rPr>
              <w:delText>Annexe 22 - Referentiel-developpement-SI-CAMES 41</w:delText>
            </w:r>
            <w:r w:rsidRPr="006778CD" w:rsidDel="00CA1AA8">
              <w:rPr>
                <w:b/>
                <w:bCs/>
                <w:noProof/>
                <w:webHidden/>
                <w:color w:val="000000" w:themeColor="text1"/>
                <w:rPrChange w:id="610" w:author="Dr Mamadou SANOGO" w:date="2023-10-27T13:55:00Z">
                  <w:rPr>
                    <w:noProof/>
                    <w:webHidden/>
                  </w:rPr>
                </w:rPrChange>
              </w:rPr>
              <w:tab/>
              <w:delText>64</w:delText>
            </w:r>
          </w:del>
        </w:p>
        <w:p w14:paraId="2BC96193" w14:textId="1EB0C227" w:rsidR="00602E95" w:rsidRPr="007A4AFC" w:rsidDel="00CA1AA8" w:rsidRDefault="00602E95">
          <w:pPr>
            <w:spacing w:line="276" w:lineRule="auto"/>
            <w:jc w:val="center"/>
            <w:rPr>
              <w:del w:id="611" w:author="Cauris Cosmetics" w:date="2023-10-27T22:58:00Z"/>
              <w:color w:val="000000" w:themeColor="text1"/>
              <w:rPrChange w:id="612" w:author="Dr Mamadou SANOGO" w:date="2023-10-25T18:14:00Z">
                <w:rPr>
                  <w:del w:id="613" w:author="Cauris Cosmetics" w:date="2023-10-27T22:58:00Z"/>
                </w:rPr>
              </w:rPrChange>
            </w:rPr>
            <w:pPrChange w:id="614" w:author="Cauris Cosmetics" w:date="2023-10-27T22:58:00Z">
              <w:pPr>
                <w:jc w:val="left"/>
              </w:pPr>
            </w:pPrChange>
          </w:pPr>
          <w:del w:id="615" w:author="Cauris Cosmetics" w:date="2023-10-27T22:58:00Z">
            <w:r w:rsidRPr="007A4AFC" w:rsidDel="00CA1AA8">
              <w:rPr>
                <w:color w:val="000000" w:themeColor="text1"/>
                <w:rPrChange w:id="616" w:author="Dr Mamadou SANOGO" w:date="2023-10-25T18:14:00Z">
                  <w:rPr/>
                </w:rPrChange>
              </w:rPr>
              <w:fldChar w:fldCharType="end"/>
            </w:r>
            <w:commentRangeEnd w:id="252"/>
            <w:r w:rsidR="00DB7946" w:rsidRPr="007A4AFC" w:rsidDel="00CA1AA8">
              <w:rPr>
                <w:rStyle w:val="Marquedecommentaire"/>
                <w:color w:val="000000" w:themeColor="text1"/>
                <w:rPrChange w:id="617" w:author="Dr Mamadou SANOGO" w:date="2023-10-25T18:14:00Z">
                  <w:rPr>
                    <w:rStyle w:val="Marquedecommentaire"/>
                  </w:rPr>
                </w:rPrChange>
              </w:rPr>
              <w:commentReference w:id="252"/>
            </w:r>
          </w:del>
        </w:p>
        <w:customXmlDelRangeStart w:id="618" w:author="Cauris Cosmetics" w:date="2023-10-27T22:58:00Z"/>
      </w:sdtContent>
    </w:sdt>
    <w:customXmlDelRangeEnd w:id="618"/>
    <w:p w14:paraId="375C707F" w14:textId="0BB96C40" w:rsidR="00876D2B" w:rsidRPr="007A4AFC" w:rsidDel="00CA1AA8" w:rsidRDefault="00876D2B">
      <w:pPr>
        <w:spacing w:line="276" w:lineRule="auto"/>
        <w:jc w:val="center"/>
        <w:rPr>
          <w:del w:id="619" w:author="Cauris Cosmetics" w:date="2023-10-27T22:58:00Z"/>
          <w:color w:val="000000" w:themeColor="text1"/>
          <w:sz w:val="20"/>
          <w:szCs w:val="20"/>
          <w:rPrChange w:id="620" w:author="Dr Mamadou SANOGO" w:date="2023-10-25T18:14:00Z">
            <w:rPr>
              <w:del w:id="621" w:author="Cauris Cosmetics" w:date="2023-10-27T22:58:00Z"/>
              <w:sz w:val="20"/>
              <w:szCs w:val="20"/>
            </w:rPr>
          </w:rPrChange>
        </w:rPr>
        <w:pPrChange w:id="622" w:author="Cauris Cosmetics" w:date="2023-10-27T22:58:00Z">
          <w:pPr>
            <w:spacing w:line="240" w:lineRule="auto"/>
          </w:pPr>
        </w:pPrChange>
      </w:pPr>
      <w:del w:id="623" w:author="Cauris Cosmetics" w:date="2023-10-27T22:58:00Z">
        <w:r w:rsidRPr="007A4AFC" w:rsidDel="00CA1AA8">
          <w:rPr>
            <w:color w:val="000000" w:themeColor="text1"/>
            <w:sz w:val="20"/>
            <w:szCs w:val="20"/>
            <w:rPrChange w:id="624" w:author="Dr Mamadou SANOGO" w:date="2023-10-25T18:14:00Z">
              <w:rPr>
                <w:sz w:val="20"/>
                <w:szCs w:val="20"/>
              </w:rPr>
            </w:rPrChange>
          </w:rPr>
          <w:br w:type="page"/>
        </w:r>
      </w:del>
    </w:p>
    <w:p w14:paraId="70547919" w14:textId="6D7B6BA8" w:rsidR="0065696D" w:rsidRPr="00614D94" w:rsidDel="00CA1AA8" w:rsidRDefault="0065696D">
      <w:pPr>
        <w:spacing w:line="276" w:lineRule="auto"/>
        <w:jc w:val="center"/>
        <w:rPr>
          <w:del w:id="625" w:author="Cauris Cosmetics" w:date="2023-10-27T22:58:00Z"/>
          <w:szCs w:val="28"/>
        </w:rPr>
        <w:pPrChange w:id="626" w:author="Cauris Cosmetics" w:date="2023-10-27T22:58:00Z">
          <w:pPr>
            <w:pStyle w:val="Titre1"/>
          </w:pPr>
        </w:pPrChange>
      </w:pPr>
      <w:bookmarkStart w:id="627" w:name="_Toc137284607"/>
      <w:bookmarkStart w:id="628" w:name="_Toc145944482"/>
      <w:bookmarkStart w:id="629" w:name="_Toc149307322"/>
      <w:commentRangeStart w:id="630"/>
      <w:del w:id="631" w:author="Cauris Cosmetics" w:date="2023-10-27T22:58:00Z">
        <w:r w:rsidRPr="00614D94" w:rsidDel="00CA1AA8">
          <w:rPr>
            <w:szCs w:val="28"/>
          </w:rPr>
          <w:delText>Liste des acronymes, sigles et abréviations</w:delText>
        </w:r>
        <w:bookmarkEnd w:id="627"/>
        <w:bookmarkEnd w:id="628"/>
        <w:bookmarkEnd w:id="629"/>
      </w:del>
    </w:p>
    <w:commentRangeEnd w:id="630"/>
    <w:p w14:paraId="73B6A06D" w14:textId="078319D9" w:rsidR="0065696D" w:rsidRPr="006778CD" w:rsidDel="00CA1AA8" w:rsidRDefault="00DB7946">
      <w:pPr>
        <w:spacing w:line="276" w:lineRule="auto"/>
        <w:jc w:val="center"/>
        <w:rPr>
          <w:del w:id="632" w:author="Cauris Cosmetics" w:date="2023-10-27T22:58:00Z"/>
          <w:rFonts w:ascii="Calisto MT" w:hAnsi="Calisto MT" w:cs="Comic Sans MS"/>
          <w:sz w:val="20"/>
          <w:szCs w:val="20"/>
        </w:rPr>
        <w:pPrChange w:id="633" w:author="Cauris Cosmetics" w:date="2023-10-27T22:58:00Z">
          <w:pPr>
            <w:widowControl w:val="0"/>
            <w:autoSpaceDE w:val="0"/>
            <w:autoSpaceDN w:val="0"/>
            <w:adjustRightInd w:val="0"/>
            <w:spacing w:line="240" w:lineRule="auto"/>
            <w:ind w:right="-46"/>
          </w:pPr>
        </w:pPrChange>
      </w:pPr>
      <w:del w:id="634" w:author="Cauris Cosmetics" w:date="2023-10-27T22:58:00Z">
        <w:r w:rsidRPr="006778CD" w:rsidDel="00CA1AA8">
          <w:rPr>
            <w:rStyle w:val="Marquedecommentaire"/>
          </w:rPr>
          <w:commentReference w:id="630"/>
        </w:r>
      </w:del>
    </w:p>
    <w:p w14:paraId="4035689D" w14:textId="4B833EFF" w:rsidR="0065696D" w:rsidRPr="007A4AFC" w:rsidDel="00CA1AA8" w:rsidRDefault="0065696D">
      <w:pPr>
        <w:spacing w:line="276" w:lineRule="auto"/>
        <w:jc w:val="center"/>
        <w:rPr>
          <w:del w:id="635" w:author="Cauris Cosmetics" w:date="2023-10-27T22:58:00Z"/>
          <w:rFonts w:ascii="Calisto MT" w:hAnsi="Calisto MT" w:cs="Comic Sans MS"/>
          <w:color w:val="000000" w:themeColor="text1"/>
          <w:sz w:val="20"/>
          <w:szCs w:val="20"/>
          <w:rPrChange w:id="636" w:author="Dr Mamadou SANOGO" w:date="2023-10-25T18:14:00Z">
            <w:rPr>
              <w:del w:id="637" w:author="Cauris Cosmetics" w:date="2023-10-27T22:58:00Z"/>
              <w:rFonts w:ascii="Calisto MT" w:hAnsi="Calisto MT" w:cs="Comic Sans MS"/>
              <w:sz w:val="20"/>
              <w:szCs w:val="20"/>
            </w:rPr>
          </w:rPrChange>
        </w:rPr>
        <w:pPrChange w:id="638" w:author="Cauris Cosmetics" w:date="2023-10-27T22:58:00Z">
          <w:pPr>
            <w:widowControl w:val="0"/>
            <w:autoSpaceDE w:val="0"/>
            <w:autoSpaceDN w:val="0"/>
            <w:adjustRightInd w:val="0"/>
            <w:spacing w:line="240" w:lineRule="auto"/>
            <w:ind w:right="-46"/>
            <w:jc w:val="center"/>
          </w:pPr>
        </w:pPrChange>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gridCol w:w="6"/>
      </w:tblGrid>
      <w:tr w:rsidR="007A4AFC" w:rsidRPr="007A4AFC" w:rsidDel="00CA1AA8" w14:paraId="5A59F92B" w14:textId="6B1AD17E" w:rsidTr="00642B00">
        <w:trPr>
          <w:del w:id="639" w:author="Cauris Cosmetics" w:date="2023-10-27T22:58:00Z"/>
        </w:trPr>
        <w:tc>
          <w:tcPr>
            <w:tcW w:w="2901" w:type="dxa"/>
            <w:vAlign w:val="center"/>
          </w:tcPr>
          <w:p w14:paraId="4851F08E" w14:textId="026791CA" w:rsidR="00A04F82" w:rsidDel="00CA1AA8" w:rsidRDefault="00052F11">
            <w:pPr>
              <w:spacing w:line="276" w:lineRule="auto"/>
              <w:jc w:val="center"/>
              <w:rPr>
                <w:ins w:id="640" w:author="Dr Mamadou SANOGO" w:date="2023-10-26T11:20:00Z"/>
                <w:del w:id="641" w:author="Cauris Cosmetics" w:date="2023-10-27T22:58:00Z"/>
                <w:b/>
                <w:color w:val="000000" w:themeColor="text1"/>
              </w:rPr>
              <w:pPrChange w:id="642" w:author="Cauris Cosmetics" w:date="2023-10-27T22:58:00Z">
                <w:pPr>
                  <w:spacing w:before="120" w:after="120" w:line="240" w:lineRule="auto"/>
                  <w:ind w:right="-45"/>
                  <w:jc w:val="center"/>
                </w:pPr>
              </w:pPrChange>
            </w:pPr>
            <w:del w:id="643" w:author="Cauris Cosmetics" w:date="2023-10-27T22:58:00Z">
              <w:r w:rsidRPr="007A4AFC" w:rsidDel="00CA1AA8">
                <w:rPr>
                  <w:b/>
                  <w:color w:val="000000" w:themeColor="text1"/>
                  <w:rPrChange w:id="644" w:author="Dr Mamadou SANOGO" w:date="2023-10-25T18:14:00Z">
                    <w:rPr>
                      <w:b/>
                    </w:rPr>
                  </w:rPrChange>
                </w:rPr>
                <w:delText>Acronymes, Sigles et</w:delText>
              </w:r>
            </w:del>
          </w:p>
          <w:p w14:paraId="1D411B26" w14:textId="4916B704" w:rsidR="00052F11" w:rsidRPr="007A4AFC" w:rsidDel="00CA1AA8" w:rsidRDefault="00052F11">
            <w:pPr>
              <w:spacing w:line="276" w:lineRule="auto"/>
              <w:jc w:val="center"/>
              <w:rPr>
                <w:del w:id="645" w:author="Cauris Cosmetics" w:date="2023-10-27T22:58:00Z"/>
                <w:b/>
                <w:color w:val="000000" w:themeColor="text1"/>
                <w:rPrChange w:id="646" w:author="Dr Mamadou SANOGO" w:date="2023-10-25T18:14:00Z">
                  <w:rPr>
                    <w:del w:id="647" w:author="Cauris Cosmetics" w:date="2023-10-27T22:58:00Z"/>
                    <w:b/>
                  </w:rPr>
                </w:rPrChange>
              </w:rPr>
              <w:pPrChange w:id="648" w:author="Cauris Cosmetics" w:date="2023-10-27T22:58:00Z">
                <w:pPr>
                  <w:spacing w:before="120" w:after="120" w:line="240" w:lineRule="auto"/>
                  <w:ind w:right="-45"/>
                  <w:jc w:val="center"/>
                </w:pPr>
              </w:pPrChange>
            </w:pPr>
            <w:del w:id="649" w:author="Cauris Cosmetics" w:date="2023-10-27T22:58:00Z">
              <w:r w:rsidRPr="007A4AFC" w:rsidDel="00CA1AA8">
                <w:rPr>
                  <w:b/>
                  <w:color w:val="000000" w:themeColor="text1"/>
                  <w:rPrChange w:id="650" w:author="Dr Mamadou SANOGO" w:date="2023-10-25T18:14:00Z">
                    <w:rPr>
                      <w:b/>
                    </w:rPr>
                  </w:rPrChange>
                </w:rPr>
                <w:delText xml:space="preserve"> Abréviations</w:delText>
              </w:r>
            </w:del>
          </w:p>
        </w:tc>
        <w:tc>
          <w:tcPr>
            <w:tcW w:w="290" w:type="dxa"/>
            <w:vAlign w:val="center"/>
          </w:tcPr>
          <w:p w14:paraId="65BB4FDA" w14:textId="1CCFDE02" w:rsidR="00052F11" w:rsidRPr="007A4AFC" w:rsidDel="00CA1AA8" w:rsidRDefault="007670BF">
            <w:pPr>
              <w:spacing w:line="276" w:lineRule="auto"/>
              <w:jc w:val="center"/>
              <w:rPr>
                <w:del w:id="651" w:author="Cauris Cosmetics" w:date="2023-10-27T22:58:00Z"/>
                <w:b/>
                <w:color w:val="000000" w:themeColor="text1"/>
                <w:rPrChange w:id="652" w:author="Dr Mamadou SANOGO" w:date="2023-10-25T18:14:00Z">
                  <w:rPr>
                    <w:del w:id="653" w:author="Cauris Cosmetics" w:date="2023-10-27T22:58:00Z"/>
                    <w:b/>
                  </w:rPr>
                </w:rPrChange>
              </w:rPr>
              <w:pPrChange w:id="654" w:author="Cauris Cosmetics" w:date="2023-10-27T22:58:00Z">
                <w:pPr>
                  <w:spacing w:before="120" w:after="120" w:line="240" w:lineRule="auto"/>
                  <w:ind w:right="-45"/>
                  <w:jc w:val="center"/>
                </w:pPr>
              </w:pPrChange>
            </w:pPr>
            <w:del w:id="655" w:author="Cauris Cosmetics" w:date="2023-10-27T22:58:00Z">
              <w:r w:rsidRPr="007A4AFC" w:rsidDel="00CA1AA8">
                <w:rPr>
                  <w:b/>
                  <w:color w:val="000000" w:themeColor="text1"/>
                  <w:rPrChange w:id="656" w:author="Dr Mamadou SANOGO" w:date="2023-10-25T18:14:00Z">
                    <w:rPr>
                      <w:b/>
                    </w:rPr>
                  </w:rPrChange>
                </w:rPr>
                <w:delText>:</w:delText>
              </w:r>
            </w:del>
          </w:p>
        </w:tc>
        <w:tc>
          <w:tcPr>
            <w:tcW w:w="5880" w:type="dxa"/>
            <w:gridSpan w:val="2"/>
            <w:vAlign w:val="center"/>
          </w:tcPr>
          <w:p w14:paraId="5DF3503C" w14:textId="19ABB3BB" w:rsidR="00052F11" w:rsidRPr="007A4AFC" w:rsidDel="00CA1AA8" w:rsidRDefault="00052F11">
            <w:pPr>
              <w:spacing w:line="276" w:lineRule="auto"/>
              <w:jc w:val="center"/>
              <w:rPr>
                <w:del w:id="657" w:author="Cauris Cosmetics" w:date="2023-10-27T22:58:00Z"/>
                <w:b/>
                <w:color w:val="000000" w:themeColor="text1"/>
                <w:rPrChange w:id="658" w:author="Dr Mamadou SANOGO" w:date="2023-10-25T18:14:00Z">
                  <w:rPr>
                    <w:del w:id="659" w:author="Cauris Cosmetics" w:date="2023-10-27T22:58:00Z"/>
                    <w:b/>
                  </w:rPr>
                </w:rPrChange>
              </w:rPr>
              <w:pPrChange w:id="660" w:author="Cauris Cosmetics" w:date="2023-10-27T22:58:00Z">
                <w:pPr>
                  <w:spacing w:before="120" w:after="120" w:line="240" w:lineRule="auto"/>
                  <w:ind w:right="-45"/>
                  <w:jc w:val="center"/>
                </w:pPr>
              </w:pPrChange>
            </w:pPr>
            <w:del w:id="661" w:author="Cauris Cosmetics" w:date="2023-10-27T22:58:00Z">
              <w:r w:rsidRPr="007A4AFC" w:rsidDel="00CA1AA8">
                <w:rPr>
                  <w:b/>
                  <w:color w:val="000000" w:themeColor="text1"/>
                  <w:rPrChange w:id="662" w:author="Dr Mamadou SANOGO" w:date="2023-10-25T18:14:00Z">
                    <w:rPr>
                      <w:b/>
                    </w:rPr>
                  </w:rPrChange>
                </w:rPr>
                <w:delText>Signification</w:delText>
              </w:r>
            </w:del>
          </w:p>
        </w:tc>
      </w:tr>
      <w:tr w:rsidR="007A4AFC" w:rsidRPr="007A4AFC" w:rsidDel="00CA1AA8" w14:paraId="2CD1DC45" w14:textId="5EB20CDF" w:rsidTr="00642B00">
        <w:trPr>
          <w:del w:id="663" w:author="Cauris Cosmetics" w:date="2023-10-27T22:58:00Z"/>
        </w:trPr>
        <w:tc>
          <w:tcPr>
            <w:tcW w:w="2901" w:type="dxa"/>
            <w:vAlign w:val="center"/>
          </w:tcPr>
          <w:p w14:paraId="48B8CBA0" w14:textId="7FF07388" w:rsidR="00052F11" w:rsidRPr="007A4AFC" w:rsidDel="00CA1AA8" w:rsidRDefault="00052F11">
            <w:pPr>
              <w:spacing w:line="276" w:lineRule="auto"/>
              <w:jc w:val="center"/>
              <w:rPr>
                <w:del w:id="664" w:author="Cauris Cosmetics" w:date="2023-10-27T22:58:00Z"/>
                <w:b/>
                <w:color w:val="000000" w:themeColor="text1"/>
                <w:rPrChange w:id="665" w:author="Dr Mamadou SANOGO" w:date="2023-10-25T18:14:00Z">
                  <w:rPr>
                    <w:del w:id="666" w:author="Cauris Cosmetics" w:date="2023-10-27T22:58:00Z"/>
                    <w:b/>
                  </w:rPr>
                </w:rPrChange>
              </w:rPr>
              <w:pPrChange w:id="667" w:author="Cauris Cosmetics" w:date="2023-10-27T22:58:00Z">
                <w:pPr>
                  <w:spacing w:before="120" w:after="120" w:line="240" w:lineRule="auto"/>
                  <w:ind w:right="-45"/>
                </w:pPr>
              </w:pPrChange>
            </w:pPr>
            <w:del w:id="668" w:author="Cauris Cosmetics" w:date="2023-10-27T22:58:00Z">
              <w:r w:rsidRPr="007A4AFC" w:rsidDel="00CA1AA8">
                <w:rPr>
                  <w:b/>
                  <w:color w:val="000000" w:themeColor="text1"/>
                  <w:rPrChange w:id="669" w:author="Dr Mamadou SANOGO" w:date="2023-10-25T18:14:00Z">
                    <w:rPr>
                      <w:b/>
                    </w:rPr>
                  </w:rPrChange>
                </w:rPr>
                <w:delText>AMAQ-SUP</w:delText>
              </w:r>
            </w:del>
          </w:p>
        </w:tc>
        <w:tc>
          <w:tcPr>
            <w:tcW w:w="290" w:type="dxa"/>
            <w:vAlign w:val="center"/>
          </w:tcPr>
          <w:p w14:paraId="74688D44" w14:textId="32052748" w:rsidR="00052F11" w:rsidRPr="007A4AFC" w:rsidDel="00CA1AA8" w:rsidRDefault="00052F11">
            <w:pPr>
              <w:spacing w:line="276" w:lineRule="auto"/>
              <w:jc w:val="center"/>
              <w:rPr>
                <w:del w:id="670" w:author="Cauris Cosmetics" w:date="2023-10-27T22:58:00Z"/>
                <w:color w:val="000000" w:themeColor="text1"/>
                <w:rPrChange w:id="671" w:author="Dr Mamadou SANOGO" w:date="2023-10-25T18:14:00Z">
                  <w:rPr>
                    <w:del w:id="672" w:author="Cauris Cosmetics" w:date="2023-10-27T22:58:00Z"/>
                  </w:rPr>
                </w:rPrChange>
              </w:rPr>
              <w:pPrChange w:id="673" w:author="Cauris Cosmetics" w:date="2023-10-27T22:58:00Z">
                <w:pPr>
                  <w:spacing w:before="120" w:after="120" w:line="240" w:lineRule="auto"/>
                </w:pPr>
              </w:pPrChange>
            </w:pPr>
            <w:del w:id="674" w:author="Cauris Cosmetics" w:date="2023-10-27T22:58:00Z">
              <w:r w:rsidRPr="007A4AFC" w:rsidDel="00CA1AA8">
                <w:rPr>
                  <w:color w:val="000000" w:themeColor="text1"/>
                  <w:rPrChange w:id="675" w:author="Dr Mamadou SANOGO" w:date="2023-10-25T18:14:00Z">
                    <w:rPr/>
                  </w:rPrChange>
                </w:rPr>
                <w:delText>:</w:delText>
              </w:r>
            </w:del>
          </w:p>
        </w:tc>
        <w:tc>
          <w:tcPr>
            <w:tcW w:w="5880" w:type="dxa"/>
            <w:gridSpan w:val="2"/>
            <w:vAlign w:val="center"/>
          </w:tcPr>
          <w:p w14:paraId="6A00693B" w14:textId="1DA1AE8D" w:rsidR="00052F11" w:rsidRPr="007A4AFC" w:rsidDel="00CA1AA8" w:rsidRDefault="00052F11">
            <w:pPr>
              <w:spacing w:line="276" w:lineRule="auto"/>
              <w:jc w:val="center"/>
              <w:rPr>
                <w:del w:id="676" w:author="Cauris Cosmetics" w:date="2023-10-27T22:58:00Z"/>
                <w:color w:val="000000" w:themeColor="text1"/>
                <w:rPrChange w:id="677" w:author="Dr Mamadou SANOGO" w:date="2023-10-25T18:14:00Z">
                  <w:rPr>
                    <w:del w:id="678" w:author="Cauris Cosmetics" w:date="2023-10-27T22:58:00Z"/>
                  </w:rPr>
                </w:rPrChange>
              </w:rPr>
              <w:pPrChange w:id="679" w:author="Cauris Cosmetics" w:date="2023-10-27T22:58:00Z">
                <w:pPr>
                  <w:spacing w:before="120" w:after="120" w:line="240" w:lineRule="auto"/>
                </w:pPr>
              </w:pPrChange>
            </w:pPr>
            <w:del w:id="680" w:author="Cauris Cosmetics" w:date="2023-10-27T22:58:00Z">
              <w:r w:rsidRPr="007A4AFC" w:rsidDel="00CA1AA8">
                <w:rPr>
                  <w:color w:val="000000" w:themeColor="text1"/>
                  <w:rPrChange w:id="681" w:author="Dr Mamadou SANOGO" w:date="2023-10-25T18:14:00Z">
                    <w:rPr/>
                  </w:rPrChange>
                </w:rPr>
                <w:delText>Agence Malienne d’Assurance Qualité de l’Enseignement Supérieur et de la Recherche Scientifique</w:delText>
              </w:r>
            </w:del>
          </w:p>
        </w:tc>
      </w:tr>
      <w:tr w:rsidR="007A4AFC" w:rsidRPr="007A4AFC" w:rsidDel="00CA1AA8" w14:paraId="05118149" w14:textId="22609099" w:rsidTr="00642B00">
        <w:trPr>
          <w:del w:id="682" w:author="Cauris Cosmetics" w:date="2023-10-27T22:58:00Z"/>
        </w:trPr>
        <w:tc>
          <w:tcPr>
            <w:tcW w:w="2901" w:type="dxa"/>
            <w:vAlign w:val="center"/>
          </w:tcPr>
          <w:p w14:paraId="53C48562" w14:textId="1A0C1940" w:rsidR="008C2574" w:rsidRPr="007A4AFC" w:rsidDel="00CA1AA8" w:rsidRDefault="008C2574">
            <w:pPr>
              <w:spacing w:line="276" w:lineRule="auto"/>
              <w:jc w:val="center"/>
              <w:rPr>
                <w:del w:id="683" w:author="Cauris Cosmetics" w:date="2023-10-27T22:58:00Z"/>
                <w:b/>
                <w:color w:val="000000" w:themeColor="text1"/>
                <w:rPrChange w:id="684" w:author="Dr Mamadou SANOGO" w:date="2023-10-25T18:14:00Z">
                  <w:rPr>
                    <w:del w:id="685" w:author="Cauris Cosmetics" w:date="2023-10-27T22:58:00Z"/>
                    <w:b/>
                  </w:rPr>
                </w:rPrChange>
              </w:rPr>
              <w:pPrChange w:id="686" w:author="Cauris Cosmetics" w:date="2023-10-27T22:58:00Z">
                <w:pPr>
                  <w:spacing w:before="120" w:after="120" w:line="240" w:lineRule="auto"/>
                  <w:ind w:right="-45"/>
                </w:pPr>
              </w:pPrChange>
            </w:pPr>
            <w:del w:id="687" w:author="Cauris Cosmetics" w:date="2023-10-27T22:58:00Z">
              <w:r w:rsidRPr="007A4AFC" w:rsidDel="00CA1AA8">
                <w:rPr>
                  <w:b/>
                  <w:color w:val="000000" w:themeColor="text1"/>
                  <w:szCs w:val="24"/>
                  <w:rPrChange w:id="688" w:author="Dr Mamadou SANOGO" w:date="2023-10-25T18:14:00Z">
                    <w:rPr>
                      <w:b/>
                      <w:szCs w:val="24"/>
                    </w:rPr>
                  </w:rPrChange>
                </w:rPr>
                <w:delText>AMS</w:delText>
              </w:r>
            </w:del>
          </w:p>
        </w:tc>
        <w:tc>
          <w:tcPr>
            <w:tcW w:w="290" w:type="dxa"/>
            <w:vAlign w:val="center"/>
          </w:tcPr>
          <w:p w14:paraId="353DD1C0" w14:textId="4A1B3547" w:rsidR="008C2574" w:rsidRPr="007A4AFC" w:rsidDel="00CA1AA8" w:rsidRDefault="008C2574">
            <w:pPr>
              <w:spacing w:line="276" w:lineRule="auto"/>
              <w:jc w:val="center"/>
              <w:rPr>
                <w:del w:id="689" w:author="Cauris Cosmetics" w:date="2023-10-27T22:58:00Z"/>
                <w:color w:val="000000" w:themeColor="text1"/>
                <w:rPrChange w:id="690" w:author="Dr Mamadou SANOGO" w:date="2023-10-25T18:14:00Z">
                  <w:rPr>
                    <w:del w:id="691" w:author="Cauris Cosmetics" w:date="2023-10-27T22:58:00Z"/>
                  </w:rPr>
                </w:rPrChange>
              </w:rPr>
              <w:pPrChange w:id="692" w:author="Cauris Cosmetics" w:date="2023-10-27T22:58:00Z">
                <w:pPr>
                  <w:spacing w:before="120" w:after="120" w:line="240" w:lineRule="auto"/>
                </w:pPr>
              </w:pPrChange>
            </w:pPr>
            <w:del w:id="693" w:author="Cauris Cosmetics" w:date="2023-10-27T22:58:00Z">
              <w:r w:rsidRPr="007A4AFC" w:rsidDel="00CA1AA8">
                <w:rPr>
                  <w:color w:val="000000" w:themeColor="text1"/>
                  <w:rPrChange w:id="694" w:author="Dr Mamadou SANOGO" w:date="2023-10-25T18:14:00Z">
                    <w:rPr/>
                  </w:rPrChange>
                </w:rPr>
                <w:delText>:</w:delText>
              </w:r>
            </w:del>
          </w:p>
        </w:tc>
        <w:tc>
          <w:tcPr>
            <w:tcW w:w="5880" w:type="dxa"/>
            <w:gridSpan w:val="2"/>
            <w:vAlign w:val="center"/>
          </w:tcPr>
          <w:p w14:paraId="1FA481BA" w14:textId="3ED8E89C" w:rsidR="008C2574" w:rsidRPr="007A4AFC" w:rsidDel="00CA1AA8" w:rsidRDefault="008C2574">
            <w:pPr>
              <w:spacing w:line="276" w:lineRule="auto"/>
              <w:jc w:val="center"/>
              <w:rPr>
                <w:del w:id="695" w:author="Cauris Cosmetics" w:date="2023-10-27T22:58:00Z"/>
                <w:color w:val="000000" w:themeColor="text1"/>
                <w:rPrChange w:id="696" w:author="Dr Mamadou SANOGO" w:date="2023-10-25T18:14:00Z">
                  <w:rPr>
                    <w:del w:id="697" w:author="Cauris Cosmetics" w:date="2023-10-27T22:58:00Z"/>
                  </w:rPr>
                </w:rPrChange>
              </w:rPr>
              <w:pPrChange w:id="698" w:author="Cauris Cosmetics" w:date="2023-10-27T22:58:00Z">
                <w:pPr>
                  <w:spacing w:before="120" w:after="120" w:line="240" w:lineRule="auto"/>
                </w:pPr>
              </w:pPrChange>
            </w:pPr>
            <w:del w:id="699" w:author="Cauris Cosmetics" w:date="2023-10-27T22:58:00Z">
              <w:r w:rsidRPr="007A4AFC" w:rsidDel="00CA1AA8">
                <w:rPr>
                  <w:color w:val="000000" w:themeColor="text1"/>
                  <w:rPrChange w:id="700" w:author="Dr Mamadou SANOGO" w:date="2023-10-25T18:14:00Z">
                    <w:rPr/>
                  </w:rPrChange>
                </w:rPr>
                <w:delText>Assemblée des Ministres de la Santé</w:delText>
              </w:r>
            </w:del>
          </w:p>
        </w:tc>
      </w:tr>
      <w:tr w:rsidR="007A4AFC" w:rsidRPr="007A4AFC" w:rsidDel="00CA1AA8" w14:paraId="32DDB55E" w14:textId="5A117444" w:rsidTr="00642B00">
        <w:trPr>
          <w:del w:id="701" w:author="Cauris Cosmetics" w:date="2023-10-27T22:58:00Z"/>
        </w:trPr>
        <w:tc>
          <w:tcPr>
            <w:tcW w:w="2901" w:type="dxa"/>
            <w:vAlign w:val="center"/>
          </w:tcPr>
          <w:p w14:paraId="09FC02C2" w14:textId="7E68802C" w:rsidR="00052F11" w:rsidRPr="007A4AFC" w:rsidDel="00CA1AA8" w:rsidRDefault="00052F11">
            <w:pPr>
              <w:spacing w:line="276" w:lineRule="auto"/>
              <w:jc w:val="center"/>
              <w:rPr>
                <w:del w:id="702" w:author="Cauris Cosmetics" w:date="2023-10-27T22:58:00Z"/>
                <w:b/>
                <w:color w:val="000000" w:themeColor="text1"/>
                <w:szCs w:val="24"/>
                <w:rPrChange w:id="703" w:author="Dr Mamadou SANOGO" w:date="2023-10-25T18:14:00Z">
                  <w:rPr>
                    <w:del w:id="704" w:author="Cauris Cosmetics" w:date="2023-10-27T22:58:00Z"/>
                    <w:b/>
                    <w:szCs w:val="24"/>
                  </w:rPr>
                </w:rPrChange>
              </w:rPr>
              <w:pPrChange w:id="705" w:author="Cauris Cosmetics" w:date="2023-10-27T22:58:00Z">
                <w:pPr>
                  <w:spacing w:before="120" w:after="120" w:line="240" w:lineRule="auto"/>
                </w:pPr>
              </w:pPrChange>
            </w:pPr>
            <w:del w:id="706" w:author="Cauris Cosmetics" w:date="2023-10-27T22:58:00Z">
              <w:r w:rsidRPr="007A4AFC" w:rsidDel="00CA1AA8">
                <w:rPr>
                  <w:b/>
                  <w:color w:val="000000" w:themeColor="text1"/>
                  <w:szCs w:val="24"/>
                  <w:rPrChange w:id="707" w:author="Dr Mamadou SANOGO" w:date="2023-10-25T18:14:00Z">
                    <w:rPr>
                      <w:b/>
                      <w:szCs w:val="24"/>
                    </w:rPr>
                  </w:rPrChange>
                </w:rPr>
                <w:delText>BT</w:delText>
              </w:r>
            </w:del>
          </w:p>
        </w:tc>
        <w:tc>
          <w:tcPr>
            <w:tcW w:w="290" w:type="dxa"/>
            <w:vAlign w:val="center"/>
          </w:tcPr>
          <w:p w14:paraId="24028F17" w14:textId="3DA299F7" w:rsidR="00052F11" w:rsidRPr="007A4AFC" w:rsidDel="00CA1AA8" w:rsidRDefault="00052F11">
            <w:pPr>
              <w:spacing w:line="276" w:lineRule="auto"/>
              <w:jc w:val="center"/>
              <w:rPr>
                <w:del w:id="708" w:author="Cauris Cosmetics" w:date="2023-10-27T22:58:00Z"/>
                <w:color w:val="000000" w:themeColor="text1"/>
                <w:rPrChange w:id="709" w:author="Dr Mamadou SANOGO" w:date="2023-10-25T18:14:00Z">
                  <w:rPr>
                    <w:del w:id="710" w:author="Cauris Cosmetics" w:date="2023-10-27T22:58:00Z"/>
                  </w:rPr>
                </w:rPrChange>
              </w:rPr>
              <w:pPrChange w:id="711" w:author="Cauris Cosmetics" w:date="2023-10-27T22:58:00Z">
                <w:pPr>
                  <w:spacing w:before="120" w:after="120" w:line="240" w:lineRule="auto"/>
                </w:pPr>
              </w:pPrChange>
            </w:pPr>
            <w:del w:id="712" w:author="Cauris Cosmetics" w:date="2023-10-27T22:58:00Z">
              <w:r w:rsidRPr="007A4AFC" w:rsidDel="00CA1AA8">
                <w:rPr>
                  <w:color w:val="000000" w:themeColor="text1"/>
                  <w:rPrChange w:id="713" w:author="Dr Mamadou SANOGO" w:date="2023-10-25T18:14:00Z">
                    <w:rPr/>
                  </w:rPrChange>
                </w:rPr>
                <w:delText>:</w:delText>
              </w:r>
            </w:del>
          </w:p>
        </w:tc>
        <w:tc>
          <w:tcPr>
            <w:tcW w:w="5880" w:type="dxa"/>
            <w:gridSpan w:val="2"/>
            <w:vAlign w:val="center"/>
          </w:tcPr>
          <w:p w14:paraId="11382B31" w14:textId="78290E2B" w:rsidR="00052F11" w:rsidRPr="007A4AFC" w:rsidDel="00CA1AA8" w:rsidRDefault="00052F11">
            <w:pPr>
              <w:spacing w:line="276" w:lineRule="auto"/>
              <w:jc w:val="center"/>
              <w:rPr>
                <w:del w:id="714" w:author="Cauris Cosmetics" w:date="2023-10-27T22:58:00Z"/>
                <w:color w:val="000000" w:themeColor="text1"/>
                <w:rPrChange w:id="715" w:author="Dr Mamadou SANOGO" w:date="2023-10-25T18:14:00Z">
                  <w:rPr>
                    <w:del w:id="716" w:author="Cauris Cosmetics" w:date="2023-10-27T22:58:00Z"/>
                  </w:rPr>
                </w:rPrChange>
              </w:rPr>
              <w:pPrChange w:id="717" w:author="Cauris Cosmetics" w:date="2023-10-27T22:58:00Z">
                <w:pPr>
                  <w:spacing w:before="120" w:after="120" w:line="240" w:lineRule="auto"/>
                </w:pPr>
              </w:pPrChange>
            </w:pPr>
            <w:del w:id="718" w:author="Cauris Cosmetics" w:date="2023-10-27T22:58:00Z">
              <w:r w:rsidRPr="007A4AFC" w:rsidDel="00CA1AA8">
                <w:rPr>
                  <w:color w:val="000000" w:themeColor="text1"/>
                  <w:rPrChange w:id="719" w:author="Dr Mamadou SANOGO" w:date="2023-10-25T18:14:00Z">
                    <w:rPr/>
                  </w:rPrChange>
                </w:rPr>
                <w:delText>Brevet de Technicien</w:delText>
              </w:r>
            </w:del>
          </w:p>
        </w:tc>
      </w:tr>
      <w:tr w:rsidR="007A4AFC" w:rsidRPr="007A4AFC" w:rsidDel="00CA1AA8" w14:paraId="402E4625" w14:textId="49F8A218" w:rsidTr="00642B00">
        <w:trPr>
          <w:del w:id="720" w:author="Cauris Cosmetics" w:date="2023-10-27T22:58:00Z"/>
        </w:trPr>
        <w:tc>
          <w:tcPr>
            <w:tcW w:w="2901" w:type="dxa"/>
            <w:vAlign w:val="center"/>
          </w:tcPr>
          <w:p w14:paraId="7E83A452" w14:textId="0687C2D3" w:rsidR="00052F11" w:rsidRPr="007A4AFC" w:rsidDel="00CA1AA8" w:rsidRDefault="00052F11">
            <w:pPr>
              <w:spacing w:line="276" w:lineRule="auto"/>
              <w:jc w:val="center"/>
              <w:rPr>
                <w:del w:id="721" w:author="Cauris Cosmetics" w:date="2023-10-27T22:58:00Z"/>
                <w:b/>
                <w:color w:val="000000" w:themeColor="text1"/>
                <w:szCs w:val="24"/>
                <w:rPrChange w:id="722" w:author="Dr Mamadou SANOGO" w:date="2023-10-25T18:14:00Z">
                  <w:rPr>
                    <w:del w:id="723" w:author="Cauris Cosmetics" w:date="2023-10-27T22:58:00Z"/>
                    <w:b/>
                    <w:szCs w:val="24"/>
                  </w:rPr>
                </w:rPrChange>
              </w:rPr>
              <w:pPrChange w:id="724" w:author="Cauris Cosmetics" w:date="2023-10-27T22:58:00Z">
                <w:pPr>
                  <w:spacing w:before="120" w:after="120" w:line="240" w:lineRule="auto"/>
                </w:pPr>
              </w:pPrChange>
            </w:pPr>
            <w:del w:id="725" w:author="Cauris Cosmetics" w:date="2023-10-27T22:58:00Z">
              <w:r w:rsidRPr="007A4AFC" w:rsidDel="00CA1AA8">
                <w:rPr>
                  <w:b/>
                  <w:color w:val="000000" w:themeColor="text1"/>
                  <w:szCs w:val="24"/>
                  <w:rPrChange w:id="726" w:author="Dr Mamadou SANOGO" w:date="2023-10-25T18:14:00Z">
                    <w:rPr>
                      <w:b/>
                      <w:szCs w:val="24"/>
                    </w:rPr>
                  </w:rPrChange>
                </w:rPr>
                <w:delText>CE</w:delText>
              </w:r>
            </w:del>
          </w:p>
        </w:tc>
        <w:tc>
          <w:tcPr>
            <w:tcW w:w="290" w:type="dxa"/>
            <w:vAlign w:val="center"/>
          </w:tcPr>
          <w:p w14:paraId="1B43E171" w14:textId="26C7240F" w:rsidR="00052F11" w:rsidRPr="007A4AFC" w:rsidDel="00CA1AA8" w:rsidRDefault="00052F11">
            <w:pPr>
              <w:spacing w:line="276" w:lineRule="auto"/>
              <w:jc w:val="center"/>
              <w:rPr>
                <w:del w:id="727" w:author="Cauris Cosmetics" w:date="2023-10-27T22:58:00Z"/>
                <w:color w:val="000000" w:themeColor="text1"/>
                <w:rPrChange w:id="728" w:author="Dr Mamadou SANOGO" w:date="2023-10-25T18:14:00Z">
                  <w:rPr>
                    <w:del w:id="729" w:author="Cauris Cosmetics" w:date="2023-10-27T22:58:00Z"/>
                  </w:rPr>
                </w:rPrChange>
              </w:rPr>
              <w:pPrChange w:id="730" w:author="Cauris Cosmetics" w:date="2023-10-27T22:58:00Z">
                <w:pPr>
                  <w:spacing w:before="120" w:after="120" w:line="240" w:lineRule="auto"/>
                </w:pPr>
              </w:pPrChange>
            </w:pPr>
            <w:del w:id="731" w:author="Cauris Cosmetics" w:date="2023-10-27T22:58:00Z">
              <w:r w:rsidRPr="007A4AFC" w:rsidDel="00CA1AA8">
                <w:rPr>
                  <w:color w:val="000000" w:themeColor="text1"/>
                  <w:rPrChange w:id="732" w:author="Dr Mamadou SANOGO" w:date="2023-10-25T18:14:00Z">
                    <w:rPr/>
                  </w:rPrChange>
                </w:rPr>
                <w:delText>:</w:delText>
              </w:r>
            </w:del>
          </w:p>
        </w:tc>
        <w:tc>
          <w:tcPr>
            <w:tcW w:w="5880" w:type="dxa"/>
            <w:gridSpan w:val="2"/>
            <w:vAlign w:val="center"/>
          </w:tcPr>
          <w:p w14:paraId="162C6513" w14:textId="7F285959" w:rsidR="00052F11" w:rsidRPr="007A4AFC" w:rsidDel="00CA1AA8" w:rsidRDefault="00052F11">
            <w:pPr>
              <w:spacing w:line="276" w:lineRule="auto"/>
              <w:jc w:val="center"/>
              <w:rPr>
                <w:del w:id="733" w:author="Cauris Cosmetics" w:date="2023-10-27T22:58:00Z"/>
                <w:color w:val="000000" w:themeColor="text1"/>
                <w:rPrChange w:id="734" w:author="Dr Mamadou SANOGO" w:date="2023-10-25T18:14:00Z">
                  <w:rPr>
                    <w:del w:id="735" w:author="Cauris Cosmetics" w:date="2023-10-27T22:58:00Z"/>
                  </w:rPr>
                </w:rPrChange>
              </w:rPr>
              <w:pPrChange w:id="736" w:author="Cauris Cosmetics" w:date="2023-10-27T22:58:00Z">
                <w:pPr>
                  <w:spacing w:before="120" w:after="120" w:line="240" w:lineRule="auto"/>
                </w:pPr>
              </w:pPrChange>
            </w:pPr>
            <w:del w:id="737" w:author="Cauris Cosmetics" w:date="2023-10-27T22:58:00Z">
              <w:r w:rsidRPr="007A4AFC" w:rsidDel="00CA1AA8">
                <w:rPr>
                  <w:color w:val="000000" w:themeColor="text1"/>
                  <w:rPrChange w:id="738" w:author="Dr Mamadou SANOGO" w:date="2023-10-25T18:14:00Z">
                    <w:rPr/>
                  </w:rPrChange>
                </w:rPr>
                <w:delText>Commission d’Enseignement</w:delText>
              </w:r>
            </w:del>
          </w:p>
        </w:tc>
      </w:tr>
      <w:tr w:rsidR="007A4AFC" w:rsidRPr="007A4AFC" w:rsidDel="00CA1AA8" w14:paraId="1CE8E024" w14:textId="67232A7C" w:rsidTr="00642B00">
        <w:trPr>
          <w:del w:id="739" w:author="Cauris Cosmetics" w:date="2023-10-27T22:58:00Z"/>
        </w:trPr>
        <w:tc>
          <w:tcPr>
            <w:tcW w:w="2901" w:type="dxa"/>
            <w:vAlign w:val="center"/>
          </w:tcPr>
          <w:p w14:paraId="4A45D4C7" w14:textId="62492216" w:rsidR="00052F11" w:rsidRPr="007A4AFC" w:rsidDel="00CA1AA8" w:rsidRDefault="00052F11">
            <w:pPr>
              <w:spacing w:line="276" w:lineRule="auto"/>
              <w:jc w:val="center"/>
              <w:rPr>
                <w:del w:id="740" w:author="Cauris Cosmetics" w:date="2023-10-27T22:58:00Z"/>
                <w:b/>
                <w:color w:val="000000" w:themeColor="text1"/>
                <w:szCs w:val="24"/>
                <w:rPrChange w:id="741" w:author="Dr Mamadou SANOGO" w:date="2023-10-25T18:14:00Z">
                  <w:rPr>
                    <w:del w:id="742" w:author="Cauris Cosmetics" w:date="2023-10-27T22:58:00Z"/>
                    <w:b/>
                    <w:szCs w:val="24"/>
                  </w:rPr>
                </w:rPrChange>
              </w:rPr>
              <w:pPrChange w:id="743" w:author="Cauris Cosmetics" w:date="2023-10-27T22:58:00Z">
                <w:pPr>
                  <w:spacing w:before="120" w:after="120" w:line="240" w:lineRule="auto"/>
                </w:pPr>
              </w:pPrChange>
            </w:pPr>
            <w:del w:id="744" w:author="Cauris Cosmetics" w:date="2023-10-27T22:58:00Z">
              <w:r w:rsidRPr="007A4AFC" w:rsidDel="00CA1AA8">
                <w:rPr>
                  <w:b/>
                  <w:color w:val="000000" w:themeColor="text1"/>
                  <w:szCs w:val="24"/>
                  <w:rPrChange w:id="745" w:author="Dr Mamadou SANOGO" w:date="2023-10-25T18:14:00Z">
                    <w:rPr>
                      <w:b/>
                      <w:szCs w:val="24"/>
                    </w:rPr>
                  </w:rPrChange>
                </w:rPr>
                <w:delText>CEDEAO</w:delText>
              </w:r>
            </w:del>
          </w:p>
        </w:tc>
        <w:tc>
          <w:tcPr>
            <w:tcW w:w="290" w:type="dxa"/>
            <w:vAlign w:val="center"/>
          </w:tcPr>
          <w:p w14:paraId="7400C03D" w14:textId="2AAD8D9F" w:rsidR="00052F11" w:rsidRPr="007A4AFC" w:rsidDel="00CA1AA8" w:rsidRDefault="00052F11">
            <w:pPr>
              <w:spacing w:line="276" w:lineRule="auto"/>
              <w:jc w:val="center"/>
              <w:rPr>
                <w:del w:id="746" w:author="Cauris Cosmetics" w:date="2023-10-27T22:58:00Z"/>
                <w:color w:val="000000" w:themeColor="text1"/>
                <w:rPrChange w:id="747" w:author="Dr Mamadou SANOGO" w:date="2023-10-25T18:14:00Z">
                  <w:rPr>
                    <w:del w:id="748" w:author="Cauris Cosmetics" w:date="2023-10-27T22:58:00Z"/>
                  </w:rPr>
                </w:rPrChange>
              </w:rPr>
              <w:pPrChange w:id="749" w:author="Cauris Cosmetics" w:date="2023-10-27T22:58:00Z">
                <w:pPr>
                  <w:spacing w:before="120" w:after="120" w:line="240" w:lineRule="auto"/>
                </w:pPr>
              </w:pPrChange>
            </w:pPr>
          </w:p>
        </w:tc>
        <w:tc>
          <w:tcPr>
            <w:tcW w:w="5880" w:type="dxa"/>
            <w:gridSpan w:val="2"/>
            <w:vAlign w:val="center"/>
          </w:tcPr>
          <w:p w14:paraId="5BDBDE38" w14:textId="6ED7C811" w:rsidR="00052F11" w:rsidRPr="007A4AFC" w:rsidDel="00CA1AA8" w:rsidRDefault="00052F11">
            <w:pPr>
              <w:spacing w:line="276" w:lineRule="auto"/>
              <w:jc w:val="center"/>
              <w:rPr>
                <w:del w:id="750" w:author="Cauris Cosmetics" w:date="2023-10-27T22:58:00Z"/>
                <w:color w:val="000000" w:themeColor="text1"/>
                <w:rPrChange w:id="751" w:author="Dr Mamadou SANOGO" w:date="2023-10-25T18:14:00Z">
                  <w:rPr>
                    <w:del w:id="752" w:author="Cauris Cosmetics" w:date="2023-10-27T22:58:00Z"/>
                  </w:rPr>
                </w:rPrChange>
              </w:rPr>
              <w:pPrChange w:id="753" w:author="Cauris Cosmetics" w:date="2023-10-27T22:58:00Z">
                <w:pPr>
                  <w:spacing w:before="120" w:after="120" w:line="240" w:lineRule="auto"/>
                </w:pPr>
              </w:pPrChange>
            </w:pPr>
            <w:del w:id="754" w:author="Cauris Cosmetics" w:date="2023-10-27T22:58:00Z">
              <w:r w:rsidRPr="007A4AFC" w:rsidDel="00CA1AA8">
                <w:rPr>
                  <w:color w:val="000000" w:themeColor="text1"/>
                  <w:rPrChange w:id="755" w:author="Dr Mamadou SANOGO" w:date="2023-10-25T18:14:00Z">
                    <w:rPr/>
                  </w:rPrChange>
                </w:rPr>
                <w:delText>Communauté Economique des Etats de l’Afrique de l’Ouest</w:delText>
              </w:r>
            </w:del>
          </w:p>
        </w:tc>
      </w:tr>
      <w:tr w:rsidR="007A4AFC" w:rsidRPr="007A4AFC" w:rsidDel="00CA1AA8" w14:paraId="0DB81426" w14:textId="76C139FC" w:rsidTr="00642B00">
        <w:trPr>
          <w:del w:id="756" w:author="Cauris Cosmetics" w:date="2023-10-27T22:58:00Z"/>
        </w:trPr>
        <w:tc>
          <w:tcPr>
            <w:tcW w:w="2901" w:type="dxa"/>
            <w:vAlign w:val="center"/>
          </w:tcPr>
          <w:p w14:paraId="2CEB77BB" w14:textId="6B379056" w:rsidR="00052F11" w:rsidRPr="007A4AFC" w:rsidDel="00CA1AA8" w:rsidRDefault="00052F11">
            <w:pPr>
              <w:spacing w:line="276" w:lineRule="auto"/>
              <w:jc w:val="center"/>
              <w:rPr>
                <w:del w:id="757" w:author="Cauris Cosmetics" w:date="2023-10-27T22:58:00Z"/>
                <w:b/>
                <w:bCs/>
                <w:color w:val="000000" w:themeColor="text1"/>
                <w:spacing w:val="-2"/>
                <w:position w:val="1"/>
                <w:szCs w:val="24"/>
                <w:rPrChange w:id="758" w:author="Dr Mamadou SANOGO" w:date="2023-10-25T18:14:00Z">
                  <w:rPr>
                    <w:del w:id="759" w:author="Cauris Cosmetics" w:date="2023-10-27T22:58:00Z"/>
                    <w:b/>
                    <w:bCs/>
                    <w:color w:val="1A161B"/>
                    <w:spacing w:val="-2"/>
                    <w:position w:val="1"/>
                    <w:szCs w:val="24"/>
                  </w:rPr>
                </w:rPrChange>
              </w:rPr>
              <w:pPrChange w:id="760" w:author="Cauris Cosmetics" w:date="2023-10-27T22:58:00Z">
                <w:pPr>
                  <w:spacing w:before="120" w:after="120" w:line="240" w:lineRule="auto"/>
                  <w:ind w:right="-45"/>
                </w:pPr>
              </w:pPrChange>
            </w:pPr>
            <w:del w:id="761" w:author="Cauris Cosmetics" w:date="2023-10-27T22:58:00Z">
              <w:r w:rsidRPr="007A4AFC" w:rsidDel="00CA1AA8">
                <w:rPr>
                  <w:b/>
                  <w:bCs/>
                  <w:color w:val="000000" w:themeColor="text1"/>
                  <w:spacing w:val="-2"/>
                  <w:position w:val="1"/>
                  <w:szCs w:val="24"/>
                  <w:rPrChange w:id="762" w:author="Dr Mamadou SANOGO" w:date="2023-10-25T18:14:00Z">
                    <w:rPr>
                      <w:b/>
                      <w:bCs/>
                      <w:color w:val="1A161B"/>
                      <w:spacing w:val="-2"/>
                      <w:position w:val="1"/>
                      <w:szCs w:val="24"/>
                    </w:rPr>
                  </w:rPrChange>
                </w:rPr>
                <w:delText>EPSFé</w:delText>
              </w:r>
            </w:del>
          </w:p>
        </w:tc>
        <w:tc>
          <w:tcPr>
            <w:tcW w:w="290" w:type="dxa"/>
            <w:vAlign w:val="center"/>
          </w:tcPr>
          <w:p w14:paraId="605D12AE" w14:textId="6B225C75" w:rsidR="00052F11" w:rsidRPr="007A4AFC" w:rsidDel="00CA1AA8" w:rsidRDefault="00052F11">
            <w:pPr>
              <w:spacing w:line="276" w:lineRule="auto"/>
              <w:jc w:val="center"/>
              <w:rPr>
                <w:del w:id="763" w:author="Cauris Cosmetics" w:date="2023-10-27T22:58:00Z"/>
                <w:color w:val="000000" w:themeColor="text1"/>
                <w:rPrChange w:id="764" w:author="Dr Mamadou SANOGO" w:date="2023-10-25T18:15:00Z">
                  <w:rPr>
                    <w:del w:id="765" w:author="Cauris Cosmetics" w:date="2023-10-27T22:58:00Z"/>
                  </w:rPr>
                </w:rPrChange>
              </w:rPr>
              <w:pPrChange w:id="766" w:author="Cauris Cosmetics" w:date="2023-10-27T22:58:00Z">
                <w:pPr>
                  <w:spacing w:before="120" w:after="120" w:line="240" w:lineRule="auto"/>
                  <w:ind w:right="-45"/>
                </w:pPr>
              </w:pPrChange>
            </w:pPr>
            <w:del w:id="767" w:author="Cauris Cosmetics" w:date="2023-10-27T22:58:00Z">
              <w:r w:rsidRPr="007A4AFC" w:rsidDel="00CA1AA8">
                <w:rPr>
                  <w:color w:val="000000" w:themeColor="text1"/>
                  <w:rPrChange w:id="768" w:author="Dr Mamadou SANOGO" w:date="2023-10-25T18:14:00Z">
                    <w:rPr/>
                  </w:rPrChange>
                </w:rPr>
                <w:delText>:</w:delText>
              </w:r>
            </w:del>
          </w:p>
        </w:tc>
        <w:tc>
          <w:tcPr>
            <w:tcW w:w="5880" w:type="dxa"/>
            <w:gridSpan w:val="2"/>
            <w:vAlign w:val="center"/>
          </w:tcPr>
          <w:p w14:paraId="6DA27D91" w14:textId="35E39468" w:rsidR="00052F11" w:rsidRPr="007A4AFC" w:rsidDel="00CA1AA8" w:rsidRDefault="00052F11">
            <w:pPr>
              <w:spacing w:line="276" w:lineRule="auto"/>
              <w:jc w:val="center"/>
              <w:rPr>
                <w:del w:id="769" w:author="Cauris Cosmetics" w:date="2023-10-27T22:58:00Z"/>
                <w:color w:val="000000" w:themeColor="text1"/>
                <w:spacing w:val="1"/>
                <w:position w:val="1"/>
                <w:rPrChange w:id="770" w:author="Dr Mamadou SANOGO" w:date="2023-10-25T18:15:00Z">
                  <w:rPr>
                    <w:del w:id="771" w:author="Cauris Cosmetics" w:date="2023-10-27T22:58:00Z"/>
                    <w:spacing w:val="1"/>
                    <w:position w:val="1"/>
                  </w:rPr>
                </w:rPrChange>
              </w:rPr>
              <w:pPrChange w:id="772" w:author="Cauris Cosmetics" w:date="2023-10-27T22:58:00Z">
                <w:pPr>
                  <w:spacing w:before="120" w:after="120" w:line="240" w:lineRule="auto"/>
                </w:pPr>
              </w:pPrChange>
            </w:pPr>
            <w:del w:id="773" w:author="Cauris Cosmetics" w:date="2023-10-27T22:58:00Z">
              <w:r w:rsidRPr="007A4AFC" w:rsidDel="00CA1AA8">
                <w:rPr>
                  <w:color w:val="000000" w:themeColor="text1"/>
                  <w:spacing w:val="1"/>
                  <w:position w:val="1"/>
                  <w:rPrChange w:id="774" w:author="Dr Mamadou SANOGO" w:date="2023-10-25T18:15:00Z">
                    <w:rPr>
                      <w:spacing w:val="1"/>
                      <w:position w:val="1"/>
                    </w:rPr>
                  </w:rPrChange>
                </w:rPr>
                <w:delText>Ecol</w:delText>
              </w:r>
              <w:r w:rsidR="007D0487" w:rsidRPr="007A4AFC" w:rsidDel="00CA1AA8">
                <w:rPr>
                  <w:color w:val="000000" w:themeColor="text1"/>
                  <w:spacing w:val="1"/>
                  <w:position w:val="1"/>
                  <w:rPrChange w:id="775" w:author="Dr Mamadou SANOGO" w:date="2023-10-25T18:15:00Z">
                    <w:rPr>
                      <w:spacing w:val="1"/>
                      <w:position w:val="1"/>
                    </w:rPr>
                  </w:rPrChange>
                </w:rPr>
                <w:delText>e Privée de Santé Félix Houphouë</w:delText>
              </w:r>
              <w:r w:rsidRPr="007A4AFC" w:rsidDel="00CA1AA8">
                <w:rPr>
                  <w:color w:val="000000" w:themeColor="text1"/>
                  <w:spacing w:val="1"/>
                  <w:position w:val="1"/>
                  <w:rPrChange w:id="776" w:author="Dr Mamadou SANOGO" w:date="2023-10-25T18:15:00Z">
                    <w:rPr>
                      <w:spacing w:val="1"/>
                      <w:position w:val="1"/>
                    </w:rPr>
                  </w:rPrChange>
                </w:rPr>
                <w:delText>t Boigny</w:delText>
              </w:r>
            </w:del>
          </w:p>
        </w:tc>
      </w:tr>
      <w:tr w:rsidR="007A4AFC" w:rsidRPr="007A4AFC" w:rsidDel="00CA1AA8" w14:paraId="0214C51B" w14:textId="3BBF4F64" w:rsidTr="00642B00">
        <w:trPr>
          <w:del w:id="777" w:author="Cauris Cosmetics" w:date="2023-10-27T22:58:00Z"/>
        </w:trPr>
        <w:tc>
          <w:tcPr>
            <w:tcW w:w="2901" w:type="dxa"/>
            <w:vAlign w:val="center"/>
          </w:tcPr>
          <w:p w14:paraId="69E99BA4" w14:textId="72A4A07E" w:rsidR="00052F11" w:rsidRPr="007A4AFC" w:rsidDel="00CA1AA8" w:rsidRDefault="00052F11">
            <w:pPr>
              <w:spacing w:line="276" w:lineRule="auto"/>
              <w:jc w:val="center"/>
              <w:rPr>
                <w:del w:id="778" w:author="Cauris Cosmetics" w:date="2023-10-27T22:58:00Z"/>
                <w:b/>
                <w:color w:val="000000" w:themeColor="text1"/>
                <w:szCs w:val="24"/>
                <w:rPrChange w:id="779" w:author="Dr Mamadou SANOGO" w:date="2023-10-25T18:15:00Z">
                  <w:rPr>
                    <w:del w:id="780" w:author="Cauris Cosmetics" w:date="2023-10-27T22:58:00Z"/>
                    <w:b/>
                    <w:szCs w:val="24"/>
                  </w:rPr>
                </w:rPrChange>
              </w:rPr>
              <w:pPrChange w:id="781" w:author="Cauris Cosmetics" w:date="2023-10-27T22:58:00Z">
                <w:pPr>
                  <w:spacing w:before="120" w:after="120" w:line="240" w:lineRule="auto"/>
                </w:pPr>
              </w:pPrChange>
            </w:pPr>
            <w:del w:id="782" w:author="Cauris Cosmetics" w:date="2023-10-27T22:58:00Z">
              <w:r w:rsidRPr="007A4AFC" w:rsidDel="00CA1AA8">
                <w:rPr>
                  <w:b/>
                  <w:color w:val="000000" w:themeColor="text1"/>
                  <w:szCs w:val="24"/>
                  <w:rPrChange w:id="783" w:author="Dr Mamadou SANOGO" w:date="2023-10-25T18:15:00Z">
                    <w:rPr>
                      <w:b/>
                      <w:szCs w:val="24"/>
                    </w:rPr>
                  </w:rPrChange>
                </w:rPr>
                <w:delText>ICADES</w:delText>
              </w:r>
            </w:del>
          </w:p>
        </w:tc>
        <w:tc>
          <w:tcPr>
            <w:tcW w:w="290" w:type="dxa"/>
            <w:vAlign w:val="center"/>
          </w:tcPr>
          <w:p w14:paraId="4204D85E" w14:textId="1CE538B6" w:rsidR="00052F11" w:rsidRPr="007A4AFC" w:rsidDel="00CA1AA8" w:rsidRDefault="00052F11">
            <w:pPr>
              <w:spacing w:line="276" w:lineRule="auto"/>
              <w:jc w:val="center"/>
              <w:rPr>
                <w:del w:id="784" w:author="Cauris Cosmetics" w:date="2023-10-27T22:58:00Z"/>
                <w:color w:val="000000" w:themeColor="text1"/>
                <w:rPrChange w:id="785" w:author="Dr Mamadou SANOGO" w:date="2023-10-25T18:15:00Z">
                  <w:rPr>
                    <w:del w:id="786" w:author="Cauris Cosmetics" w:date="2023-10-27T22:58:00Z"/>
                  </w:rPr>
                </w:rPrChange>
              </w:rPr>
              <w:pPrChange w:id="787" w:author="Cauris Cosmetics" w:date="2023-10-27T22:58:00Z">
                <w:pPr>
                  <w:spacing w:before="120" w:after="120" w:line="240" w:lineRule="auto"/>
                </w:pPr>
              </w:pPrChange>
            </w:pPr>
            <w:del w:id="788" w:author="Cauris Cosmetics" w:date="2023-10-27T22:58:00Z">
              <w:r w:rsidRPr="007A4AFC" w:rsidDel="00CA1AA8">
                <w:rPr>
                  <w:color w:val="000000" w:themeColor="text1"/>
                  <w:rPrChange w:id="789" w:author="Dr Mamadou SANOGO" w:date="2023-10-25T18:15:00Z">
                    <w:rPr/>
                  </w:rPrChange>
                </w:rPr>
                <w:delText>:</w:delText>
              </w:r>
            </w:del>
          </w:p>
        </w:tc>
        <w:tc>
          <w:tcPr>
            <w:tcW w:w="5880" w:type="dxa"/>
            <w:gridSpan w:val="2"/>
            <w:vAlign w:val="center"/>
          </w:tcPr>
          <w:p w14:paraId="4EED564E" w14:textId="1A54A15E" w:rsidR="00052F11" w:rsidRPr="007A4AFC" w:rsidDel="00CA1AA8" w:rsidRDefault="00052F11">
            <w:pPr>
              <w:spacing w:line="276" w:lineRule="auto"/>
              <w:jc w:val="center"/>
              <w:rPr>
                <w:del w:id="790" w:author="Cauris Cosmetics" w:date="2023-10-27T22:58:00Z"/>
                <w:color w:val="000000" w:themeColor="text1"/>
                <w:rPrChange w:id="791" w:author="Dr Mamadou SANOGO" w:date="2023-10-25T18:15:00Z">
                  <w:rPr>
                    <w:del w:id="792" w:author="Cauris Cosmetics" w:date="2023-10-27T22:58:00Z"/>
                  </w:rPr>
                </w:rPrChange>
              </w:rPr>
              <w:pPrChange w:id="793" w:author="Cauris Cosmetics" w:date="2023-10-27T22:58:00Z">
                <w:pPr>
                  <w:spacing w:before="120" w:after="120" w:line="240" w:lineRule="auto"/>
                </w:pPr>
              </w:pPrChange>
            </w:pPr>
            <w:del w:id="794" w:author="Cauris Cosmetics" w:date="2023-10-27T22:58:00Z">
              <w:r w:rsidRPr="007A4AFC" w:rsidDel="00CA1AA8">
                <w:rPr>
                  <w:color w:val="000000" w:themeColor="text1"/>
                  <w:rPrChange w:id="795" w:author="Dr Mamadou SANOGO" w:date="2023-10-25T18:15:00Z">
                    <w:rPr/>
                  </w:rPrChange>
                </w:rPr>
                <w:delText>Institut Continental d'Appui pour le Développement de l'Entrepreneuriat Social (Mauritanie)</w:delText>
              </w:r>
            </w:del>
          </w:p>
        </w:tc>
      </w:tr>
      <w:tr w:rsidR="00D31BBB" w:rsidRPr="007A4AFC" w:rsidDel="00CA1AA8" w14:paraId="54CA4785" w14:textId="0596608A" w:rsidTr="00642B00">
        <w:trPr>
          <w:gridAfter w:val="1"/>
          <w:wAfter w:w="6" w:type="dxa"/>
          <w:ins w:id="796" w:author="Dr Mamadou SANOGO" w:date="2023-10-25T11:45:00Z"/>
          <w:del w:id="797" w:author="Cauris Cosmetics" w:date="2023-10-27T22:58:00Z"/>
        </w:trPr>
        <w:tc>
          <w:tcPr>
            <w:tcW w:w="2901" w:type="dxa"/>
            <w:vAlign w:val="center"/>
          </w:tcPr>
          <w:p w14:paraId="67269AF4" w14:textId="2DB585B5" w:rsidR="00D31BBB" w:rsidRPr="007A4AFC" w:rsidDel="00CA1AA8" w:rsidRDefault="00D31BBB">
            <w:pPr>
              <w:spacing w:line="276" w:lineRule="auto"/>
              <w:jc w:val="center"/>
              <w:rPr>
                <w:ins w:id="798" w:author="Dr Mamadou SANOGO" w:date="2023-10-25T11:45:00Z"/>
                <w:del w:id="799" w:author="Cauris Cosmetics" w:date="2023-10-27T22:58:00Z"/>
                <w:b/>
                <w:color w:val="000000" w:themeColor="text1"/>
                <w:szCs w:val="24"/>
                <w:rPrChange w:id="800" w:author="Dr Mamadou SANOGO" w:date="2023-10-25T18:15:00Z">
                  <w:rPr>
                    <w:ins w:id="801" w:author="Dr Mamadou SANOGO" w:date="2023-10-25T11:45:00Z"/>
                    <w:del w:id="802" w:author="Cauris Cosmetics" w:date="2023-10-27T22:58:00Z"/>
                    <w:b/>
                    <w:szCs w:val="24"/>
                  </w:rPr>
                </w:rPrChange>
              </w:rPr>
              <w:pPrChange w:id="803" w:author="Cauris Cosmetics" w:date="2023-10-27T22:58:00Z">
                <w:pPr>
                  <w:spacing w:before="120" w:after="120" w:line="240" w:lineRule="auto"/>
                </w:pPr>
              </w:pPrChange>
            </w:pPr>
            <w:ins w:id="804" w:author="Dr Mamadou SANOGO" w:date="2023-10-25T11:45:00Z">
              <w:del w:id="805" w:author="Cauris Cosmetics" w:date="2023-10-27T22:58:00Z">
                <w:r w:rsidRPr="007A4AFC" w:rsidDel="00CA1AA8">
                  <w:rPr>
                    <w:b/>
                    <w:color w:val="000000" w:themeColor="text1"/>
                    <w:szCs w:val="24"/>
                    <w:rPrChange w:id="806" w:author="Dr Mamadou SANOGO" w:date="2023-10-25T18:15:00Z">
                      <w:rPr>
                        <w:b/>
                        <w:szCs w:val="24"/>
                      </w:rPr>
                    </w:rPrChange>
                  </w:rPr>
                  <w:delText>IES</w:delText>
                </w:r>
              </w:del>
            </w:ins>
          </w:p>
        </w:tc>
        <w:tc>
          <w:tcPr>
            <w:tcW w:w="290" w:type="dxa"/>
            <w:vAlign w:val="center"/>
          </w:tcPr>
          <w:p w14:paraId="4F136D90" w14:textId="0869C580" w:rsidR="00D31BBB" w:rsidRPr="007A4AFC" w:rsidDel="00CA1AA8" w:rsidRDefault="00D31BBB">
            <w:pPr>
              <w:spacing w:line="276" w:lineRule="auto"/>
              <w:jc w:val="center"/>
              <w:rPr>
                <w:ins w:id="807" w:author="Dr Mamadou SANOGO" w:date="2023-10-25T11:45:00Z"/>
                <w:del w:id="808" w:author="Cauris Cosmetics" w:date="2023-10-27T22:58:00Z"/>
                <w:color w:val="000000" w:themeColor="text1"/>
                <w:rPrChange w:id="809" w:author="Dr Mamadou SANOGO" w:date="2023-10-25T18:15:00Z">
                  <w:rPr>
                    <w:ins w:id="810" w:author="Dr Mamadou SANOGO" w:date="2023-10-25T11:45:00Z"/>
                    <w:del w:id="811" w:author="Cauris Cosmetics" w:date="2023-10-27T22:58:00Z"/>
                  </w:rPr>
                </w:rPrChange>
              </w:rPr>
              <w:pPrChange w:id="812" w:author="Cauris Cosmetics" w:date="2023-10-27T22:58:00Z">
                <w:pPr>
                  <w:spacing w:before="120" w:after="120" w:line="240" w:lineRule="auto"/>
                </w:pPr>
              </w:pPrChange>
            </w:pPr>
            <w:ins w:id="813" w:author="Dr Mamadou SANOGO" w:date="2023-10-25T11:45:00Z">
              <w:del w:id="814" w:author="Cauris Cosmetics" w:date="2023-10-27T22:58:00Z">
                <w:r w:rsidRPr="007A4AFC" w:rsidDel="00CA1AA8">
                  <w:rPr>
                    <w:color w:val="000000" w:themeColor="text1"/>
                    <w:rPrChange w:id="815" w:author="Dr Mamadou SANOGO" w:date="2023-10-25T18:15:00Z">
                      <w:rPr/>
                    </w:rPrChange>
                  </w:rPr>
                  <w:delText xml:space="preserve">:    </w:delText>
                </w:r>
              </w:del>
            </w:ins>
          </w:p>
        </w:tc>
        <w:tc>
          <w:tcPr>
            <w:tcW w:w="5880" w:type="dxa"/>
            <w:vAlign w:val="center"/>
          </w:tcPr>
          <w:p w14:paraId="375F0EDF" w14:textId="5C7EBFF1" w:rsidR="00D31BBB" w:rsidRPr="007A4AFC" w:rsidDel="00CA1AA8" w:rsidRDefault="00D31BBB">
            <w:pPr>
              <w:spacing w:line="276" w:lineRule="auto"/>
              <w:jc w:val="center"/>
              <w:rPr>
                <w:ins w:id="816" w:author="Dr Mamadou SANOGO" w:date="2023-10-25T11:45:00Z"/>
                <w:del w:id="817" w:author="Cauris Cosmetics" w:date="2023-10-27T22:58:00Z"/>
                <w:color w:val="000000" w:themeColor="text1"/>
                <w:rPrChange w:id="818" w:author="Dr Mamadou SANOGO" w:date="2023-10-25T18:15:00Z">
                  <w:rPr>
                    <w:ins w:id="819" w:author="Dr Mamadou SANOGO" w:date="2023-10-25T11:45:00Z"/>
                    <w:del w:id="820" w:author="Cauris Cosmetics" w:date="2023-10-27T22:58:00Z"/>
                  </w:rPr>
                </w:rPrChange>
              </w:rPr>
              <w:pPrChange w:id="821" w:author="Cauris Cosmetics" w:date="2023-10-27T22:58:00Z">
                <w:pPr>
                  <w:spacing w:before="120" w:after="120" w:line="240" w:lineRule="auto"/>
                </w:pPr>
              </w:pPrChange>
            </w:pPr>
            <w:ins w:id="822" w:author="Dr Mamadou SANOGO" w:date="2023-10-25T11:45:00Z">
              <w:del w:id="823" w:author="Cauris Cosmetics" w:date="2023-10-27T22:58:00Z">
                <w:r w:rsidRPr="007A4AFC" w:rsidDel="00CA1AA8">
                  <w:rPr>
                    <w:color w:val="000000" w:themeColor="text1"/>
                    <w:rPrChange w:id="824" w:author="Dr Mamadou SANOGO" w:date="2023-10-25T18:15:00Z">
                      <w:rPr/>
                    </w:rPrChange>
                  </w:rPr>
                  <w:delText xml:space="preserve">Institution d’Enseignement </w:delText>
                </w:r>
              </w:del>
            </w:ins>
          </w:p>
        </w:tc>
      </w:tr>
      <w:tr w:rsidR="007A4AFC" w:rsidRPr="007A4AFC" w:rsidDel="00CA1AA8" w14:paraId="2FF89ECC" w14:textId="736AB302" w:rsidTr="00642B00">
        <w:trPr>
          <w:del w:id="825" w:author="Cauris Cosmetics" w:date="2023-10-27T22:58:00Z"/>
        </w:trPr>
        <w:tc>
          <w:tcPr>
            <w:tcW w:w="2901" w:type="dxa"/>
            <w:vAlign w:val="center"/>
          </w:tcPr>
          <w:p w14:paraId="60592C6D" w14:textId="70C7446C" w:rsidR="00D31BBB" w:rsidRPr="007A4AFC" w:rsidDel="00CA1AA8" w:rsidRDefault="009E592E">
            <w:pPr>
              <w:spacing w:line="276" w:lineRule="auto"/>
              <w:jc w:val="center"/>
              <w:rPr>
                <w:del w:id="826" w:author="Cauris Cosmetics" w:date="2023-10-27T22:58:00Z"/>
                <w:b/>
                <w:bCs/>
                <w:color w:val="000000" w:themeColor="text1"/>
                <w:spacing w:val="-2"/>
                <w:position w:val="1"/>
                <w:szCs w:val="24"/>
                <w:rPrChange w:id="827" w:author="Dr Mamadou SANOGO" w:date="2023-10-25T18:15:00Z">
                  <w:rPr>
                    <w:del w:id="828" w:author="Cauris Cosmetics" w:date="2023-10-27T22:58:00Z"/>
                    <w:b/>
                    <w:color w:val="FF0000"/>
                    <w:szCs w:val="24"/>
                  </w:rPr>
                </w:rPrChange>
              </w:rPr>
              <w:pPrChange w:id="829" w:author="Cauris Cosmetics" w:date="2023-10-27T22:58:00Z">
                <w:pPr>
                  <w:spacing w:before="120" w:after="120" w:line="240" w:lineRule="auto"/>
                  <w:ind w:right="-45"/>
                </w:pPr>
              </w:pPrChange>
            </w:pPr>
            <w:del w:id="830" w:author="Cauris Cosmetics" w:date="2023-10-27T22:58:00Z">
              <w:r w:rsidRPr="007A4AFC" w:rsidDel="00CA1AA8">
                <w:rPr>
                  <w:b/>
                  <w:bCs/>
                  <w:color w:val="000000" w:themeColor="text1"/>
                  <w:spacing w:val="-2"/>
                  <w:position w:val="1"/>
                  <w:szCs w:val="24"/>
                  <w:rPrChange w:id="831" w:author="Dr Mamadou SANOGO" w:date="2023-10-25T18:15:00Z">
                    <w:rPr>
                      <w:b/>
                      <w:bCs/>
                      <w:color w:val="1A161B"/>
                      <w:spacing w:val="-2"/>
                      <w:position w:val="1"/>
                      <w:szCs w:val="24"/>
                    </w:rPr>
                  </w:rPrChange>
                </w:rPr>
                <w:delText>IFSM</w:delText>
              </w:r>
            </w:del>
          </w:p>
        </w:tc>
        <w:tc>
          <w:tcPr>
            <w:tcW w:w="290" w:type="dxa"/>
            <w:vAlign w:val="center"/>
          </w:tcPr>
          <w:p w14:paraId="580A2AC3" w14:textId="2C7A328B" w:rsidR="009E592E" w:rsidRPr="007A4AFC" w:rsidDel="00CA1AA8" w:rsidRDefault="009E592E">
            <w:pPr>
              <w:spacing w:line="276" w:lineRule="auto"/>
              <w:jc w:val="center"/>
              <w:rPr>
                <w:del w:id="832" w:author="Cauris Cosmetics" w:date="2023-10-27T22:58:00Z"/>
                <w:color w:val="000000" w:themeColor="text1"/>
                <w:rPrChange w:id="833" w:author="Dr Mamadou SANOGO" w:date="2023-10-25T18:15:00Z">
                  <w:rPr>
                    <w:del w:id="834" w:author="Cauris Cosmetics" w:date="2023-10-27T22:58:00Z"/>
                  </w:rPr>
                </w:rPrChange>
              </w:rPr>
              <w:pPrChange w:id="835" w:author="Cauris Cosmetics" w:date="2023-10-27T22:58:00Z">
                <w:pPr>
                  <w:spacing w:before="120" w:after="120" w:line="240" w:lineRule="auto"/>
                </w:pPr>
              </w:pPrChange>
            </w:pPr>
            <w:del w:id="836" w:author="Cauris Cosmetics" w:date="2023-10-27T22:58:00Z">
              <w:r w:rsidRPr="007A4AFC" w:rsidDel="00CA1AA8">
                <w:rPr>
                  <w:color w:val="000000" w:themeColor="text1"/>
                  <w:rPrChange w:id="837" w:author="Dr Mamadou SANOGO" w:date="2023-10-25T18:15:00Z">
                    <w:rPr/>
                  </w:rPrChange>
                </w:rPr>
                <w:delText>:</w:delText>
              </w:r>
            </w:del>
          </w:p>
        </w:tc>
        <w:tc>
          <w:tcPr>
            <w:tcW w:w="5880" w:type="dxa"/>
            <w:gridSpan w:val="2"/>
            <w:vAlign w:val="center"/>
          </w:tcPr>
          <w:p w14:paraId="19175A87" w14:textId="001CFEE1" w:rsidR="009E592E" w:rsidRPr="007A4AFC" w:rsidDel="00CA1AA8" w:rsidRDefault="009E592E">
            <w:pPr>
              <w:spacing w:line="276" w:lineRule="auto"/>
              <w:jc w:val="center"/>
              <w:rPr>
                <w:del w:id="838" w:author="Cauris Cosmetics" w:date="2023-10-27T22:58:00Z"/>
                <w:color w:val="000000" w:themeColor="text1"/>
                <w:rPrChange w:id="839" w:author="Dr Mamadou SANOGO" w:date="2023-10-25T18:15:00Z">
                  <w:rPr>
                    <w:del w:id="840" w:author="Cauris Cosmetics" w:date="2023-10-27T22:58:00Z"/>
                  </w:rPr>
                </w:rPrChange>
              </w:rPr>
              <w:pPrChange w:id="841" w:author="Cauris Cosmetics" w:date="2023-10-27T22:58:00Z">
                <w:pPr>
                  <w:spacing w:before="120" w:after="120" w:line="240" w:lineRule="auto"/>
                </w:pPr>
              </w:pPrChange>
            </w:pPr>
            <w:del w:id="842" w:author="Cauris Cosmetics" w:date="2023-10-27T22:58:00Z">
              <w:r w:rsidRPr="007A4AFC" w:rsidDel="00CA1AA8">
                <w:rPr>
                  <w:color w:val="000000" w:themeColor="text1"/>
                  <w:rPrChange w:id="843" w:author="Dr Mamadou SANOGO" w:date="2023-10-25T18:15:00Z">
                    <w:rPr/>
                  </w:rPrChange>
                </w:rPr>
                <w:delText>Institut de Formation Sainte Marie (Côte d’Ivoire)</w:delText>
              </w:r>
            </w:del>
          </w:p>
        </w:tc>
      </w:tr>
      <w:tr w:rsidR="007A4AFC" w:rsidRPr="007A4AFC" w:rsidDel="00CA1AA8" w14:paraId="77A8B079" w14:textId="7F0B141B" w:rsidTr="00642B00">
        <w:trPr>
          <w:del w:id="844" w:author="Cauris Cosmetics" w:date="2023-10-27T22:58:00Z"/>
        </w:trPr>
        <w:tc>
          <w:tcPr>
            <w:tcW w:w="2901" w:type="dxa"/>
            <w:vAlign w:val="center"/>
          </w:tcPr>
          <w:p w14:paraId="71DA5D52" w14:textId="5B1247D1" w:rsidR="00052F11" w:rsidRPr="007A4AFC" w:rsidDel="00CA1AA8" w:rsidRDefault="00052F11">
            <w:pPr>
              <w:spacing w:line="276" w:lineRule="auto"/>
              <w:jc w:val="center"/>
              <w:rPr>
                <w:del w:id="845" w:author="Cauris Cosmetics" w:date="2023-10-27T22:58:00Z"/>
                <w:b/>
                <w:color w:val="000000" w:themeColor="text1"/>
                <w:szCs w:val="24"/>
                <w:rPrChange w:id="846" w:author="Dr Mamadou SANOGO" w:date="2023-10-25T18:15:00Z">
                  <w:rPr>
                    <w:del w:id="847" w:author="Cauris Cosmetics" w:date="2023-10-27T22:58:00Z"/>
                    <w:b/>
                    <w:szCs w:val="24"/>
                  </w:rPr>
                </w:rPrChange>
              </w:rPr>
              <w:pPrChange w:id="848" w:author="Cauris Cosmetics" w:date="2023-10-27T22:58:00Z">
                <w:pPr>
                  <w:spacing w:before="120" w:after="120" w:line="240" w:lineRule="auto"/>
                </w:pPr>
              </w:pPrChange>
            </w:pPr>
            <w:del w:id="849" w:author="Cauris Cosmetics" w:date="2023-10-27T22:58:00Z">
              <w:r w:rsidRPr="007A4AFC" w:rsidDel="00CA1AA8">
                <w:rPr>
                  <w:b/>
                  <w:color w:val="000000" w:themeColor="text1"/>
                  <w:szCs w:val="24"/>
                  <w:rPrChange w:id="850" w:author="Dr Mamadou SANOGO" w:date="2023-10-25T18:15:00Z">
                    <w:rPr>
                      <w:b/>
                      <w:szCs w:val="24"/>
                    </w:rPr>
                  </w:rPrChange>
                </w:rPr>
                <w:delText>LMD</w:delText>
              </w:r>
            </w:del>
          </w:p>
        </w:tc>
        <w:tc>
          <w:tcPr>
            <w:tcW w:w="290" w:type="dxa"/>
            <w:vAlign w:val="center"/>
          </w:tcPr>
          <w:p w14:paraId="613AFBB0" w14:textId="05FFB978" w:rsidR="00052F11" w:rsidRPr="007A4AFC" w:rsidDel="00CA1AA8" w:rsidRDefault="00052F11">
            <w:pPr>
              <w:spacing w:line="276" w:lineRule="auto"/>
              <w:jc w:val="center"/>
              <w:rPr>
                <w:del w:id="851" w:author="Cauris Cosmetics" w:date="2023-10-27T22:58:00Z"/>
                <w:color w:val="000000" w:themeColor="text1"/>
                <w:rPrChange w:id="852" w:author="Dr Mamadou SANOGO" w:date="2023-10-25T18:15:00Z">
                  <w:rPr>
                    <w:del w:id="853" w:author="Cauris Cosmetics" w:date="2023-10-27T22:58:00Z"/>
                  </w:rPr>
                </w:rPrChange>
              </w:rPr>
              <w:pPrChange w:id="854" w:author="Cauris Cosmetics" w:date="2023-10-27T22:58:00Z">
                <w:pPr>
                  <w:spacing w:before="120" w:after="120" w:line="240" w:lineRule="auto"/>
                </w:pPr>
              </w:pPrChange>
            </w:pPr>
            <w:del w:id="855" w:author="Cauris Cosmetics" w:date="2023-10-27T22:58:00Z">
              <w:r w:rsidRPr="007A4AFC" w:rsidDel="00CA1AA8">
                <w:rPr>
                  <w:color w:val="000000" w:themeColor="text1"/>
                  <w:rPrChange w:id="856" w:author="Dr Mamadou SANOGO" w:date="2023-10-25T18:15:00Z">
                    <w:rPr/>
                  </w:rPrChange>
                </w:rPr>
                <w:delText>:</w:delText>
              </w:r>
            </w:del>
          </w:p>
        </w:tc>
        <w:tc>
          <w:tcPr>
            <w:tcW w:w="5880" w:type="dxa"/>
            <w:gridSpan w:val="2"/>
            <w:vAlign w:val="center"/>
          </w:tcPr>
          <w:p w14:paraId="2ED68B3F" w14:textId="0961912D" w:rsidR="00052F11" w:rsidRPr="007A4AFC" w:rsidDel="00CA1AA8" w:rsidRDefault="00052F11">
            <w:pPr>
              <w:spacing w:line="276" w:lineRule="auto"/>
              <w:jc w:val="center"/>
              <w:rPr>
                <w:del w:id="857" w:author="Cauris Cosmetics" w:date="2023-10-27T22:58:00Z"/>
                <w:color w:val="000000" w:themeColor="text1"/>
                <w:rPrChange w:id="858" w:author="Dr Mamadou SANOGO" w:date="2023-10-25T18:15:00Z">
                  <w:rPr>
                    <w:del w:id="859" w:author="Cauris Cosmetics" w:date="2023-10-27T22:58:00Z"/>
                  </w:rPr>
                </w:rPrChange>
              </w:rPr>
              <w:pPrChange w:id="860" w:author="Cauris Cosmetics" w:date="2023-10-27T22:58:00Z">
                <w:pPr>
                  <w:spacing w:before="120" w:after="120" w:line="240" w:lineRule="auto"/>
                </w:pPr>
              </w:pPrChange>
            </w:pPr>
            <w:del w:id="861" w:author="Cauris Cosmetics" w:date="2023-10-27T22:58:00Z">
              <w:r w:rsidRPr="007A4AFC" w:rsidDel="00CA1AA8">
                <w:rPr>
                  <w:color w:val="000000" w:themeColor="text1"/>
                  <w:rPrChange w:id="862" w:author="Dr Mamadou SANOGO" w:date="2023-10-25T18:15:00Z">
                    <w:rPr/>
                  </w:rPrChange>
                </w:rPr>
                <w:delText>Licence Master Doctorat</w:delText>
              </w:r>
            </w:del>
          </w:p>
        </w:tc>
      </w:tr>
      <w:tr w:rsidR="007A4AFC" w:rsidRPr="007A4AFC" w:rsidDel="00CA1AA8" w14:paraId="0667A479" w14:textId="46934384" w:rsidTr="00642B00">
        <w:trPr>
          <w:del w:id="863" w:author="Cauris Cosmetics" w:date="2023-10-27T22:58:00Z"/>
        </w:trPr>
        <w:tc>
          <w:tcPr>
            <w:tcW w:w="2901" w:type="dxa"/>
            <w:vAlign w:val="center"/>
          </w:tcPr>
          <w:p w14:paraId="23DD8AEF" w14:textId="3DE16300" w:rsidR="00052F11" w:rsidRPr="007A4AFC" w:rsidDel="00CA1AA8" w:rsidRDefault="0093658A">
            <w:pPr>
              <w:spacing w:line="276" w:lineRule="auto"/>
              <w:jc w:val="center"/>
              <w:rPr>
                <w:del w:id="864" w:author="Cauris Cosmetics" w:date="2023-10-27T22:58:00Z"/>
                <w:b/>
                <w:color w:val="000000" w:themeColor="text1"/>
                <w:szCs w:val="24"/>
                <w:rPrChange w:id="865" w:author="Dr Mamadou SANOGO" w:date="2023-10-25T18:15:00Z">
                  <w:rPr>
                    <w:del w:id="866" w:author="Cauris Cosmetics" w:date="2023-10-27T22:58:00Z"/>
                    <w:b/>
                    <w:szCs w:val="24"/>
                  </w:rPr>
                </w:rPrChange>
              </w:rPr>
              <w:pPrChange w:id="867" w:author="Cauris Cosmetics" w:date="2023-10-27T22:58:00Z">
                <w:pPr>
                  <w:spacing w:before="120" w:after="120" w:line="240" w:lineRule="auto"/>
                </w:pPr>
              </w:pPrChange>
            </w:pPr>
            <w:del w:id="868" w:author="Cauris Cosmetics" w:date="2023-10-27T22:58:00Z">
              <w:r w:rsidRPr="007A4AFC" w:rsidDel="00CA1AA8">
                <w:rPr>
                  <w:b/>
                  <w:color w:val="000000" w:themeColor="text1"/>
                  <w:szCs w:val="24"/>
                  <w:rPrChange w:id="869" w:author="Dr Mamadou SANOGO" w:date="2023-10-25T18:15:00Z">
                    <w:rPr>
                      <w:b/>
                      <w:szCs w:val="24"/>
                    </w:rPr>
                  </w:rPrChange>
                </w:rPr>
                <w:delText>M-</w:delText>
              </w:r>
            </w:del>
            <w:ins w:id="870" w:author="Dr Mamadou SANOGO" w:date="2023-10-27T14:19:00Z">
              <w:del w:id="871" w:author="Cauris Cosmetics" w:date="2023-10-27T22:58:00Z">
                <w:r w:rsidR="005A69DD" w:rsidDel="00CA1AA8">
                  <w:rPr>
                    <w:b/>
                    <w:color w:val="000000" w:themeColor="text1"/>
                    <w:szCs w:val="24"/>
                  </w:rPr>
                  <w:delText>M-</w:delText>
                </w:r>
              </w:del>
              <w:del w:id="872" w:author="Cauris Cosmetics" w:date="2023-10-27T21:42:00Z">
                <w:r w:rsidR="005A69DD" w:rsidDel="00BA072E">
                  <w:rPr>
                    <w:b/>
                    <w:color w:val="000000" w:themeColor="text1"/>
                    <w:szCs w:val="24"/>
                  </w:rPr>
                  <w:delText>MSS</w:delText>
                </w:r>
              </w:del>
            </w:ins>
            <w:del w:id="873" w:author="Cauris Cosmetics" w:date="2023-10-27T22:58:00Z">
              <w:r w:rsidRPr="007A4AFC" w:rsidDel="00CA1AA8">
                <w:rPr>
                  <w:b/>
                  <w:color w:val="000000" w:themeColor="text1"/>
                  <w:szCs w:val="24"/>
                  <w:rPrChange w:id="874" w:author="Dr Mamadou SANOGO" w:date="2023-10-25T18:15:00Z">
                    <w:rPr>
                      <w:b/>
                      <w:szCs w:val="24"/>
                    </w:rPr>
                  </w:rPrChange>
                </w:rPr>
                <w:delText>EPI</w:delText>
              </w:r>
            </w:del>
          </w:p>
        </w:tc>
        <w:tc>
          <w:tcPr>
            <w:tcW w:w="290" w:type="dxa"/>
            <w:vAlign w:val="center"/>
          </w:tcPr>
          <w:p w14:paraId="0527BEE1" w14:textId="31C7E682" w:rsidR="00052F11" w:rsidRPr="007A4AFC" w:rsidDel="00CA1AA8" w:rsidRDefault="00642B00">
            <w:pPr>
              <w:spacing w:line="276" w:lineRule="auto"/>
              <w:jc w:val="center"/>
              <w:rPr>
                <w:del w:id="875" w:author="Cauris Cosmetics" w:date="2023-10-27T22:58:00Z"/>
                <w:color w:val="000000" w:themeColor="text1"/>
                <w:rPrChange w:id="876" w:author="Dr Mamadou SANOGO" w:date="2023-10-25T18:15:00Z">
                  <w:rPr>
                    <w:del w:id="877" w:author="Cauris Cosmetics" w:date="2023-10-27T22:58:00Z"/>
                  </w:rPr>
                </w:rPrChange>
              </w:rPr>
              <w:pPrChange w:id="878" w:author="Cauris Cosmetics" w:date="2023-10-27T22:58:00Z">
                <w:pPr>
                  <w:spacing w:before="120" w:after="120" w:line="240" w:lineRule="auto"/>
                </w:pPr>
              </w:pPrChange>
            </w:pPr>
            <w:del w:id="879" w:author="Cauris Cosmetics" w:date="2023-10-27T22:58:00Z">
              <w:r w:rsidRPr="007A4AFC" w:rsidDel="00CA1AA8">
                <w:rPr>
                  <w:color w:val="000000" w:themeColor="text1"/>
                  <w:rPrChange w:id="880" w:author="Dr Mamadou SANOGO" w:date="2023-10-25T18:15:00Z">
                    <w:rPr/>
                  </w:rPrChange>
                </w:rPr>
                <w:delText>:</w:delText>
              </w:r>
            </w:del>
          </w:p>
        </w:tc>
        <w:tc>
          <w:tcPr>
            <w:tcW w:w="5880" w:type="dxa"/>
            <w:gridSpan w:val="2"/>
            <w:vAlign w:val="center"/>
          </w:tcPr>
          <w:p w14:paraId="60D27F39" w14:textId="151E4D97" w:rsidR="00052F11" w:rsidRPr="007A4AFC" w:rsidDel="00CA1AA8" w:rsidRDefault="00052F11">
            <w:pPr>
              <w:spacing w:line="276" w:lineRule="auto"/>
              <w:jc w:val="center"/>
              <w:rPr>
                <w:del w:id="881" w:author="Cauris Cosmetics" w:date="2023-10-27T22:58:00Z"/>
                <w:color w:val="000000" w:themeColor="text1"/>
                <w:rPrChange w:id="882" w:author="Dr Mamadou SANOGO" w:date="2023-10-25T18:15:00Z">
                  <w:rPr>
                    <w:del w:id="883" w:author="Cauris Cosmetics" w:date="2023-10-27T22:58:00Z"/>
                  </w:rPr>
                </w:rPrChange>
              </w:rPr>
              <w:pPrChange w:id="884" w:author="Cauris Cosmetics" w:date="2023-10-27T22:58:00Z">
                <w:pPr>
                  <w:spacing w:before="120" w:after="120" w:line="240" w:lineRule="auto"/>
                </w:pPr>
              </w:pPrChange>
            </w:pPr>
            <w:del w:id="885" w:author="Cauris Cosmetics" w:date="2023-10-27T22:58:00Z">
              <w:r w:rsidRPr="007A4AFC" w:rsidDel="00CA1AA8">
                <w:rPr>
                  <w:color w:val="000000" w:themeColor="text1"/>
                  <w:rPrChange w:id="886" w:author="Dr Mamadou SANOGO" w:date="2023-10-25T18:15:00Z">
                    <w:rPr/>
                  </w:rPrChange>
                </w:rPr>
                <w:delText>M</w:delText>
              </w:r>
              <w:r w:rsidR="0093658A" w:rsidRPr="007A4AFC" w:rsidDel="00CA1AA8">
                <w:rPr>
                  <w:color w:val="000000" w:themeColor="text1"/>
                  <w:rPrChange w:id="887" w:author="Dr Mamadou SANOGO" w:date="2023-10-25T18:15:00Z">
                    <w:rPr/>
                  </w:rPrChange>
                </w:rPr>
                <w:delText xml:space="preserve">aster en </w:delText>
              </w:r>
            </w:del>
            <w:ins w:id="888" w:author="Dr Mamadou SANOGO" w:date="2023-10-26T11:21:00Z">
              <w:del w:id="889" w:author="Cauris Cosmetics" w:date="2023-10-27T21:41:00Z">
                <w:r w:rsidR="00A04F82" w:rsidDel="00BA072E">
                  <w:rPr>
                    <w:color w:val="000000" w:themeColor="text1"/>
                  </w:rPr>
                  <w:delText>Gynecologie-Obstetrique</w:delText>
                </w:r>
              </w:del>
            </w:ins>
            <w:del w:id="890" w:author="Cauris Cosmetics" w:date="2023-10-27T22:58:00Z">
              <w:r w:rsidR="0093658A" w:rsidRPr="007A4AFC" w:rsidDel="00CA1AA8">
                <w:rPr>
                  <w:color w:val="000000" w:themeColor="text1"/>
                  <w:rPrChange w:id="891" w:author="Dr Mamadou SANOGO" w:date="2023-10-25T18:15:00Z">
                    <w:rPr/>
                  </w:rPrChange>
                </w:rPr>
                <w:delText xml:space="preserve">Epidémiologie </w:delText>
              </w:r>
            </w:del>
          </w:p>
        </w:tc>
      </w:tr>
      <w:tr w:rsidR="00DA5F0A" w:rsidRPr="007A4AFC" w:rsidDel="00CA1AA8" w14:paraId="1622A4C3" w14:textId="7AA993BA" w:rsidTr="00642B00">
        <w:trPr>
          <w:gridAfter w:val="1"/>
          <w:wAfter w:w="6" w:type="dxa"/>
          <w:ins w:id="892" w:author="Dr Mamadou SANOGO" w:date="2023-10-27T09:55:00Z"/>
          <w:del w:id="893" w:author="Cauris Cosmetics" w:date="2023-10-27T22:58:00Z"/>
        </w:trPr>
        <w:tc>
          <w:tcPr>
            <w:tcW w:w="2901" w:type="dxa"/>
            <w:vAlign w:val="center"/>
          </w:tcPr>
          <w:p w14:paraId="64586BB3" w14:textId="6CF6D5EF" w:rsidR="00DA5F0A" w:rsidRPr="00DA5F0A" w:rsidDel="00CA1AA8" w:rsidRDefault="00DA5F0A">
            <w:pPr>
              <w:spacing w:line="276" w:lineRule="auto"/>
              <w:jc w:val="center"/>
              <w:rPr>
                <w:ins w:id="894" w:author="Dr Mamadou SANOGO" w:date="2023-10-27T09:55:00Z"/>
                <w:del w:id="895" w:author="Cauris Cosmetics" w:date="2023-10-27T22:58:00Z"/>
                <w:b/>
                <w:bCs/>
                <w:color w:val="000000" w:themeColor="text1"/>
                <w:szCs w:val="24"/>
              </w:rPr>
              <w:pPrChange w:id="896" w:author="Cauris Cosmetics" w:date="2023-10-27T22:58:00Z">
                <w:pPr>
                  <w:spacing w:before="120" w:after="120" w:line="240" w:lineRule="auto"/>
                </w:pPr>
              </w:pPrChange>
            </w:pPr>
            <w:ins w:id="897" w:author="Dr Mamadou SANOGO" w:date="2023-10-27T09:55:00Z">
              <w:del w:id="898" w:author="Cauris Cosmetics" w:date="2023-10-27T22:58:00Z">
                <w:r w:rsidRPr="00DA5F0A" w:rsidDel="00CA1AA8">
                  <w:rPr>
                    <w:b/>
                    <w:bCs/>
                    <w:color w:val="000000" w:themeColor="text1"/>
                    <w:szCs w:val="24"/>
                    <w:rPrChange w:id="899" w:author="Dr Mamadou SANOGO" w:date="2023-10-27T09:56:00Z">
                      <w:rPr>
                        <w:color w:val="000000" w:themeColor="text1"/>
                        <w:szCs w:val="24"/>
                      </w:rPr>
                    </w:rPrChange>
                  </w:rPr>
                  <w:delText>PDDSS</w:delText>
                </w:r>
              </w:del>
            </w:ins>
          </w:p>
        </w:tc>
        <w:tc>
          <w:tcPr>
            <w:tcW w:w="290" w:type="dxa"/>
            <w:vAlign w:val="center"/>
          </w:tcPr>
          <w:p w14:paraId="2F288CD7" w14:textId="6B856ED4" w:rsidR="00DA5F0A" w:rsidRPr="00DA5F0A" w:rsidDel="00CA1AA8" w:rsidRDefault="00DA5F0A">
            <w:pPr>
              <w:spacing w:line="276" w:lineRule="auto"/>
              <w:jc w:val="center"/>
              <w:rPr>
                <w:ins w:id="900" w:author="Dr Mamadou SANOGO" w:date="2023-10-27T09:55:00Z"/>
                <w:del w:id="901" w:author="Cauris Cosmetics" w:date="2023-10-27T22:58:00Z"/>
                <w:color w:val="000000" w:themeColor="text1"/>
              </w:rPr>
              <w:pPrChange w:id="902" w:author="Cauris Cosmetics" w:date="2023-10-27T22:58:00Z">
                <w:pPr>
                  <w:spacing w:before="120" w:after="120" w:line="240" w:lineRule="auto"/>
                </w:pPr>
              </w:pPrChange>
            </w:pPr>
            <w:ins w:id="903" w:author="Dr Mamadou SANOGO" w:date="2023-10-27T09:56:00Z">
              <w:del w:id="904" w:author="Cauris Cosmetics" w:date="2023-10-27T22:58:00Z">
                <w:r w:rsidDel="00CA1AA8">
                  <w:rPr>
                    <w:color w:val="000000" w:themeColor="text1"/>
                  </w:rPr>
                  <w:delText>:</w:delText>
                </w:r>
              </w:del>
            </w:ins>
          </w:p>
        </w:tc>
        <w:tc>
          <w:tcPr>
            <w:tcW w:w="5880" w:type="dxa"/>
            <w:vAlign w:val="center"/>
          </w:tcPr>
          <w:p w14:paraId="41AFF3A4" w14:textId="1ADBBB35" w:rsidR="00DA5F0A" w:rsidRPr="00DA5F0A" w:rsidDel="00CA1AA8" w:rsidRDefault="00AC602F">
            <w:pPr>
              <w:spacing w:line="276" w:lineRule="auto"/>
              <w:jc w:val="center"/>
              <w:rPr>
                <w:ins w:id="905" w:author="Dr Mamadou SANOGO" w:date="2023-10-27T09:55:00Z"/>
                <w:del w:id="906" w:author="Cauris Cosmetics" w:date="2023-10-27T22:58:00Z"/>
                <w:color w:val="000000" w:themeColor="text1"/>
              </w:rPr>
              <w:pPrChange w:id="907" w:author="Cauris Cosmetics" w:date="2023-10-27T22:58:00Z">
                <w:pPr>
                  <w:spacing w:before="120" w:after="120" w:line="240" w:lineRule="auto"/>
                </w:pPr>
              </w:pPrChange>
            </w:pPr>
            <w:ins w:id="908" w:author="Dr Mamadou SANOGO" w:date="2023-10-27T09:57:00Z">
              <w:del w:id="909" w:author="Cauris Cosmetics" w:date="2023-10-27T22:58:00Z">
                <w:r w:rsidRPr="00AC602F" w:rsidDel="00CA1AA8">
                  <w:rPr>
                    <w:color w:val="000000" w:themeColor="text1"/>
                  </w:rPr>
                  <w:delText>Plan Décennal de Développement Sanitaire et Social</w:delText>
                </w:r>
              </w:del>
            </w:ins>
          </w:p>
        </w:tc>
      </w:tr>
      <w:tr w:rsidR="007A4AFC" w:rsidRPr="007A4AFC" w:rsidDel="00CA1AA8" w14:paraId="118E8DD7" w14:textId="1FBC8690" w:rsidTr="00642B00">
        <w:trPr>
          <w:del w:id="910" w:author="Cauris Cosmetics" w:date="2023-10-27T22:58:00Z"/>
        </w:trPr>
        <w:tc>
          <w:tcPr>
            <w:tcW w:w="2901" w:type="dxa"/>
            <w:vAlign w:val="center"/>
          </w:tcPr>
          <w:p w14:paraId="49ABF332" w14:textId="368F99D9" w:rsidR="00B049CA" w:rsidRPr="007A4AFC" w:rsidDel="00CA1AA8" w:rsidRDefault="00B049CA">
            <w:pPr>
              <w:spacing w:line="276" w:lineRule="auto"/>
              <w:jc w:val="center"/>
              <w:rPr>
                <w:del w:id="911" w:author="Cauris Cosmetics" w:date="2023-10-27T22:58:00Z"/>
                <w:b/>
                <w:color w:val="000000" w:themeColor="text1"/>
                <w:szCs w:val="24"/>
                <w:rPrChange w:id="912" w:author="Dr Mamadou SANOGO" w:date="2023-10-25T18:15:00Z">
                  <w:rPr>
                    <w:del w:id="913" w:author="Cauris Cosmetics" w:date="2023-10-27T22:58:00Z"/>
                    <w:b/>
                    <w:szCs w:val="24"/>
                  </w:rPr>
                </w:rPrChange>
              </w:rPr>
              <w:pPrChange w:id="914" w:author="Cauris Cosmetics" w:date="2023-10-27T22:58:00Z">
                <w:pPr>
                  <w:spacing w:before="120" w:after="120" w:line="240" w:lineRule="auto"/>
                </w:pPr>
              </w:pPrChange>
            </w:pPr>
            <w:del w:id="915" w:author="Cauris Cosmetics" w:date="2023-10-27T22:58:00Z">
              <w:r w:rsidRPr="007A4AFC" w:rsidDel="00CA1AA8">
                <w:rPr>
                  <w:b/>
                  <w:color w:val="000000" w:themeColor="text1"/>
                  <w:szCs w:val="24"/>
                  <w:rPrChange w:id="916" w:author="Dr Mamadou SANOGO" w:date="2023-10-25T18:15:00Z">
                    <w:rPr>
                      <w:b/>
                      <w:szCs w:val="24"/>
                    </w:rPr>
                  </w:rPrChange>
                </w:rPr>
                <w:delText>PV</w:delText>
              </w:r>
            </w:del>
          </w:p>
        </w:tc>
        <w:tc>
          <w:tcPr>
            <w:tcW w:w="290" w:type="dxa"/>
            <w:vAlign w:val="center"/>
          </w:tcPr>
          <w:p w14:paraId="649DAB37" w14:textId="38A2FB26" w:rsidR="00B049CA" w:rsidRPr="007A4AFC" w:rsidDel="00CA1AA8" w:rsidRDefault="00B049CA">
            <w:pPr>
              <w:spacing w:line="276" w:lineRule="auto"/>
              <w:jc w:val="center"/>
              <w:rPr>
                <w:del w:id="917" w:author="Cauris Cosmetics" w:date="2023-10-27T22:58:00Z"/>
                <w:color w:val="000000" w:themeColor="text1"/>
                <w:rPrChange w:id="918" w:author="Dr Mamadou SANOGO" w:date="2023-10-25T18:15:00Z">
                  <w:rPr>
                    <w:del w:id="919" w:author="Cauris Cosmetics" w:date="2023-10-27T22:58:00Z"/>
                  </w:rPr>
                </w:rPrChange>
              </w:rPr>
              <w:pPrChange w:id="920" w:author="Cauris Cosmetics" w:date="2023-10-27T22:58:00Z">
                <w:pPr>
                  <w:spacing w:before="120" w:after="120" w:line="240" w:lineRule="auto"/>
                </w:pPr>
              </w:pPrChange>
            </w:pPr>
            <w:del w:id="921" w:author="Cauris Cosmetics" w:date="2023-10-27T22:58:00Z">
              <w:r w:rsidRPr="007A4AFC" w:rsidDel="00CA1AA8">
                <w:rPr>
                  <w:color w:val="000000" w:themeColor="text1"/>
                  <w:rPrChange w:id="922" w:author="Dr Mamadou SANOGO" w:date="2023-10-25T18:15:00Z">
                    <w:rPr/>
                  </w:rPrChange>
                </w:rPr>
                <w:delText xml:space="preserve">:             </w:delText>
              </w:r>
            </w:del>
          </w:p>
        </w:tc>
        <w:tc>
          <w:tcPr>
            <w:tcW w:w="5880" w:type="dxa"/>
            <w:gridSpan w:val="2"/>
            <w:vAlign w:val="center"/>
          </w:tcPr>
          <w:p w14:paraId="0FBE45F5" w14:textId="3FD3143F" w:rsidR="00B049CA" w:rsidRPr="007A4AFC" w:rsidDel="00CA1AA8" w:rsidRDefault="00B049CA">
            <w:pPr>
              <w:spacing w:line="276" w:lineRule="auto"/>
              <w:jc w:val="center"/>
              <w:rPr>
                <w:del w:id="923" w:author="Cauris Cosmetics" w:date="2023-10-27T22:58:00Z"/>
                <w:color w:val="000000" w:themeColor="text1"/>
                <w:rPrChange w:id="924" w:author="Dr Mamadou SANOGO" w:date="2023-10-25T18:15:00Z">
                  <w:rPr>
                    <w:del w:id="925" w:author="Cauris Cosmetics" w:date="2023-10-27T22:58:00Z"/>
                  </w:rPr>
                </w:rPrChange>
              </w:rPr>
              <w:pPrChange w:id="926" w:author="Cauris Cosmetics" w:date="2023-10-27T22:58:00Z">
                <w:pPr>
                  <w:spacing w:before="120" w:after="120" w:line="240" w:lineRule="auto"/>
                </w:pPr>
              </w:pPrChange>
            </w:pPr>
            <w:del w:id="927" w:author="Cauris Cosmetics" w:date="2023-10-27T22:58:00Z">
              <w:r w:rsidRPr="007A4AFC" w:rsidDel="00CA1AA8">
                <w:rPr>
                  <w:color w:val="000000" w:themeColor="text1"/>
                  <w:rPrChange w:id="928" w:author="Dr Mamadou SANOGO" w:date="2023-10-25T18:15:00Z">
                    <w:rPr/>
                  </w:rPrChange>
                </w:rPr>
                <w:delText>Procès-Verbal</w:delText>
              </w:r>
            </w:del>
          </w:p>
        </w:tc>
      </w:tr>
      <w:tr w:rsidR="007A4AFC" w:rsidRPr="007A4AFC" w:rsidDel="00CA1AA8" w14:paraId="47AEA519" w14:textId="55C6A80B" w:rsidTr="00642B00">
        <w:trPr>
          <w:del w:id="929" w:author="Cauris Cosmetics" w:date="2023-10-27T22:58:00Z"/>
        </w:trPr>
        <w:tc>
          <w:tcPr>
            <w:tcW w:w="2901" w:type="dxa"/>
            <w:vAlign w:val="center"/>
          </w:tcPr>
          <w:p w14:paraId="1174F1CB" w14:textId="210AD8D5" w:rsidR="00B049CA" w:rsidRPr="007A4AFC" w:rsidDel="00CA1AA8" w:rsidRDefault="00B049CA">
            <w:pPr>
              <w:spacing w:line="276" w:lineRule="auto"/>
              <w:jc w:val="center"/>
              <w:rPr>
                <w:del w:id="930" w:author="Cauris Cosmetics" w:date="2023-10-27T22:58:00Z"/>
                <w:b/>
                <w:color w:val="000000" w:themeColor="text1"/>
                <w:szCs w:val="24"/>
                <w:rPrChange w:id="931" w:author="Dr Mamadou SANOGO" w:date="2023-10-25T18:15:00Z">
                  <w:rPr>
                    <w:del w:id="932" w:author="Cauris Cosmetics" w:date="2023-10-27T22:58:00Z"/>
                    <w:b/>
                    <w:szCs w:val="24"/>
                  </w:rPr>
                </w:rPrChange>
              </w:rPr>
              <w:pPrChange w:id="933" w:author="Cauris Cosmetics" w:date="2023-10-27T22:58:00Z">
                <w:pPr>
                  <w:spacing w:before="120" w:after="120" w:line="240" w:lineRule="auto"/>
                </w:pPr>
              </w:pPrChange>
            </w:pPr>
            <w:del w:id="934" w:author="Cauris Cosmetics" w:date="2023-10-27T22:58:00Z">
              <w:r w:rsidRPr="007A4AFC" w:rsidDel="00CA1AA8">
                <w:rPr>
                  <w:b/>
                  <w:color w:val="000000" w:themeColor="text1"/>
                  <w:szCs w:val="24"/>
                  <w:rPrChange w:id="935" w:author="Dr Mamadou SANOGO" w:date="2023-10-25T18:15:00Z">
                    <w:rPr>
                      <w:b/>
                      <w:szCs w:val="24"/>
                    </w:rPr>
                  </w:rPrChange>
                </w:rPr>
                <w:delText>OOAS</w:delText>
              </w:r>
            </w:del>
          </w:p>
        </w:tc>
        <w:tc>
          <w:tcPr>
            <w:tcW w:w="290" w:type="dxa"/>
            <w:vAlign w:val="center"/>
          </w:tcPr>
          <w:p w14:paraId="4E6CAD45" w14:textId="382D2F22" w:rsidR="00B049CA" w:rsidRPr="007A4AFC" w:rsidDel="00CA1AA8" w:rsidRDefault="00B049CA">
            <w:pPr>
              <w:spacing w:line="276" w:lineRule="auto"/>
              <w:jc w:val="center"/>
              <w:rPr>
                <w:del w:id="936" w:author="Cauris Cosmetics" w:date="2023-10-27T22:58:00Z"/>
                <w:color w:val="000000" w:themeColor="text1"/>
                <w:rPrChange w:id="937" w:author="Dr Mamadou SANOGO" w:date="2023-10-25T18:15:00Z">
                  <w:rPr>
                    <w:del w:id="938" w:author="Cauris Cosmetics" w:date="2023-10-27T22:58:00Z"/>
                  </w:rPr>
                </w:rPrChange>
              </w:rPr>
              <w:pPrChange w:id="939" w:author="Cauris Cosmetics" w:date="2023-10-27T22:58:00Z">
                <w:pPr>
                  <w:spacing w:before="120" w:after="120" w:line="240" w:lineRule="auto"/>
                </w:pPr>
              </w:pPrChange>
            </w:pPr>
          </w:p>
        </w:tc>
        <w:tc>
          <w:tcPr>
            <w:tcW w:w="5880" w:type="dxa"/>
            <w:gridSpan w:val="2"/>
            <w:vAlign w:val="center"/>
          </w:tcPr>
          <w:p w14:paraId="3A401692" w14:textId="70004792" w:rsidR="00B049CA" w:rsidRPr="007A4AFC" w:rsidDel="00CA1AA8" w:rsidRDefault="00B049CA">
            <w:pPr>
              <w:spacing w:line="276" w:lineRule="auto"/>
              <w:jc w:val="center"/>
              <w:rPr>
                <w:del w:id="940" w:author="Cauris Cosmetics" w:date="2023-10-27T22:58:00Z"/>
                <w:color w:val="000000" w:themeColor="text1"/>
                <w:rPrChange w:id="941" w:author="Dr Mamadou SANOGO" w:date="2023-10-25T18:15:00Z">
                  <w:rPr>
                    <w:del w:id="942" w:author="Cauris Cosmetics" w:date="2023-10-27T22:58:00Z"/>
                  </w:rPr>
                </w:rPrChange>
              </w:rPr>
              <w:pPrChange w:id="943" w:author="Cauris Cosmetics" w:date="2023-10-27T22:58:00Z">
                <w:pPr>
                  <w:spacing w:before="120" w:after="120" w:line="240" w:lineRule="auto"/>
                </w:pPr>
              </w:pPrChange>
            </w:pPr>
            <w:del w:id="944" w:author="Cauris Cosmetics" w:date="2023-10-27T22:58:00Z">
              <w:r w:rsidRPr="007A4AFC" w:rsidDel="00CA1AA8">
                <w:rPr>
                  <w:color w:val="000000" w:themeColor="text1"/>
                  <w:rPrChange w:id="945" w:author="Dr Mamadou SANOGO" w:date="2023-10-25T18:15:00Z">
                    <w:rPr/>
                  </w:rPrChange>
                </w:rPr>
                <w:delText>Organisation Ouest Africaine de la Santé</w:delText>
              </w:r>
            </w:del>
          </w:p>
        </w:tc>
      </w:tr>
      <w:tr w:rsidR="007A4AFC" w:rsidRPr="007A4AFC" w:rsidDel="00CA1AA8" w14:paraId="58680893" w14:textId="5256AD28" w:rsidTr="00642B00">
        <w:trPr>
          <w:del w:id="946" w:author="Cauris Cosmetics" w:date="2023-10-27T22:58:00Z"/>
        </w:trPr>
        <w:tc>
          <w:tcPr>
            <w:tcW w:w="2901" w:type="dxa"/>
            <w:vAlign w:val="center"/>
          </w:tcPr>
          <w:p w14:paraId="511D659C" w14:textId="74D9458B" w:rsidR="00052F11" w:rsidRPr="007A4AFC" w:rsidDel="00CA1AA8" w:rsidRDefault="00052F11">
            <w:pPr>
              <w:spacing w:line="276" w:lineRule="auto"/>
              <w:jc w:val="center"/>
              <w:rPr>
                <w:del w:id="947" w:author="Cauris Cosmetics" w:date="2023-10-27T22:58:00Z"/>
                <w:b/>
                <w:color w:val="000000" w:themeColor="text1"/>
                <w:szCs w:val="24"/>
                <w:rPrChange w:id="948" w:author="Dr Mamadou SANOGO" w:date="2023-10-25T18:15:00Z">
                  <w:rPr>
                    <w:del w:id="949" w:author="Cauris Cosmetics" w:date="2023-10-27T22:58:00Z"/>
                    <w:b/>
                    <w:szCs w:val="24"/>
                  </w:rPr>
                </w:rPrChange>
              </w:rPr>
              <w:pPrChange w:id="950" w:author="Cauris Cosmetics" w:date="2023-10-27T22:58:00Z">
                <w:pPr>
                  <w:spacing w:before="120" w:after="120" w:line="240" w:lineRule="auto"/>
                </w:pPr>
              </w:pPrChange>
            </w:pPr>
            <w:del w:id="951" w:author="Cauris Cosmetics" w:date="2023-10-27T22:58:00Z">
              <w:r w:rsidRPr="007A4AFC" w:rsidDel="00CA1AA8">
                <w:rPr>
                  <w:b/>
                  <w:color w:val="000000" w:themeColor="text1"/>
                  <w:szCs w:val="24"/>
                  <w:rPrChange w:id="952" w:author="Dr Mamadou SANOGO" w:date="2023-10-25T18:15:00Z">
                    <w:rPr>
                      <w:b/>
                      <w:szCs w:val="24"/>
                    </w:rPr>
                  </w:rPrChange>
                </w:rPr>
                <w:delText>REESAO</w:delText>
              </w:r>
            </w:del>
          </w:p>
        </w:tc>
        <w:tc>
          <w:tcPr>
            <w:tcW w:w="290" w:type="dxa"/>
            <w:vAlign w:val="center"/>
          </w:tcPr>
          <w:p w14:paraId="6FCFFF97" w14:textId="1DB112EE" w:rsidR="00052F11" w:rsidRPr="007A4AFC" w:rsidDel="00CA1AA8" w:rsidRDefault="00642B00">
            <w:pPr>
              <w:spacing w:line="276" w:lineRule="auto"/>
              <w:jc w:val="center"/>
              <w:rPr>
                <w:del w:id="953" w:author="Cauris Cosmetics" w:date="2023-10-27T22:58:00Z"/>
                <w:color w:val="000000" w:themeColor="text1"/>
                <w:rPrChange w:id="954" w:author="Dr Mamadou SANOGO" w:date="2023-10-25T18:15:00Z">
                  <w:rPr>
                    <w:del w:id="955" w:author="Cauris Cosmetics" w:date="2023-10-27T22:58:00Z"/>
                  </w:rPr>
                </w:rPrChange>
              </w:rPr>
              <w:pPrChange w:id="956" w:author="Cauris Cosmetics" w:date="2023-10-27T22:58:00Z">
                <w:pPr>
                  <w:spacing w:before="120" w:after="120" w:line="240" w:lineRule="auto"/>
                </w:pPr>
              </w:pPrChange>
            </w:pPr>
            <w:del w:id="957" w:author="Cauris Cosmetics" w:date="2023-10-27T22:58:00Z">
              <w:r w:rsidRPr="007A4AFC" w:rsidDel="00CA1AA8">
                <w:rPr>
                  <w:color w:val="000000" w:themeColor="text1"/>
                  <w:rPrChange w:id="958" w:author="Dr Mamadou SANOGO" w:date="2023-10-25T18:15:00Z">
                    <w:rPr/>
                  </w:rPrChange>
                </w:rPr>
                <w:delText>:</w:delText>
              </w:r>
            </w:del>
          </w:p>
        </w:tc>
        <w:tc>
          <w:tcPr>
            <w:tcW w:w="5880" w:type="dxa"/>
            <w:gridSpan w:val="2"/>
            <w:vAlign w:val="center"/>
          </w:tcPr>
          <w:p w14:paraId="198D2F9B" w14:textId="2684DE73" w:rsidR="00052F11" w:rsidRPr="007A4AFC" w:rsidDel="00CA1AA8" w:rsidRDefault="00052F11">
            <w:pPr>
              <w:spacing w:line="276" w:lineRule="auto"/>
              <w:jc w:val="center"/>
              <w:rPr>
                <w:del w:id="959" w:author="Cauris Cosmetics" w:date="2023-10-27T22:58:00Z"/>
                <w:color w:val="000000" w:themeColor="text1"/>
                <w:rPrChange w:id="960" w:author="Dr Mamadou SANOGO" w:date="2023-10-25T18:15:00Z">
                  <w:rPr>
                    <w:del w:id="961" w:author="Cauris Cosmetics" w:date="2023-10-27T22:58:00Z"/>
                  </w:rPr>
                </w:rPrChange>
              </w:rPr>
              <w:pPrChange w:id="962" w:author="Cauris Cosmetics" w:date="2023-10-27T22:58:00Z">
                <w:pPr>
                  <w:spacing w:before="120" w:after="120" w:line="240" w:lineRule="auto"/>
                </w:pPr>
              </w:pPrChange>
            </w:pPr>
            <w:del w:id="963" w:author="Cauris Cosmetics" w:date="2023-10-27T22:58:00Z">
              <w:r w:rsidRPr="007A4AFC" w:rsidDel="00CA1AA8">
                <w:rPr>
                  <w:color w:val="000000" w:themeColor="text1"/>
                  <w:shd w:val="clear" w:color="auto" w:fill="FFFFFF"/>
                  <w:rPrChange w:id="964" w:author="Dr Mamadou SANOGO" w:date="2023-10-25T18:15:00Z">
                    <w:rPr>
                      <w:color w:val="000000"/>
                      <w:shd w:val="clear" w:color="auto" w:fill="FFFFFF"/>
                    </w:rPr>
                  </w:rPrChange>
                </w:rPr>
                <w:delText> Réseau pour l’Excellence de l’Enseignement Supérieur en Afrique de l’Ouest</w:delText>
              </w:r>
            </w:del>
          </w:p>
        </w:tc>
      </w:tr>
      <w:tr w:rsidR="00F076C8" w:rsidRPr="007A4AFC" w:rsidDel="00CA1AA8" w14:paraId="47CB1F0B" w14:textId="686E4569" w:rsidTr="00642B00">
        <w:trPr>
          <w:gridAfter w:val="1"/>
          <w:wAfter w:w="6" w:type="dxa"/>
          <w:ins w:id="965" w:author="Dr Mamadou SANOGO" w:date="2023-10-27T10:02:00Z"/>
          <w:del w:id="966" w:author="Cauris Cosmetics" w:date="2023-10-27T22:58:00Z"/>
        </w:trPr>
        <w:tc>
          <w:tcPr>
            <w:tcW w:w="2901" w:type="dxa"/>
            <w:vAlign w:val="center"/>
          </w:tcPr>
          <w:p w14:paraId="18CCC5FA" w14:textId="723DAD07" w:rsidR="00F076C8" w:rsidRPr="00F076C8" w:rsidDel="00CA1AA8" w:rsidRDefault="00F076C8">
            <w:pPr>
              <w:spacing w:line="276" w:lineRule="auto"/>
              <w:jc w:val="center"/>
              <w:rPr>
                <w:ins w:id="967" w:author="Dr Mamadou SANOGO" w:date="2023-10-27T10:02:00Z"/>
                <w:del w:id="968" w:author="Cauris Cosmetics" w:date="2023-10-27T22:58:00Z"/>
                <w:b/>
                <w:color w:val="000000" w:themeColor="text1"/>
                <w:szCs w:val="24"/>
              </w:rPr>
              <w:pPrChange w:id="969" w:author="Cauris Cosmetics" w:date="2023-10-27T22:58:00Z">
                <w:pPr>
                  <w:spacing w:before="120" w:after="120" w:line="240" w:lineRule="auto"/>
                </w:pPr>
              </w:pPrChange>
            </w:pPr>
            <w:ins w:id="970" w:author="Dr Mamadou SANOGO" w:date="2023-10-27T10:02:00Z">
              <w:del w:id="971" w:author="Cauris Cosmetics" w:date="2023-10-27T22:58:00Z">
                <w:r w:rsidRPr="00F076C8" w:rsidDel="00CA1AA8">
                  <w:rPr>
                    <w:b/>
                    <w:color w:val="000000" w:themeColor="text1"/>
                    <w:szCs w:val="24"/>
                    <w:rPrChange w:id="972" w:author="Dr Mamadou SANOGO" w:date="2023-10-27T10:02:00Z">
                      <w:rPr>
                        <w:bCs/>
                        <w:color w:val="000000" w:themeColor="text1"/>
                        <w:szCs w:val="24"/>
                      </w:rPr>
                    </w:rPrChange>
                  </w:rPr>
                  <w:delText>UE</w:delText>
                </w:r>
              </w:del>
            </w:ins>
          </w:p>
        </w:tc>
        <w:tc>
          <w:tcPr>
            <w:tcW w:w="290" w:type="dxa"/>
            <w:vAlign w:val="center"/>
          </w:tcPr>
          <w:p w14:paraId="02D3D035" w14:textId="521DAE8C" w:rsidR="00F076C8" w:rsidRPr="00F076C8" w:rsidDel="00CA1AA8" w:rsidRDefault="00F076C8">
            <w:pPr>
              <w:spacing w:line="276" w:lineRule="auto"/>
              <w:jc w:val="center"/>
              <w:rPr>
                <w:ins w:id="973" w:author="Dr Mamadou SANOGO" w:date="2023-10-27T10:02:00Z"/>
                <w:del w:id="974" w:author="Cauris Cosmetics" w:date="2023-10-27T22:58:00Z"/>
                <w:color w:val="000000" w:themeColor="text1"/>
              </w:rPr>
              <w:pPrChange w:id="975" w:author="Cauris Cosmetics" w:date="2023-10-27T22:58:00Z">
                <w:pPr>
                  <w:spacing w:before="120" w:after="120" w:line="240" w:lineRule="auto"/>
                </w:pPr>
              </w:pPrChange>
            </w:pPr>
            <w:ins w:id="976" w:author="Dr Mamadou SANOGO" w:date="2023-10-27T10:02:00Z">
              <w:del w:id="977" w:author="Cauris Cosmetics" w:date="2023-10-27T22:58:00Z">
                <w:r w:rsidDel="00CA1AA8">
                  <w:rPr>
                    <w:color w:val="000000" w:themeColor="text1"/>
                  </w:rPr>
                  <w:delText>:</w:delText>
                </w:r>
              </w:del>
            </w:ins>
          </w:p>
        </w:tc>
        <w:tc>
          <w:tcPr>
            <w:tcW w:w="5880" w:type="dxa"/>
            <w:vAlign w:val="center"/>
          </w:tcPr>
          <w:p w14:paraId="12E72034" w14:textId="337346C2" w:rsidR="00F076C8" w:rsidRPr="00F076C8" w:rsidDel="00CA1AA8" w:rsidRDefault="00F076C8">
            <w:pPr>
              <w:spacing w:line="276" w:lineRule="auto"/>
              <w:jc w:val="center"/>
              <w:rPr>
                <w:ins w:id="978" w:author="Dr Mamadou SANOGO" w:date="2023-10-27T10:02:00Z"/>
                <w:del w:id="979" w:author="Cauris Cosmetics" w:date="2023-10-27T22:58:00Z"/>
                <w:color w:val="000000" w:themeColor="text1"/>
                <w:shd w:val="clear" w:color="auto" w:fill="FFFFFF"/>
              </w:rPr>
              <w:pPrChange w:id="980" w:author="Cauris Cosmetics" w:date="2023-10-27T22:58:00Z">
                <w:pPr>
                  <w:spacing w:before="120" w:after="120" w:line="240" w:lineRule="auto"/>
                </w:pPr>
              </w:pPrChange>
            </w:pPr>
            <w:ins w:id="981" w:author="Dr Mamadou SANOGO" w:date="2023-10-27T10:02:00Z">
              <w:del w:id="982" w:author="Cauris Cosmetics" w:date="2023-10-27T22:58:00Z">
                <w:r w:rsidDel="00CA1AA8">
                  <w:rPr>
                    <w:color w:val="000000" w:themeColor="text1"/>
                    <w:shd w:val="clear" w:color="auto" w:fill="FFFFFF"/>
                  </w:rPr>
                  <w:delText>Unités d’Enseignement</w:delText>
                </w:r>
              </w:del>
            </w:ins>
          </w:p>
        </w:tc>
      </w:tr>
      <w:tr w:rsidR="007A4AFC" w:rsidRPr="007A4AFC" w:rsidDel="00CA1AA8" w14:paraId="2C85502C" w14:textId="4C471F81" w:rsidTr="00642B00">
        <w:trPr>
          <w:del w:id="983" w:author="Cauris Cosmetics" w:date="2023-10-27T22:58:00Z"/>
        </w:trPr>
        <w:tc>
          <w:tcPr>
            <w:tcW w:w="2901" w:type="dxa"/>
            <w:vAlign w:val="center"/>
          </w:tcPr>
          <w:p w14:paraId="2A1DE33E" w14:textId="15D8DBFB" w:rsidR="00052F11" w:rsidRPr="007A4AFC" w:rsidDel="00CA1AA8" w:rsidRDefault="00052F11">
            <w:pPr>
              <w:spacing w:line="276" w:lineRule="auto"/>
              <w:jc w:val="center"/>
              <w:rPr>
                <w:del w:id="984" w:author="Cauris Cosmetics" w:date="2023-10-27T22:58:00Z"/>
                <w:b/>
                <w:color w:val="000000" w:themeColor="text1"/>
                <w:szCs w:val="24"/>
                <w:rPrChange w:id="985" w:author="Dr Mamadou SANOGO" w:date="2023-10-25T18:15:00Z">
                  <w:rPr>
                    <w:del w:id="986" w:author="Cauris Cosmetics" w:date="2023-10-27T22:58:00Z"/>
                    <w:b/>
                    <w:szCs w:val="24"/>
                  </w:rPr>
                </w:rPrChange>
              </w:rPr>
              <w:pPrChange w:id="987" w:author="Cauris Cosmetics" w:date="2023-10-27T22:58:00Z">
                <w:pPr>
                  <w:spacing w:before="120" w:after="120" w:line="240" w:lineRule="auto"/>
                </w:pPr>
              </w:pPrChange>
            </w:pPr>
            <w:del w:id="988" w:author="Cauris Cosmetics" w:date="2023-10-27T22:58:00Z">
              <w:r w:rsidRPr="007A4AFC" w:rsidDel="00CA1AA8">
                <w:rPr>
                  <w:b/>
                  <w:color w:val="000000" w:themeColor="text1"/>
                  <w:szCs w:val="24"/>
                  <w:rPrChange w:id="989" w:author="Dr Mamadou SANOGO" w:date="2023-10-25T18:15:00Z">
                    <w:rPr>
                      <w:b/>
                      <w:szCs w:val="24"/>
                    </w:rPr>
                  </w:rPrChange>
                </w:rPr>
                <w:delText>UEIN</w:delText>
              </w:r>
            </w:del>
          </w:p>
        </w:tc>
        <w:tc>
          <w:tcPr>
            <w:tcW w:w="290" w:type="dxa"/>
            <w:vAlign w:val="center"/>
          </w:tcPr>
          <w:p w14:paraId="57A39451" w14:textId="1A17E9E1" w:rsidR="00052F11" w:rsidRPr="007A4AFC" w:rsidDel="00CA1AA8" w:rsidRDefault="00052F11">
            <w:pPr>
              <w:spacing w:line="276" w:lineRule="auto"/>
              <w:jc w:val="center"/>
              <w:rPr>
                <w:del w:id="990" w:author="Cauris Cosmetics" w:date="2023-10-27T22:58:00Z"/>
                <w:color w:val="000000" w:themeColor="text1"/>
                <w:rPrChange w:id="991" w:author="Dr Mamadou SANOGO" w:date="2023-10-25T18:15:00Z">
                  <w:rPr>
                    <w:del w:id="992" w:author="Cauris Cosmetics" w:date="2023-10-27T22:58:00Z"/>
                  </w:rPr>
                </w:rPrChange>
              </w:rPr>
              <w:pPrChange w:id="993" w:author="Cauris Cosmetics" w:date="2023-10-27T22:58:00Z">
                <w:pPr>
                  <w:spacing w:before="120" w:after="120" w:line="240" w:lineRule="auto"/>
                </w:pPr>
              </w:pPrChange>
            </w:pPr>
            <w:del w:id="994" w:author="Cauris Cosmetics" w:date="2023-10-27T22:58:00Z">
              <w:r w:rsidRPr="007A4AFC" w:rsidDel="00CA1AA8">
                <w:rPr>
                  <w:color w:val="000000" w:themeColor="text1"/>
                  <w:rPrChange w:id="995" w:author="Dr Mamadou SANOGO" w:date="2023-10-25T18:15:00Z">
                    <w:rPr/>
                  </w:rPrChange>
                </w:rPr>
                <w:delText>:</w:delText>
              </w:r>
            </w:del>
          </w:p>
        </w:tc>
        <w:tc>
          <w:tcPr>
            <w:tcW w:w="5880" w:type="dxa"/>
            <w:gridSpan w:val="2"/>
            <w:vAlign w:val="center"/>
          </w:tcPr>
          <w:p w14:paraId="397DDC9D" w14:textId="5C733F10" w:rsidR="00052F11" w:rsidRPr="007A4AFC" w:rsidDel="00CA1AA8" w:rsidRDefault="00052F11">
            <w:pPr>
              <w:spacing w:line="276" w:lineRule="auto"/>
              <w:jc w:val="center"/>
              <w:rPr>
                <w:del w:id="996" w:author="Cauris Cosmetics" w:date="2023-10-27T22:58:00Z"/>
                <w:color w:val="000000" w:themeColor="text1"/>
                <w:rPrChange w:id="997" w:author="Dr Mamadou SANOGO" w:date="2023-10-25T18:15:00Z">
                  <w:rPr>
                    <w:del w:id="998" w:author="Cauris Cosmetics" w:date="2023-10-27T22:58:00Z"/>
                  </w:rPr>
                </w:rPrChange>
              </w:rPr>
              <w:pPrChange w:id="999" w:author="Cauris Cosmetics" w:date="2023-10-27T22:58:00Z">
                <w:pPr>
                  <w:spacing w:before="120" w:after="120" w:line="240" w:lineRule="auto"/>
                </w:pPr>
              </w:pPrChange>
            </w:pPr>
            <w:del w:id="1000" w:author="Cauris Cosmetics" w:date="2023-10-27T22:58:00Z">
              <w:r w:rsidRPr="007A4AFC" w:rsidDel="00CA1AA8">
                <w:rPr>
                  <w:color w:val="000000" w:themeColor="text1"/>
                  <w:rPrChange w:id="1001" w:author="Dr Mamadou SANOGO" w:date="2023-10-25T18:15:00Z">
                    <w:rPr/>
                  </w:rPrChange>
                </w:rPr>
                <w:delText>Université Elhadji Ibrahima Niasse (Sénégal)</w:delText>
              </w:r>
            </w:del>
          </w:p>
        </w:tc>
      </w:tr>
      <w:tr w:rsidR="00052F11" w:rsidRPr="007A4AFC" w:rsidDel="00CA1AA8" w14:paraId="4ABB35CF" w14:textId="51652F55" w:rsidTr="00642B00">
        <w:trPr>
          <w:del w:id="1002" w:author="Cauris Cosmetics" w:date="2023-10-27T22:58:00Z"/>
        </w:trPr>
        <w:tc>
          <w:tcPr>
            <w:tcW w:w="2901" w:type="dxa"/>
            <w:vAlign w:val="center"/>
          </w:tcPr>
          <w:p w14:paraId="1161795C" w14:textId="444FAD96" w:rsidR="00052F11" w:rsidRPr="007A4AFC" w:rsidDel="00CA1AA8" w:rsidRDefault="00052F11">
            <w:pPr>
              <w:spacing w:line="276" w:lineRule="auto"/>
              <w:jc w:val="center"/>
              <w:rPr>
                <w:del w:id="1003" w:author="Cauris Cosmetics" w:date="2023-10-27T22:58:00Z"/>
                <w:b/>
                <w:color w:val="000000" w:themeColor="text1"/>
                <w:szCs w:val="24"/>
                <w:rPrChange w:id="1004" w:author="Dr Mamadou SANOGO" w:date="2023-10-25T18:15:00Z">
                  <w:rPr>
                    <w:del w:id="1005" w:author="Cauris Cosmetics" w:date="2023-10-27T22:58:00Z"/>
                    <w:b/>
                    <w:szCs w:val="24"/>
                  </w:rPr>
                </w:rPrChange>
              </w:rPr>
              <w:pPrChange w:id="1006" w:author="Cauris Cosmetics" w:date="2023-10-27T22:58:00Z">
                <w:pPr>
                  <w:spacing w:before="120" w:after="120" w:line="240" w:lineRule="auto"/>
                </w:pPr>
              </w:pPrChange>
            </w:pPr>
            <w:del w:id="1007" w:author="Cauris Cosmetics" w:date="2023-10-27T22:58:00Z">
              <w:r w:rsidRPr="007A4AFC" w:rsidDel="00CA1AA8">
                <w:rPr>
                  <w:b/>
                  <w:color w:val="000000" w:themeColor="text1"/>
                  <w:szCs w:val="24"/>
                  <w:rPrChange w:id="1008" w:author="Dr Mamadou SANOGO" w:date="2023-10-25T18:15:00Z">
                    <w:rPr>
                      <w:b/>
                      <w:szCs w:val="24"/>
                    </w:rPr>
                  </w:rPrChange>
                </w:rPr>
                <w:delText>UKAG</w:delText>
              </w:r>
            </w:del>
          </w:p>
        </w:tc>
        <w:tc>
          <w:tcPr>
            <w:tcW w:w="290" w:type="dxa"/>
            <w:vAlign w:val="center"/>
          </w:tcPr>
          <w:p w14:paraId="63797BF0" w14:textId="3F55748A" w:rsidR="00052F11" w:rsidRPr="007A4AFC" w:rsidDel="00CA1AA8" w:rsidRDefault="007670BF">
            <w:pPr>
              <w:spacing w:line="276" w:lineRule="auto"/>
              <w:jc w:val="center"/>
              <w:rPr>
                <w:del w:id="1009" w:author="Cauris Cosmetics" w:date="2023-10-27T22:58:00Z"/>
                <w:color w:val="000000" w:themeColor="text1"/>
                <w:rPrChange w:id="1010" w:author="Dr Mamadou SANOGO" w:date="2023-10-25T18:15:00Z">
                  <w:rPr>
                    <w:del w:id="1011" w:author="Cauris Cosmetics" w:date="2023-10-27T22:58:00Z"/>
                  </w:rPr>
                </w:rPrChange>
              </w:rPr>
              <w:pPrChange w:id="1012" w:author="Cauris Cosmetics" w:date="2023-10-27T22:58:00Z">
                <w:pPr>
                  <w:spacing w:before="120" w:after="120" w:line="240" w:lineRule="auto"/>
                </w:pPr>
              </w:pPrChange>
            </w:pPr>
            <w:del w:id="1013" w:author="Cauris Cosmetics" w:date="2023-10-27T22:58:00Z">
              <w:r w:rsidRPr="007A4AFC" w:rsidDel="00CA1AA8">
                <w:rPr>
                  <w:color w:val="000000" w:themeColor="text1"/>
                  <w:rPrChange w:id="1014" w:author="Dr Mamadou SANOGO" w:date="2023-10-25T18:15:00Z">
                    <w:rPr/>
                  </w:rPrChange>
                </w:rPr>
                <w:delText>:</w:delText>
              </w:r>
            </w:del>
          </w:p>
        </w:tc>
        <w:tc>
          <w:tcPr>
            <w:tcW w:w="5880" w:type="dxa"/>
            <w:gridSpan w:val="2"/>
            <w:vAlign w:val="center"/>
          </w:tcPr>
          <w:p w14:paraId="469484E6" w14:textId="4E489411" w:rsidR="00052F11" w:rsidRPr="007A4AFC" w:rsidDel="00CA1AA8" w:rsidRDefault="00052F11">
            <w:pPr>
              <w:spacing w:line="276" w:lineRule="auto"/>
              <w:jc w:val="center"/>
              <w:rPr>
                <w:del w:id="1015" w:author="Cauris Cosmetics" w:date="2023-10-27T22:58:00Z"/>
                <w:color w:val="000000" w:themeColor="text1"/>
                <w:rPrChange w:id="1016" w:author="Dr Mamadou SANOGO" w:date="2023-10-25T18:15:00Z">
                  <w:rPr>
                    <w:del w:id="1017" w:author="Cauris Cosmetics" w:date="2023-10-27T22:58:00Z"/>
                  </w:rPr>
                </w:rPrChange>
              </w:rPr>
              <w:pPrChange w:id="1018" w:author="Cauris Cosmetics" w:date="2023-10-27T22:58:00Z">
                <w:pPr>
                  <w:spacing w:before="120" w:after="120" w:line="240" w:lineRule="auto"/>
                </w:pPr>
              </w:pPrChange>
            </w:pPr>
            <w:del w:id="1019" w:author="Cauris Cosmetics" w:date="2023-10-27T22:58:00Z">
              <w:r w:rsidRPr="007A4AFC" w:rsidDel="00CA1AA8">
                <w:rPr>
                  <w:color w:val="000000" w:themeColor="text1"/>
                  <w:rPrChange w:id="1020" w:author="Dr Mamadou SANOGO" w:date="2023-10-25T18:15:00Z">
                    <w:rPr/>
                  </w:rPrChange>
                </w:rPr>
                <w:delText>Université Kofi Annan de Guinée</w:delText>
              </w:r>
            </w:del>
          </w:p>
        </w:tc>
      </w:tr>
    </w:tbl>
    <w:p w14:paraId="3042CE27" w14:textId="31D5C3F2" w:rsidR="0065696D" w:rsidRPr="007A4AFC" w:rsidDel="00CA1AA8" w:rsidRDefault="0065696D">
      <w:pPr>
        <w:spacing w:line="276" w:lineRule="auto"/>
        <w:jc w:val="center"/>
        <w:rPr>
          <w:del w:id="1021" w:author="Cauris Cosmetics" w:date="2023-10-27T22:58:00Z"/>
          <w:rFonts w:ascii="Calisto MT" w:hAnsi="Calisto MT" w:cs="Comic Sans MS"/>
          <w:color w:val="000000" w:themeColor="text1"/>
          <w:sz w:val="20"/>
          <w:szCs w:val="20"/>
          <w:rPrChange w:id="1022" w:author="Dr Mamadou SANOGO" w:date="2023-10-25T18:15:00Z">
            <w:rPr>
              <w:del w:id="1023" w:author="Cauris Cosmetics" w:date="2023-10-27T22:58:00Z"/>
              <w:rFonts w:ascii="Calisto MT" w:hAnsi="Calisto MT" w:cs="Comic Sans MS"/>
              <w:sz w:val="20"/>
              <w:szCs w:val="20"/>
            </w:rPr>
          </w:rPrChange>
        </w:rPr>
        <w:pPrChange w:id="1024" w:author="Cauris Cosmetics" w:date="2023-10-27T22:58:00Z">
          <w:pPr>
            <w:widowControl w:val="0"/>
            <w:autoSpaceDE w:val="0"/>
            <w:autoSpaceDN w:val="0"/>
            <w:adjustRightInd w:val="0"/>
            <w:spacing w:line="240" w:lineRule="auto"/>
            <w:ind w:right="-46"/>
          </w:pPr>
        </w:pPrChange>
      </w:pPr>
    </w:p>
    <w:p w14:paraId="0DEB877C" w14:textId="70CADC40" w:rsidR="0065696D" w:rsidRPr="007A4AFC" w:rsidDel="00CA1AA8" w:rsidRDefault="0065696D">
      <w:pPr>
        <w:spacing w:line="276" w:lineRule="auto"/>
        <w:jc w:val="center"/>
        <w:rPr>
          <w:del w:id="1025" w:author="Cauris Cosmetics" w:date="2023-10-27T22:58:00Z"/>
          <w:rFonts w:ascii="Calisto MT" w:hAnsi="Calisto MT" w:cs="Comic Sans MS"/>
          <w:color w:val="000000" w:themeColor="text1"/>
          <w:sz w:val="20"/>
          <w:szCs w:val="20"/>
          <w:rPrChange w:id="1026" w:author="Dr Mamadou SANOGO" w:date="2023-10-25T18:15:00Z">
            <w:rPr>
              <w:del w:id="1027" w:author="Cauris Cosmetics" w:date="2023-10-27T22:58:00Z"/>
              <w:rFonts w:ascii="Calisto MT" w:hAnsi="Calisto MT" w:cs="Comic Sans MS"/>
              <w:sz w:val="20"/>
              <w:szCs w:val="20"/>
            </w:rPr>
          </w:rPrChange>
        </w:rPr>
        <w:pPrChange w:id="1028" w:author="Cauris Cosmetics" w:date="2023-10-27T22:58:00Z">
          <w:pPr>
            <w:widowControl w:val="0"/>
            <w:autoSpaceDE w:val="0"/>
            <w:autoSpaceDN w:val="0"/>
            <w:adjustRightInd w:val="0"/>
            <w:spacing w:line="240" w:lineRule="auto"/>
            <w:ind w:right="-46"/>
          </w:pPr>
        </w:pPrChange>
      </w:pPr>
    </w:p>
    <w:p w14:paraId="1FB9674E" w14:textId="31706C13" w:rsidR="0065696D" w:rsidRPr="007A4AFC" w:rsidDel="00CA1AA8" w:rsidRDefault="0065696D">
      <w:pPr>
        <w:spacing w:line="276" w:lineRule="auto"/>
        <w:jc w:val="center"/>
        <w:rPr>
          <w:del w:id="1029" w:author="Cauris Cosmetics" w:date="2023-10-27T22:58:00Z"/>
          <w:rFonts w:ascii="Calisto MT" w:hAnsi="Calisto MT" w:cs="Comic Sans MS"/>
          <w:color w:val="000000" w:themeColor="text1"/>
          <w:sz w:val="20"/>
          <w:szCs w:val="20"/>
          <w:rPrChange w:id="1030" w:author="Dr Mamadou SANOGO" w:date="2023-10-25T18:15:00Z">
            <w:rPr>
              <w:del w:id="1031" w:author="Cauris Cosmetics" w:date="2023-10-27T22:58:00Z"/>
              <w:rFonts w:ascii="Calisto MT" w:hAnsi="Calisto MT" w:cs="Comic Sans MS"/>
              <w:sz w:val="20"/>
              <w:szCs w:val="20"/>
            </w:rPr>
          </w:rPrChange>
        </w:rPr>
        <w:pPrChange w:id="1032" w:author="Cauris Cosmetics" w:date="2023-10-27T22:58:00Z">
          <w:pPr>
            <w:widowControl w:val="0"/>
            <w:autoSpaceDE w:val="0"/>
            <w:autoSpaceDN w:val="0"/>
            <w:adjustRightInd w:val="0"/>
            <w:spacing w:line="240" w:lineRule="auto"/>
            <w:ind w:right="-46"/>
          </w:pPr>
        </w:pPrChange>
      </w:pPr>
    </w:p>
    <w:p w14:paraId="4B807411" w14:textId="6CFE3149" w:rsidR="003B4A3F" w:rsidRPr="003B1197" w:rsidDel="00CA1AA8" w:rsidRDefault="0065696D">
      <w:pPr>
        <w:spacing w:line="276" w:lineRule="auto"/>
        <w:jc w:val="center"/>
        <w:rPr>
          <w:del w:id="1033" w:author="Cauris Cosmetics" w:date="2023-10-27T22:58:00Z"/>
          <w:rFonts w:eastAsiaTheme="majorEastAsia" w:cstheme="majorBidi"/>
          <w:color w:val="000000" w:themeColor="text1"/>
          <w:sz w:val="28"/>
          <w:szCs w:val="32"/>
          <w:rPrChange w:id="1034" w:author="Dr Mamadou SANOGO" w:date="2023-10-27T13:28:00Z">
            <w:rPr>
              <w:del w:id="1035" w:author="Cauris Cosmetics" w:date="2023-10-27T22:58:00Z"/>
              <w:rFonts w:ascii="Calisto MT" w:hAnsi="Calisto MT" w:cs="Comic Sans MS"/>
              <w:b/>
              <w:sz w:val="20"/>
              <w:szCs w:val="20"/>
            </w:rPr>
          </w:rPrChange>
        </w:rPr>
        <w:pPrChange w:id="1036" w:author="Cauris Cosmetics" w:date="2023-10-27T22:58:00Z">
          <w:pPr>
            <w:pStyle w:val="Paragraphedeliste"/>
            <w:numPr>
              <w:numId w:val="29"/>
            </w:numPr>
            <w:spacing w:line="240" w:lineRule="auto"/>
            <w:ind w:hanging="720"/>
          </w:pPr>
        </w:pPrChange>
      </w:pPr>
      <w:del w:id="1037" w:author="Cauris Cosmetics" w:date="2023-10-27T22:58:00Z">
        <w:r w:rsidRPr="00614D94" w:rsidDel="00CA1AA8">
          <w:rPr>
            <w:rFonts w:ascii="Calisto MT" w:hAnsi="Calisto MT" w:cs="Comic Sans MS"/>
            <w:sz w:val="20"/>
            <w:szCs w:val="20"/>
          </w:rPr>
          <w:br w:type="page"/>
        </w:r>
        <w:bookmarkStart w:id="1038" w:name="_Toc149307323"/>
        <w:r w:rsidR="00643698" w:rsidRPr="003B1197" w:rsidDel="00CA1AA8">
          <w:rPr>
            <w:rFonts w:eastAsiaTheme="majorEastAsia" w:cstheme="majorBidi"/>
            <w:color w:val="000000" w:themeColor="text1"/>
            <w:sz w:val="28"/>
            <w:szCs w:val="32"/>
            <w:rPrChange w:id="1039" w:author="Dr Mamadou SANOGO" w:date="2023-10-27T13:28:00Z">
              <w:rPr>
                <w:b/>
                <w:color w:val="000000" w:themeColor="text1"/>
                <w:szCs w:val="24"/>
                <w:highlight w:val="yellow"/>
              </w:rPr>
            </w:rPrChange>
          </w:rPr>
          <w:delText>INTRODUCTION</w:delText>
        </w:r>
        <w:bookmarkEnd w:id="1038"/>
      </w:del>
    </w:p>
    <w:p w14:paraId="19F18A3E" w14:textId="6EB5C211" w:rsidR="003B4A3F" w:rsidRPr="003B1197" w:rsidDel="00CA1AA8" w:rsidRDefault="003B4A3F">
      <w:pPr>
        <w:spacing w:line="276" w:lineRule="auto"/>
        <w:jc w:val="center"/>
        <w:rPr>
          <w:del w:id="1040" w:author="Cauris Cosmetics" w:date="2023-10-27T22:58:00Z"/>
          <w:rFonts w:eastAsiaTheme="majorEastAsia" w:cstheme="majorBidi"/>
          <w:b/>
          <w:color w:val="000000" w:themeColor="text1"/>
          <w:sz w:val="28"/>
          <w:szCs w:val="32"/>
          <w:rPrChange w:id="1041" w:author="Dr Mamadou SANOGO" w:date="2023-10-27T13:28:00Z">
            <w:rPr>
              <w:del w:id="1042" w:author="Cauris Cosmetics" w:date="2023-10-27T22:58:00Z"/>
              <w:sz w:val="8"/>
              <w:szCs w:val="20"/>
            </w:rPr>
          </w:rPrChange>
        </w:rPr>
        <w:pPrChange w:id="1043" w:author="Cauris Cosmetics" w:date="2023-10-27T22:58:00Z">
          <w:pPr>
            <w:widowControl w:val="0"/>
            <w:autoSpaceDE w:val="0"/>
            <w:autoSpaceDN w:val="0"/>
            <w:adjustRightInd w:val="0"/>
            <w:spacing w:line="240" w:lineRule="auto"/>
            <w:ind w:right="9"/>
          </w:pPr>
        </w:pPrChange>
      </w:pPr>
    </w:p>
    <w:p w14:paraId="11057E4D" w14:textId="4DE2EC74" w:rsidR="00643698" w:rsidRPr="003B1197" w:rsidDel="00CA1AA8" w:rsidRDefault="00643698">
      <w:pPr>
        <w:spacing w:line="276" w:lineRule="auto"/>
        <w:jc w:val="center"/>
        <w:rPr>
          <w:del w:id="1044" w:author="Cauris Cosmetics" w:date="2023-10-27T22:58:00Z"/>
          <w:rFonts w:eastAsiaTheme="majorEastAsia" w:cstheme="majorBidi"/>
          <w:b/>
          <w:color w:val="000000" w:themeColor="text1"/>
          <w:sz w:val="28"/>
          <w:szCs w:val="32"/>
          <w:rPrChange w:id="1045" w:author="Dr Mamadou SANOGO" w:date="2023-10-27T13:28:00Z">
            <w:rPr>
              <w:del w:id="1046" w:author="Cauris Cosmetics" w:date="2023-10-27T22:58:00Z"/>
              <w:lang w:val="fr-ML"/>
            </w:rPr>
          </w:rPrChange>
        </w:rPr>
        <w:pPrChange w:id="1047" w:author="Cauris Cosmetics" w:date="2023-10-27T22:58:00Z">
          <w:pPr>
            <w:ind w:right="136"/>
          </w:pPr>
        </w:pPrChange>
      </w:pPr>
    </w:p>
    <w:p w14:paraId="126253A6" w14:textId="3500EDBC" w:rsidR="006B588B" w:rsidRPr="00614D94" w:rsidDel="00CA1AA8" w:rsidRDefault="006B588B">
      <w:pPr>
        <w:spacing w:line="276" w:lineRule="auto"/>
        <w:jc w:val="center"/>
        <w:rPr>
          <w:del w:id="1048" w:author="Cauris Cosmetics" w:date="2023-10-27T22:58:00Z"/>
          <w:rFonts w:eastAsiaTheme="majorEastAsia" w:cstheme="majorBidi"/>
          <w:color w:val="000000" w:themeColor="text1"/>
          <w:sz w:val="26"/>
          <w:szCs w:val="26"/>
          <w:rPrChange w:id="1049" w:author="Dr Mamadou SANOGO" w:date="2023-10-27T13:11:00Z">
            <w:rPr>
              <w:del w:id="1050" w:author="Cauris Cosmetics" w:date="2023-10-27T22:58:00Z"/>
              <w:b/>
              <w:bCs/>
              <w:szCs w:val="24"/>
              <w:highlight w:val="yellow"/>
            </w:rPr>
          </w:rPrChange>
        </w:rPr>
        <w:pPrChange w:id="1051" w:author="Cauris Cosmetics" w:date="2023-10-27T22:58:00Z">
          <w:pPr>
            <w:pStyle w:val="Paragraphedeliste"/>
            <w:numPr>
              <w:ilvl w:val="1"/>
              <w:numId w:val="29"/>
            </w:numPr>
            <w:spacing w:line="360" w:lineRule="auto"/>
            <w:ind w:left="360" w:hanging="360"/>
          </w:pPr>
        </w:pPrChange>
      </w:pPr>
      <w:del w:id="1052" w:author="Cauris Cosmetics" w:date="2023-10-27T22:58:00Z">
        <w:r w:rsidRPr="00614D94" w:rsidDel="00CA1AA8">
          <w:rPr>
            <w:rFonts w:eastAsiaTheme="majorEastAsia" w:cstheme="majorBidi"/>
            <w:b/>
            <w:color w:val="000000" w:themeColor="text1"/>
            <w:sz w:val="26"/>
            <w:szCs w:val="26"/>
            <w:rPrChange w:id="1053" w:author="Dr Mamadou SANOGO" w:date="2023-10-27T13:11:00Z">
              <w:rPr>
                <w:b/>
                <w:bCs/>
                <w:szCs w:val="24"/>
                <w:highlight w:val="yellow"/>
              </w:rPr>
            </w:rPrChange>
          </w:rPr>
          <w:delText>Présentation du contexte de l’évaluation</w:delText>
        </w:r>
      </w:del>
    </w:p>
    <w:p w14:paraId="36EF4D1D" w14:textId="3950BADA" w:rsidR="004C7E01" w:rsidRPr="007A4AFC" w:rsidDel="00CA1AA8" w:rsidRDefault="00282300">
      <w:pPr>
        <w:spacing w:line="276" w:lineRule="auto"/>
        <w:jc w:val="center"/>
        <w:rPr>
          <w:del w:id="1054" w:author="Cauris Cosmetics" w:date="2023-10-27T22:58:00Z"/>
          <w:rPrChange w:id="1055" w:author="Dr Mamadou SANOGO" w:date="2023-10-25T18:15:00Z">
            <w:rPr>
              <w:del w:id="1056" w:author="Cauris Cosmetics" w:date="2023-10-27T22:58:00Z"/>
              <w:szCs w:val="24"/>
              <w:highlight w:val="yellow"/>
            </w:rPr>
          </w:rPrChange>
        </w:rPr>
        <w:pPrChange w:id="1057" w:author="Cauris Cosmetics" w:date="2023-10-27T22:58:00Z">
          <w:pPr>
            <w:spacing w:line="360" w:lineRule="auto"/>
          </w:pPr>
        </w:pPrChange>
      </w:pPr>
      <w:del w:id="1058" w:author="Cauris Cosmetics" w:date="2023-10-27T22:58:00Z">
        <w:r w:rsidRPr="007A4AFC" w:rsidDel="00CA1AA8">
          <w:rPr>
            <w:rPrChange w:id="1059" w:author="Dr Mamadou SANOGO" w:date="2023-10-25T18:15:00Z">
              <w:rPr>
                <w:szCs w:val="24"/>
                <w:highlight w:val="yellow"/>
              </w:rPr>
            </w:rPrChange>
          </w:rPr>
          <w:delText xml:space="preserve">Depuis 2011, le Mali est engagé dans une réforme de son système d’enseignement supérieur.   L’implémentation de l’assurance </w:delText>
        </w:r>
        <w:r w:rsidR="004C7E01" w:rsidRPr="007A4AFC" w:rsidDel="00CA1AA8">
          <w:rPr>
            <w:rPrChange w:id="1060" w:author="Dr Mamadou SANOGO" w:date="2023-10-25T18:15:00Z">
              <w:rPr>
                <w:szCs w:val="24"/>
                <w:highlight w:val="yellow"/>
              </w:rPr>
            </w:rPrChange>
          </w:rPr>
          <w:delText>dans l’enseignement supérieur malien est une préoccupation centrale de cette réforme. Ainsi, l</w:delText>
        </w:r>
        <w:r w:rsidRPr="007A4AFC" w:rsidDel="00CA1AA8">
          <w:rPr>
            <w:rPrChange w:id="1061" w:author="Dr Mamadou SANOGO" w:date="2023-10-25T18:15:00Z">
              <w:rPr>
                <w:szCs w:val="24"/>
                <w:highlight w:val="yellow"/>
              </w:rPr>
            </w:rPrChange>
          </w:rPr>
          <w:delText>e Mali a adopté les principes de l’assurance qualité comme alternative pour améliorer la pertinence de la formation du capital humain et la gouvernance globale du sous-secteur de l’enseignement supérieur.</w:delText>
        </w:r>
        <w:r w:rsidR="004C7E01" w:rsidRPr="007A4AFC" w:rsidDel="00CA1AA8">
          <w:rPr>
            <w:rPrChange w:id="1062" w:author="Dr Mamadou SANOGO" w:date="2023-10-25T18:15:00Z">
              <w:rPr>
                <w:szCs w:val="24"/>
                <w:highlight w:val="yellow"/>
              </w:rPr>
            </w:rPrChange>
          </w:rPr>
          <w:delText xml:space="preserve"> En 2019, l</w:delText>
        </w:r>
        <w:r w:rsidRPr="007A4AFC" w:rsidDel="00CA1AA8">
          <w:rPr>
            <w:rPrChange w:id="1063" w:author="Dr Mamadou SANOGO" w:date="2023-10-25T18:15:00Z">
              <w:rPr>
                <w:szCs w:val="24"/>
                <w:highlight w:val="yellow"/>
              </w:rPr>
            </w:rPrChange>
          </w:rPr>
          <w:delText xml:space="preserve">a création </w:delText>
        </w:r>
        <w:r w:rsidR="004C7E01" w:rsidRPr="007A4AFC" w:rsidDel="00CA1AA8">
          <w:rPr>
            <w:rPrChange w:id="1064" w:author="Dr Mamadou SANOGO" w:date="2023-10-25T18:15:00Z">
              <w:rPr>
                <w:szCs w:val="24"/>
                <w:highlight w:val="yellow"/>
              </w:rPr>
            </w:rPrChange>
          </w:rPr>
          <w:delText>de l’AMAQ-SUP</w:delText>
        </w:r>
      </w:del>
      <w:ins w:id="1065" w:author="Dr Mamadou SANOGO" w:date="2023-10-27T09:27:00Z">
        <w:del w:id="1066" w:author="Cauris Cosmetics" w:date="2023-10-27T22:58:00Z">
          <w:r w:rsidR="00D341DD" w:rsidDel="00CA1AA8">
            <w:delText> ,</w:delText>
          </w:r>
        </w:del>
      </w:ins>
      <w:del w:id="1067" w:author="Cauris Cosmetics" w:date="2023-10-27T22:58:00Z">
        <w:r w:rsidR="004C7E01" w:rsidRPr="007A4AFC" w:rsidDel="00CA1AA8">
          <w:rPr>
            <w:rPrChange w:id="1068" w:author="Dr Mamadou SANOGO" w:date="2023-10-25T18:15:00Z">
              <w:rPr>
                <w:szCs w:val="24"/>
                <w:highlight w:val="yellow"/>
              </w:rPr>
            </w:rPrChange>
          </w:rPr>
          <w:delText xml:space="preserve"> a</w:delText>
        </w:r>
        <w:r w:rsidRPr="007A4AFC" w:rsidDel="00CA1AA8">
          <w:rPr>
            <w:rPrChange w:id="1069" w:author="Dr Mamadou SANOGO" w:date="2023-10-25T18:15:00Z">
              <w:rPr>
                <w:szCs w:val="24"/>
                <w:highlight w:val="yellow"/>
              </w:rPr>
            </w:rPrChange>
          </w:rPr>
          <w:delText xml:space="preserve"> amorcé un tournant décisif dans le développement de la formation universitaire</w:delText>
        </w:r>
        <w:r w:rsidR="004C7E01" w:rsidRPr="007A4AFC" w:rsidDel="00CA1AA8">
          <w:rPr>
            <w:rPrChange w:id="1070" w:author="Dr Mamadou SANOGO" w:date="2023-10-25T18:15:00Z">
              <w:rPr>
                <w:szCs w:val="24"/>
                <w:highlight w:val="yellow"/>
              </w:rPr>
            </w:rPrChange>
          </w:rPr>
          <w:delText xml:space="preserve"> en veillant au respect de l’application des normes LMD et en </w:delText>
        </w:r>
        <w:r w:rsidR="0006187E" w:rsidRPr="007A4AFC" w:rsidDel="00CA1AA8">
          <w:rPr>
            <w:rPrChange w:id="1071" w:author="Dr Mamadou SANOGO" w:date="2023-10-25T18:15:00Z">
              <w:rPr>
                <w:szCs w:val="24"/>
                <w:highlight w:val="yellow"/>
              </w:rPr>
            </w:rPrChange>
          </w:rPr>
          <w:delText>procédant</w:delText>
        </w:r>
        <w:r w:rsidR="004C7E01" w:rsidRPr="007A4AFC" w:rsidDel="00CA1AA8">
          <w:rPr>
            <w:rPrChange w:id="1072" w:author="Dr Mamadou SANOGO" w:date="2023-10-25T18:15:00Z">
              <w:rPr>
                <w:szCs w:val="24"/>
                <w:highlight w:val="yellow"/>
              </w:rPr>
            </w:rPrChange>
          </w:rPr>
          <w:delText xml:space="preserve"> à l’évaluation périodique des </w:delText>
        </w:r>
        <w:r w:rsidR="0006187E" w:rsidRPr="007A4AFC" w:rsidDel="00CA1AA8">
          <w:rPr>
            <w:rPrChange w:id="1073" w:author="Dr Mamadou SANOGO" w:date="2023-10-25T18:15:00Z">
              <w:rPr>
                <w:szCs w:val="24"/>
                <w:highlight w:val="yellow"/>
              </w:rPr>
            </w:rPrChange>
          </w:rPr>
          <w:delText>programmes</w:delText>
        </w:r>
        <w:r w:rsidR="004C7E01" w:rsidRPr="007A4AFC" w:rsidDel="00CA1AA8">
          <w:rPr>
            <w:rPrChange w:id="1074" w:author="Dr Mamadou SANOGO" w:date="2023-10-25T18:15:00Z">
              <w:rPr>
                <w:szCs w:val="24"/>
                <w:highlight w:val="yellow"/>
              </w:rPr>
            </w:rPrChange>
          </w:rPr>
          <w:delText xml:space="preserve"> de formation, </w:delText>
        </w:r>
        <w:r w:rsidR="0006187E" w:rsidRPr="007A4AFC" w:rsidDel="00CA1AA8">
          <w:rPr>
            <w:rPrChange w:id="1075" w:author="Dr Mamadou SANOGO" w:date="2023-10-25T18:15:00Z">
              <w:rPr>
                <w:szCs w:val="24"/>
                <w:highlight w:val="yellow"/>
              </w:rPr>
            </w:rPrChange>
          </w:rPr>
          <w:delText>des institutions et de la recherche en vue de la reconnaissance nationale.</w:delText>
        </w:r>
      </w:del>
    </w:p>
    <w:p w14:paraId="2ABACA73" w14:textId="36130276" w:rsidR="00A90F2C" w:rsidRPr="007A4AFC" w:rsidDel="00CA1AA8" w:rsidRDefault="0006187E">
      <w:pPr>
        <w:spacing w:line="276" w:lineRule="auto"/>
        <w:jc w:val="center"/>
        <w:rPr>
          <w:del w:id="1076" w:author="Cauris Cosmetics" w:date="2023-10-27T22:58:00Z"/>
          <w:rPrChange w:id="1077" w:author="Dr Mamadou SANOGO" w:date="2023-10-25T18:15:00Z">
            <w:rPr>
              <w:del w:id="1078" w:author="Cauris Cosmetics" w:date="2023-10-27T22:58:00Z"/>
              <w:szCs w:val="24"/>
              <w:highlight w:val="yellow"/>
            </w:rPr>
          </w:rPrChange>
        </w:rPr>
        <w:pPrChange w:id="1079" w:author="Cauris Cosmetics" w:date="2023-10-27T22:58:00Z">
          <w:pPr>
            <w:spacing w:line="360" w:lineRule="auto"/>
          </w:pPr>
        </w:pPrChange>
      </w:pPr>
      <w:del w:id="1080" w:author="Cauris Cosmetics" w:date="2023-10-27T22:58:00Z">
        <w:r w:rsidRPr="007A4AFC" w:rsidDel="00CA1AA8">
          <w:rPr>
            <w:rPrChange w:id="1081" w:author="Dr Mamadou SANOGO" w:date="2023-10-25T18:15:00Z">
              <w:rPr>
                <w:szCs w:val="24"/>
                <w:highlight w:val="yellow"/>
              </w:rPr>
            </w:rPrChange>
          </w:rPr>
          <w:delText>C’est dans ce contexte national d’évaluation des programmes de formation des établissements d’enseignement supérieur</w:delText>
        </w:r>
      </w:del>
      <w:ins w:id="1082" w:author="Dr Mamadou SANOGO" w:date="2023-10-25T11:48:00Z">
        <w:del w:id="1083" w:author="Cauris Cosmetics" w:date="2023-10-27T22:58:00Z">
          <w:r w:rsidR="00D31BBB" w:rsidRPr="00614D94" w:rsidDel="00CA1AA8">
            <w:delText>,</w:delText>
          </w:r>
        </w:del>
      </w:ins>
      <w:del w:id="1084" w:author="Cauris Cosmetics" w:date="2023-10-27T22:58:00Z">
        <w:r w:rsidRPr="007A4AFC" w:rsidDel="00CA1AA8">
          <w:rPr>
            <w:rPrChange w:id="1085" w:author="Dr Mamadou SANOGO" w:date="2023-10-25T18:15:00Z">
              <w:rPr>
                <w:szCs w:val="24"/>
                <w:highlight w:val="yellow"/>
              </w:rPr>
            </w:rPrChange>
          </w:rPr>
          <w:delText xml:space="preserve"> que l’</w:delText>
        </w:r>
        <w:r w:rsidRPr="007A4AFC" w:rsidDel="00CA1AA8">
          <w:rPr>
            <w:spacing w:val="1"/>
            <w:position w:val="1"/>
            <w:rPrChange w:id="1086" w:author="Dr Mamadou SANOGO" w:date="2023-10-25T18:15:00Z">
              <w:rPr>
                <w:spacing w:val="1"/>
                <w:position w:val="1"/>
                <w:highlight w:val="yellow"/>
              </w:rPr>
            </w:rPrChange>
          </w:rPr>
          <w:delText>Ecole Privée de Santé Félix Houphouët Boigny</w:delText>
        </w:r>
        <w:r w:rsidRPr="007A4AFC" w:rsidDel="00CA1AA8">
          <w:rPr>
            <w:rPrChange w:id="1087" w:author="Dr Mamadou SANOGO" w:date="2023-10-25T18:15:00Z">
              <w:rPr>
                <w:szCs w:val="24"/>
                <w:highlight w:val="yellow"/>
              </w:rPr>
            </w:rPrChange>
          </w:rPr>
          <w:delText xml:space="preserve"> a soumis sa candidature pour l’évaluation de son Programme de Master en </w:delText>
        </w:r>
      </w:del>
      <w:ins w:id="1088" w:author="Dr Mamadou SANOGO" w:date="2023-10-27T14:13:00Z">
        <w:del w:id="1089" w:author="Cauris Cosmetics" w:date="2023-10-27T19:19:00Z">
          <w:r w:rsidR="005A69DD" w:rsidDel="007A7899">
            <w:delText>Management des services de santé</w:delText>
          </w:r>
        </w:del>
      </w:ins>
      <w:del w:id="1090" w:author="Cauris Cosmetics" w:date="2023-10-27T22:58:00Z">
        <w:r w:rsidRPr="007A4AFC" w:rsidDel="00CA1AA8">
          <w:rPr>
            <w:rPrChange w:id="1091" w:author="Dr Mamadou SANOGO" w:date="2023-10-25T18:15:00Z">
              <w:rPr>
                <w:szCs w:val="24"/>
                <w:highlight w:val="yellow"/>
              </w:rPr>
            </w:rPrChange>
          </w:rPr>
          <w:delText>Epidémiologie</w:delText>
        </w:r>
      </w:del>
      <w:ins w:id="1092" w:author="Dr Mamadou SANOGO" w:date="2023-10-25T11:48:00Z">
        <w:del w:id="1093" w:author="Cauris Cosmetics" w:date="2023-10-27T22:58:00Z">
          <w:r w:rsidR="00D31BBB" w:rsidRPr="00614D94" w:rsidDel="00CA1AA8">
            <w:delText>,</w:delText>
          </w:r>
        </w:del>
      </w:ins>
      <w:del w:id="1094" w:author="Cauris Cosmetics" w:date="2023-10-27T22:58:00Z">
        <w:r w:rsidRPr="007A4AFC" w:rsidDel="00CA1AA8">
          <w:rPr>
            <w:rPrChange w:id="1095" w:author="Dr Mamadou SANOGO" w:date="2023-10-25T18:15:00Z">
              <w:rPr>
                <w:szCs w:val="24"/>
                <w:highlight w:val="yellow"/>
              </w:rPr>
            </w:rPrChange>
          </w:rPr>
          <w:delText xml:space="preserve"> à la suite de l’appel à candidature </w:delText>
        </w:r>
        <w:r w:rsidR="00A90F2C" w:rsidRPr="007A4AFC" w:rsidDel="00CA1AA8">
          <w:rPr>
            <w:rPrChange w:id="1096" w:author="Dr Mamadou SANOGO" w:date="2023-10-25T18:15:00Z">
              <w:rPr>
                <w:szCs w:val="24"/>
                <w:highlight w:val="yellow"/>
              </w:rPr>
            </w:rPrChange>
          </w:rPr>
          <w:delText xml:space="preserve">de l’AMAQ-SUP, lancée en </w:delText>
        </w:r>
        <w:r w:rsidRPr="007A4AFC" w:rsidDel="00CA1AA8">
          <w:rPr>
            <w:rPrChange w:id="1097" w:author="Dr Mamadou SANOGO" w:date="2023-10-25T18:15:00Z">
              <w:rPr>
                <w:szCs w:val="24"/>
                <w:highlight w:val="yellow"/>
              </w:rPr>
            </w:rPrChange>
          </w:rPr>
          <w:delText>février 2022</w:delText>
        </w:r>
        <w:r w:rsidR="00A90F2C" w:rsidRPr="007A4AFC" w:rsidDel="00CA1AA8">
          <w:rPr>
            <w:rPrChange w:id="1098" w:author="Dr Mamadou SANOGO" w:date="2023-10-25T18:15:00Z">
              <w:rPr>
                <w:szCs w:val="24"/>
                <w:highlight w:val="yellow"/>
              </w:rPr>
            </w:rPrChange>
          </w:rPr>
          <w:delText xml:space="preserve"> pour l’évaluation des programmes de formation. </w:delText>
        </w:r>
      </w:del>
    </w:p>
    <w:p w14:paraId="6DE4DD9A" w14:textId="6E307D44" w:rsidR="00863E8A" w:rsidRPr="00614D94" w:rsidDel="00CA1AA8" w:rsidRDefault="00A90F2C">
      <w:pPr>
        <w:spacing w:line="276" w:lineRule="auto"/>
        <w:jc w:val="center"/>
        <w:rPr>
          <w:del w:id="1099" w:author="Cauris Cosmetics" w:date="2023-10-27T22:58:00Z"/>
        </w:rPr>
        <w:pPrChange w:id="1100" w:author="Cauris Cosmetics" w:date="2023-10-27T22:58:00Z">
          <w:pPr>
            <w:spacing w:line="360" w:lineRule="auto"/>
          </w:pPr>
        </w:pPrChange>
      </w:pPr>
      <w:del w:id="1101" w:author="Cauris Cosmetics" w:date="2023-10-27T22:58:00Z">
        <w:r w:rsidRPr="007A4AFC" w:rsidDel="00CA1AA8">
          <w:rPr>
            <w:rPrChange w:id="1102" w:author="Dr Mamadou SANOGO" w:date="2023-10-25T18:15:00Z">
              <w:rPr>
                <w:szCs w:val="24"/>
                <w:highlight w:val="yellow"/>
              </w:rPr>
            </w:rPrChange>
          </w:rPr>
          <w:delText>C’est dans cette logique, que l’Ecole Privée de Santé Félix Houphouët Boigny</w:delText>
        </w:r>
      </w:del>
      <w:ins w:id="1103" w:author="Dr Mamadou SANOGO" w:date="2023-10-27T09:28:00Z">
        <w:del w:id="1104" w:author="Cauris Cosmetics" w:date="2023-10-27T22:58:00Z">
          <w:r w:rsidR="00D341DD" w:rsidDel="00CA1AA8">
            <w:delText>,</w:delText>
          </w:r>
        </w:del>
      </w:ins>
      <w:del w:id="1105" w:author="Cauris Cosmetics" w:date="2023-10-27T22:58:00Z">
        <w:r w:rsidRPr="007A4AFC" w:rsidDel="00CA1AA8">
          <w:rPr>
            <w:rPrChange w:id="1106" w:author="Dr Mamadou SANOGO" w:date="2023-10-25T18:15:00Z">
              <w:rPr>
                <w:szCs w:val="24"/>
                <w:highlight w:val="yellow"/>
              </w:rPr>
            </w:rPrChange>
          </w:rPr>
          <w:delText xml:space="preserve"> s’est lancée dans une démarche d’auto-évaluation du Master en </w:delText>
        </w:r>
      </w:del>
      <w:ins w:id="1107" w:author="Dr Mamadou SANOGO" w:date="2023-10-27T14:13:00Z">
        <w:del w:id="1108" w:author="Cauris Cosmetics" w:date="2023-10-27T19:19:00Z">
          <w:r w:rsidR="005A69DD" w:rsidDel="007A7899">
            <w:delText>Management des services de santé</w:delText>
          </w:r>
        </w:del>
      </w:ins>
      <w:del w:id="1109" w:author="Cauris Cosmetics" w:date="2023-10-27T22:58:00Z">
        <w:r w:rsidRPr="007A4AFC" w:rsidDel="00CA1AA8">
          <w:rPr>
            <w:rPrChange w:id="1110" w:author="Dr Mamadou SANOGO" w:date="2023-10-25T18:15:00Z">
              <w:rPr>
                <w:szCs w:val="24"/>
                <w:highlight w:val="yellow"/>
              </w:rPr>
            </w:rPrChange>
          </w:rPr>
          <w:delText>Epidémiologie conformément à la structuration du référentiel national des formations et au canevas de rédaction du rapport d’auto-évaluation</w:delText>
        </w:r>
        <w:r w:rsidR="00863E8A" w:rsidRPr="007A4AFC" w:rsidDel="00CA1AA8">
          <w:rPr>
            <w:rPrChange w:id="1111" w:author="Dr Mamadou SANOGO" w:date="2023-10-25T18:15:00Z">
              <w:rPr>
                <w:szCs w:val="24"/>
                <w:highlight w:val="yellow"/>
              </w:rPr>
            </w:rPrChange>
          </w:rPr>
          <w:delText xml:space="preserve"> </w:delText>
        </w:r>
        <w:r w:rsidRPr="007A4AFC" w:rsidDel="00CA1AA8">
          <w:rPr>
            <w:rPrChange w:id="1112" w:author="Dr Mamadou SANOGO" w:date="2023-10-25T18:15:00Z">
              <w:rPr>
                <w:szCs w:val="24"/>
                <w:highlight w:val="yellow"/>
              </w:rPr>
            </w:rPrChange>
          </w:rPr>
          <w:delText>de l’AMAQ-SUP</w:delText>
        </w:r>
      </w:del>
      <w:ins w:id="1113" w:author="Dr Mamadou SANOGO" w:date="2023-10-27T09:29:00Z">
        <w:del w:id="1114" w:author="Cauris Cosmetics" w:date="2023-10-27T22:58:00Z">
          <w:r w:rsidR="00D341DD" w:rsidDel="00CA1AA8">
            <w:delText xml:space="preserve">, </w:delText>
          </w:r>
        </w:del>
      </w:ins>
      <w:del w:id="1115" w:author="Cauris Cosmetics" w:date="2023-10-27T22:58:00Z">
        <w:r w:rsidR="00863E8A" w:rsidRPr="007A4AFC" w:rsidDel="00CA1AA8">
          <w:rPr>
            <w:rPrChange w:id="1116" w:author="Dr Mamadou SANOGO" w:date="2023-10-25T18:15:00Z">
              <w:rPr>
                <w:szCs w:val="24"/>
                <w:highlight w:val="yellow"/>
              </w:rPr>
            </w:rPrChange>
          </w:rPr>
          <w:delText xml:space="preserve"> en vue de l’obtention</w:delText>
        </w:r>
      </w:del>
      <w:ins w:id="1117" w:author="Dr Mamadou SANOGO" w:date="2023-10-25T11:49:00Z">
        <w:del w:id="1118" w:author="Cauris Cosmetics" w:date="2023-10-27T22:58:00Z">
          <w:r w:rsidR="009642EC" w:rsidRPr="00614D94" w:rsidDel="00CA1AA8">
            <w:delText xml:space="preserve"> de</w:delText>
          </w:r>
        </w:del>
      </w:ins>
      <w:del w:id="1119" w:author="Cauris Cosmetics" w:date="2023-10-27T22:58:00Z">
        <w:r w:rsidR="00863E8A" w:rsidRPr="007A4AFC" w:rsidDel="00CA1AA8">
          <w:rPr>
            <w:rPrChange w:id="1120" w:author="Dr Mamadou SANOGO" w:date="2023-10-25T18:15:00Z">
              <w:rPr>
                <w:szCs w:val="24"/>
                <w:highlight w:val="yellow"/>
              </w:rPr>
            </w:rPrChange>
          </w:rPr>
          <w:delText xml:space="preserve"> </w:delText>
        </w:r>
        <w:r w:rsidR="0006187E" w:rsidRPr="007A4AFC" w:rsidDel="00CA1AA8">
          <w:rPr>
            <w:rPrChange w:id="1121" w:author="Dr Mamadou SANOGO" w:date="2023-10-25T18:15:00Z">
              <w:rPr>
                <w:szCs w:val="24"/>
                <w:highlight w:val="yellow"/>
              </w:rPr>
            </w:rPrChange>
          </w:rPr>
          <w:delText>l’habilitation d</w:delText>
        </w:r>
        <w:r w:rsidR="00863E8A" w:rsidRPr="007A4AFC" w:rsidDel="00CA1AA8">
          <w:rPr>
            <w:rPrChange w:id="1122" w:author="Dr Mamadou SANOGO" w:date="2023-10-25T18:15:00Z">
              <w:rPr>
                <w:szCs w:val="24"/>
                <w:highlight w:val="yellow"/>
              </w:rPr>
            </w:rPrChange>
          </w:rPr>
          <w:delText>udit programme de formation.</w:delText>
        </w:r>
      </w:del>
    </w:p>
    <w:p w14:paraId="2CA45EF2" w14:textId="554287B2" w:rsidR="004C7E01" w:rsidRPr="00614D94" w:rsidDel="00CA1AA8" w:rsidRDefault="004C7E01">
      <w:pPr>
        <w:spacing w:line="276" w:lineRule="auto"/>
        <w:jc w:val="center"/>
        <w:rPr>
          <w:del w:id="1123" w:author="Cauris Cosmetics" w:date="2023-10-27T22:58:00Z"/>
          <w:lang w:val="fr-ML"/>
        </w:rPr>
        <w:pPrChange w:id="1124" w:author="Cauris Cosmetics" w:date="2023-10-27T22:58:00Z">
          <w:pPr>
            <w:ind w:right="136"/>
          </w:pPr>
        </w:pPrChange>
      </w:pPr>
    </w:p>
    <w:p w14:paraId="6F28D558" w14:textId="5C36224D" w:rsidR="00863E8A" w:rsidRPr="007A4AFC" w:rsidDel="00CA1AA8" w:rsidRDefault="00863E8A">
      <w:pPr>
        <w:spacing w:line="276" w:lineRule="auto"/>
        <w:jc w:val="center"/>
        <w:rPr>
          <w:del w:id="1125" w:author="Cauris Cosmetics" w:date="2023-10-27T22:58:00Z"/>
          <w:rFonts w:eastAsiaTheme="majorEastAsia" w:cstheme="majorBidi"/>
          <w:color w:val="000000" w:themeColor="text1"/>
          <w:sz w:val="26"/>
          <w:szCs w:val="26"/>
          <w:rPrChange w:id="1126" w:author="Dr Mamadou SANOGO" w:date="2023-10-25T18:15:00Z">
            <w:rPr>
              <w:del w:id="1127" w:author="Cauris Cosmetics" w:date="2023-10-27T22:58:00Z"/>
              <w:b/>
              <w:bCs/>
              <w:szCs w:val="24"/>
              <w:highlight w:val="yellow"/>
            </w:rPr>
          </w:rPrChange>
        </w:rPr>
        <w:pPrChange w:id="1128" w:author="Cauris Cosmetics" w:date="2023-10-27T22:58:00Z">
          <w:pPr>
            <w:pStyle w:val="Paragraphedeliste"/>
            <w:numPr>
              <w:ilvl w:val="1"/>
              <w:numId w:val="29"/>
            </w:numPr>
            <w:spacing w:line="360" w:lineRule="auto"/>
            <w:ind w:left="360" w:hanging="360"/>
          </w:pPr>
        </w:pPrChange>
      </w:pPr>
      <w:del w:id="1129" w:author="Cauris Cosmetics" w:date="2023-10-27T22:58:00Z">
        <w:r w:rsidRPr="007A4AFC" w:rsidDel="00CA1AA8">
          <w:rPr>
            <w:rFonts w:eastAsiaTheme="majorEastAsia" w:cstheme="majorBidi"/>
            <w:b/>
            <w:color w:val="000000" w:themeColor="text1"/>
            <w:sz w:val="26"/>
            <w:szCs w:val="26"/>
            <w:rPrChange w:id="1130" w:author="Dr Mamadou SANOGO" w:date="2023-10-25T18:15:00Z">
              <w:rPr>
                <w:b/>
                <w:bCs/>
                <w:szCs w:val="24"/>
                <w:highlight w:val="yellow"/>
              </w:rPr>
            </w:rPrChange>
          </w:rPr>
          <w:delText xml:space="preserve">Présentation </w:delText>
        </w:r>
      </w:del>
      <w:ins w:id="1131" w:author="Dr Mamadou SANOGO" w:date="2023-10-25T11:49:00Z">
        <w:del w:id="1132" w:author="Cauris Cosmetics" w:date="2023-10-27T22:58:00Z">
          <w:r w:rsidR="009642EC" w:rsidRPr="007A4AFC" w:rsidDel="00CA1AA8">
            <w:rPr>
              <w:rFonts w:eastAsiaTheme="majorEastAsia" w:cstheme="majorBidi"/>
              <w:b/>
              <w:color w:val="000000" w:themeColor="text1"/>
              <w:sz w:val="26"/>
              <w:szCs w:val="26"/>
              <w:rPrChange w:id="1133" w:author="Dr Mamadou SANOGO" w:date="2023-10-25T18:15:00Z">
                <w:rPr>
                  <w:b/>
                  <w:bCs/>
                  <w:szCs w:val="24"/>
                  <w:highlight w:val="yellow"/>
                </w:rPr>
              </w:rPrChange>
            </w:rPr>
            <w:delText>de l’</w:delText>
          </w:r>
        </w:del>
      </w:ins>
      <w:del w:id="1134" w:author="Cauris Cosmetics" w:date="2023-10-27T22:58:00Z">
        <w:r w:rsidRPr="007A4AFC" w:rsidDel="00CA1AA8">
          <w:rPr>
            <w:rFonts w:eastAsiaTheme="majorEastAsia" w:cstheme="majorBidi"/>
            <w:b/>
            <w:color w:val="000000" w:themeColor="text1"/>
            <w:sz w:val="26"/>
            <w:szCs w:val="26"/>
            <w:rPrChange w:id="1135" w:author="Dr Mamadou SANOGO" w:date="2023-10-25T18:15:00Z">
              <w:rPr>
                <w:b/>
                <w:bCs/>
                <w:szCs w:val="24"/>
                <w:highlight w:val="yellow"/>
              </w:rPr>
            </w:rPrChange>
          </w:rPr>
          <w:delText>Ecole Privée de santé Félix Houphouët Boigny- EPSFé</w:delText>
        </w:r>
      </w:del>
    </w:p>
    <w:p w14:paraId="0ED42262" w14:textId="4F45EFDC" w:rsidR="006D00D7" w:rsidRPr="003C6082" w:rsidDel="00CA1AA8" w:rsidRDefault="006D00D7">
      <w:pPr>
        <w:spacing w:line="276" w:lineRule="auto"/>
        <w:jc w:val="center"/>
        <w:rPr>
          <w:del w:id="1136" w:author="Cauris Cosmetics" w:date="2023-10-27T22:58:00Z"/>
          <w:rFonts w:eastAsiaTheme="majorEastAsia" w:cstheme="majorBidi"/>
          <w:color w:val="000000" w:themeColor="text1"/>
          <w:szCs w:val="24"/>
          <w:rPrChange w:id="1137" w:author="Cauris Cosmetics" w:date="2023-10-25T14:33:00Z">
            <w:rPr>
              <w:del w:id="1138" w:author="Cauris Cosmetics" w:date="2023-10-27T22:58:00Z"/>
              <w:b/>
              <w:bCs/>
              <w:szCs w:val="24"/>
              <w:highlight w:val="yellow"/>
            </w:rPr>
          </w:rPrChange>
        </w:rPr>
        <w:pPrChange w:id="1139" w:author="Cauris Cosmetics" w:date="2023-10-27T22:58:00Z">
          <w:pPr>
            <w:pStyle w:val="Paragraphedeliste"/>
            <w:numPr>
              <w:ilvl w:val="2"/>
              <w:numId w:val="29"/>
            </w:numPr>
            <w:spacing w:line="360" w:lineRule="auto"/>
            <w:ind w:hanging="720"/>
          </w:pPr>
        </w:pPrChange>
      </w:pPr>
      <w:del w:id="1140" w:author="Cauris Cosmetics" w:date="2023-10-27T22:58:00Z">
        <w:r w:rsidRPr="003C6082" w:rsidDel="00CA1AA8">
          <w:rPr>
            <w:rFonts w:eastAsiaTheme="majorEastAsia" w:cstheme="majorBidi"/>
            <w:color w:val="000000" w:themeColor="text1"/>
            <w:szCs w:val="24"/>
            <w:rPrChange w:id="1141" w:author="Cauris Cosmetics" w:date="2023-10-25T14:33:00Z">
              <w:rPr>
                <w:b/>
                <w:bCs/>
                <w:szCs w:val="24"/>
                <w:highlight w:val="yellow"/>
              </w:rPr>
            </w:rPrChange>
          </w:rPr>
          <w:delText>Création de l’établissement</w:delText>
        </w:r>
      </w:del>
    </w:p>
    <w:p w14:paraId="4F6F2F04" w14:textId="490FB445" w:rsidR="009642EC" w:rsidRPr="003C6082" w:rsidDel="00CA1AA8" w:rsidRDefault="009642EC">
      <w:pPr>
        <w:spacing w:line="276" w:lineRule="auto"/>
        <w:jc w:val="center"/>
        <w:rPr>
          <w:ins w:id="1142" w:author="Dr Mamadou SANOGO" w:date="2023-10-25T11:52:00Z"/>
          <w:del w:id="1143" w:author="Cauris Cosmetics" w:date="2023-10-27T22:58:00Z"/>
          <w:rFonts w:eastAsiaTheme="majorEastAsia" w:cstheme="majorBidi"/>
          <w:b/>
          <w:color w:val="000000" w:themeColor="text1"/>
          <w:szCs w:val="24"/>
          <w:rPrChange w:id="1144" w:author="Cauris Cosmetics" w:date="2023-10-25T14:33:00Z">
            <w:rPr>
              <w:ins w:id="1145" w:author="Dr Mamadou SANOGO" w:date="2023-10-25T11:52:00Z"/>
              <w:del w:id="1146" w:author="Cauris Cosmetics" w:date="2023-10-27T22:58:00Z"/>
              <w:highlight w:val="yellow"/>
            </w:rPr>
          </w:rPrChange>
        </w:rPr>
        <w:pPrChange w:id="1147" w:author="Cauris Cosmetics" w:date="2023-10-27T22:58:00Z">
          <w:pPr>
            <w:spacing w:line="360" w:lineRule="auto"/>
          </w:pPr>
        </w:pPrChange>
      </w:pPr>
    </w:p>
    <w:p w14:paraId="182940FF" w14:textId="29AC95D7" w:rsidR="00C57403" w:rsidRPr="00614D94" w:rsidDel="00CA1AA8" w:rsidRDefault="00C57403">
      <w:pPr>
        <w:spacing w:line="276" w:lineRule="auto"/>
        <w:jc w:val="center"/>
        <w:rPr>
          <w:del w:id="1148" w:author="Cauris Cosmetics" w:date="2023-10-27T22:58:00Z"/>
        </w:rPr>
        <w:pPrChange w:id="1149" w:author="Cauris Cosmetics" w:date="2023-10-27T22:58:00Z">
          <w:pPr>
            <w:spacing w:line="360" w:lineRule="auto"/>
          </w:pPr>
        </w:pPrChange>
      </w:pPr>
      <w:del w:id="1150" w:author="Cauris Cosmetics" w:date="2023-10-27T22:58:00Z">
        <w:r w:rsidRPr="007A4AFC" w:rsidDel="00CA1AA8">
          <w:rPr>
            <w:rPrChange w:id="1151" w:author="Dr Mamadou SANOGO" w:date="2023-10-25T18:15:00Z">
              <w:rPr>
                <w:szCs w:val="24"/>
                <w:highlight w:val="yellow"/>
              </w:rPr>
            </w:rPrChange>
          </w:rPr>
          <w:delText>L’Ecole Privée de santé Félix Houphouët Boigny (EPSFé) a été créé</w:delText>
        </w:r>
      </w:del>
      <w:ins w:id="1152" w:author="Dr Mamadou SANOGO" w:date="2023-10-25T11:50:00Z">
        <w:del w:id="1153" w:author="Cauris Cosmetics" w:date="2023-10-27T22:58:00Z">
          <w:r w:rsidR="009642EC" w:rsidRPr="007A4AFC" w:rsidDel="00CA1AA8">
            <w:rPr>
              <w:rPrChange w:id="1154" w:author="Dr Mamadou SANOGO" w:date="2023-10-25T18:15:00Z">
                <w:rPr>
                  <w:szCs w:val="24"/>
                  <w:highlight w:val="yellow"/>
                </w:rPr>
              </w:rPrChange>
            </w:rPr>
            <w:delText>e</w:delText>
          </w:r>
        </w:del>
      </w:ins>
      <w:del w:id="1155" w:author="Cauris Cosmetics" w:date="2023-10-27T22:58:00Z">
        <w:r w:rsidRPr="007A4AFC" w:rsidDel="00CA1AA8">
          <w:rPr>
            <w:rPrChange w:id="1156" w:author="Dr Mamadou SANOGO" w:date="2023-10-25T18:15:00Z">
              <w:rPr>
                <w:szCs w:val="24"/>
                <w:highlight w:val="yellow"/>
              </w:rPr>
            </w:rPrChange>
          </w:rPr>
          <w:delText xml:space="preserve"> par la Décision</w:delText>
        </w:r>
        <w:r w:rsidRPr="00614D94" w:rsidDel="00CA1AA8">
          <w:delText xml:space="preserve"> </w:delText>
        </w:r>
      </w:del>
      <w:ins w:id="1157" w:author="Dr Mamadou SANOGO" w:date="2023-10-25T11:52:00Z">
        <w:del w:id="1158" w:author="Cauris Cosmetics" w:date="2023-10-27T22:58:00Z">
          <w:r w:rsidR="009642EC" w:rsidRPr="007A4AFC" w:rsidDel="00CA1AA8">
            <w:rPr>
              <w:rPrChange w:id="1159" w:author="Dr Mamadou SANOGO" w:date="2023-10-25T18:15:00Z">
                <w:rPr>
                  <w:rFonts w:ascii="Arial" w:hAnsi="Arial" w:cs="Arial"/>
                  <w:szCs w:val="24"/>
                </w:rPr>
              </w:rPrChange>
            </w:rPr>
            <w:delText>N°2014-0000714/MESRS-SG du 25 Juin 2014</w:delText>
          </w:r>
        </w:del>
      </w:ins>
      <w:del w:id="1160" w:author="Cauris Cosmetics" w:date="2023-10-27T22:58:00Z">
        <w:r w:rsidRPr="007A4AFC" w:rsidDel="00CA1AA8">
          <w:rPr>
            <w:rPrChange w:id="1161" w:author="Dr Mamadou SANOGO" w:date="2023-10-25T18:15:00Z">
              <w:rPr>
                <w:szCs w:val="24"/>
                <w:highlight w:val="red"/>
              </w:rPr>
            </w:rPrChange>
          </w:rPr>
          <w:delText>n°20…------- du ………20……. El</w:delText>
        </w:r>
      </w:del>
      <w:ins w:id="1162" w:author="Dr Mamadou SANOGO" w:date="2023-10-25T11:53:00Z">
        <w:del w:id="1163" w:author="Cauris Cosmetics" w:date="2023-10-27T22:58:00Z">
          <w:r w:rsidR="009642EC" w:rsidRPr="00614D94" w:rsidDel="00CA1AA8">
            <w:delText>, et o</w:delText>
          </w:r>
        </w:del>
      </w:ins>
      <w:del w:id="1164" w:author="Cauris Cosmetics" w:date="2023-10-27T22:58:00Z">
        <w:r w:rsidRPr="007A4AFC" w:rsidDel="00CA1AA8">
          <w:rPr>
            <w:rPrChange w:id="1165" w:author="Dr Mamadou SANOGO" w:date="2023-10-25T18:15:00Z">
              <w:rPr>
                <w:szCs w:val="24"/>
                <w:highlight w:val="red"/>
              </w:rPr>
            </w:rPrChange>
          </w:rPr>
          <w:delText xml:space="preserve">le est ouverte par l’Arrêté </w:delText>
        </w:r>
      </w:del>
      <w:ins w:id="1166" w:author="Dr Mamadou SANOGO" w:date="2023-10-25T11:53:00Z">
        <w:del w:id="1167" w:author="Cauris Cosmetics" w:date="2023-10-27T22:58:00Z">
          <w:r w:rsidR="009642EC" w:rsidRPr="00614D94" w:rsidDel="00CA1AA8">
            <w:delText>N°2019-1167/MEN-SG du 17 Avril 2019.</w:delText>
          </w:r>
        </w:del>
      </w:ins>
      <w:del w:id="1168" w:author="Cauris Cosmetics" w:date="2023-10-27T22:58:00Z">
        <w:r w:rsidRPr="007A4AFC" w:rsidDel="00CA1AA8">
          <w:rPr>
            <w:rPrChange w:id="1169" w:author="Dr Mamadou SANOGO" w:date="2023-10-25T18:15:00Z">
              <w:rPr>
                <w:szCs w:val="24"/>
                <w:highlight w:val="red"/>
              </w:rPr>
            </w:rPrChange>
          </w:rPr>
          <w:delText xml:space="preserve">n°2……/MESRS-SG du ……. 20… </w:delText>
        </w:r>
        <w:r w:rsidRPr="007A4AFC" w:rsidDel="00CA1AA8">
          <w:rPr>
            <w:rPrChange w:id="1170" w:author="Dr Mamadou SANOGO" w:date="2023-10-25T18:15:00Z">
              <w:rPr>
                <w:szCs w:val="24"/>
                <w:highlight w:val="yellow"/>
              </w:rPr>
            </w:rPrChange>
          </w:rPr>
          <w:delText>.</w:delText>
        </w:r>
      </w:del>
    </w:p>
    <w:p w14:paraId="52034798" w14:textId="5CFD1007" w:rsidR="009642EC" w:rsidRPr="00614D94" w:rsidDel="00CA1AA8" w:rsidRDefault="009642EC">
      <w:pPr>
        <w:spacing w:line="276" w:lineRule="auto"/>
        <w:jc w:val="center"/>
        <w:rPr>
          <w:ins w:id="1171" w:author="Dr Mamadou SANOGO" w:date="2023-10-25T11:53:00Z"/>
          <w:del w:id="1172" w:author="Cauris Cosmetics" w:date="2023-10-27T22:58:00Z"/>
        </w:rPr>
        <w:pPrChange w:id="1173" w:author="Cauris Cosmetics" w:date="2023-10-27T22:58:00Z">
          <w:pPr>
            <w:spacing w:line="360" w:lineRule="auto"/>
          </w:pPr>
        </w:pPrChange>
      </w:pPr>
    </w:p>
    <w:p w14:paraId="333BEBA8" w14:textId="604C558C" w:rsidR="00614D94" w:rsidRPr="00614D94" w:rsidDel="00CA1AA8" w:rsidRDefault="00C57403">
      <w:pPr>
        <w:spacing w:line="276" w:lineRule="auto"/>
        <w:jc w:val="center"/>
        <w:rPr>
          <w:ins w:id="1174" w:author="Dr Mamadou SANOGO" w:date="2023-10-27T13:07:00Z"/>
          <w:del w:id="1175" w:author="Cauris Cosmetics" w:date="2023-10-27T22:58:00Z"/>
          <w:rFonts w:ascii="Calibri" w:hAnsi="Calibri" w:cs="Calibri"/>
          <w:color w:val="000000"/>
          <w:sz w:val="22"/>
        </w:rPr>
        <w:pPrChange w:id="1176" w:author="Cauris Cosmetics" w:date="2023-10-27T22:58:00Z">
          <w:pPr/>
        </w:pPrChange>
      </w:pPr>
      <w:del w:id="1177" w:author="Cauris Cosmetics" w:date="2023-10-27T22:58:00Z">
        <w:r w:rsidRPr="007A4AFC" w:rsidDel="00CA1AA8">
          <w:rPr>
            <w:rPrChange w:id="1178" w:author="Dr Mamadou SANOGO" w:date="2023-10-25T18:15:00Z">
              <w:rPr>
                <w:szCs w:val="24"/>
                <w:highlight w:val="yellow"/>
              </w:rPr>
            </w:rPrChange>
          </w:rPr>
          <w:delText xml:space="preserve">Elle dispose </w:delText>
        </w:r>
      </w:del>
      <w:ins w:id="1179" w:author="Dr Mamadou SANOGO" w:date="2023-10-25T11:54:00Z">
        <w:del w:id="1180" w:author="Cauris Cosmetics" w:date="2023-10-27T22:58:00Z">
          <w:r w:rsidR="009642EC" w:rsidRPr="007A4AFC" w:rsidDel="00CA1AA8">
            <w:rPr>
              <w:rPrChange w:id="1181" w:author="Dr Mamadou SANOGO" w:date="2023-10-25T18:15:00Z">
                <w:rPr>
                  <w:szCs w:val="24"/>
                  <w:highlight w:val="yellow"/>
                </w:rPr>
              </w:rPrChange>
            </w:rPr>
            <w:delText>d’</w:delText>
          </w:r>
        </w:del>
      </w:ins>
      <w:del w:id="1182" w:author="Cauris Cosmetics" w:date="2023-10-27T22:58:00Z">
        <w:r w:rsidRPr="007A4AFC" w:rsidDel="00CA1AA8">
          <w:rPr>
            <w:rPrChange w:id="1183" w:author="Dr Mamadou SANOGO" w:date="2023-10-25T18:15:00Z">
              <w:rPr>
                <w:szCs w:val="24"/>
                <w:highlight w:val="yellow"/>
              </w:rPr>
            </w:rPrChange>
          </w:rPr>
          <w:delText>infrastructures et d’équipements adéquats pour assurer le fonctionnement des programmes de formation</w:delText>
        </w:r>
        <w:r w:rsidR="001657BA" w:rsidRPr="007A4AFC" w:rsidDel="00CA1AA8">
          <w:rPr>
            <w:rPrChange w:id="1184" w:author="Dr Mamadou SANOGO" w:date="2023-10-25T18:15:00Z">
              <w:rPr>
                <w:szCs w:val="24"/>
                <w:highlight w:val="yellow"/>
              </w:rPr>
            </w:rPrChange>
          </w:rPr>
          <w:delText xml:space="preserve"> (Annexe n</w:delText>
        </w:r>
      </w:del>
      <w:ins w:id="1185" w:author="Dr Mamadou SANOGO" w:date="2023-10-25T11:55:00Z">
        <w:del w:id="1186" w:author="Cauris Cosmetics" w:date="2023-10-27T22:58:00Z">
          <w:r w:rsidR="009642EC" w:rsidRPr="007A4AFC" w:rsidDel="00CA1AA8">
            <w:rPr>
              <w:rPrChange w:id="1187" w:author="Dr Mamadou SANOGO" w:date="2023-10-25T18:15:00Z">
                <w:rPr>
                  <w:szCs w:val="24"/>
                  <w:highlight w:val="yellow"/>
                </w:rPr>
              </w:rPrChange>
            </w:rPr>
            <w:delText>°</w:delText>
          </w:r>
        </w:del>
      </w:ins>
      <w:ins w:id="1188" w:author="Dr Mamadou SANOGO" w:date="2023-10-27T09:33:00Z">
        <w:del w:id="1189" w:author="Cauris Cosmetics" w:date="2023-10-27T22:58:00Z">
          <w:r w:rsidR="00D341DD" w:rsidDel="00CA1AA8">
            <w:delText>026</w:delText>
          </w:r>
        </w:del>
      </w:ins>
      <w:del w:id="1190" w:author="Cauris Cosmetics" w:date="2023-10-27T22:58:00Z">
        <w:r w:rsidR="001657BA" w:rsidRPr="007A4AFC" w:rsidDel="00CA1AA8">
          <w:rPr>
            <w:rPrChange w:id="1191" w:author="Dr Mamadou SANOGO" w:date="2023-10-25T18:15:00Z">
              <w:rPr>
                <w:szCs w:val="24"/>
                <w:highlight w:val="yellow"/>
              </w:rPr>
            </w:rPrChange>
          </w:rPr>
          <w:delText xml:space="preserve">°…. : </w:delText>
        </w:r>
      </w:del>
      <w:ins w:id="1192" w:author="Dr Mamadou SANOGO" w:date="2023-10-27T09:34:00Z">
        <w:del w:id="1193" w:author="Cauris Cosmetics" w:date="2023-10-27T22:58:00Z">
          <w:r w:rsidR="00D341DD" w:rsidDel="00CA1AA8">
            <w:delText>I</w:delText>
          </w:r>
        </w:del>
      </w:ins>
      <w:del w:id="1194" w:author="Cauris Cosmetics" w:date="2023-10-27T22:58:00Z">
        <w:r w:rsidR="001657BA" w:rsidRPr="007A4AFC" w:rsidDel="00CA1AA8">
          <w:rPr>
            <w:rPrChange w:id="1195" w:author="Dr Mamadou SANOGO" w:date="2023-10-25T18:15:00Z">
              <w:rPr>
                <w:szCs w:val="24"/>
                <w:highlight w:val="yellow"/>
              </w:rPr>
            </w:rPrChange>
          </w:rPr>
          <w:delText>liste des infrastr</w:delText>
        </w:r>
      </w:del>
      <w:ins w:id="1196" w:author="Dr Mamadou SANOGO" w:date="2023-10-27T09:34:00Z">
        <w:del w:id="1197" w:author="Cauris Cosmetics" w:date="2023-10-27T22:58:00Z">
          <w:r w:rsidR="00D341DD" w:rsidDel="00CA1AA8">
            <w:delText>uctures,</w:delText>
          </w:r>
          <w:r w:rsidR="00D341DD" w:rsidRPr="00D341DD" w:rsidDel="00CA1AA8">
            <w:delText xml:space="preserve"> </w:delText>
          </w:r>
          <w:r w:rsidR="00D341DD" w:rsidRPr="00A36245" w:rsidDel="00CA1AA8">
            <w:delText>Annexe n°</w:delText>
          </w:r>
          <w:r w:rsidR="00D341DD" w:rsidDel="00CA1AA8">
            <w:delText>027</w:delText>
          </w:r>
          <w:r w:rsidR="00D341DD" w:rsidRPr="00A36245" w:rsidDel="00CA1AA8">
            <w:delText xml:space="preserve">: </w:delText>
          </w:r>
        </w:del>
      </w:ins>
      <w:ins w:id="1198" w:author="Dr Mamadou SANOGO" w:date="2023-10-27T09:35:00Z">
        <w:del w:id="1199" w:author="Cauris Cosmetics" w:date="2023-10-27T22:58:00Z">
          <w:r w:rsidR="00D341DD" w:rsidDel="00CA1AA8">
            <w:delText>Equipements</w:delText>
          </w:r>
        </w:del>
      </w:ins>
      <w:ins w:id="1200" w:author="Dr Mamadou SANOGO" w:date="2023-10-27T09:34:00Z">
        <w:del w:id="1201" w:author="Cauris Cosmetics" w:date="2023-10-27T22:58:00Z">
          <w:r w:rsidR="00D341DD" w:rsidRPr="00D341DD" w:rsidDel="00CA1AA8">
            <w:delText xml:space="preserve"> </w:delText>
          </w:r>
        </w:del>
      </w:ins>
      <w:del w:id="1202" w:author="Cauris Cosmetics" w:date="2023-10-27T22:58:00Z">
        <w:r w:rsidR="001657BA" w:rsidRPr="007A4AFC" w:rsidDel="00CA1AA8">
          <w:rPr>
            <w:rPrChange w:id="1203" w:author="Dr Mamadou SANOGO" w:date="2023-10-25T18:15:00Z">
              <w:rPr>
                <w:szCs w:val="24"/>
                <w:highlight w:val="yellow"/>
              </w:rPr>
            </w:rPrChange>
          </w:rPr>
          <w:delText>uctures et équipement)</w:delText>
        </w:r>
        <w:r w:rsidRPr="007A4AFC" w:rsidDel="00CA1AA8">
          <w:rPr>
            <w:rPrChange w:id="1204" w:author="Dr Mamadou SANOGO" w:date="2023-10-25T18:15:00Z">
              <w:rPr>
                <w:szCs w:val="24"/>
                <w:highlight w:val="yellow"/>
              </w:rPr>
            </w:rPrChange>
          </w:rPr>
          <w:delText>. Elle forme</w:delText>
        </w:r>
        <w:r w:rsidR="006D00D7" w:rsidRPr="007A4AFC" w:rsidDel="00CA1AA8">
          <w:rPr>
            <w:rPrChange w:id="1205" w:author="Dr Mamadou SANOGO" w:date="2023-10-25T18:15:00Z">
              <w:rPr>
                <w:szCs w:val="24"/>
                <w:highlight w:val="yellow"/>
              </w:rPr>
            </w:rPrChange>
          </w:rPr>
          <w:delText xml:space="preserve"> exclusivement</w:delText>
        </w:r>
        <w:r w:rsidRPr="007A4AFC" w:rsidDel="00CA1AA8">
          <w:rPr>
            <w:rPrChange w:id="1206" w:author="Dr Mamadou SANOGO" w:date="2023-10-25T18:15:00Z">
              <w:rPr>
                <w:szCs w:val="24"/>
                <w:highlight w:val="yellow"/>
              </w:rPr>
            </w:rPrChange>
          </w:rPr>
          <w:delText xml:space="preserve"> dans le domaine des sciences de la santé</w:delText>
        </w:r>
        <w:r w:rsidR="006D00D7" w:rsidRPr="007A4AFC" w:rsidDel="00CA1AA8">
          <w:rPr>
            <w:rPrChange w:id="1207" w:author="Dr Mamadou SANOGO" w:date="2023-10-25T18:15:00Z">
              <w:rPr>
                <w:szCs w:val="24"/>
                <w:highlight w:val="yellow"/>
              </w:rPr>
            </w:rPrChange>
          </w:rPr>
          <w:delText>. Elle compte aujourd’hui</w:delText>
        </w:r>
      </w:del>
      <w:ins w:id="1208" w:author="Dr Mamadou SANOGO" w:date="2023-10-25T12:28:00Z">
        <w:del w:id="1209" w:author="Cauris Cosmetics" w:date="2023-10-27T22:58:00Z">
          <w:r w:rsidR="00C77069" w:rsidRPr="006E0DEF" w:rsidDel="00CA1AA8">
            <w:rPr>
              <w:color w:val="FF0000"/>
              <w:rPrChange w:id="1210" w:author="Dr Mamadou SANOGO" w:date="2023-10-27T09:36:00Z">
                <w:rPr>
                  <w:szCs w:val="24"/>
                </w:rPr>
              </w:rPrChange>
            </w:rPr>
            <w:delText xml:space="preserve"> </w:delText>
          </w:r>
        </w:del>
      </w:ins>
      <w:ins w:id="1211" w:author="Dr Mamadou SANOGO" w:date="2023-10-27T13:07:00Z">
        <w:del w:id="1212" w:author="Cauris Cosmetics" w:date="2023-10-27T22:58:00Z">
          <w:r w:rsidR="00614D94" w:rsidRPr="00614D94" w:rsidDel="00CA1AA8">
            <w:rPr>
              <w:rFonts w:ascii="Calibri" w:hAnsi="Calibri" w:cs="Calibri"/>
              <w:color w:val="000000"/>
              <w:sz w:val="22"/>
            </w:rPr>
            <w:delText>549</w:delText>
          </w:r>
        </w:del>
      </w:ins>
    </w:p>
    <w:p w14:paraId="3D6BA106" w14:textId="5974DCFD" w:rsidR="003F150F" w:rsidRPr="00614D94" w:rsidDel="00CA1AA8" w:rsidRDefault="006D00D7">
      <w:pPr>
        <w:spacing w:line="276" w:lineRule="auto"/>
        <w:jc w:val="center"/>
        <w:rPr>
          <w:del w:id="1213" w:author="Cauris Cosmetics" w:date="2023-10-27T22:58:00Z"/>
        </w:rPr>
        <w:pPrChange w:id="1214" w:author="Cauris Cosmetics" w:date="2023-10-27T22:58:00Z">
          <w:pPr>
            <w:spacing w:line="360" w:lineRule="auto"/>
          </w:pPr>
        </w:pPrChange>
      </w:pPr>
      <w:del w:id="1215" w:author="Cauris Cosmetics" w:date="2023-10-27T22:58:00Z">
        <w:r w:rsidRPr="00614D94" w:rsidDel="00CA1AA8">
          <w:rPr>
            <w:rPrChange w:id="1216" w:author="Dr Mamadou SANOGO" w:date="2023-10-27T13:08:00Z">
              <w:rPr>
                <w:szCs w:val="24"/>
                <w:highlight w:val="yellow"/>
              </w:rPr>
            </w:rPrChange>
          </w:rPr>
          <w:delText xml:space="preserve"> </w:delText>
        </w:r>
        <w:r w:rsidRPr="00614D94" w:rsidDel="00CA1AA8">
          <w:rPr>
            <w:rPrChange w:id="1217" w:author="Dr Mamadou SANOGO" w:date="2023-10-27T13:08:00Z">
              <w:rPr>
                <w:szCs w:val="24"/>
                <w:highlight w:val="red"/>
              </w:rPr>
            </w:rPrChange>
          </w:rPr>
          <w:delText>………étudiants</w:delText>
        </w:r>
        <w:r w:rsidRPr="00614D94" w:rsidDel="00CA1AA8">
          <w:delText xml:space="preserve"> </w:delText>
        </w:r>
        <w:r w:rsidRPr="007A4AFC" w:rsidDel="00CA1AA8">
          <w:rPr>
            <w:rPrChange w:id="1218" w:author="Dr Mamadou SANOGO" w:date="2023-10-25T18:15:00Z">
              <w:rPr>
                <w:szCs w:val="24"/>
                <w:highlight w:val="yellow"/>
              </w:rPr>
            </w:rPrChange>
          </w:rPr>
          <w:delText>toutes filières confondues. Les programmes de formation sont les</w:delText>
        </w:r>
        <w:r w:rsidRPr="00614D94" w:rsidDel="00CA1AA8">
          <w:delText xml:space="preserve"> </w:delText>
        </w:r>
        <w:r w:rsidRPr="007A4AFC" w:rsidDel="00CA1AA8">
          <w:rPr>
            <w:rPrChange w:id="1219" w:author="Dr Mamadou SANOGO" w:date="2023-10-25T18:15:00Z">
              <w:rPr>
                <w:szCs w:val="24"/>
                <w:highlight w:val="red"/>
              </w:rPr>
            </w:rPrChange>
          </w:rPr>
          <w:delText>suivants :</w:delText>
        </w:r>
      </w:del>
      <w:ins w:id="1220" w:author="Dr Mamadou SANOGO" w:date="2023-10-25T12:29:00Z">
        <w:del w:id="1221" w:author="Cauris Cosmetics" w:date="2023-10-27T22:58:00Z">
          <w:r w:rsidR="00C77069" w:rsidRPr="00614D94" w:rsidDel="00CA1AA8">
            <w:delText xml:space="preserve"> Epidémiologie,</w:delText>
          </w:r>
        </w:del>
      </w:ins>
      <w:ins w:id="1222" w:author="Dr Mamadou SANOGO" w:date="2023-10-25T12:30:00Z">
        <w:del w:id="1223" w:author="Cauris Cosmetics" w:date="2023-10-27T22:58:00Z">
          <w:r w:rsidR="00C77069" w:rsidRPr="00614D94" w:rsidDel="00CA1AA8">
            <w:delText xml:space="preserve"> </w:delText>
          </w:r>
        </w:del>
      </w:ins>
      <w:ins w:id="1224" w:author="Dr Mamadou SANOGO" w:date="2023-10-25T12:29:00Z">
        <w:del w:id="1225" w:author="Cauris Cosmetics" w:date="2023-10-27T22:58:00Z">
          <w:r w:rsidR="00C77069" w:rsidRPr="00614D94" w:rsidDel="00CA1AA8">
            <w:delText>nutrition,</w:delText>
          </w:r>
        </w:del>
      </w:ins>
      <w:ins w:id="1226" w:author="Dr Mamadou SANOGO" w:date="2023-10-25T12:30:00Z">
        <w:del w:id="1227" w:author="Cauris Cosmetics" w:date="2023-10-27T22:58:00Z">
          <w:r w:rsidR="00C77069" w:rsidRPr="00614D94" w:rsidDel="00CA1AA8">
            <w:delText xml:space="preserve"> </w:delText>
          </w:r>
        </w:del>
      </w:ins>
      <w:ins w:id="1228" w:author="Dr Mamadou SANOGO" w:date="2023-10-25T12:29:00Z">
        <w:del w:id="1229" w:author="Cauris Cosmetics" w:date="2023-10-27T22:58:00Z">
          <w:r w:rsidR="00C77069" w:rsidRPr="00614D94" w:rsidDel="00CA1AA8">
            <w:delText>gynécologie obstétrique,</w:delText>
          </w:r>
        </w:del>
      </w:ins>
      <w:ins w:id="1230" w:author="Dr Mamadou SANOGO" w:date="2023-10-25T12:30:00Z">
        <w:del w:id="1231" w:author="Cauris Cosmetics" w:date="2023-10-27T22:58:00Z">
          <w:r w:rsidR="00C77069" w:rsidRPr="00614D94" w:rsidDel="00CA1AA8">
            <w:delText xml:space="preserve"> </w:delText>
          </w:r>
        </w:del>
      </w:ins>
      <w:ins w:id="1232" w:author="Dr Mamadou SANOGO" w:date="2023-10-25T12:29:00Z">
        <w:del w:id="1233" w:author="Cauris Cosmetics" w:date="2023-10-27T22:58:00Z">
          <w:r w:rsidR="00C77069" w:rsidRPr="00614D94" w:rsidDel="00CA1AA8">
            <w:delText>pédagogie en science de santé</w:delText>
          </w:r>
        </w:del>
      </w:ins>
      <w:ins w:id="1234" w:author="Dr Mamadou SANOGO" w:date="2023-10-25T12:30:00Z">
        <w:del w:id="1235" w:author="Cauris Cosmetics" w:date="2023-10-27T22:58:00Z">
          <w:r w:rsidR="00C77069" w:rsidRPr="00614D94" w:rsidDel="00CA1AA8">
            <w:delText xml:space="preserve">, </w:delText>
          </w:r>
        </w:del>
      </w:ins>
      <w:ins w:id="1236" w:author="Dr Mamadou SANOGO" w:date="2023-10-25T12:29:00Z">
        <w:del w:id="1237" w:author="Cauris Cosmetics" w:date="2023-10-27T22:58:00Z">
          <w:r w:rsidR="00C77069" w:rsidRPr="00614D94" w:rsidDel="00CA1AA8">
            <w:delText>management des services de santé</w:delText>
          </w:r>
        </w:del>
      </w:ins>
      <w:ins w:id="1238" w:author="Dr Mamadou SANOGO" w:date="2023-10-25T12:30:00Z">
        <w:del w:id="1239" w:author="Cauris Cosmetics" w:date="2023-10-27T22:58:00Z">
          <w:r w:rsidR="00C77069" w:rsidRPr="00614D94" w:rsidDel="00CA1AA8">
            <w:delText xml:space="preserve">, </w:delText>
          </w:r>
        </w:del>
      </w:ins>
      <w:ins w:id="1240" w:author="Dr Mamadou SANOGO" w:date="2023-10-25T12:29:00Z">
        <w:del w:id="1241" w:author="Cauris Cosmetics" w:date="2023-10-27T22:58:00Z">
          <w:r w:rsidR="00C77069" w:rsidRPr="00614D94" w:rsidDel="00CA1AA8">
            <w:delText>biologie médicale</w:delText>
          </w:r>
        </w:del>
      </w:ins>
      <w:ins w:id="1242" w:author="Dr Mamadou SANOGO" w:date="2023-10-25T12:30:00Z">
        <w:del w:id="1243" w:author="Cauris Cosmetics" w:date="2023-10-27T22:58:00Z">
          <w:r w:rsidR="00C77069" w:rsidRPr="00614D94" w:rsidDel="00CA1AA8">
            <w:delText xml:space="preserve">, </w:delText>
          </w:r>
        </w:del>
      </w:ins>
      <w:ins w:id="1244" w:author="Dr Mamadou SANOGO" w:date="2023-10-25T12:31:00Z">
        <w:del w:id="1245" w:author="Cauris Cosmetics" w:date="2023-10-27T22:58:00Z">
          <w:r w:rsidR="00C77069" w:rsidRPr="00614D94" w:rsidDel="00CA1AA8">
            <w:delText>infirmier d’</w:delText>
          </w:r>
        </w:del>
      </w:ins>
      <w:ins w:id="1246" w:author="Dr Mamadou SANOGO" w:date="2023-10-25T12:32:00Z">
        <w:del w:id="1247" w:author="Cauris Cosmetics" w:date="2023-10-27T22:58:00Z">
          <w:r w:rsidR="00C77069" w:rsidRPr="00614D94" w:rsidDel="00CA1AA8">
            <w:delText>E</w:delText>
          </w:r>
        </w:del>
      </w:ins>
      <w:ins w:id="1248" w:author="Dr Mamadou SANOGO" w:date="2023-10-25T12:31:00Z">
        <w:del w:id="1249" w:author="Cauris Cosmetics" w:date="2023-10-27T22:58:00Z">
          <w:r w:rsidR="00C77069" w:rsidRPr="00614D94" w:rsidDel="00CA1AA8">
            <w:delText>tat,</w:delText>
          </w:r>
        </w:del>
      </w:ins>
      <w:ins w:id="1250" w:author="Dr Mamadou SANOGO" w:date="2023-10-25T12:32:00Z">
        <w:del w:id="1251" w:author="Cauris Cosmetics" w:date="2023-10-27T22:58:00Z">
          <w:r w:rsidR="009B242A" w:rsidRPr="00614D94" w:rsidDel="00CA1AA8">
            <w:delText xml:space="preserve"> </w:delText>
          </w:r>
        </w:del>
      </w:ins>
      <w:ins w:id="1252" w:author="Dr Mamadou SANOGO" w:date="2023-10-25T12:31:00Z">
        <w:del w:id="1253" w:author="Cauris Cosmetics" w:date="2023-10-27T22:58:00Z">
          <w:r w:rsidR="00C77069" w:rsidRPr="00614D94" w:rsidDel="00CA1AA8">
            <w:delText>sage-femme, santé environnementale</w:delText>
          </w:r>
        </w:del>
      </w:ins>
      <w:ins w:id="1254" w:author="Dr Mamadou SANOGO" w:date="2023-10-25T12:32:00Z">
        <w:del w:id="1255" w:author="Cauris Cosmetics" w:date="2023-10-27T22:58:00Z">
          <w:r w:rsidR="009B242A" w:rsidRPr="00614D94" w:rsidDel="00CA1AA8">
            <w:delText>.</w:delText>
          </w:r>
        </w:del>
      </w:ins>
      <w:del w:id="1256" w:author="Cauris Cosmetics" w:date="2023-10-27T22:58:00Z">
        <w:r w:rsidRPr="007A4AFC" w:rsidDel="00CA1AA8">
          <w:rPr>
            <w:rPrChange w:id="1257" w:author="Dr Mamadou SANOGO" w:date="2023-10-25T18:15:00Z">
              <w:rPr>
                <w:szCs w:val="24"/>
                <w:highlight w:val="red"/>
              </w:rPr>
            </w:rPrChange>
          </w:rPr>
          <w:delText>……….</w:delText>
        </w:r>
      </w:del>
    </w:p>
    <w:p w14:paraId="17E8EFFD" w14:textId="2EB5F388" w:rsidR="00282300" w:rsidRPr="007A4AFC" w:rsidDel="00CA1AA8" w:rsidRDefault="006D00D7">
      <w:pPr>
        <w:spacing w:line="276" w:lineRule="auto"/>
        <w:jc w:val="center"/>
        <w:rPr>
          <w:del w:id="1258" w:author="Cauris Cosmetics" w:date="2023-10-27T22:58:00Z"/>
          <w:rFonts w:eastAsiaTheme="majorEastAsia" w:cstheme="majorBidi"/>
          <w:color w:val="000000" w:themeColor="text1"/>
          <w:szCs w:val="24"/>
          <w:rPrChange w:id="1259" w:author="Dr Mamadou SANOGO" w:date="2023-10-25T18:15:00Z">
            <w:rPr>
              <w:del w:id="1260" w:author="Cauris Cosmetics" w:date="2023-10-27T22:58:00Z"/>
              <w:b/>
              <w:bCs/>
              <w:szCs w:val="24"/>
              <w:highlight w:val="yellow"/>
            </w:rPr>
          </w:rPrChange>
        </w:rPr>
        <w:pPrChange w:id="1261" w:author="Cauris Cosmetics" w:date="2023-10-27T22:58:00Z">
          <w:pPr>
            <w:pStyle w:val="Paragraphedeliste"/>
            <w:numPr>
              <w:ilvl w:val="2"/>
              <w:numId w:val="29"/>
            </w:numPr>
            <w:ind w:right="136" w:hanging="720"/>
          </w:pPr>
        </w:pPrChange>
      </w:pPr>
      <w:del w:id="1262" w:author="Cauris Cosmetics" w:date="2023-10-27T22:58:00Z">
        <w:r w:rsidRPr="007A4AFC" w:rsidDel="00CA1AA8">
          <w:rPr>
            <w:rFonts w:eastAsiaTheme="majorEastAsia" w:cstheme="majorBidi"/>
            <w:color w:val="000000" w:themeColor="text1"/>
            <w:szCs w:val="24"/>
            <w:rPrChange w:id="1263" w:author="Dr Mamadou SANOGO" w:date="2023-10-25T18:15:00Z">
              <w:rPr>
                <w:b/>
                <w:bCs/>
                <w:szCs w:val="24"/>
                <w:highlight w:val="yellow"/>
              </w:rPr>
            </w:rPrChange>
          </w:rPr>
          <w:delText>Localisation de l’établissement</w:delText>
        </w:r>
      </w:del>
    </w:p>
    <w:p w14:paraId="7203AEF3" w14:textId="154C8159" w:rsidR="00863E8A" w:rsidRPr="00614D94" w:rsidDel="00CA1AA8" w:rsidRDefault="00863E8A">
      <w:pPr>
        <w:spacing w:line="276" w:lineRule="auto"/>
        <w:jc w:val="center"/>
        <w:rPr>
          <w:del w:id="1264" w:author="Cauris Cosmetics" w:date="2023-10-27T22:58:00Z"/>
          <w:highlight w:val="yellow"/>
          <w:lang w:val="fr-ML"/>
        </w:rPr>
        <w:pPrChange w:id="1265" w:author="Cauris Cosmetics" w:date="2023-10-27T22:58:00Z">
          <w:pPr>
            <w:ind w:right="136"/>
          </w:pPr>
        </w:pPrChange>
      </w:pPr>
    </w:p>
    <w:p w14:paraId="58D8B75B" w14:textId="672C327F" w:rsidR="006D00D7" w:rsidRPr="00614D94" w:rsidDel="00CA1AA8" w:rsidRDefault="009642EC">
      <w:pPr>
        <w:spacing w:line="276" w:lineRule="auto"/>
        <w:jc w:val="center"/>
        <w:rPr>
          <w:del w:id="1266" w:author="Cauris Cosmetics" w:date="2023-10-27T22:58:00Z"/>
        </w:rPr>
        <w:pPrChange w:id="1267" w:author="Cauris Cosmetics" w:date="2023-10-27T22:58:00Z">
          <w:pPr>
            <w:spacing w:line="360" w:lineRule="auto"/>
          </w:pPr>
        </w:pPrChange>
      </w:pPr>
      <w:ins w:id="1268" w:author="Dr Mamadou SANOGO" w:date="2023-10-25T11:55:00Z">
        <w:del w:id="1269" w:author="Cauris Cosmetics" w:date="2023-10-27T22:58:00Z">
          <w:r w:rsidRPr="00614D94" w:rsidDel="00CA1AA8">
            <w:delText xml:space="preserve">L’école </w:delText>
          </w:r>
        </w:del>
      </w:ins>
      <w:ins w:id="1270" w:author="Dr Mamadou SANOGO" w:date="2023-10-27T09:37:00Z">
        <w:del w:id="1271" w:author="Cauris Cosmetics" w:date="2023-10-27T22:58:00Z">
          <w:r w:rsidR="004D19FB" w:rsidDel="00CA1AA8">
            <w:delText xml:space="preserve">privée </w:delText>
          </w:r>
        </w:del>
      </w:ins>
      <w:ins w:id="1272" w:author="Dr Mamadou SANOGO" w:date="2023-10-25T11:55:00Z">
        <w:del w:id="1273" w:author="Cauris Cosmetics" w:date="2023-10-27T22:58:00Z">
          <w:r w:rsidRPr="00614D94" w:rsidDel="00CA1AA8">
            <w:delText>de Santé Félix Houphouët Boigny  est située à Djelibougou, Route de Koulikoro, Rue Sada DIALLO.</w:delText>
          </w:r>
        </w:del>
      </w:ins>
      <w:del w:id="1274" w:author="Cauris Cosmetics" w:date="2023-10-27T22:58:00Z">
        <w:r w:rsidR="00863E8A" w:rsidRPr="00614D94" w:rsidDel="00CA1AA8">
          <w:rPr>
            <w:highlight w:val="yellow"/>
          </w:rPr>
          <w:delText>Ecole Privée de santé Félix Houphouët Boigny- EPSFé</w:delText>
        </w:r>
        <w:r w:rsidR="006D00D7" w:rsidRPr="00614D94" w:rsidDel="00CA1AA8">
          <w:rPr>
            <w:highlight w:val="yellow"/>
          </w:rPr>
          <w:delText xml:space="preserve"> dans le quartier Djelibougou, commune I, du district de Bamako.</w:delText>
        </w:r>
      </w:del>
    </w:p>
    <w:p w14:paraId="20AC91DA" w14:textId="77777777" w:rsidR="009B242A" w:rsidRPr="00614D94" w:rsidDel="003C6082" w:rsidRDefault="009B242A">
      <w:pPr>
        <w:spacing w:line="276" w:lineRule="auto"/>
        <w:jc w:val="center"/>
        <w:rPr>
          <w:ins w:id="1275" w:author="Dr Mamadou SANOGO" w:date="2023-10-25T12:33:00Z"/>
          <w:del w:id="1276" w:author="Cauris Cosmetics" w:date="2023-10-25T14:35:00Z"/>
        </w:rPr>
        <w:pPrChange w:id="1277" w:author="Cauris Cosmetics" w:date="2023-10-27T22:58:00Z">
          <w:pPr>
            <w:spacing w:line="360" w:lineRule="auto"/>
          </w:pPr>
        </w:pPrChange>
      </w:pPr>
    </w:p>
    <w:p w14:paraId="786F2D54" w14:textId="259A1079" w:rsidR="006D00D7" w:rsidRPr="00614D94" w:rsidDel="00CA1AA8" w:rsidRDefault="006D00D7">
      <w:pPr>
        <w:spacing w:line="276" w:lineRule="auto"/>
        <w:jc w:val="center"/>
        <w:rPr>
          <w:del w:id="1278" w:author="Cauris Cosmetics" w:date="2023-10-27T22:58:00Z"/>
        </w:rPr>
        <w:pPrChange w:id="1279" w:author="Cauris Cosmetics" w:date="2023-10-27T22:58:00Z">
          <w:pPr>
            <w:spacing w:line="360" w:lineRule="auto"/>
          </w:pPr>
        </w:pPrChange>
      </w:pPr>
    </w:p>
    <w:p w14:paraId="73279B06" w14:textId="63A851D6" w:rsidR="006D00D7" w:rsidRPr="007A4AFC" w:rsidDel="00CA1AA8" w:rsidRDefault="006D00D7">
      <w:pPr>
        <w:spacing w:line="276" w:lineRule="auto"/>
        <w:jc w:val="center"/>
        <w:rPr>
          <w:del w:id="1280" w:author="Cauris Cosmetics" w:date="2023-10-27T22:58:00Z"/>
          <w:rFonts w:eastAsiaTheme="majorEastAsia" w:cstheme="majorBidi"/>
          <w:color w:val="000000" w:themeColor="text1"/>
          <w:sz w:val="26"/>
          <w:szCs w:val="26"/>
          <w:rPrChange w:id="1281" w:author="Dr Mamadou SANOGO" w:date="2023-10-25T18:15:00Z">
            <w:rPr>
              <w:del w:id="1282" w:author="Cauris Cosmetics" w:date="2023-10-27T22:58:00Z"/>
              <w:b/>
              <w:bCs/>
              <w:szCs w:val="24"/>
              <w:highlight w:val="yellow"/>
            </w:rPr>
          </w:rPrChange>
        </w:rPr>
        <w:pPrChange w:id="1283" w:author="Cauris Cosmetics" w:date="2023-10-27T22:58:00Z">
          <w:pPr>
            <w:pStyle w:val="Paragraphedeliste"/>
            <w:numPr>
              <w:ilvl w:val="1"/>
              <w:numId w:val="29"/>
            </w:numPr>
            <w:spacing w:line="360" w:lineRule="auto"/>
            <w:ind w:left="360" w:hanging="360"/>
          </w:pPr>
        </w:pPrChange>
      </w:pPr>
      <w:del w:id="1284" w:author="Cauris Cosmetics" w:date="2023-10-27T22:58:00Z">
        <w:r w:rsidRPr="007A4AFC" w:rsidDel="00CA1AA8">
          <w:rPr>
            <w:rFonts w:eastAsiaTheme="majorEastAsia" w:cstheme="majorBidi"/>
            <w:b/>
            <w:color w:val="000000" w:themeColor="text1"/>
            <w:sz w:val="26"/>
            <w:szCs w:val="26"/>
            <w:rPrChange w:id="1285" w:author="Dr Mamadou SANOGO" w:date="2023-10-25T18:15:00Z">
              <w:rPr>
                <w:b/>
                <w:bCs/>
                <w:szCs w:val="24"/>
                <w:highlight w:val="yellow"/>
              </w:rPr>
            </w:rPrChange>
          </w:rPr>
          <w:delText xml:space="preserve">Présentation de la formation du Master en </w:delText>
        </w:r>
      </w:del>
      <w:ins w:id="1286" w:author="Dr Mamadou SANOGO" w:date="2023-10-27T14:21:00Z">
        <w:del w:id="1287" w:author="Cauris Cosmetics" w:date="2023-10-27T19:20:00Z">
          <w:r w:rsidR="005A69DD" w:rsidDel="007A7899">
            <w:delText>Management des services de santé</w:delText>
          </w:r>
        </w:del>
      </w:ins>
      <w:del w:id="1288" w:author="Cauris Cosmetics" w:date="2023-10-27T22:58:00Z">
        <w:r w:rsidRPr="004D19FB" w:rsidDel="00CA1AA8">
          <w:rPr>
            <w:rFonts w:eastAsiaTheme="majorEastAsia" w:cstheme="majorBidi"/>
            <w:b/>
            <w:color w:val="000000" w:themeColor="text1"/>
            <w:sz w:val="26"/>
            <w:szCs w:val="26"/>
            <w:rPrChange w:id="1289" w:author="Dr Mamadou SANOGO" w:date="2023-10-27T09:37:00Z">
              <w:rPr>
                <w:b/>
                <w:bCs/>
                <w:szCs w:val="24"/>
                <w:highlight w:val="yellow"/>
              </w:rPr>
            </w:rPrChange>
          </w:rPr>
          <w:delText xml:space="preserve">épidémiologie </w:delText>
        </w:r>
      </w:del>
    </w:p>
    <w:p w14:paraId="410D7C4D" w14:textId="17F1D64D" w:rsidR="007A78D6" w:rsidRPr="007A4AFC" w:rsidDel="00CA1AA8" w:rsidRDefault="007A78D6">
      <w:pPr>
        <w:spacing w:line="276" w:lineRule="auto"/>
        <w:jc w:val="center"/>
        <w:rPr>
          <w:del w:id="1290" w:author="Cauris Cosmetics" w:date="2023-10-27T22:58:00Z"/>
          <w:rFonts w:eastAsiaTheme="majorEastAsia" w:cstheme="majorBidi"/>
          <w:color w:val="000000" w:themeColor="text1"/>
          <w:szCs w:val="24"/>
          <w:rPrChange w:id="1291" w:author="Dr Mamadou SANOGO" w:date="2023-10-25T18:15:00Z">
            <w:rPr>
              <w:del w:id="1292" w:author="Cauris Cosmetics" w:date="2023-10-27T22:58:00Z"/>
              <w:b/>
              <w:bCs/>
              <w:szCs w:val="24"/>
              <w:highlight w:val="yellow"/>
            </w:rPr>
          </w:rPrChange>
        </w:rPr>
        <w:pPrChange w:id="1293" w:author="Cauris Cosmetics" w:date="2023-10-27T22:58:00Z">
          <w:pPr>
            <w:pStyle w:val="Paragraphedeliste"/>
            <w:numPr>
              <w:ilvl w:val="2"/>
              <w:numId w:val="29"/>
            </w:numPr>
            <w:spacing w:line="360" w:lineRule="auto"/>
            <w:ind w:hanging="720"/>
          </w:pPr>
        </w:pPrChange>
      </w:pPr>
      <w:del w:id="1294" w:author="Cauris Cosmetics" w:date="2023-10-27T22:58:00Z">
        <w:r w:rsidRPr="007A4AFC" w:rsidDel="00CA1AA8">
          <w:rPr>
            <w:rFonts w:eastAsiaTheme="majorEastAsia" w:cstheme="majorBidi"/>
            <w:b/>
            <w:color w:val="000000" w:themeColor="text1"/>
            <w:szCs w:val="24"/>
            <w:rPrChange w:id="1295" w:author="Dr Mamadou SANOGO" w:date="2023-10-25T18:15:00Z">
              <w:rPr>
                <w:b/>
                <w:bCs/>
                <w:highlight w:val="yellow"/>
              </w:rPr>
            </w:rPrChange>
          </w:rPr>
          <w:delText>Objectifs de la formation</w:delText>
        </w:r>
      </w:del>
    </w:p>
    <w:p w14:paraId="05404E92" w14:textId="28D765B4" w:rsidR="007A78D6" w:rsidRPr="00B50346" w:rsidDel="00BA072E" w:rsidRDefault="009B242A">
      <w:pPr>
        <w:spacing w:line="276" w:lineRule="auto"/>
        <w:jc w:val="center"/>
        <w:rPr>
          <w:del w:id="1296" w:author="Cauris Cosmetics" w:date="2023-10-27T21:43:00Z"/>
          <w:lang w:val="fr-ML"/>
          <w:rPrChange w:id="1297" w:author="Dr Mamadou SANOGO" w:date="2023-10-26T11:29:00Z">
            <w:rPr>
              <w:del w:id="1298" w:author="Cauris Cosmetics" w:date="2023-10-27T21:43:00Z"/>
              <w:b/>
              <w:bCs/>
              <w:szCs w:val="24"/>
              <w:highlight w:val="yellow"/>
            </w:rPr>
          </w:rPrChange>
        </w:rPr>
        <w:pPrChange w:id="1299" w:author="Cauris Cosmetics" w:date="2023-10-27T22:58:00Z">
          <w:pPr>
            <w:spacing w:line="360" w:lineRule="auto"/>
          </w:pPr>
        </w:pPrChange>
      </w:pPr>
      <w:ins w:id="1300" w:author="Dr Mamadou SANOGO" w:date="2023-10-25T12:36:00Z">
        <w:del w:id="1301" w:author="Cauris Cosmetics" w:date="2023-10-27T21:43:00Z">
          <w:r w:rsidRPr="007A4AFC" w:rsidDel="00BA072E">
            <w:rPr>
              <w:lang w:val="fr-ML"/>
              <w:rPrChange w:id="1302" w:author="Dr Mamadou SANOGO" w:date="2023-10-25T18:15:00Z">
                <w:rPr>
                  <w:spacing w:val="3"/>
                  <w:szCs w:val="24"/>
                  <w:lang w:val="fr-ML"/>
                </w:rPr>
              </w:rPrChange>
            </w:rPr>
            <w:delText xml:space="preserve">Le </w:delText>
          </w:r>
        </w:del>
      </w:ins>
      <w:ins w:id="1303" w:author="Dr Mamadou SANOGO" w:date="2023-10-25T12:39:00Z">
        <w:del w:id="1304" w:author="Cauris Cosmetics" w:date="2023-10-27T21:43:00Z">
          <w:r w:rsidRPr="007A4AFC" w:rsidDel="00BA072E">
            <w:rPr>
              <w:lang w:val="fr-ML"/>
              <w:rPrChange w:id="1305" w:author="Dr Mamadou SANOGO" w:date="2023-10-25T18:15:00Z">
                <w:rPr>
                  <w:spacing w:val="3"/>
                  <w:szCs w:val="24"/>
                  <w:lang w:val="fr-ML"/>
                </w:rPr>
              </w:rPrChange>
            </w:rPr>
            <w:delText>m</w:delText>
          </w:r>
        </w:del>
      </w:ins>
      <w:ins w:id="1306" w:author="Dr Mamadou SANOGO" w:date="2023-10-25T12:36:00Z">
        <w:del w:id="1307" w:author="Cauris Cosmetics" w:date="2023-10-27T21:43:00Z">
          <w:r w:rsidRPr="007A4AFC" w:rsidDel="00BA072E">
            <w:rPr>
              <w:lang w:val="fr-ML"/>
              <w:rPrChange w:id="1308" w:author="Dr Mamadou SANOGO" w:date="2023-10-25T18:15:00Z">
                <w:rPr>
                  <w:spacing w:val="3"/>
                  <w:szCs w:val="24"/>
                  <w:lang w:val="fr-ML"/>
                </w:rPr>
              </w:rPrChange>
            </w:rPr>
            <w:delText xml:space="preserve">aster en </w:delText>
          </w:r>
        </w:del>
      </w:ins>
      <w:ins w:id="1309" w:author="Dr Mamadou SANOGO" w:date="2023-10-27T14:21:00Z">
        <w:del w:id="1310" w:author="Cauris Cosmetics" w:date="2023-10-27T19:20:00Z">
          <w:r w:rsidR="005A69DD" w:rsidDel="007A7899">
            <w:rPr>
              <w:lang w:val="fr-ML"/>
            </w:rPr>
            <w:delText>Management des services de santé</w:delText>
          </w:r>
        </w:del>
      </w:ins>
      <w:ins w:id="1311" w:author="Dr Mamadou SANOGO" w:date="2023-10-25T12:36:00Z">
        <w:del w:id="1312" w:author="Cauris Cosmetics" w:date="2023-10-27T21:43:00Z">
          <w:r w:rsidRPr="007A4AFC" w:rsidDel="00BA072E">
            <w:rPr>
              <w:lang w:val="fr-ML"/>
              <w:rPrChange w:id="1313" w:author="Dr Mamadou SANOGO" w:date="2023-10-25T18:15:00Z">
                <w:rPr>
                  <w:spacing w:val="3"/>
                  <w:szCs w:val="24"/>
                  <w:lang w:val="fr-ML"/>
                </w:rPr>
              </w:rPrChange>
            </w:rPr>
            <w:delText xml:space="preserve"> vise à former des professionnels </w:delText>
          </w:r>
        </w:del>
      </w:ins>
      <w:ins w:id="1314" w:author="Dr Mamadou SANOGO" w:date="2023-10-27T14:22:00Z">
        <w:del w:id="1315" w:author="Cauris Cosmetics" w:date="2023-10-27T21:43:00Z">
          <w:r w:rsidR="005A69DD" w:rsidDel="00BA072E">
            <w:rPr>
              <w:lang w:val="fr-ML"/>
            </w:rPr>
            <w:delText>ayant des compétences manageriales appliquées aux services de santé</w:delText>
          </w:r>
        </w:del>
      </w:ins>
      <w:ins w:id="1316" w:author="Dr Mamadou SANOGO" w:date="2023-10-25T12:38:00Z">
        <w:del w:id="1317" w:author="Cauris Cosmetics" w:date="2023-10-27T21:43:00Z">
          <w:r w:rsidRPr="007A4AFC" w:rsidDel="00BA072E">
            <w:rPr>
              <w:lang w:val="fr-ML"/>
              <w:rPrChange w:id="1318" w:author="Dr Mamadou SANOGO" w:date="2023-10-25T18:15:00Z">
                <w:rPr>
                  <w:spacing w:val="3"/>
                  <w:szCs w:val="24"/>
                  <w:lang w:val="fr-ML"/>
                </w:rPr>
              </w:rPrChange>
            </w:rPr>
            <w:delText>.</w:delText>
          </w:r>
        </w:del>
      </w:ins>
    </w:p>
    <w:p w14:paraId="47D24E40" w14:textId="5B45A2C5" w:rsidR="001657BA" w:rsidRPr="00614D94" w:rsidDel="00CA1AA8" w:rsidRDefault="001657BA">
      <w:pPr>
        <w:spacing w:line="276" w:lineRule="auto"/>
        <w:jc w:val="center"/>
        <w:rPr>
          <w:del w:id="1319" w:author="Cauris Cosmetics" w:date="2023-10-27T22:58:00Z"/>
          <w:b/>
          <w:bCs/>
        </w:rPr>
        <w:pPrChange w:id="1320" w:author="Cauris Cosmetics" w:date="2023-10-27T22:58:00Z">
          <w:pPr>
            <w:spacing w:line="360" w:lineRule="auto"/>
          </w:pPr>
        </w:pPrChange>
      </w:pPr>
      <w:del w:id="1321" w:author="Cauris Cosmetics" w:date="2023-10-27T22:58:00Z">
        <w:r w:rsidRPr="00614D94" w:rsidDel="00CA1AA8">
          <w:rPr>
            <w:b/>
            <w:bCs/>
            <w:highlight w:val="red"/>
          </w:rPr>
          <w:delText xml:space="preserve">Décrire </w:delText>
        </w:r>
        <w:r w:rsidR="007A78D6" w:rsidRPr="00614D94" w:rsidDel="00CA1AA8">
          <w:rPr>
            <w:b/>
            <w:bCs/>
            <w:highlight w:val="red"/>
          </w:rPr>
          <w:delText>ici l’</w:delText>
        </w:r>
        <w:r w:rsidRPr="00614D94" w:rsidDel="00CA1AA8">
          <w:rPr>
            <w:b/>
            <w:bCs/>
            <w:highlight w:val="red"/>
          </w:rPr>
          <w:delText xml:space="preserve">objectif global et </w:delText>
        </w:r>
        <w:r w:rsidR="007A78D6" w:rsidRPr="00614D94" w:rsidDel="00CA1AA8">
          <w:rPr>
            <w:b/>
            <w:bCs/>
            <w:highlight w:val="red"/>
          </w:rPr>
          <w:delText xml:space="preserve">les </w:delText>
        </w:r>
        <w:r w:rsidRPr="00614D94" w:rsidDel="00CA1AA8">
          <w:rPr>
            <w:b/>
            <w:bCs/>
            <w:highlight w:val="red"/>
          </w:rPr>
          <w:delText>objectifs spécifiques du Master en épidémiologie.</w:delText>
        </w:r>
      </w:del>
    </w:p>
    <w:p w14:paraId="2A790A94" w14:textId="19823F1A" w:rsidR="001657BA" w:rsidRPr="00614D94" w:rsidDel="00CA1AA8" w:rsidRDefault="001657BA">
      <w:pPr>
        <w:spacing w:line="276" w:lineRule="auto"/>
        <w:jc w:val="center"/>
        <w:rPr>
          <w:del w:id="1322" w:author="Cauris Cosmetics" w:date="2023-10-27T22:58:00Z"/>
          <w:b/>
          <w:bCs/>
        </w:rPr>
        <w:pPrChange w:id="1323" w:author="Cauris Cosmetics" w:date="2023-10-27T22:58:00Z">
          <w:pPr>
            <w:spacing w:line="360" w:lineRule="auto"/>
            <w:ind w:left="360"/>
          </w:pPr>
        </w:pPrChange>
      </w:pPr>
    </w:p>
    <w:p w14:paraId="4C9496D3" w14:textId="7EA9AB3E" w:rsidR="007A78D6" w:rsidRPr="007A4AFC" w:rsidDel="00CA1AA8" w:rsidRDefault="007A78D6">
      <w:pPr>
        <w:spacing w:line="276" w:lineRule="auto"/>
        <w:jc w:val="center"/>
        <w:rPr>
          <w:del w:id="1324" w:author="Cauris Cosmetics" w:date="2023-10-27T22:58:00Z"/>
          <w:rFonts w:eastAsiaTheme="majorEastAsia" w:cstheme="majorBidi"/>
          <w:color w:val="000000" w:themeColor="text1"/>
          <w:szCs w:val="24"/>
          <w:rPrChange w:id="1325" w:author="Dr Mamadou SANOGO" w:date="2023-10-25T18:15:00Z">
            <w:rPr>
              <w:del w:id="1326" w:author="Cauris Cosmetics" w:date="2023-10-27T22:58:00Z"/>
              <w:b/>
              <w:bCs/>
              <w:szCs w:val="24"/>
              <w:highlight w:val="yellow"/>
            </w:rPr>
          </w:rPrChange>
        </w:rPr>
        <w:pPrChange w:id="1327" w:author="Cauris Cosmetics" w:date="2023-10-27T22:58:00Z">
          <w:pPr>
            <w:pStyle w:val="Paragraphedeliste"/>
            <w:numPr>
              <w:ilvl w:val="2"/>
              <w:numId w:val="29"/>
            </w:numPr>
            <w:spacing w:line="360" w:lineRule="auto"/>
            <w:ind w:hanging="720"/>
          </w:pPr>
        </w:pPrChange>
      </w:pPr>
      <w:del w:id="1328" w:author="Cauris Cosmetics" w:date="2023-10-27T22:58:00Z">
        <w:r w:rsidRPr="007A4AFC" w:rsidDel="00CA1AA8">
          <w:rPr>
            <w:rFonts w:eastAsiaTheme="majorEastAsia" w:cstheme="majorBidi"/>
            <w:b/>
            <w:color w:val="000000" w:themeColor="text1"/>
            <w:szCs w:val="24"/>
            <w:rPrChange w:id="1329" w:author="Dr Mamadou SANOGO" w:date="2023-10-25T18:15:00Z">
              <w:rPr>
                <w:b/>
                <w:bCs/>
                <w:highlight w:val="yellow"/>
              </w:rPr>
            </w:rPrChange>
          </w:rPr>
          <w:delText xml:space="preserve">Les conditions d’accès au Master en </w:delText>
        </w:r>
      </w:del>
      <w:ins w:id="1330" w:author="Dr Mamadou SANOGO" w:date="2023-10-26T20:03:00Z">
        <w:del w:id="1331" w:author="Cauris Cosmetics" w:date="2023-10-27T22:58:00Z">
          <w:r w:rsidR="00085DEF" w:rsidRPr="00085DEF" w:rsidDel="00CA1AA8">
            <w:delText xml:space="preserve">en </w:delText>
          </w:r>
        </w:del>
      </w:ins>
      <w:ins w:id="1332" w:author="Dr Mamadou SANOGO" w:date="2023-10-27T14:23:00Z">
        <w:del w:id="1333" w:author="Cauris Cosmetics" w:date="2023-10-27T19:20:00Z">
          <w:r w:rsidR="005A69DD" w:rsidDel="007A7899">
            <w:delText>management des services de santé</w:delText>
          </w:r>
        </w:del>
      </w:ins>
      <w:ins w:id="1334" w:author="Dr Mamadou SANOGO" w:date="2023-10-26T12:08:00Z">
        <w:del w:id="1335" w:author="Cauris Cosmetics" w:date="2023-10-27T22:58:00Z">
          <w:r w:rsidR="00F311A0" w:rsidRPr="004D19FB" w:rsidDel="00CA1AA8">
            <w:rPr>
              <w:rFonts w:eastAsiaTheme="majorEastAsia" w:cstheme="majorBidi"/>
              <w:b/>
              <w:color w:val="000000" w:themeColor="text1"/>
              <w:szCs w:val="24"/>
              <w:rPrChange w:id="1336" w:author="Dr Mamadou SANOGO" w:date="2023-10-27T09:38:00Z">
                <w:rPr>
                  <w:b/>
                  <w:bCs/>
                  <w:color w:val="FF0000"/>
                </w:rPr>
              </w:rPrChange>
            </w:rPr>
            <w:delText xml:space="preserve"> </w:delText>
          </w:r>
        </w:del>
      </w:ins>
      <w:del w:id="1337" w:author="Cauris Cosmetics" w:date="2023-10-27T22:58:00Z">
        <w:r w:rsidRPr="004D19FB" w:rsidDel="00CA1AA8">
          <w:rPr>
            <w:rFonts w:eastAsiaTheme="majorEastAsia" w:cstheme="majorBidi"/>
            <w:b/>
            <w:color w:val="000000" w:themeColor="text1"/>
            <w:szCs w:val="24"/>
            <w:rPrChange w:id="1338" w:author="Dr Mamadou SANOGO" w:date="2023-10-27T09:38:00Z">
              <w:rPr>
                <w:b/>
                <w:bCs/>
                <w:highlight w:val="yellow"/>
              </w:rPr>
            </w:rPrChange>
          </w:rPr>
          <w:delText xml:space="preserve">Epidémiologie </w:delText>
        </w:r>
      </w:del>
    </w:p>
    <w:p w14:paraId="33B30B34" w14:textId="725A2ED0" w:rsidR="007C5D17" w:rsidRPr="007A4AFC" w:rsidDel="00CA1AA8" w:rsidRDefault="007C5D17">
      <w:pPr>
        <w:spacing w:line="276" w:lineRule="auto"/>
        <w:jc w:val="center"/>
        <w:rPr>
          <w:del w:id="1339" w:author="Cauris Cosmetics" w:date="2023-10-27T22:58:00Z"/>
          <w:color w:val="000000" w:themeColor="text1"/>
          <w:spacing w:val="1"/>
          <w:position w:val="1"/>
          <w:rPrChange w:id="1340" w:author="Dr Mamadou SANOGO" w:date="2023-10-25T18:15:00Z">
            <w:rPr>
              <w:del w:id="1341" w:author="Cauris Cosmetics" w:date="2023-10-27T22:58:00Z"/>
              <w:spacing w:val="1"/>
              <w:position w:val="1"/>
              <w:highlight w:val="yellow"/>
            </w:rPr>
          </w:rPrChange>
        </w:rPr>
        <w:pPrChange w:id="1342" w:author="Cauris Cosmetics" w:date="2023-10-27T22:58:00Z">
          <w:pPr>
            <w:spacing w:line="360" w:lineRule="auto"/>
          </w:pPr>
        </w:pPrChange>
      </w:pPr>
      <w:del w:id="1343" w:author="Cauris Cosmetics" w:date="2023-10-27T22:58:00Z">
        <w:r w:rsidRPr="007A4AFC" w:rsidDel="00CA1AA8">
          <w:rPr>
            <w:color w:val="000000" w:themeColor="text1"/>
            <w:spacing w:val="1"/>
            <w:position w:val="1"/>
            <w:rPrChange w:id="1344" w:author="Dr Mamadou SANOGO" w:date="2023-10-25T18:15:00Z">
              <w:rPr>
                <w:spacing w:val="1"/>
                <w:position w:val="1"/>
                <w:highlight w:val="yellow"/>
              </w:rPr>
            </w:rPrChange>
          </w:rPr>
          <w:delText xml:space="preserve">Le master en </w:delText>
        </w:r>
      </w:del>
      <w:ins w:id="1345" w:author="Dr Mamadou SANOGO" w:date="2023-10-27T14:23:00Z">
        <w:del w:id="1346" w:author="Cauris Cosmetics" w:date="2023-10-27T19:20:00Z">
          <w:r w:rsidR="005A69DD" w:rsidDel="007A7899">
            <w:rPr>
              <w:color w:val="000000" w:themeColor="text1"/>
              <w:szCs w:val="24"/>
            </w:rPr>
            <w:delText>management des services de santé</w:delText>
          </w:r>
        </w:del>
      </w:ins>
      <w:ins w:id="1347" w:author="Dr Mamadou SANOGO" w:date="2023-10-26T20:05:00Z">
        <w:del w:id="1348" w:author="Cauris Cosmetics" w:date="2023-10-27T22:58:00Z">
          <w:r w:rsidR="00085DEF" w:rsidRPr="004D19FB" w:rsidDel="00CA1AA8">
            <w:rPr>
              <w:b/>
              <w:bCs/>
              <w:color w:val="000000" w:themeColor="text1"/>
              <w:szCs w:val="24"/>
              <w:rPrChange w:id="1349" w:author="Dr Mamadou SANOGO" w:date="2023-10-27T09:39:00Z">
                <w:rPr>
                  <w:b/>
                  <w:bCs/>
                  <w:color w:val="FF0000"/>
                  <w:szCs w:val="24"/>
                </w:rPr>
              </w:rPrChange>
            </w:rPr>
            <w:delText xml:space="preserve"> </w:delText>
          </w:r>
        </w:del>
      </w:ins>
      <w:del w:id="1350" w:author="Cauris Cosmetics" w:date="2023-10-27T22:58:00Z">
        <w:r w:rsidRPr="004D19FB" w:rsidDel="00CA1AA8">
          <w:rPr>
            <w:color w:val="000000" w:themeColor="text1"/>
            <w:spacing w:val="1"/>
            <w:position w:val="1"/>
            <w:rPrChange w:id="1351" w:author="Dr Mamadou SANOGO" w:date="2023-10-27T09:39:00Z">
              <w:rPr>
                <w:spacing w:val="1"/>
                <w:position w:val="1"/>
                <w:highlight w:val="yellow"/>
              </w:rPr>
            </w:rPrChange>
          </w:rPr>
          <w:delText xml:space="preserve">épidémiologie </w:delText>
        </w:r>
        <w:r w:rsidRPr="007A4AFC" w:rsidDel="00CA1AA8">
          <w:rPr>
            <w:color w:val="000000" w:themeColor="text1"/>
            <w:spacing w:val="1"/>
            <w:position w:val="1"/>
            <w:rPrChange w:id="1352" w:author="Dr Mamadou SANOGO" w:date="2023-10-25T18:15:00Z">
              <w:rPr>
                <w:spacing w:val="1"/>
                <w:position w:val="1"/>
                <w:highlight w:val="yellow"/>
              </w:rPr>
            </w:rPrChange>
          </w:rPr>
          <w:delText xml:space="preserve">est accessible à tout détenteur d’une licence en sciences de la santé ou autre diplôme équivalent. Une fois ce premier critère satisfait, le candidat peut faire le dépôt de ses dossiers pour étude par le comité d’admission. Les inscriptions dans </w:delText>
        </w:r>
      </w:del>
      <w:del w:id="1353" w:author="Cauris Cosmetics" w:date="2023-10-27T21:43:00Z">
        <w:r w:rsidRPr="007A4AFC" w:rsidDel="00BA072E">
          <w:rPr>
            <w:color w:val="000000" w:themeColor="text1"/>
            <w:spacing w:val="1"/>
            <w:position w:val="1"/>
            <w:rPrChange w:id="1354" w:author="Dr Mamadou SANOGO" w:date="2023-10-25T18:15:00Z">
              <w:rPr>
                <w:spacing w:val="1"/>
                <w:position w:val="1"/>
                <w:highlight w:val="yellow"/>
              </w:rPr>
            </w:rPrChange>
          </w:rPr>
          <w:delText xml:space="preserve">le </w:delText>
        </w:r>
      </w:del>
      <w:del w:id="1355" w:author="Cauris Cosmetics" w:date="2023-10-27T22:58:00Z">
        <w:r w:rsidRPr="007A4AFC" w:rsidDel="00CA1AA8">
          <w:rPr>
            <w:color w:val="000000" w:themeColor="text1"/>
            <w:spacing w:val="1"/>
            <w:position w:val="1"/>
            <w:rPrChange w:id="1356" w:author="Dr Mamadou SANOGO" w:date="2023-10-25T18:15:00Z">
              <w:rPr>
                <w:spacing w:val="1"/>
                <w:position w:val="1"/>
                <w:highlight w:val="yellow"/>
              </w:rPr>
            </w:rPrChange>
          </w:rPr>
          <w:delText>ce programme se déroule du 1er juillet au 30 septembre de chaque année.</w:delText>
        </w:r>
      </w:del>
    </w:p>
    <w:p w14:paraId="0EB576ED" w14:textId="08C2C718" w:rsidR="007C5D17" w:rsidRPr="007A4AFC" w:rsidDel="00CA1AA8" w:rsidRDefault="007C5D17">
      <w:pPr>
        <w:spacing w:line="276" w:lineRule="auto"/>
        <w:jc w:val="center"/>
        <w:rPr>
          <w:del w:id="1357" w:author="Cauris Cosmetics" w:date="2023-10-27T22:58:00Z"/>
          <w:color w:val="000000" w:themeColor="text1"/>
          <w:spacing w:val="3"/>
          <w:rPrChange w:id="1358" w:author="Dr Mamadou SANOGO" w:date="2023-10-25T18:15:00Z">
            <w:rPr>
              <w:del w:id="1359" w:author="Cauris Cosmetics" w:date="2023-10-27T22:58:00Z"/>
              <w:spacing w:val="3"/>
              <w:highlight w:val="yellow"/>
            </w:rPr>
          </w:rPrChange>
        </w:rPr>
        <w:pPrChange w:id="1360" w:author="Cauris Cosmetics" w:date="2023-10-27T22:58:00Z">
          <w:pPr>
            <w:widowControl w:val="0"/>
            <w:autoSpaceDE w:val="0"/>
            <w:autoSpaceDN w:val="0"/>
            <w:adjustRightInd w:val="0"/>
            <w:spacing w:line="240" w:lineRule="auto"/>
            <w:ind w:right="81"/>
          </w:pPr>
        </w:pPrChange>
      </w:pPr>
    </w:p>
    <w:p w14:paraId="3AC9527E" w14:textId="2736CB24" w:rsidR="007C5D17" w:rsidRPr="007A4AFC" w:rsidDel="00CA1AA8" w:rsidRDefault="007A78D6">
      <w:pPr>
        <w:spacing w:line="276" w:lineRule="auto"/>
        <w:jc w:val="center"/>
        <w:rPr>
          <w:del w:id="1361" w:author="Cauris Cosmetics" w:date="2023-10-27T22:58:00Z"/>
          <w:rFonts w:eastAsiaTheme="majorEastAsia" w:cstheme="majorBidi"/>
          <w:color w:val="000000" w:themeColor="text1"/>
          <w:szCs w:val="24"/>
          <w:rPrChange w:id="1362" w:author="Dr Mamadou SANOGO" w:date="2023-10-25T18:15:00Z">
            <w:rPr>
              <w:del w:id="1363" w:author="Cauris Cosmetics" w:date="2023-10-27T22:58:00Z"/>
              <w:b/>
              <w:bCs/>
              <w:szCs w:val="24"/>
              <w:highlight w:val="yellow"/>
            </w:rPr>
          </w:rPrChange>
        </w:rPr>
        <w:pPrChange w:id="1364" w:author="Cauris Cosmetics" w:date="2023-10-27T22:58:00Z">
          <w:pPr>
            <w:pStyle w:val="Paragraphedeliste"/>
            <w:numPr>
              <w:ilvl w:val="2"/>
              <w:numId w:val="29"/>
            </w:numPr>
            <w:spacing w:line="360" w:lineRule="auto"/>
            <w:ind w:hanging="720"/>
          </w:pPr>
        </w:pPrChange>
      </w:pPr>
      <w:del w:id="1365" w:author="Cauris Cosmetics" w:date="2023-10-27T22:58:00Z">
        <w:r w:rsidRPr="007A4AFC" w:rsidDel="00CA1AA8">
          <w:rPr>
            <w:rFonts w:eastAsiaTheme="majorEastAsia" w:cstheme="majorBidi"/>
            <w:b/>
            <w:color w:val="000000" w:themeColor="text1"/>
            <w:szCs w:val="24"/>
            <w:rPrChange w:id="1366" w:author="Dr Mamadou SANOGO" w:date="2023-10-25T18:15:00Z">
              <w:rPr>
                <w:b/>
                <w:bCs/>
                <w:highlight w:val="yellow"/>
              </w:rPr>
            </w:rPrChange>
          </w:rPr>
          <w:delText xml:space="preserve">La durée de la formation du Master en </w:delText>
        </w:r>
      </w:del>
      <w:ins w:id="1367" w:author="Dr Mamadou SANOGO" w:date="2023-10-27T14:13:00Z">
        <w:del w:id="1368" w:author="Cauris Cosmetics" w:date="2023-10-27T19:20:00Z">
          <w:r w:rsidR="005A69DD" w:rsidDel="007A7899">
            <w:delText>management des services de santé</w:delText>
          </w:r>
        </w:del>
      </w:ins>
      <w:del w:id="1369" w:author="Cauris Cosmetics" w:date="2023-10-27T22:58:00Z">
        <w:r w:rsidRPr="00F311A0" w:rsidDel="00CA1AA8">
          <w:rPr>
            <w:rFonts w:eastAsiaTheme="majorEastAsia" w:cstheme="majorBidi"/>
            <w:b/>
            <w:color w:val="FF0000"/>
            <w:szCs w:val="24"/>
            <w:rPrChange w:id="1370" w:author="Dr Mamadou SANOGO" w:date="2023-10-26T12:11:00Z">
              <w:rPr>
                <w:b/>
                <w:bCs/>
                <w:highlight w:val="yellow"/>
              </w:rPr>
            </w:rPrChange>
          </w:rPr>
          <w:delText>épidémiologie</w:delText>
        </w:r>
      </w:del>
    </w:p>
    <w:p w14:paraId="5EAFDF15" w14:textId="668502A3" w:rsidR="00863E8A" w:rsidRPr="007A4AFC" w:rsidDel="00CA1AA8" w:rsidRDefault="007A78D6">
      <w:pPr>
        <w:spacing w:line="276" w:lineRule="auto"/>
        <w:jc w:val="center"/>
        <w:rPr>
          <w:del w:id="1371" w:author="Cauris Cosmetics" w:date="2023-10-27T22:58:00Z"/>
          <w:color w:val="000000" w:themeColor="text1"/>
          <w:spacing w:val="1"/>
          <w:position w:val="1"/>
          <w:rPrChange w:id="1372" w:author="Dr Mamadou SANOGO" w:date="2023-10-25T18:15:00Z">
            <w:rPr>
              <w:del w:id="1373" w:author="Cauris Cosmetics" w:date="2023-10-27T22:58:00Z"/>
              <w:spacing w:val="1"/>
              <w:position w:val="1"/>
              <w:highlight w:val="yellow"/>
            </w:rPr>
          </w:rPrChange>
        </w:rPr>
        <w:pPrChange w:id="1374" w:author="Cauris Cosmetics" w:date="2023-10-27T22:58:00Z">
          <w:pPr>
            <w:spacing w:line="360" w:lineRule="auto"/>
          </w:pPr>
        </w:pPrChange>
      </w:pPr>
      <w:del w:id="1375" w:author="Cauris Cosmetics" w:date="2023-10-27T22:58:00Z">
        <w:r w:rsidRPr="007A4AFC" w:rsidDel="00CA1AA8">
          <w:rPr>
            <w:color w:val="000000" w:themeColor="text1"/>
            <w:spacing w:val="1"/>
            <w:position w:val="1"/>
            <w:rPrChange w:id="1376" w:author="Dr Mamadou SANOGO" w:date="2023-10-25T18:15:00Z">
              <w:rPr>
                <w:spacing w:val="1"/>
                <w:position w:val="1"/>
                <w:highlight w:val="yellow"/>
              </w:rPr>
            </w:rPrChange>
          </w:rPr>
          <w:delText>La durée de la formation est de deux ans repartis en 4 semestres pour la formation initiale et 3.5 semestres pour la formation en alternance</w:delText>
        </w:r>
      </w:del>
      <w:ins w:id="1377" w:author="Dr Mamadou SANOGO" w:date="2023-10-27T09:40:00Z">
        <w:del w:id="1378" w:author="Cauris Cosmetics" w:date="2023-10-27T22:58:00Z">
          <w:r w:rsidR="004D19FB" w:rsidDel="00CA1AA8">
            <w:rPr>
              <w:color w:val="000000" w:themeColor="text1"/>
              <w:spacing w:val="1"/>
              <w:position w:val="1"/>
            </w:rPr>
            <w:delText xml:space="preserve">. </w:delText>
          </w:r>
        </w:del>
      </w:ins>
      <w:del w:id="1379" w:author="Cauris Cosmetics" w:date="2023-10-27T22:58:00Z">
        <w:r w:rsidRPr="007A4AFC" w:rsidDel="00CA1AA8">
          <w:rPr>
            <w:color w:val="000000" w:themeColor="text1"/>
            <w:spacing w:val="1"/>
            <w:position w:val="1"/>
            <w:rPrChange w:id="1380" w:author="Dr Mamadou SANOGO" w:date="2023-10-25T18:15:00Z">
              <w:rPr>
                <w:spacing w:val="1"/>
                <w:position w:val="1"/>
                <w:highlight w:val="yellow"/>
              </w:rPr>
            </w:rPrChange>
          </w:rPr>
          <w:delText xml:space="preserve"> </w:delText>
        </w:r>
        <w:r w:rsidR="007C5D17" w:rsidRPr="007A4AFC" w:rsidDel="00CA1AA8">
          <w:rPr>
            <w:color w:val="000000" w:themeColor="text1"/>
            <w:spacing w:val="1"/>
            <w:position w:val="1"/>
            <w:rPrChange w:id="1381" w:author="Dr Mamadou SANOGO" w:date="2023-10-25T18:15:00Z">
              <w:rPr>
                <w:spacing w:val="1"/>
                <w:position w:val="1"/>
                <w:highlight w:val="yellow"/>
              </w:rPr>
            </w:rPrChange>
          </w:rPr>
          <w:delText>Le Master est un grade en 120 crédits, soit 60 crédits par année, et 30 crédits par semestre. Le médium d’enseignement est le français. Aussi, la formation est</w:delText>
        </w:r>
      </w:del>
      <w:ins w:id="1382" w:author="Dr Mamadou SANOGO" w:date="2023-10-27T09:40:00Z">
        <w:del w:id="1383" w:author="Cauris Cosmetics" w:date="2023-10-27T22:58:00Z">
          <w:r w:rsidR="004D19FB" w:rsidDel="00CA1AA8">
            <w:rPr>
              <w:color w:val="000000" w:themeColor="text1"/>
              <w:spacing w:val="1"/>
              <w:position w:val="1"/>
            </w:rPr>
            <w:delText xml:space="preserve"> </w:delText>
          </w:r>
        </w:del>
      </w:ins>
      <w:del w:id="1384" w:author="Cauris Cosmetics" w:date="2023-10-27T22:58:00Z">
        <w:r w:rsidR="007C5D17" w:rsidRPr="007A4AFC" w:rsidDel="00CA1AA8">
          <w:rPr>
            <w:color w:val="000000" w:themeColor="text1"/>
            <w:spacing w:val="1"/>
            <w:position w:val="1"/>
            <w:rPrChange w:id="1385" w:author="Dr Mamadou SANOGO" w:date="2023-10-25T18:15:00Z">
              <w:rPr>
                <w:spacing w:val="1"/>
                <w:position w:val="1"/>
                <w:highlight w:val="yellow"/>
              </w:rPr>
            </w:rPrChange>
          </w:rPr>
          <w:delText>-elle disponible en régime de formation en ligne.</w:delText>
        </w:r>
      </w:del>
    </w:p>
    <w:p w14:paraId="7B760050" w14:textId="2B2CD408" w:rsidR="006B588B" w:rsidRPr="00F311A0" w:rsidDel="00CA1AA8" w:rsidRDefault="006B588B">
      <w:pPr>
        <w:spacing w:line="276" w:lineRule="auto"/>
        <w:jc w:val="center"/>
        <w:rPr>
          <w:del w:id="1386" w:author="Cauris Cosmetics" w:date="2023-10-27T22:58:00Z"/>
          <w:rFonts w:eastAsiaTheme="majorEastAsia" w:cstheme="majorBidi"/>
          <w:color w:val="FF0000"/>
          <w:sz w:val="26"/>
          <w:szCs w:val="26"/>
          <w:rPrChange w:id="1387" w:author="Dr Mamadou SANOGO" w:date="2023-10-26T12:13:00Z">
            <w:rPr>
              <w:del w:id="1388" w:author="Cauris Cosmetics" w:date="2023-10-27T22:58:00Z"/>
              <w:b/>
              <w:bCs/>
              <w:szCs w:val="24"/>
              <w:highlight w:val="yellow"/>
            </w:rPr>
          </w:rPrChange>
        </w:rPr>
        <w:pPrChange w:id="1389" w:author="Cauris Cosmetics" w:date="2023-10-27T22:58:00Z">
          <w:pPr>
            <w:pStyle w:val="Paragraphedeliste"/>
            <w:numPr>
              <w:ilvl w:val="1"/>
              <w:numId w:val="29"/>
            </w:numPr>
            <w:spacing w:line="360" w:lineRule="auto"/>
            <w:ind w:left="360" w:hanging="360"/>
          </w:pPr>
        </w:pPrChange>
      </w:pPr>
      <w:del w:id="1390" w:author="Cauris Cosmetics" w:date="2023-10-27T22:58:00Z">
        <w:r w:rsidRPr="007A4AFC" w:rsidDel="00CA1AA8">
          <w:rPr>
            <w:rFonts w:eastAsiaTheme="majorEastAsia" w:cstheme="majorBidi"/>
            <w:b/>
            <w:color w:val="000000" w:themeColor="text1"/>
            <w:sz w:val="26"/>
            <w:szCs w:val="26"/>
            <w:rPrChange w:id="1391" w:author="Dr Mamadou SANOGO" w:date="2023-10-25T18:15:00Z">
              <w:rPr>
                <w:b/>
                <w:bCs/>
                <w:szCs w:val="24"/>
                <w:highlight w:val="yellow"/>
              </w:rPr>
            </w:rPrChange>
          </w:rPr>
          <w:delText>Rappel des objectifs spécifiques de l’évaluation</w:delText>
        </w:r>
        <w:r w:rsidR="007A78D6" w:rsidRPr="007A4AFC" w:rsidDel="00CA1AA8">
          <w:rPr>
            <w:rFonts w:eastAsiaTheme="majorEastAsia" w:cstheme="majorBidi"/>
            <w:b/>
            <w:color w:val="000000" w:themeColor="text1"/>
            <w:sz w:val="26"/>
            <w:szCs w:val="26"/>
            <w:rPrChange w:id="1392" w:author="Dr Mamadou SANOGO" w:date="2023-10-25T18:15:00Z">
              <w:rPr>
                <w:b/>
                <w:bCs/>
                <w:szCs w:val="24"/>
                <w:highlight w:val="yellow"/>
              </w:rPr>
            </w:rPrChange>
          </w:rPr>
          <w:delText xml:space="preserve"> du Master en </w:delText>
        </w:r>
      </w:del>
      <w:ins w:id="1393" w:author="Dr Mamadou SANOGO" w:date="2023-10-27T14:13:00Z">
        <w:del w:id="1394" w:author="Cauris Cosmetics" w:date="2023-10-27T19:20:00Z">
          <w:r w:rsidR="005A69DD" w:rsidDel="007A7899">
            <w:delText>management des services de santé</w:delText>
          </w:r>
        </w:del>
      </w:ins>
      <w:del w:id="1395" w:author="Cauris Cosmetics" w:date="2023-10-27T22:58:00Z">
        <w:r w:rsidR="007A78D6" w:rsidRPr="00F311A0" w:rsidDel="00CA1AA8">
          <w:rPr>
            <w:rFonts w:eastAsiaTheme="majorEastAsia" w:cstheme="majorBidi"/>
            <w:b/>
            <w:color w:val="FF0000"/>
            <w:sz w:val="26"/>
            <w:szCs w:val="26"/>
            <w:rPrChange w:id="1396" w:author="Dr Mamadou SANOGO" w:date="2023-10-26T12:13:00Z">
              <w:rPr>
                <w:b/>
                <w:bCs/>
                <w:szCs w:val="24"/>
                <w:highlight w:val="yellow"/>
              </w:rPr>
            </w:rPrChange>
          </w:rPr>
          <w:delText xml:space="preserve">Epidémiologie </w:delText>
        </w:r>
      </w:del>
    </w:p>
    <w:p w14:paraId="7F701B06" w14:textId="3DCFE91A" w:rsidR="003138AE" w:rsidRPr="007A4AFC" w:rsidDel="00CA1AA8" w:rsidRDefault="007A78D6">
      <w:pPr>
        <w:spacing w:line="276" w:lineRule="auto"/>
        <w:jc w:val="center"/>
        <w:rPr>
          <w:del w:id="1397" w:author="Cauris Cosmetics" w:date="2023-10-27T22:58:00Z"/>
          <w:color w:val="000000" w:themeColor="text1"/>
          <w:spacing w:val="1"/>
          <w:position w:val="1"/>
          <w:rPrChange w:id="1398" w:author="Dr Mamadou SANOGO" w:date="2023-10-25T18:15:00Z">
            <w:rPr>
              <w:del w:id="1399" w:author="Cauris Cosmetics" w:date="2023-10-27T22:58:00Z"/>
              <w:spacing w:val="1"/>
              <w:position w:val="1"/>
              <w:highlight w:val="yellow"/>
            </w:rPr>
          </w:rPrChange>
        </w:rPr>
        <w:pPrChange w:id="1400" w:author="Cauris Cosmetics" w:date="2023-10-27T22:58:00Z">
          <w:pPr>
            <w:spacing w:line="360" w:lineRule="auto"/>
          </w:pPr>
        </w:pPrChange>
      </w:pPr>
      <w:del w:id="1401" w:author="Cauris Cosmetics" w:date="2023-10-27T22:58:00Z">
        <w:r w:rsidRPr="007A4AFC" w:rsidDel="00CA1AA8">
          <w:rPr>
            <w:color w:val="000000" w:themeColor="text1"/>
            <w:spacing w:val="1"/>
            <w:position w:val="1"/>
            <w:rPrChange w:id="1402" w:author="Dr Mamadou SANOGO" w:date="2023-10-25T18:15:00Z">
              <w:rPr>
                <w:spacing w:val="1"/>
                <w:position w:val="1"/>
                <w:highlight w:val="yellow"/>
              </w:rPr>
            </w:rPrChange>
          </w:rPr>
          <w:delText xml:space="preserve">L’objectif global de l’évaluation du </w:delText>
        </w:r>
        <w:r w:rsidR="00917D14" w:rsidRPr="007A4AFC" w:rsidDel="00CA1AA8">
          <w:rPr>
            <w:color w:val="000000" w:themeColor="text1"/>
            <w:spacing w:val="1"/>
            <w:position w:val="1"/>
            <w:rPrChange w:id="1403" w:author="Dr Mamadou SANOGO" w:date="2023-10-25T18:15:00Z">
              <w:rPr>
                <w:spacing w:val="1"/>
                <w:position w:val="1"/>
                <w:highlight w:val="yellow"/>
              </w:rPr>
            </w:rPrChange>
          </w:rPr>
          <w:delText xml:space="preserve">Master </w:delText>
        </w:r>
      </w:del>
      <w:ins w:id="1404" w:author="Dr Mamadou SANOGO" w:date="2023-10-27T14:17:00Z">
        <w:del w:id="1405" w:author="Cauris Cosmetics" w:date="2023-10-27T19:20:00Z">
          <w:r w:rsidR="005A69DD" w:rsidDel="007A7899">
            <w:rPr>
              <w:color w:val="000000" w:themeColor="text1"/>
              <w:spacing w:val="1"/>
              <w:position w:val="1"/>
            </w:rPr>
            <w:delText>management des services de santé</w:delText>
          </w:r>
        </w:del>
      </w:ins>
      <w:ins w:id="1406" w:author="Dr Mamadou SANOGO" w:date="2023-10-26T12:14:00Z">
        <w:del w:id="1407" w:author="Cauris Cosmetics" w:date="2023-10-27T22:58:00Z">
          <w:r w:rsidR="00F311A0" w:rsidRPr="004D19FB" w:rsidDel="00CA1AA8">
            <w:rPr>
              <w:color w:val="000000" w:themeColor="text1"/>
              <w:spacing w:val="1"/>
              <w:position w:val="1"/>
            </w:rPr>
            <w:delText xml:space="preserve"> </w:delText>
          </w:r>
        </w:del>
      </w:ins>
      <w:del w:id="1408" w:author="Cauris Cosmetics" w:date="2023-10-27T22:58:00Z">
        <w:r w:rsidR="00917D14" w:rsidRPr="004D19FB" w:rsidDel="00CA1AA8">
          <w:rPr>
            <w:color w:val="000000" w:themeColor="text1"/>
            <w:spacing w:val="1"/>
            <w:position w:val="1"/>
            <w:rPrChange w:id="1409" w:author="Dr Mamadou SANOGO" w:date="2023-10-27T09:41:00Z">
              <w:rPr>
                <w:spacing w:val="1"/>
                <w:position w:val="1"/>
                <w:highlight w:val="yellow"/>
              </w:rPr>
            </w:rPrChange>
          </w:rPr>
          <w:delText>Epidémiologie(M-</w:delText>
        </w:r>
      </w:del>
      <w:ins w:id="1410" w:author="Dr Mamadou SANOGO" w:date="2023-10-27T14:13:00Z">
        <w:del w:id="1411" w:author="Cauris Cosmetics" w:date="2023-10-27T19:32:00Z">
          <w:r w:rsidR="005A69DD" w:rsidDel="007A7899">
            <w:rPr>
              <w:color w:val="000000" w:themeColor="text1"/>
              <w:spacing w:val="1"/>
              <w:position w:val="1"/>
            </w:rPr>
            <w:delText>MSS</w:delText>
          </w:r>
        </w:del>
      </w:ins>
      <w:del w:id="1412" w:author="Cauris Cosmetics" w:date="2023-10-27T22:58:00Z">
        <w:r w:rsidR="00917D14" w:rsidRPr="004D19FB" w:rsidDel="00CA1AA8">
          <w:rPr>
            <w:color w:val="000000" w:themeColor="text1"/>
            <w:spacing w:val="1"/>
            <w:position w:val="1"/>
            <w:rPrChange w:id="1413" w:author="Dr Mamadou SANOGO" w:date="2023-10-27T09:41:00Z">
              <w:rPr>
                <w:spacing w:val="1"/>
                <w:position w:val="1"/>
                <w:highlight w:val="yellow"/>
              </w:rPr>
            </w:rPrChange>
          </w:rPr>
          <w:delText>EPI)</w:delText>
        </w:r>
        <w:r w:rsidRPr="004D19FB" w:rsidDel="00CA1AA8">
          <w:rPr>
            <w:color w:val="000000" w:themeColor="text1"/>
            <w:spacing w:val="1"/>
            <w:position w:val="1"/>
            <w:rPrChange w:id="1414" w:author="Dr Mamadou SANOGO" w:date="2023-10-27T09:41:00Z">
              <w:rPr>
                <w:spacing w:val="1"/>
                <w:position w:val="1"/>
                <w:highlight w:val="yellow"/>
              </w:rPr>
            </w:rPrChange>
          </w:rPr>
          <w:delText xml:space="preserve"> </w:delText>
        </w:r>
        <w:r w:rsidRPr="007A4AFC" w:rsidDel="00CA1AA8">
          <w:rPr>
            <w:color w:val="000000" w:themeColor="text1"/>
            <w:spacing w:val="1"/>
            <w:position w:val="1"/>
            <w:rPrChange w:id="1415" w:author="Dr Mamadou SANOGO" w:date="2023-10-25T18:15:00Z">
              <w:rPr>
                <w:spacing w:val="1"/>
                <w:position w:val="1"/>
                <w:highlight w:val="yellow"/>
              </w:rPr>
            </w:rPrChange>
          </w:rPr>
          <w:delText xml:space="preserve">est </w:delText>
        </w:r>
        <w:r w:rsidR="003138AE" w:rsidRPr="007A4AFC" w:rsidDel="00CA1AA8">
          <w:rPr>
            <w:color w:val="000000" w:themeColor="text1"/>
            <w:spacing w:val="1"/>
            <w:position w:val="1"/>
            <w:rPrChange w:id="1416" w:author="Dr Mamadou SANOGO" w:date="2023-10-25T18:15:00Z">
              <w:rPr>
                <w:spacing w:val="1"/>
                <w:position w:val="1"/>
                <w:highlight w:val="yellow"/>
              </w:rPr>
            </w:rPrChange>
          </w:rPr>
          <w:delText xml:space="preserve">d’analyser </w:delText>
        </w:r>
        <w:r w:rsidR="00917D14" w:rsidRPr="007A4AFC" w:rsidDel="00CA1AA8">
          <w:rPr>
            <w:color w:val="000000" w:themeColor="text1"/>
            <w:spacing w:val="1"/>
            <w:position w:val="1"/>
            <w:rPrChange w:id="1417" w:author="Dr Mamadou SANOGO" w:date="2023-10-25T18:15:00Z">
              <w:rPr>
                <w:spacing w:val="1"/>
                <w:position w:val="1"/>
                <w:highlight w:val="yellow"/>
              </w:rPr>
            </w:rPrChange>
          </w:rPr>
          <w:delText>son</w:delText>
        </w:r>
        <w:r w:rsidR="003138AE" w:rsidRPr="007A4AFC" w:rsidDel="00CA1AA8">
          <w:rPr>
            <w:color w:val="000000" w:themeColor="text1"/>
            <w:spacing w:val="1"/>
            <w:position w:val="1"/>
            <w:rPrChange w:id="1418" w:author="Dr Mamadou SANOGO" w:date="2023-10-25T18:15:00Z">
              <w:rPr>
                <w:spacing w:val="1"/>
                <w:position w:val="1"/>
                <w:highlight w:val="yellow"/>
              </w:rPr>
            </w:rPrChange>
          </w:rPr>
          <w:delText xml:space="preserve"> fonctionnement dans toutes ses dimensions</w:delText>
        </w:r>
        <w:r w:rsidRPr="007A4AFC" w:rsidDel="00CA1AA8">
          <w:rPr>
            <w:color w:val="000000" w:themeColor="text1"/>
            <w:spacing w:val="1"/>
            <w:position w:val="1"/>
            <w:rPrChange w:id="1419" w:author="Dr Mamadou SANOGO" w:date="2023-10-25T18:15:00Z">
              <w:rPr>
                <w:spacing w:val="1"/>
                <w:position w:val="1"/>
                <w:highlight w:val="yellow"/>
              </w:rPr>
            </w:rPrChange>
          </w:rPr>
          <w:delText xml:space="preserve"> </w:delText>
        </w:r>
        <w:r w:rsidR="0025616D" w:rsidRPr="007A4AFC" w:rsidDel="00CA1AA8">
          <w:rPr>
            <w:color w:val="000000" w:themeColor="text1"/>
            <w:spacing w:val="1"/>
            <w:position w:val="1"/>
            <w:rPrChange w:id="1420" w:author="Dr Mamadou SANOGO" w:date="2023-10-25T18:15:00Z">
              <w:rPr>
                <w:spacing w:val="1"/>
                <w:position w:val="1"/>
                <w:highlight w:val="yellow"/>
              </w:rPr>
            </w:rPrChange>
          </w:rPr>
          <w:delText>et plus spécifique</w:delText>
        </w:r>
      </w:del>
      <w:ins w:id="1421" w:author="Dr Mamadou SANOGO" w:date="2023-10-27T09:41:00Z">
        <w:del w:id="1422" w:author="Cauris Cosmetics" w:date="2023-10-27T22:58:00Z">
          <w:r w:rsidR="004D19FB" w:rsidDel="00CA1AA8">
            <w:rPr>
              <w:color w:val="000000" w:themeColor="text1"/>
              <w:spacing w:val="1"/>
              <w:position w:val="1"/>
            </w:rPr>
            <w:delText xml:space="preserve"> de(’)</w:delText>
          </w:r>
        </w:del>
      </w:ins>
      <w:del w:id="1423" w:author="Cauris Cosmetics" w:date="2023-10-27T22:58:00Z">
        <w:r w:rsidR="0025616D" w:rsidRPr="007A4AFC" w:rsidDel="00CA1AA8">
          <w:rPr>
            <w:color w:val="000000" w:themeColor="text1"/>
            <w:spacing w:val="1"/>
            <w:position w:val="1"/>
            <w:rPrChange w:id="1424" w:author="Dr Mamadou SANOGO" w:date="2023-10-25T18:15:00Z">
              <w:rPr>
                <w:spacing w:val="1"/>
                <w:position w:val="1"/>
                <w:highlight w:val="yellow"/>
              </w:rPr>
            </w:rPrChange>
          </w:rPr>
          <w:delText xml:space="preserve"> :</w:delText>
        </w:r>
      </w:del>
    </w:p>
    <w:p w14:paraId="75071BF4" w14:textId="74FF32BA" w:rsidR="003138AE" w:rsidRPr="007A4AFC" w:rsidDel="00CA1AA8" w:rsidRDefault="00003BF5">
      <w:pPr>
        <w:spacing w:line="276" w:lineRule="auto"/>
        <w:jc w:val="center"/>
        <w:rPr>
          <w:del w:id="1425" w:author="Cauris Cosmetics" w:date="2023-10-27T22:58:00Z"/>
          <w:color w:val="000000" w:themeColor="text1"/>
          <w:spacing w:val="1"/>
          <w:position w:val="1"/>
          <w:rPrChange w:id="1426" w:author="Dr Mamadou SANOGO" w:date="2023-10-25T18:15:00Z">
            <w:rPr>
              <w:del w:id="1427" w:author="Cauris Cosmetics" w:date="2023-10-27T22:58:00Z"/>
              <w:spacing w:val="1"/>
              <w:position w:val="1"/>
              <w:highlight w:val="yellow"/>
            </w:rPr>
          </w:rPrChange>
        </w:rPr>
        <w:pPrChange w:id="1428" w:author="Cauris Cosmetics" w:date="2023-10-27T22:58:00Z">
          <w:pPr>
            <w:pStyle w:val="Paragraphedeliste"/>
            <w:numPr>
              <w:numId w:val="30"/>
            </w:numPr>
            <w:spacing w:line="360" w:lineRule="auto"/>
            <w:ind w:hanging="360"/>
          </w:pPr>
        </w:pPrChange>
      </w:pPr>
      <w:del w:id="1429" w:author="Cauris Cosmetics" w:date="2023-10-27T22:58:00Z">
        <w:r w:rsidRPr="007A4AFC" w:rsidDel="00CA1AA8">
          <w:rPr>
            <w:color w:val="000000" w:themeColor="text1"/>
            <w:spacing w:val="1"/>
            <w:position w:val="1"/>
            <w:rPrChange w:id="1430" w:author="Dr Mamadou SANOGO" w:date="2023-10-25T18:15:00Z">
              <w:rPr>
                <w:spacing w:val="1"/>
                <w:position w:val="1"/>
                <w:highlight w:val="yellow"/>
              </w:rPr>
            </w:rPrChange>
          </w:rPr>
          <w:delText>d’a</w:delText>
        </w:r>
        <w:r w:rsidR="0025616D" w:rsidRPr="007A4AFC" w:rsidDel="00CA1AA8">
          <w:rPr>
            <w:color w:val="000000" w:themeColor="text1"/>
            <w:spacing w:val="1"/>
            <w:position w:val="1"/>
            <w:rPrChange w:id="1431" w:author="Dr Mamadou SANOGO" w:date="2023-10-25T18:15:00Z">
              <w:rPr>
                <w:spacing w:val="1"/>
                <w:position w:val="1"/>
                <w:highlight w:val="yellow"/>
              </w:rPr>
            </w:rPrChange>
          </w:rPr>
          <w:delText>ssurer</w:delText>
        </w:r>
        <w:r w:rsidR="003138AE" w:rsidRPr="007A4AFC" w:rsidDel="00CA1AA8">
          <w:rPr>
            <w:color w:val="000000" w:themeColor="text1"/>
            <w:spacing w:val="1"/>
            <w:position w:val="1"/>
            <w:rPrChange w:id="1432" w:author="Dr Mamadou SANOGO" w:date="2023-10-25T18:15:00Z">
              <w:rPr>
                <w:spacing w:val="1"/>
                <w:position w:val="1"/>
                <w:highlight w:val="yellow"/>
              </w:rPr>
            </w:rPrChange>
          </w:rPr>
          <w:delText xml:space="preserve"> qu</w:delText>
        </w:r>
        <w:r w:rsidR="00917D14" w:rsidRPr="007A4AFC" w:rsidDel="00CA1AA8">
          <w:rPr>
            <w:color w:val="000000" w:themeColor="text1"/>
            <w:spacing w:val="1"/>
            <w:position w:val="1"/>
            <w:rPrChange w:id="1433" w:author="Dr Mamadou SANOGO" w:date="2023-10-25T18:15:00Z">
              <w:rPr>
                <w:spacing w:val="1"/>
                <w:position w:val="1"/>
                <w:highlight w:val="yellow"/>
              </w:rPr>
            </w:rPrChange>
          </w:rPr>
          <w:delText xml:space="preserve">’il </w:delText>
        </w:r>
        <w:r w:rsidR="003138AE" w:rsidRPr="007A4AFC" w:rsidDel="00CA1AA8">
          <w:rPr>
            <w:color w:val="000000" w:themeColor="text1"/>
            <w:spacing w:val="1"/>
            <w:position w:val="1"/>
            <w:rPrChange w:id="1434" w:author="Dr Mamadou SANOGO" w:date="2023-10-25T18:15:00Z">
              <w:rPr>
                <w:spacing w:val="1"/>
                <w:position w:val="1"/>
                <w:highlight w:val="yellow"/>
              </w:rPr>
            </w:rPrChange>
          </w:rPr>
          <w:delText>atteigne</w:delText>
        </w:r>
        <w:r w:rsidR="00917D14" w:rsidRPr="007A4AFC" w:rsidDel="00CA1AA8">
          <w:rPr>
            <w:color w:val="000000" w:themeColor="text1"/>
            <w:spacing w:val="1"/>
            <w:position w:val="1"/>
            <w:rPrChange w:id="1435" w:author="Dr Mamadou SANOGO" w:date="2023-10-25T18:15:00Z">
              <w:rPr>
                <w:spacing w:val="1"/>
                <w:position w:val="1"/>
                <w:highlight w:val="yellow"/>
              </w:rPr>
            </w:rPrChange>
          </w:rPr>
          <w:delText xml:space="preserve"> son</w:delText>
        </w:r>
        <w:r w:rsidR="003138AE" w:rsidRPr="007A4AFC" w:rsidDel="00CA1AA8">
          <w:rPr>
            <w:color w:val="000000" w:themeColor="text1"/>
            <w:spacing w:val="1"/>
            <w:position w:val="1"/>
            <w:rPrChange w:id="1436" w:author="Dr Mamadou SANOGO" w:date="2023-10-25T18:15:00Z">
              <w:rPr>
                <w:spacing w:val="1"/>
                <w:position w:val="1"/>
                <w:highlight w:val="yellow"/>
              </w:rPr>
            </w:rPrChange>
          </w:rPr>
          <w:delText xml:space="preserve"> objectif et accompliss</w:delText>
        </w:r>
        <w:r w:rsidR="00917D14" w:rsidRPr="007A4AFC" w:rsidDel="00CA1AA8">
          <w:rPr>
            <w:color w:val="000000" w:themeColor="text1"/>
            <w:spacing w:val="1"/>
            <w:position w:val="1"/>
            <w:rPrChange w:id="1437" w:author="Dr Mamadou SANOGO" w:date="2023-10-25T18:15:00Z">
              <w:rPr>
                <w:spacing w:val="1"/>
                <w:position w:val="1"/>
                <w:highlight w:val="yellow"/>
              </w:rPr>
            </w:rPrChange>
          </w:rPr>
          <w:delText>e</w:delText>
        </w:r>
        <w:r w:rsidR="003138AE" w:rsidRPr="007A4AFC" w:rsidDel="00CA1AA8">
          <w:rPr>
            <w:color w:val="000000" w:themeColor="text1"/>
            <w:spacing w:val="1"/>
            <w:position w:val="1"/>
            <w:rPrChange w:id="1438" w:author="Dr Mamadou SANOGO" w:date="2023-10-25T18:15:00Z">
              <w:rPr>
                <w:spacing w:val="1"/>
                <w:position w:val="1"/>
                <w:highlight w:val="yellow"/>
              </w:rPr>
            </w:rPrChange>
          </w:rPr>
          <w:delText xml:space="preserve"> </w:delText>
        </w:r>
        <w:r w:rsidR="00917D14" w:rsidRPr="007A4AFC" w:rsidDel="00CA1AA8">
          <w:rPr>
            <w:color w:val="000000" w:themeColor="text1"/>
            <w:spacing w:val="1"/>
            <w:position w:val="1"/>
            <w:rPrChange w:id="1439" w:author="Dr Mamadou SANOGO" w:date="2023-10-25T18:15:00Z">
              <w:rPr>
                <w:spacing w:val="1"/>
                <w:position w:val="1"/>
                <w:highlight w:val="yellow"/>
              </w:rPr>
            </w:rPrChange>
          </w:rPr>
          <w:delText xml:space="preserve">sa </w:delText>
        </w:r>
        <w:r w:rsidR="003138AE" w:rsidRPr="007A4AFC" w:rsidDel="00CA1AA8">
          <w:rPr>
            <w:color w:val="000000" w:themeColor="text1"/>
            <w:spacing w:val="1"/>
            <w:position w:val="1"/>
            <w:rPrChange w:id="1440" w:author="Dr Mamadou SANOGO" w:date="2023-10-25T18:15:00Z">
              <w:rPr>
                <w:spacing w:val="1"/>
                <w:position w:val="1"/>
                <w:highlight w:val="yellow"/>
              </w:rPr>
            </w:rPrChange>
          </w:rPr>
          <w:delText>mission ;</w:delText>
        </w:r>
      </w:del>
    </w:p>
    <w:p w14:paraId="59B58D0F" w14:textId="74D25412" w:rsidR="00917D14" w:rsidRPr="007A4AFC" w:rsidDel="00CA1AA8" w:rsidRDefault="00003BF5">
      <w:pPr>
        <w:spacing w:line="276" w:lineRule="auto"/>
        <w:jc w:val="center"/>
        <w:rPr>
          <w:del w:id="1441" w:author="Cauris Cosmetics" w:date="2023-10-27T22:58:00Z"/>
          <w:color w:val="000000" w:themeColor="text1"/>
          <w:spacing w:val="1"/>
          <w:position w:val="1"/>
          <w:rPrChange w:id="1442" w:author="Dr Mamadou SANOGO" w:date="2023-10-25T18:15:00Z">
            <w:rPr>
              <w:del w:id="1443" w:author="Cauris Cosmetics" w:date="2023-10-27T22:58:00Z"/>
              <w:spacing w:val="1"/>
              <w:position w:val="1"/>
              <w:highlight w:val="yellow"/>
            </w:rPr>
          </w:rPrChange>
        </w:rPr>
        <w:pPrChange w:id="1444" w:author="Cauris Cosmetics" w:date="2023-10-27T22:58:00Z">
          <w:pPr>
            <w:pStyle w:val="Paragraphedeliste"/>
            <w:numPr>
              <w:numId w:val="30"/>
            </w:numPr>
            <w:spacing w:line="360" w:lineRule="auto"/>
            <w:ind w:hanging="360"/>
          </w:pPr>
        </w:pPrChange>
      </w:pPr>
      <w:del w:id="1445" w:author="Cauris Cosmetics" w:date="2023-10-27T22:58:00Z">
        <w:r w:rsidRPr="007A4AFC" w:rsidDel="00CA1AA8">
          <w:rPr>
            <w:color w:val="000000" w:themeColor="text1"/>
            <w:spacing w:val="1"/>
            <w:position w:val="1"/>
            <w:rPrChange w:id="1446" w:author="Dr Mamadou SANOGO" w:date="2023-10-25T18:15:00Z">
              <w:rPr>
                <w:spacing w:val="1"/>
                <w:position w:val="1"/>
                <w:highlight w:val="yellow"/>
              </w:rPr>
            </w:rPrChange>
          </w:rPr>
          <w:delText>de p</w:delText>
        </w:r>
        <w:r w:rsidR="0025616D" w:rsidRPr="007A4AFC" w:rsidDel="00CA1AA8">
          <w:rPr>
            <w:color w:val="000000" w:themeColor="text1"/>
            <w:spacing w:val="1"/>
            <w:position w:val="1"/>
            <w:rPrChange w:id="1447" w:author="Dr Mamadou SANOGO" w:date="2023-10-25T18:15:00Z">
              <w:rPr>
                <w:spacing w:val="1"/>
                <w:position w:val="1"/>
                <w:highlight w:val="yellow"/>
              </w:rPr>
            </w:rPrChange>
          </w:rPr>
          <w:delText>ermettre</w:delText>
        </w:r>
        <w:r w:rsidR="003138AE" w:rsidRPr="007A4AFC" w:rsidDel="00CA1AA8">
          <w:rPr>
            <w:color w:val="000000" w:themeColor="text1"/>
            <w:spacing w:val="1"/>
            <w:position w:val="1"/>
            <w:rPrChange w:id="1448" w:author="Dr Mamadou SANOGO" w:date="2023-10-25T18:15:00Z">
              <w:rPr>
                <w:spacing w:val="1"/>
                <w:position w:val="1"/>
                <w:highlight w:val="yellow"/>
              </w:rPr>
            </w:rPrChange>
          </w:rPr>
          <w:delText xml:space="preserve"> le maintien de </w:delText>
        </w:r>
        <w:r w:rsidR="00917D14" w:rsidRPr="007A4AFC" w:rsidDel="00CA1AA8">
          <w:rPr>
            <w:color w:val="000000" w:themeColor="text1"/>
            <w:spacing w:val="1"/>
            <w:position w:val="1"/>
            <w:rPrChange w:id="1449" w:author="Dr Mamadou SANOGO" w:date="2023-10-25T18:15:00Z">
              <w:rPr>
                <w:spacing w:val="1"/>
                <w:position w:val="1"/>
                <w:highlight w:val="yellow"/>
              </w:rPr>
            </w:rPrChange>
          </w:rPr>
          <w:delText>sa</w:delText>
        </w:r>
        <w:r w:rsidR="003138AE" w:rsidRPr="007A4AFC" w:rsidDel="00CA1AA8">
          <w:rPr>
            <w:color w:val="000000" w:themeColor="text1"/>
            <w:spacing w:val="1"/>
            <w:position w:val="1"/>
            <w:rPrChange w:id="1450" w:author="Dr Mamadou SANOGO" w:date="2023-10-25T18:15:00Z">
              <w:rPr>
                <w:spacing w:val="1"/>
                <w:position w:val="1"/>
                <w:highlight w:val="yellow"/>
              </w:rPr>
            </w:rPrChange>
          </w:rPr>
          <w:delText xml:space="preserve"> qualité et de </w:delText>
        </w:r>
        <w:r w:rsidR="00917D14" w:rsidRPr="007A4AFC" w:rsidDel="00CA1AA8">
          <w:rPr>
            <w:color w:val="000000" w:themeColor="text1"/>
            <w:spacing w:val="1"/>
            <w:position w:val="1"/>
            <w:rPrChange w:id="1451" w:author="Dr Mamadou SANOGO" w:date="2023-10-25T18:15:00Z">
              <w:rPr>
                <w:spacing w:val="1"/>
                <w:position w:val="1"/>
                <w:highlight w:val="yellow"/>
              </w:rPr>
            </w:rPrChange>
          </w:rPr>
          <w:delText>sa</w:delText>
        </w:r>
        <w:r w:rsidR="003138AE" w:rsidRPr="007A4AFC" w:rsidDel="00CA1AA8">
          <w:rPr>
            <w:color w:val="000000" w:themeColor="text1"/>
            <w:spacing w:val="1"/>
            <w:position w:val="1"/>
            <w:rPrChange w:id="1452" w:author="Dr Mamadou SANOGO" w:date="2023-10-25T18:15:00Z">
              <w:rPr>
                <w:spacing w:val="1"/>
                <w:position w:val="1"/>
                <w:highlight w:val="yellow"/>
              </w:rPr>
            </w:rPrChange>
          </w:rPr>
          <w:delText xml:space="preserve"> pertinence</w:delText>
        </w:r>
      </w:del>
    </w:p>
    <w:p w14:paraId="2CC84A57" w14:textId="2C87B239" w:rsidR="003138AE" w:rsidRPr="007A4AFC" w:rsidDel="00CA1AA8" w:rsidRDefault="00003BF5">
      <w:pPr>
        <w:spacing w:line="276" w:lineRule="auto"/>
        <w:jc w:val="center"/>
        <w:rPr>
          <w:del w:id="1453" w:author="Cauris Cosmetics" w:date="2023-10-27T22:58:00Z"/>
          <w:color w:val="000000" w:themeColor="text1"/>
          <w:spacing w:val="1"/>
          <w:position w:val="1"/>
          <w:rPrChange w:id="1454" w:author="Dr Mamadou SANOGO" w:date="2023-10-25T18:15:00Z">
            <w:rPr>
              <w:del w:id="1455" w:author="Cauris Cosmetics" w:date="2023-10-27T22:58:00Z"/>
              <w:spacing w:val="1"/>
              <w:position w:val="1"/>
              <w:highlight w:val="yellow"/>
            </w:rPr>
          </w:rPrChange>
        </w:rPr>
        <w:pPrChange w:id="1456" w:author="Cauris Cosmetics" w:date="2023-10-27T22:58:00Z">
          <w:pPr>
            <w:pStyle w:val="Paragraphedeliste"/>
            <w:numPr>
              <w:numId w:val="30"/>
            </w:numPr>
            <w:spacing w:line="360" w:lineRule="auto"/>
            <w:ind w:hanging="360"/>
          </w:pPr>
        </w:pPrChange>
      </w:pPr>
      <w:del w:id="1457" w:author="Cauris Cosmetics" w:date="2023-10-27T22:58:00Z">
        <w:r w:rsidRPr="007A4AFC" w:rsidDel="00CA1AA8">
          <w:rPr>
            <w:color w:val="000000" w:themeColor="text1"/>
            <w:spacing w:val="1"/>
            <w:position w:val="1"/>
            <w:rPrChange w:id="1458" w:author="Dr Mamadou SANOGO" w:date="2023-10-25T18:15:00Z">
              <w:rPr>
                <w:spacing w:val="1"/>
                <w:position w:val="1"/>
                <w:highlight w:val="yellow"/>
              </w:rPr>
            </w:rPrChange>
          </w:rPr>
          <w:delText>de p</w:delText>
        </w:r>
        <w:r w:rsidR="00917D14" w:rsidRPr="007A4AFC" w:rsidDel="00CA1AA8">
          <w:rPr>
            <w:color w:val="000000" w:themeColor="text1"/>
            <w:spacing w:val="1"/>
            <w:position w:val="1"/>
            <w:rPrChange w:id="1459" w:author="Dr Mamadou SANOGO" w:date="2023-10-25T18:15:00Z">
              <w:rPr>
                <w:spacing w:val="1"/>
                <w:position w:val="1"/>
                <w:highlight w:val="yellow"/>
              </w:rPr>
            </w:rPrChange>
          </w:rPr>
          <w:delText>ermettre sa mise à jour</w:delText>
        </w:r>
        <w:r w:rsidR="003138AE" w:rsidRPr="007A4AFC" w:rsidDel="00CA1AA8">
          <w:rPr>
            <w:color w:val="000000" w:themeColor="text1"/>
            <w:spacing w:val="1"/>
            <w:position w:val="1"/>
            <w:rPrChange w:id="1460" w:author="Dr Mamadou SANOGO" w:date="2023-10-25T18:15:00Z">
              <w:rPr>
                <w:spacing w:val="1"/>
                <w:position w:val="1"/>
                <w:highlight w:val="yellow"/>
              </w:rPr>
            </w:rPrChange>
          </w:rPr>
          <w:delText xml:space="preserve"> </w:delText>
        </w:r>
        <w:r w:rsidR="007A78D6" w:rsidRPr="007A4AFC" w:rsidDel="00CA1AA8">
          <w:rPr>
            <w:color w:val="000000" w:themeColor="text1"/>
            <w:spacing w:val="1"/>
            <w:position w:val="1"/>
            <w:rPrChange w:id="1461" w:author="Dr Mamadou SANOGO" w:date="2023-10-25T18:15:00Z">
              <w:rPr>
                <w:spacing w:val="1"/>
                <w:position w:val="1"/>
                <w:highlight w:val="yellow"/>
              </w:rPr>
            </w:rPrChange>
          </w:rPr>
          <w:delText>en lien avec l’évolution du marché de l’emploi</w:delText>
        </w:r>
      </w:del>
    </w:p>
    <w:p w14:paraId="1AD8B842" w14:textId="6CCD03AE" w:rsidR="003138AE" w:rsidRPr="007A4AFC" w:rsidDel="00CA1AA8" w:rsidRDefault="003138AE">
      <w:pPr>
        <w:spacing w:line="276" w:lineRule="auto"/>
        <w:jc w:val="center"/>
        <w:rPr>
          <w:del w:id="1462" w:author="Cauris Cosmetics" w:date="2023-10-27T22:58:00Z"/>
          <w:rFonts w:ascii="Calibri" w:hAnsi="Calibri"/>
          <w:color w:val="000000" w:themeColor="text1"/>
          <w:sz w:val="22"/>
          <w:rPrChange w:id="1463" w:author="Dr Mamadou SANOGO" w:date="2023-10-25T18:15:00Z">
            <w:rPr>
              <w:del w:id="1464" w:author="Cauris Cosmetics" w:date="2023-10-27T22:58:00Z"/>
            </w:rPr>
          </w:rPrChange>
        </w:rPr>
        <w:pPrChange w:id="1465" w:author="Cauris Cosmetics" w:date="2023-10-27T22:58:00Z">
          <w:pPr>
            <w:pStyle w:val="Corpsdetexte"/>
            <w:ind w:left="714"/>
          </w:pPr>
        </w:pPrChange>
      </w:pPr>
    </w:p>
    <w:p w14:paraId="1BABD1D0" w14:textId="58B956CE" w:rsidR="00A63BD7" w:rsidDel="00CA1AA8" w:rsidRDefault="006778CD">
      <w:pPr>
        <w:spacing w:line="276" w:lineRule="auto"/>
        <w:jc w:val="center"/>
        <w:rPr>
          <w:del w:id="1466" w:author="Cauris Cosmetics" w:date="2023-10-27T22:58:00Z"/>
          <w:lang w:val="fr-ML"/>
        </w:rPr>
        <w:pPrChange w:id="1467" w:author="Cauris Cosmetics" w:date="2023-10-27T22:58:00Z">
          <w:pPr/>
        </w:pPrChange>
      </w:pPr>
      <w:ins w:id="1468" w:author="Dr Mamadou SANOGO" w:date="2023-10-27T13:56:00Z">
        <w:del w:id="1469" w:author="Cauris Cosmetics" w:date="2023-10-27T22:58:00Z">
          <w:r w:rsidDel="00CA1AA8">
            <w:rPr>
              <w:lang w:val="fr-ML"/>
            </w:rPr>
            <w:delText xml:space="preserve"> </w:delText>
          </w:r>
        </w:del>
      </w:ins>
      <w:commentRangeStart w:id="1470"/>
      <w:del w:id="1471" w:author="Cauris Cosmetics" w:date="2023-10-27T22:58:00Z">
        <w:r w:rsidR="00A63BD7" w:rsidRPr="00614D94" w:rsidDel="00CA1AA8">
          <w:rPr>
            <w:lang w:val="fr-ML"/>
          </w:rPr>
          <w:delText>Constitution du comité d’auto-évaluation</w:delText>
        </w:r>
        <w:bookmarkStart w:id="1472" w:name="_Toc149307324"/>
        <w:bookmarkEnd w:id="1472"/>
      </w:del>
    </w:p>
    <w:p w14:paraId="2D71F0A0" w14:textId="29F4E5F0" w:rsidR="003138AE" w:rsidDel="00CA1AA8" w:rsidRDefault="000B1CA4">
      <w:pPr>
        <w:spacing w:line="276" w:lineRule="auto"/>
        <w:jc w:val="center"/>
        <w:rPr>
          <w:del w:id="1473" w:author="Cauris Cosmetics" w:date="2023-10-27T22:58:00Z"/>
          <w:lang w:val="fr-ML"/>
        </w:rPr>
        <w:pPrChange w:id="1474" w:author="Cauris Cosmetics" w:date="2023-10-27T22:58:00Z">
          <w:pPr>
            <w:spacing w:line="240" w:lineRule="auto"/>
          </w:pPr>
        </w:pPrChange>
      </w:pPr>
      <w:del w:id="1475" w:author="Cauris Cosmetics" w:date="2023-10-27T22:58:00Z">
        <w:r w:rsidRPr="00614D94" w:rsidDel="00CA1AA8">
          <w:rPr>
            <w:lang w:val="fr-ML"/>
          </w:rPr>
          <w:delText xml:space="preserve">Pour la qualité de la démarche, </w:delText>
        </w:r>
        <w:r w:rsidR="006B588B" w:rsidRPr="00614D94" w:rsidDel="00CA1AA8">
          <w:rPr>
            <w:lang w:val="fr-ML"/>
          </w:rPr>
          <w:delText>l</w:delText>
        </w:r>
        <w:r w:rsidRPr="00614D94" w:rsidDel="00CA1AA8">
          <w:rPr>
            <w:lang w:val="fr-ML"/>
          </w:rPr>
          <w:delText>’auto-évaluation a été conduite par un comité composé des représentants de toutes les parties prenantes du programme, de son premier responsable, en la personne de Dr BELEM Bourema, continuant comme responsable du comité, en passant par le personnel administratif</w:delText>
        </w:r>
        <w:r w:rsidR="00245AF5" w:rsidRPr="00614D94" w:rsidDel="00CA1AA8">
          <w:rPr>
            <w:lang w:val="fr-ML"/>
          </w:rPr>
          <w:delText>(2 représentants)</w:delText>
        </w:r>
        <w:r w:rsidRPr="00614D94" w:rsidDel="00CA1AA8">
          <w:rPr>
            <w:lang w:val="fr-ML"/>
          </w:rPr>
          <w:delText>, le corps professoral</w:delText>
        </w:r>
        <w:r w:rsidR="00245AF5" w:rsidRPr="00614D94" w:rsidDel="00CA1AA8">
          <w:rPr>
            <w:lang w:val="fr-ML"/>
          </w:rPr>
          <w:delText>(2 représentants)</w:delText>
        </w:r>
        <w:r w:rsidRPr="00614D94" w:rsidDel="00CA1AA8">
          <w:rPr>
            <w:lang w:val="fr-ML"/>
          </w:rPr>
          <w:delText>, les étudiants</w:delText>
        </w:r>
        <w:r w:rsidR="00245AF5" w:rsidRPr="00614D94" w:rsidDel="00CA1AA8">
          <w:rPr>
            <w:lang w:val="fr-ML"/>
          </w:rPr>
          <w:delText>(2 représentants)</w:delText>
        </w:r>
        <w:r w:rsidR="0067406A" w:rsidRPr="00614D94" w:rsidDel="00CA1AA8">
          <w:rPr>
            <w:lang w:val="fr-ML"/>
          </w:rPr>
          <w:delText>, les parents d’étudiant</w:delText>
        </w:r>
        <w:r w:rsidR="00245AF5" w:rsidRPr="00614D94" w:rsidDel="00CA1AA8">
          <w:rPr>
            <w:lang w:val="fr-ML"/>
          </w:rPr>
          <w:delText xml:space="preserve"> (2 représentants)</w:delText>
        </w:r>
        <w:r w:rsidR="0067406A" w:rsidRPr="00614D94" w:rsidDel="00CA1AA8">
          <w:rPr>
            <w:lang w:val="fr-ML"/>
          </w:rPr>
          <w:delText>, les partenaires universitaires</w:delText>
        </w:r>
        <w:r w:rsidR="00904C8C" w:rsidRPr="00614D94" w:rsidDel="00CA1AA8">
          <w:rPr>
            <w:lang w:val="fr-ML"/>
          </w:rPr>
          <w:delText>(2 représentants)</w:delText>
        </w:r>
        <w:r w:rsidR="0067406A" w:rsidRPr="00614D94" w:rsidDel="00CA1AA8">
          <w:rPr>
            <w:lang w:val="fr-ML"/>
          </w:rPr>
          <w:delText>, les partenaires socio-professionnels</w:delText>
        </w:r>
        <w:r w:rsidR="00904C8C" w:rsidRPr="00614D94" w:rsidDel="00CA1AA8">
          <w:rPr>
            <w:lang w:val="fr-ML"/>
          </w:rPr>
          <w:delText xml:space="preserve"> (2 représentants)</w:delText>
        </w:r>
        <w:r w:rsidR="0067406A" w:rsidRPr="00614D94" w:rsidDel="00CA1AA8">
          <w:rPr>
            <w:lang w:val="fr-ML"/>
          </w:rPr>
          <w:delText>, jusqu’aux expertises extérieures</w:delText>
        </w:r>
        <w:r w:rsidR="00904C8C" w:rsidRPr="00614D94" w:rsidDel="00CA1AA8">
          <w:rPr>
            <w:lang w:val="fr-ML"/>
          </w:rPr>
          <w:delText xml:space="preserve"> (2 consultants)</w:delText>
        </w:r>
        <w:r w:rsidR="0067406A" w:rsidRPr="00614D94" w:rsidDel="00CA1AA8">
          <w:rPr>
            <w:lang w:val="fr-ML"/>
          </w:rPr>
          <w:delText>.</w:delText>
        </w:r>
        <w:r w:rsidR="005D6B34" w:rsidRPr="00614D94" w:rsidDel="00CA1AA8">
          <w:rPr>
            <w:lang w:val="fr-ML"/>
          </w:rPr>
          <w:delText>(annexe 2</w:delText>
        </w:r>
        <w:r w:rsidR="00383AE6" w:rsidRPr="00614D94" w:rsidDel="00CA1AA8">
          <w:rPr>
            <w:lang w:val="fr-ML"/>
          </w:rPr>
          <w:delText> : Comité Ad hoc</w:delText>
        </w:r>
        <w:r w:rsidR="005D6B34" w:rsidRPr="00614D94" w:rsidDel="00CA1AA8">
          <w:rPr>
            <w:lang w:val="fr-ML"/>
          </w:rPr>
          <w:delText>)</w:delText>
        </w:r>
        <w:bookmarkStart w:id="1476" w:name="_Toc149307325"/>
        <w:bookmarkEnd w:id="1476"/>
      </w:del>
    </w:p>
    <w:p w14:paraId="48525D56" w14:textId="50968157" w:rsidR="00A63BD7" w:rsidRPr="007A4AFC" w:rsidDel="00CA1AA8" w:rsidRDefault="00A63BD7">
      <w:pPr>
        <w:spacing w:line="276" w:lineRule="auto"/>
        <w:jc w:val="center"/>
        <w:rPr>
          <w:del w:id="1477" w:author="Cauris Cosmetics" w:date="2023-10-27T22:58:00Z"/>
          <w:i/>
          <w:lang w:val="fr-ML"/>
        </w:rPr>
        <w:pPrChange w:id="1478" w:author="Cauris Cosmetics" w:date="2023-10-27T22:58:00Z">
          <w:pPr>
            <w:ind w:right="-1"/>
          </w:pPr>
        </w:pPrChange>
      </w:pPr>
      <w:del w:id="1479" w:author="Cauris Cosmetics" w:date="2023-10-27T22:58:00Z">
        <w:r w:rsidRPr="00614D94" w:rsidDel="00CA1AA8">
          <w:rPr>
            <w:lang w:val="fr-ML"/>
          </w:rPr>
          <w:delText>Brève description de la démarche d’auto-évaluation</w:delText>
        </w:r>
        <w:bookmarkStart w:id="1480" w:name="_Toc149307326"/>
        <w:bookmarkEnd w:id="1480"/>
      </w:del>
    </w:p>
    <w:p w14:paraId="5B67D912" w14:textId="47DBC99E" w:rsidR="00C63659" w:rsidRPr="00614D94" w:rsidDel="00CA1AA8" w:rsidRDefault="00A63BD7">
      <w:pPr>
        <w:spacing w:line="276" w:lineRule="auto"/>
        <w:jc w:val="center"/>
        <w:rPr>
          <w:del w:id="1481" w:author="Cauris Cosmetics" w:date="2023-10-27T22:58:00Z"/>
        </w:rPr>
        <w:pPrChange w:id="1482" w:author="Cauris Cosmetics" w:date="2023-10-27T22:58:00Z">
          <w:pPr>
            <w:widowControl w:val="0"/>
            <w:autoSpaceDE w:val="0"/>
            <w:autoSpaceDN w:val="0"/>
            <w:adjustRightInd w:val="0"/>
            <w:spacing w:line="240" w:lineRule="auto"/>
            <w:ind w:right="81"/>
          </w:pPr>
        </w:pPrChange>
      </w:pPr>
      <w:del w:id="1483" w:author="Cauris Cosmetics" w:date="2023-10-27T22:58:00Z">
        <w:r w:rsidRPr="00614D94" w:rsidDel="00CA1AA8">
          <w:delText>Le comité</w:delText>
        </w:r>
        <w:r w:rsidR="000B2981" w:rsidRPr="00614D94" w:rsidDel="00CA1AA8">
          <w:delText xml:space="preserve"> après établissement, a commencé sa mission par une première</w:delText>
        </w:r>
        <w:r w:rsidRPr="00614D94" w:rsidDel="00CA1AA8">
          <w:delText xml:space="preserve"> séance</w:delText>
        </w:r>
        <w:r w:rsidR="000B2981" w:rsidRPr="00614D94" w:rsidDel="00CA1AA8">
          <w:delText xml:space="preserve"> de travail</w:delText>
        </w:r>
        <w:r w:rsidRPr="00614D94" w:rsidDel="00CA1AA8">
          <w:delText xml:space="preserve"> informative</w:delText>
        </w:r>
        <w:r w:rsidR="00C15DAA" w:rsidRPr="00614D94" w:rsidDel="00CA1AA8">
          <w:delText xml:space="preserve"> </w:delText>
        </w:r>
        <w:r w:rsidR="00383AE6" w:rsidRPr="00614D94" w:rsidDel="00CA1AA8">
          <w:delText>(</w:delText>
        </w:r>
        <w:r w:rsidR="00C15DAA" w:rsidRPr="00614D94" w:rsidDel="00CA1AA8">
          <w:delText>annexe 3 : Procès-verbal de la réunion)</w:delText>
        </w:r>
        <w:r w:rsidR="000B2981" w:rsidRPr="00614D94" w:rsidDel="00CA1AA8">
          <w:delText xml:space="preserve">, </w:delText>
        </w:r>
        <w:r w:rsidRPr="00614D94" w:rsidDel="00CA1AA8">
          <w:delText>illustrant le cadre général,</w:delText>
        </w:r>
        <w:r w:rsidR="000B2981" w:rsidRPr="00614D94" w:rsidDel="00CA1AA8">
          <w:delText xml:space="preserve"> et définissant les objectifs, et les étapes</w:delText>
        </w:r>
        <w:r w:rsidR="00C63659" w:rsidRPr="00614D94" w:rsidDel="00CA1AA8">
          <w:delText xml:space="preserve"> </w:delText>
        </w:r>
        <w:r w:rsidR="000B2981" w:rsidRPr="00614D94" w:rsidDel="00CA1AA8">
          <w:delText>de</w:delText>
        </w:r>
        <w:r w:rsidR="00C63659" w:rsidRPr="00614D94" w:rsidDel="00CA1AA8">
          <w:delText xml:space="preserve"> l'autoévaluation</w:delText>
        </w:r>
        <w:r w:rsidR="000B2981" w:rsidRPr="00614D94" w:rsidDel="00CA1AA8">
          <w:delText>.</w:delText>
        </w:r>
        <w:r w:rsidRPr="00614D94" w:rsidDel="00CA1AA8">
          <w:delText xml:space="preserve"> </w:delText>
        </w:r>
        <w:r w:rsidR="000B2981" w:rsidRPr="00614D94" w:rsidDel="00CA1AA8">
          <w:delText xml:space="preserve">Au cours de cette séance, il </w:delText>
        </w:r>
        <w:r w:rsidRPr="00614D94" w:rsidDel="00CA1AA8">
          <w:delText>a procédé à la mise en place de plusieurs sous-groupes de travail</w:delText>
        </w:r>
        <w:r w:rsidR="000B2981" w:rsidRPr="00614D94" w:rsidDel="00CA1AA8">
          <w:delText>, sur la base des domaines d’action</w:delText>
        </w:r>
        <w:r w:rsidR="00801E13" w:rsidRPr="00614D94" w:rsidDel="00CA1AA8">
          <w:delText xml:space="preserve">, des différents membres. Les activités </w:delText>
        </w:r>
        <w:r w:rsidR="00C63659" w:rsidRPr="00614D94" w:rsidDel="00CA1AA8">
          <w:delText xml:space="preserve">des sous-groupes ont été définies </w:delText>
        </w:r>
        <w:r w:rsidR="000B2981" w:rsidRPr="00614D94" w:rsidDel="00CA1AA8">
          <w:delText>suivant</w:delText>
        </w:r>
        <w:r w:rsidR="00C63659" w:rsidRPr="00614D94" w:rsidDel="00CA1AA8">
          <w:delText xml:space="preserve"> les différentes étapes du </w:delText>
        </w:r>
        <w:r w:rsidR="00433617" w:rsidRPr="00614D94" w:rsidDel="00CA1AA8">
          <w:delText>process :</w:delText>
        </w:r>
        <w:bookmarkStart w:id="1484" w:name="_Toc149307327"/>
        <w:bookmarkEnd w:id="1484"/>
      </w:del>
    </w:p>
    <w:p w14:paraId="055E3FC4" w14:textId="0AFE7EF4" w:rsidR="00C63659" w:rsidRPr="00614D94" w:rsidDel="00CA1AA8" w:rsidRDefault="00C63659">
      <w:pPr>
        <w:spacing w:line="276" w:lineRule="auto"/>
        <w:jc w:val="center"/>
        <w:rPr>
          <w:del w:id="1485" w:author="Cauris Cosmetics" w:date="2023-10-27T22:58:00Z"/>
        </w:rPr>
        <w:pPrChange w:id="1486" w:author="Cauris Cosmetics" w:date="2023-10-27T22:58:00Z">
          <w:pPr>
            <w:pStyle w:val="Paragraphedeliste"/>
            <w:widowControl w:val="0"/>
            <w:numPr>
              <w:numId w:val="23"/>
            </w:numPr>
            <w:autoSpaceDE w:val="0"/>
            <w:autoSpaceDN w:val="0"/>
            <w:adjustRightInd w:val="0"/>
            <w:spacing w:line="240" w:lineRule="auto"/>
            <w:ind w:right="81" w:hanging="360"/>
          </w:pPr>
        </w:pPrChange>
      </w:pPr>
      <w:del w:id="1487" w:author="Cauris Cosmetics" w:date="2023-10-27T22:58:00Z">
        <w:r w:rsidRPr="00614D94" w:rsidDel="00CA1AA8">
          <w:delText>Recueil des données</w:delText>
        </w:r>
        <w:bookmarkStart w:id="1488" w:name="_Toc149307328"/>
        <w:bookmarkEnd w:id="1488"/>
      </w:del>
    </w:p>
    <w:p w14:paraId="565C74BD" w14:textId="54A65E65" w:rsidR="00C63659" w:rsidRPr="00614D94" w:rsidDel="00CA1AA8" w:rsidRDefault="00C63659">
      <w:pPr>
        <w:spacing w:line="276" w:lineRule="auto"/>
        <w:jc w:val="center"/>
        <w:rPr>
          <w:del w:id="1489" w:author="Cauris Cosmetics" w:date="2023-10-27T22:58:00Z"/>
        </w:rPr>
        <w:pPrChange w:id="1490" w:author="Cauris Cosmetics" w:date="2023-10-27T22:58:00Z">
          <w:pPr>
            <w:pStyle w:val="Paragraphedeliste"/>
            <w:widowControl w:val="0"/>
            <w:numPr>
              <w:numId w:val="23"/>
            </w:numPr>
            <w:autoSpaceDE w:val="0"/>
            <w:autoSpaceDN w:val="0"/>
            <w:adjustRightInd w:val="0"/>
            <w:spacing w:line="240" w:lineRule="auto"/>
            <w:ind w:right="81" w:hanging="360"/>
          </w:pPr>
        </w:pPrChange>
      </w:pPr>
      <w:del w:id="1491" w:author="Cauris Cosmetics" w:date="2023-10-27T22:58:00Z">
        <w:r w:rsidRPr="00614D94" w:rsidDel="00CA1AA8">
          <w:delText>Traitement et analyse des données</w:delText>
        </w:r>
        <w:bookmarkStart w:id="1492" w:name="_Toc149307329"/>
        <w:bookmarkEnd w:id="1492"/>
      </w:del>
    </w:p>
    <w:p w14:paraId="70B35DDE" w14:textId="090CBDD2" w:rsidR="00C63659" w:rsidRPr="00614D94" w:rsidDel="00CA1AA8" w:rsidRDefault="00C63659">
      <w:pPr>
        <w:spacing w:line="276" w:lineRule="auto"/>
        <w:jc w:val="center"/>
        <w:rPr>
          <w:del w:id="1493" w:author="Cauris Cosmetics" w:date="2023-10-27T22:58:00Z"/>
        </w:rPr>
        <w:pPrChange w:id="1494" w:author="Cauris Cosmetics" w:date="2023-10-27T22:58:00Z">
          <w:pPr>
            <w:pStyle w:val="Paragraphedeliste"/>
            <w:widowControl w:val="0"/>
            <w:numPr>
              <w:numId w:val="23"/>
            </w:numPr>
            <w:autoSpaceDE w:val="0"/>
            <w:autoSpaceDN w:val="0"/>
            <w:adjustRightInd w:val="0"/>
            <w:spacing w:line="240" w:lineRule="auto"/>
            <w:ind w:right="81" w:hanging="360"/>
          </w:pPr>
        </w:pPrChange>
      </w:pPr>
      <w:del w:id="1495" w:author="Cauris Cosmetics" w:date="2023-10-27T22:58:00Z">
        <w:r w:rsidRPr="00614D94" w:rsidDel="00CA1AA8">
          <w:delText>Rédaction du rapport</w:delText>
        </w:r>
        <w:bookmarkStart w:id="1496" w:name="_Toc149307330"/>
        <w:bookmarkEnd w:id="1496"/>
      </w:del>
    </w:p>
    <w:p w14:paraId="5B55BC63" w14:textId="0FED2030" w:rsidR="00C63659" w:rsidRPr="00614D94" w:rsidDel="00CA1AA8" w:rsidRDefault="00C63659">
      <w:pPr>
        <w:spacing w:line="276" w:lineRule="auto"/>
        <w:jc w:val="center"/>
        <w:rPr>
          <w:del w:id="1497" w:author="Cauris Cosmetics" w:date="2023-10-27T22:58:00Z"/>
          <w:spacing w:val="-3"/>
        </w:rPr>
        <w:pPrChange w:id="1498" w:author="Cauris Cosmetics" w:date="2023-10-27T22:58:00Z">
          <w:pPr>
            <w:pStyle w:val="Paragraphedeliste"/>
            <w:widowControl w:val="0"/>
            <w:numPr>
              <w:numId w:val="23"/>
            </w:numPr>
            <w:autoSpaceDE w:val="0"/>
            <w:autoSpaceDN w:val="0"/>
            <w:adjustRightInd w:val="0"/>
            <w:spacing w:line="240" w:lineRule="auto"/>
            <w:ind w:right="81" w:hanging="360"/>
          </w:pPr>
        </w:pPrChange>
      </w:pPr>
      <w:del w:id="1499" w:author="Cauris Cosmetics" w:date="2023-10-27T22:58:00Z">
        <w:r w:rsidRPr="00614D94" w:rsidDel="00CA1AA8">
          <w:delText>Correction, présentation et validation du rapport</w:delText>
        </w:r>
        <w:bookmarkStart w:id="1500" w:name="_Toc149307331"/>
        <w:bookmarkEnd w:id="1500"/>
      </w:del>
    </w:p>
    <w:p w14:paraId="5D874616" w14:textId="4FA74AB3" w:rsidR="00A84C94" w:rsidRPr="00614D94" w:rsidDel="00CA1AA8" w:rsidRDefault="00C63659">
      <w:pPr>
        <w:spacing w:line="276" w:lineRule="auto"/>
        <w:jc w:val="center"/>
        <w:rPr>
          <w:del w:id="1501" w:author="Cauris Cosmetics" w:date="2023-10-27T22:58:00Z"/>
        </w:rPr>
        <w:pPrChange w:id="1502" w:author="Cauris Cosmetics" w:date="2023-10-27T22:58:00Z">
          <w:pPr>
            <w:widowControl w:val="0"/>
            <w:autoSpaceDE w:val="0"/>
            <w:autoSpaceDN w:val="0"/>
            <w:adjustRightInd w:val="0"/>
            <w:spacing w:line="240" w:lineRule="auto"/>
            <w:ind w:right="81"/>
          </w:pPr>
        </w:pPrChange>
      </w:pPr>
      <w:del w:id="1503" w:author="Cauris Cosmetics" w:date="2023-10-27T22:58:00Z">
        <w:r w:rsidRPr="00614D94" w:rsidDel="00CA1AA8">
          <w:delText>Les séances de travail qui ont suivi, ont été plus formatives,</w:delText>
        </w:r>
        <w:r w:rsidR="003C5A1D" w:rsidRPr="00614D94" w:rsidDel="00CA1AA8">
          <w:delText xml:space="preserve"> </w:delText>
        </w:r>
        <w:r w:rsidRPr="00614D94" w:rsidDel="00CA1AA8">
          <w:delText xml:space="preserve">et ont été </w:delText>
        </w:r>
        <w:r w:rsidR="003C5A1D" w:rsidRPr="00614D94" w:rsidDel="00CA1AA8">
          <w:delText>des cadres d’échanges sur l’évolution</w:delText>
        </w:r>
        <w:r w:rsidR="00DE280E" w:rsidRPr="00614D94" w:rsidDel="00CA1AA8">
          <w:delText xml:space="preserve"> des différentes activités.</w:delText>
        </w:r>
        <w:r w:rsidR="00A84C94" w:rsidRPr="00614D94" w:rsidDel="00CA1AA8">
          <w:delText xml:space="preserve"> </w:delText>
        </w:r>
        <w:r w:rsidR="00732071" w:rsidRPr="00614D94" w:rsidDel="00CA1AA8">
          <w:delText xml:space="preserve">L’ensemble des activités se sont déroulées </w:delText>
        </w:r>
        <w:r w:rsidR="00A84C94" w:rsidRPr="00614D94" w:rsidDel="00CA1AA8">
          <w:delText>d</w:delText>
        </w:r>
        <w:r w:rsidR="00732071" w:rsidRPr="00614D94" w:rsidDel="00CA1AA8">
          <w:delText>u 1</w:delText>
        </w:r>
        <w:r w:rsidR="00732071" w:rsidRPr="00614D94" w:rsidDel="00CA1AA8">
          <w:rPr>
            <w:vertAlign w:val="superscript"/>
          </w:rPr>
          <w:delText>er</w:delText>
        </w:r>
        <w:r w:rsidR="00732071" w:rsidRPr="00614D94" w:rsidDel="00CA1AA8">
          <w:delText xml:space="preserve"> juin 2023 au 25 juillet 2023.</w:delText>
        </w:r>
        <w:bookmarkStart w:id="1504" w:name="_Toc149307332"/>
        <w:bookmarkEnd w:id="1504"/>
      </w:del>
    </w:p>
    <w:p w14:paraId="1AD38ABB" w14:textId="608D1DFB" w:rsidR="00A63BD7" w:rsidRPr="00614D94" w:rsidDel="00CA1AA8" w:rsidRDefault="00DE280E">
      <w:pPr>
        <w:spacing w:line="276" w:lineRule="auto"/>
        <w:jc w:val="center"/>
        <w:rPr>
          <w:del w:id="1505" w:author="Cauris Cosmetics" w:date="2023-10-27T22:58:00Z"/>
        </w:rPr>
        <w:pPrChange w:id="1506" w:author="Cauris Cosmetics" w:date="2023-10-27T22:58:00Z">
          <w:pPr>
            <w:widowControl w:val="0"/>
            <w:autoSpaceDE w:val="0"/>
            <w:autoSpaceDN w:val="0"/>
            <w:adjustRightInd w:val="0"/>
            <w:spacing w:line="240" w:lineRule="auto"/>
            <w:ind w:right="81"/>
          </w:pPr>
        </w:pPrChange>
      </w:pPr>
      <w:del w:id="1507" w:author="Cauris Cosmetics" w:date="2023-10-27T22:58:00Z">
        <w:r w:rsidRPr="00614D94" w:rsidDel="00CA1AA8">
          <w:delText xml:space="preserve"> </w:delText>
        </w:r>
        <w:commentRangeEnd w:id="1470"/>
        <w:r w:rsidR="00003BF5" w:rsidRPr="00614D94" w:rsidDel="00CA1AA8">
          <w:rPr>
            <w:rStyle w:val="Marquedecommentaire"/>
          </w:rPr>
          <w:commentReference w:id="1470"/>
        </w:r>
        <w:bookmarkStart w:id="1508" w:name="_Toc149307333"/>
        <w:bookmarkEnd w:id="1508"/>
      </w:del>
    </w:p>
    <w:p w14:paraId="62C3EFBB" w14:textId="20C4021F" w:rsidR="00A11B94" w:rsidRPr="00614D94" w:rsidDel="00CA1AA8" w:rsidRDefault="00A11B94">
      <w:pPr>
        <w:spacing w:line="276" w:lineRule="auto"/>
        <w:jc w:val="center"/>
        <w:rPr>
          <w:del w:id="1509" w:author="Cauris Cosmetics" w:date="2023-10-27T22:58:00Z"/>
        </w:rPr>
        <w:pPrChange w:id="1510" w:author="Cauris Cosmetics" w:date="2023-10-27T22:58:00Z">
          <w:pPr>
            <w:widowControl w:val="0"/>
            <w:autoSpaceDE w:val="0"/>
            <w:autoSpaceDN w:val="0"/>
            <w:adjustRightInd w:val="0"/>
            <w:spacing w:line="240" w:lineRule="auto"/>
            <w:ind w:right="81"/>
          </w:pPr>
        </w:pPrChange>
      </w:pPr>
      <w:bookmarkStart w:id="1511" w:name="_Toc149307334"/>
      <w:bookmarkEnd w:id="1511"/>
    </w:p>
    <w:p w14:paraId="407DDD48" w14:textId="1A92343C" w:rsidR="00A63BD7" w:rsidRPr="00614D94" w:rsidDel="00CA1AA8" w:rsidRDefault="00A63BD7">
      <w:pPr>
        <w:spacing w:line="276" w:lineRule="auto"/>
        <w:jc w:val="center"/>
        <w:rPr>
          <w:del w:id="1512" w:author="Cauris Cosmetics" w:date="2023-10-27T22:58:00Z"/>
          <w:sz w:val="10"/>
        </w:rPr>
        <w:pPrChange w:id="1513" w:author="Cauris Cosmetics" w:date="2023-10-27T22:58:00Z">
          <w:pPr>
            <w:widowControl w:val="0"/>
            <w:autoSpaceDE w:val="0"/>
            <w:autoSpaceDN w:val="0"/>
            <w:adjustRightInd w:val="0"/>
            <w:spacing w:line="240" w:lineRule="auto"/>
            <w:ind w:right="81"/>
          </w:pPr>
        </w:pPrChange>
      </w:pPr>
      <w:bookmarkStart w:id="1514" w:name="_Toc149307335"/>
      <w:bookmarkEnd w:id="1514"/>
    </w:p>
    <w:p w14:paraId="4BE0A255" w14:textId="75EA9485" w:rsidR="00E40766" w:rsidRPr="007A4AFC" w:rsidDel="00CA1AA8" w:rsidRDefault="00E40766">
      <w:pPr>
        <w:spacing w:line="276" w:lineRule="auto"/>
        <w:jc w:val="center"/>
        <w:rPr>
          <w:del w:id="1515" w:author="Cauris Cosmetics" w:date="2023-10-27T22:58:00Z"/>
          <w:rFonts w:eastAsiaTheme="majorEastAsia" w:cstheme="majorBidi"/>
          <w:b/>
          <w:color w:val="000000" w:themeColor="text1"/>
          <w:sz w:val="10"/>
          <w:szCs w:val="32"/>
          <w:rPrChange w:id="1516" w:author="Dr Mamadou SANOGO" w:date="2023-10-25T18:15:00Z">
            <w:rPr>
              <w:del w:id="1517" w:author="Cauris Cosmetics" w:date="2023-10-27T22:58:00Z"/>
              <w:color w:val="FF0000"/>
              <w:sz w:val="10"/>
              <w:szCs w:val="24"/>
            </w:rPr>
          </w:rPrChange>
        </w:rPr>
        <w:pPrChange w:id="1518" w:author="Cauris Cosmetics" w:date="2023-10-27T22:58:00Z">
          <w:pPr>
            <w:spacing w:line="240" w:lineRule="auto"/>
          </w:pPr>
        </w:pPrChange>
      </w:pPr>
      <w:bookmarkStart w:id="1519" w:name="_Toc149307336"/>
      <w:bookmarkEnd w:id="1519"/>
    </w:p>
    <w:p w14:paraId="0C00368C" w14:textId="09B24BEF" w:rsidR="0057060F" w:rsidRPr="00614D94" w:rsidDel="00CA1AA8" w:rsidRDefault="008860C2">
      <w:pPr>
        <w:spacing w:line="276" w:lineRule="auto"/>
        <w:jc w:val="center"/>
        <w:rPr>
          <w:del w:id="1520" w:author="Cauris Cosmetics" w:date="2023-10-27T22:58:00Z"/>
          <w:lang w:val="fr-ML"/>
        </w:rPr>
        <w:pPrChange w:id="1521" w:author="Cauris Cosmetics" w:date="2023-10-27T22:58:00Z">
          <w:pPr>
            <w:ind w:right="136"/>
          </w:pPr>
        </w:pPrChange>
      </w:pPr>
      <w:commentRangeStart w:id="1522"/>
      <w:del w:id="1523" w:author="Cauris Cosmetics" w:date="2023-10-27T22:58:00Z">
        <w:r w:rsidRPr="00614D94" w:rsidDel="00CA1AA8">
          <w:rPr>
            <w:lang w:val="fr-ML"/>
          </w:rPr>
          <w:delText>Présentation de la formation évaluée</w:delText>
        </w:r>
        <w:bookmarkStart w:id="1524" w:name="_Toc149307337"/>
        <w:bookmarkEnd w:id="1524"/>
      </w:del>
    </w:p>
    <w:p w14:paraId="75412836" w14:textId="605EED28" w:rsidR="00AA0853" w:rsidRPr="00614D94" w:rsidDel="00CA1AA8" w:rsidRDefault="00AA0853">
      <w:pPr>
        <w:spacing w:line="276" w:lineRule="auto"/>
        <w:jc w:val="center"/>
        <w:rPr>
          <w:del w:id="1525" w:author="Cauris Cosmetics" w:date="2023-10-27T22:58:00Z"/>
          <w:sz w:val="20"/>
          <w:szCs w:val="20"/>
        </w:rPr>
        <w:pPrChange w:id="1526" w:author="Cauris Cosmetics" w:date="2023-10-27T22:58:00Z">
          <w:pPr>
            <w:widowControl w:val="0"/>
            <w:autoSpaceDE w:val="0"/>
            <w:autoSpaceDN w:val="0"/>
            <w:adjustRightInd w:val="0"/>
            <w:spacing w:line="240" w:lineRule="auto"/>
            <w:ind w:right="81"/>
          </w:pPr>
        </w:pPrChange>
      </w:pPr>
      <w:del w:id="1527" w:author="Cauris Cosmetics" w:date="2023-10-27T22:58:00Z">
        <w:r w:rsidRPr="00614D94" w:rsidDel="00CA1AA8">
          <w:rPr>
            <w:sz w:val="20"/>
            <w:szCs w:val="20"/>
          </w:rPr>
          <w:delText>Titre du diplôme délivré </w:delText>
        </w:r>
        <w:bookmarkStart w:id="1528" w:name="_Toc149307338"/>
        <w:bookmarkEnd w:id="1528"/>
      </w:del>
    </w:p>
    <w:p w14:paraId="317615B2" w14:textId="54A244EB" w:rsidR="00AA0853" w:rsidRPr="00614D94" w:rsidDel="00CA1AA8" w:rsidRDefault="00AA0853">
      <w:pPr>
        <w:spacing w:line="276" w:lineRule="auto"/>
        <w:jc w:val="center"/>
        <w:rPr>
          <w:del w:id="1529" w:author="Cauris Cosmetics" w:date="2023-10-27T22:58:00Z"/>
        </w:rPr>
        <w:pPrChange w:id="1530" w:author="Cauris Cosmetics" w:date="2023-10-27T22:58:00Z">
          <w:pPr>
            <w:widowControl w:val="0"/>
            <w:autoSpaceDE w:val="0"/>
            <w:autoSpaceDN w:val="0"/>
            <w:adjustRightInd w:val="0"/>
            <w:spacing w:line="240" w:lineRule="auto"/>
            <w:ind w:right="81"/>
          </w:pPr>
        </w:pPrChange>
      </w:pPr>
      <w:del w:id="1531" w:author="Cauris Cosmetics" w:date="2023-10-27T22:58:00Z">
        <w:r w:rsidRPr="00614D94" w:rsidDel="00CA1AA8">
          <w:delText>Master en Epidémiologie(M-EPI)</w:delText>
        </w:r>
        <w:bookmarkStart w:id="1532" w:name="_Toc149307339"/>
        <w:bookmarkEnd w:id="1532"/>
      </w:del>
    </w:p>
    <w:commentRangeEnd w:id="1522"/>
    <w:p w14:paraId="47B06091" w14:textId="1836CB1B" w:rsidR="00AA0853" w:rsidRPr="00614D94" w:rsidDel="00CA1AA8" w:rsidRDefault="00DB7946">
      <w:pPr>
        <w:spacing w:line="276" w:lineRule="auto"/>
        <w:jc w:val="center"/>
        <w:rPr>
          <w:del w:id="1533" w:author="Cauris Cosmetics" w:date="2023-10-27T22:58:00Z"/>
        </w:rPr>
        <w:pPrChange w:id="1534" w:author="Cauris Cosmetics" w:date="2023-10-27T22:58:00Z">
          <w:pPr>
            <w:widowControl w:val="0"/>
            <w:autoSpaceDE w:val="0"/>
            <w:autoSpaceDN w:val="0"/>
            <w:adjustRightInd w:val="0"/>
            <w:spacing w:line="240" w:lineRule="auto"/>
            <w:ind w:right="81"/>
          </w:pPr>
        </w:pPrChange>
      </w:pPr>
      <w:del w:id="1535" w:author="Cauris Cosmetics" w:date="2023-10-27T22:58:00Z">
        <w:r w:rsidRPr="00614D94" w:rsidDel="00CA1AA8">
          <w:rPr>
            <w:rStyle w:val="Marquedecommentaire"/>
          </w:rPr>
          <w:commentReference w:id="1522"/>
        </w:r>
        <w:bookmarkStart w:id="1536" w:name="_Toc149307340"/>
        <w:bookmarkEnd w:id="1536"/>
      </w:del>
    </w:p>
    <w:p w14:paraId="5FB0A823" w14:textId="58268B4B" w:rsidR="00AA0853" w:rsidRPr="00614D94" w:rsidDel="00CA1AA8" w:rsidRDefault="00AA0853">
      <w:pPr>
        <w:spacing w:line="276" w:lineRule="auto"/>
        <w:jc w:val="center"/>
        <w:rPr>
          <w:del w:id="1537" w:author="Cauris Cosmetics" w:date="2023-10-27T22:58:00Z"/>
          <w:sz w:val="20"/>
          <w:szCs w:val="20"/>
        </w:rPr>
        <w:pPrChange w:id="1538" w:author="Cauris Cosmetics" w:date="2023-10-27T22:58:00Z">
          <w:pPr>
            <w:widowControl w:val="0"/>
            <w:autoSpaceDE w:val="0"/>
            <w:autoSpaceDN w:val="0"/>
            <w:adjustRightInd w:val="0"/>
            <w:spacing w:line="240" w:lineRule="auto"/>
            <w:ind w:right="81"/>
          </w:pPr>
        </w:pPrChange>
      </w:pPr>
      <w:commentRangeStart w:id="1539"/>
      <w:del w:id="1540" w:author="Cauris Cosmetics" w:date="2023-10-27T22:58:00Z">
        <w:r w:rsidRPr="00614D94" w:rsidDel="00CA1AA8">
          <w:rPr>
            <w:sz w:val="20"/>
            <w:szCs w:val="20"/>
          </w:rPr>
          <w:delText>Orientations, spécialisations, options</w:delText>
        </w:r>
        <w:bookmarkStart w:id="1541" w:name="_Toc149307341"/>
        <w:bookmarkEnd w:id="1541"/>
      </w:del>
    </w:p>
    <w:p w14:paraId="5C323D97" w14:textId="54A834D5" w:rsidR="00D143FA" w:rsidRPr="00614D94" w:rsidDel="00CA1AA8" w:rsidRDefault="00D143FA">
      <w:pPr>
        <w:spacing w:line="276" w:lineRule="auto"/>
        <w:jc w:val="center"/>
        <w:rPr>
          <w:del w:id="1542" w:author="Cauris Cosmetics" w:date="2023-10-27T22:58:00Z"/>
        </w:rPr>
        <w:pPrChange w:id="1543" w:author="Cauris Cosmetics" w:date="2023-10-27T22:58:00Z">
          <w:pPr>
            <w:widowControl w:val="0"/>
            <w:autoSpaceDE w:val="0"/>
            <w:autoSpaceDN w:val="0"/>
            <w:adjustRightInd w:val="0"/>
            <w:spacing w:line="240" w:lineRule="auto"/>
            <w:ind w:right="81"/>
          </w:pPr>
        </w:pPrChange>
      </w:pPr>
      <w:del w:id="1544" w:author="Cauris Cosmetics" w:date="2023-10-27T22:58:00Z">
        <w:r w:rsidRPr="00614D94" w:rsidDel="00CA1AA8">
          <w:delText>Le Master</w:delText>
        </w:r>
        <w:r w:rsidR="002F3374" w:rsidRPr="00614D94" w:rsidDel="00CA1AA8">
          <w:delText xml:space="preserve"> </w:delText>
        </w:r>
        <w:r w:rsidRPr="00614D94" w:rsidDel="00CA1AA8">
          <w:delText>propose plusieurs orientations, spécialisations et options, et l'étudiant devra préciser celle qu'il choisit au moment de son inscription :</w:delText>
        </w:r>
        <w:bookmarkStart w:id="1545" w:name="_Toc149307342"/>
        <w:bookmarkEnd w:id="1545"/>
      </w:del>
    </w:p>
    <w:p w14:paraId="53E7E77A" w14:textId="77ED3D2F" w:rsidR="00D143FA" w:rsidRPr="00614D94" w:rsidDel="00CA1AA8" w:rsidRDefault="002F3374">
      <w:pPr>
        <w:spacing w:line="276" w:lineRule="auto"/>
        <w:jc w:val="center"/>
        <w:rPr>
          <w:del w:id="1546" w:author="Cauris Cosmetics" w:date="2023-10-27T22:58:00Z"/>
        </w:rPr>
        <w:pPrChange w:id="1547" w:author="Cauris Cosmetics" w:date="2023-10-27T22:58:00Z">
          <w:pPr>
            <w:pStyle w:val="Paragraphedeliste"/>
            <w:widowControl w:val="0"/>
            <w:numPr>
              <w:numId w:val="24"/>
            </w:numPr>
            <w:autoSpaceDE w:val="0"/>
            <w:autoSpaceDN w:val="0"/>
            <w:adjustRightInd w:val="0"/>
            <w:spacing w:line="240" w:lineRule="auto"/>
            <w:ind w:right="81" w:hanging="360"/>
          </w:pPr>
        </w:pPrChange>
      </w:pPr>
      <w:del w:id="1548" w:author="Cauris Cosmetics" w:date="2023-10-27T22:58:00Z">
        <w:r w:rsidRPr="00614D94" w:rsidDel="00CA1AA8">
          <w:delText>Épidémiologie</w:delText>
        </w:r>
        <w:r w:rsidR="00D143FA" w:rsidRPr="00614D94" w:rsidDel="00CA1AA8">
          <w:delText xml:space="preserve"> </w:delText>
        </w:r>
        <w:bookmarkStart w:id="1549" w:name="_Toc149307343"/>
        <w:bookmarkEnd w:id="1549"/>
      </w:del>
    </w:p>
    <w:p w14:paraId="79209DF4" w14:textId="3BE809C8" w:rsidR="00D143FA" w:rsidRPr="00614D94" w:rsidDel="00CA1AA8" w:rsidRDefault="00D143FA">
      <w:pPr>
        <w:spacing w:line="276" w:lineRule="auto"/>
        <w:jc w:val="center"/>
        <w:rPr>
          <w:del w:id="1550" w:author="Cauris Cosmetics" w:date="2023-10-27T22:58:00Z"/>
        </w:rPr>
        <w:pPrChange w:id="1551" w:author="Cauris Cosmetics" w:date="2023-10-27T22:58:00Z">
          <w:pPr>
            <w:pStyle w:val="Paragraphedeliste"/>
            <w:widowControl w:val="0"/>
            <w:numPr>
              <w:numId w:val="24"/>
            </w:numPr>
            <w:autoSpaceDE w:val="0"/>
            <w:autoSpaceDN w:val="0"/>
            <w:adjustRightInd w:val="0"/>
            <w:spacing w:line="240" w:lineRule="auto"/>
            <w:ind w:right="81" w:hanging="360"/>
          </w:pPr>
        </w:pPrChange>
      </w:pPr>
      <w:del w:id="1552" w:author="Cauris Cosmetics" w:date="2023-10-27T22:58:00Z">
        <w:r w:rsidRPr="00614D94" w:rsidDel="00CA1AA8">
          <w:delText>Épidémiologie étiologique</w:delText>
        </w:r>
        <w:bookmarkStart w:id="1553" w:name="_Toc149307344"/>
        <w:bookmarkEnd w:id="1553"/>
      </w:del>
    </w:p>
    <w:p w14:paraId="7358A35B" w14:textId="6269636C" w:rsidR="00D143FA" w:rsidRPr="00614D94" w:rsidDel="00CA1AA8" w:rsidRDefault="00D143FA">
      <w:pPr>
        <w:spacing w:line="276" w:lineRule="auto"/>
        <w:jc w:val="center"/>
        <w:rPr>
          <w:del w:id="1554" w:author="Cauris Cosmetics" w:date="2023-10-27T22:58:00Z"/>
        </w:rPr>
        <w:pPrChange w:id="1555" w:author="Cauris Cosmetics" w:date="2023-10-27T22:58:00Z">
          <w:pPr>
            <w:pStyle w:val="Paragraphedeliste"/>
            <w:widowControl w:val="0"/>
            <w:numPr>
              <w:numId w:val="24"/>
            </w:numPr>
            <w:autoSpaceDE w:val="0"/>
            <w:autoSpaceDN w:val="0"/>
            <w:adjustRightInd w:val="0"/>
            <w:spacing w:line="240" w:lineRule="auto"/>
            <w:ind w:right="81" w:hanging="360"/>
          </w:pPr>
        </w:pPrChange>
      </w:pPr>
      <w:del w:id="1556" w:author="Cauris Cosmetics" w:date="2023-10-27T22:58:00Z">
        <w:r w:rsidRPr="00614D94" w:rsidDel="00CA1AA8">
          <w:delText>Épidémiologie sociale</w:delText>
        </w:r>
        <w:bookmarkStart w:id="1557" w:name="_Toc149307345"/>
        <w:bookmarkEnd w:id="1557"/>
      </w:del>
    </w:p>
    <w:p w14:paraId="05161767" w14:textId="0DC885B1" w:rsidR="00D143FA" w:rsidRPr="00614D94" w:rsidDel="00CA1AA8" w:rsidRDefault="002F3374">
      <w:pPr>
        <w:spacing w:line="276" w:lineRule="auto"/>
        <w:jc w:val="center"/>
        <w:rPr>
          <w:del w:id="1558" w:author="Cauris Cosmetics" w:date="2023-10-27T22:58:00Z"/>
        </w:rPr>
        <w:pPrChange w:id="1559" w:author="Cauris Cosmetics" w:date="2023-10-27T22:58:00Z">
          <w:pPr>
            <w:pStyle w:val="Paragraphedeliste"/>
            <w:widowControl w:val="0"/>
            <w:numPr>
              <w:numId w:val="24"/>
            </w:numPr>
            <w:autoSpaceDE w:val="0"/>
            <w:autoSpaceDN w:val="0"/>
            <w:adjustRightInd w:val="0"/>
            <w:spacing w:line="240" w:lineRule="auto"/>
            <w:ind w:right="81" w:hanging="360"/>
          </w:pPr>
        </w:pPrChange>
      </w:pPr>
      <w:del w:id="1560" w:author="Cauris Cosmetics" w:date="2023-10-27T22:58:00Z">
        <w:r w:rsidRPr="00614D94" w:rsidDel="00CA1AA8">
          <w:delText>Épidémiologie</w:delText>
        </w:r>
        <w:r w:rsidR="00D143FA" w:rsidRPr="00614D94" w:rsidDel="00CA1AA8">
          <w:delText xml:space="preserve"> clinique </w:delText>
        </w:r>
        <w:bookmarkStart w:id="1561" w:name="_Toc149307346"/>
        <w:bookmarkEnd w:id="1561"/>
      </w:del>
    </w:p>
    <w:p w14:paraId="3B8C7A39" w14:textId="3B923F9D" w:rsidR="00D143FA" w:rsidRPr="00614D94" w:rsidDel="00CA1AA8" w:rsidRDefault="002F3374">
      <w:pPr>
        <w:spacing w:line="276" w:lineRule="auto"/>
        <w:jc w:val="center"/>
        <w:rPr>
          <w:del w:id="1562" w:author="Cauris Cosmetics" w:date="2023-10-27T22:58:00Z"/>
        </w:rPr>
        <w:pPrChange w:id="1563" w:author="Cauris Cosmetics" w:date="2023-10-27T22:58:00Z">
          <w:pPr>
            <w:pStyle w:val="Paragraphedeliste"/>
            <w:widowControl w:val="0"/>
            <w:numPr>
              <w:numId w:val="24"/>
            </w:numPr>
            <w:autoSpaceDE w:val="0"/>
            <w:autoSpaceDN w:val="0"/>
            <w:adjustRightInd w:val="0"/>
            <w:spacing w:line="240" w:lineRule="auto"/>
            <w:ind w:right="81" w:hanging="360"/>
          </w:pPr>
        </w:pPrChange>
      </w:pPr>
      <w:del w:id="1564" w:author="Cauris Cosmetics" w:date="2023-10-27T22:58:00Z">
        <w:r w:rsidRPr="00614D94" w:rsidDel="00CA1AA8">
          <w:delText>Épidémiologie</w:delText>
        </w:r>
        <w:r w:rsidR="00D143FA" w:rsidRPr="00614D94" w:rsidDel="00CA1AA8">
          <w:delText xml:space="preserve"> de la santé publique </w:delText>
        </w:r>
        <w:bookmarkStart w:id="1565" w:name="_Toc149307347"/>
        <w:bookmarkEnd w:id="1565"/>
      </w:del>
    </w:p>
    <w:p w14:paraId="64FAF68E" w14:textId="3917C248" w:rsidR="00AA0853" w:rsidRPr="00614D94" w:rsidDel="00CA1AA8" w:rsidRDefault="00D143FA">
      <w:pPr>
        <w:spacing w:line="276" w:lineRule="auto"/>
        <w:jc w:val="center"/>
        <w:rPr>
          <w:del w:id="1566" w:author="Cauris Cosmetics" w:date="2023-10-27T22:58:00Z"/>
        </w:rPr>
        <w:pPrChange w:id="1567" w:author="Cauris Cosmetics" w:date="2023-10-27T22:58:00Z">
          <w:pPr>
            <w:pStyle w:val="Paragraphedeliste"/>
            <w:widowControl w:val="0"/>
            <w:numPr>
              <w:numId w:val="24"/>
            </w:numPr>
            <w:autoSpaceDE w:val="0"/>
            <w:autoSpaceDN w:val="0"/>
            <w:adjustRightInd w:val="0"/>
            <w:spacing w:line="240" w:lineRule="auto"/>
            <w:ind w:right="81" w:hanging="360"/>
          </w:pPr>
        </w:pPrChange>
      </w:pPr>
      <w:del w:id="1568" w:author="Cauris Cosmetics" w:date="2023-10-27T22:58:00Z">
        <w:r w:rsidRPr="00614D94" w:rsidDel="00CA1AA8">
          <w:delText>Biostatistique</w:delText>
        </w:r>
        <w:commentRangeEnd w:id="1539"/>
        <w:r w:rsidR="001657BA" w:rsidRPr="00614D94" w:rsidDel="00CA1AA8">
          <w:rPr>
            <w:rStyle w:val="Marquedecommentaire"/>
          </w:rPr>
          <w:commentReference w:id="1539"/>
        </w:r>
        <w:bookmarkStart w:id="1569" w:name="_Toc149307348"/>
        <w:bookmarkEnd w:id="1569"/>
      </w:del>
    </w:p>
    <w:p w14:paraId="5E310CBE" w14:textId="5F850CD6" w:rsidR="002F3374" w:rsidRPr="00614D94" w:rsidDel="00CA1AA8" w:rsidRDefault="002F3374">
      <w:pPr>
        <w:spacing w:line="276" w:lineRule="auto"/>
        <w:jc w:val="center"/>
        <w:rPr>
          <w:del w:id="1570" w:author="Cauris Cosmetics" w:date="2023-10-27T22:58:00Z"/>
        </w:rPr>
        <w:pPrChange w:id="1571" w:author="Cauris Cosmetics" w:date="2023-10-27T22:58:00Z">
          <w:pPr>
            <w:pStyle w:val="Paragraphedeliste"/>
            <w:widowControl w:val="0"/>
            <w:autoSpaceDE w:val="0"/>
            <w:autoSpaceDN w:val="0"/>
            <w:adjustRightInd w:val="0"/>
            <w:spacing w:line="240" w:lineRule="auto"/>
            <w:ind w:right="81"/>
          </w:pPr>
        </w:pPrChange>
      </w:pPr>
      <w:bookmarkStart w:id="1572" w:name="_Toc149307349"/>
      <w:bookmarkEnd w:id="1572"/>
    </w:p>
    <w:p w14:paraId="05BBBC5E" w14:textId="6D1F4B25" w:rsidR="00AA0853" w:rsidRPr="00614D94" w:rsidDel="00CA1AA8" w:rsidRDefault="002F3374">
      <w:pPr>
        <w:spacing w:line="276" w:lineRule="auto"/>
        <w:jc w:val="center"/>
        <w:rPr>
          <w:del w:id="1573" w:author="Cauris Cosmetics" w:date="2023-10-27T22:58:00Z"/>
        </w:rPr>
        <w:pPrChange w:id="1574" w:author="Cauris Cosmetics" w:date="2023-10-27T22:58:00Z">
          <w:pPr>
            <w:widowControl w:val="0"/>
            <w:autoSpaceDE w:val="0"/>
            <w:autoSpaceDN w:val="0"/>
            <w:adjustRightInd w:val="0"/>
            <w:spacing w:line="240" w:lineRule="auto"/>
            <w:ind w:right="81"/>
          </w:pPr>
        </w:pPrChange>
      </w:pPr>
      <w:commentRangeStart w:id="1575"/>
      <w:del w:id="1576" w:author="Cauris Cosmetics" w:date="2023-10-27T22:58:00Z">
        <w:r w:rsidRPr="00614D94" w:rsidDel="00CA1AA8">
          <w:delText xml:space="preserve">Responsable </w:delText>
        </w:r>
        <w:r w:rsidR="00AA0853" w:rsidRPr="00614D94" w:rsidDel="00CA1AA8">
          <w:delText>du programme</w:delText>
        </w:r>
        <w:bookmarkStart w:id="1577" w:name="_Toc149307350"/>
        <w:bookmarkEnd w:id="1577"/>
      </w:del>
    </w:p>
    <w:p w14:paraId="0F48422B" w14:textId="6C7824A7" w:rsidR="002F3374" w:rsidRPr="00614D94" w:rsidDel="00CA1AA8" w:rsidRDefault="002F3374">
      <w:pPr>
        <w:spacing w:line="276" w:lineRule="auto"/>
        <w:jc w:val="center"/>
        <w:rPr>
          <w:del w:id="1578" w:author="Cauris Cosmetics" w:date="2023-10-27T22:58:00Z"/>
          <w:lang w:val="fr-ML"/>
        </w:rPr>
        <w:pPrChange w:id="1579" w:author="Cauris Cosmetics" w:date="2023-10-27T22:58:00Z">
          <w:pPr>
            <w:widowControl w:val="0"/>
            <w:autoSpaceDE w:val="0"/>
            <w:autoSpaceDN w:val="0"/>
            <w:adjustRightInd w:val="0"/>
            <w:spacing w:line="240" w:lineRule="auto"/>
            <w:ind w:right="81"/>
          </w:pPr>
        </w:pPrChange>
      </w:pPr>
      <w:del w:id="1580" w:author="Cauris Cosmetics" w:date="2023-10-27T22:58:00Z">
        <w:r w:rsidRPr="00614D94" w:rsidDel="00CA1AA8">
          <w:rPr>
            <w:lang w:val="fr-ML"/>
          </w:rPr>
          <w:delText>Dr BELEM Bourema</w:delText>
        </w:r>
        <w:bookmarkStart w:id="1581" w:name="_Toc149307351"/>
        <w:bookmarkEnd w:id="1581"/>
      </w:del>
    </w:p>
    <w:p w14:paraId="6140C845" w14:textId="58230284" w:rsidR="002F3374" w:rsidRPr="00614D94" w:rsidDel="00CA1AA8" w:rsidRDefault="002F3374">
      <w:pPr>
        <w:spacing w:line="276" w:lineRule="auto"/>
        <w:jc w:val="center"/>
        <w:rPr>
          <w:del w:id="1582" w:author="Cauris Cosmetics" w:date="2023-10-27T22:58:00Z"/>
        </w:rPr>
        <w:pPrChange w:id="1583" w:author="Cauris Cosmetics" w:date="2023-10-27T22:58:00Z">
          <w:pPr>
            <w:widowControl w:val="0"/>
            <w:autoSpaceDE w:val="0"/>
            <w:autoSpaceDN w:val="0"/>
            <w:adjustRightInd w:val="0"/>
            <w:spacing w:line="240" w:lineRule="auto"/>
            <w:ind w:right="81"/>
          </w:pPr>
        </w:pPrChange>
      </w:pPr>
      <w:bookmarkStart w:id="1584" w:name="_Toc149307352"/>
      <w:bookmarkEnd w:id="1584"/>
    </w:p>
    <w:p w14:paraId="0E3604FE" w14:textId="5C3D9A3D" w:rsidR="00AA0853" w:rsidRPr="00614D94" w:rsidDel="00CA1AA8" w:rsidRDefault="00AA0853">
      <w:pPr>
        <w:spacing w:line="276" w:lineRule="auto"/>
        <w:jc w:val="center"/>
        <w:rPr>
          <w:del w:id="1585" w:author="Cauris Cosmetics" w:date="2023-10-27T22:58:00Z"/>
        </w:rPr>
        <w:pPrChange w:id="1586" w:author="Cauris Cosmetics" w:date="2023-10-27T22:58:00Z">
          <w:pPr>
            <w:widowControl w:val="0"/>
            <w:autoSpaceDE w:val="0"/>
            <w:autoSpaceDN w:val="0"/>
            <w:adjustRightInd w:val="0"/>
            <w:spacing w:line="240" w:lineRule="auto"/>
            <w:ind w:right="81"/>
          </w:pPr>
        </w:pPrChange>
      </w:pPr>
      <w:del w:id="1587" w:author="Cauris Cosmetics" w:date="2023-10-27T22:58:00Z">
        <w:r w:rsidRPr="00614D94" w:rsidDel="00CA1AA8">
          <w:delText>Conditions et procédures d’admission</w:delText>
        </w:r>
        <w:bookmarkStart w:id="1588" w:name="_Toc149307353"/>
        <w:bookmarkEnd w:id="1588"/>
      </w:del>
    </w:p>
    <w:p w14:paraId="4DFB8E87" w14:textId="3BDF2B00" w:rsidR="002F3374" w:rsidRPr="00614D94" w:rsidDel="00CA1AA8" w:rsidRDefault="002F3374">
      <w:pPr>
        <w:spacing w:line="276" w:lineRule="auto"/>
        <w:jc w:val="center"/>
        <w:rPr>
          <w:del w:id="1589" w:author="Cauris Cosmetics" w:date="2023-10-27T22:58:00Z"/>
        </w:rPr>
        <w:pPrChange w:id="1590" w:author="Cauris Cosmetics" w:date="2023-10-27T22:58:00Z">
          <w:pPr>
            <w:widowControl w:val="0"/>
            <w:autoSpaceDE w:val="0"/>
            <w:autoSpaceDN w:val="0"/>
            <w:adjustRightInd w:val="0"/>
            <w:spacing w:line="240" w:lineRule="auto"/>
            <w:ind w:right="81"/>
          </w:pPr>
        </w:pPrChange>
      </w:pPr>
      <w:del w:id="1591" w:author="Cauris Cosmetics" w:date="2023-10-27T22:58:00Z">
        <w:r w:rsidRPr="00614D94" w:rsidDel="00CA1AA8">
          <w:delText>Le master est accessible à tout détenteur d’une licence en sciences de la santé ou</w:delText>
        </w:r>
        <w:r w:rsidR="00E900C2" w:rsidRPr="00614D94" w:rsidDel="00CA1AA8">
          <w:delText xml:space="preserve"> autre</w:delText>
        </w:r>
        <w:r w:rsidRPr="00614D94" w:rsidDel="00CA1AA8">
          <w:delText xml:space="preserve"> diplôme équivalent. </w:delText>
        </w:r>
        <w:bookmarkStart w:id="1592" w:name="_Toc149307354"/>
        <w:bookmarkEnd w:id="1592"/>
      </w:del>
    </w:p>
    <w:p w14:paraId="1072B265" w14:textId="2FBB10A7" w:rsidR="00E900C2" w:rsidRPr="00614D94" w:rsidDel="00CA1AA8" w:rsidRDefault="00E900C2">
      <w:pPr>
        <w:spacing w:line="276" w:lineRule="auto"/>
        <w:jc w:val="center"/>
        <w:rPr>
          <w:del w:id="1593" w:author="Cauris Cosmetics" w:date="2023-10-27T22:58:00Z"/>
        </w:rPr>
        <w:pPrChange w:id="1594" w:author="Cauris Cosmetics" w:date="2023-10-27T22:58:00Z">
          <w:pPr>
            <w:widowControl w:val="0"/>
            <w:autoSpaceDE w:val="0"/>
            <w:autoSpaceDN w:val="0"/>
            <w:adjustRightInd w:val="0"/>
            <w:spacing w:line="240" w:lineRule="auto"/>
            <w:ind w:right="81"/>
          </w:pPr>
        </w:pPrChange>
      </w:pPr>
      <w:del w:id="1595" w:author="Cauris Cosmetics" w:date="2023-10-27T22:58:00Z">
        <w:r w:rsidRPr="00614D94" w:rsidDel="00CA1AA8">
          <w:delText>Une fois ce premier critère satisfait, le candidat peut faire le dépôt de ses dossiers pour étude par le comité d’admission.</w:delText>
        </w:r>
        <w:bookmarkStart w:id="1596" w:name="_Toc149307355"/>
        <w:bookmarkEnd w:id="1596"/>
      </w:del>
    </w:p>
    <w:p w14:paraId="25ABAD0F" w14:textId="180C685B" w:rsidR="00E900C2" w:rsidRPr="00614D94" w:rsidDel="00CA1AA8" w:rsidRDefault="00E900C2">
      <w:pPr>
        <w:spacing w:line="276" w:lineRule="auto"/>
        <w:jc w:val="center"/>
        <w:rPr>
          <w:del w:id="1597" w:author="Cauris Cosmetics" w:date="2023-10-27T22:58:00Z"/>
        </w:rPr>
        <w:pPrChange w:id="1598" w:author="Cauris Cosmetics" w:date="2023-10-27T22:58:00Z">
          <w:pPr>
            <w:widowControl w:val="0"/>
            <w:autoSpaceDE w:val="0"/>
            <w:autoSpaceDN w:val="0"/>
            <w:adjustRightInd w:val="0"/>
            <w:spacing w:line="240" w:lineRule="auto"/>
            <w:ind w:right="81"/>
          </w:pPr>
        </w:pPrChange>
      </w:pPr>
      <w:del w:id="1599" w:author="Cauris Cosmetics" w:date="2023-10-27T22:58:00Z">
        <w:r w:rsidRPr="00614D94" w:rsidDel="00CA1AA8">
          <w:delText xml:space="preserve"> </w:delText>
        </w:r>
        <w:bookmarkStart w:id="1600" w:name="_Toc149307356"/>
        <w:bookmarkEnd w:id="1600"/>
      </w:del>
    </w:p>
    <w:p w14:paraId="496A4982" w14:textId="7F74FA02" w:rsidR="00AA0853" w:rsidRPr="00614D94" w:rsidDel="00CA1AA8" w:rsidRDefault="00AA0853">
      <w:pPr>
        <w:spacing w:line="276" w:lineRule="auto"/>
        <w:jc w:val="center"/>
        <w:rPr>
          <w:del w:id="1601" w:author="Cauris Cosmetics" w:date="2023-10-27T22:58:00Z"/>
        </w:rPr>
        <w:pPrChange w:id="1602" w:author="Cauris Cosmetics" w:date="2023-10-27T22:58:00Z">
          <w:pPr>
            <w:widowControl w:val="0"/>
            <w:autoSpaceDE w:val="0"/>
            <w:autoSpaceDN w:val="0"/>
            <w:adjustRightInd w:val="0"/>
            <w:spacing w:line="240" w:lineRule="auto"/>
            <w:ind w:right="81"/>
          </w:pPr>
        </w:pPrChange>
      </w:pPr>
      <w:del w:id="1603" w:author="Cauris Cosmetics" w:date="2023-10-27T22:58:00Z">
        <w:r w:rsidRPr="00614D94" w:rsidDel="00CA1AA8">
          <w:delText>Périodicité des inscriptions</w:delText>
        </w:r>
        <w:bookmarkStart w:id="1604" w:name="_Toc149307357"/>
        <w:bookmarkEnd w:id="1604"/>
      </w:del>
    </w:p>
    <w:p w14:paraId="7DDB873A" w14:textId="2B2C39CD" w:rsidR="00E900C2" w:rsidRPr="00614D94" w:rsidDel="00CA1AA8" w:rsidRDefault="00E900C2">
      <w:pPr>
        <w:spacing w:line="276" w:lineRule="auto"/>
        <w:jc w:val="center"/>
        <w:rPr>
          <w:del w:id="1605" w:author="Cauris Cosmetics" w:date="2023-10-27T22:58:00Z"/>
        </w:rPr>
        <w:pPrChange w:id="1606" w:author="Cauris Cosmetics" w:date="2023-10-27T22:58:00Z">
          <w:pPr>
            <w:widowControl w:val="0"/>
            <w:autoSpaceDE w:val="0"/>
            <w:autoSpaceDN w:val="0"/>
            <w:adjustRightInd w:val="0"/>
            <w:spacing w:line="240" w:lineRule="auto"/>
            <w:ind w:right="81"/>
          </w:pPr>
        </w:pPrChange>
      </w:pPr>
      <w:del w:id="1607" w:author="Cauris Cosmetics" w:date="2023-10-27T22:58:00Z">
        <w:r w:rsidRPr="00614D94" w:rsidDel="00CA1AA8">
          <w:delText>Du 1</w:delText>
        </w:r>
        <w:r w:rsidRPr="00614D94" w:rsidDel="00CA1AA8">
          <w:rPr>
            <w:vertAlign w:val="superscript"/>
          </w:rPr>
          <w:delText>er</w:delText>
        </w:r>
        <w:r w:rsidRPr="00614D94" w:rsidDel="00CA1AA8">
          <w:delText xml:space="preserve"> juillet au 30 septembre </w:delText>
        </w:r>
        <w:bookmarkStart w:id="1608" w:name="_Toc149307358"/>
        <w:bookmarkEnd w:id="1608"/>
      </w:del>
    </w:p>
    <w:p w14:paraId="4802E9DF" w14:textId="5AB22A63" w:rsidR="00E900C2" w:rsidRPr="00614D94" w:rsidDel="00CA1AA8" w:rsidRDefault="00E900C2">
      <w:pPr>
        <w:spacing w:line="276" w:lineRule="auto"/>
        <w:jc w:val="center"/>
        <w:rPr>
          <w:del w:id="1609" w:author="Cauris Cosmetics" w:date="2023-10-27T22:58:00Z"/>
        </w:rPr>
        <w:pPrChange w:id="1610" w:author="Cauris Cosmetics" w:date="2023-10-27T22:58:00Z">
          <w:pPr>
            <w:widowControl w:val="0"/>
            <w:autoSpaceDE w:val="0"/>
            <w:autoSpaceDN w:val="0"/>
            <w:adjustRightInd w:val="0"/>
            <w:spacing w:line="240" w:lineRule="auto"/>
            <w:ind w:right="81"/>
          </w:pPr>
        </w:pPrChange>
      </w:pPr>
      <w:bookmarkStart w:id="1611" w:name="_Toc149307359"/>
      <w:bookmarkEnd w:id="1611"/>
    </w:p>
    <w:p w14:paraId="71351BD0" w14:textId="28F8F0E4" w:rsidR="00E900C2" w:rsidRPr="00614D94" w:rsidDel="00CA1AA8" w:rsidRDefault="00AA0853">
      <w:pPr>
        <w:spacing w:line="276" w:lineRule="auto"/>
        <w:jc w:val="center"/>
        <w:rPr>
          <w:del w:id="1612" w:author="Cauris Cosmetics" w:date="2023-10-27T22:58:00Z"/>
        </w:rPr>
        <w:pPrChange w:id="1613" w:author="Cauris Cosmetics" w:date="2023-10-27T22:58:00Z">
          <w:pPr>
            <w:widowControl w:val="0"/>
            <w:autoSpaceDE w:val="0"/>
            <w:autoSpaceDN w:val="0"/>
            <w:adjustRightInd w:val="0"/>
            <w:spacing w:line="240" w:lineRule="auto"/>
            <w:ind w:right="81"/>
          </w:pPr>
        </w:pPrChange>
      </w:pPr>
      <w:del w:id="1614" w:author="Cauris Cosmetics" w:date="2023-10-27T22:58:00Z">
        <w:r w:rsidRPr="00614D94" w:rsidDel="00CA1AA8">
          <w:delText>Durée réglementaire de la formation</w:delText>
        </w:r>
        <w:bookmarkStart w:id="1615" w:name="_Toc149307360"/>
        <w:bookmarkEnd w:id="1615"/>
      </w:del>
    </w:p>
    <w:p w14:paraId="5E048A11" w14:textId="5F794950" w:rsidR="00E900C2" w:rsidRPr="00614D94" w:rsidDel="00CA1AA8" w:rsidRDefault="00E900C2">
      <w:pPr>
        <w:spacing w:line="276" w:lineRule="auto"/>
        <w:jc w:val="center"/>
        <w:rPr>
          <w:del w:id="1616" w:author="Cauris Cosmetics" w:date="2023-10-27T22:58:00Z"/>
        </w:rPr>
        <w:pPrChange w:id="1617" w:author="Cauris Cosmetics" w:date="2023-10-27T22:58:00Z">
          <w:pPr>
            <w:widowControl w:val="0"/>
            <w:autoSpaceDE w:val="0"/>
            <w:autoSpaceDN w:val="0"/>
            <w:adjustRightInd w:val="0"/>
            <w:spacing w:line="240" w:lineRule="auto"/>
            <w:ind w:right="81"/>
          </w:pPr>
        </w:pPrChange>
      </w:pPr>
      <w:del w:id="1618" w:author="Cauris Cosmetics" w:date="2023-10-27T22:58:00Z">
        <w:r w:rsidRPr="00614D94" w:rsidDel="00CA1AA8">
          <w:delText>Deux</w:delText>
        </w:r>
        <w:r w:rsidR="00405C52" w:rsidRPr="00614D94" w:rsidDel="00CA1AA8">
          <w:delText xml:space="preserve"> </w:delText>
        </w:r>
        <w:r w:rsidRPr="00614D94" w:rsidDel="00CA1AA8">
          <w:delText>(02) ans repartis en</w:delText>
        </w:r>
        <w:r w:rsidR="00405C52" w:rsidRPr="00614D94" w:rsidDel="00CA1AA8">
          <w:delText> :</w:delText>
        </w:r>
        <w:bookmarkStart w:id="1619" w:name="_Toc149307361"/>
        <w:bookmarkEnd w:id="1619"/>
      </w:del>
    </w:p>
    <w:p w14:paraId="597BBA55" w14:textId="61DBD072" w:rsidR="002F3374" w:rsidRPr="00614D94" w:rsidDel="00CA1AA8" w:rsidRDefault="002F3374">
      <w:pPr>
        <w:spacing w:line="276" w:lineRule="auto"/>
        <w:jc w:val="center"/>
        <w:rPr>
          <w:del w:id="1620" w:author="Cauris Cosmetics" w:date="2023-10-27T22:58:00Z"/>
        </w:rPr>
        <w:pPrChange w:id="1621" w:author="Cauris Cosmetics" w:date="2023-10-27T22:58:00Z">
          <w:pPr>
            <w:pStyle w:val="Paragraphedeliste"/>
            <w:widowControl w:val="0"/>
            <w:numPr>
              <w:numId w:val="25"/>
            </w:numPr>
            <w:autoSpaceDE w:val="0"/>
            <w:autoSpaceDN w:val="0"/>
            <w:adjustRightInd w:val="0"/>
            <w:spacing w:line="240" w:lineRule="auto"/>
            <w:ind w:right="81" w:hanging="360"/>
          </w:pPr>
        </w:pPrChange>
      </w:pPr>
      <w:del w:id="1622" w:author="Cauris Cosmetics" w:date="2023-10-27T22:58:00Z">
        <w:r w:rsidRPr="00614D94" w:rsidDel="00CA1AA8">
          <w:delText>4 semestres</w:delText>
        </w:r>
        <w:r w:rsidR="00E900C2" w:rsidRPr="00614D94" w:rsidDel="00CA1AA8">
          <w:delText> pour la formation initiale</w:delText>
        </w:r>
        <w:bookmarkStart w:id="1623" w:name="_Toc149307362"/>
        <w:bookmarkEnd w:id="1623"/>
      </w:del>
    </w:p>
    <w:p w14:paraId="30C712FC" w14:textId="7DD9EA06" w:rsidR="00E900C2" w:rsidRPr="00614D94" w:rsidDel="00CA1AA8" w:rsidRDefault="00E900C2">
      <w:pPr>
        <w:spacing w:line="276" w:lineRule="auto"/>
        <w:jc w:val="center"/>
        <w:rPr>
          <w:del w:id="1624" w:author="Cauris Cosmetics" w:date="2023-10-27T22:58:00Z"/>
        </w:rPr>
        <w:pPrChange w:id="1625" w:author="Cauris Cosmetics" w:date="2023-10-27T22:58:00Z">
          <w:pPr>
            <w:pStyle w:val="Paragraphedeliste"/>
            <w:widowControl w:val="0"/>
            <w:numPr>
              <w:numId w:val="25"/>
            </w:numPr>
            <w:autoSpaceDE w:val="0"/>
            <w:autoSpaceDN w:val="0"/>
            <w:adjustRightInd w:val="0"/>
            <w:spacing w:line="240" w:lineRule="auto"/>
            <w:ind w:right="81" w:hanging="360"/>
          </w:pPr>
        </w:pPrChange>
      </w:pPr>
      <w:del w:id="1626" w:author="Cauris Cosmetics" w:date="2023-10-27T22:58:00Z">
        <w:r w:rsidRPr="00614D94" w:rsidDel="00CA1AA8">
          <w:delText>3.5 semestres pour</w:delText>
        </w:r>
        <w:r w:rsidR="0090630A" w:rsidRPr="00614D94" w:rsidDel="00CA1AA8">
          <w:delText xml:space="preserve"> la formation en </w:delText>
        </w:r>
        <w:r w:rsidRPr="00614D94" w:rsidDel="00CA1AA8">
          <w:delText>alternance</w:delText>
        </w:r>
        <w:bookmarkStart w:id="1627" w:name="_Toc149307363"/>
        <w:bookmarkEnd w:id="1627"/>
      </w:del>
    </w:p>
    <w:p w14:paraId="5DC73FDF" w14:textId="2BF3E05E" w:rsidR="00E900C2" w:rsidRPr="00614D94" w:rsidDel="00CA1AA8" w:rsidRDefault="00E900C2">
      <w:pPr>
        <w:spacing w:line="276" w:lineRule="auto"/>
        <w:jc w:val="center"/>
        <w:rPr>
          <w:del w:id="1628" w:author="Cauris Cosmetics" w:date="2023-10-27T22:58:00Z"/>
        </w:rPr>
        <w:pPrChange w:id="1629" w:author="Cauris Cosmetics" w:date="2023-10-27T22:58:00Z">
          <w:pPr>
            <w:widowControl w:val="0"/>
            <w:autoSpaceDE w:val="0"/>
            <w:autoSpaceDN w:val="0"/>
            <w:adjustRightInd w:val="0"/>
            <w:spacing w:line="240" w:lineRule="auto"/>
            <w:ind w:right="81"/>
          </w:pPr>
        </w:pPrChange>
      </w:pPr>
      <w:bookmarkStart w:id="1630" w:name="_Toc149307364"/>
      <w:bookmarkEnd w:id="1630"/>
    </w:p>
    <w:p w14:paraId="54D31AB6" w14:textId="1E961985" w:rsidR="00AA0853" w:rsidRPr="00614D94" w:rsidDel="00CA1AA8" w:rsidRDefault="00AA0853">
      <w:pPr>
        <w:spacing w:line="276" w:lineRule="auto"/>
        <w:jc w:val="center"/>
        <w:rPr>
          <w:del w:id="1631" w:author="Cauris Cosmetics" w:date="2023-10-27T22:58:00Z"/>
        </w:rPr>
        <w:pPrChange w:id="1632" w:author="Cauris Cosmetics" w:date="2023-10-27T22:58:00Z">
          <w:pPr>
            <w:widowControl w:val="0"/>
            <w:autoSpaceDE w:val="0"/>
            <w:autoSpaceDN w:val="0"/>
            <w:adjustRightInd w:val="0"/>
            <w:spacing w:line="240" w:lineRule="auto"/>
            <w:ind w:right="81"/>
          </w:pPr>
        </w:pPrChange>
      </w:pPr>
      <w:del w:id="1633" w:author="Cauris Cosmetics" w:date="2023-10-27T22:58:00Z">
        <w:r w:rsidRPr="00614D94" w:rsidDel="00CA1AA8">
          <w:delText>Volume de travail (en crédits ECTS)</w:delText>
        </w:r>
        <w:bookmarkStart w:id="1634" w:name="_Toc149307365"/>
        <w:bookmarkEnd w:id="1634"/>
      </w:del>
    </w:p>
    <w:p w14:paraId="65EDF289" w14:textId="3EB018BE" w:rsidR="000D0918" w:rsidRPr="00614D94" w:rsidDel="00CA1AA8" w:rsidRDefault="000C51E9">
      <w:pPr>
        <w:spacing w:line="276" w:lineRule="auto"/>
        <w:jc w:val="center"/>
        <w:rPr>
          <w:del w:id="1635" w:author="Cauris Cosmetics" w:date="2023-10-27T22:58:00Z"/>
        </w:rPr>
        <w:pPrChange w:id="1636" w:author="Cauris Cosmetics" w:date="2023-10-27T22:58:00Z">
          <w:pPr>
            <w:widowControl w:val="0"/>
            <w:autoSpaceDE w:val="0"/>
            <w:autoSpaceDN w:val="0"/>
            <w:adjustRightInd w:val="0"/>
            <w:spacing w:line="240" w:lineRule="auto"/>
            <w:ind w:right="81"/>
          </w:pPr>
        </w:pPrChange>
      </w:pPr>
      <w:del w:id="1637" w:author="Cauris Cosmetics" w:date="2023-10-27T22:58:00Z">
        <w:r w:rsidRPr="00614D94" w:rsidDel="00CA1AA8">
          <w:delText>Le Master est un grade en 120 crédits, soit 60 crédits par année, et 30 crédits par semestre.</w:delText>
        </w:r>
        <w:bookmarkStart w:id="1638" w:name="_Toc149307366"/>
        <w:bookmarkEnd w:id="1638"/>
      </w:del>
    </w:p>
    <w:p w14:paraId="3C0693D4" w14:textId="04B2094B" w:rsidR="000C51E9" w:rsidRPr="00614D94" w:rsidDel="00CA1AA8" w:rsidRDefault="000C51E9">
      <w:pPr>
        <w:spacing w:line="276" w:lineRule="auto"/>
        <w:jc w:val="center"/>
        <w:rPr>
          <w:del w:id="1639" w:author="Cauris Cosmetics" w:date="2023-10-27T22:58:00Z"/>
        </w:rPr>
        <w:pPrChange w:id="1640" w:author="Cauris Cosmetics" w:date="2023-10-27T22:58:00Z">
          <w:pPr>
            <w:widowControl w:val="0"/>
            <w:autoSpaceDE w:val="0"/>
            <w:autoSpaceDN w:val="0"/>
            <w:adjustRightInd w:val="0"/>
            <w:spacing w:line="240" w:lineRule="auto"/>
            <w:ind w:right="81"/>
          </w:pPr>
        </w:pPrChange>
      </w:pPr>
      <w:bookmarkStart w:id="1641" w:name="_Toc149307367"/>
      <w:bookmarkEnd w:id="1641"/>
    </w:p>
    <w:p w14:paraId="41B49268" w14:textId="57C08DB0" w:rsidR="00AA0853" w:rsidRPr="00614D94" w:rsidDel="00CA1AA8" w:rsidRDefault="00AA0853">
      <w:pPr>
        <w:spacing w:line="276" w:lineRule="auto"/>
        <w:jc w:val="center"/>
        <w:rPr>
          <w:del w:id="1642" w:author="Cauris Cosmetics" w:date="2023-10-27T22:58:00Z"/>
        </w:rPr>
        <w:pPrChange w:id="1643" w:author="Cauris Cosmetics" w:date="2023-10-27T22:58:00Z">
          <w:pPr>
            <w:widowControl w:val="0"/>
            <w:autoSpaceDE w:val="0"/>
            <w:autoSpaceDN w:val="0"/>
            <w:adjustRightInd w:val="0"/>
            <w:spacing w:line="240" w:lineRule="auto"/>
            <w:ind w:right="81"/>
          </w:pPr>
        </w:pPrChange>
      </w:pPr>
      <w:del w:id="1644" w:author="Cauris Cosmetics" w:date="2023-10-27T22:58:00Z">
        <w:r w:rsidRPr="00614D94" w:rsidDel="00CA1AA8">
          <w:delText>Conditions et règles d’obtention du diplôme</w:delText>
        </w:r>
        <w:bookmarkStart w:id="1645" w:name="_Toc149307368"/>
        <w:bookmarkEnd w:id="1645"/>
      </w:del>
    </w:p>
    <w:p w14:paraId="542EB0E4" w14:textId="0EFC6D61" w:rsidR="000D0918" w:rsidRPr="00614D94" w:rsidDel="00CA1AA8" w:rsidRDefault="000D0918">
      <w:pPr>
        <w:spacing w:line="276" w:lineRule="auto"/>
        <w:jc w:val="center"/>
        <w:rPr>
          <w:del w:id="1646" w:author="Cauris Cosmetics" w:date="2023-10-27T22:58:00Z"/>
        </w:rPr>
        <w:pPrChange w:id="1647" w:author="Cauris Cosmetics" w:date="2023-10-27T22:58:00Z">
          <w:pPr>
            <w:pStyle w:val="Paragraphedeliste"/>
            <w:widowControl w:val="0"/>
            <w:numPr>
              <w:numId w:val="25"/>
            </w:numPr>
            <w:autoSpaceDE w:val="0"/>
            <w:autoSpaceDN w:val="0"/>
            <w:adjustRightInd w:val="0"/>
            <w:spacing w:line="240" w:lineRule="auto"/>
            <w:ind w:right="81" w:hanging="360"/>
          </w:pPr>
        </w:pPrChange>
      </w:pPr>
      <w:del w:id="1648" w:author="Cauris Cosmetics" w:date="2023-10-27T22:58:00Z">
        <w:r w:rsidRPr="00614D94" w:rsidDel="00CA1AA8">
          <w:delText>Validation des quatre (04) semestres</w:delText>
        </w:r>
        <w:bookmarkStart w:id="1649" w:name="_Toc149307369"/>
        <w:bookmarkEnd w:id="1649"/>
      </w:del>
    </w:p>
    <w:p w14:paraId="3F11E169" w14:textId="7226E495" w:rsidR="000D0918" w:rsidRPr="00614D94" w:rsidDel="00CA1AA8" w:rsidRDefault="000D0918">
      <w:pPr>
        <w:spacing w:line="276" w:lineRule="auto"/>
        <w:jc w:val="center"/>
        <w:rPr>
          <w:del w:id="1650" w:author="Cauris Cosmetics" w:date="2023-10-27T22:58:00Z"/>
        </w:rPr>
        <w:pPrChange w:id="1651" w:author="Cauris Cosmetics" w:date="2023-10-27T22:58:00Z">
          <w:pPr>
            <w:pStyle w:val="Paragraphedeliste"/>
            <w:widowControl w:val="0"/>
            <w:numPr>
              <w:numId w:val="25"/>
            </w:numPr>
            <w:autoSpaceDE w:val="0"/>
            <w:autoSpaceDN w:val="0"/>
            <w:adjustRightInd w:val="0"/>
            <w:spacing w:line="240" w:lineRule="auto"/>
            <w:ind w:right="81" w:hanging="360"/>
          </w:pPr>
        </w:pPrChange>
      </w:pPr>
      <w:del w:id="1652" w:author="Cauris Cosmetics" w:date="2023-10-27T22:58:00Z">
        <w:r w:rsidRPr="00614D94" w:rsidDel="00CA1AA8">
          <w:delText>Présentation et validation du mémoire</w:delText>
        </w:r>
        <w:bookmarkStart w:id="1653" w:name="_Toc149307370"/>
        <w:bookmarkEnd w:id="1653"/>
      </w:del>
    </w:p>
    <w:p w14:paraId="44815D78" w14:textId="591C1526" w:rsidR="000C51E9" w:rsidRPr="00614D94" w:rsidDel="00CA1AA8" w:rsidRDefault="000C51E9">
      <w:pPr>
        <w:spacing w:line="276" w:lineRule="auto"/>
        <w:jc w:val="center"/>
        <w:rPr>
          <w:del w:id="1654" w:author="Cauris Cosmetics" w:date="2023-10-27T22:58:00Z"/>
        </w:rPr>
        <w:pPrChange w:id="1655" w:author="Cauris Cosmetics" w:date="2023-10-27T22:58:00Z">
          <w:pPr>
            <w:pStyle w:val="Paragraphedeliste"/>
            <w:widowControl w:val="0"/>
            <w:autoSpaceDE w:val="0"/>
            <w:autoSpaceDN w:val="0"/>
            <w:adjustRightInd w:val="0"/>
            <w:spacing w:line="240" w:lineRule="auto"/>
            <w:ind w:right="81"/>
          </w:pPr>
        </w:pPrChange>
      </w:pPr>
      <w:bookmarkStart w:id="1656" w:name="_Toc149307371"/>
      <w:bookmarkEnd w:id="1656"/>
    </w:p>
    <w:p w14:paraId="6BB514D1" w14:textId="10BAF47A" w:rsidR="000D0918" w:rsidRPr="00614D94" w:rsidDel="00CA1AA8" w:rsidRDefault="000D0918">
      <w:pPr>
        <w:spacing w:line="276" w:lineRule="auto"/>
        <w:jc w:val="center"/>
        <w:rPr>
          <w:del w:id="1657" w:author="Cauris Cosmetics" w:date="2023-10-27T22:58:00Z"/>
          <w:rFonts w:eastAsia="Calibri"/>
          <w:szCs w:val="40"/>
        </w:rPr>
        <w:pPrChange w:id="1658" w:author="Cauris Cosmetics" w:date="2023-10-27T22:58:00Z">
          <w:pPr>
            <w:spacing w:line="240" w:lineRule="auto"/>
          </w:pPr>
        </w:pPrChange>
      </w:pPr>
      <w:bookmarkStart w:id="1659" w:name="_Hlk148999772"/>
      <w:bookmarkStart w:id="1660" w:name="_Toc145944488"/>
      <w:del w:id="1661" w:author="Cauris Cosmetics" w:date="2023-10-27T22:58:00Z">
        <w:r w:rsidRPr="00614D94" w:rsidDel="00CA1AA8">
          <w:rPr>
            <w:rFonts w:eastAsia="Calibri"/>
            <w:szCs w:val="40"/>
          </w:rPr>
          <w:delText>Langue d’enseignement</w:delText>
        </w:r>
        <w:bookmarkStart w:id="1662" w:name="_Toc149307372"/>
        <w:bookmarkEnd w:id="1662"/>
      </w:del>
    </w:p>
    <w:p w14:paraId="378E039A" w14:textId="442060D5" w:rsidR="000D0918" w:rsidRPr="007A4AFC" w:rsidDel="00CA1AA8" w:rsidRDefault="000D0918">
      <w:pPr>
        <w:spacing w:line="276" w:lineRule="auto"/>
        <w:jc w:val="center"/>
        <w:rPr>
          <w:del w:id="1663" w:author="Cauris Cosmetics" w:date="2023-10-27T22:58:00Z"/>
          <w:rFonts w:eastAsia="Calibri"/>
          <w:szCs w:val="40"/>
        </w:rPr>
        <w:pPrChange w:id="1664" w:author="Cauris Cosmetics" w:date="2023-10-27T22:58:00Z">
          <w:pPr>
            <w:spacing w:line="240" w:lineRule="auto"/>
          </w:pPr>
        </w:pPrChange>
      </w:pPr>
      <w:del w:id="1665" w:author="Cauris Cosmetics" w:date="2023-10-27T22:58:00Z">
        <w:r w:rsidRPr="007A4AFC" w:rsidDel="00CA1AA8">
          <w:rPr>
            <w:rFonts w:eastAsia="Calibri"/>
            <w:szCs w:val="40"/>
          </w:rPr>
          <w:delText>Français</w:delText>
        </w:r>
        <w:bookmarkStart w:id="1666" w:name="_Toc149307373"/>
        <w:bookmarkEnd w:id="1666"/>
      </w:del>
    </w:p>
    <w:p w14:paraId="5E2CEE61" w14:textId="242723EA" w:rsidR="000D0918" w:rsidRPr="00614D94" w:rsidDel="00CA1AA8" w:rsidRDefault="000D0918">
      <w:pPr>
        <w:spacing w:line="276" w:lineRule="auto"/>
        <w:jc w:val="center"/>
        <w:rPr>
          <w:del w:id="1667" w:author="Cauris Cosmetics" w:date="2023-10-27T22:58:00Z"/>
          <w:rFonts w:eastAsia="Calibri"/>
          <w:szCs w:val="40"/>
        </w:rPr>
        <w:pPrChange w:id="1668" w:author="Cauris Cosmetics" w:date="2023-10-27T22:58:00Z">
          <w:pPr>
            <w:spacing w:line="240" w:lineRule="auto"/>
          </w:pPr>
        </w:pPrChange>
      </w:pPr>
      <w:del w:id="1669" w:author="Cauris Cosmetics" w:date="2023-10-27T22:58:00Z">
        <w:r w:rsidRPr="00614D94" w:rsidDel="00CA1AA8">
          <w:rPr>
            <w:rFonts w:eastAsia="Calibri"/>
            <w:szCs w:val="40"/>
          </w:rPr>
          <w:delText xml:space="preserve">Autres particularités </w:delText>
        </w:r>
        <w:bookmarkStart w:id="1670" w:name="_Toc149307374"/>
        <w:bookmarkEnd w:id="1670"/>
      </w:del>
    </w:p>
    <w:p w14:paraId="7CC1EB5B" w14:textId="797EBA8F" w:rsidR="000D0918" w:rsidRPr="007A4AFC" w:rsidDel="00CA1AA8" w:rsidRDefault="000D0918">
      <w:pPr>
        <w:spacing w:line="276" w:lineRule="auto"/>
        <w:jc w:val="center"/>
        <w:rPr>
          <w:del w:id="1671" w:author="Cauris Cosmetics" w:date="2023-10-27T22:58:00Z"/>
          <w:rFonts w:eastAsia="Calibri"/>
          <w:szCs w:val="40"/>
        </w:rPr>
        <w:pPrChange w:id="1672" w:author="Cauris Cosmetics" w:date="2023-10-27T22:58:00Z">
          <w:pPr>
            <w:spacing w:line="240" w:lineRule="auto"/>
          </w:pPr>
        </w:pPrChange>
      </w:pPr>
      <w:del w:id="1673" w:author="Cauris Cosmetics" w:date="2023-10-27T22:58:00Z">
        <w:r w:rsidRPr="007A4AFC" w:rsidDel="00CA1AA8">
          <w:rPr>
            <w:rFonts w:eastAsia="Calibri"/>
            <w:szCs w:val="40"/>
          </w:rPr>
          <w:delText>Formation disponible en régime de formation en ligne</w:delText>
        </w:r>
        <w:bookmarkStart w:id="1674" w:name="_Toc149307375"/>
        <w:bookmarkEnd w:id="1674"/>
      </w:del>
    </w:p>
    <w:bookmarkEnd w:id="1659"/>
    <w:commentRangeEnd w:id="1575"/>
    <w:p w14:paraId="68975990" w14:textId="49734FAD" w:rsidR="00CE6CD2" w:rsidRPr="00614D94" w:rsidDel="00CA1AA8" w:rsidRDefault="00DB7946">
      <w:pPr>
        <w:spacing w:line="276" w:lineRule="auto"/>
        <w:jc w:val="center"/>
        <w:rPr>
          <w:del w:id="1675" w:author="Cauris Cosmetics" w:date="2023-10-27T22:58:00Z"/>
          <w:rFonts w:eastAsia="Calibri"/>
          <w:szCs w:val="40"/>
        </w:rPr>
        <w:pPrChange w:id="1676" w:author="Cauris Cosmetics" w:date="2023-10-27T22:58:00Z">
          <w:pPr>
            <w:spacing w:line="240" w:lineRule="auto"/>
          </w:pPr>
        </w:pPrChange>
      </w:pPr>
      <w:del w:id="1677" w:author="Cauris Cosmetics" w:date="2023-10-27T22:58:00Z">
        <w:r w:rsidRPr="00614D94" w:rsidDel="00CA1AA8">
          <w:rPr>
            <w:rStyle w:val="Marquedecommentaire"/>
          </w:rPr>
          <w:commentReference w:id="1575"/>
        </w:r>
        <w:bookmarkStart w:id="1678" w:name="_Toc149307376"/>
        <w:bookmarkEnd w:id="1678"/>
      </w:del>
    </w:p>
    <w:p w14:paraId="64C413E8" w14:textId="67C48E4A" w:rsidR="00CE6CD2" w:rsidRPr="00614D94" w:rsidDel="00CA1AA8" w:rsidRDefault="00CE6CD2">
      <w:pPr>
        <w:spacing w:line="276" w:lineRule="auto"/>
        <w:jc w:val="center"/>
        <w:rPr>
          <w:del w:id="1679" w:author="Cauris Cosmetics" w:date="2023-10-27T22:58:00Z"/>
          <w:rFonts w:eastAsia="Calibri"/>
          <w:szCs w:val="40"/>
        </w:rPr>
        <w:pPrChange w:id="1680" w:author="Cauris Cosmetics" w:date="2023-10-27T22:58:00Z">
          <w:pPr>
            <w:spacing w:line="240" w:lineRule="auto"/>
          </w:pPr>
        </w:pPrChange>
      </w:pPr>
      <w:bookmarkStart w:id="1681" w:name="_Toc149307377"/>
      <w:bookmarkEnd w:id="1681"/>
    </w:p>
    <w:p w14:paraId="412E5AFE" w14:textId="7A93A30B" w:rsidR="00CE6CD2" w:rsidRPr="00614D94" w:rsidDel="00CA1AA8" w:rsidRDefault="00CE6CD2">
      <w:pPr>
        <w:spacing w:line="276" w:lineRule="auto"/>
        <w:jc w:val="center"/>
        <w:rPr>
          <w:del w:id="1682" w:author="Cauris Cosmetics" w:date="2023-10-27T22:58:00Z"/>
          <w:rFonts w:eastAsia="Calibri"/>
          <w:szCs w:val="40"/>
        </w:rPr>
        <w:pPrChange w:id="1683" w:author="Cauris Cosmetics" w:date="2023-10-27T22:58:00Z">
          <w:pPr>
            <w:spacing w:line="240" w:lineRule="auto"/>
          </w:pPr>
        </w:pPrChange>
      </w:pPr>
      <w:bookmarkStart w:id="1684" w:name="_Toc149307378"/>
      <w:bookmarkEnd w:id="1684"/>
    </w:p>
    <w:p w14:paraId="27A598B9" w14:textId="0CE2C7FF" w:rsidR="00CE6CD2" w:rsidRPr="00614D94" w:rsidDel="00CA1AA8" w:rsidRDefault="00CE6CD2">
      <w:pPr>
        <w:spacing w:line="276" w:lineRule="auto"/>
        <w:jc w:val="center"/>
        <w:rPr>
          <w:del w:id="1685" w:author="Cauris Cosmetics" w:date="2023-10-27T22:58:00Z"/>
          <w:rFonts w:eastAsia="Calibri"/>
          <w:szCs w:val="40"/>
        </w:rPr>
        <w:pPrChange w:id="1686" w:author="Cauris Cosmetics" w:date="2023-10-27T22:58:00Z">
          <w:pPr>
            <w:spacing w:line="240" w:lineRule="auto"/>
          </w:pPr>
        </w:pPrChange>
      </w:pPr>
      <w:bookmarkStart w:id="1687" w:name="_Toc149307379"/>
      <w:bookmarkEnd w:id="1687"/>
    </w:p>
    <w:p w14:paraId="07320769" w14:textId="731F43CC" w:rsidR="00CE6CD2" w:rsidRPr="00614D94" w:rsidDel="00CA1AA8" w:rsidRDefault="00CE6CD2">
      <w:pPr>
        <w:spacing w:line="276" w:lineRule="auto"/>
        <w:jc w:val="center"/>
        <w:rPr>
          <w:del w:id="1688" w:author="Cauris Cosmetics" w:date="2023-10-27T22:58:00Z"/>
          <w:rFonts w:eastAsia="Calibri"/>
          <w:szCs w:val="40"/>
        </w:rPr>
        <w:pPrChange w:id="1689" w:author="Cauris Cosmetics" w:date="2023-10-27T22:58:00Z">
          <w:pPr>
            <w:spacing w:line="240" w:lineRule="auto"/>
          </w:pPr>
        </w:pPrChange>
      </w:pPr>
      <w:bookmarkStart w:id="1690" w:name="_Toc149307380"/>
      <w:bookmarkEnd w:id="1690"/>
    </w:p>
    <w:p w14:paraId="78424211" w14:textId="1178D1DD" w:rsidR="00CE6CD2" w:rsidRPr="00614D94" w:rsidDel="00CA1AA8" w:rsidRDefault="00CE6CD2">
      <w:pPr>
        <w:spacing w:line="276" w:lineRule="auto"/>
        <w:jc w:val="center"/>
        <w:rPr>
          <w:del w:id="1691" w:author="Cauris Cosmetics" w:date="2023-10-27T22:58:00Z"/>
          <w:rFonts w:eastAsia="Calibri"/>
          <w:szCs w:val="40"/>
        </w:rPr>
        <w:pPrChange w:id="1692" w:author="Cauris Cosmetics" w:date="2023-10-27T22:58:00Z">
          <w:pPr>
            <w:spacing w:line="240" w:lineRule="auto"/>
          </w:pPr>
        </w:pPrChange>
      </w:pPr>
      <w:bookmarkStart w:id="1693" w:name="_Toc149307381"/>
      <w:bookmarkEnd w:id="1693"/>
    </w:p>
    <w:p w14:paraId="7B5AFD6D" w14:textId="6317BC5D" w:rsidR="00CE6CD2" w:rsidRPr="00614D94" w:rsidDel="00CA1AA8" w:rsidRDefault="00CE6CD2">
      <w:pPr>
        <w:spacing w:line="276" w:lineRule="auto"/>
        <w:jc w:val="center"/>
        <w:rPr>
          <w:del w:id="1694" w:author="Cauris Cosmetics" w:date="2023-10-27T22:58:00Z"/>
          <w:rFonts w:eastAsia="Calibri"/>
          <w:szCs w:val="40"/>
        </w:rPr>
        <w:pPrChange w:id="1695" w:author="Cauris Cosmetics" w:date="2023-10-27T22:58:00Z">
          <w:pPr>
            <w:spacing w:line="240" w:lineRule="auto"/>
          </w:pPr>
        </w:pPrChange>
      </w:pPr>
      <w:bookmarkStart w:id="1696" w:name="_Toc149307382"/>
      <w:bookmarkEnd w:id="1696"/>
    </w:p>
    <w:p w14:paraId="71671B77" w14:textId="20A214A7" w:rsidR="00CE6CD2" w:rsidRPr="00614D94" w:rsidDel="00CA1AA8" w:rsidRDefault="00CE6CD2">
      <w:pPr>
        <w:spacing w:line="276" w:lineRule="auto"/>
        <w:jc w:val="center"/>
        <w:rPr>
          <w:del w:id="1697" w:author="Cauris Cosmetics" w:date="2023-10-27T22:58:00Z"/>
          <w:rFonts w:eastAsia="Calibri"/>
          <w:szCs w:val="40"/>
        </w:rPr>
        <w:pPrChange w:id="1698" w:author="Cauris Cosmetics" w:date="2023-10-27T22:58:00Z">
          <w:pPr>
            <w:spacing w:line="240" w:lineRule="auto"/>
          </w:pPr>
        </w:pPrChange>
      </w:pPr>
      <w:bookmarkStart w:id="1699" w:name="_Toc149307383"/>
      <w:bookmarkEnd w:id="1699"/>
    </w:p>
    <w:p w14:paraId="1CE9DFB7" w14:textId="04FF0E7B" w:rsidR="00CE6CD2" w:rsidRPr="00614D94" w:rsidDel="00CA1AA8" w:rsidRDefault="00CE6CD2">
      <w:pPr>
        <w:spacing w:line="276" w:lineRule="auto"/>
        <w:jc w:val="center"/>
        <w:rPr>
          <w:del w:id="1700" w:author="Cauris Cosmetics" w:date="2023-10-27T22:58:00Z"/>
          <w:rFonts w:eastAsia="Calibri"/>
          <w:szCs w:val="40"/>
        </w:rPr>
        <w:pPrChange w:id="1701" w:author="Cauris Cosmetics" w:date="2023-10-27T22:58:00Z">
          <w:pPr>
            <w:spacing w:line="240" w:lineRule="auto"/>
          </w:pPr>
        </w:pPrChange>
      </w:pPr>
      <w:bookmarkStart w:id="1702" w:name="_Toc149307384"/>
      <w:bookmarkEnd w:id="1702"/>
    </w:p>
    <w:p w14:paraId="647C55B4" w14:textId="47DB46EC" w:rsidR="00CE6CD2" w:rsidRPr="00614D94" w:rsidDel="00CA1AA8" w:rsidRDefault="00CE6CD2">
      <w:pPr>
        <w:spacing w:line="276" w:lineRule="auto"/>
        <w:jc w:val="center"/>
        <w:rPr>
          <w:del w:id="1703" w:author="Cauris Cosmetics" w:date="2023-10-27T22:58:00Z"/>
          <w:rFonts w:eastAsia="Calibri"/>
          <w:szCs w:val="40"/>
        </w:rPr>
        <w:pPrChange w:id="1704" w:author="Cauris Cosmetics" w:date="2023-10-27T22:58:00Z">
          <w:pPr>
            <w:spacing w:line="240" w:lineRule="auto"/>
          </w:pPr>
        </w:pPrChange>
      </w:pPr>
      <w:bookmarkStart w:id="1705" w:name="_Toc149307385"/>
      <w:bookmarkEnd w:id="1705"/>
    </w:p>
    <w:p w14:paraId="4DDBEE2A" w14:textId="094B62DE" w:rsidR="008860C2" w:rsidRPr="00614D94" w:rsidDel="00CA1AA8" w:rsidRDefault="008860C2">
      <w:pPr>
        <w:spacing w:line="276" w:lineRule="auto"/>
        <w:jc w:val="center"/>
        <w:rPr>
          <w:del w:id="1706" w:author="Cauris Cosmetics" w:date="2023-10-27T22:58:00Z"/>
          <w:szCs w:val="28"/>
        </w:rPr>
        <w:pPrChange w:id="1707" w:author="Cauris Cosmetics" w:date="2023-10-27T22:58:00Z">
          <w:pPr>
            <w:pStyle w:val="Titre1"/>
            <w:ind w:left="0" w:firstLine="0"/>
          </w:pPr>
        </w:pPrChange>
      </w:pPr>
      <w:del w:id="1708" w:author="Cauris Cosmetics" w:date="2023-10-27T22:58:00Z">
        <w:r w:rsidRPr="00614D94" w:rsidDel="00CA1AA8">
          <w:rPr>
            <w:szCs w:val="28"/>
          </w:rPr>
          <w:delText xml:space="preserve">II. </w:delText>
        </w:r>
        <w:bookmarkStart w:id="1709" w:name="_Toc149307386"/>
        <w:r w:rsidRPr="00614D94" w:rsidDel="00CA1AA8">
          <w:rPr>
            <w:szCs w:val="28"/>
          </w:rPr>
          <w:delText>METHODOLOGIE DE REDACTION DU RAPPORT D’AUTO-EVALUATION</w:delText>
        </w:r>
        <w:bookmarkEnd w:id="1709"/>
        <w:r w:rsidRPr="00614D94" w:rsidDel="00CA1AA8">
          <w:rPr>
            <w:szCs w:val="28"/>
          </w:rPr>
          <w:delText xml:space="preserve"> </w:delText>
        </w:r>
      </w:del>
    </w:p>
    <w:p w14:paraId="094CADFC" w14:textId="169C648F" w:rsidR="008860C2" w:rsidRPr="007A4AFC" w:rsidDel="00CA1AA8" w:rsidRDefault="008860C2">
      <w:pPr>
        <w:spacing w:line="276" w:lineRule="auto"/>
        <w:jc w:val="center"/>
        <w:rPr>
          <w:del w:id="1710" w:author="Cauris Cosmetics" w:date="2023-10-27T22:58:00Z"/>
          <w:color w:val="000000" w:themeColor="text1"/>
          <w:szCs w:val="24"/>
          <w:rPrChange w:id="1711" w:author="Dr Mamadou SANOGO" w:date="2023-10-25T18:15:00Z">
            <w:rPr>
              <w:del w:id="1712" w:author="Cauris Cosmetics" w:date="2023-10-27T22:58:00Z"/>
              <w:szCs w:val="24"/>
            </w:rPr>
          </w:rPrChange>
        </w:rPr>
        <w:pPrChange w:id="1713" w:author="Cauris Cosmetics" w:date="2023-10-27T22:58:00Z">
          <w:pPr>
            <w:spacing w:line="360" w:lineRule="auto"/>
          </w:pPr>
        </w:pPrChange>
      </w:pPr>
      <w:del w:id="1714" w:author="Cauris Cosmetics" w:date="2023-10-27T22:58:00Z">
        <w:r w:rsidRPr="007A4AFC" w:rsidDel="00CA1AA8">
          <w:rPr>
            <w:color w:val="000000" w:themeColor="text1"/>
            <w:szCs w:val="24"/>
            <w:rPrChange w:id="1715" w:author="Dr Mamadou SANOGO" w:date="2023-10-25T18:15:00Z">
              <w:rPr>
                <w:szCs w:val="24"/>
              </w:rPr>
            </w:rPrChange>
          </w:rPr>
          <w:delText xml:space="preserve">Pour réaliser ce travail d’autoévaluation du programme de Master en </w:delText>
        </w:r>
      </w:del>
      <w:ins w:id="1716" w:author="Dr Mamadou SANOGO" w:date="2023-10-27T14:13:00Z">
        <w:del w:id="1717" w:author="Cauris Cosmetics" w:date="2023-10-27T19:20:00Z">
          <w:r w:rsidR="005A69DD" w:rsidDel="007A7899">
            <w:rPr>
              <w:color w:val="000000" w:themeColor="text1"/>
              <w:szCs w:val="24"/>
            </w:rPr>
            <w:delText>Management des services de santé</w:delText>
          </w:r>
        </w:del>
      </w:ins>
      <w:del w:id="1718" w:author="Cauris Cosmetics" w:date="2023-10-27T22:58:00Z">
        <w:r w:rsidRPr="007A4AFC" w:rsidDel="00CA1AA8">
          <w:rPr>
            <w:color w:val="000000" w:themeColor="text1"/>
            <w:szCs w:val="24"/>
            <w:rPrChange w:id="1719" w:author="Dr Mamadou SANOGO" w:date="2023-10-25T18:15:00Z">
              <w:rPr>
                <w:szCs w:val="24"/>
              </w:rPr>
            </w:rPrChange>
          </w:rPr>
          <w:delText xml:space="preserve">Epidémiologie, le directeur général de l’EPSFé, par </w:delText>
        </w:r>
        <w:r w:rsidRPr="007A4AFC" w:rsidDel="00CA1AA8">
          <w:rPr>
            <w:color w:val="000000" w:themeColor="text1"/>
            <w:szCs w:val="24"/>
            <w:rPrChange w:id="1720" w:author="Dr Mamadou SANOGO" w:date="2023-10-25T18:15:00Z">
              <w:rPr>
                <w:color w:val="00B050"/>
                <w:szCs w:val="24"/>
              </w:rPr>
            </w:rPrChange>
          </w:rPr>
          <w:delText xml:space="preserve">la note de </w:delText>
        </w:r>
      </w:del>
      <w:ins w:id="1721" w:author="Dr Mamadou SANOGO" w:date="2023-10-27T09:44:00Z">
        <w:del w:id="1722" w:author="Cauris Cosmetics" w:date="2023-10-27T22:58:00Z">
          <w:r w:rsidR="004D19FB" w:rsidRPr="004D19FB" w:rsidDel="00CA1AA8">
            <w:rPr>
              <w:color w:val="000000" w:themeColor="text1"/>
              <w:szCs w:val="24"/>
            </w:rPr>
            <w:delText>N°006-DG/ESFé 220623</w:delText>
          </w:r>
          <w:r w:rsidR="004D19FB" w:rsidDel="00CA1AA8">
            <w:rPr>
              <w:color w:val="000000" w:themeColor="text1"/>
              <w:szCs w:val="24"/>
            </w:rPr>
            <w:delText xml:space="preserve"> </w:delText>
          </w:r>
        </w:del>
      </w:ins>
      <w:del w:id="1723" w:author="Cauris Cosmetics" w:date="2023-10-27T22:58:00Z">
        <w:r w:rsidRPr="007A4AFC" w:rsidDel="00CA1AA8">
          <w:rPr>
            <w:color w:val="000000" w:themeColor="text1"/>
            <w:szCs w:val="24"/>
            <w:rPrChange w:id="1724" w:author="Dr Mamadou SANOGO" w:date="2023-10-25T18:15:00Z">
              <w:rPr>
                <w:color w:val="00B050"/>
                <w:szCs w:val="24"/>
              </w:rPr>
            </w:rPrChange>
          </w:rPr>
          <w:delText>service n°</w:delText>
        </w:r>
        <w:r w:rsidR="004A4392" w:rsidRPr="007A4AFC" w:rsidDel="00CA1AA8">
          <w:rPr>
            <w:color w:val="000000" w:themeColor="text1"/>
            <w:szCs w:val="24"/>
            <w:rPrChange w:id="1725" w:author="Dr Mamadou SANOGO" w:date="2023-10-25T18:15:00Z">
              <w:rPr>
                <w:color w:val="00B050"/>
                <w:szCs w:val="24"/>
              </w:rPr>
            </w:rPrChange>
          </w:rPr>
          <w:delText xml:space="preserve">06-22-23 </w:delText>
        </w:r>
        <w:r w:rsidRPr="007A4AFC" w:rsidDel="00CA1AA8">
          <w:rPr>
            <w:color w:val="000000" w:themeColor="text1"/>
            <w:szCs w:val="24"/>
            <w:rPrChange w:id="1726" w:author="Dr Mamadou SANOGO" w:date="2023-10-25T18:15:00Z">
              <w:rPr>
                <w:szCs w:val="24"/>
              </w:rPr>
            </w:rPrChange>
          </w:rPr>
          <w:delText xml:space="preserve">a mis en place un comité ad hoc composé de 7 personnes </w:delText>
        </w:r>
        <w:r w:rsidRPr="007A4AFC" w:rsidDel="00CA1AA8">
          <w:rPr>
            <w:color w:val="000000" w:themeColor="text1"/>
            <w:szCs w:val="24"/>
            <w:rPrChange w:id="1727" w:author="Dr Mamadou SANOGO" w:date="2023-10-25T18:15:00Z">
              <w:rPr>
                <w:color w:val="00B050"/>
                <w:szCs w:val="24"/>
              </w:rPr>
            </w:rPrChange>
          </w:rPr>
          <w:delText>(Annexe n°</w:delText>
        </w:r>
        <w:r w:rsidR="004A4392" w:rsidRPr="007A4AFC" w:rsidDel="00CA1AA8">
          <w:rPr>
            <w:color w:val="000000" w:themeColor="text1"/>
            <w:szCs w:val="24"/>
            <w:rPrChange w:id="1728" w:author="Dr Mamadou SANOGO" w:date="2023-10-25T18:15:00Z">
              <w:rPr>
                <w:color w:val="00B050"/>
                <w:szCs w:val="24"/>
              </w:rPr>
            </w:rPrChange>
          </w:rPr>
          <w:delText xml:space="preserve">004 </w:delText>
        </w:r>
        <w:r w:rsidRPr="007A4AFC" w:rsidDel="00CA1AA8">
          <w:rPr>
            <w:color w:val="000000" w:themeColor="text1"/>
            <w:szCs w:val="24"/>
            <w:rPrChange w:id="1729" w:author="Dr Mamadou SANOGO" w:date="2023-10-25T18:15:00Z">
              <w:rPr>
                <w:color w:val="00B050"/>
                <w:szCs w:val="24"/>
              </w:rPr>
            </w:rPrChange>
          </w:rPr>
          <w:delText>Note de service relative</w:delText>
        </w:r>
      </w:del>
      <w:ins w:id="1730" w:author="Dr Mamadou SANOGO" w:date="2023-10-27T09:45:00Z">
        <w:del w:id="1731" w:author="Cauris Cosmetics" w:date="2023-10-27T22:58:00Z">
          <w:r w:rsidR="004D19FB" w:rsidDel="00CA1AA8">
            <w:rPr>
              <w:color w:val="000000" w:themeColor="text1"/>
              <w:szCs w:val="24"/>
            </w:rPr>
            <w:delText xml:space="preserve"> à</w:delText>
          </w:r>
        </w:del>
      </w:ins>
      <w:del w:id="1732" w:author="Cauris Cosmetics" w:date="2023-10-27T22:58:00Z">
        <w:r w:rsidRPr="007A4AFC" w:rsidDel="00CA1AA8">
          <w:rPr>
            <w:color w:val="000000" w:themeColor="text1"/>
            <w:szCs w:val="24"/>
            <w:rPrChange w:id="1733" w:author="Dr Mamadou SANOGO" w:date="2023-10-25T18:15:00Z">
              <w:rPr>
                <w:color w:val="00B050"/>
                <w:szCs w:val="24"/>
              </w:rPr>
            </w:rPrChange>
          </w:rPr>
          <w:delText xml:space="preserve"> la mise en place du comité ad hoc). </w:delText>
        </w:r>
        <w:r w:rsidRPr="007A4AFC" w:rsidDel="00CA1AA8">
          <w:rPr>
            <w:color w:val="000000" w:themeColor="text1"/>
            <w:szCs w:val="24"/>
            <w:rPrChange w:id="1734" w:author="Dr Mamadou SANOGO" w:date="2023-10-25T18:15:00Z">
              <w:rPr>
                <w:szCs w:val="24"/>
              </w:rPr>
            </w:rPrChange>
          </w:rPr>
          <w:delText xml:space="preserve">Le choix d’une méthode participative et inclusive a été retenu pour la réalisation de cette auto-évaluation. Elle a consisté à mobiliser l’ensemble des parties prenantes de l’EPSFé par l’intermédiaire de rencontres ouvertes à tous, articulés autour des priorités stratégiques de l’école et reprenant les différents domaines structurant le référentiel </w:delText>
        </w:r>
      </w:del>
      <w:ins w:id="1735" w:author="Dr Mamadou SANOGO" w:date="2023-10-27T09:46:00Z">
        <w:del w:id="1736" w:author="Cauris Cosmetics" w:date="2023-10-27T22:58:00Z">
          <w:r w:rsidR="004D19FB" w:rsidRPr="00A36245" w:rsidDel="00CA1AA8">
            <w:rPr>
              <w:color w:val="000000" w:themeColor="text1"/>
              <w:szCs w:val="24"/>
            </w:rPr>
            <w:delText>AMAQ-Sup</w:delText>
          </w:r>
          <w:r w:rsidR="004D19FB" w:rsidDel="00CA1AA8">
            <w:rPr>
              <w:color w:val="000000" w:themeColor="text1"/>
              <w:szCs w:val="24"/>
            </w:rPr>
            <w:delText xml:space="preserve"> </w:delText>
          </w:r>
        </w:del>
      </w:ins>
      <w:del w:id="1737" w:author="Cauris Cosmetics" w:date="2023-10-27T22:58:00Z">
        <w:r w:rsidRPr="007A4AFC" w:rsidDel="00CA1AA8">
          <w:rPr>
            <w:color w:val="000000" w:themeColor="text1"/>
            <w:szCs w:val="24"/>
            <w:rPrChange w:id="1738" w:author="Dr Mamadou SANOGO" w:date="2023-10-25T18:15:00Z">
              <w:rPr>
                <w:szCs w:val="24"/>
              </w:rPr>
            </w:rPrChange>
          </w:rPr>
          <w:delText>d’évaluation des programmes de formation</w:delText>
        </w:r>
      </w:del>
      <w:ins w:id="1739" w:author="Dr Mamadou SANOGO" w:date="2023-10-27T09:46:00Z">
        <w:del w:id="1740" w:author="Cauris Cosmetics" w:date="2023-10-27T22:58:00Z">
          <w:r w:rsidR="004D19FB" w:rsidDel="00CA1AA8">
            <w:rPr>
              <w:color w:val="000000" w:themeColor="text1"/>
              <w:szCs w:val="24"/>
            </w:rPr>
            <w:delText xml:space="preserve">. </w:delText>
          </w:r>
        </w:del>
      </w:ins>
      <w:del w:id="1741" w:author="Cauris Cosmetics" w:date="2023-10-27T22:58:00Z">
        <w:r w:rsidRPr="007A4AFC" w:rsidDel="00CA1AA8">
          <w:rPr>
            <w:color w:val="000000" w:themeColor="text1"/>
            <w:szCs w:val="24"/>
            <w:rPrChange w:id="1742" w:author="Dr Mamadou SANOGO" w:date="2023-10-25T18:15:00Z">
              <w:rPr>
                <w:szCs w:val="24"/>
              </w:rPr>
            </w:rPrChange>
          </w:rPr>
          <w:delText xml:space="preserve"> l’AMAQ-Sup. Un calendrier a été élaboré et soumis à l’appréciation de la direction générale de l’école. Les activités du calendrier ont concerné la démarche suivante :</w:delText>
        </w:r>
      </w:del>
    </w:p>
    <w:p w14:paraId="5DBB3F2A" w14:textId="2E4F498F" w:rsidR="008860C2" w:rsidRPr="00F311A0" w:rsidDel="00CA1AA8" w:rsidRDefault="008860C2">
      <w:pPr>
        <w:spacing w:line="276" w:lineRule="auto"/>
        <w:jc w:val="center"/>
        <w:rPr>
          <w:del w:id="1743" w:author="Cauris Cosmetics" w:date="2023-10-27T22:58:00Z"/>
          <w:color w:val="7030A0"/>
          <w:szCs w:val="24"/>
          <w:rPrChange w:id="1744" w:author="Dr Mamadou SANOGO" w:date="2023-10-26T12:19:00Z">
            <w:rPr>
              <w:del w:id="1745" w:author="Cauris Cosmetics" w:date="2023-10-27T22:58:00Z"/>
              <w:szCs w:val="24"/>
            </w:rPr>
          </w:rPrChange>
        </w:rPr>
        <w:pPrChange w:id="1746" w:author="Cauris Cosmetics" w:date="2023-10-27T22:58:00Z">
          <w:pPr>
            <w:numPr>
              <w:numId w:val="28"/>
            </w:numPr>
            <w:spacing w:line="360" w:lineRule="auto"/>
            <w:ind w:left="357" w:hanging="357"/>
          </w:pPr>
        </w:pPrChange>
      </w:pPr>
      <w:del w:id="1747" w:author="Cauris Cosmetics" w:date="2023-10-27T22:58:00Z">
        <w:r w:rsidRPr="007A4AFC" w:rsidDel="00CA1AA8">
          <w:rPr>
            <w:color w:val="000000" w:themeColor="text1"/>
            <w:szCs w:val="24"/>
            <w:rPrChange w:id="1748" w:author="Dr Mamadou SANOGO" w:date="2023-10-25T18:15:00Z">
              <w:rPr>
                <w:szCs w:val="24"/>
              </w:rPr>
            </w:rPrChange>
          </w:rPr>
          <w:delText xml:space="preserve">Appropriation des outils d’évaluation fournis par </w:delText>
        </w:r>
      </w:del>
      <w:ins w:id="1749" w:author="Dr Mamadou SANOGO" w:date="2023-10-27T09:46:00Z">
        <w:del w:id="1750" w:author="Cauris Cosmetics" w:date="2023-10-27T22:58:00Z">
          <w:r w:rsidR="00DA5F0A" w:rsidDel="00CA1AA8">
            <w:rPr>
              <w:color w:val="000000" w:themeColor="text1"/>
              <w:szCs w:val="24"/>
            </w:rPr>
            <w:delText>l’</w:delText>
          </w:r>
        </w:del>
      </w:ins>
      <w:del w:id="1751" w:author="Cauris Cosmetics" w:date="2023-10-27T22:58:00Z">
        <w:r w:rsidRPr="007A4AFC" w:rsidDel="00CA1AA8">
          <w:rPr>
            <w:color w:val="000000" w:themeColor="text1"/>
            <w:szCs w:val="24"/>
            <w:rPrChange w:id="1752" w:author="Dr Mamadou SANOGO" w:date="2023-10-25T18:15:00Z">
              <w:rPr>
                <w:szCs w:val="24"/>
              </w:rPr>
            </w:rPrChange>
          </w:rPr>
          <w:delText xml:space="preserve">AMAQ-SUP dans le cadre de l’auto évaluation des programmes de formation </w:delText>
        </w:r>
        <w:r w:rsidRPr="00DA5F0A" w:rsidDel="00CA1AA8">
          <w:rPr>
            <w:color w:val="000000" w:themeColor="text1"/>
            <w:szCs w:val="24"/>
            <w:rPrChange w:id="1753" w:author="Dr Mamadou SANOGO" w:date="2023-10-27T09:47:00Z">
              <w:rPr>
                <w:szCs w:val="24"/>
              </w:rPr>
            </w:rPrChange>
          </w:rPr>
          <w:delText>(</w:delText>
        </w:r>
        <w:r w:rsidRPr="00DA5F0A" w:rsidDel="00CA1AA8">
          <w:rPr>
            <w:b/>
            <w:bCs/>
            <w:i/>
            <w:iCs/>
            <w:color w:val="000000" w:themeColor="text1"/>
            <w:szCs w:val="24"/>
            <w:rPrChange w:id="1754" w:author="Dr Mamadou SANOGO" w:date="2023-10-27T09:47:00Z">
              <w:rPr>
                <w:b/>
                <w:bCs/>
                <w:i/>
                <w:iCs/>
                <w:szCs w:val="24"/>
              </w:rPr>
            </w:rPrChange>
          </w:rPr>
          <w:delText>Guide d’évaluation des formations, référentiel d’évaluation des formations, canevas de la rédaction du rapport d’autoévaluation et les fiches de caractérisation</w:delText>
        </w:r>
        <w:r w:rsidRPr="00DA5F0A" w:rsidDel="00CA1AA8">
          <w:rPr>
            <w:color w:val="000000" w:themeColor="text1"/>
            <w:szCs w:val="24"/>
            <w:rPrChange w:id="1755" w:author="Dr Mamadou SANOGO" w:date="2023-10-27T09:47:00Z">
              <w:rPr>
                <w:szCs w:val="24"/>
              </w:rPr>
            </w:rPrChange>
          </w:rPr>
          <w:delText>) ;</w:delText>
        </w:r>
      </w:del>
    </w:p>
    <w:p w14:paraId="737304F2" w14:textId="586BCD18" w:rsidR="008860C2" w:rsidRPr="007A4AFC" w:rsidDel="00CA1AA8" w:rsidRDefault="008860C2">
      <w:pPr>
        <w:spacing w:line="276" w:lineRule="auto"/>
        <w:jc w:val="center"/>
        <w:rPr>
          <w:del w:id="1756" w:author="Cauris Cosmetics" w:date="2023-10-27T22:58:00Z"/>
          <w:color w:val="000000" w:themeColor="text1"/>
          <w:szCs w:val="24"/>
          <w:rPrChange w:id="1757" w:author="Dr Mamadou SANOGO" w:date="2023-10-25T18:15:00Z">
            <w:rPr>
              <w:del w:id="1758" w:author="Cauris Cosmetics" w:date="2023-10-27T22:58:00Z"/>
              <w:szCs w:val="24"/>
            </w:rPr>
          </w:rPrChange>
        </w:rPr>
        <w:pPrChange w:id="1759" w:author="Cauris Cosmetics" w:date="2023-10-27T22:58:00Z">
          <w:pPr>
            <w:numPr>
              <w:numId w:val="28"/>
            </w:numPr>
            <w:spacing w:line="360" w:lineRule="auto"/>
            <w:ind w:left="357" w:hanging="357"/>
          </w:pPr>
        </w:pPrChange>
      </w:pPr>
      <w:del w:id="1760" w:author="Cauris Cosmetics" w:date="2023-10-27T22:58:00Z">
        <w:r w:rsidRPr="007A4AFC" w:rsidDel="00CA1AA8">
          <w:rPr>
            <w:b/>
            <w:bCs/>
            <w:color w:val="000000" w:themeColor="text1"/>
            <w:szCs w:val="24"/>
            <w:rPrChange w:id="1761" w:author="Dr Mamadou SANOGO" w:date="2023-10-25T18:15:00Z">
              <w:rPr>
                <w:b/>
                <w:bCs/>
                <w:szCs w:val="24"/>
              </w:rPr>
            </w:rPrChange>
          </w:rPr>
          <w:delText>Une Revue documentaire</w:delText>
        </w:r>
        <w:r w:rsidRPr="007A4AFC" w:rsidDel="00CA1AA8">
          <w:rPr>
            <w:color w:val="000000" w:themeColor="text1"/>
            <w:szCs w:val="24"/>
            <w:rPrChange w:id="1762" w:author="Dr Mamadou SANOGO" w:date="2023-10-25T18:15:00Z">
              <w:rPr>
                <w:szCs w:val="24"/>
              </w:rPr>
            </w:rPrChange>
          </w:rPr>
          <w:delText xml:space="preserve"> et une analyse du référentiel des programmes de formations ont été réalisé</w:delText>
        </w:r>
      </w:del>
      <w:ins w:id="1763" w:author="Dr Mamadou SANOGO" w:date="2023-10-27T09:48:00Z">
        <w:del w:id="1764" w:author="Cauris Cosmetics" w:date="2023-10-27T22:58:00Z">
          <w:r w:rsidR="00DA5F0A" w:rsidDel="00CA1AA8">
            <w:rPr>
              <w:color w:val="000000" w:themeColor="text1"/>
              <w:szCs w:val="24"/>
            </w:rPr>
            <w:delText>e</w:delText>
          </w:r>
        </w:del>
      </w:ins>
      <w:del w:id="1765" w:author="Cauris Cosmetics" w:date="2023-10-27T22:58:00Z">
        <w:r w:rsidRPr="007A4AFC" w:rsidDel="00CA1AA8">
          <w:rPr>
            <w:color w:val="000000" w:themeColor="text1"/>
            <w:szCs w:val="24"/>
            <w:rPrChange w:id="1766" w:author="Dr Mamadou SANOGO" w:date="2023-10-25T18:15:00Z">
              <w:rPr>
                <w:szCs w:val="24"/>
              </w:rPr>
            </w:rPrChange>
          </w:rPr>
          <w:delText xml:space="preserve"> par l’équipe d’évaluation ;</w:delText>
        </w:r>
      </w:del>
    </w:p>
    <w:p w14:paraId="1E91BE30" w14:textId="4F18AF33" w:rsidR="008860C2" w:rsidRPr="007A4AFC" w:rsidDel="00CA1AA8" w:rsidRDefault="008860C2">
      <w:pPr>
        <w:spacing w:line="276" w:lineRule="auto"/>
        <w:jc w:val="center"/>
        <w:rPr>
          <w:del w:id="1767" w:author="Cauris Cosmetics" w:date="2023-10-27T22:58:00Z"/>
          <w:color w:val="000000" w:themeColor="text1"/>
          <w:szCs w:val="24"/>
          <w:rPrChange w:id="1768" w:author="Dr Mamadou SANOGO" w:date="2023-10-25T18:15:00Z">
            <w:rPr>
              <w:del w:id="1769" w:author="Cauris Cosmetics" w:date="2023-10-27T22:58:00Z"/>
              <w:szCs w:val="24"/>
            </w:rPr>
          </w:rPrChange>
        </w:rPr>
        <w:pPrChange w:id="1770" w:author="Cauris Cosmetics" w:date="2023-10-27T22:58:00Z">
          <w:pPr>
            <w:numPr>
              <w:numId w:val="28"/>
            </w:numPr>
            <w:spacing w:line="360" w:lineRule="auto"/>
            <w:ind w:left="357" w:hanging="357"/>
          </w:pPr>
        </w:pPrChange>
      </w:pPr>
      <w:del w:id="1771" w:author="Cauris Cosmetics" w:date="2023-10-27T22:58:00Z">
        <w:r w:rsidRPr="007A4AFC" w:rsidDel="00CA1AA8">
          <w:rPr>
            <w:b/>
            <w:bCs/>
            <w:color w:val="000000" w:themeColor="text1"/>
            <w:szCs w:val="24"/>
            <w:rPrChange w:id="1772" w:author="Dr Mamadou SANOGO" w:date="2023-10-25T18:15:00Z">
              <w:rPr>
                <w:b/>
                <w:bCs/>
                <w:szCs w:val="24"/>
              </w:rPr>
            </w:rPrChange>
          </w:rPr>
          <w:delText>Une analyse fine de la base de données</w:delText>
        </w:r>
        <w:r w:rsidRPr="007A4AFC" w:rsidDel="00CA1AA8">
          <w:rPr>
            <w:color w:val="000000" w:themeColor="text1"/>
            <w:szCs w:val="24"/>
            <w:rPrChange w:id="1773" w:author="Dr Mamadou SANOGO" w:date="2023-10-25T18:15:00Z">
              <w:rPr>
                <w:szCs w:val="24"/>
              </w:rPr>
            </w:rPrChange>
          </w:rPr>
          <w:delText xml:space="preserve"> des étudiants disponible à l’EPSFé en vue de renseigner la fiche de caractérisation du Master en </w:delText>
        </w:r>
      </w:del>
      <w:ins w:id="1774" w:author="Dr Mamadou SANOGO" w:date="2023-10-27T14:13:00Z">
        <w:del w:id="1775" w:author="Cauris Cosmetics" w:date="2023-10-27T19:20:00Z">
          <w:r w:rsidR="005A69DD" w:rsidDel="007A7899">
            <w:rPr>
              <w:color w:val="000000" w:themeColor="text1"/>
              <w:szCs w:val="24"/>
            </w:rPr>
            <w:delText>management des services de santé</w:delText>
          </w:r>
        </w:del>
      </w:ins>
      <w:del w:id="1776" w:author="Cauris Cosmetics" w:date="2023-10-27T22:58:00Z">
        <w:r w:rsidRPr="00DA5F0A" w:rsidDel="00CA1AA8">
          <w:rPr>
            <w:color w:val="000000" w:themeColor="text1"/>
            <w:szCs w:val="24"/>
            <w:rPrChange w:id="1777" w:author="Dr Mamadou SANOGO" w:date="2023-10-27T09:48:00Z">
              <w:rPr>
                <w:szCs w:val="24"/>
              </w:rPr>
            </w:rPrChange>
          </w:rPr>
          <w:delText>épidémiologie ;</w:delText>
        </w:r>
      </w:del>
    </w:p>
    <w:p w14:paraId="5839FE18" w14:textId="1EFFCD50" w:rsidR="008860C2" w:rsidRPr="007A4AFC" w:rsidDel="00CA1AA8" w:rsidRDefault="008860C2">
      <w:pPr>
        <w:spacing w:line="276" w:lineRule="auto"/>
        <w:jc w:val="center"/>
        <w:rPr>
          <w:del w:id="1778" w:author="Cauris Cosmetics" w:date="2023-10-27T22:58:00Z"/>
          <w:color w:val="000000" w:themeColor="text1"/>
          <w:szCs w:val="24"/>
          <w:rPrChange w:id="1779" w:author="Dr Mamadou SANOGO" w:date="2023-10-25T18:15:00Z">
            <w:rPr>
              <w:del w:id="1780" w:author="Cauris Cosmetics" w:date="2023-10-27T22:58:00Z"/>
              <w:szCs w:val="24"/>
            </w:rPr>
          </w:rPrChange>
        </w:rPr>
        <w:pPrChange w:id="1781" w:author="Cauris Cosmetics" w:date="2023-10-27T22:58:00Z">
          <w:pPr>
            <w:numPr>
              <w:numId w:val="28"/>
            </w:numPr>
            <w:spacing w:line="360" w:lineRule="auto"/>
            <w:ind w:left="357" w:hanging="357"/>
          </w:pPr>
        </w:pPrChange>
      </w:pPr>
      <w:del w:id="1782" w:author="Cauris Cosmetics" w:date="2023-10-27T22:58:00Z">
        <w:r w:rsidRPr="007A4AFC" w:rsidDel="00CA1AA8">
          <w:rPr>
            <w:b/>
            <w:bCs/>
            <w:color w:val="000000" w:themeColor="text1"/>
            <w:szCs w:val="24"/>
            <w:rPrChange w:id="1783" w:author="Dr Mamadou SANOGO" w:date="2023-10-25T18:15:00Z">
              <w:rPr>
                <w:b/>
                <w:bCs/>
                <w:szCs w:val="24"/>
              </w:rPr>
            </w:rPrChange>
          </w:rPr>
          <w:delText>Rédaction du premier jet du rapport d’auto-évaluation</w:delText>
        </w:r>
        <w:r w:rsidRPr="007A4AFC" w:rsidDel="00CA1AA8">
          <w:rPr>
            <w:color w:val="000000" w:themeColor="text1"/>
            <w:szCs w:val="24"/>
            <w:rPrChange w:id="1784" w:author="Dr Mamadou SANOGO" w:date="2023-10-25T18:15:00Z">
              <w:rPr>
                <w:szCs w:val="24"/>
              </w:rPr>
            </w:rPrChange>
          </w:rPr>
          <w:delText>, pour échanges et débats, aux membres du comité ad ’hoc réunis en plénière</w:delText>
        </w:r>
      </w:del>
    </w:p>
    <w:p w14:paraId="43D5C393" w14:textId="6013F7EF" w:rsidR="008860C2" w:rsidRPr="007A4AFC" w:rsidDel="00CA1AA8" w:rsidRDefault="008860C2">
      <w:pPr>
        <w:spacing w:line="276" w:lineRule="auto"/>
        <w:jc w:val="center"/>
        <w:rPr>
          <w:del w:id="1785" w:author="Cauris Cosmetics" w:date="2023-10-27T22:58:00Z"/>
          <w:color w:val="000000" w:themeColor="text1"/>
          <w:szCs w:val="24"/>
          <w:rPrChange w:id="1786" w:author="Dr Mamadou SANOGO" w:date="2023-10-25T18:15:00Z">
            <w:rPr>
              <w:del w:id="1787" w:author="Cauris Cosmetics" w:date="2023-10-27T22:58:00Z"/>
              <w:szCs w:val="24"/>
            </w:rPr>
          </w:rPrChange>
        </w:rPr>
        <w:pPrChange w:id="1788" w:author="Cauris Cosmetics" w:date="2023-10-27T22:58:00Z">
          <w:pPr>
            <w:numPr>
              <w:numId w:val="28"/>
            </w:numPr>
            <w:spacing w:line="360" w:lineRule="auto"/>
            <w:ind w:left="357" w:hanging="357"/>
          </w:pPr>
        </w:pPrChange>
      </w:pPr>
      <w:del w:id="1789" w:author="Cauris Cosmetics" w:date="2023-10-27T22:58:00Z">
        <w:r w:rsidRPr="007A4AFC" w:rsidDel="00CA1AA8">
          <w:rPr>
            <w:b/>
            <w:bCs/>
            <w:color w:val="000000" w:themeColor="text1"/>
            <w:szCs w:val="24"/>
            <w:rPrChange w:id="1790" w:author="Dr Mamadou SANOGO" w:date="2023-10-25T18:15:00Z">
              <w:rPr>
                <w:b/>
                <w:bCs/>
                <w:szCs w:val="24"/>
              </w:rPr>
            </w:rPrChange>
          </w:rPr>
          <w:delText xml:space="preserve">Validation à l’interne du rapport définitif d’auto-évaluation du Master au sein de </w:delText>
        </w:r>
        <w:r w:rsidRPr="007A4AFC" w:rsidDel="00CA1AA8">
          <w:rPr>
            <w:color w:val="000000" w:themeColor="text1"/>
            <w:szCs w:val="24"/>
            <w:rPrChange w:id="1791" w:author="Dr Mamadou SANOGO" w:date="2023-10-25T18:15:00Z">
              <w:rPr>
                <w:szCs w:val="24"/>
              </w:rPr>
            </w:rPrChange>
          </w:rPr>
          <w:delText>l’EPSFé et son envoi</w:delText>
        </w:r>
        <w:r w:rsidRPr="007A4AFC" w:rsidDel="00CA1AA8">
          <w:rPr>
            <w:b/>
            <w:bCs/>
            <w:color w:val="000000" w:themeColor="text1"/>
            <w:szCs w:val="24"/>
            <w:rPrChange w:id="1792" w:author="Dr Mamadou SANOGO" w:date="2023-10-25T18:15:00Z">
              <w:rPr>
                <w:b/>
                <w:bCs/>
                <w:szCs w:val="24"/>
              </w:rPr>
            </w:rPrChange>
          </w:rPr>
          <w:delText xml:space="preserve"> à l’AMAQ-SUP</w:delText>
        </w:r>
        <w:r w:rsidRPr="007A4AFC" w:rsidDel="00CA1AA8">
          <w:rPr>
            <w:color w:val="000000" w:themeColor="text1"/>
            <w:szCs w:val="24"/>
            <w:rPrChange w:id="1793" w:author="Dr Mamadou SANOGO" w:date="2023-10-25T18:15:00Z">
              <w:rPr>
                <w:szCs w:val="24"/>
              </w:rPr>
            </w:rPrChange>
          </w:rPr>
          <w:delText xml:space="preserve">.  </w:delText>
        </w:r>
      </w:del>
    </w:p>
    <w:p w14:paraId="7ABCA49B" w14:textId="155C8362" w:rsidR="008860C2" w:rsidRPr="007A4AFC" w:rsidDel="00CA1AA8" w:rsidRDefault="008860C2">
      <w:pPr>
        <w:spacing w:line="276" w:lineRule="auto"/>
        <w:jc w:val="center"/>
        <w:rPr>
          <w:del w:id="1794" w:author="Cauris Cosmetics" w:date="2023-10-27T22:58:00Z"/>
          <w:color w:val="000000" w:themeColor="text1"/>
          <w:szCs w:val="24"/>
          <w:rPrChange w:id="1795" w:author="Dr Mamadou SANOGO" w:date="2023-10-25T18:15:00Z">
            <w:rPr>
              <w:del w:id="1796" w:author="Cauris Cosmetics" w:date="2023-10-27T22:58:00Z"/>
              <w:szCs w:val="24"/>
            </w:rPr>
          </w:rPrChange>
        </w:rPr>
        <w:pPrChange w:id="1797" w:author="Cauris Cosmetics" w:date="2023-10-27T22:58:00Z">
          <w:pPr>
            <w:spacing w:line="360" w:lineRule="auto"/>
          </w:pPr>
        </w:pPrChange>
      </w:pPr>
      <w:del w:id="1798" w:author="Cauris Cosmetics" w:date="2023-10-27T22:58:00Z">
        <w:r w:rsidRPr="007A4AFC" w:rsidDel="00CA1AA8">
          <w:rPr>
            <w:color w:val="000000" w:themeColor="text1"/>
            <w:szCs w:val="24"/>
            <w:rPrChange w:id="1799" w:author="Dr Mamadou SANOGO" w:date="2023-10-25T18:15:00Z">
              <w:rPr>
                <w:szCs w:val="24"/>
              </w:rPr>
            </w:rPrChange>
          </w:rPr>
          <w:delText xml:space="preserve">Il est important de noter que le déroulement de ce travail de rédaction du rapport d’autoévaluation du Master en </w:delText>
        </w:r>
      </w:del>
      <w:ins w:id="1800" w:author="Dr Mamadou SANOGO" w:date="2023-10-27T14:24:00Z">
        <w:del w:id="1801" w:author="Cauris Cosmetics" w:date="2023-10-27T19:20:00Z">
          <w:r w:rsidR="005A69DD" w:rsidDel="007A7899">
            <w:rPr>
              <w:color w:val="000000" w:themeColor="text1"/>
              <w:szCs w:val="24"/>
            </w:rPr>
            <w:delText>management des services de santé</w:delText>
          </w:r>
        </w:del>
      </w:ins>
      <w:ins w:id="1802" w:author="Dr Mamadou SANOGO" w:date="2023-10-26T20:06:00Z">
        <w:del w:id="1803" w:author="Cauris Cosmetics" w:date="2023-10-27T22:58:00Z">
          <w:r w:rsidR="00085DEF" w:rsidRPr="00DA5F0A" w:rsidDel="00CA1AA8">
            <w:rPr>
              <w:b/>
              <w:bCs/>
              <w:color w:val="000000" w:themeColor="text1"/>
              <w:szCs w:val="24"/>
              <w:rPrChange w:id="1804" w:author="Dr Mamadou SANOGO" w:date="2023-10-27T09:50:00Z">
                <w:rPr>
                  <w:b/>
                  <w:bCs/>
                  <w:color w:val="FF0000"/>
                  <w:szCs w:val="24"/>
                </w:rPr>
              </w:rPrChange>
            </w:rPr>
            <w:delText xml:space="preserve"> </w:delText>
          </w:r>
        </w:del>
      </w:ins>
      <w:del w:id="1805" w:author="Cauris Cosmetics" w:date="2023-10-27T22:58:00Z">
        <w:r w:rsidRPr="00DA5F0A" w:rsidDel="00CA1AA8">
          <w:rPr>
            <w:color w:val="000000" w:themeColor="text1"/>
            <w:szCs w:val="24"/>
            <w:rPrChange w:id="1806" w:author="Dr Mamadou SANOGO" w:date="2023-10-27T09:50:00Z">
              <w:rPr>
                <w:szCs w:val="24"/>
              </w:rPr>
            </w:rPrChange>
          </w:rPr>
          <w:delText xml:space="preserve">épidémiologie </w:delText>
        </w:r>
        <w:r w:rsidRPr="007A4AFC" w:rsidDel="00CA1AA8">
          <w:rPr>
            <w:color w:val="000000" w:themeColor="text1"/>
            <w:szCs w:val="24"/>
            <w:rPrChange w:id="1807" w:author="Dr Mamadou SANOGO" w:date="2023-10-25T18:15:00Z">
              <w:rPr>
                <w:szCs w:val="24"/>
              </w:rPr>
            </w:rPrChange>
          </w:rPr>
          <w:delText>a duré 3 mois (juillet-septembre 2023).</w:delText>
        </w:r>
      </w:del>
    </w:p>
    <w:p w14:paraId="1028E90D" w14:textId="19290C5D" w:rsidR="00CE6CD2" w:rsidRPr="007A4AFC" w:rsidDel="00CA1AA8" w:rsidRDefault="00CE6CD2">
      <w:pPr>
        <w:spacing w:line="276" w:lineRule="auto"/>
        <w:jc w:val="center"/>
        <w:rPr>
          <w:del w:id="1808" w:author="Cauris Cosmetics" w:date="2023-10-27T22:58:00Z"/>
          <w:rFonts w:eastAsia="Calibri"/>
          <w:color w:val="000000" w:themeColor="text1"/>
          <w:szCs w:val="40"/>
          <w:rPrChange w:id="1809" w:author="Dr Mamadou SANOGO" w:date="2023-10-25T18:15:00Z">
            <w:rPr>
              <w:del w:id="1810" w:author="Cauris Cosmetics" w:date="2023-10-27T22:58:00Z"/>
              <w:rFonts w:eastAsia="Calibri"/>
              <w:szCs w:val="40"/>
            </w:rPr>
          </w:rPrChange>
        </w:rPr>
        <w:pPrChange w:id="1811" w:author="Cauris Cosmetics" w:date="2023-10-27T22:58:00Z">
          <w:pPr>
            <w:spacing w:line="240" w:lineRule="auto"/>
          </w:pPr>
        </w:pPrChange>
      </w:pPr>
    </w:p>
    <w:p w14:paraId="14A05CAB" w14:textId="56CC0362" w:rsidR="00CE6CD2" w:rsidRPr="007A4AFC" w:rsidDel="00CA1AA8" w:rsidRDefault="00CE6CD2">
      <w:pPr>
        <w:spacing w:line="276" w:lineRule="auto"/>
        <w:jc w:val="center"/>
        <w:rPr>
          <w:ins w:id="1812" w:author="Dr Mamadou SANOGO" w:date="2023-10-25T18:14:00Z"/>
          <w:del w:id="1813" w:author="Cauris Cosmetics" w:date="2023-10-27T22:58:00Z"/>
          <w:rFonts w:eastAsia="Calibri"/>
          <w:color w:val="000000" w:themeColor="text1"/>
          <w:szCs w:val="40"/>
          <w:rPrChange w:id="1814" w:author="Dr Mamadou SANOGO" w:date="2023-10-25T18:15:00Z">
            <w:rPr>
              <w:ins w:id="1815" w:author="Dr Mamadou SANOGO" w:date="2023-10-25T18:14:00Z"/>
              <w:del w:id="1816" w:author="Cauris Cosmetics" w:date="2023-10-27T22:58:00Z"/>
              <w:rFonts w:eastAsia="Calibri"/>
              <w:szCs w:val="40"/>
            </w:rPr>
          </w:rPrChange>
        </w:rPr>
        <w:pPrChange w:id="1817" w:author="Cauris Cosmetics" w:date="2023-10-27T22:58:00Z">
          <w:pPr>
            <w:spacing w:line="240" w:lineRule="auto"/>
          </w:pPr>
        </w:pPrChange>
      </w:pPr>
    </w:p>
    <w:p w14:paraId="78495B23" w14:textId="6BAA97E5" w:rsidR="007A4AFC" w:rsidDel="00CA1AA8" w:rsidRDefault="007A4AFC">
      <w:pPr>
        <w:spacing w:line="276" w:lineRule="auto"/>
        <w:jc w:val="center"/>
        <w:rPr>
          <w:ins w:id="1818" w:author="Dr Mamadou SANOGO" w:date="2023-10-27T12:03:00Z"/>
          <w:del w:id="1819" w:author="Cauris Cosmetics" w:date="2023-10-27T22:58:00Z"/>
          <w:rFonts w:eastAsia="Calibri"/>
          <w:color w:val="000000" w:themeColor="text1"/>
          <w:szCs w:val="40"/>
        </w:rPr>
        <w:pPrChange w:id="1820" w:author="Cauris Cosmetics" w:date="2023-10-27T22:58:00Z">
          <w:pPr/>
        </w:pPrChange>
      </w:pPr>
    </w:p>
    <w:p w14:paraId="49EDD6C4" w14:textId="0A922F78" w:rsidR="0051561A" w:rsidDel="00CA1AA8" w:rsidRDefault="0051561A">
      <w:pPr>
        <w:spacing w:line="276" w:lineRule="auto"/>
        <w:jc w:val="center"/>
        <w:rPr>
          <w:ins w:id="1821" w:author="Dr Mamadou SANOGO" w:date="2023-10-27T12:03:00Z"/>
          <w:del w:id="1822" w:author="Cauris Cosmetics" w:date="2023-10-27T22:58:00Z"/>
          <w:rFonts w:eastAsia="Calibri"/>
          <w:color w:val="000000" w:themeColor="text1"/>
          <w:szCs w:val="40"/>
        </w:rPr>
        <w:pPrChange w:id="1823" w:author="Cauris Cosmetics" w:date="2023-10-27T22:58:00Z">
          <w:pPr/>
        </w:pPrChange>
      </w:pPr>
    </w:p>
    <w:p w14:paraId="7F0764ED" w14:textId="2533CB10" w:rsidR="0051561A" w:rsidDel="00CA1AA8" w:rsidRDefault="0051561A">
      <w:pPr>
        <w:spacing w:line="276" w:lineRule="auto"/>
        <w:jc w:val="center"/>
        <w:rPr>
          <w:ins w:id="1824" w:author="Dr Mamadou SANOGO" w:date="2023-10-27T12:03:00Z"/>
          <w:del w:id="1825" w:author="Cauris Cosmetics" w:date="2023-10-27T22:58:00Z"/>
          <w:rFonts w:eastAsia="Calibri"/>
          <w:color w:val="000000" w:themeColor="text1"/>
          <w:szCs w:val="40"/>
        </w:rPr>
        <w:pPrChange w:id="1826" w:author="Cauris Cosmetics" w:date="2023-10-27T22:58:00Z">
          <w:pPr/>
        </w:pPrChange>
      </w:pPr>
    </w:p>
    <w:p w14:paraId="60E2C072" w14:textId="4F01EEB1" w:rsidR="0051561A" w:rsidDel="00CA1AA8" w:rsidRDefault="0051561A">
      <w:pPr>
        <w:spacing w:line="276" w:lineRule="auto"/>
        <w:jc w:val="center"/>
        <w:rPr>
          <w:ins w:id="1827" w:author="Dr Mamadou SANOGO" w:date="2023-10-27T13:20:00Z"/>
          <w:del w:id="1828" w:author="Cauris Cosmetics" w:date="2023-10-27T22:58:00Z"/>
          <w:rFonts w:eastAsia="Calibri"/>
          <w:color w:val="000000" w:themeColor="text1"/>
          <w:szCs w:val="40"/>
        </w:rPr>
        <w:pPrChange w:id="1829" w:author="Cauris Cosmetics" w:date="2023-10-27T22:58:00Z">
          <w:pPr>
            <w:spacing w:line="240" w:lineRule="auto"/>
          </w:pPr>
        </w:pPrChange>
      </w:pPr>
    </w:p>
    <w:p w14:paraId="560C2FF5" w14:textId="182ED9E4" w:rsidR="007A4AFC" w:rsidDel="00CA1AA8" w:rsidRDefault="007A4AFC">
      <w:pPr>
        <w:spacing w:line="276" w:lineRule="auto"/>
        <w:jc w:val="center"/>
        <w:rPr>
          <w:ins w:id="1830" w:author="Dr Mamadou SANOGO" w:date="2023-10-27T14:24:00Z"/>
          <w:del w:id="1831" w:author="Cauris Cosmetics" w:date="2023-10-27T22:58:00Z"/>
          <w:rFonts w:eastAsia="Calibri"/>
          <w:color w:val="000000" w:themeColor="text1"/>
          <w:szCs w:val="40"/>
        </w:rPr>
        <w:pPrChange w:id="1832" w:author="Cauris Cosmetics" w:date="2023-10-27T22:58:00Z">
          <w:pPr>
            <w:spacing w:line="240" w:lineRule="auto"/>
          </w:pPr>
        </w:pPrChange>
      </w:pPr>
    </w:p>
    <w:p w14:paraId="3697B513" w14:textId="5869AE48" w:rsidR="005A69DD" w:rsidDel="00CA1AA8" w:rsidRDefault="005A69DD">
      <w:pPr>
        <w:spacing w:line="276" w:lineRule="auto"/>
        <w:jc w:val="center"/>
        <w:rPr>
          <w:ins w:id="1833" w:author="Dr Mamadou SANOGO" w:date="2023-10-27T14:24:00Z"/>
          <w:del w:id="1834" w:author="Cauris Cosmetics" w:date="2023-10-27T22:58:00Z"/>
          <w:rFonts w:eastAsia="Calibri"/>
          <w:color w:val="000000" w:themeColor="text1"/>
          <w:szCs w:val="40"/>
        </w:rPr>
        <w:pPrChange w:id="1835" w:author="Cauris Cosmetics" w:date="2023-10-27T22:58:00Z">
          <w:pPr>
            <w:spacing w:line="240" w:lineRule="auto"/>
          </w:pPr>
        </w:pPrChange>
      </w:pPr>
    </w:p>
    <w:p w14:paraId="46C047F1" w14:textId="694FF1AC" w:rsidR="007A7899" w:rsidRPr="007A4AFC" w:rsidDel="00CA1AA8" w:rsidRDefault="007A7899">
      <w:pPr>
        <w:spacing w:line="276" w:lineRule="auto"/>
        <w:jc w:val="center"/>
        <w:rPr>
          <w:del w:id="1836" w:author="Cauris Cosmetics" w:date="2023-10-27T22:58:00Z"/>
          <w:rFonts w:eastAsia="Calibri"/>
          <w:color w:val="000000" w:themeColor="text1"/>
          <w:szCs w:val="40"/>
          <w:rPrChange w:id="1837" w:author="Dr Mamadou SANOGO" w:date="2023-10-25T18:15:00Z">
            <w:rPr>
              <w:del w:id="1838" w:author="Cauris Cosmetics" w:date="2023-10-27T22:58:00Z"/>
              <w:rFonts w:eastAsia="Calibri"/>
              <w:szCs w:val="40"/>
            </w:rPr>
          </w:rPrChange>
        </w:rPr>
        <w:pPrChange w:id="1839" w:author="Cauris Cosmetics" w:date="2023-10-27T22:58:00Z">
          <w:pPr>
            <w:spacing w:line="240" w:lineRule="auto"/>
          </w:pPr>
        </w:pPrChange>
      </w:pPr>
    </w:p>
    <w:bookmarkEnd w:id="1660"/>
    <w:p w14:paraId="3F7B3147" w14:textId="3E80E246" w:rsidR="00643698" w:rsidRPr="003B1197" w:rsidDel="00CA1AA8" w:rsidRDefault="006778CD">
      <w:pPr>
        <w:spacing w:line="276" w:lineRule="auto"/>
        <w:jc w:val="center"/>
        <w:rPr>
          <w:del w:id="1840" w:author="Cauris Cosmetics" w:date="2023-10-27T22:58:00Z"/>
        </w:rPr>
        <w:pPrChange w:id="1841" w:author="Cauris Cosmetics" w:date="2023-10-27T22:58:00Z">
          <w:pPr>
            <w:pStyle w:val="Titre1"/>
            <w:ind w:left="0" w:firstLine="0"/>
          </w:pPr>
        </w:pPrChange>
      </w:pPr>
      <w:ins w:id="1842" w:author="Dr Mamadou SANOGO" w:date="2023-10-27T13:56:00Z">
        <w:del w:id="1843" w:author="Cauris Cosmetics" w:date="2023-10-27T22:58:00Z">
          <w:r w:rsidDel="00CA1AA8">
            <w:delText xml:space="preserve"> </w:delText>
          </w:r>
        </w:del>
      </w:ins>
      <w:del w:id="1844" w:author="Cauris Cosmetics" w:date="2023-10-27T22:58:00Z">
        <w:r w:rsidR="00643698" w:rsidRPr="003B1197" w:rsidDel="00CA1AA8">
          <w:delText xml:space="preserve">III. </w:delText>
        </w:r>
        <w:bookmarkStart w:id="1845" w:name="_Toc149307387"/>
        <w:r w:rsidR="00643698" w:rsidRPr="003B1197" w:rsidDel="00CA1AA8">
          <w:delText>APPRECIATION DES DOMAINES DE QUALITE</w:delText>
        </w:r>
        <w:bookmarkEnd w:id="1845"/>
      </w:del>
    </w:p>
    <w:p w14:paraId="741E4157" w14:textId="3507FEDB" w:rsidR="00643698" w:rsidRPr="007A4AFC" w:rsidDel="00CA1AA8" w:rsidRDefault="00643698">
      <w:pPr>
        <w:spacing w:line="276" w:lineRule="auto"/>
        <w:jc w:val="center"/>
        <w:rPr>
          <w:del w:id="1846" w:author="Cauris Cosmetics" w:date="2023-10-27T22:58:00Z"/>
          <w:color w:val="000000" w:themeColor="text1"/>
          <w:szCs w:val="24"/>
          <w:rPrChange w:id="1847" w:author="Dr Mamadou SANOGO" w:date="2023-10-25T18:15:00Z">
            <w:rPr>
              <w:del w:id="1848" w:author="Cauris Cosmetics" w:date="2023-10-27T22:58:00Z"/>
              <w:szCs w:val="24"/>
            </w:rPr>
          </w:rPrChange>
        </w:rPr>
        <w:pPrChange w:id="1849" w:author="Cauris Cosmetics" w:date="2023-10-27T22:58:00Z">
          <w:pPr>
            <w:spacing w:line="360" w:lineRule="auto"/>
          </w:pPr>
        </w:pPrChange>
      </w:pPr>
      <w:del w:id="1850" w:author="Cauris Cosmetics" w:date="2023-10-27T22:58:00Z">
        <w:r w:rsidRPr="007A4AFC" w:rsidDel="00CA1AA8">
          <w:rPr>
            <w:color w:val="000000" w:themeColor="text1"/>
            <w:szCs w:val="24"/>
            <w:rPrChange w:id="1851" w:author="Dr Mamadou SANOGO" w:date="2023-10-25T18:15:00Z">
              <w:rPr>
                <w:szCs w:val="24"/>
              </w:rPr>
            </w:rPrChange>
          </w:rPr>
          <w:delText xml:space="preserve">La structuration du présent rapport d’auto-évaluation du programme de Master en </w:delText>
        </w:r>
      </w:del>
      <w:ins w:id="1852" w:author="Dr Mamadou SANOGO" w:date="2023-10-27T14:14:00Z">
        <w:del w:id="1853" w:author="Cauris Cosmetics" w:date="2023-10-27T19:21:00Z">
          <w:r w:rsidR="005A69DD" w:rsidDel="007A7899">
            <w:rPr>
              <w:color w:val="000000" w:themeColor="text1"/>
              <w:szCs w:val="24"/>
            </w:rPr>
            <w:delText>management des services de santé</w:delText>
          </w:r>
        </w:del>
      </w:ins>
      <w:del w:id="1854" w:author="Cauris Cosmetics" w:date="2023-10-27T22:58:00Z">
        <w:r w:rsidRPr="00DA5F0A" w:rsidDel="00CA1AA8">
          <w:rPr>
            <w:color w:val="000000" w:themeColor="text1"/>
            <w:szCs w:val="24"/>
            <w:rPrChange w:id="1855" w:author="Dr Mamadou SANOGO" w:date="2023-10-27T09:51:00Z">
              <w:rPr>
                <w:szCs w:val="24"/>
              </w:rPr>
            </w:rPrChange>
          </w:rPr>
          <w:delText xml:space="preserve">Epidémiologie </w:delText>
        </w:r>
        <w:r w:rsidRPr="007A4AFC" w:rsidDel="00CA1AA8">
          <w:rPr>
            <w:color w:val="000000" w:themeColor="text1"/>
            <w:szCs w:val="24"/>
            <w:rPrChange w:id="1856" w:author="Dr Mamadou SANOGO" w:date="2023-10-25T18:15:00Z">
              <w:rPr>
                <w:szCs w:val="24"/>
              </w:rPr>
            </w:rPrChange>
          </w:rPr>
          <w:delText xml:space="preserve">suit le canevas du référentiel d’évaluation de l’AMAQ-SUP en vigueur. Cette partie du travail fait </w:delText>
        </w:r>
      </w:del>
      <w:ins w:id="1857" w:author="Dr Mamadou SANOGO" w:date="2023-10-27T09:52:00Z">
        <w:del w:id="1858" w:author="Cauris Cosmetics" w:date="2023-10-27T22:58:00Z">
          <w:r w:rsidR="00DA5F0A" w:rsidDel="00CA1AA8">
            <w:rPr>
              <w:color w:val="000000" w:themeColor="text1"/>
              <w:szCs w:val="24"/>
            </w:rPr>
            <w:delText>l’</w:delText>
          </w:r>
        </w:del>
      </w:ins>
      <w:del w:id="1859" w:author="Cauris Cosmetics" w:date="2023-10-27T22:58:00Z">
        <w:r w:rsidRPr="007A4AFC" w:rsidDel="00CA1AA8">
          <w:rPr>
            <w:color w:val="000000" w:themeColor="text1"/>
            <w:szCs w:val="24"/>
            <w:rPrChange w:id="1860" w:author="Dr Mamadou SANOGO" w:date="2023-10-25T18:15:00Z">
              <w:rPr>
                <w:szCs w:val="24"/>
              </w:rPr>
            </w:rPrChange>
          </w:rPr>
          <w:delText>a</w:delText>
        </w:r>
        <w:r w:rsidRPr="007A4AFC" w:rsidDel="00CA1AA8">
          <w:rPr>
            <w:color w:val="000000" w:themeColor="text1"/>
            <w:szCs w:val="24"/>
            <w:rPrChange w:id="1861" w:author="Dr Mamadou SANOGO" w:date="2023-10-25T18:15:00Z">
              <w:rPr>
                <w:color w:val="000000"/>
                <w:szCs w:val="24"/>
              </w:rPr>
            </w:rPrChange>
          </w:rPr>
          <w:delText xml:space="preserve">nalyse critique et détaillée des références et critères en fonction des cinq domaines du référentiel d’évaluation des programmes de formation. </w:delText>
        </w:r>
        <w:r w:rsidRPr="007A4AFC" w:rsidDel="00CA1AA8">
          <w:rPr>
            <w:color w:val="000000" w:themeColor="text1"/>
            <w:szCs w:val="24"/>
            <w:rPrChange w:id="1862" w:author="Dr Mamadou SANOGO" w:date="2023-10-25T18:15:00Z">
              <w:rPr>
                <w:szCs w:val="24"/>
              </w:rPr>
            </w:rPrChange>
          </w:rPr>
          <w:delText xml:space="preserve"> </w:delText>
        </w:r>
      </w:del>
    </w:p>
    <w:p w14:paraId="47BD8A8F" w14:textId="4E5D422A" w:rsidR="00643698" w:rsidRPr="003B1197" w:rsidDel="00CA1AA8" w:rsidRDefault="00643698">
      <w:pPr>
        <w:spacing w:line="276" w:lineRule="auto"/>
        <w:jc w:val="center"/>
        <w:rPr>
          <w:del w:id="1863" w:author="Cauris Cosmetics" w:date="2023-10-27T22:58:00Z"/>
        </w:rPr>
        <w:pPrChange w:id="1864" w:author="Cauris Cosmetics" w:date="2023-10-27T22:58:00Z">
          <w:pPr>
            <w:pStyle w:val="Paragraphedeliste"/>
            <w:numPr>
              <w:ilvl w:val="1"/>
              <w:numId w:val="26"/>
            </w:numPr>
            <w:spacing w:line="276" w:lineRule="auto"/>
            <w:ind w:hanging="360"/>
          </w:pPr>
        </w:pPrChange>
      </w:pPr>
      <w:del w:id="1865" w:author="Cauris Cosmetics" w:date="2023-10-27T22:58:00Z">
        <w:r w:rsidRPr="003B1197" w:rsidDel="00CA1AA8">
          <w:delText>Objectifs et Justification</w:delText>
        </w:r>
      </w:del>
    </w:p>
    <w:p w14:paraId="4D7975C7" w14:textId="69951B4F" w:rsidR="00643698" w:rsidRPr="007A4AFC" w:rsidDel="00CA1AA8" w:rsidRDefault="00643698">
      <w:pPr>
        <w:spacing w:line="276" w:lineRule="auto"/>
        <w:jc w:val="center"/>
        <w:rPr>
          <w:del w:id="1866" w:author="Cauris Cosmetics" w:date="2023-10-27T22:58:00Z"/>
          <w:b/>
          <w:color w:val="000000" w:themeColor="text1"/>
          <w:szCs w:val="24"/>
        </w:rPr>
        <w:pPrChange w:id="1867" w:author="Cauris Cosmetics" w:date="2023-10-27T22:58:00Z">
          <w:pPr>
            <w:spacing w:line="360" w:lineRule="auto"/>
            <w:ind w:right="11"/>
          </w:pPr>
        </w:pPrChange>
      </w:pPr>
      <w:del w:id="1868" w:author="Cauris Cosmetics" w:date="2023-10-27T22:58:00Z">
        <w:r w:rsidRPr="007A4AFC" w:rsidDel="00CA1AA8">
          <w:rPr>
            <w:b/>
            <w:color w:val="000000" w:themeColor="text1"/>
            <w:szCs w:val="24"/>
          </w:rPr>
          <w:delText>Référence 1 : L’offre de formation répond aux besoins présents et futurs du marché de l’emploi</w:delText>
        </w:r>
      </w:del>
    </w:p>
    <w:p w14:paraId="47A8275D" w14:textId="400FC1D9" w:rsidR="00643698" w:rsidRPr="007A4AFC" w:rsidDel="00CA1AA8" w:rsidRDefault="00643698">
      <w:pPr>
        <w:spacing w:line="276" w:lineRule="auto"/>
        <w:jc w:val="center"/>
        <w:rPr>
          <w:del w:id="1869" w:author="Cauris Cosmetics" w:date="2023-10-27T22:58:00Z"/>
          <w:b/>
          <w:i/>
          <w:iCs/>
          <w:color w:val="000000" w:themeColor="text1"/>
          <w:szCs w:val="24"/>
        </w:rPr>
        <w:pPrChange w:id="1870" w:author="Cauris Cosmetics" w:date="2023-10-27T22:58:00Z">
          <w:pPr>
            <w:spacing w:line="360" w:lineRule="auto"/>
            <w:ind w:right="11"/>
          </w:pPr>
        </w:pPrChange>
      </w:pPr>
      <w:del w:id="1871" w:author="Cauris Cosmetics" w:date="2023-10-27T22:58:00Z">
        <w:r w:rsidRPr="007A4AFC" w:rsidDel="00CA1AA8">
          <w:rPr>
            <w:b/>
            <w:i/>
            <w:iCs/>
            <w:color w:val="000000" w:themeColor="text1"/>
            <w:szCs w:val="24"/>
          </w:rPr>
          <w:delText>Critère 1 : Les besoins actuels du marché de l’emploi sont identifiés</w:delText>
        </w:r>
      </w:del>
    </w:p>
    <w:p w14:paraId="18FAECFC" w14:textId="1A4D43D9" w:rsidR="00643698" w:rsidRPr="007A4AFC" w:rsidDel="00CA1AA8" w:rsidRDefault="00643698">
      <w:pPr>
        <w:spacing w:line="276" w:lineRule="auto"/>
        <w:jc w:val="center"/>
        <w:rPr>
          <w:del w:id="1872" w:author="Cauris Cosmetics" w:date="2023-10-27T22:58:00Z"/>
          <w:color w:val="000000" w:themeColor="text1"/>
          <w:szCs w:val="24"/>
          <w:rPrChange w:id="1873" w:author="Dr Mamadou SANOGO" w:date="2023-10-25T18:15:00Z">
            <w:rPr>
              <w:del w:id="1874" w:author="Cauris Cosmetics" w:date="2023-10-27T22:58:00Z"/>
              <w:color w:val="000000"/>
              <w:szCs w:val="24"/>
            </w:rPr>
          </w:rPrChange>
        </w:rPr>
        <w:pPrChange w:id="1875" w:author="Cauris Cosmetics" w:date="2023-10-27T22:58:00Z">
          <w:pPr>
            <w:spacing w:line="360" w:lineRule="auto"/>
          </w:pPr>
        </w:pPrChange>
      </w:pPr>
      <w:del w:id="1876" w:author="Cauris Cosmetics" w:date="2023-10-27T22:58:00Z">
        <w:r w:rsidRPr="007A4AFC" w:rsidDel="00CA1AA8">
          <w:rPr>
            <w:color w:val="000000" w:themeColor="text1"/>
            <w:szCs w:val="24"/>
            <w:rPrChange w:id="1877" w:author="Dr Mamadou SANOGO" w:date="2023-10-25T18:15:00Z">
              <w:rPr>
                <w:color w:val="000000"/>
                <w:szCs w:val="24"/>
              </w:rPr>
            </w:rPrChange>
          </w:rPr>
          <w:delText>L’</w:delText>
        </w:r>
        <w:r w:rsidR="004B392C" w:rsidRPr="007A4AFC" w:rsidDel="00CA1AA8">
          <w:rPr>
            <w:color w:val="000000" w:themeColor="text1"/>
            <w:szCs w:val="24"/>
            <w:rPrChange w:id="1878" w:author="Dr Mamadou SANOGO" w:date="2023-10-25T18:15:00Z">
              <w:rPr>
                <w:color w:val="000000"/>
                <w:szCs w:val="24"/>
              </w:rPr>
            </w:rPrChange>
          </w:rPr>
          <w:delText>EPSFé</w:delText>
        </w:r>
        <w:r w:rsidRPr="007A4AFC" w:rsidDel="00CA1AA8">
          <w:rPr>
            <w:color w:val="000000" w:themeColor="text1"/>
            <w:szCs w:val="24"/>
            <w:rPrChange w:id="1879" w:author="Dr Mamadou SANOGO" w:date="2023-10-25T18:15:00Z">
              <w:rPr>
                <w:color w:val="000000"/>
                <w:szCs w:val="24"/>
              </w:rPr>
            </w:rPrChange>
          </w:rPr>
          <w:delText xml:space="preserve"> n’a pas réalisé une étude de faisabilité dans le cadre de la mise en place du programme de formation en </w:delText>
        </w:r>
      </w:del>
      <w:ins w:id="1880" w:author="Dr Mamadou SANOGO" w:date="2023-10-27T14:14:00Z">
        <w:del w:id="1881" w:author="Cauris Cosmetics" w:date="2023-10-27T19:21:00Z">
          <w:r w:rsidR="005A69DD" w:rsidDel="007A7899">
            <w:rPr>
              <w:color w:val="000000" w:themeColor="text1"/>
              <w:szCs w:val="24"/>
            </w:rPr>
            <w:delText>management des services de santé</w:delText>
          </w:r>
        </w:del>
      </w:ins>
      <w:del w:id="1882" w:author="Cauris Cosmetics" w:date="2023-10-27T22:58:00Z">
        <w:r w:rsidRPr="00DA5F0A" w:rsidDel="00CA1AA8">
          <w:rPr>
            <w:color w:val="000000" w:themeColor="text1"/>
            <w:szCs w:val="24"/>
            <w:rPrChange w:id="1883" w:author="Dr Mamadou SANOGO" w:date="2023-10-27T09:52:00Z">
              <w:rPr>
                <w:color w:val="000000"/>
                <w:szCs w:val="24"/>
              </w:rPr>
            </w:rPrChange>
          </w:rPr>
          <w:delText xml:space="preserve">Epidémiologie. Toutefois, elle a analysé le nombre important des demandes d’information </w:delText>
        </w:r>
        <w:r w:rsidRPr="007A4AFC" w:rsidDel="00CA1AA8">
          <w:rPr>
            <w:color w:val="000000" w:themeColor="text1"/>
            <w:szCs w:val="24"/>
            <w:rPrChange w:id="1884" w:author="Dr Mamadou SANOGO" w:date="2023-10-25T18:15:00Z">
              <w:rPr>
                <w:color w:val="000000"/>
                <w:szCs w:val="24"/>
              </w:rPr>
            </w:rPrChange>
          </w:rPr>
          <w:delText>des parents d’étudiants sur l’existence dudit master. En plus, une analyse des offres d’emploi publiés sur les sites web (</w:delText>
        </w:r>
        <w:r w:rsidRPr="007A4AFC" w:rsidDel="00CA1AA8">
          <w:rPr>
            <w:color w:val="000000" w:themeColor="text1"/>
            <w:rPrChange w:id="1885" w:author="Dr Mamadou SANOGO" w:date="2023-10-25T18:15:00Z">
              <w:rPr/>
            </w:rPrChange>
          </w:rPr>
          <w:fldChar w:fldCharType="begin"/>
        </w:r>
        <w:r w:rsidRPr="007A4AFC" w:rsidDel="00CA1AA8">
          <w:rPr>
            <w:color w:val="000000" w:themeColor="text1"/>
            <w:rPrChange w:id="1886" w:author="Dr Mamadou SANOGO" w:date="2023-10-25T18:15:00Z">
              <w:rPr/>
            </w:rPrChange>
          </w:rPr>
          <w:delInstrText>HYPERLINK "http://Malibaara.com,"</w:delInstrText>
        </w:r>
        <w:r w:rsidRPr="00CF5428" w:rsidDel="00CA1AA8">
          <w:rPr>
            <w:color w:val="000000" w:themeColor="text1"/>
          </w:rPr>
        </w:r>
        <w:r w:rsidRPr="007A4AFC" w:rsidDel="00CA1AA8">
          <w:rPr>
            <w:color w:val="000000" w:themeColor="text1"/>
            <w:rPrChange w:id="1887" w:author="Dr Mamadou SANOGO" w:date="2023-10-25T18:15:00Z">
              <w:rPr>
                <w:rStyle w:val="Lienhypertexte"/>
                <w:rFonts w:eastAsiaTheme="majorEastAsia"/>
              </w:rPr>
            </w:rPrChange>
          </w:rPr>
          <w:fldChar w:fldCharType="separate"/>
        </w:r>
        <w:r w:rsidR="00BE5855" w:rsidRPr="007A4AFC" w:rsidDel="00CA1AA8">
          <w:rPr>
            <w:rStyle w:val="Lienhypertexte"/>
            <w:rFonts w:eastAsiaTheme="majorEastAsia"/>
            <w:color w:val="000000" w:themeColor="text1"/>
            <w:rPrChange w:id="1888" w:author="Dr Mamadou SANOGO" w:date="2023-10-25T18:15:00Z">
              <w:rPr>
                <w:rStyle w:val="Lienhypertexte"/>
                <w:rFonts w:eastAsiaTheme="majorEastAsia"/>
              </w:rPr>
            </w:rPrChange>
          </w:rPr>
          <w:delText>Malibaara.com,</w:delText>
        </w:r>
        <w:r w:rsidRPr="007A4AFC" w:rsidDel="00CA1AA8">
          <w:rPr>
            <w:rStyle w:val="Lienhypertexte"/>
            <w:rFonts w:eastAsiaTheme="majorEastAsia"/>
            <w:color w:val="000000" w:themeColor="text1"/>
            <w:rPrChange w:id="1889" w:author="Dr Mamadou SANOGO" w:date="2023-10-25T18:15:00Z">
              <w:rPr>
                <w:rStyle w:val="Lienhypertexte"/>
                <w:rFonts w:eastAsiaTheme="majorEastAsia"/>
              </w:rPr>
            </w:rPrChange>
          </w:rPr>
          <w:fldChar w:fldCharType="end"/>
        </w:r>
        <w:r w:rsidR="00BE5855" w:rsidRPr="007A4AFC" w:rsidDel="00CA1AA8">
          <w:rPr>
            <w:color w:val="000000" w:themeColor="text1"/>
            <w:rPrChange w:id="1890" w:author="Dr Mamadou SANOGO" w:date="2023-10-25T18:15:00Z">
              <w:rPr/>
            </w:rPrChange>
          </w:rPr>
          <w:delText xml:space="preserve"> </w:delText>
        </w:r>
        <w:r w:rsidRPr="007A4AFC" w:rsidDel="00CA1AA8">
          <w:rPr>
            <w:color w:val="000000" w:themeColor="text1"/>
            <w:rPrChange w:id="1891" w:author="Dr Mamadou SANOGO" w:date="2023-10-25T18:15:00Z">
              <w:rPr/>
            </w:rPrChange>
          </w:rPr>
          <w:fldChar w:fldCharType="begin"/>
        </w:r>
        <w:r w:rsidRPr="007A4AFC" w:rsidDel="00CA1AA8">
          <w:rPr>
            <w:color w:val="000000" w:themeColor="text1"/>
            <w:rPrChange w:id="1892" w:author="Dr Mamadou SANOGO" w:date="2023-10-25T18:15:00Z">
              <w:rPr/>
            </w:rPrChange>
          </w:rPr>
          <w:delInstrText>HYPERLINK "http://Emploimali.com"</w:delInstrText>
        </w:r>
        <w:r w:rsidRPr="00CF5428" w:rsidDel="00CA1AA8">
          <w:rPr>
            <w:color w:val="000000" w:themeColor="text1"/>
          </w:rPr>
        </w:r>
        <w:r w:rsidRPr="007A4AFC" w:rsidDel="00CA1AA8">
          <w:rPr>
            <w:color w:val="000000" w:themeColor="text1"/>
            <w:rPrChange w:id="1893" w:author="Dr Mamadou SANOGO" w:date="2023-10-25T18:15:00Z">
              <w:rPr>
                <w:rStyle w:val="Lienhypertexte"/>
                <w:rFonts w:eastAsiaTheme="majorEastAsia"/>
              </w:rPr>
            </w:rPrChange>
          </w:rPr>
          <w:fldChar w:fldCharType="separate"/>
        </w:r>
        <w:r w:rsidR="008F0B7B" w:rsidRPr="007A4AFC" w:rsidDel="00CA1AA8">
          <w:rPr>
            <w:rStyle w:val="Lienhypertexte"/>
            <w:rFonts w:eastAsiaTheme="majorEastAsia"/>
            <w:color w:val="000000" w:themeColor="text1"/>
            <w:rPrChange w:id="1894" w:author="Dr Mamadou SANOGO" w:date="2023-10-25T18:15:00Z">
              <w:rPr>
                <w:rStyle w:val="Lienhypertexte"/>
                <w:rFonts w:eastAsiaTheme="majorEastAsia"/>
              </w:rPr>
            </w:rPrChange>
          </w:rPr>
          <w:delText>Emploimali.com</w:delText>
        </w:r>
        <w:r w:rsidRPr="007A4AFC" w:rsidDel="00CA1AA8">
          <w:rPr>
            <w:rStyle w:val="Lienhypertexte"/>
            <w:rFonts w:eastAsiaTheme="majorEastAsia"/>
            <w:color w:val="000000" w:themeColor="text1"/>
            <w:rPrChange w:id="1895" w:author="Dr Mamadou SANOGO" w:date="2023-10-25T18:15:00Z">
              <w:rPr>
                <w:rStyle w:val="Lienhypertexte"/>
                <w:rFonts w:eastAsiaTheme="majorEastAsia"/>
              </w:rPr>
            </w:rPrChange>
          </w:rPr>
          <w:fldChar w:fldCharType="end"/>
        </w:r>
        <w:r w:rsidR="00BE5855" w:rsidRPr="007A4AFC" w:rsidDel="00CA1AA8">
          <w:rPr>
            <w:color w:val="000000" w:themeColor="text1"/>
            <w:rPrChange w:id="1896" w:author="Dr Mamadou SANOGO" w:date="2023-10-25T18:15:00Z">
              <w:rPr/>
            </w:rPrChange>
          </w:rPr>
          <w:delText xml:space="preserve">, </w:delText>
        </w:r>
        <w:r w:rsidRPr="007A4AFC" w:rsidDel="00CA1AA8">
          <w:rPr>
            <w:color w:val="000000" w:themeColor="text1"/>
            <w:rPrChange w:id="1897" w:author="Dr Mamadou SANOGO" w:date="2023-10-25T18:15:00Z">
              <w:rPr/>
            </w:rPrChange>
          </w:rPr>
          <w:fldChar w:fldCharType="begin"/>
        </w:r>
        <w:r w:rsidRPr="007A4AFC" w:rsidDel="00CA1AA8">
          <w:rPr>
            <w:color w:val="000000" w:themeColor="text1"/>
            <w:rPrChange w:id="1898" w:author="Dr Mamadou SANOGO" w:date="2023-10-25T18:15:00Z">
              <w:rPr/>
            </w:rPrChange>
          </w:rPr>
          <w:delInstrText>HYPERLINK "http://www.mlemploi.com"</w:delInstrText>
        </w:r>
        <w:r w:rsidRPr="00CF5428" w:rsidDel="00CA1AA8">
          <w:rPr>
            <w:color w:val="000000" w:themeColor="text1"/>
          </w:rPr>
        </w:r>
        <w:r w:rsidRPr="007A4AFC" w:rsidDel="00CA1AA8">
          <w:rPr>
            <w:color w:val="000000" w:themeColor="text1"/>
            <w:rPrChange w:id="1899" w:author="Dr Mamadou SANOGO" w:date="2023-10-25T18:15:00Z">
              <w:rPr>
                <w:rStyle w:val="Lienhypertexte"/>
                <w:rFonts w:eastAsiaTheme="majorEastAsia"/>
              </w:rPr>
            </w:rPrChange>
          </w:rPr>
          <w:fldChar w:fldCharType="separate"/>
        </w:r>
        <w:r w:rsidR="00BE5855" w:rsidRPr="007A4AFC" w:rsidDel="00CA1AA8">
          <w:rPr>
            <w:rStyle w:val="Lienhypertexte"/>
            <w:rFonts w:eastAsiaTheme="majorEastAsia"/>
            <w:color w:val="000000" w:themeColor="text1"/>
            <w:rPrChange w:id="1900" w:author="Dr Mamadou SANOGO" w:date="2023-10-25T18:15:00Z">
              <w:rPr>
                <w:rStyle w:val="Lienhypertexte"/>
                <w:rFonts w:eastAsiaTheme="majorEastAsia"/>
              </w:rPr>
            </w:rPrChange>
          </w:rPr>
          <w:delText>www.mlemploi.com</w:delText>
        </w:r>
        <w:r w:rsidRPr="007A4AFC" w:rsidDel="00CA1AA8">
          <w:rPr>
            <w:rStyle w:val="Lienhypertexte"/>
            <w:rFonts w:eastAsiaTheme="majorEastAsia"/>
            <w:color w:val="000000" w:themeColor="text1"/>
            <w:rPrChange w:id="1901" w:author="Dr Mamadou SANOGO" w:date="2023-10-25T18:15:00Z">
              <w:rPr>
                <w:rStyle w:val="Lienhypertexte"/>
                <w:rFonts w:eastAsiaTheme="majorEastAsia"/>
              </w:rPr>
            </w:rPrChange>
          </w:rPr>
          <w:fldChar w:fldCharType="end"/>
        </w:r>
        <w:r w:rsidR="00BE5855" w:rsidRPr="007A4AFC" w:rsidDel="00CA1AA8">
          <w:rPr>
            <w:rStyle w:val="Lienhypertexte"/>
            <w:rFonts w:eastAsiaTheme="majorEastAsia"/>
            <w:color w:val="000000" w:themeColor="text1"/>
            <w:rPrChange w:id="1902" w:author="Dr Mamadou SANOGO" w:date="2023-10-25T18:15:00Z">
              <w:rPr>
                <w:rStyle w:val="Lienhypertexte"/>
                <w:rFonts w:eastAsiaTheme="majorEastAsia"/>
              </w:rPr>
            </w:rPrChange>
          </w:rPr>
          <w:delText>, maliavis.com</w:delText>
        </w:r>
        <w:r w:rsidRPr="007A4AFC" w:rsidDel="00CA1AA8">
          <w:rPr>
            <w:color w:val="000000" w:themeColor="text1"/>
            <w:szCs w:val="24"/>
            <w:rPrChange w:id="1903" w:author="Dr Mamadou SANOGO" w:date="2023-10-25T18:15:00Z">
              <w:rPr>
                <w:color w:val="000000"/>
                <w:szCs w:val="24"/>
              </w:rPr>
            </w:rPrChange>
          </w:rPr>
          <w:delText xml:space="preserve">)  laisse apparaître un besoin réel de spécialistes en </w:delText>
        </w:r>
      </w:del>
      <w:ins w:id="1904" w:author="Dr Mamadou SANOGO" w:date="2023-10-27T14:14:00Z">
        <w:del w:id="1905" w:author="Cauris Cosmetics" w:date="2023-10-27T19:21:00Z">
          <w:r w:rsidR="005A69DD" w:rsidDel="007A7899">
            <w:rPr>
              <w:color w:val="000000" w:themeColor="text1"/>
              <w:szCs w:val="24"/>
            </w:rPr>
            <w:delText>management des services de santé</w:delText>
          </w:r>
        </w:del>
      </w:ins>
      <w:del w:id="1906" w:author="Cauris Cosmetics" w:date="2023-10-27T22:58:00Z">
        <w:r w:rsidRPr="00DA5F0A" w:rsidDel="00CA1AA8">
          <w:rPr>
            <w:color w:val="000000" w:themeColor="text1"/>
            <w:szCs w:val="24"/>
            <w:rPrChange w:id="1907" w:author="Dr Mamadou SANOGO" w:date="2023-10-27T09:53:00Z">
              <w:rPr>
                <w:color w:val="000000"/>
                <w:szCs w:val="24"/>
              </w:rPr>
            </w:rPrChange>
          </w:rPr>
          <w:delText xml:space="preserve">épidémiologie. </w:delText>
        </w:r>
        <w:r w:rsidRPr="007A4AFC" w:rsidDel="00CA1AA8">
          <w:rPr>
            <w:color w:val="000000" w:themeColor="text1"/>
            <w:szCs w:val="24"/>
            <w:rPrChange w:id="1908" w:author="Dr Mamadou SANOGO" w:date="2023-10-25T18:15:00Z">
              <w:rPr>
                <w:color w:val="000000"/>
                <w:szCs w:val="24"/>
              </w:rPr>
            </w:rPrChange>
          </w:rPr>
          <w:delText>Toutes ces raisons ont conduit la direction de l’</w:delText>
        </w:r>
        <w:r w:rsidR="004B392C" w:rsidRPr="007A4AFC" w:rsidDel="00CA1AA8">
          <w:rPr>
            <w:color w:val="000000" w:themeColor="text1"/>
            <w:szCs w:val="24"/>
            <w:rPrChange w:id="1909" w:author="Dr Mamadou SANOGO" w:date="2023-10-25T18:15:00Z">
              <w:rPr>
                <w:color w:val="000000"/>
                <w:szCs w:val="24"/>
              </w:rPr>
            </w:rPrChange>
          </w:rPr>
          <w:delText>EPSFé</w:delText>
        </w:r>
        <w:r w:rsidRPr="007A4AFC" w:rsidDel="00CA1AA8">
          <w:rPr>
            <w:color w:val="000000" w:themeColor="text1"/>
            <w:szCs w:val="24"/>
            <w:rPrChange w:id="1910" w:author="Dr Mamadou SANOGO" w:date="2023-10-25T18:15:00Z">
              <w:rPr>
                <w:color w:val="000000"/>
                <w:szCs w:val="24"/>
              </w:rPr>
            </w:rPrChange>
          </w:rPr>
          <w:delText xml:space="preserve"> à lancer le programme de formation du Master en </w:delText>
        </w:r>
      </w:del>
      <w:ins w:id="1911" w:author="Dr Mamadou SANOGO" w:date="2023-10-27T14:14:00Z">
        <w:del w:id="1912" w:author="Cauris Cosmetics" w:date="2023-10-27T19:21:00Z">
          <w:r w:rsidR="005A69DD" w:rsidDel="007A7899">
            <w:rPr>
              <w:color w:val="000000" w:themeColor="text1"/>
              <w:szCs w:val="24"/>
            </w:rPr>
            <w:delText>management des services de santé</w:delText>
          </w:r>
        </w:del>
      </w:ins>
      <w:del w:id="1913" w:author="Cauris Cosmetics" w:date="2023-10-27T22:58:00Z">
        <w:r w:rsidRPr="00DA5F0A" w:rsidDel="00CA1AA8">
          <w:rPr>
            <w:color w:val="000000" w:themeColor="text1"/>
            <w:szCs w:val="24"/>
            <w:rPrChange w:id="1914" w:author="Dr Mamadou SANOGO" w:date="2023-10-27T09:53:00Z">
              <w:rPr>
                <w:color w:val="000000"/>
                <w:szCs w:val="24"/>
              </w:rPr>
            </w:rPrChange>
          </w:rPr>
          <w:delText>Epidémiologie.</w:delText>
        </w:r>
      </w:del>
    </w:p>
    <w:p w14:paraId="6D623CFC" w14:textId="3861E920" w:rsidR="00643698" w:rsidRPr="00614D94" w:rsidDel="00CA1AA8" w:rsidRDefault="00643698">
      <w:pPr>
        <w:spacing w:line="276" w:lineRule="auto"/>
        <w:jc w:val="center"/>
        <w:rPr>
          <w:del w:id="1915" w:author="Cauris Cosmetics" w:date="2023-10-27T22:58:00Z"/>
          <w:i/>
          <w:color w:val="000000" w:themeColor="text1"/>
          <w:szCs w:val="24"/>
          <w:rPrChange w:id="1916" w:author="Dr Mamadou SANOGO" w:date="2023-10-27T13:22:00Z">
            <w:rPr>
              <w:del w:id="1917" w:author="Cauris Cosmetics" w:date="2023-10-27T22:58:00Z"/>
              <w:i/>
              <w:color w:val="00B050"/>
              <w:szCs w:val="24"/>
            </w:rPr>
          </w:rPrChange>
        </w:rPr>
        <w:pPrChange w:id="1918" w:author="Cauris Cosmetics" w:date="2023-10-27T22:58:00Z">
          <w:pPr>
            <w:pStyle w:val="Paragraphedeliste"/>
            <w:shd w:val="clear" w:color="auto" w:fill="FFFFFF"/>
            <w:spacing w:line="360" w:lineRule="auto"/>
            <w:ind w:left="420" w:right="9"/>
          </w:pPr>
        </w:pPrChange>
      </w:pPr>
      <w:del w:id="1919" w:author="Cauris Cosmetics" w:date="2023-10-27T22:58:00Z">
        <w:r w:rsidRPr="00614D94" w:rsidDel="00CA1AA8">
          <w:rPr>
            <w:b/>
            <w:bCs/>
            <w:iCs/>
            <w:color w:val="000000" w:themeColor="text1"/>
            <w:szCs w:val="24"/>
            <w:rPrChange w:id="1920" w:author="Dr Mamadou SANOGO" w:date="2023-10-27T13:22:00Z">
              <w:rPr>
                <w:b/>
                <w:bCs/>
                <w:iCs/>
                <w:color w:val="00B050"/>
                <w:szCs w:val="24"/>
              </w:rPr>
            </w:rPrChange>
          </w:rPr>
          <w:delText>Annexe n°</w:delText>
        </w:r>
        <w:r w:rsidR="008F0B7B" w:rsidRPr="00614D94" w:rsidDel="00CA1AA8">
          <w:rPr>
            <w:b/>
            <w:bCs/>
            <w:iCs/>
            <w:color w:val="000000" w:themeColor="text1"/>
            <w:szCs w:val="24"/>
            <w:rPrChange w:id="1921" w:author="Dr Mamadou SANOGO" w:date="2023-10-27T13:22:00Z">
              <w:rPr>
                <w:b/>
                <w:bCs/>
                <w:iCs/>
                <w:color w:val="00B050"/>
                <w:szCs w:val="24"/>
              </w:rPr>
            </w:rPrChange>
          </w:rPr>
          <w:delText>05</w:delText>
        </w:r>
        <w:r w:rsidRPr="00614D94" w:rsidDel="00CA1AA8">
          <w:rPr>
            <w:b/>
            <w:bCs/>
            <w:iCs/>
            <w:color w:val="000000" w:themeColor="text1"/>
            <w:szCs w:val="24"/>
            <w:rPrChange w:id="1922" w:author="Dr Mamadou SANOGO" w:date="2023-10-27T13:22:00Z">
              <w:rPr>
                <w:b/>
                <w:bCs/>
                <w:iCs/>
                <w:color w:val="00B050"/>
                <w:szCs w:val="24"/>
              </w:rPr>
            </w:rPrChange>
          </w:rPr>
          <w:delText>:</w:delText>
        </w:r>
        <w:r w:rsidRPr="00614D94" w:rsidDel="00CA1AA8">
          <w:rPr>
            <w:iCs/>
            <w:color w:val="000000" w:themeColor="text1"/>
            <w:szCs w:val="24"/>
            <w:rPrChange w:id="1923" w:author="Dr Mamadou SANOGO" w:date="2023-10-27T13:22:00Z">
              <w:rPr>
                <w:iCs/>
                <w:color w:val="00B050"/>
                <w:szCs w:val="24"/>
              </w:rPr>
            </w:rPrChange>
          </w:rPr>
          <w:delText xml:space="preserve"> </w:delText>
        </w:r>
        <w:r w:rsidRPr="00614D94" w:rsidDel="00CA1AA8">
          <w:rPr>
            <w:iCs/>
            <w:color w:val="000000" w:themeColor="text1"/>
            <w:szCs w:val="24"/>
            <w:rPrChange w:id="1924" w:author="Dr Mamadou SANOGO" w:date="2023-10-27T13:22:00Z">
              <w:rPr>
                <w:i/>
                <w:color w:val="00B050"/>
                <w:szCs w:val="24"/>
              </w:rPr>
            </w:rPrChange>
          </w:rPr>
          <w:delText>Registre de demande d’informations relatives à l’existence de la formation</w:delText>
        </w:r>
      </w:del>
    </w:p>
    <w:p w14:paraId="6CCA8DA6" w14:textId="1F393F27" w:rsidR="00643698" w:rsidRPr="007A4AFC" w:rsidDel="00CA1AA8" w:rsidRDefault="00643698">
      <w:pPr>
        <w:spacing w:line="276" w:lineRule="auto"/>
        <w:jc w:val="center"/>
        <w:rPr>
          <w:del w:id="1925" w:author="Cauris Cosmetics" w:date="2023-10-27T22:58:00Z"/>
        </w:rPr>
        <w:pPrChange w:id="1926" w:author="Cauris Cosmetics" w:date="2023-10-27T22:58:00Z">
          <w:pPr>
            <w:shd w:val="clear" w:color="auto" w:fill="FFFFFF"/>
            <w:spacing w:line="360" w:lineRule="auto"/>
            <w:ind w:right="9"/>
          </w:pPr>
        </w:pPrChange>
      </w:pPr>
    </w:p>
    <w:p w14:paraId="31A90E1E" w14:textId="7C0A69D0" w:rsidR="00643698" w:rsidRPr="007A4AFC" w:rsidDel="00CA1AA8" w:rsidRDefault="00643698">
      <w:pPr>
        <w:spacing w:line="276" w:lineRule="auto"/>
        <w:jc w:val="center"/>
        <w:rPr>
          <w:del w:id="1927" w:author="Cauris Cosmetics" w:date="2023-10-27T22:58:00Z"/>
          <w:b/>
          <w:i/>
          <w:iCs/>
          <w:color w:val="000000" w:themeColor="text1"/>
          <w:szCs w:val="24"/>
        </w:rPr>
        <w:pPrChange w:id="1928" w:author="Cauris Cosmetics" w:date="2023-10-27T22:58:00Z">
          <w:pPr>
            <w:spacing w:line="360" w:lineRule="auto"/>
            <w:ind w:right="9"/>
          </w:pPr>
        </w:pPrChange>
      </w:pPr>
      <w:del w:id="1929" w:author="Cauris Cosmetics" w:date="2023-10-27T22:58:00Z">
        <w:r w:rsidRPr="007A4AFC" w:rsidDel="00CA1AA8">
          <w:rPr>
            <w:b/>
            <w:i/>
            <w:iCs/>
            <w:color w:val="000000" w:themeColor="text1"/>
            <w:szCs w:val="24"/>
          </w:rPr>
          <w:delText>Critère 2 : La formation offre des perspectives pour de nouveaux métiers</w:delText>
        </w:r>
      </w:del>
    </w:p>
    <w:p w14:paraId="3D8F75A2" w14:textId="220CEF2A" w:rsidR="00643698" w:rsidRPr="007A4AFC" w:rsidDel="00CA1AA8" w:rsidRDefault="00643698">
      <w:pPr>
        <w:spacing w:line="276" w:lineRule="auto"/>
        <w:jc w:val="center"/>
        <w:rPr>
          <w:del w:id="1930" w:author="Cauris Cosmetics" w:date="2023-10-27T22:58:00Z"/>
          <w:color w:val="000000" w:themeColor="text1"/>
          <w:szCs w:val="24"/>
          <w:rPrChange w:id="1931" w:author="Dr Mamadou SANOGO" w:date="2023-10-25T18:15:00Z">
            <w:rPr>
              <w:del w:id="1932" w:author="Cauris Cosmetics" w:date="2023-10-27T22:58:00Z"/>
              <w:szCs w:val="24"/>
            </w:rPr>
          </w:rPrChange>
        </w:rPr>
        <w:pPrChange w:id="1933" w:author="Cauris Cosmetics" w:date="2023-10-27T22:58:00Z">
          <w:pPr>
            <w:shd w:val="clear" w:color="auto" w:fill="FFFFFF"/>
            <w:spacing w:line="360" w:lineRule="auto"/>
            <w:ind w:right="9"/>
          </w:pPr>
        </w:pPrChange>
      </w:pPr>
      <w:del w:id="1934" w:author="Cauris Cosmetics" w:date="2023-10-27T22:58:00Z">
        <w:r w:rsidRPr="007A4AFC" w:rsidDel="00CA1AA8">
          <w:rPr>
            <w:color w:val="000000" w:themeColor="text1"/>
            <w:szCs w:val="24"/>
          </w:rPr>
          <w:delText>La formation offre des perspectives pour les nouveaux métiers comme indiquée dans les orientations nationales du gouvernement malien (</w:delText>
        </w:r>
        <w:r w:rsidRPr="007A4AFC" w:rsidDel="00CA1AA8">
          <w:rPr>
            <w:color w:val="000000" w:themeColor="text1"/>
            <w:szCs w:val="24"/>
            <w:rPrChange w:id="1935" w:author="Dr Mamadou SANOGO" w:date="2023-10-25T18:15:00Z">
              <w:rPr>
                <w:szCs w:val="24"/>
              </w:rPr>
            </w:rPrChange>
          </w:rPr>
          <w:delText>PDDSS, 2014-2023). Dans la même suite logique, l’</w:delText>
        </w:r>
        <w:r w:rsidR="004B392C" w:rsidRPr="007A4AFC" w:rsidDel="00CA1AA8">
          <w:rPr>
            <w:color w:val="000000" w:themeColor="text1"/>
            <w:szCs w:val="24"/>
            <w:rPrChange w:id="1936" w:author="Dr Mamadou SANOGO" w:date="2023-10-25T18:15:00Z">
              <w:rPr>
                <w:szCs w:val="24"/>
              </w:rPr>
            </w:rPrChange>
          </w:rPr>
          <w:delText>EPSFé</w:delText>
        </w:r>
        <w:r w:rsidRPr="007A4AFC" w:rsidDel="00CA1AA8">
          <w:rPr>
            <w:color w:val="000000" w:themeColor="text1"/>
            <w:szCs w:val="24"/>
            <w:rPrChange w:id="1937" w:author="Dr Mamadou SANOGO" w:date="2023-10-25T18:15:00Z">
              <w:rPr>
                <w:szCs w:val="24"/>
              </w:rPr>
            </w:rPrChange>
          </w:rPr>
          <w:delText xml:space="preserve"> a décri</w:delText>
        </w:r>
        <w:r w:rsidR="008F0B7B" w:rsidRPr="007A4AFC" w:rsidDel="00CA1AA8">
          <w:rPr>
            <w:color w:val="000000" w:themeColor="text1"/>
            <w:szCs w:val="24"/>
            <w:rPrChange w:id="1938" w:author="Dr Mamadou SANOGO" w:date="2023-10-25T18:15:00Z">
              <w:rPr>
                <w:szCs w:val="24"/>
              </w:rPr>
            </w:rPrChange>
          </w:rPr>
          <w:delText>t</w:delText>
        </w:r>
        <w:r w:rsidRPr="007A4AFC" w:rsidDel="00CA1AA8">
          <w:rPr>
            <w:color w:val="000000" w:themeColor="text1"/>
            <w:szCs w:val="24"/>
            <w:rPrChange w:id="1939" w:author="Dr Mamadou SANOGO" w:date="2023-10-25T18:15:00Z">
              <w:rPr>
                <w:szCs w:val="24"/>
              </w:rPr>
            </w:rPrChange>
          </w:rPr>
          <w:delText xml:space="preserve"> et précisé les métiers liés </w:delText>
        </w:r>
        <w:r w:rsidR="008F0B7B" w:rsidRPr="007A4AFC" w:rsidDel="00CA1AA8">
          <w:rPr>
            <w:color w:val="000000" w:themeColor="text1"/>
            <w:szCs w:val="24"/>
            <w:rPrChange w:id="1940" w:author="Dr Mamadou SANOGO" w:date="2023-10-25T18:15:00Z">
              <w:rPr>
                <w:szCs w:val="24"/>
              </w:rPr>
            </w:rPrChange>
          </w:rPr>
          <w:delText xml:space="preserve">à </w:delText>
        </w:r>
        <w:r w:rsidRPr="007A4AFC" w:rsidDel="00CA1AA8">
          <w:rPr>
            <w:color w:val="000000" w:themeColor="text1"/>
            <w:szCs w:val="24"/>
            <w:rPrChange w:id="1941" w:author="Dr Mamadou SANOGO" w:date="2023-10-25T18:15:00Z">
              <w:rPr>
                <w:szCs w:val="24"/>
              </w:rPr>
            </w:rPrChange>
          </w:rPr>
          <w:delText xml:space="preserve">ce master en </w:delText>
        </w:r>
      </w:del>
      <w:ins w:id="1942" w:author="Dr Mamadou SANOGO" w:date="2023-10-27T14:14:00Z">
        <w:del w:id="1943" w:author="Cauris Cosmetics" w:date="2023-10-27T19:21:00Z">
          <w:r w:rsidR="005A69DD" w:rsidDel="007A7899">
            <w:rPr>
              <w:color w:val="000000" w:themeColor="text1"/>
              <w:szCs w:val="24"/>
            </w:rPr>
            <w:delText>management des services de santé</w:delText>
          </w:r>
        </w:del>
      </w:ins>
      <w:del w:id="1944" w:author="Cauris Cosmetics" w:date="2023-10-27T22:58:00Z">
        <w:r w:rsidRPr="00F076C8" w:rsidDel="00CA1AA8">
          <w:rPr>
            <w:color w:val="000000" w:themeColor="text1"/>
            <w:szCs w:val="24"/>
            <w:rPrChange w:id="1945" w:author="Dr Mamadou SANOGO" w:date="2023-10-27T09:58:00Z">
              <w:rPr>
                <w:szCs w:val="24"/>
              </w:rPr>
            </w:rPrChange>
          </w:rPr>
          <w:delText xml:space="preserve">épidémiologie </w:delText>
        </w:r>
        <w:r w:rsidRPr="007A4AFC" w:rsidDel="00CA1AA8">
          <w:rPr>
            <w:color w:val="000000" w:themeColor="text1"/>
            <w:szCs w:val="24"/>
            <w:rPrChange w:id="1946" w:author="Dr Mamadou SANOGO" w:date="2023-10-25T18:15:00Z">
              <w:rPr>
                <w:szCs w:val="24"/>
              </w:rPr>
            </w:rPrChange>
          </w:rPr>
          <w:delText>dans les dix prochaines années en tenant compte de l’évolution du marché de l’emploi.</w:delText>
        </w:r>
      </w:del>
    </w:p>
    <w:p w14:paraId="43A08E6F" w14:textId="2688DC91" w:rsidR="00643698" w:rsidRPr="007A4AFC" w:rsidDel="003C6082" w:rsidRDefault="00643698">
      <w:pPr>
        <w:spacing w:line="276" w:lineRule="auto"/>
        <w:jc w:val="center"/>
        <w:rPr>
          <w:del w:id="1947" w:author="Cauris Cosmetics" w:date="2023-10-25T14:37:00Z"/>
          <w:color w:val="000000" w:themeColor="text1"/>
          <w:szCs w:val="24"/>
          <w:highlight w:val="yellow"/>
          <w:rPrChange w:id="1948" w:author="Dr Mamadou SANOGO" w:date="2023-10-25T18:15:00Z">
            <w:rPr>
              <w:del w:id="1949" w:author="Cauris Cosmetics" w:date="2023-10-25T14:37:00Z"/>
              <w:color w:val="C00000"/>
              <w:szCs w:val="24"/>
              <w:highlight w:val="yellow"/>
            </w:rPr>
          </w:rPrChange>
        </w:rPr>
        <w:pPrChange w:id="1950" w:author="Cauris Cosmetics" w:date="2023-10-27T22:58:00Z">
          <w:pPr>
            <w:shd w:val="clear" w:color="auto" w:fill="FFFFFF"/>
            <w:spacing w:line="360" w:lineRule="auto"/>
            <w:ind w:right="9"/>
          </w:pPr>
        </w:pPrChange>
      </w:pPr>
      <w:del w:id="1951" w:author="Cauris Cosmetics" w:date="2023-10-25T14:37:00Z">
        <w:r w:rsidRPr="007A4AFC" w:rsidDel="003C6082">
          <w:rPr>
            <w:b/>
            <w:bCs/>
            <w:iCs/>
            <w:color w:val="000000" w:themeColor="text1"/>
            <w:szCs w:val="24"/>
            <w:rPrChange w:id="1952" w:author="Dr Mamadou SANOGO" w:date="2023-10-25T18:15:00Z">
              <w:rPr>
                <w:b/>
                <w:bCs/>
                <w:iCs/>
                <w:color w:val="C00000"/>
                <w:szCs w:val="24"/>
              </w:rPr>
            </w:rPrChange>
          </w:rPr>
          <w:delText>Annexe n°</w:delText>
        </w:r>
        <w:r w:rsidR="008F0B7B" w:rsidRPr="007A4AFC" w:rsidDel="003C6082">
          <w:rPr>
            <w:b/>
            <w:bCs/>
            <w:iCs/>
            <w:color w:val="000000" w:themeColor="text1"/>
            <w:szCs w:val="24"/>
            <w:rPrChange w:id="1953" w:author="Dr Mamadou SANOGO" w:date="2023-10-25T18:15:00Z">
              <w:rPr>
                <w:b/>
                <w:bCs/>
                <w:iCs/>
                <w:color w:val="C00000"/>
                <w:szCs w:val="24"/>
              </w:rPr>
            </w:rPrChange>
          </w:rPr>
          <w:delText>06</w:delText>
        </w:r>
        <w:r w:rsidRPr="007A4AFC" w:rsidDel="003C6082">
          <w:rPr>
            <w:b/>
            <w:bCs/>
            <w:iCs/>
            <w:color w:val="000000" w:themeColor="text1"/>
            <w:szCs w:val="24"/>
            <w:rPrChange w:id="1954" w:author="Dr Mamadou SANOGO" w:date="2023-10-25T18:15:00Z">
              <w:rPr>
                <w:b/>
                <w:bCs/>
                <w:iCs/>
                <w:color w:val="C00000"/>
                <w:szCs w:val="24"/>
              </w:rPr>
            </w:rPrChange>
          </w:rPr>
          <w:delText> </w:delText>
        </w:r>
        <w:r w:rsidRPr="007A4AFC" w:rsidDel="003C6082">
          <w:rPr>
            <w:b/>
            <w:bCs/>
            <w:i/>
            <w:color w:val="000000" w:themeColor="text1"/>
            <w:szCs w:val="24"/>
            <w:rPrChange w:id="1955" w:author="Dr Mamadou SANOGO" w:date="2023-10-25T18:15:00Z">
              <w:rPr>
                <w:b/>
                <w:bCs/>
                <w:i/>
                <w:color w:val="C00000"/>
                <w:szCs w:val="24"/>
              </w:rPr>
            </w:rPrChange>
          </w:rPr>
          <w:delText> </w:delText>
        </w:r>
        <w:r w:rsidRPr="007A4AFC" w:rsidDel="003C6082">
          <w:rPr>
            <w:iCs/>
            <w:color w:val="000000" w:themeColor="text1"/>
            <w:szCs w:val="24"/>
            <w:rPrChange w:id="1956" w:author="Dr Mamadou SANOGO" w:date="2023-10-25T18:15:00Z">
              <w:rPr>
                <w:iCs/>
                <w:color w:val="C00000"/>
                <w:szCs w:val="24"/>
              </w:rPr>
            </w:rPrChange>
          </w:rPr>
          <w:delText xml:space="preserve">: </w:delText>
        </w:r>
        <w:r w:rsidRPr="007A4AFC" w:rsidDel="003C6082">
          <w:rPr>
            <w:i/>
            <w:iCs/>
            <w:color w:val="000000" w:themeColor="text1"/>
            <w:szCs w:val="24"/>
            <w:rPrChange w:id="1957" w:author="Dr Mamadou SANOGO" w:date="2023-10-25T18:15:00Z">
              <w:rPr>
                <w:i/>
                <w:iCs/>
                <w:color w:val="C00000"/>
                <w:szCs w:val="24"/>
              </w:rPr>
            </w:rPrChange>
          </w:rPr>
          <w:delText xml:space="preserve">Maquette </w:delText>
        </w:r>
        <w:bookmarkStart w:id="1958" w:name="_Hlk148965803"/>
        <w:r w:rsidRPr="007A4AFC" w:rsidDel="003C6082">
          <w:rPr>
            <w:i/>
            <w:iCs/>
            <w:color w:val="000000" w:themeColor="text1"/>
            <w:szCs w:val="24"/>
            <w:rPrChange w:id="1959" w:author="Dr Mamadou SANOGO" w:date="2023-10-25T18:15:00Z">
              <w:rPr>
                <w:i/>
                <w:iCs/>
                <w:color w:val="C00000"/>
                <w:szCs w:val="24"/>
              </w:rPr>
            </w:rPrChange>
          </w:rPr>
          <w:delText>du master en épidémiologie, 20….</w:delText>
        </w:r>
        <w:bookmarkEnd w:id="1958"/>
      </w:del>
    </w:p>
    <w:p w14:paraId="01851637" w14:textId="4926C44C" w:rsidR="00643698" w:rsidRPr="007A4AFC" w:rsidDel="00CA1AA8" w:rsidRDefault="00643698">
      <w:pPr>
        <w:spacing w:line="276" w:lineRule="auto"/>
        <w:jc w:val="center"/>
        <w:rPr>
          <w:del w:id="1960" w:author="Cauris Cosmetics" w:date="2023-10-27T22:58:00Z"/>
          <w:b/>
          <w:i/>
          <w:iCs/>
          <w:color w:val="000000" w:themeColor="text1"/>
          <w:szCs w:val="24"/>
        </w:rPr>
        <w:pPrChange w:id="1961" w:author="Cauris Cosmetics" w:date="2023-10-27T22:58:00Z">
          <w:pPr>
            <w:spacing w:line="360" w:lineRule="auto"/>
            <w:ind w:right="9"/>
          </w:pPr>
        </w:pPrChange>
      </w:pPr>
      <w:del w:id="1962" w:author="Cauris Cosmetics" w:date="2023-10-27T22:58:00Z">
        <w:r w:rsidRPr="007A4AFC" w:rsidDel="00CA1AA8">
          <w:rPr>
            <w:b/>
            <w:i/>
            <w:iCs/>
            <w:color w:val="000000" w:themeColor="text1"/>
            <w:szCs w:val="24"/>
          </w:rPr>
          <w:delText>Critère 3 : Les débouchés en matière de métiers et de poursuite d’études sont explicites et connus des étudiants et autres parties prenantes</w:delText>
        </w:r>
      </w:del>
    </w:p>
    <w:p w14:paraId="69B1DFF2" w14:textId="7B348B24" w:rsidR="00643698" w:rsidRPr="007A4AFC" w:rsidDel="00CA1AA8" w:rsidRDefault="00643698">
      <w:pPr>
        <w:spacing w:line="276" w:lineRule="auto"/>
        <w:jc w:val="center"/>
        <w:rPr>
          <w:del w:id="1963" w:author="Cauris Cosmetics" w:date="2023-10-27T22:58:00Z"/>
          <w:bCs/>
          <w:color w:val="000000" w:themeColor="text1"/>
          <w:szCs w:val="24"/>
        </w:rPr>
        <w:pPrChange w:id="1964" w:author="Cauris Cosmetics" w:date="2023-10-27T22:58:00Z">
          <w:pPr>
            <w:spacing w:line="360" w:lineRule="auto"/>
            <w:ind w:right="9"/>
          </w:pPr>
        </w:pPrChange>
      </w:pPr>
      <w:del w:id="1965" w:author="Cauris Cosmetics" w:date="2023-10-27T22:58:00Z">
        <w:r w:rsidRPr="007A4AFC" w:rsidDel="00CA1AA8">
          <w:rPr>
            <w:bCs/>
            <w:color w:val="000000" w:themeColor="text1"/>
            <w:szCs w:val="24"/>
          </w:rPr>
          <w:delText>L’</w:delText>
        </w:r>
        <w:r w:rsidR="004B392C" w:rsidRPr="007A4AFC" w:rsidDel="00CA1AA8">
          <w:rPr>
            <w:bCs/>
            <w:color w:val="000000" w:themeColor="text1"/>
            <w:szCs w:val="24"/>
          </w:rPr>
          <w:delText>EPSFé</w:delText>
        </w:r>
        <w:r w:rsidRPr="007A4AFC" w:rsidDel="00CA1AA8">
          <w:rPr>
            <w:bCs/>
            <w:color w:val="000000" w:themeColor="text1"/>
            <w:szCs w:val="24"/>
          </w:rPr>
          <w:delText xml:space="preserve"> a élaboré un ensemble d’outils de communication à travers lesquels les dé</w:delText>
        </w:r>
      </w:del>
      <w:ins w:id="1966" w:author="Dr Mamadou SANOGO" w:date="2023-10-27T14:24:00Z">
        <w:del w:id="1967" w:author="Cauris Cosmetics" w:date="2023-10-27T22:58:00Z">
          <w:r w:rsidR="005A69DD" w:rsidDel="00CA1AA8">
            <w:rPr>
              <w:bCs/>
              <w:color w:val="000000" w:themeColor="text1"/>
              <w:szCs w:val="24"/>
            </w:rPr>
            <w:delText>b</w:delText>
          </w:r>
        </w:del>
      </w:ins>
      <w:del w:id="1968" w:author="Cauris Cosmetics" w:date="2023-10-27T22:58:00Z">
        <w:r w:rsidRPr="007A4AFC" w:rsidDel="00CA1AA8">
          <w:rPr>
            <w:bCs/>
            <w:color w:val="000000" w:themeColor="text1"/>
            <w:szCs w:val="24"/>
          </w:rPr>
          <w:delText xml:space="preserve">couchés en matière de métiers liés au programme de master en </w:delText>
        </w:r>
      </w:del>
      <w:ins w:id="1969" w:author="Dr Mamadou SANOGO" w:date="2023-10-27T14:14:00Z">
        <w:del w:id="1970" w:author="Cauris Cosmetics" w:date="2023-10-27T19:21:00Z">
          <w:r w:rsidR="005A69DD" w:rsidDel="007A7899">
            <w:rPr>
              <w:bCs/>
              <w:color w:val="000000" w:themeColor="text1"/>
              <w:szCs w:val="24"/>
            </w:rPr>
            <w:delText>management des services de santé</w:delText>
          </w:r>
        </w:del>
      </w:ins>
      <w:del w:id="1971" w:author="Cauris Cosmetics" w:date="2023-10-27T22:58:00Z">
        <w:r w:rsidRPr="00F076C8" w:rsidDel="00CA1AA8">
          <w:rPr>
            <w:bCs/>
            <w:color w:val="000000" w:themeColor="text1"/>
            <w:szCs w:val="24"/>
          </w:rPr>
          <w:delText xml:space="preserve">épidémiologie </w:delText>
        </w:r>
        <w:r w:rsidRPr="007A4AFC" w:rsidDel="00CA1AA8">
          <w:rPr>
            <w:bCs/>
            <w:color w:val="000000" w:themeColor="text1"/>
            <w:szCs w:val="24"/>
          </w:rPr>
          <w:delText xml:space="preserve">sont connus des étudiants et des autres parties prenantes. </w:delText>
        </w:r>
      </w:del>
    </w:p>
    <w:p w14:paraId="67E927F2" w14:textId="7C8ACEBB" w:rsidR="00643698" w:rsidRPr="007A4AFC" w:rsidDel="00CA1AA8" w:rsidRDefault="00643698">
      <w:pPr>
        <w:spacing w:line="276" w:lineRule="auto"/>
        <w:jc w:val="center"/>
        <w:rPr>
          <w:del w:id="1972" w:author="Cauris Cosmetics" w:date="2023-10-27T22:58:00Z"/>
          <w:bCs/>
          <w:iCs/>
          <w:color w:val="000000" w:themeColor="text1"/>
          <w:szCs w:val="24"/>
          <w:rPrChange w:id="1973" w:author="Dr Mamadou SANOGO" w:date="2023-10-25T18:15:00Z">
            <w:rPr>
              <w:del w:id="1974" w:author="Cauris Cosmetics" w:date="2023-10-27T22:58:00Z"/>
              <w:bCs/>
              <w:iCs/>
              <w:color w:val="C00000"/>
              <w:szCs w:val="24"/>
            </w:rPr>
          </w:rPrChange>
        </w:rPr>
        <w:pPrChange w:id="1975" w:author="Cauris Cosmetics" w:date="2023-10-27T22:58:00Z">
          <w:pPr>
            <w:spacing w:line="240" w:lineRule="auto"/>
            <w:ind w:right="9"/>
          </w:pPr>
        </w:pPrChange>
      </w:pPr>
      <w:del w:id="1976" w:author="Cauris Cosmetics" w:date="2023-10-27T22:58:00Z">
        <w:r w:rsidRPr="007A4AFC" w:rsidDel="00CA1AA8">
          <w:rPr>
            <w:bCs/>
            <w:color w:val="000000" w:themeColor="text1"/>
            <w:szCs w:val="24"/>
          </w:rPr>
          <w:delText xml:space="preserve"> </w:delText>
        </w:r>
        <w:r w:rsidRPr="007A4AFC" w:rsidDel="00CA1AA8">
          <w:rPr>
            <w:b/>
            <w:bCs/>
            <w:iCs/>
            <w:color w:val="000000" w:themeColor="text1"/>
            <w:szCs w:val="24"/>
            <w:rPrChange w:id="1977" w:author="Dr Mamadou SANOGO" w:date="2023-10-25T18:15:00Z">
              <w:rPr>
                <w:b/>
                <w:bCs/>
                <w:iCs/>
                <w:color w:val="C00000"/>
                <w:szCs w:val="24"/>
              </w:rPr>
            </w:rPrChange>
          </w:rPr>
          <w:delText>Annexe n°</w:delText>
        </w:r>
        <w:r w:rsidR="008F0B7B" w:rsidRPr="007A4AFC" w:rsidDel="00CA1AA8">
          <w:rPr>
            <w:b/>
            <w:bCs/>
            <w:iCs/>
            <w:color w:val="000000" w:themeColor="text1"/>
            <w:szCs w:val="24"/>
            <w:rPrChange w:id="1978" w:author="Dr Mamadou SANOGO" w:date="2023-10-25T18:15:00Z">
              <w:rPr>
                <w:b/>
                <w:bCs/>
                <w:iCs/>
                <w:color w:val="C00000"/>
                <w:szCs w:val="24"/>
              </w:rPr>
            </w:rPrChange>
          </w:rPr>
          <w:delText>0</w:delText>
        </w:r>
      </w:del>
      <w:del w:id="1979" w:author="Cauris Cosmetics" w:date="2023-10-25T14:37:00Z">
        <w:r w:rsidR="008F0B7B" w:rsidRPr="007A4AFC" w:rsidDel="003C6082">
          <w:rPr>
            <w:b/>
            <w:bCs/>
            <w:iCs/>
            <w:color w:val="000000" w:themeColor="text1"/>
            <w:szCs w:val="24"/>
            <w:rPrChange w:id="1980" w:author="Dr Mamadou SANOGO" w:date="2023-10-25T18:15:00Z">
              <w:rPr>
                <w:b/>
                <w:bCs/>
                <w:iCs/>
                <w:color w:val="C00000"/>
                <w:szCs w:val="24"/>
              </w:rPr>
            </w:rPrChange>
          </w:rPr>
          <w:delText>7</w:delText>
        </w:r>
      </w:del>
      <w:del w:id="1981" w:author="Cauris Cosmetics" w:date="2023-10-27T22:58:00Z">
        <w:r w:rsidRPr="007A4AFC" w:rsidDel="00CA1AA8">
          <w:rPr>
            <w:i/>
            <w:color w:val="000000" w:themeColor="text1"/>
            <w:szCs w:val="24"/>
            <w:rPrChange w:id="1982" w:author="Dr Mamadou SANOGO" w:date="2023-10-25T18:15:00Z">
              <w:rPr>
                <w:i/>
                <w:color w:val="C00000"/>
                <w:szCs w:val="24"/>
              </w:rPr>
            </w:rPrChange>
          </w:rPr>
          <w:delText xml:space="preserve">: </w:delText>
        </w:r>
        <w:r w:rsidR="00257DB4" w:rsidRPr="007A4AFC" w:rsidDel="00CA1AA8">
          <w:rPr>
            <w:iCs/>
            <w:color w:val="000000" w:themeColor="text1"/>
            <w:szCs w:val="24"/>
            <w:rPrChange w:id="1983" w:author="Dr Mamadou SANOGO" w:date="2023-10-25T18:15:00Z">
              <w:rPr>
                <w:iCs/>
                <w:color w:val="C00000"/>
                <w:szCs w:val="24"/>
              </w:rPr>
            </w:rPrChange>
          </w:rPr>
          <w:delText xml:space="preserve">Catalogue </w:delText>
        </w:r>
      </w:del>
      <w:ins w:id="1984" w:author="Dr Mamadou SANOGO" w:date="2023-10-26T12:35:00Z">
        <w:del w:id="1985" w:author="Cauris Cosmetics" w:date="2023-10-27T22:58:00Z">
          <w:r w:rsidR="00F25C2C" w:rsidDel="00CA1AA8">
            <w:rPr>
              <w:i/>
              <w:color w:val="000000" w:themeColor="text1"/>
              <w:szCs w:val="24"/>
            </w:rPr>
            <w:delText xml:space="preserve">/ </w:delText>
          </w:r>
        </w:del>
      </w:ins>
      <w:del w:id="1986" w:author="Cauris Cosmetics" w:date="2023-10-25T14:37:00Z">
        <w:r w:rsidR="00257DB4" w:rsidRPr="007A4AFC" w:rsidDel="003C6082">
          <w:rPr>
            <w:iCs/>
            <w:color w:val="000000" w:themeColor="text1"/>
            <w:szCs w:val="24"/>
            <w:rPrChange w:id="1987" w:author="Dr Mamadou SANOGO" w:date="2023-10-25T18:15:00Z">
              <w:rPr>
                <w:iCs/>
                <w:color w:val="00B050"/>
                <w:szCs w:val="24"/>
              </w:rPr>
            </w:rPrChange>
          </w:rPr>
          <w:delText>ou</w:delText>
        </w:r>
        <w:r w:rsidR="00257DB4" w:rsidRPr="007A4AFC" w:rsidDel="003C6082">
          <w:rPr>
            <w:i/>
            <w:color w:val="000000" w:themeColor="text1"/>
            <w:szCs w:val="24"/>
            <w:rPrChange w:id="1988" w:author="Dr Mamadou SANOGO" w:date="2023-10-25T18:15:00Z">
              <w:rPr>
                <w:i/>
                <w:color w:val="00B050"/>
                <w:szCs w:val="24"/>
              </w:rPr>
            </w:rPrChange>
          </w:rPr>
          <w:delText xml:space="preserve"> </w:delText>
        </w:r>
      </w:del>
      <w:del w:id="1989" w:author="Cauris Cosmetics" w:date="2023-10-27T22:58:00Z">
        <w:r w:rsidR="00257DB4" w:rsidRPr="007A4AFC" w:rsidDel="00CA1AA8">
          <w:rPr>
            <w:iCs/>
            <w:color w:val="000000" w:themeColor="text1"/>
            <w:szCs w:val="24"/>
            <w:rPrChange w:id="1990" w:author="Dr Mamadou SANOGO" w:date="2023-10-25T18:15:00Z">
              <w:rPr>
                <w:iCs/>
                <w:color w:val="00B050"/>
                <w:szCs w:val="24"/>
              </w:rPr>
            </w:rPrChange>
          </w:rPr>
          <w:delText>F</w:delText>
        </w:r>
        <w:r w:rsidRPr="007A4AFC" w:rsidDel="00CA1AA8">
          <w:rPr>
            <w:iCs/>
            <w:color w:val="000000" w:themeColor="text1"/>
            <w:szCs w:val="24"/>
            <w:rPrChange w:id="1991" w:author="Dr Mamadou SANOGO" w:date="2023-10-25T18:15:00Z">
              <w:rPr>
                <w:iCs/>
                <w:color w:val="00B050"/>
                <w:szCs w:val="24"/>
              </w:rPr>
            </w:rPrChange>
          </w:rPr>
          <w:delText>iche de renseignement</w:delText>
        </w:r>
      </w:del>
    </w:p>
    <w:p w14:paraId="509C9943" w14:textId="7429CB0D" w:rsidR="003C6082" w:rsidRPr="007A4AFC" w:rsidDel="00CA1AA8" w:rsidRDefault="003C6082">
      <w:pPr>
        <w:spacing w:line="276" w:lineRule="auto"/>
        <w:jc w:val="center"/>
        <w:rPr>
          <w:del w:id="1992" w:author="Cauris Cosmetics" w:date="2023-10-27T22:58:00Z"/>
          <w:bCs/>
          <w:color w:val="000000" w:themeColor="text1"/>
          <w:szCs w:val="24"/>
        </w:rPr>
        <w:pPrChange w:id="1993" w:author="Cauris Cosmetics" w:date="2023-10-27T22:58:00Z">
          <w:pPr>
            <w:spacing w:line="240" w:lineRule="auto"/>
            <w:ind w:right="9"/>
          </w:pPr>
        </w:pPrChange>
      </w:pPr>
    </w:p>
    <w:p w14:paraId="1A2C4321" w14:textId="3ADC7E9C" w:rsidR="00643698" w:rsidRPr="007A4AFC" w:rsidDel="00CA1AA8" w:rsidRDefault="00643698">
      <w:pPr>
        <w:spacing w:line="276" w:lineRule="auto"/>
        <w:jc w:val="center"/>
        <w:rPr>
          <w:del w:id="1994" w:author="Cauris Cosmetics" w:date="2023-10-27T22:58:00Z"/>
          <w:b/>
          <w:color w:val="000000" w:themeColor="text1"/>
          <w:szCs w:val="24"/>
        </w:rPr>
        <w:pPrChange w:id="1995" w:author="Cauris Cosmetics" w:date="2023-10-27T22:58:00Z">
          <w:pPr>
            <w:spacing w:line="240" w:lineRule="auto"/>
            <w:ind w:right="9"/>
          </w:pPr>
        </w:pPrChange>
      </w:pPr>
      <w:bookmarkStart w:id="1996" w:name="_Toc145944500"/>
      <w:del w:id="1997" w:author="Cauris Cosmetics" w:date="2023-10-27T22:58:00Z">
        <w:r w:rsidRPr="007A4AFC" w:rsidDel="00CA1AA8">
          <w:rPr>
            <w:b/>
            <w:color w:val="000000" w:themeColor="text1"/>
            <w:szCs w:val="24"/>
          </w:rPr>
          <w:delText xml:space="preserve">Référence 2 : </w:delText>
        </w:r>
        <w:bookmarkStart w:id="1998" w:name="_Hlk148109624"/>
        <w:r w:rsidRPr="007A4AFC" w:rsidDel="00CA1AA8">
          <w:rPr>
            <w:b/>
            <w:color w:val="000000" w:themeColor="text1"/>
            <w:szCs w:val="24"/>
          </w:rPr>
          <w:delText>Les objectifs de la formation en matière de connaissances et de compétences à acquérir</w:delText>
        </w:r>
        <w:bookmarkEnd w:id="1998"/>
        <w:r w:rsidRPr="007A4AFC" w:rsidDel="00CA1AA8">
          <w:rPr>
            <w:b/>
            <w:color w:val="000000" w:themeColor="text1"/>
            <w:szCs w:val="24"/>
          </w:rPr>
          <w:delText xml:space="preserve"> sont explicites</w:delText>
        </w:r>
        <w:bookmarkEnd w:id="1996"/>
      </w:del>
    </w:p>
    <w:p w14:paraId="2F180442" w14:textId="37F1EB28" w:rsidR="00643698" w:rsidRPr="007A4AFC" w:rsidDel="00CA1AA8" w:rsidRDefault="00643698">
      <w:pPr>
        <w:spacing w:line="276" w:lineRule="auto"/>
        <w:jc w:val="center"/>
        <w:rPr>
          <w:del w:id="1999" w:author="Cauris Cosmetics" w:date="2023-10-27T22:58:00Z"/>
          <w:b/>
          <w:color w:val="000000" w:themeColor="text1"/>
          <w:szCs w:val="24"/>
        </w:rPr>
        <w:pPrChange w:id="2000" w:author="Cauris Cosmetics" w:date="2023-10-27T22:58:00Z">
          <w:pPr>
            <w:spacing w:line="240" w:lineRule="auto"/>
            <w:ind w:right="9"/>
          </w:pPr>
        </w:pPrChange>
      </w:pPr>
    </w:p>
    <w:p w14:paraId="47682574" w14:textId="62514C5E" w:rsidR="00643698" w:rsidRPr="007A4AFC" w:rsidDel="00CA1AA8" w:rsidRDefault="00643698">
      <w:pPr>
        <w:spacing w:line="276" w:lineRule="auto"/>
        <w:jc w:val="center"/>
        <w:rPr>
          <w:del w:id="2001" w:author="Cauris Cosmetics" w:date="2023-10-27T22:58:00Z"/>
          <w:b/>
          <w:i/>
          <w:iCs/>
          <w:color w:val="000000" w:themeColor="text1"/>
          <w:szCs w:val="24"/>
        </w:rPr>
        <w:pPrChange w:id="2002" w:author="Cauris Cosmetics" w:date="2023-10-27T22:58:00Z">
          <w:pPr>
            <w:spacing w:line="240" w:lineRule="auto"/>
            <w:ind w:right="9"/>
          </w:pPr>
        </w:pPrChange>
      </w:pPr>
      <w:del w:id="2003" w:author="Cauris Cosmetics" w:date="2023-10-27T22:58:00Z">
        <w:r w:rsidRPr="007A4AFC" w:rsidDel="00CA1AA8">
          <w:rPr>
            <w:b/>
            <w:i/>
            <w:iCs/>
            <w:color w:val="000000" w:themeColor="text1"/>
            <w:szCs w:val="24"/>
          </w:rPr>
          <w:delText>Critère 1 : Les objectifs de la formation en matière de connaissances et compétences à acquérir sont clairement définis et connus des étudiants et autres parties prenantes</w:delText>
        </w:r>
      </w:del>
    </w:p>
    <w:p w14:paraId="0171A5F1" w14:textId="63EBAA7B" w:rsidR="00643698" w:rsidRPr="007A4AFC" w:rsidDel="00CA1AA8" w:rsidRDefault="00643698">
      <w:pPr>
        <w:spacing w:line="276" w:lineRule="auto"/>
        <w:jc w:val="center"/>
        <w:rPr>
          <w:del w:id="2004" w:author="Cauris Cosmetics" w:date="2023-10-27T22:58:00Z"/>
          <w:bCs/>
          <w:color w:val="000000" w:themeColor="text1"/>
          <w:szCs w:val="24"/>
        </w:rPr>
        <w:pPrChange w:id="2005" w:author="Cauris Cosmetics" w:date="2023-10-27T22:58:00Z">
          <w:pPr>
            <w:spacing w:line="240" w:lineRule="auto"/>
            <w:ind w:right="9"/>
          </w:pPr>
        </w:pPrChange>
      </w:pPr>
    </w:p>
    <w:p w14:paraId="7FF7B702" w14:textId="6AA47CDC" w:rsidR="00643698" w:rsidRPr="007A4AFC" w:rsidDel="003C6082" w:rsidRDefault="00643698">
      <w:pPr>
        <w:spacing w:line="276" w:lineRule="auto"/>
        <w:jc w:val="center"/>
        <w:rPr>
          <w:del w:id="2006" w:author="Cauris Cosmetics" w:date="2023-10-25T14:37:00Z"/>
          <w:rStyle w:val="Lienhypertexte"/>
          <w:bCs/>
          <w:color w:val="000000" w:themeColor="text1"/>
          <w:szCs w:val="24"/>
          <w:rPrChange w:id="2007" w:author="Dr Mamadou SANOGO" w:date="2023-10-25T18:15:00Z">
            <w:rPr>
              <w:del w:id="2008" w:author="Cauris Cosmetics" w:date="2023-10-25T14:37:00Z"/>
              <w:rStyle w:val="Lienhypertexte"/>
              <w:bCs/>
              <w:szCs w:val="24"/>
            </w:rPr>
          </w:rPrChange>
        </w:rPr>
        <w:pPrChange w:id="2009" w:author="Cauris Cosmetics" w:date="2023-10-27T22:58:00Z">
          <w:pPr>
            <w:spacing w:line="360" w:lineRule="auto"/>
            <w:ind w:right="11"/>
          </w:pPr>
        </w:pPrChange>
      </w:pPr>
      <w:del w:id="2010" w:author="Cauris Cosmetics" w:date="2023-10-27T22:58:00Z">
        <w:r w:rsidRPr="007A4AFC" w:rsidDel="00CA1AA8">
          <w:rPr>
            <w:bCs/>
            <w:color w:val="000000" w:themeColor="text1"/>
            <w:szCs w:val="24"/>
          </w:rPr>
          <w:delText xml:space="preserve">A la rentrée de chaque année universitaire, </w:delText>
        </w:r>
        <w:bookmarkStart w:id="2011" w:name="_Hlk139558611"/>
        <w:r w:rsidRPr="007A4AFC" w:rsidDel="00CA1AA8">
          <w:rPr>
            <w:bCs/>
            <w:color w:val="000000" w:themeColor="text1"/>
            <w:szCs w:val="24"/>
          </w:rPr>
          <w:delText>les informations nécessaires sont fournies sur les objectifs de la formation en termes de compétences et de connaissances aux étudiants, aux parents, aux partenaire</w:delText>
        </w:r>
        <w:bookmarkEnd w:id="2011"/>
        <w:r w:rsidRPr="007A4AFC" w:rsidDel="00CA1AA8">
          <w:rPr>
            <w:bCs/>
            <w:color w:val="000000" w:themeColor="text1"/>
            <w:szCs w:val="24"/>
          </w:rPr>
          <w:delText>s, aux enseignants, etc. En plus, les supports de communication digitale sont utilisés pour informer sur les</w:delText>
        </w:r>
        <w:r w:rsidRPr="007A4AFC" w:rsidDel="00CA1AA8">
          <w:rPr>
            <w:b/>
            <w:color w:val="000000" w:themeColor="text1"/>
            <w:spacing w:val="-1"/>
            <w:w w:val="95"/>
          </w:rPr>
          <w:delText xml:space="preserve"> </w:delText>
        </w:r>
        <w:r w:rsidRPr="007A4AFC" w:rsidDel="00CA1AA8">
          <w:rPr>
            <w:color w:val="000000" w:themeColor="text1"/>
            <w:szCs w:val="24"/>
            <w:lang w:val="fr-ML"/>
          </w:rPr>
          <w:delText>objectifs de la formation en matière de connaissances et de compétences à acquérir</w:delText>
        </w:r>
        <w:r w:rsidRPr="007A4AFC" w:rsidDel="00CA1AA8">
          <w:rPr>
            <w:bCs/>
            <w:color w:val="000000" w:themeColor="text1"/>
            <w:szCs w:val="24"/>
          </w:rPr>
          <w:delText xml:space="preserve"> ( </w:delText>
        </w:r>
        <w:r w:rsidRPr="007A4AFC" w:rsidDel="00CA1AA8">
          <w:rPr>
            <w:rFonts w:ascii="Calibri" w:hAnsi="Calibri"/>
            <w:color w:val="000000" w:themeColor="text1"/>
            <w:sz w:val="22"/>
            <w:rPrChange w:id="2012" w:author="Dr Mamadou SANOGO" w:date="2023-10-25T18:15:00Z">
              <w:rPr>
                <w:rFonts w:ascii="Calibri" w:hAnsi="Calibri"/>
                <w:sz w:val="22"/>
              </w:rPr>
            </w:rPrChange>
          </w:rPr>
          <w:fldChar w:fldCharType="begin"/>
        </w:r>
        <w:r w:rsidRPr="007A4AFC" w:rsidDel="00CA1AA8">
          <w:rPr>
            <w:color w:val="000000" w:themeColor="text1"/>
            <w:rPrChange w:id="2013" w:author="Dr Mamadou SANOGO" w:date="2023-10-25T18:15:00Z">
              <w:rPr/>
            </w:rPrChange>
          </w:rPr>
          <w:delInstrText>HYPERLINK "http://www.esfe-mali.org"</w:delInstrText>
        </w:r>
        <w:r w:rsidRPr="00CF5428" w:rsidDel="00CA1AA8">
          <w:rPr>
            <w:rFonts w:ascii="Calibri" w:hAnsi="Calibri"/>
            <w:color w:val="000000" w:themeColor="text1"/>
            <w:sz w:val="22"/>
          </w:rPr>
        </w:r>
        <w:r w:rsidRPr="007A4AFC" w:rsidDel="00CA1AA8">
          <w:rPr>
            <w:rFonts w:ascii="Calibri" w:hAnsi="Calibri"/>
            <w:color w:val="000000" w:themeColor="text1"/>
            <w:sz w:val="22"/>
            <w:rPrChange w:id="2014" w:author="Dr Mamadou SANOGO" w:date="2023-10-25T18:15:00Z">
              <w:rPr>
                <w:rStyle w:val="Lienhypertexte"/>
                <w:bCs/>
                <w:szCs w:val="24"/>
              </w:rPr>
            </w:rPrChange>
          </w:rPr>
          <w:fldChar w:fldCharType="separate"/>
        </w:r>
        <w:r w:rsidRPr="007A4AFC" w:rsidDel="00CA1AA8">
          <w:rPr>
            <w:rStyle w:val="Lienhypertexte"/>
            <w:bCs/>
            <w:color w:val="000000" w:themeColor="text1"/>
            <w:szCs w:val="24"/>
            <w:rPrChange w:id="2015" w:author="Dr Mamadou SANOGO" w:date="2023-10-25T18:15:00Z">
              <w:rPr>
                <w:rStyle w:val="Lienhypertexte"/>
                <w:bCs/>
                <w:szCs w:val="24"/>
              </w:rPr>
            </w:rPrChange>
          </w:rPr>
          <w:delText>www.esfe-mali.org</w:delText>
        </w:r>
        <w:r w:rsidRPr="007A4AFC" w:rsidDel="00CA1AA8">
          <w:rPr>
            <w:rStyle w:val="Lienhypertexte"/>
            <w:bCs/>
            <w:color w:val="000000" w:themeColor="text1"/>
            <w:szCs w:val="24"/>
            <w:rPrChange w:id="2016" w:author="Dr Mamadou SANOGO" w:date="2023-10-25T18:15:00Z">
              <w:rPr>
                <w:rStyle w:val="Lienhypertexte"/>
                <w:bCs/>
                <w:szCs w:val="24"/>
              </w:rPr>
            </w:rPrChange>
          </w:rPr>
          <w:fldChar w:fldCharType="end"/>
        </w:r>
        <w:r w:rsidRPr="007A4AFC" w:rsidDel="00CA1AA8">
          <w:rPr>
            <w:rStyle w:val="Lienhypertexte"/>
            <w:bCs/>
            <w:color w:val="000000" w:themeColor="text1"/>
            <w:szCs w:val="24"/>
            <w:rPrChange w:id="2017" w:author="Dr Mamadou SANOGO" w:date="2023-10-25T18:15:00Z">
              <w:rPr>
                <w:rStyle w:val="Lienhypertexte"/>
                <w:bCs/>
                <w:szCs w:val="24"/>
              </w:rPr>
            </w:rPrChange>
          </w:rPr>
          <w:delText xml:space="preserve">, </w:delText>
        </w:r>
        <w:r w:rsidRPr="007A4AFC" w:rsidDel="00CA1AA8">
          <w:rPr>
            <w:color w:val="000000" w:themeColor="text1"/>
            <w:lang w:val="fr-ML"/>
          </w:rPr>
          <w:delText>page facebook)</w:delText>
        </w:r>
      </w:del>
    </w:p>
    <w:p w14:paraId="5D34CB3A" w14:textId="4356EC13" w:rsidR="00643698" w:rsidRPr="007A4AFC" w:rsidDel="00CA1AA8" w:rsidRDefault="00643698">
      <w:pPr>
        <w:spacing w:line="276" w:lineRule="auto"/>
        <w:jc w:val="center"/>
        <w:rPr>
          <w:del w:id="2018" w:author="Cauris Cosmetics" w:date="2023-10-27T22:58:00Z"/>
          <w:rStyle w:val="Lienhypertexte"/>
          <w:bCs/>
          <w:color w:val="000000" w:themeColor="text1"/>
          <w:szCs w:val="24"/>
        </w:rPr>
        <w:pPrChange w:id="2019" w:author="Cauris Cosmetics" w:date="2023-10-27T22:58:00Z">
          <w:pPr>
            <w:spacing w:line="240" w:lineRule="auto"/>
            <w:ind w:right="9"/>
          </w:pPr>
        </w:pPrChange>
      </w:pPr>
    </w:p>
    <w:p w14:paraId="4D654D0E" w14:textId="65C8BF23" w:rsidR="00643698" w:rsidRPr="007A4AFC" w:rsidDel="00CA1AA8" w:rsidRDefault="00643698">
      <w:pPr>
        <w:spacing w:line="276" w:lineRule="auto"/>
        <w:jc w:val="center"/>
        <w:rPr>
          <w:del w:id="2020" w:author="Cauris Cosmetics" w:date="2023-10-27T22:58:00Z"/>
          <w:b/>
          <w:i/>
          <w:iCs/>
          <w:color w:val="000000" w:themeColor="text1"/>
          <w:szCs w:val="24"/>
        </w:rPr>
        <w:pPrChange w:id="2021" w:author="Cauris Cosmetics" w:date="2023-10-27T22:58:00Z">
          <w:pPr>
            <w:spacing w:line="240" w:lineRule="auto"/>
            <w:ind w:right="9"/>
          </w:pPr>
        </w:pPrChange>
      </w:pPr>
      <w:del w:id="2022" w:author="Cauris Cosmetics" w:date="2023-10-27T22:58:00Z">
        <w:r w:rsidRPr="007A4AFC" w:rsidDel="00CA1AA8">
          <w:rPr>
            <w:b/>
            <w:i/>
            <w:iCs/>
            <w:color w:val="000000" w:themeColor="text1"/>
            <w:szCs w:val="24"/>
          </w:rPr>
          <w:delText>Critère 2 : L’intitulé de la formation est en adéquation avec ses objectifs et son contenu, et compréhensible de l’ensemble des parties prenantes</w:delText>
        </w:r>
      </w:del>
    </w:p>
    <w:p w14:paraId="4249FBE3" w14:textId="48E8353B" w:rsidR="00643698" w:rsidRPr="007A4AFC" w:rsidDel="00CA1AA8" w:rsidRDefault="00643698">
      <w:pPr>
        <w:spacing w:line="276" w:lineRule="auto"/>
        <w:jc w:val="center"/>
        <w:rPr>
          <w:del w:id="2023" w:author="Cauris Cosmetics" w:date="2023-10-27T22:58:00Z"/>
          <w:bCs/>
          <w:color w:val="000000" w:themeColor="text1"/>
          <w:szCs w:val="24"/>
        </w:rPr>
        <w:pPrChange w:id="2024" w:author="Cauris Cosmetics" w:date="2023-10-27T22:58:00Z">
          <w:pPr>
            <w:spacing w:line="360" w:lineRule="auto"/>
            <w:ind w:right="11"/>
          </w:pPr>
        </w:pPrChange>
      </w:pPr>
      <w:del w:id="2025" w:author="Cauris Cosmetics" w:date="2023-10-27T22:58:00Z">
        <w:r w:rsidRPr="007A4AFC" w:rsidDel="00CA1AA8">
          <w:rPr>
            <w:bCs/>
            <w:color w:val="000000" w:themeColor="text1"/>
            <w:szCs w:val="24"/>
          </w:rPr>
          <w:delText xml:space="preserve">Le programme de master en </w:delText>
        </w:r>
      </w:del>
      <w:ins w:id="2026" w:author="Dr Mamadou SANOGO" w:date="2023-10-27T14:14:00Z">
        <w:del w:id="2027" w:author="Cauris Cosmetics" w:date="2023-10-27T19:21:00Z">
          <w:r w:rsidR="005A69DD" w:rsidDel="007A7899">
            <w:rPr>
              <w:bCs/>
              <w:color w:val="000000" w:themeColor="text1"/>
              <w:szCs w:val="24"/>
            </w:rPr>
            <w:delText>management des services de santé</w:delText>
          </w:r>
        </w:del>
      </w:ins>
      <w:del w:id="2028" w:author="Cauris Cosmetics" w:date="2023-10-27T22:58:00Z">
        <w:r w:rsidRPr="00F076C8" w:rsidDel="00CA1AA8">
          <w:rPr>
            <w:bCs/>
            <w:color w:val="000000" w:themeColor="text1"/>
            <w:szCs w:val="24"/>
          </w:rPr>
          <w:delText xml:space="preserve">épidémiologie </w:delText>
        </w:r>
        <w:r w:rsidRPr="007A4AFC" w:rsidDel="00CA1AA8">
          <w:rPr>
            <w:bCs/>
            <w:color w:val="000000" w:themeColor="text1"/>
            <w:szCs w:val="24"/>
          </w:rPr>
          <w:delText>se réfère au programme de l’Organisation Ouest-africaine de la Santé (OOAS). Ce programme est disponible et connu de l’ensemble des partie</w:delText>
        </w:r>
        <w:r w:rsidR="00257DB4" w:rsidRPr="007A4AFC" w:rsidDel="00CA1AA8">
          <w:rPr>
            <w:bCs/>
            <w:color w:val="000000" w:themeColor="text1"/>
            <w:szCs w:val="24"/>
          </w:rPr>
          <w:delText>s</w:delText>
        </w:r>
        <w:r w:rsidRPr="007A4AFC" w:rsidDel="00CA1AA8">
          <w:rPr>
            <w:bCs/>
            <w:color w:val="000000" w:themeColor="text1"/>
            <w:szCs w:val="24"/>
          </w:rPr>
          <w:delText xml:space="preserve"> prenantes de ladite for</w:delText>
        </w:r>
        <w:r w:rsidR="00257DB4" w:rsidRPr="007A4AFC" w:rsidDel="00CA1AA8">
          <w:rPr>
            <w:bCs/>
            <w:color w:val="000000" w:themeColor="text1"/>
            <w:szCs w:val="24"/>
          </w:rPr>
          <w:delText>m</w:delText>
        </w:r>
        <w:r w:rsidRPr="007A4AFC" w:rsidDel="00CA1AA8">
          <w:rPr>
            <w:bCs/>
            <w:color w:val="000000" w:themeColor="text1"/>
            <w:szCs w:val="24"/>
          </w:rPr>
          <w:delText xml:space="preserve">ation. Ainsi, les enseignements du Master </w:delText>
        </w:r>
        <w:r w:rsidR="00257DB4" w:rsidRPr="007A4AFC" w:rsidDel="00CA1AA8">
          <w:rPr>
            <w:bCs/>
            <w:color w:val="000000" w:themeColor="text1"/>
            <w:szCs w:val="24"/>
          </w:rPr>
          <w:delText xml:space="preserve">en </w:delText>
        </w:r>
      </w:del>
      <w:ins w:id="2029" w:author="Dr Mamadou SANOGO" w:date="2023-10-27T14:14:00Z">
        <w:del w:id="2030" w:author="Cauris Cosmetics" w:date="2023-10-27T19:21:00Z">
          <w:r w:rsidR="005A69DD" w:rsidDel="007A7899">
            <w:rPr>
              <w:bCs/>
              <w:color w:val="000000" w:themeColor="text1"/>
              <w:szCs w:val="24"/>
            </w:rPr>
            <w:delText>management des services de santé</w:delText>
          </w:r>
        </w:del>
      </w:ins>
      <w:del w:id="2031" w:author="Cauris Cosmetics" w:date="2023-10-27T22:58:00Z">
        <w:r w:rsidRPr="00F076C8" w:rsidDel="00CA1AA8">
          <w:rPr>
            <w:bCs/>
            <w:color w:val="000000" w:themeColor="text1"/>
            <w:szCs w:val="24"/>
          </w:rPr>
          <w:delText xml:space="preserve">épidémiologie </w:delText>
        </w:r>
        <w:r w:rsidRPr="007A4AFC" w:rsidDel="00CA1AA8">
          <w:rPr>
            <w:bCs/>
            <w:color w:val="000000" w:themeColor="text1"/>
            <w:szCs w:val="24"/>
          </w:rPr>
          <w:delText xml:space="preserve">sont en cohérence avec les intitulés utilisés dans les fiches descriptives des </w:delText>
        </w:r>
        <w:r w:rsidRPr="00F076C8" w:rsidDel="00CA1AA8">
          <w:rPr>
            <w:bCs/>
            <w:color w:val="000000" w:themeColor="text1"/>
            <w:szCs w:val="24"/>
          </w:rPr>
          <w:delText>UE</w:delText>
        </w:r>
        <w:r w:rsidRPr="007A4AFC" w:rsidDel="00CA1AA8">
          <w:rPr>
            <w:bCs/>
            <w:color w:val="000000" w:themeColor="text1"/>
            <w:szCs w:val="24"/>
          </w:rPr>
          <w:delText>.</w:delText>
        </w:r>
      </w:del>
    </w:p>
    <w:p w14:paraId="2B50F93A" w14:textId="18A2669B" w:rsidR="00643698" w:rsidDel="006778CD" w:rsidRDefault="00643698">
      <w:pPr>
        <w:spacing w:line="276" w:lineRule="auto"/>
        <w:jc w:val="center"/>
        <w:rPr>
          <w:del w:id="2032" w:author="Cauris Cosmetics" w:date="2023-10-25T14:37:00Z"/>
          <w:iCs/>
          <w:color w:val="000000" w:themeColor="text1"/>
          <w:szCs w:val="24"/>
        </w:rPr>
        <w:pPrChange w:id="2033" w:author="Cauris Cosmetics" w:date="2023-10-27T22:58:00Z">
          <w:pPr>
            <w:spacing w:line="276" w:lineRule="auto"/>
            <w:ind w:right="11"/>
          </w:pPr>
        </w:pPrChange>
      </w:pPr>
      <w:del w:id="2034" w:author="Cauris Cosmetics" w:date="2023-10-27T22:58:00Z">
        <w:r w:rsidRPr="007A4AFC" w:rsidDel="00CA1AA8">
          <w:rPr>
            <w:b/>
            <w:bCs/>
            <w:iCs/>
            <w:color w:val="000000" w:themeColor="text1"/>
            <w:szCs w:val="24"/>
            <w:rPrChange w:id="2035" w:author="Dr Mamadou SANOGO" w:date="2023-10-25T18:15:00Z">
              <w:rPr>
                <w:b/>
                <w:bCs/>
                <w:iCs/>
                <w:color w:val="00B050"/>
                <w:szCs w:val="24"/>
              </w:rPr>
            </w:rPrChange>
          </w:rPr>
          <w:delText>Annexe n°</w:delText>
        </w:r>
        <w:r w:rsidR="00C167AB" w:rsidRPr="007A4AFC" w:rsidDel="00CA1AA8">
          <w:rPr>
            <w:b/>
            <w:bCs/>
            <w:iCs/>
            <w:color w:val="000000" w:themeColor="text1"/>
            <w:szCs w:val="24"/>
            <w:rPrChange w:id="2036" w:author="Dr Mamadou SANOGO" w:date="2023-10-25T18:15:00Z">
              <w:rPr>
                <w:b/>
                <w:bCs/>
                <w:iCs/>
                <w:color w:val="00B050"/>
                <w:szCs w:val="24"/>
              </w:rPr>
            </w:rPrChange>
          </w:rPr>
          <w:delText>0</w:delText>
        </w:r>
      </w:del>
      <w:del w:id="2037" w:author="Cauris Cosmetics" w:date="2023-10-25T14:37:00Z">
        <w:r w:rsidR="00C167AB" w:rsidRPr="007A4AFC" w:rsidDel="003C6082">
          <w:rPr>
            <w:b/>
            <w:bCs/>
            <w:iCs/>
            <w:color w:val="000000" w:themeColor="text1"/>
            <w:szCs w:val="24"/>
            <w:rPrChange w:id="2038" w:author="Dr Mamadou SANOGO" w:date="2023-10-25T18:15:00Z">
              <w:rPr>
                <w:b/>
                <w:bCs/>
                <w:iCs/>
                <w:color w:val="00B050"/>
                <w:szCs w:val="24"/>
              </w:rPr>
            </w:rPrChange>
          </w:rPr>
          <w:delText>8</w:delText>
        </w:r>
      </w:del>
      <w:del w:id="2039" w:author="Cauris Cosmetics" w:date="2023-10-27T22:58:00Z">
        <w:r w:rsidRPr="007A4AFC" w:rsidDel="00CA1AA8">
          <w:rPr>
            <w:b/>
            <w:bCs/>
            <w:iCs/>
            <w:color w:val="000000" w:themeColor="text1"/>
            <w:szCs w:val="24"/>
            <w:rPrChange w:id="2040" w:author="Dr Mamadou SANOGO" w:date="2023-10-25T18:15:00Z">
              <w:rPr>
                <w:b/>
                <w:bCs/>
                <w:iCs/>
                <w:color w:val="00B050"/>
                <w:szCs w:val="24"/>
              </w:rPr>
            </w:rPrChange>
          </w:rPr>
          <w:delText xml:space="preserve">: </w:delText>
        </w:r>
        <w:r w:rsidRPr="007A4AFC" w:rsidDel="00CA1AA8">
          <w:rPr>
            <w:iCs/>
            <w:color w:val="000000" w:themeColor="text1"/>
            <w:szCs w:val="24"/>
            <w:rPrChange w:id="2041" w:author="Dr Mamadou SANOGO" w:date="2023-10-25T18:15:00Z">
              <w:rPr>
                <w:iCs/>
                <w:color w:val="00B050"/>
                <w:szCs w:val="24"/>
              </w:rPr>
            </w:rPrChange>
          </w:rPr>
          <w:delText>Maquette de la formation</w:delText>
        </w:r>
        <w:r w:rsidR="00C167AB" w:rsidRPr="007A4AFC" w:rsidDel="00CA1AA8">
          <w:rPr>
            <w:iCs/>
            <w:color w:val="000000" w:themeColor="text1"/>
            <w:rPrChange w:id="2042" w:author="Dr Mamadou SANOGO" w:date="2023-10-25T18:15:00Z">
              <w:rPr>
                <w:iCs/>
                <w:color w:val="00B050"/>
              </w:rPr>
            </w:rPrChange>
          </w:rPr>
          <w:delText xml:space="preserve"> </w:delText>
        </w:r>
        <w:r w:rsidR="00C167AB" w:rsidRPr="007A4AFC" w:rsidDel="00CA1AA8">
          <w:rPr>
            <w:iCs/>
            <w:color w:val="000000" w:themeColor="text1"/>
            <w:szCs w:val="24"/>
            <w:rPrChange w:id="2043" w:author="Dr Mamadou SANOGO" w:date="2023-10-25T18:15:00Z">
              <w:rPr>
                <w:iCs/>
                <w:color w:val="00B050"/>
                <w:szCs w:val="24"/>
              </w:rPr>
            </w:rPrChange>
          </w:rPr>
          <w:delText>ou</w:delText>
        </w:r>
        <w:r w:rsidR="00C167AB" w:rsidRPr="007A4AFC" w:rsidDel="00CA1AA8">
          <w:rPr>
            <w:iCs/>
            <w:color w:val="000000" w:themeColor="text1"/>
            <w:rPrChange w:id="2044" w:author="Dr Mamadou SANOGO" w:date="2023-10-25T18:15:00Z">
              <w:rPr>
                <w:iCs/>
                <w:color w:val="00B050"/>
              </w:rPr>
            </w:rPrChange>
          </w:rPr>
          <w:delText xml:space="preserve"> </w:delText>
        </w:r>
        <w:r w:rsidR="00C167AB" w:rsidRPr="007A4AFC" w:rsidDel="00CA1AA8">
          <w:rPr>
            <w:iCs/>
            <w:color w:val="000000" w:themeColor="text1"/>
            <w:szCs w:val="24"/>
            <w:rPrChange w:id="2045" w:author="Dr Mamadou SANOGO" w:date="2023-10-25T18:15:00Z">
              <w:rPr>
                <w:iCs/>
                <w:color w:val="00B050"/>
                <w:szCs w:val="24"/>
              </w:rPr>
            </w:rPrChange>
          </w:rPr>
          <w:delText>pédagogique</w:delText>
        </w:r>
      </w:del>
    </w:p>
    <w:p w14:paraId="11BD1DB5" w14:textId="2947077A" w:rsidR="006778CD" w:rsidRPr="007A4AFC" w:rsidDel="00CA1AA8" w:rsidRDefault="006778CD">
      <w:pPr>
        <w:spacing w:line="276" w:lineRule="auto"/>
        <w:jc w:val="center"/>
        <w:rPr>
          <w:ins w:id="2046" w:author="Dr Mamadou SANOGO" w:date="2023-10-27T13:57:00Z"/>
          <w:del w:id="2047" w:author="Cauris Cosmetics" w:date="2023-10-27T22:58:00Z"/>
          <w:bCs/>
          <w:color w:val="000000" w:themeColor="text1"/>
          <w:szCs w:val="24"/>
          <w:rPrChange w:id="2048" w:author="Dr Mamadou SANOGO" w:date="2023-10-25T18:15:00Z">
            <w:rPr>
              <w:ins w:id="2049" w:author="Dr Mamadou SANOGO" w:date="2023-10-27T13:57:00Z"/>
              <w:del w:id="2050" w:author="Cauris Cosmetics" w:date="2023-10-27T22:58:00Z"/>
              <w:bCs/>
              <w:color w:val="00B050"/>
              <w:szCs w:val="24"/>
            </w:rPr>
          </w:rPrChange>
        </w:rPr>
        <w:pPrChange w:id="2051" w:author="Cauris Cosmetics" w:date="2023-10-27T22:58:00Z">
          <w:pPr>
            <w:spacing w:line="360" w:lineRule="auto"/>
            <w:ind w:right="11"/>
          </w:pPr>
        </w:pPrChange>
      </w:pPr>
    </w:p>
    <w:p w14:paraId="5C75DDAA" w14:textId="24F68B85" w:rsidR="00643698" w:rsidRPr="007A4AFC" w:rsidDel="00CA1AA8" w:rsidRDefault="00643698">
      <w:pPr>
        <w:spacing w:line="276" w:lineRule="auto"/>
        <w:jc w:val="center"/>
        <w:rPr>
          <w:del w:id="2052" w:author="Cauris Cosmetics" w:date="2023-10-27T22:58:00Z"/>
          <w:iCs/>
          <w:color w:val="000000" w:themeColor="text1"/>
          <w:szCs w:val="24"/>
        </w:rPr>
        <w:pPrChange w:id="2053" w:author="Cauris Cosmetics" w:date="2023-10-27T22:58:00Z">
          <w:pPr>
            <w:spacing w:line="240" w:lineRule="auto"/>
            <w:ind w:right="-1"/>
          </w:pPr>
        </w:pPrChange>
      </w:pPr>
    </w:p>
    <w:p w14:paraId="30C5BA6B" w14:textId="2238FA5C" w:rsidR="00643698" w:rsidRPr="007A4AFC" w:rsidDel="00CA1AA8" w:rsidRDefault="00643698">
      <w:pPr>
        <w:spacing w:line="276" w:lineRule="auto"/>
        <w:jc w:val="center"/>
        <w:rPr>
          <w:del w:id="2054" w:author="Cauris Cosmetics" w:date="2023-10-27T22:58:00Z"/>
          <w:b/>
          <w:i/>
          <w:iCs/>
          <w:color w:val="000000" w:themeColor="text1"/>
          <w:szCs w:val="24"/>
        </w:rPr>
        <w:pPrChange w:id="2055" w:author="Cauris Cosmetics" w:date="2023-10-27T22:58:00Z">
          <w:pPr>
            <w:spacing w:line="240" w:lineRule="auto"/>
            <w:ind w:right="9"/>
          </w:pPr>
        </w:pPrChange>
      </w:pPr>
      <w:del w:id="2056" w:author="Cauris Cosmetics" w:date="2023-10-27T22:58:00Z">
        <w:r w:rsidRPr="007A4AFC" w:rsidDel="00CA1AA8">
          <w:rPr>
            <w:b/>
            <w:i/>
            <w:iCs/>
            <w:color w:val="000000" w:themeColor="text1"/>
            <w:szCs w:val="24"/>
          </w:rPr>
          <w:delText>Critère 3 : Le diplôme est accompagné d’un supplément qui précise les connaissances et compétences acquises par l’étudiant</w:delText>
        </w:r>
      </w:del>
    </w:p>
    <w:p w14:paraId="2C8D77C9" w14:textId="1E35D6C8" w:rsidR="00643698" w:rsidRPr="007A4AFC" w:rsidDel="00CA1AA8" w:rsidRDefault="00643698">
      <w:pPr>
        <w:spacing w:line="276" w:lineRule="auto"/>
        <w:jc w:val="center"/>
        <w:rPr>
          <w:del w:id="2057" w:author="Cauris Cosmetics" w:date="2023-10-27T22:58:00Z"/>
          <w:iCs/>
          <w:color w:val="000000" w:themeColor="text1"/>
          <w:szCs w:val="24"/>
          <w:lang w:val="fr-ML"/>
          <w:rPrChange w:id="2058" w:author="Dr Mamadou SANOGO" w:date="2023-10-25T18:15:00Z">
            <w:rPr>
              <w:del w:id="2059" w:author="Cauris Cosmetics" w:date="2023-10-27T22:58:00Z"/>
              <w:iCs/>
              <w:szCs w:val="24"/>
              <w:lang w:val="fr-ML"/>
            </w:rPr>
          </w:rPrChange>
        </w:rPr>
        <w:pPrChange w:id="2060" w:author="Cauris Cosmetics" w:date="2023-10-27T22:58:00Z">
          <w:pPr>
            <w:spacing w:line="240" w:lineRule="auto"/>
            <w:ind w:right="403"/>
          </w:pPr>
        </w:pPrChange>
      </w:pPr>
      <w:del w:id="2061" w:author="Cauris Cosmetics" w:date="2023-10-27T22:58:00Z">
        <w:r w:rsidRPr="007A4AFC" w:rsidDel="00CA1AA8">
          <w:rPr>
            <w:iCs/>
            <w:color w:val="000000" w:themeColor="text1"/>
            <w:szCs w:val="24"/>
            <w:lang w:val="fr-ML"/>
            <w:rPrChange w:id="2062" w:author="Dr Mamadou SANOGO" w:date="2023-10-25T18:15:00Z">
              <w:rPr>
                <w:iCs/>
                <w:szCs w:val="24"/>
                <w:lang w:val="fr-ML"/>
              </w:rPr>
            </w:rPrChange>
          </w:rPr>
          <w:delText>L’</w:delText>
        </w:r>
        <w:r w:rsidR="004B392C" w:rsidRPr="007A4AFC" w:rsidDel="00CA1AA8">
          <w:rPr>
            <w:iCs/>
            <w:color w:val="000000" w:themeColor="text1"/>
            <w:szCs w:val="24"/>
            <w:lang w:val="fr-ML"/>
            <w:rPrChange w:id="2063" w:author="Dr Mamadou SANOGO" w:date="2023-10-25T18:15:00Z">
              <w:rPr>
                <w:iCs/>
                <w:szCs w:val="24"/>
                <w:lang w:val="fr-ML"/>
              </w:rPr>
            </w:rPrChange>
          </w:rPr>
          <w:delText>EPSFé</w:delText>
        </w:r>
        <w:r w:rsidRPr="007A4AFC" w:rsidDel="00CA1AA8">
          <w:rPr>
            <w:iCs/>
            <w:color w:val="000000" w:themeColor="text1"/>
            <w:szCs w:val="24"/>
            <w:lang w:val="fr-ML"/>
            <w:rPrChange w:id="2064" w:author="Dr Mamadou SANOGO" w:date="2023-10-25T18:15:00Z">
              <w:rPr>
                <w:iCs/>
                <w:szCs w:val="24"/>
                <w:lang w:val="fr-ML"/>
              </w:rPr>
            </w:rPrChange>
          </w:rPr>
          <w:delText xml:space="preserve"> n’a pas encore élaboré un supplément qui clarifie les connaissances et compétences acquises par les étudiants du Master en </w:delText>
        </w:r>
      </w:del>
      <w:ins w:id="2065" w:author="Dr Mamadou SANOGO" w:date="2023-10-27T14:14:00Z">
        <w:del w:id="2066" w:author="Cauris Cosmetics" w:date="2023-10-27T19:21:00Z">
          <w:r w:rsidR="005A69DD" w:rsidDel="007A7899">
            <w:rPr>
              <w:bCs/>
              <w:color w:val="000000" w:themeColor="text1"/>
              <w:szCs w:val="24"/>
            </w:rPr>
            <w:delText>management des services de santé</w:delText>
          </w:r>
        </w:del>
      </w:ins>
      <w:del w:id="2067" w:author="Cauris Cosmetics" w:date="2023-10-27T22:58:00Z">
        <w:r w:rsidRPr="007A4AFC" w:rsidDel="00CA1AA8">
          <w:rPr>
            <w:iCs/>
            <w:color w:val="000000" w:themeColor="text1"/>
            <w:szCs w:val="24"/>
            <w:lang w:val="fr-ML"/>
            <w:rPrChange w:id="2068" w:author="Dr Mamadou SANOGO" w:date="2023-10-25T18:15:00Z">
              <w:rPr>
                <w:iCs/>
                <w:szCs w:val="24"/>
                <w:lang w:val="fr-ML"/>
              </w:rPr>
            </w:rPrChange>
          </w:rPr>
          <w:delText>épidémiologie. Cependant, des réflexions sont en cours en vue de doter les diplômes de l’</w:delText>
        </w:r>
        <w:r w:rsidR="004B392C" w:rsidRPr="007A4AFC" w:rsidDel="00CA1AA8">
          <w:rPr>
            <w:iCs/>
            <w:color w:val="000000" w:themeColor="text1"/>
            <w:szCs w:val="24"/>
            <w:lang w:val="fr-ML"/>
            <w:rPrChange w:id="2069" w:author="Dr Mamadou SANOGO" w:date="2023-10-25T18:15:00Z">
              <w:rPr>
                <w:iCs/>
                <w:szCs w:val="24"/>
                <w:lang w:val="fr-ML"/>
              </w:rPr>
            </w:rPrChange>
          </w:rPr>
          <w:delText>EPSFé</w:delText>
        </w:r>
        <w:r w:rsidRPr="007A4AFC" w:rsidDel="00CA1AA8">
          <w:rPr>
            <w:iCs/>
            <w:color w:val="000000" w:themeColor="text1"/>
            <w:szCs w:val="24"/>
            <w:lang w:val="fr-ML"/>
            <w:rPrChange w:id="2070" w:author="Dr Mamadou SANOGO" w:date="2023-10-25T18:15:00Z">
              <w:rPr>
                <w:iCs/>
                <w:szCs w:val="24"/>
                <w:lang w:val="fr-ML"/>
              </w:rPr>
            </w:rPrChange>
          </w:rPr>
          <w:delText xml:space="preserve"> d’un supplément comme exigé par le système LMD.</w:delText>
        </w:r>
      </w:del>
    </w:p>
    <w:p w14:paraId="4A39167D" w14:textId="6CD54541" w:rsidR="00643698" w:rsidRPr="007A4AFC" w:rsidDel="00CA1AA8" w:rsidRDefault="00643698">
      <w:pPr>
        <w:spacing w:line="276" w:lineRule="auto"/>
        <w:jc w:val="center"/>
        <w:rPr>
          <w:del w:id="2071" w:author="Cauris Cosmetics" w:date="2023-10-27T22:58:00Z"/>
          <w:b/>
          <w:color w:val="000000" w:themeColor="text1"/>
          <w:szCs w:val="24"/>
        </w:rPr>
        <w:pPrChange w:id="2072" w:author="Cauris Cosmetics" w:date="2023-10-27T22:58:00Z">
          <w:pPr>
            <w:spacing w:line="240" w:lineRule="auto"/>
            <w:ind w:right="9"/>
          </w:pPr>
        </w:pPrChange>
      </w:pPr>
      <w:bookmarkStart w:id="2073" w:name="_Toc145944501"/>
      <w:del w:id="2074" w:author="Cauris Cosmetics" w:date="2023-10-27T22:58:00Z">
        <w:r w:rsidRPr="007A4AFC" w:rsidDel="00CA1AA8">
          <w:rPr>
            <w:b/>
            <w:color w:val="000000" w:themeColor="text1"/>
            <w:szCs w:val="24"/>
          </w:rPr>
          <w:delText>Référence 3 : Le projet de formation est en cohérence avec le plan stratégique de l’institution</w:delText>
        </w:r>
        <w:bookmarkEnd w:id="2073"/>
      </w:del>
    </w:p>
    <w:p w14:paraId="0B20834B" w14:textId="32D5D136" w:rsidR="00643698" w:rsidRPr="007A4AFC" w:rsidDel="00CA1AA8" w:rsidRDefault="00643698">
      <w:pPr>
        <w:spacing w:line="276" w:lineRule="auto"/>
        <w:jc w:val="center"/>
        <w:rPr>
          <w:del w:id="2075" w:author="Cauris Cosmetics" w:date="2023-10-27T22:58:00Z"/>
          <w:b/>
          <w:i/>
          <w:iCs/>
          <w:color w:val="000000" w:themeColor="text1"/>
          <w:szCs w:val="24"/>
        </w:rPr>
        <w:pPrChange w:id="2076" w:author="Cauris Cosmetics" w:date="2023-10-27T22:58:00Z">
          <w:pPr>
            <w:spacing w:line="240" w:lineRule="auto"/>
            <w:ind w:right="9"/>
          </w:pPr>
        </w:pPrChange>
      </w:pPr>
      <w:del w:id="2077" w:author="Cauris Cosmetics" w:date="2023-10-27T22:58:00Z">
        <w:r w:rsidRPr="007A4AFC" w:rsidDel="00CA1AA8">
          <w:rPr>
            <w:b/>
            <w:i/>
            <w:iCs/>
            <w:color w:val="000000" w:themeColor="text1"/>
            <w:szCs w:val="24"/>
          </w:rPr>
          <w:delText>Critère 1 : La formation s’inscrit dans les orientations stratégiques de l’institution</w:delText>
        </w:r>
      </w:del>
    </w:p>
    <w:p w14:paraId="201B60AA" w14:textId="2C5DEDEA" w:rsidR="00643698" w:rsidRPr="007A4AFC" w:rsidDel="00CA1AA8" w:rsidRDefault="00643698">
      <w:pPr>
        <w:spacing w:line="276" w:lineRule="auto"/>
        <w:jc w:val="center"/>
        <w:rPr>
          <w:del w:id="2078" w:author="Cauris Cosmetics" w:date="2023-10-27T22:58:00Z"/>
          <w:iCs/>
          <w:color w:val="000000" w:themeColor="text1"/>
          <w:szCs w:val="24"/>
          <w:lang w:val="fr-ML"/>
        </w:rPr>
        <w:pPrChange w:id="2079" w:author="Cauris Cosmetics" w:date="2023-10-27T22:58:00Z">
          <w:pPr>
            <w:spacing w:line="360" w:lineRule="auto"/>
            <w:ind w:right="402"/>
          </w:pPr>
        </w:pPrChange>
      </w:pPr>
      <w:del w:id="2080" w:author="Cauris Cosmetics" w:date="2023-10-27T22:58:00Z">
        <w:r w:rsidRPr="007A4AFC" w:rsidDel="00CA1AA8">
          <w:rPr>
            <w:iCs/>
            <w:color w:val="000000" w:themeColor="text1"/>
            <w:szCs w:val="24"/>
            <w:lang w:val="fr-ML"/>
          </w:rPr>
          <w:delText>Le master en</w:delText>
        </w:r>
      </w:del>
      <w:ins w:id="2081" w:author="Dr Mamadou SANOGO" w:date="2023-10-26T12:39:00Z">
        <w:del w:id="2082" w:author="Cauris Cosmetics" w:date="2023-10-27T22:58:00Z">
          <w:r w:rsidR="003A18E5" w:rsidDel="00CA1AA8">
            <w:rPr>
              <w:iCs/>
              <w:color w:val="000000" w:themeColor="text1"/>
              <w:szCs w:val="24"/>
              <w:lang w:val="fr-ML"/>
            </w:rPr>
            <w:delText xml:space="preserve"> </w:delText>
          </w:r>
        </w:del>
      </w:ins>
      <w:ins w:id="2083" w:author="Dr Mamadou SANOGO" w:date="2023-10-27T14:14:00Z">
        <w:del w:id="2084" w:author="Cauris Cosmetics" w:date="2023-10-27T19:21:00Z">
          <w:r w:rsidR="005A69DD" w:rsidDel="007A7899">
            <w:rPr>
              <w:bCs/>
              <w:color w:val="000000" w:themeColor="text1"/>
              <w:szCs w:val="24"/>
            </w:rPr>
            <w:delText>management des services de santé</w:delText>
          </w:r>
        </w:del>
      </w:ins>
      <w:del w:id="2085" w:author="Cauris Cosmetics" w:date="2023-10-27T22:58:00Z">
        <w:r w:rsidRPr="00F076C8" w:rsidDel="00CA1AA8">
          <w:rPr>
            <w:iCs/>
            <w:color w:val="000000" w:themeColor="text1"/>
            <w:szCs w:val="24"/>
            <w:lang w:val="fr-ML"/>
          </w:rPr>
          <w:delText xml:space="preserve"> épidémiologie </w:delText>
        </w:r>
        <w:r w:rsidRPr="007A4AFC" w:rsidDel="00CA1AA8">
          <w:rPr>
            <w:iCs/>
            <w:color w:val="000000" w:themeColor="text1"/>
            <w:szCs w:val="24"/>
            <w:lang w:val="fr-ML"/>
          </w:rPr>
          <w:delText>s’inscrit dans les orientations du Plan Stratégique de l’</w:delText>
        </w:r>
        <w:r w:rsidR="004B392C" w:rsidRPr="007A4AFC" w:rsidDel="00CA1AA8">
          <w:rPr>
            <w:iCs/>
            <w:color w:val="000000" w:themeColor="text1"/>
            <w:szCs w:val="24"/>
            <w:lang w:val="fr-ML"/>
          </w:rPr>
          <w:delText>EPSFé</w:delText>
        </w:r>
        <w:r w:rsidRPr="007A4AFC" w:rsidDel="00CA1AA8">
          <w:rPr>
            <w:iCs/>
            <w:color w:val="000000" w:themeColor="text1"/>
            <w:szCs w:val="24"/>
            <w:lang w:val="fr-ML"/>
          </w:rPr>
          <w:delText xml:space="preserve"> en cours d’élaboration.</w:delText>
        </w:r>
      </w:del>
    </w:p>
    <w:p w14:paraId="5558146D" w14:textId="2159FAF1" w:rsidR="00643698" w:rsidRPr="007A4AFC" w:rsidDel="00CA1AA8" w:rsidRDefault="00643698">
      <w:pPr>
        <w:spacing w:line="276" w:lineRule="auto"/>
        <w:jc w:val="center"/>
        <w:rPr>
          <w:del w:id="2086" w:author="Cauris Cosmetics" w:date="2023-10-27T22:58:00Z"/>
        </w:rPr>
        <w:pPrChange w:id="2087" w:author="Cauris Cosmetics" w:date="2023-10-27T22:58:00Z">
          <w:pPr>
            <w:pStyle w:val="Paragraphedeliste"/>
            <w:numPr>
              <w:ilvl w:val="1"/>
              <w:numId w:val="26"/>
            </w:numPr>
            <w:spacing w:line="276" w:lineRule="auto"/>
            <w:ind w:hanging="360"/>
          </w:pPr>
        </w:pPrChange>
      </w:pPr>
      <w:bookmarkStart w:id="2088" w:name="_Toc145944502"/>
      <w:del w:id="2089" w:author="Cauris Cosmetics" w:date="2023-10-27T22:58:00Z">
        <w:r w:rsidRPr="007A4AFC" w:rsidDel="00CA1AA8">
          <w:delText>Positionnement</w:delText>
        </w:r>
        <w:bookmarkEnd w:id="2088"/>
      </w:del>
    </w:p>
    <w:p w14:paraId="2F147C0E" w14:textId="5D3CE324" w:rsidR="00643698" w:rsidRPr="007A4AFC" w:rsidDel="00CA1AA8" w:rsidRDefault="00643698">
      <w:pPr>
        <w:spacing w:line="276" w:lineRule="auto"/>
        <w:jc w:val="center"/>
        <w:rPr>
          <w:del w:id="2090" w:author="Cauris Cosmetics" w:date="2023-10-27T22:58:00Z"/>
          <w:rPrChange w:id="2091" w:author="Dr Mamadou SANOGO" w:date="2023-10-25T18:15:00Z">
            <w:rPr>
              <w:del w:id="2092" w:author="Cauris Cosmetics" w:date="2023-10-27T22:58:00Z"/>
              <w:iCs/>
              <w:color w:val="000000"/>
              <w:szCs w:val="24"/>
            </w:rPr>
          </w:rPrChange>
        </w:rPr>
        <w:pPrChange w:id="2093" w:author="Cauris Cosmetics" w:date="2023-10-27T22:58:00Z">
          <w:pPr>
            <w:spacing w:line="360" w:lineRule="auto"/>
          </w:pPr>
        </w:pPrChange>
      </w:pPr>
      <w:del w:id="2094" w:author="Cauris Cosmetics" w:date="2023-10-27T22:58:00Z">
        <w:r w:rsidRPr="007A4AFC" w:rsidDel="00CA1AA8">
          <w:rPr>
            <w:rPrChange w:id="2095" w:author="Dr Mamadou SANOGO" w:date="2023-10-25T18:15:00Z">
              <w:rPr>
                <w:iCs/>
                <w:color w:val="000000"/>
                <w:szCs w:val="24"/>
              </w:rPr>
            </w:rPrChange>
          </w:rPr>
          <w:delText xml:space="preserve">Dans cette partie, il est question d’analyser le positionnement de la formation sur le plan national, international ainsi qu’au sein de l’école elle-même. Elle permet également </w:delText>
        </w:r>
      </w:del>
      <w:ins w:id="2096" w:author="Dr Mamadou SANOGO" w:date="2023-10-27T10:07:00Z">
        <w:del w:id="2097" w:author="Cauris Cosmetics" w:date="2023-10-27T22:58:00Z">
          <w:r w:rsidR="00F076C8" w:rsidDel="00CA1AA8">
            <w:delText>d’</w:delText>
          </w:r>
        </w:del>
      </w:ins>
      <w:del w:id="2098" w:author="Cauris Cosmetics" w:date="2023-10-27T22:58:00Z">
        <w:r w:rsidRPr="007A4AFC" w:rsidDel="00CA1AA8">
          <w:rPr>
            <w:rPrChange w:id="2099" w:author="Dr Mamadou SANOGO" w:date="2023-10-25T18:15:00Z">
              <w:rPr>
                <w:iCs/>
                <w:color w:val="000000"/>
                <w:szCs w:val="24"/>
              </w:rPr>
            </w:rPrChange>
          </w:rPr>
          <w:delText>analyser les coopérations entre l’</w:delText>
        </w:r>
        <w:r w:rsidR="004B392C" w:rsidRPr="007A4AFC" w:rsidDel="00CA1AA8">
          <w:rPr>
            <w:rPrChange w:id="2100" w:author="Dr Mamadou SANOGO" w:date="2023-10-25T18:15:00Z">
              <w:rPr>
                <w:iCs/>
                <w:color w:val="000000"/>
                <w:szCs w:val="24"/>
              </w:rPr>
            </w:rPrChange>
          </w:rPr>
          <w:delText>EPSFé</w:delText>
        </w:r>
        <w:r w:rsidRPr="007A4AFC" w:rsidDel="00CA1AA8">
          <w:rPr>
            <w:rPrChange w:id="2101" w:author="Dr Mamadou SANOGO" w:date="2023-10-25T18:15:00Z">
              <w:rPr>
                <w:iCs/>
                <w:color w:val="000000"/>
                <w:szCs w:val="24"/>
              </w:rPr>
            </w:rPrChange>
          </w:rPr>
          <w:delText xml:space="preserve"> et d’autres organismes du monde socioéconomique.</w:delText>
        </w:r>
      </w:del>
    </w:p>
    <w:p w14:paraId="1C5B041C" w14:textId="480ED2B7" w:rsidR="00643698" w:rsidRPr="007A4AFC" w:rsidDel="00CA1AA8" w:rsidRDefault="00643698">
      <w:pPr>
        <w:spacing w:line="276" w:lineRule="auto"/>
        <w:jc w:val="center"/>
        <w:rPr>
          <w:del w:id="2102" w:author="Cauris Cosmetics" w:date="2023-10-27T22:58:00Z"/>
          <w:b/>
          <w:color w:val="000000" w:themeColor="text1"/>
          <w:szCs w:val="24"/>
        </w:rPr>
        <w:pPrChange w:id="2103" w:author="Cauris Cosmetics" w:date="2023-10-27T22:58:00Z">
          <w:pPr>
            <w:spacing w:line="360" w:lineRule="auto"/>
            <w:ind w:right="11"/>
          </w:pPr>
        </w:pPrChange>
      </w:pPr>
      <w:bookmarkStart w:id="2104" w:name="_Toc145944503"/>
      <w:del w:id="2105" w:author="Cauris Cosmetics" w:date="2023-10-27T22:58:00Z">
        <w:r w:rsidRPr="007A4AFC" w:rsidDel="00CA1AA8">
          <w:rPr>
            <w:b/>
            <w:color w:val="000000" w:themeColor="text1"/>
            <w:szCs w:val="24"/>
          </w:rPr>
          <w:delText>Référence 1 : La formation indique son positionnement au niveau des institutions d’enseignement supérieur dans un espace national, régional ou international</w:delText>
        </w:r>
        <w:bookmarkEnd w:id="2104"/>
      </w:del>
    </w:p>
    <w:p w14:paraId="6AB95C91" w14:textId="25CE4B55" w:rsidR="00643698" w:rsidRPr="007A4AFC" w:rsidDel="00CA1AA8" w:rsidRDefault="00643698">
      <w:pPr>
        <w:spacing w:line="276" w:lineRule="auto"/>
        <w:jc w:val="center"/>
        <w:rPr>
          <w:del w:id="2106" w:author="Cauris Cosmetics" w:date="2023-10-27T22:58:00Z"/>
          <w:b/>
          <w:i/>
          <w:iCs/>
          <w:color w:val="000000" w:themeColor="text1"/>
          <w:szCs w:val="24"/>
        </w:rPr>
        <w:pPrChange w:id="2107" w:author="Cauris Cosmetics" w:date="2023-10-27T22:58:00Z">
          <w:pPr>
            <w:spacing w:line="360" w:lineRule="auto"/>
            <w:ind w:right="11"/>
          </w:pPr>
        </w:pPrChange>
      </w:pPr>
      <w:del w:id="2108" w:author="Cauris Cosmetics" w:date="2023-10-27T22:58:00Z">
        <w:r w:rsidRPr="007A4AFC" w:rsidDel="00CA1AA8">
          <w:rPr>
            <w:b/>
            <w:i/>
            <w:iCs/>
            <w:color w:val="000000" w:themeColor="text1"/>
            <w:szCs w:val="24"/>
          </w:rPr>
          <w:delText>Critère 1 : La formation est positionnée dans l’offre globale de formation de l’institution</w:delText>
        </w:r>
      </w:del>
    </w:p>
    <w:p w14:paraId="6647E3C0" w14:textId="354A1C55" w:rsidR="00643698" w:rsidRPr="007A4AFC" w:rsidDel="00CA1AA8" w:rsidRDefault="00643698">
      <w:pPr>
        <w:spacing w:line="276" w:lineRule="auto"/>
        <w:jc w:val="center"/>
        <w:rPr>
          <w:del w:id="2109" w:author="Cauris Cosmetics" w:date="2023-10-27T22:58:00Z"/>
          <w:color w:val="000000" w:themeColor="text1"/>
          <w:szCs w:val="24"/>
          <w:lang w:val="fr-ML"/>
          <w:rPrChange w:id="2110" w:author="Dr Mamadou SANOGO" w:date="2023-10-25T18:15:00Z">
            <w:rPr>
              <w:del w:id="2111" w:author="Cauris Cosmetics" w:date="2023-10-27T22:58:00Z"/>
              <w:szCs w:val="24"/>
              <w:lang w:val="fr-ML"/>
            </w:rPr>
          </w:rPrChange>
        </w:rPr>
        <w:pPrChange w:id="2112" w:author="Cauris Cosmetics" w:date="2023-10-27T22:58:00Z">
          <w:pPr>
            <w:spacing w:line="360" w:lineRule="auto"/>
          </w:pPr>
        </w:pPrChange>
      </w:pPr>
      <w:del w:id="2113" w:author="Cauris Cosmetics" w:date="2023-10-27T22:58:00Z">
        <w:r w:rsidRPr="007A4AFC" w:rsidDel="00CA1AA8">
          <w:rPr>
            <w:iCs/>
            <w:color w:val="000000" w:themeColor="text1"/>
            <w:szCs w:val="24"/>
            <w:rPrChange w:id="2114" w:author="Dr Mamadou SANOGO" w:date="2023-10-25T18:15:00Z">
              <w:rPr>
                <w:iCs/>
                <w:color w:val="000000"/>
                <w:szCs w:val="24"/>
              </w:rPr>
            </w:rPrChange>
          </w:rPr>
          <w:delText>La formation est dans la liste des formations sujettes au repositionnement de rang supérieur des masters, à travers l’axe relatif au développement des formations, comme décliné dans les orientations de l’</w:delText>
        </w:r>
        <w:r w:rsidR="004B392C" w:rsidRPr="007A4AFC" w:rsidDel="00CA1AA8">
          <w:rPr>
            <w:iCs/>
            <w:color w:val="000000" w:themeColor="text1"/>
            <w:szCs w:val="24"/>
            <w:rPrChange w:id="2115" w:author="Dr Mamadou SANOGO" w:date="2023-10-25T18:15:00Z">
              <w:rPr>
                <w:iCs/>
                <w:color w:val="000000"/>
                <w:szCs w:val="24"/>
              </w:rPr>
            </w:rPrChange>
          </w:rPr>
          <w:delText>EPSFé</w:delText>
        </w:r>
        <w:r w:rsidRPr="007A4AFC" w:rsidDel="00CA1AA8">
          <w:rPr>
            <w:iCs/>
            <w:color w:val="000000" w:themeColor="text1"/>
            <w:szCs w:val="24"/>
            <w:rPrChange w:id="2116" w:author="Dr Mamadou SANOGO" w:date="2023-10-25T18:15:00Z">
              <w:rPr>
                <w:iCs/>
                <w:color w:val="000000"/>
                <w:szCs w:val="24"/>
              </w:rPr>
            </w:rPrChange>
          </w:rPr>
          <w:delText xml:space="preserve">. Ces orientations </w:delText>
        </w:r>
        <w:r w:rsidRPr="007A4AFC" w:rsidDel="00CA1AA8">
          <w:rPr>
            <w:color w:val="000000" w:themeColor="text1"/>
            <w:szCs w:val="24"/>
            <w:rPrChange w:id="2117" w:author="Dr Mamadou SANOGO" w:date="2023-10-25T18:15:00Z">
              <w:rPr>
                <w:szCs w:val="24"/>
              </w:rPr>
            </w:rPrChange>
          </w:rPr>
          <w:delText>dessinent bien la conformité de l’offre de formation avec le plan de développement institutionnel</w:delText>
        </w:r>
        <w:r w:rsidRPr="007A4AFC" w:rsidDel="00CA1AA8">
          <w:rPr>
            <w:color w:val="000000" w:themeColor="text1"/>
            <w:szCs w:val="24"/>
            <w:lang w:val="fr-ML"/>
            <w:rPrChange w:id="2118" w:author="Dr Mamadou SANOGO" w:date="2023-10-25T18:15:00Z">
              <w:rPr>
                <w:szCs w:val="24"/>
                <w:lang w:val="fr-ML"/>
              </w:rPr>
            </w:rPrChange>
          </w:rPr>
          <w:delText xml:space="preserve"> au sein de l’</w:delText>
        </w:r>
        <w:r w:rsidR="004B392C" w:rsidRPr="007A4AFC" w:rsidDel="00CA1AA8">
          <w:rPr>
            <w:color w:val="000000" w:themeColor="text1"/>
            <w:szCs w:val="24"/>
            <w:lang w:val="fr-ML"/>
            <w:rPrChange w:id="2119" w:author="Dr Mamadou SANOGO" w:date="2023-10-25T18:15:00Z">
              <w:rPr>
                <w:szCs w:val="24"/>
                <w:lang w:val="fr-ML"/>
              </w:rPr>
            </w:rPrChange>
          </w:rPr>
          <w:delText>EPSFé</w:delText>
        </w:r>
        <w:r w:rsidRPr="007A4AFC" w:rsidDel="00CA1AA8">
          <w:rPr>
            <w:color w:val="000000" w:themeColor="text1"/>
            <w:szCs w:val="24"/>
            <w:lang w:val="fr-ML"/>
            <w:rPrChange w:id="2120" w:author="Dr Mamadou SANOGO" w:date="2023-10-25T18:15:00Z">
              <w:rPr>
                <w:szCs w:val="24"/>
                <w:lang w:val="fr-ML"/>
              </w:rPr>
            </w:rPrChange>
          </w:rPr>
          <w:delText>.</w:delText>
        </w:r>
      </w:del>
    </w:p>
    <w:p w14:paraId="6EF9189C" w14:textId="3137E2A8" w:rsidR="00643698" w:rsidRPr="007A4AFC" w:rsidDel="00CA1AA8" w:rsidRDefault="00643698">
      <w:pPr>
        <w:spacing w:line="276" w:lineRule="auto"/>
        <w:jc w:val="center"/>
        <w:rPr>
          <w:del w:id="2121" w:author="Cauris Cosmetics" w:date="2023-10-27T22:58:00Z"/>
          <w:b/>
          <w:i/>
          <w:iCs/>
          <w:color w:val="000000" w:themeColor="text1"/>
          <w:szCs w:val="24"/>
        </w:rPr>
        <w:pPrChange w:id="2122" w:author="Cauris Cosmetics" w:date="2023-10-27T22:58:00Z">
          <w:pPr>
            <w:spacing w:line="360" w:lineRule="auto"/>
            <w:ind w:right="11"/>
          </w:pPr>
        </w:pPrChange>
      </w:pPr>
      <w:del w:id="2123" w:author="Cauris Cosmetics" w:date="2023-10-27T22:58:00Z">
        <w:r w:rsidRPr="007A4AFC" w:rsidDel="00CA1AA8">
          <w:rPr>
            <w:b/>
            <w:i/>
            <w:iCs/>
            <w:color w:val="000000" w:themeColor="text1"/>
            <w:szCs w:val="24"/>
          </w:rPr>
          <w:delText xml:space="preserve">Critère 2 : La formation est positionnée dans l’espace national, régional </w:delText>
        </w:r>
      </w:del>
    </w:p>
    <w:p w14:paraId="65320D09" w14:textId="6DA6D510" w:rsidR="00643698" w:rsidRPr="007A4AFC" w:rsidDel="00CA1AA8" w:rsidRDefault="00643698">
      <w:pPr>
        <w:spacing w:line="276" w:lineRule="auto"/>
        <w:jc w:val="center"/>
        <w:rPr>
          <w:del w:id="2124" w:author="Cauris Cosmetics" w:date="2023-10-27T22:58:00Z"/>
          <w:color w:val="000000" w:themeColor="text1"/>
          <w:szCs w:val="24"/>
          <w:rPrChange w:id="2125" w:author="Dr Mamadou SANOGO" w:date="2023-10-25T18:15:00Z">
            <w:rPr>
              <w:del w:id="2126" w:author="Cauris Cosmetics" w:date="2023-10-27T22:58:00Z"/>
              <w:szCs w:val="24"/>
            </w:rPr>
          </w:rPrChange>
        </w:rPr>
        <w:pPrChange w:id="2127" w:author="Cauris Cosmetics" w:date="2023-10-27T22:58:00Z">
          <w:pPr>
            <w:spacing w:line="360" w:lineRule="auto"/>
          </w:pPr>
        </w:pPrChange>
      </w:pPr>
      <w:del w:id="2128" w:author="Cauris Cosmetics" w:date="2023-10-27T22:58:00Z">
        <w:r w:rsidRPr="007A4AFC" w:rsidDel="00CA1AA8">
          <w:rPr>
            <w:color w:val="000000" w:themeColor="text1"/>
            <w:szCs w:val="24"/>
            <w:rPrChange w:id="2129" w:author="Dr Mamadou SANOGO" w:date="2023-10-25T18:15:00Z">
              <w:rPr>
                <w:szCs w:val="24"/>
              </w:rPr>
            </w:rPrChange>
          </w:rPr>
          <w:delText xml:space="preserve">Le master en </w:delText>
        </w:r>
      </w:del>
      <w:ins w:id="2130" w:author="Dr Mamadou SANOGO" w:date="2023-10-27T14:14:00Z">
        <w:del w:id="2131" w:author="Cauris Cosmetics" w:date="2023-10-27T19:21:00Z">
          <w:r w:rsidR="005A69DD" w:rsidDel="007A7899">
            <w:rPr>
              <w:bCs/>
              <w:color w:val="000000" w:themeColor="text1"/>
              <w:szCs w:val="24"/>
            </w:rPr>
            <w:delText>management des services de santé</w:delText>
          </w:r>
        </w:del>
      </w:ins>
      <w:ins w:id="2132" w:author="Dr Mamadou SANOGO" w:date="2023-10-27T10:08:00Z">
        <w:del w:id="2133" w:author="Cauris Cosmetics" w:date="2023-10-27T22:58:00Z">
          <w:r w:rsidR="009C7542" w:rsidRPr="009C7542" w:rsidDel="00CA1AA8">
            <w:rPr>
              <w:iCs/>
              <w:color w:val="000000" w:themeColor="text1"/>
              <w:szCs w:val="24"/>
              <w:lang w:val="fr-ML"/>
            </w:rPr>
            <w:delText xml:space="preserve"> </w:delText>
          </w:r>
        </w:del>
      </w:ins>
      <w:del w:id="2134" w:author="Cauris Cosmetics" w:date="2023-10-27T22:58:00Z">
        <w:r w:rsidRPr="007A4AFC" w:rsidDel="00CA1AA8">
          <w:rPr>
            <w:color w:val="000000" w:themeColor="text1"/>
            <w:szCs w:val="24"/>
            <w:rPrChange w:id="2135" w:author="Dr Mamadou SANOGO" w:date="2023-10-25T18:15:00Z">
              <w:rPr>
                <w:szCs w:val="24"/>
              </w:rPr>
            </w:rPrChange>
          </w:rPr>
          <w:delText xml:space="preserve">épidémiologie est une des mentions majeures des formations en </w:delText>
        </w:r>
      </w:del>
      <w:ins w:id="2136" w:author="Dr Mamadou SANOGO" w:date="2023-10-27T14:26:00Z">
        <w:del w:id="2137" w:author="Cauris Cosmetics" w:date="2023-10-27T21:47:00Z">
          <w:r w:rsidR="005A69DD" w:rsidDel="008557EA">
            <w:rPr>
              <w:color w:val="000000" w:themeColor="text1"/>
              <w:szCs w:val="24"/>
            </w:rPr>
            <w:delText>économie de la santé</w:delText>
          </w:r>
        </w:del>
      </w:ins>
      <w:del w:id="2138" w:author="Cauris Cosmetics" w:date="2023-10-27T22:58:00Z">
        <w:r w:rsidRPr="007A4AFC" w:rsidDel="00CA1AA8">
          <w:rPr>
            <w:color w:val="000000" w:themeColor="text1"/>
            <w:szCs w:val="24"/>
            <w:rPrChange w:id="2139" w:author="Dr Mamadou SANOGO" w:date="2023-10-25T18:15:00Z">
              <w:rPr>
                <w:szCs w:val="24"/>
              </w:rPr>
            </w:rPrChange>
          </w:rPr>
          <w:delText xml:space="preserve">santé </w:delText>
        </w:r>
        <w:r w:rsidRPr="009C7542" w:rsidDel="00CA1AA8">
          <w:rPr>
            <w:color w:val="000000" w:themeColor="text1"/>
            <w:szCs w:val="24"/>
            <w:rPrChange w:id="2140" w:author="Dr Mamadou SANOGO" w:date="2023-10-27T10:09:00Z">
              <w:rPr>
                <w:szCs w:val="24"/>
              </w:rPr>
            </w:rPrChange>
          </w:rPr>
          <w:delText>publique.</w:delText>
        </w:r>
        <w:r w:rsidRPr="003A18E5" w:rsidDel="00CA1AA8">
          <w:rPr>
            <w:color w:val="FF0000"/>
            <w:szCs w:val="24"/>
            <w:rPrChange w:id="2141" w:author="Dr Mamadou SANOGO" w:date="2023-10-26T12:41:00Z">
              <w:rPr>
                <w:szCs w:val="24"/>
              </w:rPr>
            </w:rPrChange>
          </w:rPr>
          <w:delText xml:space="preserve"> </w:delText>
        </w:r>
        <w:r w:rsidRPr="007A4AFC" w:rsidDel="00CA1AA8">
          <w:rPr>
            <w:color w:val="000000" w:themeColor="text1"/>
            <w:szCs w:val="24"/>
            <w:rPrChange w:id="2142" w:author="Dr Mamadou SANOGO" w:date="2023-10-25T18:15:00Z">
              <w:rPr>
                <w:szCs w:val="24"/>
              </w:rPr>
            </w:rPrChange>
          </w:rPr>
          <w:delText xml:space="preserve">Ce qui lui vaut sa reconnaissance par les autorités, qui l’autorise d’ailleurs en ouverture. Cette reconnaissance nationale, est non seulement une réponse aux besoins du secteur et du marché national, mais aussi une marche d’accommodation au rythme de l’évolution du secteur à travers le continent. Le Programme de Master en </w:delText>
        </w:r>
      </w:del>
      <w:ins w:id="2143" w:author="Dr Mamadou SANOGO" w:date="2023-10-27T14:14:00Z">
        <w:del w:id="2144" w:author="Cauris Cosmetics" w:date="2023-10-27T19:21:00Z">
          <w:r w:rsidR="005A69DD" w:rsidDel="007A7899">
            <w:rPr>
              <w:bCs/>
              <w:color w:val="000000" w:themeColor="text1"/>
              <w:szCs w:val="24"/>
            </w:rPr>
            <w:delText>management des services de santé</w:delText>
          </w:r>
        </w:del>
      </w:ins>
      <w:ins w:id="2145" w:author="Dr Mamadou SANOGO" w:date="2023-10-27T10:09:00Z">
        <w:del w:id="2146" w:author="Cauris Cosmetics" w:date="2023-10-27T22:58:00Z">
          <w:r w:rsidR="009C7542" w:rsidRPr="009C7542" w:rsidDel="00CA1AA8">
            <w:rPr>
              <w:iCs/>
              <w:color w:val="000000" w:themeColor="text1"/>
              <w:szCs w:val="24"/>
              <w:lang w:val="fr-ML"/>
            </w:rPr>
            <w:delText xml:space="preserve"> </w:delText>
          </w:r>
        </w:del>
      </w:ins>
      <w:del w:id="2147" w:author="Cauris Cosmetics" w:date="2023-10-27T22:58:00Z">
        <w:r w:rsidRPr="007A4AFC" w:rsidDel="00CA1AA8">
          <w:rPr>
            <w:color w:val="000000" w:themeColor="text1"/>
            <w:szCs w:val="24"/>
            <w:rPrChange w:id="2148" w:author="Dr Mamadou SANOGO" w:date="2023-10-25T18:15:00Z">
              <w:rPr>
                <w:szCs w:val="24"/>
              </w:rPr>
            </w:rPrChange>
          </w:rPr>
          <w:delText>épidémiologie demeure pertinent et d’actualité pour le Mali au regard des défis à relever en matière de santé</w:delText>
        </w:r>
      </w:del>
      <w:ins w:id="2149" w:author="Dr Mamadou SANOGO" w:date="2023-10-27T10:09:00Z">
        <w:del w:id="2150" w:author="Cauris Cosmetics" w:date="2023-10-27T22:58:00Z">
          <w:r w:rsidR="009C7542" w:rsidDel="00CA1AA8">
            <w:rPr>
              <w:color w:val="000000" w:themeColor="text1"/>
              <w:szCs w:val="24"/>
            </w:rPr>
            <w:delText xml:space="preserve"> sexuelle et</w:delText>
          </w:r>
        </w:del>
      </w:ins>
      <w:del w:id="2151" w:author="Cauris Cosmetics" w:date="2023-10-27T22:58:00Z">
        <w:r w:rsidRPr="007A4AFC" w:rsidDel="00CA1AA8">
          <w:rPr>
            <w:color w:val="000000" w:themeColor="text1"/>
            <w:szCs w:val="24"/>
            <w:rPrChange w:id="2152" w:author="Dr Mamadou SANOGO" w:date="2023-10-25T18:15:00Z">
              <w:rPr>
                <w:szCs w:val="24"/>
              </w:rPr>
            </w:rPrChange>
          </w:rPr>
          <w:delText xml:space="preserve"> </w:delText>
        </w:r>
      </w:del>
      <w:ins w:id="2153" w:author="Dr Mamadou SANOGO" w:date="2023-10-26T12:42:00Z">
        <w:del w:id="2154" w:author="Cauris Cosmetics" w:date="2023-10-27T22:58:00Z">
          <w:r w:rsidR="003A18E5" w:rsidDel="00CA1AA8">
            <w:rPr>
              <w:color w:val="000000" w:themeColor="text1"/>
              <w:szCs w:val="24"/>
            </w:rPr>
            <w:delText xml:space="preserve">de </w:delText>
          </w:r>
        </w:del>
      </w:ins>
      <w:ins w:id="2155" w:author="Dr Mamadou SANOGO" w:date="2023-10-27T10:09:00Z">
        <w:del w:id="2156" w:author="Cauris Cosmetics" w:date="2023-10-27T22:58:00Z">
          <w:r w:rsidR="009C7542" w:rsidDel="00CA1AA8">
            <w:rPr>
              <w:color w:val="000000" w:themeColor="text1"/>
              <w:szCs w:val="24"/>
            </w:rPr>
            <w:delText xml:space="preserve">la </w:delText>
          </w:r>
        </w:del>
      </w:ins>
      <w:ins w:id="2157" w:author="Dr Mamadou SANOGO" w:date="2023-10-26T12:42:00Z">
        <w:del w:id="2158" w:author="Cauris Cosmetics" w:date="2023-10-27T22:58:00Z">
          <w:r w:rsidR="003A18E5" w:rsidRPr="009C7542" w:rsidDel="00CA1AA8">
            <w:rPr>
              <w:color w:val="000000" w:themeColor="text1"/>
              <w:szCs w:val="24"/>
            </w:rPr>
            <w:delText>reproduction</w:delText>
          </w:r>
        </w:del>
      </w:ins>
      <w:del w:id="2159" w:author="Cauris Cosmetics" w:date="2023-10-27T22:58:00Z">
        <w:r w:rsidRPr="009C7542" w:rsidDel="00CA1AA8">
          <w:rPr>
            <w:color w:val="000000" w:themeColor="text1"/>
            <w:szCs w:val="24"/>
            <w:rPrChange w:id="2160" w:author="Dr Mamadou SANOGO" w:date="2023-10-27T10:10:00Z">
              <w:rPr>
                <w:szCs w:val="24"/>
              </w:rPr>
            </w:rPrChange>
          </w:rPr>
          <w:delText>publique.</w:delText>
        </w:r>
      </w:del>
      <w:ins w:id="2161" w:author="Dr Mamadou SANOGO" w:date="2023-10-27T10:10:00Z">
        <w:del w:id="2162" w:author="Cauris Cosmetics" w:date="2023-10-27T22:58:00Z">
          <w:r w:rsidR="009C7542" w:rsidRPr="009C7542" w:rsidDel="00CA1AA8">
            <w:rPr>
              <w:color w:val="000000" w:themeColor="text1"/>
              <w:szCs w:val="24"/>
              <w:rPrChange w:id="2163" w:author="Dr Mamadou SANOGO" w:date="2023-10-27T10:10:00Z">
                <w:rPr>
                  <w:color w:val="00B050"/>
                  <w:szCs w:val="24"/>
                </w:rPr>
              </w:rPrChange>
            </w:rPr>
            <w:delText>.</w:delText>
          </w:r>
          <w:r w:rsidR="009C7542" w:rsidDel="00CA1AA8">
            <w:rPr>
              <w:color w:val="00B050"/>
              <w:szCs w:val="24"/>
            </w:rPr>
            <w:delText xml:space="preserve"> </w:delText>
          </w:r>
        </w:del>
      </w:ins>
      <w:del w:id="2164" w:author="Cauris Cosmetics" w:date="2023-10-27T22:58:00Z">
        <w:r w:rsidRPr="003A18E5" w:rsidDel="00CA1AA8">
          <w:rPr>
            <w:color w:val="00B050"/>
            <w:szCs w:val="24"/>
            <w:rPrChange w:id="2165" w:author="Dr Mamadou SANOGO" w:date="2023-10-26T12:42:00Z">
              <w:rPr>
                <w:szCs w:val="24"/>
              </w:rPr>
            </w:rPrChange>
          </w:rPr>
          <w:delText xml:space="preserve"> </w:delText>
        </w:r>
        <w:r w:rsidRPr="007A4AFC" w:rsidDel="00CA1AA8">
          <w:rPr>
            <w:color w:val="000000" w:themeColor="text1"/>
            <w:szCs w:val="24"/>
            <w:rPrChange w:id="2166" w:author="Dr Mamadou SANOGO" w:date="2023-10-25T18:15:00Z">
              <w:rPr>
                <w:szCs w:val="24"/>
              </w:rPr>
            </w:rPrChange>
          </w:rPr>
          <w:delText xml:space="preserve">C’est un programme fortement sollicité par d’autres pays de la sous-région ( </w:delText>
        </w:r>
        <w:r w:rsidR="00EE7D6B" w:rsidRPr="007A4AFC" w:rsidDel="00CA1AA8">
          <w:rPr>
            <w:color w:val="000000" w:themeColor="text1"/>
            <w:szCs w:val="24"/>
            <w:rPrChange w:id="2167" w:author="Dr Mamadou SANOGO" w:date="2023-10-25T18:15:00Z">
              <w:rPr>
                <w:szCs w:val="24"/>
              </w:rPr>
            </w:rPrChange>
          </w:rPr>
          <w:delText>Niger, Togo, Côte d’Ivoire, Burkina-Faso</w:delText>
        </w:r>
        <w:r w:rsidRPr="007A4AFC" w:rsidDel="00CA1AA8">
          <w:rPr>
            <w:color w:val="000000" w:themeColor="text1"/>
            <w:szCs w:val="24"/>
            <w:rPrChange w:id="2168" w:author="Dr Mamadou SANOGO" w:date="2023-10-25T18:15:00Z">
              <w:rPr>
                <w:szCs w:val="24"/>
              </w:rPr>
            </w:rPrChange>
          </w:rPr>
          <w:delText>)</w:delText>
        </w:r>
      </w:del>
    </w:p>
    <w:p w14:paraId="4C2AEF8E" w14:textId="24FB4A4E" w:rsidR="00643698" w:rsidRPr="007A4AFC" w:rsidDel="00CA1AA8" w:rsidRDefault="00643698">
      <w:pPr>
        <w:spacing w:line="276" w:lineRule="auto"/>
        <w:jc w:val="center"/>
        <w:rPr>
          <w:del w:id="2169" w:author="Cauris Cosmetics" w:date="2023-10-27T22:58:00Z"/>
          <w:b/>
          <w:bCs/>
          <w:iCs/>
          <w:color w:val="000000" w:themeColor="text1"/>
          <w:szCs w:val="24"/>
          <w:rPrChange w:id="2170" w:author="Dr Mamadou SANOGO" w:date="2023-10-25T18:15:00Z">
            <w:rPr>
              <w:del w:id="2171" w:author="Cauris Cosmetics" w:date="2023-10-27T22:58:00Z"/>
              <w:b/>
              <w:bCs/>
              <w:iCs/>
              <w:color w:val="00B050"/>
              <w:szCs w:val="24"/>
            </w:rPr>
          </w:rPrChange>
        </w:rPr>
        <w:pPrChange w:id="2172" w:author="Cauris Cosmetics" w:date="2023-10-27T22:58:00Z">
          <w:pPr>
            <w:spacing w:line="360" w:lineRule="auto"/>
            <w:ind w:right="11"/>
          </w:pPr>
        </w:pPrChange>
      </w:pPr>
      <w:del w:id="2173" w:author="Cauris Cosmetics" w:date="2023-10-27T22:58:00Z">
        <w:r w:rsidRPr="007A4AFC" w:rsidDel="00CA1AA8">
          <w:rPr>
            <w:b/>
            <w:bCs/>
            <w:iCs/>
            <w:color w:val="000000" w:themeColor="text1"/>
            <w:szCs w:val="24"/>
            <w:rPrChange w:id="2174" w:author="Dr Mamadou SANOGO" w:date="2023-10-25T18:15:00Z">
              <w:rPr>
                <w:b/>
                <w:bCs/>
                <w:iCs/>
                <w:color w:val="00B050"/>
                <w:szCs w:val="24"/>
              </w:rPr>
            </w:rPrChange>
          </w:rPr>
          <w:delText>Annexe n°</w:delText>
        </w:r>
        <w:r w:rsidR="00AE4517" w:rsidRPr="007A4AFC" w:rsidDel="00CA1AA8">
          <w:rPr>
            <w:b/>
            <w:bCs/>
            <w:iCs/>
            <w:color w:val="000000" w:themeColor="text1"/>
            <w:szCs w:val="24"/>
            <w:rPrChange w:id="2175" w:author="Dr Mamadou SANOGO" w:date="2023-10-25T18:15:00Z">
              <w:rPr>
                <w:b/>
                <w:bCs/>
                <w:iCs/>
                <w:color w:val="00B050"/>
                <w:szCs w:val="24"/>
              </w:rPr>
            </w:rPrChange>
          </w:rPr>
          <w:delText>0</w:delText>
        </w:r>
      </w:del>
      <w:del w:id="2176" w:author="Cauris Cosmetics" w:date="2023-10-25T14:38:00Z">
        <w:r w:rsidR="00AE4517" w:rsidRPr="007A4AFC" w:rsidDel="003C6082">
          <w:rPr>
            <w:b/>
            <w:bCs/>
            <w:iCs/>
            <w:color w:val="000000" w:themeColor="text1"/>
            <w:szCs w:val="24"/>
            <w:rPrChange w:id="2177" w:author="Dr Mamadou SANOGO" w:date="2023-10-25T18:15:00Z">
              <w:rPr>
                <w:b/>
                <w:bCs/>
                <w:iCs/>
                <w:color w:val="00B050"/>
                <w:szCs w:val="24"/>
              </w:rPr>
            </w:rPrChange>
          </w:rPr>
          <w:delText>9</w:delText>
        </w:r>
      </w:del>
      <w:del w:id="2178" w:author="Cauris Cosmetics" w:date="2023-10-27T22:58:00Z">
        <w:r w:rsidRPr="007A4AFC" w:rsidDel="00CA1AA8">
          <w:rPr>
            <w:b/>
            <w:bCs/>
            <w:iCs/>
            <w:color w:val="000000" w:themeColor="text1"/>
            <w:szCs w:val="24"/>
            <w:rPrChange w:id="2179" w:author="Dr Mamadou SANOGO" w:date="2023-10-25T18:15:00Z">
              <w:rPr>
                <w:b/>
                <w:bCs/>
                <w:iCs/>
                <w:color w:val="00B050"/>
                <w:szCs w:val="24"/>
              </w:rPr>
            </w:rPrChange>
          </w:rPr>
          <w:delText xml:space="preserve"> : </w:delText>
        </w:r>
      </w:del>
      <w:ins w:id="2180" w:author="Dr Mamadou SANOGO" w:date="2023-10-26T20:08:00Z">
        <w:del w:id="2181" w:author="Cauris Cosmetics" w:date="2023-10-27T22:58:00Z">
          <w:r w:rsidR="00085DEF" w:rsidRPr="009C7542" w:rsidDel="00CA1AA8">
            <w:rPr>
              <w:iCs/>
              <w:color w:val="000000" w:themeColor="text1"/>
              <w:szCs w:val="24"/>
              <w:rPrChange w:id="2182" w:author="Dr Mamadou SANOGO" w:date="2023-10-27T10:10:00Z">
                <w:rPr>
                  <w:b/>
                  <w:bCs/>
                  <w:iCs/>
                  <w:color w:val="000000" w:themeColor="text1"/>
                  <w:szCs w:val="24"/>
                </w:rPr>
              </w:rPrChange>
            </w:rPr>
            <w:delText>D</w:delText>
          </w:r>
        </w:del>
      </w:ins>
      <w:del w:id="2183" w:author="Cauris Cosmetics" w:date="2023-10-27T22:58:00Z">
        <w:r w:rsidRPr="009C7542" w:rsidDel="00CA1AA8">
          <w:rPr>
            <w:iCs/>
            <w:color w:val="000000" w:themeColor="text1"/>
            <w:szCs w:val="24"/>
            <w:rPrChange w:id="2184" w:author="Dr Mamadou SANOGO" w:date="2023-10-27T10:10:00Z">
              <w:rPr>
                <w:b/>
                <w:bCs/>
                <w:iCs/>
                <w:color w:val="00B050"/>
                <w:szCs w:val="24"/>
              </w:rPr>
            </w:rPrChange>
          </w:rPr>
          <w:delText>décision de création,</w:delText>
        </w:r>
        <w:r w:rsidRPr="007A4AFC" w:rsidDel="00CA1AA8">
          <w:rPr>
            <w:b/>
            <w:bCs/>
            <w:iCs/>
            <w:color w:val="000000" w:themeColor="text1"/>
            <w:szCs w:val="24"/>
            <w:rPrChange w:id="2185" w:author="Dr Mamadou SANOGO" w:date="2023-10-25T18:15:00Z">
              <w:rPr>
                <w:b/>
                <w:bCs/>
                <w:iCs/>
                <w:color w:val="00B050"/>
                <w:szCs w:val="24"/>
              </w:rPr>
            </w:rPrChange>
          </w:rPr>
          <w:delText xml:space="preserve"> </w:delText>
        </w:r>
      </w:del>
    </w:p>
    <w:p w14:paraId="2634F9E6" w14:textId="73EB6F6D" w:rsidR="00643698" w:rsidRPr="007A4AFC" w:rsidDel="00CA1AA8" w:rsidRDefault="00643698">
      <w:pPr>
        <w:spacing w:line="276" w:lineRule="auto"/>
        <w:jc w:val="center"/>
        <w:rPr>
          <w:del w:id="2186" w:author="Cauris Cosmetics" w:date="2023-10-27T22:58:00Z"/>
          <w:b/>
          <w:bCs/>
          <w:iCs/>
          <w:color w:val="000000" w:themeColor="text1"/>
          <w:szCs w:val="24"/>
          <w:rPrChange w:id="2187" w:author="Dr Mamadou SANOGO" w:date="2023-10-25T18:15:00Z">
            <w:rPr>
              <w:del w:id="2188" w:author="Cauris Cosmetics" w:date="2023-10-27T22:58:00Z"/>
              <w:b/>
              <w:bCs/>
              <w:iCs/>
              <w:color w:val="00B050"/>
              <w:szCs w:val="24"/>
            </w:rPr>
          </w:rPrChange>
        </w:rPr>
        <w:pPrChange w:id="2189" w:author="Cauris Cosmetics" w:date="2023-10-27T22:58:00Z">
          <w:pPr>
            <w:spacing w:line="360" w:lineRule="auto"/>
            <w:ind w:right="11"/>
          </w:pPr>
        </w:pPrChange>
      </w:pPr>
      <w:del w:id="2190" w:author="Cauris Cosmetics" w:date="2023-10-27T22:58:00Z">
        <w:r w:rsidRPr="007A4AFC" w:rsidDel="00CA1AA8">
          <w:rPr>
            <w:b/>
            <w:bCs/>
            <w:iCs/>
            <w:color w:val="000000" w:themeColor="text1"/>
            <w:szCs w:val="24"/>
            <w:rPrChange w:id="2191" w:author="Dr Mamadou SANOGO" w:date="2023-10-25T18:15:00Z">
              <w:rPr>
                <w:b/>
                <w:bCs/>
                <w:iCs/>
                <w:color w:val="00B050"/>
                <w:szCs w:val="24"/>
              </w:rPr>
            </w:rPrChange>
          </w:rPr>
          <w:delText>Annexe n°</w:delText>
        </w:r>
      </w:del>
      <w:del w:id="2192" w:author="Cauris Cosmetics" w:date="2023-10-25T14:38:00Z">
        <w:r w:rsidR="00AE4517" w:rsidRPr="007A4AFC" w:rsidDel="003C6082">
          <w:rPr>
            <w:b/>
            <w:bCs/>
            <w:iCs/>
            <w:color w:val="000000" w:themeColor="text1"/>
            <w:szCs w:val="24"/>
            <w:rPrChange w:id="2193" w:author="Dr Mamadou SANOGO" w:date="2023-10-25T18:15:00Z">
              <w:rPr>
                <w:b/>
                <w:bCs/>
                <w:iCs/>
                <w:color w:val="00B050"/>
                <w:szCs w:val="24"/>
              </w:rPr>
            </w:rPrChange>
          </w:rPr>
          <w:delText>10</w:delText>
        </w:r>
      </w:del>
      <w:del w:id="2194" w:author="Cauris Cosmetics" w:date="2023-10-27T22:58:00Z">
        <w:r w:rsidRPr="007A4AFC" w:rsidDel="00CA1AA8">
          <w:rPr>
            <w:b/>
            <w:bCs/>
            <w:iCs/>
            <w:color w:val="000000" w:themeColor="text1"/>
            <w:szCs w:val="24"/>
            <w:rPrChange w:id="2195" w:author="Dr Mamadou SANOGO" w:date="2023-10-25T18:15:00Z">
              <w:rPr>
                <w:b/>
                <w:bCs/>
                <w:iCs/>
                <w:color w:val="00B050"/>
                <w:szCs w:val="24"/>
              </w:rPr>
            </w:rPrChange>
          </w:rPr>
          <w:delText xml:space="preserve">: </w:delText>
        </w:r>
      </w:del>
      <w:ins w:id="2196" w:author="Dr Mamadou SANOGO" w:date="2023-10-26T20:08:00Z">
        <w:del w:id="2197" w:author="Cauris Cosmetics" w:date="2023-10-27T22:58:00Z">
          <w:r w:rsidR="00085DEF" w:rsidRPr="009C7542" w:rsidDel="00CA1AA8">
            <w:rPr>
              <w:iCs/>
              <w:color w:val="000000" w:themeColor="text1"/>
              <w:szCs w:val="24"/>
              <w:rPrChange w:id="2198" w:author="Dr Mamadou SANOGO" w:date="2023-10-27T10:10:00Z">
                <w:rPr>
                  <w:b/>
                  <w:bCs/>
                  <w:iCs/>
                  <w:color w:val="000000" w:themeColor="text1"/>
                  <w:szCs w:val="24"/>
                </w:rPr>
              </w:rPrChange>
            </w:rPr>
            <w:delText>A</w:delText>
          </w:r>
        </w:del>
      </w:ins>
      <w:del w:id="2199" w:author="Cauris Cosmetics" w:date="2023-10-27T22:58:00Z">
        <w:r w:rsidRPr="009C7542" w:rsidDel="00CA1AA8">
          <w:rPr>
            <w:iCs/>
            <w:color w:val="000000" w:themeColor="text1"/>
            <w:szCs w:val="24"/>
            <w:rPrChange w:id="2200" w:author="Dr Mamadou SANOGO" w:date="2023-10-27T10:10:00Z">
              <w:rPr>
                <w:b/>
                <w:bCs/>
                <w:iCs/>
                <w:color w:val="00B050"/>
                <w:szCs w:val="24"/>
              </w:rPr>
            </w:rPrChange>
          </w:rPr>
          <w:delText>arrêté d’ouverture</w:delText>
        </w:r>
        <w:r w:rsidRPr="007A4AFC" w:rsidDel="00CA1AA8">
          <w:rPr>
            <w:b/>
            <w:bCs/>
            <w:iCs/>
            <w:color w:val="000000" w:themeColor="text1"/>
            <w:szCs w:val="24"/>
            <w:rPrChange w:id="2201" w:author="Dr Mamadou SANOGO" w:date="2023-10-25T18:15:00Z">
              <w:rPr>
                <w:b/>
                <w:bCs/>
                <w:iCs/>
                <w:color w:val="00B050"/>
                <w:szCs w:val="24"/>
              </w:rPr>
            </w:rPrChange>
          </w:rPr>
          <w:delText xml:space="preserve"> </w:delText>
        </w:r>
      </w:del>
    </w:p>
    <w:p w14:paraId="5E442179" w14:textId="4587C56B" w:rsidR="00643698" w:rsidRPr="007A4AFC" w:rsidDel="00CA1AA8" w:rsidRDefault="00643698">
      <w:pPr>
        <w:spacing w:line="276" w:lineRule="auto"/>
        <w:jc w:val="center"/>
        <w:rPr>
          <w:del w:id="2202" w:author="Cauris Cosmetics" w:date="2023-10-27T22:58:00Z"/>
          <w:b/>
          <w:i/>
          <w:iCs/>
          <w:color w:val="000000" w:themeColor="text1"/>
          <w:szCs w:val="24"/>
        </w:rPr>
        <w:pPrChange w:id="2203" w:author="Cauris Cosmetics" w:date="2023-10-27T22:58:00Z">
          <w:pPr>
            <w:spacing w:line="360" w:lineRule="auto"/>
            <w:ind w:right="11"/>
          </w:pPr>
        </w:pPrChange>
      </w:pPr>
      <w:del w:id="2204" w:author="Cauris Cosmetics" w:date="2023-10-27T22:58:00Z">
        <w:r w:rsidRPr="007A4AFC" w:rsidDel="00CA1AA8">
          <w:rPr>
            <w:b/>
            <w:i/>
            <w:iCs/>
            <w:color w:val="000000" w:themeColor="text1"/>
            <w:szCs w:val="24"/>
          </w:rPr>
          <w:delText>Critère 3 : La formation offre une valeur ajoutée au regard de l’existant</w:delText>
        </w:r>
      </w:del>
    </w:p>
    <w:p w14:paraId="76C50887" w14:textId="6C0C9288" w:rsidR="00643698" w:rsidRPr="007A4AFC" w:rsidDel="00CA1AA8" w:rsidRDefault="00643698">
      <w:pPr>
        <w:spacing w:line="276" w:lineRule="auto"/>
        <w:jc w:val="center"/>
        <w:rPr>
          <w:del w:id="2205" w:author="Cauris Cosmetics" w:date="2023-10-27T22:58:00Z"/>
          <w:iCs/>
          <w:color w:val="000000" w:themeColor="text1"/>
          <w:szCs w:val="24"/>
        </w:rPr>
        <w:pPrChange w:id="2206" w:author="Cauris Cosmetics" w:date="2023-10-27T22:58:00Z">
          <w:pPr>
            <w:spacing w:line="360" w:lineRule="auto"/>
          </w:pPr>
        </w:pPrChange>
      </w:pPr>
      <w:del w:id="2207" w:author="Cauris Cosmetics" w:date="2023-10-27T22:58:00Z">
        <w:r w:rsidRPr="007A4AFC" w:rsidDel="00CA1AA8">
          <w:rPr>
            <w:color w:val="000000" w:themeColor="text1"/>
            <w:szCs w:val="24"/>
          </w:rPr>
          <w:delText xml:space="preserve">Au-delà des disciplines techniques, le programme de master en </w:delText>
        </w:r>
      </w:del>
      <w:ins w:id="2208" w:author="Dr Mamadou SANOGO" w:date="2023-10-27T14:14:00Z">
        <w:del w:id="2209" w:author="Cauris Cosmetics" w:date="2023-10-27T19:21:00Z">
          <w:r w:rsidR="005A69DD" w:rsidDel="007A7899">
            <w:rPr>
              <w:bCs/>
              <w:color w:val="000000" w:themeColor="text1"/>
              <w:szCs w:val="24"/>
            </w:rPr>
            <w:delText>management des services de santé</w:delText>
          </w:r>
        </w:del>
      </w:ins>
      <w:ins w:id="2210" w:author="Dr Mamadou SANOGO" w:date="2023-10-27T10:10:00Z">
        <w:del w:id="2211" w:author="Cauris Cosmetics" w:date="2023-10-27T22:58:00Z">
          <w:r w:rsidR="009C7542" w:rsidRPr="009C7542" w:rsidDel="00CA1AA8">
            <w:rPr>
              <w:iCs/>
              <w:color w:val="000000" w:themeColor="text1"/>
              <w:szCs w:val="24"/>
              <w:lang w:val="fr-ML"/>
            </w:rPr>
            <w:delText xml:space="preserve"> </w:delText>
          </w:r>
        </w:del>
      </w:ins>
      <w:del w:id="2212" w:author="Cauris Cosmetics" w:date="2023-10-27T22:58:00Z">
        <w:r w:rsidRPr="007A4AFC" w:rsidDel="00CA1AA8">
          <w:rPr>
            <w:color w:val="000000" w:themeColor="text1"/>
            <w:szCs w:val="24"/>
          </w:rPr>
          <w:delText>épidémiologie 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delText>
        </w:r>
        <w:r w:rsidRPr="007A4AFC" w:rsidDel="00CA1AA8">
          <w:rPr>
            <w:iCs/>
            <w:color w:val="000000" w:themeColor="text1"/>
            <w:szCs w:val="24"/>
          </w:rPr>
          <w:delText>élargissement du champ des opportunités de formation.</w:delText>
        </w:r>
      </w:del>
    </w:p>
    <w:p w14:paraId="2EF9BB96" w14:textId="40A8E429" w:rsidR="003B1197" w:rsidRPr="007A4AFC" w:rsidDel="00CA1AA8" w:rsidRDefault="00643698">
      <w:pPr>
        <w:spacing w:line="276" w:lineRule="auto"/>
        <w:jc w:val="center"/>
        <w:rPr>
          <w:del w:id="2213" w:author="Cauris Cosmetics" w:date="2023-10-27T22:58:00Z"/>
          <w:b/>
          <w:bCs/>
          <w:iCs/>
          <w:color w:val="000000" w:themeColor="text1"/>
          <w:szCs w:val="24"/>
          <w:rPrChange w:id="2214" w:author="Dr Mamadou SANOGO" w:date="2023-10-25T18:15:00Z">
            <w:rPr>
              <w:del w:id="2215" w:author="Cauris Cosmetics" w:date="2023-10-27T22:58:00Z"/>
              <w:b/>
              <w:bCs/>
              <w:iCs/>
              <w:color w:val="00B050"/>
              <w:szCs w:val="24"/>
            </w:rPr>
          </w:rPrChange>
        </w:rPr>
        <w:pPrChange w:id="2216" w:author="Cauris Cosmetics" w:date="2023-10-27T22:58:00Z">
          <w:pPr>
            <w:spacing w:line="360" w:lineRule="auto"/>
            <w:ind w:right="11"/>
          </w:pPr>
        </w:pPrChange>
      </w:pPr>
      <w:del w:id="2217" w:author="Cauris Cosmetics" w:date="2023-10-27T22:58:00Z">
        <w:r w:rsidRPr="007A4AFC" w:rsidDel="00CA1AA8">
          <w:rPr>
            <w:b/>
            <w:bCs/>
            <w:iCs/>
            <w:color w:val="000000" w:themeColor="text1"/>
            <w:szCs w:val="24"/>
            <w:rPrChange w:id="2218" w:author="Dr Mamadou SANOGO" w:date="2023-10-25T18:15:00Z">
              <w:rPr>
                <w:b/>
                <w:bCs/>
                <w:iCs/>
                <w:color w:val="00B050"/>
                <w:szCs w:val="24"/>
              </w:rPr>
            </w:rPrChange>
          </w:rPr>
          <w:delText>Annexe n°</w:delText>
        </w:r>
        <w:r w:rsidR="00AE4517" w:rsidRPr="007A4AFC" w:rsidDel="00CA1AA8">
          <w:rPr>
            <w:b/>
            <w:bCs/>
            <w:iCs/>
            <w:color w:val="000000" w:themeColor="text1"/>
            <w:szCs w:val="24"/>
            <w:rPrChange w:id="2219" w:author="Dr Mamadou SANOGO" w:date="2023-10-25T18:15:00Z">
              <w:rPr>
                <w:b/>
                <w:bCs/>
                <w:iCs/>
                <w:color w:val="00B050"/>
                <w:szCs w:val="24"/>
              </w:rPr>
            </w:rPrChange>
          </w:rPr>
          <w:delText>1</w:delText>
        </w:r>
      </w:del>
      <w:del w:id="2220" w:author="Cauris Cosmetics" w:date="2023-10-25T14:38:00Z">
        <w:r w:rsidR="00AE4517" w:rsidRPr="007A4AFC" w:rsidDel="003C6082">
          <w:rPr>
            <w:b/>
            <w:bCs/>
            <w:iCs/>
            <w:color w:val="000000" w:themeColor="text1"/>
            <w:szCs w:val="24"/>
            <w:rPrChange w:id="2221" w:author="Dr Mamadou SANOGO" w:date="2023-10-25T18:15:00Z">
              <w:rPr>
                <w:b/>
                <w:bCs/>
                <w:iCs/>
                <w:color w:val="00B050"/>
                <w:szCs w:val="24"/>
              </w:rPr>
            </w:rPrChange>
          </w:rPr>
          <w:delText>1</w:delText>
        </w:r>
      </w:del>
      <w:del w:id="2222" w:author="Cauris Cosmetics" w:date="2023-10-27T22:58:00Z">
        <w:r w:rsidRPr="007A4AFC" w:rsidDel="00CA1AA8">
          <w:rPr>
            <w:b/>
            <w:bCs/>
            <w:iCs/>
            <w:color w:val="000000" w:themeColor="text1"/>
            <w:szCs w:val="24"/>
            <w:rPrChange w:id="2223" w:author="Dr Mamadou SANOGO" w:date="2023-10-25T18:15:00Z">
              <w:rPr>
                <w:b/>
                <w:bCs/>
                <w:iCs/>
                <w:color w:val="00B050"/>
                <w:szCs w:val="24"/>
              </w:rPr>
            </w:rPrChange>
          </w:rPr>
          <w:delText xml:space="preserve">: Cahier de texte </w:delText>
        </w:r>
      </w:del>
    </w:p>
    <w:p w14:paraId="14215E17" w14:textId="2A45C0C1" w:rsidR="00643698" w:rsidRPr="007A4AFC" w:rsidDel="00CA1AA8" w:rsidRDefault="00643698">
      <w:pPr>
        <w:spacing w:line="276" w:lineRule="auto"/>
        <w:jc w:val="center"/>
        <w:rPr>
          <w:del w:id="2224" w:author="Cauris Cosmetics" w:date="2023-10-27T22:58:00Z"/>
          <w:color w:val="000000" w:themeColor="text1"/>
          <w:sz w:val="6"/>
          <w:szCs w:val="24"/>
          <w:rPrChange w:id="2225" w:author="Dr Mamadou SANOGO" w:date="2023-10-25T18:15:00Z">
            <w:rPr>
              <w:del w:id="2226" w:author="Cauris Cosmetics" w:date="2023-10-27T22:58:00Z"/>
              <w:color w:val="000000"/>
              <w:sz w:val="6"/>
              <w:szCs w:val="24"/>
            </w:rPr>
          </w:rPrChange>
        </w:rPr>
        <w:pPrChange w:id="2227" w:author="Cauris Cosmetics" w:date="2023-10-27T22:58:00Z">
          <w:pPr>
            <w:widowControl w:val="0"/>
            <w:autoSpaceDE w:val="0"/>
            <w:autoSpaceDN w:val="0"/>
            <w:adjustRightInd w:val="0"/>
            <w:spacing w:line="240" w:lineRule="auto"/>
          </w:pPr>
        </w:pPrChange>
      </w:pPr>
    </w:p>
    <w:p w14:paraId="5F23423D" w14:textId="5EAB6381" w:rsidR="00643698" w:rsidRPr="007A4AFC" w:rsidDel="00CA1AA8" w:rsidRDefault="00643698">
      <w:pPr>
        <w:spacing w:line="276" w:lineRule="auto"/>
        <w:jc w:val="center"/>
        <w:rPr>
          <w:del w:id="2228" w:author="Cauris Cosmetics" w:date="2023-10-27T22:58:00Z"/>
          <w:b/>
          <w:color w:val="000000" w:themeColor="text1"/>
          <w:szCs w:val="24"/>
        </w:rPr>
        <w:pPrChange w:id="2229" w:author="Cauris Cosmetics" w:date="2023-10-27T22:58:00Z">
          <w:pPr>
            <w:spacing w:line="360" w:lineRule="auto"/>
            <w:ind w:right="11"/>
          </w:pPr>
        </w:pPrChange>
      </w:pPr>
      <w:bookmarkStart w:id="2230" w:name="_Toc145944504"/>
      <w:del w:id="2231" w:author="Cauris Cosmetics" w:date="2023-10-27T22:58:00Z">
        <w:r w:rsidRPr="007A4AFC" w:rsidDel="00CA1AA8">
          <w:rPr>
            <w:b/>
            <w:color w:val="000000" w:themeColor="text1"/>
            <w:szCs w:val="24"/>
          </w:rPr>
          <w:delText>Référence 2 : La formation explique ses relations avec d’autres institutions d’enseignement et le monde socioprofessionnel</w:delText>
        </w:r>
        <w:bookmarkEnd w:id="2230"/>
      </w:del>
    </w:p>
    <w:p w14:paraId="66B10C9A" w14:textId="70153788" w:rsidR="00643698" w:rsidRPr="007A4AFC" w:rsidDel="00CA1AA8" w:rsidRDefault="00643698">
      <w:pPr>
        <w:spacing w:line="276" w:lineRule="auto"/>
        <w:jc w:val="center"/>
        <w:rPr>
          <w:del w:id="2232" w:author="Cauris Cosmetics" w:date="2023-10-27T22:58:00Z"/>
          <w:color w:val="000000" w:themeColor="text1"/>
          <w:sz w:val="10"/>
          <w:szCs w:val="24"/>
          <w:rPrChange w:id="2233" w:author="Dr Mamadou SANOGO" w:date="2023-10-25T18:15:00Z">
            <w:rPr>
              <w:del w:id="2234" w:author="Cauris Cosmetics" w:date="2023-10-27T22:58:00Z"/>
              <w:color w:val="000000"/>
              <w:sz w:val="10"/>
              <w:szCs w:val="24"/>
            </w:rPr>
          </w:rPrChange>
        </w:rPr>
        <w:pPrChange w:id="2235" w:author="Cauris Cosmetics" w:date="2023-10-27T22:58:00Z">
          <w:pPr>
            <w:widowControl w:val="0"/>
            <w:autoSpaceDE w:val="0"/>
            <w:autoSpaceDN w:val="0"/>
            <w:adjustRightInd w:val="0"/>
            <w:spacing w:line="240" w:lineRule="auto"/>
          </w:pPr>
        </w:pPrChange>
      </w:pPr>
    </w:p>
    <w:p w14:paraId="313D661C" w14:textId="205A2874" w:rsidR="00643698" w:rsidRPr="007A4AFC" w:rsidDel="00CA1AA8" w:rsidRDefault="00643698">
      <w:pPr>
        <w:spacing w:line="276" w:lineRule="auto"/>
        <w:jc w:val="center"/>
        <w:rPr>
          <w:del w:id="2236" w:author="Cauris Cosmetics" w:date="2023-10-27T22:58:00Z"/>
          <w:b/>
          <w:i/>
          <w:iCs/>
          <w:color w:val="000000" w:themeColor="text1"/>
          <w:szCs w:val="24"/>
        </w:rPr>
        <w:pPrChange w:id="2237" w:author="Cauris Cosmetics" w:date="2023-10-27T22:58:00Z">
          <w:pPr>
            <w:spacing w:line="360" w:lineRule="auto"/>
            <w:ind w:right="11"/>
          </w:pPr>
        </w:pPrChange>
      </w:pPr>
      <w:del w:id="2238" w:author="Cauris Cosmetics" w:date="2023-10-27T22:58:00Z">
        <w:r w:rsidRPr="007A4AFC" w:rsidDel="00CA1AA8">
          <w:rPr>
            <w:b/>
            <w:i/>
            <w:iCs/>
            <w:color w:val="000000" w:themeColor="text1"/>
            <w:szCs w:val="24"/>
          </w:rPr>
          <w:delText>Critère 1 : La formation dispose de partenariats avec d’autres institutions d’enseignement supérieur</w:delText>
        </w:r>
      </w:del>
    </w:p>
    <w:p w14:paraId="1B8304CF" w14:textId="0AFA09F3" w:rsidR="00643698" w:rsidRPr="003A18E5" w:rsidDel="00CA1AA8" w:rsidRDefault="00643698">
      <w:pPr>
        <w:spacing w:line="276" w:lineRule="auto"/>
        <w:jc w:val="center"/>
        <w:rPr>
          <w:del w:id="2239" w:author="Cauris Cosmetics" w:date="2023-10-27T22:58:00Z"/>
          <w:bCs/>
          <w:color w:val="00B050"/>
          <w:szCs w:val="24"/>
          <w:rPrChange w:id="2240" w:author="Dr Mamadou SANOGO" w:date="2023-10-26T12:53:00Z">
            <w:rPr>
              <w:del w:id="2241" w:author="Cauris Cosmetics" w:date="2023-10-27T22:58:00Z"/>
              <w:bCs/>
              <w:color w:val="000000" w:themeColor="text1"/>
              <w:szCs w:val="24"/>
            </w:rPr>
          </w:rPrChange>
        </w:rPr>
        <w:pPrChange w:id="2242" w:author="Cauris Cosmetics" w:date="2023-10-27T22:58:00Z">
          <w:pPr>
            <w:spacing w:line="360" w:lineRule="auto"/>
            <w:ind w:right="11"/>
          </w:pPr>
        </w:pPrChange>
      </w:pPr>
      <w:del w:id="2243" w:author="Cauris Cosmetics" w:date="2023-10-27T22:58:00Z">
        <w:r w:rsidRPr="007A4AFC" w:rsidDel="00CA1AA8">
          <w:rPr>
            <w:bCs/>
            <w:color w:val="000000" w:themeColor="text1"/>
            <w:szCs w:val="24"/>
          </w:rPr>
          <w:delText xml:space="preserve">Dans le cadre de la mise en œuvre du Master en </w:delText>
        </w:r>
      </w:del>
      <w:ins w:id="2244" w:author="Dr Mamadou SANOGO" w:date="2023-10-27T14:15:00Z">
        <w:del w:id="2245" w:author="Cauris Cosmetics" w:date="2023-10-27T19:22:00Z">
          <w:r w:rsidR="005A69DD" w:rsidDel="007A7899">
            <w:rPr>
              <w:bCs/>
              <w:color w:val="000000" w:themeColor="text1"/>
              <w:szCs w:val="24"/>
            </w:rPr>
            <w:delText>management des services de santé</w:delText>
          </w:r>
        </w:del>
      </w:ins>
      <w:ins w:id="2246" w:author="Dr Mamadou SANOGO" w:date="2023-10-27T10:11:00Z">
        <w:del w:id="2247" w:author="Cauris Cosmetics" w:date="2023-10-27T22:58:00Z">
          <w:r w:rsidR="009C7542" w:rsidRPr="009C7542" w:rsidDel="00CA1AA8">
            <w:rPr>
              <w:iCs/>
              <w:color w:val="000000" w:themeColor="text1"/>
              <w:szCs w:val="24"/>
              <w:lang w:val="fr-ML"/>
            </w:rPr>
            <w:delText xml:space="preserve"> </w:delText>
          </w:r>
        </w:del>
      </w:ins>
      <w:del w:id="2248" w:author="Cauris Cosmetics" w:date="2023-10-27T22:58:00Z">
        <w:r w:rsidRPr="007A4AFC" w:rsidDel="00CA1AA8">
          <w:rPr>
            <w:bCs/>
            <w:color w:val="000000" w:themeColor="text1"/>
            <w:szCs w:val="24"/>
          </w:rPr>
          <w:delText>Epidémiologie, l’</w:delText>
        </w:r>
        <w:r w:rsidR="004B392C" w:rsidRPr="007A4AFC" w:rsidDel="00CA1AA8">
          <w:rPr>
            <w:bCs/>
            <w:color w:val="000000" w:themeColor="text1"/>
            <w:szCs w:val="24"/>
          </w:rPr>
          <w:delText>EPSFé</w:delText>
        </w:r>
        <w:r w:rsidRPr="007A4AFC" w:rsidDel="00CA1AA8">
          <w:rPr>
            <w:bCs/>
            <w:color w:val="000000" w:themeColor="text1"/>
            <w:szCs w:val="24"/>
          </w:rPr>
          <w:delText xml:space="preserve"> a mis en place un ensemble de partenariats avec d’autres institutions d’enseignement supérieur maliennes voire dans la sous-région. Concrètement, l’</w:delText>
        </w:r>
        <w:r w:rsidR="004B392C" w:rsidRPr="007A4AFC" w:rsidDel="00CA1AA8">
          <w:rPr>
            <w:bCs/>
            <w:color w:val="000000" w:themeColor="text1"/>
            <w:szCs w:val="24"/>
          </w:rPr>
          <w:delText>EPSFé</w:delText>
        </w:r>
        <w:r w:rsidRPr="007A4AFC" w:rsidDel="00CA1AA8">
          <w:rPr>
            <w:bCs/>
            <w:color w:val="000000" w:themeColor="text1"/>
            <w:szCs w:val="24"/>
          </w:rPr>
          <w:delText xml:space="preserve"> dispose de partenariats avec les structures d’enseignement supérieures </w:delText>
        </w:r>
        <w:r w:rsidRPr="003A18E5" w:rsidDel="00CA1AA8">
          <w:rPr>
            <w:bCs/>
            <w:color w:val="00B050"/>
            <w:szCs w:val="24"/>
            <w:rPrChange w:id="2249" w:author="Dr Mamadou SANOGO" w:date="2023-10-26T12:53:00Z">
              <w:rPr>
                <w:bCs/>
                <w:color w:val="000000" w:themeColor="text1"/>
                <w:szCs w:val="24"/>
              </w:rPr>
            </w:rPrChange>
          </w:rPr>
          <w:delText xml:space="preserve">suivantes : </w:delText>
        </w:r>
        <w:r w:rsidRPr="003A18E5" w:rsidDel="00CA1AA8">
          <w:rPr>
            <w:bCs/>
            <w:color w:val="00B050"/>
            <w:szCs w:val="24"/>
          </w:rPr>
          <w:delText>…………..</w:delText>
        </w:r>
      </w:del>
    </w:p>
    <w:p w14:paraId="4994DC06" w14:textId="3711BA53" w:rsidR="00E74E23" w:rsidRPr="007A4AFC" w:rsidDel="00CA1AA8" w:rsidRDefault="00643698">
      <w:pPr>
        <w:spacing w:line="276" w:lineRule="auto"/>
        <w:jc w:val="center"/>
        <w:rPr>
          <w:del w:id="2250" w:author="Cauris Cosmetics" w:date="2023-10-27T22:58:00Z"/>
          <w:b/>
          <w:bCs/>
          <w:iCs/>
          <w:color w:val="000000" w:themeColor="text1"/>
          <w:szCs w:val="24"/>
          <w:rPrChange w:id="2251" w:author="Dr Mamadou SANOGO" w:date="2023-10-25T18:15:00Z">
            <w:rPr>
              <w:del w:id="2252" w:author="Cauris Cosmetics" w:date="2023-10-27T22:58:00Z"/>
              <w:b/>
              <w:bCs/>
              <w:iCs/>
              <w:color w:val="00B050"/>
              <w:szCs w:val="24"/>
            </w:rPr>
          </w:rPrChange>
        </w:rPr>
        <w:pPrChange w:id="2253" w:author="Cauris Cosmetics" w:date="2023-10-27T22:58:00Z">
          <w:pPr>
            <w:spacing w:line="360" w:lineRule="auto"/>
            <w:ind w:right="11"/>
          </w:pPr>
        </w:pPrChange>
      </w:pPr>
      <w:del w:id="2254" w:author="Cauris Cosmetics" w:date="2023-10-27T22:58:00Z">
        <w:r w:rsidRPr="007A4AFC" w:rsidDel="00CA1AA8">
          <w:rPr>
            <w:b/>
            <w:bCs/>
            <w:iCs/>
            <w:color w:val="000000" w:themeColor="text1"/>
            <w:szCs w:val="24"/>
            <w:rPrChange w:id="2255" w:author="Dr Mamadou SANOGO" w:date="2023-10-25T18:15:00Z">
              <w:rPr>
                <w:b/>
                <w:bCs/>
                <w:iCs/>
                <w:color w:val="00B050"/>
                <w:szCs w:val="24"/>
              </w:rPr>
            </w:rPrChange>
          </w:rPr>
          <w:delText>Annexe n°</w:delText>
        </w:r>
        <w:r w:rsidR="00AE4517" w:rsidRPr="007A4AFC" w:rsidDel="00CA1AA8">
          <w:rPr>
            <w:b/>
            <w:bCs/>
            <w:iCs/>
            <w:color w:val="000000" w:themeColor="text1"/>
            <w:szCs w:val="24"/>
            <w:rPrChange w:id="2256" w:author="Dr Mamadou SANOGO" w:date="2023-10-25T18:15:00Z">
              <w:rPr>
                <w:b/>
                <w:bCs/>
                <w:iCs/>
                <w:color w:val="00B050"/>
                <w:szCs w:val="24"/>
              </w:rPr>
            </w:rPrChange>
          </w:rPr>
          <w:delText>1</w:delText>
        </w:r>
      </w:del>
      <w:del w:id="2257" w:author="Cauris Cosmetics" w:date="2023-10-25T14:38:00Z">
        <w:r w:rsidR="00AE4517" w:rsidRPr="007A4AFC" w:rsidDel="003C6082">
          <w:rPr>
            <w:b/>
            <w:bCs/>
            <w:iCs/>
            <w:color w:val="000000" w:themeColor="text1"/>
            <w:szCs w:val="24"/>
            <w:rPrChange w:id="2258" w:author="Dr Mamadou SANOGO" w:date="2023-10-25T18:15:00Z">
              <w:rPr>
                <w:b/>
                <w:bCs/>
                <w:iCs/>
                <w:color w:val="00B050"/>
                <w:szCs w:val="24"/>
              </w:rPr>
            </w:rPrChange>
          </w:rPr>
          <w:delText>2</w:delText>
        </w:r>
      </w:del>
      <w:del w:id="2259" w:author="Cauris Cosmetics" w:date="2023-10-27T22:58:00Z">
        <w:r w:rsidRPr="007A4AFC" w:rsidDel="00CA1AA8">
          <w:rPr>
            <w:b/>
            <w:bCs/>
            <w:iCs/>
            <w:color w:val="000000" w:themeColor="text1"/>
            <w:szCs w:val="24"/>
            <w:rPrChange w:id="2260" w:author="Dr Mamadou SANOGO" w:date="2023-10-25T18:15:00Z">
              <w:rPr>
                <w:b/>
                <w:bCs/>
                <w:iCs/>
                <w:color w:val="00B050"/>
                <w:szCs w:val="24"/>
              </w:rPr>
            </w:rPrChange>
          </w:rPr>
          <w:delText>: Conventions de partenariats avec certaines IES</w:delText>
        </w:r>
      </w:del>
    </w:p>
    <w:p w14:paraId="3B2B6C47" w14:textId="4CDA37EE" w:rsidR="00643698" w:rsidRPr="007A4AFC" w:rsidDel="00CA1AA8" w:rsidRDefault="00643698">
      <w:pPr>
        <w:spacing w:line="276" w:lineRule="auto"/>
        <w:jc w:val="center"/>
        <w:rPr>
          <w:del w:id="2261" w:author="Cauris Cosmetics" w:date="2023-10-27T22:58:00Z"/>
          <w:b/>
          <w:i/>
          <w:iCs/>
          <w:color w:val="000000" w:themeColor="text1"/>
          <w:szCs w:val="24"/>
        </w:rPr>
        <w:pPrChange w:id="2262" w:author="Cauris Cosmetics" w:date="2023-10-27T22:58:00Z">
          <w:pPr>
            <w:spacing w:line="360" w:lineRule="auto"/>
            <w:ind w:right="11"/>
          </w:pPr>
        </w:pPrChange>
      </w:pPr>
      <w:del w:id="2263" w:author="Cauris Cosmetics" w:date="2023-10-27T22:58:00Z">
        <w:r w:rsidRPr="007A4AFC" w:rsidDel="00CA1AA8">
          <w:rPr>
            <w:b/>
            <w:i/>
            <w:iCs/>
            <w:color w:val="000000" w:themeColor="text1"/>
            <w:szCs w:val="24"/>
          </w:rPr>
          <w:delText>Critère 2 : La formation s’appuie sur des partenariats avec le monde socioprofessionnel</w:delText>
        </w:r>
      </w:del>
    </w:p>
    <w:p w14:paraId="0BE5AABA" w14:textId="10EB820B" w:rsidR="00643698" w:rsidRPr="007A4AFC" w:rsidDel="00CA1AA8" w:rsidRDefault="00643698">
      <w:pPr>
        <w:spacing w:line="276" w:lineRule="auto"/>
        <w:jc w:val="center"/>
        <w:rPr>
          <w:del w:id="2264" w:author="Cauris Cosmetics" w:date="2023-10-27T22:58:00Z"/>
          <w:bCs/>
          <w:color w:val="000000" w:themeColor="text1"/>
          <w:szCs w:val="24"/>
        </w:rPr>
        <w:pPrChange w:id="2265" w:author="Cauris Cosmetics" w:date="2023-10-27T22:58:00Z">
          <w:pPr>
            <w:spacing w:line="360" w:lineRule="auto"/>
            <w:ind w:right="11"/>
          </w:pPr>
        </w:pPrChange>
      </w:pPr>
      <w:del w:id="2266" w:author="Cauris Cosmetics" w:date="2023-10-27T22:58:00Z">
        <w:r w:rsidRPr="007A4AFC" w:rsidDel="00CA1AA8">
          <w:rPr>
            <w:bCs/>
            <w:color w:val="000000" w:themeColor="text1"/>
            <w:szCs w:val="24"/>
          </w:rPr>
          <w:delText xml:space="preserve">Dans le souci de permettre une mise en œuvre des compétences acquises, le master en </w:delText>
        </w:r>
      </w:del>
      <w:ins w:id="2267" w:author="Dr Mamadou SANOGO" w:date="2023-10-27T14:15:00Z">
        <w:del w:id="2268" w:author="Cauris Cosmetics" w:date="2023-10-27T19:22:00Z">
          <w:r w:rsidR="005A69DD" w:rsidDel="007A7899">
            <w:rPr>
              <w:bCs/>
              <w:color w:val="000000" w:themeColor="text1"/>
              <w:szCs w:val="24"/>
            </w:rPr>
            <w:delText>management des services de santé</w:delText>
          </w:r>
        </w:del>
      </w:ins>
      <w:ins w:id="2269" w:author="Dr Mamadou SANOGO" w:date="2023-10-27T10:12:00Z">
        <w:del w:id="2270" w:author="Cauris Cosmetics" w:date="2023-10-27T22:58:00Z">
          <w:r w:rsidR="009C7542" w:rsidRPr="009C7542" w:rsidDel="00CA1AA8">
            <w:rPr>
              <w:iCs/>
              <w:color w:val="000000" w:themeColor="text1"/>
              <w:szCs w:val="24"/>
              <w:lang w:val="fr-ML"/>
            </w:rPr>
            <w:delText xml:space="preserve"> </w:delText>
          </w:r>
        </w:del>
      </w:ins>
      <w:del w:id="2271" w:author="Cauris Cosmetics" w:date="2023-10-27T22:58:00Z">
        <w:r w:rsidRPr="007A4AFC" w:rsidDel="00CA1AA8">
          <w:rPr>
            <w:bCs/>
            <w:color w:val="000000" w:themeColor="text1"/>
            <w:szCs w:val="24"/>
          </w:rPr>
          <w:delText>épidémiologie est soutenu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des sciences de la santé.</w:delText>
        </w:r>
      </w:del>
    </w:p>
    <w:p w14:paraId="04D34743" w14:textId="5A7A1280" w:rsidR="00643698" w:rsidDel="009C7542" w:rsidRDefault="00643698">
      <w:pPr>
        <w:spacing w:line="276" w:lineRule="auto"/>
        <w:jc w:val="center"/>
        <w:rPr>
          <w:del w:id="2272" w:author="Cauris Cosmetics" w:date="2023-10-25T14:38:00Z"/>
          <w:iCs/>
          <w:color w:val="000000" w:themeColor="text1"/>
          <w:szCs w:val="24"/>
        </w:rPr>
        <w:pPrChange w:id="2273" w:author="Cauris Cosmetics" w:date="2023-10-27T22:58:00Z">
          <w:pPr>
            <w:spacing w:line="360" w:lineRule="auto"/>
            <w:ind w:right="11"/>
          </w:pPr>
        </w:pPrChange>
      </w:pPr>
      <w:del w:id="2274" w:author="Cauris Cosmetics" w:date="2023-10-27T22:58:00Z">
        <w:r w:rsidRPr="007A4AFC" w:rsidDel="00CA1AA8">
          <w:rPr>
            <w:b/>
            <w:bCs/>
            <w:iCs/>
            <w:color w:val="000000" w:themeColor="text1"/>
            <w:szCs w:val="24"/>
            <w:rPrChange w:id="2275" w:author="Dr Mamadou SANOGO" w:date="2023-10-25T18:15:00Z">
              <w:rPr>
                <w:b/>
                <w:bCs/>
                <w:iCs/>
                <w:color w:val="00B050"/>
                <w:szCs w:val="24"/>
              </w:rPr>
            </w:rPrChange>
          </w:rPr>
          <w:delText>Annexe n°</w:delText>
        </w:r>
        <w:r w:rsidR="00AE4517" w:rsidRPr="007A4AFC" w:rsidDel="00CA1AA8">
          <w:rPr>
            <w:b/>
            <w:bCs/>
            <w:iCs/>
            <w:color w:val="000000" w:themeColor="text1"/>
            <w:szCs w:val="24"/>
            <w:rPrChange w:id="2276" w:author="Dr Mamadou SANOGO" w:date="2023-10-25T18:15:00Z">
              <w:rPr>
                <w:b/>
                <w:bCs/>
                <w:iCs/>
                <w:color w:val="00B050"/>
                <w:szCs w:val="24"/>
              </w:rPr>
            </w:rPrChange>
          </w:rPr>
          <w:delText>1</w:delText>
        </w:r>
      </w:del>
      <w:del w:id="2277" w:author="Cauris Cosmetics" w:date="2023-10-25T14:38:00Z">
        <w:r w:rsidR="00AE4517" w:rsidRPr="007A4AFC" w:rsidDel="003C6082">
          <w:rPr>
            <w:b/>
            <w:bCs/>
            <w:iCs/>
            <w:color w:val="000000" w:themeColor="text1"/>
            <w:szCs w:val="24"/>
            <w:rPrChange w:id="2278" w:author="Dr Mamadou SANOGO" w:date="2023-10-25T18:15:00Z">
              <w:rPr>
                <w:b/>
                <w:bCs/>
                <w:iCs/>
                <w:color w:val="00B050"/>
                <w:szCs w:val="24"/>
              </w:rPr>
            </w:rPrChange>
          </w:rPr>
          <w:delText>3</w:delText>
        </w:r>
      </w:del>
      <w:del w:id="2279" w:author="Cauris Cosmetics" w:date="2023-10-27T22:58:00Z">
        <w:r w:rsidRPr="007A4AFC" w:rsidDel="00CA1AA8">
          <w:rPr>
            <w:b/>
            <w:bCs/>
            <w:iCs/>
            <w:color w:val="000000" w:themeColor="text1"/>
            <w:szCs w:val="24"/>
            <w:rPrChange w:id="2280" w:author="Dr Mamadou SANOGO" w:date="2023-10-25T18:15:00Z">
              <w:rPr>
                <w:b/>
                <w:bCs/>
                <w:iCs/>
                <w:color w:val="00B050"/>
                <w:szCs w:val="24"/>
              </w:rPr>
            </w:rPrChange>
          </w:rPr>
          <w:delText xml:space="preserve">: </w:delText>
        </w:r>
        <w:r w:rsidRPr="009C7542" w:rsidDel="00CA1AA8">
          <w:rPr>
            <w:iCs/>
            <w:color w:val="000000" w:themeColor="text1"/>
            <w:szCs w:val="24"/>
            <w:rPrChange w:id="2281" w:author="Dr Mamadou SANOGO" w:date="2023-10-27T10:13:00Z">
              <w:rPr>
                <w:b/>
                <w:bCs/>
                <w:iCs/>
                <w:color w:val="00B050"/>
                <w:szCs w:val="24"/>
              </w:rPr>
            </w:rPrChange>
          </w:rPr>
          <w:delText>Conventions de partenariats avec certains organismes du monde socioprofessionnel</w:delText>
        </w:r>
      </w:del>
    </w:p>
    <w:p w14:paraId="386196D4" w14:textId="5F146A5A" w:rsidR="00643698" w:rsidRPr="007A4AFC" w:rsidDel="003C6082" w:rsidRDefault="00643698">
      <w:pPr>
        <w:spacing w:line="276" w:lineRule="auto"/>
        <w:jc w:val="center"/>
        <w:rPr>
          <w:del w:id="2282" w:author="Cauris Cosmetics" w:date="2023-10-25T14:38:00Z"/>
          <w:color w:val="000000" w:themeColor="text1"/>
          <w:rPrChange w:id="2283" w:author="Dr Mamadou SANOGO" w:date="2023-10-25T18:15:00Z">
            <w:rPr>
              <w:del w:id="2284" w:author="Cauris Cosmetics" w:date="2023-10-25T14:38:00Z"/>
            </w:rPr>
          </w:rPrChange>
        </w:rPr>
        <w:pPrChange w:id="2285" w:author="Cauris Cosmetics" w:date="2023-10-27T22:58:00Z">
          <w:pPr/>
        </w:pPrChange>
      </w:pPr>
    </w:p>
    <w:p w14:paraId="2D40F768" w14:textId="1824ADC4" w:rsidR="002725C8" w:rsidRPr="007A4AFC" w:rsidDel="00CA1AA8" w:rsidRDefault="002725C8">
      <w:pPr>
        <w:spacing w:line="276" w:lineRule="auto"/>
        <w:jc w:val="center"/>
        <w:rPr>
          <w:del w:id="2286" w:author="Cauris Cosmetics" w:date="2023-10-27T22:58:00Z"/>
          <w:color w:val="000000" w:themeColor="text1"/>
          <w:rPrChange w:id="2287" w:author="Dr Mamadou SANOGO" w:date="2023-10-25T18:15:00Z">
            <w:rPr>
              <w:del w:id="2288" w:author="Cauris Cosmetics" w:date="2023-10-27T22:58:00Z"/>
            </w:rPr>
          </w:rPrChange>
        </w:rPr>
        <w:pPrChange w:id="2289" w:author="Cauris Cosmetics" w:date="2023-10-27T22:58:00Z">
          <w:pPr/>
        </w:pPrChange>
      </w:pPr>
    </w:p>
    <w:p w14:paraId="12E4136B" w14:textId="2304FB4F" w:rsidR="00643698" w:rsidRPr="007A4AFC" w:rsidDel="00CA1AA8" w:rsidRDefault="00643698">
      <w:pPr>
        <w:spacing w:line="276" w:lineRule="auto"/>
        <w:jc w:val="center"/>
        <w:rPr>
          <w:del w:id="2290" w:author="Cauris Cosmetics" w:date="2023-10-27T22:58:00Z"/>
        </w:rPr>
        <w:pPrChange w:id="2291" w:author="Cauris Cosmetics" w:date="2023-10-27T22:58:00Z">
          <w:pPr>
            <w:pStyle w:val="Paragraphedeliste"/>
            <w:numPr>
              <w:ilvl w:val="1"/>
              <w:numId w:val="26"/>
            </w:numPr>
            <w:spacing w:line="276" w:lineRule="auto"/>
            <w:ind w:hanging="360"/>
          </w:pPr>
        </w:pPrChange>
      </w:pPr>
      <w:bookmarkStart w:id="2292" w:name="_Toc145944505"/>
      <w:del w:id="2293" w:author="Cauris Cosmetics" w:date="2023-10-27T22:58:00Z">
        <w:r w:rsidRPr="007A4AFC" w:rsidDel="00CA1AA8">
          <w:delText>Pilotage</w:delText>
        </w:r>
        <w:bookmarkEnd w:id="2292"/>
      </w:del>
    </w:p>
    <w:p w14:paraId="52C99F86" w14:textId="23B82AF2" w:rsidR="00643698" w:rsidRPr="007A4AFC" w:rsidDel="00CA1AA8" w:rsidRDefault="00643698">
      <w:pPr>
        <w:spacing w:line="276" w:lineRule="auto"/>
        <w:jc w:val="center"/>
        <w:rPr>
          <w:del w:id="2294" w:author="Cauris Cosmetics" w:date="2023-10-27T22:58:00Z"/>
          <w:bCs/>
          <w:color w:val="000000" w:themeColor="text1"/>
          <w:szCs w:val="24"/>
        </w:rPr>
        <w:pPrChange w:id="2295" w:author="Cauris Cosmetics" w:date="2023-10-27T22:58:00Z">
          <w:pPr>
            <w:spacing w:line="360" w:lineRule="auto"/>
            <w:ind w:right="11"/>
          </w:pPr>
        </w:pPrChange>
      </w:pPr>
      <w:del w:id="2296" w:author="Cauris Cosmetics" w:date="2023-10-27T22:58:00Z">
        <w:r w:rsidRPr="007A4AFC" w:rsidDel="00CA1AA8">
          <w:rPr>
            <w:bCs/>
            <w:color w:val="000000" w:themeColor="text1"/>
            <w:szCs w:val="24"/>
          </w:rPr>
          <w:delText xml:space="preserve">La mise en œuvre du master en </w:delText>
        </w:r>
      </w:del>
      <w:ins w:id="2297" w:author="Dr Mamadou SANOGO" w:date="2023-10-27T14:15:00Z">
        <w:del w:id="2298" w:author="Cauris Cosmetics" w:date="2023-10-27T19:22:00Z">
          <w:r w:rsidR="005A69DD" w:rsidDel="007A7899">
            <w:rPr>
              <w:bCs/>
              <w:color w:val="000000" w:themeColor="text1"/>
              <w:szCs w:val="24"/>
            </w:rPr>
            <w:delText>management des services de santé</w:delText>
          </w:r>
        </w:del>
      </w:ins>
      <w:ins w:id="2299" w:author="Dr Mamadou SANOGO" w:date="2023-10-27T10:13:00Z">
        <w:del w:id="2300" w:author="Cauris Cosmetics" w:date="2023-10-27T22:58:00Z">
          <w:r w:rsidR="009C7542" w:rsidRPr="009C7542" w:rsidDel="00CA1AA8">
            <w:rPr>
              <w:iCs/>
              <w:color w:val="000000" w:themeColor="text1"/>
              <w:szCs w:val="24"/>
              <w:lang w:val="fr-ML"/>
            </w:rPr>
            <w:delText xml:space="preserve"> </w:delText>
          </w:r>
        </w:del>
      </w:ins>
      <w:del w:id="2301" w:author="Cauris Cosmetics" w:date="2023-10-27T22:58:00Z">
        <w:r w:rsidRPr="007A4AFC" w:rsidDel="00CA1AA8">
          <w:rPr>
            <w:bCs/>
            <w:color w:val="000000" w:themeColor="text1"/>
            <w:szCs w:val="24"/>
          </w:rPr>
          <w:delText>Epidémiologie repose sur les engagements de l’EPSFé,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L'EPSFé affiche clairement une volonté d’assumer la responsabilité explicite de suivre les lignes directrices édictées par le REESAO, veillant ainsi à ce que chaque étape du processus éducatif soit en harmonie avec les normes établies.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delText>
        </w:r>
      </w:del>
    </w:p>
    <w:p w14:paraId="1BF9C59A" w14:textId="6B545410" w:rsidR="00643698" w:rsidRPr="007A4AFC" w:rsidDel="00CA1AA8" w:rsidRDefault="00643698">
      <w:pPr>
        <w:spacing w:line="276" w:lineRule="auto"/>
        <w:jc w:val="center"/>
        <w:rPr>
          <w:del w:id="2302" w:author="Cauris Cosmetics" w:date="2023-10-27T22:58:00Z"/>
          <w:color w:val="000000" w:themeColor="text1"/>
          <w:sz w:val="10"/>
          <w:szCs w:val="24"/>
          <w:rPrChange w:id="2303" w:author="Dr Mamadou SANOGO" w:date="2023-10-25T18:15:00Z">
            <w:rPr>
              <w:del w:id="2304" w:author="Cauris Cosmetics" w:date="2023-10-27T22:58:00Z"/>
              <w:color w:val="000000"/>
              <w:sz w:val="10"/>
              <w:szCs w:val="24"/>
            </w:rPr>
          </w:rPrChange>
        </w:rPr>
        <w:pPrChange w:id="2305" w:author="Cauris Cosmetics" w:date="2023-10-27T22:58:00Z">
          <w:pPr>
            <w:widowControl w:val="0"/>
            <w:autoSpaceDE w:val="0"/>
            <w:autoSpaceDN w:val="0"/>
            <w:adjustRightInd w:val="0"/>
            <w:spacing w:line="240" w:lineRule="auto"/>
            <w:ind w:right="9"/>
          </w:pPr>
        </w:pPrChange>
      </w:pPr>
    </w:p>
    <w:p w14:paraId="581E6A54" w14:textId="2F4031AF" w:rsidR="00643698" w:rsidRPr="007A4AFC" w:rsidDel="00CA1AA8" w:rsidRDefault="00643698">
      <w:pPr>
        <w:spacing w:line="276" w:lineRule="auto"/>
        <w:jc w:val="center"/>
        <w:rPr>
          <w:del w:id="2306" w:author="Cauris Cosmetics" w:date="2023-10-27T22:58:00Z"/>
          <w:b/>
          <w:color w:val="000000" w:themeColor="text1"/>
          <w:szCs w:val="24"/>
        </w:rPr>
        <w:pPrChange w:id="2307" w:author="Cauris Cosmetics" w:date="2023-10-27T22:58:00Z">
          <w:pPr>
            <w:spacing w:line="360" w:lineRule="auto"/>
            <w:ind w:right="11"/>
          </w:pPr>
        </w:pPrChange>
      </w:pPr>
      <w:bookmarkStart w:id="2308" w:name="_Toc145944506"/>
      <w:del w:id="2309" w:author="Cauris Cosmetics" w:date="2023-10-27T22:58:00Z">
        <w:r w:rsidRPr="007A4AFC" w:rsidDel="00CA1AA8">
          <w:rPr>
            <w:b/>
            <w:color w:val="000000" w:themeColor="text1"/>
            <w:szCs w:val="24"/>
          </w:rPr>
          <w:delText>Référence 1 : La formation est mise en œuvre par une institution formellement identifiée et respecte la nomenclature du REESAO</w:delText>
        </w:r>
        <w:bookmarkEnd w:id="2308"/>
      </w:del>
    </w:p>
    <w:p w14:paraId="21E1FA00" w14:textId="4E27BD0C" w:rsidR="00643698" w:rsidRPr="007A4AFC" w:rsidDel="00CA1AA8" w:rsidRDefault="00643698">
      <w:pPr>
        <w:spacing w:line="276" w:lineRule="auto"/>
        <w:jc w:val="center"/>
        <w:rPr>
          <w:del w:id="2310" w:author="Cauris Cosmetics" w:date="2023-10-27T22:58:00Z"/>
          <w:b/>
          <w:i/>
          <w:iCs/>
          <w:color w:val="000000" w:themeColor="text1"/>
          <w:szCs w:val="24"/>
        </w:rPr>
        <w:pPrChange w:id="2311" w:author="Cauris Cosmetics" w:date="2023-10-27T22:58:00Z">
          <w:pPr>
            <w:spacing w:line="360" w:lineRule="auto"/>
            <w:ind w:right="11"/>
          </w:pPr>
        </w:pPrChange>
      </w:pPr>
      <w:del w:id="2312" w:author="Cauris Cosmetics" w:date="2023-10-27T22:58:00Z">
        <w:r w:rsidRPr="007A4AFC" w:rsidDel="00CA1AA8">
          <w:rPr>
            <w:b/>
            <w:i/>
            <w:iCs/>
            <w:color w:val="000000" w:themeColor="text1"/>
            <w:szCs w:val="24"/>
          </w:rPr>
          <w:delText>Critère 1 : L’institution qui offre la formation dispose des autorisations requises</w:delText>
        </w:r>
      </w:del>
    </w:p>
    <w:p w14:paraId="75409189" w14:textId="52656D98" w:rsidR="00643698" w:rsidRPr="007A4AFC" w:rsidDel="00CA1AA8" w:rsidRDefault="00643698">
      <w:pPr>
        <w:spacing w:line="276" w:lineRule="auto"/>
        <w:jc w:val="center"/>
        <w:rPr>
          <w:del w:id="2313" w:author="Cauris Cosmetics" w:date="2023-10-27T22:58:00Z"/>
          <w:iCs/>
          <w:color w:val="000000" w:themeColor="text1"/>
          <w:szCs w:val="24"/>
          <w:lang w:val="fr-ML"/>
        </w:rPr>
        <w:pPrChange w:id="2314" w:author="Cauris Cosmetics" w:date="2023-10-27T22:58:00Z">
          <w:pPr>
            <w:spacing w:line="360" w:lineRule="auto"/>
            <w:ind w:right="403"/>
          </w:pPr>
        </w:pPrChange>
      </w:pPr>
      <w:del w:id="2315" w:author="Cauris Cosmetics" w:date="2023-10-27T22:58:00Z">
        <w:r w:rsidRPr="007A4AFC" w:rsidDel="00CA1AA8">
          <w:rPr>
            <w:iCs/>
            <w:color w:val="000000" w:themeColor="text1"/>
            <w:szCs w:val="24"/>
            <w:lang w:val="fr-ML"/>
          </w:rPr>
          <w:delText>L’EPSFé dispose déjà de toutes les autorisations requises pour son fonctionnement selon la loi malienne.</w:delText>
        </w:r>
      </w:del>
    </w:p>
    <w:p w14:paraId="491C362C" w14:textId="78D35D8B" w:rsidR="00643698" w:rsidRPr="007A4AFC" w:rsidDel="00CA1AA8" w:rsidRDefault="00643698">
      <w:pPr>
        <w:spacing w:line="276" w:lineRule="auto"/>
        <w:jc w:val="center"/>
        <w:rPr>
          <w:del w:id="2316" w:author="Cauris Cosmetics" w:date="2023-10-27T22:58:00Z"/>
          <w:b/>
          <w:bCs/>
          <w:iCs/>
          <w:color w:val="000000" w:themeColor="text1"/>
          <w:szCs w:val="24"/>
        </w:rPr>
        <w:pPrChange w:id="2317" w:author="Cauris Cosmetics" w:date="2023-10-27T22:58:00Z">
          <w:pPr>
            <w:spacing w:line="360" w:lineRule="auto"/>
            <w:ind w:right="11"/>
          </w:pPr>
        </w:pPrChange>
      </w:pPr>
      <w:del w:id="2318" w:author="Cauris Cosmetics" w:date="2023-10-27T22:58:00Z">
        <w:r w:rsidRPr="007A4AFC" w:rsidDel="00CA1AA8">
          <w:rPr>
            <w:b/>
            <w:bCs/>
            <w:iCs/>
            <w:color w:val="000000" w:themeColor="text1"/>
            <w:szCs w:val="24"/>
          </w:rPr>
          <w:delText>Annexe n°</w:delText>
        </w:r>
        <w:r w:rsidR="002725C8" w:rsidRPr="007A4AFC" w:rsidDel="00CA1AA8">
          <w:rPr>
            <w:b/>
            <w:bCs/>
            <w:iCs/>
            <w:color w:val="000000" w:themeColor="text1"/>
            <w:szCs w:val="24"/>
          </w:rPr>
          <w:delText>0</w:delText>
        </w:r>
      </w:del>
      <w:del w:id="2319" w:author="Cauris Cosmetics" w:date="2023-10-25T14:39:00Z">
        <w:r w:rsidR="002725C8" w:rsidRPr="007A4AFC" w:rsidDel="003C6082">
          <w:rPr>
            <w:b/>
            <w:bCs/>
            <w:iCs/>
            <w:color w:val="000000" w:themeColor="text1"/>
            <w:szCs w:val="24"/>
          </w:rPr>
          <w:delText>9</w:delText>
        </w:r>
      </w:del>
      <w:del w:id="2320" w:author="Cauris Cosmetics" w:date="2023-10-27T22:58:00Z">
        <w:r w:rsidRPr="007A4AFC" w:rsidDel="00CA1AA8">
          <w:rPr>
            <w:b/>
            <w:bCs/>
            <w:iCs/>
            <w:color w:val="000000" w:themeColor="text1"/>
            <w:szCs w:val="24"/>
          </w:rPr>
          <w:delText xml:space="preserve">: </w:delText>
        </w:r>
      </w:del>
      <w:ins w:id="2321" w:author="Dr Mamadou SANOGO" w:date="2023-10-27T10:15:00Z">
        <w:del w:id="2322" w:author="Cauris Cosmetics" w:date="2023-10-27T22:58:00Z">
          <w:r w:rsidR="009C7542" w:rsidDel="00CA1AA8">
            <w:rPr>
              <w:iCs/>
              <w:color w:val="000000" w:themeColor="text1"/>
              <w:szCs w:val="24"/>
            </w:rPr>
            <w:delText>D</w:delText>
          </w:r>
        </w:del>
      </w:ins>
      <w:del w:id="2323" w:author="Cauris Cosmetics" w:date="2023-10-27T22:58:00Z">
        <w:r w:rsidRPr="009C7542" w:rsidDel="00CA1AA8">
          <w:rPr>
            <w:iCs/>
            <w:color w:val="000000" w:themeColor="text1"/>
            <w:szCs w:val="24"/>
            <w:rPrChange w:id="2324" w:author="Dr Mamadou SANOGO" w:date="2023-10-27T10:15:00Z">
              <w:rPr>
                <w:b/>
                <w:bCs/>
                <w:iCs/>
                <w:color w:val="000000" w:themeColor="text1"/>
                <w:szCs w:val="24"/>
              </w:rPr>
            </w:rPrChange>
          </w:rPr>
          <w:delText>décision de création</w:delText>
        </w:r>
        <w:r w:rsidRPr="007A4AFC" w:rsidDel="00CA1AA8">
          <w:rPr>
            <w:b/>
            <w:bCs/>
            <w:iCs/>
            <w:color w:val="000000" w:themeColor="text1"/>
            <w:szCs w:val="24"/>
          </w:rPr>
          <w:delText xml:space="preserve">, </w:delText>
        </w:r>
      </w:del>
    </w:p>
    <w:p w14:paraId="45633999" w14:textId="6EC6BA3D" w:rsidR="00643698" w:rsidRPr="007A4AFC" w:rsidDel="00CA1AA8" w:rsidRDefault="00643698">
      <w:pPr>
        <w:spacing w:line="276" w:lineRule="auto"/>
        <w:jc w:val="center"/>
        <w:rPr>
          <w:del w:id="2325" w:author="Cauris Cosmetics" w:date="2023-10-27T22:58:00Z"/>
          <w:b/>
          <w:bCs/>
          <w:iCs/>
          <w:color w:val="000000" w:themeColor="text1"/>
          <w:szCs w:val="24"/>
        </w:rPr>
        <w:pPrChange w:id="2326" w:author="Cauris Cosmetics" w:date="2023-10-27T22:58:00Z">
          <w:pPr>
            <w:spacing w:line="360" w:lineRule="auto"/>
            <w:ind w:right="11"/>
          </w:pPr>
        </w:pPrChange>
      </w:pPr>
      <w:del w:id="2327" w:author="Cauris Cosmetics" w:date="2023-10-27T22:58:00Z">
        <w:r w:rsidRPr="007A4AFC" w:rsidDel="00CA1AA8">
          <w:rPr>
            <w:b/>
            <w:bCs/>
            <w:iCs/>
            <w:color w:val="000000" w:themeColor="text1"/>
            <w:szCs w:val="24"/>
          </w:rPr>
          <w:delText>Annexe n°</w:delText>
        </w:r>
      </w:del>
      <w:del w:id="2328" w:author="Cauris Cosmetics" w:date="2023-10-25T14:39:00Z">
        <w:r w:rsidR="002725C8" w:rsidRPr="007A4AFC" w:rsidDel="003C6082">
          <w:rPr>
            <w:b/>
            <w:bCs/>
            <w:iCs/>
            <w:color w:val="000000" w:themeColor="text1"/>
            <w:szCs w:val="24"/>
          </w:rPr>
          <w:delText>10</w:delText>
        </w:r>
      </w:del>
      <w:del w:id="2329" w:author="Cauris Cosmetics" w:date="2023-10-27T22:58:00Z">
        <w:r w:rsidRPr="007A4AFC" w:rsidDel="00CA1AA8">
          <w:rPr>
            <w:b/>
            <w:bCs/>
            <w:iCs/>
            <w:color w:val="000000" w:themeColor="text1"/>
            <w:szCs w:val="24"/>
          </w:rPr>
          <w:delText xml:space="preserve">: </w:delText>
        </w:r>
      </w:del>
      <w:ins w:id="2330" w:author="Dr Mamadou SANOGO" w:date="2023-10-27T10:15:00Z">
        <w:del w:id="2331" w:author="Cauris Cosmetics" w:date="2023-10-27T22:58:00Z">
          <w:r w:rsidR="009C7542" w:rsidDel="00CA1AA8">
            <w:rPr>
              <w:iCs/>
              <w:color w:val="000000" w:themeColor="text1"/>
              <w:szCs w:val="24"/>
            </w:rPr>
            <w:delText>A</w:delText>
          </w:r>
        </w:del>
      </w:ins>
      <w:del w:id="2332" w:author="Cauris Cosmetics" w:date="2023-10-27T22:58:00Z">
        <w:r w:rsidRPr="009C7542" w:rsidDel="00CA1AA8">
          <w:rPr>
            <w:iCs/>
            <w:color w:val="000000" w:themeColor="text1"/>
            <w:szCs w:val="24"/>
            <w:rPrChange w:id="2333" w:author="Dr Mamadou SANOGO" w:date="2023-10-27T10:15:00Z">
              <w:rPr>
                <w:b/>
                <w:bCs/>
                <w:iCs/>
                <w:color w:val="000000" w:themeColor="text1"/>
                <w:szCs w:val="24"/>
              </w:rPr>
            </w:rPrChange>
          </w:rPr>
          <w:delText>arrêté d’ouverture</w:delText>
        </w:r>
        <w:r w:rsidRPr="007A4AFC" w:rsidDel="00CA1AA8">
          <w:rPr>
            <w:b/>
            <w:bCs/>
            <w:iCs/>
            <w:color w:val="000000" w:themeColor="text1"/>
            <w:szCs w:val="24"/>
          </w:rPr>
          <w:delText xml:space="preserve"> </w:delText>
        </w:r>
      </w:del>
    </w:p>
    <w:p w14:paraId="0AA58318" w14:textId="2F42E8B7" w:rsidR="00643698" w:rsidRPr="007A4AFC" w:rsidDel="00CA1AA8" w:rsidRDefault="00643698">
      <w:pPr>
        <w:spacing w:line="276" w:lineRule="auto"/>
        <w:jc w:val="center"/>
        <w:rPr>
          <w:del w:id="2334" w:author="Cauris Cosmetics" w:date="2023-10-27T22:58:00Z"/>
          <w:b/>
          <w:i/>
          <w:iCs/>
          <w:color w:val="000000" w:themeColor="text1"/>
          <w:szCs w:val="24"/>
        </w:rPr>
        <w:pPrChange w:id="2335" w:author="Cauris Cosmetics" w:date="2023-10-27T22:58:00Z">
          <w:pPr>
            <w:spacing w:line="360" w:lineRule="auto"/>
            <w:ind w:right="11"/>
          </w:pPr>
        </w:pPrChange>
      </w:pPr>
      <w:del w:id="2336" w:author="Cauris Cosmetics" w:date="2023-10-27T22:58:00Z">
        <w:r w:rsidRPr="007A4AFC" w:rsidDel="00CA1AA8">
          <w:rPr>
            <w:b/>
            <w:i/>
            <w:iCs/>
            <w:color w:val="000000" w:themeColor="text1"/>
            <w:szCs w:val="24"/>
          </w:rPr>
          <w:delText>Critère 2 : La formation est validée à l’interne par les organes habilités</w:delText>
        </w:r>
      </w:del>
    </w:p>
    <w:p w14:paraId="0AA2E166" w14:textId="34E671C6" w:rsidR="00643698" w:rsidRPr="007A4AFC" w:rsidDel="00CA1AA8" w:rsidRDefault="00643698">
      <w:pPr>
        <w:spacing w:line="276" w:lineRule="auto"/>
        <w:jc w:val="center"/>
        <w:rPr>
          <w:del w:id="2337" w:author="Cauris Cosmetics" w:date="2023-10-27T22:58:00Z"/>
        </w:rPr>
        <w:pPrChange w:id="2338" w:author="Cauris Cosmetics" w:date="2023-10-27T22:58:00Z">
          <w:pPr>
            <w:pStyle w:val="Titre4"/>
            <w:spacing w:before="0" w:line="240" w:lineRule="auto"/>
          </w:pPr>
        </w:pPrChange>
      </w:pPr>
    </w:p>
    <w:p w14:paraId="25ADC9F1" w14:textId="6B70CC6D" w:rsidR="00643698" w:rsidRPr="007A4AFC" w:rsidDel="00CA1AA8" w:rsidRDefault="00643698">
      <w:pPr>
        <w:spacing w:line="276" w:lineRule="auto"/>
        <w:jc w:val="center"/>
        <w:rPr>
          <w:del w:id="2339" w:author="Cauris Cosmetics" w:date="2023-10-27T22:58:00Z"/>
          <w:bCs/>
          <w:color w:val="000000" w:themeColor="text1"/>
          <w:szCs w:val="24"/>
        </w:rPr>
        <w:pPrChange w:id="2340" w:author="Cauris Cosmetics" w:date="2023-10-27T22:58:00Z">
          <w:pPr>
            <w:spacing w:line="360" w:lineRule="auto"/>
            <w:ind w:right="11"/>
          </w:pPr>
        </w:pPrChange>
      </w:pPr>
      <w:del w:id="2341" w:author="Cauris Cosmetics" w:date="2023-10-27T22:58:00Z">
        <w:r w:rsidRPr="007A4AFC" w:rsidDel="00CA1AA8">
          <w:rPr>
            <w:bCs/>
            <w:color w:val="000000" w:themeColor="text1"/>
            <w:szCs w:val="24"/>
          </w:rPr>
          <w:delText xml:space="preserve">Le processus de validation interne de la formation revêt une importance cruciale dans l'assurance de la qualité et de la pertinence des programmes éducatifs. Cette étape clé garantit que le Master en </w:delText>
        </w:r>
      </w:del>
      <w:ins w:id="2342" w:author="Dr Mamadou SANOGO" w:date="2023-10-27T14:15:00Z">
        <w:del w:id="2343" w:author="Cauris Cosmetics" w:date="2023-10-27T19:22:00Z">
          <w:r w:rsidR="005A69DD" w:rsidDel="007A7899">
            <w:rPr>
              <w:bCs/>
              <w:color w:val="000000" w:themeColor="text1"/>
              <w:szCs w:val="24"/>
            </w:rPr>
            <w:delText>management des services de santé</w:delText>
          </w:r>
        </w:del>
      </w:ins>
      <w:ins w:id="2344" w:author="Dr Mamadou SANOGO" w:date="2023-10-27T10:17:00Z">
        <w:del w:id="2345" w:author="Cauris Cosmetics" w:date="2023-10-27T22:58:00Z">
          <w:r w:rsidR="009C7542" w:rsidRPr="009C7542" w:rsidDel="00CA1AA8">
            <w:rPr>
              <w:iCs/>
              <w:color w:val="000000" w:themeColor="text1"/>
              <w:szCs w:val="24"/>
              <w:lang w:val="fr-ML"/>
            </w:rPr>
            <w:delText xml:space="preserve"> </w:delText>
          </w:r>
        </w:del>
      </w:ins>
      <w:del w:id="2346" w:author="Cauris Cosmetics" w:date="2023-10-27T22:58:00Z">
        <w:r w:rsidRPr="007A4AFC" w:rsidDel="00CA1AA8">
          <w:rPr>
            <w:bCs/>
            <w:color w:val="000000" w:themeColor="text1"/>
            <w:szCs w:val="24"/>
          </w:rPr>
          <w:delText xml:space="preserve">épidémiologie est validé par les organes compétents de l’EPSFé (commissions et instances telle que le Conseil Pédagogique et Scientifique). </w:delText>
        </w:r>
      </w:del>
    </w:p>
    <w:p w14:paraId="7ABEE34F" w14:textId="3CEFBE3F" w:rsidR="003B1197" w:rsidRPr="006778CD" w:rsidDel="00CA1AA8" w:rsidRDefault="00643698">
      <w:pPr>
        <w:spacing w:line="276" w:lineRule="auto"/>
        <w:jc w:val="center"/>
        <w:rPr>
          <w:del w:id="2347" w:author="Cauris Cosmetics" w:date="2023-10-27T22:58:00Z"/>
          <w:iCs/>
          <w:color w:val="000000" w:themeColor="text1"/>
          <w:szCs w:val="24"/>
          <w:rPrChange w:id="2348" w:author="Dr Mamadou SANOGO" w:date="2023-10-27T13:58:00Z">
            <w:rPr>
              <w:del w:id="2349" w:author="Cauris Cosmetics" w:date="2023-10-27T22:58:00Z"/>
              <w:b/>
              <w:bCs/>
              <w:iCs/>
              <w:color w:val="C00000"/>
              <w:szCs w:val="24"/>
            </w:rPr>
          </w:rPrChange>
        </w:rPr>
        <w:pPrChange w:id="2350" w:author="Cauris Cosmetics" w:date="2023-10-27T22:58:00Z">
          <w:pPr>
            <w:spacing w:line="360" w:lineRule="auto"/>
            <w:ind w:right="11"/>
          </w:pPr>
        </w:pPrChange>
      </w:pPr>
      <w:del w:id="2351" w:author="Cauris Cosmetics" w:date="2023-10-27T22:58:00Z">
        <w:r w:rsidRPr="007A4AFC" w:rsidDel="00CA1AA8">
          <w:rPr>
            <w:b/>
            <w:bCs/>
            <w:iCs/>
            <w:color w:val="000000" w:themeColor="text1"/>
            <w:szCs w:val="24"/>
            <w:rPrChange w:id="2352" w:author="Dr Mamadou SANOGO" w:date="2023-10-25T18:15:00Z">
              <w:rPr>
                <w:b/>
                <w:bCs/>
                <w:iCs/>
                <w:color w:val="00B050"/>
                <w:szCs w:val="24"/>
              </w:rPr>
            </w:rPrChange>
          </w:rPr>
          <w:delText>Annexe n°</w:delText>
        </w:r>
        <w:r w:rsidR="002725C8" w:rsidRPr="007A4AFC" w:rsidDel="00CA1AA8">
          <w:rPr>
            <w:b/>
            <w:bCs/>
            <w:iCs/>
            <w:color w:val="000000" w:themeColor="text1"/>
            <w:szCs w:val="24"/>
            <w:rPrChange w:id="2353" w:author="Dr Mamadou SANOGO" w:date="2023-10-25T18:15:00Z">
              <w:rPr>
                <w:b/>
                <w:bCs/>
                <w:iCs/>
                <w:color w:val="00B050"/>
                <w:szCs w:val="24"/>
              </w:rPr>
            </w:rPrChange>
          </w:rPr>
          <w:delText>1</w:delText>
        </w:r>
      </w:del>
      <w:del w:id="2354" w:author="Cauris Cosmetics" w:date="2023-10-25T14:39:00Z">
        <w:r w:rsidR="002725C8" w:rsidRPr="007A4AFC" w:rsidDel="003C6082">
          <w:rPr>
            <w:b/>
            <w:bCs/>
            <w:iCs/>
            <w:color w:val="000000" w:themeColor="text1"/>
            <w:szCs w:val="24"/>
            <w:rPrChange w:id="2355" w:author="Dr Mamadou SANOGO" w:date="2023-10-25T18:15:00Z">
              <w:rPr>
                <w:b/>
                <w:bCs/>
                <w:iCs/>
                <w:color w:val="00B050"/>
                <w:szCs w:val="24"/>
              </w:rPr>
            </w:rPrChange>
          </w:rPr>
          <w:delText>4</w:delText>
        </w:r>
      </w:del>
      <w:del w:id="2356" w:author="Cauris Cosmetics" w:date="2023-10-27T22:58:00Z">
        <w:r w:rsidRPr="007A4AFC" w:rsidDel="00CA1AA8">
          <w:rPr>
            <w:b/>
            <w:bCs/>
            <w:iCs/>
            <w:color w:val="000000" w:themeColor="text1"/>
            <w:szCs w:val="24"/>
            <w:rPrChange w:id="2357" w:author="Dr Mamadou SANOGO" w:date="2023-10-25T18:15:00Z">
              <w:rPr>
                <w:b/>
                <w:bCs/>
                <w:iCs/>
                <w:color w:val="00B050"/>
                <w:szCs w:val="24"/>
              </w:rPr>
            </w:rPrChange>
          </w:rPr>
          <w:delText xml:space="preserve">: </w:delText>
        </w:r>
      </w:del>
      <w:ins w:id="2358" w:author="Dr Mamadou SANOGO" w:date="2023-10-27T10:17:00Z">
        <w:del w:id="2359" w:author="Cauris Cosmetics" w:date="2023-10-27T22:58:00Z">
          <w:r w:rsidR="009C7542" w:rsidDel="00CA1AA8">
            <w:rPr>
              <w:iCs/>
              <w:color w:val="000000" w:themeColor="text1"/>
              <w:szCs w:val="24"/>
            </w:rPr>
            <w:delText>C</w:delText>
          </w:r>
        </w:del>
      </w:ins>
      <w:del w:id="2360" w:author="Cauris Cosmetics" w:date="2023-10-27T22:58:00Z">
        <w:r w:rsidRPr="009C7542" w:rsidDel="00CA1AA8">
          <w:rPr>
            <w:iCs/>
            <w:color w:val="000000" w:themeColor="text1"/>
            <w:szCs w:val="24"/>
            <w:rPrChange w:id="2361" w:author="Dr Mamadou SANOGO" w:date="2023-10-27T10:17:00Z">
              <w:rPr>
                <w:b/>
                <w:bCs/>
                <w:iCs/>
                <w:color w:val="00B050"/>
                <w:szCs w:val="24"/>
              </w:rPr>
            </w:rPrChange>
          </w:rPr>
          <w:delText xml:space="preserve">convocation, </w:delText>
        </w:r>
        <w:r w:rsidRPr="009C7542" w:rsidDel="00CA1AA8">
          <w:rPr>
            <w:iCs/>
            <w:color w:val="000000" w:themeColor="text1"/>
            <w:szCs w:val="24"/>
            <w:rPrChange w:id="2362" w:author="Dr Mamadou SANOGO" w:date="2023-10-27T10:17:00Z">
              <w:rPr>
                <w:b/>
                <w:bCs/>
                <w:iCs/>
                <w:color w:val="C00000"/>
                <w:szCs w:val="24"/>
              </w:rPr>
            </w:rPrChange>
          </w:rPr>
          <w:delText>rapport de validation et liste de présence des membres des commissions d’élaboration du programme</w:delText>
        </w:r>
      </w:del>
      <w:del w:id="2363" w:author="Cauris Cosmetics" w:date="2023-10-25T14:39:00Z">
        <w:r w:rsidR="007622B6" w:rsidRPr="007A4AFC" w:rsidDel="003C6082">
          <w:rPr>
            <w:b/>
            <w:bCs/>
            <w:iCs/>
            <w:color w:val="000000" w:themeColor="text1"/>
            <w:szCs w:val="24"/>
          </w:rPr>
          <w:delText>(Robert</w:delText>
        </w:r>
        <w:r w:rsidR="004A7817" w:rsidRPr="007A4AFC" w:rsidDel="003C6082">
          <w:rPr>
            <w:b/>
            <w:bCs/>
            <w:iCs/>
            <w:color w:val="000000" w:themeColor="text1"/>
            <w:szCs w:val="24"/>
          </w:rPr>
          <w:delText>, 24-10-23</w:delText>
        </w:r>
        <w:r w:rsidR="007622B6" w:rsidRPr="007A4AFC" w:rsidDel="003C6082">
          <w:rPr>
            <w:b/>
            <w:bCs/>
            <w:iCs/>
            <w:color w:val="000000" w:themeColor="text1"/>
            <w:szCs w:val="24"/>
          </w:rPr>
          <w:delText>)</w:delText>
        </w:r>
      </w:del>
    </w:p>
    <w:p w14:paraId="2966BC8A" w14:textId="59A60DEA" w:rsidR="00643698" w:rsidRPr="007A4AFC" w:rsidDel="00CA1AA8" w:rsidRDefault="00643698">
      <w:pPr>
        <w:spacing w:line="276" w:lineRule="auto"/>
        <w:jc w:val="center"/>
        <w:rPr>
          <w:del w:id="2364" w:author="Cauris Cosmetics" w:date="2023-10-27T22:58:00Z"/>
          <w:b/>
          <w:i/>
          <w:iCs/>
          <w:color w:val="000000" w:themeColor="text1"/>
          <w:szCs w:val="24"/>
        </w:rPr>
        <w:pPrChange w:id="2365" w:author="Cauris Cosmetics" w:date="2023-10-27T22:58:00Z">
          <w:pPr>
            <w:spacing w:line="360" w:lineRule="auto"/>
            <w:ind w:right="11"/>
          </w:pPr>
        </w:pPrChange>
      </w:pPr>
      <w:del w:id="2366" w:author="Cauris Cosmetics" w:date="2023-10-27T22:58:00Z">
        <w:r w:rsidRPr="007A4AFC" w:rsidDel="00CA1AA8">
          <w:rPr>
            <w:b/>
            <w:i/>
            <w:iCs/>
            <w:color w:val="000000" w:themeColor="text1"/>
            <w:szCs w:val="24"/>
          </w:rPr>
          <w:delText>Critère 3 : La formation est clairement identifiée selon la nomenclature du REESAO</w:delText>
        </w:r>
      </w:del>
    </w:p>
    <w:p w14:paraId="655BD46B" w14:textId="7567E8E7" w:rsidR="00643698" w:rsidRPr="007A4AFC" w:rsidDel="00CA1AA8" w:rsidRDefault="00643698">
      <w:pPr>
        <w:spacing w:line="276" w:lineRule="auto"/>
        <w:jc w:val="center"/>
        <w:rPr>
          <w:del w:id="2367" w:author="Cauris Cosmetics" w:date="2023-10-27T22:58:00Z"/>
          <w:bCs/>
          <w:color w:val="000000" w:themeColor="text1"/>
          <w:szCs w:val="24"/>
        </w:rPr>
        <w:pPrChange w:id="2368" w:author="Cauris Cosmetics" w:date="2023-10-27T22:58:00Z">
          <w:pPr>
            <w:spacing w:line="360" w:lineRule="auto"/>
            <w:ind w:right="11"/>
          </w:pPr>
        </w:pPrChange>
      </w:pPr>
      <w:del w:id="2369" w:author="Cauris Cosmetics" w:date="2023-10-27T22:58:00Z">
        <w:r w:rsidRPr="007A4AFC" w:rsidDel="00CA1AA8">
          <w:rPr>
            <w:bCs/>
            <w:color w:val="000000" w:themeColor="text1"/>
            <w:szCs w:val="24"/>
          </w:rPr>
          <w:delText xml:space="preserve">Le Master en </w:delText>
        </w:r>
      </w:del>
      <w:ins w:id="2370" w:author="Dr Mamadou SANOGO" w:date="2023-10-27T14:15:00Z">
        <w:del w:id="2371" w:author="Cauris Cosmetics" w:date="2023-10-27T19:22:00Z">
          <w:r w:rsidR="005A69DD" w:rsidDel="007A7899">
            <w:rPr>
              <w:bCs/>
              <w:color w:val="000000" w:themeColor="text1"/>
              <w:szCs w:val="24"/>
            </w:rPr>
            <w:delText>management des services de santé</w:delText>
          </w:r>
        </w:del>
      </w:ins>
      <w:ins w:id="2372" w:author="Dr Mamadou SANOGO" w:date="2023-10-27T10:17:00Z">
        <w:del w:id="2373" w:author="Cauris Cosmetics" w:date="2023-10-27T22:58:00Z">
          <w:r w:rsidR="00CB3FC8" w:rsidRPr="009C7542" w:rsidDel="00CA1AA8">
            <w:rPr>
              <w:iCs/>
              <w:color w:val="000000" w:themeColor="text1"/>
              <w:szCs w:val="24"/>
              <w:lang w:val="fr-ML"/>
            </w:rPr>
            <w:delText xml:space="preserve"> </w:delText>
          </w:r>
        </w:del>
      </w:ins>
      <w:del w:id="2374" w:author="Cauris Cosmetics" w:date="2023-10-27T22:58:00Z">
        <w:r w:rsidRPr="007A4AFC" w:rsidDel="00CA1AA8">
          <w:rPr>
            <w:bCs/>
            <w:color w:val="000000" w:themeColor="text1"/>
            <w:szCs w:val="24"/>
          </w:rPr>
          <w:delText xml:space="preserve">Epidémiologie a été identifié à partir du référentiel-développement-SI-CAMES. Également ce programme offre des formations en LMD conformément aux engagements pris dans le cadre du </w:delText>
        </w:r>
        <w:bookmarkStart w:id="2375" w:name="_Hlk130021940"/>
        <w:r w:rsidRPr="007A4AFC" w:rsidDel="00CA1AA8">
          <w:rPr>
            <w:bCs/>
            <w:color w:val="000000" w:themeColor="text1"/>
            <w:szCs w:val="24"/>
          </w:rPr>
          <w:delText>Réseau pour l’Excellence de l’Enseignement Supérieur en Afrique de l’Ouest (REESAO).</w:delText>
        </w:r>
        <w:bookmarkEnd w:id="2375"/>
        <w:r w:rsidRPr="007A4AFC" w:rsidDel="00CA1AA8">
          <w:rPr>
            <w:bCs/>
            <w:color w:val="000000" w:themeColor="text1"/>
            <w:szCs w:val="24"/>
          </w:rPr>
          <w:delText xml:space="preserve"> Il fait parti du domaine des Sciences de la Santé, un des huit domaines du REESAO.</w:delText>
        </w:r>
      </w:del>
    </w:p>
    <w:p w14:paraId="0EF1085B" w14:textId="32F456A8" w:rsidR="00643698" w:rsidRPr="007A4AFC" w:rsidDel="00CA1AA8" w:rsidRDefault="00643698">
      <w:pPr>
        <w:spacing w:line="276" w:lineRule="auto"/>
        <w:jc w:val="center"/>
        <w:rPr>
          <w:del w:id="2376" w:author="Cauris Cosmetics" w:date="2023-10-27T22:58:00Z"/>
          <w:b/>
          <w:bCs/>
          <w:iCs/>
          <w:color w:val="000000" w:themeColor="text1"/>
          <w:szCs w:val="24"/>
          <w:rPrChange w:id="2377" w:author="Dr Mamadou SANOGO" w:date="2023-10-25T18:15:00Z">
            <w:rPr>
              <w:del w:id="2378" w:author="Cauris Cosmetics" w:date="2023-10-27T22:58:00Z"/>
              <w:b/>
              <w:bCs/>
              <w:iCs/>
              <w:color w:val="00B050"/>
              <w:szCs w:val="24"/>
            </w:rPr>
          </w:rPrChange>
        </w:rPr>
        <w:pPrChange w:id="2379" w:author="Cauris Cosmetics" w:date="2023-10-27T22:58:00Z">
          <w:pPr>
            <w:spacing w:line="360" w:lineRule="auto"/>
            <w:ind w:right="11"/>
          </w:pPr>
        </w:pPrChange>
      </w:pPr>
      <w:del w:id="2380" w:author="Cauris Cosmetics" w:date="2023-10-27T22:58:00Z">
        <w:r w:rsidRPr="007A4AFC" w:rsidDel="00CA1AA8">
          <w:rPr>
            <w:b/>
            <w:bCs/>
            <w:iCs/>
            <w:color w:val="000000" w:themeColor="text1"/>
            <w:szCs w:val="24"/>
            <w:rPrChange w:id="2381" w:author="Dr Mamadou SANOGO" w:date="2023-10-25T18:15:00Z">
              <w:rPr>
                <w:b/>
                <w:bCs/>
                <w:iCs/>
                <w:color w:val="00B050"/>
                <w:szCs w:val="24"/>
              </w:rPr>
            </w:rPrChange>
          </w:rPr>
          <w:delText>Annexe n°</w:delText>
        </w:r>
        <w:r w:rsidR="007622B6" w:rsidRPr="007A4AFC" w:rsidDel="00CA1AA8">
          <w:rPr>
            <w:b/>
            <w:bCs/>
            <w:iCs/>
            <w:color w:val="000000" w:themeColor="text1"/>
            <w:szCs w:val="24"/>
            <w:rPrChange w:id="2382" w:author="Dr Mamadou SANOGO" w:date="2023-10-25T18:15:00Z">
              <w:rPr>
                <w:b/>
                <w:bCs/>
                <w:iCs/>
                <w:color w:val="00B050"/>
                <w:szCs w:val="24"/>
              </w:rPr>
            </w:rPrChange>
          </w:rPr>
          <w:delText>1</w:delText>
        </w:r>
      </w:del>
      <w:del w:id="2383" w:author="Cauris Cosmetics" w:date="2023-10-25T14:39:00Z">
        <w:r w:rsidR="007622B6" w:rsidRPr="007A4AFC" w:rsidDel="003C6082">
          <w:rPr>
            <w:b/>
            <w:bCs/>
            <w:iCs/>
            <w:color w:val="000000" w:themeColor="text1"/>
            <w:szCs w:val="24"/>
            <w:rPrChange w:id="2384" w:author="Dr Mamadou SANOGO" w:date="2023-10-25T18:15:00Z">
              <w:rPr>
                <w:b/>
                <w:bCs/>
                <w:iCs/>
                <w:color w:val="00B050"/>
                <w:szCs w:val="24"/>
              </w:rPr>
            </w:rPrChange>
          </w:rPr>
          <w:delText>5</w:delText>
        </w:r>
      </w:del>
      <w:del w:id="2385" w:author="Cauris Cosmetics" w:date="2023-10-27T22:58:00Z">
        <w:r w:rsidRPr="007A4AFC" w:rsidDel="00CA1AA8">
          <w:rPr>
            <w:b/>
            <w:bCs/>
            <w:iCs/>
            <w:color w:val="000000" w:themeColor="text1"/>
            <w:szCs w:val="24"/>
            <w:rPrChange w:id="2386" w:author="Dr Mamadou SANOGO" w:date="2023-10-25T18:15:00Z">
              <w:rPr>
                <w:b/>
                <w:bCs/>
                <w:iCs/>
                <w:color w:val="00B050"/>
                <w:szCs w:val="24"/>
              </w:rPr>
            </w:rPrChange>
          </w:rPr>
          <w:delText xml:space="preserve">: </w:delText>
        </w:r>
        <w:r w:rsidRPr="00CB3FC8" w:rsidDel="00CA1AA8">
          <w:rPr>
            <w:iCs/>
            <w:color w:val="000000" w:themeColor="text1"/>
            <w:szCs w:val="24"/>
            <w:rPrChange w:id="2387" w:author="Dr Mamadou SANOGO" w:date="2023-10-27T10:18:00Z">
              <w:rPr>
                <w:b/>
                <w:bCs/>
                <w:iCs/>
                <w:color w:val="00B050"/>
                <w:szCs w:val="24"/>
              </w:rPr>
            </w:rPrChange>
          </w:rPr>
          <w:delText>Référentiel-développement-SI-CAMES 41</w:delText>
        </w:r>
      </w:del>
    </w:p>
    <w:p w14:paraId="4FDA4BB9" w14:textId="3C5FC19F" w:rsidR="00643698" w:rsidDel="00CA1AA8" w:rsidRDefault="00643698">
      <w:pPr>
        <w:spacing w:line="276" w:lineRule="auto"/>
        <w:jc w:val="center"/>
        <w:rPr>
          <w:ins w:id="2388" w:author="Dr Mamadou SANOGO" w:date="2023-10-27T13:58:00Z"/>
          <w:del w:id="2389" w:author="Cauris Cosmetics" w:date="2023-10-27T22:58:00Z"/>
          <w:iCs/>
          <w:color w:val="000000" w:themeColor="text1"/>
          <w:szCs w:val="24"/>
        </w:rPr>
        <w:pPrChange w:id="2390" w:author="Cauris Cosmetics" w:date="2023-10-27T22:58:00Z">
          <w:pPr>
            <w:spacing w:line="276" w:lineRule="auto"/>
            <w:ind w:right="11"/>
          </w:pPr>
        </w:pPrChange>
      </w:pPr>
      <w:del w:id="2391" w:author="Cauris Cosmetics" w:date="2023-10-27T22:58:00Z">
        <w:r w:rsidRPr="007A4AFC" w:rsidDel="00CA1AA8">
          <w:rPr>
            <w:b/>
            <w:bCs/>
            <w:iCs/>
            <w:color w:val="000000" w:themeColor="text1"/>
            <w:szCs w:val="24"/>
            <w:rPrChange w:id="2392" w:author="Dr Mamadou SANOGO" w:date="2023-10-25T18:15:00Z">
              <w:rPr>
                <w:b/>
                <w:bCs/>
                <w:iCs/>
                <w:color w:val="00B050"/>
                <w:szCs w:val="24"/>
              </w:rPr>
            </w:rPrChange>
          </w:rPr>
          <w:delText>Annexe n°</w:delText>
        </w:r>
        <w:r w:rsidR="007622B6" w:rsidRPr="007A4AFC" w:rsidDel="00CA1AA8">
          <w:rPr>
            <w:b/>
            <w:bCs/>
            <w:iCs/>
            <w:color w:val="000000" w:themeColor="text1"/>
            <w:szCs w:val="24"/>
            <w:rPrChange w:id="2393" w:author="Dr Mamadou SANOGO" w:date="2023-10-25T18:15:00Z">
              <w:rPr>
                <w:b/>
                <w:bCs/>
                <w:iCs/>
                <w:color w:val="00B050"/>
                <w:szCs w:val="24"/>
              </w:rPr>
            </w:rPrChange>
          </w:rPr>
          <w:delText>1</w:delText>
        </w:r>
      </w:del>
      <w:del w:id="2394" w:author="Cauris Cosmetics" w:date="2023-10-25T14:39:00Z">
        <w:r w:rsidR="007622B6" w:rsidRPr="007A4AFC" w:rsidDel="003C6082">
          <w:rPr>
            <w:b/>
            <w:bCs/>
            <w:iCs/>
            <w:color w:val="000000" w:themeColor="text1"/>
            <w:szCs w:val="24"/>
            <w:rPrChange w:id="2395" w:author="Dr Mamadou SANOGO" w:date="2023-10-25T18:15:00Z">
              <w:rPr>
                <w:b/>
                <w:bCs/>
                <w:iCs/>
                <w:color w:val="00B050"/>
                <w:szCs w:val="24"/>
              </w:rPr>
            </w:rPrChange>
          </w:rPr>
          <w:delText>6</w:delText>
        </w:r>
      </w:del>
      <w:del w:id="2396" w:author="Cauris Cosmetics" w:date="2023-10-27T22:58:00Z">
        <w:r w:rsidRPr="007A4AFC" w:rsidDel="00CA1AA8">
          <w:rPr>
            <w:b/>
            <w:bCs/>
            <w:iCs/>
            <w:color w:val="000000" w:themeColor="text1"/>
            <w:szCs w:val="24"/>
            <w:rPrChange w:id="2397" w:author="Dr Mamadou SANOGO" w:date="2023-10-25T18:15:00Z">
              <w:rPr>
                <w:b/>
                <w:bCs/>
                <w:iCs/>
                <w:color w:val="00B050"/>
                <w:szCs w:val="24"/>
              </w:rPr>
            </w:rPrChange>
          </w:rPr>
          <w:delText xml:space="preserve">: </w:delText>
        </w:r>
        <w:r w:rsidRPr="00CB3FC8" w:rsidDel="00CA1AA8">
          <w:rPr>
            <w:iCs/>
            <w:color w:val="000000" w:themeColor="text1"/>
            <w:szCs w:val="24"/>
            <w:rPrChange w:id="2398" w:author="Dr Mamadou SANOGO" w:date="2023-10-27T10:18:00Z">
              <w:rPr>
                <w:b/>
                <w:bCs/>
                <w:iCs/>
                <w:color w:val="00B050"/>
                <w:szCs w:val="24"/>
              </w:rPr>
            </w:rPrChange>
          </w:rPr>
          <w:delText>Décret N° 790/P-RM/du 31 Déc. 2008, Portant Institution du système LMD dans l’enseignement Supérieur au Mali</w:delText>
        </w:r>
      </w:del>
    </w:p>
    <w:p w14:paraId="2460DAC1" w14:textId="4093CBBA" w:rsidR="006778CD" w:rsidDel="00CA1AA8" w:rsidRDefault="006778CD">
      <w:pPr>
        <w:spacing w:line="276" w:lineRule="auto"/>
        <w:jc w:val="center"/>
        <w:rPr>
          <w:ins w:id="2399" w:author="Dr Mamadou SANOGO" w:date="2023-10-27T13:58:00Z"/>
          <w:del w:id="2400" w:author="Cauris Cosmetics" w:date="2023-10-27T22:58:00Z"/>
          <w:iCs/>
          <w:color w:val="000000" w:themeColor="text1"/>
          <w:szCs w:val="24"/>
        </w:rPr>
        <w:pPrChange w:id="2401" w:author="Cauris Cosmetics" w:date="2023-10-27T22:58:00Z">
          <w:pPr>
            <w:spacing w:line="276" w:lineRule="auto"/>
            <w:ind w:right="11"/>
          </w:pPr>
        </w:pPrChange>
      </w:pPr>
    </w:p>
    <w:p w14:paraId="3F6F9C45" w14:textId="00FB65AE" w:rsidR="00E74E23" w:rsidRPr="007A4AFC" w:rsidDel="00CA1AA8" w:rsidRDefault="00E74E23">
      <w:pPr>
        <w:spacing w:line="276" w:lineRule="auto"/>
        <w:jc w:val="center"/>
        <w:rPr>
          <w:del w:id="2402" w:author="Cauris Cosmetics" w:date="2023-10-27T22:58:00Z"/>
          <w:b/>
          <w:bCs/>
          <w:iCs/>
          <w:color w:val="000000" w:themeColor="text1"/>
          <w:szCs w:val="24"/>
          <w:rPrChange w:id="2403" w:author="Dr Mamadou SANOGO" w:date="2023-10-25T18:15:00Z">
            <w:rPr>
              <w:del w:id="2404" w:author="Cauris Cosmetics" w:date="2023-10-27T22:58:00Z"/>
              <w:b/>
              <w:bCs/>
              <w:iCs/>
              <w:color w:val="00B050"/>
              <w:szCs w:val="24"/>
            </w:rPr>
          </w:rPrChange>
        </w:rPr>
        <w:pPrChange w:id="2405" w:author="Cauris Cosmetics" w:date="2023-10-27T22:58:00Z">
          <w:pPr>
            <w:spacing w:line="360" w:lineRule="auto"/>
            <w:ind w:right="11"/>
          </w:pPr>
        </w:pPrChange>
      </w:pPr>
    </w:p>
    <w:p w14:paraId="0497C8AF" w14:textId="77777777" w:rsidR="00643698" w:rsidRPr="007A4AFC" w:rsidDel="003C6082" w:rsidRDefault="00643698">
      <w:pPr>
        <w:spacing w:line="276" w:lineRule="auto"/>
        <w:jc w:val="center"/>
        <w:rPr>
          <w:del w:id="2406" w:author="Cauris Cosmetics" w:date="2023-10-25T14:40:00Z"/>
          <w:iCs/>
          <w:color w:val="000000" w:themeColor="text1"/>
          <w:szCs w:val="24"/>
          <w:lang w:val="fr-ML"/>
        </w:rPr>
        <w:pPrChange w:id="2407" w:author="Cauris Cosmetics" w:date="2023-10-27T22:58:00Z">
          <w:pPr>
            <w:spacing w:line="240" w:lineRule="auto"/>
            <w:ind w:right="402"/>
          </w:pPr>
        </w:pPrChange>
      </w:pPr>
    </w:p>
    <w:p w14:paraId="4DFA9832" w14:textId="47788626" w:rsidR="00643698" w:rsidRPr="007A4AFC" w:rsidDel="00CA1AA8" w:rsidRDefault="00643698">
      <w:pPr>
        <w:spacing w:line="276" w:lineRule="auto"/>
        <w:jc w:val="center"/>
        <w:rPr>
          <w:del w:id="2408" w:author="Cauris Cosmetics" w:date="2023-10-27T22:58:00Z"/>
          <w:color w:val="000000" w:themeColor="text1"/>
          <w:sz w:val="10"/>
          <w:szCs w:val="24"/>
          <w:rPrChange w:id="2409" w:author="Dr Mamadou SANOGO" w:date="2023-10-25T18:15:00Z">
            <w:rPr>
              <w:del w:id="2410" w:author="Cauris Cosmetics" w:date="2023-10-27T22:58:00Z"/>
              <w:color w:val="000000"/>
              <w:sz w:val="10"/>
              <w:szCs w:val="24"/>
            </w:rPr>
          </w:rPrChange>
        </w:rPr>
        <w:pPrChange w:id="2411" w:author="Cauris Cosmetics" w:date="2023-10-27T22:58:00Z">
          <w:pPr>
            <w:widowControl w:val="0"/>
            <w:autoSpaceDE w:val="0"/>
            <w:autoSpaceDN w:val="0"/>
            <w:adjustRightInd w:val="0"/>
            <w:spacing w:line="240" w:lineRule="auto"/>
            <w:ind w:right="9"/>
          </w:pPr>
        </w:pPrChange>
      </w:pPr>
    </w:p>
    <w:p w14:paraId="21AD9FF7" w14:textId="0562CCCE" w:rsidR="00643698" w:rsidRPr="007A4AFC" w:rsidDel="00CA1AA8" w:rsidRDefault="00643698">
      <w:pPr>
        <w:spacing w:line="276" w:lineRule="auto"/>
        <w:jc w:val="center"/>
        <w:rPr>
          <w:del w:id="2412" w:author="Cauris Cosmetics" w:date="2023-10-27T22:58:00Z"/>
          <w:b/>
          <w:color w:val="000000" w:themeColor="text1"/>
          <w:szCs w:val="24"/>
        </w:rPr>
        <w:pPrChange w:id="2413" w:author="Cauris Cosmetics" w:date="2023-10-27T22:58:00Z">
          <w:pPr>
            <w:spacing w:line="360" w:lineRule="auto"/>
            <w:ind w:right="11"/>
          </w:pPr>
        </w:pPrChange>
      </w:pPr>
      <w:bookmarkStart w:id="2414" w:name="_Toc145944507"/>
      <w:del w:id="2415" w:author="Cauris Cosmetics" w:date="2023-10-27T22:58:00Z">
        <w:r w:rsidRPr="007A4AFC" w:rsidDel="00CA1AA8">
          <w:rPr>
            <w:b/>
            <w:color w:val="000000" w:themeColor="text1"/>
            <w:szCs w:val="24"/>
          </w:rPr>
          <w:delText>Référence 2 : Les modalités de pilotage de la formation sont clairement définies</w:delText>
        </w:r>
        <w:bookmarkEnd w:id="2414"/>
      </w:del>
    </w:p>
    <w:p w14:paraId="1CDE8C7E" w14:textId="4E51810E" w:rsidR="00643698" w:rsidRPr="007A4AFC" w:rsidDel="00CA1AA8" w:rsidRDefault="00643698">
      <w:pPr>
        <w:spacing w:line="276" w:lineRule="auto"/>
        <w:jc w:val="center"/>
        <w:rPr>
          <w:del w:id="2416" w:author="Cauris Cosmetics" w:date="2023-10-27T22:58:00Z"/>
          <w:b/>
          <w:color w:val="000000" w:themeColor="text1"/>
          <w:szCs w:val="24"/>
        </w:rPr>
        <w:pPrChange w:id="2417" w:author="Cauris Cosmetics" w:date="2023-10-27T22:58:00Z">
          <w:pPr>
            <w:spacing w:line="360" w:lineRule="auto"/>
            <w:ind w:right="11"/>
          </w:pPr>
        </w:pPrChange>
      </w:pPr>
      <w:del w:id="2418" w:author="Cauris Cosmetics" w:date="2023-10-27T22:58:00Z">
        <w:r w:rsidRPr="007A4AFC" w:rsidDel="00CA1AA8">
          <w:rPr>
            <w:b/>
            <w:i/>
            <w:iCs/>
            <w:color w:val="000000" w:themeColor="text1"/>
            <w:szCs w:val="24"/>
          </w:rPr>
          <w:delText>Critère 1 : Les responsables pédagogiques et administratifs sont clairement identifiés</w:delText>
        </w:r>
      </w:del>
    </w:p>
    <w:p w14:paraId="20C0755F" w14:textId="0C1EFAAA" w:rsidR="00643698" w:rsidRPr="007A4AFC" w:rsidDel="00CA1AA8" w:rsidRDefault="00643698">
      <w:pPr>
        <w:spacing w:line="276" w:lineRule="auto"/>
        <w:jc w:val="center"/>
        <w:rPr>
          <w:del w:id="2419" w:author="Cauris Cosmetics" w:date="2023-10-27T22:58:00Z"/>
          <w:iCs/>
          <w:color w:val="000000" w:themeColor="text1"/>
          <w:szCs w:val="24"/>
          <w:lang w:val="fr-ML"/>
        </w:rPr>
        <w:pPrChange w:id="2420" w:author="Cauris Cosmetics" w:date="2023-10-27T22:58:00Z">
          <w:pPr>
            <w:spacing w:line="360" w:lineRule="auto"/>
          </w:pPr>
        </w:pPrChange>
      </w:pPr>
      <w:del w:id="2421" w:author="Cauris Cosmetics" w:date="2023-10-27T22:58:00Z">
        <w:r w:rsidRPr="007A4AFC" w:rsidDel="00CA1AA8">
          <w:rPr>
            <w:color w:val="000000" w:themeColor="text1"/>
            <w:szCs w:val="24"/>
            <w:rPrChange w:id="2422" w:author="Dr Mamadou SANOGO" w:date="2023-10-25T18:15:00Z">
              <w:rPr>
                <w:szCs w:val="24"/>
              </w:rPr>
            </w:rPrChange>
          </w:rPr>
          <w:delText>L'efficacité d'une formation repose en grande partie sur la clarté et la pertinence de ses modalités de pilotage</w:delText>
        </w:r>
        <w:r w:rsidRPr="007A4AFC" w:rsidDel="00CA1AA8">
          <w:rPr>
            <w:iCs/>
            <w:color w:val="000000" w:themeColor="text1"/>
            <w:szCs w:val="24"/>
            <w:lang w:val="fr-ML"/>
          </w:rPr>
          <w:delText xml:space="preserve">. Dans le cadre de la mise en œuvre de la formation Master en </w:delText>
        </w:r>
      </w:del>
      <w:ins w:id="2423" w:author="Dr Mamadou SANOGO" w:date="2023-10-27T14:15:00Z">
        <w:del w:id="2424" w:author="Cauris Cosmetics" w:date="2023-10-27T19:22:00Z">
          <w:r w:rsidR="005A69DD" w:rsidDel="007A7899">
            <w:rPr>
              <w:bCs/>
              <w:color w:val="000000" w:themeColor="text1"/>
              <w:szCs w:val="24"/>
            </w:rPr>
            <w:delText>management des services de santé</w:delText>
          </w:r>
        </w:del>
      </w:ins>
      <w:ins w:id="2425" w:author="Dr Mamadou SANOGO" w:date="2023-10-27T10:19:00Z">
        <w:del w:id="2426" w:author="Cauris Cosmetics" w:date="2023-10-27T22:58:00Z">
          <w:r w:rsidR="00CB3FC8" w:rsidRPr="009C7542" w:rsidDel="00CA1AA8">
            <w:rPr>
              <w:iCs/>
              <w:color w:val="000000" w:themeColor="text1"/>
              <w:szCs w:val="24"/>
              <w:lang w:val="fr-ML"/>
            </w:rPr>
            <w:delText xml:space="preserve"> </w:delText>
          </w:r>
        </w:del>
      </w:ins>
      <w:del w:id="2427" w:author="Cauris Cosmetics" w:date="2023-10-27T22:58:00Z">
        <w:r w:rsidRPr="007A4AFC" w:rsidDel="00CA1AA8">
          <w:rPr>
            <w:iCs/>
            <w:color w:val="000000" w:themeColor="text1"/>
            <w:szCs w:val="24"/>
            <w:lang w:val="fr-ML"/>
          </w:rPr>
          <w:delText xml:space="preserve">épidémiologie, l’EPSFé, a défini clairement les rôles des responsables pédagogiques et administratifs dans son </w:delText>
        </w:r>
        <w:r w:rsidR="00920F22" w:rsidRPr="007A4AFC" w:rsidDel="00CA1AA8">
          <w:rPr>
            <w:iCs/>
            <w:color w:val="000000" w:themeColor="text1"/>
            <w:szCs w:val="24"/>
            <w:lang w:val="fr-ML"/>
          </w:rPr>
          <w:delText xml:space="preserve">projet de </w:delText>
        </w:r>
        <w:r w:rsidRPr="007A4AFC" w:rsidDel="00CA1AA8">
          <w:rPr>
            <w:iCs/>
            <w:color w:val="000000" w:themeColor="text1"/>
            <w:szCs w:val="24"/>
            <w:lang w:val="fr-ML"/>
          </w:rPr>
          <w:delText>plan stratégique.</w:delText>
        </w:r>
      </w:del>
    </w:p>
    <w:p w14:paraId="106A781D" w14:textId="16E699EC" w:rsidR="00643698" w:rsidRPr="007A4AFC" w:rsidDel="00784C2B" w:rsidRDefault="00643698">
      <w:pPr>
        <w:spacing w:line="276" w:lineRule="auto"/>
        <w:jc w:val="center"/>
        <w:rPr>
          <w:del w:id="2428" w:author="Cauris Cosmetics" w:date="2023-10-25T14:42:00Z"/>
          <w:b/>
          <w:bCs/>
          <w:iCs/>
          <w:color w:val="000000" w:themeColor="text1"/>
          <w:szCs w:val="24"/>
          <w:rPrChange w:id="2429" w:author="Dr Mamadou SANOGO" w:date="2023-10-25T18:15:00Z">
            <w:rPr>
              <w:del w:id="2430" w:author="Cauris Cosmetics" w:date="2023-10-25T14:42:00Z"/>
              <w:b/>
              <w:bCs/>
              <w:iCs/>
              <w:color w:val="00B050"/>
              <w:szCs w:val="24"/>
            </w:rPr>
          </w:rPrChange>
        </w:rPr>
        <w:pPrChange w:id="2431" w:author="Cauris Cosmetics" w:date="2023-10-27T22:58:00Z">
          <w:pPr>
            <w:spacing w:line="360" w:lineRule="auto"/>
            <w:ind w:right="11"/>
          </w:pPr>
        </w:pPrChange>
      </w:pPr>
      <w:del w:id="2432" w:author="Cauris Cosmetics" w:date="2023-10-27T22:58:00Z">
        <w:r w:rsidRPr="007A4AFC" w:rsidDel="00CA1AA8">
          <w:rPr>
            <w:b/>
            <w:bCs/>
            <w:iCs/>
            <w:color w:val="000000" w:themeColor="text1"/>
            <w:szCs w:val="24"/>
            <w:rPrChange w:id="2433" w:author="Dr Mamadou SANOGO" w:date="2023-10-25T18:15:00Z">
              <w:rPr>
                <w:b/>
                <w:bCs/>
                <w:iCs/>
                <w:color w:val="00B050"/>
                <w:szCs w:val="24"/>
              </w:rPr>
            </w:rPrChange>
          </w:rPr>
          <w:delText>Annexe n°</w:delText>
        </w:r>
        <w:r w:rsidR="00920F22" w:rsidRPr="007A4AFC" w:rsidDel="00CA1AA8">
          <w:rPr>
            <w:b/>
            <w:bCs/>
            <w:iCs/>
            <w:color w:val="000000" w:themeColor="text1"/>
            <w:szCs w:val="24"/>
            <w:rPrChange w:id="2434" w:author="Dr Mamadou SANOGO" w:date="2023-10-25T18:15:00Z">
              <w:rPr>
                <w:b/>
                <w:bCs/>
                <w:iCs/>
                <w:color w:val="00B050"/>
                <w:szCs w:val="24"/>
              </w:rPr>
            </w:rPrChange>
          </w:rPr>
          <w:delText>1</w:delText>
        </w:r>
      </w:del>
      <w:del w:id="2435" w:author="Cauris Cosmetics" w:date="2023-10-25T14:40:00Z">
        <w:r w:rsidR="00920F22" w:rsidRPr="007A4AFC" w:rsidDel="003C6082">
          <w:rPr>
            <w:b/>
            <w:bCs/>
            <w:iCs/>
            <w:color w:val="000000" w:themeColor="text1"/>
            <w:szCs w:val="24"/>
            <w:rPrChange w:id="2436" w:author="Dr Mamadou SANOGO" w:date="2023-10-25T18:15:00Z">
              <w:rPr>
                <w:b/>
                <w:bCs/>
                <w:iCs/>
                <w:color w:val="00B050"/>
                <w:szCs w:val="24"/>
              </w:rPr>
            </w:rPrChange>
          </w:rPr>
          <w:delText>7</w:delText>
        </w:r>
      </w:del>
      <w:del w:id="2437" w:author="Cauris Cosmetics" w:date="2023-10-27T22:58:00Z">
        <w:r w:rsidRPr="007A4AFC" w:rsidDel="00CA1AA8">
          <w:rPr>
            <w:b/>
            <w:bCs/>
            <w:iCs/>
            <w:color w:val="000000" w:themeColor="text1"/>
            <w:szCs w:val="24"/>
            <w:rPrChange w:id="2438" w:author="Dr Mamadou SANOGO" w:date="2023-10-25T18:15:00Z">
              <w:rPr>
                <w:b/>
                <w:bCs/>
                <w:iCs/>
                <w:color w:val="00B050"/>
                <w:szCs w:val="24"/>
              </w:rPr>
            </w:rPrChange>
          </w:rPr>
          <w:delText xml:space="preserve">: </w:delText>
        </w:r>
        <w:r w:rsidRPr="00CB3FC8" w:rsidDel="00CA1AA8">
          <w:rPr>
            <w:iCs/>
            <w:color w:val="000000" w:themeColor="text1"/>
            <w:szCs w:val="24"/>
            <w:rPrChange w:id="2439" w:author="Dr Mamadou SANOGO" w:date="2023-10-27T10:19:00Z">
              <w:rPr>
                <w:b/>
                <w:bCs/>
                <w:iCs/>
                <w:color w:val="00B050"/>
                <w:szCs w:val="24"/>
              </w:rPr>
            </w:rPrChange>
          </w:rPr>
          <w:delText>Cadre organique de l’</w:delText>
        </w:r>
        <w:r w:rsidR="004B392C" w:rsidRPr="00CB3FC8" w:rsidDel="00CA1AA8">
          <w:rPr>
            <w:iCs/>
            <w:color w:val="000000" w:themeColor="text1"/>
            <w:szCs w:val="24"/>
            <w:rPrChange w:id="2440" w:author="Dr Mamadou SANOGO" w:date="2023-10-27T10:19:00Z">
              <w:rPr>
                <w:b/>
                <w:bCs/>
                <w:iCs/>
                <w:color w:val="00B050"/>
                <w:szCs w:val="24"/>
              </w:rPr>
            </w:rPrChange>
          </w:rPr>
          <w:delText>EPSFé</w:delText>
        </w:r>
      </w:del>
    </w:p>
    <w:p w14:paraId="5F8EAD00" w14:textId="5663FA04" w:rsidR="00643698" w:rsidRPr="007A4AFC" w:rsidDel="003C6082" w:rsidRDefault="00643698">
      <w:pPr>
        <w:spacing w:line="276" w:lineRule="auto"/>
        <w:jc w:val="center"/>
        <w:rPr>
          <w:del w:id="2441" w:author="Cauris Cosmetics" w:date="2023-10-25T14:41:00Z"/>
          <w:b/>
          <w:bCs/>
          <w:iCs/>
          <w:color w:val="000000" w:themeColor="text1"/>
          <w:szCs w:val="24"/>
          <w:rPrChange w:id="2442" w:author="Dr Mamadou SANOGO" w:date="2023-10-25T18:15:00Z">
            <w:rPr>
              <w:del w:id="2443" w:author="Cauris Cosmetics" w:date="2023-10-25T14:41:00Z"/>
              <w:b/>
              <w:bCs/>
              <w:iCs/>
              <w:color w:val="FF0000"/>
              <w:szCs w:val="24"/>
            </w:rPr>
          </w:rPrChange>
        </w:rPr>
        <w:pPrChange w:id="2444" w:author="Cauris Cosmetics" w:date="2023-10-27T22:58:00Z">
          <w:pPr>
            <w:spacing w:line="360" w:lineRule="auto"/>
            <w:ind w:right="11"/>
          </w:pPr>
        </w:pPrChange>
      </w:pPr>
      <w:del w:id="2445" w:author="Cauris Cosmetics" w:date="2023-10-25T14:42:00Z">
        <w:r w:rsidRPr="007A4AFC" w:rsidDel="00784C2B">
          <w:rPr>
            <w:b/>
            <w:bCs/>
            <w:iCs/>
            <w:color w:val="000000" w:themeColor="text1"/>
            <w:szCs w:val="24"/>
            <w:rPrChange w:id="2446" w:author="Dr Mamadou SANOGO" w:date="2023-10-25T18:15:00Z">
              <w:rPr>
                <w:b/>
                <w:bCs/>
                <w:iCs/>
                <w:color w:val="FF0000"/>
                <w:szCs w:val="24"/>
              </w:rPr>
            </w:rPrChange>
          </w:rPr>
          <w:delText>Annexe n°</w:delText>
        </w:r>
        <w:r w:rsidR="00920F22" w:rsidRPr="007A4AFC" w:rsidDel="00784C2B">
          <w:rPr>
            <w:b/>
            <w:bCs/>
            <w:iCs/>
            <w:color w:val="000000" w:themeColor="text1"/>
            <w:szCs w:val="24"/>
            <w:rPrChange w:id="2447" w:author="Dr Mamadou SANOGO" w:date="2023-10-25T18:15:00Z">
              <w:rPr>
                <w:b/>
                <w:bCs/>
                <w:iCs/>
                <w:color w:val="FF0000"/>
                <w:szCs w:val="24"/>
              </w:rPr>
            </w:rPrChange>
          </w:rPr>
          <w:delText>1</w:delText>
        </w:r>
      </w:del>
      <w:del w:id="2448" w:author="Cauris Cosmetics" w:date="2023-10-25T14:40:00Z">
        <w:r w:rsidR="00920F22" w:rsidRPr="007A4AFC" w:rsidDel="003C6082">
          <w:rPr>
            <w:b/>
            <w:bCs/>
            <w:iCs/>
            <w:color w:val="000000" w:themeColor="text1"/>
            <w:szCs w:val="24"/>
            <w:rPrChange w:id="2449" w:author="Dr Mamadou SANOGO" w:date="2023-10-25T18:15:00Z">
              <w:rPr>
                <w:b/>
                <w:bCs/>
                <w:iCs/>
                <w:color w:val="FF0000"/>
                <w:szCs w:val="24"/>
              </w:rPr>
            </w:rPrChange>
          </w:rPr>
          <w:delText>8</w:delText>
        </w:r>
      </w:del>
      <w:del w:id="2450" w:author="Cauris Cosmetics" w:date="2023-10-25T14:42:00Z">
        <w:r w:rsidRPr="007A4AFC" w:rsidDel="00784C2B">
          <w:rPr>
            <w:b/>
            <w:bCs/>
            <w:iCs/>
            <w:color w:val="000000" w:themeColor="text1"/>
            <w:szCs w:val="24"/>
            <w:rPrChange w:id="2451" w:author="Dr Mamadou SANOGO" w:date="2023-10-25T18:15:00Z">
              <w:rPr>
                <w:b/>
                <w:bCs/>
                <w:iCs/>
                <w:color w:val="FF0000"/>
                <w:szCs w:val="24"/>
              </w:rPr>
            </w:rPrChange>
          </w:rPr>
          <w:delText>: actes de nomination des responsables pédagogiques et administratifs</w:delText>
        </w:r>
      </w:del>
      <w:del w:id="2452" w:author="Cauris Cosmetics" w:date="2023-10-25T14:41:00Z">
        <w:r w:rsidR="00665425" w:rsidRPr="007A4AFC" w:rsidDel="003C6082">
          <w:rPr>
            <w:b/>
            <w:bCs/>
            <w:iCs/>
            <w:color w:val="000000" w:themeColor="text1"/>
            <w:szCs w:val="24"/>
          </w:rPr>
          <w:delText>(Dr SANOGO)</w:delText>
        </w:r>
      </w:del>
    </w:p>
    <w:p w14:paraId="7F8FC93D" w14:textId="27ABBEF0" w:rsidR="00643698" w:rsidRPr="007A4AFC" w:rsidDel="00CA1AA8" w:rsidRDefault="00643698">
      <w:pPr>
        <w:spacing w:line="276" w:lineRule="auto"/>
        <w:jc w:val="center"/>
        <w:rPr>
          <w:del w:id="2453" w:author="Cauris Cosmetics" w:date="2023-10-27T22:58:00Z"/>
          <w:b/>
          <w:bCs/>
          <w:iCs/>
          <w:color w:val="000000" w:themeColor="text1"/>
          <w:szCs w:val="24"/>
          <w:lang w:val="fr-ML"/>
        </w:rPr>
        <w:pPrChange w:id="2454" w:author="Cauris Cosmetics" w:date="2023-10-27T22:58:00Z">
          <w:pPr>
            <w:spacing w:line="240" w:lineRule="auto"/>
            <w:ind w:right="402"/>
          </w:pPr>
        </w:pPrChange>
      </w:pPr>
    </w:p>
    <w:p w14:paraId="4A282D1C" w14:textId="6C5E6B30" w:rsidR="00643698" w:rsidRPr="007A4AFC" w:rsidDel="00CA1AA8" w:rsidRDefault="00643698">
      <w:pPr>
        <w:spacing w:line="276" w:lineRule="auto"/>
        <w:jc w:val="center"/>
        <w:rPr>
          <w:del w:id="2455" w:author="Cauris Cosmetics" w:date="2023-10-27T22:58:00Z"/>
          <w:b/>
          <w:i/>
          <w:iCs/>
          <w:color w:val="000000" w:themeColor="text1"/>
          <w:szCs w:val="24"/>
        </w:rPr>
        <w:pPrChange w:id="2456" w:author="Cauris Cosmetics" w:date="2023-10-27T22:58:00Z">
          <w:pPr>
            <w:spacing w:line="360" w:lineRule="auto"/>
            <w:ind w:right="11"/>
          </w:pPr>
        </w:pPrChange>
      </w:pPr>
      <w:del w:id="2457" w:author="Cauris Cosmetics" w:date="2023-10-27T22:58:00Z">
        <w:r w:rsidRPr="007A4AFC" w:rsidDel="00CA1AA8">
          <w:rPr>
            <w:b/>
            <w:i/>
            <w:iCs/>
            <w:color w:val="000000" w:themeColor="text1"/>
            <w:szCs w:val="24"/>
          </w:rPr>
          <w:delText>Critère 2 : Les structures ou établissements associés sont clairement identifiés</w:delText>
        </w:r>
      </w:del>
    </w:p>
    <w:p w14:paraId="02576012" w14:textId="3A2A1CAF" w:rsidR="00643698" w:rsidRPr="007A4AFC" w:rsidDel="00CA1AA8" w:rsidRDefault="00643698">
      <w:pPr>
        <w:spacing w:line="276" w:lineRule="auto"/>
        <w:jc w:val="center"/>
        <w:rPr>
          <w:del w:id="2458" w:author="Cauris Cosmetics" w:date="2023-10-27T22:58:00Z"/>
          <w:iCs/>
          <w:color w:val="000000" w:themeColor="text1"/>
          <w:szCs w:val="24"/>
          <w:lang w:val="fr-ML"/>
        </w:rPr>
        <w:pPrChange w:id="2459" w:author="Cauris Cosmetics" w:date="2023-10-27T22:58:00Z">
          <w:pPr>
            <w:spacing w:line="360" w:lineRule="auto"/>
          </w:pPr>
        </w:pPrChange>
      </w:pPr>
      <w:del w:id="2460" w:author="Cauris Cosmetics" w:date="2023-10-27T22:58:00Z">
        <w:r w:rsidRPr="007A4AFC" w:rsidDel="00CA1AA8">
          <w:rPr>
            <w:iCs/>
            <w:color w:val="000000" w:themeColor="text1"/>
            <w:szCs w:val="24"/>
            <w:lang w:val="fr-ML"/>
          </w:rPr>
          <w:delText>Pour une formation répondant non seulement aux besoins nationaux, mais aussi et surtout sous régionaux, l’école s’est lancée dans une politique de coopération autour de ces différentes formations sur plusieurs volets (Co mémoire, co-diplomation, échanges administratifs…) avec d’autres structures de formation</w:delText>
        </w:r>
        <w:r w:rsidR="00665425" w:rsidRPr="007A4AFC" w:rsidDel="00CA1AA8">
          <w:rPr>
            <w:iCs/>
            <w:color w:val="000000" w:themeColor="text1"/>
            <w:szCs w:val="24"/>
            <w:lang w:val="fr-ML"/>
          </w:rPr>
          <w:delText>.</w:delText>
        </w:r>
      </w:del>
    </w:p>
    <w:p w14:paraId="3498F648" w14:textId="09747005" w:rsidR="00643698" w:rsidRPr="007A4AFC" w:rsidDel="00CA1AA8" w:rsidRDefault="00643698">
      <w:pPr>
        <w:spacing w:line="276" w:lineRule="auto"/>
        <w:jc w:val="center"/>
        <w:rPr>
          <w:del w:id="2461" w:author="Cauris Cosmetics" w:date="2023-10-27T22:58:00Z"/>
          <w:color w:val="000000" w:themeColor="text1"/>
          <w:rPrChange w:id="2462" w:author="Dr Mamadou SANOGO" w:date="2023-10-25T18:15:00Z">
            <w:rPr>
              <w:del w:id="2463" w:author="Cauris Cosmetics" w:date="2023-10-27T22:58:00Z"/>
              <w:color w:val="00B050"/>
            </w:rPr>
          </w:rPrChange>
        </w:rPr>
        <w:pPrChange w:id="2464" w:author="Cauris Cosmetics" w:date="2023-10-27T22:58:00Z">
          <w:pPr/>
        </w:pPrChange>
      </w:pPr>
      <w:del w:id="2465" w:author="Cauris Cosmetics" w:date="2023-10-27T22:58:00Z">
        <w:r w:rsidRPr="007A4AFC" w:rsidDel="00CA1AA8">
          <w:rPr>
            <w:b/>
            <w:bCs/>
            <w:iCs/>
            <w:color w:val="000000" w:themeColor="text1"/>
            <w:szCs w:val="24"/>
            <w:rPrChange w:id="2466" w:author="Dr Mamadou SANOGO" w:date="2023-10-25T18:15:00Z">
              <w:rPr>
                <w:b/>
                <w:bCs/>
                <w:iCs/>
                <w:color w:val="00B050"/>
                <w:szCs w:val="24"/>
              </w:rPr>
            </w:rPrChange>
          </w:rPr>
          <w:delText>Annexe n°</w:delText>
        </w:r>
        <w:r w:rsidR="00665425" w:rsidRPr="007A4AFC" w:rsidDel="00CA1AA8">
          <w:rPr>
            <w:b/>
            <w:bCs/>
            <w:iCs/>
            <w:color w:val="000000" w:themeColor="text1"/>
            <w:szCs w:val="24"/>
            <w:rPrChange w:id="2467" w:author="Dr Mamadou SANOGO" w:date="2023-10-25T18:15:00Z">
              <w:rPr>
                <w:b/>
                <w:bCs/>
                <w:iCs/>
                <w:color w:val="00B050"/>
                <w:szCs w:val="24"/>
              </w:rPr>
            </w:rPrChange>
          </w:rPr>
          <w:delText>1</w:delText>
        </w:r>
      </w:del>
      <w:del w:id="2468" w:author="Cauris Cosmetics" w:date="2023-10-25T14:41:00Z">
        <w:r w:rsidR="00665425" w:rsidRPr="007A4AFC" w:rsidDel="003C6082">
          <w:rPr>
            <w:b/>
            <w:bCs/>
            <w:iCs/>
            <w:color w:val="000000" w:themeColor="text1"/>
            <w:szCs w:val="24"/>
            <w:rPrChange w:id="2469" w:author="Dr Mamadou SANOGO" w:date="2023-10-25T18:15:00Z">
              <w:rPr>
                <w:b/>
                <w:bCs/>
                <w:iCs/>
                <w:color w:val="00B050"/>
                <w:szCs w:val="24"/>
              </w:rPr>
            </w:rPrChange>
          </w:rPr>
          <w:delText>2</w:delText>
        </w:r>
      </w:del>
      <w:del w:id="2470" w:author="Cauris Cosmetics" w:date="2023-10-27T22:58:00Z">
        <w:r w:rsidRPr="007A4AFC" w:rsidDel="00CA1AA8">
          <w:rPr>
            <w:b/>
            <w:bCs/>
            <w:iCs/>
            <w:color w:val="000000" w:themeColor="text1"/>
            <w:szCs w:val="24"/>
            <w:rPrChange w:id="2471" w:author="Dr Mamadou SANOGO" w:date="2023-10-25T18:15:00Z">
              <w:rPr>
                <w:b/>
                <w:bCs/>
                <w:iCs/>
                <w:color w:val="00B050"/>
                <w:szCs w:val="24"/>
              </w:rPr>
            </w:rPrChange>
          </w:rPr>
          <w:delText xml:space="preserve">: </w:delText>
        </w:r>
        <w:r w:rsidR="00665425" w:rsidRPr="00CB3FC8" w:rsidDel="00CA1AA8">
          <w:rPr>
            <w:iCs/>
            <w:color w:val="000000" w:themeColor="text1"/>
            <w:szCs w:val="24"/>
            <w:rPrChange w:id="2472" w:author="Dr Mamadou SANOGO" w:date="2023-10-27T10:20:00Z">
              <w:rPr>
                <w:iCs/>
                <w:color w:val="00B050"/>
              </w:rPr>
            </w:rPrChange>
          </w:rPr>
          <w:delText>Conventions de partenariats avec certaines IES</w:delText>
        </w:r>
      </w:del>
    </w:p>
    <w:p w14:paraId="6B2CED17" w14:textId="60C14A92" w:rsidR="00643698" w:rsidRPr="007A4AFC" w:rsidDel="00CA1AA8" w:rsidRDefault="00643698">
      <w:pPr>
        <w:spacing w:line="276" w:lineRule="auto"/>
        <w:jc w:val="center"/>
        <w:rPr>
          <w:del w:id="2473" w:author="Cauris Cosmetics" w:date="2023-10-27T22:58:00Z"/>
          <w:b/>
          <w:i/>
          <w:iCs/>
          <w:color w:val="000000" w:themeColor="text1"/>
          <w:szCs w:val="24"/>
        </w:rPr>
        <w:pPrChange w:id="2474" w:author="Cauris Cosmetics" w:date="2023-10-27T22:58:00Z">
          <w:pPr>
            <w:spacing w:line="360" w:lineRule="auto"/>
            <w:ind w:right="11"/>
          </w:pPr>
        </w:pPrChange>
      </w:pPr>
      <w:del w:id="2475" w:author="Cauris Cosmetics" w:date="2023-10-27T22:58:00Z">
        <w:r w:rsidRPr="007A4AFC" w:rsidDel="00CA1AA8">
          <w:rPr>
            <w:b/>
            <w:i/>
            <w:iCs/>
            <w:color w:val="000000" w:themeColor="text1"/>
            <w:szCs w:val="24"/>
          </w:rPr>
          <w:delText>Critère 3 : Les organes de pilotage de la formation et leurs modalités de fonctionnement sont clairement définis</w:delText>
        </w:r>
      </w:del>
    </w:p>
    <w:p w14:paraId="35906964" w14:textId="5BC65741" w:rsidR="00643698" w:rsidRPr="007A4AFC" w:rsidDel="00CA1AA8" w:rsidRDefault="00643698">
      <w:pPr>
        <w:spacing w:line="276" w:lineRule="auto"/>
        <w:jc w:val="center"/>
        <w:rPr>
          <w:del w:id="2476" w:author="Cauris Cosmetics" w:date="2023-10-27T22:58:00Z"/>
          <w:iCs/>
          <w:color w:val="000000" w:themeColor="text1"/>
          <w:szCs w:val="24"/>
        </w:rPr>
        <w:pPrChange w:id="2477" w:author="Cauris Cosmetics" w:date="2023-10-27T22:58:00Z">
          <w:pPr>
            <w:spacing w:line="360" w:lineRule="auto"/>
            <w:ind w:right="403"/>
          </w:pPr>
        </w:pPrChange>
      </w:pPr>
      <w:del w:id="2478" w:author="Cauris Cosmetics" w:date="2023-10-27T22:58:00Z">
        <w:r w:rsidRPr="007A4AFC" w:rsidDel="00CA1AA8">
          <w:rPr>
            <w:iCs/>
            <w:color w:val="000000" w:themeColor="text1"/>
            <w:szCs w:val="24"/>
          </w:rPr>
          <w:delTex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Une équipe pédagogique, dirigée par la direction académique, est désignée pour le bon fonctionnement du Master en </w:delText>
        </w:r>
      </w:del>
      <w:ins w:id="2479" w:author="Dr Mamadou SANOGO" w:date="2023-10-27T14:15:00Z">
        <w:del w:id="2480" w:author="Cauris Cosmetics" w:date="2023-10-27T19:22:00Z">
          <w:r w:rsidR="005A69DD" w:rsidDel="007A7899">
            <w:rPr>
              <w:bCs/>
              <w:color w:val="000000" w:themeColor="text1"/>
              <w:szCs w:val="24"/>
            </w:rPr>
            <w:delText>management des services de santé</w:delText>
          </w:r>
        </w:del>
      </w:ins>
      <w:ins w:id="2481" w:author="Dr Mamadou SANOGO" w:date="2023-10-27T10:21:00Z">
        <w:del w:id="2482" w:author="Cauris Cosmetics" w:date="2023-10-27T22:58:00Z">
          <w:r w:rsidR="00CB3FC8" w:rsidRPr="009C7542" w:rsidDel="00CA1AA8">
            <w:rPr>
              <w:iCs/>
              <w:color w:val="000000" w:themeColor="text1"/>
              <w:szCs w:val="24"/>
              <w:lang w:val="fr-ML"/>
            </w:rPr>
            <w:delText xml:space="preserve"> </w:delText>
          </w:r>
        </w:del>
      </w:ins>
      <w:del w:id="2483" w:author="Cauris Cosmetics" w:date="2023-10-27T22:58:00Z">
        <w:r w:rsidRPr="007A4AFC" w:rsidDel="00CA1AA8">
          <w:rPr>
            <w:iCs/>
            <w:color w:val="000000" w:themeColor="text1"/>
            <w:szCs w:val="24"/>
          </w:rPr>
          <w:delText>épidémiologie.</w:delText>
        </w:r>
      </w:del>
    </w:p>
    <w:p w14:paraId="18A1F4E2" w14:textId="61DF1EB5" w:rsidR="00643698" w:rsidRPr="007A4AFC" w:rsidDel="00CA1AA8" w:rsidRDefault="00643698">
      <w:pPr>
        <w:spacing w:line="276" w:lineRule="auto"/>
        <w:jc w:val="center"/>
        <w:rPr>
          <w:del w:id="2484" w:author="Cauris Cosmetics" w:date="2023-10-27T22:58:00Z"/>
          <w:b/>
          <w:bCs/>
          <w:iCs/>
          <w:color w:val="000000" w:themeColor="text1"/>
          <w:szCs w:val="24"/>
          <w:rPrChange w:id="2485" w:author="Dr Mamadou SANOGO" w:date="2023-10-25T18:15:00Z">
            <w:rPr>
              <w:del w:id="2486" w:author="Cauris Cosmetics" w:date="2023-10-27T22:58:00Z"/>
              <w:b/>
              <w:bCs/>
              <w:iCs/>
              <w:color w:val="00B050"/>
              <w:szCs w:val="24"/>
            </w:rPr>
          </w:rPrChange>
        </w:rPr>
        <w:pPrChange w:id="2487" w:author="Cauris Cosmetics" w:date="2023-10-27T22:58:00Z">
          <w:pPr>
            <w:spacing w:line="360" w:lineRule="auto"/>
            <w:ind w:right="11"/>
          </w:pPr>
        </w:pPrChange>
      </w:pPr>
      <w:del w:id="2488" w:author="Cauris Cosmetics" w:date="2023-10-27T22:58:00Z">
        <w:r w:rsidRPr="007A4AFC" w:rsidDel="00CA1AA8">
          <w:rPr>
            <w:b/>
            <w:bCs/>
            <w:iCs/>
            <w:color w:val="000000" w:themeColor="text1"/>
            <w:szCs w:val="24"/>
            <w:rPrChange w:id="2489" w:author="Dr Mamadou SANOGO" w:date="2023-10-25T18:15:00Z">
              <w:rPr>
                <w:b/>
                <w:bCs/>
                <w:iCs/>
                <w:color w:val="00B050"/>
                <w:szCs w:val="24"/>
              </w:rPr>
            </w:rPrChange>
          </w:rPr>
          <w:delText>Annexe n°</w:delText>
        </w:r>
        <w:r w:rsidR="00665425" w:rsidRPr="007A4AFC" w:rsidDel="00CA1AA8">
          <w:rPr>
            <w:b/>
            <w:bCs/>
            <w:iCs/>
            <w:color w:val="000000" w:themeColor="text1"/>
            <w:szCs w:val="24"/>
            <w:rPrChange w:id="2490" w:author="Dr Mamadou SANOGO" w:date="2023-10-25T18:15:00Z">
              <w:rPr>
                <w:b/>
                <w:bCs/>
                <w:iCs/>
                <w:color w:val="00B050"/>
                <w:szCs w:val="24"/>
              </w:rPr>
            </w:rPrChange>
          </w:rPr>
          <w:delText>1</w:delText>
        </w:r>
      </w:del>
      <w:del w:id="2491" w:author="Cauris Cosmetics" w:date="2023-10-25T14:42:00Z">
        <w:r w:rsidR="00665425" w:rsidRPr="007A4AFC" w:rsidDel="00784C2B">
          <w:rPr>
            <w:b/>
            <w:bCs/>
            <w:iCs/>
            <w:color w:val="000000" w:themeColor="text1"/>
            <w:szCs w:val="24"/>
            <w:rPrChange w:id="2492" w:author="Dr Mamadou SANOGO" w:date="2023-10-25T18:15:00Z">
              <w:rPr>
                <w:b/>
                <w:bCs/>
                <w:iCs/>
                <w:color w:val="00B050"/>
                <w:szCs w:val="24"/>
              </w:rPr>
            </w:rPrChange>
          </w:rPr>
          <w:delText>8</w:delText>
        </w:r>
      </w:del>
      <w:del w:id="2493" w:author="Cauris Cosmetics" w:date="2023-10-27T22:58:00Z">
        <w:r w:rsidRPr="007A4AFC" w:rsidDel="00CA1AA8">
          <w:rPr>
            <w:b/>
            <w:bCs/>
            <w:iCs/>
            <w:color w:val="000000" w:themeColor="text1"/>
            <w:szCs w:val="24"/>
            <w:rPrChange w:id="2494" w:author="Dr Mamadou SANOGO" w:date="2023-10-25T18:15:00Z">
              <w:rPr>
                <w:b/>
                <w:bCs/>
                <w:iCs/>
                <w:color w:val="00B050"/>
                <w:szCs w:val="24"/>
              </w:rPr>
            </w:rPrChange>
          </w:rPr>
          <w:delText xml:space="preserve">: </w:delText>
        </w:r>
      </w:del>
      <w:ins w:id="2495" w:author="Dr Mamadou SANOGO" w:date="2023-10-27T10:21:00Z">
        <w:del w:id="2496" w:author="Cauris Cosmetics" w:date="2023-10-27T22:58:00Z">
          <w:r w:rsidR="00CB3FC8" w:rsidRPr="00CB3FC8" w:rsidDel="00CA1AA8">
            <w:rPr>
              <w:iCs/>
              <w:color w:val="000000" w:themeColor="text1"/>
              <w:szCs w:val="24"/>
              <w:rPrChange w:id="2497" w:author="Dr Mamadou SANOGO" w:date="2023-10-27T10:21:00Z">
                <w:rPr>
                  <w:b/>
                  <w:bCs/>
                  <w:iCs/>
                  <w:color w:val="000000" w:themeColor="text1"/>
                  <w:szCs w:val="24"/>
                </w:rPr>
              </w:rPrChange>
            </w:rPr>
            <w:delText>A</w:delText>
          </w:r>
        </w:del>
      </w:ins>
      <w:del w:id="2498" w:author="Cauris Cosmetics" w:date="2023-10-27T22:58:00Z">
        <w:r w:rsidRPr="00CB3FC8" w:rsidDel="00CA1AA8">
          <w:rPr>
            <w:iCs/>
            <w:color w:val="000000" w:themeColor="text1"/>
            <w:szCs w:val="24"/>
            <w:rPrChange w:id="2499" w:author="Dr Mamadou SANOGO" w:date="2023-10-27T10:21:00Z">
              <w:rPr>
                <w:b/>
                <w:bCs/>
                <w:iCs/>
                <w:color w:val="00B050"/>
                <w:szCs w:val="24"/>
              </w:rPr>
            </w:rPrChange>
          </w:rPr>
          <w:delText>actes de nomination des membres de l’équipe pédagogique</w:delText>
        </w:r>
        <w:r w:rsidRPr="007A4AFC" w:rsidDel="00CA1AA8">
          <w:rPr>
            <w:b/>
            <w:bCs/>
            <w:iCs/>
            <w:color w:val="000000" w:themeColor="text1"/>
            <w:szCs w:val="24"/>
            <w:rPrChange w:id="2500" w:author="Dr Mamadou SANOGO" w:date="2023-10-25T18:15:00Z">
              <w:rPr>
                <w:b/>
                <w:bCs/>
                <w:iCs/>
                <w:color w:val="00B050"/>
                <w:szCs w:val="24"/>
              </w:rPr>
            </w:rPrChange>
          </w:rPr>
          <w:delText xml:space="preserve"> </w:delText>
        </w:r>
      </w:del>
    </w:p>
    <w:p w14:paraId="183C3AD4" w14:textId="10EB6DD6" w:rsidR="00643698" w:rsidRPr="007A4AFC" w:rsidDel="00CA1AA8" w:rsidRDefault="00643698">
      <w:pPr>
        <w:spacing w:line="276" w:lineRule="auto"/>
        <w:jc w:val="center"/>
        <w:rPr>
          <w:del w:id="2501" w:author="Cauris Cosmetics" w:date="2023-10-27T22:58:00Z"/>
          <w:b/>
          <w:color w:val="000000" w:themeColor="text1"/>
          <w:szCs w:val="24"/>
        </w:rPr>
        <w:pPrChange w:id="2502" w:author="Cauris Cosmetics" w:date="2023-10-27T22:58:00Z">
          <w:pPr>
            <w:spacing w:line="360" w:lineRule="auto"/>
            <w:ind w:right="11"/>
          </w:pPr>
        </w:pPrChange>
      </w:pPr>
      <w:bookmarkStart w:id="2503" w:name="_Toc145944508"/>
      <w:del w:id="2504" w:author="Cauris Cosmetics" w:date="2023-10-27T22:58:00Z">
        <w:r w:rsidRPr="007A4AFC" w:rsidDel="00CA1AA8">
          <w:rPr>
            <w:b/>
            <w:color w:val="000000" w:themeColor="text1"/>
            <w:szCs w:val="24"/>
          </w:rPr>
          <w:delText>Référence 3 : Les effectifs de la formation et les différents régimes d’inscription des étudiants sont clairement identifiés</w:delText>
        </w:r>
        <w:bookmarkEnd w:id="2503"/>
      </w:del>
    </w:p>
    <w:p w14:paraId="59A985C0" w14:textId="32E15CB8" w:rsidR="00643698" w:rsidRPr="007A4AFC" w:rsidDel="00CA1AA8" w:rsidRDefault="00643698">
      <w:pPr>
        <w:spacing w:line="276" w:lineRule="auto"/>
        <w:jc w:val="center"/>
        <w:rPr>
          <w:del w:id="2505" w:author="Cauris Cosmetics" w:date="2023-10-27T22:58:00Z"/>
          <w:color w:val="000000" w:themeColor="text1"/>
          <w:sz w:val="10"/>
          <w:szCs w:val="24"/>
          <w:lang w:val="fr-ML"/>
          <w:rPrChange w:id="2506" w:author="Dr Mamadou SANOGO" w:date="2023-10-25T18:15:00Z">
            <w:rPr>
              <w:del w:id="2507" w:author="Cauris Cosmetics" w:date="2023-10-27T22:58:00Z"/>
              <w:color w:val="000000"/>
              <w:sz w:val="10"/>
              <w:szCs w:val="24"/>
              <w:lang w:val="fr-ML"/>
            </w:rPr>
          </w:rPrChange>
        </w:rPr>
        <w:pPrChange w:id="2508" w:author="Cauris Cosmetics" w:date="2023-10-27T22:58:00Z">
          <w:pPr>
            <w:widowControl w:val="0"/>
            <w:autoSpaceDE w:val="0"/>
            <w:autoSpaceDN w:val="0"/>
            <w:adjustRightInd w:val="0"/>
            <w:spacing w:line="240" w:lineRule="auto"/>
            <w:ind w:right="9"/>
          </w:pPr>
        </w:pPrChange>
      </w:pPr>
    </w:p>
    <w:p w14:paraId="577D05A0" w14:textId="719E9907" w:rsidR="00643698" w:rsidRPr="007A4AFC" w:rsidDel="00CA1AA8" w:rsidRDefault="00643698">
      <w:pPr>
        <w:spacing w:line="276" w:lineRule="auto"/>
        <w:jc w:val="center"/>
        <w:rPr>
          <w:del w:id="2509" w:author="Cauris Cosmetics" w:date="2023-10-27T22:58:00Z"/>
          <w:b/>
          <w:i/>
          <w:iCs/>
          <w:color w:val="000000" w:themeColor="text1"/>
          <w:szCs w:val="24"/>
        </w:rPr>
        <w:pPrChange w:id="2510" w:author="Cauris Cosmetics" w:date="2023-10-27T22:58:00Z">
          <w:pPr>
            <w:spacing w:line="360" w:lineRule="auto"/>
            <w:ind w:right="11"/>
          </w:pPr>
        </w:pPrChange>
      </w:pPr>
      <w:del w:id="2511" w:author="Cauris Cosmetics" w:date="2023-10-27T22:58:00Z">
        <w:r w:rsidRPr="007A4AFC" w:rsidDel="00CA1AA8">
          <w:rPr>
            <w:b/>
            <w:i/>
            <w:iCs/>
            <w:color w:val="000000" w:themeColor="text1"/>
            <w:szCs w:val="24"/>
          </w:rPr>
          <w:delText>Critère 1 : Les modalités de recrutement sont clairement définies et connues des candidats</w:delText>
        </w:r>
      </w:del>
    </w:p>
    <w:p w14:paraId="724DA63C" w14:textId="62B8F969" w:rsidR="00643698" w:rsidRPr="007A4AFC" w:rsidDel="00CA1AA8" w:rsidRDefault="00643698">
      <w:pPr>
        <w:spacing w:line="276" w:lineRule="auto"/>
        <w:jc w:val="center"/>
        <w:rPr>
          <w:del w:id="2512" w:author="Cauris Cosmetics" w:date="2023-10-27T22:58:00Z"/>
          <w:iCs/>
          <w:color w:val="000000" w:themeColor="text1"/>
          <w:szCs w:val="24"/>
        </w:rPr>
        <w:pPrChange w:id="2513" w:author="Cauris Cosmetics" w:date="2023-10-27T22:58:00Z">
          <w:pPr>
            <w:spacing w:line="360" w:lineRule="auto"/>
            <w:ind w:left="74" w:right="34"/>
          </w:pPr>
        </w:pPrChange>
      </w:pPr>
      <w:del w:id="2514" w:author="Cauris Cosmetics" w:date="2023-10-27T22:58:00Z">
        <w:r w:rsidRPr="007A4AFC" w:rsidDel="00CA1AA8">
          <w:rPr>
            <w:iCs/>
            <w:color w:val="000000" w:themeColor="text1"/>
            <w:szCs w:val="24"/>
          </w:rPr>
          <w:delText>L’école se sert de ses différents canaux de communication, pour permettre aux différents candidats d’être informés sur les modalités de recrutement. Ainsi, beaucoup d’informations sur les modalités de recrutement des candidats de l’EPS</w:delText>
        </w:r>
      </w:del>
      <w:ins w:id="2515" w:author="Dr Mamadou SANOGO" w:date="2023-10-27T10:23:00Z">
        <w:del w:id="2516" w:author="Cauris Cosmetics" w:date="2023-10-27T22:58:00Z">
          <w:r w:rsidR="00CB3FC8" w:rsidDel="00CA1AA8">
            <w:rPr>
              <w:iCs/>
              <w:color w:val="000000" w:themeColor="text1"/>
              <w:szCs w:val="24"/>
            </w:rPr>
            <w:delText>F</w:delText>
          </w:r>
        </w:del>
      </w:ins>
      <w:del w:id="2517" w:author="Cauris Cosmetics" w:date="2023-10-27T22:58:00Z">
        <w:r w:rsidRPr="007A4AFC" w:rsidDel="00CA1AA8">
          <w:rPr>
            <w:iCs/>
            <w:color w:val="000000" w:themeColor="text1"/>
            <w:szCs w:val="24"/>
          </w:rPr>
          <w:delText>fé sont disponibles sur le lien suivant :</w:delText>
        </w:r>
        <w:r w:rsidRPr="007A4AFC" w:rsidDel="00CA1AA8">
          <w:rPr>
            <w:i/>
            <w:color w:val="000000" w:themeColor="text1"/>
            <w:szCs w:val="24"/>
            <w:lang w:val="fr-ML"/>
          </w:rPr>
          <w:delText xml:space="preserve">  </w:delText>
        </w:r>
        <w:r w:rsidRPr="007A4AFC" w:rsidDel="00CA1AA8">
          <w:rPr>
            <w:rFonts w:ascii="Calibri" w:hAnsi="Calibri"/>
            <w:color w:val="000000" w:themeColor="text1"/>
            <w:sz w:val="22"/>
            <w:rPrChange w:id="2518" w:author="Dr Mamadou SANOGO" w:date="2023-10-25T18:15:00Z">
              <w:rPr>
                <w:rFonts w:ascii="Calibri" w:hAnsi="Calibri"/>
                <w:sz w:val="22"/>
              </w:rPr>
            </w:rPrChange>
          </w:rPr>
          <w:fldChar w:fldCharType="begin"/>
        </w:r>
        <w:r w:rsidRPr="007A4AFC" w:rsidDel="00CA1AA8">
          <w:rPr>
            <w:color w:val="000000" w:themeColor="text1"/>
            <w:rPrChange w:id="2519" w:author="Dr Mamadou SANOGO" w:date="2023-10-25T18:15:00Z">
              <w:rPr/>
            </w:rPrChange>
          </w:rPr>
          <w:delInstrText>HYPERLINK "https://www.esfe-mali.org/admission-et-conditions.php"</w:delInstrText>
        </w:r>
        <w:r w:rsidRPr="00CF5428" w:rsidDel="00CA1AA8">
          <w:rPr>
            <w:rFonts w:ascii="Calibri" w:hAnsi="Calibri"/>
            <w:color w:val="000000" w:themeColor="text1"/>
            <w:sz w:val="22"/>
          </w:rPr>
        </w:r>
        <w:r w:rsidRPr="007A4AFC" w:rsidDel="00CA1AA8">
          <w:rPr>
            <w:rFonts w:ascii="Calibri" w:hAnsi="Calibri"/>
            <w:color w:val="000000" w:themeColor="text1"/>
            <w:sz w:val="22"/>
            <w:rPrChange w:id="2520" w:author="Dr Mamadou SANOGO" w:date="2023-10-25T18:15:00Z">
              <w:rPr>
                <w:rStyle w:val="Lienhypertexte"/>
                <w:i/>
                <w:szCs w:val="24"/>
              </w:rPr>
            </w:rPrChange>
          </w:rPr>
          <w:fldChar w:fldCharType="separate"/>
        </w:r>
        <w:r w:rsidRPr="007A4AFC" w:rsidDel="00CA1AA8">
          <w:rPr>
            <w:rStyle w:val="Lienhypertexte"/>
            <w:i/>
            <w:color w:val="000000" w:themeColor="text1"/>
            <w:szCs w:val="24"/>
            <w:rPrChange w:id="2521" w:author="Dr Mamadou SANOGO" w:date="2023-10-25T18:15:00Z">
              <w:rPr>
                <w:rStyle w:val="Lienhypertexte"/>
                <w:i/>
                <w:szCs w:val="24"/>
              </w:rPr>
            </w:rPrChange>
          </w:rPr>
          <w:delText>https://www.esfe-mali.org/admission-et-conditions.php</w:delText>
        </w:r>
        <w:r w:rsidRPr="007A4AFC" w:rsidDel="00CA1AA8">
          <w:rPr>
            <w:rStyle w:val="Lienhypertexte"/>
            <w:i/>
            <w:color w:val="000000" w:themeColor="text1"/>
            <w:szCs w:val="24"/>
            <w:rPrChange w:id="2522" w:author="Dr Mamadou SANOGO" w:date="2023-10-25T18:15:00Z">
              <w:rPr>
                <w:rStyle w:val="Lienhypertexte"/>
                <w:i/>
                <w:szCs w:val="24"/>
              </w:rPr>
            </w:rPrChange>
          </w:rPr>
          <w:fldChar w:fldCharType="end"/>
        </w:r>
        <w:r w:rsidRPr="007A4AFC" w:rsidDel="00CA1AA8">
          <w:rPr>
            <w:i/>
            <w:color w:val="000000" w:themeColor="text1"/>
            <w:szCs w:val="24"/>
            <w:rPrChange w:id="2523" w:author="Dr Mamadou SANOGO" w:date="2023-10-25T18:15:00Z">
              <w:rPr>
                <w:i/>
                <w:szCs w:val="24"/>
              </w:rPr>
            </w:rPrChange>
          </w:rPr>
          <w:delText xml:space="preserve">. </w:delText>
        </w:r>
        <w:r w:rsidRPr="007A4AFC" w:rsidDel="00CA1AA8">
          <w:rPr>
            <w:iCs/>
            <w:color w:val="000000" w:themeColor="text1"/>
            <w:szCs w:val="24"/>
          </w:rPr>
          <w:delText xml:space="preserve">Le quota fixé pour le recrutement des étudiants en Master </w:delText>
        </w:r>
      </w:del>
      <w:ins w:id="2524" w:author="Dr Mamadou SANOGO" w:date="2023-10-27T14:15:00Z">
        <w:del w:id="2525" w:author="Cauris Cosmetics" w:date="2023-10-27T19:22:00Z">
          <w:r w:rsidR="005A69DD" w:rsidDel="007A7899">
            <w:rPr>
              <w:bCs/>
              <w:color w:val="000000" w:themeColor="text1"/>
              <w:szCs w:val="24"/>
            </w:rPr>
            <w:delText>management des services de santé</w:delText>
          </w:r>
        </w:del>
      </w:ins>
      <w:ins w:id="2526" w:author="Dr Mamadou SANOGO" w:date="2023-10-27T10:22:00Z">
        <w:del w:id="2527" w:author="Cauris Cosmetics" w:date="2023-10-27T22:58:00Z">
          <w:r w:rsidR="00CB3FC8" w:rsidRPr="009C7542" w:rsidDel="00CA1AA8">
            <w:rPr>
              <w:iCs/>
              <w:color w:val="000000" w:themeColor="text1"/>
              <w:szCs w:val="24"/>
              <w:lang w:val="fr-ML"/>
            </w:rPr>
            <w:delText xml:space="preserve"> </w:delText>
          </w:r>
        </w:del>
      </w:ins>
      <w:del w:id="2528" w:author="Cauris Cosmetics" w:date="2023-10-27T22:58:00Z">
        <w:r w:rsidRPr="007A4AFC" w:rsidDel="00CA1AA8">
          <w:rPr>
            <w:iCs/>
            <w:color w:val="000000" w:themeColor="text1"/>
            <w:szCs w:val="24"/>
          </w:rPr>
          <w:delText>épidémiologie est</w:delText>
        </w:r>
      </w:del>
      <w:ins w:id="2529" w:author="Dr Mamadou SANOGO" w:date="2023-10-27T10:23:00Z">
        <w:del w:id="2530" w:author="Cauris Cosmetics" w:date="2023-10-27T22:58:00Z">
          <w:r w:rsidR="00CB3FC8" w:rsidDel="00CA1AA8">
            <w:rPr>
              <w:iCs/>
              <w:color w:val="000000" w:themeColor="text1"/>
              <w:szCs w:val="24"/>
            </w:rPr>
            <w:delText xml:space="preserve"> en</w:delText>
          </w:r>
        </w:del>
      </w:ins>
      <w:del w:id="2531" w:author="Cauris Cosmetics" w:date="2023-10-27T22:58:00Z">
        <w:r w:rsidRPr="007A4AFC" w:rsidDel="00CA1AA8">
          <w:rPr>
            <w:iCs/>
            <w:color w:val="000000" w:themeColor="text1"/>
            <w:szCs w:val="24"/>
          </w:rPr>
          <w:delText xml:space="preserve"> fonction des capacités d’accueil et d’encadrement de l’EPSFé.</w:delText>
        </w:r>
      </w:del>
    </w:p>
    <w:p w14:paraId="218B7607" w14:textId="79545FD2" w:rsidR="00643698" w:rsidRPr="007A4AFC" w:rsidDel="00CA1AA8" w:rsidRDefault="00643698">
      <w:pPr>
        <w:spacing w:line="276" w:lineRule="auto"/>
        <w:jc w:val="center"/>
        <w:rPr>
          <w:del w:id="2532" w:author="Cauris Cosmetics" w:date="2023-10-27T22:58:00Z"/>
          <w:b/>
          <w:bCs/>
          <w:iCs/>
          <w:color w:val="000000" w:themeColor="text1"/>
          <w:szCs w:val="24"/>
          <w:rPrChange w:id="2533" w:author="Dr Mamadou SANOGO" w:date="2023-10-25T18:15:00Z">
            <w:rPr>
              <w:del w:id="2534" w:author="Cauris Cosmetics" w:date="2023-10-27T22:58:00Z"/>
              <w:b/>
              <w:bCs/>
              <w:iCs/>
              <w:color w:val="00B050"/>
              <w:szCs w:val="24"/>
            </w:rPr>
          </w:rPrChange>
        </w:rPr>
        <w:pPrChange w:id="2535" w:author="Cauris Cosmetics" w:date="2023-10-27T22:58:00Z">
          <w:pPr>
            <w:spacing w:line="360" w:lineRule="auto"/>
            <w:ind w:right="11"/>
          </w:pPr>
        </w:pPrChange>
      </w:pPr>
      <w:del w:id="2536" w:author="Cauris Cosmetics" w:date="2023-10-27T22:58:00Z">
        <w:r w:rsidRPr="007A4AFC" w:rsidDel="00CA1AA8">
          <w:rPr>
            <w:b/>
            <w:bCs/>
            <w:iCs/>
            <w:color w:val="000000" w:themeColor="text1"/>
            <w:szCs w:val="24"/>
            <w:rPrChange w:id="2537" w:author="Dr Mamadou SANOGO" w:date="2023-10-25T18:15:00Z">
              <w:rPr>
                <w:b/>
                <w:bCs/>
                <w:iCs/>
                <w:color w:val="00B050"/>
                <w:szCs w:val="24"/>
              </w:rPr>
            </w:rPrChange>
          </w:rPr>
          <w:delText>Annexe n°</w:delText>
        </w:r>
        <w:r w:rsidR="00C6348F" w:rsidRPr="007A4AFC" w:rsidDel="00CA1AA8">
          <w:rPr>
            <w:b/>
            <w:bCs/>
            <w:iCs/>
            <w:color w:val="000000" w:themeColor="text1"/>
            <w:szCs w:val="24"/>
            <w:rPrChange w:id="2538" w:author="Dr Mamadou SANOGO" w:date="2023-10-25T18:15:00Z">
              <w:rPr>
                <w:b/>
                <w:bCs/>
                <w:iCs/>
                <w:color w:val="00B050"/>
                <w:szCs w:val="24"/>
              </w:rPr>
            </w:rPrChange>
          </w:rPr>
          <w:delText>1</w:delText>
        </w:r>
      </w:del>
      <w:del w:id="2539" w:author="Cauris Cosmetics" w:date="2023-10-25T14:42:00Z">
        <w:r w:rsidR="00C6348F" w:rsidRPr="007A4AFC" w:rsidDel="00784C2B">
          <w:rPr>
            <w:b/>
            <w:bCs/>
            <w:iCs/>
            <w:color w:val="000000" w:themeColor="text1"/>
            <w:szCs w:val="24"/>
            <w:rPrChange w:id="2540" w:author="Dr Mamadou SANOGO" w:date="2023-10-25T18:15:00Z">
              <w:rPr>
                <w:b/>
                <w:bCs/>
                <w:iCs/>
                <w:color w:val="00B050"/>
                <w:szCs w:val="24"/>
              </w:rPr>
            </w:rPrChange>
          </w:rPr>
          <w:delText>9</w:delText>
        </w:r>
      </w:del>
      <w:del w:id="2541" w:author="Cauris Cosmetics" w:date="2023-10-27T22:58:00Z">
        <w:r w:rsidRPr="007A4AFC" w:rsidDel="00CA1AA8">
          <w:rPr>
            <w:b/>
            <w:bCs/>
            <w:iCs/>
            <w:color w:val="000000" w:themeColor="text1"/>
            <w:szCs w:val="24"/>
            <w:rPrChange w:id="2542" w:author="Dr Mamadou SANOGO" w:date="2023-10-25T18:15:00Z">
              <w:rPr>
                <w:b/>
                <w:bCs/>
                <w:iCs/>
                <w:color w:val="00B050"/>
                <w:szCs w:val="24"/>
              </w:rPr>
            </w:rPrChange>
          </w:rPr>
          <w:delText xml:space="preserve">: </w:delText>
        </w:r>
      </w:del>
      <w:ins w:id="2543" w:author="Dr Mamadou SANOGO" w:date="2023-10-27T10:23:00Z">
        <w:del w:id="2544" w:author="Cauris Cosmetics" w:date="2023-10-27T22:58:00Z">
          <w:r w:rsidR="00CB3FC8" w:rsidRPr="00CB3FC8" w:rsidDel="00CA1AA8">
            <w:rPr>
              <w:iCs/>
              <w:color w:val="000000" w:themeColor="text1"/>
              <w:szCs w:val="24"/>
              <w:rPrChange w:id="2545" w:author="Dr Mamadou SANOGO" w:date="2023-10-27T10:23:00Z">
                <w:rPr>
                  <w:b/>
                  <w:bCs/>
                  <w:iCs/>
                  <w:color w:val="000000" w:themeColor="text1"/>
                  <w:szCs w:val="24"/>
                </w:rPr>
              </w:rPrChange>
            </w:rPr>
            <w:delText>R</w:delText>
          </w:r>
        </w:del>
      </w:ins>
      <w:del w:id="2546" w:author="Cauris Cosmetics" w:date="2023-10-27T22:58:00Z">
        <w:r w:rsidRPr="00CB3FC8" w:rsidDel="00CA1AA8">
          <w:rPr>
            <w:iCs/>
            <w:color w:val="000000" w:themeColor="text1"/>
            <w:szCs w:val="24"/>
            <w:rPrChange w:id="2547" w:author="Dr Mamadou SANOGO" w:date="2023-10-27T10:23:00Z">
              <w:rPr>
                <w:b/>
                <w:bCs/>
                <w:iCs/>
                <w:color w:val="00B050"/>
                <w:szCs w:val="24"/>
              </w:rPr>
            </w:rPrChange>
          </w:rPr>
          <w:delText>règlements intérieurs</w:delText>
        </w:r>
        <w:r w:rsidRPr="007A4AFC" w:rsidDel="00CA1AA8">
          <w:rPr>
            <w:b/>
            <w:bCs/>
            <w:iCs/>
            <w:color w:val="000000" w:themeColor="text1"/>
            <w:szCs w:val="24"/>
            <w:rPrChange w:id="2548" w:author="Dr Mamadou SANOGO" w:date="2023-10-25T18:15:00Z">
              <w:rPr>
                <w:b/>
                <w:bCs/>
                <w:iCs/>
                <w:color w:val="00B050"/>
                <w:szCs w:val="24"/>
              </w:rPr>
            </w:rPrChange>
          </w:rPr>
          <w:delText xml:space="preserve">  </w:delText>
        </w:r>
      </w:del>
    </w:p>
    <w:p w14:paraId="672328E0" w14:textId="34ECE83C" w:rsidR="003B1197" w:rsidDel="00CA1AA8" w:rsidRDefault="003B1197">
      <w:pPr>
        <w:spacing w:line="276" w:lineRule="auto"/>
        <w:jc w:val="center"/>
        <w:rPr>
          <w:ins w:id="2549" w:author="Dr Mamadou SANOGO" w:date="2023-10-27T13:41:00Z"/>
          <w:del w:id="2550" w:author="Cauris Cosmetics" w:date="2023-10-27T22:58:00Z"/>
          <w:b/>
          <w:i/>
          <w:iCs/>
          <w:color w:val="000000" w:themeColor="text1"/>
          <w:szCs w:val="24"/>
        </w:rPr>
        <w:pPrChange w:id="2551" w:author="Cauris Cosmetics" w:date="2023-10-27T22:58:00Z">
          <w:pPr>
            <w:spacing w:line="276" w:lineRule="auto"/>
            <w:ind w:right="11"/>
          </w:pPr>
        </w:pPrChange>
      </w:pPr>
    </w:p>
    <w:p w14:paraId="7E3B9FBD" w14:textId="4112E4E2" w:rsidR="00643698" w:rsidRPr="007A4AFC" w:rsidDel="00CA1AA8" w:rsidRDefault="00643698">
      <w:pPr>
        <w:spacing w:line="276" w:lineRule="auto"/>
        <w:jc w:val="center"/>
        <w:rPr>
          <w:del w:id="2552" w:author="Cauris Cosmetics" w:date="2023-10-27T22:58:00Z"/>
          <w:b/>
          <w:i/>
          <w:iCs/>
          <w:color w:val="000000" w:themeColor="text1"/>
          <w:szCs w:val="24"/>
        </w:rPr>
        <w:pPrChange w:id="2553" w:author="Cauris Cosmetics" w:date="2023-10-27T22:58:00Z">
          <w:pPr>
            <w:spacing w:line="360" w:lineRule="auto"/>
            <w:ind w:right="11"/>
          </w:pPr>
        </w:pPrChange>
      </w:pPr>
      <w:del w:id="2554" w:author="Cauris Cosmetics" w:date="2023-10-27T22:58:00Z">
        <w:r w:rsidRPr="007A4AFC" w:rsidDel="00CA1AA8">
          <w:rPr>
            <w:b/>
            <w:i/>
            <w:iCs/>
            <w:color w:val="000000" w:themeColor="text1"/>
            <w:szCs w:val="24"/>
          </w:rPr>
          <w:delText>Critère 2 : Les effectifs de la formation sont régulièrement suivis, aussi bien en termes quantitatifs que qualitatifs (formation initiale standard ou par alternance, formation continue, etc.)</w:delText>
        </w:r>
      </w:del>
    </w:p>
    <w:p w14:paraId="506C1483" w14:textId="563E78B3" w:rsidR="00643698" w:rsidRPr="007A4AFC" w:rsidDel="00CA1AA8" w:rsidRDefault="00643698">
      <w:pPr>
        <w:spacing w:line="276" w:lineRule="auto"/>
        <w:jc w:val="center"/>
        <w:rPr>
          <w:del w:id="2555" w:author="Cauris Cosmetics" w:date="2023-10-27T22:58:00Z"/>
          <w:iCs/>
          <w:color w:val="000000" w:themeColor="text1"/>
          <w:szCs w:val="24"/>
        </w:rPr>
        <w:pPrChange w:id="2556" w:author="Cauris Cosmetics" w:date="2023-10-27T22:58:00Z">
          <w:pPr>
            <w:spacing w:line="360" w:lineRule="auto"/>
            <w:ind w:left="74" w:right="34"/>
          </w:pPr>
        </w:pPrChange>
      </w:pPr>
      <w:del w:id="2557" w:author="Cauris Cosmetics" w:date="2023-10-27T22:58:00Z">
        <w:r w:rsidRPr="007A4AFC" w:rsidDel="00CA1AA8">
          <w:rPr>
            <w:iCs/>
            <w:color w:val="000000" w:themeColor="text1"/>
            <w:szCs w:val="24"/>
          </w:rPr>
          <w:delText xml:space="preserve">Le suivi régulier des effectifs, à la fois en termes de quantité (combien d'individus sont inscrits ou participent à la formation) et de qualité (la pertinence des participants, leur niveau de satisfaction, les résultats obtenus), est assuré à travers différentes </w:delText>
        </w:r>
        <w:r w:rsidR="00583CF4" w:rsidRPr="007A4AFC" w:rsidDel="00CA1AA8">
          <w:rPr>
            <w:iCs/>
            <w:color w:val="000000" w:themeColor="text1"/>
            <w:szCs w:val="24"/>
          </w:rPr>
          <w:delText>listes de présence des étudiants aux différentes</w:delText>
        </w:r>
        <w:r w:rsidRPr="007A4AFC" w:rsidDel="00CA1AA8">
          <w:rPr>
            <w:iCs/>
            <w:color w:val="000000" w:themeColor="text1"/>
            <w:szCs w:val="24"/>
          </w:rPr>
          <w:delText xml:space="preserve"> évaluation</w:delText>
        </w:r>
        <w:r w:rsidR="00583CF4" w:rsidRPr="007A4AFC" w:rsidDel="00CA1AA8">
          <w:rPr>
            <w:iCs/>
            <w:color w:val="000000" w:themeColor="text1"/>
            <w:szCs w:val="24"/>
          </w:rPr>
          <w:delText>s</w:delText>
        </w:r>
        <w:r w:rsidRPr="007A4AFC" w:rsidDel="00CA1AA8">
          <w:rPr>
            <w:iCs/>
            <w:color w:val="000000" w:themeColor="text1"/>
            <w:szCs w:val="24"/>
          </w:rPr>
          <w:delText xml:space="preserve"> et </w:delText>
        </w:r>
        <w:r w:rsidR="00583CF4" w:rsidRPr="007A4AFC" w:rsidDel="00CA1AA8">
          <w:rPr>
            <w:iCs/>
            <w:color w:val="000000" w:themeColor="text1"/>
            <w:szCs w:val="24"/>
          </w:rPr>
          <w:delText>le cahier</w:delText>
        </w:r>
        <w:r w:rsidRPr="007A4AFC" w:rsidDel="00CA1AA8">
          <w:rPr>
            <w:iCs/>
            <w:color w:val="000000" w:themeColor="text1"/>
            <w:szCs w:val="24"/>
          </w:rPr>
          <w:delText xml:space="preserve"> </w:delText>
        </w:r>
        <w:r w:rsidR="00583CF4" w:rsidRPr="007A4AFC" w:rsidDel="00CA1AA8">
          <w:rPr>
            <w:iCs/>
            <w:color w:val="000000" w:themeColor="text1"/>
            <w:szCs w:val="24"/>
          </w:rPr>
          <w:delText xml:space="preserve">de </w:delText>
        </w:r>
        <w:r w:rsidRPr="007A4AFC" w:rsidDel="00CA1AA8">
          <w:rPr>
            <w:iCs/>
            <w:color w:val="000000" w:themeColor="text1"/>
            <w:szCs w:val="24"/>
          </w:rPr>
          <w:delText>suivi mis à la disposition des responsables pédagogiques, du surveillant, des enseignants, pour assurer l'efficacité et la pertinence du programme.</w:delText>
        </w:r>
      </w:del>
    </w:p>
    <w:p w14:paraId="15C61F88" w14:textId="5C6F9C0D" w:rsidR="00583CF4" w:rsidRPr="007A4AFC" w:rsidDel="00CA1AA8" w:rsidRDefault="00643698">
      <w:pPr>
        <w:spacing w:line="276" w:lineRule="auto"/>
        <w:jc w:val="center"/>
        <w:rPr>
          <w:del w:id="2558" w:author="Cauris Cosmetics" w:date="2023-10-27T22:58:00Z"/>
          <w:b/>
          <w:iCs/>
          <w:color w:val="000000" w:themeColor="text1"/>
          <w:szCs w:val="24"/>
          <w:rPrChange w:id="2559" w:author="Dr Mamadou SANOGO" w:date="2023-10-25T18:15:00Z">
            <w:rPr>
              <w:del w:id="2560" w:author="Cauris Cosmetics" w:date="2023-10-27T22:58:00Z"/>
              <w:b/>
              <w:iCs/>
              <w:color w:val="00B050"/>
              <w:szCs w:val="24"/>
            </w:rPr>
          </w:rPrChange>
        </w:rPr>
        <w:pPrChange w:id="2561" w:author="Cauris Cosmetics" w:date="2023-10-27T22:58:00Z">
          <w:pPr>
            <w:spacing w:line="360" w:lineRule="auto"/>
            <w:ind w:right="11"/>
          </w:pPr>
        </w:pPrChange>
      </w:pPr>
      <w:del w:id="2562" w:author="Cauris Cosmetics" w:date="2023-10-27T22:58:00Z">
        <w:r w:rsidRPr="007A4AFC" w:rsidDel="00CA1AA8">
          <w:rPr>
            <w:b/>
            <w:bCs/>
            <w:iCs/>
            <w:color w:val="000000" w:themeColor="text1"/>
            <w:szCs w:val="24"/>
            <w:rPrChange w:id="2563" w:author="Dr Mamadou SANOGO" w:date="2023-10-25T18:15:00Z">
              <w:rPr>
                <w:b/>
                <w:bCs/>
                <w:iCs/>
                <w:color w:val="00B050"/>
                <w:szCs w:val="24"/>
              </w:rPr>
            </w:rPrChange>
          </w:rPr>
          <w:delText>Annexe n°</w:delText>
        </w:r>
      </w:del>
      <w:del w:id="2564" w:author="Cauris Cosmetics" w:date="2023-10-25T14:42:00Z">
        <w:r w:rsidR="00583CF4" w:rsidRPr="007A4AFC" w:rsidDel="00784C2B">
          <w:rPr>
            <w:b/>
            <w:bCs/>
            <w:iCs/>
            <w:color w:val="000000" w:themeColor="text1"/>
            <w:szCs w:val="24"/>
            <w:rPrChange w:id="2565" w:author="Dr Mamadou SANOGO" w:date="2023-10-25T18:15:00Z">
              <w:rPr>
                <w:b/>
                <w:bCs/>
                <w:iCs/>
                <w:color w:val="00B050"/>
                <w:szCs w:val="24"/>
              </w:rPr>
            </w:rPrChange>
          </w:rPr>
          <w:delText>20</w:delText>
        </w:r>
      </w:del>
      <w:del w:id="2566" w:author="Cauris Cosmetics" w:date="2023-10-27T22:58:00Z">
        <w:r w:rsidRPr="007A4AFC" w:rsidDel="00CA1AA8">
          <w:rPr>
            <w:b/>
            <w:bCs/>
            <w:iCs/>
            <w:color w:val="000000" w:themeColor="text1"/>
            <w:szCs w:val="24"/>
            <w:rPrChange w:id="2567" w:author="Dr Mamadou SANOGO" w:date="2023-10-25T18:15:00Z">
              <w:rPr>
                <w:b/>
                <w:bCs/>
                <w:iCs/>
                <w:color w:val="00B050"/>
                <w:szCs w:val="24"/>
              </w:rPr>
            </w:rPrChange>
          </w:rPr>
          <w:delText xml:space="preserve">: </w:delText>
        </w:r>
        <w:r w:rsidR="00583CF4" w:rsidRPr="007A4AFC" w:rsidDel="00CA1AA8">
          <w:rPr>
            <w:iCs/>
            <w:color w:val="000000" w:themeColor="text1"/>
            <w:szCs w:val="24"/>
            <w:rPrChange w:id="2568" w:author="Dr Mamadou SANOGO" w:date="2023-10-25T18:15:00Z">
              <w:rPr>
                <w:iCs/>
                <w:color w:val="00B050"/>
                <w:szCs w:val="24"/>
              </w:rPr>
            </w:rPrChange>
          </w:rPr>
          <w:delText>Listes de présence des étudiants</w:delText>
        </w:r>
        <w:r w:rsidR="00583CF4" w:rsidRPr="007A4AFC" w:rsidDel="00CA1AA8">
          <w:rPr>
            <w:b/>
            <w:iCs/>
            <w:color w:val="000000" w:themeColor="text1"/>
            <w:szCs w:val="24"/>
            <w:rPrChange w:id="2569" w:author="Dr Mamadou SANOGO" w:date="2023-10-25T18:15:00Z">
              <w:rPr>
                <w:b/>
                <w:iCs/>
                <w:color w:val="00B050"/>
                <w:szCs w:val="24"/>
              </w:rPr>
            </w:rPrChange>
          </w:rPr>
          <w:delText xml:space="preserve"> </w:delText>
        </w:r>
        <w:r w:rsidR="00583CF4" w:rsidRPr="007A4AFC" w:rsidDel="00CA1AA8">
          <w:rPr>
            <w:bCs/>
            <w:iCs/>
            <w:color w:val="000000" w:themeColor="text1"/>
            <w:szCs w:val="24"/>
            <w:rPrChange w:id="2570" w:author="Dr Mamadou SANOGO" w:date="2023-10-25T18:15:00Z">
              <w:rPr>
                <w:bCs/>
                <w:iCs/>
                <w:color w:val="00B050"/>
                <w:szCs w:val="24"/>
              </w:rPr>
            </w:rPrChange>
          </w:rPr>
          <w:delText>aux évaluations</w:delText>
        </w:r>
      </w:del>
    </w:p>
    <w:p w14:paraId="73D2D7DF" w14:textId="3DBFE7A3" w:rsidR="00583CF4" w:rsidDel="00CA1AA8" w:rsidRDefault="00583CF4">
      <w:pPr>
        <w:spacing w:line="276" w:lineRule="auto"/>
        <w:jc w:val="center"/>
        <w:rPr>
          <w:ins w:id="2571" w:author="Dr Mamadou SANOGO" w:date="2023-10-27T13:58:00Z"/>
          <w:del w:id="2572" w:author="Cauris Cosmetics" w:date="2023-10-27T22:58:00Z"/>
          <w:iCs/>
          <w:color w:val="000000" w:themeColor="text1"/>
          <w:szCs w:val="24"/>
        </w:rPr>
        <w:pPrChange w:id="2573" w:author="Cauris Cosmetics" w:date="2023-10-27T22:58:00Z">
          <w:pPr>
            <w:spacing w:line="276" w:lineRule="auto"/>
            <w:ind w:right="11"/>
          </w:pPr>
        </w:pPrChange>
      </w:pPr>
      <w:del w:id="2574" w:author="Cauris Cosmetics" w:date="2023-10-27T22:58:00Z">
        <w:r w:rsidRPr="007A4AFC" w:rsidDel="00CA1AA8">
          <w:rPr>
            <w:b/>
            <w:bCs/>
            <w:iCs/>
            <w:color w:val="000000" w:themeColor="text1"/>
            <w:szCs w:val="24"/>
            <w:rPrChange w:id="2575" w:author="Dr Mamadou SANOGO" w:date="2023-10-25T18:15:00Z">
              <w:rPr>
                <w:b/>
                <w:bCs/>
                <w:iCs/>
                <w:color w:val="00B050"/>
                <w:szCs w:val="24"/>
              </w:rPr>
            </w:rPrChange>
          </w:rPr>
          <w:delText>Annexe n°2</w:delText>
        </w:r>
      </w:del>
      <w:del w:id="2576" w:author="Cauris Cosmetics" w:date="2023-10-25T14:42:00Z">
        <w:r w:rsidRPr="007A4AFC" w:rsidDel="00784C2B">
          <w:rPr>
            <w:b/>
            <w:bCs/>
            <w:iCs/>
            <w:color w:val="000000" w:themeColor="text1"/>
            <w:szCs w:val="24"/>
            <w:rPrChange w:id="2577" w:author="Dr Mamadou SANOGO" w:date="2023-10-25T18:15:00Z">
              <w:rPr>
                <w:b/>
                <w:bCs/>
                <w:iCs/>
                <w:color w:val="00B050"/>
                <w:szCs w:val="24"/>
              </w:rPr>
            </w:rPrChange>
          </w:rPr>
          <w:delText>1</w:delText>
        </w:r>
      </w:del>
      <w:del w:id="2578" w:author="Cauris Cosmetics" w:date="2023-10-27T22:58:00Z">
        <w:r w:rsidRPr="007A4AFC" w:rsidDel="00CA1AA8">
          <w:rPr>
            <w:b/>
            <w:bCs/>
            <w:iCs/>
            <w:color w:val="000000" w:themeColor="text1"/>
            <w:szCs w:val="24"/>
            <w:rPrChange w:id="2579" w:author="Dr Mamadou SANOGO" w:date="2023-10-25T18:15:00Z">
              <w:rPr>
                <w:b/>
                <w:bCs/>
                <w:iCs/>
                <w:color w:val="00B050"/>
                <w:szCs w:val="24"/>
              </w:rPr>
            </w:rPrChange>
          </w:rPr>
          <w:delText xml:space="preserve">: </w:delText>
        </w:r>
        <w:r w:rsidRPr="007A4AFC" w:rsidDel="00CA1AA8">
          <w:rPr>
            <w:iCs/>
            <w:color w:val="000000" w:themeColor="text1"/>
            <w:szCs w:val="24"/>
            <w:rPrChange w:id="2580" w:author="Dr Mamadou SANOGO" w:date="2023-10-25T18:15:00Z">
              <w:rPr>
                <w:iCs/>
                <w:color w:val="00B050"/>
                <w:szCs w:val="24"/>
              </w:rPr>
            </w:rPrChange>
          </w:rPr>
          <w:delText>Cahier de suivi</w:delText>
        </w:r>
      </w:del>
    </w:p>
    <w:p w14:paraId="5FC77D46" w14:textId="06263282" w:rsidR="006778CD" w:rsidDel="00CA1AA8" w:rsidRDefault="006778CD">
      <w:pPr>
        <w:spacing w:line="276" w:lineRule="auto"/>
        <w:jc w:val="center"/>
        <w:rPr>
          <w:ins w:id="2581" w:author="Dr Mamadou SANOGO" w:date="2023-10-27T13:58:00Z"/>
          <w:del w:id="2582" w:author="Cauris Cosmetics" w:date="2023-10-27T22:58:00Z"/>
          <w:iCs/>
          <w:color w:val="000000" w:themeColor="text1"/>
          <w:szCs w:val="24"/>
        </w:rPr>
        <w:pPrChange w:id="2583" w:author="Cauris Cosmetics" w:date="2023-10-27T22:58:00Z">
          <w:pPr>
            <w:spacing w:line="276" w:lineRule="auto"/>
            <w:ind w:right="11"/>
          </w:pPr>
        </w:pPrChange>
      </w:pPr>
    </w:p>
    <w:p w14:paraId="0C28803C" w14:textId="026C53FC" w:rsidR="00E74E23" w:rsidRPr="007A4AFC" w:rsidDel="00CA1AA8" w:rsidRDefault="00E74E23">
      <w:pPr>
        <w:spacing w:line="276" w:lineRule="auto"/>
        <w:jc w:val="center"/>
        <w:rPr>
          <w:del w:id="2584" w:author="Cauris Cosmetics" w:date="2023-10-27T22:58:00Z"/>
          <w:b/>
          <w:iCs/>
          <w:color w:val="000000" w:themeColor="text1"/>
          <w:szCs w:val="24"/>
          <w:rPrChange w:id="2585" w:author="Dr Mamadou SANOGO" w:date="2023-10-25T18:15:00Z">
            <w:rPr>
              <w:del w:id="2586" w:author="Cauris Cosmetics" w:date="2023-10-27T22:58:00Z"/>
              <w:b/>
              <w:iCs/>
              <w:color w:val="00B050"/>
              <w:szCs w:val="24"/>
            </w:rPr>
          </w:rPrChange>
        </w:rPr>
        <w:pPrChange w:id="2587" w:author="Cauris Cosmetics" w:date="2023-10-27T22:58:00Z">
          <w:pPr>
            <w:spacing w:line="360" w:lineRule="auto"/>
            <w:ind w:right="11"/>
          </w:pPr>
        </w:pPrChange>
      </w:pPr>
    </w:p>
    <w:p w14:paraId="26C84E3C" w14:textId="495B0718" w:rsidR="00643698" w:rsidRPr="007A4AFC" w:rsidDel="00CA1AA8" w:rsidRDefault="00643698">
      <w:pPr>
        <w:spacing w:line="276" w:lineRule="auto"/>
        <w:jc w:val="center"/>
        <w:rPr>
          <w:del w:id="2588" w:author="Cauris Cosmetics" w:date="2023-10-27T22:58:00Z"/>
          <w:b/>
          <w:i/>
          <w:iCs/>
          <w:color w:val="000000" w:themeColor="text1"/>
          <w:szCs w:val="24"/>
        </w:rPr>
        <w:pPrChange w:id="2589" w:author="Cauris Cosmetics" w:date="2023-10-27T22:58:00Z">
          <w:pPr>
            <w:spacing w:line="360" w:lineRule="auto"/>
            <w:ind w:right="11"/>
          </w:pPr>
        </w:pPrChange>
      </w:pPr>
      <w:del w:id="2590" w:author="Cauris Cosmetics" w:date="2023-10-27T22:58:00Z">
        <w:r w:rsidRPr="007A4AFC" w:rsidDel="00CA1AA8">
          <w:rPr>
            <w:b/>
            <w:i/>
            <w:iCs/>
            <w:color w:val="000000" w:themeColor="text1"/>
            <w:szCs w:val="24"/>
          </w:rPr>
          <w:delText>Critère 3 : Le recrutement et l’attractivité de la formation sont analysés au regard des candidatures et du contexte</w:delText>
        </w:r>
      </w:del>
    </w:p>
    <w:p w14:paraId="6D6E1728" w14:textId="2066D658" w:rsidR="00643698" w:rsidRPr="007A4AFC" w:rsidDel="00784C2B" w:rsidRDefault="00643698">
      <w:pPr>
        <w:spacing w:line="276" w:lineRule="auto"/>
        <w:jc w:val="center"/>
        <w:rPr>
          <w:del w:id="2591" w:author="Cauris Cosmetics" w:date="2023-10-25T14:43:00Z"/>
          <w:iCs/>
          <w:color w:val="000000" w:themeColor="text1"/>
          <w:szCs w:val="24"/>
        </w:rPr>
        <w:pPrChange w:id="2592" w:author="Cauris Cosmetics" w:date="2023-10-27T22:58:00Z">
          <w:pPr>
            <w:spacing w:line="360" w:lineRule="auto"/>
            <w:ind w:right="34"/>
          </w:pPr>
        </w:pPrChange>
      </w:pPr>
      <w:del w:id="2593" w:author="Cauris Cosmetics" w:date="2023-10-27T22:58:00Z">
        <w:r w:rsidRPr="007A4AFC" w:rsidDel="00CA1AA8">
          <w:rPr>
            <w:iCs/>
            <w:color w:val="000000" w:themeColor="text1"/>
            <w:szCs w:val="24"/>
          </w:rPr>
          <w:delText>Le recrutement et l’attractivité de la formation sont analysés par l’EPSFé pour s’assurer de l’évolution des candidatures sur le plan national. A cet effet, des campagnes de sensibilisations sont réalisées pour améliorer l’attractivité de l’Ecole au niveau national.</w:delText>
        </w:r>
      </w:del>
    </w:p>
    <w:p w14:paraId="337B3EB0" w14:textId="41FBC97B" w:rsidR="00643698" w:rsidRPr="007A4AFC" w:rsidDel="00784C2B" w:rsidRDefault="00643698">
      <w:pPr>
        <w:spacing w:line="276" w:lineRule="auto"/>
        <w:jc w:val="center"/>
        <w:rPr>
          <w:del w:id="2594" w:author="Cauris Cosmetics" w:date="2023-10-25T14:43:00Z"/>
          <w:b/>
          <w:bCs/>
          <w:iCs/>
          <w:color w:val="000000" w:themeColor="text1"/>
          <w:szCs w:val="24"/>
          <w:rPrChange w:id="2595" w:author="Dr Mamadou SANOGO" w:date="2023-10-25T18:15:00Z">
            <w:rPr>
              <w:del w:id="2596" w:author="Cauris Cosmetics" w:date="2023-10-25T14:43:00Z"/>
              <w:b/>
              <w:bCs/>
              <w:iCs/>
              <w:color w:val="FF0000"/>
              <w:szCs w:val="24"/>
            </w:rPr>
          </w:rPrChange>
        </w:rPr>
        <w:pPrChange w:id="2597" w:author="Cauris Cosmetics" w:date="2023-10-27T22:58:00Z">
          <w:pPr>
            <w:spacing w:line="360" w:lineRule="auto"/>
            <w:ind w:right="11"/>
          </w:pPr>
        </w:pPrChange>
      </w:pPr>
      <w:del w:id="2598" w:author="Cauris Cosmetics" w:date="2023-10-25T14:43:00Z">
        <w:r w:rsidRPr="007A4AFC" w:rsidDel="00784C2B">
          <w:rPr>
            <w:b/>
            <w:bCs/>
            <w:iCs/>
            <w:color w:val="000000" w:themeColor="text1"/>
            <w:szCs w:val="24"/>
            <w:rPrChange w:id="2599" w:author="Dr Mamadou SANOGO" w:date="2023-10-25T18:15:00Z">
              <w:rPr>
                <w:b/>
                <w:bCs/>
                <w:iCs/>
                <w:color w:val="FF0000"/>
                <w:szCs w:val="24"/>
              </w:rPr>
            </w:rPrChange>
          </w:rPr>
          <w:delText>Annexe n°</w:delText>
        </w:r>
        <w:r w:rsidR="00CA1DE1" w:rsidRPr="007A4AFC" w:rsidDel="00784C2B">
          <w:rPr>
            <w:b/>
            <w:bCs/>
            <w:iCs/>
            <w:color w:val="000000" w:themeColor="text1"/>
            <w:szCs w:val="24"/>
            <w:rPrChange w:id="2600" w:author="Dr Mamadou SANOGO" w:date="2023-10-25T18:15:00Z">
              <w:rPr>
                <w:b/>
                <w:bCs/>
                <w:iCs/>
                <w:color w:val="FF0000"/>
                <w:szCs w:val="24"/>
              </w:rPr>
            </w:rPrChange>
          </w:rPr>
          <w:delText>22</w:delText>
        </w:r>
        <w:r w:rsidRPr="007A4AFC" w:rsidDel="00784C2B">
          <w:rPr>
            <w:b/>
            <w:bCs/>
            <w:iCs/>
            <w:color w:val="000000" w:themeColor="text1"/>
            <w:szCs w:val="24"/>
            <w:rPrChange w:id="2601" w:author="Dr Mamadou SANOGO" w:date="2023-10-25T18:15:00Z">
              <w:rPr>
                <w:b/>
                <w:bCs/>
                <w:iCs/>
                <w:color w:val="FF0000"/>
                <w:szCs w:val="24"/>
              </w:rPr>
            </w:rPrChange>
          </w:rPr>
          <w:delText xml:space="preserve">: rapport de sondage ou de la scolarité </w:delText>
        </w:r>
      </w:del>
    </w:p>
    <w:p w14:paraId="1A20A1CF" w14:textId="2439B84D" w:rsidR="00643698" w:rsidRPr="007A4AFC" w:rsidDel="00CA1AA8" w:rsidRDefault="00643698">
      <w:pPr>
        <w:spacing w:line="276" w:lineRule="auto"/>
        <w:jc w:val="center"/>
        <w:rPr>
          <w:del w:id="2602" w:author="Cauris Cosmetics" w:date="2023-10-27T22:58:00Z"/>
          <w:iCs/>
          <w:color w:val="000000" w:themeColor="text1"/>
          <w:szCs w:val="24"/>
        </w:rPr>
        <w:pPrChange w:id="2603" w:author="Cauris Cosmetics" w:date="2023-10-27T22:58:00Z">
          <w:pPr>
            <w:spacing w:line="360" w:lineRule="auto"/>
            <w:ind w:left="74" w:right="34"/>
          </w:pPr>
        </w:pPrChange>
      </w:pPr>
    </w:p>
    <w:p w14:paraId="70EC3AB1" w14:textId="6337A208" w:rsidR="00643698" w:rsidRPr="007A4AFC" w:rsidDel="00CA1AA8" w:rsidRDefault="00643698">
      <w:pPr>
        <w:spacing w:line="276" w:lineRule="auto"/>
        <w:jc w:val="center"/>
        <w:rPr>
          <w:del w:id="2604" w:author="Cauris Cosmetics" w:date="2023-10-27T22:58:00Z"/>
          <w:b/>
          <w:i/>
          <w:iCs/>
          <w:color w:val="000000" w:themeColor="text1"/>
          <w:szCs w:val="24"/>
        </w:rPr>
        <w:pPrChange w:id="2605" w:author="Cauris Cosmetics" w:date="2023-10-27T22:58:00Z">
          <w:pPr>
            <w:spacing w:line="360" w:lineRule="auto"/>
            <w:ind w:right="11"/>
          </w:pPr>
        </w:pPrChange>
      </w:pPr>
      <w:del w:id="2606" w:author="Cauris Cosmetics" w:date="2023-10-27T22:58:00Z">
        <w:r w:rsidRPr="007A4AFC" w:rsidDel="00CA1AA8">
          <w:rPr>
            <w:b/>
            <w:i/>
            <w:iCs/>
            <w:color w:val="000000" w:themeColor="text1"/>
            <w:szCs w:val="24"/>
          </w:rPr>
          <w:delText>Critère 4 : Les flux d’étudiants étrangers sont connus et analysés</w:delText>
        </w:r>
      </w:del>
    </w:p>
    <w:p w14:paraId="319496DB" w14:textId="7A62C377" w:rsidR="00643698" w:rsidRPr="007A4AFC" w:rsidDel="00CA1AA8" w:rsidRDefault="00643698">
      <w:pPr>
        <w:spacing w:line="276" w:lineRule="auto"/>
        <w:jc w:val="center"/>
        <w:rPr>
          <w:del w:id="2607" w:author="Cauris Cosmetics" w:date="2023-10-27T22:58:00Z"/>
          <w:iCs/>
          <w:color w:val="000000" w:themeColor="text1"/>
          <w:szCs w:val="24"/>
          <w:rPrChange w:id="2608" w:author="Dr Mamadou SANOGO" w:date="2023-10-25T18:15:00Z">
            <w:rPr>
              <w:del w:id="2609" w:author="Cauris Cosmetics" w:date="2023-10-27T22:58:00Z"/>
              <w:iCs/>
              <w:color w:val="000000" w:themeColor="text1"/>
              <w:szCs w:val="24"/>
              <w:highlight w:val="yellow"/>
            </w:rPr>
          </w:rPrChange>
        </w:rPr>
        <w:pPrChange w:id="2610" w:author="Cauris Cosmetics" w:date="2023-10-27T22:58:00Z">
          <w:pPr>
            <w:spacing w:line="360" w:lineRule="auto"/>
            <w:ind w:left="74" w:right="34"/>
          </w:pPr>
        </w:pPrChange>
      </w:pPr>
      <w:del w:id="2611" w:author="Cauris Cosmetics" w:date="2023-10-27T22:58:00Z">
        <w:r w:rsidRPr="007A4AFC" w:rsidDel="00CA1AA8">
          <w:rPr>
            <w:iCs/>
            <w:color w:val="000000" w:themeColor="text1"/>
            <w:szCs w:val="24"/>
            <w:rPrChange w:id="2612" w:author="Dr Mamadou SANOGO" w:date="2023-10-25T18:15:00Z">
              <w:rPr>
                <w:iCs/>
                <w:color w:val="000000" w:themeColor="text1"/>
                <w:szCs w:val="24"/>
                <w:highlight w:val="yellow"/>
              </w:rPr>
            </w:rPrChange>
          </w:rPr>
          <w:delText>L’EPS</w:delText>
        </w:r>
      </w:del>
      <w:ins w:id="2613" w:author="Dr Mamadou SANOGO" w:date="2023-10-27T10:25:00Z">
        <w:del w:id="2614" w:author="Cauris Cosmetics" w:date="2023-10-27T22:58:00Z">
          <w:r w:rsidR="00CB3FC8" w:rsidDel="00CA1AA8">
            <w:rPr>
              <w:iCs/>
              <w:color w:val="000000" w:themeColor="text1"/>
              <w:szCs w:val="24"/>
            </w:rPr>
            <w:delText>F</w:delText>
          </w:r>
        </w:del>
      </w:ins>
      <w:del w:id="2615" w:author="Cauris Cosmetics" w:date="2023-10-27T22:58:00Z">
        <w:r w:rsidRPr="007A4AFC" w:rsidDel="00CA1AA8">
          <w:rPr>
            <w:iCs/>
            <w:color w:val="000000" w:themeColor="text1"/>
            <w:szCs w:val="24"/>
            <w:rPrChange w:id="2616" w:author="Dr Mamadou SANOGO" w:date="2023-10-25T18:15:00Z">
              <w:rPr>
                <w:iCs/>
                <w:color w:val="000000" w:themeColor="text1"/>
                <w:szCs w:val="24"/>
                <w:highlight w:val="yellow"/>
              </w:rPr>
            </w:rPrChange>
          </w:rPr>
          <w:delText>fé n’enregistre pas de flux d’étudiants étrangers. Des efforts sont, cependant, en cours pour une meilleure attraction des programmes de l’EPS</w:delText>
        </w:r>
      </w:del>
      <w:ins w:id="2617" w:author="Dr Mamadou SANOGO" w:date="2023-10-27T10:25:00Z">
        <w:del w:id="2618" w:author="Cauris Cosmetics" w:date="2023-10-27T22:58:00Z">
          <w:r w:rsidR="00CB3FC8" w:rsidDel="00CA1AA8">
            <w:rPr>
              <w:iCs/>
              <w:color w:val="000000" w:themeColor="text1"/>
              <w:szCs w:val="24"/>
            </w:rPr>
            <w:delText>F</w:delText>
          </w:r>
        </w:del>
      </w:ins>
      <w:del w:id="2619" w:author="Cauris Cosmetics" w:date="2023-10-27T22:58:00Z">
        <w:r w:rsidRPr="007A4AFC" w:rsidDel="00CA1AA8">
          <w:rPr>
            <w:iCs/>
            <w:color w:val="000000" w:themeColor="text1"/>
            <w:szCs w:val="24"/>
            <w:rPrChange w:id="2620" w:author="Dr Mamadou SANOGO" w:date="2023-10-25T18:15:00Z">
              <w:rPr>
                <w:iCs/>
                <w:color w:val="000000" w:themeColor="text1"/>
                <w:szCs w:val="24"/>
                <w:highlight w:val="yellow"/>
              </w:rPr>
            </w:rPrChange>
          </w:rPr>
          <w:delText>fé à l’échelle internationale.</w:delText>
        </w:r>
      </w:del>
    </w:p>
    <w:p w14:paraId="2C6C2175" w14:textId="40BEB10F" w:rsidR="00643698" w:rsidRPr="007A4AFC" w:rsidDel="00CA1AA8" w:rsidRDefault="00643698">
      <w:pPr>
        <w:spacing w:line="276" w:lineRule="auto"/>
        <w:jc w:val="center"/>
        <w:rPr>
          <w:del w:id="2621" w:author="Cauris Cosmetics" w:date="2023-10-27T22:58:00Z"/>
          <w:iCs/>
          <w:color w:val="000000" w:themeColor="text1"/>
          <w:szCs w:val="24"/>
        </w:rPr>
        <w:pPrChange w:id="2622" w:author="Cauris Cosmetics" w:date="2023-10-27T22:58:00Z">
          <w:pPr>
            <w:spacing w:line="360" w:lineRule="auto"/>
            <w:ind w:left="74" w:right="34"/>
          </w:pPr>
        </w:pPrChange>
      </w:pPr>
      <w:del w:id="2623" w:author="Cauris Cosmetics" w:date="2023-10-27T22:58:00Z">
        <w:r w:rsidRPr="007A4AFC" w:rsidDel="00CA1AA8">
          <w:rPr>
            <w:b/>
            <w:bCs/>
            <w:iCs/>
            <w:color w:val="000000" w:themeColor="text1"/>
            <w:szCs w:val="24"/>
            <w:rPrChange w:id="2624" w:author="Dr Mamadou SANOGO" w:date="2023-10-25T18:15:00Z">
              <w:rPr>
                <w:b/>
                <w:bCs/>
                <w:iCs/>
                <w:color w:val="000000" w:themeColor="text1"/>
                <w:szCs w:val="24"/>
                <w:highlight w:val="yellow"/>
              </w:rPr>
            </w:rPrChange>
          </w:rPr>
          <w:delText>Annexe n°</w:delText>
        </w:r>
        <w:r w:rsidR="00CA1DE1" w:rsidRPr="007A4AFC" w:rsidDel="00CA1AA8">
          <w:rPr>
            <w:b/>
            <w:bCs/>
            <w:iCs/>
            <w:color w:val="000000" w:themeColor="text1"/>
            <w:szCs w:val="24"/>
            <w:rPrChange w:id="2625" w:author="Dr Mamadou SANOGO" w:date="2023-10-25T18:15:00Z">
              <w:rPr>
                <w:b/>
                <w:bCs/>
                <w:iCs/>
                <w:color w:val="000000" w:themeColor="text1"/>
                <w:szCs w:val="24"/>
                <w:highlight w:val="yellow"/>
              </w:rPr>
            </w:rPrChange>
          </w:rPr>
          <w:delText>2</w:delText>
        </w:r>
      </w:del>
      <w:ins w:id="2626" w:author="Dr Mamadou SANOGO" w:date="2023-10-25T18:16:00Z">
        <w:del w:id="2627" w:author="Cauris Cosmetics" w:date="2023-10-27T22:58:00Z">
          <w:r w:rsidR="007A4AFC" w:rsidDel="00CA1AA8">
            <w:rPr>
              <w:b/>
              <w:bCs/>
              <w:iCs/>
              <w:color w:val="000000" w:themeColor="text1"/>
              <w:szCs w:val="24"/>
            </w:rPr>
            <w:delText>1</w:delText>
          </w:r>
        </w:del>
      </w:ins>
      <w:del w:id="2628" w:author="Cauris Cosmetics" w:date="2023-10-27T22:58:00Z">
        <w:r w:rsidR="00CA1DE1" w:rsidRPr="007A4AFC" w:rsidDel="00CA1AA8">
          <w:rPr>
            <w:b/>
            <w:bCs/>
            <w:iCs/>
            <w:color w:val="000000" w:themeColor="text1"/>
            <w:szCs w:val="24"/>
            <w:rPrChange w:id="2629" w:author="Dr Mamadou SANOGO" w:date="2023-10-25T18:15:00Z">
              <w:rPr>
                <w:b/>
                <w:bCs/>
                <w:iCs/>
                <w:color w:val="000000" w:themeColor="text1"/>
                <w:szCs w:val="24"/>
                <w:highlight w:val="yellow"/>
              </w:rPr>
            </w:rPrChange>
          </w:rPr>
          <w:delText>3 :</w:delText>
        </w:r>
        <w:r w:rsidRPr="007A4AFC" w:rsidDel="00CA1AA8">
          <w:rPr>
            <w:b/>
            <w:bCs/>
            <w:iCs/>
            <w:color w:val="000000" w:themeColor="text1"/>
            <w:szCs w:val="24"/>
            <w:rPrChange w:id="2630" w:author="Dr Mamadou SANOGO" w:date="2023-10-25T18:15:00Z">
              <w:rPr>
                <w:b/>
                <w:bCs/>
                <w:iCs/>
                <w:color w:val="000000" w:themeColor="text1"/>
                <w:szCs w:val="24"/>
                <w:highlight w:val="yellow"/>
              </w:rPr>
            </w:rPrChange>
          </w:rPr>
          <w:delText> </w:delText>
        </w:r>
        <w:r w:rsidRPr="007A4AFC" w:rsidDel="00CA1AA8">
          <w:rPr>
            <w:iCs/>
            <w:color w:val="000000" w:themeColor="text1"/>
            <w:szCs w:val="24"/>
            <w:rPrChange w:id="2631" w:author="Dr Mamadou SANOGO" w:date="2023-10-25T18:15:00Z">
              <w:rPr>
                <w:iCs/>
                <w:color w:val="000000" w:themeColor="text1"/>
                <w:szCs w:val="24"/>
                <w:highlight w:val="yellow"/>
              </w:rPr>
            </w:rPrChange>
          </w:rPr>
          <w:delText>Plan de communication</w:delText>
        </w:r>
        <w:r w:rsidRPr="007A4AFC" w:rsidDel="00CA1AA8">
          <w:rPr>
            <w:iCs/>
            <w:color w:val="000000" w:themeColor="text1"/>
            <w:szCs w:val="24"/>
          </w:rPr>
          <w:delText xml:space="preserve"> </w:delText>
        </w:r>
        <w:bookmarkStart w:id="2632" w:name="_Toc145944509"/>
      </w:del>
    </w:p>
    <w:p w14:paraId="4B4C4D6F" w14:textId="3620B7A3" w:rsidR="00643698" w:rsidRPr="007A4AFC" w:rsidDel="00CA1AA8" w:rsidRDefault="00643698">
      <w:pPr>
        <w:spacing w:line="276" w:lineRule="auto"/>
        <w:jc w:val="center"/>
        <w:rPr>
          <w:del w:id="2633" w:author="Cauris Cosmetics" w:date="2023-10-27T22:58:00Z"/>
          <w:b/>
          <w:color w:val="000000" w:themeColor="text1"/>
          <w:szCs w:val="24"/>
        </w:rPr>
        <w:pPrChange w:id="2634" w:author="Cauris Cosmetics" w:date="2023-10-27T22:58:00Z">
          <w:pPr>
            <w:spacing w:line="360" w:lineRule="auto"/>
            <w:ind w:right="11"/>
          </w:pPr>
        </w:pPrChange>
      </w:pPr>
      <w:del w:id="2635" w:author="Cauris Cosmetics" w:date="2023-10-27T22:58:00Z">
        <w:r w:rsidRPr="007A4AFC" w:rsidDel="00CA1AA8">
          <w:rPr>
            <w:b/>
            <w:color w:val="000000" w:themeColor="text1"/>
            <w:szCs w:val="24"/>
          </w:rPr>
          <w:delText>Référence 4 : Les modalités d’évaluation sont clairement définies et connues des étudiants</w:delText>
        </w:r>
        <w:bookmarkEnd w:id="2632"/>
      </w:del>
    </w:p>
    <w:p w14:paraId="4943838D" w14:textId="2EC37236" w:rsidR="00643698" w:rsidRPr="007A4AFC" w:rsidDel="00CA1AA8" w:rsidRDefault="00643698">
      <w:pPr>
        <w:spacing w:line="276" w:lineRule="auto"/>
        <w:jc w:val="center"/>
        <w:rPr>
          <w:del w:id="2636" w:author="Cauris Cosmetics" w:date="2023-10-27T22:58:00Z"/>
          <w:b/>
          <w:i/>
          <w:iCs/>
          <w:color w:val="000000" w:themeColor="text1"/>
          <w:szCs w:val="24"/>
        </w:rPr>
        <w:pPrChange w:id="2637" w:author="Cauris Cosmetics" w:date="2023-10-27T22:58:00Z">
          <w:pPr>
            <w:spacing w:line="360" w:lineRule="auto"/>
            <w:ind w:right="11"/>
          </w:pPr>
        </w:pPrChange>
      </w:pPr>
      <w:del w:id="2638" w:author="Cauris Cosmetics" w:date="2023-10-27T22:58:00Z">
        <w:r w:rsidRPr="007A4AFC" w:rsidDel="00CA1AA8">
          <w:rPr>
            <w:b/>
            <w:i/>
            <w:iCs/>
            <w:color w:val="000000" w:themeColor="text1"/>
            <w:szCs w:val="24"/>
          </w:rPr>
          <w:delText>Critère 1 : Les différents types d’évaluation des connaissances et des aptitudes prévues sont précisés et communiqués à toutes les parties prenantes</w:delText>
        </w:r>
      </w:del>
    </w:p>
    <w:p w14:paraId="3E1A8519" w14:textId="6C324441" w:rsidR="00643698" w:rsidRPr="007A4AFC" w:rsidDel="00CA1AA8" w:rsidRDefault="00643698">
      <w:pPr>
        <w:spacing w:line="276" w:lineRule="auto"/>
        <w:jc w:val="center"/>
        <w:rPr>
          <w:del w:id="2639" w:author="Cauris Cosmetics" w:date="2023-10-27T22:58:00Z"/>
          <w:iCs/>
          <w:color w:val="000000" w:themeColor="text1"/>
          <w:szCs w:val="24"/>
        </w:rPr>
        <w:pPrChange w:id="2640" w:author="Cauris Cosmetics" w:date="2023-10-27T22:58:00Z">
          <w:pPr>
            <w:spacing w:line="360" w:lineRule="auto"/>
            <w:ind w:right="34"/>
          </w:pPr>
        </w:pPrChange>
      </w:pPr>
      <w:del w:id="2641" w:author="Cauris Cosmetics" w:date="2023-10-27T22:58:00Z">
        <w:r w:rsidRPr="007A4AFC" w:rsidDel="00CA1AA8">
          <w:rPr>
            <w:iCs/>
            <w:color w:val="000000" w:themeColor="text1"/>
            <w:szCs w:val="24"/>
          </w:rPr>
          <w:delText>L’école, à travers le règlement intérieur, le curriculum docimologique, et les différents avis et communiqués s’assure d’une information effective de toutes les parties prenantes sur les différents types d’évaluation des connaissances et des aptitudes prévues. Les modalités de contrôle des connaissances et d’évaluation appliquées à l’EPSFé sont définies dans des outils de gestions pédagogiques.</w:delText>
        </w:r>
      </w:del>
    </w:p>
    <w:p w14:paraId="376C62D6" w14:textId="5B0E5357" w:rsidR="00643698" w:rsidRPr="007A4AFC" w:rsidDel="00CA1AA8" w:rsidRDefault="00643698">
      <w:pPr>
        <w:spacing w:line="276" w:lineRule="auto"/>
        <w:jc w:val="center"/>
        <w:rPr>
          <w:del w:id="2642" w:author="Cauris Cosmetics" w:date="2023-10-27T22:58:00Z"/>
          <w:b/>
          <w:bCs/>
          <w:iCs/>
          <w:color w:val="000000" w:themeColor="text1"/>
          <w:szCs w:val="24"/>
          <w:rPrChange w:id="2643" w:author="Dr Mamadou SANOGO" w:date="2023-10-25T18:15:00Z">
            <w:rPr>
              <w:del w:id="2644" w:author="Cauris Cosmetics" w:date="2023-10-27T22:58:00Z"/>
              <w:b/>
              <w:bCs/>
              <w:iCs/>
              <w:color w:val="00B050"/>
              <w:szCs w:val="24"/>
            </w:rPr>
          </w:rPrChange>
        </w:rPr>
        <w:pPrChange w:id="2645" w:author="Cauris Cosmetics" w:date="2023-10-27T22:58:00Z">
          <w:pPr>
            <w:spacing w:line="360" w:lineRule="auto"/>
            <w:ind w:right="11"/>
          </w:pPr>
        </w:pPrChange>
      </w:pPr>
      <w:del w:id="2646" w:author="Cauris Cosmetics" w:date="2023-10-27T22:58:00Z">
        <w:r w:rsidRPr="007A4AFC" w:rsidDel="00CA1AA8">
          <w:rPr>
            <w:b/>
            <w:bCs/>
            <w:iCs/>
            <w:color w:val="000000" w:themeColor="text1"/>
            <w:szCs w:val="24"/>
            <w:rPrChange w:id="2647" w:author="Dr Mamadou SANOGO" w:date="2023-10-25T18:15:00Z">
              <w:rPr>
                <w:b/>
                <w:bCs/>
                <w:iCs/>
                <w:color w:val="00B050"/>
                <w:szCs w:val="24"/>
              </w:rPr>
            </w:rPrChange>
          </w:rPr>
          <w:delText>Annexe n°</w:delText>
        </w:r>
        <w:r w:rsidR="0070110E" w:rsidRPr="007A4AFC" w:rsidDel="00CA1AA8">
          <w:rPr>
            <w:b/>
            <w:bCs/>
            <w:iCs/>
            <w:color w:val="000000" w:themeColor="text1"/>
            <w:szCs w:val="24"/>
            <w:rPrChange w:id="2648" w:author="Dr Mamadou SANOGO" w:date="2023-10-25T18:15:00Z">
              <w:rPr>
                <w:b/>
                <w:bCs/>
                <w:iCs/>
                <w:color w:val="00B050"/>
                <w:szCs w:val="24"/>
              </w:rPr>
            </w:rPrChange>
          </w:rPr>
          <w:delText>1</w:delText>
        </w:r>
      </w:del>
      <w:del w:id="2649" w:author="Cauris Cosmetics" w:date="2023-10-25T14:43:00Z">
        <w:r w:rsidR="0070110E" w:rsidRPr="007A4AFC" w:rsidDel="00CA6A2B">
          <w:rPr>
            <w:b/>
            <w:bCs/>
            <w:iCs/>
            <w:color w:val="000000" w:themeColor="text1"/>
            <w:szCs w:val="24"/>
            <w:rPrChange w:id="2650" w:author="Dr Mamadou SANOGO" w:date="2023-10-25T18:15:00Z">
              <w:rPr>
                <w:b/>
                <w:bCs/>
                <w:iCs/>
                <w:color w:val="00B050"/>
                <w:szCs w:val="24"/>
              </w:rPr>
            </w:rPrChange>
          </w:rPr>
          <w:delText>9</w:delText>
        </w:r>
      </w:del>
      <w:del w:id="2651" w:author="Cauris Cosmetics" w:date="2023-10-27T22:58:00Z">
        <w:r w:rsidRPr="007A4AFC" w:rsidDel="00CA1AA8">
          <w:rPr>
            <w:b/>
            <w:bCs/>
            <w:iCs/>
            <w:color w:val="000000" w:themeColor="text1"/>
            <w:szCs w:val="24"/>
            <w:rPrChange w:id="2652" w:author="Dr Mamadou SANOGO" w:date="2023-10-25T18:15:00Z">
              <w:rPr>
                <w:b/>
                <w:bCs/>
                <w:iCs/>
                <w:color w:val="00B050"/>
                <w:szCs w:val="24"/>
              </w:rPr>
            </w:rPrChange>
          </w:rPr>
          <w:delText xml:space="preserve">: </w:delText>
        </w:r>
      </w:del>
      <w:ins w:id="2653" w:author="Dr Mamadou SANOGO" w:date="2023-10-27T10:28:00Z">
        <w:del w:id="2654" w:author="Cauris Cosmetics" w:date="2023-10-27T22:58:00Z">
          <w:r w:rsidR="0095395A" w:rsidDel="00CA1AA8">
            <w:rPr>
              <w:iCs/>
              <w:color w:val="000000" w:themeColor="text1"/>
              <w:szCs w:val="24"/>
            </w:rPr>
            <w:delText>R</w:delText>
          </w:r>
        </w:del>
      </w:ins>
      <w:del w:id="2655" w:author="Cauris Cosmetics" w:date="2023-10-27T22:58:00Z">
        <w:r w:rsidRPr="003A18E5" w:rsidDel="00CA1AA8">
          <w:rPr>
            <w:iCs/>
            <w:color w:val="000000" w:themeColor="text1"/>
            <w:szCs w:val="24"/>
            <w:rPrChange w:id="2656" w:author="Dr Mamadou SANOGO" w:date="2023-10-26T13:10:00Z">
              <w:rPr>
                <w:b/>
                <w:bCs/>
                <w:iCs/>
                <w:color w:val="00B050"/>
                <w:szCs w:val="24"/>
              </w:rPr>
            </w:rPrChange>
          </w:rPr>
          <w:delText>règlements intérieurs</w:delText>
        </w:r>
        <w:r w:rsidRPr="007A4AFC" w:rsidDel="00CA1AA8">
          <w:rPr>
            <w:b/>
            <w:bCs/>
            <w:iCs/>
            <w:color w:val="000000" w:themeColor="text1"/>
            <w:szCs w:val="24"/>
            <w:rPrChange w:id="2657" w:author="Dr Mamadou SANOGO" w:date="2023-10-25T18:15:00Z">
              <w:rPr>
                <w:b/>
                <w:bCs/>
                <w:iCs/>
                <w:color w:val="00B050"/>
                <w:szCs w:val="24"/>
              </w:rPr>
            </w:rPrChange>
          </w:rPr>
          <w:delText xml:space="preserve">  </w:delText>
        </w:r>
      </w:del>
    </w:p>
    <w:p w14:paraId="54187300" w14:textId="4BB49274" w:rsidR="00643698" w:rsidRPr="007A4AFC" w:rsidDel="00CA1AA8" w:rsidRDefault="00643698">
      <w:pPr>
        <w:spacing w:line="276" w:lineRule="auto"/>
        <w:jc w:val="center"/>
        <w:rPr>
          <w:del w:id="2658" w:author="Cauris Cosmetics" w:date="2023-10-27T22:58:00Z"/>
          <w:b/>
          <w:i/>
          <w:iCs/>
          <w:color w:val="000000" w:themeColor="text1"/>
          <w:szCs w:val="24"/>
        </w:rPr>
        <w:pPrChange w:id="2659" w:author="Cauris Cosmetics" w:date="2023-10-27T22:58:00Z">
          <w:pPr>
            <w:spacing w:line="360" w:lineRule="auto"/>
            <w:ind w:right="11"/>
          </w:pPr>
        </w:pPrChange>
      </w:pPr>
      <w:del w:id="2660" w:author="Cauris Cosmetics" w:date="2023-10-27T22:58:00Z">
        <w:r w:rsidRPr="007A4AFC" w:rsidDel="00CA1AA8">
          <w:rPr>
            <w:b/>
            <w:i/>
            <w:iCs/>
            <w:color w:val="000000" w:themeColor="text1"/>
            <w:szCs w:val="24"/>
          </w:rPr>
          <w:delText>Critère 2 : Les modalités de notation, de compensation entre UE, de capitalisation et de validation des crédits sont précisées</w:delText>
        </w:r>
      </w:del>
    </w:p>
    <w:p w14:paraId="490096E0" w14:textId="4563ED58" w:rsidR="00643698" w:rsidRPr="007A4AFC" w:rsidDel="00CA1AA8" w:rsidRDefault="00643698">
      <w:pPr>
        <w:spacing w:line="276" w:lineRule="auto"/>
        <w:jc w:val="center"/>
        <w:rPr>
          <w:del w:id="2661" w:author="Cauris Cosmetics" w:date="2023-10-27T22:58:00Z"/>
          <w:iCs/>
          <w:color w:val="000000" w:themeColor="text1"/>
          <w:szCs w:val="24"/>
        </w:rPr>
        <w:pPrChange w:id="2662" w:author="Cauris Cosmetics" w:date="2023-10-27T22:58:00Z">
          <w:pPr>
            <w:spacing w:line="360" w:lineRule="auto"/>
            <w:ind w:right="34"/>
          </w:pPr>
        </w:pPrChange>
      </w:pPr>
      <w:del w:id="2663" w:author="Cauris Cosmetics" w:date="2023-10-27T22:58:00Z">
        <w:r w:rsidRPr="007A4AFC" w:rsidDel="00CA1AA8">
          <w:rPr>
            <w:iCs/>
            <w:color w:val="000000" w:themeColor="text1"/>
            <w:szCs w:val="24"/>
          </w:rPr>
          <w:delText>Les modalités de notation, de compensation entre UE, de capitalisation et de validation des crédits sont précisées dans la maquette de la formation.</w:delText>
        </w:r>
      </w:del>
    </w:p>
    <w:p w14:paraId="06E58D3A" w14:textId="3F22D146" w:rsidR="00643698" w:rsidRPr="007A4AFC" w:rsidDel="00CA1AA8" w:rsidRDefault="00643698">
      <w:pPr>
        <w:spacing w:line="276" w:lineRule="auto"/>
        <w:jc w:val="center"/>
        <w:rPr>
          <w:del w:id="2664" w:author="Cauris Cosmetics" w:date="2023-10-27T22:58:00Z"/>
          <w:b/>
          <w:bCs/>
          <w:iCs/>
          <w:color w:val="000000" w:themeColor="text1"/>
          <w:szCs w:val="24"/>
          <w:rPrChange w:id="2665" w:author="Dr Mamadou SANOGO" w:date="2023-10-25T18:15:00Z">
            <w:rPr>
              <w:del w:id="2666" w:author="Cauris Cosmetics" w:date="2023-10-27T22:58:00Z"/>
              <w:b/>
              <w:bCs/>
              <w:iCs/>
              <w:color w:val="00B050"/>
              <w:szCs w:val="24"/>
            </w:rPr>
          </w:rPrChange>
        </w:rPr>
        <w:pPrChange w:id="2667" w:author="Cauris Cosmetics" w:date="2023-10-27T22:58:00Z">
          <w:pPr>
            <w:spacing w:line="360" w:lineRule="auto"/>
            <w:ind w:right="11"/>
          </w:pPr>
        </w:pPrChange>
      </w:pPr>
      <w:del w:id="2668" w:author="Cauris Cosmetics" w:date="2023-10-27T22:58:00Z">
        <w:r w:rsidRPr="007A4AFC" w:rsidDel="00CA1AA8">
          <w:rPr>
            <w:b/>
            <w:bCs/>
            <w:iCs/>
            <w:color w:val="000000" w:themeColor="text1"/>
            <w:szCs w:val="24"/>
            <w:rPrChange w:id="2669" w:author="Dr Mamadou SANOGO" w:date="2023-10-25T18:15:00Z">
              <w:rPr>
                <w:b/>
                <w:bCs/>
                <w:iCs/>
                <w:color w:val="00B050"/>
                <w:szCs w:val="24"/>
              </w:rPr>
            </w:rPrChange>
          </w:rPr>
          <w:delText>Annexe n°</w:delText>
        </w:r>
        <w:r w:rsidR="0070110E" w:rsidRPr="007A4AFC" w:rsidDel="00CA1AA8">
          <w:rPr>
            <w:b/>
            <w:bCs/>
            <w:iCs/>
            <w:color w:val="000000" w:themeColor="text1"/>
            <w:szCs w:val="24"/>
            <w:rPrChange w:id="2670" w:author="Dr Mamadou SANOGO" w:date="2023-10-25T18:15:00Z">
              <w:rPr>
                <w:b/>
                <w:bCs/>
                <w:iCs/>
                <w:color w:val="00B050"/>
                <w:szCs w:val="24"/>
              </w:rPr>
            </w:rPrChange>
          </w:rPr>
          <w:delText>00</w:delText>
        </w:r>
      </w:del>
      <w:del w:id="2671" w:author="Cauris Cosmetics" w:date="2023-10-25T14:44:00Z">
        <w:r w:rsidR="0070110E" w:rsidRPr="007A4AFC" w:rsidDel="00CA6A2B">
          <w:rPr>
            <w:b/>
            <w:bCs/>
            <w:iCs/>
            <w:color w:val="000000" w:themeColor="text1"/>
            <w:szCs w:val="24"/>
            <w:rPrChange w:id="2672" w:author="Dr Mamadou SANOGO" w:date="2023-10-25T18:15:00Z">
              <w:rPr>
                <w:b/>
                <w:bCs/>
                <w:iCs/>
                <w:color w:val="00B050"/>
                <w:szCs w:val="24"/>
              </w:rPr>
            </w:rPrChange>
          </w:rPr>
          <w:delText>8</w:delText>
        </w:r>
      </w:del>
      <w:del w:id="2673" w:author="Cauris Cosmetics" w:date="2023-10-27T22:58:00Z">
        <w:r w:rsidRPr="007A4AFC" w:rsidDel="00CA1AA8">
          <w:rPr>
            <w:b/>
            <w:bCs/>
            <w:iCs/>
            <w:color w:val="000000" w:themeColor="text1"/>
            <w:szCs w:val="24"/>
            <w:rPrChange w:id="2674" w:author="Dr Mamadou SANOGO" w:date="2023-10-25T18:15:00Z">
              <w:rPr>
                <w:b/>
                <w:bCs/>
                <w:iCs/>
                <w:color w:val="00B050"/>
                <w:szCs w:val="24"/>
              </w:rPr>
            </w:rPrChange>
          </w:rPr>
          <w:delText xml:space="preserve">: </w:delText>
        </w:r>
      </w:del>
      <w:ins w:id="2675" w:author="Dr Mamadou SANOGO" w:date="2023-10-27T10:28:00Z">
        <w:del w:id="2676" w:author="Cauris Cosmetics" w:date="2023-10-27T22:58:00Z">
          <w:r w:rsidR="0095395A" w:rsidDel="00CA1AA8">
            <w:rPr>
              <w:iCs/>
              <w:color w:val="000000" w:themeColor="text1"/>
              <w:szCs w:val="24"/>
            </w:rPr>
            <w:delText>M</w:delText>
          </w:r>
        </w:del>
      </w:ins>
      <w:del w:id="2677" w:author="Cauris Cosmetics" w:date="2023-10-27T22:58:00Z">
        <w:r w:rsidRPr="00CB3FC8" w:rsidDel="00CA1AA8">
          <w:rPr>
            <w:iCs/>
            <w:color w:val="000000" w:themeColor="text1"/>
            <w:szCs w:val="24"/>
            <w:rPrChange w:id="2678" w:author="Dr Mamadou SANOGO" w:date="2023-10-27T10:27:00Z">
              <w:rPr>
                <w:b/>
                <w:bCs/>
                <w:iCs/>
                <w:color w:val="00B050"/>
                <w:szCs w:val="24"/>
              </w:rPr>
            </w:rPrChange>
          </w:rPr>
          <w:delText>maquette de la formation</w:delText>
        </w:r>
        <w:r w:rsidR="0070110E" w:rsidRPr="00CB3FC8" w:rsidDel="00CA1AA8">
          <w:rPr>
            <w:iCs/>
            <w:color w:val="000000" w:themeColor="text1"/>
            <w:szCs w:val="24"/>
            <w:rPrChange w:id="2679" w:author="Dr Mamadou SANOGO" w:date="2023-10-27T10:27:00Z">
              <w:rPr>
                <w:b/>
                <w:bCs/>
                <w:iCs/>
                <w:color w:val="00B050"/>
                <w:szCs w:val="24"/>
              </w:rPr>
            </w:rPrChange>
          </w:rPr>
          <w:delText xml:space="preserve"> ou pédagogique</w:delText>
        </w:r>
      </w:del>
    </w:p>
    <w:p w14:paraId="2F67ACD5" w14:textId="5C7ACFE5" w:rsidR="00643698" w:rsidRPr="007A4AFC" w:rsidDel="00CA1AA8" w:rsidRDefault="00643698">
      <w:pPr>
        <w:spacing w:line="276" w:lineRule="auto"/>
        <w:jc w:val="center"/>
        <w:rPr>
          <w:del w:id="2680" w:author="Cauris Cosmetics" w:date="2023-10-27T22:58:00Z"/>
          <w:b/>
          <w:i/>
          <w:iCs/>
          <w:color w:val="000000" w:themeColor="text1"/>
          <w:szCs w:val="24"/>
        </w:rPr>
        <w:pPrChange w:id="2681" w:author="Cauris Cosmetics" w:date="2023-10-27T22:58:00Z">
          <w:pPr>
            <w:spacing w:line="360" w:lineRule="auto"/>
            <w:ind w:right="11"/>
          </w:pPr>
        </w:pPrChange>
      </w:pPr>
      <w:del w:id="2682" w:author="Cauris Cosmetics" w:date="2023-10-27T22:58:00Z">
        <w:r w:rsidRPr="007A4AFC" w:rsidDel="00CA1AA8">
          <w:rPr>
            <w:b/>
            <w:i/>
            <w:iCs/>
            <w:color w:val="000000" w:themeColor="text1"/>
            <w:szCs w:val="24"/>
          </w:rPr>
          <w:delText>Critère 3 : Les modalités retenues pour la composition des jurys sont connues des étudiants</w:delText>
        </w:r>
      </w:del>
    </w:p>
    <w:p w14:paraId="375E3B26" w14:textId="3436C60E" w:rsidR="00643698" w:rsidRPr="007A4AFC" w:rsidDel="00CA1AA8" w:rsidRDefault="00643698">
      <w:pPr>
        <w:spacing w:line="276" w:lineRule="auto"/>
        <w:jc w:val="center"/>
        <w:rPr>
          <w:del w:id="2683" w:author="Cauris Cosmetics" w:date="2023-10-27T22:58:00Z"/>
          <w:iCs/>
          <w:color w:val="000000" w:themeColor="text1"/>
          <w:szCs w:val="24"/>
        </w:rPr>
        <w:pPrChange w:id="2684" w:author="Cauris Cosmetics" w:date="2023-10-27T22:58:00Z">
          <w:pPr>
            <w:spacing w:line="360" w:lineRule="auto"/>
            <w:ind w:right="34"/>
          </w:pPr>
        </w:pPrChange>
      </w:pPr>
      <w:del w:id="2685" w:author="Cauris Cosmetics" w:date="2023-10-27T22:58:00Z">
        <w:r w:rsidRPr="007A4AFC" w:rsidDel="00CA1AA8">
          <w:rPr>
            <w:iCs/>
            <w:color w:val="000000" w:themeColor="text1"/>
            <w:szCs w:val="24"/>
          </w:rPr>
          <w:delText>Les modalités retenues pour la composition des jurys sont communiquées aux étudiants, à travers le règlement intérieur. Le jury établit le procès-verbal de validation des UE pour l’ensemble des filières de formation de l’EPSFé.</w:delText>
        </w:r>
      </w:del>
    </w:p>
    <w:p w14:paraId="350FFD7E" w14:textId="7803A024" w:rsidR="00643698" w:rsidRPr="007A4AFC" w:rsidDel="00CA1AA8" w:rsidRDefault="00643698">
      <w:pPr>
        <w:spacing w:line="276" w:lineRule="auto"/>
        <w:jc w:val="center"/>
        <w:rPr>
          <w:del w:id="2686" w:author="Cauris Cosmetics" w:date="2023-10-27T22:58:00Z"/>
          <w:iCs/>
          <w:color w:val="000000" w:themeColor="text1"/>
          <w:szCs w:val="24"/>
          <w:lang w:val="fr-ML"/>
          <w:rPrChange w:id="2687" w:author="Dr Mamadou SANOGO" w:date="2023-10-25T18:15:00Z">
            <w:rPr>
              <w:del w:id="2688" w:author="Cauris Cosmetics" w:date="2023-10-27T22:58:00Z"/>
              <w:iCs/>
              <w:color w:val="00B050"/>
              <w:szCs w:val="24"/>
              <w:lang w:val="fr-ML"/>
            </w:rPr>
          </w:rPrChange>
        </w:rPr>
        <w:pPrChange w:id="2689" w:author="Cauris Cosmetics" w:date="2023-10-27T22:58:00Z">
          <w:pPr>
            <w:spacing w:line="360" w:lineRule="auto"/>
            <w:ind w:right="11"/>
          </w:pPr>
        </w:pPrChange>
      </w:pPr>
      <w:del w:id="2690" w:author="Cauris Cosmetics" w:date="2023-10-27T22:58:00Z">
        <w:r w:rsidRPr="007A4AFC" w:rsidDel="00CA1AA8">
          <w:rPr>
            <w:b/>
            <w:bCs/>
            <w:iCs/>
            <w:color w:val="000000" w:themeColor="text1"/>
            <w:szCs w:val="24"/>
            <w:rPrChange w:id="2691" w:author="Dr Mamadou SANOGO" w:date="2023-10-25T18:15:00Z">
              <w:rPr>
                <w:b/>
                <w:bCs/>
                <w:iCs/>
                <w:color w:val="00B050"/>
                <w:szCs w:val="24"/>
              </w:rPr>
            </w:rPrChange>
          </w:rPr>
          <w:delText>Annexe n°</w:delText>
        </w:r>
        <w:r w:rsidR="008C79F9" w:rsidRPr="007A4AFC" w:rsidDel="00CA1AA8">
          <w:rPr>
            <w:b/>
            <w:bCs/>
            <w:iCs/>
            <w:color w:val="000000" w:themeColor="text1"/>
            <w:szCs w:val="24"/>
            <w:rPrChange w:id="2692" w:author="Dr Mamadou SANOGO" w:date="2023-10-25T18:15:00Z">
              <w:rPr>
                <w:b/>
                <w:bCs/>
                <w:iCs/>
                <w:color w:val="00B050"/>
                <w:szCs w:val="24"/>
              </w:rPr>
            </w:rPrChange>
          </w:rPr>
          <w:delText>1</w:delText>
        </w:r>
      </w:del>
      <w:del w:id="2693" w:author="Cauris Cosmetics" w:date="2023-10-25T14:44:00Z">
        <w:r w:rsidR="008C79F9" w:rsidRPr="007A4AFC" w:rsidDel="00CA6A2B">
          <w:rPr>
            <w:b/>
            <w:bCs/>
            <w:iCs/>
            <w:color w:val="000000" w:themeColor="text1"/>
            <w:szCs w:val="24"/>
            <w:rPrChange w:id="2694" w:author="Dr Mamadou SANOGO" w:date="2023-10-25T18:15:00Z">
              <w:rPr>
                <w:b/>
                <w:bCs/>
                <w:iCs/>
                <w:color w:val="00B050"/>
                <w:szCs w:val="24"/>
              </w:rPr>
            </w:rPrChange>
          </w:rPr>
          <w:delText>9</w:delText>
        </w:r>
      </w:del>
      <w:del w:id="2695" w:author="Cauris Cosmetics" w:date="2023-10-27T22:58:00Z">
        <w:r w:rsidRPr="007A4AFC" w:rsidDel="00CA1AA8">
          <w:rPr>
            <w:b/>
            <w:bCs/>
            <w:iCs/>
            <w:color w:val="000000" w:themeColor="text1"/>
            <w:szCs w:val="24"/>
            <w:rPrChange w:id="2696" w:author="Dr Mamadou SANOGO" w:date="2023-10-25T18:15:00Z">
              <w:rPr>
                <w:b/>
                <w:bCs/>
                <w:iCs/>
                <w:color w:val="00B050"/>
                <w:szCs w:val="24"/>
              </w:rPr>
            </w:rPrChange>
          </w:rPr>
          <w:delText xml:space="preserve">: </w:delText>
        </w:r>
        <w:r w:rsidRPr="003A18E5" w:rsidDel="00CA1AA8">
          <w:rPr>
            <w:iCs/>
            <w:color w:val="000000" w:themeColor="text1"/>
            <w:szCs w:val="24"/>
            <w:lang w:val="fr-ML"/>
            <w:rPrChange w:id="2697" w:author="Dr Mamadou SANOGO" w:date="2023-10-26T13:11:00Z">
              <w:rPr>
                <w:b/>
                <w:bCs/>
                <w:iCs/>
                <w:color w:val="00B050"/>
                <w:szCs w:val="24"/>
                <w:lang w:val="fr-ML"/>
              </w:rPr>
            </w:rPrChange>
          </w:rPr>
          <w:delText>Règlement intérieur</w:delText>
        </w:r>
        <w:r w:rsidRPr="007A4AFC" w:rsidDel="00CA1AA8">
          <w:rPr>
            <w:b/>
            <w:bCs/>
            <w:iCs/>
            <w:color w:val="000000" w:themeColor="text1"/>
            <w:szCs w:val="24"/>
            <w:lang w:val="fr-ML"/>
            <w:rPrChange w:id="2698" w:author="Dr Mamadou SANOGO" w:date="2023-10-25T18:15:00Z">
              <w:rPr>
                <w:b/>
                <w:bCs/>
                <w:iCs/>
                <w:color w:val="00B050"/>
                <w:szCs w:val="24"/>
                <w:lang w:val="fr-ML"/>
              </w:rPr>
            </w:rPrChange>
          </w:rPr>
          <w:delText>.</w:delText>
        </w:r>
      </w:del>
    </w:p>
    <w:p w14:paraId="63FAE145" w14:textId="73B72D29" w:rsidR="00643698" w:rsidRPr="007A4AFC" w:rsidDel="00CA1AA8" w:rsidRDefault="00643698">
      <w:pPr>
        <w:spacing w:line="276" w:lineRule="auto"/>
        <w:jc w:val="center"/>
        <w:rPr>
          <w:del w:id="2699" w:author="Cauris Cosmetics" w:date="2023-10-27T22:58:00Z"/>
          <w:b/>
          <w:i/>
          <w:iCs/>
          <w:color w:val="000000" w:themeColor="text1"/>
          <w:szCs w:val="24"/>
        </w:rPr>
        <w:pPrChange w:id="2700" w:author="Cauris Cosmetics" w:date="2023-10-27T22:58:00Z">
          <w:pPr>
            <w:spacing w:line="360" w:lineRule="auto"/>
            <w:ind w:right="11"/>
          </w:pPr>
        </w:pPrChange>
      </w:pPr>
      <w:del w:id="2701" w:author="Cauris Cosmetics" w:date="2023-10-27T22:58:00Z">
        <w:r w:rsidRPr="007A4AFC" w:rsidDel="00CA1AA8">
          <w:rPr>
            <w:b/>
            <w:i/>
            <w:iCs/>
            <w:color w:val="000000" w:themeColor="text1"/>
            <w:szCs w:val="24"/>
          </w:rPr>
          <w:delText>Critère 4 : Les résultats des évaluations sont proclamés dans des délais raisonnables</w:delText>
        </w:r>
      </w:del>
    </w:p>
    <w:p w14:paraId="2AA0F088" w14:textId="4EE38A5E" w:rsidR="00643698" w:rsidRPr="007A4AFC" w:rsidDel="00CA1AA8" w:rsidRDefault="00643698">
      <w:pPr>
        <w:spacing w:line="276" w:lineRule="auto"/>
        <w:jc w:val="center"/>
        <w:rPr>
          <w:del w:id="2702" w:author="Cauris Cosmetics" w:date="2023-10-27T22:58:00Z"/>
          <w:i/>
          <w:color w:val="000000" w:themeColor="text1"/>
          <w:szCs w:val="24"/>
          <w:lang w:val="fr-ML"/>
        </w:rPr>
        <w:pPrChange w:id="2703" w:author="Cauris Cosmetics" w:date="2023-10-27T22:58:00Z">
          <w:pPr>
            <w:spacing w:line="360" w:lineRule="auto"/>
            <w:ind w:right="403"/>
          </w:pPr>
        </w:pPrChange>
      </w:pPr>
      <w:del w:id="2704" w:author="Cauris Cosmetics" w:date="2023-10-27T22:58:00Z">
        <w:r w:rsidRPr="007A4AFC" w:rsidDel="00CA1AA8">
          <w:rPr>
            <w:iCs/>
            <w:color w:val="000000" w:themeColor="text1"/>
            <w:szCs w:val="24"/>
            <w:lang w:val="fr-ML"/>
          </w:rPr>
          <w:delText>Après chaque évaluation, un rapport de session est élaboré dans la semaine qui suit. Par la suite, les professeurs disposent de deux semaines au maximum pour la correction des copies, ce qui permet une publication des résultats des évaluations dans un délai maximal d’un mois après les évaluations</w:delText>
        </w:r>
        <w:r w:rsidRPr="007A4AFC" w:rsidDel="00CA1AA8">
          <w:rPr>
            <w:i/>
            <w:color w:val="000000" w:themeColor="text1"/>
            <w:szCs w:val="24"/>
            <w:lang w:val="fr-ML"/>
          </w:rPr>
          <w:delText>.</w:delText>
        </w:r>
      </w:del>
    </w:p>
    <w:p w14:paraId="066C5306" w14:textId="051163D2" w:rsidR="00643698" w:rsidRPr="007A4AFC" w:rsidDel="00CA1AA8" w:rsidRDefault="00643698">
      <w:pPr>
        <w:spacing w:line="276" w:lineRule="auto"/>
        <w:jc w:val="center"/>
        <w:rPr>
          <w:del w:id="2705" w:author="Cauris Cosmetics" w:date="2023-10-27T22:58:00Z"/>
          <w:iCs/>
          <w:color w:val="000000" w:themeColor="text1"/>
          <w:szCs w:val="24"/>
          <w:lang w:val="fr-ML"/>
          <w:rPrChange w:id="2706" w:author="Dr Mamadou SANOGO" w:date="2023-10-25T18:15:00Z">
            <w:rPr>
              <w:del w:id="2707" w:author="Cauris Cosmetics" w:date="2023-10-27T22:58:00Z"/>
              <w:iCs/>
              <w:color w:val="00B050"/>
              <w:szCs w:val="24"/>
              <w:lang w:val="fr-ML"/>
            </w:rPr>
          </w:rPrChange>
        </w:rPr>
        <w:pPrChange w:id="2708" w:author="Cauris Cosmetics" w:date="2023-10-27T22:58:00Z">
          <w:pPr>
            <w:spacing w:line="360" w:lineRule="auto"/>
            <w:ind w:right="11"/>
          </w:pPr>
        </w:pPrChange>
      </w:pPr>
      <w:del w:id="2709" w:author="Cauris Cosmetics" w:date="2023-10-27T22:58:00Z">
        <w:r w:rsidRPr="007A4AFC" w:rsidDel="00CA1AA8">
          <w:rPr>
            <w:b/>
            <w:bCs/>
            <w:iCs/>
            <w:color w:val="000000" w:themeColor="text1"/>
            <w:szCs w:val="24"/>
            <w:rPrChange w:id="2710" w:author="Dr Mamadou SANOGO" w:date="2023-10-25T18:15:00Z">
              <w:rPr>
                <w:b/>
                <w:bCs/>
                <w:iCs/>
                <w:color w:val="00B050"/>
                <w:szCs w:val="24"/>
              </w:rPr>
            </w:rPrChange>
          </w:rPr>
          <w:delText>Annexe n</w:delText>
        </w:r>
        <w:r w:rsidR="008C79F9" w:rsidRPr="007A4AFC" w:rsidDel="00CA1AA8">
          <w:rPr>
            <w:b/>
            <w:bCs/>
            <w:iCs/>
            <w:color w:val="000000" w:themeColor="text1"/>
            <w:szCs w:val="24"/>
            <w:rPrChange w:id="2711" w:author="Dr Mamadou SANOGO" w:date="2023-10-25T18:15:00Z">
              <w:rPr>
                <w:b/>
                <w:bCs/>
                <w:iCs/>
                <w:color w:val="00B050"/>
                <w:szCs w:val="24"/>
              </w:rPr>
            </w:rPrChange>
          </w:rPr>
          <w:delText>°1</w:delText>
        </w:r>
      </w:del>
      <w:del w:id="2712" w:author="Cauris Cosmetics" w:date="2023-10-25T14:44:00Z">
        <w:r w:rsidR="008C79F9" w:rsidRPr="007A4AFC" w:rsidDel="00CA6A2B">
          <w:rPr>
            <w:b/>
            <w:bCs/>
            <w:iCs/>
            <w:color w:val="000000" w:themeColor="text1"/>
            <w:szCs w:val="24"/>
            <w:rPrChange w:id="2713" w:author="Dr Mamadou SANOGO" w:date="2023-10-25T18:15:00Z">
              <w:rPr>
                <w:b/>
                <w:bCs/>
                <w:iCs/>
                <w:color w:val="00B050"/>
                <w:szCs w:val="24"/>
              </w:rPr>
            </w:rPrChange>
          </w:rPr>
          <w:delText>9</w:delText>
        </w:r>
      </w:del>
      <w:del w:id="2714" w:author="Cauris Cosmetics" w:date="2023-10-27T22:58:00Z">
        <w:r w:rsidRPr="007A4AFC" w:rsidDel="00CA1AA8">
          <w:rPr>
            <w:b/>
            <w:bCs/>
            <w:iCs/>
            <w:color w:val="000000" w:themeColor="text1"/>
            <w:szCs w:val="24"/>
            <w:rPrChange w:id="2715" w:author="Dr Mamadou SANOGO" w:date="2023-10-25T18:15:00Z">
              <w:rPr>
                <w:b/>
                <w:bCs/>
                <w:iCs/>
                <w:color w:val="00B050"/>
                <w:szCs w:val="24"/>
              </w:rPr>
            </w:rPrChange>
          </w:rPr>
          <w:delText xml:space="preserve"> : </w:delText>
        </w:r>
      </w:del>
      <w:ins w:id="2716" w:author="Dr Mamadou SANOGO" w:date="2023-10-27T10:28:00Z">
        <w:del w:id="2717" w:author="Cauris Cosmetics" w:date="2023-10-27T22:58:00Z">
          <w:r w:rsidR="0095395A" w:rsidDel="00CA1AA8">
            <w:rPr>
              <w:iCs/>
              <w:color w:val="000000" w:themeColor="text1"/>
              <w:szCs w:val="24"/>
              <w:lang w:val="fr-ML"/>
            </w:rPr>
            <w:delText>R</w:delText>
          </w:r>
        </w:del>
      </w:ins>
      <w:del w:id="2718" w:author="Cauris Cosmetics" w:date="2023-10-27T22:58:00Z">
        <w:r w:rsidR="008C79F9" w:rsidRPr="003A18E5" w:rsidDel="00CA1AA8">
          <w:rPr>
            <w:iCs/>
            <w:color w:val="000000" w:themeColor="text1"/>
            <w:szCs w:val="24"/>
            <w:lang w:val="fr-ML"/>
            <w:rPrChange w:id="2719" w:author="Dr Mamadou SANOGO" w:date="2023-10-26T13:11:00Z">
              <w:rPr>
                <w:b/>
                <w:bCs/>
                <w:iCs/>
                <w:color w:val="00B050"/>
                <w:szCs w:val="24"/>
                <w:lang w:val="fr-ML"/>
              </w:rPr>
            </w:rPrChange>
          </w:rPr>
          <w:delText>r</w:delText>
        </w:r>
        <w:r w:rsidRPr="003A18E5" w:rsidDel="00CA1AA8">
          <w:rPr>
            <w:iCs/>
            <w:color w:val="000000" w:themeColor="text1"/>
            <w:szCs w:val="24"/>
            <w:lang w:val="fr-ML"/>
            <w:rPrChange w:id="2720" w:author="Dr Mamadou SANOGO" w:date="2023-10-26T13:11:00Z">
              <w:rPr>
                <w:b/>
                <w:bCs/>
                <w:iCs/>
                <w:color w:val="00B050"/>
                <w:szCs w:val="24"/>
                <w:lang w:val="fr-ML"/>
              </w:rPr>
            </w:rPrChange>
          </w:rPr>
          <w:delText>èglement intérieur</w:delText>
        </w:r>
      </w:del>
    </w:p>
    <w:p w14:paraId="04B9BA84" w14:textId="072F2D55" w:rsidR="00643698" w:rsidRPr="007A4AFC" w:rsidDel="00CA1AA8" w:rsidRDefault="00643698">
      <w:pPr>
        <w:spacing w:line="276" w:lineRule="auto"/>
        <w:jc w:val="center"/>
        <w:rPr>
          <w:del w:id="2721" w:author="Cauris Cosmetics" w:date="2023-10-27T22:58:00Z"/>
          <w:color w:val="000000" w:themeColor="text1"/>
          <w:sz w:val="10"/>
          <w:szCs w:val="24"/>
          <w:lang w:val="fr-ML"/>
          <w:rPrChange w:id="2722" w:author="Dr Mamadou SANOGO" w:date="2023-10-25T18:15:00Z">
            <w:rPr>
              <w:del w:id="2723" w:author="Cauris Cosmetics" w:date="2023-10-27T22:58:00Z"/>
              <w:color w:val="000000"/>
              <w:sz w:val="10"/>
              <w:szCs w:val="24"/>
              <w:lang w:val="fr-ML"/>
            </w:rPr>
          </w:rPrChange>
        </w:rPr>
        <w:pPrChange w:id="2724" w:author="Cauris Cosmetics" w:date="2023-10-27T22:58:00Z">
          <w:pPr>
            <w:widowControl w:val="0"/>
            <w:autoSpaceDE w:val="0"/>
            <w:autoSpaceDN w:val="0"/>
            <w:adjustRightInd w:val="0"/>
            <w:spacing w:line="240" w:lineRule="auto"/>
            <w:ind w:right="9"/>
          </w:pPr>
        </w:pPrChange>
      </w:pPr>
    </w:p>
    <w:p w14:paraId="6435094E" w14:textId="75D63604" w:rsidR="00643698" w:rsidRPr="007A4AFC" w:rsidDel="00CA1AA8" w:rsidRDefault="00643698">
      <w:pPr>
        <w:spacing w:line="276" w:lineRule="auto"/>
        <w:jc w:val="center"/>
        <w:rPr>
          <w:del w:id="2725" w:author="Cauris Cosmetics" w:date="2023-10-27T22:58:00Z"/>
          <w:b/>
          <w:color w:val="000000" w:themeColor="text1"/>
          <w:szCs w:val="24"/>
        </w:rPr>
        <w:pPrChange w:id="2726" w:author="Cauris Cosmetics" w:date="2023-10-27T22:58:00Z">
          <w:pPr>
            <w:spacing w:line="360" w:lineRule="auto"/>
            <w:ind w:right="11"/>
          </w:pPr>
        </w:pPrChange>
      </w:pPr>
      <w:del w:id="2727" w:author="Cauris Cosmetics" w:date="2023-10-27T22:58:00Z">
        <w:r w:rsidRPr="007A4AFC" w:rsidDel="00CA1AA8">
          <w:rPr>
            <w:b/>
            <w:color w:val="000000" w:themeColor="text1"/>
            <w:szCs w:val="24"/>
          </w:rPr>
          <w:delText>Référence 5 : Des dispositifs d’évaluation des enseignements et de la formation sont définis et mis en œuvre</w:delText>
        </w:r>
      </w:del>
    </w:p>
    <w:p w14:paraId="61B2EDBE" w14:textId="6711EE44" w:rsidR="00643698" w:rsidRPr="007A4AFC" w:rsidDel="00CA1AA8" w:rsidRDefault="00643698">
      <w:pPr>
        <w:spacing w:line="276" w:lineRule="auto"/>
        <w:jc w:val="center"/>
        <w:rPr>
          <w:del w:id="2728" w:author="Cauris Cosmetics" w:date="2023-10-27T22:58:00Z"/>
          <w:b/>
          <w:i/>
          <w:iCs/>
          <w:color w:val="000000" w:themeColor="text1"/>
          <w:szCs w:val="24"/>
        </w:rPr>
        <w:pPrChange w:id="2729" w:author="Cauris Cosmetics" w:date="2023-10-27T22:58:00Z">
          <w:pPr>
            <w:spacing w:line="360" w:lineRule="auto"/>
            <w:ind w:right="11"/>
          </w:pPr>
        </w:pPrChange>
      </w:pPr>
      <w:del w:id="2730" w:author="Cauris Cosmetics" w:date="2023-10-27T22:58:00Z">
        <w:r w:rsidRPr="007A4AFC" w:rsidDel="00CA1AA8">
          <w:rPr>
            <w:b/>
            <w:i/>
            <w:iCs/>
            <w:color w:val="000000" w:themeColor="text1"/>
            <w:szCs w:val="24"/>
          </w:rPr>
          <w:delText>Critère 1 </w:delText>
        </w:r>
        <w:bookmarkStart w:id="2731" w:name="_Hlk148641107"/>
        <w:r w:rsidRPr="007A4AFC" w:rsidDel="00CA1AA8">
          <w:rPr>
            <w:b/>
            <w:i/>
            <w:iCs/>
            <w:color w:val="000000" w:themeColor="text1"/>
            <w:szCs w:val="24"/>
          </w:rPr>
          <w:delText>: Les modalités d’évaluation des enseignements par les étudiants</w:delText>
        </w:r>
        <w:bookmarkEnd w:id="2731"/>
        <w:r w:rsidRPr="007A4AFC" w:rsidDel="00CA1AA8">
          <w:rPr>
            <w:b/>
            <w:i/>
            <w:iCs/>
            <w:color w:val="000000" w:themeColor="text1"/>
            <w:szCs w:val="24"/>
          </w:rPr>
          <w:delText>, leur analyse ainsi que les actions qui en résultent dans le pilotage de la formation sont explicitées</w:delText>
        </w:r>
      </w:del>
    </w:p>
    <w:p w14:paraId="76FA643B" w14:textId="1A2AC1A5" w:rsidR="0027496F" w:rsidRPr="007A4AFC" w:rsidDel="00CA1AA8" w:rsidRDefault="00643698">
      <w:pPr>
        <w:spacing w:line="276" w:lineRule="auto"/>
        <w:jc w:val="center"/>
        <w:rPr>
          <w:del w:id="2732" w:author="Cauris Cosmetics" w:date="2023-10-27T22:58:00Z"/>
          <w:iCs/>
          <w:color w:val="000000" w:themeColor="text1"/>
          <w:szCs w:val="24"/>
          <w:lang w:val="fr-ML"/>
        </w:rPr>
        <w:pPrChange w:id="2733" w:author="Cauris Cosmetics" w:date="2023-10-27T22:58:00Z">
          <w:pPr>
            <w:spacing w:line="360" w:lineRule="auto"/>
            <w:ind w:right="403"/>
          </w:pPr>
        </w:pPrChange>
      </w:pPr>
      <w:del w:id="2734" w:author="Cauris Cosmetics" w:date="2023-10-27T22:58:00Z">
        <w:r w:rsidRPr="007A4AFC" w:rsidDel="00CA1AA8">
          <w:rPr>
            <w:iCs/>
            <w:color w:val="000000" w:themeColor="text1"/>
            <w:szCs w:val="24"/>
            <w:lang w:val="fr-ML"/>
          </w:rPr>
          <w:delText>L’école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delText>
        </w:r>
      </w:del>
    </w:p>
    <w:p w14:paraId="41F93399" w14:textId="762631A2" w:rsidR="00643698" w:rsidRPr="007A4AFC" w:rsidDel="00CA1AA8" w:rsidRDefault="00643698">
      <w:pPr>
        <w:spacing w:line="276" w:lineRule="auto"/>
        <w:jc w:val="center"/>
        <w:rPr>
          <w:del w:id="2735" w:author="Cauris Cosmetics" w:date="2023-10-27T22:58:00Z"/>
          <w:b/>
          <w:bCs/>
          <w:iCs/>
          <w:color w:val="000000" w:themeColor="text1"/>
          <w:szCs w:val="24"/>
        </w:rPr>
        <w:pPrChange w:id="2736" w:author="Cauris Cosmetics" w:date="2023-10-27T22:58:00Z">
          <w:pPr>
            <w:spacing w:line="360" w:lineRule="auto"/>
            <w:ind w:right="11"/>
          </w:pPr>
        </w:pPrChange>
      </w:pPr>
      <w:del w:id="2737" w:author="Cauris Cosmetics" w:date="2023-10-27T22:58:00Z">
        <w:r w:rsidRPr="007A4AFC" w:rsidDel="00CA1AA8">
          <w:rPr>
            <w:b/>
            <w:bCs/>
            <w:iCs/>
            <w:color w:val="000000" w:themeColor="text1"/>
            <w:szCs w:val="24"/>
            <w:rPrChange w:id="2738" w:author="Dr Mamadou SANOGO" w:date="2023-10-25T18:15:00Z">
              <w:rPr>
                <w:b/>
                <w:bCs/>
                <w:iCs/>
                <w:color w:val="00B050"/>
                <w:szCs w:val="24"/>
              </w:rPr>
            </w:rPrChange>
          </w:rPr>
          <w:delText>Annexe n</w:delText>
        </w:r>
        <w:r w:rsidR="008C79F9" w:rsidRPr="007A4AFC" w:rsidDel="00CA1AA8">
          <w:rPr>
            <w:b/>
            <w:bCs/>
            <w:iCs/>
            <w:color w:val="000000" w:themeColor="text1"/>
            <w:szCs w:val="24"/>
            <w:rPrChange w:id="2739" w:author="Dr Mamadou SANOGO" w:date="2023-10-25T18:15:00Z">
              <w:rPr>
                <w:b/>
                <w:bCs/>
                <w:iCs/>
                <w:color w:val="00B050"/>
                <w:szCs w:val="24"/>
              </w:rPr>
            </w:rPrChange>
          </w:rPr>
          <w:delText>°02</w:delText>
        </w:r>
      </w:del>
      <w:del w:id="2740" w:author="Cauris Cosmetics" w:date="2023-10-25T14:44:00Z">
        <w:r w:rsidR="008C79F9" w:rsidRPr="007A4AFC" w:rsidDel="00CA6A2B">
          <w:rPr>
            <w:b/>
            <w:bCs/>
            <w:iCs/>
            <w:color w:val="000000" w:themeColor="text1"/>
            <w:szCs w:val="24"/>
            <w:rPrChange w:id="2741" w:author="Dr Mamadou SANOGO" w:date="2023-10-25T18:15:00Z">
              <w:rPr>
                <w:b/>
                <w:bCs/>
                <w:iCs/>
                <w:color w:val="00B050"/>
                <w:szCs w:val="24"/>
              </w:rPr>
            </w:rPrChange>
          </w:rPr>
          <w:delText>4</w:delText>
        </w:r>
      </w:del>
      <w:del w:id="2742" w:author="Cauris Cosmetics" w:date="2023-10-27T22:58:00Z">
        <w:r w:rsidRPr="007A4AFC" w:rsidDel="00CA1AA8">
          <w:rPr>
            <w:b/>
            <w:bCs/>
            <w:iCs/>
            <w:color w:val="000000" w:themeColor="text1"/>
            <w:szCs w:val="24"/>
            <w:rPrChange w:id="2743" w:author="Dr Mamadou SANOGO" w:date="2023-10-25T18:15:00Z">
              <w:rPr>
                <w:b/>
                <w:bCs/>
                <w:iCs/>
                <w:color w:val="00B050"/>
                <w:szCs w:val="24"/>
              </w:rPr>
            </w:rPrChange>
          </w:rPr>
          <w:delText> </w:delText>
        </w:r>
        <w:r w:rsidRPr="003A18E5" w:rsidDel="00CA1AA8">
          <w:rPr>
            <w:iCs/>
            <w:color w:val="000000" w:themeColor="text1"/>
            <w:szCs w:val="24"/>
            <w:rPrChange w:id="2744" w:author="Dr Mamadou SANOGO" w:date="2023-10-26T13:12:00Z">
              <w:rPr>
                <w:b/>
                <w:bCs/>
                <w:iCs/>
                <w:color w:val="00B050"/>
                <w:szCs w:val="24"/>
              </w:rPr>
            </w:rPrChange>
          </w:rPr>
          <w:delText>Fiche d’évaluation des enseignements par les étudiants</w:delText>
        </w:r>
      </w:del>
    </w:p>
    <w:p w14:paraId="103D4236" w14:textId="10B91A88" w:rsidR="00643698" w:rsidRPr="007A4AFC" w:rsidDel="00CA1AA8" w:rsidRDefault="00643698">
      <w:pPr>
        <w:spacing w:line="276" w:lineRule="auto"/>
        <w:jc w:val="center"/>
        <w:rPr>
          <w:del w:id="2745" w:author="Cauris Cosmetics" w:date="2023-10-27T22:58:00Z"/>
          <w:b/>
          <w:i/>
          <w:iCs/>
          <w:color w:val="000000" w:themeColor="text1"/>
          <w:szCs w:val="24"/>
        </w:rPr>
        <w:pPrChange w:id="2746" w:author="Cauris Cosmetics" w:date="2023-10-27T22:58:00Z">
          <w:pPr>
            <w:spacing w:line="360" w:lineRule="auto"/>
            <w:ind w:right="11"/>
          </w:pPr>
        </w:pPrChange>
      </w:pPr>
      <w:del w:id="2747" w:author="Cauris Cosmetics" w:date="2023-10-27T22:58:00Z">
        <w:r w:rsidRPr="007A4AFC" w:rsidDel="00CA1AA8">
          <w:rPr>
            <w:b/>
            <w:i/>
            <w:iCs/>
            <w:color w:val="000000" w:themeColor="text1"/>
            <w:szCs w:val="24"/>
          </w:rPr>
          <w:delText>Critère 2 : L’évaluation de la formation par les étudiants et les diplômés est prise en compte pour l’amélioration de l’offre de formation</w:delText>
        </w:r>
      </w:del>
    </w:p>
    <w:p w14:paraId="1921CBFD" w14:textId="6807EFEC" w:rsidR="00643698" w:rsidRPr="007A4AFC" w:rsidDel="00CA1AA8" w:rsidRDefault="00643698">
      <w:pPr>
        <w:spacing w:line="276" w:lineRule="auto"/>
        <w:jc w:val="center"/>
        <w:rPr>
          <w:del w:id="2748" w:author="Cauris Cosmetics" w:date="2023-10-27T22:58:00Z"/>
          <w:iCs/>
          <w:color w:val="000000" w:themeColor="text1"/>
          <w:szCs w:val="24"/>
          <w:lang w:val="fr-ML"/>
        </w:rPr>
        <w:pPrChange w:id="2749" w:author="Cauris Cosmetics" w:date="2023-10-27T22:58:00Z">
          <w:pPr>
            <w:spacing w:line="360" w:lineRule="auto"/>
            <w:ind w:right="403"/>
          </w:pPr>
        </w:pPrChange>
      </w:pPr>
      <w:del w:id="2750" w:author="Cauris Cosmetics" w:date="2023-10-27T22:58:00Z">
        <w:r w:rsidRPr="007A4AFC" w:rsidDel="00CA1AA8">
          <w:rPr>
            <w:iCs/>
            <w:color w:val="000000" w:themeColor="text1"/>
            <w:szCs w:val="24"/>
            <w:lang w:val="fr-ML"/>
          </w:rPr>
          <w:delText xml:space="preserve">Les différentes données des fiches d’évaluation sont traitées et analysées par le responsable pédagogique de la formation avec son équipe. Les résultats de ces analyses sont utilisés pour améliorer le programme de Master en </w:delText>
        </w:r>
      </w:del>
      <w:ins w:id="2751" w:author="Dr Mamadou SANOGO" w:date="2023-10-27T14:15:00Z">
        <w:del w:id="2752" w:author="Cauris Cosmetics" w:date="2023-10-27T19:22:00Z">
          <w:r w:rsidR="005A69DD" w:rsidDel="007A7899">
            <w:rPr>
              <w:bCs/>
              <w:color w:val="000000" w:themeColor="text1"/>
              <w:szCs w:val="24"/>
            </w:rPr>
            <w:delText>management des services de santé</w:delText>
          </w:r>
        </w:del>
      </w:ins>
      <w:ins w:id="2753" w:author="Dr Mamadou SANOGO" w:date="2023-10-27T10:30:00Z">
        <w:del w:id="2754" w:author="Cauris Cosmetics" w:date="2023-10-27T22:58:00Z">
          <w:r w:rsidR="0095395A" w:rsidRPr="009C7542" w:rsidDel="00CA1AA8">
            <w:rPr>
              <w:iCs/>
              <w:color w:val="000000" w:themeColor="text1"/>
              <w:szCs w:val="24"/>
              <w:lang w:val="fr-ML"/>
            </w:rPr>
            <w:delText xml:space="preserve"> </w:delText>
          </w:r>
        </w:del>
      </w:ins>
      <w:del w:id="2755" w:author="Cauris Cosmetics" w:date="2023-10-27T22:58:00Z">
        <w:r w:rsidRPr="007A4AFC" w:rsidDel="00CA1AA8">
          <w:rPr>
            <w:iCs/>
            <w:color w:val="000000" w:themeColor="text1"/>
            <w:szCs w:val="24"/>
            <w:lang w:val="fr-ML"/>
          </w:rPr>
          <w:delText>Epidémiologie à travers une série de recommandations</w:delText>
        </w:r>
      </w:del>
    </w:p>
    <w:p w14:paraId="409B6F7E" w14:textId="115ED55B" w:rsidR="00643698" w:rsidRPr="007A4AFC" w:rsidDel="00CA6A2B" w:rsidRDefault="00643698">
      <w:pPr>
        <w:spacing w:line="276" w:lineRule="auto"/>
        <w:jc w:val="center"/>
        <w:rPr>
          <w:del w:id="2756" w:author="Cauris Cosmetics" w:date="2023-10-25T14:44:00Z"/>
          <w:b/>
          <w:bCs/>
          <w:iCs/>
          <w:color w:val="000000" w:themeColor="text1"/>
          <w:szCs w:val="24"/>
          <w:rPrChange w:id="2757" w:author="Dr Mamadou SANOGO" w:date="2023-10-25T18:15:00Z">
            <w:rPr>
              <w:del w:id="2758" w:author="Cauris Cosmetics" w:date="2023-10-25T14:44:00Z"/>
              <w:b/>
              <w:bCs/>
              <w:iCs/>
              <w:color w:val="FF0000"/>
              <w:szCs w:val="24"/>
            </w:rPr>
          </w:rPrChange>
        </w:rPr>
        <w:pPrChange w:id="2759" w:author="Cauris Cosmetics" w:date="2023-10-27T22:58:00Z">
          <w:pPr>
            <w:spacing w:line="360" w:lineRule="auto"/>
            <w:ind w:right="11"/>
          </w:pPr>
        </w:pPrChange>
      </w:pPr>
      <w:del w:id="2760" w:author="Cauris Cosmetics" w:date="2023-10-25T14:44:00Z">
        <w:r w:rsidRPr="007A4AFC" w:rsidDel="00CA6A2B">
          <w:rPr>
            <w:b/>
            <w:bCs/>
            <w:iCs/>
            <w:color w:val="000000" w:themeColor="text1"/>
            <w:szCs w:val="24"/>
            <w:rPrChange w:id="2761" w:author="Dr Mamadou SANOGO" w:date="2023-10-25T18:15:00Z">
              <w:rPr>
                <w:b/>
                <w:bCs/>
                <w:iCs/>
                <w:color w:val="FF0000"/>
                <w:szCs w:val="24"/>
              </w:rPr>
            </w:rPrChange>
          </w:rPr>
          <w:delText>Annexe</w:delText>
        </w:r>
        <w:r w:rsidR="00051F52" w:rsidRPr="007A4AFC" w:rsidDel="00CA6A2B">
          <w:rPr>
            <w:b/>
            <w:bCs/>
            <w:iCs/>
            <w:color w:val="000000" w:themeColor="text1"/>
            <w:szCs w:val="24"/>
            <w:rPrChange w:id="2762" w:author="Dr Mamadou SANOGO" w:date="2023-10-25T18:15:00Z">
              <w:rPr>
                <w:b/>
                <w:bCs/>
                <w:iCs/>
                <w:color w:val="FF0000"/>
                <w:szCs w:val="24"/>
              </w:rPr>
            </w:rPrChange>
          </w:rPr>
          <w:delText xml:space="preserve"> </w:delText>
        </w:r>
        <w:r w:rsidRPr="007A4AFC" w:rsidDel="00CA6A2B">
          <w:rPr>
            <w:b/>
            <w:bCs/>
            <w:iCs/>
            <w:color w:val="000000" w:themeColor="text1"/>
            <w:szCs w:val="24"/>
            <w:highlight w:val="yellow"/>
            <w:rPrChange w:id="2763" w:author="Dr Mamadou SANOGO" w:date="2023-10-25T18:15:00Z">
              <w:rPr>
                <w:b/>
                <w:bCs/>
                <w:iCs/>
                <w:color w:val="FF0000"/>
                <w:szCs w:val="24"/>
                <w:highlight w:val="yellow"/>
              </w:rPr>
            </w:rPrChange>
          </w:rPr>
          <w:delText>n°</w:delText>
        </w:r>
        <w:r w:rsidR="00051F52" w:rsidRPr="007A4AFC" w:rsidDel="00CA6A2B">
          <w:rPr>
            <w:b/>
            <w:bCs/>
            <w:iCs/>
            <w:color w:val="000000" w:themeColor="text1"/>
            <w:szCs w:val="24"/>
            <w:highlight w:val="yellow"/>
            <w:rPrChange w:id="2764" w:author="Dr Mamadou SANOGO" w:date="2023-10-25T18:15:00Z">
              <w:rPr>
                <w:b/>
                <w:bCs/>
                <w:iCs/>
                <w:color w:val="FF0000"/>
                <w:szCs w:val="24"/>
                <w:highlight w:val="yellow"/>
              </w:rPr>
            </w:rPrChange>
          </w:rPr>
          <w:delText>025</w:delText>
        </w:r>
        <w:r w:rsidRPr="007A4AFC" w:rsidDel="00CA6A2B">
          <w:rPr>
            <w:b/>
            <w:bCs/>
            <w:iCs/>
            <w:color w:val="000000" w:themeColor="text1"/>
            <w:szCs w:val="24"/>
            <w:highlight w:val="yellow"/>
            <w:rPrChange w:id="2765" w:author="Dr Mamadou SANOGO" w:date="2023-10-25T18:15:00Z">
              <w:rPr>
                <w:b/>
                <w:bCs/>
                <w:iCs/>
                <w:color w:val="FF0000"/>
                <w:szCs w:val="24"/>
                <w:highlight w:val="yellow"/>
              </w:rPr>
            </w:rPrChange>
          </w:rPr>
          <w:delText> </w:delText>
        </w:r>
        <w:r w:rsidRPr="007A4AFC" w:rsidDel="00CA6A2B">
          <w:rPr>
            <w:b/>
            <w:bCs/>
            <w:iCs/>
            <w:color w:val="000000" w:themeColor="text1"/>
            <w:szCs w:val="24"/>
            <w:rPrChange w:id="2766" w:author="Dr Mamadou SANOGO" w:date="2023-10-25T18:15:00Z">
              <w:rPr>
                <w:b/>
                <w:bCs/>
                <w:iCs/>
                <w:color w:val="FF0000"/>
                <w:szCs w:val="24"/>
              </w:rPr>
            </w:rPrChange>
          </w:rPr>
          <w:delText>Rapport sur les résultats de l’évaluation des enseignements par les étudiants</w:delText>
        </w:r>
        <w:r w:rsidR="00051F52" w:rsidRPr="007A4AFC" w:rsidDel="00CA6A2B">
          <w:rPr>
            <w:b/>
            <w:bCs/>
            <w:iCs/>
            <w:color w:val="000000" w:themeColor="text1"/>
            <w:szCs w:val="24"/>
            <w:rPrChange w:id="2767" w:author="Dr Mamadou SANOGO" w:date="2023-10-25T18:15:00Z">
              <w:rPr>
                <w:b/>
                <w:bCs/>
                <w:iCs/>
                <w:color w:val="FF0000"/>
                <w:szCs w:val="24"/>
              </w:rPr>
            </w:rPrChange>
          </w:rPr>
          <w:delText>(</w:delText>
        </w:r>
        <w:r w:rsidR="00051F52" w:rsidRPr="007A4AFC" w:rsidDel="00CA6A2B">
          <w:rPr>
            <w:b/>
            <w:bCs/>
            <w:iCs/>
            <w:color w:val="000000" w:themeColor="text1"/>
            <w:szCs w:val="24"/>
          </w:rPr>
          <w:delText>Robert</w:delText>
        </w:r>
        <w:r w:rsidR="00051F52" w:rsidRPr="007A4AFC" w:rsidDel="00CA6A2B">
          <w:rPr>
            <w:b/>
            <w:bCs/>
            <w:iCs/>
            <w:color w:val="000000" w:themeColor="text1"/>
            <w:szCs w:val="24"/>
            <w:rPrChange w:id="2768" w:author="Dr Mamadou SANOGO" w:date="2023-10-25T18:15:00Z">
              <w:rPr>
                <w:b/>
                <w:bCs/>
                <w:iCs/>
                <w:color w:val="FF0000"/>
                <w:szCs w:val="24"/>
              </w:rPr>
            </w:rPrChange>
          </w:rPr>
          <w:delText>)</w:delText>
        </w:r>
      </w:del>
    </w:p>
    <w:p w14:paraId="261112A9" w14:textId="0083E3CD" w:rsidR="00643698" w:rsidRPr="007A4AFC" w:rsidDel="00CA1AA8" w:rsidRDefault="00643698">
      <w:pPr>
        <w:spacing w:line="276" w:lineRule="auto"/>
        <w:jc w:val="center"/>
        <w:rPr>
          <w:del w:id="2769" w:author="Cauris Cosmetics" w:date="2023-10-27T22:58:00Z"/>
          <w:b/>
          <w:i/>
          <w:iCs/>
          <w:color w:val="000000" w:themeColor="text1"/>
          <w:szCs w:val="24"/>
        </w:rPr>
        <w:pPrChange w:id="2770" w:author="Cauris Cosmetics" w:date="2023-10-27T22:58:00Z">
          <w:pPr>
            <w:spacing w:line="360" w:lineRule="auto"/>
            <w:ind w:right="11"/>
          </w:pPr>
        </w:pPrChange>
      </w:pPr>
      <w:del w:id="2771" w:author="Cauris Cosmetics" w:date="2023-10-27T22:58:00Z">
        <w:r w:rsidRPr="007A4AFC" w:rsidDel="00CA1AA8">
          <w:rPr>
            <w:b/>
            <w:i/>
            <w:iCs/>
            <w:color w:val="000000" w:themeColor="text1"/>
            <w:szCs w:val="24"/>
          </w:rPr>
          <w:delText>Critère 3 : Le programme de la formation est soumis à une évaluation périodique par l’institution (au plus tous les quatre ans) en lien avec les acteurs concernés du secteur professionnel</w:delText>
        </w:r>
      </w:del>
    </w:p>
    <w:p w14:paraId="7805A7B8" w14:textId="0CFDACF9" w:rsidR="00643698" w:rsidRPr="007A4AFC" w:rsidDel="00CA1AA8" w:rsidRDefault="00643698">
      <w:pPr>
        <w:spacing w:line="276" w:lineRule="auto"/>
        <w:jc w:val="center"/>
        <w:rPr>
          <w:del w:id="2772" w:author="Cauris Cosmetics" w:date="2023-10-27T22:58:00Z"/>
          <w:iCs/>
          <w:color w:val="000000" w:themeColor="text1"/>
          <w:szCs w:val="24"/>
          <w:lang w:val="fr-ML"/>
        </w:rPr>
        <w:pPrChange w:id="2773" w:author="Cauris Cosmetics" w:date="2023-10-27T22:58:00Z">
          <w:pPr>
            <w:spacing w:line="360" w:lineRule="auto"/>
            <w:ind w:right="403"/>
          </w:pPr>
        </w:pPrChange>
      </w:pPr>
      <w:del w:id="2774" w:author="Cauris Cosmetics" w:date="2023-10-27T22:58:00Z">
        <w:r w:rsidRPr="007A4AFC" w:rsidDel="00CA1AA8">
          <w:rPr>
            <w:iCs/>
            <w:color w:val="000000" w:themeColor="text1"/>
            <w:szCs w:val="24"/>
            <w:lang w:val="fr-ML"/>
          </w:rPr>
          <w:delText xml:space="preserve">L’école est en phase d’élaboration, d’un questionnaire mis à la disposition de ses partenaires du secteur professionnel pour recenser leur in et out put relatif à la formation. </w:delText>
        </w:r>
      </w:del>
    </w:p>
    <w:p w14:paraId="21704F32" w14:textId="5115CC3E" w:rsidR="00643698" w:rsidRPr="007A4AFC" w:rsidDel="00CA1AA8" w:rsidRDefault="00643698">
      <w:pPr>
        <w:spacing w:line="276" w:lineRule="auto"/>
        <w:jc w:val="center"/>
        <w:rPr>
          <w:del w:id="2775" w:author="Cauris Cosmetics" w:date="2023-10-27T22:58:00Z"/>
          <w:color w:val="000000" w:themeColor="text1"/>
          <w:rPrChange w:id="2776" w:author="Dr Mamadou SANOGO" w:date="2023-10-25T18:15:00Z">
            <w:rPr>
              <w:del w:id="2777" w:author="Cauris Cosmetics" w:date="2023-10-27T22:58:00Z"/>
            </w:rPr>
          </w:rPrChange>
        </w:rPr>
        <w:pPrChange w:id="2778" w:author="Cauris Cosmetics" w:date="2023-10-27T22:58:00Z">
          <w:pPr>
            <w:spacing w:line="360" w:lineRule="auto"/>
            <w:ind w:right="403"/>
          </w:pPr>
        </w:pPrChange>
      </w:pPr>
      <w:del w:id="2779" w:author="Cauris Cosmetics" w:date="2023-10-27T22:58:00Z">
        <w:r w:rsidRPr="007A4AFC" w:rsidDel="00CA1AA8">
          <w:rPr>
            <w:iCs/>
            <w:color w:val="000000" w:themeColor="text1"/>
            <w:szCs w:val="24"/>
            <w:lang w:val="fr-ML"/>
          </w:rPr>
          <w:delText xml:space="preserve">Le master en </w:delText>
        </w:r>
      </w:del>
      <w:ins w:id="2780" w:author="Dr Mamadou SANOGO" w:date="2023-10-27T14:15:00Z">
        <w:del w:id="2781" w:author="Cauris Cosmetics" w:date="2023-10-27T19:22:00Z">
          <w:r w:rsidR="005A69DD" w:rsidDel="007A7899">
            <w:rPr>
              <w:bCs/>
              <w:color w:val="000000" w:themeColor="text1"/>
              <w:szCs w:val="24"/>
            </w:rPr>
            <w:delText>management des services de santé</w:delText>
          </w:r>
        </w:del>
      </w:ins>
      <w:ins w:id="2782" w:author="Dr Mamadou SANOGO" w:date="2023-10-27T10:30:00Z">
        <w:del w:id="2783" w:author="Cauris Cosmetics" w:date="2023-10-27T22:58:00Z">
          <w:r w:rsidR="0095395A" w:rsidRPr="009C7542" w:rsidDel="00CA1AA8">
            <w:rPr>
              <w:iCs/>
              <w:color w:val="000000" w:themeColor="text1"/>
              <w:szCs w:val="24"/>
              <w:lang w:val="fr-ML"/>
            </w:rPr>
            <w:delText xml:space="preserve"> </w:delText>
          </w:r>
        </w:del>
      </w:ins>
      <w:del w:id="2784" w:author="Cauris Cosmetics" w:date="2023-10-27T22:58:00Z">
        <w:r w:rsidRPr="007A4AFC" w:rsidDel="00CA1AA8">
          <w:rPr>
            <w:iCs/>
            <w:color w:val="000000" w:themeColor="text1"/>
            <w:szCs w:val="24"/>
            <w:lang w:val="fr-ML"/>
          </w:rPr>
          <w:delText xml:space="preserve">Epidémiologie est soumis à une évaluation périodique tous les 4 ans. Le programme est révisé en vue d’obtenir l’habilitation </w:delText>
        </w:r>
        <w:r w:rsidRPr="007A4AFC" w:rsidDel="00CA1AA8">
          <w:rPr>
            <w:color w:val="000000" w:themeColor="text1"/>
            <w:rPrChange w:id="2785" w:author="Dr Mamadou SANOGO" w:date="2023-10-25T18:15:00Z">
              <w:rPr/>
            </w:rPrChange>
          </w:rPr>
          <w:delText>suivant les besoins du marché de l’emploi.</w:delText>
        </w:r>
      </w:del>
    </w:p>
    <w:p w14:paraId="6C9AE995" w14:textId="4C49405D" w:rsidR="00643698" w:rsidRPr="007A4AFC" w:rsidDel="00CA1AA8" w:rsidRDefault="00643698">
      <w:pPr>
        <w:spacing w:line="276" w:lineRule="auto"/>
        <w:jc w:val="center"/>
        <w:rPr>
          <w:del w:id="2786" w:author="Cauris Cosmetics" w:date="2023-10-27T22:58:00Z"/>
          <w:color w:val="000000" w:themeColor="text1"/>
          <w:sz w:val="10"/>
          <w:szCs w:val="24"/>
          <w:lang w:val="fr-ML"/>
          <w:rPrChange w:id="2787" w:author="Dr Mamadou SANOGO" w:date="2023-10-25T18:15:00Z">
            <w:rPr>
              <w:del w:id="2788" w:author="Cauris Cosmetics" w:date="2023-10-27T22:58:00Z"/>
              <w:color w:val="000000"/>
              <w:sz w:val="10"/>
              <w:szCs w:val="24"/>
              <w:lang w:val="fr-ML"/>
            </w:rPr>
          </w:rPrChange>
        </w:rPr>
        <w:pPrChange w:id="2789" w:author="Cauris Cosmetics" w:date="2023-10-27T22:58:00Z">
          <w:pPr>
            <w:widowControl w:val="0"/>
            <w:autoSpaceDE w:val="0"/>
            <w:autoSpaceDN w:val="0"/>
            <w:adjustRightInd w:val="0"/>
            <w:spacing w:line="240" w:lineRule="auto"/>
            <w:ind w:right="9"/>
          </w:pPr>
        </w:pPrChange>
      </w:pPr>
    </w:p>
    <w:p w14:paraId="0DFFF0B8" w14:textId="24A6D72E" w:rsidR="00643698" w:rsidRPr="007A4AFC" w:rsidDel="00CA1AA8" w:rsidRDefault="00643698">
      <w:pPr>
        <w:spacing w:line="276" w:lineRule="auto"/>
        <w:jc w:val="center"/>
        <w:rPr>
          <w:del w:id="2790" w:author="Cauris Cosmetics" w:date="2023-10-27T22:58:00Z"/>
          <w:b/>
          <w:iCs/>
          <w:color w:val="000000" w:themeColor="text1"/>
          <w:szCs w:val="24"/>
        </w:rPr>
        <w:pPrChange w:id="2791" w:author="Cauris Cosmetics" w:date="2023-10-27T22:58:00Z">
          <w:pPr>
            <w:pStyle w:val="Paragraphedeliste"/>
            <w:numPr>
              <w:ilvl w:val="1"/>
              <w:numId w:val="26"/>
            </w:numPr>
            <w:spacing w:line="276" w:lineRule="auto"/>
            <w:ind w:hanging="360"/>
          </w:pPr>
        </w:pPrChange>
      </w:pPr>
      <w:bookmarkStart w:id="2792" w:name="_Toc145944511"/>
      <w:del w:id="2793" w:author="Cauris Cosmetics" w:date="2023-10-27T22:58:00Z">
        <w:r w:rsidRPr="007A4AFC" w:rsidDel="00CA1AA8">
          <w:rPr>
            <w:b/>
            <w:iCs/>
            <w:color w:val="000000" w:themeColor="text1"/>
            <w:szCs w:val="24"/>
          </w:rPr>
          <w:delText>Organisation pédagogique</w:delText>
        </w:r>
        <w:bookmarkEnd w:id="2792"/>
      </w:del>
    </w:p>
    <w:p w14:paraId="2EC2726D" w14:textId="389591ED" w:rsidR="00643698" w:rsidRPr="007A4AFC" w:rsidDel="00CA1AA8" w:rsidRDefault="00643698">
      <w:pPr>
        <w:spacing w:line="276" w:lineRule="auto"/>
        <w:jc w:val="center"/>
        <w:rPr>
          <w:del w:id="2794" w:author="Cauris Cosmetics" w:date="2023-10-27T22:58:00Z"/>
          <w:color w:val="000000" w:themeColor="text1"/>
          <w:szCs w:val="24"/>
          <w:rPrChange w:id="2795" w:author="Dr Mamadou SANOGO" w:date="2023-10-25T18:15:00Z">
            <w:rPr>
              <w:del w:id="2796" w:author="Cauris Cosmetics" w:date="2023-10-27T22:58:00Z"/>
              <w:szCs w:val="24"/>
            </w:rPr>
          </w:rPrChange>
        </w:rPr>
        <w:pPrChange w:id="2797" w:author="Cauris Cosmetics" w:date="2023-10-27T22:58:00Z">
          <w:pPr>
            <w:spacing w:line="360" w:lineRule="auto"/>
          </w:pPr>
        </w:pPrChange>
      </w:pPr>
      <w:del w:id="2798" w:author="Cauris Cosmetics" w:date="2023-10-27T22:58:00Z">
        <w:r w:rsidRPr="007A4AFC" w:rsidDel="00CA1AA8">
          <w:rPr>
            <w:color w:val="000000" w:themeColor="text1"/>
            <w:szCs w:val="24"/>
            <w:rPrChange w:id="2799" w:author="Dr Mamadou SANOGO" w:date="2023-10-25T18:15:00Z">
              <w:rPr>
                <w:szCs w:val="24"/>
              </w:rPr>
            </w:rPrChange>
          </w:rPr>
          <w:delText xml:space="preserve">Cette partie analyse la conformité du programme de formation aux exigences du système LMD (équipes pédagogiques, dispositifs d’aide à la réussite de l’intégrité scientifique). </w:delText>
        </w:r>
      </w:del>
    </w:p>
    <w:p w14:paraId="74AC802F" w14:textId="5D0C071D" w:rsidR="00643698" w:rsidRPr="007A4AFC" w:rsidDel="00CA1AA8" w:rsidRDefault="00643698">
      <w:pPr>
        <w:spacing w:line="276" w:lineRule="auto"/>
        <w:jc w:val="center"/>
        <w:rPr>
          <w:del w:id="2800" w:author="Cauris Cosmetics" w:date="2023-10-27T22:58:00Z"/>
          <w:color w:val="000000" w:themeColor="text1"/>
          <w:sz w:val="10"/>
          <w:szCs w:val="24"/>
          <w:rPrChange w:id="2801" w:author="Dr Mamadou SANOGO" w:date="2023-10-25T18:15:00Z">
            <w:rPr>
              <w:del w:id="2802" w:author="Cauris Cosmetics" w:date="2023-10-27T22:58:00Z"/>
              <w:color w:val="000000"/>
              <w:sz w:val="10"/>
              <w:szCs w:val="24"/>
            </w:rPr>
          </w:rPrChange>
        </w:rPr>
        <w:pPrChange w:id="2803" w:author="Cauris Cosmetics" w:date="2023-10-27T22:58:00Z">
          <w:pPr>
            <w:widowControl w:val="0"/>
            <w:autoSpaceDE w:val="0"/>
            <w:autoSpaceDN w:val="0"/>
            <w:adjustRightInd w:val="0"/>
            <w:spacing w:line="240" w:lineRule="auto"/>
            <w:ind w:right="9"/>
          </w:pPr>
        </w:pPrChange>
      </w:pPr>
    </w:p>
    <w:p w14:paraId="18BE7AF2" w14:textId="7470D1E1" w:rsidR="00643698" w:rsidRPr="007A4AFC" w:rsidDel="00CA1AA8" w:rsidRDefault="00643698">
      <w:pPr>
        <w:spacing w:line="276" w:lineRule="auto"/>
        <w:jc w:val="center"/>
        <w:rPr>
          <w:del w:id="2804" w:author="Cauris Cosmetics" w:date="2023-10-27T22:58:00Z"/>
          <w:b/>
          <w:color w:val="000000" w:themeColor="text1"/>
          <w:szCs w:val="24"/>
        </w:rPr>
        <w:pPrChange w:id="2805" w:author="Cauris Cosmetics" w:date="2023-10-27T22:58:00Z">
          <w:pPr>
            <w:spacing w:line="360" w:lineRule="auto"/>
            <w:ind w:right="11"/>
          </w:pPr>
        </w:pPrChange>
      </w:pPr>
      <w:bookmarkStart w:id="2806" w:name="_Toc145944512"/>
      <w:del w:id="2807" w:author="Cauris Cosmetics" w:date="2023-10-27T22:58:00Z">
        <w:r w:rsidRPr="007A4AFC" w:rsidDel="00CA1AA8">
          <w:rPr>
            <w:b/>
            <w:color w:val="000000" w:themeColor="text1"/>
            <w:szCs w:val="24"/>
          </w:rPr>
          <w:delText>Référence 1 : L’organisation pédagogique de l’offre de formation est clairement définie et conforme aux exigences du LMD</w:delText>
        </w:r>
        <w:bookmarkEnd w:id="2806"/>
      </w:del>
    </w:p>
    <w:p w14:paraId="5E7F50BB" w14:textId="27308FE3" w:rsidR="00643698" w:rsidRPr="007A4AFC" w:rsidDel="00CA1AA8" w:rsidRDefault="00643698">
      <w:pPr>
        <w:spacing w:line="276" w:lineRule="auto"/>
        <w:jc w:val="center"/>
        <w:rPr>
          <w:del w:id="2808" w:author="Cauris Cosmetics" w:date="2023-10-27T22:58:00Z"/>
          <w:color w:val="000000" w:themeColor="text1"/>
          <w:sz w:val="10"/>
          <w:szCs w:val="24"/>
          <w:lang w:val="fr-ML"/>
          <w:rPrChange w:id="2809" w:author="Dr Mamadou SANOGO" w:date="2023-10-25T18:15:00Z">
            <w:rPr>
              <w:del w:id="2810" w:author="Cauris Cosmetics" w:date="2023-10-27T22:58:00Z"/>
              <w:color w:val="000000"/>
              <w:sz w:val="10"/>
              <w:szCs w:val="24"/>
              <w:lang w:val="fr-ML"/>
            </w:rPr>
          </w:rPrChange>
        </w:rPr>
        <w:pPrChange w:id="2811" w:author="Cauris Cosmetics" w:date="2023-10-27T22:58:00Z">
          <w:pPr>
            <w:widowControl w:val="0"/>
            <w:autoSpaceDE w:val="0"/>
            <w:autoSpaceDN w:val="0"/>
            <w:adjustRightInd w:val="0"/>
            <w:spacing w:line="240" w:lineRule="auto"/>
            <w:ind w:right="9"/>
          </w:pPr>
        </w:pPrChange>
      </w:pPr>
    </w:p>
    <w:p w14:paraId="55490653" w14:textId="3E567F90" w:rsidR="00643698" w:rsidRPr="007A4AFC" w:rsidDel="00CA1AA8" w:rsidRDefault="00643698">
      <w:pPr>
        <w:spacing w:line="276" w:lineRule="auto"/>
        <w:jc w:val="center"/>
        <w:rPr>
          <w:del w:id="2812" w:author="Cauris Cosmetics" w:date="2023-10-27T22:58:00Z"/>
          <w:b/>
          <w:i/>
          <w:iCs/>
          <w:color w:val="000000" w:themeColor="text1"/>
          <w:szCs w:val="24"/>
        </w:rPr>
        <w:pPrChange w:id="2813" w:author="Cauris Cosmetics" w:date="2023-10-27T22:58:00Z">
          <w:pPr>
            <w:spacing w:line="360" w:lineRule="auto"/>
            <w:ind w:right="11"/>
          </w:pPr>
        </w:pPrChange>
      </w:pPr>
      <w:del w:id="2814" w:author="Cauris Cosmetics" w:date="2023-10-27T22:58:00Z">
        <w:r w:rsidRPr="007A4AFC" w:rsidDel="00CA1AA8">
          <w:rPr>
            <w:b/>
            <w:i/>
            <w:iCs/>
            <w:color w:val="000000" w:themeColor="text1"/>
            <w:szCs w:val="24"/>
          </w:rPr>
          <w:delText>Critère 1 : La formation comprend un ensemble d’unités d’enseignement (majeures, mineures, transversales et libres) organisées en semestre et cohérent avec les objectifs définis</w:delText>
        </w:r>
      </w:del>
    </w:p>
    <w:p w14:paraId="6D8489AC" w14:textId="7B5F505B" w:rsidR="00643698" w:rsidRPr="007A4AFC" w:rsidDel="00CA1AA8" w:rsidRDefault="00643698">
      <w:pPr>
        <w:spacing w:line="276" w:lineRule="auto"/>
        <w:jc w:val="center"/>
        <w:rPr>
          <w:del w:id="2815" w:author="Cauris Cosmetics" w:date="2023-10-27T22:58:00Z"/>
          <w:iCs/>
          <w:color w:val="000000" w:themeColor="text1"/>
          <w:szCs w:val="24"/>
          <w:lang w:val="fr-ML"/>
        </w:rPr>
        <w:pPrChange w:id="2816" w:author="Cauris Cosmetics" w:date="2023-10-27T22:58:00Z">
          <w:pPr>
            <w:spacing w:line="360" w:lineRule="auto"/>
            <w:ind w:right="403"/>
          </w:pPr>
        </w:pPrChange>
      </w:pPr>
      <w:del w:id="2817" w:author="Cauris Cosmetics" w:date="2023-10-27T22:58:00Z">
        <w:r w:rsidRPr="007A4AFC" w:rsidDel="00CA1AA8">
          <w:rPr>
            <w:iCs/>
            <w:color w:val="000000" w:themeColor="text1"/>
            <w:szCs w:val="24"/>
            <w:lang w:val="fr-ML"/>
          </w:rPr>
          <w:delText>La formation comprend des unités d’enseignement majeures, mineures et transversales et est organisé</w:delText>
        </w:r>
      </w:del>
      <w:ins w:id="2818" w:author="Dr Mamadou SANOGO" w:date="2023-10-27T10:31:00Z">
        <w:del w:id="2819" w:author="Cauris Cosmetics" w:date="2023-10-27T22:58:00Z">
          <w:r w:rsidR="0095395A" w:rsidDel="00CA1AA8">
            <w:rPr>
              <w:iCs/>
              <w:color w:val="000000" w:themeColor="text1"/>
              <w:szCs w:val="24"/>
              <w:lang w:val="fr-ML"/>
            </w:rPr>
            <w:delText>e</w:delText>
          </w:r>
        </w:del>
      </w:ins>
      <w:del w:id="2820" w:author="Cauris Cosmetics" w:date="2023-10-27T22:58:00Z">
        <w:r w:rsidRPr="007A4AFC" w:rsidDel="00CA1AA8">
          <w:rPr>
            <w:iCs/>
            <w:color w:val="000000" w:themeColor="text1"/>
            <w:szCs w:val="24"/>
            <w:lang w:val="fr-ML"/>
          </w:rPr>
          <w:delText xml:space="preserve"> en semestre de façon cohéren</w:delText>
        </w:r>
      </w:del>
      <w:ins w:id="2821" w:author="Dr Mamadou SANOGO" w:date="2023-10-27T10:31:00Z">
        <w:del w:id="2822" w:author="Cauris Cosmetics" w:date="2023-10-27T22:58:00Z">
          <w:r w:rsidR="0095395A" w:rsidDel="00CA1AA8">
            <w:rPr>
              <w:iCs/>
              <w:color w:val="000000" w:themeColor="text1"/>
              <w:szCs w:val="24"/>
              <w:lang w:val="fr-ML"/>
            </w:rPr>
            <w:delText>t</w:delText>
          </w:r>
        </w:del>
      </w:ins>
      <w:del w:id="2823" w:author="Cauris Cosmetics" w:date="2023-10-27T22:58:00Z">
        <w:r w:rsidRPr="007A4AFC" w:rsidDel="00CA1AA8">
          <w:rPr>
            <w:iCs/>
            <w:color w:val="000000" w:themeColor="text1"/>
            <w:szCs w:val="24"/>
            <w:lang w:val="fr-ML"/>
          </w:rPr>
          <w:delText>ce avec les objectifs de la formation</w:delText>
        </w:r>
      </w:del>
    </w:p>
    <w:p w14:paraId="10A27E6D" w14:textId="71F747B6" w:rsidR="00643698" w:rsidRPr="007A4AFC" w:rsidDel="00CA1AA8" w:rsidRDefault="00643698">
      <w:pPr>
        <w:spacing w:line="276" w:lineRule="auto"/>
        <w:jc w:val="center"/>
        <w:rPr>
          <w:del w:id="2824" w:author="Cauris Cosmetics" w:date="2023-10-27T22:58:00Z"/>
          <w:b/>
          <w:bCs/>
          <w:iCs/>
          <w:color w:val="000000" w:themeColor="text1"/>
          <w:szCs w:val="24"/>
          <w:rPrChange w:id="2825" w:author="Dr Mamadou SANOGO" w:date="2023-10-25T18:15:00Z">
            <w:rPr>
              <w:del w:id="2826" w:author="Cauris Cosmetics" w:date="2023-10-27T22:58:00Z"/>
              <w:b/>
              <w:bCs/>
              <w:iCs/>
              <w:color w:val="00B050"/>
              <w:szCs w:val="24"/>
            </w:rPr>
          </w:rPrChange>
        </w:rPr>
        <w:pPrChange w:id="2827" w:author="Cauris Cosmetics" w:date="2023-10-27T22:58:00Z">
          <w:pPr>
            <w:spacing w:line="360" w:lineRule="auto"/>
            <w:ind w:right="11"/>
          </w:pPr>
        </w:pPrChange>
      </w:pPr>
      <w:del w:id="2828" w:author="Cauris Cosmetics" w:date="2023-10-27T22:58:00Z">
        <w:r w:rsidRPr="007A4AFC" w:rsidDel="00CA1AA8">
          <w:rPr>
            <w:b/>
            <w:bCs/>
            <w:iCs/>
            <w:color w:val="000000" w:themeColor="text1"/>
            <w:szCs w:val="24"/>
            <w:rPrChange w:id="2829" w:author="Dr Mamadou SANOGO" w:date="2023-10-25T18:15:00Z">
              <w:rPr>
                <w:b/>
                <w:bCs/>
                <w:iCs/>
                <w:color w:val="00B050"/>
                <w:szCs w:val="24"/>
              </w:rPr>
            </w:rPrChange>
          </w:rPr>
          <w:delText>Annexe n°</w:delText>
        </w:r>
        <w:r w:rsidR="00051F52" w:rsidRPr="007A4AFC" w:rsidDel="00CA1AA8">
          <w:rPr>
            <w:b/>
            <w:bCs/>
            <w:iCs/>
            <w:color w:val="000000" w:themeColor="text1"/>
            <w:szCs w:val="24"/>
            <w:rPrChange w:id="2830" w:author="Dr Mamadou SANOGO" w:date="2023-10-25T18:15:00Z">
              <w:rPr>
                <w:b/>
                <w:bCs/>
                <w:iCs/>
                <w:color w:val="00B050"/>
                <w:szCs w:val="24"/>
              </w:rPr>
            </w:rPrChange>
          </w:rPr>
          <w:delText>00</w:delText>
        </w:r>
      </w:del>
      <w:del w:id="2831" w:author="Cauris Cosmetics" w:date="2023-10-25T14:45:00Z">
        <w:r w:rsidR="00051F52" w:rsidRPr="007A4AFC" w:rsidDel="00CA6A2B">
          <w:rPr>
            <w:b/>
            <w:bCs/>
            <w:iCs/>
            <w:color w:val="000000" w:themeColor="text1"/>
            <w:szCs w:val="24"/>
            <w:rPrChange w:id="2832" w:author="Dr Mamadou SANOGO" w:date="2023-10-25T18:15:00Z">
              <w:rPr>
                <w:b/>
                <w:bCs/>
                <w:iCs/>
                <w:color w:val="00B050"/>
                <w:szCs w:val="24"/>
              </w:rPr>
            </w:rPrChange>
          </w:rPr>
          <w:delText>8</w:delText>
        </w:r>
      </w:del>
      <w:del w:id="2833" w:author="Cauris Cosmetics" w:date="2023-10-27T22:58:00Z">
        <w:r w:rsidRPr="007A4AFC" w:rsidDel="00CA1AA8">
          <w:rPr>
            <w:b/>
            <w:bCs/>
            <w:iCs/>
            <w:color w:val="000000" w:themeColor="text1"/>
            <w:szCs w:val="24"/>
            <w:rPrChange w:id="2834" w:author="Dr Mamadou SANOGO" w:date="2023-10-25T18:15:00Z">
              <w:rPr>
                <w:b/>
                <w:bCs/>
                <w:iCs/>
                <w:color w:val="00B050"/>
                <w:szCs w:val="24"/>
              </w:rPr>
            </w:rPrChange>
          </w:rPr>
          <w:delText xml:space="preserve">: </w:delText>
        </w:r>
        <w:r w:rsidRPr="003A18E5" w:rsidDel="00CA1AA8">
          <w:rPr>
            <w:iCs/>
            <w:color w:val="000000" w:themeColor="text1"/>
            <w:szCs w:val="24"/>
            <w:rPrChange w:id="2835" w:author="Dr Mamadou SANOGO" w:date="2023-10-26T13:14:00Z">
              <w:rPr>
                <w:b/>
                <w:bCs/>
                <w:iCs/>
                <w:color w:val="00B050"/>
                <w:szCs w:val="24"/>
              </w:rPr>
            </w:rPrChange>
          </w:rPr>
          <w:delText>Maquette pédagogique de la formation</w:delText>
        </w:r>
      </w:del>
    </w:p>
    <w:p w14:paraId="44D8E7A6" w14:textId="36870AA7" w:rsidR="00643698" w:rsidRPr="007A4AFC" w:rsidDel="00CA1AA8" w:rsidRDefault="00643698">
      <w:pPr>
        <w:spacing w:line="276" w:lineRule="auto"/>
        <w:jc w:val="center"/>
        <w:rPr>
          <w:del w:id="2836" w:author="Cauris Cosmetics" w:date="2023-10-27T22:58:00Z"/>
          <w:color w:val="000000" w:themeColor="text1"/>
          <w:sz w:val="10"/>
          <w:szCs w:val="24"/>
          <w:lang w:val="fr-ML"/>
          <w:rPrChange w:id="2837" w:author="Dr Mamadou SANOGO" w:date="2023-10-25T18:15:00Z">
            <w:rPr>
              <w:del w:id="2838" w:author="Cauris Cosmetics" w:date="2023-10-27T22:58:00Z"/>
              <w:sz w:val="10"/>
              <w:szCs w:val="24"/>
              <w:lang w:val="fr-ML"/>
            </w:rPr>
          </w:rPrChange>
        </w:rPr>
        <w:pPrChange w:id="2839" w:author="Cauris Cosmetics" w:date="2023-10-27T22:58:00Z">
          <w:pPr>
            <w:spacing w:line="240" w:lineRule="auto"/>
            <w:ind w:right="36"/>
          </w:pPr>
        </w:pPrChange>
      </w:pPr>
    </w:p>
    <w:p w14:paraId="503BB328" w14:textId="1A362B2A" w:rsidR="00643698" w:rsidRPr="007A4AFC" w:rsidDel="00CA1AA8" w:rsidRDefault="00643698">
      <w:pPr>
        <w:spacing w:line="276" w:lineRule="auto"/>
        <w:jc w:val="center"/>
        <w:rPr>
          <w:del w:id="2840" w:author="Cauris Cosmetics" w:date="2023-10-27T22:58:00Z"/>
          <w:b/>
          <w:i/>
          <w:iCs/>
          <w:color w:val="000000" w:themeColor="text1"/>
          <w:szCs w:val="24"/>
        </w:rPr>
        <w:pPrChange w:id="2841" w:author="Cauris Cosmetics" w:date="2023-10-27T22:58:00Z">
          <w:pPr>
            <w:spacing w:line="360" w:lineRule="auto"/>
            <w:ind w:right="11"/>
          </w:pPr>
        </w:pPrChange>
      </w:pPr>
      <w:del w:id="2842" w:author="Cauris Cosmetics" w:date="2023-10-27T22:58:00Z">
        <w:r w:rsidRPr="007A4AFC" w:rsidDel="00CA1AA8">
          <w:rPr>
            <w:b/>
            <w:i/>
            <w:iCs/>
            <w:color w:val="000000" w:themeColor="text1"/>
            <w:szCs w:val="24"/>
          </w:rPr>
          <w:delText>Critère 2 : La formation est structurée autour d’un tronc commun formant un socle de connaissances</w:delText>
        </w:r>
      </w:del>
    </w:p>
    <w:p w14:paraId="5E8C4C31" w14:textId="172BB98C" w:rsidR="0027496F" w:rsidRPr="007A4AFC" w:rsidDel="00CA1AA8" w:rsidRDefault="00643698">
      <w:pPr>
        <w:spacing w:line="276" w:lineRule="auto"/>
        <w:jc w:val="center"/>
        <w:rPr>
          <w:del w:id="2843" w:author="Cauris Cosmetics" w:date="2023-10-27T22:58:00Z"/>
          <w:color w:val="000000" w:themeColor="text1"/>
          <w:szCs w:val="24"/>
          <w:rPrChange w:id="2844" w:author="Dr Mamadou SANOGO" w:date="2023-10-25T18:15:00Z">
            <w:rPr>
              <w:del w:id="2845" w:author="Cauris Cosmetics" w:date="2023-10-27T22:58:00Z"/>
              <w:szCs w:val="24"/>
            </w:rPr>
          </w:rPrChange>
        </w:rPr>
        <w:pPrChange w:id="2846" w:author="Cauris Cosmetics" w:date="2023-10-27T22:58:00Z">
          <w:pPr>
            <w:spacing w:line="360" w:lineRule="auto"/>
            <w:ind w:right="402"/>
          </w:pPr>
        </w:pPrChange>
      </w:pPr>
      <w:del w:id="2847" w:author="Cauris Cosmetics" w:date="2023-10-27T22:58:00Z">
        <w:r w:rsidRPr="007A4AFC" w:rsidDel="00CA1AA8">
          <w:rPr>
            <w:iCs/>
            <w:color w:val="000000" w:themeColor="text1"/>
            <w:szCs w:val="24"/>
            <w:lang w:val="fr-ML"/>
          </w:rPr>
          <w:delText xml:space="preserve">La formation est structurée de sorte à avoir un tronc commun en semestre I et semestre II formant </w:delText>
        </w:r>
        <w:r w:rsidRPr="007A4AFC" w:rsidDel="00CA1AA8">
          <w:rPr>
            <w:color w:val="000000" w:themeColor="text1"/>
            <w:szCs w:val="24"/>
            <w:rPrChange w:id="2848" w:author="Dr Mamadou SANOGO" w:date="2023-10-25T18:15:00Z">
              <w:rPr>
                <w:szCs w:val="24"/>
              </w:rPr>
            </w:rPrChange>
          </w:rPr>
          <w:delText>un socle de connaissances.</w:delText>
        </w:r>
      </w:del>
    </w:p>
    <w:p w14:paraId="4299F33E" w14:textId="4FAB4ABD" w:rsidR="00643698" w:rsidRPr="007A4AFC" w:rsidDel="00CA1AA8" w:rsidRDefault="00643698">
      <w:pPr>
        <w:spacing w:line="276" w:lineRule="auto"/>
        <w:jc w:val="center"/>
        <w:rPr>
          <w:del w:id="2849" w:author="Cauris Cosmetics" w:date="2023-10-27T22:58:00Z"/>
          <w:b/>
          <w:bCs/>
          <w:iCs/>
          <w:color w:val="000000" w:themeColor="text1"/>
          <w:szCs w:val="24"/>
          <w:rPrChange w:id="2850" w:author="Dr Mamadou SANOGO" w:date="2023-10-25T18:15:00Z">
            <w:rPr>
              <w:del w:id="2851" w:author="Cauris Cosmetics" w:date="2023-10-27T22:58:00Z"/>
              <w:b/>
              <w:bCs/>
              <w:iCs/>
              <w:color w:val="00B050"/>
              <w:szCs w:val="24"/>
            </w:rPr>
          </w:rPrChange>
        </w:rPr>
        <w:pPrChange w:id="2852" w:author="Cauris Cosmetics" w:date="2023-10-27T22:58:00Z">
          <w:pPr>
            <w:spacing w:line="360" w:lineRule="auto"/>
            <w:ind w:right="11"/>
          </w:pPr>
        </w:pPrChange>
      </w:pPr>
      <w:del w:id="2853" w:author="Cauris Cosmetics" w:date="2023-10-27T22:58:00Z">
        <w:r w:rsidRPr="007A4AFC" w:rsidDel="00CA1AA8">
          <w:rPr>
            <w:b/>
            <w:bCs/>
            <w:iCs/>
            <w:color w:val="000000" w:themeColor="text1"/>
            <w:szCs w:val="24"/>
            <w:rPrChange w:id="2854" w:author="Dr Mamadou SANOGO" w:date="2023-10-25T18:15:00Z">
              <w:rPr>
                <w:b/>
                <w:bCs/>
                <w:iCs/>
                <w:color w:val="00B050"/>
                <w:szCs w:val="24"/>
              </w:rPr>
            </w:rPrChange>
          </w:rPr>
          <w:delText>Annexe n°</w:delText>
        </w:r>
        <w:r w:rsidR="00051F52" w:rsidRPr="007A4AFC" w:rsidDel="00CA1AA8">
          <w:rPr>
            <w:b/>
            <w:bCs/>
            <w:iCs/>
            <w:color w:val="000000" w:themeColor="text1"/>
            <w:szCs w:val="24"/>
            <w:rPrChange w:id="2855" w:author="Dr Mamadou SANOGO" w:date="2023-10-25T18:15:00Z">
              <w:rPr>
                <w:b/>
                <w:bCs/>
                <w:iCs/>
                <w:color w:val="00B050"/>
                <w:szCs w:val="24"/>
              </w:rPr>
            </w:rPrChange>
          </w:rPr>
          <w:delText>0</w:delText>
        </w:r>
      </w:del>
      <w:del w:id="2856" w:author="Cauris Cosmetics" w:date="2023-10-25T14:45:00Z">
        <w:r w:rsidR="00051F52" w:rsidRPr="007A4AFC" w:rsidDel="00CA6A2B">
          <w:rPr>
            <w:b/>
            <w:bCs/>
            <w:iCs/>
            <w:color w:val="000000" w:themeColor="text1"/>
            <w:szCs w:val="24"/>
            <w:rPrChange w:id="2857" w:author="Dr Mamadou SANOGO" w:date="2023-10-25T18:15:00Z">
              <w:rPr>
                <w:b/>
                <w:bCs/>
                <w:iCs/>
                <w:color w:val="00B050"/>
                <w:szCs w:val="24"/>
              </w:rPr>
            </w:rPrChange>
          </w:rPr>
          <w:delText>26</w:delText>
        </w:r>
      </w:del>
      <w:del w:id="2858" w:author="Cauris Cosmetics" w:date="2023-10-27T22:58:00Z">
        <w:r w:rsidRPr="007A4AFC" w:rsidDel="00CA1AA8">
          <w:rPr>
            <w:b/>
            <w:bCs/>
            <w:iCs/>
            <w:color w:val="000000" w:themeColor="text1"/>
            <w:szCs w:val="24"/>
            <w:rPrChange w:id="2859" w:author="Dr Mamadou SANOGO" w:date="2023-10-25T18:15:00Z">
              <w:rPr>
                <w:b/>
                <w:bCs/>
                <w:iCs/>
                <w:color w:val="00B050"/>
                <w:szCs w:val="24"/>
              </w:rPr>
            </w:rPrChange>
          </w:rPr>
          <w:delText xml:space="preserve">: </w:delText>
        </w:r>
        <w:r w:rsidRPr="003A18E5" w:rsidDel="00CA1AA8">
          <w:rPr>
            <w:iCs/>
            <w:color w:val="000000" w:themeColor="text1"/>
            <w:szCs w:val="24"/>
            <w:rPrChange w:id="2860" w:author="Dr Mamadou SANOGO" w:date="2023-10-26T13:15:00Z">
              <w:rPr>
                <w:b/>
                <w:bCs/>
                <w:iCs/>
                <w:color w:val="00B050"/>
                <w:szCs w:val="24"/>
              </w:rPr>
            </w:rPrChange>
          </w:rPr>
          <w:delText xml:space="preserve">Organisation semestrielle du parcours de l’offre en </w:delText>
        </w:r>
      </w:del>
      <w:ins w:id="2861" w:author="Dr Mamadou SANOGO" w:date="2023-10-26T13:15:00Z">
        <w:del w:id="2862" w:author="Cauris Cosmetics" w:date="2023-10-27T22:58:00Z">
          <w:r w:rsidR="003A18E5" w:rsidDel="00CA1AA8">
            <w:rPr>
              <w:iCs/>
              <w:color w:val="000000" w:themeColor="text1"/>
              <w:szCs w:val="24"/>
            </w:rPr>
            <w:delText>u</w:delText>
          </w:r>
        </w:del>
      </w:ins>
      <w:del w:id="2863" w:author="Cauris Cosmetics" w:date="2023-10-27T22:58:00Z">
        <w:r w:rsidRPr="003A18E5" w:rsidDel="00CA1AA8">
          <w:rPr>
            <w:iCs/>
            <w:color w:val="000000" w:themeColor="text1"/>
            <w:szCs w:val="24"/>
            <w:rPrChange w:id="2864" w:author="Dr Mamadou SANOGO" w:date="2023-10-26T13:15:00Z">
              <w:rPr>
                <w:b/>
                <w:bCs/>
                <w:iCs/>
                <w:color w:val="00B050"/>
                <w:szCs w:val="24"/>
              </w:rPr>
            </w:rPrChange>
          </w:rPr>
          <w:delText>Unités d’enseignement</w:delText>
        </w:r>
      </w:del>
    </w:p>
    <w:p w14:paraId="271556E9" w14:textId="5200908A" w:rsidR="00643698" w:rsidRPr="007A4AFC" w:rsidDel="00CA1AA8" w:rsidRDefault="00643698">
      <w:pPr>
        <w:spacing w:line="276" w:lineRule="auto"/>
        <w:jc w:val="center"/>
        <w:rPr>
          <w:del w:id="2865" w:author="Cauris Cosmetics" w:date="2023-10-27T22:58:00Z"/>
          <w:b/>
          <w:i/>
          <w:iCs/>
          <w:color w:val="000000" w:themeColor="text1"/>
          <w:szCs w:val="24"/>
        </w:rPr>
        <w:pPrChange w:id="2866" w:author="Cauris Cosmetics" w:date="2023-10-27T22:58:00Z">
          <w:pPr>
            <w:spacing w:line="360" w:lineRule="auto"/>
            <w:ind w:right="11"/>
          </w:pPr>
        </w:pPrChange>
      </w:pPr>
      <w:del w:id="2867" w:author="Cauris Cosmetics" w:date="2023-10-27T22:58:00Z">
        <w:r w:rsidRPr="007A4AFC" w:rsidDel="00CA1AA8">
          <w:rPr>
            <w:b/>
            <w:i/>
            <w:iCs/>
            <w:color w:val="000000" w:themeColor="text1"/>
            <w:szCs w:val="24"/>
          </w:rPr>
          <w:delText>Critère 3 : La formation est déclinée en spécialités ou parcours permettant une spécialisation progressive des étudiants</w:delText>
        </w:r>
      </w:del>
    </w:p>
    <w:p w14:paraId="571A9D07" w14:textId="25A7BECF" w:rsidR="0050424B" w:rsidRPr="007A4AFC" w:rsidDel="00CA1AA8" w:rsidRDefault="00643698">
      <w:pPr>
        <w:spacing w:line="276" w:lineRule="auto"/>
        <w:jc w:val="center"/>
        <w:rPr>
          <w:del w:id="2868" w:author="Cauris Cosmetics" w:date="2023-10-27T22:58:00Z"/>
          <w:iCs/>
          <w:color w:val="000000" w:themeColor="text1"/>
          <w:szCs w:val="24"/>
          <w:lang w:val="fr-ML"/>
        </w:rPr>
        <w:pPrChange w:id="2869" w:author="Cauris Cosmetics" w:date="2023-10-27T22:58:00Z">
          <w:pPr>
            <w:spacing w:line="360" w:lineRule="auto"/>
            <w:ind w:right="403"/>
          </w:pPr>
        </w:pPrChange>
      </w:pPr>
      <w:del w:id="2870" w:author="Cauris Cosmetics" w:date="2023-10-27T22:58:00Z">
        <w:r w:rsidRPr="007A4AFC" w:rsidDel="00CA1AA8">
          <w:rPr>
            <w:iCs/>
            <w:color w:val="000000" w:themeColor="text1"/>
            <w:szCs w:val="24"/>
            <w:lang w:val="fr-ML"/>
          </w:rPr>
          <w:delText xml:space="preserve">Le Master en </w:delText>
        </w:r>
      </w:del>
      <w:ins w:id="2871" w:author="Dr Mamadou SANOGO" w:date="2023-10-27T14:15:00Z">
        <w:del w:id="2872" w:author="Cauris Cosmetics" w:date="2023-10-27T19:22:00Z">
          <w:r w:rsidR="005A69DD" w:rsidDel="007A7899">
            <w:rPr>
              <w:bCs/>
              <w:color w:val="000000" w:themeColor="text1"/>
              <w:szCs w:val="24"/>
            </w:rPr>
            <w:delText>management des services de santé</w:delText>
          </w:r>
        </w:del>
      </w:ins>
      <w:ins w:id="2873" w:author="Dr Mamadou SANOGO" w:date="2023-10-27T10:32:00Z">
        <w:del w:id="2874" w:author="Cauris Cosmetics" w:date="2023-10-27T22:58:00Z">
          <w:r w:rsidR="0095395A" w:rsidRPr="009C7542" w:rsidDel="00CA1AA8">
            <w:rPr>
              <w:iCs/>
              <w:color w:val="000000" w:themeColor="text1"/>
              <w:szCs w:val="24"/>
              <w:lang w:val="fr-ML"/>
            </w:rPr>
            <w:delText xml:space="preserve"> </w:delText>
          </w:r>
        </w:del>
      </w:ins>
      <w:del w:id="2875" w:author="Cauris Cosmetics" w:date="2023-10-27T22:58:00Z">
        <w:r w:rsidRPr="007A4AFC" w:rsidDel="00CA1AA8">
          <w:rPr>
            <w:iCs/>
            <w:color w:val="000000" w:themeColor="text1"/>
            <w:szCs w:val="24"/>
            <w:lang w:val="fr-ML"/>
          </w:rPr>
          <w:delText>épidémiologie à partir du semestre 3 est</w:delText>
        </w:r>
        <w:r w:rsidRPr="007A4AFC" w:rsidDel="00CA1AA8">
          <w:rPr>
            <w:b/>
            <w:color w:val="000000" w:themeColor="text1"/>
            <w:szCs w:val="24"/>
          </w:rPr>
          <w:delText xml:space="preserve"> </w:delText>
        </w:r>
        <w:r w:rsidRPr="007A4AFC" w:rsidDel="00CA1AA8">
          <w:rPr>
            <w:bCs/>
            <w:color w:val="000000" w:themeColor="text1"/>
            <w:szCs w:val="24"/>
          </w:rPr>
          <w:delText>déclinée en spécialités ou parcours permettant une spécialisation</w:delText>
        </w:r>
        <w:r w:rsidRPr="007A4AFC" w:rsidDel="00CA1AA8">
          <w:rPr>
            <w:iCs/>
            <w:color w:val="000000" w:themeColor="text1"/>
            <w:szCs w:val="24"/>
            <w:lang w:val="fr-ML"/>
          </w:rPr>
          <w:delText xml:space="preserve">. </w:delText>
        </w:r>
      </w:del>
    </w:p>
    <w:p w14:paraId="2ABE7510" w14:textId="772D45C6" w:rsidR="00643698" w:rsidRPr="007A4AFC" w:rsidDel="004974D8" w:rsidRDefault="00643698">
      <w:pPr>
        <w:spacing w:line="276" w:lineRule="auto"/>
        <w:jc w:val="center"/>
        <w:rPr>
          <w:del w:id="2876" w:author="Cauris Cosmetics" w:date="2023-10-25T14:45:00Z"/>
          <w:b/>
          <w:bCs/>
          <w:iCs/>
          <w:color w:val="000000" w:themeColor="text1"/>
          <w:szCs w:val="24"/>
          <w:rPrChange w:id="2877" w:author="Dr Mamadou SANOGO" w:date="2023-10-25T18:15:00Z">
            <w:rPr>
              <w:del w:id="2878" w:author="Cauris Cosmetics" w:date="2023-10-25T14:45:00Z"/>
              <w:b/>
              <w:bCs/>
              <w:iCs/>
              <w:color w:val="00B050"/>
              <w:szCs w:val="24"/>
            </w:rPr>
          </w:rPrChange>
        </w:rPr>
        <w:pPrChange w:id="2879" w:author="Cauris Cosmetics" w:date="2023-10-27T22:58:00Z">
          <w:pPr>
            <w:spacing w:line="360" w:lineRule="auto"/>
            <w:ind w:right="11"/>
          </w:pPr>
        </w:pPrChange>
      </w:pPr>
      <w:del w:id="2880" w:author="Cauris Cosmetics" w:date="2023-10-25T14:45:00Z">
        <w:r w:rsidRPr="007A4AFC" w:rsidDel="004974D8">
          <w:rPr>
            <w:b/>
            <w:bCs/>
            <w:iCs/>
            <w:color w:val="000000" w:themeColor="text1"/>
            <w:szCs w:val="24"/>
            <w:rPrChange w:id="2881" w:author="Dr Mamadou SANOGO" w:date="2023-10-25T18:15:00Z">
              <w:rPr>
                <w:b/>
                <w:bCs/>
                <w:iCs/>
                <w:color w:val="00B050"/>
                <w:szCs w:val="24"/>
              </w:rPr>
            </w:rPrChange>
          </w:rPr>
          <w:delText>Annexe n°</w:delText>
        </w:r>
        <w:r w:rsidR="00427351" w:rsidRPr="007A4AFC" w:rsidDel="004974D8">
          <w:rPr>
            <w:b/>
            <w:bCs/>
            <w:iCs/>
            <w:color w:val="000000" w:themeColor="text1"/>
            <w:szCs w:val="24"/>
            <w:rPrChange w:id="2882" w:author="Dr Mamadou SANOGO" w:date="2023-10-25T18:15:00Z">
              <w:rPr>
                <w:b/>
                <w:bCs/>
                <w:iCs/>
                <w:color w:val="00B050"/>
                <w:szCs w:val="24"/>
              </w:rPr>
            </w:rPrChange>
          </w:rPr>
          <w:delText>026</w:delText>
        </w:r>
        <w:r w:rsidRPr="007A4AFC" w:rsidDel="004974D8">
          <w:rPr>
            <w:b/>
            <w:bCs/>
            <w:iCs/>
            <w:color w:val="000000" w:themeColor="text1"/>
            <w:szCs w:val="24"/>
            <w:rPrChange w:id="2883" w:author="Dr Mamadou SANOGO" w:date="2023-10-25T18:15:00Z">
              <w:rPr>
                <w:b/>
                <w:bCs/>
                <w:iCs/>
                <w:color w:val="00B050"/>
                <w:szCs w:val="24"/>
              </w:rPr>
            </w:rPrChange>
          </w:rPr>
          <w:delText>: Organisation semestrielle du parcours de l’offre en Unités d’enseignement</w:delText>
        </w:r>
      </w:del>
    </w:p>
    <w:p w14:paraId="679DB4E3" w14:textId="24666116" w:rsidR="00643698" w:rsidRPr="007A4AFC" w:rsidDel="00CA1AA8" w:rsidRDefault="00643698">
      <w:pPr>
        <w:spacing w:line="276" w:lineRule="auto"/>
        <w:jc w:val="center"/>
        <w:rPr>
          <w:del w:id="2884" w:author="Cauris Cosmetics" w:date="2023-10-27T22:58:00Z"/>
          <w:b/>
          <w:i/>
          <w:iCs/>
          <w:color w:val="000000" w:themeColor="text1"/>
          <w:szCs w:val="24"/>
        </w:rPr>
        <w:pPrChange w:id="2885" w:author="Cauris Cosmetics" w:date="2023-10-27T22:58:00Z">
          <w:pPr>
            <w:spacing w:line="360" w:lineRule="auto"/>
            <w:ind w:right="11"/>
          </w:pPr>
        </w:pPrChange>
      </w:pPr>
      <w:del w:id="2886" w:author="Cauris Cosmetics" w:date="2023-10-27T22:58:00Z">
        <w:r w:rsidRPr="007A4AFC" w:rsidDel="00CA1AA8">
          <w:rPr>
            <w:b/>
            <w:i/>
            <w:iCs/>
            <w:color w:val="000000" w:themeColor="text1"/>
            <w:szCs w:val="24"/>
          </w:rPr>
          <w:delText>Critère 4 : Le contenu et le volume horaire de chaque UE sont clairement définis</w:delText>
        </w:r>
      </w:del>
    </w:p>
    <w:p w14:paraId="28314CA5" w14:textId="66FEBFE1" w:rsidR="00643698" w:rsidRPr="007A4AFC" w:rsidDel="00CA1AA8" w:rsidRDefault="00643698">
      <w:pPr>
        <w:spacing w:line="276" w:lineRule="auto"/>
        <w:jc w:val="center"/>
        <w:rPr>
          <w:del w:id="2887" w:author="Cauris Cosmetics" w:date="2023-10-27T22:58:00Z"/>
          <w:color w:val="000000" w:themeColor="text1"/>
          <w:szCs w:val="24"/>
          <w:rPrChange w:id="2888" w:author="Dr Mamadou SANOGO" w:date="2023-10-25T18:15:00Z">
            <w:rPr>
              <w:del w:id="2889" w:author="Cauris Cosmetics" w:date="2023-10-27T22:58:00Z"/>
              <w:szCs w:val="24"/>
            </w:rPr>
          </w:rPrChange>
        </w:rPr>
        <w:pPrChange w:id="2890" w:author="Cauris Cosmetics" w:date="2023-10-27T22:58:00Z">
          <w:pPr>
            <w:spacing w:line="360" w:lineRule="auto"/>
            <w:ind w:right="403"/>
          </w:pPr>
        </w:pPrChange>
      </w:pPr>
      <w:del w:id="2891" w:author="Cauris Cosmetics" w:date="2023-10-27T22:58:00Z">
        <w:r w:rsidRPr="007A4AFC" w:rsidDel="00CA1AA8">
          <w:rPr>
            <w:iCs/>
            <w:color w:val="000000" w:themeColor="text1"/>
            <w:szCs w:val="24"/>
            <w:lang w:val="fr-ML"/>
          </w:rPr>
          <w:delText xml:space="preserve">Le Master </w:delText>
        </w:r>
      </w:del>
      <w:ins w:id="2892" w:author="Dr Mamadou SANOGO" w:date="2023-10-27T14:15:00Z">
        <w:del w:id="2893" w:author="Cauris Cosmetics" w:date="2023-10-27T19:22:00Z">
          <w:r w:rsidR="005A69DD" w:rsidDel="007A7899">
            <w:rPr>
              <w:bCs/>
              <w:color w:val="000000" w:themeColor="text1"/>
              <w:szCs w:val="24"/>
            </w:rPr>
            <w:delText>management des services de santé</w:delText>
          </w:r>
        </w:del>
      </w:ins>
      <w:ins w:id="2894" w:author="Dr Mamadou SANOGO" w:date="2023-10-27T10:32:00Z">
        <w:del w:id="2895" w:author="Cauris Cosmetics" w:date="2023-10-27T22:58:00Z">
          <w:r w:rsidR="0095395A" w:rsidRPr="009C7542" w:rsidDel="00CA1AA8">
            <w:rPr>
              <w:iCs/>
              <w:color w:val="000000" w:themeColor="text1"/>
              <w:szCs w:val="24"/>
              <w:lang w:val="fr-ML"/>
            </w:rPr>
            <w:delText xml:space="preserve"> </w:delText>
          </w:r>
        </w:del>
      </w:ins>
      <w:del w:id="2896" w:author="Cauris Cosmetics" w:date="2023-10-27T22:58:00Z">
        <w:r w:rsidRPr="007A4AFC" w:rsidDel="00CA1AA8">
          <w:rPr>
            <w:iCs/>
            <w:color w:val="000000" w:themeColor="text1"/>
            <w:szCs w:val="24"/>
            <w:lang w:val="fr-ML"/>
          </w:rPr>
          <w:delText>épidémiologie dispose d’un syllabus descriptif des unités d’enseignement. En plus, l</w:delText>
        </w:r>
        <w:r w:rsidRPr="007A4AFC" w:rsidDel="00CA1AA8">
          <w:rPr>
            <w:color w:val="000000" w:themeColor="text1"/>
            <w:szCs w:val="24"/>
            <w:rPrChange w:id="2897" w:author="Dr Mamadou SANOGO" w:date="2023-10-25T18:15:00Z">
              <w:rPr>
                <w:szCs w:val="24"/>
              </w:rPr>
            </w:rPrChange>
          </w:rPr>
          <w:delText xml:space="preserve">es fiches descriptives des unités d’enseignements du programme de formation </w:delText>
        </w:r>
        <w:r w:rsidRPr="0095395A" w:rsidDel="00CA1AA8">
          <w:rPr>
            <w:color w:val="000000" w:themeColor="text1"/>
            <w:szCs w:val="24"/>
            <w:lang w:val="fr-ML"/>
            <w:rPrChange w:id="2898" w:author="Dr Mamadou SANOGO" w:date="2023-10-27T10:34:00Z">
              <w:rPr>
                <w:i/>
                <w:iCs/>
                <w:szCs w:val="24"/>
                <w:lang w:val="fr-ML"/>
              </w:rPr>
            </w:rPrChange>
          </w:rPr>
          <w:delText>du</w:delText>
        </w:r>
        <w:r w:rsidRPr="007A4AFC" w:rsidDel="00CA1AA8">
          <w:rPr>
            <w:i/>
            <w:iCs/>
            <w:color w:val="000000" w:themeColor="text1"/>
            <w:szCs w:val="24"/>
            <w:lang w:val="fr-ML"/>
            <w:rPrChange w:id="2899" w:author="Dr Mamadou SANOGO" w:date="2023-10-25T18:15:00Z">
              <w:rPr>
                <w:i/>
                <w:iCs/>
                <w:szCs w:val="24"/>
                <w:lang w:val="fr-ML"/>
              </w:rPr>
            </w:rPrChange>
          </w:rPr>
          <w:delText xml:space="preserve"> </w:delText>
        </w:r>
        <w:r w:rsidRPr="0095395A" w:rsidDel="00CA1AA8">
          <w:rPr>
            <w:color w:val="000000" w:themeColor="text1"/>
            <w:szCs w:val="24"/>
            <w:lang w:val="fr-ML"/>
            <w:rPrChange w:id="2900" w:author="Dr Mamadou SANOGO" w:date="2023-10-27T10:33:00Z">
              <w:rPr>
                <w:i/>
                <w:iCs/>
                <w:szCs w:val="24"/>
                <w:lang w:val="fr-ML"/>
              </w:rPr>
            </w:rPrChange>
          </w:rPr>
          <w:delText>Master</w:delText>
        </w:r>
        <w:r w:rsidRPr="007A4AFC" w:rsidDel="00CA1AA8">
          <w:rPr>
            <w:i/>
            <w:iCs/>
            <w:color w:val="000000" w:themeColor="text1"/>
            <w:szCs w:val="24"/>
            <w:lang w:val="fr-ML"/>
            <w:rPrChange w:id="2901" w:author="Dr Mamadou SANOGO" w:date="2023-10-25T18:15:00Z">
              <w:rPr>
                <w:i/>
                <w:iCs/>
                <w:szCs w:val="24"/>
                <w:lang w:val="fr-ML"/>
              </w:rPr>
            </w:rPrChange>
          </w:rPr>
          <w:delText xml:space="preserve"> </w:delText>
        </w:r>
        <w:r w:rsidRPr="007A4AFC" w:rsidDel="00CA1AA8">
          <w:rPr>
            <w:color w:val="000000" w:themeColor="text1"/>
            <w:szCs w:val="24"/>
            <w:rPrChange w:id="2902" w:author="Dr Mamadou SANOGO" w:date="2023-10-25T18:15:00Z">
              <w:rPr>
                <w:szCs w:val="24"/>
              </w:rPr>
            </w:rPrChange>
          </w:rPr>
          <w:delText xml:space="preserve">en </w:delText>
        </w:r>
      </w:del>
      <w:ins w:id="2903" w:author="Dr Mamadou SANOGO" w:date="2023-10-27T14:16:00Z">
        <w:del w:id="2904" w:author="Cauris Cosmetics" w:date="2023-10-27T19:22:00Z">
          <w:r w:rsidR="005A69DD" w:rsidDel="007A7899">
            <w:rPr>
              <w:bCs/>
              <w:color w:val="000000" w:themeColor="text1"/>
              <w:szCs w:val="24"/>
            </w:rPr>
            <w:delText>management des services de santé</w:delText>
          </w:r>
        </w:del>
      </w:ins>
      <w:ins w:id="2905" w:author="Dr Mamadou SANOGO" w:date="2023-10-27T10:33:00Z">
        <w:del w:id="2906" w:author="Cauris Cosmetics" w:date="2023-10-27T22:58:00Z">
          <w:r w:rsidR="0095395A" w:rsidRPr="009C7542" w:rsidDel="00CA1AA8">
            <w:rPr>
              <w:iCs/>
              <w:color w:val="000000" w:themeColor="text1"/>
              <w:szCs w:val="24"/>
              <w:lang w:val="fr-ML"/>
            </w:rPr>
            <w:delText xml:space="preserve"> </w:delText>
          </w:r>
        </w:del>
      </w:ins>
      <w:del w:id="2907" w:author="Cauris Cosmetics" w:date="2023-10-27T22:58:00Z">
        <w:r w:rsidRPr="007A4AFC" w:rsidDel="00CA1AA8">
          <w:rPr>
            <w:color w:val="000000" w:themeColor="text1"/>
            <w:szCs w:val="24"/>
            <w:rPrChange w:id="2908" w:author="Dr Mamadou SANOGO" w:date="2023-10-25T18:15:00Z">
              <w:rPr>
                <w:szCs w:val="24"/>
              </w:rPr>
            </w:rPrChange>
          </w:rPr>
          <w:delText>épidémiologie donnent clairement le volume horaire de chaque UE</w:delText>
        </w:r>
      </w:del>
      <w:ins w:id="2909" w:author="Dr Mamadou SANOGO" w:date="2023-10-27T10:33:00Z">
        <w:del w:id="2910" w:author="Cauris Cosmetics" w:date="2023-10-27T22:58:00Z">
          <w:r w:rsidR="0095395A" w:rsidDel="00CA1AA8">
            <w:rPr>
              <w:color w:val="000000" w:themeColor="text1"/>
              <w:szCs w:val="24"/>
            </w:rPr>
            <w:delText>.</w:delText>
          </w:r>
        </w:del>
      </w:ins>
      <w:del w:id="2911" w:author="Cauris Cosmetics" w:date="2023-10-27T22:58:00Z">
        <w:r w:rsidRPr="007A4AFC" w:rsidDel="00CA1AA8">
          <w:rPr>
            <w:color w:val="000000" w:themeColor="text1"/>
            <w:szCs w:val="24"/>
            <w:rPrChange w:id="2912" w:author="Dr Mamadou SANOGO" w:date="2023-10-25T18:15:00Z">
              <w:rPr>
                <w:szCs w:val="24"/>
              </w:rPr>
            </w:rPrChange>
          </w:rPr>
          <w:delText xml:space="preserve"> </w:delText>
        </w:r>
      </w:del>
    </w:p>
    <w:p w14:paraId="329C4707" w14:textId="52BC400E" w:rsidR="00643698" w:rsidRPr="007A4AFC" w:rsidDel="00CA1AA8" w:rsidRDefault="00643698">
      <w:pPr>
        <w:spacing w:line="276" w:lineRule="auto"/>
        <w:jc w:val="center"/>
        <w:rPr>
          <w:del w:id="2913" w:author="Cauris Cosmetics" w:date="2023-10-27T22:58:00Z"/>
          <w:iCs/>
          <w:color w:val="000000" w:themeColor="text1"/>
          <w:szCs w:val="24"/>
          <w:lang w:val="fr-ML"/>
          <w:rPrChange w:id="2914" w:author="Dr Mamadou SANOGO" w:date="2023-10-25T18:15:00Z">
            <w:rPr>
              <w:del w:id="2915" w:author="Cauris Cosmetics" w:date="2023-10-27T22:58:00Z"/>
              <w:iCs/>
              <w:color w:val="FF0000"/>
              <w:szCs w:val="24"/>
              <w:lang w:val="fr-ML"/>
            </w:rPr>
          </w:rPrChange>
        </w:rPr>
        <w:pPrChange w:id="2916" w:author="Cauris Cosmetics" w:date="2023-10-27T22:58:00Z">
          <w:pPr>
            <w:spacing w:line="240" w:lineRule="auto"/>
            <w:ind w:right="402"/>
          </w:pPr>
        </w:pPrChange>
      </w:pPr>
      <w:del w:id="2917" w:author="Cauris Cosmetics" w:date="2023-10-27T22:58:00Z">
        <w:r w:rsidRPr="007A4AFC" w:rsidDel="00CA1AA8">
          <w:rPr>
            <w:b/>
            <w:bCs/>
            <w:iCs/>
            <w:color w:val="000000" w:themeColor="text1"/>
            <w:szCs w:val="24"/>
            <w:rPrChange w:id="2918" w:author="Dr Mamadou SANOGO" w:date="2023-10-25T18:15:00Z">
              <w:rPr>
                <w:b/>
                <w:bCs/>
                <w:iCs/>
                <w:color w:val="FF0000"/>
                <w:szCs w:val="24"/>
              </w:rPr>
            </w:rPrChange>
          </w:rPr>
          <w:delText>Annexe n°</w:delText>
        </w:r>
        <w:r w:rsidR="00427351" w:rsidRPr="007A4AFC" w:rsidDel="00CA1AA8">
          <w:rPr>
            <w:b/>
            <w:bCs/>
            <w:iCs/>
            <w:color w:val="000000" w:themeColor="text1"/>
            <w:szCs w:val="24"/>
            <w:rPrChange w:id="2919" w:author="Dr Mamadou SANOGO" w:date="2023-10-25T18:15:00Z">
              <w:rPr>
                <w:b/>
                <w:bCs/>
                <w:iCs/>
                <w:color w:val="FF0000"/>
                <w:szCs w:val="24"/>
              </w:rPr>
            </w:rPrChange>
          </w:rPr>
          <w:delText>02</w:delText>
        </w:r>
      </w:del>
      <w:del w:id="2920" w:author="Cauris Cosmetics" w:date="2023-10-25T14:45:00Z">
        <w:r w:rsidR="00427351" w:rsidRPr="007A4AFC" w:rsidDel="004974D8">
          <w:rPr>
            <w:b/>
            <w:bCs/>
            <w:iCs/>
            <w:color w:val="000000" w:themeColor="text1"/>
            <w:szCs w:val="24"/>
            <w:rPrChange w:id="2921" w:author="Dr Mamadou SANOGO" w:date="2023-10-25T18:15:00Z">
              <w:rPr>
                <w:b/>
                <w:bCs/>
                <w:iCs/>
                <w:color w:val="FF0000"/>
                <w:szCs w:val="24"/>
              </w:rPr>
            </w:rPrChange>
          </w:rPr>
          <w:delText>7</w:delText>
        </w:r>
      </w:del>
      <w:del w:id="2922" w:author="Cauris Cosmetics" w:date="2023-10-27T22:58:00Z">
        <w:r w:rsidRPr="007A4AFC" w:rsidDel="00CA1AA8">
          <w:rPr>
            <w:b/>
            <w:bCs/>
            <w:iCs/>
            <w:color w:val="000000" w:themeColor="text1"/>
            <w:szCs w:val="24"/>
            <w:rPrChange w:id="2923" w:author="Dr Mamadou SANOGO" w:date="2023-10-25T18:15:00Z">
              <w:rPr>
                <w:b/>
                <w:bCs/>
                <w:iCs/>
                <w:color w:val="FF0000"/>
                <w:szCs w:val="24"/>
              </w:rPr>
            </w:rPrChange>
          </w:rPr>
          <w:delText xml:space="preserve">: </w:delText>
        </w:r>
        <w:r w:rsidRPr="0095395A" w:rsidDel="00CA1AA8">
          <w:rPr>
            <w:iCs/>
            <w:color w:val="000000" w:themeColor="text1"/>
            <w:szCs w:val="24"/>
            <w:lang w:val="fr-ML"/>
            <w:rPrChange w:id="2924" w:author="Dr Mamadou SANOGO" w:date="2023-10-27T10:34:00Z">
              <w:rPr>
                <w:b/>
                <w:bCs/>
                <w:iCs/>
                <w:color w:val="FF0000"/>
                <w:szCs w:val="24"/>
                <w:lang w:val="fr-ML"/>
              </w:rPr>
            </w:rPrChange>
          </w:rPr>
          <w:delText>Descriptif du syllabus</w:delText>
        </w:r>
      </w:del>
    </w:p>
    <w:p w14:paraId="305DB31B" w14:textId="1AF2485B" w:rsidR="00643698" w:rsidRPr="007A4AFC" w:rsidDel="00CA1AA8" w:rsidRDefault="00643698">
      <w:pPr>
        <w:spacing w:line="276" w:lineRule="auto"/>
        <w:jc w:val="center"/>
        <w:rPr>
          <w:del w:id="2925" w:author="Cauris Cosmetics" w:date="2023-10-27T22:58:00Z"/>
          <w:color w:val="000000" w:themeColor="text1"/>
          <w:sz w:val="10"/>
          <w:szCs w:val="24"/>
          <w:lang w:val="fr-ML"/>
          <w:rPrChange w:id="2926" w:author="Dr Mamadou SANOGO" w:date="2023-10-25T18:15:00Z">
            <w:rPr>
              <w:del w:id="2927" w:author="Cauris Cosmetics" w:date="2023-10-27T22:58:00Z"/>
              <w:sz w:val="10"/>
              <w:szCs w:val="24"/>
              <w:lang w:val="fr-ML"/>
            </w:rPr>
          </w:rPrChange>
        </w:rPr>
        <w:pPrChange w:id="2928" w:author="Cauris Cosmetics" w:date="2023-10-27T22:58:00Z">
          <w:pPr>
            <w:spacing w:line="240" w:lineRule="auto"/>
            <w:ind w:left="74" w:right="474"/>
          </w:pPr>
        </w:pPrChange>
      </w:pPr>
    </w:p>
    <w:p w14:paraId="15ACEB4D" w14:textId="2014CEB0" w:rsidR="00643698" w:rsidRPr="007A4AFC" w:rsidDel="00CA1AA8" w:rsidRDefault="00643698">
      <w:pPr>
        <w:spacing w:line="276" w:lineRule="auto"/>
        <w:jc w:val="center"/>
        <w:rPr>
          <w:del w:id="2929" w:author="Cauris Cosmetics" w:date="2023-10-27T22:58:00Z"/>
          <w:b/>
          <w:i/>
          <w:iCs/>
          <w:color w:val="000000" w:themeColor="text1"/>
          <w:szCs w:val="24"/>
        </w:rPr>
        <w:pPrChange w:id="2930" w:author="Cauris Cosmetics" w:date="2023-10-27T22:58:00Z">
          <w:pPr>
            <w:spacing w:line="360" w:lineRule="auto"/>
            <w:ind w:right="11"/>
          </w:pPr>
        </w:pPrChange>
      </w:pPr>
      <w:del w:id="2931" w:author="Cauris Cosmetics" w:date="2023-10-27T22:58:00Z">
        <w:r w:rsidRPr="007A4AFC" w:rsidDel="00CA1AA8">
          <w:rPr>
            <w:b/>
            <w:i/>
            <w:iCs/>
            <w:color w:val="000000" w:themeColor="text1"/>
            <w:szCs w:val="24"/>
          </w:rPr>
          <w:delText>Critère 5 : Les modalités de mise en stage et leur déroulement sont spécifiées</w:delText>
        </w:r>
      </w:del>
    </w:p>
    <w:p w14:paraId="25CBB04E" w14:textId="065DD8B9" w:rsidR="00643698" w:rsidRPr="007A4AFC" w:rsidDel="00CA1AA8" w:rsidRDefault="00643698">
      <w:pPr>
        <w:spacing w:line="276" w:lineRule="auto"/>
        <w:jc w:val="center"/>
        <w:rPr>
          <w:del w:id="2932" w:author="Cauris Cosmetics" w:date="2023-10-27T22:58:00Z"/>
          <w:iCs/>
          <w:color w:val="000000" w:themeColor="text1"/>
          <w:szCs w:val="24"/>
          <w:lang w:val="fr-ML"/>
        </w:rPr>
        <w:pPrChange w:id="2933" w:author="Cauris Cosmetics" w:date="2023-10-27T22:58:00Z">
          <w:pPr>
            <w:spacing w:line="360" w:lineRule="auto"/>
            <w:ind w:right="403"/>
          </w:pPr>
        </w:pPrChange>
      </w:pPr>
      <w:del w:id="2934" w:author="Cauris Cosmetics" w:date="2023-10-27T22:58:00Z">
        <w:r w:rsidRPr="007A4AFC" w:rsidDel="00CA1AA8">
          <w:rPr>
            <w:iCs/>
            <w:color w:val="000000" w:themeColor="text1"/>
            <w:szCs w:val="24"/>
            <w:lang w:val="fr-ML"/>
          </w:rPr>
          <w:delText xml:space="preserve">L’école dispose d’un carnet de stage contenant, en son préambule, une orientation claire sur les rôles, les responsabilités, les objectifs et les attentes pour chaque partie prenante du stage. </w:delText>
        </w:r>
      </w:del>
    </w:p>
    <w:p w14:paraId="74E3E731" w14:textId="51674F58" w:rsidR="00643698" w:rsidRPr="003A18E5" w:rsidDel="00CA1AA8" w:rsidRDefault="00643698">
      <w:pPr>
        <w:spacing w:line="276" w:lineRule="auto"/>
        <w:jc w:val="center"/>
        <w:rPr>
          <w:del w:id="2935" w:author="Cauris Cosmetics" w:date="2023-10-27T22:58:00Z"/>
          <w:iCs/>
          <w:color w:val="000000" w:themeColor="text1"/>
          <w:szCs w:val="24"/>
          <w:lang w:val="fr-ML"/>
          <w:rPrChange w:id="2936" w:author="Dr Mamadou SANOGO" w:date="2023-10-26T13:17:00Z">
            <w:rPr>
              <w:del w:id="2937" w:author="Cauris Cosmetics" w:date="2023-10-27T22:58:00Z"/>
              <w:b/>
              <w:bCs/>
              <w:iCs/>
              <w:color w:val="00B050"/>
              <w:szCs w:val="24"/>
              <w:lang w:val="fr-ML"/>
            </w:rPr>
          </w:rPrChange>
        </w:rPr>
        <w:pPrChange w:id="2938" w:author="Cauris Cosmetics" w:date="2023-10-27T22:58:00Z">
          <w:pPr/>
        </w:pPrChange>
      </w:pPr>
      <w:del w:id="2939" w:author="Cauris Cosmetics" w:date="2023-10-27T22:58:00Z">
        <w:r w:rsidRPr="007A4AFC" w:rsidDel="00CA1AA8">
          <w:rPr>
            <w:b/>
            <w:bCs/>
            <w:iCs/>
            <w:color w:val="000000" w:themeColor="text1"/>
            <w:szCs w:val="24"/>
            <w:rPrChange w:id="2940" w:author="Dr Mamadou SANOGO" w:date="2023-10-25T18:15:00Z">
              <w:rPr>
                <w:b/>
                <w:bCs/>
                <w:iCs/>
                <w:color w:val="00B050"/>
                <w:szCs w:val="24"/>
              </w:rPr>
            </w:rPrChange>
          </w:rPr>
          <w:delText>Annexe n°</w:delText>
        </w:r>
        <w:r w:rsidR="00427351" w:rsidRPr="007A4AFC" w:rsidDel="00CA1AA8">
          <w:rPr>
            <w:b/>
            <w:bCs/>
            <w:iCs/>
            <w:color w:val="000000" w:themeColor="text1"/>
            <w:szCs w:val="24"/>
            <w:rPrChange w:id="2941" w:author="Dr Mamadou SANOGO" w:date="2023-10-25T18:15:00Z">
              <w:rPr>
                <w:b/>
                <w:bCs/>
                <w:iCs/>
                <w:color w:val="00B050"/>
                <w:szCs w:val="24"/>
              </w:rPr>
            </w:rPrChange>
          </w:rPr>
          <w:delText>01</w:delText>
        </w:r>
      </w:del>
      <w:del w:id="2942" w:author="Cauris Cosmetics" w:date="2023-10-25T14:45:00Z">
        <w:r w:rsidR="00427351" w:rsidRPr="007A4AFC" w:rsidDel="004974D8">
          <w:rPr>
            <w:b/>
            <w:bCs/>
            <w:iCs/>
            <w:color w:val="000000" w:themeColor="text1"/>
            <w:szCs w:val="24"/>
            <w:rPrChange w:id="2943" w:author="Dr Mamadou SANOGO" w:date="2023-10-25T18:15:00Z">
              <w:rPr>
                <w:b/>
                <w:bCs/>
                <w:iCs/>
                <w:color w:val="00B050"/>
                <w:szCs w:val="24"/>
              </w:rPr>
            </w:rPrChange>
          </w:rPr>
          <w:delText>3</w:delText>
        </w:r>
      </w:del>
      <w:del w:id="2944" w:author="Cauris Cosmetics" w:date="2023-10-27T22:58:00Z">
        <w:r w:rsidRPr="007A4AFC" w:rsidDel="00CA1AA8">
          <w:rPr>
            <w:b/>
            <w:bCs/>
            <w:iCs/>
            <w:color w:val="000000" w:themeColor="text1"/>
            <w:szCs w:val="24"/>
            <w:rPrChange w:id="2945" w:author="Dr Mamadou SANOGO" w:date="2023-10-25T18:15:00Z">
              <w:rPr>
                <w:b/>
                <w:bCs/>
                <w:iCs/>
                <w:color w:val="00B050"/>
                <w:szCs w:val="24"/>
              </w:rPr>
            </w:rPrChange>
          </w:rPr>
          <w:delText xml:space="preserve">: </w:delText>
        </w:r>
        <w:r w:rsidR="00427351" w:rsidRPr="003A18E5" w:rsidDel="00CA1AA8">
          <w:rPr>
            <w:iCs/>
            <w:color w:val="000000" w:themeColor="text1"/>
            <w:szCs w:val="24"/>
            <w:lang w:val="fr-ML"/>
            <w:rPrChange w:id="2946" w:author="Dr Mamadou SANOGO" w:date="2023-10-26T13:17:00Z">
              <w:rPr>
                <w:b/>
                <w:bCs/>
                <w:iCs/>
                <w:color w:val="00B050"/>
                <w:szCs w:val="24"/>
                <w:lang w:val="fr-ML"/>
              </w:rPr>
            </w:rPrChange>
          </w:rPr>
          <w:delText>Conventions de partenariats avec certains organismes du monde socioprofessionnel</w:delText>
        </w:r>
      </w:del>
    </w:p>
    <w:p w14:paraId="66292794" w14:textId="035BB8C4" w:rsidR="00643698" w:rsidRPr="007A4AFC" w:rsidDel="00CA1AA8" w:rsidRDefault="00643698">
      <w:pPr>
        <w:spacing w:line="276" w:lineRule="auto"/>
        <w:jc w:val="center"/>
        <w:rPr>
          <w:del w:id="2947" w:author="Cauris Cosmetics" w:date="2023-10-27T22:58:00Z"/>
          <w:color w:val="000000" w:themeColor="text1"/>
          <w:sz w:val="8"/>
          <w:szCs w:val="24"/>
          <w:lang w:val="fr-ML"/>
          <w:rPrChange w:id="2948" w:author="Dr Mamadou SANOGO" w:date="2023-10-25T18:15:00Z">
            <w:rPr>
              <w:del w:id="2949" w:author="Cauris Cosmetics" w:date="2023-10-27T22:58:00Z"/>
              <w:color w:val="000000"/>
              <w:sz w:val="8"/>
              <w:szCs w:val="24"/>
              <w:lang w:val="fr-ML"/>
            </w:rPr>
          </w:rPrChange>
        </w:rPr>
        <w:pPrChange w:id="2950" w:author="Cauris Cosmetics" w:date="2023-10-27T22:58:00Z">
          <w:pPr>
            <w:widowControl w:val="0"/>
            <w:autoSpaceDE w:val="0"/>
            <w:autoSpaceDN w:val="0"/>
            <w:adjustRightInd w:val="0"/>
            <w:spacing w:line="240" w:lineRule="auto"/>
            <w:ind w:right="9"/>
          </w:pPr>
        </w:pPrChange>
      </w:pPr>
    </w:p>
    <w:p w14:paraId="53E03E71" w14:textId="64581195" w:rsidR="00643698" w:rsidRPr="007A4AFC" w:rsidDel="00CA1AA8" w:rsidRDefault="00643698">
      <w:pPr>
        <w:spacing w:line="276" w:lineRule="auto"/>
        <w:jc w:val="center"/>
        <w:rPr>
          <w:del w:id="2951" w:author="Cauris Cosmetics" w:date="2023-10-27T22:58:00Z"/>
          <w:b/>
          <w:color w:val="000000" w:themeColor="text1"/>
          <w:szCs w:val="24"/>
        </w:rPr>
        <w:pPrChange w:id="2952" w:author="Cauris Cosmetics" w:date="2023-10-27T22:58:00Z">
          <w:pPr>
            <w:spacing w:line="360" w:lineRule="auto"/>
            <w:ind w:right="11"/>
          </w:pPr>
        </w:pPrChange>
      </w:pPr>
      <w:bookmarkStart w:id="2953" w:name="_Toc145944513"/>
      <w:del w:id="2954" w:author="Cauris Cosmetics" w:date="2023-10-27T22:58:00Z">
        <w:r w:rsidRPr="007A4AFC" w:rsidDel="00CA1AA8">
          <w:rPr>
            <w:b/>
            <w:color w:val="000000" w:themeColor="text1"/>
            <w:szCs w:val="24"/>
          </w:rPr>
          <w:delText>Référence 2 : Une équipe pédagogique compétente est mise en place et son organisation est définie</w:delText>
        </w:r>
        <w:bookmarkEnd w:id="2953"/>
      </w:del>
    </w:p>
    <w:p w14:paraId="5CC8618C" w14:textId="2F8CE8E9" w:rsidR="00643698" w:rsidRPr="007A4AFC" w:rsidDel="00CA1AA8" w:rsidRDefault="00643698">
      <w:pPr>
        <w:spacing w:line="276" w:lineRule="auto"/>
        <w:jc w:val="center"/>
        <w:rPr>
          <w:del w:id="2955" w:author="Cauris Cosmetics" w:date="2023-10-27T22:58:00Z"/>
          <w:iCs/>
          <w:color w:val="000000" w:themeColor="text1"/>
          <w:szCs w:val="24"/>
          <w:lang w:val="fr-ML"/>
        </w:rPr>
        <w:pPrChange w:id="2956" w:author="Cauris Cosmetics" w:date="2023-10-27T22:58:00Z">
          <w:pPr>
            <w:spacing w:line="360" w:lineRule="auto"/>
            <w:ind w:right="402"/>
          </w:pPr>
        </w:pPrChange>
      </w:pPr>
      <w:del w:id="2957" w:author="Cauris Cosmetics" w:date="2023-10-27T22:58:00Z">
        <w:r w:rsidRPr="007A4AFC" w:rsidDel="00CA1AA8">
          <w:rPr>
            <w:iCs/>
            <w:color w:val="000000" w:themeColor="text1"/>
            <w:szCs w:val="24"/>
            <w:lang w:val="fr-ML"/>
          </w:rPr>
          <w:delText>L’équipe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delText>
        </w:r>
      </w:del>
    </w:p>
    <w:p w14:paraId="0E53124D" w14:textId="4BCFF46E" w:rsidR="00643698" w:rsidRPr="007A4AFC" w:rsidDel="00CA1AA8" w:rsidRDefault="00643698">
      <w:pPr>
        <w:spacing w:line="276" w:lineRule="auto"/>
        <w:jc w:val="center"/>
        <w:rPr>
          <w:del w:id="2958" w:author="Cauris Cosmetics" w:date="2023-10-27T22:58:00Z"/>
          <w:color w:val="000000" w:themeColor="text1"/>
          <w:sz w:val="10"/>
          <w:szCs w:val="24"/>
          <w:lang w:val="fr-ML"/>
          <w:rPrChange w:id="2959" w:author="Dr Mamadou SANOGO" w:date="2023-10-25T18:15:00Z">
            <w:rPr>
              <w:del w:id="2960" w:author="Cauris Cosmetics" w:date="2023-10-27T22:58:00Z"/>
              <w:color w:val="000000"/>
              <w:sz w:val="10"/>
              <w:szCs w:val="24"/>
              <w:lang w:val="fr-ML"/>
            </w:rPr>
          </w:rPrChange>
        </w:rPr>
        <w:pPrChange w:id="2961" w:author="Cauris Cosmetics" w:date="2023-10-27T22:58:00Z">
          <w:pPr>
            <w:widowControl w:val="0"/>
            <w:autoSpaceDE w:val="0"/>
            <w:autoSpaceDN w:val="0"/>
            <w:adjustRightInd w:val="0"/>
            <w:spacing w:line="360" w:lineRule="auto"/>
            <w:ind w:right="9"/>
          </w:pPr>
        </w:pPrChange>
      </w:pPr>
    </w:p>
    <w:p w14:paraId="23F1D0AB" w14:textId="5281C8EF" w:rsidR="00643698" w:rsidRPr="007A4AFC" w:rsidDel="00CA1AA8" w:rsidRDefault="00643698">
      <w:pPr>
        <w:spacing w:line="276" w:lineRule="auto"/>
        <w:jc w:val="center"/>
        <w:rPr>
          <w:del w:id="2962" w:author="Cauris Cosmetics" w:date="2023-10-27T22:58:00Z"/>
          <w:b/>
          <w:i/>
          <w:iCs/>
          <w:color w:val="000000" w:themeColor="text1"/>
          <w:szCs w:val="24"/>
        </w:rPr>
        <w:pPrChange w:id="2963" w:author="Cauris Cosmetics" w:date="2023-10-27T22:58:00Z">
          <w:pPr>
            <w:spacing w:line="360" w:lineRule="auto"/>
            <w:ind w:right="11"/>
          </w:pPr>
        </w:pPrChange>
      </w:pPr>
      <w:del w:id="2964" w:author="Cauris Cosmetics" w:date="2023-10-27T22:58:00Z">
        <w:r w:rsidRPr="007A4AFC" w:rsidDel="00CA1AA8">
          <w:rPr>
            <w:b/>
            <w:i/>
            <w:iCs/>
            <w:color w:val="000000" w:themeColor="text1"/>
            <w:szCs w:val="24"/>
          </w:rPr>
          <w:delText>Critère 1 : Les enseignants-chercheurs sont clairement identifiés et leurs compétences sont en adéquation avec les enseignements qui leur sont confiés</w:delText>
        </w:r>
      </w:del>
    </w:p>
    <w:p w14:paraId="0EDEE88C" w14:textId="5806568F" w:rsidR="00643698" w:rsidRPr="007A4AFC" w:rsidDel="004974D8" w:rsidRDefault="00643698">
      <w:pPr>
        <w:spacing w:line="276" w:lineRule="auto"/>
        <w:jc w:val="center"/>
        <w:rPr>
          <w:del w:id="2965" w:author="Cauris Cosmetics" w:date="2023-10-25T14:46:00Z"/>
          <w:iCs/>
          <w:color w:val="000000" w:themeColor="text1"/>
          <w:szCs w:val="24"/>
          <w:lang w:val="fr-ML"/>
        </w:rPr>
        <w:pPrChange w:id="2966" w:author="Cauris Cosmetics" w:date="2023-10-27T22:58:00Z">
          <w:pPr>
            <w:spacing w:line="360" w:lineRule="auto"/>
            <w:ind w:right="402"/>
          </w:pPr>
        </w:pPrChange>
      </w:pPr>
      <w:del w:id="2967" w:author="Cauris Cosmetics" w:date="2023-10-27T22:58:00Z">
        <w:r w:rsidRPr="007A4AFC" w:rsidDel="00CA1AA8">
          <w:rPr>
            <w:iCs/>
            <w:color w:val="000000" w:themeColor="text1"/>
            <w:szCs w:val="24"/>
            <w:lang w:val="fr-ML"/>
          </w:rPr>
          <w:delText>Avant de recruter ou de désigner des enseignants-chercheurs pour des cours spécifiques, l’école a effectué une analyse approfondie des compétences nécessaires pour chaque cours, à travers la définition claire des objectifs d'apprentissage, des domaines de compétence, et des niveaux de compétence attendus. Elle a ensuite continué le process avec les étapes qui suivent : Publication de Postes et de Profils, Évaluation des Candidats, Conseil de Recrutement ou de Désignation, etc.</w:delText>
        </w:r>
      </w:del>
    </w:p>
    <w:p w14:paraId="188BEDB9" w14:textId="5E3AF145" w:rsidR="00643698" w:rsidRPr="007A4AFC" w:rsidDel="004974D8" w:rsidRDefault="00643698">
      <w:pPr>
        <w:spacing w:line="276" w:lineRule="auto"/>
        <w:jc w:val="center"/>
        <w:rPr>
          <w:del w:id="2968" w:author="Cauris Cosmetics" w:date="2023-10-25T14:46:00Z"/>
          <w:iCs/>
          <w:color w:val="000000" w:themeColor="text1"/>
          <w:szCs w:val="24"/>
          <w:lang w:val="fr-ML"/>
          <w:rPrChange w:id="2969" w:author="Dr Mamadou SANOGO" w:date="2023-10-25T18:15:00Z">
            <w:rPr>
              <w:del w:id="2970" w:author="Cauris Cosmetics" w:date="2023-10-25T14:46:00Z"/>
              <w:iCs/>
              <w:color w:val="FF0000"/>
              <w:szCs w:val="24"/>
              <w:lang w:val="fr-ML"/>
            </w:rPr>
          </w:rPrChange>
        </w:rPr>
        <w:pPrChange w:id="2971" w:author="Cauris Cosmetics" w:date="2023-10-27T22:58:00Z">
          <w:pPr>
            <w:spacing w:line="240" w:lineRule="auto"/>
            <w:ind w:right="402"/>
          </w:pPr>
        </w:pPrChange>
      </w:pPr>
      <w:del w:id="2972" w:author="Cauris Cosmetics" w:date="2023-10-25T14:46:00Z">
        <w:r w:rsidRPr="007A4AFC" w:rsidDel="004974D8">
          <w:rPr>
            <w:b/>
            <w:bCs/>
            <w:iCs/>
            <w:color w:val="000000" w:themeColor="text1"/>
            <w:szCs w:val="24"/>
            <w:rPrChange w:id="2973" w:author="Dr Mamadou SANOGO" w:date="2023-10-25T18:15:00Z">
              <w:rPr>
                <w:b/>
                <w:bCs/>
                <w:iCs/>
                <w:color w:val="FF0000"/>
                <w:szCs w:val="24"/>
              </w:rPr>
            </w:rPrChange>
          </w:rPr>
          <w:delText>Annexe n°</w:delText>
        </w:r>
        <w:r w:rsidR="00100CE6" w:rsidRPr="007A4AFC" w:rsidDel="004974D8">
          <w:rPr>
            <w:b/>
            <w:bCs/>
            <w:iCs/>
            <w:color w:val="000000" w:themeColor="text1"/>
            <w:szCs w:val="24"/>
            <w:rPrChange w:id="2974" w:author="Dr Mamadou SANOGO" w:date="2023-10-25T18:15:00Z">
              <w:rPr>
                <w:b/>
                <w:bCs/>
                <w:iCs/>
                <w:color w:val="FF0000"/>
                <w:szCs w:val="24"/>
              </w:rPr>
            </w:rPrChange>
          </w:rPr>
          <w:delText>028</w:delText>
        </w:r>
        <w:r w:rsidRPr="007A4AFC" w:rsidDel="004974D8">
          <w:rPr>
            <w:b/>
            <w:bCs/>
            <w:iCs/>
            <w:color w:val="000000" w:themeColor="text1"/>
            <w:szCs w:val="24"/>
            <w:rPrChange w:id="2975"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976" w:author="Dr Mamadou SANOGO" w:date="2023-10-25T18:15:00Z">
              <w:rPr>
                <w:b/>
                <w:bCs/>
                <w:iCs/>
                <w:color w:val="FF0000"/>
                <w:szCs w:val="24"/>
                <w:lang w:val="fr-ML"/>
              </w:rPr>
            </w:rPrChange>
          </w:rPr>
          <w:delText>CV des enseignants chercheurs</w:delText>
        </w:r>
        <w:r w:rsidR="00100CE6" w:rsidRPr="007A4AFC" w:rsidDel="004974D8">
          <w:rPr>
            <w:b/>
            <w:bCs/>
            <w:iCs/>
            <w:color w:val="000000" w:themeColor="text1"/>
            <w:szCs w:val="24"/>
            <w:lang w:val="fr-ML"/>
          </w:rPr>
          <w:delText>(Dr SANOGO)</w:delText>
        </w:r>
      </w:del>
    </w:p>
    <w:p w14:paraId="4B2B81C9" w14:textId="06338EB5" w:rsidR="00643698" w:rsidRPr="007A4AFC" w:rsidDel="00CA1AA8" w:rsidRDefault="00643698">
      <w:pPr>
        <w:spacing w:line="276" w:lineRule="auto"/>
        <w:jc w:val="center"/>
        <w:rPr>
          <w:del w:id="2977" w:author="Cauris Cosmetics" w:date="2023-10-27T22:58:00Z"/>
          <w:color w:val="000000" w:themeColor="text1"/>
          <w:sz w:val="10"/>
          <w:szCs w:val="24"/>
          <w:lang w:val="fr-ML"/>
          <w:rPrChange w:id="2978" w:author="Dr Mamadou SANOGO" w:date="2023-10-25T18:15:00Z">
            <w:rPr>
              <w:del w:id="2979" w:author="Cauris Cosmetics" w:date="2023-10-27T22:58:00Z"/>
              <w:color w:val="000000"/>
              <w:sz w:val="10"/>
              <w:szCs w:val="24"/>
              <w:lang w:val="fr-ML"/>
            </w:rPr>
          </w:rPrChange>
        </w:rPr>
        <w:pPrChange w:id="2980" w:author="Cauris Cosmetics" w:date="2023-10-27T22:58:00Z">
          <w:pPr>
            <w:widowControl w:val="0"/>
            <w:autoSpaceDE w:val="0"/>
            <w:autoSpaceDN w:val="0"/>
            <w:adjustRightInd w:val="0"/>
            <w:spacing w:line="360" w:lineRule="auto"/>
            <w:ind w:right="9"/>
          </w:pPr>
        </w:pPrChange>
      </w:pPr>
    </w:p>
    <w:p w14:paraId="5F1EE2F8" w14:textId="447FF377" w:rsidR="00643698" w:rsidRPr="007A4AFC" w:rsidDel="00CA1AA8" w:rsidRDefault="00643698">
      <w:pPr>
        <w:spacing w:line="276" w:lineRule="auto"/>
        <w:jc w:val="center"/>
        <w:rPr>
          <w:del w:id="2981" w:author="Cauris Cosmetics" w:date="2023-10-27T22:58:00Z"/>
          <w:b/>
          <w:i/>
          <w:iCs/>
          <w:color w:val="000000" w:themeColor="text1"/>
          <w:szCs w:val="24"/>
        </w:rPr>
        <w:pPrChange w:id="2982" w:author="Cauris Cosmetics" w:date="2023-10-27T22:58:00Z">
          <w:pPr>
            <w:spacing w:line="360" w:lineRule="auto"/>
            <w:ind w:right="11"/>
          </w:pPr>
        </w:pPrChange>
      </w:pPr>
      <w:del w:id="2983" w:author="Cauris Cosmetics" w:date="2023-10-27T22:58:00Z">
        <w:r w:rsidRPr="007A4AFC" w:rsidDel="00CA1AA8">
          <w:rPr>
            <w:b/>
            <w:i/>
            <w:iCs/>
            <w:color w:val="000000" w:themeColor="text1"/>
            <w:szCs w:val="24"/>
          </w:rPr>
          <w:delText>Critère 2 : Le rôle et les responsabilités des membres de l’équipe pédagogique sont clairement définis</w:delText>
        </w:r>
      </w:del>
    </w:p>
    <w:p w14:paraId="3EF633F6" w14:textId="5596BB40" w:rsidR="00643698" w:rsidRPr="007A4AFC" w:rsidDel="004974D8" w:rsidRDefault="00643698">
      <w:pPr>
        <w:spacing w:line="276" w:lineRule="auto"/>
        <w:jc w:val="center"/>
        <w:rPr>
          <w:del w:id="2984" w:author="Cauris Cosmetics" w:date="2023-10-25T14:46:00Z"/>
          <w:iCs/>
          <w:color w:val="000000" w:themeColor="text1"/>
          <w:szCs w:val="24"/>
          <w:lang w:val="fr-ML"/>
        </w:rPr>
        <w:pPrChange w:id="2985" w:author="Cauris Cosmetics" w:date="2023-10-27T22:58:00Z">
          <w:pPr>
            <w:spacing w:line="360" w:lineRule="auto"/>
            <w:ind w:right="402"/>
          </w:pPr>
        </w:pPrChange>
      </w:pPr>
      <w:del w:id="2986" w:author="Cauris Cosmetics" w:date="2023-10-27T22:58:00Z">
        <w:r w:rsidRPr="007A4AFC" w:rsidDel="00CA1AA8">
          <w:rPr>
            <w:iCs/>
            <w:color w:val="000000" w:themeColor="text1"/>
            <w:szCs w:val="24"/>
            <w:lang w:val="fr-ML"/>
          </w:rPr>
          <w:delText>Avant de lancer les recrutements, l’école fait d’abord une analyse des compétences et des besoins, c’est à partir de cette analyse, qu’elle élabore la fiche des différents profils. Le contrat de prestation de service définit le rôle de chaque membre de l’équipe pédagogique.</w:delText>
        </w:r>
      </w:del>
    </w:p>
    <w:p w14:paraId="0634457A" w14:textId="74E657A0" w:rsidR="00643698" w:rsidRPr="007A4AFC" w:rsidDel="004974D8" w:rsidRDefault="00643698">
      <w:pPr>
        <w:spacing w:line="276" w:lineRule="auto"/>
        <w:jc w:val="center"/>
        <w:rPr>
          <w:del w:id="2987" w:author="Cauris Cosmetics" w:date="2023-10-25T14:46:00Z"/>
          <w:b/>
          <w:bCs/>
          <w:iCs/>
          <w:color w:val="000000" w:themeColor="text1"/>
          <w:szCs w:val="24"/>
          <w:lang w:val="fr-ML"/>
          <w:rPrChange w:id="2988" w:author="Dr Mamadou SANOGO" w:date="2023-10-25T18:15:00Z">
            <w:rPr>
              <w:del w:id="2989" w:author="Cauris Cosmetics" w:date="2023-10-25T14:46:00Z"/>
              <w:b/>
              <w:bCs/>
              <w:iCs/>
              <w:color w:val="FF0000"/>
              <w:szCs w:val="24"/>
              <w:lang w:val="fr-ML"/>
            </w:rPr>
          </w:rPrChange>
        </w:rPr>
        <w:pPrChange w:id="2990" w:author="Cauris Cosmetics" w:date="2023-10-27T22:58:00Z">
          <w:pPr>
            <w:spacing w:line="240" w:lineRule="auto"/>
            <w:ind w:right="402"/>
          </w:pPr>
        </w:pPrChange>
      </w:pPr>
      <w:del w:id="2991" w:author="Cauris Cosmetics" w:date="2023-10-25T14:46:00Z">
        <w:r w:rsidRPr="007A4AFC" w:rsidDel="004974D8">
          <w:rPr>
            <w:b/>
            <w:bCs/>
            <w:iCs/>
            <w:color w:val="000000" w:themeColor="text1"/>
            <w:szCs w:val="24"/>
            <w:rPrChange w:id="2992" w:author="Dr Mamadou SANOGO" w:date="2023-10-25T18:15:00Z">
              <w:rPr>
                <w:b/>
                <w:bCs/>
                <w:iCs/>
                <w:color w:val="FF0000"/>
                <w:szCs w:val="24"/>
              </w:rPr>
            </w:rPrChange>
          </w:rPr>
          <w:delText>Annexe n°</w:delText>
        </w:r>
        <w:r w:rsidR="0084271A" w:rsidRPr="007A4AFC" w:rsidDel="004974D8">
          <w:rPr>
            <w:b/>
            <w:bCs/>
            <w:iCs/>
            <w:color w:val="000000" w:themeColor="text1"/>
            <w:szCs w:val="24"/>
            <w:rPrChange w:id="2993" w:author="Dr Mamadou SANOGO" w:date="2023-10-25T18:15:00Z">
              <w:rPr>
                <w:b/>
                <w:bCs/>
                <w:iCs/>
                <w:color w:val="FF0000"/>
                <w:szCs w:val="24"/>
              </w:rPr>
            </w:rPrChange>
          </w:rPr>
          <w:delText>029</w:delText>
        </w:r>
        <w:r w:rsidRPr="007A4AFC" w:rsidDel="004974D8">
          <w:rPr>
            <w:b/>
            <w:bCs/>
            <w:iCs/>
            <w:color w:val="000000" w:themeColor="text1"/>
            <w:szCs w:val="24"/>
            <w:rPrChange w:id="2994"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2995" w:author="Dr Mamadou SANOGO" w:date="2023-10-25T18:15:00Z">
              <w:rPr>
                <w:b/>
                <w:bCs/>
                <w:iCs/>
                <w:color w:val="FF0000"/>
                <w:szCs w:val="24"/>
                <w:lang w:val="fr-ML"/>
              </w:rPr>
            </w:rPrChange>
          </w:rPr>
          <w:delText>fiche de postes</w:delText>
        </w:r>
      </w:del>
    </w:p>
    <w:p w14:paraId="1E5A1C62" w14:textId="017C17E8" w:rsidR="00643698" w:rsidRPr="007A4AFC" w:rsidDel="004974D8" w:rsidRDefault="00643698">
      <w:pPr>
        <w:spacing w:line="276" w:lineRule="auto"/>
        <w:jc w:val="center"/>
        <w:rPr>
          <w:del w:id="2996" w:author="Cauris Cosmetics" w:date="2023-10-25T14:46:00Z"/>
          <w:iCs/>
          <w:color w:val="000000" w:themeColor="text1"/>
          <w:szCs w:val="24"/>
          <w:lang w:val="fr-ML"/>
          <w:rPrChange w:id="2997" w:author="Dr Mamadou SANOGO" w:date="2023-10-25T18:15:00Z">
            <w:rPr>
              <w:del w:id="2998" w:author="Cauris Cosmetics" w:date="2023-10-25T14:46:00Z"/>
              <w:iCs/>
              <w:color w:val="FF0000"/>
              <w:szCs w:val="24"/>
              <w:lang w:val="fr-ML"/>
            </w:rPr>
          </w:rPrChange>
        </w:rPr>
        <w:pPrChange w:id="2999" w:author="Cauris Cosmetics" w:date="2023-10-27T22:58:00Z">
          <w:pPr>
            <w:spacing w:line="240" w:lineRule="auto"/>
            <w:ind w:right="402"/>
          </w:pPr>
        </w:pPrChange>
      </w:pPr>
      <w:del w:id="3000" w:author="Cauris Cosmetics" w:date="2023-10-25T14:46:00Z">
        <w:r w:rsidRPr="007A4AFC" w:rsidDel="004974D8">
          <w:rPr>
            <w:b/>
            <w:bCs/>
            <w:iCs/>
            <w:color w:val="000000" w:themeColor="text1"/>
            <w:szCs w:val="24"/>
            <w:rPrChange w:id="3001" w:author="Dr Mamadou SANOGO" w:date="2023-10-25T18:15:00Z">
              <w:rPr>
                <w:b/>
                <w:bCs/>
                <w:iCs/>
                <w:color w:val="FF0000"/>
                <w:szCs w:val="24"/>
              </w:rPr>
            </w:rPrChange>
          </w:rPr>
          <w:delText>Annexe n°</w:delText>
        </w:r>
        <w:r w:rsidR="0084271A" w:rsidRPr="007A4AFC" w:rsidDel="004974D8">
          <w:rPr>
            <w:b/>
            <w:bCs/>
            <w:iCs/>
            <w:color w:val="000000" w:themeColor="text1"/>
            <w:szCs w:val="24"/>
            <w:rPrChange w:id="3002" w:author="Dr Mamadou SANOGO" w:date="2023-10-25T18:15:00Z">
              <w:rPr>
                <w:b/>
                <w:bCs/>
                <w:iCs/>
                <w:color w:val="FF0000"/>
                <w:szCs w:val="24"/>
              </w:rPr>
            </w:rPrChange>
          </w:rPr>
          <w:delText>030</w:delText>
        </w:r>
        <w:r w:rsidRPr="007A4AFC" w:rsidDel="004974D8">
          <w:rPr>
            <w:b/>
            <w:bCs/>
            <w:iCs/>
            <w:color w:val="000000" w:themeColor="text1"/>
            <w:szCs w:val="24"/>
            <w:rPrChange w:id="3003" w:author="Dr Mamadou SANOGO" w:date="2023-10-25T18:15:00Z">
              <w:rPr>
                <w:b/>
                <w:bCs/>
                <w:iCs/>
                <w:color w:val="FF0000"/>
                <w:szCs w:val="24"/>
              </w:rPr>
            </w:rPrChange>
          </w:rPr>
          <w:delText xml:space="preserve">: </w:delText>
        </w:r>
        <w:r w:rsidRPr="007A4AFC" w:rsidDel="004974D8">
          <w:rPr>
            <w:b/>
            <w:bCs/>
            <w:iCs/>
            <w:color w:val="000000" w:themeColor="text1"/>
            <w:szCs w:val="24"/>
            <w:lang w:val="fr-ML"/>
            <w:rPrChange w:id="3004" w:author="Dr Mamadou SANOGO" w:date="2023-10-25T18:15:00Z">
              <w:rPr>
                <w:b/>
                <w:bCs/>
                <w:iCs/>
                <w:color w:val="FF0000"/>
                <w:szCs w:val="24"/>
                <w:lang w:val="fr-ML"/>
              </w:rPr>
            </w:rPrChange>
          </w:rPr>
          <w:delText>Contrat de prestation</w:delText>
        </w:r>
      </w:del>
    </w:p>
    <w:p w14:paraId="01FFA4E3" w14:textId="129A67A9" w:rsidR="00643698" w:rsidRPr="007A4AFC" w:rsidDel="00CA1AA8" w:rsidRDefault="00643698">
      <w:pPr>
        <w:spacing w:line="276" w:lineRule="auto"/>
        <w:jc w:val="center"/>
        <w:rPr>
          <w:del w:id="3005" w:author="Cauris Cosmetics" w:date="2023-10-27T22:58:00Z"/>
          <w:b/>
          <w:bCs/>
          <w:iCs/>
          <w:color w:val="000000" w:themeColor="text1"/>
          <w:szCs w:val="24"/>
          <w:lang w:val="fr-ML"/>
        </w:rPr>
        <w:pPrChange w:id="3006" w:author="Cauris Cosmetics" w:date="2023-10-27T22:58:00Z">
          <w:pPr>
            <w:spacing w:line="360" w:lineRule="auto"/>
            <w:ind w:right="402"/>
          </w:pPr>
        </w:pPrChange>
      </w:pPr>
    </w:p>
    <w:p w14:paraId="47653E4E" w14:textId="2FDA4479" w:rsidR="00643698" w:rsidRPr="007A4AFC" w:rsidDel="00CA1AA8" w:rsidRDefault="00643698">
      <w:pPr>
        <w:spacing w:line="276" w:lineRule="auto"/>
        <w:jc w:val="center"/>
        <w:rPr>
          <w:del w:id="3007" w:author="Cauris Cosmetics" w:date="2023-10-27T22:58:00Z"/>
          <w:b/>
          <w:i/>
          <w:iCs/>
          <w:color w:val="000000" w:themeColor="text1"/>
          <w:szCs w:val="24"/>
        </w:rPr>
        <w:pPrChange w:id="3008" w:author="Cauris Cosmetics" w:date="2023-10-27T22:58:00Z">
          <w:pPr>
            <w:spacing w:line="360" w:lineRule="auto"/>
            <w:ind w:right="11"/>
          </w:pPr>
        </w:pPrChange>
      </w:pPr>
      <w:del w:id="3009" w:author="Cauris Cosmetics" w:date="2023-10-27T22:58:00Z">
        <w:r w:rsidRPr="007A4AFC" w:rsidDel="00CA1AA8">
          <w:rPr>
            <w:b/>
            <w:i/>
            <w:iCs/>
            <w:color w:val="000000" w:themeColor="text1"/>
            <w:szCs w:val="24"/>
          </w:rPr>
          <w:delText xml:space="preserve">Critère 3 : La part des enseignements confiés à des intervenants extérieurs issus du monde </w:delText>
        </w:r>
      </w:del>
      <w:ins w:id="3010" w:author="Dr Mamadou SANOGO" w:date="2023-10-27T10:37:00Z">
        <w:del w:id="3011" w:author="Cauris Cosmetics" w:date="2023-10-27T22:58:00Z">
          <w:r w:rsidR="00EB7ACA" w:rsidDel="00CA1AA8">
            <w:rPr>
              <w:b/>
              <w:i/>
              <w:iCs/>
              <w:color w:val="000000" w:themeColor="text1"/>
              <w:szCs w:val="24"/>
            </w:rPr>
            <w:delText>professionnel</w:delText>
          </w:r>
        </w:del>
      </w:ins>
      <w:del w:id="3012" w:author="Cauris Cosmetics" w:date="2023-10-27T22:58:00Z">
        <w:r w:rsidRPr="007A4AFC" w:rsidDel="00CA1AA8">
          <w:rPr>
            <w:b/>
            <w:i/>
            <w:iCs/>
            <w:color w:val="000000" w:themeColor="text1"/>
            <w:szCs w:val="24"/>
          </w:rPr>
          <w:delText>industriel, socioéconomique ou culturel est en accord avec la finalité de la formation</w:delText>
        </w:r>
      </w:del>
    </w:p>
    <w:p w14:paraId="121405C4" w14:textId="2242C9D6" w:rsidR="00643698" w:rsidRPr="007A4AFC" w:rsidDel="00CA1AA8" w:rsidRDefault="00643698">
      <w:pPr>
        <w:spacing w:line="276" w:lineRule="auto"/>
        <w:jc w:val="center"/>
        <w:rPr>
          <w:del w:id="3013" w:author="Cauris Cosmetics" w:date="2023-10-27T22:58:00Z"/>
          <w:b/>
          <w:bCs/>
          <w:iCs/>
          <w:color w:val="000000" w:themeColor="text1"/>
          <w:szCs w:val="24"/>
          <w:lang w:val="fr-ML"/>
        </w:rPr>
        <w:pPrChange w:id="3014" w:author="Cauris Cosmetics" w:date="2023-10-27T22:58:00Z">
          <w:pPr>
            <w:spacing w:line="360" w:lineRule="auto"/>
            <w:ind w:right="403"/>
          </w:pPr>
        </w:pPrChange>
      </w:pPr>
      <w:del w:id="3015" w:author="Cauris Cosmetics" w:date="2023-10-27T22:58:00Z">
        <w:r w:rsidRPr="007A4AFC" w:rsidDel="00CA1AA8">
          <w:rPr>
            <w:iCs/>
            <w:color w:val="000000" w:themeColor="text1"/>
            <w:szCs w:val="24"/>
            <w:lang w:val="fr-ML"/>
          </w:rPr>
          <w:delText>Dans le souci d’avoir des enseignements en adéquation avec le secteur, certains intervenants du programme, sont choisis directement à partir du monde industriel, socioéconomique ou culturel</w:delText>
        </w:r>
      </w:del>
      <w:ins w:id="3016" w:author="Dr Mamadou SANOGO" w:date="2023-10-27T10:38:00Z">
        <w:del w:id="3017" w:author="Cauris Cosmetics" w:date="2023-10-27T22:58:00Z">
          <w:r w:rsidR="00EB7ACA" w:rsidDel="00CA1AA8">
            <w:rPr>
              <w:iCs/>
              <w:color w:val="000000" w:themeColor="text1"/>
              <w:szCs w:val="24"/>
              <w:lang w:val="fr-ML"/>
            </w:rPr>
            <w:delText>professionnel</w:delText>
          </w:r>
        </w:del>
      </w:ins>
      <w:del w:id="3018" w:author="Cauris Cosmetics" w:date="2023-10-27T22:58:00Z">
        <w:r w:rsidRPr="007A4AFC" w:rsidDel="00CA1AA8">
          <w:rPr>
            <w:iCs/>
            <w:color w:val="000000" w:themeColor="text1"/>
            <w:szCs w:val="24"/>
            <w:lang w:val="fr-ML"/>
          </w:rPr>
          <w:delText xml:space="preserve">. Les enseignants professionnels issus du milieu professionnel assurent au minimum 45% du volume de formation Master en </w:delText>
        </w:r>
      </w:del>
      <w:ins w:id="3019" w:author="Dr Mamadou SANOGO" w:date="2023-10-27T14:16:00Z">
        <w:del w:id="3020" w:author="Cauris Cosmetics" w:date="2023-10-27T19:23:00Z">
          <w:r w:rsidR="005A69DD" w:rsidDel="007A7899">
            <w:rPr>
              <w:bCs/>
              <w:color w:val="000000" w:themeColor="text1"/>
              <w:szCs w:val="24"/>
            </w:rPr>
            <w:delText>management des services de santé</w:delText>
          </w:r>
        </w:del>
      </w:ins>
      <w:ins w:id="3021" w:author="Dr Mamadou SANOGO" w:date="2023-10-27T10:38:00Z">
        <w:del w:id="3022" w:author="Cauris Cosmetics" w:date="2023-10-27T22:58:00Z">
          <w:r w:rsidR="00EB7ACA" w:rsidRPr="009C7542" w:rsidDel="00CA1AA8">
            <w:rPr>
              <w:iCs/>
              <w:color w:val="000000" w:themeColor="text1"/>
              <w:szCs w:val="24"/>
              <w:lang w:val="fr-ML"/>
            </w:rPr>
            <w:delText xml:space="preserve"> </w:delText>
          </w:r>
        </w:del>
      </w:ins>
      <w:del w:id="3023" w:author="Cauris Cosmetics" w:date="2023-10-27T22:58:00Z">
        <w:r w:rsidRPr="007A4AFC" w:rsidDel="00CA1AA8">
          <w:rPr>
            <w:iCs/>
            <w:color w:val="000000" w:themeColor="text1"/>
            <w:szCs w:val="24"/>
            <w:lang w:val="fr-ML"/>
          </w:rPr>
          <w:delText>épidémiologie</w:delText>
        </w:r>
      </w:del>
      <w:del w:id="3024" w:author="Cauris Cosmetics" w:date="2023-10-27T22:09:00Z">
        <w:r w:rsidRPr="007A4AFC" w:rsidDel="00E74E23">
          <w:rPr>
            <w:iCs/>
            <w:color w:val="000000" w:themeColor="text1"/>
            <w:szCs w:val="24"/>
            <w:lang w:val="fr-ML"/>
          </w:rPr>
          <w:delText>.</w:delText>
        </w:r>
      </w:del>
    </w:p>
    <w:p w14:paraId="252DE900" w14:textId="754F392D" w:rsidR="00643698" w:rsidRPr="003A18E5" w:rsidDel="00CA1AA8" w:rsidRDefault="00643698">
      <w:pPr>
        <w:spacing w:line="276" w:lineRule="auto"/>
        <w:jc w:val="center"/>
        <w:rPr>
          <w:del w:id="3025" w:author="Cauris Cosmetics" w:date="2023-10-27T22:58:00Z"/>
          <w:iCs/>
          <w:color w:val="000000" w:themeColor="text1"/>
          <w:szCs w:val="24"/>
          <w:rPrChange w:id="3026" w:author="Dr Mamadou SANOGO" w:date="2023-10-26T13:19:00Z">
            <w:rPr>
              <w:del w:id="3027" w:author="Cauris Cosmetics" w:date="2023-10-27T22:58:00Z"/>
              <w:b/>
              <w:bCs/>
              <w:iCs/>
              <w:color w:val="00B050"/>
              <w:szCs w:val="24"/>
            </w:rPr>
          </w:rPrChange>
        </w:rPr>
        <w:pPrChange w:id="3028" w:author="Cauris Cosmetics" w:date="2023-10-27T22:58:00Z">
          <w:pPr>
            <w:spacing w:line="240" w:lineRule="auto"/>
            <w:ind w:right="402"/>
          </w:pPr>
        </w:pPrChange>
      </w:pPr>
      <w:del w:id="3029" w:author="Cauris Cosmetics" w:date="2023-10-27T22:58:00Z">
        <w:r w:rsidRPr="007A4AFC" w:rsidDel="00CA1AA8">
          <w:rPr>
            <w:b/>
            <w:bCs/>
            <w:iCs/>
            <w:color w:val="000000" w:themeColor="text1"/>
            <w:szCs w:val="24"/>
            <w:rPrChange w:id="3030" w:author="Dr Mamadou SANOGO" w:date="2023-10-25T18:15:00Z">
              <w:rPr>
                <w:b/>
                <w:bCs/>
                <w:iCs/>
                <w:color w:val="00B050"/>
                <w:szCs w:val="24"/>
              </w:rPr>
            </w:rPrChange>
          </w:rPr>
          <w:delText>Annexe n°</w:delText>
        </w:r>
        <w:r w:rsidR="00461D04" w:rsidRPr="007A4AFC" w:rsidDel="00CA1AA8">
          <w:rPr>
            <w:b/>
            <w:bCs/>
            <w:iCs/>
            <w:color w:val="000000" w:themeColor="text1"/>
            <w:szCs w:val="24"/>
            <w:rPrChange w:id="3031" w:author="Dr Mamadou SANOGO" w:date="2023-10-25T18:15:00Z">
              <w:rPr>
                <w:b/>
                <w:bCs/>
                <w:iCs/>
                <w:color w:val="00B050"/>
                <w:szCs w:val="24"/>
              </w:rPr>
            </w:rPrChange>
          </w:rPr>
          <w:delText>0</w:delText>
        </w:r>
      </w:del>
      <w:del w:id="3032" w:author="Cauris Cosmetics" w:date="2023-10-25T14:46:00Z">
        <w:r w:rsidR="00461D04" w:rsidRPr="007A4AFC" w:rsidDel="004974D8">
          <w:rPr>
            <w:b/>
            <w:bCs/>
            <w:iCs/>
            <w:color w:val="000000" w:themeColor="text1"/>
            <w:szCs w:val="24"/>
            <w:rPrChange w:id="3033" w:author="Dr Mamadou SANOGO" w:date="2023-10-25T18:15:00Z">
              <w:rPr>
                <w:b/>
                <w:bCs/>
                <w:iCs/>
                <w:color w:val="00B050"/>
                <w:szCs w:val="24"/>
              </w:rPr>
            </w:rPrChange>
          </w:rPr>
          <w:delText>31</w:delText>
        </w:r>
      </w:del>
      <w:del w:id="3034" w:author="Cauris Cosmetics" w:date="2023-10-27T22:58:00Z">
        <w:r w:rsidRPr="007A4AFC" w:rsidDel="00CA1AA8">
          <w:rPr>
            <w:b/>
            <w:bCs/>
            <w:iCs/>
            <w:color w:val="000000" w:themeColor="text1"/>
            <w:szCs w:val="24"/>
            <w:rPrChange w:id="3035" w:author="Dr Mamadou SANOGO" w:date="2023-10-25T18:15:00Z">
              <w:rPr>
                <w:b/>
                <w:bCs/>
                <w:iCs/>
                <w:color w:val="00B050"/>
                <w:szCs w:val="24"/>
              </w:rPr>
            </w:rPrChange>
          </w:rPr>
          <w:delText xml:space="preserve">: </w:delText>
        </w:r>
        <w:r w:rsidRPr="003A18E5" w:rsidDel="00CA1AA8">
          <w:rPr>
            <w:iCs/>
            <w:color w:val="000000" w:themeColor="text1"/>
            <w:szCs w:val="24"/>
            <w:rPrChange w:id="3036" w:author="Dr Mamadou SANOGO" w:date="2023-10-26T13:19:00Z">
              <w:rPr>
                <w:b/>
                <w:bCs/>
                <w:iCs/>
                <w:color w:val="00B050"/>
                <w:szCs w:val="24"/>
              </w:rPr>
            </w:rPrChange>
          </w:rPr>
          <w:delText xml:space="preserve">Liste des enseignants issus du monde </w:delText>
        </w:r>
      </w:del>
      <w:del w:id="3037" w:author="Cauris Cosmetics" w:date="2023-10-25T14:46:00Z">
        <w:r w:rsidRPr="003A18E5" w:rsidDel="004974D8">
          <w:rPr>
            <w:iCs/>
            <w:color w:val="000000" w:themeColor="text1"/>
            <w:szCs w:val="24"/>
            <w:rPrChange w:id="3038" w:author="Dr Mamadou SANOGO" w:date="2023-10-26T13:19:00Z">
              <w:rPr>
                <w:b/>
                <w:bCs/>
                <w:iCs/>
                <w:color w:val="00B050"/>
                <w:szCs w:val="24"/>
              </w:rPr>
            </w:rPrChange>
          </w:rPr>
          <w:delText>industriel</w:delText>
        </w:r>
      </w:del>
    </w:p>
    <w:p w14:paraId="424D24BA" w14:textId="7B516097" w:rsidR="00643698" w:rsidRPr="007A4AFC" w:rsidDel="00CA1AA8" w:rsidRDefault="00643698">
      <w:pPr>
        <w:spacing w:line="276" w:lineRule="auto"/>
        <w:jc w:val="center"/>
        <w:rPr>
          <w:del w:id="3039" w:author="Cauris Cosmetics" w:date="2023-10-27T22:58:00Z"/>
          <w:color w:val="000000" w:themeColor="text1"/>
          <w:sz w:val="10"/>
          <w:szCs w:val="24"/>
          <w:lang w:val="fr-ML"/>
          <w:rPrChange w:id="3040" w:author="Dr Mamadou SANOGO" w:date="2023-10-25T18:15:00Z">
            <w:rPr>
              <w:del w:id="3041" w:author="Cauris Cosmetics" w:date="2023-10-27T22:58:00Z"/>
              <w:color w:val="000000"/>
              <w:sz w:val="10"/>
              <w:szCs w:val="24"/>
              <w:lang w:val="fr-ML"/>
            </w:rPr>
          </w:rPrChange>
        </w:rPr>
        <w:pPrChange w:id="3042" w:author="Cauris Cosmetics" w:date="2023-10-27T22:58:00Z">
          <w:pPr>
            <w:widowControl w:val="0"/>
            <w:autoSpaceDE w:val="0"/>
            <w:autoSpaceDN w:val="0"/>
            <w:adjustRightInd w:val="0"/>
            <w:spacing w:line="240" w:lineRule="auto"/>
            <w:ind w:right="9"/>
          </w:pPr>
        </w:pPrChange>
      </w:pPr>
    </w:p>
    <w:p w14:paraId="2486DC66" w14:textId="2139C40B" w:rsidR="00643698" w:rsidRPr="007A4AFC" w:rsidDel="00CA1AA8" w:rsidRDefault="00643698">
      <w:pPr>
        <w:spacing w:line="276" w:lineRule="auto"/>
        <w:jc w:val="center"/>
        <w:rPr>
          <w:del w:id="3043" w:author="Cauris Cosmetics" w:date="2023-10-27T22:58:00Z"/>
          <w:b/>
          <w:color w:val="000000" w:themeColor="text1"/>
          <w:szCs w:val="24"/>
        </w:rPr>
        <w:pPrChange w:id="3044" w:author="Cauris Cosmetics" w:date="2023-10-27T22:58:00Z">
          <w:pPr>
            <w:spacing w:line="360" w:lineRule="auto"/>
            <w:ind w:right="11"/>
          </w:pPr>
        </w:pPrChange>
      </w:pPr>
      <w:bookmarkStart w:id="3045" w:name="_Toc145944514"/>
      <w:del w:id="3046" w:author="Cauris Cosmetics" w:date="2023-10-27T22:58:00Z">
        <w:r w:rsidRPr="007A4AFC" w:rsidDel="00CA1AA8">
          <w:rPr>
            <w:b/>
            <w:color w:val="000000" w:themeColor="text1"/>
            <w:szCs w:val="24"/>
          </w:rPr>
          <w:delText>Référence 3 : La formation bénéficie d’infrastructures et d’équipements adéquats</w:delText>
        </w:r>
        <w:bookmarkEnd w:id="3045"/>
      </w:del>
    </w:p>
    <w:p w14:paraId="64C1ECF3" w14:textId="4022A766" w:rsidR="00643698" w:rsidRPr="007A4AFC" w:rsidDel="00CA1AA8" w:rsidRDefault="00643698">
      <w:pPr>
        <w:spacing w:line="276" w:lineRule="auto"/>
        <w:jc w:val="center"/>
        <w:rPr>
          <w:del w:id="3047" w:author="Cauris Cosmetics" w:date="2023-10-27T22:58:00Z"/>
        </w:rPr>
        <w:pPrChange w:id="3048" w:author="Cauris Cosmetics" w:date="2023-10-27T22:58:00Z">
          <w:pPr>
            <w:pStyle w:val="Titre4"/>
            <w:spacing w:before="0" w:line="240" w:lineRule="auto"/>
          </w:pPr>
        </w:pPrChange>
      </w:pPr>
    </w:p>
    <w:p w14:paraId="7EAC1372" w14:textId="28DA140D" w:rsidR="00643698" w:rsidRPr="007A4AFC" w:rsidDel="00CA1AA8" w:rsidRDefault="00643698">
      <w:pPr>
        <w:spacing w:line="276" w:lineRule="auto"/>
        <w:jc w:val="center"/>
        <w:rPr>
          <w:del w:id="3049" w:author="Cauris Cosmetics" w:date="2023-10-27T22:58:00Z"/>
          <w:b/>
          <w:i/>
          <w:iCs/>
          <w:color w:val="000000" w:themeColor="text1"/>
          <w:szCs w:val="24"/>
        </w:rPr>
        <w:pPrChange w:id="3050" w:author="Cauris Cosmetics" w:date="2023-10-27T22:58:00Z">
          <w:pPr>
            <w:spacing w:line="360" w:lineRule="auto"/>
            <w:ind w:right="11"/>
          </w:pPr>
        </w:pPrChange>
      </w:pPr>
      <w:del w:id="3051" w:author="Cauris Cosmetics" w:date="2023-10-27T22:58:00Z">
        <w:r w:rsidRPr="007A4AFC" w:rsidDel="00CA1AA8">
          <w:rPr>
            <w:b/>
            <w:i/>
            <w:iCs/>
            <w:color w:val="000000" w:themeColor="text1"/>
            <w:szCs w:val="24"/>
          </w:rPr>
          <w:delText>Critère 1 : La formation dispose d’infrastructures appropriées</w:delText>
        </w:r>
      </w:del>
    </w:p>
    <w:p w14:paraId="2A72EF35" w14:textId="58B237A7" w:rsidR="00643698" w:rsidRPr="007A4AFC" w:rsidDel="00CA1AA8" w:rsidRDefault="00643698">
      <w:pPr>
        <w:spacing w:line="276" w:lineRule="auto"/>
        <w:jc w:val="center"/>
        <w:rPr>
          <w:del w:id="3052" w:author="Cauris Cosmetics" w:date="2023-10-27T22:58:00Z"/>
          <w:iCs/>
          <w:color w:val="000000" w:themeColor="text1"/>
          <w:szCs w:val="24"/>
          <w:lang w:val="fr-ML"/>
        </w:rPr>
        <w:pPrChange w:id="3053" w:author="Cauris Cosmetics" w:date="2023-10-27T22:58:00Z">
          <w:pPr>
            <w:spacing w:line="360" w:lineRule="auto"/>
            <w:ind w:right="403"/>
          </w:pPr>
        </w:pPrChange>
      </w:pPr>
      <w:del w:id="3054" w:author="Cauris Cosmetics" w:date="2023-10-27T22:58:00Z">
        <w:r w:rsidRPr="007A4AFC" w:rsidDel="00CA1AA8">
          <w:rPr>
            <w:iCs/>
            <w:color w:val="000000" w:themeColor="text1"/>
            <w:szCs w:val="24"/>
            <w:lang w:val="fr-ML"/>
          </w:rPr>
          <w:delText>Pour atteindre les objectifs de la formation, l’école s’est dotée d’infrastructures dont les locaux d’enseignement sont adaptés et de dernière génération.</w:delText>
        </w:r>
      </w:del>
    </w:p>
    <w:p w14:paraId="164F8239" w14:textId="43BA189D" w:rsidR="00643698" w:rsidRPr="007A4AFC" w:rsidDel="00CA1AA8" w:rsidRDefault="00643698">
      <w:pPr>
        <w:spacing w:line="276" w:lineRule="auto"/>
        <w:jc w:val="center"/>
        <w:rPr>
          <w:del w:id="3055" w:author="Cauris Cosmetics" w:date="2023-10-27T22:58:00Z"/>
          <w:b/>
          <w:bCs/>
          <w:iCs/>
          <w:color w:val="000000" w:themeColor="text1"/>
          <w:szCs w:val="24"/>
          <w:rPrChange w:id="3056" w:author="Dr Mamadou SANOGO" w:date="2023-10-25T18:15:00Z">
            <w:rPr>
              <w:del w:id="3057" w:author="Cauris Cosmetics" w:date="2023-10-27T22:58:00Z"/>
              <w:b/>
              <w:bCs/>
              <w:iCs/>
              <w:color w:val="00B050"/>
              <w:szCs w:val="24"/>
            </w:rPr>
          </w:rPrChange>
        </w:rPr>
        <w:pPrChange w:id="3058" w:author="Cauris Cosmetics" w:date="2023-10-27T22:58:00Z">
          <w:pPr>
            <w:spacing w:line="360" w:lineRule="auto"/>
            <w:ind w:right="403"/>
          </w:pPr>
        </w:pPrChange>
      </w:pPr>
      <w:del w:id="3059" w:author="Cauris Cosmetics" w:date="2023-10-27T22:58:00Z">
        <w:r w:rsidRPr="007A4AFC" w:rsidDel="00CA1AA8">
          <w:rPr>
            <w:b/>
            <w:bCs/>
            <w:iCs/>
            <w:color w:val="000000" w:themeColor="text1"/>
            <w:szCs w:val="24"/>
            <w:rPrChange w:id="3060" w:author="Dr Mamadou SANOGO" w:date="2023-10-25T18:15:00Z">
              <w:rPr>
                <w:b/>
                <w:bCs/>
                <w:iCs/>
                <w:color w:val="00B050"/>
                <w:szCs w:val="24"/>
              </w:rPr>
            </w:rPrChange>
          </w:rPr>
          <w:delText>Annexe n°</w:delText>
        </w:r>
        <w:r w:rsidR="00461D04" w:rsidRPr="007A4AFC" w:rsidDel="00CA1AA8">
          <w:rPr>
            <w:b/>
            <w:bCs/>
            <w:iCs/>
            <w:color w:val="000000" w:themeColor="text1"/>
            <w:szCs w:val="24"/>
            <w:rPrChange w:id="3061" w:author="Dr Mamadou SANOGO" w:date="2023-10-25T18:15:00Z">
              <w:rPr>
                <w:b/>
                <w:bCs/>
                <w:iCs/>
                <w:color w:val="00B050"/>
                <w:szCs w:val="24"/>
              </w:rPr>
            </w:rPrChange>
          </w:rPr>
          <w:delText>0</w:delText>
        </w:r>
      </w:del>
      <w:del w:id="3062" w:author="Cauris Cosmetics" w:date="2023-10-25T14:46:00Z">
        <w:r w:rsidR="00461D04" w:rsidRPr="007A4AFC" w:rsidDel="004974D8">
          <w:rPr>
            <w:b/>
            <w:bCs/>
            <w:iCs/>
            <w:color w:val="000000" w:themeColor="text1"/>
            <w:szCs w:val="24"/>
            <w:rPrChange w:id="3063" w:author="Dr Mamadou SANOGO" w:date="2023-10-25T18:15:00Z">
              <w:rPr>
                <w:b/>
                <w:bCs/>
                <w:iCs/>
                <w:color w:val="00B050"/>
                <w:szCs w:val="24"/>
              </w:rPr>
            </w:rPrChange>
          </w:rPr>
          <w:delText>32</w:delText>
        </w:r>
      </w:del>
      <w:del w:id="3064" w:author="Cauris Cosmetics" w:date="2023-10-27T22:58:00Z">
        <w:r w:rsidRPr="007A4AFC" w:rsidDel="00CA1AA8">
          <w:rPr>
            <w:b/>
            <w:bCs/>
            <w:iCs/>
            <w:color w:val="000000" w:themeColor="text1"/>
            <w:szCs w:val="24"/>
            <w:rPrChange w:id="3065" w:author="Dr Mamadou SANOGO" w:date="2023-10-25T18:15:00Z">
              <w:rPr>
                <w:b/>
                <w:bCs/>
                <w:iCs/>
                <w:color w:val="00B050"/>
                <w:szCs w:val="24"/>
              </w:rPr>
            </w:rPrChange>
          </w:rPr>
          <w:delText xml:space="preserve">: </w:delText>
        </w:r>
      </w:del>
      <w:del w:id="3066" w:author="Cauris Cosmetics" w:date="2023-10-25T14:46:00Z">
        <w:r w:rsidRPr="003A18E5" w:rsidDel="004974D8">
          <w:rPr>
            <w:iCs/>
            <w:color w:val="000000" w:themeColor="text1"/>
            <w:szCs w:val="24"/>
            <w:rPrChange w:id="3067" w:author="Dr Mamadou SANOGO" w:date="2023-10-26T13:20:00Z">
              <w:rPr>
                <w:b/>
                <w:bCs/>
                <w:iCs/>
                <w:color w:val="00B050"/>
                <w:szCs w:val="24"/>
              </w:rPr>
            </w:rPrChange>
          </w:rPr>
          <w:delText xml:space="preserve">Liste des </w:delText>
        </w:r>
      </w:del>
      <w:del w:id="3068" w:author="Cauris Cosmetics" w:date="2023-10-27T22:58:00Z">
        <w:r w:rsidRPr="003A18E5" w:rsidDel="00CA1AA8">
          <w:rPr>
            <w:iCs/>
            <w:color w:val="000000" w:themeColor="text1"/>
            <w:szCs w:val="24"/>
            <w:rPrChange w:id="3069" w:author="Dr Mamadou SANOGO" w:date="2023-10-26T13:20:00Z">
              <w:rPr>
                <w:b/>
                <w:bCs/>
                <w:iCs/>
                <w:color w:val="00B050"/>
                <w:szCs w:val="24"/>
              </w:rPr>
            </w:rPrChange>
          </w:rPr>
          <w:delText xml:space="preserve">Infrastructures </w:delText>
        </w:r>
      </w:del>
    </w:p>
    <w:p w14:paraId="03438081" w14:textId="554F1E45" w:rsidR="00643698" w:rsidRPr="007A4AFC" w:rsidDel="00CA1AA8" w:rsidRDefault="00643698">
      <w:pPr>
        <w:spacing w:line="276" w:lineRule="auto"/>
        <w:jc w:val="center"/>
        <w:rPr>
          <w:del w:id="3070" w:author="Cauris Cosmetics" w:date="2023-10-27T22:58:00Z"/>
          <w:color w:val="000000" w:themeColor="text1"/>
          <w:sz w:val="10"/>
          <w:szCs w:val="24"/>
          <w:rPrChange w:id="3071" w:author="Dr Mamadou SANOGO" w:date="2023-10-25T18:15:00Z">
            <w:rPr>
              <w:del w:id="3072" w:author="Cauris Cosmetics" w:date="2023-10-27T22:58:00Z"/>
              <w:color w:val="000000"/>
              <w:sz w:val="10"/>
              <w:szCs w:val="24"/>
            </w:rPr>
          </w:rPrChange>
        </w:rPr>
        <w:pPrChange w:id="3073" w:author="Cauris Cosmetics" w:date="2023-10-27T22:58:00Z">
          <w:pPr>
            <w:widowControl w:val="0"/>
            <w:autoSpaceDE w:val="0"/>
            <w:autoSpaceDN w:val="0"/>
            <w:adjustRightInd w:val="0"/>
            <w:spacing w:line="240" w:lineRule="auto"/>
            <w:ind w:right="9"/>
          </w:pPr>
        </w:pPrChange>
      </w:pPr>
    </w:p>
    <w:p w14:paraId="4FA58664" w14:textId="293A3CE1" w:rsidR="00643698" w:rsidRPr="007A4AFC" w:rsidDel="00CA1AA8" w:rsidRDefault="00643698">
      <w:pPr>
        <w:spacing w:line="276" w:lineRule="auto"/>
        <w:jc w:val="center"/>
        <w:rPr>
          <w:del w:id="3074" w:author="Cauris Cosmetics" w:date="2023-10-27T22:58:00Z"/>
          <w:b/>
          <w:i/>
          <w:iCs/>
          <w:color w:val="000000" w:themeColor="text1"/>
          <w:szCs w:val="24"/>
        </w:rPr>
        <w:pPrChange w:id="3075" w:author="Cauris Cosmetics" w:date="2023-10-27T22:58:00Z">
          <w:pPr>
            <w:spacing w:line="360" w:lineRule="auto"/>
            <w:ind w:right="11"/>
          </w:pPr>
        </w:pPrChange>
      </w:pPr>
      <w:del w:id="3076" w:author="Cauris Cosmetics" w:date="2023-10-27T22:58:00Z">
        <w:r w:rsidRPr="007A4AFC" w:rsidDel="00CA1AA8">
          <w:rPr>
            <w:b/>
            <w:i/>
            <w:iCs/>
            <w:color w:val="000000" w:themeColor="text1"/>
            <w:szCs w:val="24"/>
          </w:rPr>
          <w:delText>Critère 2 : La formation s’appuie sur des équipements adaptés</w:delText>
        </w:r>
      </w:del>
    </w:p>
    <w:p w14:paraId="4D372A07" w14:textId="12DD4DA5" w:rsidR="00643698" w:rsidRPr="007A4AFC" w:rsidDel="00CA1AA8" w:rsidRDefault="00643698">
      <w:pPr>
        <w:spacing w:line="276" w:lineRule="auto"/>
        <w:jc w:val="center"/>
        <w:rPr>
          <w:del w:id="3077" w:author="Cauris Cosmetics" w:date="2023-10-27T22:58:00Z"/>
          <w:iCs/>
          <w:color w:val="000000" w:themeColor="text1"/>
          <w:szCs w:val="24"/>
          <w:lang w:val="fr-ML"/>
        </w:rPr>
        <w:pPrChange w:id="3078" w:author="Cauris Cosmetics" w:date="2023-10-27T22:58:00Z">
          <w:pPr>
            <w:spacing w:line="360" w:lineRule="auto"/>
            <w:ind w:right="403"/>
          </w:pPr>
        </w:pPrChange>
      </w:pPr>
      <w:del w:id="3079" w:author="Cauris Cosmetics" w:date="2023-10-27T22:58:00Z">
        <w:r w:rsidRPr="007A4AFC" w:rsidDel="00CA1AA8">
          <w:rPr>
            <w:iCs/>
            <w:color w:val="000000" w:themeColor="text1"/>
            <w:szCs w:val="24"/>
            <w:lang w:val="fr-ML"/>
          </w:rPr>
          <w:delText>Toutes les salles de formation de l’école disposent d’équipements adaptés pour le fonctionnement de ladite formation</w:delText>
        </w:r>
      </w:del>
    </w:p>
    <w:p w14:paraId="6C3FDA03" w14:textId="69862B46" w:rsidR="0050424B" w:rsidRPr="006778CD" w:rsidDel="00CA1AA8" w:rsidRDefault="00643698">
      <w:pPr>
        <w:spacing w:line="276" w:lineRule="auto"/>
        <w:jc w:val="center"/>
        <w:rPr>
          <w:del w:id="3080" w:author="Cauris Cosmetics" w:date="2023-10-27T22:58:00Z"/>
          <w:iCs/>
          <w:color w:val="000000" w:themeColor="text1"/>
          <w:szCs w:val="24"/>
          <w:rPrChange w:id="3081" w:author="Dr Mamadou SANOGO" w:date="2023-10-27T13:58:00Z">
            <w:rPr>
              <w:del w:id="3082" w:author="Cauris Cosmetics" w:date="2023-10-27T22:58:00Z"/>
              <w:b/>
              <w:bCs/>
              <w:iCs/>
              <w:color w:val="00B050"/>
              <w:szCs w:val="24"/>
            </w:rPr>
          </w:rPrChange>
        </w:rPr>
        <w:pPrChange w:id="3083" w:author="Cauris Cosmetics" w:date="2023-10-27T22:58:00Z">
          <w:pPr>
            <w:spacing w:line="360" w:lineRule="auto"/>
            <w:ind w:right="403"/>
          </w:pPr>
        </w:pPrChange>
      </w:pPr>
      <w:del w:id="3084" w:author="Cauris Cosmetics" w:date="2023-10-27T22:58:00Z">
        <w:r w:rsidRPr="007A4AFC" w:rsidDel="00CA1AA8">
          <w:rPr>
            <w:b/>
            <w:bCs/>
            <w:iCs/>
            <w:color w:val="000000" w:themeColor="text1"/>
            <w:szCs w:val="24"/>
            <w:rPrChange w:id="3085" w:author="Dr Mamadou SANOGO" w:date="2023-10-25T18:15:00Z">
              <w:rPr>
                <w:b/>
                <w:bCs/>
                <w:iCs/>
                <w:color w:val="00B050"/>
                <w:szCs w:val="24"/>
              </w:rPr>
            </w:rPrChange>
          </w:rPr>
          <w:delText>Annexe n°</w:delText>
        </w:r>
        <w:r w:rsidR="00461D04" w:rsidRPr="007A4AFC" w:rsidDel="00CA1AA8">
          <w:rPr>
            <w:b/>
            <w:bCs/>
            <w:iCs/>
            <w:color w:val="000000" w:themeColor="text1"/>
            <w:szCs w:val="24"/>
            <w:rPrChange w:id="3086" w:author="Dr Mamadou SANOGO" w:date="2023-10-25T18:15:00Z">
              <w:rPr>
                <w:b/>
                <w:bCs/>
                <w:iCs/>
                <w:color w:val="00B050"/>
                <w:szCs w:val="24"/>
              </w:rPr>
            </w:rPrChange>
          </w:rPr>
          <w:delText>0</w:delText>
        </w:r>
      </w:del>
      <w:del w:id="3087" w:author="Cauris Cosmetics" w:date="2023-10-25T14:46:00Z">
        <w:r w:rsidR="00461D04" w:rsidRPr="007A4AFC" w:rsidDel="004974D8">
          <w:rPr>
            <w:b/>
            <w:bCs/>
            <w:iCs/>
            <w:color w:val="000000" w:themeColor="text1"/>
            <w:szCs w:val="24"/>
            <w:rPrChange w:id="3088" w:author="Dr Mamadou SANOGO" w:date="2023-10-25T18:15:00Z">
              <w:rPr>
                <w:b/>
                <w:bCs/>
                <w:iCs/>
                <w:color w:val="00B050"/>
                <w:szCs w:val="24"/>
              </w:rPr>
            </w:rPrChange>
          </w:rPr>
          <w:delText>33</w:delText>
        </w:r>
      </w:del>
      <w:del w:id="3089" w:author="Cauris Cosmetics" w:date="2023-10-27T22:58:00Z">
        <w:r w:rsidRPr="007A4AFC" w:rsidDel="00CA1AA8">
          <w:rPr>
            <w:b/>
            <w:bCs/>
            <w:iCs/>
            <w:color w:val="000000" w:themeColor="text1"/>
            <w:szCs w:val="24"/>
            <w:rPrChange w:id="3090" w:author="Dr Mamadou SANOGO" w:date="2023-10-25T18:15:00Z">
              <w:rPr>
                <w:b/>
                <w:bCs/>
                <w:iCs/>
                <w:color w:val="00B050"/>
                <w:szCs w:val="24"/>
              </w:rPr>
            </w:rPrChange>
          </w:rPr>
          <w:delText xml:space="preserve">: </w:delText>
        </w:r>
      </w:del>
      <w:ins w:id="3091" w:author="Dr Mamadou SANOGO" w:date="2023-10-27T10:40:00Z">
        <w:del w:id="3092" w:author="Cauris Cosmetics" w:date="2023-10-27T22:58:00Z">
          <w:r w:rsidR="00EB7ACA" w:rsidDel="00CA1AA8">
            <w:rPr>
              <w:iCs/>
              <w:color w:val="000000" w:themeColor="text1"/>
              <w:szCs w:val="24"/>
            </w:rPr>
            <w:delText>E</w:delText>
          </w:r>
        </w:del>
      </w:ins>
      <w:del w:id="3093" w:author="Cauris Cosmetics" w:date="2023-10-27T22:58:00Z">
        <w:r w:rsidRPr="003A18E5" w:rsidDel="00CA1AA8">
          <w:rPr>
            <w:iCs/>
            <w:color w:val="000000" w:themeColor="text1"/>
            <w:szCs w:val="24"/>
            <w:rPrChange w:id="3094" w:author="Dr Mamadou SANOGO" w:date="2023-10-26T13:20:00Z">
              <w:rPr>
                <w:b/>
                <w:bCs/>
                <w:iCs/>
                <w:color w:val="00B050"/>
                <w:szCs w:val="24"/>
              </w:rPr>
            </w:rPrChange>
          </w:rPr>
          <w:delText>Liste des équipements</w:delText>
        </w:r>
      </w:del>
    </w:p>
    <w:p w14:paraId="05FE743C" w14:textId="41F159DA" w:rsidR="00643698" w:rsidRPr="007A4AFC" w:rsidDel="00CA1AA8" w:rsidRDefault="00643698">
      <w:pPr>
        <w:spacing w:line="276" w:lineRule="auto"/>
        <w:jc w:val="center"/>
        <w:rPr>
          <w:del w:id="3095" w:author="Cauris Cosmetics" w:date="2023-10-27T22:58:00Z"/>
          <w:b/>
          <w:color w:val="000000" w:themeColor="text1"/>
          <w:szCs w:val="24"/>
        </w:rPr>
        <w:pPrChange w:id="3096" w:author="Cauris Cosmetics" w:date="2023-10-27T22:58:00Z">
          <w:pPr>
            <w:spacing w:line="360" w:lineRule="auto"/>
            <w:ind w:right="11"/>
          </w:pPr>
        </w:pPrChange>
      </w:pPr>
      <w:bookmarkStart w:id="3097" w:name="_Toc145944515"/>
      <w:del w:id="3098" w:author="Cauris Cosmetics" w:date="2023-10-27T22:58:00Z">
        <w:r w:rsidRPr="007A4AFC" w:rsidDel="00CA1AA8">
          <w:rPr>
            <w:b/>
            <w:color w:val="000000" w:themeColor="text1"/>
            <w:szCs w:val="24"/>
          </w:rPr>
          <w:delText>Référence 4 : La formation accorde une place spécifique au numérique dans l’enseignement et à d’autres innovations pédagogiques</w:delText>
        </w:r>
        <w:bookmarkEnd w:id="3097"/>
      </w:del>
    </w:p>
    <w:p w14:paraId="0DBDCB03" w14:textId="6310D29D" w:rsidR="00643698" w:rsidRPr="007A4AFC" w:rsidDel="00CA1AA8" w:rsidRDefault="00643698">
      <w:pPr>
        <w:spacing w:line="276" w:lineRule="auto"/>
        <w:jc w:val="center"/>
        <w:rPr>
          <w:del w:id="3099" w:author="Cauris Cosmetics" w:date="2023-10-27T22:58:00Z"/>
          <w:color w:val="000000" w:themeColor="text1"/>
          <w:sz w:val="14"/>
          <w:szCs w:val="24"/>
          <w:lang w:val="fr-ML"/>
          <w:rPrChange w:id="3100" w:author="Dr Mamadou SANOGO" w:date="2023-10-25T18:15:00Z">
            <w:rPr>
              <w:del w:id="3101" w:author="Cauris Cosmetics" w:date="2023-10-27T22:58:00Z"/>
              <w:color w:val="000000"/>
              <w:sz w:val="14"/>
              <w:szCs w:val="24"/>
              <w:lang w:val="fr-ML"/>
            </w:rPr>
          </w:rPrChange>
        </w:rPr>
        <w:pPrChange w:id="3102" w:author="Cauris Cosmetics" w:date="2023-10-27T22:58:00Z">
          <w:pPr>
            <w:widowControl w:val="0"/>
            <w:autoSpaceDE w:val="0"/>
            <w:autoSpaceDN w:val="0"/>
            <w:adjustRightInd w:val="0"/>
            <w:spacing w:line="240" w:lineRule="auto"/>
            <w:ind w:right="9"/>
          </w:pPr>
        </w:pPrChange>
      </w:pPr>
    </w:p>
    <w:p w14:paraId="4521E1D2" w14:textId="4AC081B4" w:rsidR="00643698" w:rsidRPr="007A4AFC" w:rsidDel="00CA1AA8" w:rsidRDefault="00643698">
      <w:pPr>
        <w:spacing w:line="276" w:lineRule="auto"/>
        <w:jc w:val="center"/>
        <w:rPr>
          <w:del w:id="3103" w:author="Cauris Cosmetics" w:date="2023-10-27T22:58:00Z"/>
          <w:b/>
          <w:i/>
          <w:iCs/>
          <w:color w:val="000000" w:themeColor="text1"/>
          <w:szCs w:val="24"/>
        </w:rPr>
        <w:pPrChange w:id="3104" w:author="Cauris Cosmetics" w:date="2023-10-27T22:58:00Z">
          <w:pPr>
            <w:spacing w:line="360" w:lineRule="auto"/>
            <w:ind w:right="11"/>
          </w:pPr>
        </w:pPrChange>
      </w:pPr>
      <w:del w:id="3105" w:author="Cauris Cosmetics" w:date="2023-10-27T22:58:00Z">
        <w:r w:rsidRPr="007A4AFC" w:rsidDel="00CA1AA8">
          <w:rPr>
            <w:b/>
            <w:i/>
            <w:iCs/>
            <w:color w:val="000000" w:themeColor="text1"/>
            <w:szCs w:val="24"/>
          </w:rPr>
          <w:delText>Critère 1 : Les étudiants sont initiés aux nouvelles technologies de l’information et de la communication</w:delText>
        </w:r>
      </w:del>
    </w:p>
    <w:p w14:paraId="3FE103D0" w14:textId="2B9BD404" w:rsidR="00643698" w:rsidRPr="007A4AFC" w:rsidDel="00CA1AA8" w:rsidRDefault="00643698">
      <w:pPr>
        <w:spacing w:line="276" w:lineRule="auto"/>
        <w:jc w:val="center"/>
        <w:rPr>
          <w:del w:id="3106" w:author="Cauris Cosmetics" w:date="2023-10-27T22:58:00Z"/>
          <w:iCs/>
          <w:color w:val="000000" w:themeColor="text1"/>
          <w:szCs w:val="24"/>
          <w:lang w:val="fr-ML"/>
          <w:rPrChange w:id="3107" w:author="Dr Mamadou SANOGO" w:date="2023-10-25T18:15:00Z">
            <w:rPr>
              <w:del w:id="3108" w:author="Cauris Cosmetics" w:date="2023-10-27T22:58:00Z"/>
              <w:iCs/>
              <w:color w:val="000000"/>
              <w:szCs w:val="24"/>
              <w:lang w:val="fr-ML"/>
            </w:rPr>
          </w:rPrChange>
        </w:rPr>
        <w:pPrChange w:id="3109" w:author="Cauris Cosmetics" w:date="2023-10-27T22:58:00Z">
          <w:pPr>
            <w:widowControl w:val="0"/>
            <w:autoSpaceDE w:val="0"/>
            <w:autoSpaceDN w:val="0"/>
            <w:adjustRightInd w:val="0"/>
            <w:spacing w:line="360" w:lineRule="auto"/>
            <w:ind w:right="11"/>
          </w:pPr>
        </w:pPrChange>
      </w:pPr>
      <w:del w:id="3110" w:author="Cauris Cosmetics" w:date="2023-10-27T22:58:00Z">
        <w:r w:rsidRPr="007A4AFC" w:rsidDel="00CA1AA8">
          <w:rPr>
            <w:iCs/>
            <w:color w:val="000000" w:themeColor="text1"/>
            <w:szCs w:val="24"/>
            <w:lang w:val="fr-ML"/>
            <w:rPrChange w:id="3111" w:author="Dr Mamadou SANOGO" w:date="2023-10-25T18:15:00Z">
              <w:rPr>
                <w:iCs/>
                <w:color w:val="000000"/>
                <w:szCs w:val="24"/>
                <w:lang w:val="fr-ML"/>
              </w:rPr>
            </w:rPrChange>
          </w:rPr>
          <w:delText xml:space="preserve">Le programme de master en </w:delText>
        </w:r>
      </w:del>
      <w:ins w:id="3112" w:author="Dr Mamadou SANOGO" w:date="2023-10-27T14:16:00Z">
        <w:del w:id="3113" w:author="Cauris Cosmetics" w:date="2023-10-27T19:23:00Z">
          <w:r w:rsidR="005A69DD" w:rsidDel="007A7899">
            <w:rPr>
              <w:bCs/>
              <w:color w:val="000000" w:themeColor="text1"/>
              <w:szCs w:val="24"/>
            </w:rPr>
            <w:delText>management des services de santé</w:delText>
          </w:r>
        </w:del>
      </w:ins>
      <w:ins w:id="3114" w:author="Dr Mamadou SANOGO" w:date="2023-10-27T10:40:00Z">
        <w:del w:id="3115" w:author="Cauris Cosmetics" w:date="2023-10-27T22:58:00Z">
          <w:r w:rsidR="00EB7ACA" w:rsidRPr="009C7542" w:rsidDel="00CA1AA8">
            <w:rPr>
              <w:iCs/>
              <w:color w:val="000000" w:themeColor="text1"/>
              <w:szCs w:val="24"/>
              <w:lang w:val="fr-ML"/>
            </w:rPr>
            <w:delText xml:space="preserve"> </w:delText>
          </w:r>
        </w:del>
      </w:ins>
      <w:del w:id="3116" w:author="Cauris Cosmetics" w:date="2023-10-27T22:58:00Z">
        <w:r w:rsidRPr="007A4AFC" w:rsidDel="00CA1AA8">
          <w:rPr>
            <w:iCs/>
            <w:color w:val="000000" w:themeColor="text1"/>
            <w:szCs w:val="24"/>
            <w:lang w:val="fr-ML"/>
            <w:rPrChange w:id="3117" w:author="Dr Mamadou SANOGO" w:date="2023-10-25T18:15:00Z">
              <w:rPr>
                <w:iCs/>
                <w:color w:val="000000"/>
                <w:szCs w:val="24"/>
                <w:lang w:val="fr-ML"/>
              </w:rPr>
            </w:rPrChange>
          </w:rPr>
          <w:delText>épidémiologie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delText>
        </w:r>
      </w:del>
    </w:p>
    <w:p w14:paraId="07D00027" w14:textId="3734BFA9" w:rsidR="0027496F" w:rsidDel="00174FF6" w:rsidRDefault="00643698">
      <w:pPr>
        <w:spacing w:line="276" w:lineRule="auto"/>
        <w:jc w:val="center"/>
        <w:rPr>
          <w:ins w:id="3118" w:author="Dr Mamadou SANOGO" w:date="2023-10-27T14:30:00Z"/>
          <w:del w:id="3119" w:author="Cauris Cosmetics" w:date="2023-10-27T20:12:00Z"/>
          <w:iCs/>
          <w:color w:val="000000" w:themeColor="text1"/>
          <w:szCs w:val="24"/>
        </w:rPr>
        <w:pPrChange w:id="3120" w:author="Cauris Cosmetics" w:date="2023-10-27T22:58:00Z">
          <w:pPr>
            <w:spacing w:line="240" w:lineRule="auto"/>
            <w:ind w:right="403"/>
          </w:pPr>
        </w:pPrChange>
      </w:pPr>
      <w:del w:id="3121" w:author="Cauris Cosmetics" w:date="2023-10-27T22:58:00Z">
        <w:r w:rsidRPr="007A4AFC" w:rsidDel="00CA1AA8">
          <w:rPr>
            <w:b/>
            <w:bCs/>
            <w:iCs/>
            <w:color w:val="000000" w:themeColor="text1"/>
            <w:szCs w:val="24"/>
            <w:rPrChange w:id="3122" w:author="Dr Mamadou SANOGO" w:date="2023-10-25T18:15:00Z">
              <w:rPr>
                <w:b/>
                <w:bCs/>
                <w:iCs/>
                <w:color w:val="00B050"/>
                <w:szCs w:val="24"/>
              </w:rPr>
            </w:rPrChange>
          </w:rPr>
          <w:delText>Annexe n°</w:delText>
        </w:r>
      </w:del>
      <w:del w:id="3123" w:author="Cauris Cosmetics" w:date="2023-10-25T14:47:00Z">
        <w:r w:rsidR="00461D04" w:rsidRPr="007A4AFC" w:rsidDel="004974D8">
          <w:rPr>
            <w:b/>
            <w:bCs/>
            <w:iCs/>
            <w:color w:val="000000" w:themeColor="text1"/>
            <w:szCs w:val="24"/>
            <w:rPrChange w:id="3124" w:author="Dr Mamadou SANOGO" w:date="2023-10-25T18:15:00Z">
              <w:rPr>
                <w:b/>
                <w:bCs/>
                <w:iCs/>
                <w:color w:val="00B050"/>
                <w:szCs w:val="24"/>
              </w:rPr>
            </w:rPrChange>
          </w:rPr>
          <w:delText>34</w:delText>
        </w:r>
      </w:del>
      <w:del w:id="3125" w:author="Cauris Cosmetics" w:date="2023-10-27T22:58:00Z">
        <w:r w:rsidRPr="007A4AFC" w:rsidDel="00CA1AA8">
          <w:rPr>
            <w:b/>
            <w:bCs/>
            <w:iCs/>
            <w:color w:val="000000" w:themeColor="text1"/>
            <w:szCs w:val="24"/>
            <w:rPrChange w:id="3126" w:author="Dr Mamadou SANOGO" w:date="2023-10-25T18:15:00Z">
              <w:rPr>
                <w:b/>
                <w:bCs/>
                <w:iCs/>
                <w:color w:val="00B050"/>
                <w:szCs w:val="24"/>
              </w:rPr>
            </w:rPrChange>
          </w:rPr>
          <w:delText xml:space="preserve">: </w:delText>
        </w:r>
      </w:del>
      <w:ins w:id="3127" w:author="Dr Mamadou SANOGO" w:date="2023-10-27T10:41:00Z">
        <w:del w:id="3128" w:author="Cauris Cosmetics" w:date="2023-10-27T22:58:00Z">
          <w:r w:rsidR="00EB7ACA" w:rsidDel="00CA1AA8">
            <w:rPr>
              <w:iCs/>
              <w:color w:val="000000" w:themeColor="text1"/>
              <w:szCs w:val="24"/>
            </w:rPr>
            <w:delText>E</w:delText>
          </w:r>
        </w:del>
      </w:ins>
      <w:del w:id="3129" w:author="Cauris Cosmetics" w:date="2023-10-27T22:58:00Z">
        <w:r w:rsidRPr="003A18E5" w:rsidDel="00CA1AA8">
          <w:rPr>
            <w:iCs/>
            <w:color w:val="000000" w:themeColor="text1"/>
            <w:szCs w:val="24"/>
            <w:rPrChange w:id="3130" w:author="Dr Mamadou SANOGO" w:date="2023-10-26T13:21:00Z">
              <w:rPr>
                <w:b/>
                <w:bCs/>
                <w:iCs/>
                <w:color w:val="00B050"/>
                <w:szCs w:val="24"/>
              </w:rPr>
            </w:rPrChange>
          </w:rPr>
          <w:delText>Liste des équipements</w:delText>
        </w:r>
      </w:del>
    </w:p>
    <w:p w14:paraId="0889BA7F" w14:textId="7DA98717" w:rsidR="005A69DD" w:rsidRPr="0027496F" w:rsidDel="00CA1AA8" w:rsidRDefault="005A69DD">
      <w:pPr>
        <w:spacing w:line="276" w:lineRule="auto"/>
        <w:jc w:val="center"/>
        <w:rPr>
          <w:del w:id="3131" w:author="Cauris Cosmetics" w:date="2023-10-27T22:58:00Z"/>
          <w:iCs/>
          <w:color w:val="000000" w:themeColor="text1"/>
          <w:szCs w:val="24"/>
          <w:rPrChange w:id="3132" w:author="Dr Mamadou SANOGO" w:date="2023-10-27T12:10:00Z">
            <w:rPr>
              <w:del w:id="3133" w:author="Cauris Cosmetics" w:date="2023-10-27T22:58:00Z"/>
              <w:b/>
              <w:bCs/>
              <w:iCs/>
              <w:color w:val="00B050"/>
              <w:szCs w:val="24"/>
            </w:rPr>
          </w:rPrChange>
        </w:rPr>
        <w:pPrChange w:id="3134" w:author="Cauris Cosmetics" w:date="2023-10-27T22:58:00Z">
          <w:pPr>
            <w:spacing w:line="360" w:lineRule="auto"/>
            <w:ind w:right="403"/>
          </w:pPr>
        </w:pPrChange>
      </w:pPr>
    </w:p>
    <w:p w14:paraId="77E8E6EB" w14:textId="6AA8A152" w:rsidR="00643698" w:rsidRPr="007A4AFC" w:rsidDel="00CA1AA8" w:rsidRDefault="00643698">
      <w:pPr>
        <w:spacing w:line="276" w:lineRule="auto"/>
        <w:jc w:val="center"/>
        <w:rPr>
          <w:del w:id="3135" w:author="Cauris Cosmetics" w:date="2023-10-27T22:58:00Z"/>
          <w:b/>
          <w:i/>
          <w:iCs/>
          <w:color w:val="000000" w:themeColor="text1"/>
          <w:szCs w:val="24"/>
        </w:rPr>
        <w:pPrChange w:id="3136" w:author="Cauris Cosmetics" w:date="2023-10-27T22:58:00Z">
          <w:pPr>
            <w:spacing w:line="360" w:lineRule="auto"/>
            <w:ind w:right="11"/>
          </w:pPr>
        </w:pPrChange>
      </w:pPr>
      <w:del w:id="3137" w:author="Cauris Cosmetics" w:date="2023-10-27T22:58:00Z">
        <w:r w:rsidRPr="007A4AFC" w:rsidDel="00CA1AA8">
          <w:rPr>
            <w:b/>
            <w:i/>
            <w:iCs/>
            <w:color w:val="000000" w:themeColor="text1"/>
            <w:szCs w:val="24"/>
          </w:rPr>
          <w:delText>Critère 2 : Les pratiques pédagogiques font appel aux outils numériques interactifs (par exemple power point, cours et exercices en ligne, outils collaboratifs)</w:delText>
        </w:r>
      </w:del>
    </w:p>
    <w:p w14:paraId="625C3766" w14:textId="5776B047" w:rsidR="00174FF6" w:rsidRPr="007A4AFC" w:rsidDel="00CA1AA8" w:rsidRDefault="00643698">
      <w:pPr>
        <w:spacing w:line="276" w:lineRule="auto"/>
        <w:jc w:val="center"/>
        <w:rPr>
          <w:del w:id="3138" w:author="Cauris Cosmetics" w:date="2023-10-27T22:58:00Z"/>
          <w:iCs/>
          <w:color w:val="000000" w:themeColor="text1"/>
          <w:szCs w:val="24"/>
          <w:lang w:val="fr-ML"/>
        </w:rPr>
        <w:pPrChange w:id="3139" w:author="Cauris Cosmetics" w:date="2023-10-27T22:58:00Z">
          <w:pPr>
            <w:widowControl w:val="0"/>
            <w:autoSpaceDE w:val="0"/>
            <w:autoSpaceDN w:val="0"/>
            <w:adjustRightInd w:val="0"/>
            <w:spacing w:line="360" w:lineRule="auto"/>
            <w:ind w:right="11"/>
          </w:pPr>
        </w:pPrChange>
      </w:pPr>
      <w:del w:id="3140" w:author="Cauris Cosmetics" w:date="2023-10-27T22:58:00Z">
        <w:r w:rsidRPr="007A4AFC" w:rsidDel="00CA1AA8">
          <w:rPr>
            <w:iCs/>
            <w:color w:val="000000" w:themeColor="text1"/>
            <w:szCs w:val="24"/>
            <w:lang w:val="fr-ML"/>
          </w:rPr>
          <w:delText>En dehors d’une salle informatique et d’une salle multimédia, l’école a équipé ses classes en connexion internet, et vidéoprojecteurs, pour permettre d’améliorer les pratiques pédagogiques. Dans la même suite, des ateliers de formation sont organisés pour renforcer les compétences des enseignant</w:delText>
        </w:r>
      </w:del>
      <w:ins w:id="3141" w:author="Dr Mamadou SANOGO" w:date="2023-10-27T10:41:00Z">
        <w:del w:id="3142" w:author="Cauris Cosmetics" w:date="2023-10-27T22:58:00Z">
          <w:r w:rsidR="00EB7ACA" w:rsidDel="00CA1AA8">
            <w:rPr>
              <w:iCs/>
              <w:color w:val="000000" w:themeColor="text1"/>
              <w:szCs w:val="24"/>
              <w:lang w:val="fr-ML"/>
            </w:rPr>
            <w:delText>s</w:delText>
          </w:r>
        </w:del>
      </w:ins>
      <w:del w:id="3143" w:author="Cauris Cosmetics" w:date="2023-10-27T22:58:00Z">
        <w:r w:rsidRPr="007A4AFC" w:rsidDel="00CA1AA8">
          <w:rPr>
            <w:iCs/>
            <w:color w:val="000000" w:themeColor="text1"/>
            <w:szCs w:val="24"/>
            <w:lang w:val="fr-ML"/>
          </w:rPr>
          <w:delText xml:space="preserve"> en la matière.</w:delText>
        </w:r>
      </w:del>
    </w:p>
    <w:p w14:paraId="504CFE99" w14:textId="0AB7D8E6" w:rsidR="00643698" w:rsidRPr="007A4AFC" w:rsidDel="00CA1AA8" w:rsidRDefault="00643698">
      <w:pPr>
        <w:spacing w:line="276" w:lineRule="auto"/>
        <w:jc w:val="center"/>
        <w:rPr>
          <w:del w:id="3144" w:author="Cauris Cosmetics" w:date="2023-10-27T22:58:00Z"/>
          <w:b/>
          <w:i/>
          <w:iCs/>
          <w:color w:val="000000" w:themeColor="text1"/>
          <w:szCs w:val="24"/>
        </w:rPr>
        <w:pPrChange w:id="3145" w:author="Cauris Cosmetics" w:date="2023-10-27T22:58:00Z">
          <w:pPr>
            <w:spacing w:line="360" w:lineRule="auto"/>
            <w:ind w:right="11"/>
          </w:pPr>
        </w:pPrChange>
      </w:pPr>
      <w:del w:id="3146" w:author="Cauris Cosmetics" w:date="2023-10-27T22:58:00Z">
        <w:r w:rsidRPr="007A4AFC" w:rsidDel="00CA1AA8">
          <w:rPr>
            <w:b/>
            <w:i/>
            <w:iCs/>
            <w:color w:val="000000" w:themeColor="text1"/>
            <w:szCs w:val="24"/>
          </w:rPr>
          <w:delText>Critère 3 : L’enseignement fait appel à des pratiques pédagogiques innovantes (par exemple pédagogie par projet, classe inversée, simulation et jeux de rôle, amphithéâtres actifs)</w:delText>
        </w:r>
      </w:del>
    </w:p>
    <w:p w14:paraId="0AD6F21F" w14:textId="1DE573D1" w:rsidR="00643698" w:rsidRPr="007A4AFC" w:rsidDel="00CA1AA8" w:rsidRDefault="00643698">
      <w:pPr>
        <w:spacing w:line="276" w:lineRule="auto"/>
        <w:jc w:val="center"/>
        <w:rPr>
          <w:del w:id="3147" w:author="Cauris Cosmetics" w:date="2023-10-27T22:58:00Z"/>
          <w:iCs/>
          <w:color w:val="000000" w:themeColor="text1"/>
          <w:szCs w:val="24"/>
          <w:lang w:val="fr-ML"/>
        </w:rPr>
        <w:pPrChange w:id="3148" w:author="Cauris Cosmetics" w:date="2023-10-27T22:58:00Z">
          <w:pPr>
            <w:widowControl w:val="0"/>
            <w:autoSpaceDE w:val="0"/>
            <w:autoSpaceDN w:val="0"/>
            <w:adjustRightInd w:val="0"/>
            <w:spacing w:line="360" w:lineRule="auto"/>
            <w:ind w:right="11"/>
          </w:pPr>
        </w:pPrChange>
      </w:pPr>
      <w:del w:id="3149" w:author="Cauris Cosmetics" w:date="2023-10-27T22:58:00Z">
        <w:r w:rsidRPr="007A4AFC" w:rsidDel="00CA1AA8">
          <w:rPr>
            <w:iCs/>
            <w:color w:val="000000" w:themeColor="text1"/>
            <w:szCs w:val="24"/>
            <w:lang w:val="fr-ML"/>
          </w:rPr>
          <w:delText>L’environnement d’apprentissage, les outils mis à la disposition des enseignants et étudiants, et les ateliers, encouragent aujourd’hui les enseignants à faire appel à des pratiques pédagogiques innovantes de la pédagogie active</w:delText>
        </w:r>
        <w:r w:rsidR="00C25333" w:rsidRPr="007A4AFC" w:rsidDel="00CA1AA8">
          <w:rPr>
            <w:iCs/>
            <w:color w:val="000000" w:themeColor="text1"/>
            <w:szCs w:val="24"/>
            <w:lang w:val="fr-ML"/>
          </w:rPr>
          <w:delText>.</w:delText>
        </w:r>
      </w:del>
    </w:p>
    <w:p w14:paraId="731355C4" w14:textId="306A6BA2" w:rsidR="00643698" w:rsidRPr="007A4AFC" w:rsidDel="00CA1AA8" w:rsidRDefault="00643698">
      <w:pPr>
        <w:spacing w:line="276" w:lineRule="auto"/>
        <w:jc w:val="center"/>
        <w:rPr>
          <w:del w:id="3150" w:author="Cauris Cosmetics" w:date="2023-10-27T22:58:00Z"/>
          <w:b/>
          <w:i/>
          <w:iCs/>
          <w:color w:val="000000" w:themeColor="text1"/>
          <w:szCs w:val="24"/>
        </w:rPr>
        <w:pPrChange w:id="3151" w:author="Cauris Cosmetics" w:date="2023-10-27T22:58:00Z">
          <w:pPr>
            <w:spacing w:line="360" w:lineRule="auto"/>
            <w:ind w:right="11"/>
          </w:pPr>
        </w:pPrChange>
      </w:pPr>
      <w:del w:id="3152" w:author="Cauris Cosmetics" w:date="2023-10-27T22:58:00Z">
        <w:r w:rsidRPr="007A4AFC" w:rsidDel="00CA1AA8">
          <w:rPr>
            <w:b/>
            <w:i/>
            <w:iCs/>
            <w:color w:val="000000" w:themeColor="text1"/>
            <w:szCs w:val="24"/>
          </w:rPr>
          <w:delText>Critère 4 : La formation fait bénéficier les étudiants d’un environnement numérique de travail</w:delText>
        </w:r>
      </w:del>
    </w:p>
    <w:p w14:paraId="47CE3D7C" w14:textId="4459CBF2" w:rsidR="00643698" w:rsidRPr="007A4AFC" w:rsidDel="00CA1AA8" w:rsidRDefault="00643698">
      <w:pPr>
        <w:spacing w:line="276" w:lineRule="auto"/>
        <w:jc w:val="center"/>
        <w:rPr>
          <w:del w:id="3153" w:author="Cauris Cosmetics" w:date="2023-10-27T22:58:00Z"/>
          <w:rStyle w:val="Lienhypertexte"/>
          <w:i/>
          <w:color w:val="000000" w:themeColor="text1"/>
          <w:szCs w:val="24"/>
          <w:lang w:val="fr-ML"/>
          <w:rPrChange w:id="3154" w:author="Dr Mamadou SANOGO" w:date="2023-10-25T18:15:00Z">
            <w:rPr>
              <w:del w:id="3155" w:author="Cauris Cosmetics" w:date="2023-10-27T22:58:00Z"/>
              <w:rStyle w:val="Lienhypertexte"/>
              <w:i/>
              <w:szCs w:val="24"/>
              <w:lang w:val="fr-ML"/>
            </w:rPr>
          </w:rPrChange>
        </w:rPr>
        <w:pPrChange w:id="3156" w:author="Cauris Cosmetics" w:date="2023-10-27T22:58:00Z">
          <w:pPr>
            <w:spacing w:line="360" w:lineRule="auto"/>
            <w:ind w:right="36"/>
          </w:pPr>
        </w:pPrChange>
      </w:pPr>
      <w:del w:id="3157" w:author="Cauris Cosmetics" w:date="2023-10-27T22:58:00Z">
        <w:r w:rsidRPr="007A4AFC" w:rsidDel="00CA1AA8">
          <w:rPr>
            <w:bCs/>
            <w:color w:val="000000" w:themeColor="text1"/>
            <w:szCs w:val="24"/>
          </w:rPr>
          <w:delText xml:space="preserve">L’école à travers son site web, met à la disposition des étudiants, un espace numérique personnel de travail, à travers le lien suivant : </w:delText>
        </w:r>
        <w:r w:rsidRPr="007A4AFC" w:rsidDel="00CA1AA8">
          <w:rPr>
            <w:rFonts w:ascii="Calibri" w:hAnsi="Calibri"/>
            <w:color w:val="000000" w:themeColor="text1"/>
            <w:sz w:val="22"/>
            <w:rPrChange w:id="3158" w:author="Dr Mamadou SANOGO" w:date="2023-10-25T18:15:00Z">
              <w:rPr>
                <w:rFonts w:ascii="Calibri" w:hAnsi="Calibri"/>
                <w:sz w:val="22"/>
              </w:rPr>
            </w:rPrChange>
          </w:rPr>
          <w:fldChar w:fldCharType="begin"/>
        </w:r>
        <w:r w:rsidRPr="007A4AFC" w:rsidDel="00CA1AA8">
          <w:rPr>
            <w:color w:val="000000" w:themeColor="text1"/>
            <w:rPrChange w:id="3159" w:author="Dr Mamadou SANOGO" w:date="2023-10-25T18:15:00Z">
              <w:rPr/>
            </w:rPrChange>
          </w:rPr>
          <w:delInstrText>HYPERLINK "https://www.esfe-mali.org/"</w:delInstrText>
        </w:r>
        <w:r w:rsidRPr="00CF5428" w:rsidDel="00CA1AA8">
          <w:rPr>
            <w:rFonts w:ascii="Calibri" w:hAnsi="Calibri"/>
            <w:color w:val="000000" w:themeColor="text1"/>
            <w:sz w:val="22"/>
          </w:rPr>
        </w:r>
        <w:r w:rsidRPr="007A4AFC" w:rsidDel="00CA1AA8">
          <w:rPr>
            <w:rFonts w:ascii="Calibri" w:hAnsi="Calibri"/>
            <w:color w:val="000000" w:themeColor="text1"/>
            <w:sz w:val="22"/>
            <w:rPrChange w:id="3160" w:author="Dr Mamadou SANOGO" w:date="2023-10-25T18:15:00Z">
              <w:rPr>
                <w:rStyle w:val="Lienhypertexte"/>
                <w:i/>
                <w:szCs w:val="24"/>
                <w:lang w:val="fr-ML"/>
              </w:rPr>
            </w:rPrChange>
          </w:rPr>
          <w:fldChar w:fldCharType="separate"/>
        </w:r>
        <w:r w:rsidRPr="007A4AFC" w:rsidDel="00CA1AA8">
          <w:rPr>
            <w:rStyle w:val="Lienhypertexte"/>
            <w:i/>
            <w:color w:val="000000" w:themeColor="text1"/>
            <w:szCs w:val="24"/>
            <w:lang w:val="fr-ML"/>
            <w:rPrChange w:id="3161" w:author="Dr Mamadou SANOGO" w:date="2023-10-25T18:15:00Z">
              <w:rPr>
                <w:rStyle w:val="Lienhypertexte"/>
                <w:i/>
                <w:szCs w:val="24"/>
                <w:lang w:val="fr-ML"/>
              </w:rPr>
            </w:rPrChange>
          </w:rPr>
          <w:delText>https://www.esfe-mali.org/</w:delText>
        </w:r>
        <w:r w:rsidRPr="007A4AFC" w:rsidDel="00CA1AA8">
          <w:rPr>
            <w:rStyle w:val="Lienhypertexte"/>
            <w:i/>
            <w:color w:val="000000" w:themeColor="text1"/>
            <w:szCs w:val="24"/>
            <w:lang w:val="fr-ML"/>
            <w:rPrChange w:id="3162" w:author="Dr Mamadou SANOGO" w:date="2023-10-25T18:15:00Z">
              <w:rPr>
                <w:rStyle w:val="Lienhypertexte"/>
                <w:i/>
                <w:szCs w:val="24"/>
                <w:lang w:val="fr-ML"/>
              </w:rPr>
            </w:rPrChange>
          </w:rPr>
          <w:fldChar w:fldCharType="end"/>
        </w:r>
      </w:del>
    </w:p>
    <w:p w14:paraId="4E198C7F" w14:textId="43F1E645" w:rsidR="00643698" w:rsidRPr="007A4AFC" w:rsidDel="00CA1AA8" w:rsidRDefault="00643698">
      <w:pPr>
        <w:spacing w:line="276" w:lineRule="auto"/>
        <w:jc w:val="center"/>
        <w:rPr>
          <w:del w:id="3163" w:author="Cauris Cosmetics" w:date="2023-10-27T22:58:00Z"/>
          <w:bCs/>
          <w:color w:val="000000" w:themeColor="text1"/>
          <w:szCs w:val="24"/>
        </w:rPr>
        <w:pPrChange w:id="3164" w:author="Cauris Cosmetics" w:date="2023-10-27T22:58:00Z">
          <w:pPr>
            <w:spacing w:line="360" w:lineRule="auto"/>
            <w:ind w:right="36"/>
          </w:pPr>
        </w:pPrChange>
      </w:pPr>
    </w:p>
    <w:p w14:paraId="452FC4CB" w14:textId="594F20AB" w:rsidR="00643698" w:rsidRPr="007A4AFC" w:rsidDel="00CA1AA8" w:rsidRDefault="00643698">
      <w:pPr>
        <w:spacing w:line="276" w:lineRule="auto"/>
        <w:jc w:val="center"/>
        <w:rPr>
          <w:del w:id="3165" w:author="Cauris Cosmetics" w:date="2023-10-27T22:58:00Z"/>
          <w:b/>
          <w:color w:val="000000" w:themeColor="text1"/>
          <w:szCs w:val="24"/>
        </w:rPr>
        <w:pPrChange w:id="3166" w:author="Cauris Cosmetics" w:date="2023-10-27T22:58:00Z">
          <w:pPr>
            <w:spacing w:line="360" w:lineRule="auto"/>
            <w:ind w:right="11"/>
          </w:pPr>
        </w:pPrChange>
      </w:pPr>
      <w:bookmarkStart w:id="3167" w:name="_Toc145944516"/>
      <w:del w:id="3168" w:author="Cauris Cosmetics" w:date="2023-10-27T22:58:00Z">
        <w:r w:rsidRPr="007A4AFC" w:rsidDel="00CA1AA8">
          <w:rPr>
            <w:b/>
            <w:color w:val="000000" w:themeColor="text1"/>
            <w:szCs w:val="24"/>
          </w:rPr>
          <w:delText>Référence 5 : La formation propose des dispositifs spécifiques d’aide à la réussite et à l’insertion professionnelle</w:delText>
        </w:r>
        <w:bookmarkEnd w:id="3167"/>
      </w:del>
    </w:p>
    <w:p w14:paraId="549D85B9" w14:textId="1979F1AD" w:rsidR="00643698" w:rsidRPr="007A4AFC" w:rsidDel="00CA1AA8" w:rsidRDefault="00643698">
      <w:pPr>
        <w:spacing w:line="276" w:lineRule="auto"/>
        <w:jc w:val="center"/>
        <w:rPr>
          <w:del w:id="3169" w:author="Cauris Cosmetics" w:date="2023-10-27T22:58:00Z"/>
          <w:b/>
          <w:i/>
          <w:iCs/>
          <w:color w:val="000000" w:themeColor="text1"/>
          <w:szCs w:val="24"/>
        </w:rPr>
        <w:pPrChange w:id="3170" w:author="Cauris Cosmetics" w:date="2023-10-27T22:58:00Z">
          <w:pPr>
            <w:spacing w:line="360" w:lineRule="auto"/>
            <w:ind w:right="11"/>
          </w:pPr>
        </w:pPrChange>
      </w:pPr>
      <w:del w:id="3171" w:author="Cauris Cosmetics" w:date="2023-10-27T22:58:00Z">
        <w:r w:rsidRPr="007A4AFC" w:rsidDel="00CA1AA8">
          <w:rPr>
            <w:b/>
            <w:i/>
            <w:iCs/>
            <w:color w:val="000000" w:themeColor="text1"/>
            <w:szCs w:val="24"/>
          </w:rPr>
          <w:delText>Critère 1 : Des enseignements de mise à niveau sont proposés aux étudiants entrant dans la formation</w:delText>
        </w:r>
      </w:del>
    </w:p>
    <w:p w14:paraId="3A1FEC37" w14:textId="0EC56A33" w:rsidR="00643698" w:rsidRPr="007A4AFC" w:rsidDel="00CA1AA8" w:rsidRDefault="00643698">
      <w:pPr>
        <w:spacing w:line="276" w:lineRule="auto"/>
        <w:jc w:val="center"/>
        <w:rPr>
          <w:del w:id="3172" w:author="Cauris Cosmetics" w:date="2023-10-27T22:58:00Z"/>
          <w:color w:val="000000" w:themeColor="text1"/>
          <w:szCs w:val="24"/>
          <w:lang w:val="fr-ML"/>
          <w:rPrChange w:id="3173" w:author="Dr Mamadou SANOGO" w:date="2023-10-25T18:15:00Z">
            <w:rPr>
              <w:del w:id="3174" w:author="Cauris Cosmetics" w:date="2023-10-27T22:58:00Z"/>
              <w:szCs w:val="24"/>
              <w:lang w:val="fr-ML"/>
            </w:rPr>
          </w:rPrChange>
        </w:rPr>
        <w:pPrChange w:id="3175" w:author="Cauris Cosmetics" w:date="2023-10-27T22:58:00Z">
          <w:pPr>
            <w:spacing w:line="360" w:lineRule="auto"/>
          </w:pPr>
        </w:pPrChange>
      </w:pPr>
      <w:del w:id="3176" w:author="Cauris Cosmetics" w:date="2023-10-27T22:58:00Z">
        <w:r w:rsidRPr="007A4AFC" w:rsidDel="00CA1AA8">
          <w:rPr>
            <w:color w:val="000000" w:themeColor="text1"/>
            <w:szCs w:val="24"/>
            <w:lang w:val="fr-ML"/>
            <w:rPrChange w:id="3177" w:author="Dr Mamadou SANOGO" w:date="2023-10-25T18:15:00Z">
              <w:rPr>
                <w:szCs w:val="24"/>
                <w:lang w:val="fr-ML"/>
              </w:rPr>
            </w:rPrChange>
          </w:rPr>
          <w:delText>Dans le but d’aider les étudiants à combler les lacunes éventuelles dans leurs connaissances ou compétences préalables, l’école organise en début d’année des séances de travail de mise à niveau. En plus de l’objet premier qui est la mise à niveau, cela renforce la préparation et la confiance des étudiants pour suivre avec succès le programme. Des ateliers et des conférences dédiés à la réussite et à l’insertion professionnelle sont organisés.</w:delText>
        </w:r>
      </w:del>
    </w:p>
    <w:p w14:paraId="75B5C3EF" w14:textId="07B76AE2" w:rsidR="00643698" w:rsidRPr="007A4AFC" w:rsidDel="00CA1AA8" w:rsidRDefault="00643698">
      <w:pPr>
        <w:spacing w:line="276" w:lineRule="auto"/>
        <w:jc w:val="center"/>
        <w:rPr>
          <w:del w:id="3178" w:author="Cauris Cosmetics" w:date="2023-10-27T22:58:00Z"/>
          <w:b/>
          <w:bCs/>
          <w:iCs/>
          <w:color w:val="000000" w:themeColor="text1"/>
          <w:szCs w:val="24"/>
          <w:rPrChange w:id="3179" w:author="Dr Mamadou SANOGO" w:date="2023-10-25T18:15:00Z">
            <w:rPr>
              <w:del w:id="3180" w:author="Cauris Cosmetics" w:date="2023-10-27T22:58:00Z"/>
              <w:b/>
              <w:bCs/>
              <w:iCs/>
              <w:color w:val="00B050"/>
              <w:szCs w:val="24"/>
            </w:rPr>
          </w:rPrChange>
        </w:rPr>
        <w:pPrChange w:id="3181" w:author="Cauris Cosmetics" w:date="2023-10-27T22:58:00Z">
          <w:pPr>
            <w:spacing w:line="360" w:lineRule="auto"/>
            <w:ind w:right="403"/>
          </w:pPr>
        </w:pPrChange>
      </w:pPr>
      <w:del w:id="3182" w:author="Cauris Cosmetics" w:date="2023-10-27T22:58:00Z">
        <w:r w:rsidRPr="007A4AFC" w:rsidDel="00CA1AA8">
          <w:rPr>
            <w:b/>
            <w:bCs/>
            <w:iCs/>
            <w:color w:val="000000" w:themeColor="text1"/>
            <w:szCs w:val="24"/>
            <w:rPrChange w:id="3183" w:author="Dr Mamadou SANOGO" w:date="2023-10-25T18:15:00Z">
              <w:rPr>
                <w:b/>
                <w:bCs/>
                <w:iCs/>
                <w:color w:val="00B050"/>
                <w:szCs w:val="24"/>
              </w:rPr>
            </w:rPrChange>
          </w:rPr>
          <w:delText>Annexe n°</w:delText>
        </w:r>
        <w:r w:rsidR="00C25333" w:rsidRPr="007A4AFC" w:rsidDel="00CA1AA8">
          <w:rPr>
            <w:b/>
            <w:bCs/>
            <w:iCs/>
            <w:color w:val="000000" w:themeColor="text1"/>
            <w:szCs w:val="24"/>
            <w:rPrChange w:id="3184" w:author="Dr Mamadou SANOGO" w:date="2023-10-25T18:15:00Z">
              <w:rPr>
                <w:b/>
                <w:bCs/>
                <w:iCs/>
                <w:color w:val="00B050"/>
                <w:szCs w:val="24"/>
              </w:rPr>
            </w:rPrChange>
          </w:rPr>
          <w:delText>0</w:delText>
        </w:r>
      </w:del>
      <w:del w:id="3185" w:author="Cauris Cosmetics" w:date="2023-10-25T14:47:00Z">
        <w:r w:rsidR="00C25333" w:rsidRPr="007A4AFC" w:rsidDel="004974D8">
          <w:rPr>
            <w:b/>
            <w:bCs/>
            <w:iCs/>
            <w:color w:val="000000" w:themeColor="text1"/>
            <w:szCs w:val="24"/>
            <w:rPrChange w:id="3186" w:author="Dr Mamadou SANOGO" w:date="2023-10-25T18:15:00Z">
              <w:rPr>
                <w:b/>
                <w:bCs/>
                <w:iCs/>
                <w:color w:val="00B050"/>
                <w:szCs w:val="24"/>
              </w:rPr>
            </w:rPrChange>
          </w:rPr>
          <w:delText>11</w:delText>
        </w:r>
      </w:del>
      <w:del w:id="3187" w:author="Cauris Cosmetics" w:date="2023-10-27T22:58:00Z">
        <w:r w:rsidRPr="007A4AFC" w:rsidDel="00CA1AA8">
          <w:rPr>
            <w:b/>
            <w:bCs/>
            <w:iCs/>
            <w:color w:val="000000" w:themeColor="text1"/>
            <w:szCs w:val="24"/>
            <w:rPrChange w:id="3188" w:author="Dr Mamadou SANOGO" w:date="2023-10-25T18:15:00Z">
              <w:rPr>
                <w:b/>
                <w:bCs/>
                <w:iCs/>
                <w:color w:val="00B050"/>
                <w:szCs w:val="24"/>
              </w:rPr>
            </w:rPrChange>
          </w:rPr>
          <w:delText xml:space="preserve">: </w:delText>
        </w:r>
      </w:del>
      <w:ins w:id="3189" w:author="Dr Mamadou SANOGO" w:date="2023-10-27T10:43:00Z">
        <w:del w:id="3190" w:author="Cauris Cosmetics" w:date="2023-10-27T22:58:00Z">
          <w:r w:rsidR="00EB7ACA" w:rsidDel="00CA1AA8">
            <w:rPr>
              <w:iCs/>
              <w:color w:val="000000" w:themeColor="text1"/>
              <w:szCs w:val="24"/>
            </w:rPr>
            <w:delText>C</w:delText>
          </w:r>
        </w:del>
      </w:ins>
      <w:del w:id="3191" w:author="Cauris Cosmetics" w:date="2023-10-27T22:58:00Z">
        <w:r w:rsidRPr="003A18E5" w:rsidDel="00CA1AA8">
          <w:rPr>
            <w:iCs/>
            <w:color w:val="000000" w:themeColor="text1"/>
            <w:szCs w:val="24"/>
            <w:rPrChange w:id="3192" w:author="Dr Mamadou SANOGO" w:date="2023-10-26T13:23:00Z">
              <w:rPr>
                <w:b/>
                <w:bCs/>
                <w:iCs/>
                <w:color w:val="00B050"/>
                <w:szCs w:val="24"/>
              </w:rPr>
            </w:rPrChange>
          </w:rPr>
          <w:delText>cahier de textes</w:delText>
        </w:r>
      </w:del>
    </w:p>
    <w:p w14:paraId="592A8C60" w14:textId="228C10A8" w:rsidR="00643698" w:rsidRPr="007A4AFC" w:rsidDel="00CA1AA8" w:rsidRDefault="00643698">
      <w:pPr>
        <w:spacing w:line="276" w:lineRule="auto"/>
        <w:jc w:val="center"/>
        <w:rPr>
          <w:del w:id="3193" w:author="Cauris Cosmetics" w:date="2023-10-27T22:58:00Z"/>
          <w:color w:val="000000" w:themeColor="text1"/>
          <w:szCs w:val="24"/>
          <w:lang w:val="fr-ML"/>
          <w:rPrChange w:id="3194" w:author="Dr Mamadou SANOGO" w:date="2023-10-25T18:15:00Z">
            <w:rPr>
              <w:del w:id="3195" w:author="Cauris Cosmetics" w:date="2023-10-27T22:58:00Z"/>
              <w:szCs w:val="24"/>
              <w:lang w:val="fr-ML"/>
            </w:rPr>
          </w:rPrChange>
        </w:rPr>
        <w:pPrChange w:id="3196" w:author="Cauris Cosmetics" w:date="2023-10-27T22:58:00Z">
          <w:pPr/>
        </w:pPrChange>
      </w:pPr>
    </w:p>
    <w:p w14:paraId="50583616" w14:textId="049105BD" w:rsidR="00643698" w:rsidRPr="007A4AFC" w:rsidDel="00CA1AA8" w:rsidRDefault="00643698">
      <w:pPr>
        <w:spacing w:line="276" w:lineRule="auto"/>
        <w:jc w:val="center"/>
        <w:rPr>
          <w:del w:id="3197" w:author="Cauris Cosmetics" w:date="2023-10-27T22:58:00Z"/>
          <w:b/>
          <w:i/>
          <w:iCs/>
          <w:color w:val="000000" w:themeColor="text1"/>
          <w:szCs w:val="24"/>
        </w:rPr>
        <w:pPrChange w:id="3198" w:author="Cauris Cosmetics" w:date="2023-10-27T22:58:00Z">
          <w:pPr>
            <w:spacing w:line="360" w:lineRule="auto"/>
            <w:ind w:right="11"/>
          </w:pPr>
        </w:pPrChange>
      </w:pPr>
      <w:del w:id="3199" w:author="Cauris Cosmetics" w:date="2023-10-27T22:58:00Z">
        <w:r w:rsidRPr="007A4AFC" w:rsidDel="00CA1AA8">
          <w:rPr>
            <w:b/>
            <w:i/>
            <w:iCs/>
            <w:color w:val="000000" w:themeColor="text1"/>
            <w:szCs w:val="24"/>
          </w:rPr>
          <w:delText>Critère 2 : Il existe des mécanismes en faveur des étudiants ayant des difficultés pédagogiques, en échec ou en voie d’abandon</w:delText>
        </w:r>
      </w:del>
    </w:p>
    <w:p w14:paraId="631FC374" w14:textId="6EFB6773" w:rsidR="00643698" w:rsidRPr="007A4AFC" w:rsidDel="00CA1AA8" w:rsidRDefault="00643698">
      <w:pPr>
        <w:spacing w:line="276" w:lineRule="auto"/>
        <w:jc w:val="center"/>
        <w:rPr>
          <w:del w:id="3200" w:author="Cauris Cosmetics" w:date="2023-10-27T22:58:00Z"/>
          <w:color w:val="000000" w:themeColor="text1"/>
          <w:szCs w:val="24"/>
          <w:lang w:val="fr-ML"/>
          <w:rPrChange w:id="3201" w:author="Dr Mamadou SANOGO" w:date="2023-10-25T18:15:00Z">
            <w:rPr>
              <w:del w:id="3202" w:author="Cauris Cosmetics" w:date="2023-10-27T22:58:00Z"/>
              <w:szCs w:val="24"/>
              <w:lang w:val="fr-ML"/>
            </w:rPr>
          </w:rPrChange>
        </w:rPr>
        <w:pPrChange w:id="3203" w:author="Cauris Cosmetics" w:date="2023-10-27T22:58:00Z">
          <w:pPr>
            <w:spacing w:line="360" w:lineRule="auto"/>
          </w:pPr>
        </w:pPrChange>
      </w:pPr>
      <w:del w:id="3204" w:author="Cauris Cosmetics" w:date="2023-10-27T22:58:00Z">
        <w:r w:rsidRPr="007A4AFC" w:rsidDel="00CA1AA8">
          <w:rPr>
            <w:color w:val="000000" w:themeColor="text1"/>
            <w:szCs w:val="24"/>
            <w:lang w:val="fr-ML"/>
            <w:rPrChange w:id="3205" w:author="Dr Mamadou SANOGO" w:date="2023-10-25T18:15:00Z">
              <w:rPr>
                <w:szCs w:val="24"/>
                <w:lang w:val="fr-ML"/>
              </w:rPr>
            </w:rPrChange>
          </w:rPr>
          <w:delTex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delText>
        </w:r>
      </w:del>
    </w:p>
    <w:p w14:paraId="3AE47EA9" w14:textId="0556CB4A" w:rsidR="00643698" w:rsidRPr="007A4AFC" w:rsidDel="00CA1AA8" w:rsidRDefault="00643698">
      <w:pPr>
        <w:spacing w:line="276" w:lineRule="auto"/>
        <w:jc w:val="center"/>
        <w:rPr>
          <w:del w:id="3206" w:author="Cauris Cosmetics" w:date="2023-10-27T22:58:00Z"/>
          <w:b/>
          <w:i/>
          <w:iCs/>
          <w:color w:val="000000" w:themeColor="text1"/>
          <w:szCs w:val="24"/>
        </w:rPr>
        <w:pPrChange w:id="3207" w:author="Cauris Cosmetics" w:date="2023-10-27T22:58:00Z">
          <w:pPr>
            <w:spacing w:line="360" w:lineRule="auto"/>
            <w:ind w:right="11"/>
          </w:pPr>
        </w:pPrChange>
      </w:pPr>
      <w:del w:id="3208" w:author="Cauris Cosmetics" w:date="2023-10-27T22:58:00Z">
        <w:r w:rsidRPr="007A4AFC" w:rsidDel="00CA1AA8">
          <w:rPr>
            <w:b/>
            <w:i/>
            <w:iCs/>
            <w:color w:val="000000" w:themeColor="text1"/>
            <w:szCs w:val="24"/>
          </w:rPr>
          <w:delText>Critère 3 : Il existe des passerelles vers d’autres formations pour une réorientation</w:delText>
        </w:r>
      </w:del>
    </w:p>
    <w:p w14:paraId="6ADBE5BF" w14:textId="2B762E13" w:rsidR="00643698" w:rsidRPr="00E74E23" w:rsidDel="00CA1AA8" w:rsidRDefault="00643698">
      <w:pPr>
        <w:spacing w:line="276" w:lineRule="auto"/>
        <w:jc w:val="center"/>
        <w:rPr>
          <w:del w:id="3209" w:author="Cauris Cosmetics" w:date="2023-10-27T22:58:00Z"/>
          <w:rFonts w:eastAsiaTheme="minorEastAsia"/>
          <w:color w:val="FF0000"/>
          <w:sz w:val="23"/>
          <w:szCs w:val="23"/>
          <w:rPrChange w:id="3210" w:author="Cauris Cosmetics" w:date="2023-10-27T22:18:00Z">
            <w:rPr>
              <w:del w:id="3211" w:author="Cauris Cosmetics" w:date="2023-10-27T22:58:00Z"/>
              <w:color w:val="000000"/>
              <w:szCs w:val="24"/>
              <w:lang w:val="fr-ML"/>
            </w:rPr>
          </w:rPrChange>
        </w:rPr>
        <w:pPrChange w:id="3212" w:author="Cauris Cosmetics" w:date="2023-10-27T22:58:00Z">
          <w:pPr>
            <w:widowControl w:val="0"/>
            <w:autoSpaceDE w:val="0"/>
            <w:autoSpaceDN w:val="0"/>
            <w:adjustRightInd w:val="0"/>
            <w:spacing w:line="360" w:lineRule="auto"/>
            <w:ind w:right="11"/>
          </w:pPr>
        </w:pPrChange>
      </w:pPr>
      <w:del w:id="3213" w:author="Cauris Cosmetics" w:date="2023-10-27T22:58:00Z">
        <w:r w:rsidRPr="00E74E23" w:rsidDel="00CA1AA8">
          <w:rPr>
            <w:rFonts w:eastAsiaTheme="minorEastAsia"/>
            <w:color w:val="FF0000"/>
            <w:szCs w:val="24"/>
            <w:lang w:val="fr-ML"/>
            <w:rPrChange w:id="3214" w:author="Cauris Cosmetics" w:date="2023-10-27T22:18:00Z">
              <w:rPr>
                <w:lang w:val="fr-ML"/>
              </w:rPr>
            </w:rPrChange>
          </w:rPr>
          <w:delText xml:space="preserve">Le Master en </w:delText>
        </w:r>
      </w:del>
      <w:ins w:id="3215" w:author="Dr Mamadou SANOGO" w:date="2023-10-27T14:16:00Z">
        <w:del w:id="3216" w:author="Cauris Cosmetics" w:date="2023-10-27T19:23:00Z">
          <w:r w:rsidR="005A69DD" w:rsidRPr="00E74E23" w:rsidDel="007A7899">
            <w:rPr>
              <w:bCs/>
              <w:color w:val="FF0000"/>
              <w:rPrChange w:id="3217" w:author="Cauris Cosmetics" w:date="2023-10-27T22:18:00Z">
                <w:rPr>
                  <w:bCs/>
                  <w:color w:val="000000" w:themeColor="text1"/>
                </w:rPr>
              </w:rPrChange>
            </w:rPr>
            <w:delText>management des services de santé</w:delText>
          </w:r>
        </w:del>
      </w:ins>
      <w:ins w:id="3218" w:author="Dr Mamadou SANOGO" w:date="2023-10-27T10:43:00Z">
        <w:del w:id="3219" w:author="Cauris Cosmetics" w:date="2023-10-27T22:58:00Z">
          <w:r w:rsidR="00EB7ACA" w:rsidRPr="00E74E23" w:rsidDel="00CA1AA8">
            <w:rPr>
              <w:iCs/>
              <w:color w:val="FF0000"/>
              <w:lang w:val="fr-ML"/>
              <w:rPrChange w:id="3220" w:author="Cauris Cosmetics" w:date="2023-10-27T22:18:00Z">
                <w:rPr>
                  <w:iCs/>
                  <w:color w:val="000000" w:themeColor="text1"/>
                  <w:lang w:val="fr-ML"/>
                </w:rPr>
              </w:rPrChange>
            </w:rPr>
            <w:delText xml:space="preserve"> </w:delText>
          </w:r>
        </w:del>
      </w:ins>
      <w:del w:id="3221" w:author="Cauris Cosmetics" w:date="2023-10-27T22:58:00Z">
        <w:r w:rsidRPr="00E74E23" w:rsidDel="00CA1AA8">
          <w:rPr>
            <w:rFonts w:eastAsiaTheme="minorEastAsia"/>
            <w:color w:val="FF0000"/>
            <w:szCs w:val="24"/>
            <w:lang w:val="fr-ML"/>
            <w:rPrChange w:id="3222" w:author="Cauris Cosmetics" w:date="2023-10-27T22:18:00Z">
              <w:rPr>
                <w:lang w:val="fr-ML"/>
              </w:rPr>
            </w:rPrChange>
          </w:rPr>
          <w:delText xml:space="preserve">épidémiologie englobe des compétences </w:delText>
        </w:r>
      </w:del>
      <w:ins w:id="3223" w:author="Dr Mamadou SANOGO" w:date="2023-10-27T10:50:00Z">
        <w:del w:id="3224" w:author="Cauris Cosmetics" w:date="2023-10-27T22:58:00Z">
          <w:r w:rsidR="00562C17" w:rsidRPr="00E74E23" w:rsidDel="00CA1AA8">
            <w:rPr>
              <w:color w:val="FF0000"/>
              <w:sz w:val="23"/>
              <w:szCs w:val="23"/>
              <w:rPrChange w:id="3225" w:author="Cauris Cosmetics" w:date="2023-10-27T22:18:00Z">
                <w:rPr>
                  <w:sz w:val="23"/>
                  <w:szCs w:val="23"/>
                </w:rPr>
              </w:rPrChange>
            </w:rPr>
            <w:delText xml:space="preserve">, en </w:delText>
          </w:r>
        </w:del>
      </w:ins>
      <w:ins w:id="3226" w:author="Dr Mamadou SANOGO" w:date="2023-10-27T10:51:00Z">
        <w:del w:id="3227" w:author="Cauris Cosmetics" w:date="2023-10-27T22:58:00Z">
          <w:r w:rsidR="00562C17" w:rsidRPr="00E74E23" w:rsidDel="00CA1AA8">
            <w:rPr>
              <w:color w:val="FF0000"/>
              <w:sz w:val="23"/>
              <w:szCs w:val="23"/>
              <w:rPrChange w:id="3228" w:author="Cauris Cosmetics" w:date="2023-10-27T22:18:00Z">
                <w:rPr>
                  <w:sz w:val="23"/>
                  <w:szCs w:val="23"/>
                </w:rPr>
              </w:rPrChange>
            </w:rPr>
            <w:delText>g</w:delText>
          </w:r>
        </w:del>
      </w:ins>
      <w:ins w:id="3229" w:author="Dr Mamadou SANOGO" w:date="2023-10-27T10:50:00Z">
        <w:del w:id="3230" w:author="Cauris Cosmetics" w:date="2023-10-27T22:58:00Z">
          <w:r w:rsidR="00562C17" w:rsidRPr="00E74E23" w:rsidDel="00CA1AA8">
            <w:rPr>
              <w:color w:val="FF0000"/>
              <w:sz w:val="23"/>
              <w:szCs w:val="23"/>
              <w:rPrChange w:id="3231" w:author="Cauris Cosmetics" w:date="2023-10-27T22:18:00Z">
                <w:rPr>
                  <w:sz w:val="23"/>
                  <w:szCs w:val="23"/>
                </w:rPr>
              </w:rPrChange>
            </w:rPr>
            <w:delText>estion des services, des programmes et des projets en santé</w:delText>
          </w:r>
        </w:del>
      </w:ins>
      <w:ins w:id="3232" w:author="Dr Mamadou SANOGO" w:date="2023-10-27T10:51:00Z">
        <w:del w:id="3233" w:author="Cauris Cosmetics" w:date="2023-10-27T22:58:00Z">
          <w:r w:rsidR="00562C17" w:rsidRPr="00E74E23" w:rsidDel="00CA1AA8">
            <w:rPr>
              <w:color w:val="FF0000"/>
              <w:sz w:val="23"/>
              <w:szCs w:val="23"/>
              <w:rPrChange w:id="3234" w:author="Cauris Cosmetics" w:date="2023-10-27T22:18:00Z">
                <w:rPr>
                  <w:sz w:val="23"/>
                  <w:szCs w:val="23"/>
                </w:rPr>
              </w:rPrChange>
            </w:rPr>
            <w:delText>, en r</w:delText>
          </w:r>
        </w:del>
      </w:ins>
      <w:ins w:id="3235" w:author="Dr Mamadou SANOGO" w:date="2023-10-27T10:50:00Z">
        <w:del w:id="3236" w:author="Cauris Cosmetics" w:date="2023-10-27T22:58:00Z">
          <w:r w:rsidR="00562C17" w:rsidRPr="00E74E23" w:rsidDel="00CA1AA8">
            <w:rPr>
              <w:color w:val="FF0000"/>
              <w:sz w:val="23"/>
              <w:szCs w:val="23"/>
              <w:rPrChange w:id="3237" w:author="Cauris Cosmetics" w:date="2023-10-27T22:18:00Z">
                <w:rPr>
                  <w:sz w:val="23"/>
                  <w:szCs w:val="23"/>
                </w:rPr>
              </w:rPrChange>
            </w:rPr>
            <w:delText>echerche dans le domaine de la santé</w:delText>
          </w:r>
        </w:del>
      </w:ins>
      <w:del w:id="3238" w:author="Cauris Cosmetics" w:date="2023-10-27T22:58:00Z">
        <w:r w:rsidRPr="00E74E23" w:rsidDel="00CA1AA8">
          <w:rPr>
            <w:rFonts w:eastAsiaTheme="minorEastAsia"/>
            <w:color w:val="FF0000"/>
            <w:szCs w:val="24"/>
            <w:lang w:val="fr-ML"/>
            <w:rPrChange w:id="3239" w:author="Cauris Cosmetics" w:date="2023-10-27T22:18:00Z">
              <w:rPr>
                <w:lang w:val="fr-ML"/>
              </w:rPr>
            </w:rPrChange>
          </w:rPr>
          <w:delText xml:space="preserve">en analyse statistique, en collecte de données, en recherche en santé publique, en gestion de la santé, en biostatistiques, en sciences sociales et bien d'autres domaines. Ces compétences peuvent être transférables vers de nombreux autres secteurs et spécialités de formation savoir : </w:delText>
        </w:r>
      </w:del>
      <w:ins w:id="3240" w:author="Dr Mamadou SANOGO" w:date="2023-10-27T14:31:00Z">
        <w:del w:id="3241" w:author="Cauris Cosmetics" w:date="2023-10-27T22:58:00Z">
          <w:r w:rsidR="005A69DD" w:rsidRPr="00E74E23" w:rsidDel="00CA1AA8">
            <w:rPr>
              <w:color w:val="FF0000"/>
              <w:lang w:val="fr-ML"/>
              <w:rPrChange w:id="3242" w:author="Cauris Cosmetics" w:date="2023-10-27T22:18:00Z">
                <w:rPr>
                  <w:color w:val="000000" w:themeColor="text1"/>
                  <w:lang w:val="fr-ML"/>
                </w:rPr>
              </w:rPrChange>
            </w:rPr>
            <w:delText xml:space="preserve">Economie de la santé, </w:delText>
          </w:r>
        </w:del>
      </w:ins>
      <w:del w:id="3243" w:author="Cauris Cosmetics" w:date="2023-10-27T22:58:00Z">
        <w:r w:rsidRPr="00E74E23" w:rsidDel="00CA1AA8">
          <w:rPr>
            <w:rFonts w:eastAsiaTheme="majorEastAsia"/>
            <w:color w:val="FF0000"/>
            <w:szCs w:val="24"/>
            <w:rPrChange w:id="3244" w:author="Cauris Cosmetics" w:date="2023-10-27T22:18:00Z">
              <w:rPr>
                <w:rFonts w:eastAsiaTheme="majorEastAsia"/>
              </w:rPr>
            </w:rPrChange>
          </w:rPr>
          <w:delText>Recherche en Santé, Santé Publique</w:delText>
        </w:r>
        <w:r w:rsidRPr="00E74E23" w:rsidDel="00CA1AA8">
          <w:rPr>
            <w:rFonts w:eastAsiaTheme="minorEastAsia"/>
            <w:color w:val="FF0000"/>
            <w:szCs w:val="24"/>
            <w:lang w:val="fr-ML"/>
            <w:rPrChange w:id="3245" w:author="Cauris Cosmetics" w:date="2023-10-27T22:18:00Z">
              <w:rPr>
                <w:lang w:val="fr-ML"/>
              </w:rPr>
            </w:rPrChange>
          </w:rPr>
          <w:delText xml:space="preserve">, </w:delText>
        </w:r>
        <w:r w:rsidRPr="00E74E23" w:rsidDel="00CA1AA8">
          <w:rPr>
            <w:rFonts w:eastAsiaTheme="majorEastAsia"/>
            <w:color w:val="FF0000"/>
            <w:szCs w:val="24"/>
            <w:rPrChange w:id="3246" w:author="Cauris Cosmetics" w:date="2023-10-27T22:18:00Z">
              <w:rPr>
                <w:rFonts w:eastAsiaTheme="majorEastAsia"/>
              </w:rPr>
            </w:rPrChange>
          </w:rPr>
          <w:delText>Biostatistiques,</w:delText>
        </w:r>
        <w:r w:rsidRPr="00E74E23" w:rsidDel="00CA1AA8">
          <w:rPr>
            <w:rFonts w:eastAsiaTheme="minorEastAsia"/>
            <w:color w:val="FF0000"/>
            <w:szCs w:val="24"/>
            <w:lang w:val="fr-ML"/>
            <w:rPrChange w:id="3247" w:author="Cauris Cosmetics" w:date="2023-10-27T22:18:00Z">
              <w:rPr>
                <w:lang w:val="fr-ML"/>
              </w:rPr>
            </w:rPrChange>
          </w:rPr>
          <w:delText xml:space="preserve"> </w:delText>
        </w:r>
        <w:r w:rsidRPr="00E74E23" w:rsidDel="00CA1AA8">
          <w:rPr>
            <w:rFonts w:eastAsiaTheme="majorEastAsia"/>
            <w:color w:val="FF0000"/>
            <w:szCs w:val="24"/>
            <w:rPrChange w:id="3248" w:author="Cauris Cosmetics" w:date="2023-10-27T22:18:00Z">
              <w:rPr>
                <w:rFonts w:eastAsiaTheme="majorEastAsia"/>
              </w:rPr>
            </w:rPrChange>
          </w:rPr>
          <w:delText>Gestion de Projet, etc .</w:delText>
        </w:r>
      </w:del>
    </w:p>
    <w:p w14:paraId="1109ADC0" w14:textId="72A4F9C0" w:rsidR="00643698" w:rsidRPr="007A4AFC" w:rsidDel="00CA1AA8" w:rsidRDefault="00643698">
      <w:pPr>
        <w:spacing w:line="276" w:lineRule="auto"/>
        <w:jc w:val="center"/>
        <w:rPr>
          <w:del w:id="3249" w:author="Cauris Cosmetics" w:date="2023-10-27T22:58:00Z"/>
          <w:color w:val="000000" w:themeColor="text1"/>
          <w:szCs w:val="24"/>
          <w:lang w:val="fr-ML"/>
          <w:rPrChange w:id="3250" w:author="Dr Mamadou SANOGO" w:date="2023-10-25T18:15:00Z">
            <w:rPr>
              <w:del w:id="3251" w:author="Cauris Cosmetics" w:date="2023-10-27T22:58:00Z"/>
              <w:color w:val="000000"/>
              <w:szCs w:val="24"/>
              <w:lang w:val="fr-ML"/>
            </w:rPr>
          </w:rPrChange>
        </w:rPr>
        <w:pPrChange w:id="3252" w:author="Cauris Cosmetics" w:date="2023-10-27T22:58:00Z">
          <w:pPr>
            <w:widowControl w:val="0"/>
            <w:autoSpaceDE w:val="0"/>
            <w:autoSpaceDN w:val="0"/>
            <w:adjustRightInd w:val="0"/>
            <w:spacing w:line="360" w:lineRule="auto"/>
            <w:ind w:right="11"/>
          </w:pPr>
        </w:pPrChange>
      </w:pPr>
      <w:del w:id="3253" w:author="Cauris Cosmetics" w:date="2023-10-27T22:58:00Z">
        <w:r w:rsidRPr="007A4AFC" w:rsidDel="00CA1AA8">
          <w:rPr>
            <w:color w:val="000000" w:themeColor="text1"/>
            <w:szCs w:val="24"/>
            <w:lang w:val="fr-ML"/>
            <w:rPrChange w:id="3254" w:author="Dr Mamadou SANOGO" w:date="2023-10-25T18:15:00Z">
              <w:rPr>
                <w:color w:val="000000"/>
                <w:szCs w:val="24"/>
                <w:lang w:val="fr-ML"/>
              </w:rPr>
            </w:rPrChange>
          </w:rPr>
          <w:delTex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delText>
        </w:r>
      </w:del>
    </w:p>
    <w:p w14:paraId="3B513704" w14:textId="409C1FE1" w:rsidR="00643698" w:rsidRPr="003A18E5" w:rsidDel="00CA1AA8" w:rsidRDefault="00643698">
      <w:pPr>
        <w:spacing w:line="276" w:lineRule="auto"/>
        <w:jc w:val="center"/>
        <w:rPr>
          <w:del w:id="3255" w:author="Cauris Cosmetics" w:date="2023-10-27T22:58:00Z"/>
          <w:iCs/>
          <w:color w:val="000000" w:themeColor="text1"/>
          <w:szCs w:val="24"/>
          <w:rPrChange w:id="3256" w:author="Dr Mamadou SANOGO" w:date="2023-10-26T13:25:00Z">
            <w:rPr>
              <w:del w:id="3257" w:author="Cauris Cosmetics" w:date="2023-10-27T22:58:00Z"/>
              <w:b/>
              <w:bCs/>
              <w:iCs/>
              <w:color w:val="00B050"/>
              <w:szCs w:val="24"/>
            </w:rPr>
          </w:rPrChange>
        </w:rPr>
        <w:pPrChange w:id="3258" w:author="Cauris Cosmetics" w:date="2023-10-27T22:58:00Z">
          <w:pPr>
            <w:spacing w:line="360" w:lineRule="auto"/>
            <w:ind w:right="403"/>
          </w:pPr>
        </w:pPrChange>
      </w:pPr>
      <w:del w:id="3259" w:author="Cauris Cosmetics" w:date="2023-10-27T22:58:00Z">
        <w:r w:rsidRPr="007A4AFC" w:rsidDel="00CA1AA8">
          <w:rPr>
            <w:b/>
            <w:bCs/>
            <w:iCs/>
            <w:color w:val="000000" w:themeColor="text1"/>
            <w:szCs w:val="24"/>
            <w:rPrChange w:id="3260" w:author="Dr Mamadou SANOGO" w:date="2023-10-25T18:15:00Z">
              <w:rPr>
                <w:b/>
                <w:bCs/>
                <w:iCs/>
                <w:color w:val="00B050"/>
                <w:szCs w:val="24"/>
              </w:rPr>
            </w:rPrChange>
          </w:rPr>
          <w:delText>Annexe n°</w:delText>
        </w:r>
        <w:r w:rsidR="001111EB" w:rsidRPr="007A4AFC" w:rsidDel="00CA1AA8">
          <w:rPr>
            <w:b/>
            <w:bCs/>
            <w:iCs/>
            <w:color w:val="000000" w:themeColor="text1"/>
            <w:szCs w:val="24"/>
            <w:rPrChange w:id="3261" w:author="Dr Mamadou SANOGO" w:date="2023-10-25T18:15:00Z">
              <w:rPr>
                <w:b/>
                <w:bCs/>
                <w:iCs/>
                <w:color w:val="00B050"/>
                <w:szCs w:val="24"/>
              </w:rPr>
            </w:rPrChange>
          </w:rPr>
          <w:delText>00</w:delText>
        </w:r>
      </w:del>
      <w:del w:id="3262" w:author="Cauris Cosmetics" w:date="2023-10-25T14:47:00Z">
        <w:r w:rsidR="001111EB" w:rsidRPr="007A4AFC" w:rsidDel="004974D8">
          <w:rPr>
            <w:b/>
            <w:bCs/>
            <w:iCs/>
            <w:color w:val="000000" w:themeColor="text1"/>
            <w:szCs w:val="24"/>
            <w:rPrChange w:id="3263" w:author="Dr Mamadou SANOGO" w:date="2023-10-25T18:15:00Z">
              <w:rPr>
                <w:b/>
                <w:bCs/>
                <w:iCs/>
                <w:color w:val="00B050"/>
                <w:szCs w:val="24"/>
              </w:rPr>
            </w:rPrChange>
          </w:rPr>
          <w:delText>9</w:delText>
        </w:r>
      </w:del>
      <w:del w:id="3264" w:author="Cauris Cosmetics" w:date="2023-10-27T22:58:00Z">
        <w:r w:rsidRPr="007A4AFC" w:rsidDel="00CA1AA8">
          <w:rPr>
            <w:b/>
            <w:bCs/>
            <w:iCs/>
            <w:color w:val="000000" w:themeColor="text1"/>
            <w:szCs w:val="24"/>
            <w:rPrChange w:id="3265" w:author="Dr Mamadou SANOGO" w:date="2023-10-25T18:15:00Z">
              <w:rPr>
                <w:b/>
                <w:bCs/>
                <w:iCs/>
                <w:color w:val="00B050"/>
                <w:szCs w:val="24"/>
              </w:rPr>
            </w:rPrChange>
          </w:rPr>
          <w:delText xml:space="preserve">: </w:delText>
        </w:r>
        <w:r w:rsidRPr="003A18E5" w:rsidDel="00CA1AA8">
          <w:rPr>
            <w:iCs/>
            <w:color w:val="000000" w:themeColor="text1"/>
            <w:szCs w:val="24"/>
            <w:rPrChange w:id="3266" w:author="Dr Mamadou SANOGO" w:date="2023-10-26T13:25:00Z">
              <w:rPr>
                <w:b/>
                <w:bCs/>
                <w:iCs/>
                <w:color w:val="00B050"/>
                <w:szCs w:val="24"/>
              </w:rPr>
            </w:rPrChange>
          </w:rPr>
          <w:delText>Maquette de la formation</w:delText>
        </w:r>
        <w:r w:rsidR="001111EB" w:rsidRPr="003A18E5" w:rsidDel="00CA1AA8">
          <w:rPr>
            <w:iCs/>
            <w:color w:val="000000" w:themeColor="text1"/>
            <w:szCs w:val="24"/>
            <w:rPrChange w:id="3267" w:author="Dr Mamadou SANOGO" w:date="2023-10-26T13:25:00Z">
              <w:rPr>
                <w:b/>
                <w:bCs/>
                <w:iCs/>
                <w:color w:val="00B050"/>
                <w:szCs w:val="24"/>
              </w:rPr>
            </w:rPrChange>
          </w:rPr>
          <w:delText xml:space="preserve"> ou pédagogique</w:delText>
        </w:r>
      </w:del>
    </w:p>
    <w:p w14:paraId="35B86C0C" w14:textId="3335A8CC" w:rsidR="00643698" w:rsidRPr="007A4AFC" w:rsidDel="00CA1AA8" w:rsidRDefault="00643698">
      <w:pPr>
        <w:spacing w:line="276" w:lineRule="auto"/>
        <w:jc w:val="center"/>
        <w:rPr>
          <w:del w:id="3268" w:author="Cauris Cosmetics" w:date="2023-10-27T22:58:00Z"/>
          <w:b/>
          <w:i/>
          <w:iCs/>
          <w:color w:val="000000" w:themeColor="text1"/>
          <w:szCs w:val="24"/>
        </w:rPr>
        <w:pPrChange w:id="3269" w:author="Cauris Cosmetics" w:date="2023-10-27T22:58:00Z">
          <w:pPr>
            <w:spacing w:line="360" w:lineRule="auto"/>
            <w:ind w:right="11"/>
          </w:pPr>
        </w:pPrChange>
      </w:pPr>
      <w:del w:id="3270" w:author="Cauris Cosmetics" w:date="2023-10-27T22:58:00Z">
        <w:r w:rsidRPr="007A4AFC" w:rsidDel="00CA1AA8">
          <w:rPr>
            <w:b/>
            <w:i/>
            <w:iCs/>
            <w:color w:val="000000" w:themeColor="text1"/>
            <w:szCs w:val="24"/>
          </w:rPr>
          <w:delText>Critère 4 : Des UE de préparation à l’insertion professionnelle sont proposées</w:delText>
        </w:r>
      </w:del>
    </w:p>
    <w:p w14:paraId="7F15C8CB" w14:textId="1B9A81E2" w:rsidR="00643698" w:rsidRPr="007A4AFC" w:rsidDel="00CA1AA8" w:rsidRDefault="00643698">
      <w:pPr>
        <w:spacing w:line="276" w:lineRule="auto"/>
        <w:jc w:val="center"/>
        <w:rPr>
          <w:del w:id="3271" w:author="Cauris Cosmetics" w:date="2023-10-27T22:58:00Z"/>
          <w:color w:val="000000" w:themeColor="text1"/>
          <w:szCs w:val="24"/>
          <w:lang w:val="fr-ML"/>
          <w:rPrChange w:id="3272" w:author="Dr Mamadou SANOGO" w:date="2023-10-25T18:15:00Z">
            <w:rPr>
              <w:del w:id="3273" w:author="Cauris Cosmetics" w:date="2023-10-27T22:58:00Z"/>
              <w:color w:val="000000"/>
              <w:szCs w:val="24"/>
              <w:lang w:val="fr-ML"/>
            </w:rPr>
          </w:rPrChange>
        </w:rPr>
        <w:pPrChange w:id="3274" w:author="Cauris Cosmetics" w:date="2023-10-27T22:58:00Z">
          <w:pPr>
            <w:widowControl w:val="0"/>
            <w:autoSpaceDE w:val="0"/>
            <w:autoSpaceDN w:val="0"/>
            <w:adjustRightInd w:val="0"/>
            <w:spacing w:line="360" w:lineRule="auto"/>
            <w:ind w:right="9"/>
          </w:pPr>
        </w:pPrChange>
      </w:pPr>
      <w:del w:id="3275" w:author="Cauris Cosmetics" w:date="2023-10-27T22:58:00Z">
        <w:r w:rsidRPr="007A4AFC" w:rsidDel="00CA1AA8">
          <w:rPr>
            <w:color w:val="000000" w:themeColor="text1"/>
            <w:szCs w:val="24"/>
            <w:lang w:val="fr-ML"/>
            <w:rPrChange w:id="3276" w:author="Dr Mamadou SANOGO" w:date="2023-10-25T18:15:00Z">
              <w:rPr>
                <w:color w:val="000000"/>
                <w:szCs w:val="24"/>
                <w:lang w:val="fr-ML"/>
              </w:rPr>
            </w:rPrChange>
          </w:rPr>
          <w:delText xml:space="preserve">A partir des semestres 3 et 4 du programme, des unités d’enseignement de préparation à l’insertion professionnelle sont dispensées. Il s’agit des disciplines telles que </w:delText>
        </w:r>
        <w:r w:rsidRPr="007A4AFC" w:rsidDel="00CA1AA8">
          <w:rPr>
            <w:color w:val="000000" w:themeColor="text1"/>
            <w:szCs w:val="24"/>
            <w:rPrChange w:id="3277" w:author="Dr Mamadou SANOGO" w:date="2023-10-25T18:15:00Z">
              <w:rPr>
                <w:szCs w:val="24"/>
              </w:rPr>
            </w:rPrChange>
          </w:rPr>
          <w:delText>l’</w:delText>
        </w:r>
        <w:r w:rsidRPr="007A4AFC" w:rsidDel="00CA1AA8">
          <w:rPr>
            <w:color w:val="000000" w:themeColor="text1"/>
            <w:szCs w:val="24"/>
            <w:lang w:val="fr-ML"/>
            <w:rPrChange w:id="3278" w:author="Dr Mamadou SANOGO" w:date="2023-10-25T18:15:00Z">
              <w:rPr>
                <w:szCs w:val="24"/>
                <w:lang w:val="fr-ML"/>
              </w:rPr>
            </w:rPrChange>
          </w:rPr>
          <w:delText>entrepreneuriat, l’expérience en entreprise, etc.</w:delText>
        </w:r>
      </w:del>
    </w:p>
    <w:p w14:paraId="01D19510" w14:textId="10CA94C1" w:rsidR="00643698" w:rsidDel="00174FF6" w:rsidRDefault="001111EB">
      <w:pPr>
        <w:spacing w:line="276" w:lineRule="auto"/>
        <w:jc w:val="center"/>
        <w:rPr>
          <w:ins w:id="3279" w:author="Dr Mamadou SANOGO" w:date="2023-10-27T13:58:00Z"/>
          <w:del w:id="3280" w:author="Cauris Cosmetics" w:date="2023-10-27T20:13:00Z"/>
          <w:iCs/>
          <w:color w:val="000000" w:themeColor="text1"/>
          <w:szCs w:val="24"/>
        </w:rPr>
        <w:pPrChange w:id="3281" w:author="Cauris Cosmetics" w:date="2023-10-27T22:58:00Z">
          <w:pPr>
            <w:spacing w:line="276" w:lineRule="auto"/>
            <w:ind w:right="403"/>
          </w:pPr>
        </w:pPrChange>
      </w:pPr>
      <w:del w:id="3282" w:author="Cauris Cosmetics" w:date="2023-10-27T22:58:00Z">
        <w:r w:rsidRPr="007A4AFC" w:rsidDel="00CA1AA8">
          <w:rPr>
            <w:b/>
            <w:bCs/>
            <w:iCs/>
            <w:color w:val="000000" w:themeColor="text1"/>
            <w:szCs w:val="24"/>
            <w:rPrChange w:id="3283" w:author="Dr Mamadou SANOGO" w:date="2023-10-25T18:15:00Z">
              <w:rPr>
                <w:b/>
                <w:bCs/>
                <w:iCs/>
                <w:color w:val="00B050"/>
                <w:szCs w:val="24"/>
              </w:rPr>
            </w:rPrChange>
          </w:rPr>
          <w:delText>Annexe n°00</w:delText>
        </w:r>
      </w:del>
      <w:del w:id="3284" w:author="Cauris Cosmetics" w:date="2023-10-25T14:48:00Z">
        <w:r w:rsidRPr="007A4AFC" w:rsidDel="004974D8">
          <w:rPr>
            <w:b/>
            <w:bCs/>
            <w:iCs/>
            <w:color w:val="000000" w:themeColor="text1"/>
            <w:szCs w:val="24"/>
            <w:rPrChange w:id="3285" w:author="Dr Mamadou SANOGO" w:date="2023-10-25T18:15:00Z">
              <w:rPr>
                <w:b/>
                <w:bCs/>
                <w:iCs/>
                <w:color w:val="00B050"/>
                <w:szCs w:val="24"/>
              </w:rPr>
            </w:rPrChange>
          </w:rPr>
          <w:delText>9</w:delText>
        </w:r>
      </w:del>
      <w:del w:id="3286" w:author="Cauris Cosmetics" w:date="2023-10-27T22:58:00Z">
        <w:r w:rsidRPr="007A4AFC" w:rsidDel="00CA1AA8">
          <w:rPr>
            <w:b/>
            <w:bCs/>
            <w:iCs/>
            <w:color w:val="000000" w:themeColor="text1"/>
            <w:szCs w:val="24"/>
            <w:rPrChange w:id="3287" w:author="Dr Mamadou SANOGO" w:date="2023-10-25T18:15:00Z">
              <w:rPr>
                <w:b/>
                <w:bCs/>
                <w:iCs/>
                <w:color w:val="00B050"/>
                <w:szCs w:val="24"/>
              </w:rPr>
            </w:rPrChange>
          </w:rPr>
          <w:delText xml:space="preserve">: </w:delText>
        </w:r>
        <w:r w:rsidRPr="003A18E5" w:rsidDel="00CA1AA8">
          <w:rPr>
            <w:iCs/>
            <w:color w:val="000000" w:themeColor="text1"/>
            <w:szCs w:val="24"/>
            <w:rPrChange w:id="3288" w:author="Dr Mamadou SANOGO" w:date="2023-10-26T13:25:00Z">
              <w:rPr>
                <w:b/>
                <w:bCs/>
                <w:iCs/>
                <w:color w:val="00B050"/>
                <w:szCs w:val="24"/>
              </w:rPr>
            </w:rPrChange>
          </w:rPr>
          <w:delText>Maquette de la formation ou pédagogique</w:delText>
        </w:r>
      </w:del>
    </w:p>
    <w:p w14:paraId="07AABFFD" w14:textId="2C028675" w:rsidR="006778CD" w:rsidDel="00174FF6" w:rsidRDefault="006778CD">
      <w:pPr>
        <w:spacing w:line="276" w:lineRule="auto"/>
        <w:jc w:val="center"/>
        <w:rPr>
          <w:ins w:id="3289" w:author="Dr Mamadou SANOGO" w:date="2023-10-27T13:58:00Z"/>
          <w:del w:id="3290" w:author="Cauris Cosmetics" w:date="2023-10-27T20:12:00Z"/>
          <w:iCs/>
          <w:color w:val="000000" w:themeColor="text1"/>
          <w:szCs w:val="24"/>
        </w:rPr>
        <w:pPrChange w:id="3291" w:author="Cauris Cosmetics" w:date="2023-10-27T22:58:00Z">
          <w:pPr>
            <w:spacing w:line="276" w:lineRule="auto"/>
            <w:ind w:right="403"/>
          </w:pPr>
        </w:pPrChange>
      </w:pPr>
    </w:p>
    <w:p w14:paraId="77ECF60A" w14:textId="5A065FD7" w:rsidR="006778CD" w:rsidDel="00174FF6" w:rsidRDefault="006778CD">
      <w:pPr>
        <w:spacing w:line="276" w:lineRule="auto"/>
        <w:jc w:val="center"/>
        <w:rPr>
          <w:ins w:id="3292" w:author="Dr Mamadou SANOGO" w:date="2023-10-27T13:58:00Z"/>
          <w:del w:id="3293" w:author="Cauris Cosmetics" w:date="2023-10-27T20:12:00Z"/>
          <w:iCs/>
          <w:color w:val="000000" w:themeColor="text1"/>
          <w:szCs w:val="24"/>
        </w:rPr>
        <w:pPrChange w:id="3294" w:author="Cauris Cosmetics" w:date="2023-10-27T22:58:00Z">
          <w:pPr>
            <w:spacing w:line="276" w:lineRule="auto"/>
            <w:ind w:right="403"/>
          </w:pPr>
        </w:pPrChange>
      </w:pPr>
    </w:p>
    <w:p w14:paraId="4197A97A" w14:textId="46B95B59" w:rsidR="006778CD" w:rsidRPr="007A4AFC" w:rsidDel="00CA1AA8" w:rsidRDefault="006778CD">
      <w:pPr>
        <w:spacing w:line="276" w:lineRule="auto"/>
        <w:jc w:val="center"/>
        <w:rPr>
          <w:del w:id="3295" w:author="Cauris Cosmetics" w:date="2023-10-27T22:58:00Z"/>
          <w:b/>
          <w:bCs/>
          <w:iCs/>
          <w:color w:val="000000" w:themeColor="text1"/>
          <w:szCs w:val="24"/>
          <w:rPrChange w:id="3296" w:author="Dr Mamadou SANOGO" w:date="2023-10-25T18:15:00Z">
            <w:rPr>
              <w:del w:id="3297" w:author="Cauris Cosmetics" w:date="2023-10-27T22:58:00Z"/>
              <w:b/>
              <w:bCs/>
              <w:iCs/>
              <w:color w:val="00B050"/>
              <w:szCs w:val="24"/>
            </w:rPr>
          </w:rPrChange>
        </w:rPr>
        <w:pPrChange w:id="3298" w:author="Cauris Cosmetics" w:date="2023-10-27T22:58:00Z">
          <w:pPr>
            <w:spacing w:line="360" w:lineRule="auto"/>
            <w:ind w:right="403"/>
          </w:pPr>
        </w:pPrChange>
      </w:pPr>
    </w:p>
    <w:p w14:paraId="605029BB" w14:textId="67D14C16" w:rsidR="00643698" w:rsidRPr="007A4AFC" w:rsidDel="00CA1AA8" w:rsidRDefault="00643698">
      <w:pPr>
        <w:spacing w:line="276" w:lineRule="auto"/>
        <w:jc w:val="center"/>
        <w:rPr>
          <w:del w:id="3299" w:author="Cauris Cosmetics" w:date="2023-10-27T22:58:00Z"/>
          <w:b/>
          <w:color w:val="000000" w:themeColor="text1"/>
          <w:szCs w:val="24"/>
        </w:rPr>
        <w:pPrChange w:id="3300" w:author="Cauris Cosmetics" w:date="2023-10-27T22:58:00Z">
          <w:pPr>
            <w:spacing w:line="360" w:lineRule="auto"/>
            <w:ind w:right="11"/>
          </w:pPr>
        </w:pPrChange>
      </w:pPr>
      <w:bookmarkStart w:id="3301" w:name="_Toc145944517"/>
      <w:del w:id="3302" w:author="Cauris Cosmetics" w:date="2023-10-27T22:58:00Z">
        <w:r w:rsidRPr="007A4AFC" w:rsidDel="00CA1AA8">
          <w:rPr>
            <w:b/>
            <w:color w:val="000000" w:themeColor="text1"/>
            <w:szCs w:val="24"/>
          </w:rPr>
          <w:delText>Référence 6 : La formation exige des enseignants, du personnel administratif et des étudiants le respect des principes déontologiques et de l’éthique</w:delText>
        </w:r>
        <w:bookmarkEnd w:id="3301"/>
      </w:del>
    </w:p>
    <w:p w14:paraId="7E5DCE21" w14:textId="48B088ED" w:rsidR="00643698" w:rsidRPr="007A4AFC" w:rsidDel="00CA1AA8" w:rsidRDefault="00643698">
      <w:pPr>
        <w:spacing w:line="276" w:lineRule="auto"/>
        <w:jc w:val="center"/>
        <w:rPr>
          <w:del w:id="3303" w:author="Cauris Cosmetics" w:date="2023-10-27T22:58:00Z"/>
          <w:b/>
          <w:i/>
          <w:iCs/>
          <w:color w:val="000000" w:themeColor="text1"/>
          <w:szCs w:val="24"/>
        </w:rPr>
        <w:pPrChange w:id="3304" w:author="Cauris Cosmetics" w:date="2023-10-27T22:58:00Z">
          <w:pPr>
            <w:spacing w:line="360" w:lineRule="auto"/>
            <w:ind w:right="11"/>
          </w:pPr>
        </w:pPrChange>
      </w:pPr>
      <w:del w:id="3305" w:author="Cauris Cosmetics" w:date="2023-10-27T22:58:00Z">
        <w:r w:rsidRPr="007A4AFC" w:rsidDel="00CA1AA8">
          <w:rPr>
            <w:b/>
            <w:i/>
            <w:iCs/>
            <w:color w:val="000000" w:themeColor="text1"/>
            <w:szCs w:val="24"/>
          </w:rPr>
          <w:delText>Critère 1 : Toutes les parties prenantes de la formation sont sensibilisées à l’intégrité scientifique et à l’éthique</w:delText>
        </w:r>
      </w:del>
    </w:p>
    <w:p w14:paraId="6FB9D36D" w14:textId="41C68294" w:rsidR="00643698" w:rsidRPr="007A4AFC" w:rsidDel="00CA1AA8" w:rsidRDefault="00643698">
      <w:pPr>
        <w:spacing w:line="276" w:lineRule="auto"/>
        <w:jc w:val="center"/>
        <w:rPr>
          <w:del w:id="3306" w:author="Cauris Cosmetics" w:date="2023-10-27T22:58:00Z"/>
          <w:bCs/>
          <w:color w:val="000000" w:themeColor="text1"/>
          <w:szCs w:val="24"/>
          <w:rPrChange w:id="3307" w:author="Dr Mamadou SANOGO" w:date="2023-10-25T18:15:00Z">
            <w:rPr>
              <w:del w:id="3308" w:author="Cauris Cosmetics" w:date="2023-10-27T22:58:00Z"/>
              <w:bCs/>
              <w:szCs w:val="24"/>
            </w:rPr>
          </w:rPrChange>
        </w:rPr>
        <w:pPrChange w:id="3309" w:author="Cauris Cosmetics" w:date="2023-10-27T22:58:00Z">
          <w:pPr>
            <w:spacing w:line="360" w:lineRule="auto"/>
          </w:pPr>
        </w:pPrChange>
      </w:pPr>
      <w:del w:id="3310" w:author="Cauris Cosmetics" w:date="2023-10-27T22:58:00Z">
        <w:r w:rsidRPr="007A4AFC" w:rsidDel="00CA1AA8">
          <w:rPr>
            <w:bCs/>
            <w:color w:val="000000" w:themeColor="text1"/>
            <w:szCs w:val="24"/>
          </w:rPr>
          <w:delText>A travers le partage du règlement intérieur</w:delText>
        </w:r>
        <w:r w:rsidRPr="007A4AFC" w:rsidDel="00CA1AA8">
          <w:rPr>
            <w:bCs/>
            <w:color w:val="000000" w:themeColor="text1"/>
            <w:szCs w:val="24"/>
            <w:rPrChange w:id="3311" w:author="Dr Mamadou SANOGO" w:date="2023-10-25T18:15:00Z">
              <w:rPr>
                <w:bCs/>
                <w:szCs w:val="24"/>
              </w:rPr>
            </w:rPrChange>
          </w:rPr>
          <w:delText xml:space="preserve"> et des ateliers organisés en la matière, </w:delText>
        </w:r>
        <w:r w:rsidRPr="007A4AFC" w:rsidDel="00CA1AA8">
          <w:rPr>
            <w:bCs/>
            <w:color w:val="000000" w:themeColor="text1"/>
            <w:szCs w:val="24"/>
          </w:rPr>
          <w:delText>toutes les parties prenantes de la formation sont sensibilisées à l’intégrité scientifique et à l’éthique.</w:delText>
        </w:r>
      </w:del>
    </w:p>
    <w:p w14:paraId="46F0FE26" w14:textId="4D0B0853" w:rsidR="00643698" w:rsidRPr="007A4AFC" w:rsidDel="00CA1AA8" w:rsidRDefault="00643698">
      <w:pPr>
        <w:spacing w:line="276" w:lineRule="auto"/>
        <w:jc w:val="center"/>
        <w:rPr>
          <w:del w:id="3312" w:author="Cauris Cosmetics" w:date="2023-10-27T22:58:00Z"/>
          <w:iCs/>
          <w:color w:val="000000" w:themeColor="text1"/>
          <w:szCs w:val="24"/>
          <w:lang w:val="fr-ML"/>
          <w:rPrChange w:id="3313" w:author="Dr Mamadou SANOGO" w:date="2023-10-25T18:15:00Z">
            <w:rPr>
              <w:del w:id="3314" w:author="Cauris Cosmetics" w:date="2023-10-27T22:58:00Z"/>
              <w:iCs/>
              <w:color w:val="00B050"/>
              <w:szCs w:val="24"/>
              <w:lang w:val="fr-ML"/>
            </w:rPr>
          </w:rPrChange>
        </w:rPr>
        <w:pPrChange w:id="3315" w:author="Cauris Cosmetics" w:date="2023-10-27T22:58:00Z">
          <w:pPr>
            <w:spacing w:line="360" w:lineRule="auto"/>
            <w:ind w:right="402"/>
          </w:pPr>
        </w:pPrChange>
      </w:pPr>
      <w:del w:id="3316" w:author="Cauris Cosmetics" w:date="2023-10-27T22:58:00Z">
        <w:r w:rsidRPr="007A4AFC" w:rsidDel="00CA1AA8">
          <w:rPr>
            <w:b/>
            <w:bCs/>
            <w:iCs/>
            <w:color w:val="000000" w:themeColor="text1"/>
            <w:szCs w:val="24"/>
            <w:rPrChange w:id="3317" w:author="Dr Mamadou SANOGO" w:date="2023-10-25T18:15:00Z">
              <w:rPr>
                <w:b/>
                <w:bCs/>
                <w:iCs/>
                <w:color w:val="00B050"/>
                <w:szCs w:val="24"/>
              </w:rPr>
            </w:rPrChange>
          </w:rPr>
          <w:delText>Annexe n°</w:delText>
        </w:r>
        <w:r w:rsidR="00BB4D4A" w:rsidRPr="007A4AFC" w:rsidDel="00CA1AA8">
          <w:rPr>
            <w:b/>
            <w:bCs/>
            <w:iCs/>
            <w:color w:val="000000" w:themeColor="text1"/>
            <w:szCs w:val="24"/>
            <w:rPrChange w:id="3318" w:author="Dr Mamadou SANOGO" w:date="2023-10-25T18:15:00Z">
              <w:rPr>
                <w:b/>
                <w:bCs/>
                <w:iCs/>
                <w:color w:val="00B050"/>
                <w:szCs w:val="24"/>
              </w:rPr>
            </w:rPrChange>
          </w:rPr>
          <w:delText>1</w:delText>
        </w:r>
      </w:del>
      <w:del w:id="3319" w:author="Cauris Cosmetics" w:date="2023-10-25T14:48:00Z">
        <w:r w:rsidR="00BB4D4A" w:rsidRPr="007A4AFC" w:rsidDel="004974D8">
          <w:rPr>
            <w:b/>
            <w:bCs/>
            <w:iCs/>
            <w:color w:val="000000" w:themeColor="text1"/>
            <w:szCs w:val="24"/>
            <w:rPrChange w:id="3320" w:author="Dr Mamadou SANOGO" w:date="2023-10-25T18:15:00Z">
              <w:rPr>
                <w:b/>
                <w:bCs/>
                <w:iCs/>
                <w:color w:val="00B050"/>
                <w:szCs w:val="24"/>
              </w:rPr>
            </w:rPrChange>
          </w:rPr>
          <w:delText>9</w:delText>
        </w:r>
      </w:del>
      <w:del w:id="3321" w:author="Cauris Cosmetics" w:date="2023-10-27T22:58:00Z">
        <w:r w:rsidRPr="007A4AFC" w:rsidDel="00CA1AA8">
          <w:rPr>
            <w:b/>
            <w:bCs/>
            <w:iCs/>
            <w:color w:val="000000" w:themeColor="text1"/>
            <w:szCs w:val="24"/>
            <w:rPrChange w:id="3322" w:author="Dr Mamadou SANOGO" w:date="2023-10-25T18:15:00Z">
              <w:rPr>
                <w:b/>
                <w:bCs/>
                <w:iCs/>
                <w:color w:val="00B050"/>
                <w:szCs w:val="24"/>
              </w:rPr>
            </w:rPrChange>
          </w:rPr>
          <w:delText xml:space="preserve">: </w:delText>
        </w:r>
        <w:r w:rsidRPr="007A4AFC" w:rsidDel="00CA1AA8">
          <w:rPr>
            <w:iCs/>
            <w:color w:val="000000" w:themeColor="text1"/>
            <w:szCs w:val="24"/>
            <w:lang w:val="fr-ML"/>
            <w:rPrChange w:id="3323" w:author="Dr Mamadou SANOGO" w:date="2023-10-25T18:15:00Z">
              <w:rPr>
                <w:iCs/>
                <w:color w:val="00B050"/>
                <w:szCs w:val="24"/>
                <w:lang w:val="fr-ML"/>
              </w:rPr>
            </w:rPrChange>
          </w:rPr>
          <w:delText>Règlement intérieur.</w:delText>
        </w:r>
      </w:del>
    </w:p>
    <w:p w14:paraId="2652D3E5" w14:textId="4EAFD01C" w:rsidR="00643698" w:rsidRPr="007A4AFC" w:rsidDel="00CA1AA8" w:rsidRDefault="00643698">
      <w:pPr>
        <w:spacing w:line="276" w:lineRule="auto"/>
        <w:jc w:val="center"/>
        <w:rPr>
          <w:del w:id="3324" w:author="Cauris Cosmetics" w:date="2023-10-27T22:58:00Z"/>
          <w:b/>
          <w:i/>
          <w:iCs/>
          <w:color w:val="000000" w:themeColor="text1"/>
          <w:szCs w:val="24"/>
        </w:rPr>
        <w:pPrChange w:id="3325" w:author="Cauris Cosmetics" w:date="2023-10-27T22:58:00Z">
          <w:pPr>
            <w:spacing w:line="360" w:lineRule="auto"/>
            <w:ind w:right="11"/>
          </w:pPr>
        </w:pPrChange>
      </w:pPr>
      <w:del w:id="3326" w:author="Cauris Cosmetics" w:date="2023-10-27T22:58:00Z">
        <w:r w:rsidRPr="007A4AFC" w:rsidDel="00CA1AA8">
          <w:rPr>
            <w:b/>
            <w:i/>
            <w:iCs/>
            <w:color w:val="000000" w:themeColor="text1"/>
            <w:szCs w:val="24"/>
          </w:rPr>
          <w:delText>Critère 2 : Il existe des dispositifs qui permettent de détecter les fraudes ou corruptions</w:delText>
        </w:r>
      </w:del>
    </w:p>
    <w:p w14:paraId="5297B4BC" w14:textId="02509EDD" w:rsidR="00643698" w:rsidRPr="007A4AFC" w:rsidDel="00CA1AA8" w:rsidRDefault="00643698">
      <w:pPr>
        <w:spacing w:line="276" w:lineRule="auto"/>
        <w:jc w:val="center"/>
        <w:rPr>
          <w:del w:id="3327" w:author="Cauris Cosmetics" w:date="2023-10-27T22:58:00Z"/>
          <w:bCs/>
          <w:color w:val="000000" w:themeColor="text1"/>
          <w:szCs w:val="24"/>
        </w:rPr>
        <w:pPrChange w:id="3328" w:author="Cauris Cosmetics" w:date="2023-10-27T22:58:00Z">
          <w:pPr>
            <w:spacing w:line="360" w:lineRule="auto"/>
          </w:pPr>
        </w:pPrChange>
      </w:pPr>
      <w:del w:id="3329" w:author="Cauris Cosmetics" w:date="2023-10-27T22:58:00Z">
        <w:r w:rsidRPr="007A4AFC" w:rsidDel="00CA1AA8">
          <w:rPr>
            <w:bCs/>
            <w:color w:val="000000" w:themeColor="text1"/>
            <w:szCs w:val="24"/>
          </w:rPr>
          <w:delText>L’école assure une veille de détection des fraudes ou corruptions à travers la surveillance générale, des différents mouvements des différentes ressources de l’école. La communication fluide ajoutée à cela permet elle aussi, de garder une certaine transparence permettant de suivre à l’orée les différentes activités. Il existe un code d’éthique et de déontologie des examens et un qui concernent toutes les composantes de l’Etablissement. En outre, au début de chaque année universitaire, les responsables de structure procèdent à des échanges avec les étudiants sur le contenu d’éthique et de déontologie et du règlement intérieur de l’EPSFé</w:delText>
        </w:r>
      </w:del>
      <w:ins w:id="3330" w:author="Dr Mamadou SANOGO" w:date="2023-10-27T13:48:00Z">
        <w:del w:id="3331" w:author="Cauris Cosmetics" w:date="2023-10-27T22:58:00Z">
          <w:r w:rsidR="0050424B" w:rsidDel="00CA1AA8">
            <w:rPr>
              <w:bCs/>
              <w:color w:val="000000" w:themeColor="text1"/>
              <w:szCs w:val="24"/>
            </w:rPr>
            <w:delText>.</w:delText>
          </w:r>
        </w:del>
      </w:ins>
    </w:p>
    <w:p w14:paraId="22023E17" w14:textId="69EB2C5F" w:rsidR="0050424B" w:rsidDel="00CA1AA8" w:rsidRDefault="0050424B">
      <w:pPr>
        <w:spacing w:line="276" w:lineRule="auto"/>
        <w:jc w:val="center"/>
        <w:rPr>
          <w:ins w:id="3332" w:author="Dr Mamadou SANOGO" w:date="2023-10-27T13:48:00Z"/>
          <w:del w:id="3333" w:author="Cauris Cosmetics" w:date="2023-10-27T22:58:00Z"/>
          <w:b/>
          <w:bCs/>
          <w:iCs/>
          <w:color w:val="000000" w:themeColor="text1"/>
          <w:szCs w:val="24"/>
        </w:rPr>
        <w:pPrChange w:id="3334" w:author="Cauris Cosmetics" w:date="2023-10-27T22:58:00Z">
          <w:pPr>
            <w:spacing w:line="360" w:lineRule="auto"/>
          </w:pPr>
        </w:pPrChange>
      </w:pPr>
    </w:p>
    <w:p w14:paraId="0244167B" w14:textId="0A683D02" w:rsidR="00643698" w:rsidRPr="007A4AFC" w:rsidDel="00CA1AA8" w:rsidRDefault="00BB4D4A">
      <w:pPr>
        <w:spacing w:line="276" w:lineRule="auto"/>
        <w:jc w:val="center"/>
        <w:rPr>
          <w:del w:id="3335" w:author="Cauris Cosmetics" w:date="2023-10-27T22:58:00Z"/>
          <w:iCs/>
          <w:color w:val="000000" w:themeColor="text1"/>
          <w:szCs w:val="24"/>
          <w:lang w:val="fr-ML"/>
          <w:rPrChange w:id="3336" w:author="Dr Mamadou SANOGO" w:date="2023-10-25T18:15:00Z">
            <w:rPr>
              <w:del w:id="3337" w:author="Cauris Cosmetics" w:date="2023-10-27T22:58:00Z"/>
              <w:iCs/>
              <w:color w:val="00B050"/>
              <w:szCs w:val="24"/>
              <w:lang w:val="fr-ML"/>
            </w:rPr>
          </w:rPrChange>
        </w:rPr>
        <w:pPrChange w:id="3338" w:author="Cauris Cosmetics" w:date="2023-10-27T22:58:00Z">
          <w:pPr>
            <w:spacing w:line="360" w:lineRule="auto"/>
            <w:ind w:right="402"/>
          </w:pPr>
        </w:pPrChange>
      </w:pPr>
      <w:del w:id="3339" w:author="Cauris Cosmetics" w:date="2023-10-27T22:58:00Z">
        <w:r w:rsidRPr="007A4AFC" w:rsidDel="00CA1AA8">
          <w:rPr>
            <w:b/>
            <w:bCs/>
            <w:iCs/>
            <w:color w:val="000000" w:themeColor="text1"/>
            <w:szCs w:val="24"/>
            <w:rPrChange w:id="3340" w:author="Dr Mamadou SANOGO" w:date="2023-10-25T18:15:00Z">
              <w:rPr>
                <w:b/>
                <w:bCs/>
                <w:iCs/>
                <w:color w:val="00B050"/>
                <w:szCs w:val="24"/>
              </w:rPr>
            </w:rPrChange>
          </w:rPr>
          <w:delText>Annexe n°1</w:delText>
        </w:r>
      </w:del>
      <w:del w:id="3341" w:author="Cauris Cosmetics" w:date="2023-10-25T14:49:00Z">
        <w:r w:rsidRPr="007A4AFC" w:rsidDel="004974D8">
          <w:rPr>
            <w:b/>
            <w:bCs/>
            <w:iCs/>
            <w:color w:val="000000" w:themeColor="text1"/>
            <w:szCs w:val="24"/>
            <w:rPrChange w:id="3342" w:author="Dr Mamadou SANOGO" w:date="2023-10-25T18:15:00Z">
              <w:rPr>
                <w:b/>
                <w:bCs/>
                <w:iCs/>
                <w:color w:val="00B050"/>
                <w:szCs w:val="24"/>
              </w:rPr>
            </w:rPrChange>
          </w:rPr>
          <w:delText>9</w:delText>
        </w:r>
      </w:del>
      <w:del w:id="3343" w:author="Cauris Cosmetics" w:date="2023-10-27T22:58:00Z">
        <w:r w:rsidRPr="007A4AFC" w:rsidDel="00CA1AA8">
          <w:rPr>
            <w:b/>
            <w:bCs/>
            <w:iCs/>
            <w:color w:val="000000" w:themeColor="text1"/>
            <w:szCs w:val="24"/>
            <w:rPrChange w:id="3344" w:author="Dr Mamadou SANOGO" w:date="2023-10-25T18:15:00Z">
              <w:rPr>
                <w:b/>
                <w:bCs/>
                <w:iCs/>
                <w:color w:val="00B050"/>
                <w:szCs w:val="24"/>
              </w:rPr>
            </w:rPrChange>
          </w:rPr>
          <w:delText xml:space="preserve">: </w:delText>
        </w:r>
        <w:r w:rsidRPr="007A4AFC" w:rsidDel="00CA1AA8">
          <w:rPr>
            <w:iCs/>
            <w:color w:val="000000" w:themeColor="text1"/>
            <w:szCs w:val="24"/>
            <w:lang w:val="fr-ML"/>
            <w:rPrChange w:id="3345" w:author="Dr Mamadou SANOGO" w:date="2023-10-25T18:15:00Z">
              <w:rPr>
                <w:iCs/>
                <w:color w:val="00B050"/>
                <w:szCs w:val="24"/>
                <w:lang w:val="fr-ML"/>
              </w:rPr>
            </w:rPrChange>
          </w:rPr>
          <w:delText>Règlement intérieur.</w:delText>
        </w:r>
      </w:del>
    </w:p>
    <w:p w14:paraId="091F0DF5" w14:textId="7E447D5D" w:rsidR="00643698" w:rsidRPr="007A4AFC" w:rsidDel="00CA1AA8" w:rsidRDefault="00643698">
      <w:pPr>
        <w:spacing w:line="276" w:lineRule="auto"/>
        <w:jc w:val="center"/>
        <w:rPr>
          <w:del w:id="3346" w:author="Cauris Cosmetics" w:date="2023-10-27T22:58:00Z"/>
          <w:b/>
          <w:i/>
          <w:iCs/>
          <w:color w:val="000000" w:themeColor="text1"/>
          <w:szCs w:val="24"/>
        </w:rPr>
        <w:pPrChange w:id="3347" w:author="Cauris Cosmetics" w:date="2023-10-27T22:58:00Z">
          <w:pPr>
            <w:spacing w:line="360" w:lineRule="auto"/>
            <w:ind w:right="11"/>
          </w:pPr>
        </w:pPrChange>
      </w:pPr>
      <w:del w:id="3348" w:author="Cauris Cosmetics" w:date="2023-10-27T22:58:00Z">
        <w:r w:rsidRPr="007A4AFC" w:rsidDel="00CA1AA8">
          <w:rPr>
            <w:b/>
            <w:i/>
            <w:iCs/>
            <w:color w:val="000000" w:themeColor="text1"/>
            <w:szCs w:val="24"/>
          </w:rPr>
          <w:delText>Critère 3 : Les enseignants, les étudiants et le personnel administratif sont informés du régime de sanction et de recours en ce qui concerne l’intégrité scientifique et l’éthique</w:delText>
        </w:r>
      </w:del>
    </w:p>
    <w:p w14:paraId="07671600" w14:textId="18D74D44" w:rsidR="00643698" w:rsidRPr="007A4AFC" w:rsidDel="00CA1AA8" w:rsidRDefault="00643698">
      <w:pPr>
        <w:spacing w:line="276" w:lineRule="auto"/>
        <w:jc w:val="center"/>
        <w:rPr>
          <w:del w:id="3349" w:author="Cauris Cosmetics" w:date="2023-10-27T22:58:00Z"/>
          <w:bCs/>
          <w:color w:val="000000" w:themeColor="text1"/>
          <w:szCs w:val="24"/>
        </w:rPr>
        <w:pPrChange w:id="3350" w:author="Cauris Cosmetics" w:date="2023-10-27T22:58:00Z">
          <w:pPr>
            <w:spacing w:line="360" w:lineRule="auto"/>
          </w:pPr>
        </w:pPrChange>
      </w:pPr>
      <w:del w:id="3351" w:author="Cauris Cosmetics" w:date="2023-10-27T22:58:00Z">
        <w:r w:rsidRPr="007A4AFC" w:rsidDel="00CA1AA8">
          <w:rPr>
            <w:bCs/>
            <w:color w:val="000000" w:themeColor="text1"/>
            <w:szCs w:val="24"/>
          </w:rPr>
          <w:delText>Des extraits du règlement intérieur relatifs au régime de sanction et de recours en ce qui concerne l’intégrité scientifique et l’éthique sont souvent rappelés, lors de certaines activités de l’école, sur les tableaux d’affichage, et à travers certains documents de travail. Il existe de Code d’éthique et de déontologie à l’</w:delText>
        </w:r>
        <w:r w:rsidR="004B392C" w:rsidRPr="007A4AFC" w:rsidDel="00CA1AA8">
          <w:rPr>
            <w:bCs/>
            <w:color w:val="000000" w:themeColor="text1"/>
            <w:szCs w:val="24"/>
          </w:rPr>
          <w:delText>EPSFé</w:delText>
        </w:r>
        <w:r w:rsidRPr="007A4AFC" w:rsidDel="00CA1AA8">
          <w:rPr>
            <w:bCs/>
            <w:color w:val="000000" w:themeColor="text1"/>
            <w:szCs w:val="24"/>
          </w:rPr>
          <w:delText>, et une charte de bonne conduite des parties prenantes</w:delText>
        </w:r>
      </w:del>
    </w:p>
    <w:p w14:paraId="72A272B2" w14:textId="2CC96D0A" w:rsidR="00BB4D4A" w:rsidRPr="007A4AFC" w:rsidDel="00CA1AA8" w:rsidRDefault="00BB4D4A">
      <w:pPr>
        <w:spacing w:line="276" w:lineRule="auto"/>
        <w:jc w:val="center"/>
        <w:rPr>
          <w:del w:id="3352" w:author="Cauris Cosmetics" w:date="2023-10-27T22:58:00Z"/>
          <w:iCs/>
          <w:color w:val="000000" w:themeColor="text1"/>
          <w:szCs w:val="24"/>
          <w:lang w:val="fr-ML"/>
          <w:rPrChange w:id="3353" w:author="Dr Mamadou SANOGO" w:date="2023-10-25T18:15:00Z">
            <w:rPr>
              <w:del w:id="3354" w:author="Cauris Cosmetics" w:date="2023-10-27T22:58:00Z"/>
              <w:iCs/>
              <w:color w:val="00B050"/>
              <w:szCs w:val="24"/>
              <w:lang w:val="fr-ML"/>
            </w:rPr>
          </w:rPrChange>
        </w:rPr>
        <w:pPrChange w:id="3355" w:author="Cauris Cosmetics" w:date="2023-10-27T22:58:00Z">
          <w:pPr>
            <w:spacing w:line="360" w:lineRule="auto"/>
            <w:ind w:right="402"/>
          </w:pPr>
        </w:pPrChange>
      </w:pPr>
      <w:bookmarkStart w:id="3356" w:name="_Toc145944518"/>
      <w:del w:id="3357" w:author="Cauris Cosmetics" w:date="2023-10-27T22:58:00Z">
        <w:r w:rsidRPr="007A4AFC" w:rsidDel="00CA1AA8">
          <w:rPr>
            <w:b/>
            <w:bCs/>
            <w:iCs/>
            <w:color w:val="000000" w:themeColor="text1"/>
            <w:szCs w:val="24"/>
            <w:rPrChange w:id="3358" w:author="Dr Mamadou SANOGO" w:date="2023-10-25T18:15:00Z">
              <w:rPr>
                <w:b/>
                <w:bCs/>
                <w:iCs/>
                <w:color w:val="00B050"/>
                <w:szCs w:val="24"/>
              </w:rPr>
            </w:rPrChange>
          </w:rPr>
          <w:delText>Annexe n°1</w:delText>
        </w:r>
      </w:del>
      <w:del w:id="3359" w:author="Cauris Cosmetics" w:date="2023-10-25T14:48:00Z">
        <w:r w:rsidRPr="007A4AFC" w:rsidDel="004974D8">
          <w:rPr>
            <w:b/>
            <w:bCs/>
            <w:iCs/>
            <w:color w:val="000000" w:themeColor="text1"/>
            <w:szCs w:val="24"/>
            <w:rPrChange w:id="3360" w:author="Dr Mamadou SANOGO" w:date="2023-10-25T18:15:00Z">
              <w:rPr>
                <w:b/>
                <w:bCs/>
                <w:iCs/>
                <w:color w:val="00B050"/>
                <w:szCs w:val="24"/>
              </w:rPr>
            </w:rPrChange>
          </w:rPr>
          <w:delText>9</w:delText>
        </w:r>
      </w:del>
      <w:del w:id="3361" w:author="Cauris Cosmetics" w:date="2023-10-27T22:58:00Z">
        <w:r w:rsidRPr="007A4AFC" w:rsidDel="00CA1AA8">
          <w:rPr>
            <w:b/>
            <w:bCs/>
            <w:iCs/>
            <w:color w:val="000000" w:themeColor="text1"/>
            <w:szCs w:val="24"/>
            <w:rPrChange w:id="3362" w:author="Dr Mamadou SANOGO" w:date="2023-10-25T18:15:00Z">
              <w:rPr>
                <w:b/>
                <w:bCs/>
                <w:iCs/>
                <w:color w:val="00B050"/>
                <w:szCs w:val="24"/>
              </w:rPr>
            </w:rPrChange>
          </w:rPr>
          <w:delText xml:space="preserve">: </w:delText>
        </w:r>
        <w:r w:rsidRPr="007A4AFC" w:rsidDel="00CA1AA8">
          <w:rPr>
            <w:iCs/>
            <w:color w:val="000000" w:themeColor="text1"/>
            <w:szCs w:val="24"/>
            <w:lang w:val="fr-ML"/>
            <w:rPrChange w:id="3363" w:author="Dr Mamadou SANOGO" w:date="2023-10-25T18:15:00Z">
              <w:rPr>
                <w:iCs/>
                <w:color w:val="00B050"/>
                <w:szCs w:val="24"/>
                <w:lang w:val="fr-ML"/>
              </w:rPr>
            </w:rPrChange>
          </w:rPr>
          <w:delText>Règlement intérieur.</w:delText>
        </w:r>
      </w:del>
    </w:p>
    <w:p w14:paraId="5AB254E7" w14:textId="6D5616A1" w:rsidR="00643698" w:rsidRPr="007A4AFC" w:rsidDel="00CA1AA8" w:rsidRDefault="00643698">
      <w:pPr>
        <w:spacing w:line="276" w:lineRule="auto"/>
        <w:jc w:val="center"/>
        <w:rPr>
          <w:del w:id="3364" w:author="Cauris Cosmetics" w:date="2023-10-27T22:58:00Z"/>
          <w:b/>
          <w:iCs/>
          <w:color w:val="000000" w:themeColor="text1"/>
        </w:rPr>
        <w:pPrChange w:id="3365" w:author="Cauris Cosmetics" w:date="2023-10-27T22:58:00Z">
          <w:pPr>
            <w:pStyle w:val="Paragraphedeliste"/>
            <w:numPr>
              <w:ilvl w:val="1"/>
              <w:numId w:val="26"/>
            </w:numPr>
            <w:spacing w:line="276" w:lineRule="auto"/>
            <w:ind w:hanging="360"/>
          </w:pPr>
        </w:pPrChange>
      </w:pPr>
      <w:del w:id="3366" w:author="Cauris Cosmetics" w:date="2023-10-27T22:58:00Z">
        <w:r w:rsidRPr="007A4AFC" w:rsidDel="00CA1AA8">
          <w:rPr>
            <w:b/>
            <w:iCs/>
            <w:color w:val="000000" w:themeColor="text1"/>
            <w:szCs w:val="24"/>
          </w:rPr>
          <w:delText>Résultat et Insertion professionnelle</w:delText>
        </w:r>
        <w:bookmarkEnd w:id="3356"/>
      </w:del>
    </w:p>
    <w:p w14:paraId="4F943792" w14:textId="76483460" w:rsidR="0050424B" w:rsidRPr="007A4AFC" w:rsidDel="00CA1AA8" w:rsidRDefault="00643698">
      <w:pPr>
        <w:spacing w:line="276" w:lineRule="auto"/>
        <w:jc w:val="center"/>
        <w:rPr>
          <w:del w:id="3367" w:author="Cauris Cosmetics" w:date="2023-10-27T22:58:00Z"/>
          <w:iCs/>
          <w:color w:val="000000" w:themeColor="text1"/>
          <w:szCs w:val="24"/>
          <w:lang w:val="fr-ML"/>
        </w:rPr>
        <w:pPrChange w:id="3368" w:author="Cauris Cosmetics" w:date="2023-10-27T22:58:00Z">
          <w:pPr>
            <w:spacing w:line="360" w:lineRule="auto"/>
          </w:pPr>
        </w:pPrChange>
      </w:pPr>
      <w:del w:id="3369" w:author="Cauris Cosmetics" w:date="2023-10-27T22:58:00Z">
        <w:r w:rsidRPr="007A4AFC" w:rsidDel="00CA1AA8">
          <w:rPr>
            <w:iCs/>
            <w:color w:val="000000" w:themeColor="text1"/>
            <w:szCs w:val="24"/>
            <w:lang w:val="fr-ML"/>
          </w:rPr>
          <w:delText>L’école est en phase de mise en place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delText>
        </w:r>
      </w:del>
    </w:p>
    <w:p w14:paraId="140B3145" w14:textId="2DA6DE5B" w:rsidR="00643698" w:rsidRPr="007A4AFC" w:rsidDel="00CA1AA8" w:rsidRDefault="00643698">
      <w:pPr>
        <w:spacing w:line="276" w:lineRule="auto"/>
        <w:jc w:val="center"/>
        <w:rPr>
          <w:del w:id="3370" w:author="Cauris Cosmetics" w:date="2023-10-27T22:58:00Z"/>
          <w:b/>
          <w:color w:val="000000" w:themeColor="text1"/>
          <w:szCs w:val="24"/>
        </w:rPr>
        <w:pPrChange w:id="3371" w:author="Cauris Cosmetics" w:date="2023-10-27T22:58:00Z">
          <w:pPr>
            <w:spacing w:line="360" w:lineRule="auto"/>
            <w:ind w:right="11"/>
          </w:pPr>
        </w:pPrChange>
      </w:pPr>
      <w:bookmarkStart w:id="3372" w:name="_Toc145944519"/>
      <w:del w:id="3373" w:author="Cauris Cosmetics" w:date="2023-10-27T22:58:00Z">
        <w:r w:rsidRPr="007A4AFC" w:rsidDel="00CA1AA8">
          <w:rPr>
            <w:b/>
            <w:color w:val="000000" w:themeColor="text1"/>
            <w:szCs w:val="24"/>
          </w:rPr>
          <w:delText>Référence 1 : La formation dispose de mécanismes d’évaluation de ses résultats</w:delText>
        </w:r>
        <w:bookmarkEnd w:id="3372"/>
      </w:del>
    </w:p>
    <w:p w14:paraId="0C6DD18D" w14:textId="0DECE58F" w:rsidR="00643698" w:rsidRPr="007A4AFC" w:rsidDel="00CA1AA8" w:rsidRDefault="00643698">
      <w:pPr>
        <w:spacing w:line="276" w:lineRule="auto"/>
        <w:jc w:val="center"/>
        <w:rPr>
          <w:del w:id="3374" w:author="Cauris Cosmetics" w:date="2023-10-27T22:58:00Z"/>
          <w:b/>
          <w:i/>
          <w:iCs/>
          <w:color w:val="000000" w:themeColor="text1"/>
          <w:szCs w:val="24"/>
        </w:rPr>
        <w:pPrChange w:id="3375" w:author="Cauris Cosmetics" w:date="2023-10-27T22:58:00Z">
          <w:pPr>
            <w:spacing w:line="360" w:lineRule="auto"/>
            <w:ind w:right="11"/>
          </w:pPr>
        </w:pPrChange>
      </w:pPr>
      <w:del w:id="3376" w:author="Cauris Cosmetics" w:date="2023-10-27T22:58:00Z">
        <w:r w:rsidRPr="007A4AFC" w:rsidDel="00CA1AA8">
          <w:rPr>
            <w:b/>
            <w:i/>
            <w:iCs/>
            <w:color w:val="000000" w:themeColor="text1"/>
            <w:szCs w:val="24"/>
          </w:rPr>
          <w:delText>Critère 1 : Les informations relatives aux résultats de la formation sont connues et partagées</w:delText>
        </w:r>
      </w:del>
    </w:p>
    <w:p w14:paraId="6C0CCB83" w14:textId="442931D4" w:rsidR="00643698" w:rsidRPr="007A4AFC" w:rsidDel="00CA1AA8" w:rsidRDefault="00643698">
      <w:pPr>
        <w:spacing w:line="276" w:lineRule="auto"/>
        <w:jc w:val="center"/>
        <w:rPr>
          <w:del w:id="3377" w:author="Cauris Cosmetics" w:date="2023-10-27T22:58:00Z"/>
          <w:iCs/>
          <w:color w:val="000000" w:themeColor="text1"/>
          <w:szCs w:val="24"/>
          <w:lang w:val="fr-ML"/>
        </w:rPr>
        <w:pPrChange w:id="3378" w:author="Cauris Cosmetics" w:date="2023-10-27T22:58:00Z">
          <w:pPr>
            <w:widowControl w:val="0"/>
            <w:autoSpaceDE w:val="0"/>
            <w:autoSpaceDN w:val="0"/>
            <w:adjustRightInd w:val="0"/>
            <w:spacing w:line="360" w:lineRule="auto"/>
            <w:ind w:right="11"/>
          </w:pPr>
        </w:pPrChange>
      </w:pPr>
      <w:del w:id="3379" w:author="Cauris Cosmetics" w:date="2023-10-27T22:58:00Z">
        <w:r w:rsidRPr="007A4AFC" w:rsidDel="00CA1AA8">
          <w:rPr>
            <w:color w:val="000000" w:themeColor="text1"/>
            <w:szCs w:val="24"/>
            <w:rPrChange w:id="3380" w:author="Dr Mamadou SANOGO" w:date="2023-10-25T18:15:00Z">
              <w:rPr>
                <w:szCs w:val="24"/>
              </w:rPr>
            </w:rPrChange>
          </w:rPr>
          <w:delText xml:space="preserve">Les informations relatives aux résultats de la formation à l’EPSFé sont connues et partagées lors des </w:delText>
        </w:r>
        <w:r w:rsidRPr="007A4AFC" w:rsidDel="00CA1AA8">
          <w:rPr>
            <w:iCs/>
            <w:color w:val="000000" w:themeColor="text1"/>
            <w:szCs w:val="24"/>
            <w:lang w:val="fr-ML"/>
          </w:rPr>
          <w:delText xml:space="preserve">ateliers de formation. </w:delText>
        </w:r>
      </w:del>
    </w:p>
    <w:p w14:paraId="2459C688" w14:textId="181ECDEE" w:rsidR="00643698" w:rsidRPr="007A4AFC" w:rsidDel="00CA1AA8" w:rsidRDefault="00643698">
      <w:pPr>
        <w:spacing w:line="276" w:lineRule="auto"/>
        <w:jc w:val="center"/>
        <w:rPr>
          <w:del w:id="3381" w:author="Cauris Cosmetics" w:date="2023-10-27T22:58:00Z"/>
          <w:b/>
          <w:i/>
          <w:iCs/>
          <w:color w:val="000000" w:themeColor="text1"/>
          <w:szCs w:val="24"/>
        </w:rPr>
        <w:pPrChange w:id="3382" w:author="Cauris Cosmetics" w:date="2023-10-27T22:58:00Z">
          <w:pPr>
            <w:spacing w:line="360" w:lineRule="auto"/>
            <w:ind w:right="11"/>
          </w:pPr>
        </w:pPrChange>
      </w:pPr>
      <w:del w:id="3383" w:author="Cauris Cosmetics" w:date="2023-10-27T22:58:00Z">
        <w:r w:rsidRPr="007A4AFC" w:rsidDel="00CA1AA8">
          <w:rPr>
            <w:b/>
            <w:i/>
            <w:iCs/>
            <w:color w:val="000000" w:themeColor="text1"/>
            <w:szCs w:val="24"/>
          </w:rPr>
          <w:delText>Critère 2 : Ces résultats sont analysés et des recommandations sont formulées</w:delText>
        </w:r>
      </w:del>
    </w:p>
    <w:p w14:paraId="23221611" w14:textId="5D0CBB01" w:rsidR="00643698" w:rsidRPr="007A4AFC" w:rsidDel="00CA1AA8" w:rsidRDefault="00643698">
      <w:pPr>
        <w:spacing w:line="276" w:lineRule="auto"/>
        <w:jc w:val="center"/>
        <w:rPr>
          <w:del w:id="3384" w:author="Cauris Cosmetics" w:date="2023-10-27T22:58:00Z"/>
          <w:bCs/>
          <w:color w:val="000000" w:themeColor="text1"/>
          <w:szCs w:val="24"/>
        </w:rPr>
        <w:pPrChange w:id="3385" w:author="Cauris Cosmetics" w:date="2023-10-27T22:58:00Z">
          <w:pPr>
            <w:spacing w:line="360" w:lineRule="auto"/>
            <w:ind w:right="11"/>
          </w:pPr>
        </w:pPrChange>
      </w:pPr>
      <w:del w:id="3386" w:author="Cauris Cosmetics" w:date="2023-10-27T22:58:00Z">
        <w:r w:rsidRPr="007A4AFC" w:rsidDel="00CA1AA8">
          <w:rPr>
            <w:bCs/>
            <w:color w:val="000000" w:themeColor="text1"/>
            <w:szCs w:val="24"/>
          </w:rPr>
          <w:delText>Ces résultats sont analysés et des recommandations sont formulées la direction des questions académiques à travers la mise en place d’une commission de travail.</w:delText>
        </w:r>
      </w:del>
    </w:p>
    <w:p w14:paraId="6DB548AA" w14:textId="3C4D64E2" w:rsidR="00643698" w:rsidRPr="003A18E5" w:rsidDel="00CA1AA8" w:rsidRDefault="00643698">
      <w:pPr>
        <w:spacing w:line="276" w:lineRule="auto"/>
        <w:jc w:val="center"/>
        <w:rPr>
          <w:del w:id="3387" w:author="Cauris Cosmetics" w:date="2023-10-27T22:58:00Z"/>
          <w:iCs/>
          <w:color w:val="000000" w:themeColor="text1"/>
          <w:szCs w:val="24"/>
          <w:rPrChange w:id="3388" w:author="Dr Mamadou SANOGO" w:date="2023-10-26T13:28:00Z">
            <w:rPr>
              <w:del w:id="3389" w:author="Cauris Cosmetics" w:date="2023-10-27T22:58:00Z"/>
              <w:b/>
              <w:bCs/>
              <w:iCs/>
              <w:color w:val="00B050"/>
              <w:szCs w:val="24"/>
            </w:rPr>
          </w:rPrChange>
        </w:rPr>
        <w:pPrChange w:id="3390" w:author="Cauris Cosmetics" w:date="2023-10-27T22:58:00Z">
          <w:pPr>
            <w:spacing w:line="276" w:lineRule="auto"/>
          </w:pPr>
        </w:pPrChange>
      </w:pPr>
      <w:del w:id="3391" w:author="Cauris Cosmetics" w:date="2023-10-27T22:58:00Z">
        <w:r w:rsidRPr="007A4AFC" w:rsidDel="00CA1AA8">
          <w:rPr>
            <w:b/>
            <w:bCs/>
            <w:iCs/>
            <w:color w:val="000000" w:themeColor="text1"/>
            <w:szCs w:val="24"/>
            <w:rPrChange w:id="3392" w:author="Dr Mamadou SANOGO" w:date="2023-10-25T18:15:00Z">
              <w:rPr>
                <w:b/>
                <w:bCs/>
                <w:iCs/>
                <w:color w:val="00B050"/>
                <w:szCs w:val="24"/>
              </w:rPr>
            </w:rPrChange>
          </w:rPr>
          <w:delText>Annexe n°</w:delText>
        </w:r>
      </w:del>
      <w:del w:id="3393" w:author="Cauris Cosmetics" w:date="2023-10-25T14:49:00Z">
        <w:r w:rsidR="00BB4D4A" w:rsidRPr="007A4AFC" w:rsidDel="004974D8">
          <w:rPr>
            <w:b/>
            <w:bCs/>
            <w:iCs/>
            <w:color w:val="000000" w:themeColor="text1"/>
            <w:szCs w:val="24"/>
            <w:rPrChange w:id="3394" w:author="Dr Mamadou SANOGO" w:date="2023-10-25T18:15:00Z">
              <w:rPr>
                <w:b/>
                <w:bCs/>
                <w:iCs/>
                <w:color w:val="00B050"/>
                <w:szCs w:val="24"/>
              </w:rPr>
            </w:rPrChange>
          </w:rPr>
          <w:delText>34</w:delText>
        </w:r>
      </w:del>
      <w:del w:id="3395" w:author="Cauris Cosmetics" w:date="2023-10-27T22:58:00Z">
        <w:r w:rsidRPr="007A4AFC" w:rsidDel="00CA1AA8">
          <w:rPr>
            <w:b/>
            <w:bCs/>
            <w:iCs/>
            <w:color w:val="000000" w:themeColor="text1"/>
            <w:szCs w:val="24"/>
            <w:rPrChange w:id="3396" w:author="Dr Mamadou SANOGO" w:date="2023-10-25T18:15:00Z">
              <w:rPr>
                <w:b/>
                <w:bCs/>
                <w:iCs/>
                <w:color w:val="00B050"/>
                <w:szCs w:val="24"/>
              </w:rPr>
            </w:rPrChange>
          </w:rPr>
          <w:delText xml:space="preserve">: </w:delText>
        </w:r>
        <w:r w:rsidRPr="003A18E5" w:rsidDel="00CA1AA8">
          <w:rPr>
            <w:iCs/>
            <w:color w:val="000000" w:themeColor="text1"/>
            <w:szCs w:val="24"/>
            <w:rPrChange w:id="3397" w:author="Dr Mamadou SANOGO" w:date="2023-10-26T13:28:00Z">
              <w:rPr>
                <w:b/>
                <w:bCs/>
                <w:iCs/>
                <w:color w:val="00B050"/>
                <w:szCs w:val="24"/>
              </w:rPr>
            </w:rPrChange>
          </w:rPr>
          <w:delText>Rapport activités académiques</w:delText>
        </w:r>
      </w:del>
    </w:p>
    <w:p w14:paraId="5CAE0DFF" w14:textId="0023FFE2" w:rsidR="00643698" w:rsidRPr="007A4AFC" w:rsidDel="00CA1AA8" w:rsidRDefault="00643698">
      <w:pPr>
        <w:spacing w:line="276" w:lineRule="auto"/>
        <w:jc w:val="center"/>
        <w:rPr>
          <w:del w:id="3398" w:author="Cauris Cosmetics" w:date="2023-10-27T22:58:00Z"/>
          <w:iCs/>
          <w:color w:val="000000" w:themeColor="text1"/>
          <w:sz w:val="10"/>
          <w:szCs w:val="10"/>
          <w:lang w:val="fr-ML"/>
        </w:rPr>
        <w:pPrChange w:id="3399" w:author="Cauris Cosmetics" w:date="2023-10-27T22:58:00Z">
          <w:pPr>
            <w:widowControl w:val="0"/>
            <w:autoSpaceDE w:val="0"/>
            <w:autoSpaceDN w:val="0"/>
            <w:adjustRightInd w:val="0"/>
            <w:spacing w:line="240" w:lineRule="auto"/>
            <w:ind w:right="9"/>
          </w:pPr>
        </w:pPrChange>
      </w:pPr>
      <w:bookmarkStart w:id="3400" w:name="_Toc145944520"/>
    </w:p>
    <w:p w14:paraId="1C5BD58B" w14:textId="60B68688" w:rsidR="00643698" w:rsidRPr="007A4AFC" w:rsidDel="00CA1AA8" w:rsidRDefault="00643698">
      <w:pPr>
        <w:spacing w:line="276" w:lineRule="auto"/>
        <w:jc w:val="center"/>
        <w:rPr>
          <w:del w:id="3401" w:author="Cauris Cosmetics" w:date="2023-10-27T22:58:00Z"/>
          <w:b/>
          <w:color w:val="000000" w:themeColor="text1"/>
          <w:szCs w:val="24"/>
        </w:rPr>
        <w:pPrChange w:id="3402" w:author="Cauris Cosmetics" w:date="2023-10-27T22:58:00Z">
          <w:pPr>
            <w:spacing w:line="360" w:lineRule="auto"/>
            <w:ind w:right="11"/>
          </w:pPr>
        </w:pPrChange>
      </w:pPr>
      <w:del w:id="3403" w:author="Cauris Cosmetics" w:date="2023-10-27T22:58:00Z">
        <w:r w:rsidRPr="007A4AFC" w:rsidDel="00CA1AA8">
          <w:rPr>
            <w:b/>
            <w:color w:val="000000" w:themeColor="text1"/>
            <w:szCs w:val="24"/>
          </w:rPr>
          <w:delText>Référence 2 : La formation dispose d’une information complète sur le devenir de ses diplômés</w:delText>
        </w:r>
        <w:bookmarkEnd w:id="3400"/>
      </w:del>
    </w:p>
    <w:p w14:paraId="0A1BEA2D" w14:textId="5553F2FC" w:rsidR="00643698" w:rsidRPr="007A4AFC" w:rsidDel="00CA1AA8" w:rsidRDefault="00643698">
      <w:pPr>
        <w:spacing w:line="276" w:lineRule="auto"/>
        <w:jc w:val="center"/>
        <w:rPr>
          <w:del w:id="3404" w:author="Cauris Cosmetics" w:date="2023-10-27T22:58:00Z"/>
          <w:color w:val="000000" w:themeColor="text1"/>
          <w:lang w:val="fr-ML"/>
          <w:rPrChange w:id="3405" w:author="Dr Mamadou SANOGO" w:date="2023-10-25T18:15:00Z">
            <w:rPr>
              <w:del w:id="3406" w:author="Cauris Cosmetics" w:date="2023-10-27T22:58:00Z"/>
              <w:lang w:val="fr-ML"/>
            </w:rPr>
          </w:rPrChange>
        </w:rPr>
        <w:pPrChange w:id="3407" w:author="Cauris Cosmetics" w:date="2023-10-27T22:58:00Z">
          <w:pPr>
            <w:spacing w:line="360" w:lineRule="auto"/>
          </w:pPr>
        </w:pPrChange>
      </w:pPr>
    </w:p>
    <w:p w14:paraId="6BF3680F" w14:textId="08ACF821" w:rsidR="00643698" w:rsidRPr="007A4AFC" w:rsidDel="00CA1AA8" w:rsidRDefault="00643698">
      <w:pPr>
        <w:spacing w:line="276" w:lineRule="auto"/>
        <w:jc w:val="center"/>
        <w:rPr>
          <w:del w:id="3408" w:author="Cauris Cosmetics" w:date="2023-10-27T22:58:00Z"/>
          <w:b/>
          <w:i/>
          <w:iCs/>
          <w:color w:val="000000" w:themeColor="text1"/>
          <w:szCs w:val="24"/>
        </w:rPr>
        <w:pPrChange w:id="3409" w:author="Cauris Cosmetics" w:date="2023-10-27T22:58:00Z">
          <w:pPr>
            <w:spacing w:line="360" w:lineRule="auto"/>
            <w:ind w:right="11"/>
          </w:pPr>
        </w:pPrChange>
      </w:pPr>
      <w:del w:id="3410" w:author="Cauris Cosmetics" w:date="2023-10-27T22:58:00Z">
        <w:r w:rsidRPr="007A4AFC" w:rsidDel="00CA1AA8">
          <w:rPr>
            <w:b/>
            <w:i/>
            <w:iCs/>
            <w:color w:val="000000" w:themeColor="text1"/>
            <w:szCs w:val="24"/>
          </w:rPr>
          <w:delText>Critère 1 : Les modalités de recueil des données sur le devenir des diplômés sont définies et mises en œuvre</w:delText>
        </w:r>
      </w:del>
    </w:p>
    <w:p w14:paraId="3CBB53C8" w14:textId="0188FA79" w:rsidR="00643698" w:rsidRPr="007A4AFC" w:rsidDel="00CA1AA8" w:rsidRDefault="00643698">
      <w:pPr>
        <w:spacing w:line="276" w:lineRule="auto"/>
        <w:jc w:val="center"/>
        <w:rPr>
          <w:del w:id="3411" w:author="Cauris Cosmetics" w:date="2023-10-27T22:58:00Z"/>
          <w:iCs/>
          <w:color w:val="000000" w:themeColor="text1"/>
          <w:szCs w:val="24"/>
          <w:lang w:val="fr-ML"/>
        </w:rPr>
        <w:pPrChange w:id="3412" w:author="Cauris Cosmetics" w:date="2023-10-27T22:58:00Z">
          <w:pPr>
            <w:spacing w:line="360" w:lineRule="auto"/>
          </w:pPr>
        </w:pPrChange>
      </w:pPr>
      <w:del w:id="3413" w:author="Cauris Cosmetics" w:date="2023-10-27T22:58:00Z">
        <w:r w:rsidRPr="007A4AFC" w:rsidDel="00CA1AA8">
          <w:rPr>
            <w:iCs/>
            <w:color w:val="000000" w:themeColor="text1"/>
            <w:szCs w:val="24"/>
            <w:lang w:val="fr-ML"/>
          </w:rPr>
          <w:delText>Dans le cadre de la mise en place d’un mécanisme d’analyse de l’insertion professionnelle de ses étudiants, l’EPSFé a élaboré une maquette de base de données pour ses étudiants diplômés.</w:delText>
        </w:r>
        <w:bookmarkStart w:id="3414" w:name="_Hlk139658785"/>
        <w:r w:rsidRPr="007A4AFC" w:rsidDel="00CA1AA8">
          <w:rPr>
            <w:iCs/>
            <w:color w:val="000000" w:themeColor="text1"/>
            <w:szCs w:val="24"/>
            <w:lang w:val="fr-ML"/>
          </w:rPr>
          <w:delText xml:space="preserve"> La direction des stages et insertion professionnelle </w:delText>
        </w:r>
        <w:bookmarkEnd w:id="3414"/>
        <w:r w:rsidRPr="007A4AFC" w:rsidDel="00CA1AA8">
          <w:rPr>
            <w:iCs/>
            <w:color w:val="000000" w:themeColor="text1"/>
            <w:szCs w:val="24"/>
            <w:lang w:val="fr-ML"/>
          </w:rPr>
          <w:delText xml:space="preserve">recueille régulièrement les données sur le devenir des diplômés et les associe à </w:delText>
        </w:r>
      </w:del>
      <w:ins w:id="3415" w:author="Dr Mamadou SANOGO" w:date="2023-10-27T10:57:00Z">
        <w:del w:id="3416" w:author="Cauris Cosmetics" w:date="2023-10-27T22:58:00Z">
          <w:r w:rsidR="00614BED" w:rsidDel="00CA1AA8">
            <w:rPr>
              <w:iCs/>
              <w:color w:val="000000" w:themeColor="text1"/>
              <w:szCs w:val="24"/>
              <w:lang w:val="fr-ML"/>
            </w:rPr>
            <w:delText>certaines des</w:delText>
          </w:r>
        </w:del>
      </w:ins>
      <w:del w:id="3417" w:author="Cauris Cosmetics" w:date="2023-10-27T22:58:00Z">
        <w:r w:rsidRPr="007A4AFC" w:rsidDel="00CA1AA8">
          <w:rPr>
            <w:iCs/>
            <w:color w:val="000000" w:themeColor="text1"/>
            <w:szCs w:val="24"/>
            <w:lang w:val="fr-ML"/>
          </w:rPr>
          <w:delText>des activités qu’organise l’institution.</w:delText>
        </w:r>
      </w:del>
    </w:p>
    <w:p w14:paraId="798A06D4" w14:textId="3BA881C5" w:rsidR="00643698" w:rsidDel="00174FF6" w:rsidRDefault="00643698">
      <w:pPr>
        <w:spacing w:line="276" w:lineRule="auto"/>
        <w:jc w:val="center"/>
        <w:rPr>
          <w:ins w:id="3418" w:author="Dr Mamadou SANOGO" w:date="2023-10-27T13:59:00Z"/>
          <w:del w:id="3419" w:author="Cauris Cosmetics" w:date="2023-10-27T20:15:00Z"/>
          <w:iCs/>
          <w:color w:val="000000" w:themeColor="text1"/>
          <w:szCs w:val="24"/>
        </w:rPr>
        <w:pPrChange w:id="3420" w:author="Cauris Cosmetics" w:date="2023-10-27T22:58:00Z">
          <w:pPr>
            <w:spacing w:line="276" w:lineRule="auto"/>
          </w:pPr>
        </w:pPrChange>
      </w:pPr>
      <w:del w:id="3421" w:author="Cauris Cosmetics" w:date="2023-10-27T22:58:00Z">
        <w:r w:rsidRPr="007A4AFC" w:rsidDel="00CA1AA8">
          <w:rPr>
            <w:b/>
            <w:bCs/>
            <w:iCs/>
            <w:color w:val="000000" w:themeColor="text1"/>
            <w:szCs w:val="24"/>
            <w:rPrChange w:id="3422" w:author="Dr Mamadou SANOGO" w:date="2023-10-25T18:15:00Z">
              <w:rPr>
                <w:b/>
                <w:bCs/>
                <w:iCs/>
                <w:color w:val="00B050"/>
                <w:szCs w:val="24"/>
              </w:rPr>
            </w:rPrChange>
          </w:rPr>
          <w:delText>Annexe n°</w:delText>
        </w:r>
        <w:r w:rsidR="00BB4D4A" w:rsidRPr="007A4AFC" w:rsidDel="00CA1AA8">
          <w:rPr>
            <w:b/>
            <w:bCs/>
            <w:iCs/>
            <w:color w:val="000000" w:themeColor="text1"/>
            <w:szCs w:val="24"/>
            <w:rPrChange w:id="3423" w:author="Dr Mamadou SANOGO" w:date="2023-10-25T18:15:00Z">
              <w:rPr>
                <w:b/>
                <w:bCs/>
                <w:iCs/>
                <w:color w:val="00B050"/>
                <w:szCs w:val="24"/>
              </w:rPr>
            </w:rPrChange>
          </w:rPr>
          <w:delText>0</w:delText>
        </w:r>
      </w:del>
      <w:del w:id="3424" w:author="Cauris Cosmetics" w:date="2023-10-25T14:49:00Z">
        <w:r w:rsidR="00C85B44" w:rsidRPr="007A4AFC" w:rsidDel="004974D8">
          <w:rPr>
            <w:b/>
            <w:bCs/>
            <w:iCs/>
            <w:color w:val="000000" w:themeColor="text1"/>
            <w:szCs w:val="24"/>
            <w:rPrChange w:id="3425" w:author="Dr Mamadou SANOGO" w:date="2023-10-25T18:15:00Z">
              <w:rPr>
                <w:b/>
                <w:bCs/>
                <w:iCs/>
                <w:color w:val="00B050"/>
                <w:szCs w:val="24"/>
              </w:rPr>
            </w:rPrChange>
          </w:rPr>
          <w:delText>35</w:delText>
        </w:r>
      </w:del>
      <w:del w:id="3426" w:author="Cauris Cosmetics" w:date="2023-10-27T22:58:00Z">
        <w:r w:rsidRPr="007A4AFC" w:rsidDel="00CA1AA8">
          <w:rPr>
            <w:b/>
            <w:bCs/>
            <w:iCs/>
            <w:color w:val="000000" w:themeColor="text1"/>
            <w:szCs w:val="24"/>
            <w:rPrChange w:id="3427" w:author="Dr Mamadou SANOGO" w:date="2023-10-25T18:15:00Z">
              <w:rPr>
                <w:b/>
                <w:bCs/>
                <w:iCs/>
                <w:color w:val="00B050"/>
                <w:szCs w:val="24"/>
              </w:rPr>
            </w:rPrChange>
          </w:rPr>
          <w:delText xml:space="preserve">: </w:delText>
        </w:r>
        <w:r w:rsidR="00BB4D4A" w:rsidRPr="003A18E5" w:rsidDel="00CA1AA8">
          <w:rPr>
            <w:iCs/>
            <w:color w:val="000000" w:themeColor="text1"/>
            <w:szCs w:val="24"/>
            <w:rPrChange w:id="3428" w:author="Dr Mamadou SANOGO" w:date="2023-10-26T13:28:00Z">
              <w:rPr>
                <w:b/>
                <w:bCs/>
                <w:iCs/>
                <w:color w:val="00B050"/>
                <w:szCs w:val="24"/>
              </w:rPr>
            </w:rPrChange>
          </w:rPr>
          <w:delText>Carnet</w:delText>
        </w:r>
        <w:r w:rsidRPr="003A18E5" w:rsidDel="00CA1AA8">
          <w:rPr>
            <w:iCs/>
            <w:color w:val="000000" w:themeColor="text1"/>
            <w:szCs w:val="24"/>
            <w:rPrChange w:id="3429" w:author="Dr Mamadou SANOGO" w:date="2023-10-26T13:28:00Z">
              <w:rPr>
                <w:b/>
                <w:bCs/>
                <w:iCs/>
                <w:color w:val="00B050"/>
                <w:szCs w:val="24"/>
              </w:rPr>
            </w:rPrChange>
          </w:rPr>
          <w:delText xml:space="preserve"> des stages</w:delText>
        </w:r>
      </w:del>
    </w:p>
    <w:p w14:paraId="576976DC" w14:textId="4A8726D3" w:rsidR="006778CD" w:rsidRPr="007A4AFC" w:rsidDel="00CA1AA8" w:rsidRDefault="006778CD">
      <w:pPr>
        <w:spacing w:line="276" w:lineRule="auto"/>
        <w:jc w:val="center"/>
        <w:rPr>
          <w:del w:id="3430" w:author="Cauris Cosmetics" w:date="2023-10-27T22:58:00Z"/>
          <w:i/>
          <w:iCs/>
          <w:color w:val="000000" w:themeColor="text1"/>
          <w:lang w:val="fr-ML"/>
          <w:rPrChange w:id="3431" w:author="Dr Mamadou SANOGO" w:date="2023-10-25T18:15:00Z">
            <w:rPr>
              <w:del w:id="3432" w:author="Cauris Cosmetics" w:date="2023-10-27T22:58:00Z"/>
              <w:i/>
              <w:iCs/>
              <w:color w:val="00B050"/>
              <w:lang w:val="fr-ML"/>
            </w:rPr>
          </w:rPrChange>
        </w:rPr>
        <w:pPrChange w:id="3433" w:author="Cauris Cosmetics" w:date="2023-10-27T22:58:00Z">
          <w:pPr>
            <w:spacing w:line="276" w:lineRule="auto"/>
          </w:pPr>
        </w:pPrChange>
      </w:pPr>
    </w:p>
    <w:p w14:paraId="3F34F7CA" w14:textId="3BFCA205" w:rsidR="00643698" w:rsidRPr="007A4AFC" w:rsidDel="00CA1AA8" w:rsidRDefault="00643698">
      <w:pPr>
        <w:spacing w:line="276" w:lineRule="auto"/>
        <w:jc w:val="center"/>
        <w:rPr>
          <w:del w:id="3434" w:author="Cauris Cosmetics" w:date="2023-10-27T22:58:00Z"/>
          <w:b/>
          <w:i/>
          <w:iCs/>
          <w:color w:val="000000" w:themeColor="text1"/>
          <w:szCs w:val="24"/>
        </w:rPr>
        <w:pPrChange w:id="3435" w:author="Cauris Cosmetics" w:date="2023-10-27T22:58:00Z">
          <w:pPr>
            <w:spacing w:line="360" w:lineRule="auto"/>
            <w:ind w:right="11"/>
          </w:pPr>
        </w:pPrChange>
      </w:pPr>
      <w:del w:id="3436" w:author="Cauris Cosmetics" w:date="2023-10-27T22:58:00Z">
        <w:r w:rsidRPr="007A4AFC" w:rsidDel="00CA1AA8">
          <w:rPr>
            <w:b/>
            <w:i/>
            <w:iCs/>
            <w:color w:val="000000" w:themeColor="text1"/>
            <w:szCs w:val="24"/>
          </w:rPr>
          <w:delText>Critère 2 : La formation dispose de données sur l’insertion professionnelle de ses diplômés</w:delText>
        </w:r>
      </w:del>
    </w:p>
    <w:p w14:paraId="6E12D520" w14:textId="308FFC3B" w:rsidR="00643698" w:rsidRPr="007A4AFC" w:rsidDel="00CA1AA8" w:rsidRDefault="00643698">
      <w:pPr>
        <w:spacing w:line="276" w:lineRule="auto"/>
        <w:jc w:val="center"/>
        <w:rPr>
          <w:del w:id="3437" w:author="Cauris Cosmetics" w:date="2023-10-27T22:58:00Z"/>
          <w:iCs/>
          <w:color w:val="000000" w:themeColor="text1"/>
          <w:szCs w:val="24"/>
          <w:lang w:val="fr-ML"/>
        </w:rPr>
        <w:pPrChange w:id="3438" w:author="Cauris Cosmetics" w:date="2023-10-27T22:58:00Z">
          <w:pPr>
            <w:spacing w:line="360" w:lineRule="auto"/>
            <w:ind w:right="403"/>
          </w:pPr>
        </w:pPrChange>
      </w:pPr>
      <w:del w:id="3439" w:author="Cauris Cosmetics" w:date="2023-10-27T22:58:00Z">
        <w:r w:rsidRPr="007A4AFC" w:rsidDel="00CA1AA8">
          <w:rPr>
            <w:iCs/>
            <w:color w:val="000000" w:themeColor="text1"/>
            <w:szCs w:val="24"/>
            <w:lang w:val="fr-ML"/>
          </w:rPr>
          <w:delText>Dans la phase test actuelle de la mise en place du mécanisme, l’école a commencé à collecter des données sur ses diplômés existants, à titre d’expérimentation. L’EPSFé met régulièrement à jour les données sur l’insertion professionnelle de ses diplômés</w:delText>
        </w:r>
      </w:del>
    </w:p>
    <w:p w14:paraId="046646D7" w14:textId="021BEE1F" w:rsidR="00174FF6" w:rsidRPr="003A18E5" w:rsidDel="00CA1AA8" w:rsidRDefault="00C85B44">
      <w:pPr>
        <w:spacing w:line="276" w:lineRule="auto"/>
        <w:jc w:val="center"/>
        <w:rPr>
          <w:del w:id="3440" w:author="Cauris Cosmetics" w:date="2023-10-27T22:58:00Z"/>
          <w:i/>
          <w:iCs/>
          <w:color w:val="000000" w:themeColor="text1"/>
          <w:lang w:val="fr-ML"/>
          <w:rPrChange w:id="3441" w:author="Dr Mamadou SANOGO" w:date="2023-10-26T13:29:00Z">
            <w:rPr>
              <w:del w:id="3442" w:author="Cauris Cosmetics" w:date="2023-10-27T22:58:00Z"/>
              <w:i/>
              <w:iCs/>
              <w:color w:val="00B050"/>
              <w:lang w:val="fr-ML"/>
            </w:rPr>
          </w:rPrChange>
        </w:rPr>
        <w:pPrChange w:id="3443" w:author="Cauris Cosmetics" w:date="2023-10-27T22:58:00Z">
          <w:pPr>
            <w:spacing w:line="276" w:lineRule="auto"/>
          </w:pPr>
        </w:pPrChange>
      </w:pPr>
      <w:del w:id="3444" w:author="Cauris Cosmetics" w:date="2023-10-27T22:58:00Z">
        <w:r w:rsidRPr="007A4AFC" w:rsidDel="00CA1AA8">
          <w:rPr>
            <w:b/>
            <w:bCs/>
            <w:iCs/>
            <w:color w:val="000000" w:themeColor="text1"/>
            <w:szCs w:val="24"/>
            <w:rPrChange w:id="3445" w:author="Dr Mamadou SANOGO" w:date="2023-10-25T18:15:00Z">
              <w:rPr>
                <w:b/>
                <w:bCs/>
                <w:iCs/>
                <w:color w:val="00B050"/>
                <w:szCs w:val="24"/>
              </w:rPr>
            </w:rPrChange>
          </w:rPr>
          <w:delText>Annexe n°0</w:delText>
        </w:r>
      </w:del>
      <w:del w:id="3446" w:author="Cauris Cosmetics" w:date="2023-10-25T14:49:00Z">
        <w:r w:rsidRPr="007A4AFC" w:rsidDel="004974D8">
          <w:rPr>
            <w:b/>
            <w:bCs/>
            <w:iCs/>
            <w:color w:val="000000" w:themeColor="text1"/>
            <w:szCs w:val="24"/>
            <w:rPrChange w:id="3447" w:author="Dr Mamadou SANOGO" w:date="2023-10-25T18:15:00Z">
              <w:rPr>
                <w:b/>
                <w:bCs/>
                <w:iCs/>
                <w:color w:val="00B050"/>
                <w:szCs w:val="24"/>
              </w:rPr>
            </w:rPrChange>
          </w:rPr>
          <w:delText>35</w:delText>
        </w:r>
      </w:del>
      <w:del w:id="3448" w:author="Cauris Cosmetics" w:date="2023-10-27T22:58:00Z">
        <w:r w:rsidRPr="007A4AFC" w:rsidDel="00CA1AA8">
          <w:rPr>
            <w:b/>
            <w:bCs/>
            <w:iCs/>
            <w:color w:val="000000" w:themeColor="text1"/>
            <w:szCs w:val="24"/>
            <w:rPrChange w:id="3449" w:author="Dr Mamadou SANOGO" w:date="2023-10-25T18:15:00Z">
              <w:rPr>
                <w:b/>
                <w:bCs/>
                <w:iCs/>
                <w:color w:val="00B050"/>
                <w:szCs w:val="24"/>
              </w:rPr>
            </w:rPrChange>
          </w:rPr>
          <w:delText xml:space="preserve">: </w:delText>
        </w:r>
        <w:r w:rsidRPr="003A18E5" w:rsidDel="00CA1AA8">
          <w:rPr>
            <w:iCs/>
            <w:color w:val="000000" w:themeColor="text1"/>
            <w:szCs w:val="24"/>
            <w:rPrChange w:id="3450" w:author="Dr Mamadou SANOGO" w:date="2023-10-26T13:29:00Z">
              <w:rPr>
                <w:b/>
                <w:bCs/>
                <w:iCs/>
                <w:color w:val="00B050"/>
                <w:szCs w:val="24"/>
              </w:rPr>
            </w:rPrChange>
          </w:rPr>
          <w:delText>Carnet des stages</w:delText>
        </w:r>
      </w:del>
    </w:p>
    <w:p w14:paraId="5FC378AA" w14:textId="5B4CA44B" w:rsidR="00643698" w:rsidRPr="007A4AFC" w:rsidDel="00CA1AA8" w:rsidRDefault="00643698">
      <w:pPr>
        <w:spacing w:line="276" w:lineRule="auto"/>
        <w:jc w:val="center"/>
        <w:rPr>
          <w:del w:id="3451" w:author="Cauris Cosmetics" w:date="2023-10-27T22:58:00Z"/>
          <w:b/>
          <w:i/>
          <w:iCs/>
          <w:color w:val="000000" w:themeColor="text1"/>
          <w:szCs w:val="24"/>
        </w:rPr>
        <w:pPrChange w:id="3452" w:author="Cauris Cosmetics" w:date="2023-10-27T22:58:00Z">
          <w:pPr>
            <w:spacing w:line="360" w:lineRule="auto"/>
            <w:ind w:right="11"/>
          </w:pPr>
        </w:pPrChange>
      </w:pPr>
      <w:del w:id="3453" w:author="Cauris Cosmetics" w:date="2023-10-27T22:58:00Z">
        <w:r w:rsidRPr="007A4AFC" w:rsidDel="00CA1AA8">
          <w:rPr>
            <w:b/>
            <w:i/>
            <w:iCs/>
            <w:color w:val="000000" w:themeColor="text1"/>
            <w:szCs w:val="24"/>
          </w:rPr>
          <w:delText>Critère 3 : Les taux de poursuite d’études et d’insertion professionnelle sont régulièrement mis à jour et partagés</w:delText>
        </w:r>
      </w:del>
    </w:p>
    <w:p w14:paraId="68F904EC" w14:textId="25ABE9F7" w:rsidR="00643698" w:rsidRPr="007A4AFC" w:rsidDel="00CA1AA8" w:rsidRDefault="00643698">
      <w:pPr>
        <w:spacing w:line="276" w:lineRule="auto"/>
        <w:jc w:val="center"/>
        <w:rPr>
          <w:del w:id="3454" w:author="Cauris Cosmetics" w:date="2023-10-27T22:58:00Z"/>
          <w:color w:val="000000" w:themeColor="text1"/>
          <w:szCs w:val="24"/>
          <w:rPrChange w:id="3455" w:author="Dr Mamadou SANOGO" w:date="2023-10-25T18:15:00Z">
            <w:rPr>
              <w:del w:id="3456" w:author="Cauris Cosmetics" w:date="2023-10-27T22:58:00Z"/>
              <w:szCs w:val="24"/>
            </w:rPr>
          </w:rPrChange>
        </w:rPr>
        <w:pPrChange w:id="3457" w:author="Cauris Cosmetics" w:date="2023-10-27T22:58:00Z">
          <w:pPr>
            <w:spacing w:line="360" w:lineRule="auto"/>
          </w:pPr>
        </w:pPrChange>
      </w:pPr>
      <w:del w:id="3458" w:author="Cauris Cosmetics" w:date="2023-10-27T22:58:00Z">
        <w:r w:rsidRPr="007A4AFC" w:rsidDel="00CA1AA8">
          <w:rPr>
            <w:color w:val="000000" w:themeColor="text1"/>
            <w:szCs w:val="24"/>
            <w:rPrChange w:id="3459" w:author="Dr Mamadou SANOGO" w:date="2023-10-25T18:15:00Z">
              <w:rPr>
                <w:szCs w:val="24"/>
              </w:rPr>
            </w:rPrChange>
          </w:rPr>
          <w:delText>Une mise à jour mensuelle des différentes bases de données a été prévue, pour pouvoir avoir des données actualisées pour de meilleures analyses. Les taux de poursuite d’études et d’insertion professionnelle sont régulièrement mis à jour et partagés par la direction des stages et insertion professionnelle.</w:delText>
        </w:r>
      </w:del>
    </w:p>
    <w:p w14:paraId="5CB179C3" w14:textId="25E3A12A" w:rsidR="00C85B44" w:rsidRPr="007A4AFC" w:rsidDel="00CA1AA8" w:rsidRDefault="00C85B44">
      <w:pPr>
        <w:spacing w:line="276" w:lineRule="auto"/>
        <w:jc w:val="center"/>
        <w:rPr>
          <w:del w:id="3460" w:author="Cauris Cosmetics" w:date="2023-10-27T22:58:00Z"/>
          <w:i/>
          <w:iCs/>
          <w:color w:val="000000" w:themeColor="text1"/>
          <w:lang w:val="fr-ML"/>
          <w:rPrChange w:id="3461" w:author="Dr Mamadou SANOGO" w:date="2023-10-25T18:15:00Z">
            <w:rPr>
              <w:del w:id="3462" w:author="Cauris Cosmetics" w:date="2023-10-27T22:58:00Z"/>
              <w:i/>
              <w:iCs/>
              <w:color w:val="00B050"/>
              <w:lang w:val="fr-ML"/>
            </w:rPr>
          </w:rPrChange>
        </w:rPr>
        <w:pPrChange w:id="3463" w:author="Cauris Cosmetics" w:date="2023-10-27T22:58:00Z">
          <w:pPr>
            <w:spacing w:line="276" w:lineRule="auto"/>
          </w:pPr>
        </w:pPrChange>
      </w:pPr>
      <w:bookmarkStart w:id="3464" w:name="_Toc145944521"/>
      <w:del w:id="3465" w:author="Cauris Cosmetics" w:date="2023-10-27T22:58:00Z">
        <w:r w:rsidRPr="007A4AFC" w:rsidDel="00CA1AA8">
          <w:rPr>
            <w:b/>
            <w:bCs/>
            <w:iCs/>
            <w:color w:val="000000" w:themeColor="text1"/>
            <w:szCs w:val="24"/>
            <w:rPrChange w:id="3466" w:author="Dr Mamadou SANOGO" w:date="2023-10-25T18:15:00Z">
              <w:rPr>
                <w:b/>
                <w:bCs/>
                <w:iCs/>
                <w:color w:val="00B050"/>
                <w:szCs w:val="24"/>
              </w:rPr>
            </w:rPrChange>
          </w:rPr>
          <w:delText>Annexe n°0</w:delText>
        </w:r>
      </w:del>
      <w:del w:id="3467" w:author="Cauris Cosmetics" w:date="2023-10-25T14:49:00Z">
        <w:r w:rsidRPr="007A4AFC" w:rsidDel="004974D8">
          <w:rPr>
            <w:b/>
            <w:bCs/>
            <w:iCs/>
            <w:color w:val="000000" w:themeColor="text1"/>
            <w:szCs w:val="24"/>
            <w:rPrChange w:id="3468" w:author="Dr Mamadou SANOGO" w:date="2023-10-25T18:15:00Z">
              <w:rPr>
                <w:b/>
                <w:bCs/>
                <w:iCs/>
                <w:color w:val="00B050"/>
                <w:szCs w:val="24"/>
              </w:rPr>
            </w:rPrChange>
          </w:rPr>
          <w:delText>35</w:delText>
        </w:r>
      </w:del>
      <w:del w:id="3469" w:author="Cauris Cosmetics" w:date="2023-10-27T22:58:00Z">
        <w:r w:rsidRPr="007A4AFC" w:rsidDel="00CA1AA8">
          <w:rPr>
            <w:b/>
            <w:bCs/>
            <w:iCs/>
            <w:color w:val="000000" w:themeColor="text1"/>
            <w:szCs w:val="24"/>
            <w:rPrChange w:id="3470" w:author="Dr Mamadou SANOGO" w:date="2023-10-25T18:15:00Z">
              <w:rPr>
                <w:b/>
                <w:bCs/>
                <w:iCs/>
                <w:color w:val="00B050"/>
                <w:szCs w:val="24"/>
              </w:rPr>
            </w:rPrChange>
          </w:rPr>
          <w:delText xml:space="preserve">: </w:delText>
        </w:r>
        <w:r w:rsidRPr="003A18E5" w:rsidDel="00CA1AA8">
          <w:rPr>
            <w:iCs/>
            <w:color w:val="000000" w:themeColor="text1"/>
            <w:szCs w:val="24"/>
            <w:rPrChange w:id="3471" w:author="Dr Mamadou SANOGO" w:date="2023-10-26T13:30:00Z">
              <w:rPr>
                <w:b/>
                <w:bCs/>
                <w:iCs/>
                <w:color w:val="00B050"/>
                <w:szCs w:val="24"/>
              </w:rPr>
            </w:rPrChange>
          </w:rPr>
          <w:delText>Carnet des stages</w:delText>
        </w:r>
      </w:del>
    </w:p>
    <w:p w14:paraId="64544C0C" w14:textId="6F83FD24" w:rsidR="00643698" w:rsidRPr="007A4AFC" w:rsidDel="00CA1AA8" w:rsidRDefault="00643698">
      <w:pPr>
        <w:spacing w:line="276" w:lineRule="auto"/>
        <w:jc w:val="center"/>
        <w:rPr>
          <w:del w:id="3472" w:author="Cauris Cosmetics" w:date="2023-10-27T22:58:00Z"/>
          <w:b/>
          <w:color w:val="000000" w:themeColor="text1"/>
          <w:szCs w:val="24"/>
        </w:rPr>
        <w:pPrChange w:id="3473" w:author="Cauris Cosmetics" w:date="2023-10-27T22:58:00Z">
          <w:pPr>
            <w:spacing w:line="360" w:lineRule="auto"/>
            <w:ind w:right="11"/>
          </w:pPr>
        </w:pPrChange>
      </w:pPr>
      <w:del w:id="3474" w:author="Cauris Cosmetics" w:date="2023-10-27T22:58:00Z">
        <w:r w:rsidRPr="007A4AFC" w:rsidDel="00CA1AA8">
          <w:rPr>
            <w:b/>
            <w:color w:val="000000" w:themeColor="text1"/>
            <w:szCs w:val="24"/>
          </w:rPr>
          <w:delText>Référence 3 : La qualité de l’insertion et du devenir des diplômés est analysée</w:delText>
        </w:r>
        <w:bookmarkEnd w:id="3464"/>
      </w:del>
    </w:p>
    <w:p w14:paraId="10F64220" w14:textId="7AD0D366" w:rsidR="00643698" w:rsidRPr="007A4AFC" w:rsidDel="00CA1AA8" w:rsidRDefault="00643698">
      <w:pPr>
        <w:spacing w:line="276" w:lineRule="auto"/>
        <w:jc w:val="center"/>
        <w:rPr>
          <w:del w:id="3475" w:author="Cauris Cosmetics" w:date="2023-10-27T22:58:00Z"/>
          <w:b/>
          <w:i/>
          <w:iCs/>
          <w:color w:val="000000" w:themeColor="text1"/>
          <w:szCs w:val="24"/>
        </w:rPr>
        <w:pPrChange w:id="3476" w:author="Cauris Cosmetics" w:date="2023-10-27T22:58:00Z">
          <w:pPr>
            <w:spacing w:line="360" w:lineRule="auto"/>
            <w:ind w:right="11"/>
          </w:pPr>
        </w:pPrChange>
      </w:pPr>
      <w:del w:id="3477" w:author="Cauris Cosmetics" w:date="2023-10-27T22:58:00Z">
        <w:r w:rsidRPr="007A4AFC" w:rsidDel="00CA1AA8">
          <w:rPr>
            <w:b/>
            <w:i/>
            <w:iCs/>
            <w:color w:val="000000" w:themeColor="text1"/>
            <w:szCs w:val="24"/>
          </w:rPr>
          <w:delText>Critère 1 : Les taux de diplômés en emploi ainsi que la durée moyenne de recherche d’emploi sont connus</w:delText>
        </w:r>
      </w:del>
    </w:p>
    <w:p w14:paraId="3035789C" w14:textId="555C7913" w:rsidR="0027496F" w:rsidRPr="007A4AFC" w:rsidDel="00CA1AA8" w:rsidRDefault="00643698">
      <w:pPr>
        <w:spacing w:line="276" w:lineRule="auto"/>
        <w:jc w:val="center"/>
        <w:rPr>
          <w:del w:id="3478" w:author="Cauris Cosmetics" w:date="2023-10-27T22:58:00Z"/>
          <w:color w:val="000000" w:themeColor="text1"/>
          <w:szCs w:val="24"/>
          <w:lang w:val="fr-ML"/>
          <w:rPrChange w:id="3479" w:author="Dr Mamadou SANOGO" w:date="2023-10-25T18:15:00Z">
            <w:rPr>
              <w:del w:id="3480" w:author="Cauris Cosmetics" w:date="2023-10-27T22:58:00Z"/>
              <w:szCs w:val="24"/>
              <w:lang w:val="fr-ML"/>
            </w:rPr>
          </w:rPrChange>
        </w:rPr>
        <w:pPrChange w:id="3481" w:author="Cauris Cosmetics" w:date="2023-10-27T22:58:00Z">
          <w:pPr>
            <w:spacing w:line="360" w:lineRule="auto"/>
          </w:pPr>
        </w:pPrChange>
      </w:pPr>
      <w:del w:id="3482" w:author="Cauris Cosmetics" w:date="2023-10-27T22:58:00Z">
        <w:r w:rsidRPr="007A4AFC" w:rsidDel="00CA1AA8">
          <w:rPr>
            <w:color w:val="000000" w:themeColor="text1"/>
            <w:szCs w:val="24"/>
            <w:lang w:val="fr-ML"/>
            <w:rPrChange w:id="3483" w:author="Dr Mamadou SANOGO" w:date="2023-10-25T18:15:00Z">
              <w:rPr>
                <w:szCs w:val="24"/>
                <w:lang w:val="fr-ML"/>
              </w:rPr>
            </w:rPrChange>
          </w:rPr>
          <w:delText xml:space="preserve">Le taux de diplômés en emploi est connu à travers </w:delText>
        </w:r>
        <w:bookmarkStart w:id="3484" w:name="_Hlk140097603"/>
        <w:r w:rsidRPr="007A4AFC" w:rsidDel="00CA1AA8">
          <w:rPr>
            <w:color w:val="000000" w:themeColor="text1"/>
            <w:szCs w:val="24"/>
            <w:lang w:val="fr-ML"/>
            <w:rPrChange w:id="3485" w:author="Dr Mamadou SANOGO" w:date="2023-10-25T18:15:00Z">
              <w:rPr>
                <w:szCs w:val="24"/>
                <w:lang w:val="fr-ML"/>
              </w:rPr>
            </w:rPrChange>
          </w:rPr>
          <w:delText>l’analyse des stages et insertion professionnelle</w:delText>
        </w:r>
        <w:bookmarkEnd w:id="3484"/>
        <w:r w:rsidRPr="007A4AFC" w:rsidDel="00CA1AA8">
          <w:rPr>
            <w:color w:val="000000" w:themeColor="text1"/>
            <w:szCs w:val="24"/>
            <w:lang w:val="fr-ML"/>
            <w:rPrChange w:id="3486" w:author="Dr Mamadou SANOGO" w:date="2023-10-25T18:15:00Z">
              <w:rPr>
                <w:szCs w:val="24"/>
                <w:lang w:val="fr-ML"/>
              </w:rPr>
            </w:rPrChange>
          </w:rPr>
          <w:delText xml:space="preserve"> des sortants du master en </w:delText>
        </w:r>
      </w:del>
      <w:ins w:id="3487" w:author="Dr Mamadou SANOGO" w:date="2023-10-27T14:16:00Z">
        <w:del w:id="3488" w:author="Cauris Cosmetics" w:date="2023-10-27T19:23:00Z">
          <w:r w:rsidR="005A69DD" w:rsidDel="007A7899">
            <w:rPr>
              <w:bCs/>
              <w:color w:val="000000" w:themeColor="text1"/>
              <w:szCs w:val="24"/>
            </w:rPr>
            <w:delText>management des services de santé</w:delText>
          </w:r>
        </w:del>
      </w:ins>
      <w:ins w:id="3489" w:author="Dr Mamadou SANOGO" w:date="2023-10-26T13:30:00Z">
        <w:del w:id="3490" w:author="Cauris Cosmetics" w:date="2023-10-27T22:58:00Z">
          <w:r w:rsidR="003A18E5" w:rsidRPr="0056080A" w:rsidDel="00CA1AA8">
            <w:rPr>
              <w:bCs/>
              <w:color w:val="000000" w:themeColor="text1"/>
              <w:szCs w:val="24"/>
              <w:rPrChange w:id="3491" w:author="Dr Mamadou SANOGO" w:date="2023-10-27T10:59:00Z">
                <w:rPr>
                  <w:bCs/>
                  <w:color w:val="C00000"/>
                  <w:szCs w:val="24"/>
                </w:rPr>
              </w:rPrChange>
            </w:rPr>
            <w:delText xml:space="preserve"> </w:delText>
          </w:r>
        </w:del>
      </w:ins>
      <w:del w:id="3492" w:author="Cauris Cosmetics" w:date="2023-10-27T22:58:00Z">
        <w:r w:rsidRPr="007A4AFC" w:rsidDel="00CA1AA8">
          <w:rPr>
            <w:color w:val="000000" w:themeColor="text1"/>
            <w:szCs w:val="24"/>
            <w:lang w:val="fr-ML"/>
            <w:rPrChange w:id="3493" w:author="Dr Mamadou SANOGO" w:date="2023-10-25T18:15:00Z">
              <w:rPr>
                <w:szCs w:val="24"/>
                <w:lang w:val="fr-ML"/>
              </w:rPr>
            </w:rPrChange>
          </w:rPr>
          <w:delText>épidémiologie. Par ailleurs, la durée moyenne de recherche d’emploi n’est pas connue. L’EPSFé travaille actuellement à la détermination de la durée de recherche d’emploi.</w:delText>
        </w:r>
      </w:del>
    </w:p>
    <w:p w14:paraId="1F991E16" w14:textId="27C5F41F" w:rsidR="00C85B44" w:rsidRPr="007A4AFC" w:rsidDel="00CA1AA8" w:rsidRDefault="00C85B44">
      <w:pPr>
        <w:spacing w:line="276" w:lineRule="auto"/>
        <w:jc w:val="center"/>
        <w:rPr>
          <w:del w:id="3494" w:author="Cauris Cosmetics" w:date="2023-10-27T22:58:00Z"/>
          <w:i/>
          <w:iCs/>
          <w:color w:val="000000" w:themeColor="text1"/>
          <w:lang w:val="fr-ML"/>
          <w:rPrChange w:id="3495" w:author="Dr Mamadou SANOGO" w:date="2023-10-25T18:15:00Z">
            <w:rPr>
              <w:del w:id="3496" w:author="Cauris Cosmetics" w:date="2023-10-27T22:58:00Z"/>
              <w:i/>
              <w:iCs/>
              <w:color w:val="00B050"/>
              <w:lang w:val="fr-ML"/>
            </w:rPr>
          </w:rPrChange>
        </w:rPr>
        <w:pPrChange w:id="3497" w:author="Cauris Cosmetics" w:date="2023-10-27T22:58:00Z">
          <w:pPr>
            <w:spacing w:line="276" w:lineRule="auto"/>
          </w:pPr>
        </w:pPrChange>
      </w:pPr>
      <w:del w:id="3498" w:author="Cauris Cosmetics" w:date="2023-10-27T22:58:00Z">
        <w:r w:rsidRPr="007A4AFC" w:rsidDel="00CA1AA8">
          <w:rPr>
            <w:b/>
            <w:bCs/>
            <w:iCs/>
            <w:color w:val="000000" w:themeColor="text1"/>
            <w:szCs w:val="24"/>
            <w:rPrChange w:id="3499" w:author="Dr Mamadou SANOGO" w:date="2023-10-25T18:15:00Z">
              <w:rPr>
                <w:b/>
                <w:bCs/>
                <w:iCs/>
                <w:color w:val="00B050"/>
                <w:szCs w:val="24"/>
              </w:rPr>
            </w:rPrChange>
          </w:rPr>
          <w:delText>Annexe n°0</w:delText>
        </w:r>
      </w:del>
      <w:del w:id="3500" w:author="Cauris Cosmetics" w:date="2023-10-25T14:50:00Z">
        <w:r w:rsidRPr="007A4AFC" w:rsidDel="004974D8">
          <w:rPr>
            <w:b/>
            <w:bCs/>
            <w:iCs/>
            <w:color w:val="000000" w:themeColor="text1"/>
            <w:szCs w:val="24"/>
            <w:rPrChange w:id="3501" w:author="Dr Mamadou SANOGO" w:date="2023-10-25T18:15:00Z">
              <w:rPr>
                <w:b/>
                <w:bCs/>
                <w:iCs/>
                <w:color w:val="00B050"/>
                <w:szCs w:val="24"/>
              </w:rPr>
            </w:rPrChange>
          </w:rPr>
          <w:delText>35</w:delText>
        </w:r>
      </w:del>
      <w:del w:id="3502" w:author="Cauris Cosmetics" w:date="2023-10-27T22:58:00Z">
        <w:r w:rsidRPr="007A4AFC" w:rsidDel="00CA1AA8">
          <w:rPr>
            <w:b/>
            <w:bCs/>
            <w:iCs/>
            <w:color w:val="000000" w:themeColor="text1"/>
            <w:szCs w:val="24"/>
            <w:rPrChange w:id="3503" w:author="Dr Mamadou SANOGO" w:date="2023-10-25T18:15:00Z">
              <w:rPr>
                <w:b/>
                <w:bCs/>
                <w:iCs/>
                <w:color w:val="00B050"/>
                <w:szCs w:val="24"/>
              </w:rPr>
            </w:rPrChange>
          </w:rPr>
          <w:delText xml:space="preserve">: </w:delText>
        </w:r>
        <w:r w:rsidRPr="003A18E5" w:rsidDel="00CA1AA8">
          <w:rPr>
            <w:iCs/>
            <w:color w:val="000000" w:themeColor="text1"/>
            <w:szCs w:val="24"/>
            <w:rPrChange w:id="3504" w:author="Dr Mamadou SANOGO" w:date="2023-10-26T13:31:00Z">
              <w:rPr>
                <w:b/>
                <w:bCs/>
                <w:iCs/>
                <w:color w:val="00B050"/>
                <w:szCs w:val="24"/>
              </w:rPr>
            </w:rPrChange>
          </w:rPr>
          <w:delText>Carnet des stages</w:delText>
        </w:r>
      </w:del>
    </w:p>
    <w:p w14:paraId="7F710E64" w14:textId="302A8E61" w:rsidR="00643698" w:rsidRPr="007A4AFC" w:rsidDel="00CA1AA8" w:rsidRDefault="00643698">
      <w:pPr>
        <w:spacing w:line="276" w:lineRule="auto"/>
        <w:jc w:val="center"/>
        <w:rPr>
          <w:del w:id="3505" w:author="Cauris Cosmetics" w:date="2023-10-27T22:58:00Z"/>
          <w:b/>
          <w:i/>
          <w:iCs/>
          <w:color w:val="000000" w:themeColor="text1"/>
          <w:szCs w:val="24"/>
        </w:rPr>
        <w:pPrChange w:id="3506" w:author="Cauris Cosmetics" w:date="2023-10-27T22:58:00Z">
          <w:pPr>
            <w:spacing w:line="360" w:lineRule="auto"/>
            <w:ind w:right="11"/>
          </w:pPr>
        </w:pPrChange>
      </w:pPr>
      <w:del w:id="3507" w:author="Cauris Cosmetics" w:date="2023-10-27T22:58:00Z">
        <w:r w:rsidRPr="007A4AFC" w:rsidDel="00CA1AA8">
          <w:rPr>
            <w:b/>
            <w:i/>
            <w:iCs/>
            <w:color w:val="000000" w:themeColor="text1"/>
            <w:szCs w:val="24"/>
          </w:rPr>
          <w:delText>Critère 2 : Les emplois occupés par les diplômés sont analysés en termes de niveau d’emploi et de secteur d’activité</w:delText>
        </w:r>
      </w:del>
    </w:p>
    <w:p w14:paraId="2F42080B" w14:textId="23C0E677" w:rsidR="00643698" w:rsidRPr="007A4AFC" w:rsidDel="00CA1AA8" w:rsidRDefault="00643698">
      <w:pPr>
        <w:spacing w:line="276" w:lineRule="auto"/>
        <w:jc w:val="center"/>
        <w:rPr>
          <w:del w:id="3508" w:author="Cauris Cosmetics" w:date="2023-10-27T22:58:00Z"/>
          <w:color w:val="000000" w:themeColor="text1"/>
          <w:szCs w:val="24"/>
          <w:rPrChange w:id="3509" w:author="Dr Mamadou SANOGO" w:date="2023-10-25T18:15:00Z">
            <w:rPr>
              <w:del w:id="3510" w:author="Cauris Cosmetics" w:date="2023-10-27T22:58:00Z"/>
              <w:szCs w:val="24"/>
            </w:rPr>
          </w:rPrChange>
        </w:rPr>
        <w:pPrChange w:id="3511" w:author="Cauris Cosmetics" w:date="2023-10-27T22:58:00Z">
          <w:pPr>
            <w:spacing w:line="360" w:lineRule="auto"/>
            <w:ind w:right="403"/>
          </w:pPr>
        </w:pPrChange>
      </w:pPr>
      <w:del w:id="3512" w:author="Cauris Cosmetics" w:date="2023-10-27T22:58:00Z">
        <w:r w:rsidRPr="007A4AFC" w:rsidDel="00CA1AA8">
          <w:rPr>
            <w:iCs/>
            <w:color w:val="000000" w:themeColor="text1"/>
            <w:szCs w:val="24"/>
            <w:lang w:val="fr-ML"/>
          </w:rPr>
          <w:delText xml:space="preserve">Des indicateurs ont été définis, et permettront de faire des analyses assez pragmatiques des données relatives aux emplois occupés par les diplômés. </w:delText>
        </w:r>
        <w:r w:rsidRPr="007A4AFC" w:rsidDel="00CA1AA8">
          <w:rPr>
            <w:color w:val="000000" w:themeColor="text1"/>
            <w:szCs w:val="24"/>
            <w:rPrChange w:id="3513" w:author="Dr Mamadou SANOGO" w:date="2023-10-25T18:15:00Z">
              <w:rPr>
                <w:szCs w:val="24"/>
              </w:rPr>
            </w:rPrChange>
          </w:rPr>
          <w:delText>Les emplois occupés par les diplômés sont analysés en termes de niveau d’emploi et de secteur d’activité à travers l’obtention des stages</w:delText>
        </w:r>
      </w:del>
    </w:p>
    <w:p w14:paraId="48D9B8A4" w14:textId="618F57B2" w:rsidR="0050424B" w:rsidRPr="006778CD" w:rsidDel="00CA1AA8" w:rsidRDefault="00C85B44">
      <w:pPr>
        <w:spacing w:line="276" w:lineRule="auto"/>
        <w:jc w:val="center"/>
        <w:rPr>
          <w:del w:id="3514" w:author="Cauris Cosmetics" w:date="2023-10-27T22:58:00Z"/>
          <w:iCs/>
          <w:color w:val="000000" w:themeColor="text1"/>
          <w:szCs w:val="24"/>
          <w:rPrChange w:id="3515" w:author="Dr Mamadou SANOGO" w:date="2023-10-27T13:59:00Z">
            <w:rPr>
              <w:del w:id="3516" w:author="Cauris Cosmetics" w:date="2023-10-27T22:58:00Z"/>
              <w:i/>
              <w:iCs/>
              <w:color w:val="00B050"/>
              <w:lang w:val="fr-ML"/>
            </w:rPr>
          </w:rPrChange>
        </w:rPr>
        <w:pPrChange w:id="3517" w:author="Cauris Cosmetics" w:date="2023-10-27T22:58:00Z">
          <w:pPr>
            <w:spacing w:line="276" w:lineRule="auto"/>
          </w:pPr>
        </w:pPrChange>
      </w:pPr>
      <w:del w:id="3518" w:author="Cauris Cosmetics" w:date="2023-10-27T22:58:00Z">
        <w:r w:rsidRPr="007A4AFC" w:rsidDel="00CA1AA8">
          <w:rPr>
            <w:b/>
            <w:bCs/>
            <w:iCs/>
            <w:color w:val="000000" w:themeColor="text1"/>
            <w:szCs w:val="24"/>
            <w:rPrChange w:id="3519" w:author="Dr Mamadou SANOGO" w:date="2023-10-25T18:15:00Z">
              <w:rPr>
                <w:b/>
                <w:bCs/>
                <w:iCs/>
                <w:color w:val="00B050"/>
                <w:szCs w:val="24"/>
              </w:rPr>
            </w:rPrChange>
          </w:rPr>
          <w:delText>Annexe n°0</w:delText>
        </w:r>
      </w:del>
      <w:del w:id="3520" w:author="Cauris Cosmetics" w:date="2023-10-25T14:50:00Z">
        <w:r w:rsidRPr="007A4AFC" w:rsidDel="004974D8">
          <w:rPr>
            <w:b/>
            <w:bCs/>
            <w:iCs/>
            <w:color w:val="000000" w:themeColor="text1"/>
            <w:szCs w:val="24"/>
            <w:rPrChange w:id="3521" w:author="Dr Mamadou SANOGO" w:date="2023-10-25T18:15:00Z">
              <w:rPr>
                <w:b/>
                <w:bCs/>
                <w:iCs/>
                <w:color w:val="00B050"/>
                <w:szCs w:val="24"/>
              </w:rPr>
            </w:rPrChange>
          </w:rPr>
          <w:delText>35</w:delText>
        </w:r>
      </w:del>
      <w:del w:id="3522" w:author="Cauris Cosmetics" w:date="2023-10-27T22:58:00Z">
        <w:r w:rsidRPr="007A4AFC" w:rsidDel="00CA1AA8">
          <w:rPr>
            <w:b/>
            <w:bCs/>
            <w:iCs/>
            <w:color w:val="000000" w:themeColor="text1"/>
            <w:szCs w:val="24"/>
            <w:rPrChange w:id="3523" w:author="Dr Mamadou SANOGO" w:date="2023-10-25T18:15:00Z">
              <w:rPr>
                <w:b/>
                <w:bCs/>
                <w:iCs/>
                <w:color w:val="00B050"/>
                <w:szCs w:val="24"/>
              </w:rPr>
            </w:rPrChange>
          </w:rPr>
          <w:delText xml:space="preserve">: </w:delText>
        </w:r>
        <w:r w:rsidRPr="003A18E5" w:rsidDel="00CA1AA8">
          <w:rPr>
            <w:iCs/>
            <w:color w:val="000000" w:themeColor="text1"/>
            <w:szCs w:val="24"/>
            <w:rPrChange w:id="3524" w:author="Dr Mamadou SANOGO" w:date="2023-10-26T13:31:00Z">
              <w:rPr>
                <w:b/>
                <w:bCs/>
                <w:iCs/>
                <w:color w:val="00B050"/>
                <w:szCs w:val="24"/>
              </w:rPr>
            </w:rPrChange>
          </w:rPr>
          <w:delText>Carnet des stages</w:delText>
        </w:r>
      </w:del>
    </w:p>
    <w:p w14:paraId="279465C3" w14:textId="2E0ECD8D" w:rsidR="00643698" w:rsidRPr="007A4AFC" w:rsidDel="00CA1AA8" w:rsidRDefault="00643698">
      <w:pPr>
        <w:spacing w:line="276" w:lineRule="auto"/>
        <w:jc w:val="center"/>
        <w:rPr>
          <w:del w:id="3525" w:author="Cauris Cosmetics" w:date="2023-10-27T22:58:00Z"/>
          <w:b/>
          <w:i/>
          <w:iCs/>
          <w:color w:val="000000" w:themeColor="text1"/>
          <w:szCs w:val="24"/>
        </w:rPr>
        <w:pPrChange w:id="3526" w:author="Cauris Cosmetics" w:date="2023-10-27T22:58:00Z">
          <w:pPr>
            <w:spacing w:line="360" w:lineRule="auto"/>
            <w:ind w:right="11"/>
          </w:pPr>
        </w:pPrChange>
      </w:pPr>
      <w:del w:id="3527" w:author="Cauris Cosmetics" w:date="2023-10-27T22:58:00Z">
        <w:r w:rsidRPr="007A4AFC" w:rsidDel="00CA1AA8">
          <w:rPr>
            <w:b/>
            <w:i/>
            <w:iCs/>
            <w:color w:val="000000" w:themeColor="text1"/>
            <w:szCs w:val="24"/>
          </w:rPr>
          <w:delText>Critère 3 : Une enquête de satisfaction est régulièrement menée auprès des diplômés et des employeurs</w:delText>
        </w:r>
      </w:del>
    </w:p>
    <w:p w14:paraId="25C5E048" w14:textId="551218FB" w:rsidR="0027496F" w:rsidRPr="007A4AFC" w:rsidDel="00CA1AA8" w:rsidRDefault="00643698">
      <w:pPr>
        <w:spacing w:line="276" w:lineRule="auto"/>
        <w:jc w:val="center"/>
        <w:rPr>
          <w:del w:id="3528" w:author="Cauris Cosmetics" w:date="2023-10-27T22:58:00Z"/>
          <w:color w:val="000000" w:themeColor="text1"/>
          <w:szCs w:val="24"/>
          <w:rPrChange w:id="3529" w:author="Dr Mamadou SANOGO" w:date="2023-10-25T18:15:00Z">
            <w:rPr>
              <w:del w:id="3530" w:author="Cauris Cosmetics" w:date="2023-10-27T22:58:00Z"/>
              <w:szCs w:val="24"/>
            </w:rPr>
          </w:rPrChange>
        </w:rPr>
        <w:pPrChange w:id="3531" w:author="Cauris Cosmetics" w:date="2023-10-27T22:58:00Z">
          <w:pPr>
            <w:spacing w:line="360" w:lineRule="auto"/>
            <w:ind w:right="403"/>
          </w:pPr>
        </w:pPrChange>
      </w:pPr>
      <w:del w:id="3532" w:author="Cauris Cosmetics" w:date="2023-10-27T22:58:00Z">
        <w:r w:rsidRPr="007A4AFC" w:rsidDel="00CA1AA8">
          <w:rPr>
            <w:color w:val="000000" w:themeColor="text1"/>
            <w:szCs w:val="24"/>
            <w:rPrChange w:id="3533" w:author="Dr Mamadou SANOGO" w:date="2023-10-25T18:15:00Z">
              <w:rPr>
                <w:szCs w:val="24"/>
              </w:rPr>
            </w:rPrChange>
          </w:rPr>
          <w:delText>Aucune</w:delText>
        </w:r>
      </w:del>
      <w:ins w:id="3534" w:author="Dr Mamadou SANOGO" w:date="2023-10-27T11:00:00Z">
        <w:del w:id="3535" w:author="Cauris Cosmetics" w:date="2023-10-27T22:58:00Z">
          <w:r w:rsidR="0056080A" w:rsidDel="00CA1AA8">
            <w:rPr>
              <w:color w:val="000000" w:themeColor="text1"/>
              <w:szCs w:val="24"/>
            </w:rPr>
            <w:delText>D</w:delText>
          </w:r>
        </w:del>
      </w:ins>
      <w:ins w:id="3536" w:author="Dr Mamadou SANOGO" w:date="2023-10-27T11:01:00Z">
        <w:del w:id="3537" w:author="Cauris Cosmetics" w:date="2023-10-27T22:58:00Z">
          <w:r w:rsidR="0056080A" w:rsidDel="00CA1AA8">
            <w:rPr>
              <w:color w:val="000000" w:themeColor="text1"/>
              <w:szCs w:val="24"/>
            </w:rPr>
            <w:delText>es</w:delText>
          </w:r>
        </w:del>
      </w:ins>
      <w:ins w:id="3538" w:author="Dr Mamadou SANOGO" w:date="2023-10-27T11:00:00Z">
        <w:del w:id="3539" w:author="Cauris Cosmetics" w:date="2023-10-27T22:58:00Z">
          <w:r w:rsidR="0056080A" w:rsidDel="00CA1AA8">
            <w:rPr>
              <w:color w:val="000000" w:themeColor="text1"/>
              <w:szCs w:val="24"/>
            </w:rPr>
            <w:delText xml:space="preserve"> enquête</w:delText>
          </w:r>
        </w:del>
      </w:ins>
      <w:ins w:id="3540" w:author="Dr Mamadou SANOGO" w:date="2023-10-27T11:01:00Z">
        <w:del w:id="3541" w:author="Cauris Cosmetics" w:date="2023-10-27T22:58:00Z">
          <w:r w:rsidR="0056080A" w:rsidDel="00CA1AA8">
            <w:rPr>
              <w:color w:val="000000" w:themeColor="text1"/>
              <w:szCs w:val="24"/>
            </w:rPr>
            <w:delText>s</w:delText>
          </w:r>
        </w:del>
      </w:ins>
      <w:del w:id="3542" w:author="Cauris Cosmetics" w:date="2023-10-27T22:58:00Z">
        <w:r w:rsidRPr="007A4AFC" w:rsidDel="00CA1AA8">
          <w:rPr>
            <w:color w:val="000000" w:themeColor="text1"/>
            <w:szCs w:val="24"/>
            <w:rPrChange w:id="3543" w:author="Dr Mamadou SANOGO" w:date="2023-10-25T18:15:00Z">
              <w:rPr>
                <w:szCs w:val="24"/>
              </w:rPr>
            </w:rPrChange>
          </w:rPr>
          <w:delText xml:space="preserve"> de satisfaction </w:delText>
        </w:r>
      </w:del>
      <w:ins w:id="3544" w:author="Dr Mamadou SANOGO" w:date="2023-10-27T11:01:00Z">
        <w:del w:id="3545" w:author="Cauris Cosmetics" w:date="2023-10-27T22:58:00Z">
          <w:r w:rsidR="0056080A" w:rsidDel="00CA1AA8">
            <w:rPr>
              <w:color w:val="000000" w:themeColor="text1"/>
              <w:szCs w:val="24"/>
            </w:rPr>
            <w:delText>sont</w:delText>
          </w:r>
        </w:del>
      </w:ins>
      <w:ins w:id="3546" w:author="Dr Mamadou SANOGO" w:date="2023-10-27T11:02:00Z">
        <w:del w:id="3547" w:author="Cauris Cosmetics" w:date="2023-10-27T22:58:00Z">
          <w:r w:rsidR="0056080A" w:rsidDel="00CA1AA8">
            <w:rPr>
              <w:color w:val="000000" w:themeColor="text1"/>
              <w:szCs w:val="24"/>
            </w:rPr>
            <w:delText xml:space="preserve"> souvent</w:delText>
          </w:r>
        </w:del>
      </w:ins>
      <w:del w:id="3548" w:author="Cauris Cosmetics" w:date="2023-10-27T22:58:00Z">
        <w:r w:rsidRPr="007A4AFC" w:rsidDel="00CA1AA8">
          <w:rPr>
            <w:color w:val="000000" w:themeColor="text1"/>
            <w:szCs w:val="24"/>
            <w:rPrChange w:id="3549" w:author="Dr Mamadou SANOGO" w:date="2023-10-25T18:15:00Z">
              <w:rPr>
                <w:szCs w:val="24"/>
              </w:rPr>
            </w:rPrChange>
          </w:rPr>
          <w:delText>n’a été réalisée</w:delText>
        </w:r>
      </w:del>
      <w:ins w:id="3550" w:author="Dr Mamadou SANOGO" w:date="2023-10-27T11:01:00Z">
        <w:del w:id="3551" w:author="Cauris Cosmetics" w:date="2023-10-27T22:58:00Z">
          <w:r w:rsidR="0056080A" w:rsidDel="00CA1AA8">
            <w:rPr>
              <w:color w:val="000000" w:themeColor="text1"/>
              <w:szCs w:val="24"/>
            </w:rPr>
            <w:delText>s</w:delText>
          </w:r>
        </w:del>
      </w:ins>
      <w:del w:id="3552" w:author="Cauris Cosmetics" w:date="2023-10-27T22:58:00Z">
        <w:r w:rsidRPr="007A4AFC" w:rsidDel="00CA1AA8">
          <w:rPr>
            <w:color w:val="000000" w:themeColor="text1"/>
            <w:szCs w:val="24"/>
            <w:rPrChange w:id="3553" w:author="Dr Mamadou SANOGO" w:date="2023-10-25T18:15:00Z">
              <w:rPr>
                <w:szCs w:val="24"/>
              </w:rPr>
            </w:rPrChange>
          </w:rPr>
          <w:delText xml:space="preserve"> par des enquêtes auprès des étudiants, </w:delText>
        </w:r>
      </w:del>
      <w:ins w:id="3554" w:author="Dr Mamadou SANOGO" w:date="2023-10-27T11:04:00Z">
        <w:del w:id="3555" w:author="Cauris Cosmetics" w:date="2023-10-27T22:58:00Z">
          <w:r w:rsidR="00FE3B81" w:rsidDel="00CA1AA8">
            <w:rPr>
              <w:color w:val="000000" w:themeColor="text1"/>
              <w:szCs w:val="24"/>
            </w:rPr>
            <w:delText xml:space="preserve">et </w:delText>
          </w:r>
        </w:del>
      </w:ins>
      <w:del w:id="3556" w:author="Cauris Cosmetics" w:date="2023-10-27T22:58:00Z">
        <w:r w:rsidRPr="007A4AFC" w:rsidDel="00CA1AA8">
          <w:rPr>
            <w:color w:val="000000" w:themeColor="text1"/>
            <w:szCs w:val="24"/>
            <w:rPrChange w:id="3557" w:author="Dr Mamadou SANOGO" w:date="2023-10-25T18:15:00Z">
              <w:rPr>
                <w:szCs w:val="24"/>
              </w:rPr>
            </w:rPrChange>
          </w:rPr>
          <w:delText xml:space="preserve">des diplômés, des enseignants, des parents, des autorités administratives et des employés depuis la création de l’EPSFé à ce jour. </w:delText>
        </w:r>
      </w:del>
      <w:ins w:id="3558" w:author="Dr Mamadou SANOGO" w:date="2023-10-27T11:02:00Z">
        <w:del w:id="3559" w:author="Cauris Cosmetics" w:date="2023-10-27T22:58:00Z">
          <w:r w:rsidR="0056080A" w:rsidDel="00CA1AA8">
            <w:rPr>
              <w:color w:val="000000" w:themeColor="text1"/>
              <w:szCs w:val="24"/>
            </w:rPr>
            <w:delText>En plus de cela, d</w:delText>
          </w:r>
        </w:del>
      </w:ins>
      <w:del w:id="3560" w:author="Cauris Cosmetics" w:date="2023-10-27T22:58:00Z">
        <w:r w:rsidRPr="007A4AFC" w:rsidDel="00CA1AA8">
          <w:rPr>
            <w:color w:val="000000" w:themeColor="text1"/>
            <w:szCs w:val="24"/>
            <w:rPrChange w:id="3561" w:author="Dr Mamadou SANOGO" w:date="2023-10-25T18:15:00Z">
              <w:rPr>
                <w:szCs w:val="24"/>
              </w:rPr>
            </w:rPrChange>
          </w:rPr>
          <w:delText>Des dispositions organisationnelles sont en cours en vue de création d’une cellule d’employabilité et d’insertion professionnelle.</w:delText>
        </w:r>
      </w:del>
    </w:p>
    <w:p w14:paraId="35E17E95" w14:textId="63C19A75" w:rsidR="00FE3B81" w:rsidRPr="00A36245" w:rsidDel="00CA1AA8" w:rsidRDefault="00FE3B81">
      <w:pPr>
        <w:spacing w:line="276" w:lineRule="auto"/>
        <w:jc w:val="center"/>
        <w:rPr>
          <w:ins w:id="3562" w:author="Dr Mamadou SANOGO" w:date="2023-10-27T11:03:00Z"/>
          <w:del w:id="3563" w:author="Cauris Cosmetics" w:date="2023-10-27T22:58:00Z"/>
          <w:i/>
          <w:iCs/>
          <w:color w:val="000000" w:themeColor="text1"/>
          <w:lang w:val="fr-ML"/>
        </w:rPr>
        <w:pPrChange w:id="3564" w:author="Cauris Cosmetics" w:date="2023-10-27T22:58:00Z">
          <w:pPr>
            <w:spacing w:line="276" w:lineRule="auto"/>
          </w:pPr>
        </w:pPrChange>
      </w:pPr>
      <w:ins w:id="3565" w:author="Dr Mamadou SANOGO" w:date="2023-10-27T11:03:00Z">
        <w:del w:id="3566" w:author="Cauris Cosmetics" w:date="2023-10-27T22:58:00Z">
          <w:r w:rsidRPr="00A36245" w:rsidDel="00CA1AA8">
            <w:rPr>
              <w:b/>
              <w:bCs/>
              <w:iCs/>
              <w:color w:val="000000" w:themeColor="text1"/>
              <w:szCs w:val="24"/>
            </w:rPr>
            <w:delText>Annexe n°0</w:delText>
          </w:r>
          <w:r w:rsidDel="00CA1AA8">
            <w:rPr>
              <w:b/>
              <w:bCs/>
              <w:iCs/>
              <w:color w:val="000000" w:themeColor="text1"/>
              <w:szCs w:val="24"/>
            </w:rPr>
            <w:delText>30</w:delText>
          </w:r>
          <w:r w:rsidRPr="00A36245" w:rsidDel="00CA1AA8">
            <w:rPr>
              <w:b/>
              <w:bCs/>
              <w:iCs/>
              <w:color w:val="000000" w:themeColor="text1"/>
              <w:szCs w:val="24"/>
            </w:rPr>
            <w:delText xml:space="preserve">: </w:delText>
          </w:r>
          <w:bookmarkStart w:id="3567" w:name="_Hlk149297156"/>
          <w:r w:rsidDel="00CA1AA8">
            <w:rPr>
              <w:iCs/>
              <w:color w:val="000000" w:themeColor="text1"/>
              <w:szCs w:val="24"/>
            </w:rPr>
            <w:delText xml:space="preserve">Enquête </w:delText>
          </w:r>
        </w:del>
      </w:ins>
      <w:ins w:id="3568" w:author="Dr Mamadou SANOGO" w:date="2023-10-27T11:05:00Z">
        <w:del w:id="3569" w:author="Cauris Cosmetics" w:date="2023-10-27T22:58:00Z">
          <w:r w:rsidDel="00CA1AA8">
            <w:rPr>
              <w:iCs/>
              <w:color w:val="000000" w:themeColor="text1"/>
              <w:szCs w:val="24"/>
            </w:rPr>
            <w:delText xml:space="preserve">auprès des étudiants et diplômés </w:delText>
          </w:r>
        </w:del>
      </w:ins>
      <w:bookmarkEnd w:id="3567"/>
    </w:p>
    <w:p w14:paraId="32473D61" w14:textId="154F6C53" w:rsidR="00643698" w:rsidRPr="007A4AFC" w:rsidDel="00CA1AA8" w:rsidRDefault="00643698">
      <w:pPr>
        <w:spacing w:line="276" w:lineRule="auto"/>
        <w:jc w:val="center"/>
        <w:rPr>
          <w:del w:id="3570" w:author="Cauris Cosmetics" w:date="2023-10-27T22:58:00Z"/>
          <w:i/>
          <w:iCs/>
          <w:color w:val="000000" w:themeColor="text1"/>
          <w:rPrChange w:id="3571" w:author="Dr Mamadou SANOGO" w:date="2023-10-25T18:15:00Z">
            <w:rPr>
              <w:del w:id="3572" w:author="Cauris Cosmetics" w:date="2023-10-27T22:58:00Z"/>
              <w:i/>
              <w:iCs/>
            </w:rPr>
          </w:rPrChange>
        </w:rPr>
        <w:pPrChange w:id="3573" w:author="Cauris Cosmetics" w:date="2023-10-27T22:58:00Z">
          <w:pPr>
            <w:spacing w:line="240" w:lineRule="auto"/>
            <w:ind w:right="402"/>
          </w:pPr>
        </w:pPrChange>
      </w:pPr>
    </w:p>
    <w:p w14:paraId="720A84CF" w14:textId="22FB5C42" w:rsidR="00643698" w:rsidRPr="007A4AFC" w:rsidDel="00CA1AA8" w:rsidRDefault="00643698">
      <w:pPr>
        <w:spacing w:line="276" w:lineRule="auto"/>
        <w:jc w:val="center"/>
        <w:rPr>
          <w:del w:id="3574" w:author="Cauris Cosmetics" w:date="2023-10-27T22:58:00Z"/>
          <w:iCs/>
          <w:color w:val="000000" w:themeColor="text1"/>
          <w:szCs w:val="24"/>
          <w:lang w:val="fr-ML"/>
        </w:rPr>
        <w:pPrChange w:id="3575" w:author="Cauris Cosmetics" w:date="2023-10-27T22:58:00Z">
          <w:pPr>
            <w:spacing w:line="240" w:lineRule="auto"/>
            <w:ind w:right="402"/>
          </w:pPr>
        </w:pPrChange>
      </w:pPr>
    </w:p>
    <w:p w14:paraId="1895F07D" w14:textId="200F1AFB" w:rsidR="00643698" w:rsidRPr="007A4AFC" w:rsidDel="00CA1AA8" w:rsidRDefault="00643698">
      <w:pPr>
        <w:spacing w:line="276" w:lineRule="auto"/>
        <w:jc w:val="center"/>
        <w:rPr>
          <w:del w:id="3576" w:author="Cauris Cosmetics" w:date="2023-10-27T22:58:00Z"/>
          <w:color w:val="000000" w:themeColor="text1"/>
          <w:szCs w:val="24"/>
          <w:lang w:val="fr-ML"/>
        </w:rPr>
        <w:pPrChange w:id="3577" w:author="Cauris Cosmetics" w:date="2023-10-27T22:58:00Z">
          <w:pPr>
            <w:widowControl w:val="0"/>
            <w:autoSpaceDE w:val="0"/>
            <w:autoSpaceDN w:val="0"/>
            <w:adjustRightInd w:val="0"/>
            <w:spacing w:line="240" w:lineRule="auto"/>
            <w:ind w:right="9"/>
          </w:pPr>
        </w:pPrChange>
      </w:pPr>
    </w:p>
    <w:p w14:paraId="4B37A57B" w14:textId="7E8AE233" w:rsidR="00643698" w:rsidRPr="007A4AFC" w:rsidDel="00CA1AA8" w:rsidRDefault="00643698">
      <w:pPr>
        <w:spacing w:line="276" w:lineRule="auto"/>
        <w:jc w:val="center"/>
        <w:rPr>
          <w:del w:id="3578" w:author="Cauris Cosmetics" w:date="2023-10-27T22:58:00Z"/>
          <w:color w:val="000000" w:themeColor="text1"/>
          <w:szCs w:val="24"/>
          <w:lang w:val="fr-ML"/>
        </w:rPr>
        <w:pPrChange w:id="3579" w:author="Cauris Cosmetics" w:date="2023-10-27T22:58:00Z">
          <w:pPr>
            <w:widowControl w:val="0"/>
            <w:autoSpaceDE w:val="0"/>
            <w:autoSpaceDN w:val="0"/>
            <w:adjustRightInd w:val="0"/>
            <w:spacing w:line="240" w:lineRule="auto"/>
            <w:ind w:right="9"/>
          </w:pPr>
        </w:pPrChange>
      </w:pPr>
    </w:p>
    <w:p w14:paraId="30D430C2" w14:textId="3114C89F" w:rsidR="00643698" w:rsidRPr="007A4AFC" w:rsidDel="00CA1AA8" w:rsidRDefault="00643698">
      <w:pPr>
        <w:spacing w:line="276" w:lineRule="auto"/>
        <w:jc w:val="center"/>
        <w:rPr>
          <w:del w:id="3580" w:author="Cauris Cosmetics" w:date="2023-10-27T22:58:00Z"/>
          <w:color w:val="000000" w:themeColor="text1"/>
          <w:sz w:val="19"/>
          <w:szCs w:val="19"/>
          <w:rPrChange w:id="3581" w:author="Dr Mamadou SANOGO" w:date="2023-10-25T18:15:00Z">
            <w:rPr>
              <w:del w:id="3582" w:author="Cauris Cosmetics" w:date="2023-10-27T22:58:00Z"/>
              <w:color w:val="000000"/>
              <w:sz w:val="19"/>
              <w:szCs w:val="19"/>
            </w:rPr>
          </w:rPrChange>
        </w:rPr>
        <w:pPrChange w:id="3583" w:author="Cauris Cosmetics" w:date="2023-10-27T22:58:00Z">
          <w:pPr>
            <w:widowControl w:val="0"/>
            <w:autoSpaceDE w:val="0"/>
            <w:autoSpaceDN w:val="0"/>
            <w:adjustRightInd w:val="0"/>
            <w:spacing w:before="9" w:line="190" w:lineRule="exact"/>
            <w:ind w:right="9"/>
          </w:pPr>
        </w:pPrChange>
      </w:pPr>
    </w:p>
    <w:p w14:paraId="575F4A7B" w14:textId="00C4D624" w:rsidR="00643698" w:rsidRPr="007A4AFC" w:rsidDel="00CA1AA8" w:rsidRDefault="00643698">
      <w:pPr>
        <w:spacing w:line="276" w:lineRule="auto"/>
        <w:jc w:val="center"/>
        <w:rPr>
          <w:del w:id="3584" w:author="Cauris Cosmetics" w:date="2023-10-27T22:58:00Z"/>
          <w:color w:val="000000" w:themeColor="text1"/>
          <w:szCs w:val="24"/>
          <w:rPrChange w:id="3585" w:author="Dr Mamadou SANOGO" w:date="2023-10-25T18:15:00Z">
            <w:rPr>
              <w:del w:id="3586" w:author="Cauris Cosmetics" w:date="2023-10-27T22:58:00Z"/>
              <w:color w:val="000000"/>
              <w:szCs w:val="24"/>
            </w:rPr>
          </w:rPrChange>
        </w:rPr>
        <w:pPrChange w:id="3587" w:author="Cauris Cosmetics" w:date="2023-10-27T22:58:00Z">
          <w:pPr>
            <w:spacing w:line="240" w:lineRule="auto"/>
          </w:pPr>
        </w:pPrChange>
      </w:pPr>
      <w:del w:id="3588" w:author="Cauris Cosmetics" w:date="2023-10-27T22:58:00Z">
        <w:r w:rsidRPr="007A4AFC" w:rsidDel="00CA1AA8">
          <w:rPr>
            <w:color w:val="000000" w:themeColor="text1"/>
            <w:szCs w:val="24"/>
            <w:rPrChange w:id="3589" w:author="Dr Mamadou SANOGO" w:date="2023-10-25T18:15:00Z">
              <w:rPr>
                <w:color w:val="000000"/>
                <w:szCs w:val="24"/>
              </w:rPr>
            </w:rPrChange>
          </w:rPr>
          <w:br w:type="page"/>
        </w:r>
      </w:del>
    </w:p>
    <w:p w14:paraId="7DB93FE0" w14:textId="0D630D58" w:rsidR="00643698" w:rsidRPr="006778CD" w:rsidDel="00CA1AA8" w:rsidRDefault="00643698">
      <w:pPr>
        <w:spacing w:line="276" w:lineRule="auto"/>
        <w:jc w:val="center"/>
        <w:rPr>
          <w:del w:id="3590" w:author="Cauris Cosmetics" w:date="2023-10-27T22:58:00Z"/>
        </w:rPr>
        <w:pPrChange w:id="3591" w:author="Cauris Cosmetics" w:date="2023-10-27T22:58:00Z">
          <w:pPr>
            <w:pStyle w:val="Titre1"/>
          </w:pPr>
        </w:pPrChange>
      </w:pPr>
      <w:bookmarkStart w:id="3592" w:name="_Toc145944522"/>
      <w:del w:id="3593" w:author="Cauris Cosmetics" w:date="2023-10-27T22:58:00Z">
        <w:r w:rsidRPr="006778CD" w:rsidDel="00CA1AA8">
          <w:delText xml:space="preserve">IV. </w:delText>
        </w:r>
        <w:bookmarkStart w:id="3594" w:name="_Toc149307388"/>
        <w:r w:rsidRPr="006778CD" w:rsidDel="00CA1AA8">
          <w:delText>BILAN DES FORCES, FAIBLESSES, OPPORTUNITES ET MENACES DU PROGRAMME</w:delText>
        </w:r>
        <w:bookmarkEnd w:id="3592"/>
        <w:bookmarkEnd w:id="3594"/>
      </w:del>
    </w:p>
    <w:p w14:paraId="46D4637E" w14:textId="2C039614" w:rsidR="00643698" w:rsidRPr="007A4AFC" w:rsidDel="00CA1AA8" w:rsidRDefault="00643698">
      <w:pPr>
        <w:spacing w:line="276" w:lineRule="auto"/>
        <w:jc w:val="center"/>
        <w:rPr>
          <w:del w:id="3595" w:author="Cauris Cosmetics" w:date="2023-10-27T22:58:00Z"/>
          <w:b/>
          <w:bCs/>
          <w:color w:val="000000" w:themeColor="text1"/>
          <w:sz w:val="14"/>
          <w:szCs w:val="24"/>
          <w:rPrChange w:id="3596" w:author="Dr Mamadou SANOGO" w:date="2023-10-25T18:15:00Z">
            <w:rPr>
              <w:del w:id="3597" w:author="Cauris Cosmetics" w:date="2023-10-27T22:58:00Z"/>
              <w:b/>
              <w:bCs/>
              <w:sz w:val="14"/>
              <w:szCs w:val="24"/>
            </w:rPr>
          </w:rPrChange>
        </w:rPr>
        <w:pPrChange w:id="3598" w:author="Cauris Cosmetics" w:date="2023-10-27T22:58:00Z">
          <w:pPr>
            <w:widowControl w:val="0"/>
            <w:autoSpaceDE w:val="0"/>
            <w:autoSpaceDN w:val="0"/>
            <w:adjustRightInd w:val="0"/>
            <w:spacing w:line="240" w:lineRule="auto"/>
            <w:ind w:left="119" w:right="-45"/>
          </w:pPr>
        </w:pPrChange>
      </w:pPr>
    </w:p>
    <w:tbl>
      <w:tblPr>
        <w:tblW w:w="9808" w:type="dxa"/>
        <w:tblLayout w:type="fixed"/>
        <w:tblCellMar>
          <w:left w:w="0" w:type="dxa"/>
          <w:right w:w="0" w:type="dxa"/>
        </w:tblCellMar>
        <w:tblLook w:val="0000" w:firstRow="0" w:lastRow="0" w:firstColumn="0" w:lastColumn="0" w:noHBand="0" w:noVBand="0"/>
        <w:tblPrChange w:id="3599" w:author="Dr Mamadou SANOGO" w:date="2023-10-27T13:49:00Z">
          <w:tblPr>
            <w:tblW w:w="9524" w:type="dxa"/>
            <w:tblInd w:w="110" w:type="dxa"/>
            <w:tblLayout w:type="fixed"/>
            <w:tblCellMar>
              <w:left w:w="0" w:type="dxa"/>
              <w:right w:w="0" w:type="dxa"/>
            </w:tblCellMar>
            <w:tblLook w:val="0000" w:firstRow="0" w:lastRow="0" w:firstColumn="0" w:lastColumn="0" w:noHBand="0" w:noVBand="0"/>
          </w:tblPr>
        </w:tblPrChange>
      </w:tblPr>
      <w:tblGrid>
        <w:gridCol w:w="1843"/>
        <w:gridCol w:w="3996"/>
        <w:gridCol w:w="3969"/>
        <w:tblGridChange w:id="3600">
          <w:tblGrid>
            <w:gridCol w:w="1843"/>
            <w:gridCol w:w="3825"/>
            <w:gridCol w:w="3856"/>
          </w:tblGrid>
        </w:tblGridChange>
      </w:tblGrid>
      <w:tr w:rsidR="007A4AFC" w:rsidRPr="007A4AFC" w:rsidDel="00CA1AA8" w14:paraId="473B87AC" w14:textId="75187B5E" w:rsidTr="006778CD">
        <w:trPr>
          <w:trHeight w:val="20"/>
          <w:del w:id="3601" w:author="Cauris Cosmetics" w:date="2023-10-27T22:58:00Z"/>
          <w:trPrChange w:id="3602"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tcPrChange w:id="3603" w:author="Dr Mamadou SANOGO" w:date="2023-10-27T13:49:00Z">
              <w:tcPr>
                <w:tcW w:w="1843" w:type="dxa"/>
                <w:tcBorders>
                  <w:top w:val="single" w:sz="4" w:space="0" w:color="000000"/>
                  <w:left w:val="single" w:sz="4" w:space="0" w:color="000000"/>
                  <w:bottom w:val="single" w:sz="4" w:space="0" w:color="000000"/>
                  <w:right w:val="single" w:sz="4" w:space="0" w:color="000000"/>
                </w:tcBorders>
              </w:tcPr>
            </w:tcPrChange>
          </w:tcPr>
          <w:p w14:paraId="5CF9C0FF" w14:textId="20A13E15" w:rsidR="00643698" w:rsidRPr="007A4AFC" w:rsidDel="00CA1AA8" w:rsidRDefault="00643698">
            <w:pPr>
              <w:spacing w:line="276" w:lineRule="auto"/>
              <w:jc w:val="center"/>
              <w:rPr>
                <w:del w:id="3604" w:author="Cauris Cosmetics" w:date="2023-10-27T22:58:00Z"/>
                <w:b/>
                <w:color w:val="000000" w:themeColor="text1"/>
                <w:lang w:val="fr-ML"/>
                <w:rPrChange w:id="3605" w:author="Dr Mamadou SANOGO" w:date="2023-10-25T18:15:00Z">
                  <w:rPr>
                    <w:del w:id="3606" w:author="Cauris Cosmetics" w:date="2023-10-27T22:58:00Z"/>
                    <w:b/>
                    <w:lang w:val="fr-ML"/>
                  </w:rPr>
                </w:rPrChange>
              </w:rPr>
              <w:pPrChange w:id="3607" w:author="Cauris Cosmetics" w:date="2023-10-27T22:58:00Z">
                <w:pPr>
                  <w:widowControl w:val="0"/>
                  <w:autoSpaceDE w:val="0"/>
                  <w:autoSpaceDN w:val="0"/>
                  <w:adjustRightInd w:val="0"/>
                  <w:spacing w:line="240" w:lineRule="auto"/>
                </w:pPr>
              </w:pPrChange>
            </w:pPr>
          </w:p>
        </w:tc>
        <w:tc>
          <w:tcPr>
            <w:tcW w:w="3996" w:type="dxa"/>
            <w:tcBorders>
              <w:top w:val="single" w:sz="4" w:space="0" w:color="000000"/>
              <w:left w:val="single" w:sz="4" w:space="0" w:color="000000"/>
              <w:bottom w:val="single" w:sz="4" w:space="0" w:color="000000"/>
              <w:right w:val="single" w:sz="4" w:space="0" w:color="000000"/>
            </w:tcBorders>
            <w:tcPrChange w:id="3608"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746DE9E0" w14:textId="011F4B80" w:rsidR="00643698" w:rsidRPr="007A4AFC" w:rsidDel="00CA1AA8" w:rsidRDefault="00643698">
            <w:pPr>
              <w:spacing w:line="276" w:lineRule="auto"/>
              <w:jc w:val="center"/>
              <w:rPr>
                <w:del w:id="3609" w:author="Cauris Cosmetics" w:date="2023-10-27T22:58:00Z"/>
                <w:b/>
                <w:color w:val="000000" w:themeColor="text1"/>
                <w:rPrChange w:id="3610" w:author="Dr Mamadou SANOGO" w:date="2023-10-25T18:15:00Z">
                  <w:rPr>
                    <w:del w:id="3611" w:author="Cauris Cosmetics" w:date="2023-10-27T22:58:00Z"/>
                    <w:b/>
                  </w:rPr>
                </w:rPrChange>
              </w:rPr>
              <w:pPrChange w:id="3612" w:author="Cauris Cosmetics" w:date="2023-10-27T22:58:00Z">
                <w:pPr>
                  <w:widowControl w:val="0"/>
                  <w:autoSpaceDE w:val="0"/>
                  <w:autoSpaceDN w:val="0"/>
                  <w:adjustRightInd w:val="0"/>
                  <w:spacing w:line="240" w:lineRule="auto"/>
                  <w:ind w:left="100"/>
                </w:pPr>
              </w:pPrChange>
            </w:pPr>
            <w:del w:id="3613" w:author="Cauris Cosmetics" w:date="2023-10-27T22:58:00Z">
              <w:r w:rsidRPr="007A4AFC" w:rsidDel="00CA1AA8">
                <w:rPr>
                  <w:b/>
                  <w:color w:val="000000" w:themeColor="text1"/>
                  <w:spacing w:val="2"/>
                  <w:w w:val="103"/>
                  <w:rPrChange w:id="3614" w:author="Dr Mamadou SANOGO" w:date="2023-10-25T18:15:00Z">
                    <w:rPr>
                      <w:b/>
                      <w:spacing w:val="2"/>
                      <w:w w:val="103"/>
                    </w:rPr>
                  </w:rPrChange>
                </w:rPr>
                <w:delText>Fo</w:delText>
              </w:r>
              <w:r w:rsidRPr="007A4AFC" w:rsidDel="00CA1AA8">
                <w:rPr>
                  <w:b/>
                  <w:color w:val="000000" w:themeColor="text1"/>
                  <w:spacing w:val="1"/>
                  <w:w w:val="103"/>
                  <w:rPrChange w:id="3615" w:author="Dr Mamadou SANOGO" w:date="2023-10-25T18:15:00Z">
                    <w:rPr>
                      <w:b/>
                      <w:spacing w:val="1"/>
                      <w:w w:val="103"/>
                    </w:rPr>
                  </w:rPrChange>
                </w:rPr>
                <w:delText>rce</w:delText>
              </w:r>
              <w:r w:rsidRPr="007A4AFC" w:rsidDel="00CA1AA8">
                <w:rPr>
                  <w:b/>
                  <w:color w:val="000000" w:themeColor="text1"/>
                  <w:w w:val="103"/>
                  <w:rPrChange w:id="3616" w:author="Dr Mamadou SANOGO" w:date="2023-10-25T18:15:00Z">
                    <w:rPr>
                      <w:b/>
                      <w:w w:val="103"/>
                    </w:rPr>
                  </w:rPrChange>
                </w:rPr>
                <w:delText>s</w:delText>
              </w:r>
            </w:del>
          </w:p>
        </w:tc>
        <w:tc>
          <w:tcPr>
            <w:tcW w:w="3969" w:type="dxa"/>
            <w:tcBorders>
              <w:top w:val="single" w:sz="4" w:space="0" w:color="000000"/>
              <w:left w:val="single" w:sz="4" w:space="0" w:color="000000"/>
              <w:bottom w:val="single" w:sz="4" w:space="0" w:color="000000"/>
              <w:right w:val="single" w:sz="4" w:space="0" w:color="000000"/>
            </w:tcBorders>
            <w:tcPrChange w:id="3617"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37B21E27" w14:textId="7ECC0CEA" w:rsidR="00643698" w:rsidRPr="007A4AFC" w:rsidDel="00CA1AA8" w:rsidRDefault="00643698">
            <w:pPr>
              <w:spacing w:line="276" w:lineRule="auto"/>
              <w:jc w:val="center"/>
              <w:rPr>
                <w:del w:id="3618" w:author="Cauris Cosmetics" w:date="2023-10-27T22:58:00Z"/>
                <w:b/>
                <w:color w:val="000000" w:themeColor="text1"/>
                <w:rPrChange w:id="3619" w:author="Dr Mamadou SANOGO" w:date="2023-10-25T18:15:00Z">
                  <w:rPr>
                    <w:del w:id="3620" w:author="Cauris Cosmetics" w:date="2023-10-27T22:58:00Z"/>
                    <w:b/>
                  </w:rPr>
                </w:rPrChange>
              </w:rPr>
              <w:pPrChange w:id="3621" w:author="Cauris Cosmetics" w:date="2023-10-27T22:58:00Z">
                <w:pPr>
                  <w:widowControl w:val="0"/>
                  <w:autoSpaceDE w:val="0"/>
                  <w:autoSpaceDN w:val="0"/>
                  <w:adjustRightInd w:val="0"/>
                  <w:spacing w:line="240" w:lineRule="auto"/>
                  <w:ind w:left="105"/>
                </w:pPr>
              </w:pPrChange>
            </w:pPr>
            <w:del w:id="3622" w:author="Cauris Cosmetics" w:date="2023-10-27T22:58:00Z">
              <w:r w:rsidRPr="007A4AFC" w:rsidDel="00CA1AA8">
                <w:rPr>
                  <w:b/>
                  <w:color w:val="000000" w:themeColor="text1"/>
                  <w:spacing w:val="2"/>
                  <w:w w:val="103"/>
                  <w:rPrChange w:id="3623" w:author="Dr Mamadou SANOGO" w:date="2023-10-25T18:15:00Z">
                    <w:rPr>
                      <w:b/>
                      <w:spacing w:val="2"/>
                      <w:w w:val="103"/>
                    </w:rPr>
                  </w:rPrChange>
                </w:rPr>
                <w:delText>F</w:delText>
              </w:r>
              <w:r w:rsidRPr="007A4AFC" w:rsidDel="00CA1AA8">
                <w:rPr>
                  <w:b/>
                  <w:color w:val="000000" w:themeColor="text1"/>
                  <w:spacing w:val="1"/>
                  <w:w w:val="103"/>
                  <w:rPrChange w:id="3624" w:author="Dr Mamadou SANOGO" w:date="2023-10-25T18:15:00Z">
                    <w:rPr>
                      <w:b/>
                      <w:spacing w:val="1"/>
                      <w:w w:val="103"/>
                    </w:rPr>
                  </w:rPrChange>
                </w:rPr>
                <w:delText>ai</w:delText>
              </w:r>
              <w:r w:rsidRPr="007A4AFC" w:rsidDel="00CA1AA8">
                <w:rPr>
                  <w:b/>
                  <w:color w:val="000000" w:themeColor="text1"/>
                  <w:spacing w:val="2"/>
                  <w:w w:val="103"/>
                  <w:rPrChange w:id="3625" w:author="Dr Mamadou SANOGO" w:date="2023-10-25T18:15:00Z">
                    <w:rPr>
                      <w:b/>
                      <w:spacing w:val="2"/>
                      <w:w w:val="103"/>
                    </w:rPr>
                  </w:rPrChange>
                </w:rPr>
                <w:delText>b</w:delText>
              </w:r>
              <w:r w:rsidRPr="007A4AFC" w:rsidDel="00CA1AA8">
                <w:rPr>
                  <w:b/>
                  <w:color w:val="000000" w:themeColor="text1"/>
                  <w:spacing w:val="1"/>
                  <w:w w:val="103"/>
                  <w:rPrChange w:id="3626" w:author="Dr Mamadou SANOGO" w:date="2023-10-25T18:15:00Z">
                    <w:rPr>
                      <w:b/>
                      <w:spacing w:val="1"/>
                      <w:w w:val="103"/>
                    </w:rPr>
                  </w:rPrChange>
                </w:rPr>
                <w:delText>lesse</w:delText>
              </w:r>
              <w:r w:rsidRPr="007A4AFC" w:rsidDel="00CA1AA8">
                <w:rPr>
                  <w:b/>
                  <w:color w:val="000000" w:themeColor="text1"/>
                  <w:w w:val="103"/>
                  <w:rPrChange w:id="3627" w:author="Dr Mamadou SANOGO" w:date="2023-10-25T18:15:00Z">
                    <w:rPr>
                      <w:b/>
                      <w:w w:val="103"/>
                    </w:rPr>
                  </w:rPrChange>
                </w:rPr>
                <w:delText>s</w:delText>
              </w:r>
            </w:del>
          </w:p>
        </w:tc>
      </w:tr>
      <w:tr w:rsidR="007A4AFC" w:rsidRPr="007A4AFC" w:rsidDel="00CA1AA8" w14:paraId="4D84DEC5" w14:textId="6616180C" w:rsidTr="006778CD">
        <w:trPr>
          <w:trHeight w:val="20"/>
          <w:del w:id="3628" w:author="Cauris Cosmetics" w:date="2023-10-27T22:58:00Z"/>
          <w:trPrChange w:id="3629"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630"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51D0B297" w14:textId="033E2044" w:rsidR="00643698" w:rsidRPr="007A4AFC" w:rsidDel="00CA1AA8" w:rsidRDefault="00643698">
            <w:pPr>
              <w:spacing w:line="276" w:lineRule="auto"/>
              <w:jc w:val="center"/>
              <w:rPr>
                <w:del w:id="3631" w:author="Cauris Cosmetics" w:date="2023-10-27T22:58:00Z"/>
                <w:color w:val="000000" w:themeColor="text1"/>
                <w:lang w:val="fr-ML"/>
                <w:rPrChange w:id="3632" w:author="Dr Mamadou SANOGO" w:date="2023-10-25T18:15:00Z">
                  <w:rPr>
                    <w:del w:id="3633" w:author="Cauris Cosmetics" w:date="2023-10-27T22:58:00Z"/>
                    <w:lang w:val="fr-ML"/>
                  </w:rPr>
                </w:rPrChange>
              </w:rPr>
              <w:pPrChange w:id="3634" w:author="Cauris Cosmetics" w:date="2023-10-27T22:58:00Z">
                <w:pPr>
                  <w:widowControl w:val="0"/>
                  <w:autoSpaceDE w:val="0"/>
                  <w:autoSpaceDN w:val="0"/>
                  <w:adjustRightInd w:val="0"/>
                  <w:spacing w:line="240" w:lineRule="auto"/>
                  <w:ind w:left="100" w:right="104"/>
                  <w:jc w:val="left"/>
                </w:pPr>
              </w:pPrChange>
            </w:pPr>
            <w:del w:id="3635" w:author="Cauris Cosmetics" w:date="2023-10-27T22:58:00Z">
              <w:r w:rsidRPr="007A4AFC" w:rsidDel="00CA1AA8">
                <w:rPr>
                  <w:color w:val="000000" w:themeColor="text1"/>
                  <w:spacing w:val="2"/>
                  <w:lang w:val="fr-ML"/>
                  <w:rPrChange w:id="3636" w:author="Dr Mamadou SANOGO" w:date="2023-10-25T18:15:00Z">
                    <w:rPr>
                      <w:spacing w:val="2"/>
                      <w:lang w:val="fr-ML"/>
                    </w:rPr>
                  </w:rPrChange>
                </w:rPr>
                <w:delText>An</w:delText>
              </w:r>
              <w:r w:rsidRPr="007A4AFC" w:rsidDel="00CA1AA8">
                <w:rPr>
                  <w:color w:val="000000" w:themeColor="text1"/>
                  <w:spacing w:val="1"/>
                  <w:lang w:val="fr-ML"/>
                  <w:rPrChange w:id="3637" w:author="Dr Mamadou SANOGO" w:date="2023-10-25T18:15:00Z">
                    <w:rPr>
                      <w:spacing w:val="1"/>
                      <w:lang w:val="fr-ML"/>
                    </w:rPr>
                  </w:rPrChange>
                </w:rPr>
                <w:delText>cra</w:delText>
              </w:r>
              <w:r w:rsidRPr="007A4AFC" w:rsidDel="00CA1AA8">
                <w:rPr>
                  <w:color w:val="000000" w:themeColor="text1"/>
                  <w:spacing w:val="2"/>
                  <w:lang w:val="fr-ML"/>
                  <w:rPrChange w:id="3638" w:author="Dr Mamadou SANOGO" w:date="2023-10-25T18:15:00Z">
                    <w:rPr>
                      <w:spacing w:val="2"/>
                      <w:lang w:val="fr-ML"/>
                    </w:rPr>
                  </w:rPrChange>
                </w:rPr>
                <w:delText>g</w:delText>
              </w:r>
              <w:r w:rsidRPr="007A4AFC" w:rsidDel="00CA1AA8">
                <w:rPr>
                  <w:color w:val="000000" w:themeColor="text1"/>
                  <w:lang w:val="fr-ML"/>
                  <w:rPrChange w:id="3639" w:author="Dr Mamadou SANOGO" w:date="2023-10-25T18:15:00Z">
                    <w:rPr>
                      <w:lang w:val="fr-ML"/>
                    </w:rPr>
                  </w:rPrChange>
                </w:rPr>
                <w:delText>e</w:delText>
              </w:r>
              <w:r w:rsidRPr="007A4AFC" w:rsidDel="00CA1AA8">
                <w:rPr>
                  <w:color w:val="000000" w:themeColor="text1"/>
                  <w:spacing w:val="23"/>
                  <w:lang w:val="fr-ML"/>
                  <w:rPrChange w:id="3640" w:author="Dr Mamadou SANOGO" w:date="2023-10-25T18:15:00Z">
                    <w:rPr>
                      <w:spacing w:val="23"/>
                      <w:lang w:val="fr-ML"/>
                    </w:rPr>
                  </w:rPrChange>
                </w:rPr>
                <w:delText xml:space="preserve"> </w:delText>
              </w:r>
              <w:r w:rsidRPr="007A4AFC" w:rsidDel="00CA1AA8">
                <w:rPr>
                  <w:color w:val="000000" w:themeColor="text1"/>
                  <w:spacing w:val="2"/>
                  <w:lang w:val="fr-ML"/>
                  <w:rPrChange w:id="3641" w:author="Dr Mamadou SANOGO" w:date="2023-10-25T18:15:00Z">
                    <w:rPr>
                      <w:spacing w:val="2"/>
                      <w:lang w:val="fr-ML"/>
                    </w:rPr>
                  </w:rPrChange>
                </w:rPr>
                <w:delText>d</w:delText>
              </w:r>
              <w:r w:rsidRPr="007A4AFC" w:rsidDel="00CA1AA8">
                <w:rPr>
                  <w:color w:val="000000" w:themeColor="text1"/>
                  <w:lang w:val="fr-ML"/>
                  <w:rPrChange w:id="3642" w:author="Dr Mamadou SANOGO" w:date="2023-10-25T18:15:00Z">
                    <w:rPr>
                      <w:lang w:val="fr-ML"/>
                    </w:rPr>
                  </w:rPrChange>
                </w:rPr>
                <w:delText>u</w:delText>
              </w:r>
              <w:r w:rsidRPr="007A4AFC" w:rsidDel="00CA1AA8">
                <w:rPr>
                  <w:color w:val="000000" w:themeColor="text1"/>
                  <w:spacing w:val="10"/>
                  <w:lang w:val="fr-ML"/>
                  <w:rPrChange w:id="3643" w:author="Dr Mamadou SANOGO" w:date="2023-10-25T18:15:00Z">
                    <w:rPr>
                      <w:spacing w:val="10"/>
                      <w:lang w:val="fr-ML"/>
                    </w:rPr>
                  </w:rPrChange>
                </w:rPr>
                <w:delText xml:space="preserve"> </w:delText>
              </w:r>
              <w:r w:rsidRPr="007A4AFC" w:rsidDel="00CA1AA8">
                <w:rPr>
                  <w:color w:val="000000" w:themeColor="text1"/>
                  <w:spacing w:val="1"/>
                  <w:w w:val="103"/>
                  <w:lang w:val="fr-ML"/>
                  <w:rPrChange w:id="3644" w:author="Dr Mamadou SANOGO" w:date="2023-10-25T18:15:00Z">
                    <w:rPr>
                      <w:spacing w:val="1"/>
                      <w:w w:val="103"/>
                      <w:lang w:val="fr-ML"/>
                    </w:rPr>
                  </w:rPrChange>
                </w:rPr>
                <w:delText>c</w:delText>
              </w:r>
              <w:r w:rsidRPr="007A4AFC" w:rsidDel="00CA1AA8">
                <w:rPr>
                  <w:color w:val="000000" w:themeColor="text1"/>
                  <w:spacing w:val="2"/>
                  <w:w w:val="103"/>
                  <w:lang w:val="fr-ML"/>
                  <w:rPrChange w:id="3645" w:author="Dr Mamadou SANOGO" w:date="2023-10-25T18:15:00Z">
                    <w:rPr>
                      <w:spacing w:val="2"/>
                      <w:w w:val="103"/>
                      <w:lang w:val="fr-ML"/>
                    </w:rPr>
                  </w:rPrChange>
                </w:rPr>
                <w:delText>u</w:delText>
              </w:r>
              <w:r w:rsidRPr="007A4AFC" w:rsidDel="00CA1AA8">
                <w:rPr>
                  <w:color w:val="000000" w:themeColor="text1"/>
                  <w:spacing w:val="1"/>
                  <w:w w:val="103"/>
                  <w:lang w:val="fr-ML"/>
                  <w:rPrChange w:id="3646" w:author="Dr Mamadou SANOGO" w:date="2023-10-25T18:15:00Z">
                    <w:rPr>
                      <w:spacing w:val="1"/>
                      <w:w w:val="103"/>
                      <w:lang w:val="fr-ML"/>
                    </w:rPr>
                  </w:rPrChange>
                </w:rPr>
                <w:delText>rs</w:delText>
              </w:r>
              <w:r w:rsidRPr="007A4AFC" w:rsidDel="00CA1AA8">
                <w:rPr>
                  <w:color w:val="000000" w:themeColor="text1"/>
                  <w:spacing w:val="2"/>
                  <w:w w:val="103"/>
                  <w:lang w:val="fr-ML"/>
                  <w:rPrChange w:id="3647" w:author="Dr Mamadou SANOGO" w:date="2023-10-25T18:15:00Z">
                    <w:rPr>
                      <w:spacing w:val="2"/>
                      <w:w w:val="103"/>
                      <w:lang w:val="fr-ML"/>
                    </w:rPr>
                  </w:rPrChange>
                </w:rPr>
                <w:delText>u</w:delText>
              </w:r>
              <w:r w:rsidRPr="007A4AFC" w:rsidDel="00CA1AA8">
                <w:rPr>
                  <w:color w:val="000000" w:themeColor="text1"/>
                  <w:w w:val="103"/>
                  <w:lang w:val="fr-ML"/>
                  <w:rPrChange w:id="3648" w:author="Dr Mamadou SANOGO" w:date="2023-10-25T18:15:00Z">
                    <w:rPr>
                      <w:w w:val="103"/>
                      <w:lang w:val="fr-ML"/>
                    </w:rPr>
                  </w:rPrChange>
                </w:rPr>
                <w:delText xml:space="preserve">s </w:delText>
              </w:r>
              <w:r w:rsidRPr="007A4AFC" w:rsidDel="00CA1AA8">
                <w:rPr>
                  <w:color w:val="000000" w:themeColor="text1"/>
                  <w:spacing w:val="2"/>
                  <w:lang w:val="fr-ML"/>
                  <w:rPrChange w:id="3649" w:author="Dr Mamadou SANOGO" w:date="2023-10-25T18:15:00Z">
                    <w:rPr>
                      <w:spacing w:val="2"/>
                      <w:lang w:val="fr-ML"/>
                    </w:rPr>
                  </w:rPrChange>
                </w:rPr>
                <w:delText>d</w:delText>
              </w:r>
              <w:r w:rsidRPr="007A4AFC" w:rsidDel="00CA1AA8">
                <w:rPr>
                  <w:color w:val="000000" w:themeColor="text1"/>
                  <w:spacing w:val="1"/>
                  <w:lang w:val="fr-ML"/>
                  <w:rPrChange w:id="3650" w:author="Dr Mamadou SANOGO" w:date="2023-10-25T18:15:00Z">
                    <w:rPr>
                      <w:spacing w:val="1"/>
                      <w:lang w:val="fr-ML"/>
                    </w:rPr>
                  </w:rPrChange>
                </w:rPr>
                <w:delText>a</w:delText>
              </w:r>
              <w:r w:rsidRPr="007A4AFC" w:rsidDel="00CA1AA8">
                <w:rPr>
                  <w:color w:val="000000" w:themeColor="text1"/>
                  <w:spacing w:val="2"/>
                  <w:lang w:val="fr-ML"/>
                  <w:rPrChange w:id="3651" w:author="Dr Mamadou SANOGO" w:date="2023-10-25T18:15:00Z">
                    <w:rPr>
                      <w:spacing w:val="2"/>
                      <w:lang w:val="fr-ML"/>
                    </w:rPr>
                  </w:rPrChange>
                </w:rPr>
                <w:delText>n</w:delText>
              </w:r>
              <w:r w:rsidRPr="007A4AFC" w:rsidDel="00CA1AA8">
                <w:rPr>
                  <w:color w:val="000000" w:themeColor="text1"/>
                  <w:lang w:val="fr-ML"/>
                  <w:rPrChange w:id="3652" w:author="Dr Mamadou SANOGO" w:date="2023-10-25T18:15:00Z">
                    <w:rPr>
                      <w:lang w:val="fr-ML"/>
                    </w:rPr>
                  </w:rPrChange>
                </w:rPr>
                <w:delText>s</w:delText>
              </w:r>
              <w:r w:rsidRPr="007A4AFC" w:rsidDel="00CA1AA8">
                <w:rPr>
                  <w:color w:val="000000" w:themeColor="text1"/>
                  <w:spacing w:val="14"/>
                  <w:lang w:val="fr-ML"/>
                  <w:rPrChange w:id="3653" w:author="Dr Mamadou SANOGO" w:date="2023-10-25T18:15:00Z">
                    <w:rPr>
                      <w:spacing w:val="14"/>
                      <w:lang w:val="fr-ML"/>
                    </w:rPr>
                  </w:rPrChange>
                </w:rPr>
                <w:delText xml:space="preserve"> </w:delText>
              </w:r>
              <w:r w:rsidRPr="007A4AFC" w:rsidDel="00CA1AA8">
                <w:rPr>
                  <w:color w:val="000000" w:themeColor="text1"/>
                  <w:spacing w:val="1"/>
                  <w:lang w:val="fr-ML"/>
                  <w:rPrChange w:id="3654" w:author="Dr Mamadou SANOGO" w:date="2023-10-25T18:15:00Z">
                    <w:rPr>
                      <w:spacing w:val="1"/>
                      <w:lang w:val="fr-ML"/>
                    </w:rPr>
                  </w:rPrChange>
                </w:rPr>
                <w:delText>s</w:delText>
              </w:r>
              <w:r w:rsidRPr="007A4AFC" w:rsidDel="00CA1AA8">
                <w:rPr>
                  <w:color w:val="000000" w:themeColor="text1"/>
                  <w:spacing w:val="2"/>
                  <w:lang w:val="fr-ML"/>
                  <w:rPrChange w:id="3655" w:author="Dr Mamadou SANOGO" w:date="2023-10-25T18:15:00Z">
                    <w:rPr>
                      <w:spacing w:val="2"/>
                      <w:lang w:val="fr-ML"/>
                    </w:rPr>
                  </w:rPrChange>
                </w:rPr>
                <w:delText>o</w:delText>
              </w:r>
              <w:r w:rsidRPr="007A4AFC" w:rsidDel="00CA1AA8">
                <w:rPr>
                  <w:color w:val="000000" w:themeColor="text1"/>
                  <w:lang w:val="fr-ML"/>
                  <w:rPrChange w:id="3656" w:author="Dr Mamadou SANOGO" w:date="2023-10-25T18:15:00Z">
                    <w:rPr>
                      <w:lang w:val="fr-ML"/>
                    </w:rPr>
                  </w:rPrChange>
                </w:rPr>
                <w:delText>n</w:delText>
              </w:r>
              <w:r w:rsidRPr="007A4AFC" w:rsidDel="00CA1AA8">
                <w:rPr>
                  <w:color w:val="000000" w:themeColor="text1"/>
                  <w:spacing w:val="12"/>
                  <w:lang w:val="fr-ML"/>
                  <w:rPrChange w:id="3657" w:author="Dr Mamadou SANOGO" w:date="2023-10-25T18:15:00Z">
                    <w:rPr>
                      <w:spacing w:val="12"/>
                      <w:lang w:val="fr-ML"/>
                    </w:rPr>
                  </w:rPrChange>
                </w:rPr>
                <w:delText xml:space="preserve"> </w:delText>
              </w:r>
              <w:r w:rsidRPr="007A4AFC" w:rsidDel="00CA1AA8">
                <w:rPr>
                  <w:color w:val="000000" w:themeColor="text1"/>
                  <w:spacing w:val="1"/>
                  <w:w w:val="103"/>
                  <w:lang w:val="fr-ML"/>
                  <w:rPrChange w:id="3658" w:author="Dr Mamadou SANOGO" w:date="2023-10-25T18:15:00Z">
                    <w:rPr>
                      <w:spacing w:val="1"/>
                      <w:w w:val="103"/>
                      <w:lang w:val="fr-ML"/>
                    </w:rPr>
                  </w:rPrChange>
                </w:rPr>
                <w:delText>c</w:delText>
              </w:r>
              <w:r w:rsidRPr="007A4AFC" w:rsidDel="00CA1AA8">
                <w:rPr>
                  <w:color w:val="000000" w:themeColor="text1"/>
                  <w:spacing w:val="2"/>
                  <w:w w:val="103"/>
                  <w:lang w:val="fr-ML"/>
                  <w:rPrChange w:id="3659" w:author="Dr Mamadou SANOGO" w:date="2023-10-25T18:15:00Z">
                    <w:rPr>
                      <w:spacing w:val="2"/>
                      <w:w w:val="103"/>
                      <w:lang w:val="fr-ML"/>
                    </w:rPr>
                  </w:rPrChange>
                </w:rPr>
                <w:delText>on</w:delText>
              </w:r>
              <w:r w:rsidRPr="007A4AFC" w:rsidDel="00CA1AA8">
                <w:rPr>
                  <w:color w:val="000000" w:themeColor="text1"/>
                  <w:spacing w:val="1"/>
                  <w:w w:val="103"/>
                  <w:lang w:val="fr-ML"/>
                  <w:rPrChange w:id="3660" w:author="Dr Mamadou SANOGO" w:date="2023-10-25T18:15:00Z">
                    <w:rPr>
                      <w:spacing w:val="1"/>
                      <w:w w:val="103"/>
                      <w:lang w:val="fr-ML"/>
                    </w:rPr>
                  </w:rPrChange>
                </w:rPr>
                <w:delText>te</w:delText>
              </w:r>
              <w:r w:rsidRPr="007A4AFC" w:rsidDel="00CA1AA8">
                <w:rPr>
                  <w:color w:val="000000" w:themeColor="text1"/>
                  <w:spacing w:val="2"/>
                  <w:w w:val="103"/>
                  <w:lang w:val="fr-ML"/>
                  <w:rPrChange w:id="3661" w:author="Dr Mamadou SANOGO" w:date="2023-10-25T18:15:00Z">
                    <w:rPr>
                      <w:spacing w:val="2"/>
                      <w:w w:val="103"/>
                      <w:lang w:val="fr-ML"/>
                    </w:rPr>
                  </w:rPrChange>
                </w:rPr>
                <w:delText>x</w:delText>
              </w:r>
              <w:r w:rsidRPr="007A4AFC" w:rsidDel="00CA1AA8">
                <w:rPr>
                  <w:color w:val="000000" w:themeColor="text1"/>
                  <w:spacing w:val="1"/>
                  <w:w w:val="103"/>
                  <w:lang w:val="fr-ML"/>
                  <w:rPrChange w:id="3662" w:author="Dr Mamadou SANOGO" w:date="2023-10-25T18:15:00Z">
                    <w:rPr>
                      <w:spacing w:val="1"/>
                      <w:w w:val="103"/>
                      <w:lang w:val="fr-ML"/>
                    </w:rPr>
                  </w:rPrChange>
                </w:rPr>
                <w:delText>t</w:delText>
              </w:r>
              <w:r w:rsidRPr="007A4AFC" w:rsidDel="00CA1AA8">
                <w:rPr>
                  <w:color w:val="000000" w:themeColor="text1"/>
                  <w:w w:val="103"/>
                  <w:lang w:val="fr-ML"/>
                  <w:rPrChange w:id="3663" w:author="Dr Mamadou SANOGO" w:date="2023-10-25T18:15:00Z">
                    <w:rPr>
                      <w:w w:val="103"/>
                      <w:lang w:val="fr-ML"/>
                    </w:rPr>
                  </w:rPrChange>
                </w:rPr>
                <w:delText>e</w:delText>
              </w:r>
            </w:del>
          </w:p>
        </w:tc>
        <w:tc>
          <w:tcPr>
            <w:tcW w:w="3996" w:type="dxa"/>
            <w:tcBorders>
              <w:top w:val="single" w:sz="4" w:space="0" w:color="000000"/>
              <w:left w:val="single" w:sz="4" w:space="0" w:color="000000"/>
              <w:bottom w:val="single" w:sz="4" w:space="0" w:color="000000"/>
              <w:right w:val="single" w:sz="4" w:space="0" w:color="000000"/>
            </w:tcBorders>
            <w:tcPrChange w:id="3664"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4E603447" w14:textId="20227BB8" w:rsidR="00643698" w:rsidRPr="007A4AFC" w:rsidDel="00CA1AA8" w:rsidRDefault="00643698">
            <w:pPr>
              <w:spacing w:line="276" w:lineRule="auto"/>
              <w:jc w:val="center"/>
              <w:rPr>
                <w:del w:id="3665" w:author="Cauris Cosmetics" w:date="2023-10-27T22:58:00Z"/>
                <w:color w:val="000000" w:themeColor="text1"/>
                <w:spacing w:val="2"/>
                <w:lang w:val="fr-ML"/>
                <w:rPrChange w:id="3666" w:author="Dr Mamadou SANOGO" w:date="2023-10-25T18:15:00Z">
                  <w:rPr>
                    <w:del w:id="3667" w:author="Cauris Cosmetics" w:date="2023-10-27T22:58:00Z"/>
                    <w:spacing w:val="2"/>
                    <w:lang w:val="fr-ML"/>
                  </w:rPr>
                </w:rPrChange>
              </w:rPr>
              <w:pPrChange w:id="3668"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669" w:author="Cauris Cosmetics" w:date="2023-10-27T22:58:00Z">
              <w:r w:rsidRPr="007A4AFC" w:rsidDel="00CA1AA8">
                <w:rPr>
                  <w:color w:val="000000" w:themeColor="text1"/>
                  <w:spacing w:val="2"/>
                  <w:lang w:val="fr-ML"/>
                  <w:rPrChange w:id="3670" w:author="Dr Mamadou SANOGO" w:date="2023-10-25T18:15:00Z">
                    <w:rPr>
                      <w:spacing w:val="2"/>
                      <w:lang w:val="fr-ML"/>
                    </w:rPr>
                  </w:rPrChange>
                </w:rPr>
                <w:delText>Formation, généraliste, pluridisciplinaire</w:delText>
              </w:r>
            </w:del>
          </w:p>
          <w:p w14:paraId="5BC2776F" w14:textId="67E6041E" w:rsidR="00643698" w:rsidRPr="007A4AFC" w:rsidDel="00CA1AA8" w:rsidRDefault="00643698">
            <w:pPr>
              <w:spacing w:line="276" w:lineRule="auto"/>
              <w:jc w:val="center"/>
              <w:rPr>
                <w:del w:id="3671" w:author="Cauris Cosmetics" w:date="2023-10-27T22:58:00Z"/>
                <w:color w:val="000000" w:themeColor="text1"/>
                <w:spacing w:val="2"/>
                <w:lang w:val="fr-ML"/>
                <w:rPrChange w:id="3672" w:author="Dr Mamadou SANOGO" w:date="2023-10-25T18:15:00Z">
                  <w:rPr>
                    <w:del w:id="3673" w:author="Cauris Cosmetics" w:date="2023-10-27T22:58:00Z"/>
                    <w:spacing w:val="2"/>
                    <w:lang w:val="fr-ML"/>
                  </w:rPr>
                </w:rPrChange>
              </w:rPr>
              <w:pPrChange w:id="3674" w:author="Cauris Cosmetics" w:date="2023-10-27T22:58:00Z">
                <w:pPr>
                  <w:widowControl w:val="0"/>
                  <w:numPr>
                    <w:numId w:val="11"/>
                  </w:numPr>
                  <w:tabs>
                    <w:tab w:val="left" w:pos="180"/>
                    <w:tab w:val="left" w:pos="440"/>
                  </w:tabs>
                  <w:autoSpaceDE w:val="0"/>
                  <w:autoSpaceDN w:val="0"/>
                  <w:adjustRightInd w:val="0"/>
                  <w:spacing w:line="240" w:lineRule="auto"/>
                  <w:ind w:left="180" w:right="102" w:hanging="142"/>
                  <w:jc w:val="left"/>
                </w:pPr>
              </w:pPrChange>
            </w:pPr>
            <w:del w:id="3675" w:author="Cauris Cosmetics" w:date="2023-10-27T22:58:00Z">
              <w:r w:rsidRPr="007A4AFC" w:rsidDel="00CA1AA8">
                <w:rPr>
                  <w:color w:val="000000" w:themeColor="text1"/>
                  <w:spacing w:val="2"/>
                  <w:lang w:val="fr-ML"/>
                  <w:rPrChange w:id="3676" w:author="Dr Mamadou SANOGO" w:date="2023-10-25T18:15:00Z">
                    <w:rPr>
                      <w:spacing w:val="2"/>
                      <w:lang w:val="fr-ML"/>
                    </w:rPr>
                  </w:rPrChange>
                </w:rPr>
                <w:delText>Equipe d’enseignement et de recherche performante</w:delText>
              </w:r>
            </w:del>
          </w:p>
        </w:tc>
        <w:tc>
          <w:tcPr>
            <w:tcW w:w="3969" w:type="dxa"/>
            <w:tcBorders>
              <w:top w:val="single" w:sz="4" w:space="0" w:color="000000"/>
              <w:left w:val="single" w:sz="4" w:space="0" w:color="000000"/>
              <w:bottom w:val="single" w:sz="4" w:space="0" w:color="000000"/>
              <w:right w:val="single" w:sz="4" w:space="0" w:color="000000"/>
            </w:tcBorders>
            <w:tcPrChange w:id="3677"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4E6CCFE4" w14:textId="64555D5B" w:rsidR="00643698" w:rsidRPr="007A4AFC" w:rsidDel="00CA1AA8" w:rsidRDefault="00643698">
            <w:pPr>
              <w:spacing w:line="276" w:lineRule="auto"/>
              <w:jc w:val="center"/>
              <w:rPr>
                <w:del w:id="3678" w:author="Cauris Cosmetics" w:date="2023-10-27T22:58:00Z"/>
                <w:color w:val="000000" w:themeColor="text1"/>
                <w:spacing w:val="2"/>
                <w:lang w:val="fr-ML"/>
                <w:rPrChange w:id="3679" w:author="Dr Mamadou SANOGO" w:date="2023-10-25T18:15:00Z">
                  <w:rPr>
                    <w:del w:id="3680" w:author="Cauris Cosmetics" w:date="2023-10-27T22:58:00Z"/>
                    <w:spacing w:val="2"/>
                    <w:lang w:val="fr-ML"/>
                  </w:rPr>
                </w:rPrChange>
              </w:rPr>
              <w:pPrChange w:id="3681"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682" w:author="Cauris Cosmetics" w:date="2023-10-27T22:58:00Z">
              <w:r w:rsidRPr="007A4AFC" w:rsidDel="00CA1AA8">
                <w:rPr>
                  <w:color w:val="000000" w:themeColor="text1"/>
                  <w:spacing w:val="2"/>
                  <w:lang w:val="fr-ML"/>
                  <w:rPrChange w:id="3683" w:author="Dr Mamadou SANOGO" w:date="2023-10-25T18:15:00Z">
                    <w:rPr>
                      <w:spacing w:val="2"/>
                      <w:lang w:val="fr-ML"/>
                    </w:rPr>
                  </w:rPrChange>
                </w:rPr>
                <w:delText>Attractivité faible pour les étudiants étrangers</w:delText>
              </w:r>
            </w:del>
          </w:p>
          <w:p w14:paraId="3F702D41" w14:textId="3567B1A0" w:rsidR="00643698" w:rsidRPr="007A4AFC" w:rsidDel="00CA1AA8" w:rsidRDefault="00643698">
            <w:pPr>
              <w:spacing w:line="276" w:lineRule="auto"/>
              <w:jc w:val="center"/>
              <w:rPr>
                <w:del w:id="3684" w:author="Cauris Cosmetics" w:date="2023-10-27T22:58:00Z"/>
                <w:color w:val="000000" w:themeColor="text1"/>
                <w:spacing w:val="2"/>
                <w:lang w:val="fr-ML"/>
                <w:rPrChange w:id="3685" w:author="Dr Mamadou SANOGO" w:date="2023-10-25T18:15:00Z">
                  <w:rPr>
                    <w:del w:id="3686" w:author="Cauris Cosmetics" w:date="2023-10-27T22:58:00Z"/>
                    <w:spacing w:val="2"/>
                    <w:lang w:val="fr-ML"/>
                  </w:rPr>
                </w:rPrChange>
              </w:rPr>
              <w:pPrChange w:id="3687"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688" w:author="Cauris Cosmetics" w:date="2023-10-27T22:58:00Z">
              <w:r w:rsidRPr="007A4AFC" w:rsidDel="00CA1AA8">
                <w:rPr>
                  <w:color w:val="000000" w:themeColor="text1"/>
                  <w:spacing w:val="2"/>
                  <w:lang w:val="fr-ML"/>
                  <w:rPrChange w:id="3689" w:author="Dr Mamadou SANOGO" w:date="2023-10-25T18:15:00Z">
                    <w:rPr>
                      <w:spacing w:val="2"/>
                      <w:lang w:val="fr-ML"/>
                    </w:rPr>
                  </w:rPrChange>
                </w:rPr>
                <w:delText>Manque de profilage clair du Master en</w:delText>
              </w:r>
            </w:del>
            <w:ins w:id="3690" w:author="Dr Mamadou SANOGO" w:date="2023-10-26T13:32:00Z">
              <w:del w:id="3691" w:author="Cauris Cosmetics" w:date="2023-10-27T22:58:00Z">
                <w:r w:rsidR="003A18E5" w:rsidDel="00CA1AA8">
                  <w:rPr>
                    <w:color w:val="000000" w:themeColor="text1"/>
                    <w:spacing w:val="2"/>
                    <w:lang w:val="fr-ML"/>
                  </w:rPr>
                  <w:delText xml:space="preserve"> </w:delText>
                </w:r>
              </w:del>
            </w:ins>
            <w:ins w:id="3692" w:author="Dr Mamadou SANOGO" w:date="2023-10-27T14:16:00Z">
              <w:del w:id="3693" w:author="Cauris Cosmetics" w:date="2023-10-27T19:23:00Z">
                <w:r w:rsidR="005A69DD" w:rsidDel="007A7899">
                  <w:rPr>
                    <w:bCs/>
                    <w:color w:val="000000" w:themeColor="text1"/>
                    <w:szCs w:val="24"/>
                  </w:rPr>
                  <w:delText>management des services de santé</w:delText>
                </w:r>
              </w:del>
            </w:ins>
            <w:del w:id="3694" w:author="Cauris Cosmetics" w:date="2023-10-27T22:58:00Z">
              <w:r w:rsidRPr="007A4AFC" w:rsidDel="00CA1AA8">
                <w:rPr>
                  <w:color w:val="000000" w:themeColor="text1"/>
                  <w:spacing w:val="2"/>
                  <w:lang w:val="fr-ML"/>
                  <w:rPrChange w:id="3695" w:author="Dr Mamadou SANOGO" w:date="2023-10-25T18:15:00Z">
                    <w:rPr>
                      <w:spacing w:val="2"/>
                      <w:lang w:val="fr-ML"/>
                    </w:rPr>
                  </w:rPrChange>
                </w:rPr>
                <w:delText xml:space="preserve"> épidémiologie </w:delText>
              </w:r>
            </w:del>
          </w:p>
        </w:tc>
      </w:tr>
      <w:tr w:rsidR="007A4AFC" w:rsidRPr="007A4AFC" w:rsidDel="00CA1AA8" w14:paraId="5E3C004F" w14:textId="7115B443" w:rsidTr="006778CD">
        <w:trPr>
          <w:trHeight w:val="20"/>
          <w:del w:id="3696" w:author="Cauris Cosmetics" w:date="2023-10-27T22:58:00Z"/>
          <w:trPrChange w:id="3697"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698"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7D630254" w14:textId="70CECED2" w:rsidR="00643698" w:rsidRPr="007A4AFC" w:rsidDel="00CA1AA8" w:rsidRDefault="00643698">
            <w:pPr>
              <w:spacing w:line="276" w:lineRule="auto"/>
              <w:jc w:val="center"/>
              <w:rPr>
                <w:del w:id="3699" w:author="Cauris Cosmetics" w:date="2023-10-27T22:58:00Z"/>
                <w:color w:val="000000" w:themeColor="text1"/>
                <w:lang w:val="fr-ML"/>
                <w:rPrChange w:id="3700" w:author="Dr Mamadou SANOGO" w:date="2023-10-25T18:15:00Z">
                  <w:rPr>
                    <w:del w:id="3701" w:author="Cauris Cosmetics" w:date="2023-10-27T22:58:00Z"/>
                    <w:lang w:val="fr-ML"/>
                  </w:rPr>
                </w:rPrChange>
              </w:rPr>
              <w:pPrChange w:id="3702" w:author="Cauris Cosmetics" w:date="2023-10-27T22:58:00Z">
                <w:pPr>
                  <w:widowControl w:val="0"/>
                  <w:autoSpaceDE w:val="0"/>
                  <w:autoSpaceDN w:val="0"/>
                  <w:adjustRightInd w:val="0"/>
                  <w:spacing w:line="240" w:lineRule="auto"/>
                  <w:ind w:left="100" w:right="104"/>
                </w:pPr>
              </w:pPrChange>
            </w:pPr>
            <w:del w:id="3703" w:author="Cauris Cosmetics" w:date="2023-10-27T22:58:00Z">
              <w:r w:rsidRPr="007A4AFC" w:rsidDel="00CA1AA8">
                <w:rPr>
                  <w:color w:val="000000" w:themeColor="text1"/>
                  <w:spacing w:val="2"/>
                  <w:lang w:val="fr-ML"/>
                  <w:rPrChange w:id="3704" w:author="Dr Mamadou SANOGO" w:date="2023-10-25T18:15:00Z">
                    <w:rPr>
                      <w:spacing w:val="2"/>
                      <w:lang w:val="fr-ML"/>
                    </w:rPr>
                  </w:rPrChange>
                </w:rPr>
                <w:delText>Con</w:delText>
              </w:r>
              <w:r w:rsidRPr="007A4AFC" w:rsidDel="00CA1AA8">
                <w:rPr>
                  <w:color w:val="000000" w:themeColor="text1"/>
                  <w:spacing w:val="1"/>
                  <w:lang w:val="fr-ML"/>
                  <w:rPrChange w:id="3705" w:author="Dr Mamadou SANOGO" w:date="2023-10-25T18:15:00Z">
                    <w:rPr>
                      <w:spacing w:val="1"/>
                      <w:lang w:val="fr-ML"/>
                    </w:rPr>
                  </w:rPrChange>
                </w:rPr>
                <w:delText>te</w:delText>
              </w:r>
              <w:r w:rsidRPr="007A4AFC" w:rsidDel="00CA1AA8">
                <w:rPr>
                  <w:color w:val="000000" w:themeColor="text1"/>
                  <w:spacing w:val="2"/>
                  <w:lang w:val="fr-ML"/>
                  <w:rPrChange w:id="3706" w:author="Dr Mamadou SANOGO" w:date="2023-10-25T18:15:00Z">
                    <w:rPr>
                      <w:spacing w:val="2"/>
                      <w:lang w:val="fr-ML"/>
                    </w:rPr>
                  </w:rPrChange>
                </w:rPr>
                <w:delText>n</w:delText>
              </w:r>
              <w:r w:rsidRPr="007A4AFC" w:rsidDel="00CA1AA8">
                <w:rPr>
                  <w:color w:val="000000" w:themeColor="text1"/>
                  <w:lang w:val="fr-ML"/>
                  <w:rPrChange w:id="3707" w:author="Dr Mamadou SANOGO" w:date="2023-10-25T18:15:00Z">
                    <w:rPr>
                      <w:lang w:val="fr-ML"/>
                    </w:rPr>
                  </w:rPrChange>
                </w:rPr>
                <w:delText>u</w:delText>
              </w:r>
              <w:r w:rsidRPr="007A4AFC" w:rsidDel="00CA1AA8">
                <w:rPr>
                  <w:color w:val="000000" w:themeColor="text1"/>
                  <w:spacing w:val="23"/>
                  <w:lang w:val="fr-ML"/>
                  <w:rPrChange w:id="3708" w:author="Dr Mamadou SANOGO" w:date="2023-10-25T18:15:00Z">
                    <w:rPr>
                      <w:spacing w:val="23"/>
                      <w:lang w:val="fr-ML"/>
                    </w:rPr>
                  </w:rPrChange>
                </w:rPr>
                <w:delText xml:space="preserve"> </w:delText>
              </w:r>
              <w:r w:rsidRPr="007A4AFC" w:rsidDel="00CA1AA8">
                <w:rPr>
                  <w:color w:val="000000" w:themeColor="text1"/>
                  <w:spacing w:val="1"/>
                  <w:w w:val="103"/>
                  <w:lang w:val="fr-ML"/>
                  <w:rPrChange w:id="3709" w:author="Dr Mamadou SANOGO" w:date="2023-10-25T18:15:00Z">
                    <w:rPr>
                      <w:spacing w:val="1"/>
                      <w:w w:val="103"/>
                      <w:lang w:val="fr-ML"/>
                    </w:rPr>
                  </w:rPrChange>
                </w:rPr>
                <w:delText>e</w:delText>
              </w:r>
              <w:r w:rsidRPr="007A4AFC" w:rsidDel="00CA1AA8">
                <w:rPr>
                  <w:color w:val="000000" w:themeColor="text1"/>
                  <w:w w:val="103"/>
                  <w:lang w:val="fr-ML"/>
                  <w:rPrChange w:id="3710" w:author="Dr Mamadou SANOGO" w:date="2023-10-25T18:15:00Z">
                    <w:rPr>
                      <w:w w:val="103"/>
                      <w:lang w:val="fr-ML"/>
                    </w:rPr>
                  </w:rPrChange>
                </w:rPr>
                <w:delText xml:space="preserve">t </w:delText>
              </w:r>
              <w:r w:rsidRPr="007A4AFC" w:rsidDel="00CA1AA8">
                <w:rPr>
                  <w:color w:val="000000" w:themeColor="text1"/>
                  <w:spacing w:val="2"/>
                  <w:w w:val="103"/>
                  <w:lang w:val="fr-ML"/>
                  <w:rPrChange w:id="3711" w:author="Dr Mamadou SANOGO" w:date="2023-10-25T18:15:00Z">
                    <w:rPr>
                      <w:spacing w:val="2"/>
                      <w:w w:val="103"/>
                      <w:lang w:val="fr-ML"/>
                    </w:rPr>
                  </w:rPrChange>
                </w:rPr>
                <w:delText>o</w:delText>
              </w:r>
              <w:r w:rsidRPr="007A4AFC" w:rsidDel="00CA1AA8">
                <w:rPr>
                  <w:color w:val="000000" w:themeColor="text1"/>
                  <w:spacing w:val="1"/>
                  <w:w w:val="103"/>
                  <w:lang w:val="fr-ML"/>
                  <w:rPrChange w:id="3712" w:author="Dr Mamadou SANOGO" w:date="2023-10-25T18:15:00Z">
                    <w:rPr>
                      <w:spacing w:val="1"/>
                      <w:w w:val="103"/>
                      <w:lang w:val="fr-ML"/>
                    </w:rPr>
                  </w:rPrChange>
                </w:rPr>
                <w:delText>r</w:delText>
              </w:r>
              <w:r w:rsidRPr="007A4AFC" w:rsidDel="00CA1AA8">
                <w:rPr>
                  <w:color w:val="000000" w:themeColor="text1"/>
                  <w:spacing w:val="2"/>
                  <w:w w:val="103"/>
                  <w:lang w:val="fr-ML"/>
                  <w:rPrChange w:id="3713" w:author="Dr Mamadou SANOGO" w:date="2023-10-25T18:15:00Z">
                    <w:rPr>
                      <w:spacing w:val="2"/>
                      <w:w w:val="103"/>
                      <w:lang w:val="fr-ML"/>
                    </w:rPr>
                  </w:rPrChange>
                </w:rPr>
                <w:delText>g</w:delText>
              </w:r>
              <w:r w:rsidRPr="007A4AFC" w:rsidDel="00CA1AA8">
                <w:rPr>
                  <w:color w:val="000000" w:themeColor="text1"/>
                  <w:spacing w:val="1"/>
                  <w:w w:val="103"/>
                  <w:lang w:val="fr-ML"/>
                  <w:rPrChange w:id="3714" w:author="Dr Mamadou SANOGO" w:date="2023-10-25T18:15:00Z">
                    <w:rPr>
                      <w:spacing w:val="1"/>
                      <w:w w:val="103"/>
                      <w:lang w:val="fr-ML"/>
                    </w:rPr>
                  </w:rPrChange>
                </w:rPr>
                <w:delText>a</w:delText>
              </w:r>
              <w:r w:rsidRPr="007A4AFC" w:rsidDel="00CA1AA8">
                <w:rPr>
                  <w:color w:val="000000" w:themeColor="text1"/>
                  <w:spacing w:val="2"/>
                  <w:w w:val="103"/>
                  <w:lang w:val="fr-ML"/>
                  <w:rPrChange w:id="3715" w:author="Dr Mamadou SANOGO" w:date="2023-10-25T18:15:00Z">
                    <w:rPr>
                      <w:spacing w:val="2"/>
                      <w:w w:val="103"/>
                      <w:lang w:val="fr-ML"/>
                    </w:rPr>
                  </w:rPrChange>
                </w:rPr>
                <w:delText>n</w:delText>
              </w:r>
              <w:r w:rsidRPr="007A4AFC" w:rsidDel="00CA1AA8">
                <w:rPr>
                  <w:color w:val="000000" w:themeColor="text1"/>
                  <w:spacing w:val="1"/>
                  <w:w w:val="103"/>
                  <w:lang w:val="fr-ML"/>
                  <w:rPrChange w:id="3716" w:author="Dr Mamadou SANOGO" w:date="2023-10-25T18:15:00Z">
                    <w:rPr>
                      <w:spacing w:val="1"/>
                      <w:w w:val="103"/>
                      <w:lang w:val="fr-ML"/>
                    </w:rPr>
                  </w:rPrChange>
                </w:rPr>
                <w:delText>isati</w:delText>
              </w:r>
              <w:r w:rsidRPr="007A4AFC" w:rsidDel="00CA1AA8">
                <w:rPr>
                  <w:color w:val="000000" w:themeColor="text1"/>
                  <w:spacing w:val="2"/>
                  <w:w w:val="103"/>
                  <w:lang w:val="fr-ML"/>
                  <w:rPrChange w:id="3717" w:author="Dr Mamadou SANOGO" w:date="2023-10-25T18:15:00Z">
                    <w:rPr>
                      <w:spacing w:val="2"/>
                      <w:w w:val="103"/>
                      <w:lang w:val="fr-ML"/>
                    </w:rPr>
                  </w:rPrChange>
                </w:rPr>
                <w:delText xml:space="preserve">on </w:delText>
              </w:r>
              <w:r w:rsidRPr="007A4AFC" w:rsidDel="00CA1AA8">
                <w:rPr>
                  <w:color w:val="000000" w:themeColor="text1"/>
                  <w:spacing w:val="2"/>
                  <w:lang w:val="fr-ML"/>
                  <w:rPrChange w:id="3718" w:author="Dr Mamadou SANOGO" w:date="2023-10-25T18:15:00Z">
                    <w:rPr>
                      <w:spacing w:val="2"/>
                      <w:lang w:val="fr-ML"/>
                    </w:rPr>
                  </w:rPrChange>
                </w:rPr>
                <w:delText>d</w:delText>
              </w:r>
              <w:r w:rsidRPr="007A4AFC" w:rsidDel="00CA1AA8">
                <w:rPr>
                  <w:color w:val="000000" w:themeColor="text1"/>
                  <w:lang w:val="fr-ML"/>
                  <w:rPrChange w:id="3719" w:author="Dr Mamadou SANOGO" w:date="2023-10-25T18:15:00Z">
                    <w:rPr>
                      <w:lang w:val="fr-ML"/>
                    </w:rPr>
                  </w:rPrChange>
                </w:rPr>
                <w:delText>u</w:delText>
              </w:r>
              <w:r w:rsidRPr="007A4AFC" w:rsidDel="00CA1AA8">
                <w:rPr>
                  <w:color w:val="000000" w:themeColor="text1"/>
                  <w:spacing w:val="10"/>
                  <w:lang w:val="fr-ML"/>
                  <w:rPrChange w:id="3720" w:author="Dr Mamadou SANOGO" w:date="2023-10-25T18:15:00Z">
                    <w:rPr>
                      <w:spacing w:val="10"/>
                      <w:lang w:val="fr-ML"/>
                    </w:rPr>
                  </w:rPrChange>
                </w:rPr>
                <w:delText xml:space="preserve"> </w:delText>
              </w:r>
              <w:r w:rsidRPr="007A4AFC" w:rsidDel="00CA1AA8">
                <w:rPr>
                  <w:color w:val="000000" w:themeColor="text1"/>
                  <w:spacing w:val="1"/>
                  <w:w w:val="103"/>
                  <w:lang w:val="fr-ML"/>
                  <w:rPrChange w:id="3721" w:author="Dr Mamadou SANOGO" w:date="2023-10-25T18:15:00Z">
                    <w:rPr>
                      <w:spacing w:val="1"/>
                      <w:w w:val="103"/>
                      <w:lang w:val="fr-ML"/>
                    </w:rPr>
                  </w:rPrChange>
                </w:rPr>
                <w:delText>c</w:delText>
              </w:r>
              <w:r w:rsidRPr="007A4AFC" w:rsidDel="00CA1AA8">
                <w:rPr>
                  <w:color w:val="000000" w:themeColor="text1"/>
                  <w:spacing w:val="2"/>
                  <w:w w:val="103"/>
                  <w:lang w:val="fr-ML"/>
                  <w:rPrChange w:id="3722" w:author="Dr Mamadou SANOGO" w:date="2023-10-25T18:15:00Z">
                    <w:rPr>
                      <w:spacing w:val="2"/>
                      <w:w w:val="103"/>
                      <w:lang w:val="fr-ML"/>
                    </w:rPr>
                  </w:rPrChange>
                </w:rPr>
                <w:delText>u</w:delText>
              </w:r>
              <w:r w:rsidRPr="007A4AFC" w:rsidDel="00CA1AA8">
                <w:rPr>
                  <w:color w:val="000000" w:themeColor="text1"/>
                  <w:spacing w:val="1"/>
                  <w:w w:val="103"/>
                  <w:lang w:val="fr-ML"/>
                  <w:rPrChange w:id="3723" w:author="Dr Mamadou SANOGO" w:date="2023-10-25T18:15:00Z">
                    <w:rPr>
                      <w:spacing w:val="1"/>
                      <w:w w:val="103"/>
                      <w:lang w:val="fr-ML"/>
                    </w:rPr>
                  </w:rPrChange>
                </w:rPr>
                <w:delText>rs</w:delText>
              </w:r>
              <w:r w:rsidRPr="007A4AFC" w:rsidDel="00CA1AA8">
                <w:rPr>
                  <w:color w:val="000000" w:themeColor="text1"/>
                  <w:spacing w:val="2"/>
                  <w:w w:val="103"/>
                  <w:lang w:val="fr-ML"/>
                  <w:rPrChange w:id="3724" w:author="Dr Mamadou SANOGO" w:date="2023-10-25T18:15:00Z">
                    <w:rPr>
                      <w:spacing w:val="2"/>
                      <w:w w:val="103"/>
                      <w:lang w:val="fr-ML"/>
                    </w:rPr>
                  </w:rPrChange>
                </w:rPr>
                <w:delText>us</w:delText>
              </w:r>
            </w:del>
          </w:p>
        </w:tc>
        <w:tc>
          <w:tcPr>
            <w:tcW w:w="3996" w:type="dxa"/>
            <w:tcBorders>
              <w:top w:val="single" w:sz="4" w:space="0" w:color="000000"/>
              <w:left w:val="single" w:sz="4" w:space="0" w:color="000000"/>
              <w:bottom w:val="single" w:sz="4" w:space="0" w:color="000000"/>
              <w:right w:val="single" w:sz="4" w:space="0" w:color="000000"/>
            </w:tcBorders>
            <w:tcPrChange w:id="3725"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5A5D5DC1" w14:textId="043444A1" w:rsidR="00643698" w:rsidRPr="007A4AFC" w:rsidDel="00CA1AA8" w:rsidRDefault="00643698">
            <w:pPr>
              <w:spacing w:line="276" w:lineRule="auto"/>
              <w:jc w:val="center"/>
              <w:rPr>
                <w:del w:id="3726" w:author="Cauris Cosmetics" w:date="2023-10-27T22:58:00Z"/>
                <w:color w:val="000000" w:themeColor="text1"/>
                <w:spacing w:val="2"/>
                <w:lang w:val="fr-ML"/>
                <w:rPrChange w:id="3727" w:author="Dr Mamadou SANOGO" w:date="2023-10-25T18:15:00Z">
                  <w:rPr>
                    <w:del w:id="3728" w:author="Cauris Cosmetics" w:date="2023-10-27T22:58:00Z"/>
                    <w:spacing w:val="2"/>
                    <w:lang w:val="fr-ML"/>
                  </w:rPr>
                </w:rPrChange>
              </w:rPr>
              <w:pPrChange w:id="3729"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730" w:author="Cauris Cosmetics" w:date="2023-10-27T22:58:00Z">
              <w:r w:rsidRPr="007A4AFC" w:rsidDel="00CA1AA8">
                <w:rPr>
                  <w:color w:val="000000" w:themeColor="text1"/>
                  <w:spacing w:val="2"/>
                  <w:lang w:val="fr-ML"/>
                  <w:rPrChange w:id="3731" w:author="Dr Mamadou SANOGO" w:date="2023-10-25T18:15:00Z">
                    <w:rPr>
                      <w:spacing w:val="2"/>
                      <w:lang w:val="fr-ML"/>
                    </w:rPr>
                  </w:rPrChange>
                </w:rPr>
                <w:delText>Palette d’enseignements riche, diversifiée</w:delText>
              </w:r>
            </w:del>
          </w:p>
          <w:p w14:paraId="4AE29E16" w14:textId="0CFF8D78" w:rsidR="00643698" w:rsidRPr="007A4AFC" w:rsidDel="00CA1AA8" w:rsidRDefault="00643698">
            <w:pPr>
              <w:spacing w:line="276" w:lineRule="auto"/>
              <w:jc w:val="center"/>
              <w:rPr>
                <w:del w:id="3732" w:author="Cauris Cosmetics" w:date="2023-10-27T22:58:00Z"/>
                <w:color w:val="000000" w:themeColor="text1"/>
                <w:spacing w:val="2"/>
                <w:lang w:val="fr-ML"/>
                <w:rPrChange w:id="3733" w:author="Dr Mamadou SANOGO" w:date="2023-10-25T18:15:00Z">
                  <w:rPr>
                    <w:del w:id="3734" w:author="Cauris Cosmetics" w:date="2023-10-27T22:58:00Z"/>
                    <w:spacing w:val="2"/>
                    <w:lang w:val="fr-ML"/>
                  </w:rPr>
                </w:rPrChange>
              </w:rPr>
              <w:pPrChange w:id="3735"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736" w:author="Cauris Cosmetics" w:date="2023-10-27T22:58:00Z">
              <w:r w:rsidRPr="007A4AFC" w:rsidDel="00CA1AA8">
                <w:rPr>
                  <w:color w:val="000000" w:themeColor="text1"/>
                  <w:spacing w:val="2"/>
                  <w:lang w:val="fr-ML"/>
                  <w:rPrChange w:id="3737" w:author="Dr Mamadou SANOGO" w:date="2023-10-25T18:15:00Z">
                    <w:rPr>
                      <w:spacing w:val="2"/>
                      <w:lang w:val="fr-ML"/>
                    </w:rPr>
                  </w:rPrChange>
                </w:rPr>
                <w:delText xml:space="preserve"> Enseignements bien évalués par les Étudiants </w:delText>
              </w:r>
            </w:del>
          </w:p>
          <w:p w14:paraId="72D79E30" w14:textId="14FF36F3" w:rsidR="00643698" w:rsidRPr="007A4AFC" w:rsidDel="00CA1AA8" w:rsidRDefault="00643698">
            <w:pPr>
              <w:spacing w:line="276" w:lineRule="auto"/>
              <w:jc w:val="center"/>
              <w:rPr>
                <w:del w:id="3738" w:author="Cauris Cosmetics" w:date="2023-10-27T22:58:00Z"/>
                <w:color w:val="000000" w:themeColor="text1"/>
                <w:spacing w:val="2"/>
                <w:lang w:val="fr-ML"/>
                <w:rPrChange w:id="3739" w:author="Dr Mamadou SANOGO" w:date="2023-10-25T18:15:00Z">
                  <w:rPr>
                    <w:del w:id="3740" w:author="Cauris Cosmetics" w:date="2023-10-27T22:58:00Z"/>
                    <w:spacing w:val="2"/>
                    <w:lang w:val="fr-ML"/>
                  </w:rPr>
                </w:rPrChange>
              </w:rPr>
              <w:pPrChange w:id="3741"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742" w:author="Cauris Cosmetics" w:date="2023-10-27T22:58:00Z">
              <w:r w:rsidRPr="007A4AFC" w:rsidDel="00CA1AA8">
                <w:rPr>
                  <w:color w:val="000000" w:themeColor="text1"/>
                  <w:spacing w:val="2"/>
                  <w:lang w:val="fr-ML"/>
                  <w:rPrChange w:id="3743" w:author="Dr Mamadou SANOGO" w:date="2023-10-25T18:15:00Z">
                    <w:rPr>
                      <w:spacing w:val="2"/>
                      <w:lang w:val="fr-ML"/>
                    </w:rPr>
                  </w:rPrChange>
                </w:rPr>
                <w:delText>Opportunités en matière de mobilité</w:delText>
              </w:r>
            </w:del>
          </w:p>
          <w:p w14:paraId="54DC7C5D" w14:textId="1C0D2FC5" w:rsidR="00643698" w:rsidRPr="007A4AFC" w:rsidDel="00CA1AA8" w:rsidRDefault="00643698">
            <w:pPr>
              <w:spacing w:line="276" w:lineRule="auto"/>
              <w:jc w:val="center"/>
              <w:rPr>
                <w:del w:id="3744" w:author="Cauris Cosmetics" w:date="2023-10-27T22:58:00Z"/>
                <w:color w:val="000000" w:themeColor="text1"/>
                <w:spacing w:val="2"/>
                <w:lang w:val="fr-ML"/>
                <w:rPrChange w:id="3745" w:author="Dr Mamadou SANOGO" w:date="2023-10-25T18:15:00Z">
                  <w:rPr>
                    <w:del w:id="3746" w:author="Cauris Cosmetics" w:date="2023-10-27T22:58:00Z"/>
                    <w:spacing w:val="2"/>
                    <w:lang w:val="fr-ML"/>
                  </w:rPr>
                </w:rPrChange>
              </w:rPr>
              <w:pPrChange w:id="3747"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748" w:author="Cauris Cosmetics" w:date="2023-10-27T22:58:00Z">
              <w:r w:rsidRPr="007A4AFC" w:rsidDel="00CA1AA8">
                <w:rPr>
                  <w:color w:val="000000" w:themeColor="text1"/>
                  <w:spacing w:val="2"/>
                  <w:lang w:val="fr-ML"/>
                  <w:rPrChange w:id="3749" w:author="Dr Mamadou SANOGO" w:date="2023-10-25T18:15:00Z">
                    <w:rPr>
                      <w:spacing w:val="2"/>
                      <w:lang w:val="fr-ML"/>
                    </w:rPr>
                  </w:rPrChange>
                </w:rPr>
                <w:delText>Complémentarité potentielle avec d’autres programmes de formation</w:delText>
              </w:r>
            </w:del>
          </w:p>
        </w:tc>
        <w:tc>
          <w:tcPr>
            <w:tcW w:w="3969" w:type="dxa"/>
            <w:tcBorders>
              <w:top w:val="single" w:sz="4" w:space="0" w:color="000000"/>
              <w:left w:val="single" w:sz="4" w:space="0" w:color="000000"/>
              <w:bottom w:val="single" w:sz="4" w:space="0" w:color="000000"/>
              <w:right w:val="single" w:sz="4" w:space="0" w:color="000000"/>
            </w:tcBorders>
            <w:vAlign w:val="center"/>
            <w:tcPrChange w:id="3750" w:author="Dr Mamadou SANOGO" w:date="2023-10-27T13:49:00Z">
              <w:tcPr>
                <w:tcW w:w="3856" w:type="dxa"/>
                <w:tcBorders>
                  <w:top w:val="single" w:sz="4" w:space="0" w:color="000000"/>
                  <w:left w:val="single" w:sz="4" w:space="0" w:color="000000"/>
                  <w:bottom w:val="single" w:sz="4" w:space="0" w:color="000000"/>
                  <w:right w:val="single" w:sz="4" w:space="0" w:color="000000"/>
                </w:tcBorders>
                <w:vAlign w:val="center"/>
              </w:tcPr>
            </w:tcPrChange>
          </w:tcPr>
          <w:p w14:paraId="299BEF67" w14:textId="122A0530" w:rsidR="00643698" w:rsidRPr="007A4AFC" w:rsidDel="00CA1AA8" w:rsidRDefault="00643698">
            <w:pPr>
              <w:spacing w:line="276" w:lineRule="auto"/>
              <w:jc w:val="center"/>
              <w:rPr>
                <w:del w:id="3751" w:author="Cauris Cosmetics" w:date="2023-10-27T22:58:00Z"/>
                <w:color w:val="000000" w:themeColor="text1"/>
                <w:spacing w:val="2"/>
                <w:lang w:val="fr-ML"/>
                <w:rPrChange w:id="3752" w:author="Dr Mamadou SANOGO" w:date="2023-10-25T18:15:00Z">
                  <w:rPr>
                    <w:del w:id="3753" w:author="Cauris Cosmetics" w:date="2023-10-27T22:58:00Z"/>
                    <w:spacing w:val="2"/>
                    <w:lang w:val="fr-ML"/>
                  </w:rPr>
                </w:rPrChange>
              </w:rPr>
              <w:pPrChange w:id="3754"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755" w:author="Cauris Cosmetics" w:date="2023-10-27T22:58:00Z">
              <w:r w:rsidRPr="007A4AFC" w:rsidDel="00CA1AA8">
                <w:rPr>
                  <w:color w:val="000000" w:themeColor="text1"/>
                  <w:spacing w:val="2"/>
                  <w:lang w:val="fr-ML"/>
                  <w:rPrChange w:id="3756" w:author="Dr Mamadou SANOGO" w:date="2023-10-25T18:15:00Z">
                    <w:rPr>
                      <w:spacing w:val="2"/>
                      <w:lang w:val="fr-ML"/>
                    </w:rPr>
                  </w:rPrChange>
                </w:rPr>
                <w:delText>Sous-utilisation des possibilités de mobilité</w:delText>
              </w:r>
            </w:del>
          </w:p>
        </w:tc>
      </w:tr>
      <w:tr w:rsidR="007A4AFC" w:rsidRPr="007A4AFC" w:rsidDel="00CA1AA8" w14:paraId="298DD13C" w14:textId="167200D3" w:rsidTr="006778CD">
        <w:trPr>
          <w:trHeight w:val="20"/>
          <w:del w:id="3757" w:author="Cauris Cosmetics" w:date="2023-10-27T22:58:00Z"/>
          <w:trPrChange w:id="3758"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759"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3EE4B1E3" w14:textId="5C2410D6" w:rsidR="00643698" w:rsidRPr="007A4AFC" w:rsidDel="00CA1AA8" w:rsidRDefault="00643698">
            <w:pPr>
              <w:spacing w:line="276" w:lineRule="auto"/>
              <w:jc w:val="center"/>
              <w:rPr>
                <w:del w:id="3760" w:author="Cauris Cosmetics" w:date="2023-10-27T22:58:00Z"/>
                <w:color w:val="000000" w:themeColor="text1"/>
                <w:lang w:val="fr-ML"/>
                <w:rPrChange w:id="3761" w:author="Dr Mamadou SANOGO" w:date="2023-10-25T18:15:00Z">
                  <w:rPr>
                    <w:del w:id="3762" w:author="Cauris Cosmetics" w:date="2023-10-27T22:58:00Z"/>
                    <w:lang w:val="fr-ML"/>
                  </w:rPr>
                </w:rPrChange>
              </w:rPr>
              <w:pPrChange w:id="3763" w:author="Cauris Cosmetics" w:date="2023-10-27T22:58:00Z">
                <w:pPr>
                  <w:widowControl w:val="0"/>
                  <w:autoSpaceDE w:val="0"/>
                  <w:autoSpaceDN w:val="0"/>
                  <w:adjustRightInd w:val="0"/>
                  <w:spacing w:line="240" w:lineRule="auto"/>
                  <w:ind w:left="100" w:right="104"/>
                </w:pPr>
              </w:pPrChange>
            </w:pPr>
            <w:del w:id="3764" w:author="Cauris Cosmetics" w:date="2023-10-27T22:58:00Z">
              <w:r w:rsidRPr="007A4AFC" w:rsidDel="00CA1AA8">
                <w:rPr>
                  <w:color w:val="000000" w:themeColor="text1"/>
                  <w:spacing w:val="2"/>
                  <w:w w:val="103"/>
                  <w:lang w:val="fr-ML"/>
                  <w:rPrChange w:id="3765" w:author="Dr Mamadou SANOGO" w:date="2023-10-25T18:15:00Z">
                    <w:rPr>
                      <w:spacing w:val="2"/>
                      <w:w w:val="103"/>
                      <w:lang w:val="fr-ML"/>
                    </w:rPr>
                  </w:rPrChange>
                </w:rPr>
                <w:delText>Fon</w:delText>
              </w:r>
              <w:r w:rsidRPr="007A4AFC" w:rsidDel="00CA1AA8">
                <w:rPr>
                  <w:color w:val="000000" w:themeColor="text1"/>
                  <w:spacing w:val="1"/>
                  <w:w w:val="103"/>
                  <w:lang w:val="fr-ML"/>
                  <w:rPrChange w:id="3766" w:author="Dr Mamadou SANOGO" w:date="2023-10-25T18:15:00Z">
                    <w:rPr>
                      <w:spacing w:val="1"/>
                      <w:w w:val="103"/>
                      <w:lang w:val="fr-ML"/>
                    </w:rPr>
                  </w:rPrChange>
                </w:rPr>
                <w:delText>cti</w:delText>
              </w:r>
              <w:r w:rsidRPr="007A4AFC" w:rsidDel="00CA1AA8">
                <w:rPr>
                  <w:color w:val="000000" w:themeColor="text1"/>
                  <w:spacing w:val="2"/>
                  <w:w w:val="103"/>
                  <w:lang w:val="fr-ML"/>
                  <w:rPrChange w:id="3767" w:author="Dr Mamadou SANOGO" w:date="2023-10-25T18:15:00Z">
                    <w:rPr>
                      <w:spacing w:val="2"/>
                      <w:w w:val="103"/>
                      <w:lang w:val="fr-ML"/>
                    </w:rPr>
                  </w:rPrChange>
                </w:rPr>
                <w:delText>onn</w:delText>
              </w:r>
              <w:r w:rsidRPr="007A4AFC" w:rsidDel="00CA1AA8">
                <w:rPr>
                  <w:color w:val="000000" w:themeColor="text1"/>
                  <w:spacing w:val="1"/>
                  <w:w w:val="103"/>
                  <w:lang w:val="fr-ML"/>
                  <w:rPrChange w:id="3768" w:author="Dr Mamadou SANOGO" w:date="2023-10-25T18:15:00Z">
                    <w:rPr>
                      <w:spacing w:val="1"/>
                      <w:w w:val="103"/>
                      <w:lang w:val="fr-ML"/>
                    </w:rPr>
                  </w:rPrChange>
                </w:rPr>
                <w:delText>e</w:delText>
              </w:r>
              <w:r w:rsidRPr="007A4AFC" w:rsidDel="00CA1AA8">
                <w:rPr>
                  <w:color w:val="000000" w:themeColor="text1"/>
                  <w:spacing w:val="2"/>
                  <w:w w:val="103"/>
                  <w:lang w:val="fr-ML"/>
                  <w:rPrChange w:id="3769" w:author="Dr Mamadou SANOGO" w:date="2023-10-25T18:15:00Z">
                    <w:rPr>
                      <w:spacing w:val="2"/>
                      <w:w w:val="103"/>
                      <w:lang w:val="fr-ML"/>
                    </w:rPr>
                  </w:rPrChange>
                </w:rPr>
                <w:delText>m</w:delText>
              </w:r>
              <w:r w:rsidRPr="007A4AFC" w:rsidDel="00CA1AA8">
                <w:rPr>
                  <w:color w:val="000000" w:themeColor="text1"/>
                  <w:spacing w:val="1"/>
                  <w:w w:val="103"/>
                  <w:lang w:val="fr-ML"/>
                  <w:rPrChange w:id="3770" w:author="Dr Mamadou SANOGO" w:date="2023-10-25T18:15:00Z">
                    <w:rPr>
                      <w:spacing w:val="1"/>
                      <w:w w:val="103"/>
                      <w:lang w:val="fr-ML"/>
                    </w:rPr>
                  </w:rPrChange>
                </w:rPr>
                <w:delText>e</w:delText>
              </w:r>
              <w:r w:rsidRPr="007A4AFC" w:rsidDel="00CA1AA8">
                <w:rPr>
                  <w:color w:val="000000" w:themeColor="text1"/>
                  <w:spacing w:val="2"/>
                  <w:w w:val="103"/>
                  <w:lang w:val="fr-ML"/>
                  <w:rPrChange w:id="3771" w:author="Dr Mamadou SANOGO" w:date="2023-10-25T18:15:00Z">
                    <w:rPr>
                      <w:spacing w:val="2"/>
                      <w:w w:val="103"/>
                      <w:lang w:val="fr-ML"/>
                    </w:rPr>
                  </w:rPrChange>
                </w:rPr>
                <w:delText>n</w:delText>
              </w:r>
              <w:r w:rsidRPr="007A4AFC" w:rsidDel="00CA1AA8">
                <w:rPr>
                  <w:color w:val="000000" w:themeColor="text1"/>
                  <w:w w:val="103"/>
                  <w:lang w:val="fr-ML"/>
                  <w:rPrChange w:id="3772" w:author="Dr Mamadou SANOGO" w:date="2023-10-25T18:15:00Z">
                    <w:rPr>
                      <w:w w:val="103"/>
                      <w:lang w:val="fr-ML"/>
                    </w:rPr>
                  </w:rPrChange>
                </w:rPr>
                <w:delText xml:space="preserve">t </w:delText>
              </w:r>
              <w:r w:rsidRPr="007A4AFC" w:rsidDel="00CA1AA8">
                <w:rPr>
                  <w:color w:val="000000" w:themeColor="text1"/>
                  <w:spacing w:val="2"/>
                  <w:lang w:val="fr-ML"/>
                  <w:rPrChange w:id="3773" w:author="Dr Mamadou SANOGO" w:date="2023-10-25T18:15:00Z">
                    <w:rPr>
                      <w:spacing w:val="2"/>
                      <w:lang w:val="fr-ML"/>
                    </w:rPr>
                  </w:rPrChange>
                </w:rPr>
                <w:delText>d</w:delText>
              </w:r>
              <w:r w:rsidRPr="007A4AFC" w:rsidDel="00CA1AA8">
                <w:rPr>
                  <w:color w:val="000000" w:themeColor="text1"/>
                  <w:lang w:val="fr-ML"/>
                  <w:rPrChange w:id="3774" w:author="Dr Mamadou SANOGO" w:date="2023-10-25T18:15:00Z">
                    <w:rPr>
                      <w:lang w:val="fr-ML"/>
                    </w:rPr>
                  </w:rPrChange>
                </w:rPr>
                <w:delText>u</w:delText>
              </w:r>
              <w:r w:rsidRPr="007A4AFC" w:rsidDel="00CA1AA8">
                <w:rPr>
                  <w:color w:val="000000" w:themeColor="text1"/>
                  <w:spacing w:val="10"/>
                  <w:lang w:val="fr-ML"/>
                  <w:rPrChange w:id="3775" w:author="Dr Mamadou SANOGO" w:date="2023-10-25T18:15:00Z">
                    <w:rPr>
                      <w:spacing w:val="10"/>
                      <w:lang w:val="fr-ML"/>
                    </w:rPr>
                  </w:rPrChange>
                </w:rPr>
                <w:delText xml:space="preserve"> </w:delText>
              </w:r>
              <w:r w:rsidRPr="007A4AFC" w:rsidDel="00CA1AA8">
                <w:rPr>
                  <w:color w:val="000000" w:themeColor="text1"/>
                  <w:spacing w:val="1"/>
                  <w:w w:val="103"/>
                  <w:lang w:val="fr-ML"/>
                  <w:rPrChange w:id="3776" w:author="Dr Mamadou SANOGO" w:date="2023-10-25T18:15:00Z">
                    <w:rPr>
                      <w:spacing w:val="1"/>
                      <w:w w:val="103"/>
                      <w:lang w:val="fr-ML"/>
                    </w:rPr>
                  </w:rPrChange>
                </w:rPr>
                <w:delText>c</w:delText>
              </w:r>
              <w:r w:rsidRPr="007A4AFC" w:rsidDel="00CA1AA8">
                <w:rPr>
                  <w:color w:val="000000" w:themeColor="text1"/>
                  <w:spacing w:val="2"/>
                  <w:w w:val="103"/>
                  <w:lang w:val="fr-ML"/>
                  <w:rPrChange w:id="3777" w:author="Dr Mamadou SANOGO" w:date="2023-10-25T18:15:00Z">
                    <w:rPr>
                      <w:spacing w:val="2"/>
                      <w:w w:val="103"/>
                      <w:lang w:val="fr-ML"/>
                    </w:rPr>
                  </w:rPrChange>
                </w:rPr>
                <w:delText>u</w:delText>
              </w:r>
              <w:r w:rsidRPr="007A4AFC" w:rsidDel="00CA1AA8">
                <w:rPr>
                  <w:color w:val="000000" w:themeColor="text1"/>
                  <w:spacing w:val="1"/>
                  <w:w w:val="103"/>
                  <w:lang w:val="fr-ML"/>
                  <w:rPrChange w:id="3778" w:author="Dr Mamadou SANOGO" w:date="2023-10-25T18:15:00Z">
                    <w:rPr>
                      <w:spacing w:val="1"/>
                      <w:w w:val="103"/>
                      <w:lang w:val="fr-ML"/>
                    </w:rPr>
                  </w:rPrChange>
                </w:rPr>
                <w:delText>rs</w:delText>
              </w:r>
              <w:r w:rsidRPr="007A4AFC" w:rsidDel="00CA1AA8">
                <w:rPr>
                  <w:color w:val="000000" w:themeColor="text1"/>
                  <w:spacing w:val="2"/>
                  <w:w w:val="103"/>
                  <w:lang w:val="fr-ML"/>
                  <w:rPrChange w:id="3779" w:author="Dr Mamadou SANOGO" w:date="2023-10-25T18:15:00Z">
                    <w:rPr>
                      <w:spacing w:val="2"/>
                      <w:w w:val="103"/>
                      <w:lang w:val="fr-ML"/>
                    </w:rPr>
                  </w:rPrChange>
                </w:rPr>
                <w:delText xml:space="preserve">us </w:delText>
              </w:r>
              <w:r w:rsidRPr="007A4AFC" w:rsidDel="00CA1AA8">
                <w:rPr>
                  <w:color w:val="000000" w:themeColor="text1"/>
                  <w:spacing w:val="1"/>
                  <w:lang w:val="fr-ML"/>
                  <w:rPrChange w:id="3780" w:author="Dr Mamadou SANOGO" w:date="2023-10-25T18:15:00Z">
                    <w:rPr>
                      <w:spacing w:val="1"/>
                      <w:lang w:val="fr-ML"/>
                    </w:rPr>
                  </w:rPrChange>
                </w:rPr>
                <w:delText>e</w:delText>
              </w:r>
              <w:r w:rsidRPr="007A4AFC" w:rsidDel="00CA1AA8">
                <w:rPr>
                  <w:color w:val="000000" w:themeColor="text1"/>
                  <w:lang w:val="fr-ML"/>
                  <w:rPrChange w:id="3781" w:author="Dr Mamadou SANOGO" w:date="2023-10-25T18:15:00Z">
                    <w:rPr>
                      <w:lang w:val="fr-ML"/>
                    </w:rPr>
                  </w:rPrChange>
                </w:rPr>
                <w:delText>t</w:delText>
              </w:r>
              <w:r w:rsidRPr="007A4AFC" w:rsidDel="00CA1AA8">
                <w:rPr>
                  <w:color w:val="000000" w:themeColor="text1"/>
                  <w:spacing w:val="7"/>
                  <w:lang w:val="fr-ML"/>
                  <w:rPrChange w:id="3782" w:author="Dr Mamadou SANOGO" w:date="2023-10-25T18:15:00Z">
                    <w:rPr>
                      <w:spacing w:val="7"/>
                      <w:lang w:val="fr-ML"/>
                    </w:rPr>
                  </w:rPrChange>
                </w:rPr>
                <w:delText xml:space="preserve"> </w:delText>
              </w:r>
              <w:r w:rsidRPr="007A4AFC" w:rsidDel="00CA1AA8">
                <w:rPr>
                  <w:color w:val="000000" w:themeColor="text1"/>
                  <w:spacing w:val="1"/>
                  <w:w w:val="103"/>
                  <w:lang w:val="fr-ML"/>
                  <w:rPrChange w:id="3783" w:author="Dr Mamadou SANOGO" w:date="2023-10-25T18:15:00Z">
                    <w:rPr>
                      <w:spacing w:val="1"/>
                      <w:w w:val="103"/>
                      <w:lang w:val="fr-ML"/>
                    </w:rPr>
                  </w:rPrChange>
                </w:rPr>
                <w:delText>a</w:delText>
              </w:r>
              <w:r w:rsidRPr="007A4AFC" w:rsidDel="00CA1AA8">
                <w:rPr>
                  <w:color w:val="000000" w:themeColor="text1"/>
                  <w:spacing w:val="2"/>
                  <w:w w:val="103"/>
                  <w:lang w:val="fr-ML"/>
                  <w:rPrChange w:id="3784" w:author="Dr Mamadou SANOGO" w:date="2023-10-25T18:15:00Z">
                    <w:rPr>
                      <w:spacing w:val="2"/>
                      <w:w w:val="103"/>
                      <w:lang w:val="fr-ML"/>
                    </w:rPr>
                  </w:rPrChange>
                </w:rPr>
                <w:delText>pp</w:delText>
              </w:r>
              <w:r w:rsidRPr="007A4AFC" w:rsidDel="00CA1AA8">
                <w:rPr>
                  <w:color w:val="000000" w:themeColor="text1"/>
                  <w:spacing w:val="1"/>
                  <w:w w:val="103"/>
                  <w:lang w:val="fr-ML"/>
                  <w:rPrChange w:id="3785" w:author="Dr Mamadou SANOGO" w:date="2023-10-25T18:15:00Z">
                    <w:rPr>
                      <w:spacing w:val="1"/>
                      <w:w w:val="103"/>
                      <w:lang w:val="fr-ML"/>
                    </w:rPr>
                  </w:rPrChange>
                </w:rPr>
                <w:delText>r</w:delText>
              </w:r>
              <w:r w:rsidRPr="007A4AFC" w:rsidDel="00CA1AA8">
                <w:rPr>
                  <w:color w:val="000000" w:themeColor="text1"/>
                  <w:spacing w:val="2"/>
                  <w:w w:val="103"/>
                  <w:lang w:val="fr-ML"/>
                  <w:rPrChange w:id="3786" w:author="Dr Mamadou SANOGO" w:date="2023-10-25T18:15:00Z">
                    <w:rPr>
                      <w:spacing w:val="2"/>
                      <w:w w:val="103"/>
                      <w:lang w:val="fr-ML"/>
                    </w:rPr>
                  </w:rPrChange>
                </w:rPr>
                <w:delText>o</w:delText>
              </w:r>
              <w:r w:rsidRPr="007A4AFC" w:rsidDel="00CA1AA8">
                <w:rPr>
                  <w:color w:val="000000" w:themeColor="text1"/>
                  <w:spacing w:val="1"/>
                  <w:w w:val="103"/>
                  <w:lang w:val="fr-ML"/>
                  <w:rPrChange w:id="3787" w:author="Dr Mamadou SANOGO" w:date="2023-10-25T18:15:00Z">
                    <w:rPr>
                      <w:spacing w:val="1"/>
                      <w:w w:val="103"/>
                      <w:lang w:val="fr-ML"/>
                    </w:rPr>
                  </w:rPrChange>
                </w:rPr>
                <w:delText>c</w:delText>
              </w:r>
              <w:r w:rsidRPr="007A4AFC" w:rsidDel="00CA1AA8">
                <w:rPr>
                  <w:color w:val="000000" w:themeColor="text1"/>
                  <w:spacing w:val="2"/>
                  <w:w w:val="103"/>
                  <w:lang w:val="fr-ML"/>
                  <w:rPrChange w:id="3788" w:author="Dr Mamadou SANOGO" w:date="2023-10-25T18:15:00Z">
                    <w:rPr>
                      <w:spacing w:val="2"/>
                      <w:w w:val="103"/>
                      <w:lang w:val="fr-ML"/>
                    </w:rPr>
                  </w:rPrChange>
                </w:rPr>
                <w:delText>h</w:delText>
              </w:r>
              <w:r w:rsidRPr="007A4AFC" w:rsidDel="00CA1AA8">
                <w:rPr>
                  <w:color w:val="000000" w:themeColor="text1"/>
                  <w:spacing w:val="1"/>
                  <w:w w:val="103"/>
                  <w:lang w:val="fr-ML"/>
                  <w:rPrChange w:id="3789" w:author="Dr Mamadou SANOGO" w:date="2023-10-25T18:15:00Z">
                    <w:rPr>
                      <w:spacing w:val="1"/>
                      <w:w w:val="103"/>
                      <w:lang w:val="fr-ML"/>
                    </w:rPr>
                  </w:rPrChange>
                </w:rPr>
                <w:delText xml:space="preserve">es </w:delText>
              </w:r>
              <w:r w:rsidRPr="007A4AFC" w:rsidDel="00CA1AA8">
                <w:rPr>
                  <w:color w:val="000000" w:themeColor="text1"/>
                  <w:spacing w:val="2"/>
                  <w:w w:val="103"/>
                  <w:lang w:val="fr-ML"/>
                  <w:rPrChange w:id="3790" w:author="Dr Mamadou SANOGO" w:date="2023-10-25T18:15:00Z">
                    <w:rPr>
                      <w:spacing w:val="2"/>
                      <w:w w:val="103"/>
                      <w:lang w:val="fr-ML"/>
                    </w:rPr>
                  </w:rPrChange>
                </w:rPr>
                <w:delText>p</w:delText>
              </w:r>
              <w:r w:rsidRPr="007A4AFC" w:rsidDel="00CA1AA8">
                <w:rPr>
                  <w:color w:val="000000" w:themeColor="text1"/>
                  <w:spacing w:val="1"/>
                  <w:w w:val="103"/>
                  <w:lang w:val="fr-ML"/>
                  <w:rPrChange w:id="3791" w:author="Dr Mamadou SANOGO" w:date="2023-10-25T18:15:00Z">
                    <w:rPr>
                      <w:spacing w:val="1"/>
                      <w:w w:val="103"/>
                      <w:lang w:val="fr-ML"/>
                    </w:rPr>
                  </w:rPrChange>
                </w:rPr>
                <w:delText>é</w:delText>
              </w:r>
              <w:r w:rsidRPr="007A4AFC" w:rsidDel="00CA1AA8">
                <w:rPr>
                  <w:color w:val="000000" w:themeColor="text1"/>
                  <w:spacing w:val="2"/>
                  <w:w w:val="103"/>
                  <w:lang w:val="fr-ML"/>
                  <w:rPrChange w:id="3792" w:author="Dr Mamadou SANOGO" w:date="2023-10-25T18:15:00Z">
                    <w:rPr>
                      <w:spacing w:val="2"/>
                      <w:w w:val="103"/>
                      <w:lang w:val="fr-ML"/>
                    </w:rPr>
                  </w:rPrChange>
                </w:rPr>
                <w:delText>d</w:delText>
              </w:r>
              <w:r w:rsidRPr="007A4AFC" w:rsidDel="00CA1AA8">
                <w:rPr>
                  <w:color w:val="000000" w:themeColor="text1"/>
                  <w:spacing w:val="1"/>
                  <w:w w:val="103"/>
                  <w:lang w:val="fr-ML"/>
                  <w:rPrChange w:id="3793" w:author="Dr Mamadou SANOGO" w:date="2023-10-25T18:15:00Z">
                    <w:rPr>
                      <w:spacing w:val="1"/>
                      <w:w w:val="103"/>
                      <w:lang w:val="fr-ML"/>
                    </w:rPr>
                  </w:rPrChange>
                </w:rPr>
                <w:delText>a</w:delText>
              </w:r>
              <w:r w:rsidRPr="007A4AFC" w:rsidDel="00CA1AA8">
                <w:rPr>
                  <w:color w:val="000000" w:themeColor="text1"/>
                  <w:spacing w:val="2"/>
                  <w:w w:val="103"/>
                  <w:lang w:val="fr-ML"/>
                  <w:rPrChange w:id="3794" w:author="Dr Mamadou SANOGO" w:date="2023-10-25T18:15:00Z">
                    <w:rPr>
                      <w:spacing w:val="2"/>
                      <w:w w:val="103"/>
                      <w:lang w:val="fr-ML"/>
                    </w:rPr>
                  </w:rPrChange>
                </w:rPr>
                <w:delText>gog</w:delText>
              </w:r>
              <w:r w:rsidRPr="007A4AFC" w:rsidDel="00CA1AA8">
                <w:rPr>
                  <w:color w:val="000000" w:themeColor="text1"/>
                  <w:spacing w:val="1"/>
                  <w:w w:val="103"/>
                  <w:lang w:val="fr-ML"/>
                  <w:rPrChange w:id="3795" w:author="Dr Mamadou SANOGO" w:date="2023-10-25T18:15:00Z">
                    <w:rPr>
                      <w:spacing w:val="1"/>
                      <w:w w:val="103"/>
                      <w:lang w:val="fr-ML"/>
                    </w:rPr>
                  </w:rPrChange>
                </w:rPr>
                <w:delText>i</w:delText>
              </w:r>
              <w:r w:rsidRPr="007A4AFC" w:rsidDel="00CA1AA8">
                <w:rPr>
                  <w:color w:val="000000" w:themeColor="text1"/>
                  <w:spacing w:val="2"/>
                  <w:w w:val="103"/>
                  <w:lang w:val="fr-ML"/>
                  <w:rPrChange w:id="3796" w:author="Dr Mamadou SANOGO" w:date="2023-10-25T18:15:00Z">
                    <w:rPr>
                      <w:spacing w:val="2"/>
                      <w:w w:val="103"/>
                      <w:lang w:val="fr-ML"/>
                    </w:rPr>
                  </w:rPrChange>
                </w:rPr>
                <w:delText>qu</w:delText>
              </w:r>
              <w:r w:rsidRPr="007A4AFC" w:rsidDel="00CA1AA8">
                <w:rPr>
                  <w:color w:val="000000" w:themeColor="text1"/>
                  <w:spacing w:val="1"/>
                  <w:w w:val="103"/>
                  <w:lang w:val="fr-ML"/>
                  <w:rPrChange w:id="3797" w:author="Dr Mamadou SANOGO" w:date="2023-10-25T18:15:00Z">
                    <w:rPr>
                      <w:spacing w:val="1"/>
                      <w:w w:val="103"/>
                      <w:lang w:val="fr-ML"/>
                    </w:rPr>
                  </w:rPrChange>
                </w:rPr>
                <w:delText>e</w:delText>
              </w:r>
              <w:r w:rsidRPr="007A4AFC" w:rsidDel="00CA1AA8">
                <w:rPr>
                  <w:color w:val="000000" w:themeColor="text1"/>
                  <w:w w:val="103"/>
                  <w:lang w:val="fr-ML"/>
                  <w:rPrChange w:id="3798" w:author="Dr Mamadou SANOGO" w:date="2023-10-25T18:15:00Z">
                    <w:rPr>
                      <w:w w:val="103"/>
                      <w:lang w:val="fr-ML"/>
                    </w:rPr>
                  </w:rPrChange>
                </w:rPr>
                <w:delText>s</w:delText>
              </w:r>
            </w:del>
          </w:p>
        </w:tc>
        <w:tc>
          <w:tcPr>
            <w:tcW w:w="3996" w:type="dxa"/>
            <w:tcBorders>
              <w:top w:val="single" w:sz="4" w:space="0" w:color="000000"/>
              <w:left w:val="single" w:sz="4" w:space="0" w:color="000000"/>
              <w:bottom w:val="single" w:sz="4" w:space="0" w:color="000000"/>
              <w:right w:val="single" w:sz="4" w:space="0" w:color="000000"/>
            </w:tcBorders>
            <w:vAlign w:val="center"/>
            <w:tcPrChange w:id="3799" w:author="Dr Mamadou SANOGO" w:date="2023-10-27T13:49:00Z">
              <w:tcPr>
                <w:tcW w:w="3825" w:type="dxa"/>
                <w:tcBorders>
                  <w:top w:val="single" w:sz="4" w:space="0" w:color="000000"/>
                  <w:left w:val="single" w:sz="4" w:space="0" w:color="000000"/>
                  <w:bottom w:val="single" w:sz="4" w:space="0" w:color="000000"/>
                  <w:right w:val="single" w:sz="4" w:space="0" w:color="000000"/>
                </w:tcBorders>
                <w:vAlign w:val="center"/>
              </w:tcPr>
            </w:tcPrChange>
          </w:tcPr>
          <w:p w14:paraId="66892D7A" w14:textId="0E3D6BE1" w:rsidR="00643698" w:rsidRPr="007A4AFC" w:rsidDel="00CA1AA8" w:rsidRDefault="00643698">
            <w:pPr>
              <w:spacing w:line="276" w:lineRule="auto"/>
              <w:jc w:val="center"/>
              <w:rPr>
                <w:del w:id="3800" w:author="Cauris Cosmetics" w:date="2023-10-27T22:58:00Z"/>
                <w:color w:val="000000" w:themeColor="text1"/>
                <w:spacing w:val="2"/>
                <w:lang w:val="fr-ML"/>
                <w:rPrChange w:id="3801" w:author="Dr Mamadou SANOGO" w:date="2023-10-25T18:15:00Z">
                  <w:rPr>
                    <w:del w:id="3802" w:author="Cauris Cosmetics" w:date="2023-10-27T22:58:00Z"/>
                    <w:spacing w:val="2"/>
                    <w:lang w:val="fr-ML"/>
                  </w:rPr>
                </w:rPrChange>
              </w:rPr>
              <w:pPrChange w:id="3803"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804" w:author="Cauris Cosmetics" w:date="2023-10-27T22:58:00Z">
              <w:r w:rsidRPr="007A4AFC" w:rsidDel="00CA1AA8">
                <w:rPr>
                  <w:color w:val="000000" w:themeColor="text1"/>
                  <w:spacing w:val="2"/>
                  <w:lang w:val="fr-ML"/>
                  <w:rPrChange w:id="3805" w:author="Dr Mamadou SANOGO" w:date="2023-10-25T18:15:00Z">
                    <w:rPr>
                      <w:spacing w:val="2"/>
                      <w:lang w:val="fr-ML"/>
                    </w:rPr>
                  </w:rPrChange>
                </w:rPr>
                <w:delText>Disponibilité de l’information sur le cursus</w:delText>
              </w:r>
            </w:del>
          </w:p>
          <w:p w14:paraId="37A27D42" w14:textId="3D5ECB5F" w:rsidR="00643698" w:rsidRPr="007A4AFC" w:rsidDel="00CA1AA8" w:rsidRDefault="00643698">
            <w:pPr>
              <w:spacing w:line="276" w:lineRule="auto"/>
              <w:jc w:val="center"/>
              <w:rPr>
                <w:del w:id="3806" w:author="Cauris Cosmetics" w:date="2023-10-27T22:58:00Z"/>
                <w:color w:val="000000" w:themeColor="text1"/>
                <w:spacing w:val="2"/>
                <w:lang w:val="fr-ML"/>
                <w:rPrChange w:id="3807" w:author="Dr Mamadou SANOGO" w:date="2023-10-25T18:15:00Z">
                  <w:rPr>
                    <w:del w:id="3808" w:author="Cauris Cosmetics" w:date="2023-10-27T22:58:00Z"/>
                    <w:spacing w:val="2"/>
                    <w:lang w:val="fr-ML"/>
                  </w:rPr>
                </w:rPrChange>
              </w:rPr>
              <w:pPrChange w:id="3809"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810" w:author="Cauris Cosmetics" w:date="2023-10-27T22:58:00Z">
              <w:r w:rsidRPr="007A4AFC" w:rsidDel="00CA1AA8">
                <w:rPr>
                  <w:color w:val="000000" w:themeColor="text1"/>
                  <w:spacing w:val="2"/>
                  <w:lang w:val="fr-ML"/>
                  <w:rPrChange w:id="3811" w:author="Dr Mamadou SANOGO" w:date="2023-10-25T18:15:00Z">
                    <w:rPr>
                      <w:spacing w:val="2"/>
                      <w:lang w:val="fr-ML"/>
                    </w:rPr>
                  </w:rPrChange>
                </w:rPr>
                <w:delText xml:space="preserve"> Ouverture de l’école à l’innovation pédagogique</w:delText>
              </w:r>
            </w:del>
          </w:p>
        </w:tc>
        <w:tc>
          <w:tcPr>
            <w:tcW w:w="3969" w:type="dxa"/>
            <w:tcBorders>
              <w:top w:val="single" w:sz="4" w:space="0" w:color="000000"/>
              <w:left w:val="single" w:sz="4" w:space="0" w:color="000000"/>
              <w:bottom w:val="single" w:sz="4" w:space="0" w:color="000000"/>
              <w:right w:val="single" w:sz="4" w:space="0" w:color="000000"/>
            </w:tcBorders>
            <w:tcPrChange w:id="3812"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6FAC21F1" w14:textId="165D2E29" w:rsidR="00643698" w:rsidRPr="007A4AFC" w:rsidDel="00CA1AA8" w:rsidRDefault="00643698">
            <w:pPr>
              <w:spacing w:line="276" w:lineRule="auto"/>
              <w:jc w:val="center"/>
              <w:rPr>
                <w:del w:id="3813" w:author="Cauris Cosmetics" w:date="2023-10-27T22:58:00Z"/>
                <w:color w:val="000000" w:themeColor="text1"/>
                <w:spacing w:val="2"/>
                <w:lang w:val="fr-ML"/>
                <w:rPrChange w:id="3814" w:author="Dr Mamadou SANOGO" w:date="2023-10-25T18:15:00Z">
                  <w:rPr>
                    <w:del w:id="3815" w:author="Cauris Cosmetics" w:date="2023-10-27T22:58:00Z"/>
                    <w:spacing w:val="2"/>
                    <w:lang w:val="fr-ML"/>
                  </w:rPr>
                </w:rPrChange>
              </w:rPr>
              <w:pPrChange w:id="3816"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817" w:author="Cauris Cosmetics" w:date="2023-10-27T22:58:00Z">
              <w:r w:rsidRPr="007A4AFC" w:rsidDel="00CA1AA8">
                <w:rPr>
                  <w:color w:val="000000" w:themeColor="text1"/>
                  <w:spacing w:val="2"/>
                  <w:lang w:val="fr-ML"/>
                  <w:rPrChange w:id="3818" w:author="Dr Mamadou SANOGO" w:date="2023-10-25T18:15:00Z">
                    <w:rPr>
                      <w:spacing w:val="2"/>
                      <w:lang w:val="fr-ML"/>
                    </w:rPr>
                  </w:rPrChange>
                </w:rPr>
                <w:delText xml:space="preserve">Manque information sur la possibilité de préparer le Master en </w:delText>
              </w:r>
            </w:del>
            <w:ins w:id="3819" w:author="Dr Mamadou SANOGO" w:date="2023-10-27T14:16:00Z">
              <w:del w:id="3820" w:author="Cauris Cosmetics" w:date="2023-10-27T19:23:00Z">
                <w:r w:rsidR="005A69DD" w:rsidDel="007A7899">
                  <w:rPr>
                    <w:bCs/>
                    <w:color w:val="000000" w:themeColor="text1"/>
                    <w:szCs w:val="24"/>
                  </w:rPr>
                  <w:delText>management des services de santé</w:delText>
                </w:r>
              </w:del>
            </w:ins>
            <w:ins w:id="3821" w:author="Dr Mamadou SANOGO" w:date="2023-10-27T11:03:00Z">
              <w:del w:id="3822" w:author="Cauris Cosmetics" w:date="2023-10-27T22:58:00Z">
                <w:r w:rsidR="00FE3B81" w:rsidRPr="00A36245" w:rsidDel="00CA1AA8">
                  <w:rPr>
                    <w:bCs/>
                    <w:color w:val="000000" w:themeColor="text1"/>
                    <w:szCs w:val="24"/>
                  </w:rPr>
                  <w:delText xml:space="preserve"> </w:delText>
                </w:r>
              </w:del>
            </w:ins>
            <w:del w:id="3823" w:author="Cauris Cosmetics" w:date="2023-10-27T22:58:00Z">
              <w:r w:rsidRPr="007A4AFC" w:rsidDel="00CA1AA8">
                <w:rPr>
                  <w:color w:val="000000" w:themeColor="text1"/>
                  <w:spacing w:val="2"/>
                  <w:lang w:val="fr-ML"/>
                  <w:rPrChange w:id="3824" w:author="Dr Mamadou SANOGO" w:date="2023-10-25T18:15:00Z">
                    <w:rPr>
                      <w:spacing w:val="2"/>
                      <w:lang w:val="fr-ML"/>
                    </w:rPr>
                  </w:rPrChange>
                </w:rPr>
                <w:delText>épidémiologie à temps partiel</w:delText>
              </w:r>
            </w:del>
          </w:p>
          <w:p w14:paraId="399F1A01" w14:textId="68F4B1C1" w:rsidR="00643698" w:rsidRPr="007A4AFC" w:rsidDel="00CA1AA8" w:rsidRDefault="00643698">
            <w:pPr>
              <w:spacing w:line="276" w:lineRule="auto"/>
              <w:jc w:val="center"/>
              <w:rPr>
                <w:del w:id="3825" w:author="Cauris Cosmetics" w:date="2023-10-27T22:58:00Z"/>
                <w:color w:val="000000" w:themeColor="text1"/>
                <w:spacing w:val="2"/>
                <w:lang w:val="fr-ML"/>
                <w:rPrChange w:id="3826" w:author="Dr Mamadou SANOGO" w:date="2023-10-25T18:15:00Z">
                  <w:rPr>
                    <w:del w:id="3827" w:author="Cauris Cosmetics" w:date="2023-10-27T22:58:00Z"/>
                    <w:spacing w:val="2"/>
                    <w:lang w:val="fr-ML"/>
                  </w:rPr>
                </w:rPrChange>
              </w:rPr>
              <w:pPrChange w:id="3828"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829" w:author="Cauris Cosmetics" w:date="2023-10-27T22:58:00Z">
              <w:r w:rsidRPr="007A4AFC" w:rsidDel="00CA1AA8">
                <w:rPr>
                  <w:color w:val="000000" w:themeColor="text1"/>
                  <w:spacing w:val="2"/>
                  <w:lang w:val="fr-ML"/>
                  <w:rPrChange w:id="3830" w:author="Dr Mamadou SANOGO" w:date="2023-10-25T18:15:00Z">
                    <w:rPr>
                      <w:spacing w:val="2"/>
                      <w:lang w:val="fr-ML"/>
                    </w:rPr>
                  </w:rPrChange>
                </w:rPr>
                <w:delText>Répartition inadéquate des enseignements entre les semestres</w:delText>
              </w:r>
            </w:del>
          </w:p>
          <w:p w14:paraId="27B57128" w14:textId="4AEAB677" w:rsidR="00643698" w:rsidRPr="007A4AFC" w:rsidDel="00CA1AA8" w:rsidRDefault="00643698">
            <w:pPr>
              <w:spacing w:line="276" w:lineRule="auto"/>
              <w:jc w:val="center"/>
              <w:rPr>
                <w:del w:id="3831" w:author="Cauris Cosmetics" w:date="2023-10-27T22:58:00Z"/>
                <w:color w:val="000000" w:themeColor="text1"/>
                <w:spacing w:val="2"/>
                <w:lang w:val="fr-ML"/>
                <w:rPrChange w:id="3832" w:author="Dr Mamadou SANOGO" w:date="2023-10-25T18:15:00Z">
                  <w:rPr>
                    <w:del w:id="3833" w:author="Cauris Cosmetics" w:date="2023-10-27T22:58:00Z"/>
                    <w:spacing w:val="2"/>
                    <w:lang w:val="fr-ML"/>
                  </w:rPr>
                </w:rPrChange>
              </w:rPr>
              <w:pPrChange w:id="3834"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835" w:author="Cauris Cosmetics" w:date="2023-10-27T22:58:00Z">
              <w:r w:rsidRPr="007A4AFC" w:rsidDel="00CA1AA8">
                <w:rPr>
                  <w:color w:val="000000" w:themeColor="text1"/>
                  <w:spacing w:val="2"/>
                  <w:lang w:val="fr-ML"/>
                  <w:rPrChange w:id="3836" w:author="Dr Mamadou SANOGO" w:date="2023-10-25T18:15:00Z">
                    <w:rPr>
                      <w:spacing w:val="2"/>
                      <w:lang w:val="fr-ML"/>
                    </w:rPr>
                  </w:rPrChange>
                </w:rPr>
                <w:delText>Inefficience de l’atelier des mémorants</w:delText>
              </w:r>
            </w:del>
          </w:p>
          <w:p w14:paraId="76C2C85F" w14:textId="4E54634B" w:rsidR="00643698" w:rsidRPr="007A4AFC" w:rsidDel="00CA1AA8" w:rsidRDefault="00643698">
            <w:pPr>
              <w:spacing w:line="276" w:lineRule="auto"/>
              <w:jc w:val="center"/>
              <w:rPr>
                <w:del w:id="3837" w:author="Cauris Cosmetics" w:date="2023-10-27T22:58:00Z"/>
                <w:color w:val="000000" w:themeColor="text1"/>
                <w:spacing w:val="2"/>
                <w:lang w:val="fr-ML"/>
                <w:rPrChange w:id="3838" w:author="Dr Mamadou SANOGO" w:date="2023-10-25T18:15:00Z">
                  <w:rPr>
                    <w:del w:id="3839" w:author="Cauris Cosmetics" w:date="2023-10-27T22:58:00Z"/>
                    <w:spacing w:val="2"/>
                    <w:lang w:val="fr-ML"/>
                  </w:rPr>
                </w:rPrChange>
              </w:rPr>
              <w:pPrChange w:id="3840" w:author="Cauris Cosmetics" w:date="2023-10-27T22:58:00Z">
                <w:pPr>
                  <w:widowControl w:val="0"/>
                  <w:numPr>
                    <w:numId w:val="11"/>
                  </w:numPr>
                  <w:tabs>
                    <w:tab w:val="left" w:pos="180"/>
                  </w:tabs>
                  <w:autoSpaceDE w:val="0"/>
                  <w:autoSpaceDN w:val="0"/>
                  <w:adjustRightInd w:val="0"/>
                  <w:spacing w:line="240" w:lineRule="auto"/>
                  <w:ind w:left="180" w:right="102" w:hanging="142"/>
                  <w:jc w:val="left"/>
                </w:pPr>
              </w:pPrChange>
            </w:pPr>
            <w:del w:id="3841" w:author="Cauris Cosmetics" w:date="2023-10-27T22:58:00Z">
              <w:r w:rsidRPr="007A4AFC" w:rsidDel="00CA1AA8">
                <w:rPr>
                  <w:color w:val="000000" w:themeColor="text1"/>
                  <w:spacing w:val="2"/>
                  <w:lang w:val="fr-ML"/>
                  <w:rPrChange w:id="3842" w:author="Dr Mamadou SANOGO" w:date="2023-10-25T18:15:00Z">
                    <w:rPr>
                      <w:spacing w:val="2"/>
                      <w:lang w:val="fr-ML"/>
                    </w:rPr>
                  </w:rPrChange>
                </w:rPr>
                <w:delText>Répartition déséquilibrée de la direction des mémoires- entre les orientations et enseignants</w:delText>
              </w:r>
            </w:del>
          </w:p>
        </w:tc>
      </w:tr>
      <w:tr w:rsidR="007A4AFC" w:rsidRPr="007A4AFC" w:rsidDel="00CA1AA8" w14:paraId="612F92C1" w14:textId="391CB2B0" w:rsidTr="006778CD">
        <w:trPr>
          <w:trHeight w:val="20"/>
          <w:del w:id="3843" w:author="Cauris Cosmetics" w:date="2023-10-27T22:58:00Z"/>
          <w:trPrChange w:id="3844"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845"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40A0B3DA" w14:textId="53329860" w:rsidR="00643698" w:rsidRPr="007A4AFC" w:rsidDel="00CA1AA8" w:rsidRDefault="00643698">
            <w:pPr>
              <w:spacing w:line="276" w:lineRule="auto"/>
              <w:jc w:val="center"/>
              <w:rPr>
                <w:del w:id="3846" w:author="Cauris Cosmetics" w:date="2023-10-27T22:58:00Z"/>
                <w:color w:val="000000" w:themeColor="text1"/>
                <w:lang w:val="fr-ML"/>
                <w:rPrChange w:id="3847" w:author="Dr Mamadou SANOGO" w:date="2023-10-25T18:15:00Z">
                  <w:rPr>
                    <w:del w:id="3848" w:author="Cauris Cosmetics" w:date="2023-10-27T22:58:00Z"/>
                    <w:lang w:val="fr-ML"/>
                  </w:rPr>
                </w:rPrChange>
              </w:rPr>
              <w:pPrChange w:id="3849" w:author="Cauris Cosmetics" w:date="2023-10-27T22:58:00Z">
                <w:pPr>
                  <w:widowControl w:val="0"/>
                  <w:autoSpaceDE w:val="0"/>
                  <w:autoSpaceDN w:val="0"/>
                  <w:adjustRightInd w:val="0"/>
                  <w:spacing w:line="240" w:lineRule="auto"/>
                  <w:ind w:left="100" w:right="279"/>
                </w:pPr>
              </w:pPrChange>
            </w:pPr>
            <w:del w:id="3850" w:author="Cauris Cosmetics" w:date="2023-10-27T22:58:00Z">
              <w:r w:rsidRPr="007A4AFC" w:rsidDel="00CA1AA8">
                <w:rPr>
                  <w:color w:val="000000" w:themeColor="text1"/>
                  <w:spacing w:val="2"/>
                  <w:lang w:val="fr-ML"/>
                  <w:rPrChange w:id="3851" w:author="Dr Mamadou SANOGO" w:date="2023-10-25T18:15:00Z">
                    <w:rPr>
                      <w:spacing w:val="2"/>
                      <w:lang w:val="fr-ML"/>
                    </w:rPr>
                  </w:rPrChange>
                </w:rPr>
                <w:delText>R</w:delText>
              </w:r>
              <w:r w:rsidRPr="007A4AFC" w:rsidDel="00CA1AA8">
                <w:rPr>
                  <w:color w:val="000000" w:themeColor="text1"/>
                  <w:spacing w:val="1"/>
                  <w:lang w:val="fr-ML"/>
                  <w:rPrChange w:id="3852" w:author="Dr Mamadou SANOGO" w:date="2023-10-25T18:15:00Z">
                    <w:rPr>
                      <w:spacing w:val="1"/>
                      <w:lang w:val="fr-ML"/>
                    </w:rPr>
                  </w:rPrChange>
                </w:rPr>
                <w:delText>és</w:delText>
              </w:r>
              <w:r w:rsidRPr="007A4AFC" w:rsidDel="00CA1AA8">
                <w:rPr>
                  <w:color w:val="000000" w:themeColor="text1"/>
                  <w:spacing w:val="2"/>
                  <w:lang w:val="fr-ML"/>
                  <w:rPrChange w:id="3853" w:author="Dr Mamadou SANOGO" w:date="2023-10-25T18:15:00Z">
                    <w:rPr>
                      <w:spacing w:val="2"/>
                      <w:lang w:val="fr-ML"/>
                    </w:rPr>
                  </w:rPrChange>
                </w:rPr>
                <w:delText>u</w:delText>
              </w:r>
              <w:r w:rsidRPr="007A4AFC" w:rsidDel="00CA1AA8">
                <w:rPr>
                  <w:color w:val="000000" w:themeColor="text1"/>
                  <w:spacing w:val="1"/>
                  <w:lang w:val="fr-ML"/>
                  <w:rPrChange w:id="3854" w:author="Dr Mamadou SANOGO" w:date="2023-10-25T18:15:00Z">
                    <w:rPr>
                      <w:spacing w:val="1"/>
                      <w:lang w:val="fr-ML"/>
                    </w:rPr>
                  </w:rPrChange>
                </w:rPr>
                <w:delText>ltat</w:delText>
              </w:r>
              <w:r w:rsidRPr="007A4AFC" w:rsidDel="00CA1AA8">
                <w:rPr>
                  <w:color w:val="000000" w:themeColor="text1"/>
                  <w:lang w:val="fr-ML"/>
                  <w:rPrChange w:id="3855" w:author="Dr Mamadou SANOGO" w:date="2023-10-25T18:15:00Z">
                    <w:rPr>
                      <w:lang w:val="fr-ML"/>
                    </w:rPr>
                  </w:rPrChange>
                </w:rPr>
                <w:delText>s</w:delText>
              </w:r>
              <w:r w:rsidRPr="007A4AFC" w:rsidDel="00CA1AA8">
                <w:rPr>
                  <w:color w:val="000000" w:themeColor="text1"/>
                  <w:spacing w:val="25"/>
                  <w:lang w:val="fr-ML"/>
                  <w:rPrChange w:id="3856" w:author="Dr Mamadou SANOGO" w:date="2023-10-25T18:15:00Z">
                    <w:rPr>
                      <w:spacing w:val="25"/>
                      <w:lang w:val="fr-ML"/>
                    </w:rPr>
                  </w:rPrChange>
                </w:rPr>
                <w:delText xml:space="preserve"> </w:delText>
              </w:r>
              <w:r w:rsidRPr="007A4AFC" w:rsidDel="00CA1AA8">
                <w:rPr>
                  <w:color w:val="000000" w:themeColor="text1"/>
                  <w:spacing w:val="1"/>
                  <w:lang w:val="fr-ML"/>
                  <w:rPrChange w:id="3857" w:author="Dr Mamadou SANOGO" w:date="2023-10-25T18:15:00Z">
                    <w:rPr>
                      <w:spacing w:val="1"/>
                      <w:lang w:val="fr-ML"/>
                    </w:rPr>
                  </w:rPrChange>
                </w:rPr>
                <w:delText>e</w:delText>
              </w:r>
              <w:r w:rsidRPr="007A4AFC" w:rsidDel="00CA1AA8">
                <w:rPr>
                  <w:color w:val="000000" w:themeColor="text1"/>
                  <w:lang w:val="fr-ML"/>
                  <w:rPrChange w:id="3858" w:author="Dr Mamadou SANOGO" w:date="2023-10-25T18:15:00Z">
                    <w:rPr>
                      <w:lang w:val="fr-ML"/>
                    </w:rPr>
                  </w:rPrChange>
                </w:rPr>
                <w:delText>t</w:delText>
              </w:r>
              <w:r w:rsidRPr="007A4AFC" w:rsidDel="00CA1AA8">
                <w:rPr>
                  <w:color w:val="000000" w:themeColor="text1"/>
                  <w:spacing w:val="7"/>
                  <w:lang w:val="fr-ML"/>
                  <w:rPrChange w:id="3859" w:author="Dr Mamadou SANOGO" w:date="2023-10-25T18:15:00Z">
                    <w:rPr>
                      <w:spacing w:val="7"/>
                      <w:lang w:val="fr-ML"/>
                    </w:rPr>
                  </w:rPrChange>
                </w:rPr>
                <w:delText xml:space="preserve"> </w:delText>
              </w:r>
              <w:r w:rsidRPr="007A4AFC" w:rsidDel="00CA1AA8">
                <w:rPr>
                  <w:color w:val="000000" w:themeColor="text1"/>
                  <w:spacing w:val="1"/>
                  <w:w w:val="103"/>
                  <w:lang w:val="fr-ML"/>
                  <w:rPrChange w:id="3860" w:author="Dr Mamadou SANOGO" w:date="2023-10-25T18:15:00Z">
                    <w:rPr>
                      <w:spacing w:val="1"/>
                      <w:w w:val="103"/>
                      <w:lang w:val="fr-ML"/>
                    </w:rPr>
                  </w:rPrChange>
                </w:rPr>
                <w:delText>effet</w:delText>
              </w:r>
              <w:r w:rsidRPr="007A4AFC" w:rsidDel="00CA1AA8">
                <w:rPr>
                  <w:color w:val="000000" w:themeColor="text1"/>
                  <w:w w:val="103"/>
                  <w:lang w:val="fr-ML"/>
                  <w:rPrChange w:id="3861" w:author="Dr Mamadou SANOGO" w:date="2023-10-25T18:15:00Z">
                    <w:rPr>
                      <w:w w:val="103"/>
                      <w:lang w:val="fr-ML"/>
                    </w:rPr>
                  </w:rPrChange>
                </w:rPr>
                <w:delText xml:space="preserve">s </w:delText>
              </w:r>
              <w:r w:rsidRPr="007A4AFC" w:rsidDel="00CA1AA8">
                <w:rPr>
                  <w:color w:val="000000" w:themeColor="text1"/>
                  <w:spacing w:val="2"/>
                  <w:lang w:val="fr-ML"/>
                  <w:rPrChange w:id="3862" w:author="Dr Mamadou SANOGO" w:date="2023-10-25T18:15:00Z">
                    <w:rPr>
                      <w:spacing w:val="2"/>
                      <w:lang w:val="fr-ML"/>
                    </w:rPr>
                  </w:rPrChange>
                </w:rPr>
                <w:delText>d</w:delText>
              </w:r>
              <w:r w:rsidRPr="007A4AFC" w:rsidDel="00CA1AA8">
                <w:rPr>
                  <w:color w:val="000000" w:themeColor="text1"/>
                  <w:lang w:val="fr-ML"/>
                  <w:rPrChange w:id="3863" w:author="Dr Mamadou SANOGO" w:date="2023-10-25T18:15:00Z">
                    <w:rPr>
                      <w:lang w:val="fr-ML"/>
                    </w:rPr>
                  </w:rPrChange>
                </w:rPr>
                <w:delText>e</w:delText>
              </w:r>
              <w:r w:rsidRPr="007A4AFC" w:rsidDel="00CA1AA8">
                <w:rPr>
                  <w:color w:val="000000" w:themeColor="text1"/>
                  <w:spacing w:val="9"/>
                  <w:lang w:val="fr-ML"/>
                  <w:rPrChange w:id="3864" w:author="Dr Mamadou SANOGO" w:date="2023-10-25T18:15:00Z">
                    <w:rPr>
                      <w:spacing w:val="9"/>
                      <w:lang w:val="fr-ML"/>
                    </w:rPr>
                  </w:rPrChange>
                </w:rPr>
                <w:delText xml:space="preserve"> </w:delText>
              </w:r>
              <w:r w:rsidRPr="007A4AFC" w:rsidDel="00CA1AA8">
                <w:rPr>
                  <w:color w:val="000000" w:themeColor="text1"/>
                  <w:spacing w:val="1"/>
                  <w:lang w:val="fr-ML"/>
                  <w:rPrChange w:id="3865" w:author="Dr Mamadou SANOGO" w:date="2023-10-25T18:15:00Z">
                    <w:rPr>
                      <w:spacing w:val="1"/>
                      <w:lang w:val="fr-ML"/>
                    </w:rPr>
                  </w:rPrChange>
                </w:rPr>
                <w:delText>l</w:delText>
              </w:r>
              <w:r w:rsidRPr="007A4AFC" w:rsidDel="00CA1AA8">
                <w:rPr>
                  <w:color w:val="000000" w:themeColor="text1"/>
                  <w:lang w:val="fr-ML"/>
                  <w:rPrChange w:id="3866" w:author="Dr Mamadou SANOGO" w:date="2023-10-25T18:15:00Z">
                    <w:rPr>
                      <w:lang w:val="fr-ML"/>
                    </w:rPr>
                  </w:rPrChange>
                </w:rPr>
                <w:delText>a</w:delText>
              </w:r>
              <w:r w:rsidRPr="007A4AFC" w:rsidDel="00CA1AA8">
                <w:rPr>
                  <w:color w:val="000000" w:themeColor="text1"/>
                  <w:spacing w:val="8"/>
                  <w:lang w:val="fr-ML"/>
                  <w:rPrChange w:id="3867" w:author="Dr Mamadou SANOGO" w:date="2023-10-25T18:15:00Z">
                    <w:rPr>
                      <w:spacing w:val="8"/>
                      <w:lang w:val="fr-ML"/>
                    </w:rPr>
                  </w:rPrChange>
                </w:rPr>
                <w:delText xml:space="preserve"> </w:delText>
              </w:r>
              <w:r w:rsidRPr="007A4AFC" w:rsidDel="00CA1AA8">
                <w:rPr>
                  <w:color w:val="000000" w:themeColor="text1"/>
                  <w:spacing w:val="1"/>
                  <w:w w:val="103"/>
                  <w:lang w:val="fr-ML"/>
                  <w:rPrChange w:id="3868" w:author="Dr Mamadou SANOGO" w:date="2023-10-25T18:15:00Z">
                    <w:rPr>
                      <w:spacing w:val="1"/>
                      <w:w w:val="103"/>
                      <w:lang w:val="fr-ML"/>
                    </w:rPr>
                  </w:rPrChange>
                </w:rPr>
                <w:delText>f</w:delText>
              </w:r>
              <w:r w:rsidRPr="007A4AFC" w:rsidDel="00CA1AA8">
                <w:rPr>
                  <w:color w:val="000000" w:themeColor="text1"/>
                  <w:spacing w:val="2"/>
                  <w:w w:val="103"/>
                  <w:lang w:val="fr-ML"/>
                  <w:rPrChange w:id="3869" w:author="Dr Mamadou SANOGO" w:date="2023-10-25T18:15:00Z">
                    <w:rPr>
                      <w:spacing w:val="2"/>
                      <w:w w:val="103"/>
                      <w:lang w:val="fr-ML"/>
                    </w:rPr>
                  </w:rPrChange>
                </w:rPr>
                <w:delText>o</w:delText>
              </w:r>
              <w:r w:rsidRPr="007A4AFC" w:rsidDel="00CA1AA8">
                <w:rPr>
                  <w:color w:val="000000" w:themeColor="text1"/>
                  <w:spacing w:val="1"/>
                  <w:w w:val="103"/>
                  <w:lang w:val="fr-ML"/>
                  <w:rPrChange w:id="3870" w:author="Dr Mamadou SANOGO" w:date="2023-10-25T18:15:00Z">
                    <w:rPr>
                      <w:spacing w:val="1"/>
                      <w:w w:val="103"/>
                      <w:lang w:val="fr-ML"/>
                    </w:rPr>
                  </w:rPrChange>
                </w:rPr>
                <w:delText>r</w:delText>
              </w:r>
              <w:r w:rsidRPr="007A4AFC" w:rsidDel="00CA1AA8">
                <w:rPr>
                  <w:color w:val="000000" w:themeColor="text1"/>
                  <w:spacing w:val="2"/>
                  <w:w w:val="103"/>
                  <w:lang w:val="fr-ML"/>
                  <w:rPrChange w:id="3871" w:author="Dr Mamadou SANOGO" w:date="2023-10-25T18:15:00Z">
                    <w:rPr>
                      <w:spacing w:val="2"/>
                      <w:w w:val="103"/>
                      <w:lang w:val="fr-ML"/>
                    </w:rPr>
                  </w:rPrChange>
                </w:rPr>
                <w:delText>m</w:delText>
              </w:r>
              <w:r w:rsidRPr="007A4AFC" w:rsidDel="00CA1AA8">
                <w:rPr>
                  <w:color w:val="000000" w:themeColor="text1"/>
                  <w:spacing w:val="1"/>
                  <w:w w:val="103"/>
                  <w:lang w:val="fr-ML"/>
                  <w:rPrChange w:id="3872" w:author="Dr Mamadou SANOGO" w:date="2023-10-25T18:15:00Z">
                    <w:rPr>
                      <w:spacing w:val="1"/>
                      <w:w w:val="103"/>
                      <w:lang w:val="fr-ML"/>
                    </w:rPr>
                  </w:rPrChange>
                </w:rPr>
                <w:delText>ati</w:delText>
              </w:r>
              <w:r w:rsidRPr="007A4AFC" w:rsidDel="00CA1AA8">
                <w:rPr>
                  <w:color w:val="000000" w:themeColor="text1"/>
                  <w:spacing w:val="2"/>
                  <w:w w:val="103"/>
                  <w:lang w:val="fr-ML"/>
                  <w:rPrChange w:id="3873" w:author="Dr Mamadou SANOGO" w:date="2023-10-25T18:15:00Z">
                    <w:rPr>
                      <w:spacing w:val="2"/>
                      <w:w w:val="103"/>
                      <w:lang w:val="fr-ML"/>
                    </w:rPr>
                  </w:rPrChange>
                </w:rPr>
                <w:delText>on</w:delText>
              </w:r>
            </w:del>
          </w:p>
        </w:tc>
        <w:tc>
          <w:tcPr>
            <w:tcW w:w="3996" w:type="dxa"/>
            <w:tcBorders>
              <w:top w:val="single" w:sz="4" w:space="0" w:color="000000"/>
              <w:left w:val="single" w:sz="4" w:space="0" w:color="000000"/>
              <w:bottom w:val="single" w:sz="4" w:space="0" w:color="000000"/>
              <w:right w:val="single" w:sz="4" w:space="0" w:color="000000"/>
            </w:tcBorders>
            <w:tcPrChange w:id="3874"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70208FDA" w14:textId="130BEBFC" w:rsidR="00643698" w:rsidRPr="007A4AFC" w:rsidDel="00CA1AA8" w:rsidRDefault="00643698">
            <w:pPr>
              <w:spacing w:line="276" w:lineRule="auto"/>
              <w:jc w:val="center"/>
              <w:rPr>
                <w:del w:id="3875" w:author="Cauris Cosmetics" w:date="2023-10-27T22:58:00Z"/>
                <w:color w:val="000000" w:themeColor="text1"/>
                <w:rPrChange w:id="3876" w:author="Dr Mamadou SANOGO" w:date="2023-10-25T18:15:00Z">
                  <w:rPr>
                    <w:del w:id="3877" w:author="Cauris Cosmetics" w:date="2023-10-27T22:58:00Z"/>
                  </w:rPr>
                </w:rPrChange>
              </w:rPr>
              <w:pPrChange w:id="3878"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879" w:author="Cauris Cosmetics" w:date="2023-10-27T22:58:00Z">
              <w:r w:rsidRPr="007A4AFC" w:rsidDel="00CA1AA8">
                <w:rPr>
                  <w:color w:val="000000" w:themeColor="text1"/>
                  <w:spacing w:val="2"/>
                  <w:lang w:val="fr-ML"/>
                  <w:rPrChange w:id="3880" w:author="Dr Mamadou SANOGO" w:date="2023-10-25T18:15:00Z">
                    <w:rPr>
                      <w:spacing w:val="2"/>
                      <w:lang w:val="fr-ML"/>
                    </w:rPr>
                  </w:rPrChange>
                </w:rPr>
                <w:delText xml:space="preserve"> Satisfaction globale des étudiants</w:delText>
              </w:r>
            </w:del>
          </w:p>
        </w:tc>
        <w:tc>
          <w:tcPr>
            <w:tcW w:w="3969" w:type="dxa"/>
            <w:tcBorders>
              <w:top w:val="single" w:sz="4" w:space="0" w:color="000000"/>
              <w:left w:val="single" w:sz="4" w:space="0" w:color="000000"/>
              <w:bottom w:val="single" w:sz="4" w:space="0" w:color="000000"/>
              <w:right w:val="single" w:sz="4" w:space="0" w:color="000000"/>
            </w:tcBorders>
            <w:tcPrChange w:id="3881"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2C3BA059" w14:textId="10C7ABC4" w:rsidR="00643698" w:rsidRPr="007A4AFC" w:rsidDel="00CA1AA8" w:rsidRDefault="00643698">
            <w:pPr>
              <w:spacing w:line="276" w:lineRule="auto"/>
              <w:jc w:val="center"/>
              <w:rPr>
                <w:del w:id="3882" w:author="Cauris Cosmetics" w:date="2023-10-27T22:58:00Z"/>
                <w:color w:val="000000" w:themeColor="text1"/>
                <w:spacing w:val="2"/>
                <w:lang w:val="fr-ML"/>
                <w:rPrChange w:id="3883" w:author="Dr Mamadou SANOGO" w:date="2023-10-25T18:15:00Z">
                  <w:rPr>
                    <w:del w:id="3884" w:author="Cauris Cosmetics" w:date="2023-10-27T22:58:00Z"/>
                    <w:spacing w:val="2"/>
                    <w:lang w:val="fr-ML"/>
                  </w:rPr>
                </w:rPrChange>
              </w:rPr>
              <w:pPrChange w:id="3885"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886" w:author="Cauris Cosmetics" w:date="2023-10-27T22:58:00Z">
              <w:r w:rsidRPr="007A4AFC" w:rsidDel="00CA1AA8">
                <w:rPr>
                  <w:color w:val="000000" w:themeColor="text1"/>
                  <w:spacing w:val="2"/>
                  <w:lang w:val="fr-ML"/>
                  <w:rPrChange w:id="3887" w:author="Dr Mamadou SANOGO" w:date="2023-10-25T18:15:00Z">
                    <w:rPr>
                      <w:spacing w:val="2"/>
                      <w:lang w:val="fr-ML"/>
                    </w:rPr>
                  </w:rPrChange>
                </w:rPr>
                <w:delText>Inadéquation de certains débouchés affichés avec la formation délivrée</w:delText>
              </w:r>
            </w:del>
          </w:p>
          <w:p w14:paraId="06833D71" w14:textId="37C91261" w:rsidR="00643698" w:rsidRPr="007A4AFC" w:rsidDel="00CA1AA8" w:rsidRDefault="00643698">
            <w:pPr>
              <w:spacing w:line="276" w:lineRule="auto"/>
              <w:jc w:val="center"/>
              <w:rPr>
                <w:del w:id="3888" w:author="Cauris Cosmetics" w:date="2023-10-27T22:58:00Z"/>
                <w:color w:val="000000" w:themeColor="text1"/>
                <w:spacing w:val="2"/>
                <w:lang w:val="fr-ML"/>
                <w:rPrChange w:id="3889" w:author="Dr Mamadou SANOGO" w:date="2023-10-25T18:15:00Z">
                  <w:rPr>
                    <w:del w:id="3890" w:author="Cauris Cosmetics" w:date="2023-10-27T22:58:00Z"/>
                    <w:spacing w:val="2"/>
                    <w:lang w:val="fr-ML"/>
                  </w:rPr>
                </w:rPrChange>
              </w:rPr>
              <w:pPrChange w:id="3891"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892" w:author="Cauris Cosmetics" w:date="2023-10-27T22:58:00Z">
              <w:r w:rsidRPr="007A4AFC" w:rsidDel="00CA1AA8">
                <w:rPr>
                  <w:color w:val="000000" w:themeColor="text1"/>
                  <w:spacing w:val="2"/>
                  <w:lang w:val="fr-ML"/>
                  <w:rPrChange w:id="3893" w:author="Dr Mamadou SANOGO" w:date="2023-10-25T18:15:00Z">
                    <w:rPr>
                      <w:spacing w:val="2"/>
                      <w:lang w:val="fr-ML"/>
                    </w:rPr>
                  </w:rPrChange>
                </w:rPr>
                <w:delText>Faible visibilité des objectifs de formation et des compétences acquises en fin de programme</w:delText>
              </w:r>
            </w:del>
          </w:p>
          <w:p w14:paraId="73D8D9FC" w14:textId="5DF2726D" w:rsidR="00643698" w:rsidRPr="00FE3B81" w:rsidDel="00CA1AA8" w:rsidRDefault="00643698">
            <w:pPr>
              <w:spacing w:line="276" w:lineRule="auto"/>
              <w:jc w:val="center"/>
              <w:rPr>
                <w:del w:id="3894" w:author="Cauris Cosmetics" w:date="2023-10-27T22:58:00Z"/>
                <w:color w:val="000000" w:themeColor="text1"/>
                <w:lang w:val="fr-ML"/>
                <w:rPrChange w:id="3895" w:author="Dr Mamadou SANOGO" w:date="2023-10-27T11:06:00Z">
                  <w:rPr>
                    <w:del w:id="3896" w:author="Cauris Cosmetics" w:date="2023-10-27T22:58:00Z"/>
                    <w:lang w:val="fr-ML"/>
                  </w:rPr>
                </w:rPrChange>
              </w:rPr>
              <w:pPrChange w:id="3897" w:author="Cauris Cosmetics" w:date="2023-10-27T22:58:00Z">
                <w:pPr>
                  <w:widowControl w:val="0"/>
                  <w:numPr>
                    <w:numId w:val="11"/>
                  </w:numPr>
                  <w:tabs>
                    <w:tab w:val="left" w:pos="180"/>
                  </w:tabs>
                  <w:autoSpaceDE w:val="0"/>
                  <w:autoSpaceDN w:val="0"/>
                  <w:adjustRightInd w:val="0"/>
                  <w:spacing w:line="240" w:lineRule="auto"/>
                  <w:ind w:left="180" w:right="102" w:hanging="142"/>
                </w:pPr>
              </w:pPrChange>
            </w:pPr>
            <w:del w:id="3898" w:author="Cauris Cosmetics" w:date="2023-10-27T22:58:00Z">
              <w:r w:rsidRPr="00FE3B81" w:rsidDel="00CA1AA8">
                <w:rPr>
                  <w:color w:val="0070C0"/>
                  <w:spacing w:val="2"/>
                  <w:lang w:val="fr-ML"/>
                  <w:rPrChange w:id="3899" w:author="Dr Mamadou SANOGO" w:date="2023-10-27T11:06:00Z">
                    <w:rPr>
                      <w:spacing w:val="2"/>
                      <w:lang w:val="fr-ML"/>
                    </w:rPr>
                  </w:rPrChange>
                </w:rPr>
                <w:delText xml:space="preserve">Faible reconnaissance des diplômes en </w:delText>
              </w:r>
              <w:r w:rsidRPr="00FE3B81" w:rsidDel="00CA1AA8">
                <w:rPr>
                  <w:color w:val="FF0000"/>
                  <w:spacing w:val="2"/>
                  <w:lang w:val="fr-ML"/>
                  <w:rPrChange w:id="3900" w:author="Dr Mamadou SANOGO" w:date="2023-10-27T11:06:00Z">
                    <w:rPr>
                      <w:spacing w:val="2"/>
                      <w:lang w:val="fr-ML"/>
                    </w:rPr>
                  </w:rPrChange>
                </w:rPr>
                <w:delText xml:space="preserve">sciences sociales </w:delText>
              </w:r>
              <w:r w:rsidRPr="00FE3B81" w:rsidDel="00CA1AA8">
                <w:rPr>
                  <w:color w:val="0070C0"/>
                  <w:spacing w:val="2"/>
                  <w:lang w:val="fr-ML"/>
                  <w:rPrChange w:id="3901" w:author="Dr Mamadou SANOGO" w:date="2023-10-27T11:06:00Z">
                    <w:rPr>
                      <w:spacing w:val="2"/>
                      <w:lang w:val="fr-ML"/>
                    </w:rPr>
                  </w:rPrChange>
                </w:rPr>
                <w:delText>dans le monde professionnel hors université</w:delText>
              </w:r>
            </w:del>
          </w:p>
        </w:tc>
      </w:tr>
      <w:tr w:rsidR="007A4AFC" w:rsidRPr="007A4AFC" w:rsidDel="00CA1AA8" w14:paraId="07B405E0" w14:textId="79C9F83B" w:rsidTr="006778CD">
        <w:trPr>
          <w:trHeight w:val="20"/>
          <w:del w:id="3902" w:author="Cauris Cosmetics" w:date="2023-10-27T22:58:00Z"/>
          <w:trPrChange w:id="3903" w:author="Dr Mamadou SANOGO" w:date="2023-10-27T13:49:00Z">
            <w:trPr>
              <w:trHeight w:val="20"/>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904"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791DD9D7" w14:textId="1CFFE3C7" w:rsidR="00643698" w:rsidRPr="007A4AFC" w:rsidDel="00CA1AA8" w:rsidRDefault="00643698">
            <w:pPr>
              <w:spacing w:line="276" w:lineRule="auto"/>
              <w:jc w:val="center"/>
              <w:rPr>
                <w:del w:id="3905" w:author="Cauris Cosmetics" w:date="2023-10-27T22:58:00Z"/>
                <w:b/>
                <w:color w:val="000000" w:themeColor="text1"/>
                <w:lang w:val="fr-ML"/>
                <w:rPrChange w:id="3906" w:author="Dr Mamadou SANOGO" w:date="2023-10-25T18:15:00Z">
                  <w:rPr>
                    <w:del w:id="3907" w:author="Cauris Cosmetics" w:date="2023-10-27T22:58:00Z"/>
                    <w:b/>
                    <w:lang w:val="fr-ML"/>
                  </w:rPr>
                </w:rPrChange>
              </w:rPr>
              <w:pPrChange w:id="3908" w:author="Cauris Cosmetics" w:date="2023-10-27T22:58:00Z">
                <w:pPr>
                  <w:widowControl w:val="0"/>
                  <w:autoSpaceDE w:val="0"/>
                  <w:autoSpaceDN w:val="0"/>
                  <w:adjustRightInd w:val="0"/>
                  <w:spacing w:line="240" w:lineRule="auto"/>
                  <w:jc w:val="center"/>
                </w:pPr>
              </w:pPrChange>
            </w:pPr>
          </w:p>
        </w:tc>
        <w:tc>
          <w:tcPr>
            <w:tcW w:w="3996" w:type="dxa"/>
            <w:tcBorders>
              <w:top w:val="single" w:sz="4" w:space="0" w:color="000000"/>
              <w:left w:val="single" w:sz="4" w:space="0" w:color="000000"/>
              <w:bottom w:val="single" w:sz="4" w:space="0" w:color="000000"/>
              <w:right w:val="single" w:sz="4" w:space="0" w:color="000000"/>
            </w:tcBorders>
            <w:tcPrChange w:id="3909"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093B043F" w14:textId="5A614F1E" w:rsidR="00643698" w:rsidRPr="007A4AFC" w:rsidDel="00CA1AA8" w:rsidRDefault="00643698">
            <w:pPr>
              <w:spacing w:line="276" w:lineRule="auto"/>
              <w:jc w:val="center"/>
              <w:rPr>
                <w:del w:id="3910" w:author="Cauris Cosmetics" w:date="2023-10-27T22:58:00Z"/>
                <w:b/>
                <w:color w:val="000000" w:themeColor="text1"/>
                <w:lang w:val="fr-ML"/>
                <w:rPrChange w:id="3911" w:author="Dr Mamadou SANOGO" w:date="2023-10-25T18:15:00Z">
                  <w:rPr>
                    <w:del w:id="3912" w:author="Cauris Cosmetics" w:date="2023-10-27T22:58:00Z"/>
                    <w:b/>
                    <w:lang w:val="fr-ML"/>
                  </w:rPr>
                </w:rPrChange>
              </w:rPr>
              <w:pPrChange w:id="3913" w:author="Cauris Cosmetics" w:date="2023-10-27T22:58:00Z">
                <w:pPr>
                  <w:widowControl w:val="0"/>
                  <w:autoSpaceDE w:val="0"/>
                  <w:autoSpaceDN w:val="0"/>
                  <w:adjustRightInd w:val="0"/>
                  <w:spacing w:line="240" w:lineRule="auto"/>
                  <w:jc w:val="center"/>
                </w:pPr>
              </w:pPrChange>
            </w:pPr>
            <w:del w:id="3914" w:author="Cauris Cosmetics" w:date="2023-10-27T22:58:00Z">
              <w:r w:rsidRPr="007A4AFC" w:rsidDel="00CA1AA8">
                <w:rPr>
                  <w:b/>
                  <w:color w:val="000000" w:themeColor="text1"/>
                  <w:lang w:val="fr-ML"/>
                  <w:rPrChange w:id="3915" w:author="Dr Mamadou SANOGO" w:date="2023-10-25T18:15:00Z">
                    <w:rPr>
                      <w:b/>
                      <w:lang w:val="fr-ML"/>
                    </w:rPr>
                  </w:rPrChange>
                </w:rPr>
                <w:delText>Opportunités</w:delText>
              </w:r>
            </w:del>
          </w:p>
        </w:tc>
        <w:tc>
          <w:tcPr>
            <w:tcW w:w="3969" w:type="dxa"/>
            <w:tcBorders>
              <w:top w:val="single" w:sz="4" w:space="0" w:color="000000"/>
              <w:left w:val="single" w:sz="4" w:space="0" w:color="000000"/>
              <w:bottom w:val="single" w:sz="4" w:space="0" w:color="000000"/>
              <w:right w:val="single" w:sz="4" w:space="0" w:color="000000"/>
            </w:tcBorders>
            <w:tcPrChange w:id="3916"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381E912C" w14:textId="4642552A" w:rsidR="00643698" w:rsidRPr="007A4AFC" w:rsidDel="00CA1AA8" w:rsidRDefault="00643698">
            <w:pPr>
              <w:spacing w:line="276" w:lineRule="auto"/>
              <w:jc w:val="center"/>
              <w:rPr>
                <w:del w:id="3917" w:author="Cauris Cosmetics" w:date="2023-10-27T22:58:00Z"/>
                <w:b/>
                <w:color w:val="000000" w:themeColor="text1"/>
                <w:lang w:val="fr-ML"/>
                <w:rPrChange w:id="3918" w:author="Dr Mamadou SANOGO" w:date="2023-10-25T18:15:00Z">
                  <w:rPr>
                    <w:del w:id="3919" w:author="Cauris Cosmetics" w:date="2023-10-27T22:58:00Z"/>
                    <w:b/>
                    <w:lang w:val="fr-ML"/>
                  </w:rPr>
                </w:rPrChange>
              </w:rPr>
              <w:pPrChange w:id="3920" w:author="Cauris Cosmetics" w:date="2023-10-27T22:58:00Z">
                <w:pPr>
                  <w:widowControl w:val="0"/>
                  <w:autoSpaceDE w:val="0"/>
                  <w:autoSpaceDN w:val="0"/>
                  <w:adjustRightInd w:val="0"/>
                  <w:spacing w:line="240" w:lineRule="auto"/>
                  <w:jc w:val="center"/>
                </w:pPr>
              </w:pPrChange>
            </w:pPr>
            <w:del w:id="3921" w:author="Cauris Cosmetics" w:date="2023-10-27T22:58:00Z">
              <w:r w:rsidRPr="007A4AFC" w:rsidDel="00CA1AA8">
                <w:rPr>
                  <w:b/>
                  <w:color w:val="000000" w:themeColor="text1"/>
                  <w:lang w:val="fr-ML"/>
                  <w:rPrChange w:id="3922" w:author="Dr Mamadou SANOGO" w:date="2023-10-25T18:15:00Z">
                    <w:rPr>
                      <w:b/>
                      <w:lang w:val="fr-ML"/>
                    </w:rPr>
                  </w:rPrChange>
                </w:rPr>
                <w:delText>Menaces</w:delText>
              </w:r>
            </w:del>
          </w:p>
        </w:tc>
      </w:tr>
      <w:tr w:rsidR="00643698" w:rsidRPr="007A4AFC" w:rsidDel="00CA1AA8" w14:paraId="0C76F4B9" w14:textId="7C7C1A46" w:rsidTr="006778CD">
        <w:trPr>
          <w:trHeight w:val="3287"/>
          <w:del w:id="3923" w:author="Cauris Cosmetics" w:date="2023-10-27T22:58:00Z"/>
          <w:trPrChange w:id="3924" w:author="Dr Mamadou SANOGO" w:date="2023-10-27T13:49:00Z">
            <w:trPr>
              <w:trHeight w:val="3287"/>
            </w:trPr>
          </w:trPrChange>
        </w:trPr>
        <w:tc>
          <w:tcPr>
            <w:tcW w:w="1843" w:type="dxa"/>
            <w:tcBorders>
              <w:top w:val="single" w:sz="4" w:space="0" w:color="000000"/>
              <w:left w:val="single" w:sz="4" w:space="0" w:color="000000"/>
              <w:bottom w:val="single" w:sz="4" w:space="0" w:color="000000"/>
              <w:right w:val="single" w:sz="4" w:space="0" w:color="000000"/>
            </w:tcBorders>
            <w:vAlign w:val="center"/>
            <w:tcPrChange w:id="3925" w:author="Dr Mamadou SANOGO" w:date="2023-10-27T13:49:00Z">
              <w:tcPr>
                <w:tcW w:w="1843" w:type="dxa"/>
                <w:tcBorders>
                  <w:top w:val="single" w:sz="4" w:space="0" w:color="000000"/>
                  <w:left w:val="single" w:sz="4" w:space="0" w:color="000000"/>
                  <w:bottom w:val="single" w:sz="4" w:space="0" w:color="000000"/>
                  <w:right w:val="single" w:sz="4" w:space="0" w:color="000000"/>
                </w:tcBorders>
                <w:vAlign w:val="center"/>
              </w:tcPr>
            </w:tcPrChange>
          </w:tcPr>
          <w:p w14:paraId="20522164" w14:textId="5444F6AE" w:rsidR="00643698" w:rsidRPr="007A4AFC" w:rsidDel="00CA1AA8" w:rsidRDefault="00643698">
            <w:pPr>
              <w:spacing w:line="276" w:lineRule="auto"/>
              <w:jc w:val="center"/>
              <w:rPr>
                <w:del w:id="3926" w:author="Cauris Cosmetics" w:date="2023-10-27T22:58:00Z"/>
                <w:color w:val="000000" w:themeColor="text1"/>
                <w:spacing w:val="2"/>
                <w:lang w:val="fr-ML"/>
                <w:rPrChange w:id="3927" w:author="Dr Mamadou SANOGO" w:date="2023-10-25T18:15:00Z">
                  <w:rPr>
                    <w:del w:id="3928" w:author="Cauris Cosmetics" w:date="2023-10-27T22:58:00Z"/>
                    <w:spacing w:val="2"/>
                    <w:lang w:val="fr-ML"/>
                  </w:rPr>
                </w:rPrChange>
              </w:rPr>
              <w:pPrChange w:id="3929" w:author="Cauris Cosmetics" w:date="2023-10-27T22:58:00Z">
                <w:pPr>
                  <w:widowControl w:val="0"/>
                  <w:autoSpaceDE w:val="0"/>
                  <w:autoSpaceDN w:val="0"/>
                  <w:adjustRightInd w:val="0"/>
                  <w:spacing w:line="240" w:lineRule="auto"/>
                  <w:ind w:left="100" w:right="279"/>
                </w:pPr>
              </w:pPrChange>
            </w:pPr>
          </w:p>
        </w:tc>
        <w:tc>
          <w:tcPr>
            <w:tcW w:w="3996" w:type="dxa"/>
            <w:tcBorders>
              <w:top w:val="single" w:sz="4" w:space="0" w:color="000000"/>
              <w:left w:val="single" w:sz="4" w:space="0" w:color="000000"/>
              <w:bottom w:val="single" w:sz="4" w:space="0" w:color="000000"/>
              <w:right w:val="single" w:sz="4" w:space="0" w:color="000000"/>
            </w:tcBorders>
            <w:tcPrChange w:id="3930" w:author="Dr Mamadou SANOGO" w:date="2023-10-27T13:49:00Z">
              <w:tcPr>
                <w:tcW w:w="3825" w:type="dxa"/>
                <w:tcBorders>
                  <w:top w:val="single" w:sz="4" w:space="0" w:color="000000"/>
                  <w:left w:val="single" w:sz="4" w:space="0" w:color="000000"/>
                  <w:bottom w:val="single" w:sz="4" w:space="0" w:color="000000"/>
                  <w:right w:val="single" w:sz="4" w:space="0" w:color="000000"/>
                </w:tcBorders>
              </w:tcPr>
            </w:tcPrChange>
          </w:tcPr>
          <w:p w14:paraId="09D7C9F4" w14:textId="22621EBD" w:rsidR="00643698" w:rsidRPr="007A4AFC" w:rsidDel="00CA1AA8" w:rsidRDefault="00643698">
            <w:pPr>
              <w:spacing w:line="276" w:lineRule="auto"/>
              <w:jc w:val="center"/>
              <w:rPr>
                <w:del w:id="3931" w:author="Cauris Cosmetics" w:date="2023-10-27T22:58:00Z"/>
                <w:color w:val="000000" w:themeColor="text1"/>
                <w:rPrChange w:id="3932" w:author="Dr Mamadou SANOGO" w:date="2023-10-25T18:15:00Z">
                  <w:rPr>
                    <w:del w:id="3933" w:author="Cauris Cosmetics" w:date="2023-10-27T22:58:00Z"/>
                  </w:rPr>
                </w:rPrChange>
              </w:rPr>
              <w:pPrChange w:id="3934" w:author="Cauris Cosmetics" w:date="2023-10-27T22:58:00Z">
                <w:pPr>
                  <w:pStyle w:val="Paragraphedeliste"/>
                  <w:widowControl w:val="0"/>
                  <w:numPr>
                    <w:numId w:val="12"/>
                  </w:numPr>
                  <w:autoSpaceDE w:val="0"/>
                  <w:autoSpaceDN w:val="0"/>
                  <w:adjustRightInd w:val="0"/>
                  <w:spacing w:line="240" w:lineRule="auto"/>
                  <w:ind w:left="310" w:hanging="283"/>
                </w:pPr>
              </w:pPrChange>
            </w:pPr>
            <w:del w:id="3935" w:author="Cauris Cosmetics" w:date="2023-10-27T22:58:00Z">
              <w:r w:rsidRPr="007A4AFC" w:rsidDel="00CA1AA8">
                <w:rPr>
                  <w:color w:val="000000" w:themeColor="text1"/>
                  <w:rPrChange w:id="3936" w:author="Dr Mamadou SANOGO" w:date="2023-10-25T18:15:00Z">
                    <w:rPr/>
                  </w:rPrChange>
                </w:rPr>
                <w:delText>Demande croissante des candidats sur le marché de l’emploi.</w:delText>
              </w:r>
            </w:del>
          </w:p>
          <w:p w14:paraId="366B5A33" w14:textId="6120EB7B" w:rsidR="00643698" w:rsidRPr="007A4AFC" w:rsidDel="00CA1AA8" w:rsidRDefault="00643698">
            <w:pPr>
              <w:spacing w:line="276" w:lineRule="auto"/>
              <w:jc w:val="center"/>
              <w:rPr>
                <w:del w:id="3937" w:author="Cauris Cosmetics" w:date="2023-10-27T22:58:00Z"/>
                <w:color w:val="000000" w:themeColor="text1"/>
                <w:rPrChange w:id="3938" w:author="Dr Mamadou SANOGO" w:date="2023-10-25T18:15:00Z">
                  <w:rPr>
                    <w:del w:id="3939" w:author="Cauris Cosmetics" w:date="2023-10-27T22:58:00Z"/>
                  </w:rPr>
                </w:rPrChange>
              </w:rPr>
              <w:pPrChange w:id="3940" w:author="Cauris Cosmetics" w:date="2023-10-27T22:58:00Z">
                <w:pPr>
                  <w:pStyle w:val="Paragraphedeliste"/>
                  <w:widowControl w:val="0"/>
                  <w:numPr>
                    <w:numId w:val="12"/>
                  </w:numPr>
                  <w:autoSpaceDE w:val="0"/>
                  <w:autoSpaceDN w:val="0"/>
                  <w:adjustRightInd w:val="0"/>
                  <w:spacing w:line="240" w:lineRule="auto"/>
                  <w:ind w:left="310" w:hanging="283"/>
                </w:pPr>
              </w:pPrChange>
            </w:pPr>
            <w:del w:id="3941" w:author="Cauris Cosmetics" w:date="2023-10-27T22:58:00Z">
              <w:r w:rsidRPr="007A4AFC" w:rsidDel="00CA1AA8">
                <w:rPr>
                  <w:color w:val="000000" w:themeColor="text1"/>
                  <w:rPrChange w:id="3942" w:author="Dr Mamadou SANOGO" w:date="2023-10-25T18:15:00Z">
                    <w:rPr/>
                  </w:rPrChange>
                </w:rPr>
                <w:delText>Potentiel de développement de partenariats avec des structures de l’enseignement et socio-professionnelles pour faciliter la mobilité inter universitaire et de l’apprentissage pratique.</w:delText>
              </w:r>
            </w:del>
          </w:p>
          <w:p w14:paraId="4F703815" w14:textId="00E161B5" w:rsidR="00643698" w:rsidRPr="007A4AFC" w:rsidDel="00CA1AA8" w:rsidRDefault="00643698">
            <w:pPr>
              <w:spacing w:line="276" w:lineRule="auto"/>
              <w:jc w:val="center"/>
              <w:rPr>
                <w:del w:id="3943" w:author="Cauris Cosmetics" w:date="2023-10-27T22:58:00Z"/>
                <w:color w:val="000000" w:themeColor="text1"/>
                <w:rPrChange w:id="3944" w:author="Dr Mamadou SANOGO" w:date="2023-10-25T18:15:00Z">
                  <w:rPr>
                    <w:del w:id="3945" w:author="Cauris Cosmetics" w:date="2023-10-27T22:58:00Z"/>
                  </w:rPr>
                </w:rPrChange>
              </w:rPr>
              <w:pPrChange w:id="3946" w:author="Cauris Cosmetics" w:date="2023-10-27T22:58:00Z">
                <w:pPr>
                  <w:pStyle w:val="Paragraphedeliste"/>
                  <w:widowControl w:val="0"/>
                  <w:numPr>
                    <w:numId w:val="12"/>
                  </w:numPr>
                  <w:autoSpaceDE w:val="0"/>
                  <w:autoSpaceDN w:val="0"/>
                  <w:adjustRightInd w:val="0"/>
                  <w:spacing w:line="240" w:lineRule="auto"/>
                  <w:ind w:left="310" w:hanging="283"/>
                </w:pPr>
              </w:pPrChange>
            </w:pPr>
            <w:del w:id="3947" w:author="Cauris Cosmetics" w:date="2023-10-27T22:58:00Z">
              <w:r w:rsidRPr="007A4AFC" w:rsidDel="00CA1AA8">
                <w:rPr>
                  <w:color w:val="000000" w:themeColor="text1"/>
                  <w:rPrChange w:id="3948" w:author="Dr Mamadou SANOGO" w:date="2023-10-25T18:15:00Z">
                    <w:rPr/>
                  </w:rPrChange>
                </w:rPr>
                <w:delText>Possibilité d'expansion future vers d'autres régions du Mali, et la sous-région.</w:delText>
              </w:r>
            </w:del>
          </w:p>
          <w:p w14:paraId="1F246A81" w14:textId="566319C1" w:rsidR="00643698" w:rsidRPr="007A4AFC" w:rsidDel="00CA1AA8" w:rsidRDefault="00643698">
            <w:pPr>
              <w:spacing w:line="276" w:lineRule="auto"/>
              <w:jc w:val="center"/>
              <w:rPr>
                <w:del w:id="3949" w:author="Cauris Cosmetics" w:date="2023-10-27T22:58:00Z"/>
                <w:color w:val="000000" w:themeColor="text1"/>
                <w:rPrChange w:id="3950" w:author="Dr Mamadou SANOGO" w:date="2023-10-25T18:15:00Z">
                  <w:rPr>
                    <w:del w:id="3951" w:author="Cauris Cosmetics" w:date="2023-10-27T22:58:00Z"/>
                  </w:rPr>
                </w:rPrChange>
              </w:rPr>
              <w:pPrChange w:id="3952" w:author="Cauris Cosmetics" w:date="2023-10-27T22:58:00Z">
                <w:pPr>
                  <w:pStyle w:val="Paragraphedeliste"/>
                  <w:widowControl w:val="0"/>
                  <w:numPr>
                    <w:numId w:val="12"/>
                  </w:numPr>
                  <w:autoSpaceDE w:val="0"/>
                  <w:autoSpaceDN w:val="0"/>
                  <w:adjustRightInd w:val="0"/>
                  <w:spacing w:line="240" w:lineRule="auto"/>
                  <w:ind w:left="310" w:hanging="283"/>
                </w:pPr>
              </w:pPrChange>
            </w:pPr>
            <w:del w:id="3953" w:author="Cauris Cosmetics" w:date="2023-10-27T22:58:00Z">
              <w:r w:rsidRPr="007A4AFC" w:rsidDel="00CA1AA8">
                <w:rPr>
                  <w:color w:val="000000" w:themeColor="text1"/>
                  <w:rPrChange w:id="3954" w:author="Dr Mamadou SANOGO" w:date="2023-10-25T18:15:00Z">
                    <w:rPr/>
                  </w:rPrChange>
                </w:rPr>
                <w:delText>Le rehaussement positif de la réputation de l’école</w:delText>
              </w:r>
            </w:del>
          </w:p>
        </w:tc>
        <w:tc>
          <w:tcPr>
            <w:tcW w:w="3969" w:type="dxa"/>
            <w:tcBorders>
              <w:top w:val="single" w:sz="4" w:space="0" w:color="000000"/>
              <w:left w:val="single" w:sz="4" w:space="0" w:color="000000"/>
              <w:bottom w:val="single" w:sz="4" w:space="0" w:color="000000"/>
              <w:right w:val="single" w:sz="4" w:space="0" w:color="000000"/>
            </w:tcBorders>
            <w:tcPrChange w:id="3955" w:author="Dr Mamadou SANOGO" w:date="2023-10-27T13:49:00Z">
              <w:tcPr>
                <w:tcW w:w="3856" w:type="dxa"/>
                <w:tcBorders>
                  <w:top w:val="single" w:sz="4" w:space="0" w:color="000000"/>
                  <w:left w:val="single" w:sz="4" w:space="0" w:color="000000"/>
                  <w:bottom w:val="single" w:sz="4" w:space="0" w:color="000000"/>
                  <w:right w:val="single" w:sz="4" w:space="0" w:color="000000"/>
                </w:tcBorders>
              </w:tcPr>
            </w:tcPrChange>
          </w:tcPr>
          <w:p w14:paraId="5316876A" w14:textId="4FDCDFF3" w:rsidR="00643698" w:rsidRPr="007A4AFC" w:rsidDel="00CA1AA8" w:rsidRDefault="00643698">
            <w:pPr>
              <w:spacing w:line="276" w:lineRule="auto"/>
              <w:jc w:val="center"/>
              <w:rPr>
                <w:del w:id="3956" w:author="Cauris Cosmetics" w:date="2023-10-27T22:58:00Z"/>
                <w:color w:val="000000" w:themeColor="text1"/>
                <w:rPrChange w:id="3957" w:author="Dr Mamadou SANOGO" w:date="2023-10-25T18:15:00Z">
                  <w:rPr>
                    <w:del w:id="3958" w:author="Cauris Cosmetics" w:date="2023-10-27T22:58:00Z"/>
                  </w:rPr>
                </w:rPrChange>
              </w:rPr>
              <w:pPrChange w:id="3959" w:author="Cauris Cosmetics" w:date="2023-10-27T22:58:00Z">
                <w:pPr>
                  <w:pStyle w:val="Paragraphedeliste"/>
                  <w:widowControl w:val="0"/>
                  <w:numPr>
                    <w:numId w:val="12"/>
                  </w:numPr>
                  <w:autoSpaceDE w:val="0"/>
                  <w:autoSpaceDN w:val="0"/>
                  <w:adjustRightInd w:val="0"/>
                  <w:spacing w:line="240" w:lineRule="auto"/>
                  <w:ind w:left="310" w:hanging="283"/>
                </w:pPr>
              </w:pPrChange>
            </w:pPr>
            <w:del w:id="3960" w:author="Cauris Cosmetics" w:date="2023-10-27T22:58:00Z">
              <w:r w:rsidRPr="007A4AFC" w:rsidDel="00CA1AA8">
                <w:rPr>
                  <w:color w:val="000000" w:themeColor="text1"/>
                  <w:rPrChange w:id="3961" w:author="Dr Mamadou SANOGO" w:date="2023-10-25T18:15:00Z">
                    <w:rPr/>
                  </w:rPrChange>
                </w:rPr>
                <w:delText>Forte sollicitation des enseignants des universités publiques par des universités privées</w:delText>
              </w:r>
            </w:del>
          </w:p>
          <w:p w14:paraId="2255E253" w14:textId="75E2F01D" w:rsidR="00643698" w:rsidRPr="007A4AFC" w:rsidDel="00CA1AA8" w:rsidRDefault="00643698">
            <w:pPr>
              <w:spacing w:line="276" w:lineRule="auto"/>
              <w:jc w:val="center"/>
              <w:rPr>
                <w:del w:id="3962" w:author="Cauris Cosmetics" w:date="2023-10-27T22:58:00Z"/>
                <w:color w:val="000000" w:themeColor="text1"/>
                <w:rPrChange w:id="3963" w:author="Dr Mamadou SANOGO" w:date="2023-10-25T18:15:00Z">
                  <w:rPr>
                    <w:del w:id="3964" w:author="Cauris Cosmetics" w:date="2023-10-27T22:58:00Z"/>
                  </w:rPr>
                </w:rPrChange>
              </w:rPr>
              <w:pPrChange w:id="3965" w:author="Cauris Cosmetics" w:date="2023-10-27T22:58:00Z">
                <w:pPr>
                  <w:pStyle w:val="Paragraphedeliste"/>
                  <w:widowControl w:val="0"/>
                  <w:numPr>
                    <w:numId w:val="12"/>
                  </w:numPr>
                  <w:autoSpaceDE w:val="0"/>
                  <w:autoSpaceDN w:val="0"/>
                  <w:adjustRightInd w:val="0"/>
                  <w:spacing w:line="240" w:lineRule="auto"/>
                  <w:ind w:left="310" w:hanging="283"/>
                </w:pPr>
              </w:pPrChange>
            </w:pPr>
            <w:del w:id="3966" w:author="Cauris Cosmetics" w:date="2023-10-27T22:58:00Z">
              <w:r w:rsidRPr="007A4AFC" w:rsidDel="00CA1AA8">
                <w:rPr>
                  <w:color w:val="000000" w:themeColor="text1"/>
                  <w:rPrChange w:id="3967" w:author="Dr Mamadou SANOGO" w:date="2023-10-25T18:15:00Z">
                    <w:rPr/>
                  </w:rPrChange>
                </w:rPr>
                <w:delText>Manque d’accompagnement de l'Etat</w:delText>
              </w:r>
            </w:del>
          </w:p>
          <w:p w14:paraId="53D84472" w14:textId="2D495364" w:rsidR="00643698" w:rsidRPr="007A4AFC" w:rsidDel="00CA1AA8" w:rsidRDefault="00643698">
            <w:pPr>
              <w:spacing w:line="276" w:lineRule="auto"/>
              <w:jc w:val="center"/>
              <w:rPr>
                <w:del w:id="3968" w:author="Cauris Cosmetics" w:date="2023-10-27T22:58:00Z"/>
                <w:color w:val="000000" w:themeColor="text1"/>
                <w:rPrChange w:id="3969" w:author="Dr Mamadou SANOGO" w:date="2023-10-25T18:15:00Z">
                  <w:rPr>
                    <w:del w:id="3970" w:author="Cauris Cosmetics" w:date="2023-10-27T22:58:00Z"/>
                  </w:rPr>
                </w:rPrChange>
              </w:rPr>
              <w:pPrChange w:id="3971" w:author="Cauris Cosmetics" w:date="2023-10-27T22:58:00Z">
                <w:pPr>
                  <w:pStyle w:val="Paragraphedeliste"/>
                  <w:widowControl w:val="0"/>
                  <w:numPr>
                    <w:numId w:val="12"/>
                  </w:numPr>
                  <w:autoSpaceDE w:val="0"/>
                  <w:autoSpaceDN w:val="0"/>
                  <w:adjustRightInd w:val="0"/>
                  <w:spacing w:line="240" w:lineRule="auto"/>
                  <w:ind w:left="310" w:hanging="283"/>
                </w:pPr>
              </w:pPrChange>
            </w:pPr>
            <w:del w:id="3972" w:author="Cauris Cosmetics" w:date="2023-10-27T22:58:00Z">
              <w:r w:rsidRPr="007A4AFC" w:rsidDel="00CA1AA8">
                <w:rPr>
                  <w:color w:val="000000" w:themeColor="text1"/>
                  <w:rPrChange w:id="3973" w:author="Dr Mamadou SANOGO" w:date="2023-10-25T18:15:00Z">
                    <w:rPr/>
                  </w:rPrChange>
                </w:rPr>
                <w:delText>Absence de cadre de dialogue entreprise - Université</w:delText>
              </w:r>
            </w:del>
          </w:p>
          <w:p w14:paraId="2AC6AF65" w14:textId="33A20E3C" w:rsidR="00643698" w:rsidRPr="007A4AFC" w:rsidDel="00CA1AA8" w:rsidRDefault="00643698">
            <w:pPr>
              <w:spacing w:line="276" w:lineRule="auto"/>
              <w:jc w:val="center"/>
              <w:rPr>
                <w:del w:id="3974" w:author="Cauris Cosmetics" w:date="2023-10-27T22:58:00Z"/>
                <w:color w:val="000000" w:themeColor="text1"/>
                <w:rPrChange w:id="3975" w:author="Dr Mamadou SANOGO" w:date="2023-10-25T18:15:00Z">
                  <w:rPr>
                    <w:del w:id="3976" w:author="Cauris Cosmetics" w:date="2023-10-27T22:58:00Z"/>
                  </w:rPr>
                </w:rPrChange>
              </w:rPr>
              <w:pPrChange w:id="3977" w:author="Cauris Cosmetics" w:date="2023-10-27T22:58:00Z">
                <w:pPr>
                  <w:pStyle w:val="Paragraphedeliste"/>
                  <w:widowControl w:val="0"/>
                  <w:numPr>
                    <w:numId w:val="12"/>
                  </w:numPr>
                  <w:autoSpaceDE w:val="0"/>
                  <w:autoSpaceDN w:val="0"/>
                  <w:adjustRightInd w:val="0"/>
                  <w:spacing w:line="240" w:lineRule="auto"/>
                  <w:ind w:left="310" w:hanging="283"/>
                </w:pPr>
              </w:pPrChange>
            </w:pPr>
            <w:del w:id="3978" w:author="Cauris Cosmetics" w:date="2023-10-27T22:58:00Z">
              <w:r w:rsidRPr="007A4AFC" w:rsidDel="00CA1AA8">
                <w:rPr>
                  <w:color w:val="000000" w:themeColor="text1"/>
                  <w:rPrChange w:id="3979" w:author="Dr Mamadou SANOGO" w:date="2023-10-25T18:15:00Z">
                    <w:rPr/>
                  </w:rPrChange>
                </w:rPr>
                <w:delText xml:space="preserve">Insuffisance de tissu hospitalier </w:delText>
              </w:r>
            </w:del>
          </w:p>
          <w:p w14:paraId="23437156" w14:textId="4E46F245" w:rsidR="00643698" w:rsidRPr="007A4AFC" w:rsidDel="00CA1AA8" w:rsidRDefault="00643698">
            <w:pPr>
              <w:spacing w:line="276" w:lineRule="auto"/>
              <w:jc w:val="center"/>
              <w:rPr>
                <w:del w:id="3980" w:author="Cauris Cosmetics" w:date="2023-10-27T22:58:00Z"/>
                <w:color w:val="000000" w:themeColor="text1"/>
                <w:rPrChange w:id="3981" w:author="Dr Mamadou SANOGO" w:date="2023-10-25T18:15:00Z">
                  <w:rPr>
                    <w:del w:id="3982" w:author="Cauris Cosmetics" w:date="2023-10-27T22:58:00Z"/>
                  </w:rPr>
                </w:rPrChange>
              </w:rPr>
              <w:pPrChange w:id="3983" w:author="Cauris Cosmetics" w:date="2023-10-27T22:58:00Z">
                <w:pPr>
                  <w:pStyle w:val="Paragraphedeliste"/>
                  <w:widowControl w:val="0"/>
                  <w:numPr>
                    <w:numId w:val="12"/>
                  </w:numPr>
                  <w:autoSpaceDE w:val="0"/>
                  <w:autoSpaceDN w:val="0"/>
                  <w:adjustRightInd w:val="0"/>
                  <w:spacing w:line="240" w:lineRule="auto"/>
                  <w:ind w:left="310" w:hanging="283"/>
                </w:pPr>
              </w:pPrChange>
            </w:pPr>
            <w:del w:id="3984" w:author="Cauris Cosmetics" w:date="2023-10-27T22:58:00Z">
              <w:r w:rsidRPr="007A4AFC" w:rsidDel="00CA1AA8">
                <w:rPr>
                  <w:color w:val="000000" w:themeColor="text1"/>
                  <w:rPrChange w:id="3985" w:author="Dr Mamadou SANOGO" w:date="2023-10-25T18:15:00Z">
                    <w:rPr/>
                  </w:rPrChange>
                </w:rPr>
                <w:delText>La politisation du monde universitaire</w:delText>
              </w:r>
            </w:del>
          </w:p>
          <w:p w14:paraId="6D5FBA32" w14:textId="47900E29" w:rsidR="00643698" w:rsidRPr="007A4AFC" w:rsidDel="00CA1AA8" w:rsidRDefault="00643698">
            <w:pPr>
              <w:spacing w:line="276" w:lineRule="auto"/>
              <w:jc w:val="center"/>
              <w:rPr>
                <w:del w:id="3986" w:author="Cauris Cosmetics" w:date="2023-10-27T22:58:00Z"/>
                <w:color w:val="000000" w:themeColor="text1"/>
                <w:rPrChange w:id="3987" w:author="Dr Mamadou SANOGO" w:date="2023-10-25T18:15:00Z">
                  <w:rPr>
                    <w:del w:id="3988" w:author="Cauris Cosmetics" w:date="2023-10-27T22:58:00Z"/>
                  </w:rPr>
                </w:rPrChange>
              </w:rPr>
              <w:pPrChange w:id="3989" w:author="Cauris Cosmetics" w:date="2023-10-27T22:58:00Z">
                <w:pPr>
                  <w:pStyle w:val="Paragraphedeliste"/>
                  <w:widowControl w:val="0"/>
                  <w:numPr>
                    <w:numId w:val="12"/>
                  </w:numPr>
                  <w:autoSpaceDE w:val="0"/>
                  <w:autoSpaceDN w:val="0"/>
                  <w:adjustRightInd w:val="0"/>
                  <w:spacing w:line="240" w:lineRule="auto"/>
                  <w:ind w:left="310" w:hanging="283"/>
                </w:pPr>
              </w:pPrChange>
            </w:pPr>
            <w:del w:id="3990" w:author="Cauris Cosmetics" w:date="2023-10-27T22:58:00Z">
              <w:r w:rsidRPr="007A4AFC" w:rsidDel="00CA1AA8">
                <w:rPr>
                  <w:color w:val="000000" w:themeColor="text1"/>
                  <w:rPrChange w:id="3991" w:author="Dr Mamadou SANOGO" w:date="2023-10-25T18:15:00Z">
                    <w:rPr/>
                  </w:rPrChange>
                </w:rPr>
                <w:delText xml:space="preserve">La concurrence déloyale </w:delText>
              </w:r>
            </w:del>
          </w:p>
        </w:tc>
      </w:tr>
    </w:tbl>
    <w:p w14:paraId="4A9707B1" w14:textId="4008F866" w:rsidR="00643698" w:rsidDel="00CA1AA8" w:rsidRDefault="00643698">
      <w:pPr>
        <w:spacing w:line="276" w:lineRule="auto"/>
        <w:jc w:val="center"/>
        <w:rPr>
          <w:del w:id="3992" w:author="Cauris Cosmetics" w:date="2023-10-27T22:58:00Z"/>
        </w:rPr>
        <w:pPrChange w:id="3993" w:author="Cauris Cosmetics" w:date="2023-10-27T22:58:00Z">
          <w:pPr>
            <w:pStyle w:val="Titre1"/>
            <w:ind w:left="142" w:hanging="142"/>
          </w:pPr>
        </w:pPrChange>
      </w:pPr>
      <w:bookmarkStart w:id="3994" w:name="_Toc149307389"/>
      <w:bookmarkEnd w:id="3994"/>
    </w:p>
    <w:p w14:paraId="1F0EEAC4" w14:textId="332E3C65" w:rsidR="00643698" w:rsidRPr="006F5C20" w:rsidDel="00CA1AA8" w:rsidRDefault="00643698">
      <w:pPr>
        <w:spacing w:line="276" w:lineRule="auto"/>
        <w:jc w:val="center"/>
        <w:rPr>
          <w:del w:id="3995" w:author="Cauris Cosmetics" w:date="2023-10-27T22:58:00Z"/>
          <w:b/>
          <w:color w:val="000000" w:themeColor="text1"/>
          <w:sz w:val="28"/>
          <w:szCs w:val="32"/>
        </w:rPr>
        <w:pPrChange w:id="3996" w:author="Cauris Cosmetics" w:date="2023-10-27T22:58:00Z">
          <w:pPr>
            <w:widowControl w:val="0"/>
            <w:autoSpaceDE w:val="0"/>
            <w:autoSpaceDN w:val="0"/>
            <w:adjustRightInd w:val="0"/>
            <w:spacing w:line="240" w:lineRule="auto"/>
          </w:pPr>
        </w:pPrChange>
      </w:pPr>
      <w:bookmarkStart w:id="3997" w:name="_Toc149307390"/>
      <w:bookmarkEnd w:id="3997"/>
    </w:p>
    <w:p w14:paraId="1A513666" w14:textId="0FCFB248" w:rsidR="00643698" w:rsidRPr="006F5C20" w:rsidDel="00CA1AA8" w:rsidRDefault="00643698">
      <w:pPr>
        <w:spacing w:line="276" w:lineRule="auto"/>
        <w:jc w:val="center"/>
        <w:rPr>
          <w:del w:id="3998" w:author="Cauris Cosmetics" w:date="2023-10-27T22:58:00Z"/>
          <w:b/>
          <w:color w:val="000000" w:themeColor="text1"/>
          <w:sz w:val="28"/>
          <w:szCs w:val="32"/>
        </w:rPr>
        <w:pPrChange w:id="3999" w:author="Cauris Cosmetics" w:date="2023-10-27T22:58:00Z">
          <w:pPr>
            <w:widowControl w:val="0"/>
            <w:autoSpaceDE w:val="0"/>
            <w:autoSpaceDN w:val="0"/>
            <w:adjustRightInd w:val="0"/>
            <w:spacing w:line="240" w:lineRule="auto"/>
          </w:pPr>
        </w:pPrChange>
      </w:pPr>
      <w:bookmarkStart w:id="4000" w:name="_Toc149307391"/>
      <w:bookmarkEnd w:id="4000"/>
    </w:p>
    <w:p w14:paraId="38A0AEB0" w14:textId="2DF7217D" w:rsidR="00643698" w:rsidRPr="006F5C20" w:rsidDel="00CA1AA8" w:rsidRDefault="00643698">
      <w:pPr>
        <w:spacing w:line="276" w:lineRule="auto"/>
        <w:jc w:val="center"/>
        <w:rPr>
          <w:del w:id="4001" w:author="Cauris Cosmetics" w:date="2023-10-27T22:58:00Z"/>
          <w:b/>
          <w:color w:val="000000" w:themeColor="text1"/>
          <w:sz w:val="28"/>
          <w:szCs w:val="32"/>
        </w:rPr>
        <w:pPrChange w:id="4002" w:author="Cauris Cosmetics" w:date="2023-10-27T22:58:00Z">
          <w:pPr>
            <w:widowControl w:val="0"/>
            <w:autoSpaceDE w:val="0"/>
            <w:autoSpaceDN w:val="0"/>
            <w:adjustRightInd w:val="0"/>
            <w:spacing w:line="240" w:lineRule="auto"/>
          </w:pPr>
        </w:pPrChange>
      </w:pPr>
      <w:bookmarkStart w:id="4003" w:name="_Toc149307392"/>
      <w:bookmarkEnd w:id="4003"/>
    </w:p>
    <w:p w14:paraId="075A624B" w14:textId="7CCC8E20" w:rsidR="00643698" w:rsidRPr="006F5C20" w:rsidDel="00CA1AA8" w:rsidRDefault="00643698">
      <w:pPr>
        <w:spacing w:line="276" w:lineRule="auto"/>
        <w:jc w:val="center"/>
        <w:rPr>
          <w:del w:id="4004" w:author="Cauris Cosmetics" w:date="2023-10-27T22:58:00Z"/>
          <w:b/>
          <w:color w:val="000000" w:themeColor="text1"/>
          <w:sz w:val="28"/>
          <w:szCs w:val="32"/>
        </w:rPr>
        <w:pPrChange w:id="4005" w:author="Cauris Cosmetics" w:date="2023-10-27T22:58:00Z">
          <w:pPr>
            <w:widowControl w:val="0"/>
            <w:autoSpaceDE w:val="0"/>
            <w:autoSpaceDN w:val="0"/>
            <w:adjustRightInd w:val="0"/>
            <w:spacing w:line="240" w:lineRule="auto"/>
          </w:pPr>
        </w:pPrChange>
      </w:pPr>
      <w:bookmarkStart w:id="4006" w:name="_Toc149307393"/>
      <w:bookmarkEnd w:id="4006"/>
    </w:p>
    <w:p w14:paraId="31798E3F" w14:textId="4E755A09" w:rsidR="00643698" w:rsidRPr="006F5C20" w:rsidDel="00CA1AA8" w:rsidRDefault="00643698">
      <w:pPr>
        <w:spacing w:line="276" w:lineRule="auto"/>
        <w:jc w:val="center"/>
        <w:rPr>
          <w:del w:id="4007" w:author="Cauris Cosmetics" w:date="2023-10-27T22:58:00Z"/>
          <w:b/>
          <w:color w:val="000000" w:themeColor="text1"/>
          <w:sz w:val="28"/>
          <w:szCs w:val="32"/>
        </w:rPr>
        <w:pPrChange w:id="4008" w:author="Cauris Cosmetics" w:date="2023-10-27T22:58:00Z">
          <w:pPr>
            <w:widowControl w:val="0"/>
            <w:autoSpaceDE w:val="0"/>
            <w:autoSpaceDN w:val="0"/>
            <w:adjustRightInd w:val="0"/>
            <w:spacing w:line="240" w:lineRule="auto"/>
          </w:pPr>
        </w:pPrChange>
      </w:pPr>
      <w:bookmarkStart w:id="4009" w:name="_Toc149307394"/>
      <w:bookmarkEnd w:id="4009"/>
    </w:p>
    <w:p w14:paraId="276A9628" w14:textId="070BE137" w:rsidR="00643698" w:rsidRPr="006F5C20" w:rsidDel="00CA1AA8" w:rsidRDefault="00643698">
      <w:pPr>
        <w:spacing w:line="276" w:lineRule="auto"/>
        <w:jc w:val="center"/>
        <w:rPr>
          <w:del w:id="4010" w:author="Cauris Cosmetics" w:date="2023-10-27T22:58:00Z"/>
          <w:b/>
          <w:color w:val="000000" w:themeColor="text1"/>
          <w:sz w:val="28"/>
          <w:szCs w:val="32"/>
        </w:rPr>
        <w:pPrChange w:id="4011" w:author="Cauris Cosmetics" w:date="2023-10-27T22:58:00Z">
          <w:pPr>
            <w:widowControl w:val="0"/>
            <w:autoSpaceDE w:val="0"/>
            <w:autoSpaceDN w:val="0"/>
            <w:adjustRightInd w:val="0"/>
            <w:spacing w:line="240" w:lineRule="auto"/>
          </w:pPr>
        </w:pPrChange>
      </w:pPr>
      <w:bookmarkStart w:id="4012" w:name="_Toc149307395"/>
      <w:bookmarkEnd w:id="4012"/>
    </w:p>
    <w:p w14:paraId="1F52C6CE" w14:textId="6DCBBB91" w:rsidR="00643698" w:rsidRPr="006F5C20" w:rsidDel="00CA1AA8" w:rsidRDefault="00643698">
      <w:pPr>
        <w:spacing w:line="276" w:lineRule="auto"/>
        <w:jc w:val="center"/>
        <w:rPr>
          <w:del w:id="4013" w:author="Cauris Cosmetics" w:date="2023-10-27T22:58:00Z"/>
          <w:b/>
          <w:color w:val="000000" w:themeColor="text1"/>
          <w:sz w:val="28"/>
          <w:szCs w:val="32"/>
        </w:rPr>
        <w:pPrChange w:id="4014" w:author="Cauris Cosmetics" w:date="2023-10-27T22:58:00Z">
          <w:pPr>
            <w:widowControl w:val="0"/>
            <w:autoSpaceDE w:val="0"/>
            <w:autoSpaceDN w:val="0"/>
            <w:adjustRightInd w:val="0"/>
            <w:spacing w:line="240" w:lineRule="auto"/>
          </w:pPr>
        </w:pPrChange>
      </w:pPr>
      <w:bookmarkStart w:id="4015" w:name="_Toc149307396"/>
      <w:bookmarkEnd w:id="4015"/>
    </w:p>
    <w:p w14:paraId="45A17DFD" w14:textId="4A990AC8" w:rsidR="00643698" w:rsidRPr="006778CD" w:rsidDel="00CA1AA8" w:rsidRDefault="00643698">
      <w:pPr>
        <w:spacing w:line="276" w:lineRule="auto"/>
        <w:jc w:val="center"/>
        <w:rPr>
          <w:del w:id="4016" w:author="Cauris Cosmetics" w:date="2023-10-27T22:58:00Z"/>
        </w:rPr>
        <w:pPrChange w:id="4017" w:author="Cauris Cosmetics" w:date="2023-10-27T22:58:00Z">
          <w:pPr>
            <w:pStyle w:val="Titre1"/>
          </w:pPr>
        </w:pPrChange>
      </w:pPr>
      <w:del w:id="4018" w:author="Cauris Cosmetics" w:date="2023-10-27T22:58:00Z">
        <w:r w:rsidRPr="006778CD" w:rsidDel="00CA1AA8">
          <w:delText xml:space="preserve">V. </w:delText>
        </w:r>
        <w:bookmarkStart w:id="4019" w:name="_Toc149307397"/>
        <w:r w:rsidRPr="006778CD" w:rsidDel="00CA1AA8">
          <w:delText>RECOMMA</w:delText>
        </w:r>
        <w:r w:rsidR="004B392C" w:rsidRPr="006778CD" w:rsidDel="00CA1AA8">
          <w:delText>N</w:delText>
        </w:r>
        <w:r w:rsidRPr="006778CD" w:rsidDel="00CA1AA8">
          <w:delText>DATIONS</w:delText>
        </w:r>
        <w:bookmarkEnd w:id="4019"/>
      </w:del>
    </w:p>
    <w:p w14:paraId="5F6B32BE" w14:textId="4C41FB6C" w:rsidR="00643698" w:rsidRPr="007A4AFC" w:rsidDel="00CA1AA8" w:rsidRDefault="00643698">
      <w:pPr>
        <w:spacing w:line="276" w:lineRule="auto"/>
        <w:jc w:val="center"/>
        <w:rPr>
          <w:del w:id="4020" w:author="Cauris Cosmetics" w:date="2023-10-27T22:58:00Z"/>
          <w:rFonts w:eastAsia="Arial"/>
          <w:color w:val="000000" w:themeColor="text1"/>
          <w:szCs w:val="24"/>
          <w:rPrChange w:id="4021" w:author="Dr Mamadou SANOGO" w:date="2023-10-25T18:15:00Z">
            <w:rPr>
              <w:del w:id="4022" w:author="Cauris Cosmetics" w:date="2023-10-27T22:58:00Z"/>
              <w:rFonts w:eastAsia="Arial"/>
              <w:color w:val="000000"/>
              <w:szCs w:val="24"/>
            </w:rPr>
          </w:rPrChange>
        </w:rPr>
        <w:pPrChange w:id="4023" w:author="Cauris Cosmetics" w:date="2023-10-27T22:58:00Z">
          <w:pPr>
            <w:spacing w:line="360" w:lineRule="auto"/>
            <w:ind w:right="379"/>
          </w:pPr>
        </w:pPrChange>
      </w:pPr>
      <w:del w:id="4024" w:author="Cauris Cosmetics" w:date="2023-10-27T22:58:00Z">
        <w:r w:rsidRPr="007A4AFC" w:rsidDel="00CA1AA8">
          <w:rPr>
            <w:rFonts w:eastAsia="Arial"/>
            <w:color w:val="000000" w:themeColor="text1"/>
            <w:szCs w:val="24"/>
            <w:rPrChange w:id="4025" w:author="Dr Mamadou SANOGO" w:date="2023-10-25T18:15:00Z">
              <w:rPr>
                <w:rFonts w:eastAsia="Arial"/>
                <w:color w:val="000000"/>
                <w:szCs w:val="24"/>
              </w:rPr>
            </w:rPrChange>
          </w:rPr>
          <w:delText xml:space="preserve">Il est clair que les insuffisances relevées doivent être corrigées. Il n’est pas possible ou réaliste de vouloir s’attaquer à tout et en même temps, mais la hiérarchisation ne peut se faire que dans le cadre global du plan de développement de l’institution. En attendant que la réalisation du plan stratégique donne l’occasion d’approfondir la réflexion, de faire des choix stratégiques et de prioriser, nous recommandons à titre indicatif un certain nombre d’actions qui pourraient être réalisées en vue d’améliorer le fonctionnement du master en </w:delText>
        </w:r>
      </w:del>
      <w:ins w:id="4026" w:author="Dr Mamadou SANOGO" w:date="2023-10-27T14:16:00Z">
        <w:del w:id="4027" w:author="Cauris Cosmetics" w:date="2023-10-27T19:23:00Z">
          <w:r w:rsidR="005A69DD" w:rsidDel="007A7899">
            <w:rPr>
              <w:bCs/>
              <w:color w:val="000000" w:themeColor="text1"/>
              <w:szCs w:val="24"/>
            </w:rPr>
            <w:delText>management des services de santé</w:delText>
          </w:r>
        </w:del>
      </w:ins>
      <w:ins w:id="4028" w:author="Dr Mamadou SANOGO" w:date="2023-10-26T13:36:00Z">
        <w:del w:id="4029" w:author="Cauris Cosmetics" w:date="2023-10-27T22:58:00Z">
          <w:r w:rsidR="003A18E5" w:rsidRPr="00FE3B81" w:rsidDel="00CA1AA8">
            <w:rPr>
              <w:bCs/>
              <w:color w:val="000000" w:themeColor="text1"/>
              <w:szCs w:val="24"/>
              <w:rPrChange w:id="4030" w:author="Dr Mamadou SANOGO" w:date="2023-10-27T11:07:00Z">
                <w:rPr>
                  <w:bCs/>
                  <w:color w:val="C00000"/>
                  <w:szCs w:val="24"/>
                </w:rPr>
              </w:rPrChange>
            </w:rPr>
            <w:delText xml:space="preserve"> </w:delText>
          </w:r>
        </w:del>
      </w:ins>
      <w:del w:id="4031" w:author="Cauris Cosmetics" w:date="2023-10-27T22:58:00Z">
        <w:r w:rsidRPr="007A4AFC" w:rsidDel="00CA1AA8">
          <w:rPr>
            <w:rFonts w:eastAsia="Arial"/>
            <w:color w:val="000000" w:themeColor="text1"/>
            <w:szCs w:val="24"/>
            <w:rPrChange w:id="4032" w:author="Dr Mamadou SANOGO" w:date="2023-10-25T18:15:00Z">
              <w:rPr>
                <w:rFonts w:eastAsia="Arial"/>
                <w:color w:val="000000"/>
                <w:szCs w:val="24"/>
              </w:rPr>
            </w:rPrChange>
          </w:rPr>
          <w:delText>épidémiologie. Il s’agit :</w:delText>
        </w:r>
      </w:del>
    </w:p>
    <w:p w14:paraId="2E868914" w14:textId="43B8ED56" w:rsidR="00643698" w:rsidRPr="007A4AFC" w:rsidDel="00CA1AA8" w:rsidRDefault="00643698">
      <w:pPr>
        <w:spacing w:line="276" w:lineRule="auto"/>
        <w:jc w:val="center"/>
        <w:rPr>
          <w:del w:id="4033" w:author="Cauris Cosmetics" w:date="2023-10-27T22:58:00Z"/>
          <w:color w:val="000000" w:themeColor="text1"/>
          <w:spacing w:val="2"/>
          <w:szCs w:val="24"/>
          <w:lang w:val="fr-ML"/>
          <w:rPrChange w:id="4034" w:author="Dr Mamadou SANOGO" w:date="2023-10-25T18:15:00Z">
            <w:rPr>
              <w:del w:id="4035" w:author="Cauris Cosmetics" w:date="2023-10-27T22:58:00Z"/>
              <w:spacing w:val="2"/>
              <w:szCs w:val="24"/>
              <w:lang w:val="fr-ML"/>
            </w:rPr>
          </w:rPrChange>
        </w:rPr>
        <w:pPrChange w:id="4036" w:author="Cauris Cosmetics" w:date="2023-10-27T22:58:00Z">
          <w:pPr>
            <w:pStyle w:val="Paragraphedeliste"/>
            <w:widowControl w:val="0"/>
            <w:numPr>
              <w:numId w:val="27"/>
            </w:numPr>
            <w:tabs>
              <w:tab w:val="left" w:pos="180"/>
            </w:tabs>
            <w:autoSpaceDE w:val="0"/>
            <w:autoSpaceDN w:val="0"/>
            <w:adjustRightInd w:val="0"/>
            <w:spacing w:line="360" w:lineRule="auto"/>
            <w:ind w:left="714" w:right="102" w:hanging="357"/>
          </w:pPr>
        </w:pPrChange>
      </w:pPr>
      <w:del w:id="4037" w:author="Cauris Cosmetics" w:date="2023-10-27T22:58:00Z">
        <w:r w:rsidRPr="007A4AFC" w:rsidDel="00CA1AA8">
          <w:rPr>
            <w:rFonts w:eastAsia="Arial"/>
            <w:color w:val="000000" w:themeColor="text1"/>
            <w:szCs w:val="24"/>
            <w:rPrChange w:id="4038" w:author="Dr Mamadou SANOGO" w:date="2023-10-25T18:15:00Z">
              <w:rPr>
                <w:rFonts w:eastAsia="Arial"/>
                <w:color w:val="000000"/>
                <w:szCs w:val="24"/>
              </w:rPr>
            </w:rPrChange>
          </w:rPr>
          <w:delText xml:space="preserve">d’améliorer </w:delText>
        </w:r>
        <w:r w:rsidRPr="007A4AFC" w:rsidDel="00CA1AA8">
          <w:rPr>
            <w:color w:val="000000" w:themeColor="text1"/>
            <w:spacing w:val="2"/>
            <w:szCs w:val="24"/>
            <w:lang w:val="fr-ML"/>
            <w:rPrChange w:id="4039" w:author="Dr Mamadou SANOGO" w:date="2023-10-25T18:15:00Z">
              <w:rPr>
                <w:spacing w:val="2"/>
                <w:szCs w:val="24"/>
                <w:lang w:val="fr-ML"/>
              </w:rPr>
            </w:rPrChange>
          </w:rPr>
          <w:delText xml:space="preserve">l’attractivité des étudiants étrangers pour le Master en </w:delText>
        </w:r>
      </w:del>
      <w:ins w:id="4040" w:author="Dr Mamadou SANOGO" w:date="2023-10-27T14:16:00Z">
        <w:del w:id="4041" w:author="Cauris Cosmetics" w:date="2023-10-27T19:23:00Z">
          <w:r w:rsidR="005A69DD" w:rsidDel="007A7899">
            <w:rPr>
              <w:bCs/>
              <w:color w:val="000000" w:themeColor="text1"/>
              <w:szCs w:val="24"/>
            </w:rPr>
            <w:delText>management des services de santé</w:delText>
          </w:r>
        </w:del>
      </w:ins>
      <w:ins w:id="4042" w:author="Dr Mamadou SANOGO" w:date="2023-10-26T13:36:00Z">
        <w:del w:id="4043" w:author="Cauris Cosmetics" w:date="2023-10-27T22:58:00Z">
          <w:r w:rsidR="003A18E5" w:rsidRPr="00D27EF1" w:rsidDel="00CA1AA8">
            <w:rPr>
              <w:bCs/>
              <w:color w:val="C00000"/>
              <w:szCs w:val="24"/>
            </w:rPr>
            <w:delText xml:space="preserve"> </w:delText>
          </w:r>
        </w:del>
      </w:ins>
      <w:del w:id="4044" w:author="Cauris Cosmetics" w:date="2023-10-27T22:58:00Z">
        <w:r w:rsidRPr="007A4AFC" w:rsidDel="00CA1AA8">
          <w:rPr>
            <w:color w:val="000000" w:themeColor="text1"/>
            <w:spacing w:val="2"/>
            <w:szCs w:val="24"/>
            <w:lang w:val="fr-ML"/>
            <w:rPrChange w:id="4045" w:author="Dr Mamadou SANOGO" w:date="2023-10-25T18:15:00Z">
              <w:rPr>
                <w:spacing w:val="2"/>
                <w:szCs w:val="24"/>
                <w:lang w:val="fr-ML"/>
              </w:rPr>
            </w:rPrChange>
          </w:rPr>
          <w:delText>Epidémiologie ;</w:delText>
        </w:r>
      </w:del>
    </w:p>
    <w:p w14:paraId="7A4586E0" w14:textId="20D619F0" w:rsidR="00643698" w:rsidRPr="007A4AFC" w:rsidDel="00CA1AA8" w:rsidRDefault="00643698">
      <w:pPr>
        <w:spacing w:line="276" w:lineRule="auto"/>
        <w:jc w:val="center"/>
        <w:rPr>
          <w:del w:id="4046" w:author="Cauris Cosmetics" w:date="2023-10-27T22:58:00Z"/>
          <w:color w:val="000000" w:themeColor="text1"/>
          <w:spacing w:val="2"/>
          <w:szCs w:val="24"/>
          <w:lang w:val="fr-ML"/>
          <w:rPrChange w:id="4047" w:author="Dr Mamadou SANOGO" w:date="2023-10-25T18:15:00Z">
            <w:rPr>
              <w:del w:id="4048" w:author="Cauris Cosmetics" w:date="2023-10-27T22:58:00Z"/>
              <w:spacing w:val="2"/>
              <w:szCs w:val="24"/>
              <w:lang w:val="fr-ML"/>
            </w:rPr>
          </w:rPrChange>
        </w:rPr>
        <w:pPrChange w:id="4049" w:author="Cauris Cosmetics" w:date="2023-10-27T22:58:00Z">
          <w:pPr>
            <w:pStyle w:val="Paragraphedeliste"/>
            <w:widowControl w:val="0"/>
            <w:numPr>
              <w:numId w:val="27"/>
            </w:numPr>
            <w:tabs>
              <w:tab w:val="left" w:pos="180"/>
            </w:tabs>
            <w:autoSpaceDE w:val="0"/>
            <w:autoSpaceDN w:val="0"/>
            <w:adjustRightInd w:val="0"/>
            <w:spacing w:line="360" w:lineRule="auto"/>
            <w:ind w:left="714" w:right="102" w:hanging="357"/>
          </w:pPr>
        </w:pPrChange>
      </w:pPr>
      <w:del w:id="4050" w:author="Cauris Cosmetics" w:date="2023-10-27T22:58:00Z">
        <w:r w:rsidRPr="007A4AFC" w:rsidDel="00CA1AA8">
          <w:rPr>
            <w:color w:val="000000" w:themeColor="text1"/>
            <w:spacing w:val="2"/>
            <w:szCs w:val="24"/>
            <w:lang w:val="fr-ML"/>
            <w:rPrChange w:id="4051" w:author="Dr Mamadou SANOGO" w:date="2023-10-25T18:15:00Z">
              <w:rPr>
                <w:spacing w:val="2"/>
                <w:szCs w:val="24"/>
                <w:lang w:val="fr-ML"/>
              </w:rPr>
            </w:rPrChange>
          </w:rPr>
          <w:delText>de rendre fonctionnel le mécanisme  de possibilités de mobilité des étudiants ;</w:delText>
        </w:r>
      </w:del>
    </w:p>
    <w:p w14:paraId="58542B92" w14:textId="3453F1CB" w:rsidR="00643698" w:rsidRPr="007A4AFC" w:rsidDel="00CA1AA8" w:rsidRDefault="00643698">
      <w:pPr>
        <w:spacing w:line="276" w:lineRule="auto"/>
        <w:jc w:val="center"/>
        <w:rPr>
          <w:del w:id="4052" w:author="Cauris Cosmetics" w:date="2023-10-27T22:58:00Z"/>
          <w:color w:val="000000" w:themeColor="text1"/>
          <w:spacing w:val="2"/>
          <w:szCs w:val="24"/>
          <w:lang w:val="fr-ML"/>
          <w:rPrChange w:id="4053" w:author="Dr Mamadou SANOGO" w:date="2023-10-25T18:15:00Z">
            <w:rPr>
              <w:del w:id="4054" w:author="Cauris Cosmetics" w:date="2023-10-27T22:58:00Z"/>
              <w:spacing w:val="2"/>
              <w:szCs w:val="24"/>
              <w:lang w:val="fr-ML"/>
            </w:rPr>
          </w:rPrChange>
        </w:rPr>
        <w:pPrChange w:id="4055" w:author="Cauris Cosmetics" w:date="2023-10-27T22:58:00Z">
          <w:pPr>
            <w:pStyle w:val="Paragraphedeliste"/>
            <w:widowControl w:val="0"/>
            <w:numPr>
              <w:numId w:val="27"/>
            </w:numPr>
            <w:tabs>
              <w:tab w:val="left" w:pos="180"/>
            </w:tabs>
            <w:autoSpaceDE w:val="0"/>
            <w:autoSpaceDN w:val="0"/>
            <w:adjustRightInd w:val="0"/>
            <w:spacing w:line="360" w:lineRule="auto"/>
            <w:ind w:left="714" w:right="102" w:hanging="357"/>
          </w:pPr>
        </w:pPrChange>
      </w:pPr>
      <w:del w:id="4056" w:author="Cauris Cosmetics" w:date="2023-10-27T22:58:00Z">
        <w:r w:rsidRPr="007A4AFC" w:rsidDel="00CA1AA8">
          <w:rPr>
            <w:color w:val="000000" w:themeColor="text1"/>
            <w:spacing w:val="2"/>
            <w:szCs w:val="24"/>
            <w:lang w:val="fr-ML"/>
            <w:rPrChange w:id="4057" w:author="Dr Mamadou SANOGO" w:date="2023-10-25T18:15:00Z">
              <w:rPr>
                <w:spacing w:val="2"/>
                <w:szCs w:val="24"/>
                <w:lang w:val="fr-ML"/>
              </w:rPr>
            </w:rPrChange>
          </w:rPr>
          <w:delText>de rendre adéquate les enseignements entre les semestres ;</w:delText>
        </w:r>
      </w:del>
    </w:p>
    <w:p w14:paraId="301864F8" w14:textId="42ACA4A6" w:rsidR="00643698" w:rsidRPr="007A4AFC" w:rsidDel="00CA1AA8" w:rsidRDefault="00643698">
      <w:pPr>
        <w:spacing w:line="276" w:lineRule="auto"/>
        <w:jc w:val="center"/>
        <w:rPr>
          <w:del w:id="4058" w:author="Cauris Cosmetics" w:date="2023-10-27T22:58:00Z"/>
          <w:color w:val="000000" w:themeColor="text1"/>
          <w:szCs w:val="24"/>
          <w:rPrChange w:id="4059" w:author="Dr Mamadou SANOGO" w:date="2023-10-25T18:15:00Z">
            <w:rPr>
              <w:del w:id="4060" w:author="Cauris Cosmetics" w:date="2023-10-27T22:58:00Z"/>
              <w:szCs w:val="24"/>
            </w:rPr>
          </w:rPrChange>
        </w:rPr>
        <w:pPrChange w:id="4061" w:author="Cauris Cosmetics" w:date="2023-10-27T22:58:00Z">
          <w:pPr>
            <w:pStyle w:val="Paragraphedeliste"/>
            <w:widowControl w:val="0"/>
            <w:numPr>
              <w:numId w:val="27"/>
            </w:numPr>
            <w:autoSpaceDE w:val="0"/>
            <w:autoSpaceDN w:val="0"/>
            <w:adjustRightInd w:val="0"/>
            <w:spacing w:line="360" w:lineRule="auto"/>
            <w:ind w:left="714" w:hanging="357"/>
          </w:pPr>
        </w:pPrChange>
      </w:pPr>
      <w:del w:id="4062" w:author="Cauris Cosmetics" w:date="2023-10-27T22:58:00Z">
        <w:r w:rsidRPr="007A4AFC" w:rsidDel="00CA1AA8">
          <w:rPr>
            <w:color w:val="000000" w:themeColor="text1"/>
            <w:szCs w:val="24"/>
            <w:rPrChange w:id="4063" w:author="Dr Mamadou SANOGO" w:date="2023-10-25T18:15:00Z">
              <w:rPr>
                <w:szCs w:val="24"/>
              </w:rPr>
            </w:rPrChange>
          </w:rPr>
          <w:delText>d’instaurer un cadre de dialogue entreprise – Université ;</w:delText>
        </w:r>
      </w:del>
    </w:p>
    <w:p w14:paraId="32E64B45" w14:textId="3C2071D2" w:rsidR="00643698" w:rsidRPr="007A4AFC" w:rsidDel="00CA1AA8" w:rsidRDefault="00643698">
      <w:pPr>
        <w:spacing w:line="276" w:lineRule="auto"/>
        <w:jc w:val="center"/>
        <w:rPr>
          <w:del w:id="4064" w:author="Cauris Cosmetics" w:date="2023-10-27T22:58:00Z"/>
          <w:color w:val="000000" w:themeColor="text1"/>
          <w:szCs w:val="24"/>
          <w:rPrChange w:id="4065" w:author="Dr Mamadou SANOGO" w:date="2023-10-25T18:15:00Z">
            <w:rPr>
              <w:del w:id="4066" w:author="Cauris Cosmetics" w:date="2023-10-27T22:58:00Z"/>
              <w:szCs w:val="24"/>
            </w:rPr>
          </w:rPrChange>
        </w:rPr>
        <w:pPrChange w:id="4067" w:author="Cauris Cosmetics" w:date="2023-10-27T22:58:00Z">
          <w:pPr>
            <w:pStyle w:val="Paragraphedeliste"/>
            <w:widowControl w:val="0"/>
            <w:numPr>
              <w:numId w:val="27"/>
            </w:numPr>
            <w:autoSpaceDE w:val="0"/>
            <w:autoSpaceDN w:val="0"/>
            <w:adjustRightInd w:val="0"/>
            <w:spacing w:line="360" w:lineRule="auto"/>
            <w:ind w:left="714" w:hanging="357"/>
          </w:pPr>
        </w:pPrChange>
      </w:pPr>
      <w:del w:id="4068" w:author="Cauris Cosmetics" w:date="2023-10-27T22:58:00Z">
        <w:r w:rsidRPr="007A4AFC" w:rsidDel="00CA1AA8">
          <w:rPr>
            <w:color w:val="000000" w:themeColor="text1"/>
            <w:szCs w:val="24"/>
            <w:rPrChange w:id="4069" w:author="Dr Mamadou SANOGO" w:date="2023-10-25T18:15:00Z">
              <w:rPr>
                <w:szCs w:val="24"/>
              </w:rPr>
            </w:rPrChange>
          </w:rPr>
          <w:delText>de dépolitiser l’espace universitaire ;</w:delText>
        </w:r>
      </w:del>
    </w:p>
    <w:p w14:paraId="47E2735A" w14:textId="05BECC5B" w:rsidR="00643698" w:rsidRPr="007A4AFC" w:rsidDel="00CA1AA8" w:rsidRDefault="00643698">
      <w:pPr>
        <w:spacing w:line="276" w:lineRule="auto"/>
        <w:jc w:val="center"/>
        <w:rPr>
          <w:del w:id="4070" w:author="Cauris Cosmetics" w:date="2023-10-27T22:58:00Z"/>
          <w:color w:val="000000" w:themeColor="text1"/>
          <w:spacing w:val="2"/>
          <w:szCs w:val="24"/>
          <w:lang w:val="fr-ML"/>
          <w:rPrChange w:id="4071" w:author="Dr Mamadou SANOGO" w:date="2023-10-25T18:15:00Z">
            <w:rPr>
              <w:del w:id="4072" w:author="Cauris Cosmetics" w:date="2023-10-27T22:58:00Z"/>
              <w:spacing w:val="2"/>
              <w:szCs w:val="24"/>
              <w:lang w:val="fr-ML"/>
            </w:rPr>
          </w:rPrChange>
        </w:rPr>
        <w:pPrChange w:id="4073" w:author="Cauris Cosmetics" w:date="2023-10-27T22:58:00Z">
          <w:pPr>
            <w:pStyle w:val="Paragraphedeliste"/>
            <w:widowControl w:val="0"/>
            <w:numPr>
              <w:numId w:val="27"/>
            </w:numPr>
            <w:tabs>
              <w:tab w:val="left" w:pos="180"/>
            </w:tabs>
            <w:autoSpaceDE w:val="0"/>
            <w:autoSpaceDN w:val="0"/>
            <w:adjustRightInd w:val="0"/>
            <w:spacing w:line="360" w:lineRule="auto"/>
            <w:ind w:left="714" w:right="102" w:hanging="357"/>
          </w:pPr>
        </w:pPrChange>
      </w:pPr>
      <w:del w:id="4074" w:author="Cauris Cosmetics" w:date="2023-10-27T22:58:00Z">
        <w:r w:rsidRPr="007A4AFC" w:rsidDel="00CA1AA8">
          <w:rPr>
            <w:color w:val="000000" w:themeColor="text1"/>
            <w:szCs w:val="24"/>
            <w:rPrChange w:id="4075" w:author="Dr Mamadou SANOGO" w:date="2023-10-25T18:15:00Z">
              <w:rPr>
                <w:szCs w:val="24"/>
              </w:rPr>
            </w:rPrChange>
          </w:rPr>
          <w:delText>de mettre fin à la concurrence déloyale ;</w:delText>
        </w:r>
      </w:del>
    </w:p>
    <w:p w14:paraId="55702301" w14:textId="6E3D1652" w:rsidR="00643698" w:rsidRPr="007A4AFC" w:rsidDel="00CA1AA8" w:rsidRDefault="00643698">
      <w:pPr>
        <w:spacing w:line="276" w:lineRule="auto"/>
        <w:jc w:val="center"/>
        <w:rPr>
          <w:del w:id="4076" w:author="Cauris Cosmetics" w:date="2023-10-27T22:58:00Z"/>
          <w:color w:val="000000" w:themeColor="text1"/>
          <w:spacing w:val="2"/>
          <w:szCs w:val="24"/>
          <w:lang w:val="fr-ML"/>
          <w:rPrChange w:id="4077" w:author="Dr Mamadou SANOGO" w:date="2023-10-25T18:15:00Z">
            <w:rPr>
              <w:del w:id="4078" w:author="Cauris Cosmetics" w:date="2023-10-27T22:58:00Z"/>
              <w:spacing w:val="2"/>
              <w:szCs w:val="24"/>
              <w:lang w:val="fr-ML"/>
            </w:rPr>
          </w:rPrChange>
        </w:rPr>
        <w:pPrChange w:id="4079" w:author="Cauris Cosmetics" w:date="2023-10-27T22:58:00Z">
          <w:pPr>
            <w:pStyle w:val="Paragraphedeliste"/>
            <w:widowControl w:val="0"/>
            <w:numPr>
              <w:numId w:val="27"/>
            </w:numPr>
            <w:tabs>
              <w:tab w:val="left" w:pos="180"/>
            </w:tabs>
            <w:autoSpaceDE w:val="0"/>
            <w:autoSpaceDN w:val="0"/>
            <w:adjustRightInd w:val="0"/>
            <w:spacing w:line="360" w:lineRule="auto"/>
            <w:ind w:left="714" w:right="102" w:hanging="357"/>
          </w:pPr>
        </w:pPrChange>
      </w:pPr>
      <w:del w:id="4080" w:author="Cauris Cosmetics" w:date="2023-10-27T22:58:00Z">
        <w:r w:rsidRPr="007A4AFC" w:rsidDel="00CA1AA8">
          <w:rPr>
            <w:color w:val="000000" w:themeColor="text1"/>
            <w:szCs w:val="24"/>
            <w:rPrChange w:id="4081" w:author="Dr Mamadou SANOGO" w:date="2023-10-25T18:15:00Z">
              <w:rPr>
                <w:szCs w:val="24"/>
              </w:rPr>
            </w:rPrChange>
          </w:rPr>
          <w:delText>de recruter le personnel enseignant.</w:delText>
        </w:r>
      </w:del>
    </w:p>
    <w:p w14:paraId="49FBB900" w14:textId="388E3B67" w:rsidR="00643698" w:rsidRPr="006778CD" w:rsidDel="00CA1AA8" w:rsidRDefault="00643698">
      <w:pPr>
        <w:spacing w:line="276" w:lineRule="auto"/>
        <w:jc w:val="center"/>
        <w:rPr>
          <w:del w:id="4082" w:author="Cauris Cosmetics" w:date="2023-10-27T22:58:00Z"/>
          <w:rFonts w:eastAsia="Arial"/>
          <w:color w:val="000000" w:themeColor="text1"/>
          <w:szCs w:val="24"/>
          <w:lang w:val="fr-ML"/>
          <w:rPrChange w:id="4083" w:author="Dr Mamadou SANOGO" w:date="2023-10-27T13:51:00Z">
            <w:rPr>
              <w:del w:id="4084" w:author="Cauris Cosmetics" w:date="2023-10-27T22:58:00Z"/>
              <w:rFonts w:eastAsia="Arial"/>
              <w:color w:val="000000"/>
              <w:szCs w:val="24"/>
              <w:lang w:val="fr-ML"/>
            </w:rPr>
          </w:rPrChange>
        </w:rPr>
        <w:pPrChange w:id="4085" w:author="Cauris Cosmetics" w:date="2023-10-27T22:58:00Z">
          <w:pPr>
            <w:spacing w:line="360" w:lineRule="auto"/>
            <w:ind w:right="379"/>
          </w:pPr>
        </w:pPrChange>
      </w:pPr>
    </w:p>
    <w:p w14:paraId="58F51475" w14:textId="4389C2BF" w:rsidR="00643698" w:rsidRPr="006778CD" w:rsidDel="00CA1AA8" w:rsidRDefault="00643698">
      <w:pPr>
        <w:spacing w:line="276" w:lineRule="auto"/>
        <w:jc w:val="center"/>
        <w:rPr>
          <w:del w:id="4086" w:author="Cauris Cosmetics" w:date="2023-10-27T22:58:00Z"/>
          <w:b/>
        </w:rPr>
        <w:pPrChange w:id="4087" w:author="Cauris Cosmetics" w:date="2023-10-27T22:58:00Z">
          <w:pPr>
            <w:widowControl w:val="0"/>
            <w:autoSpaceDE w:val="0"/>
            <w:autoSpaceDN w:val="0"/>
            <w:adjustRightInd w:val="0"/>
            <w:spacing w:line="240" w:lineRule="auto"/>
          </w:pPr>
        </w:pPrChange>
      </w:pPr>
    </w:p>
    <w:p w14:paraId="4D1EB614" w14:textId="1700FB8C" w:rsidR="00643698" w:rsidRPr="006778CD" w:rsidDel="00CA1AA8" w:rsidRDefault="00643698">
      <w:pPr>
        <w:spacing w:line="276" w:lineRule="auto"/>
        <w:jc w:val="center"/>
        <w:rPr>
          <w:del w:id="4088" w:author="Cauris Cosmetics" w:date="2023-10-27T22:58:00Z"/>
          <w:b/>
        </w:rPr>
        <w:pPrChange w:id="4089" w:author="Cauris Cosmetics" w:date="2023-10-27T22:58:00Z">
          <w:pPr>
            <w:widowControl w:val="0"/>
            <w:autoSpaceDE w:val="0"/>
            <w:autoSpaceDN w:val="0"/>
            <w:adjustRightInd w:val="0"/>
            <w:spacing w:line="240" w:lineRule="auto"/>
          </w:pPr>
        </w:pPrChange>
      </w:pPr>
    </w:p>
    <w:p w14:paraId="2E3BF47C" w14:textId="1BBEDB64" w:rsidR="00643698" w:rsidRPr="006778CD" w:rsidDel="00CA1AA8" w:rsidRDefault="00643698">
      <w:pPr>
        <w:spacing w:line="276" w:lineRule="auto"/>
        <w:jc w:val="center"/>
        <w:rPr>
          <w:del w:id="4090" w:author="Cauris Cosmetics" w:date="2023-10-27T22:58:00Z"/>
          <w:b/>
        </w:rPr>
        <w:pPrChange w:id="4091" w:author="Cauris Cosmetics" w:date="2023-10-27T22:58:00Z">
          <w:pPr>
            <w:widowControl w:val="0"/>
            <w:autoSpaceDE w:val="0"/>
            <w:autoSpaceDN w:val="0"/>
            <w:adjustRightInd w:val="0"/>
            <w:spacing w:line="240" w:lineRule="auto"/>
          </w:pPr>
        </w:pPrChange>
      </w:pPr>
    </w:p>
    <w:p w14:paraId="4D1EFD02" w14:textId="03F34148" w:rsidR="00643698" w:rsidRPr="006778CD" w:rsidDel="00CA1AA8" w:rsidRDefault="00643698">
      <w:pPr>
        <w:spacing w:line="276" w:lineRule="auto"/>
        <w:jc w:val="center"/>
        <w:rPr>
          <w:del w:id="4092" w:author="Cauris Cosmetics" w:date="2023-10-27T22:58:00Z"/>
          <w:b/>
        </w:rPr>
        <w:pPrChange w:id="4093" w:author="Cauris Cosmetics" w:date="2023-10-27T22:58:00Z">
          <w:pPr>
            <w:widowControl w:val="0"/>
            <w:autoSpaceDE w:val="0"/>
            <w:autoSpaceDN w:val="0"/>
            <w:adjustRightInd w:val="0"/>
            <w:spacing w:line="240" w:lineRule="auto"/>
          </w:pPr>
        </w:pPrChange>
      </w:pPr>
    </w:p>
    <w:p w14:paraId="38DD05E7" w14:textId="261C123E" w:rsidR="00643698" w:rsidRPr="006778CD" w:rsidDel="00CA1AA8" w:rsidRDefault="00643698">
      <w:pPr>
        <w:spacing w:line="276" w:lineRule="auto"/>
        <w:jc w:val="center"/>
        <w:rPr>
          <w:del w:id="4094" w:author="Cauris Cosmetics" w:date="2023-10-27T22:58:00Z"/>
          <w:b/>
        </w:rPr>
        <w:pPrChange w:id="4095" w:author="Cauris Cosmetics" w:date="2023-10-27T22:58:00Z">
          <w:pPr>
            <w:widowControl w:val="0"/>
            <w:autoSpaceDE w:val="0"/>
            <w:autoSpaceDN w:val="0"/>
            <w:adjustRightInd w:val="0"/>
            <w:spacing w:line="240" w:lineRule="auto"/>
          </w:pPr>
        </w:pPrChange>
      </w:pPr>
    </w:p>
    <w:p w14:paraId="12383009" w14:textId="1DF49903" w:rsidR="00643698" w:rsidRPr="006778CD" w:rsidDel="00CA1AA8" w:rsidRDefault="00643698">
      <w:pPr>
        <w:spacing w:line="276" w:lineRule="auto"/>
        <w:jc w:val="center"/>
        <w:rPr>
          <w:del w:id="4096" w:author="Cauris Cosmetics" w:date="2023-10-27T22:58:00Z"/>
          <w:b/>
        </w:rPr>
        <w:pPrChange w:id="4097" w:author="Cauris Cosmetics" w:date="2023-10-27T22:58:00Z">
          <w:pPr>
            <w:widowControl w:val="0"/>
            <w:autoSpaceDE w:val="0"/>
            <w:autoSpaceDN w:val="0"/>
            <w:adjustRightInd w:val="0"/>
            <w:spacing w:line="240" w:lineRule="auto"/>
          </w:pPr>
        </w:pPrChange>
      </w:pPr>
    </w:p>
    <w:p w14:paraId="109776D4" w14:textId="4B9EBC51" w:rsidR="00643698" w:rsidRPr="006778CD" w:rsidDel="00CA1AA8" w:rsidRDefault="00643698">
      <w:pPr>
        <w:spacing w:line="276" w:lineRule="auto"/>
        <w:jc w:val="center"/>
        <w:rPr>
          <w:del w:id="4098" w:author="Cauris Cosmetics" w:date="2023-10-27T22:58:00Z"/>
          <w:b/>
          <w:bCs/>
        </w:rPr>
        <w:pPrChange w:id="4099" w:author="Cauris Cosmetics" w:date="2023-10-27T22:58:00Z">
          <w:pPr>
            <w:spacing w:line="360" w:lineRule="auto"/>
            <w:ind w:right="403"/>
          </w:pPr>
        </w:pPrChange>
      </w:pPr>
      <w:bookmarkStart w:id="4100" w:name="_Toc145944523"/>
    </w:p>
    <w:p w14:paraId="1DB66747" w14:textId="23AB3A0E" w:rsidR="00643698" w:rsidRPr="006778CD" w:rsidDel="00CA1AA8" w:rsidRDefault="00643698">
      <w:pPr>
        <w:spacing w:line="276" w:lineRule="auto"/>
        <w:jc w:val="center"/>
        <w:rPr>
          <w:del w:id="4101" w:author="Cauris Cosmetics" w:date="2023-10-27T22:58:00Z"/>
          <w:b/>
          <w:bCs/>
        </w:rPr>
        <w:pPrChange w:id="4102" w:author="Cauris Cosmetics" w:date="2023-10-27T22:58:00Z">
          <w:pPr>
            <w:spacing w:line="360" w:lineRule="auto"/>
            <w:ind w:right="403"/>
          </w:pPr>
        </w:pPrChange>
      </w:pPr>
    </w:p>
    <w:p w14:paraId="22E3DF8B" w14:textId="7ADF01A0" w:rsidR="00FA0038" w:rsidRPr="006778CD" w:rsidDel="00CA1AA8" w:rsidRDefault="00FA0038">
      <w:pPr>
        <w:spacing w:line="276" w:lineRule="auto"/>
        <w:jc w:val="center"/>
        <w:rPr>
          <w:del w:id="4103" w:author="Cauris Cosmetics" w:date="2023-10-27T22:58:00Z"/>
          <w:b/>
          <w:bCs/>
        </w:rPr>
        <w:pPrChange w:id="4104" w:author="Cauris Cosmetics" w:date="2023-10-27T22:58:00Z">
          <w:pPr>
            <w:spacing w:line="360" w:lineRule="auto"/>
            <w:ind w:right="403"/>
          </w:pPr>
        </w:pPrChange>
      </w:pPr>
    </w:p>
    <w:p w14:paraId="43782350" w14:textId="584E4F75" w:rsidR="00643698" w:rsidRPr="00614D94" w:rsidDel="00CA1AA8" w:rsidRDefault="00643698">
      <w:pPr>
        <w:spacing w:line="276" w:lineRule="auto"/>
        <w:jc w:val="center"/>
        <w:rPr>
          <w:del w:id="4105" w:author="Cauris Cosmetics" w:date="2023-10-27T22:58:00Z"/>
          <w:b/>
          <w:bCs/>
          <w:color w:val="000000" w:themeColor="text1"/>
          <w:szCs w:val="24"/>
        </w:rPr>
        <w:pPrChange w:id="4106" w:author="Cauris Cosmetics" w:date="2023-10-27T22:58:00Z">
          <w:pPr>
            <w:spacing w:line="360" w:lineRule="auto"/>
            <w:ind w:right="403"/>
          </w:pPr>
        </w:pPrChange>
      </w:pPr>
    </w:p>
    <w:p w14:paraId="72EF898E" w14:textId="4F4B30EA" w:rsidR="00643698" w:rsidRPr="00614D94" w:rsidDel="00CA1AA8" w:rsidRDefault="00643698">
      <w:pPr>
        <w:spacing w:line="276" w:lineRule="auto"/>
        <w:jc w:val="center"/>
        <w:rPr>
          <w:del w:id="4107" w:author="Cauris Cosmetics" w:date="2023-10-27T22:58:00Z"/>
          <w:b/>
          <w:bCs/>
          <w:color w:val="000000" w:themeColor="text1"/>
          <w:szCs w:val="24"/>
        </w:rPr>
        <w:pPrChange w:id="4108" w:author="Cauris Cosmetics" w:date="2023-10-27T22:58:00Z">
          <w:pPr>
            <w:spacing w:line="360" w:lineRule="auto"/>
            <w:ind w:right="403"/>
          </w:pPr>
        </w:pPrChange>
      </w:pPr>
    </w:p>
    <w:p w14:paraId="6A7CF017" w14:textId="12A0730D" w:rsidR="00643698" w:rsidRPr="00614D94" w:rsidDel="00CA1AA8" w:rsidRDefault="00643698">
      <w:pPr>
        <w:spacing w:line="276" w:lineRule="auto"/>
        <w:jc w:val="center"/>
        <w:rPr>
          <w:del w:id="4109" w:author="Cauris Cosmetics" w:date="2023-10-27T22:58:00Z"/>
          <w:b/>
          <w:bCs/>
          <w:color w:val="000000" w:themeColor="text1"/>
          <w:szCs w:val="24"/>
        </w:rPr>
        <w:pPrChange w:id="4110" w:author="Cauris Cosmetics" w:date="2023-10-27T22:58:00Z">
          <w:pPr>
            <w:spacing w:line="360" w:lineRule="auto"/>
            <w:ind w:right="403"/>
          </w:pPr>
        </w:pPrChange>
      </w:pPr>
    </w:p>
    <w:p w14:paraId="56138496" w14:textId="306A7EBC" w:rsidR="00643698" w:rsidRPr="00614D94" w:rsidDel="00CA1AA8" w:rsidRDefault="00643698">
      <w:pPr>
        <w:spacing w:line="276" w:lineRule="auto"/>
        <w:jc w:val="center"/>
        <w:rPr>
          <w:del w:id="4111" w:author="Cauris Cosmetics" w:date="2023-10-27T22:58:00Z"/>
          <w:b/>
          <w:bCs/>
          <w:color w:val="000000" w:themeColor="text1"/>
          <w:szCs w:val="24"/>
        </w:rPr>
        <w:pPrChange w:id="4112" w:author="Cauris Cosmetics" w:date="2023-10-27T22:58:00Z">
          <w:pPr>
            <w:spacing w:line="360" w:lineRule="auto"/>
            <w:ind w:right="403"/>
          </w:pPr>
        </w:pPrChange>
      </w:pPr>
    </w:p>
    <w:p w14:paraId="45D24D5A" w14:textId="008CB0F1" w:rsidR="00643698" w:rsidRPr="00614D94" w:rsidDel="00CA1AA8" w:rsidRDefault="00643698">
      <w:pPr>
        <w:spacing w:line="276" w:lineRule="auto"/>
        <w:jc w:val="center"/>
        <w:rPr>
          <w:del w:id="4113" w:author="Cauris Cosmetics" w:date="2023-10-27T22:58:00Z"/>
          <w:b/>
          <w:bCs/>
          <w:color w:val="000000" w:themeColor="text1"/>
          <w:szCs w:val="24"/>
        </w:rPr>
        <w:pPrChange w:id="4114" w:author="Cauris Cosmetics" w:date="2023-10-27T22:58:00Z">
          <w:pPr>
            <w:spacing w:line="360" w:lineRule="auto"/>
            <w:ind w:right="403"/>
          </w:pPr>
        </w:pPrChange>
      </w:pPr>
    </w:p>
    <w:p w14:paraId="2FEE4DE3" w14:textId="306CBB55" w:rsidR="00643698" w:rsidRPr="00614D94" w:rsidDel="00CA1AA8" w:rsidRDefault="00643698">
      <w:pPr>
        <w:spacing w:line="276" w:lineRule="auto"/>
        <w:jc w:val="center"/>
        <w:rPr>
          <w:del w:id="4115" w:author="Cauris Cosmetics" w:date="2023-10-27T22:58:00Z"/>
          <w:b/>
          <w:bCs/>
          <w:color w:val="000000" w:themeColor="text1"/>
          <w:szCs w:val="24"/>
        </w:rPr>
        <w:pPrChange w:id="4116" w:author="Cauris Cosmetics" w:date="2023-10-27T22:58:00Z">
          <w:pPr>
            <w:spacing w:line="360" w:lineRule="auto"/>
            <w:ind w:right="403"/>
          </w:pPr>
        </w:pPrChange>
      </w:pPr>
    </w:p>
    <w:p w14:paraId="642ECF49" w14:textId="565B850B" w:rsidR="00643698" w:rsidRPr="00614D94" w:rsidDel="00CA1AA8" w:rsidRDefault="00643698">
      <w:pPr>
        <w:spacing w:line="276" w:lineRule="auto"/>
        <w:jc w:val="center"/>
        <w:rPr>
          <w:del w:id="4117" w:author="Cauris Cosmetics" w:date="2023-10-27T22:58:00Z"/>
          <w:b/>
          <w:bCs/>
          <w:color w:val="000000" w:themeColor="text1"/>
          <w:szCs w:val="24"/>
        </w:rPr>
        <w:pPrChange w:id="4118" w:author="Cauris Cosmetics" w:date="2023-10-27T22:58:00Z">
          <w:pPr>
            <w:spacing w:line="360" w:lineRule="auto"/>
            <w:ind w:right="403"/>
          </w:pPr>
        </w:pPrChange>
      </w:pPr>
    </w:p>
    <w:p w14:paraId="72D30AD8" w14:textId="100BE22F" w:rsidR="00643698" w:rsidRPr="00614D94" w:rsidDel="00CA1AA8" w:rsidRDefault="00643698">
      <w:pPr>
        <w:spacing w:line="276" w:lineRule="auto"/>
        <w:jc w:val="center"/>
        <w:rPr>
          <w:del w:id="4119" w:author="Cauris Cosmetics" w:date="2023-10-27T22:58:00Z"/>
          <w:b/>
          <w:bCs/>
          <w:color w:val="000000" w:themeColor="text1"/>
          <w:szCs w:val="24"/>
        </w:rPr>
        <w:pPrChange w:id="4120" w:author="Cauris Cosmetics" w:date="2023-10-27T22:58:00Z">
          <w:pPr>
            <w:spacing w:line="360" w:lineRule="auto"/>
            <w:ind w:right="403"/>
          </w:pPr>
        </w:pPrChange>
      </w:pPr>
    </w:p>
    <w:p w14:paraId="47523023" w14:textId="32F0E584" w:rsidR="00643698" w:rsidRPr="00614D94" w:rsidDel="00CA1AA8" w:rsidRDefault="00643698">
      <w:pPr>
        <w:spacing w:line="276" w:lineRule="auto"/>
        <w:jc w:val="center"/>
        <w:rPr>
          <w:del w:id="4121" w:author="Cauris Cosmetics" w:date="2023-10-27T22:58:00Z"/>
          <w:b/>
          <w:bCs/>
          <w:color w:val="000000" w:themeColor="text1"/>
          <w:szCs w:val="24"/>
        </w:rPr>
        <w:pPrChange w:id="4122" w:author="Cauris Cosmetics" w:date="2023-10-27T22:58:00Z">
          <w:pPr>
            <w:spacing w:line="360" w:lineRule="auto"/>
            <w:ind w:right="403"/>
          </w:pPr>
        </w:pPrChange>
      </w:pPr>
    </w:p>
    <w:p w14:paraId="1C620B17" w14:textId="5EA1B485" w:rsidR="00643698" w:rsidRPr="00614D94" w:rsidDel="00CA1AA8" w:rsidRDefault="00643698">
      <w:pPr>
        <w:spacing w:line="276" w:lineRule="auto"/>
        <w:jc w:val="center"/>
        <w:rPr>
          <w:del w:id="4123" w:author="Cauris Cosmetics" w:date="2023-10-27T22:58:00Z"/>
          <w:b/>
          <w:bCs/>
          <w:color w:val="000000" w:themeColor="text1"/>
          <w:szCs w:val="24"/>
        </w:rPr>
        <w:pPrChange w:id="4124" w:author="Cauris Cosmetics" w:date="2023-10-27T22:58:00Z">
          <w:pPr>
            <w:spacing w:line="360" w:lineRule="auto"/>
            <w:ind w:right="403"/>
          </w:pPr>
        </w:pPrChange>
      </w:pPr>
    </w:p>
    <w:p w14:paraId="368206F7" w14:textId="7C973BAA" w:rsidR="00643698" w:rsidRPr="00614D94" w:rsidDel="00CA1AA8" w:rsidRDefault="00643698">
      <w:pPr>
        <w:spacing w:line="276" w:lineRule="auto"/>
        <w:jc w:val="center"/>
        <w:rPr>
          <w:del w:id="4125" w:author="Cauris Cosmetics" w:date="2023-10-27T22:58:00Z"/>
          <w:b/>
          <w:bCs/>
          <w:color w:val="000000" w:themeColor="text1"/>
          <w:szCs w:val="24"/>
        </w:rPr>
        <w:pPrChange w:id="4126" w:author="Cauris Cosmetics" w:date="2023-10-27T22:58:00Z">
          <w:pPr>
            <w:spacing w:line="360" w:lineRule="auto"/>
            <w:ind w:right="403"/>
          </w:pPr>
        </w:pPrChange>
      </w:pPr>
    </w:p>
    <w:p w14:paraId="2553ECD1" w14:textId="50D8D16F" w:rsidR="00643698" w:rsidRPr="00614D94" w:rsidDel="00CA1AA8" w:rsidRDefault="00643698">
      <w:pPr>
        <w:spacing w:line="276" w:lineRule="auto"/>
        <w:jc w:val="center"/>
        <w:rPr>
          <w:del w:id="4127" w:author="Cauris Cosmetics" w:date="2023-10-27T22:58:00Z"/>
          <w:b/>
          <w:bCs/>
          <w:color w:val="000000" w:themeColor="text1"/>
          <w:szCs w:val="24"/>
        </w:rPr>
        <w:pPrChange w:id="4128" w:author="Cauris Cosmetics" w:date="2023-10-27T22:58:00Z">
          <w:pPr>
            <w:spacing w:line="360" w:lineRule="auto"/>
            <w:ind w:right="403"/>
          </w:pPr>
        </w:pPrChange>
      </w:pPr>
    </w:p>
    <w:p w14:paraId="1FB0DA94" w14:textId="07A70F7F" w:rsidR="00643698" w:rsidRPr="007A4AFC" w:rsidDel="00CA1AA8" w:rsidRDefault="00643698">
      <w:pPr>
        <w:spacing w:line="276" w:lineRule="auto"/>
        <w:jc w:val="center"/>
        <w:rPr>
          <w:del w:id="4129" w:author="Cauris Cosmetics" w:date="2023-10-27T22:58:00Z"/>
        </w:rPr>
        <w:pPrChange w:id="4130" w:author="Cauris Cosmetics" w:date="2023-10-27T22:58:00Z">
          <w:pPr>
            <w:pStyle w:val="Titre1"/>
          </w:pPr>
        </w:pPrChange>
      </w:pPr>
      <w:bookmarkStart w:id="4131" w:name="_Toc149307398"/>
      <w:del w:id="4132" w:author="Cauris Cosmetics" w:date="2023-10-27T22:58:00Z">
        <w:r w:rsidRPr="007A4AFC" w:rsidDel="00CA1AA8">
          <w:delText>CONCLUSION</w:delText>
        </w:r>
        <w:bookmarkEnd w:id="4100"/>
        <w:bookmarkEnd w:id="4131"/>
      </w:del>
    </w:p>
    <w:p w14:paraId="5EBE32A3" w14:textId="04EA22C3" w:rsidR="00643698" w:rsidRPr="007A4AFC" w:rsidDel="00CA1AA8" w:rsidRDefault="00643698">
      <w:pPr>
        <w:spacing w:line="276" w:lineRule="auto"/>
        <w:jc w:val="center"/>
        <w:rPr>
          <w:del w:id="4133" w:author="Cauris Cosmetics" w:date="2023-10-27T22:58:00Z"/>
          <w:color w:val="000000" w:themeColor="text1"/>
          <w:szCs w:val="24"/>
          <w:rPrChange w:id="4134" w:author="Dr Mamadou SANOGO" w:date="2023-10-25T18:15:00Z">
            <w:rPr>
              <w:del w:id="4135" w:author="Cauris Cosmetics" w:date="2023-10-27T22:58:00Z"/>
              <w:szCs w:val="24"/>
            </w:rPr>
          </w:rPrChange>
        </w:rPr>
        <w:pPrChange w:id="4136" w:author="Cauris Cosmetics" w:date="2023-10-27T22:58:00Z">
          <w:pPr>
            <w:spacing w:line="360" w:lineRule="auto"/>
          </w:pPr>
        </w:pPrChange>
      </w:pPr>
      <w:del w:id="4137" w:author="Cauris Cosmetics" w:date="2023-10-27T22:58:00Z">
        <w:r w:rsidRPr="007A4AFC" w:rsidDel="00CA1AA8">
          <w:rPr>
            <w:color w:val="000000" w:themeColor="text1"/>
            <w:szCs w:val="24"/>
            <w:rPrChange w:id="4138" w:author="Dr Mamadou SANOGO" w:date="2023-10-25T18:15:00Z">
              <w:rPr>
                <w:szCs w:val="24"/>
              </w:rPr>
            </w:rPrChange>
          </w:rPr>
          <w:delText xml:space="preserve">Ce rapport d’auto-évaluation de Master en </w:delText>
        </w:r>
      </w:del>
      <w:ins w:id="4139" w:author="Dr Mamadou SANOGO" w:date="2023-10-27T14:16:00Z">
        <w:del w:id="4140" w:author="Cauris Cosmetics" w:date="2023-10-27T19:24:00Z">
          <w:r w:rsidR="005A69DD" w:rsidDel="007A7899">
            <w:rPr>
              <w:bCs/>
              <w:color w:val="000000" w:themeColor="text1"/>
              <w:szCs w:val="24"/>
            </w:rPr>
            <w:delText>management des services de santé</w:delText>
          </w:r>
        </w:del>
      </w:ins>
      <w:ins w:id="4141" w:author="Dr Mamadou SANOGO" w:date="2023-10-27T11:08:00Z">
        <w:del w:id="4142" w:author="Cauris Cosmetics" w:date="2023-10-27T22:58:00Z">
          <w:r w:rsidR="00FA0038" w:rsidRPr="00A36245" w:rsidDel="00CA1AA8">
            <w:rPr>
              <w:bCs/>
              <w:color w:val="000000" w:themeColor="text1"/>
              <w:szCs w:val="24"/>
            </w:rPr>
            <w:delText xml:space="preserve"> </w:delText>
          </w:r>
        </w:del>
      </w:ins>
      <w:del w:id="4143" w:author="Cauris Cosmetics" w:date="2023-10-27T22:58:00Z">
        <w:r w:rsidRPr="007A4AFC" w:rsidDel="00CA1AA8">
          <w:rPr>
            <w:color w:val="000000" w:themeColor="text1"/>
            <w:szCs w:val="24"/>
            <w:rPrChange w:id="4144" w:author="Dr Mamadou SANOGO" w:date="2023-10-25T18:15:00Z">
              <w:rPr>
                <w:szCs w:val="24"/>
              </w:rPr>
            </w:rPrChange>
          </w:rPr>
          <w:delText>Epidémiologie de l’École Privée de Santé Félix Houphouët Boigny est perçu comme un exercice très utile. L’autoévaluation de cette offre de formation a fait ressortir ses forces, ses faiblesses, des opportunités et enfin des menaces à prendre en compte pour son meilleur pilotage. Il</w:delText>
        </w:r>
      </w:del>
      <w:del w:id="4145" w:author="Cauris Cosmetics" w:date="2023-10-27T22:22:00Z">
        <w:r w:rsidRPr="007A4AFC" w:rsidDel="00E74E23">
          <w:rPr>
            <w:color w:val="000000" w:themeColor="text1"/>
            <w:szCs w:val="24"/>
            <w:rPrChange w:id="4146" w:author="Dr Mamadou SANOGO" w:date="2023-10-25T18:15:00Z">
              <w:rPr>
                <w:szCs w:val="24"/>
              </w:rPr>
            </w:rPrChange>
          </w:rPr>
          <w:delText xml:space="preserve"> est rapport</w:delText>
        </w:r>
      </w:del>
      <w:del w:id="4147" w:author="Cauris Cosmetics" w:date="2023-10-27T22:58:00Z">
        <w:r w:rsidRPr="007A4AFC" w:rsidDel="00CA1AA8">
          <w:rPr>
            <w:color w:val="000000" w:themeColor="text1"/>
            <w:szCs w:val="24"/>
            <w:rPrChange w:id="4148" w:author="Dr Mamadou SANOGO" w:date="2023-10-25T18:15:00Z">
              <w:rPr>
                <w:szCs w:val="24"/>
              </w:rPr>
            </w:rPrChange>
          </w:rPr>
          <w:delText xml:space="preserve"> est le reflet de la situation actuelle de Master en </w:delText>
        </w:r>
      </w:del>
      <w:ins w:id="4149" w:author="Dr Mamadou SANOGO" w:date="2023-10-27T14:16:00Z">
        <w:del w:id="4150" w:author="Cauris Cosmetics" w:date="2023-10-27T19:24:00Z">
          <w:r w:rsidR="005A69DD" w:rsidDel="007A7899">
            <w:rPr>
              <w:bCs/>
              <w:color w:val="000000" w:themeColor="text1"/>
              <w:szCs w:val="24"/>
            </w:rPr>
            <w:delText>management des services de santé</w:delText>
          </w:r>
        </w:del>
      </w:ins>
      <w:ins w:id="4151" w:author="Dr Mamadou SANOGO" w:date="2023-10-27T11:08:00Z">
        <w:del w:id="4152" w:author="Cauris Cosmetics" w:date="2023-10-27T22:58:00Z">
          <w:r w:rsidR="00FA0038" w:rsidRPr="00A36245" w:rsidDel="00CA1AA8">
            <w:rPr>
              <w:bCs/>
              <w:color w:val="000000" w:themeColor="text1"/>
              <w:szCs w:val="24"/>
            </w:rPr>
            <w:delText xml:space="preserve"> </w:delText>
          </w:r>
        </w:del>
      </w:ins>
      <w:del w:id="4153" w:author="Cauris Cosmetics" w:date="2023-10-27T22:58:00Z">
        <w:r w:rsidRPr="007A4AFC" w:rsidDel="00CA1AA8">
          <w:rPr>
            <w:color w:val="000000" w:themeColor="text1"/>
            <w:szCs w:val="24"/>
            <w:rPrChange w:id="4154" w:author="Dr Mamadou SANOGO" w:date="2023-10-25T18:15:00Z">
              <w:rPr>
                <w:szCs w:val="24"/>
              </w:rPr>
            </w:rPrChange>
          </w:rPr>
          <w:delText xml:space="preserve">épidémiologie de l’EPSFé. Il a été rédigé suivant le référentiel d’auto-évaluation de l’AMAQ-SUP, tout en s’inspirant des référentiels internationaux jugés pertinents. </w:delText>
        </w:r>
      </w:del>
    </w:p>
    <w:p w14:paraId="41A96D02" w14:textId="11DA92FD" w:rsidR="00643698" w:rsidRPr="007A4AFC" w:rsidDel="00CA1AA8" w:rsidRDefault="00643698">
      <w:pPr>
        <w:spacing w:line="276" w:lineRule="auto"/>
        <w:jc w:val="center"/>
        <w:rPr>
          <w:del w:id="4155" w:author="Cauris Cosmetics" w:date="2023-10-27T22:58:00Z"/>
          <w:color w:val="000000" w:themeColor="text1"/>
          <w:szCs w:val="24"/>
          <w:rPrChange w:id="4156" w:author="Dr Mamadou SANOGO" w:date="2023-10-25T18:15:00Z">
            <w:rPr>
              <w:del w:id="4157" w:author="Cauris Cosmetics" w:date="2023-10-27T22:58:00Z"/>
              <w:szCs w:val="24"/>
            </w:rPr>
          </w:rPrChange>
        </w:rPr>
        <w:pPrChange w:id="4158" w:author="Cauris Cosmetics" w:date="2023-10-27T22:58:00Z">
          <w:pPr>
            <w:spacing w:line="360" w:lineRule="auto"/>
          </w:pPr>
        </w:pPrChange>
      </w:pPr>
      <w:del w:id="4159" w:author="Cauris Cosmetics" w:date="2023-10-27T22:58:00Z">
        <w:r w:rsidRPr="007A4AFC" w:rsidDel="00CA1AA8">
          <w:rPr>
            <w:color w:val="000000" w:themeColor="text1"/>
            <w:szCs w:val="24"/>
            <w:rPrChange w:id="4160" w:author="Dr Mamadou SANOGO" w:date="2023-10-25T18:15:00Z">
              <w:rPr>
                <w:szCs w:val="24"/>
              </w:rPr>
            </w:rPrChange>
          </w:rPr>
          <w:delText>En ce qui concerne les actions considérées comme prioritaires dans ce rapport, il importe de souligner au terme de cet exercice d’auto-évaluation que le défi le plus déterminant pour le développement et l’amélioration du fonctionnement de ce master de de l’École Privée de Santé Félix Houphouët Boigny à court et moyen terme réside essentiellement dans la capacité de l’équipe de responsables pédagogiques et administratifs à développer un réel leadership et à faire évoluer ses compétences et pratiques de management.</w:delText>
        </w:r>
      </w:del>
    </w:p>
    <w:p w14:paraId="1BC7BEBE" w14:textId="4F531CB9" w:rsidR="00643698" w:rsidRPr="007A4AFC" w:rsidDel="00CA1AA8" w:rsidRDefault="00643698">
      <w:pPr>
        <w:spacing w:line="276" w:lineRule="auto"/>
        <w:jc w:val="center"/>
        <w:rPr>
          <w:del w:id="4161" w:author="Cauris Cosmetics" w:date="2023-10-27T22:58:00Z"/>
          <w:color w:val="000000" w:themeColor="text1"/>
          <w:szCs w:val="24"/>
          <w:rPrChange w:id="4162" w:author="Dr Mamadou SANOGO" w:date="2023-10-25T18:15:00Z">
            <w:rPr>
              <w:del w:id="4163" w:author="Cauris Cosmetics" w:date="2023-10-27T22:58:00Z"/>
              <w:szCs w:val="24"/>
            </w:rPr>
          </w:rPrChange>
        </w:rPr>
        <w:pPrChange w:id="4164" w:author="Cauris Cosmetics" w:date="2023-10-27T22:58:00Z">
          <w:pPr>
            <w:spacing w:line="360" w:lineRule="auto"/>
          </w:pPr>
        </w:pPrChange>
      </w:pPr>
      <w:del w:id="4165" w:author="Cauris Cosmetics" w:date="2023-10-27T22:58:00Z">
        <w:r w:rsidRPr="007A4AFC" w:rsidDel="00CA1AA8">
          <w:rPr>
            <w:color w:val="000000" w:themeColor="text1"/>
            <w:szCs w:val="24"/>
            <w:rPrChange w:id="4166" w:author="Dr Mamadou SANOGO" w:date="2023-10-25T18:15:00Z">
              <w:rPr>
                <w:szCs w:val="24"/>
              </w:rPr>
            </w:rPrChange>
          </w:rPr>
          <w:delText xml:space="preserve">L’équipe de l’Ecole Privée de Santé Félix Houphouët Boigny, formée essentiellement de jeunes cadres et techniciens, requiert un plus grand engagement et une plus grande implication de l’équipe managériale de l’école, dans l’encadrement du personnel, le suivi des activités sur le terrain, et l’instauration d’une culture de la performance, et de la qualité. </w:delText>
        </w:r>
      </w:del>
    </w:p>
    <w:p w14:paraId="58ED50C5" w14:textId="5852F4D3" w:rsidR="00643698" w:rsidRPr="007A4AFC" w:rsidDel="00CA1AA8" w:rsidRDefault="00643698">
      <w:pPr>
        <w:spacing w:line="276" w:lineRule="auto"/>
        <w:jc w:val="center"/>
        <w:rPr>
          <w:del w:id="4167" w:author="Cauris Cosmetics" w:date="2023-10-27T22:58:00Z"/>
          <w:color w:val="000000" w:themeColor="text1"/>
          <w:szCs w:val="24"/>
          <w:rPrChange w:id="4168" w:author="Dr Mamadou SANOGO" w:date="2023-10-25T18:15:00Z">
            <w:rPr>
              <w:del w:id="4169" w:author="Cauris Cosmetics" w:date="2023-10-27T22:58:00Z"/>
              <w:szCs w:val="24"/>
            </w:rPr>
          </w:rPrChange>
        </w:rPr>
        <w:pPrChange w:id="4170" w:author="Cauris Cosmetics" w:date="2023-10-27T22:58:00Z">
          <w:pPr>
            <w:spacing w:line="360" w:lineRule="auto"/>
          </w:pPr>
        </w:pPrChange>
      </w:pPr>
      <w:del w:id="4171" w:author="Cauris Cosmetics" w:date="2023-10-27T22:58:00Z">
        <w:r w:rsidRPr="007A4AFC" w:rsidDel="00CA1AA8">
          <w:rPr>
            <w:color w:val="000000" w:themeColor="text1"/>
            <w:szCs w:val="24"/>
            <w:rPrChange w:id="4172" w:author="Dr Mamadou SANOGO" w:date="2023-10-25T18:15:00Z">
              <w:rPr>
                <w:szCs w:val="24"/>
              </w:rPr>
            </w:rPrChange>
          </w:rPr>
          <w:delText>L’accréditation du diplôme de Master en</w:delText>
        </w:r>
      </w:del>
      <w:ins w:id="4173" w:author="Dr Mamadou SANOGO" w:date="2023-10-26T13:41:00Z">
        <w:del w:id="4174" w:author="Cauris Cosmetics" w:date="2023-10-27T22:58:00Z">
          <w:r w:rsidR="003A18E5" w:rsidDel="00CA1AA8">
            <w:rPr>
              <w:color w:val="000000" w:themeColor="text1"/>
              <w:szCs w:val="24"/>
            </w:rPr>
            <w:delText xml:space="preserve"> </w:delText>
          </w:r>
        </w:del>
      </w:ins>
      <w:ins w:id="4175" w:author="Dr Mamadou SANOGO" w:date="2023-10-27T14:16:00Z">
        <w:del w:id="4176" w:author="Cauris Cosmetics" w:date="2023-10-27T19:24:00Z">
          <w:r w:rsidR="005A69DD" w:rsidDel="007A7899">
            <w:rPr>
              <w:bCs/>
              <w:color w:val="000000" w:themeColor="text1"/>
              <w:szCs w:val="24"/>
            </w:rPr>
            <w:delText>management des services de santé</w:delText>
          </w:r>
        </w:del>
      </w:ins>
      <w:ins w:id="4177" w:author="Dr Mamadou SANOGO" w:date="2023-10-27T11:08:00Z">
        <w:del w:id="4178" w:author="Cauris Cosmetics" w:date="2023-10-27T22:58:00Z">
          <w:r w:rsidR="00FA0038" w:rsidDel="00CA1AA8">
            <w:rPr>
              <w:bCs/>
              <w:color w:val="000000" w:themeColor="text1"/>
              <w:szCs w:val="24"/>
            </w:rPr>
            <w:delText xml:space="preserve"> </w:delText>
          </w:r>
        </w:del>
      </w:ins>
      <w:del w:id="4179" w:author="Cauris Cosmetics" w:date="2023-10-27T22:58:00Z">
        <w:r w:rsidRPr="007A4AFC" w:rsidDel="00CA1AA8">
          <w:rPr>
            <w:color w:val="000000" w:themeColor="text1"/>
            <w:szCs w:val="24"/>
            <w:rPrChange w:id="4180" w:author="Dr Mamadou SANOGO" w:date="2023-10-25T18:15:00Z">
              <w:rPr>
                <w:szCs w:val="24"/>
              </w:rPr>
            </w:rPrChange>
          </w:rPr>
          <w:delText xml:space="preserve"> Epidémiologie correspond à un souci d’assurance qualité de l’offre de formation. Ce besoin justifie notre démarche actuelle, fondant ainsi notre volonté de prendre en compte les recommandations du l’AMAQ-SUP relatives à nos insuffisances.</w:delText>
        </w:r>
      </w:del>
    </w:p>
    <w:p w14:paraId="234075ED" w14:textId="01871D2B" w:rsidR="00643698" w:rsidRPr="007A4AFC" w:rsidDel="00CA1AA8" w:rsidRDefault="00643698">
      <w:pPr>
        <w:spacing w:line="276" w:lineRule="auto"/>
        <w:jc w:val="center"/>
        <w:rPr>
          <w:del w:id="4181" w:author="Cauris Cosmetics" w:date="2023-10-27T22:58:00Z"/>
          <w:color w:val="000000" w:themeColor="text1"/>
          <w:rPrChange w:id="4182" w:author="Dr Mamadou SANOGO" w:date="2023-10-25T18:15:00Z">
            <w:rPr>
              <w:del w:id="4183" w:author="Cauris Cosmetics" w:date="2023-10-27T22:58:00Z"/>
            </w:rPr>
          </w:rPrChange>
        </w:rPr>
        <w:pPrChange w:id="4184" w:author="Cauris Cosmetics" w:date="2023-10-27T22:58:00Z">
          <w:pPr/>
        </w:pPrChange>
      </w:pPr>
    </w:p>
    <w:p w14:paraId="7AF8CF33" w14:textId="3776BE48" w:rsidR="00643698" w:rsidRPr="007A4AFC" w:rsidDel="00CA1AA8" w:rsidRDefault="00643698">
      <w:pPr>
        <w:spacing w:line="276" w:lineRule="auto"/>
        <w:jc w:val="center"/>
        <w:rPr>
          <w:del w:id="4185" w:author="Cauris Cosmetics" w:date="2023-10-27T22:58:00Z"/>
          <w:color w:val="000000" w:themeColor="text1"/>
          <w:rPrChange w:id="4186" w:author="Dr Mamadou SANOGO" w:date="2023-10-25T18:15:00Z">
            <w:rPr>
              <w:del w:id="4187" w:author="Cauris Cosmetics" w:date="2023-10-27T22:58:00Z"/>
            </w:rPr>
          </w:rPrChange>
        </w:rPr>
        <w:pPrChange w:id="4188" w:author="Cauris Cosmetics" w:date="2023-10-27T22:58:00Z">
          <w:pPr/>
        </w:pPrChange>
      </w:pPr>
    </w:p>
    <w:p w14:paraId="78E46749" w14:textId="616EAAD2" w:rsidR="00586744" w:rsidRPr="007A4AFC" w:rsidDel="00CA1AA8" w:rsidRDefault="00586744">
      <w:pPr>
        <w:spacing w:line="276" w:lineRule="auto"/>
        <w:jc w:val="center"/>
        <w:rPr>
          <w:del w:id="4189" w:author="Cauris Cosmetics" w:date="2023-10-27T22:58:00Z"/>
          <w:color w:val="000000" w:themeColor="text1"/>
          <w:szCs w:val="24"/>
          <w:rPrChange w:id="4190" w:author="Dr Mamadou SANOGO" w:date="2023-10-25T18:15:00Z">
            <w:rPr>
              <w:del w:id="4191" w:author="Cauris Cosmetics" w:date="2023-10-27T22:58:00Z"/>
              <w:szCs w:val="24"/>
            </w:rPr>
          </w:rPrChange>
        </w:rPr>
        <w:pPrChange w:id="4192" w:author="Cauris Cosmetics" w:date="2023-10-27T22:58:00Z">
          <w:pPr>
            <w:spacing w:line="240" w:lineRule="auto"/>
          </w:pPr>
        </w:pPrChange>
      </w:pPr>
    </w:p>
    <w:p w14:paraId="6FFCE6F1" w14:textId="6D9C1759" w:rsidR="003B4A3F" w:rsidRPr="007A4AFC" w:rsidDel="00CA1AA8" w:rsidRDefault="003B4A3F">
      <w:pPr>
        <w:spacing w:line="276" w:lineRule="auto"/>
        <w:jc w:val="center"/>
        <w:rPr>
          <w:del w:id="4193" w:author="Cauris Cosmetics" w:date="2023-10-27T22:58:00Z"/>
          <w:color w:val="000000" w:themeColor="text1"/>
          <w:sz w:val="12"/>
          <w:szCs w:val="12"/>
          <w:lang w:val="fr-ML"/>
          <w:rPrChange w:id="4194" w:author="Dr Mamadou SANOGO" w:date="2023-10-25T18:15:00Z">
            <w:rPr>
              <w:del w:id="4195" w:author="Cauris Cosmetics" w:date="2023-10-27T22:58:00Z"/>
              <w:sz w:val="12"/>
              <w:szCs w:val="12"/>
              <w:lang w:val="fr-ML"/>
            </w:rPr>
          </w:rPrChange>
        </w:rPr>
        <w:pPrChange w:id="4196" w:author="Cauris Cosmetics" w:date="2023-10-27T22:58:00Z">
          <w:pPr>
            <w:widowControl w:val="0"/>
            <w:autoSpaceDE w:val="0"/>
            <w:autoSpaceDN w:val="0"/>
            <w:adjustRightInd w:val="0"/>
            <w:spacing w:before="2" w:line="120" w:lineRule="exact"/>
            <w:ind w:right="9"/>
          </w:pPr>
        </w:pPrChange>
      </w:pPr>
    </w:p>
    <w:p w14:paraId="03E77135" w14:textId="1838A21A" w:rsidR="003B4A3F" w:rsidRPr="007A4AFC" w:rsidDel="00CA1AA8" w:rsidRDefault="003B4A3F">
      <w:pPr>
        <w:spacing w:line="276" w:lineRule="auto"/>
        <w:jc w:val="center"/>
        <w:rPr>
          <w:del w:id="4197" w:author="Cauris Cosmetics" w:date="2023-10-27T22:58:00Z"/>
          <w:color w:val="000000" w:themeColor="text1"/>
          <w:szCs w:val="24"/>
          <w:rPrChange w:id="4198" w:author="Dr Mamadou SANOGO" w:date="2023-10-25T18:15:00Z">
            <w:rPr>
              <w:del w:id="4199" w:author="Cauris Cosmetics" w:date="2023-10-27T22:58:00Z"/>
              <w:color w:val="000000"/>
              <w:szCs w:val="24"/>
            </w:rPr>
          </w:rPrChange>
        </w:rPr>
        <w:pPrChange w:id="4200" w:author="Cauris Cosmetics" w:date="2023-10-27T22:58:00Z">
          <w:pPr>
            <w:widowControl w:val="0"/>
            <w:autoSpaceDE w:val="0"/>
            <w:autoSpaceDN w:val="0"/>
            <w:adjustRightInd w:val="0"/>
            <w:spacing w:line="360" w:lineRule="auto"/>
            <w:ind w:right="9"/>
          </w:pPr>
        </w:pPrChange>
      </w:pPr>
    </w:p>
    <w:p w14:paraId="60EEA284" w14:textId="4FAF8128" w:rsidR="004E1847" w:rsidRPr="007A4AFC" w:rsidRDefault="004E1847">
      <w:pPr>
        <w:spacing w:line="276" w:lineRule="auto"/>
        <w:jc w:val="center"/>
        <w:rPr>
          <w:color w:val="000000" w:themeColor="text1"/>
          <w:szCs w:val="24"/>
          <w:rPrChange w:id="4201" w:author="Dr Mamadou SANOGO" w:date="2023-10-25T18:15:00Z">
            <w:rPr>
              <w:color w:val="000000"/>
              <w:szCs w:val="24"/>
            </w:rPr>
          </w:rPrChange>
        </w:rPr>
        <w:pPrChange w:id="4202" w:author="Cauris Cosmetics" w:date="2023-10-27T22:58:00Z">
          <w:pPr>
            <w:spacing w:line="240" w:lineRule="auto"/>
            <w:ind w:right="9"/>
          </w:pPr>
        </w:pPrChange>
      </w:pPr>
      <w:del w:id="4203" w:author="Cauris Cosmetics" w:date="2023-10-27T22:58:00Z">
        <w:r w:rsidRPr="007A4AFC" w:rsidDel="00CA1AA8">
          <w:rPr>
            <w:color w:val="000000" w:themeColor="text1"/>
            <w:szCs w:val="24"/>
            <w:rPrChange w:id="4204" w:author="Dr Mamadou SANOGO" w:date="2023-10-25T18:15:00Z">
              <w:rPr>
                <w:color w:val="000000"/>
                <w:szCs w:val="24"/>
              </w:rPr>
            </w:rPrChange>
          </w:rPr>
          <w:br w:type="page"/>
        </w:r>
      </w:del>
    </w:p>
    <w:p w14:paraId="3DDD9EDC" w14:textId="77777777" w:rsidR="00011374" w:rsidRPr="007A4AFC" w:rsidDel="006778CD" w:rsidRDefault="00011374">
      <w:pPr>
        <w:pStyle w:val="Titre1"/>
        <w:numPr>
          <w:ilvl w:val="0"/>
          <w:numId w:val="0"/>
        </w:numPr>
        <w:spacing w:before="0" w:line="240" w:lineRule="auto"/>
        <w:ind w:left="360"/>
        <w:rPr>
          <w:del w:id="4205" w:author="Dr Mamadou SANOGO" w:date="2023-10-27T13:51:00Z"/>
          <w:rFonts w:cs="Times New Roman"/>
          <w:b w:val="0"/>
          <w:sz w:val="24"/>
          <w:szCs w:val="24"/>
        </w:rPr>
        <w:pPrChange w:id="4206" w:author="Dr Mamadou SANOGO" w:date="2023-10-27T13:51:00Z">
          <w:pPr>
            <w:pStyle w:val="Titre1"/>
            <w:spacing w:before="0" w:line="240" w:lineRule="auto"/>
          </w:pPr>
        </w:pPrChange>
      </w:pPr>
    </w:p>
    <w:p w14:paraId="7A242FE4" w14:textId="77777777" w:rsidR="00011374" w:rsidRPr="00356D2D" w:rsidDel="006778CD" w:rsidRDefault="00011374">
      <w:pPr>
        <w:pStyle w:val="Titre1"/>
        <w:numPr>
          <w:ilvl w:val="0"/>
          <w:numId w:val="0"/>
        </w:numPr>
        <w:spacing w:before="0" w:line="240" w:lineRule="auto"/>
        <w:ind w:left="360"/>
        <w:rPr>
          <w:del w:id="4207" w:author="Dr Mamadou SANOGO" w:date="2023-10-27T13:51:00Z"/>
          <w:rFonts w:cs="Times New Roman"/>
          <w:b w:val="0"/>
          <w:sz w:val="24"/>
          <w:szCs w:val="24"/>
        </w:rPr>
        <w:pPrChange w:id="4208" w:author="Dr Mamadou SANOGO" w:date="2023-10-27T13:51:00Z">
          <w:pPr>
            <w:pStyle w:val="Titre1"/>
            <w:spacing w:before="0" w:line="240" w:lineRule="auto"/>
          </w:pPr>
        </w:pPrChange>
      </w:pPr>
    </w:p>
    <w:p w14:paraId="594E3317" w14:textId="77777777" w:rsidR="00011374" w:rsidRPr="00356D2D" w:rsidDel="006778CD" w:rsidRDefault="00011374">
      <w:pPr>
        <w:pStyle w:val="Titre1"/>
        <w:numPr>
          <w:ilvl w:val="0"/>
          <w:numId w:val="0"/>
        </w:numPr>
        <w:spacing w:before="0" w:line="240" w:lineRule="auto"/>
        <w:ind w:left="360"/>
        <w:rPr>
          <w:del w:id="4209" w:author="Dr Mamadou SANOGO" w:date="2023-10-27T13:51:00Z"/>
          <w:rFonts w:cs="Times New Roman"/>
          <w:b w:val="0"/>
          <w:sz w:val="24"/>
          <w:szCs w:val="24"/>
        </w:rPr>
        <w:pPrChange w:id="4210" w:author="Dr Mamadou SANOGO" w:date="2023-10-27T13:51:00Z">
          <w:pPr>
            <w:pStyle w:val="Titre1"/>
            <w:spacing w:before="0" w:line="240" w:lineRule="auto"/>
          </w:pPr>
        </w:pPrChange>
      </w:pPr>
    </w:p>
    <w:p w14:paraId="280ADD89" w14:textId="77777777" w:rsidR="00011374" w:rsidRPr="00356D2D" w:rsidDel="006778CD" w:rsidRDefault="00011374">
      <w:pPr>
        <w:pStyle w:val="Titre1"/>
        <w:numPr>
          <w:ilvl w:val="0"/>
          <w:numId w:val="0"/>
        </w:numPr>
        <w:spacing w:before="0" w:line="240" w:lineRule="auto"/>
        <w:ind w:left="360"/>
        <w:rPr>
          <w:del w:id="4211" w:author="Dr Mamadou SANOGO" w:date="2023-10-27T13:51:00Z"/>
          <w:rFonts w:cs="Times New Roman"/>
          <w:b w:val="0"/>
          <w:sz w:val="24"/>
          <w:szCs w:val="24"/>
        </w:rPr>
        <w:pPrChange w:id="4212" w:author="Dr Mamadou SANOGO" w:date="2023-10-27T13:51:00Z">
          <w:pPr>
            <w:pStyle w:val="Titre1"/>
            <w:spacing w:before="0" w:line="240" w:lineRule="auto"/>
          </w:pPr>
        </w:pPrChange>
      </w:pPr>
    </w:p>
    <w:p w14:paraId="43E1A4FD" w14:textId="77777777" w:rsidR="00011374" w:rsidRPr="00356D2D" w:rsidDel="006778CD" w:rsidRDefault="00011374">
      <w:pPr>
        <w:pStyle w:val="Titre1"/>
        <w:numPr>
          <w:ilvl w:val="0"/>
          <w:numId w:val="0"/>
        </w:numPr>
        <w:spacing w:before="0" w:line="240" w:lineRule="auto"/>
        <w:ind w:left="360"/>
        <w:rPr>
          <w:del w:id="4213" w:author="Dr Mamadou SANOGO" w:date="2023-10-27T13:51:00Z"/>
          <w:rFonts w:cs="Times New Roman"/>
          <w:b w:val="0"/>
          <w:sz w:val="24"/>
          <w:szCs w:val="24"/>
        </w:rPr>
        <w:pPrChange w:id="4214" w:author="Dr Mamadou SANOGO" w:date="2023-10-27T13:51:00Z">
          <w:pPr>
            <w:pStyle w:val="Titre1"/>
            <w:spacing w:before="0" w:line="240" w:lineRule="auto"/>
          </w:pPr>
        </w:pPrChange>
      </w:pPr>
    </w:p>
    <w:p w14:paraId="42835E0B" w14:textId="77777777" w:rsidR="00011374" w:rsidRPr="00356D2D" w:rsidDel="006778CD" w:rsidRDefault="00011374">
      <w:pPr>
        <w:pStyle w:val="Titre1"/>
        <w:numPr>
          <w:ilvl w:val="0"/>
          <w:numId w:val="0"/>
        </w:numPr>
        <w:spacing w:before="0" w:line="240" w:lineRule="auto"/>
        <w:ind w:left="360"/>
        <w:rPr>
          <w:del w:id="4215" w:author="Dr Mamadou SANOGO" w:date="2023-10-27T13:51:00Z"/>
          <w:rFonts w:cs="Times New Roman"/>
          <w:b w:val="0"/>
          <w:sz w:val="24"/>
          <w:szCs w:val="24"/>
        </w:rPr>
        <w:pPrChange w:id="4216" w:author="Dr Mamadou SANOGO" w:date="2023-10-27T13:51:00Z">
          <w:pPr>
            <w:pStyle w:val="Titre1"/>
            <w:spacing w:before="0" w:line="240" w:lineRule="auto"/>
          </w:pPr>
        </w:pPrChange>
      </w:pPr>
    </w:p>
    <w:p w14:paraId="44BBA78F" w14:textId="77777777" w:rsidR="00011374" w:rsidRPr="00356D2D" w:rsidDel="006778CD" w:rsidRDefault="00011374">
      <w:pPr>
        <w:pStyle w:val="Titre1"/>
        <w:numPr>
          <w:ilvl w:val="0"/>
          <w:numId w:val="0"/>
        </w:numPr>
        <w:spacing w:before="0" w:line="240" w:lineRule="auto"/>
        <w:ind w:left="360"/>
        <w:rPr>
          <w:del w:id="4217" w:author="Dr Mamadou SANOGO" w:date="2023-10-27T13:51:00Z"/>
          <w:rFonts w:cs="Times New Roman"/>
          <w:b w:val="0"/>
          <w:sz w:val="24"/>
          <w:szCs w:val="24"/>
        </w:rPr>
        <w:pPrChange w:id="4218" w:author="Dr Mamadou SANOGO" w:date="2023-10-27T13:51:00Z">
          <w:pPr>
            <w:pStyle w:val="Titre1"/>
            <w:spacing w:before="0" w:line="240" w:lineRule="auto"/>
          </w:pPr>
        </w:pPrChange>
      </w:pPr>
    </w:p>
    <w:p w14:paraId="6E17F170" w14:textId="77777777" w:rsidR="00011374" w:rsidRPr="00356D2D" w:rsidRDefault="00011374">
      <w:pPr>
        <w:pStyle w:val="Titre1"/>
        <w:numPr>
          <w:ilvl w:val="0"/>
          <w:numId w:val="0"/>
        </w:numPr>
        <w:spacing w:before="0" w:line="240" w:lineRule="auto"/>
        <w:ind w:left="360"/>
        <w:rPr>
          <w:rFonts w:cs="Times New Roman"/>
          <w:b w:val="0"/>
          <w:sz w:val="24"/>
          <w:szCs w:val="24"/>
        </w:rPr>
        <w:pPrChange w:id="4219" w:author="Dr Mamadou SANOGO" w:date="2023-10-27T13:51:00Z">
          <w:pPr>
            <w:pStyle w:val="Titre1"/>
            <w:spacing w:before="0" w:line="240" w:lineRule="auto"/>
          </w:pPr>
        </w:pPrChange>
      </w:pPr>
    </w:p>
    <w:p w14:paraId="27964362" w14:textId="77777777" w:rsidR="00011374" w:rsidRPr="007A4AFC" w:rsidRDefault="00011374" w:rsidP="00011374">
      <w:pPr>
        <w:rPr>
          <w:color w:val="000000" w:themeColor="text1"/>
          <w:szCs w:val="24"/>
          <w:rPrChange w:id="4220" w:author="Dr Mamadou SANOGO" w:date="2023-10-25T18:15:00Z">
            <w:rPr>
              <w:szCs w:val="24"/>
            </w:rPr>
          </w:rPrChange>
        </w:rPr>
      </w:pPr>
    </w:p>
    <w:p w14:paraId="4AA3DD71" w14:textId="77777777" w:rsidR="00011374" w:rsidRPr="007A4AFC" w:rsidRDefault="00011374" w:rsidP="00011374">
      <w:pPr>
        <w:rPr>
          <w:color w:val="000000" w:themeColor="text1"/>
          <w:szCs w:val="24"/>
          <w:rPrChange w:id="4221" w:author="Dr Mamadou SANOGO" w:date="2023-10-25T18:15:00Z">
            <w:rPr>
              <w:szCs w:val="24"/>
            </w:rPr>
          </w:rPrChange>
        </w:rPr>
      </w:pPr>
    </w:p>
    <w:p w14:paraId="0B7325E6" w14:textId="77777777" w:rsidR="00011374" w:rsidRPr="007A4AFC" w:rsidRDefault="00011374" w:rsidP="00011374">
      <w:pPr>
        <w:rPr>
          <w:color w:val="000000" w:themeColor="text1"/>
          <w:szCs w:val="24"/>
          <w:rPrChange w:id="4222" w:author="Dr Mamadou SANOGO" w:date="2023-10-25T18:15:00Z">
            <w:rPr>
              <w:szCs w:val="24"/>
            </w:rPr>
          </w:rPrChange>
        </w:rPr>
      </w:pPr>
    </w:p>
    <w:p w14:paraId="5B81A6F8" w14:textId="77777777" w:rsidR="00011374" w:rsidRPr="007A4AFC" w:rsidRDefault="00011374" w:rsidP="00011374">
      <w:pPr>
        <w:rPr>
          <w:color w:val="000000" w:themeColor="text1"/>
          <w:szCs w:val="24"/>
          <w:rPrChange w:id="4223" w:author="Dr Mamadou SANOGO" w:date="2023-10-25T18:15:00Z">
            <w:rPr>
              <w:szCs w:val="24"/>
            </w:rPr>
          </w:rPrChange>
        </w:rPr>
      </w:pPr>
    </w:p>
    <w:p w14:paraId="17EF5DB3" w14:textId="77777777" w:rsidR="00011374" w:rsidRPr="007A4AFC" w:rsidRDefault="00011374" w:rsidP="00011374">
      <w:pPr>
        <w:rPr>
          <w:color w:val="000000" w:themeColor="text1"/>
          <w:szCs w:val="24"/>
          <w:rPrChange w:id="4224" w:author="Dr Mamadou SANOGO" w:date="2023-10-25T18:15:00Z">
            <w:rPr>
              <w:szCs w:val="24"/>
            </w:rPr>
          </w:rPrChange>
        </w:rPr>
      </w:pPr>
    </w:p>
    <w:p w14:paraId="54EA5B31" w14:textId="77777777" w:rsidR="00011374" w:rsidRDefault="00011374" w:rsidP="00011374">
      <w:pPr>
        <w:rPr>
          <w:ins w:id="4225" w:author="Cauris Cosmetics" w:date="2023-10-27T22:59:00Z"/>
          <w:color w:val="000000" w:themeColor="text1"/>
          <w:szCs w:val="24"/>
        </w:rPr>
      </w:pPr>
    </w:p>
    <w:p w14:paraId="18BACBB8" w14:textId="77777777" w:rsidR="00CA1AA8" w:rsidRPr="007A4AFC" w:rsidRDefault="00CA1AA8" w:rsidP="00011374">
      <w:pPr>
        <w:rPr>
          <w:color w:val="000000" w:themeColor="text1"/>
          <w:szCs w:val="24"/>
          <w:rPrChange w:id="4226" w:author="Dr Mamadou SANOGO" w:date="2023-10-25T18:15:00Z">
            <w:rPr>
              <w:szCs w:val="24"/>
            </w:rPr>
          </w:rPrChange>
        </w:rPr>
      </w:pPr>
    </w:p>
    <w:p w14:paraId="3DB9455C" w14:textId="77777777" w:rsidR="00011374" w:rsidRPr="007A4AFC" w:rsidRDefault="00011374" w:rsidP="00011374">
      <w:pPr>
        <w:rPr>
          <w:color w:val="000000" w:themeColor="text1"/>
          <w:szCs w:val="24"/>
          <w:rPrChange w:id="4227" w:author="Dr Mamadou SANOGO" w:date="2023-10-25T18:15:00Z">
            <w:rPr>
              <w:szCs w:val="24"/>
            </w:rPr>
          </w:rPrChange>
        </w:rPr>
      </w:pPr>
    </w:p>
    <w:p w14:paraId="07A6BD1B" w14:textId="3DC118B4" w:rsidR="00011374" w:rsidDel="006778CD" w:rsidRDefault="00011374" w:rsidP="006778CD">
      <w:pPr>
        <w:pStyle w:val="Titre1"/>
        <w:numPr>
          <w:ilvl w:val="0"/>
          <w:numId w:val="0"/>
        </w:numPr>
        <w:spacing w:before="0" w:line="240" w:lineRule="auto"/>
        <w:ind w:left="360"/>
        <w:rPr>
          <w:del w:id="4228" w:author="Dr Mamadou SANOGO" w:date="2023-10-27T13:51:00Z"/>
          <w:rFonts w:cs="Times New Roman"/>
          <w:b w:val="0"/>
          <w:sz w:val="24"/>
          <w:szCs w:val="24"/>
        </w:rPr>
      </w:pPr>
    </w:p>
    <w:p w14:paraId="33DD823D" w14:textId="3C5BE135" w:rsidR="006778CD" w:rsidRDefault="006778CD" w:rsidP="006778CD">
      <w:pPr>
        <w:rPr>
          <w:ins w:id="4229" w:author="Dr Mamadou SANOGO" w:date="2023-10-27T13:52:00Z"/>
        </w:rPr>
      </w:pPr>
    </w:p>
    <w:p w14:paraId="2BDB72BD" w14:textId="525C6E8B" w:rsidR="006778CD" w:rsidRDefault="006778CD" w:rsidP="006778CD">
      <w:pPr>
        <w:rPr>
          <w:ins w:id="4230" w:author="Dr Mamadou SANOGO" w:date="2023-10-27T13:52:00Z"/>
        </w:rPr>
      </w:pPr>
    </w:p>
    <w:p w14:paraId="3F09B605" w14:textId="19F707B0" w:rsidR="006778CD" w:rsidRDefault="006778CD" w:rsidP="006778CD">
      <w:pPr>
        <w:rPr>
          <w:ins w:id="4231" w:author="Dr Mamadou SANOGO" w:date="2023-10-27T13:52:00Z"/>
        </w:rPr>
      </w:pPr>
    </w:p>
    <w:p w14:paraId="34EE9B58" w14:textId="77777777" w:rsidR="006778CD" w:rsidRPr="00356D2D" w:rsidRDefault="006778CD">
      <w:pPr>
        <w:rPr>
          <w:ins w:id="4232" w:author="Dr Mamadou SANOGO" w:date="2023-10-27T13:52:00Z"/>
        </w:rPr>
        <w:pPrChange w:id="4233" w:author="Dr Mamadou SANOGO" w:date="2023-10-27T13:52:00Z">
          <w:pPr>
            <w:pStyle w:val="Titre1"/>
            <w:spacing w:before="0" w:line="240" w:lineRule="auto"/>
          </w:pPr>
        </w:pPrChange>
      </w:pPr>
    </w:p>
    <w:p w14:paraId="22B170C1" w14:textId="77777777" w:rsidR="00011374" w:rsidRPr="00356D2D" w:rsidDel="006778CD" w:rsidRDefault="00011374">
      <w:pPr>
        <w:pStyle w:val="Titre1"/>
        <w:numPr>
          <w:ilvl w:val="0"/>
          <w:numId w:val="0"/>
        </w:numPr>
        <w:spacing w:before="0" w:line="240" w:lineRule="auto"/>
        <w:ind w:left="360"/>
        <w:rPr>
          <w:del w:id="4234" w:author="Dr Mamadou SANOGO" w:date="2023-10-27T13:51:00Z"/>
          <w:rFonts w:cs="Times New Roman"/>
          <w:b w:val="0"/>
          <w:sz w:val="24"/>
          <w:szCs w:val="24"/>
        </w:rPr>
        <w:pPrChange w:id="4235" w:author="Dr Mamadou SANOGO" w:date="2023-10-27T13:51:00Z">
          <w:pPr>
            <w:pStyle w:val="Titre1"/>
            <w:spacing w:before="0" w:line="240" w:lineRule="auto"/>
          </w:pPr>
        </w:pPrChange>
      </w:pPr>
    </w:p>
    <w:p w14:paraId="0C3F5B95" w14:textId="77777777" w:rsidR="00011374" w:rsidRPr="00356D2D" w:rsidRDefault="00011374">
      <w:pPr>
        <w:pStyle w:val="Titre1"/>
        <w:numPr>
          <w:ilvl w:val="0"/>
          <w:numId w:val="0"/>
        </w:numPr>
        <w:spacing w:before="0" w:line="240" w:lineRule="auto"/>
        <w:ind w:left="360"/>
        <w:rPr>
          <w:rFonts w:cs="Times New Roman"/>
          <w:b w:val="0"/>
          <w:sz w:val="24"/>
          <w:szCs w:val="24"/>
        </w:rPr>
        <w:pPrChange w:id="4236" w:author="Dr Mamadou SANOGO" w:date="2023-10-27T13:51:00Z">
          <w:pPr>
            <w:pStyle w:val="Titre1"/>
            <w:spacing w:before="0" w:line="240" w:lineRule="auto"/>
          </w:pPr>
        </w:pPrChange>
      </w:pPr>
    </w:p>
    <w:p w14:paraId="75A910D5" w14:textId="77777777" w:rsidR="003B4A3F" w:rsidRPr="007A4AFC" w:rsidRDefault="003B4A3F">
      <w:pPr>
        <w:pStyle w:val="Titre1"/>
        <w:numPr>
          <w:ilvl w:val="0"/>
          <w:numId w:val="0"/>
        </w:numPr>
        <w:spacing w:before="0" w:line="240" w:lineRule="auto"/>
        <w:ind w:left="360"/>
        <w:jc w:val="center"/>
        <w:rPr>
          <w:rFonts w:cs="Times New Roman"/>
          <w:b w:val="0"/>
          <w:sz w:val="96"/>
        </w:rPr>
        <w:pPrChange w:id="4237" w:author="Dr Mamadou SANOGO" w:date="2023-10-27T13:52:00Z">
          <w:pPr>
            <w:pStyle w:val="Titre1"/>
            <w:spacing w:before="0" w:line="240" w:lineRule="auto"/>
            <w:jc w:val="center"/>
          </w:pPr>
        </w:pPrChange>
      </w:pPr>
      <w:bookmarkStart w:id="4238" w:name="_Toc145944524"/>
      <w:bookmarkStart w:id="4239" w:name="_Toc149307399"/>
      <w:r w:rsidRPr="007A4AFC">
        <w:rPr>
          <w:rFonts w:cs="Times New Roman"/>
          <w:sz w:val="96"/>
        </w:rPr>
        <w:t>Annexes</w:t>
      </w:r>
      <w:bookmarkEnd w:id="4238"/>
      <w:bookmarkEnd w:id="4239"/>
    </w:p>
    <w:p w14:paraId="7A336115" w14:textId="30980439" w:rsidR="006D5FC5" w:rsidRPr="007A4AFC" w:rsidRDefault="00011374">
      <w:pPr>
        <w:spacing w:line="240" w:lineRule="auto"/>
        <w:rPr>
          <w:color w:val="000000" w:themeColor="text1"/>
          <w:sz w:val="28"/>
          <w:szCs w:val="28"/>
          <w:rPrChange w:id="4240" w:author="Dr Mamadou SANOGO" w:date="2023-10-25T18:15:00Z">
            <w:rPr>
              <w:color w:val="000000"/>
              <w:sz w:val="28"/>
              <w:szCs w:val="28"/>
            </w:rPr>
          </w:rPrChange>
        </w:rPr>
      </w:pPr>
      <w:r w:rsidRPr="007A4AFC">
        <w:rPr>
          <w:color w:val="000000" w:themeColor="text1"/>
          <w:sz w:val="28"/>
          <w:szCs w:val="28"/>
          <w:rPrChange w:id="4241" w:author="Dr Mamadou SANOGO" w:date="2023-10-25T18:15:00Z">
            <w:rPr>
              <w:color w:val="000000"/>
              <w:sz w:val="28"/>
              <w:szCs w:val="28"/>
            </w:rPr>
          </w:rPrChange>
        </w:rPr>
        <w:br w:type="page"/>
      </w:r>
    </w:p>
    <w:p w14:paraId="6B07F545" w14:textId="77777777" w:rsidR="00182CAB" w:rsidRPr="007A4AFC" w:rsidRDefault="00182CAB" w:rsidP="006E33E2">
      <w:pPr>
        <w:rPr>
          <w:ins w:id="4242" w:author="Dr Mamadou SANOGO" w:date="2023-10-25T13:21:00Z"/>
          <w:rFonts w:eastAsiaTheme="minorHAnsi"/>
          <w:b/>
          <w:bCs/>
          <w:color w:val="000000" w:themeColor="text1"/>
          <w:sz w:val="32"/>
          <w:szCs w:val="32"/>
          <w:lang w:eastAsia="en-US"/>
          <w:rPrChange w:id="4243" w:author="Dr Mamadou SANOGO" w:date="2023-10-25T18:15:00Z">
            <w:rPr>
              <w:ins w:id="4244" w:author="Dr Mamadou SANOGO" w:date="2023-10-25T13:21:00Z"/>
              <w:rFonts w:eastAsiaTheme="minorHAnsi"/>
              <w:b/>
              <w:bCs/>
              <w:sz w:val="32"/>
              <w:szCs w:val="32"/>
              <w:lang w:eastAsia="en-US"/>
            </w:rPr>
          </w:rPrChange>
        </w:rPr>
      </w:pPr>
      <w:bookmarkStart w:id="4245" w:name="_Toc145944526"/>
    </w:p>
    <w:p w14:paraId="3AD43933" w14:textId="77777777" w:rsidR="00182CAB" w:rsidRPr="007A4AFC" w:rsidRDefault="00182CAB" w:rsidP="006E33E2">
      <w:pPr>
        <w:rPr>
          <w:ins w:id="4246" w:author="Dr Mamadou SANOGO" w:date="2023-10-25T13:21:00Z"/>
          <w:rFonts w:eastAsiaTheme="minorHAnsi"/>
          <w:b/>
          <w:bCs/>
          <w:color w:val="000000" w:themeColor="text1"/>
          <w:sz w:val="32"/>
          <w:szCs w:val="32"/>
          <w:lang w:eastAsia="en-US"/>
          <w:rPrChange w:id="4247" w:author="Dr Mamadou SANOGO" w:date="2023-10-25T18:15:00Z">
            <w:rPr>
              <w:ins w:id="4248" w:author="Dr Mamadou SANOGO" w:date="2023-10-25T13:21:00Z"/>
              <w:rFonts w:eastAsiaTheme="minorHAnsi"/>
              <w:b/>
              <w:bCs/>
              <w:sz w:val="32"/>
              <w:szCs w:val="32"/>
              <w:lang w:eastAsia="en-US"/>
            </w:rPr>
          </w:rPrChange>
        </w:rPr>
      </w:pPr>
    </w:p>
    <w:p w14:paraId="22DC89F0" w14:textId="77777777" w:rsidR="00182CAB" w:rsidRPr="007A4AFC" w:rsidRDefault="00182CAB" w:rsidP="006E33E2">
      <w:pPr>
        <w:rPr>
          <w:ins w:id="4249" w:author="Dr Mamadou SANOGO" w:date="2023-10-25T13:21:00Z"/>
          <w:rFonts w:eastAsiaTheme="minorHAnsi"/>
          <w:b/>
          <w:bCs/>
          <w:color w:val="000000" w:themeColor="text1"/>
          <w:sz w:val="32"/>
          <w:szCs w:val="32"/>
          <w:lang w:eastAsia="en-US"/>
          <w:rPrChange w:id="4250" w:author="Dr Mamadou SANOGO" w:date="2023-10-25T18:15:00Z">
            <w:rPr>
              <w:ins w:id="4251" w:author="Dr Mamadou SANOGO" w:date="2023-10-25T13:21:00Z"/>
              <w:rFonts w:eastAsiaTheme="minorHAnsi"/>
              <w:b/>
              <w:bCs/>
              <w:sz w:val="32"/>
              <w:szCs w:val="32"/>
              <w:lang w:eastAsia="en-US"/>
            </w:rPr>
          </w:rPrChange>
        </w:rPr>
      </w:pPr>
    </w:p>
    <w:p w14:paraId="035B0D01" w14:textId="77777777" w:rsidR="00182CAB" w:rsidRPr="007A4AFC" w:rsidRDefault="00182CAB" w:rsidP="006E33E2">
      <w:pPr>
        <w:rPr>
          <w:ins w:id="4252" w:author="Dr Mamadou SANOGO" w:date="2023-10-25T13:21:00Z"/>
          <w:rFonts w:eastAsiaTheme="minorHAnsi"/>
          <w:b/>
          <w:bCs/>
          <w:color w:val="000000" w:themeColor="text1"/>
          <w:sz w:val="32"/>
          <w:szCs w:val="32"/>
          <w:lang w:eastAsia="en-US"/>
          <w:rPrChange w:id="4253" w:author="Dr Mamadou SANOGO" w:date="2023-10-25T18:15:00Z">
            <w:rPr>
              <w:ins w:id="4254" w:author="Dr Mamadou SANOGO" w:date="2023-10-25T13:21:00Z"/>
              <w:rFonts w:eastAsiaTheme="minorHAnsi"/>
              <w:b/>
              <w:bCs/>
              <w:sz w:val="32"/>
              <w:szCs w:val="32"/>
              <w:lang w:eastAsia="en-US"/>
            </w:rPr>
          </w:rPrChange>
        </w:rPr>
      </w:pPr>
    </w:p>
    <w:p w14:paraId="06999CA8" w14:textId="77777777" w:rsidR="00182CAB" w:rsidRPr="007A4AFC" w:rsidRDefault="00182CAB" w:rsidP="006E33E2">
      <w:pPr>
        <w:rPr>
          <w:ins w:id="4255" w:author="Dr Mamadou SANOGO" w:date="2023-10-25T13:21:00Z"/>
          <w:rFonts w:eastAsiaTheme="minorHAnsi"/>
          <w:b/>
          <w:bCs/>
          <w:color w:val="000000" w:themeColor="text1"/>
          <w:sz w:val="32"/>
          <w:szCs w:val="32"/>
          <w:lang w:eastAsia="en-US"/>
          <w:rPrChange w:id="4256" w:author="Dr Mamadou SANOGO" w:date="2023-10-25T18:15:00Z">
            <w:rPr>
              <w:ins w:id="4257" w:author="Dr Mamadou SANOGO" w:date="2023-10-25T13:21:00Z"/>
              <w:rFonts w:eastAsiaTheme="minorHAnsi"/>
              <w:b/>
              <w:bCs/>
              <w:sz w:val="32"/>
              <w:szCs w:val="32"/>
              <w:lang w:eastAsia="en-US"/>
            </w:rPr>
          </w:rPrChange>
        </w:rPr>
      </w:pPr>
    </w:p>
    <w:p w14:paraId="7E8672A3" w14:textId="77777777" w:rsidR="00182CAB" w:rsidRPr="007A4AFC" w:rsidRDefault="00182CAB" w:rsidP="006E33E2">
      <w:pPr>
        <w:rPr>
          <w:ins w:id="4258" w:author="Dr Mamadou SANOGO" w:date="2023-10-25T13:21:00Z"/>
          <w:rFonts w:eastAsiaTheme="minorHAnsi"/>
          <w:b/>
          <w:bCs/>
          <w:color w:val="000000" w:themeColor="text1"/>
          <w:sz w:val="32"/>
          <w:szCs w:val="32"/>
          <w:lang w:eastAsia="en-US"/>
          <w:rPrChange w:id="4259" w:author="Dr Mamadou SANOGO" w:date="2023-10-25T18:15:00Z">
            <w:rPr>
              <w:ins w:id="4260" w:author="Dr Mamadou SANOGO" w:date="2023-10-25T13:21:00Z"/>
              <w:rFonts w:eastAsiaTheme="minorHAnsi"/>
              <w:b/>
              <w:bCs/>
              <w:sz w:val="32"/>
              <w:szCs w:val="32"/>
              <w:lang w:eastAsia="en-US"/>
            </w:rPr>
          </w:rPrChange>
        </w:rPr>
      </w:pPr>
    </w:p>
    <w:p w14:paraId="48CDA470" w14:textId="77777777" w:rsidR="00182CAB" w:rsidRPr="007A4AFC" w:rsidRDefault="00182CAB" w:rsidP="006E33E2">
      <w:pPr>
        <w:rPr>
          <w:ins w:id="4261" w:author="Dr Mamadou SANOGO" w:date="2023-10-25T13:21:00Z"/>
          <w:rFonts w:eastAsiaTheme="minorHAnsi"/>
          <w:b/>
          <w:bCs/>
          <w:color w:val="000000" w:themeColor="text1"/>
          <w:sz w:val="32"/>
          <w:szCs w:val="32"/>
          <w:lang w:eastAsia="en-US"/>
          <w:rPrChange w:id="4262" w:author="Dr Mamadou SANOGO" w:date="2023-10-25T18:15:00Z">
            <w:rPr>
              <w:ins w:id="4263" w:author="Dr Mamadou SANOGO" w:date="2023-10-25T13:21:00Z"/>
              <w:rFonts w:eastAsiaTheme="minorHAnsi"/>
              <w:b/>
              <w:bCs/>
              <w:sz w:val="32"/>
              <w:szCs w:val="32"/>
              <w:lang w:eastAsia="en-US"/>
            </w:rPr>
          </w:rPrChange>
        </w:rPr>
      </w:pPr>
    </w:p>
    <w:p w14:paraId="00C516E0" w14:textId="77777777" w:rsidR="00182CAB" w:rsidRPr="007A4AFC" w:rsidRDefault="00182CAB" w:rsidP="006E33E2">
      <w:pPr>
        <w:rPr>
          <w:ins w:id="4264" w:author="Dr Mamadou SANOGO" w:date="2023-10-25T13:21:00Z"/>
          <w:rFonts w:eastAsiaTheme="minorHAnsi"/>
          <w:b/>
          <w:bCs/>
          <w:color w:val="000000" w:themeColor="text1"/>
          <w:sz w:val="32"/>
          <w:szCs w:val="32"/>
          <w:lang w:eastAsia="en-US"/>
          <w:rPrChange w:id="4265" w:author="Dr Mamadou SANOGO" w:date="2023-10-25T18:15:00Z">
            <w:rPr>
              <w:ins w:id="4266" w:author="Dr Mamadou SANOGO" w:date="2023-10-25T13:21:00Z"/>
              <w:rFonts w:eastAsiaTheme="minorHAnsi"/>
              <w:b/>
              <w:bCs/>
              <w:sz w:val="32"/>
              <w:szCs w:val="32"/>
              <w:lang w:eastAsia="en-US"/>
            </w:rPr>
          </w:rPrChange>
        </w:rPr>
      </w:pPr>
    </w:p>
    <w:p w14:paraId="587FDEA9" w14:textId="77777777" w:rsidR="00182CAB" w:rsidRPr="007A4AFC" w:rsidRDefault="00182CAB" w:rsidP="006E33E2">
      <w:pPr>
        <w:rPr>
          <w:ins w:id="4267" w:author="Dr Mamadou SANOGO" w:date="2023-10-25T13:21:00Z"/>
          <w:rFonts w:eastAsiaTheme="minorHAnsi"/>
          <w:b/>
          <w:bCs/>
          <w:color w:val="000000" w:themeColor="text1"/>
          <w:sz w:val="32"/>
          <w:szCs w:val="32"/>
          <w:lang w:eastAsia="en-US"/>
          <w:rPrChange w:id="4268" w:author="Dr Mamadou SANOGO" w:date="2023-10-25T18:15:00Z">
            <w:rPr>
              <w:ins w:id="4269" w:author="Dr Mamadou SANOGO" w:date="2023-10-25T13:21:00Z"/>
              <w:rFonts w:eastAsiaTheme="minorHAnsi"/>
              <w:b/>
              <w:bCs/>
              <w:sz w:val="32"/>
              <w:szCs w:val="32"/>
              <w:lang w:eastAsia="en-US"/>
            </w:rPr>
          </w:rPrChange>
        </w:rPr>
      </w:pPr>
    </w:p>
    <w:p w14:paraId="137C37F9" w14:textId="77777777" w:rsidR="00182CAB" w:rsidRPr="007A4AFC" w:rsidRDefault="00182CAB" w:rsidP="006E33E2">
      <w:pPr>
        <w:rPr>
          <w:ins w:id="4270" w:author="Dr Mamadou SANOGO" w:date="2023-10-25T13:21:00Z"/>
          <w:rFonts w:eastAsiaTheme="minorHAnsi"/>
          <w:b/>
          <w:bCs/>
          <w:color w:val="000000" w:themeColor="text1"/>
          <w:sz w:val="32"/>
          <w:szCs w:val="32"/>
          <w:lang w:eastAsia="en-US"/>
          <w:rPrChange w:id="4271" w:author="Dr Mamadou SANOGO" w:date="2023-10-25T18:15:00Z">
            <w:rPr>
              <w:ins w:id="4272" w:author="Dr Mamadou SANOGO" w:date="2023-10-25T13:21:00Z"/>
              <w:rFonts w:eastAsiaTheme="minorHAnsi"/>
              <w:b/>
              <w:bCs/>
              <w:sz w:val="32"/>
              <w:szCs w:val="32"/>
              <w:lang w:eastAsia="en-US"/>
            </w:rPr>
          </w:rPrChange>
        </w:rPr>
      </w:pPr>
    </w:p>
    <w:p w14:paraId="0C515A98" w14:textId="659F0618" w:rsidR="00182CAB" w:rsidRPr="006778CD" w:rsidRDefault="00182CAB" w:rsidP="00182CAB">
      <w:pPr>
        <w:jc w:val="center"/>
        <w:rPr>
          <w:ins w:id="4273" w:author="Dr Mamadou SANOGO" w:date="2023-10-25T13:21:00Z"/>
          <w:rFonts w:eastAsiaTheme="minorHAnsi"/>
          <w:b/>
          <w:bCs/>
          <w:color w:val="000000" w:themeColor="text1"/>
          <w:sz w:val="52"/>
          <w:szCs w:val="52"/>
          <w:lang w:eastAsia="en-US"/>
          <w:rPrChange w:id="4274" w:author="Dr Mamadou SANOGO" w:date="2023-10-27T13:59:00Z">
            <w:rPr>
              <w:ins w:id="4275" w:author="Dr Mamadou SANOGO" w:date="2023-10-25T13:21:00Z"/>
              <w:rFonts w:eastAsiaTheme="minorHAnsi"/>
              <w:sz w:val="52"/>
              <w:szCs w:val="52"/>
              <w:lang w:eastAsia="en-US"/>
            </w:rPr>
          </w:rPrChange>
        </w:rPr>
      </w:pPr>
      <w:ins w:id="4276" w:author="Dr Mamadou SANOGO" w:date="2023-10-25T13:21:00Z">
        <w:r w:rsidRPr="006778CD">
          <w:rPr>
            <w:rFonts w:eastAsiaTheme="minorHAnsi"/>
            <w:b/>
            <w:bCs/>
            <w:color w:val="000000" w:themeColor="text1"/>
            <w:sz w:val="52"/>
            <w:szCs w:val="52"/>
            <w:lang w:eastAsia="en-US"/>
            <w:rPrChange w:id="4277" w:author="Dr Mamadou SANOGO" w:date="2023-10-27T13:59:00Z">
              <w:rPr>
                <w:rFonts w:eastAsiaTheme="minorHAnsi"/>
                <w:sz w:val="52"/>
                <w:szCs w:val="52"/>
                <w:lang w:eastAsia="en-US"/>
              </w:rPr>
            </w:rPrChange>
          </w:rPr>
          <w:t>Annexe</w:t>
        </w:r>
      </w:ins>
      <w:ins w:id="4278" w:author="Dr Mamadou SANOGO" w:date="2023-10-25T13:22:00Z">
        <w:r w:rsidRPr="006778CD">
          <w:rPr>
            <w:rFonts w:eastAsiaTheme="minorHAnsi"/>
            <w:b/>
            <w:bCs/>
            <w:color w:val="000000" w:themeColor="text1"/>
            <w:sz w:val="52"/>
            <w:szCs w:val="52"/>
            <w:lang w:eastAsia="en-US"/>
            <w:rPrChange w:id="4279" w:author="Dr Mamadou SANOGO" w:date="2023-10-27T13:59:00Z">
              <w:rPr>
                <w:rFonts w:eastAsiaTheme="minorHAnsi"/>
                <w:sz w:val="52"/>
                <w:szCs w:val="52"/>
                <w:lang w:eastAsia="en-US"/>
              </w:rPr>
            </w:rPrChange>
          </w:rPr>
          <w:t xml:space="preserve"> n°001</w:t>
        </w:r>
      </w:ins>
      <w:ins w:id="4280" w:author="Dr Mamadou SANOGO" w:date="2023-10-25T13:21:00Z">
        <w:r w:rsidRPr="006778CD">
          <w:rPr>
            <w:rFonts w:eastAsiaTheme="minorHAnsi"/>
            <w:b/>
            <w:bCs/>
            <w:color w:val="000000" w:themeColor="text1"/>
            <w:sz w:val="52"/>
            <w:szCs w:val="52"/>
            <w:lang w:eastAsia="en-US"/>
            <w:rPrChange w:id="4281" w:author="Dr Mamadou SANOGO" w:date="2023-10-27T13:59:00Z">
              <w:rPr>
                <w:rFonts w:eastAsiaTheme="minorHAnsi"/>
                <w:sz w:val="52"/>
                <w:szCs w:val="52"/>
                <w:lang w:eastAsia="en-US"/>
              </w:rPr>
            </w:rPrChange>
          </w:rPr>
          <w:t xml:space="preserve">: </w:t>
        </w:r>
      </w:ins>
      <w:ins w:id="4282" w:author="Dr Mamadou SANOGO" w:date="2023-10-25T13:22:00Z">
        <w:r w:rsidRPr="006778CD">
          <w:rPr>
            <w:rFonts w:eastAsiaTheme="minorHAnsi"/>
            <w:b/>
            <w:bCs/>
            <w:color w:val="000000" w:themeColor="text1"/>
            <w:sz w:val="52"/>
            <w:szCs w:val="52"/>
            <w:lang w:eastAsia="en-US"/>
            <w:rPrChange w:id="4283" w:author="Dr Mamadou SANOGO" w:date="2023-10-27T13:59:00Z">
              <w:rPr>
                <w:rFonts w:eastAsiaTheme="minorHAnsi"/>
                <w:sz w:val="52"/>
                <w:szCs w:val="52"/>
                <w:lang w:eastAsia="en-US"/>
              </w:rPr>
            </w:rPrChange>
          </w:rPr>
          <w:t xml:space="preserve">Fiche de caractérisation </w:t>
        </w:r>
      </w:ins>
    </w:p>
    <w:p w14:paraId="7B366DED" w14:textId="77777777" w:rsidR="00182CAB" w:rsidRPr="007A4AFC" w:rsidRDefault="00182CAB" w:rsidP="006E33E2">
      <w:pPr>
        <w:rPr>
          <w:ins w:id="4284" w:author="Dr Mamadou SANOGO" w:date="2023-10-25T13:21:00Z"/>
          <w:rFonts w:eastAsiaTheme="minorHAnsi"/>
          <w:b/>
          <w:bCs/>
          <w:color w:val="000000" w:themeColor="text1"/>
          <w:sz w:val="32"/>
          <w:szCs w:val="32"/>
          <w:lang w:eastAsia="en-US"/>
          <w:rPrChange w:id="4285" w:author="Dr Mamadou SANOGO" w:date="2023-10-25T18:15:00Z">
            <w:rPr>
              <w:ins w:id="4286" w:author="Dr Mamadou SANOGO" w:date="2023-10-25T13:21:00Z"/>
              <w:rFonts w:eastAsiaTheme="minorHAnsi"/>
              <w:b/>
              <w:bCs/>
              <w:sz w:val="32"/>
              <w:szCs w:val="32"/>
              <w:lang w:eastAsia="en-US"/>
            </w:rPr>
          </w:rPrChange>
        </w:rPr>
      </w:pPr>
    </w:p>
    <w:p w14:paraId="1A4C3BCC" w14:textId="77777777" w:rsidR="00182CAB" w:rsidRPr="007A4AFC" w:rsidRDefault="00182CAB" w:rsidP="006E33E2">
      <w:pPr>
        <w:rPr>
          <w:ins w:id="4287" w:author="Dr Mamadou SANOGO" w:date="2023-10-25T13:21:00Z"/>
          <w:rFonts w:eastAsiaTheme="minorHAnsi"/>
          <w:b/>
          <w:bCs/>
          <w:color w:val="000000" w:themeColor="text1"/>
          <w:sz w:val="32"/>
          <w:szCs w:val="32"/>
          <w:lang w:eastAsia="en-US"/>
          <w:rPrChange w:id="4288" w:author="Dr Mamadou SANOGO" w:date="2023-10-25T18:15:00Z">
            <w:rPr>
              <w:ins w:id="4289" w:author="Dr Mamadou SANOGO" w:date="2023-10-25T13:21:00Z"/>
              <w:rFonts w:eastAsiaTheme="minorHAnsi"/>
              <w:b/>
              <w:bCs/>
              <w:sz w:val="32"/>
              <w:szCs w:val="32"/>
              <w:lang w:eastAsia="en-US"/>
            </w:rPr>
          </w:rPrChange>
        </w:rPr>
      </w:pPr>
    </w:p>
    <w:p w14:paraId="21BC3559" w14:textId="77777777" w:rsidR="00182CAB" w:rsidRPr="007A4AFC" w:rsidRDefault="00182CAB" w:rsidP="006E33E2">
      <w:pPr>
        <w:rPr>
          <w:ins w:id="4290" w:author="Dr Mamadou SANOGO" w:date="2023-10-25T13:21:00Z"/>
          <w:rFonts w:eastAsiaTheme="minorHAnsi"/>
          <w:b/>
          <w:bCs/>
          <w:color w:val="000000" w:themeColor="text1"/>
          <w:sz w:val="32"/>
          <w:szCs w:val="32"/>
          <w:lang w:eastAsia="en-US"/>
          <w:rPrChange w:id="4291" w:author="Dr Mamadou SANOGO" w:date="2023-10-25T18:15:00Z">
            <w:rPr>
              <w:ins w:id="4292" w:author="Dr Mamadou SANOGO" w:date="2023-10-25T13:21:00Z"/>
              <w:rFonts w:eastAsiaTheme="minorHAnsi"/>
              <w:b/>
              <w:bCs/>
              <w:sz w:val="32"/>
              <w:szCs w:val="32"/>
              <w:lang w:eastAsia="en-US"/>
            </w:rPr>
          </w:rPrChange>
        </w:rPr>
      </w:pPr>
    </w:p>
    <w:p w14:paraId="191802E5" w14:textId="77777777" w:rsidR="00182CAB" w:rsidRPr="007A4AFC" w:rsidRDefault="00182CAB" w:rsidP="006E33E2">
      <w:pPr>
        <w:rPr>
          <w:ins w:id="4293" w:author="Dr Mamadou SANOGO" w:date="2023-10-25T13:21:00Z"/>
          <w:rFonts w:eastAsiaTheme="minorHAnsi"/>
          <w:b/>
          <w:bCs/>
          <w:color w:val="000000" w:themeColor="text1"/>
          <w:sz w:val="32"/>
          <w:szCs w:val="32"/>
          <w:lang w:eastAsia="en-US"/>
          <w:rPrChange w:id="4294" w:author="Dr Mamadou SANOGO" w:date="2023-10-25T18:15:00Z">
            <w:rPr>
              <w:ins w:id="4295" w:author="Dr Mamadou SANOGO" w:date="2023-10-25T13:21:00Z"/>
              <w:rFonts w:eastAsiaTheme="minorHAnsi"/>
              <w:b/>
              <w:bCs/>
              <w:sz w:val="32"/>
              <w:szCs w:val="32"/>
              <w:lang w:eastAsia="en-US"/>
            </w:rPr>
          </w:rPrChange>
        </w:rPr>
      </w:pPr>
    </w:p>
    <w:p w14:paraId="1E4FA05A" w14:textId="77777777" w:rsidR="00182CAB" w:rsidRPr="007A4AFC" w:rsidRDefault="00182CAB" w:rsidP="006E33E2">
      <w:pPr>
        <w:rPr>
          <w:ins w:id="4296" w:author="Dr Mamadou SANOGO" w:date="2023-10-25T13:21:00Z"/>
          <w:rFonts w:eastAsiaTheme="minorHAnsi"/>
          <w:b/>
          <w:bCs/>
          <w:color w:val="000000" w:themeColor="text1"/>
          <w:sz w:val="32"/>
          <w:szCs w:val="32"/>
          <w:lang w:eastAsia="en-US"/>
          <w:rPrChange w:id="4297" w:author="Dr Mamadou SANOGO" w:date="2023-10-25T18:15:00Z">
            <w:rPr>
              <w:ins w:id="4298" w:author="Dr Mamadou SANOGO" w:date="2023-10-25T13:21:00Z"/>
              <w:rFonts w:eastAsiaTheme="minorHAnsi"/>
              <w:b/>
              <w:bCs/>
              <w:sz w:val="32"/>
              <w:szCs w:val="32"/>
              <w:lang w:eastAsia="en-US"/>
            </w:rPr>
          </w:rPrChange>
        </w:rPr>
      </w:pPr>
    </w:p>
    <w:p w14:paraId="4D7F3E38" w14:textId="77777777" w:rsidR="00182CAB" w:rsidRPr="007A4AFC" w:rsidRDefault="00182CAB" w:rsidP="006E33E2">
      <w:pPr>
        <w:rPr>
          <w:ins w:id="4299" w:author="Dr Mamadou SANOGO" w:date="2023-10-25T13:21:00Z"/>
          <w:rFonts w:eastAsiaTheme="minorHAnsi"/>
          <w:b/>
          <w:bCs/>
          <w:color w:val="000000" w:themeColor="text1"/>
          <w:sz w:val="32"/>
          <w:szCs w:val="32"/>
          <w:lang w:eastAsia="en-US"/>
          <w:rPrChange w:id="4300" w:author="Dr Mamadou SANOGO" w:date="2023-10-25T18:15:00Z">
            <w:rPr>
              <w:ins w:id="4301" w:author="Dr Mamadou SANOGO" w:date="2023-10-25T13:21:00Z"/>
              <w:rFonts w:eastAsiaTheme="minorHAnsi"/>
              <w:b/>
              <w:bCs/>
              <w:sz w:val="32"/>
              <w:szCs w:val="32"/>
              <w:lang w:eastAsia="en-US"/>
            </w:rPr>
          </w:rPrChange>
        </w:rPr>
      </w:pPr>
    </w:p>
    <w:p w14:paraId="4489DD10" w14:textId="77777777" w:rsidR="00182CAB" w:rsidRPr="007A4AFC" w:rsidRDefault="00182CAB" w:rsidP="006E33E2">
      <w:pPr>
        <w:rPr>
          <w:ins w:id="4302" w:author="Dr Mamadou SANOGO" w:date="2023-10-25T13:21:00Z"/>
          <w:rFonts w:eastAsiaTheme="minorHAnsi"/>
          <w:b/>
          <w:bCs/>
          <w:color w:val="000000" w:themeColor="text1"/>
          <w:sz w:val="32"/>
          <w:szCs w:val="32"/>
          <w:lang w:eastAsia="en-US"/>
          <w:rPrChange w:id="4303" w:author="Dr Mamadou SANOGO" w:date="2023-10-25T18:15:00Z">
            <w:rPr>
              <w:ins w:id="4304" w:author="Dr Mamadou SANOGO" w:date="2023-10-25T13:21:00Z"/>
              <w:rFonts w:eastAsiaTheme="minorHAnsi"/>
              <w:b/>
              <w:bCs/>
              <w:sz w:val="32"/>
              <w:szCs w:val="32"/>
              <w:lang w:eastAsia="en-US"/>
            </w:rPr>
          </w:rPrChange>
        </w:rPr>
      </w:pPr>
    </w:p>
    <w:p w14:paraId="211C05FF" w14:textId="77777777" w:rsidR="00182CAB" w:rsidRPr="007A4AFC" w:rsidRDefault="00182CAB" w:rsidP="006E33E2">
      <w:pPr>
        <w:rPr>
          <w:ins w:id="4305" w:author="Dr Mamadou SANOGO" w:date="2023-10-25T13:21:00Z"/>
          <w:rFonts w:eastAsiaTheme="minorHAnsi"/>
          <w:b/>
          <w:bCs/>
          <w:color w:val="000000" w:themeColor="text1"/>
          <w:sz w:val="32"/>
          <w:szCs w:val="32"/>
          <w:lang w:eastAsia="en-US"/>
          <w:rPrChange w:id="4306" w:author="Dr Mamadou SANOGO" w:date="2023-10-25T18:15:00Z">
            <w:rPr>
              <w:ins w:id="4307" w:author="Dr Mamadou SANOGO" w:date="2023-10-25T13:21:00Z"/>
              <w:rFonts w:eastAsiaTheme="minorHAnsi"/>
              <w:b/>
              <w:bCs/>
              <w:sz w:val="32"/>
              <w:szCs w:val="32"/>
              <w:lang w:eastAsia="en-US"/>
            </w:rPr>
          </w:rPrChange>
        </w:rPr>
      </w:pPr>
    </w:p>
    <w:p w14:paraId="268D6D24" w14:textId="77777777" w:rsidR="00182CAB" w:rsidRPr="007A4AFC" w:rsidRDefault="00182CAB" w:rsidP="006E33E2">
      <w:pPr>
        <w:rPr>
          <w:ins w:id="4308" w:author="Dr Mamadou SANOGO" w:date="2023-10-25T13:21:00Z"/>
          <w:rFonts w:eastAsiaTheme="minorHAnsi"/>
          <w:b/>
          <w:bCs/>
          <w:color w:val="000000" w:themeColor="text1"/>
          <w:sz w:val="32"/>
          <w:szCs w:val="32"/>
          <w:lang w:eastAsia="en-US"/>
          <w:rPrChange w:id="4309" w:author="Dr Mamadou SANOGO" w:date="2023-10-25T18:15:00Z">
            <w:rPr>
              <w:ins w:id="4310" w:author="Dr Mamadou SANOGO" w:date="2023-10-25T13:21:00Z"/>
              <w:rFonts w:eastAsiaTheme="minorHAnsi"/>
              <w:b/>
              <w:bCs/>
              <w:sz w:val="32"/>
              <w:szCs w:val="32"/>
              <w:lang w:eastAsia="en-US"/>
            </w:rPr>
          </w:rPrChange>
        </w:rPr>
      </w:pPr>
    </w:p>
    <w:p w14:paraId="3EE3CA69" w14:textId="77777777" w:rsidR="00182CAB" w:rsidRPr="007A4AFC" w:rsidRDefault="00182CAB" w:rsidP="006E33E2">
      <w:pPr>
        <w:rPr>
          <w:ins w:id="4311" w:author="Dr Mamadou SANOGO" w:date="2023-10-25T13:21:00Z"/>
          <w:rFonts w:eastAsiaTheme="minorHAnsi"/>
          <w:b/>
          <w:bCs/>
          <w:color w:val="000000" w:themeColor="text1"/>
          <w:sz w:val="32"/>
          <w:szCs w:val="32"/>
          <w:lang w:eastAsia="en-US"/>
          <w:rPrChange w:id="4312" w:author="Dr Mamadou SANOGO" w:date="2023-10-25T18:15:00Z">
            <w:rPr>
              <w:ins w:id="4313" w:author="Dr Mamadou SANOGO" w:date="2023-10-25T13:21:00Z"/>
              <w:rFonts w:eastAsiaTheme="minorHAnsi"/>
              <w:b/>
              <w:bCs/>
              <w:sz w:val="32"/>
              <w:szCs w:val="32"/>
              <w:lang w:eastAsia="en-US"/>
            </w:rPr>
          </w:rPrChange>
        </w:rPr>
      </w:pPr>
    </w:p>
    <w:p w14:paraId="41D91F42" w14:textId="77777777" w:rsidR="00182CAB" w:rsidRPr="007A4AFC" w:rsidRDefault="00182CAB" w:rsidP="006E33E2">
      <w:pPr>
        <w:rPr>
          <w:ins w:id="4314" w:author="Dr Mamadou SANOGO" w:date="2023-10-25T13:21:00Z"/>
          <w:rFonts w:eastAsiaTheme="minorHAnsi"/>
          <w:b/>
          <w:bCs/>
          <w:color w:val="000000" w:themeColor="text1"/>
          <w:sz w:val="32"/>
          <w:szCs w:val="32"/>
          <w:lang w:eastAsia="en-US"/>
          <w:rPrChange w:id="4315" w:author="Dr Mamadou SANOGO" w:date="2023-10-25T18:15:00Z">
            <w:rPr>
              <w:ins w:id="4316" w:author="Dr Mamadou SANOGO" w:date="2023-10-25T13:21:00Z"/>
              <w:rFonts w:eastAsiaTheme="minorHAnsi"/>
              <w:b/>
              <w:bCs/>
              <w:sz w:val="32"/>
              <w:szCs w:val="32"/>
              <w:lang w:eastAsia="en-US"/>
            </w:rPr>
          </w:rPrChange>
        </w:rPr>
      </w:pPr>
    </w:p>
    <w:p w14:paraId="2EFCDBF2" w14:textId="77777777" w:rsidR="00182CAB" w:rsidRPr="007A4AFC" w:rsidRDefault="00182CAB" w:rsidP="006E33E2">
      <w:pPr>
        <w:rPr>
          <w:ins w:id="4317" w:author="Dr Mamadou SANOGO" w:date="2023-10-25T13:21:00Z"/>
          <w:rFonts w:eastAsiaTheme="minorHAnsi"/>
          <w:b/>
          <w:bCs/>
          <w:color w:val="000000" w:themeColor="text1"/>
          <w:sz w:val="32"/>
          <w:szCs w:val="32"/>
          <w:lang w:eastAsia="en-US"/>
          <w:rPrChange w:id="4318" w:author="Dr Mamadou SANOGO" w:date="2023-10-25T18:15:00Z">
            <w:rPr>
              <w:ins w:id="4319" w:author="Dr Mamadou SANOGO" w:date="2023-10-25T13:21:00Z"/>
              <w:rFonts w:eastAsiaTheme="minorHAnsi"/>
              <w:b/>
              <w:bCs/>
              <w:sz w:val="32"/>
              <w:szCs w:val="32"/>
              <w:lang w:eastAsia="en-US"/>
            </w:rPr>
          </w:rPrChange>
        </w:rPr>
      </w:pPr>
    </w:p>
    <w:p w14:paraId="00C25B53" w14:textId="77777777" w:rsidR="00182CAB" w:rsidRPr="007A4AFC" w:rsidRDefault="00182CAB" w:rsidP="006E33E2">
      <w:pPr>
        <w:rPr>
          <w:ins w:id="4320" w:author="Dr Mamadou SANOGO" w:date="2023-10-25T13:21:00Z"/>
          <w:rFonts w:eastAsiaTheme="minorHAnsi"/>
          <w:b/>
          <w:bCs/>
          <w:color w:val="000000" w:themeColor="text1"/>
          <w:sz w:val="32"/>
          <w:szCs w:val="32"/>
          <w:lang w:eastAsia="en-US"/>
          <w:rPrChange w:id="4321" w:author="Dr Mamadou SANOGO" w:date="2023-10-25T18:15:00Z">
            <w:rPr>
              <w:ins w:id="4322" w:author="Dr Mamadou SANOGO" w:date="2023-10-25T13:21:00Z"/>
              <w:rFonts w:eastAsiaTheme="minorHAnsi"/>
              <w:b/>
              <w:bCs/>
              <w:sz w:val="32"/>
              <w:szCs w:val="32"/>
              <w:lang w:eastAsia="en-US"/>
            </w:rPr>
          </w:rPrChange>
        </w:rPr>
      </w:pPr>
    </w:p>
    <w:p w14:paraId="0A0D6A75" w14:textId="77777777" w:rsidR="00182CAB" w:rsidRPr="007A4AFC" w:rsidRDefault="00182CAB" w:rsidP="006E33E2">
      <w:pPr>
        <w:rPr>
          <w:ins w:id="4323" w:author="Dr Mamadou SANOGO" w:date="2023-10-25T13:21:00Z"/>
          <w:rFonts w:eastAsiaTheme="minorHAnsi"/>
          <w:b/>
          <w:bCs/>
          <w:color w:val="000000" w:themeColor="text1"/>
          <w:sz w:val="32"/>
          <w:szCs w:val="32"/>
          <w:lang w:eastAsia="en-US"/>
          <w:rPrChange w:id="4324" w:author="Dr Mamadou SANOGO" w:date="2023-10-25T18:15:00Z">
            <w:rPr>
              <w:ins w:id="4325" w:author="Dr Mamadou SANOGO" w:date="2023-10-25T13:21:00Z"/>
              <w:rFonts w:eastAsiaTheme="minorHAnsi"/>
              <w:b/>
              <w:bCs/>
              <w:sz w:val="32"/>
              <w:szCs w:val="32"/>
              <w:lang w:eastAsia="en-US"/>
            </w:rPr>
          </w:rPrChange>
        </w:rPr>
      </w:pPr>
    </w:p>
    <w:p w14:paraId="5E57CD52" w14:textId="31FF5F8A" w:rsidR="00182CAB" w:rsidRDefault="00182CAB" w:rsidP="006E33E2">
      <w:pPr>
        <w:rPr>
          <w:ins w:id="4326" w:author="Dr Mamadou SANOGO" w:date="2023-10-27T11:09:00Z"/>
          <w:rFonts w:eastAsiaTheme="minorHAnsi"/>
          <w:b/>
          <w:bCs/>
          <w:color w:val="000000" w:themeColor="text1"/>
          <w:sz w:val="32"/>
          <w:szCs w:val="32"/>
          <w:lang w:eastAsia="en-US"/>
        </w:rPr>
      </w:pPr>
    </w:p>
    <w:p w14:paraId="2D010A86" w14:textId="5DBB3D95" w:rsidR="00FA0038" w:rsidRDefault="00FA0038" w:rsidP="006E33E2">
      <w:pPr>
        <w:rPr>
          <w:ins w:id="4327" w:author="Dr Mamadou SANOGO" w:date="2023-10-27T11:09:00Z"/>
          <w:rFonts w:eastAsiaTheme="minorHAnsi"/>
          <w:b/>
          <w:bCs/>
          <w:color w:val="000000" w:themeColor="text1"/>
          <w:sz w:val="32"/>
          <w:szCs w:val="32"/>
          <w:lang w:eastAsia="en-US"/>
        </w:rPr>
      </w:pPr>
    </w:p>
    <w:p w14:paraId="733673BD" w14:textId="01841C7C" w:rsidR="00FA0038" w:rsidRDefault="00FA0038" w:rsidP="006E33E2">
      <w:pPr>
        <w:rPr>
          <w:ins w:id="4328" w:author="Dr Mamadou SANOGO" w:date="2023-10-27T11:09:00Z"/>
          <w:rFonts w:eastAsiaTheme="minorHAnsi"/>
          <w:b/>
          <w:bCs/>
          <w:color w:val="000000" w:themeColor="text1"/>
          <w:sz w:val="32"/>
          <w:szCs w:val="32"/>
          <w:lang w:eastAsia="en-US"/>
        </w:rPr>
      </w:pPr>
    </w:p>
    <w:p w14:paraId="444578A5" w14:textId="6DBE4F67" w:rsidR="00FA0038" w:rsidRDefault="00FA0038" w:rsidP="006E33E2">
      <w:pPr>
        <w:rPr>
          <w:ins w:id="4329" w:author="Dr Mamadou SANOGO" w:date="2023-10-27T11:09:00Z"/>
          <w:rFonts w:eastAsiaTheme="minorHAnsi"/>
          <w:b/>
          <w:bCs/>
          <w:color w:val="000000" w:themeColor="text1"/>
          <w:sz w:val="32"/>
          <w:szCs w:val="32"/>
          <w:lang w:eastAsia="en-US"/>
        </w:rPr>
      </w:pPr>
    </w:p>
    <w:p w14:paraId="38F90660" w14:textId="15AB41B0" w:rsidR="00FA0038" w:rsidRDefault="00FA0038" w:rsidP="006E33E2">
      <w:pPr>
        <w:rPr>
          <w:ins w:id="4330" w:author="Dr Mamadou SANOGO" w:date="2023-10-27T11:09:00Z"/>
          <w:rFonts w:eastAsiaTheme="minorHAnsi"/>
          <w:b/>
          <w:bCs/>
          <w:color w:val="000000" w:themeColor="text1"/>
          <w:sz w:val="32"/>
          <w:szCs w:val="32"/>
          <w:lang w:eastAsia="en-US"/>
        </w:rPr>
      </w:pPr>
    </w:p>
    <w:p w14:paraId="6603B4E8" w14:textId="4B266DE3" w:rsidR="00FA0038" w:rsidRDefault="00FA0038" w:rsidP="006E33E2">
      <w:pPr>
        <w:rPr>
          <w:ins w:id="4331" w:author="Dr Mamadou SANOGO" w:date="2023-10-27T11:09:00Z"/>
          <w:rFonts w:eastAsiaTheme="minorHAnsi"/>
          <w:b/>
          <w:bCs/>
          <w:color w:val="000000" w:themeColor="text1"/>
          <w:sz w:val="32"/>
          <w:szCs w:val="32"/>
          <w:lang w:eastAsia="en-US"/>
        </w:rPr>
      </w:pPr>
    </w:p>
    <w:p w14:paraId="1C528CBC" w14:textId="7D14C578" w:rsidR="00FA0038" w:rsidRDefault="00FA0038" w:rsidP="006E33E2">
      <w:pPr>
        <w:rPr>
          <w:ins w:id="4332" w:author="Dr Mamadou SANOGO" w:date="2023-10-27T11:09:00Z"/>
          <w:rFonts w:eastAsiaTheme="minorHAnsi"/>
          <w:b/>
          <w:bCs/>
          <w:color w:val="000000" w:themeColor="text1"/>
          <w:sz w:val="32"/>
          <w:szCs w:val="32"/>
          <w:lang w:eastAsia="en-US"/>
        </w:rPr>
      </w:pPr>
    </w:p>
    <w:p w14:paraId="20E89AA9" w14:textId="2DD5A375" w:rsidR="00FA0038" w:rsidRDefault="00FA0038" w:rsidP="006E33E2">
      <w:pPr>
        <w:rPr>
          <w:ins w:id="4333" w:author="Dr Mamadou SANOGO" w:date="2023-10-27T11:09:00Z"/>
          <w:rFonts w:eastAsiaTheme="minorHAnsi"/>
          <w:b/>
          <w:bCs/>
          <w:color w:val="000000" w:themeColor="text1"/>
          <w:sz w:val="32"/>
          <w:szCs w:val="32"/>
          <w:lang w:eastAsia="en-US"/>
        </w:rPr>
      </w:pPr>
    </w:p>
    <w:p w14:paraId="77EC821D" w14:textId="3C68740A" w:rsidR="00FA0038" w:rsidRDefault="00FA0038" w:rsidP="006E33E2">
      <w:pPr>
        <w:rPr>
          <w:ins w:id="4334" w:author="Dr Mamadou SANOGO" w:date="2023-10-27T13:59:00Z"/>
          <w:rFonts w:eastAsiaTheme="minorHAnsi"/>
          <w:b/>
          <w:bCs/>
          <w:color w:val="000000" w:themeColor="text1"/>
          <w:sz w:val="32"/>
          <w:szCs w:val="32"/>
          <w:lang w:eastAsia="en-US"/>
        </w:rPr>
      </w:pPr>
    </w:p>
    <w:p w14:paraId="0E386F04" w14:textId="651BBD6E" w:rsidR="006778CD" w:rsidRDefault="00CA1AA8">
      <w:pPr>
        <w:tabs>
          <w:tab w:val="left" w:pos="9129"/>
          <w:tab w:val="right" w:pos="10065"/>
        </w:tabs>
        <w:rPr>
          <w:ins w:id="4335" w:author="Dr Mamadou SANOGO" w:date="2023-10-27T13:59:00Z"/>
          <w:rFonts w:eastAsiaTheme="minorHAnsi"/>
          <w:b/>
          <w:bCs/>
          <w:color w:val="000000" w:themeColor="text1"/>
          <w:sz w:val="32"/>
          <w:szCs w:val="32"/>
          <w:lang w:eastAsia="en-US"/>
        </w:rPr>
        <w:pPrChange w:id="4336" w:author="Cauris Cosmetics" w:date="2023-10-27T22:59:00Z">
          <w:pPr/>
        </w:pPrChange>
      </w:pPr>
      <w:ins w:id="4337" w:author="Cauris Cosmetics" w:date="2023-10-27T22:59:00Z">
        <w:r>
          <w:rPr>
            <w:rFonts w:eastAsiaTheme="minorHAnsi"/>
            <w:b/>
            <w:bCs/>
            <w:color w:val="000000" w:themeColor="text1"/>
            <w:sz w:val="32"/>
            <w:szCs w:val="32"/>
            <w:lang w:eastAsia="en-US"/>
          </w:rPr>
          <w:tab/>
        </w:r>
        <w:r>
          <w:rPr>
            <w:rFonts w:eastAsiaTheme="minorHAnsi"/>
            <w:b/>
            <w:bCs/>
            <w:color w:val="000000" w:themeColor="text1"/>
            <w:sz w:val="32"/>
            <w:szCs w:val="32"/>
            <w:lang w:eastAsia="en-US"/>
          </w:rPr>
          <w:tab/>
        </w:r>
      </w:ins>
    </w:p>
    <w:p w14:paraId="00F1B8A3" w14:textId="77777777" w:rsidR="006778CD" w:rsidRPr="007A4AFC" w:rsidRDefault="006778CD" w:rsidP="006E33E2">
      <w:pPr>
        <w:rPr>
          <w:ins w:id="4338" w:author="Dr Mamadou SANOGO" w:date="2023-10-25T13:21:00Z"/>
          <w:rFonts w:eastAsiaTheme="minorHAnsi"/>
          <w:b/>
          <w:bCs/>
          <w:color w:val="000000" w:themeColor="text1"/>
          <w:sz w:val="32"/>
          <w:szCs w:val="32"/>
          <w:lang w:eastAsia="en-US"/>
          <w:rPrChange w:id="4339" w:author="Dr Mamadou SANOGO" w:date="2023-10-25T18:15:00Z">
            <w:rPr>
              <w:ins w:id="4340" w:author="Dr Mamadou SANOGO" w:date="2023-10-25T13:21:00Z"/>
              <w:rFonts w:eastAsiaTheme="minorHAnsi"/>
              <w:b/>
              <w:bCs/>
              <w:sz w:val="32"/>
              <w:szCs w:val="32"/>
              <w:lang w:eastAsia="en-US"/>
            </w:rPr>
          </w:rPrChange>
        </w:rPr>
      </w:pPr>
    </w:p>
    <w:p w14:paraId="46BEE211" w14:textId="3FA2A9C5" w:rsidR="0047574A" w:rsidRPr="007A4AFC" w:rsidDel="006E33E2" w:rsidRDefault="0047574A">
      <w:pPr>
        <w:rPr>
          <w:del w:id="4341" w:author="Dr Mamadou SANOGO" w:date="2023-10-25T13:06:00Z"/>
          <w:rFonts w:eastAsiaTheme="minorHAnsi"/>
          <w:bCs/>
          <w:sz w:val="22"/>
          <w:lang w:eastAsia="en-US"/>
          <w:rPrChange w:id="4342" w:author="Dr Mamadou SANOGO" w:date="2023-10-25T18:15:00Z">
            <w:rPr>
              <w:del w:id="4343" w:author="Dr Mamadou SANOGO" w:date="2023-10-25T13:06:00Z"/>
              <w:rFonts w:eastAsiaTheme="minorHAnsi"/>
              <w:lang w:eastAsia="en-US"/>
            </w:rPr>
          </w:rPrChange>
        </w:rPr>
        <w:pPrChange w:id="4344" w:author="Dr Mamadou SANOGO" w:date="2023-10-25T13:06:00Z">
          <w:pPr>
            <w:pStyle w:val="Titre1"/>
          </w:pPr>
        </w:pPrChange>
      </w:pPr>
      <w:del w:id="4345" w:author="Dr Mamadou SANOGO" w:date="2023-10-25T13:21:00Z">
        <w:r w:rsidRPr="007A4AFC" w:rsidDel="00182CAB">
          <w:rPr>
            <w:rFonts w:eastAsiaTheme="minorHAnsi"/>
            <w:b/>
            <w:bCs/>
            <w:color w:val="000000" w:themeColor="text1"/>
            <w:sz w:val="32"/>
            <w:szCs w:val="32"/>
            <w:lang w:eastAsia="en-US"/>
            <w:rPrChange w:id="4346" w:author="Dr Mamadou SANOGO" w:date="2023-10-25T18:15:00Z">
              <w:rPr>
                <w:rFonts w:asciiTheme="majorHAnsi" w:eastAsiaTheme="minorHAnsi" w:hAnsiTheme="majorHAnsi"/>
                <w:b w:val="0"/>
                <w:color w:val="2E74B5" w:themeColor="accent1" w:themeShade="BF"/>
                <w:sz w:val="32"/>
                <w:lang w:eastAsia="en-US"/>
              </w:rPr>
            </w:rPrChange>
          </w:rPr>
          <w:lastRenderedPageBreak/>
          <w:delText xml:space="preserve">Annexe </w:delText>
        </w:r>
        <w:r w:rsidR="004B2162" w:rsidRPr="007A4AFC" w:rsidDel="00182CAB">
          <w:rPr>
            <w:rFonts w:eastAsiaTheme="minorHAnsi"/>
            <w:b/>
            <w:bCs/>
            <w:color w:val="000000" w:themeColor="text1"/>
            <w:sz w:val="32"/>
            <w:szCs w:val="32"/>
            <w:lang w:eastAsia="en-US"/>
            <w:rPrChange w:id="4347" w:author="Dr Mamadou SANOGO" w:date="2023-10-25T18:15:00Z">
              <w:rPr>
                <w:rFonts w:asciiTheme="majorHAnsi" w:eastAsiaTheme="minorHAnsi" w:hAnsiTheme="majorHAnsi"/>
                <w:b w:val="0"/>
                <w:color w:val="2E74B5" w:themeColor="accent1" w:themeShade="BF"/>
                <w:sz w:val="32"/>
                <w:lang w:eastAsia="en-US"/>
              </w:rPr>
            </w:rPrChange>
          </w:rPr>
          <w:delText>1</w:delText>
        </w:r>
        <w:r w:rsidRPr="007A4AFC" w:rsidDel="00182CAB">
          <w:rPr>
            <w:rFonts w:eastAsiaTheme="minorHAnsi"/>
            <w:b/>
            <w:bCs/>
            <w:color w:val="000000" w:themeColor="text1"/>
            <w:sz w:val="32"/>
            <w:szCs w:val="32"/>
            <w:lang w:eastAsia="en-US"/>
            <w:rPrChange w:id="4348" w:author="Dr Mamadou SANOGO" w:date="2023-10-25T18:15:00Z">
              <w:rPr>
                <w:rFonts w:asciiTheme="majorHAnsi" w:eastAsiaTheme="minorHAnsi" w:hAnsiTheme="majorHAnsi"/>
                <w:b w:val="0"/>
                <w:color w:val="2E74B5" w:themeColor="accent1" w:themeShade="BF"/>
                <w:sz w:val="32"/>
                <w:lang w:eastAsia="en-US"/>
              </w:rPr>
            </w:rPrChange>
          </w:rPr>
          <w:delText xml:space="preserve"> : </w:delText>
        </w:r>
      </w:del>
      <w:r w:rsidRPr="007A4AFC">
        <w:rPr>
          <w:rFonts w:eastAsiaTheme="minorHAnsi"/>
          <w:b/>
          <w:bCs/>
          <w:color w:val="000000" w:themeColor="text1"/>
          <w:sz w:val="32"/>
          <w:szCs w:val="32"/>
          <w:lang w:eastAsia="en-US"/>
          <w:rPrChange w:id="4349" w:author="Dr Mamadou SANOGO" w:date="2023-10-25T18:15:00Z">
            <w:rPr>
              <w:rFonts w:asciiTheme="majorHAnsi" w:eastAsiaTheme="minorHAnsi" w:hAnsiTheme="majorHAnsi"/>
              <w:b w:val="0"/>
              <w:color w:val="2E74B5" w:themeColor="accent1" w:themeShade="BF"/>
              <w:sz w:val="32"/>
              <w:lang w:eastAsia="en-US"/>
            </w:rPr>
          </w:rPrChange>
        </w:rPr>
        <w:t xml:space="preserve">Fiche </w:t>
      </w:r>
      <w:r w:rsidR="00061047" w:rsidRPr="007A4AFC">
        <w:rPr>
          <w:rFonts w:eastAsiaTheme="minorHAnsi"/>
          <w:b/>
          <w:bCs/>
          <w:color w:val="000000" w:themeColor="text1"/>
          <w:sz w:val="32"/>
          <w:szCs w:val="32"/>
          <w:lang w:eastAsia="en-US"/>
          <w:rPrChange w:id="4350" w:author="Dr Mamadou SANOGO" w:date="2023-10-25T18:15:00Z">
            <w:rPr>
              <w:rFonts w:asciiTheme="majorHAnsi" w:eastAsiaTheme="minorHAnsi" w:hAnsiTheme="majorHAnsi"/>
              <w:b w:val="0"/>
              <w:color w:val="2E74B5" w:themeColor="accent1" w:themeShade="BF"/>
              <w:sz w:val="32"/>
              <w:lang w:eastAsia="en-US"/>
            </w:rPr>
          </w:rPrChange>
        </w:rPr>
        <w:t xml:space="preserve">de caractérisation </w:t>
      </w:r>
      <w:r w:rsidRPr="007A4AFC">
        <w:rPr>
          <w:rFonts w:eastAsiaTheme="minorHAnsi"/>
          <w:b/>
          <w:bCs/>
          <w:color w:val="000000" w:themeColor="text1"/>
          <w:sz w:val="32"/>
          <w:szCs w:val="32"/>
          <w:lang w:eastAsia="en-US"/>
          <w:rPrChange w:id="4351" w:author="Dr Mamadou SANOGO" w:date="2023-10-25T18:15:00Z">
            <w:rPr>
              <w:rFonts w:asciiTheme="majorHAnsi" w:eastAsiaTheme="minorHAnsi" w:hAnsiTheme="majorHAnsi"/>
              <w:b w:val="0"/>
              <w:color w:val="2E74B5" w:themeColor="accent1" w:themeShade="BF"/>
              <w:sz w:val="32"/>
              <w:lang w:eastAsia="en-US"/>
            </w:rPr>
          </w:rPrChange>
        </w:rPr>
        <w:t>du programme</w:t>
      </w:r>
      <w:bookmarkEnd w:id="4245"/>
    </w:p>
    <w:p w14:paraId="23F384F6" w14:textId="77777777" w:rsidR="0047574A" w:rsidRPr="007A4AFC" w:rsidRDefault="0047574A">
      <w:pPr>
        <w:spacing w:after="160" w:line="259" w:lineRule="auto"/>
        <w:rPr>
          <w:color w:val="000000" w:themeColor="text1"/>
          <w:szCs w:val="24"/>
          <w:rPrChange w:id="4352" w:author="Dr Mamadou SANOGO" w:date="2023-10-25T18:15:00Z">
            <w:rPr>
              <w:color w:val="000000"/>
              <w:szCs w:val="24"/>
            </w:rPr>
          </w:rPrChange>
        </w:rPr>
        <w:pPrChange w:id="4353" w:author="Dr Mamadou SANOGO" w:date="2023-10-25T13:06:00Z">
          <w:pPr>
            <w:widowControl w:val="0"/>
            <w:autoSpaceDE w:val="0"/>
            <w:autoSpaceDN w:val="0"/>
            <w:adjustRightInd w:val="0"/>
            <w:spacing w:line="240" w:lineRule="auto"/>
            <w:ind w:right="9"/>
          </w:pPr>
        </w:pPrChange>
      </w:pPr>
    </w:p>
    <w:p w14:paraId="5040A297" w14:textId="77777777" w:rsidR="0047574A" w:rsidRPr="007A4AFC" w:rsidRDefault="0047574A">
      <w:pPr>
        <w:pStyle w:val="Paragraphedeliste"/>
        <w:numPr>
          <w:ilvl w:val="3"/>
          <w:numId w:val="3"/>
        </w:numPr>
        <w:spacing w:line="240" w:lineRule="auto"/>
        <w:ind w:left="284" w:hanging="284"/>
        <w:rPr>
          <w:b/>
          <w:color w:val="000000" w:themeColor="text1"/>
          <w:szCs w:val="24"/>
          <w:rPrChange w:id="4354" w:author="Dr Mamadou SANOGO" w:date="2023-10-25T18:15:00Z">
            <w:rPr>
              <w:b/>
              <w:szCs w:val="24"/>
            </w:rPr>
          </w:rPrChange>
        </w:rPr>
      </w:pPr>
      <w:r w:rsidRPr="007A4AFC">
        <w:rPr>
          <w:b/>
          <w:color w:val="000000" w:themeColor="text1"/>
          <w:szCs w:val="24"/>
          <w:rPrChange w:id="4355" w:author="Dr Mamadou SANOGO" w:date="2023-10-25T18:15:00Z">
            <w:rPr>
              <w:b/>
              <w:szCs w:val="24"/>
            </w:rPr>
          </w:rPrChange>
        </w:rPr>
        <w:t>Identification de la formation</w:t>
      </w:r>
    </w:p>
    <w:p w14:paraId="5AAA50CC" w14:textId="77777777" w:rsidR="0047574A" w:rsidRPr="007A4AFC" w:rsidRDefault="0047574A" w:rsidP="0047574A">
      <w:pPr>
        <w:spacing w:line="240" w:lineRule="auto"/>
        <w:rPr>
          <w:color w:val="000000" w:themeColor="text1"/>
          <w:szCs w:val="24"/>
          <w:rPrChange w:id="4356" w:author="Dr Mamadou SANOGO" w:date="2023-10-25T18:15:00Z">
            <w:rPr>
              <w:szCs w:val="24"/>
            </w:rPr>
          </w:rPrChange>
        </w:rPr>
      </w:pPr>
    </w:p>
    <w:p w14:paraId="52EA890F" w14:textId="42C6C92C" w:rsidR="0047574A" w:rsidRPr="007A4AFC" w:rsidRDefault="0047574A" w:rsidP="0047574A">
      <w:pPr>
        <w:spacing w:line="240" w:lineRule="auto"/>
        <w:rPr>
          <w:b/>
          <w:color w:val="000000" w:themeColor="text1"/>
          <w:szCs w:val="24"/>
          <w:rPrChange w:id="4357" w:author="Dr Mamadou SANOGO" w:date="2023-10-25T18:15:00Z">
            <w:rPr>
              <w:b/>
              <w:szCs w:val="24"/>
            </w:rPr>
          </w:rPrChange>
        </w:rPr>
      </w:pPr>
      <w:r w:rsidRPr="007A4AFC">
        <w:rPr>
          <w:color w:val="000000" w:themeColor="text1"/>
          <w:szCs w:val="24"/>
          <w:rPrChange w:id="4358" w:author="Dr Mamadou SANOGO" w:date="2023-10-25T18:15:00Z">
            <w:rPr>
              <w:szCs w:val="24"/>
            </w:rPr>
          </w:rPrChange>
        </w:rPr>
        <w:t>Institution :</w:t>
      </w:r>
      <w:r w:rsidR="00E67C42" w:rsidRPr="007A4AFC">
        <w:rPr>
          <w:color w:val="000000" w:themeColor="text1"/>
          <w:szCs w:val="24"/>
          <w:rPrChange w:id="4359" w:author="Dr Mamadou SANOGO" w:date="2023-10-25T18:15:00Z">
            <w:rPr>
              <w:szCs w:val="24"/>
            </w:rPr>
          </w:rPrChange>
        </w:rPr>
        <w:t xml:space="preserve"> </w:t>
      </w:r>
      <w:r w:rsidR="00D654DD" w:rsidRPr="007A4AFC">
        <w:rPr>
          <w:b/>
          <w:color w:val="000000" w:themeColor="text1"/>
          <w:szCs w:val="24"/>
          <w:rPrChange w:id="4360" w:author="Dr Mamadou SANOGO" w:date="2023-10-25T18:15:00Z">
            <w:rPr>
              <w:b/>
              <w:color w:val="000000"/>
              <w:szCs w:val="24"/>
            </w:rPr>
          </w:rPrChange>
        </w:rPr>
        <w:t>École</w:t>
      </w:r>
      <w:r w:rsidR="00A74F80" w:rsidRPr="007A4AFC">
        <w:rPr>
          <w:b/>
          <w:color w:val="000000" w:themeColor="text1"/>
          <w:szCs w:val="24"/>
          <w:rPrChange w:id="4361" w:author="Dr Mamadou SANOGO" w:date="2023-10-25T18:15:00Z">
            <w:rPr>
              <w:b/>
              <w:color w:val="000000"/>
              <w:szCs w:val="24"/>
            </w:rPr>
          </w:rPrChange>
        </w:rPr>
        <w:t xml:space="preserve"> Privée</w:t>
      </w:r>
      <w:r w:rsidR="008C6E5B" w:rsidRPr="007A4AFC">
        <w:rPr>
          <w:b/>
          <w:color w:val="000000" w:themeColor="text1"/>
          <w:szCs w:val="24"/>
          <w:rPrChange w:id="4362" w:author="Dr Mamadou SANOGO" w:date="2023-10-25T18:15:00Z">
            <w:rPr>
              <w:b/>
              <w:color w:val="000000"/>
              <w:szCs w:val="24"/>
            </w:rPr>
          </w:rPrChange>
        </w:rPr>
        <w:t xml:space="preserve"> de Santé Félix </w:t>
      </w:r>
      <w:r w:rsidR="007D0487" w:rsidRPr="007A4AFC">
        <w:rPr>
          <w:b/>
          <w:color w:val="000000" w:themeColor="text1"/>
          <w:szCs w:val="24"/>
          <w:rPrChange w:id="4363" w:author="Dr Mamadou SANOGO" w:date="2023-10-25T18:15:00Z">
            <w:rPr>
              <w:b/>
              <w:color w:val="000000"/>
              <w:szCs w:val="24"/>
            </w:rPr>
          </w:rPrChange>
        </w:rPr>
        <w:t>Houphouët</w:t>
      </w:r>
      <w:r w:rsidR="008C6E5B" w:rsidRPr="007A4AFC">
        <w:rPr>
          <w:b/>
          <w:color w:val="000000" w:themeColor="text1"/>
          <w:szCs w:val="24"/>
          <w:rPrChange w:id="4364" w:author="Dr Mamadou SANOGO" w:date="2023-10-25T18:15:00Z">
            <w:rPr>
              <w:b/>
              <w:color w:val="000000"/>
              <w:szCs w:val="24"/>
            </w:rPr>
          </w:rPrChange>
        </w:rPr>
        <w:t xml:space="preserve"> Boigny</w:t>
      </w:r>
      <w:r w:rsidR="00D654DD" w:rsidRPr="007A4AFC">
        <w:rPr>
          <w:b/>
          <w:color w:val="000000" w:themeColor="text1"/>
          <w:szCs w:val="24"/>
          <w:rPrChange w:id="4365" w:author="Dr Mamadou SANOGO" w:date="2023-10-25T18:15:00Z">
            <w:rPr>
              <w:b/>
              <w:color w:val="000000"/>
              <w:szCs w:val="24"/>
            </w:rPr>
          </w:rPrChange>
        </w:rPr>
        <w:t xml:space="preserve"> (EPSFé)</w:t>
      </w:r>
    </w:p>
    <w:p w14:paraId="0A98F452" w14:textId="77777777" w:rsidR="0047574A" w:rsidRPr="007A4AFC" w:rsidRDefault="0047574A" w:rsidP="0047574A">
      <w:pPr>
        <w:spacing w:line="240" w:lineRule="auto"/>
        <w:rPr>
          <w:color w:val="000000" w:themeColor="text1"/>
          <w:szCs w:val="24"/>
          <w:rPrChange w:id="4366" w:author="Dr Mamadou SANOGO" w:date="2023-10-25T18:15:00Z">
            <w:rPr>
              <w:szCs w:val="24"/>
            </w:rPr>
          </w:rPrChange>
        </w:rPr>
      </w:pPr>
    </w:p>
    <w:p w14:paraId="28E1A889" w14:textId="29AC4661" w:rsidR="0047574A" w:rsidRPr="007A4AFC" w:rsidRDefault="0047574A" w:rsidP="0047574A">
      <w:pPr>
        <w:spacing w:line="240" w:lineRule="auto"/>
        <w:rPr>
          <w:b/>
          <w:color w:val="000000" w:themeColor="text1"/>
          <w:szCs w:val="24"/>
          <w:rPrChange w:id="4367" w:author="Dr Mamadou SANOGO" w:date="2023-10-25T18:15:00Z">
            <w:rPr>
              <w:b/>
              <w:szCs w:val="24"/>
            </w:rPr>
          </w:rPrChange>
        </w:rPr>
      </w:pPr>
      <w:r w:rsidRPr="007A4AFC">
        <w:rPr>
          <w:color w:val="000000" w:themeColor="text1"/>
          <w:szCs w:val="24"/>
          <w:rPrChange w:id="4368" w:author="Dr Mamadou SANOGO" w:date="2023-10-25T18:15:00Z">
            <w:rPr>
              <w:szCs w:val="24"/>
            </w:rPr>
          </w:rPrChange>
        </w:rPr>
        <w:t xml:space="preserve">Niveau de la formation : </w:t>
      </w:r>
      <w:r w:rsidR="00D654DD" w:rsidRPr="007A4AFC">
        <w:rPr>
          <w:b/>
          <w:color w:val="000000" w:themeColor="text1"/>
          <w:szCs w:val="24"/>
          <w:rPrChange w:id="4369" w:author="Dr Mamadou SANOGO" w:date="2023-10-25T18:15:00Z">
            <w:rPr>
              <w:b/>
              <w:szCs w:val="24"/>
            </w:rPr>
          </w:rPrChange>
        </w:rPr>
        <w:t xml:space="preserve">Master </w:t>
      </w:r>
    </w:p>
    <w:p w14:paraId="740B52D4" w14:textId="77777777" w:rsidR="0047574A" w:rsidRPr="007A4AFC" w:rsidRDefault="0047574A" w:rsidP="0047574A">
      <w:pPr>
        <w:spacing w:line="240" w:lineRule="auto"/>
        <w:rPr>
          <w:color w:val="000000" w:themeColor="text1"/>
          <w:szCs w:val="24"/>
          <w:rPrChange w:id="4370" w:author="Dr Mamadou SANOGO" w:date="2023-10-25T18:15:00Z">
            <w:rPr>
              <w:szCs w:val="24"/>
            </w:rPr>
          </w:rPrChange>
        </w:rPr>
      </w:pPr>
    </w:p>
    <w:p w14:paraId="71757EA8" w14:textId="5D50EA44" w:rsidR="0047574A" w:rsidRPr="007A4AFC" w:rsidRDefault="0047574A" w:rsidP="00D654DD">
      <w:pPr>
        <w:spacing w:line="240" w:lineRule="auto"/>
        <w:rPr>
          <w:b/>
          <w:color w:val="000000" w:themeColor="text1"/>
          <w:szCs w:val="24"/>
          <w:rPrChange w:id="4371" w:author="Dr Mamadou SANOGO" w:date="2023-10-25T18:15:00Z">
            <w:rPr>
              <w:b/>
              <w:szCs w:val="24"/>
            </w:rPr>
          </w:rPrChange>
        </w:rPr>
      </w:pPr>
      <w:r w:rsidRPr="007A4AFC">
        <w:rPr>
          <w:color w:val="000000" w:themeColor="text1"/>
          <w:szCs w:val="24"/>
          <w:rPrChange w:id="4372" w:author="Dr Mamadou SANOGO" w:date="2023-10-25T18:15:00Z">
            <w:rPr>
              <w:szCs w:val="24"/>
            </w:rPr>
          </w:rPrChange>
        </w:rPr>
        <w:t xml:space="preserve">Domaine : </w:t>
      </w:r>
      <w:r w:rsidR="00D654DD" w:rsidRPr="007A4AFC">
        <w:rPr>
          <w:b/>
          <w:color w:val="000000" w:themeColor="text1"/>
          <w:szCs w:val="24"/>
          <w:rPrChange w:id="4373" w:author="Dr Mamadou SANOGO" w:date="2023-10-25T18:15:00Z">
            <w:rPr>
              <w:b/>
              <w:szCs w:val="24"/>
            </w:rPr>
          </w:rPrChange>
        </w:rPr>
        <w:t>Science</w:t>
      </w:r>
      <w:r w:rsidR="00F2555C" w:rsidRPr="007A4AFC">
        <w:rPr>
          <w:b/>
          <w:color w:val="000000" w:themeColor="text1"/>
          <w:szCs w:val="24"/>
          <w:rPrChange w:id="4374" w:author="Dr Mamadou SANOGO" w:date="2023-10-25T18:15:00Z">
            <w:rPr>
              <w:b/>
              <w:szCs w:val="24"/>
            </w:rPr>
          </w:rPrChange>
        </w:rPr>
        <w:t>s</w:t>
      </w:r>
      <w:r w:rsidR="00D654DD" w:rsidRPr="007A4AFC">
        <w:rPr>
          <w:b/>
          <w:color w:val="000000" w:themeColor="text1"/>
          <w:szCs w:val="24"/>
          <w:rPrChange w:id="4375" w:author="Dr Mamadou SANOGO" w:date="2023-10-25T18:15:00Z">
            <w:rPr>
              <w:b/>
              <w:szCs w:val="24"/>
            </w:rPr>
          </w:rPrChange>
        </w:rPr>
        <w:t xml:space="preserve"> de la santé</w:t>
      </w:r>
    </w:p>
    <w:p w14:paraId="4388E5BF" w14:textId="77777777" w:rsidR="0047574A" w:rsidRPr="007A4AFC" w:rsidRDefault="0047574A" w:rsidP="0047574A">
      <w:pPr>
        <w:spacing w:line="240" w:lineRule="auto"/>
        <w:rPr>
          <w:color w:val="000000" w:themeColor="text1"/>
          <w:szCs w:val="24"/>
          <w:rPrChange w:id="4376" w:author="Dr Mamadou SANOGO" w:date="2023-10-25T18:15:00Z">
            <w:rPr>
              <w:szCs w:val="24"/>
            </w:rPr>
          </w:rPrChange>
        </w:rPr>
      </w:pPr>
    </w:p>
    <w:p w14:paraId="75E2ADD2" w14:textId="2CFEC451" w:rsidR="0047574A" w:rsidRPr="007A4AFC" w:rsidRDefault="0047574A" w:rsidP="0047574A">
      <w:pPr>
        <w:spacing w:line="240" w:lineRule="auto"/>
        <w:rPr>
          <w:b/>
          <w:color w:val="000000" w:themeColor="text1"/>
          <w:szCs w:val="24"/>
          <w:rPrChange w:id="4377" w:author="Dr Mamadou SANOGO" w:date="2023-10-25T18:15:00Z">
            <w:rPr>
              <w:b/>
              <w:szCs w:val="24"/>
            </w:rPr>
          </w:rPrChange>
        </w:rPr>
      </w:pPr>
      <w:r w:rsidRPr="007A4AFC">
        <w:rPr>
          <w:color w:val="000000" w:themeColor="text1"/>
          <w:szCs w:val="24"/>
          <w:rPrChange w:id="4378" w:author="Dr Mamadou SANOGO" w:date="2023-10-25T18:15:00Z">
            <w:rPr>
              <w:szCs w:val="24"/>
            </w:rPr>
          </w:rPrChange>
        </w:rPr>
        <w:t xml:space="preserve">Mention : </w:t>
      </w:r>
      <w:del w:id="4379" w:author="Dr Mamadou SANOGO" w:date="2023-10-27T14:34:00Z">
        <w:r w:rsidR="00D654DD" w:rsidRPr="007A4AFC" w:rsidDel="00F8156B">
          <w:rPr>
            <w:b/>
            <w:color w:val="000000" w:themeColor="text1"/>
            <w:szCs w:val="24"/>
            <w:rPrChange w:id="4380" w:author="Dr Mamadou SANOGO" w:date="2023-10-25T18:15:00Z">
              <w:rPr>
                <w:b/>
                <w:szCs w:val="24"/>
              </w:rPr>
            </w:rPrChange>
          </w:rPr>
          <w:delText>Santé</w:delText>
        </w:r>
        <w:r w:rsidR="00F2555C" w:rsidRPr="007A4AFC" w:rsidDel="00F8156B">
          <w:rPr>
            <w:b/>
            <w:color w:val="000000" w:themeColor="text1"/>
            <w:szCs w:val="24"/>
            <w:rPrChange w:id="4381" w:author="Dr Mamadou SANOGO" w:date="2023-10-25T18:15:00Z">
              <w:rPr>
                <w:b/>
                <w:szCs w:val="24"/>
              </w:rPr>
            </w:rPrChange>
          </w:rPr>
          <w:delText xml:space="preserve"> </w:delText>
        </w:r>
      </w:del>
      <w:ins w:id="4382" w:author="Cauris Cosmetics" w:date="2023-10-27T22:23:00Z">
        <w:r w:rsidR="00E74E23">
          <w:rPr>
            <w:b/>
            <w:color w:val="000000" w:themeColor="text1"/>
            <w:szCs w:val="24"/>
          </w:rPr>
          <w:t>Santé publique</w:t>
        </w:r>
      </w:ins>
      <w:ins w:id="4383" w:author="Dr Mamadou SANOGO" w:date="2023-10-27T14:34:00Z">
        <w:del w:id="4384" w:author="Cauris Cosmetics" w:date="2023-10-27T22:23:00Z">
          <w:r w:rsidR="00F8156B" w:rsidDel="00E74E23">
            <w:rPr>
              <w:b/>
              <w:color w:val="000000" w:themeColor="text1"/>
              <w:szCs w:val="24"/>
            </w:rPr>
            <w:delText>Eco</w:delText>
          </w:r>
        </w:del>
      </w:ins>
      <w:ins w:id="4385" w:author="Dr Mamadou SANOGO" w:date="2023-10-27T14:35:00Z">
        <w:del w:id="4386" w:author="Cauris Cosmetics" w:date="2023-10-27T22:23:00Z">
          <w:r w:rsidR="00F8156B" w:rsidDel="00E74E23">
            <w:rPr>
              <w:b/>
              <w:color w:val="000000" w:themeColor="text1"/>
              <w:szCs w:val="24"/>
            </w:rPr>
            <w:delText>nomie de la santé</w:delText>
          </w:r>
        </w:del>
      </w:ins>
      <w:del w:id="4387" w:author="Dr Mamadou SANOGO" w:date="2023-10-26T13:41:00Z">
        <w:r w:rsidR="00F2555C" w:rsidRPr="007A4AFC" w:rsidDel="003A18E5">
          <w:rPr>
            <w:b/>
            <w:color w:val="000000" w:themeColor="text1"/>
            <w:szCs w:val="24"/>
            <w:rPrChange w:id="4388" w:author="Dr Mamadou SANOGO" w:date="2023-10-25T18:15:00Z">
              <w:rPr>
                <w:b/>
                <w:szCs w:val="24"/>
              </w:rPr>
            </w:rPrChange>
          </w:rPr>
          <w:delText>Publique</w:delText>
        </w:r>
      </w:del>
    </w:p>
    <w:p w14:paraId="14333E8A" w14:textId="77777777" w:rsidR="0047574A" w:rsidRPr="007A4AFC" w:rsidRDefault="0047574A" w:rsidP="0047574A">
      <w:pPr>
        <w:spacing w:line="240" w:lineRule="auto"/>
        <w:rPr>
          <w:color w:val="000000" w:themeColor="text1"/>
          <w:szCs w:val="24"/>
          <w:rPrChange w:id="4389" w:author="Dr Mamadou SANOGO" w:date="2023-10-25T18:15:00Z">
            <w:rPr>
              <w:szCs w:val="24"/>
            </w:rPr>
          </w:rPrChange>
        </w:rPr>
      </w:pPr>
    </w:p>
    <w:p w14:paraId="0CF2E151" w14:textId="0238E04A" w:rsidR="0047574A" w:rsidRPr="007A4AFC" w:rsidRDefault="00D654DD" w:rsidP="0047574A">
      <w:pPr>
        <w:spacing w:line="240" w:lineRule="auto"/>
        <w:rPr>
          <w:color w:val="000000" w:themeColor="text1"/>
          <w:szCs w:val="24"/>
          <w:rPrChange w:id="4390" w:author="Dr Mamadou SANOGO" w:date="2023-10-25T18:15:00Z">
            <w:rPr>
              <w:szCs w:val="24"/>
            </w:rPr>
          </w:rPrChange>
        </w:rPr>
      </w:pPr>
      <w:r w:rsidRPr="007A4AFC">
        <w:rPr>
          <w:color w:val="000000" w:themeColor="text1"/>
          <w:szCs w:val="24"/>
          <w:rPrChange w:id="4391" w:author="Dr Mamadou SANOGO" w:date="2023-10-25T18:15:00Z">
            <w:rPr>
              <w:szCs w:val="24"/>
            </w:rPr>
          </w:rPrChange>
        </w:rPr>
        <w:t>Spécialité</w:t>
      </w:r>
      <w:r w:rsidR="0047574A" w:rsidRPr="007A4AFC">
        <w:rPr>
          <w:color w:val="000000" w:themeColor="text1"/>
          <w:szCs w:val="24"/>
          <w:rPrChange w:id="4392" w:author="Dr Mamadou SANOGO" w:date="2023-10-25T18:15:00Z">
            <w:rPr>
              <w:szCs w:val="24"/>
            </w:rPr>
          </w:rPrChange>
        </w:rPr>
        <w:t xml:space="preserve"> : </w:t>
      </w:r>
      <w:ins w:id="4393" w:author="Dr Mamadou SANOGO" w:date="2023-10-27T14:16:00Z">
        <w:del w:id="4394" w:author="Cauris Cosmetics" w:date="2023-10-27T19:24:00Z">
          <w:r w:rsidR="005A69DD" w:rsidRPr="00E74E23" w:rsidDel="007A7899">
            <w:rPr>
              <w:b/>
              <w:color w:val="000000" w:themeColor="text1"/>
              <w:szCs w:val="24"/>
              <w:rPrChange w:id="4395" w:author="Cauris Cosmetics" w:date="2023-10-27T22:22:00Z">
                <w:rPr>
                  <w:bCs/>
                  <w:color w:val="000000" w:themeColor="text1"/>
                  <w:szCs w:val="24"/>
                </w:rPr>
              </w:rPrChange>
            </w:rPr>
            <w:delText>management des services de santé</w:delText>
          </w:r>
        </w:del>
      </w:ins>
      <w:ins w:id="4396" w:author="Cauris Cosmetics" w:date="2023-10-27T19:24:00Z">
        <w:r w:rsidR="007A7899" w:rsidRPr="00E74E23">
          <w:rPr>
            <w:b/>
            <w:color w:val="000000" w:themeColor="text1"/>
            <w:szCs w:val="24"/>
            <w:rPrChange w:id="4397" w:author="Cauris Cosmetics" w:date="2023-10-27T22:22:00Z">
              <w:rPr>
                <w:bCs/>
                <w:color w:val="000000" w:themeColor="text1"/>
                <w:szCs w:val="24"/>
              </w:rPr>
            </w:rPrChange>
          </w:rPr>
          <w:t>Nutrition</w:t>
        </w:r>
      </w:ins>
      <w:ins w:id="4398" w:author="Dr Mamadou SANOGO" w:date="2023-10-27T11:11:00Z">
        <w:r w:rsidR="00FA0038" w:rsidRPr="00A36245">
          <w:rPr>
            <w:bCs/>
            <w:color w:val="000000" w:themeColor="text1"/>
            <w:szCs w:val="24"/>
          </w:rPr>
          <w:t xml:space="preserve"> </w:t>
        </w:r>
      </w:ins>
      <w:del w:id="4399" w:author="Dr Mamadou SANOGO" w:date="2023-10-26T13:42:00Z">
        <w:r w:rsidR="009779BA" w:rsidRPr="00FA0038" w:rsidDel="003A18E5">
          <w:rPr>
            <w:b/>
            <w:color w:val="000000" w:themeColor="text1"/>
            <w:szCs w:val="24"/>
            <w:rPrChange w:id="4400" w:author="Dr Mamadou SANOGO" w:date="2023-10-27T11:11:00Z">
              <w:rPr>
                <w:b/>
                <w:szCs w:val="24"/>
              </w:rPr>
            </w:rPrChange>
          </w:rPr>
          <w:delText>Épidémiologie</w:delText>
        </w:r>
      </w:del>
      <w:del w:id="4401" w:author="Dr Mamadou SANOGO" w:date="2023-10-27T11:11:00Z">
        <w:r w:rsidR="00691857" w:rsidRPr="00FA0038" w:rsidDel="00FA0038">
          <w:rPr>
            <w:b/>
            <w:color w:val="000000" w:themeColor="text1"/>
            <w:szCs w:val="24"/>
            <w:rPrChange w:id="4402" w:author="Dr Mamadou SANOGO" w:date="2023-10-27T11:11:00Z">
              <w:rPr>
                <w:b/>
                <w:szCs w:val="24"/>
              </w:rPr>
            </w:rPrChange>
          </w:rPr>
          <w:delText xml:space="preserve"> </w:delText>
        </w:r>
      </w:del>
      <w:r w:rsidR="00691857" w:rsidRPr="00FA0038">
        <w:rPr>
          <w:b/>
          <w:color w:val="000000" w:themeColor="text1"/>
          <w:szCs w:val="24"/>
          <w:rPrChange w:id="4403" w:author="Dr Mamadou SANOGO" w:date="2023-10-27T11:11:00Z">
            <w:rPr>
              <w:b/>
              <w:szCs w:val="24"/>
            </w:rPr>
          </w:rPrChange>
        </w:rPr>
        <w:t>(</w:t>
      </w:r>
      <w:del w:id="4404" w:author="Dr Mamadou SANOGO" w:date="2023-10-27T14:19:00Z">
        <w:r w:rsidR="009779BA" w:rsidRPr="00FA0038" w:rsidDel="005A69DD">
          <w:rPr>
            <w:b/>
            <w:color w:val="000000" w:themeColor="text1"/>
            <w:szCs w:val="24"/>
            <w:rPrChange w:id="4405" w:author="Dr Mamadou SANOGO" w:date="2023-10-27T11:11:00Z">
              <w:rPr>
                <w:b/>
                <w:szCs w:val="24"/>
              </w:rPr>
            </w:rPrChange>
          </w:rPr>
          <w:delText>M-</w:delText>
        </w:r>
      </w:del>
      <w:ins w:id="4406" w:author="Dr Mamadou SANOGO" w:date="2023-10-27T14:19:00Z">
        <w:r w:rsidR="005A69DD">
          <w:rPr>
            <w:b/>
            <w:color w:val="000000" w:themeColor="text1"/>
            <w:szCs w:val="24"/>
          </w:rPr>
          <w:t>M-</w:t>
        </w:r>
      </w:ins>
      <w:ins w:id="4407" w:author="Cauris Cosmetics" w:date="2023-10-27T22:22:00Z">
        <w:r w:rsidR="00E74E23">
          <w:rPr>
            <w:b/>
            <w:color w:val="000000" w:themeColor="text1"/>
            <w:szCs w:val="24"/>
          </w:rPr>
          <w:t>Nut</w:t>
        </w:r>
      </w:ins>
      <w:ins w:id="4408" w:author="Dr Mamadou SANOGO" w:date="2023-10-27T14:19:00Z">
        <w:del w:id="4409" w:author="Cauris Cosmetics" w:date="2023-10-27T22:22:00Z">
          <w:r w:rsidR="005A69DD" w:rsidDel="00E74E23">
            <w:rPr>
              <w:b/>
              <w:color w:val="000000" w:themeColor="text1"/>
              <w:szCs w:val="24"/>
            </w:rPr>
            <w:delText>MSS</w:delText>
          </w:r>
        </w:del>
      </w:ins>
      <w:del w:id="4410" w:author="Dr Mamadou SANOGO" w:date="2023-10-26T13:42:00Z">
        <w:r w:rsidR="009779BA" w:rsidRPr="00FA0038" w:rsidDel="003A18E5">
          <w:rPr>
            <w:b/>
            <w:color w:val="000000" w:themeColor="text1"/>
            <w:szCs w:val="24"/>
            <w:rPrChange w:id="4411" w:author="Dr Mamadou SANOGO" w:date="2023-10-27T11:11:00Z">
              <w:rPr>
                <w:b/>
                <w:szCs w:val="24"/>
              </w:rPr>
            </w:rPrChange>
          </w:rPr>
          <w:delText>EPI</w:delText>
        </w:r>
      </w:del>
      <w:r w:rsidR="0047574A" w:rsidRPr="00FA0038">
        <w:rPr>
          <w:b/>
          <w:color w:val="000000" w:themeColor="text1"/>
          <w:szCs w:val="24"/>
          <w:rPrChange w:id="4412" w:author="Dr Mamadou SANOGO" w:date="2023-10-27T11:11:00Z">
            <w:rPr>
              <w:b/>
              <w:szCs w:val="24"/>
            </w:rPr>
          </w:rPrChange>
        </w:rPr>
        <w:t>)</w:t>
      </w:r>
    </w:p>
    <w:p w14:paraId="5CBAA835" w14:textId="77777777" w:rsidR="0047574A" w:rsidRPr="007A4AFC" w:rsidRDefault="0047574A" w:rsidP="0047574A">
      <w:pPr>
        <w:spacing w:line="240" w:lineRule="auto"/>
        <w:rPr>
          <w:color w:val="000000" w:themeColor="text1"/>
          <w:szCs w:val="24"/>
          <w:rPrChange w:id="4413" w:author="Dr Mamadou SANOGO" w:date="2023-10-25T18:15:00Z">
            <w:rPr>
              <w:szCs w:val="24"/>
            </w:rPr>
          </w:rPrChange>
        </w:rPr>
      </w:pPr>
    </w:p>
    <w:p w14:paraId="7FD3D38A" w14:textId="45D670F5" w:rsidR="0047574A" w:rsidRPr="007A4AFC" w:rsidRDefault="0047574A" w:rsidP="0047574A">
      <w:pPr>
        <w:spacing w:line="240" w:lineRule="auto"/>
        <w:rPr>
          <w:color w:val="000000" w:themeColor="text1"/>
          <w:szCs w:val="24"/>
          <w:rPrChange w:id="4414" w:author="Dr Mamadou SANOGO" w:date="2023-10-25T18:15:00Z">
            <w:rPr>
              <w:szCs w:val="24"/>
            </w:rPr>
          </w:rPrChange>
        </w:rPr>
      </w:pPr>
      <w:r w:rsidRPr="007A4AFC">
        <w:rPr>
          <w:color w:val="000000" w:themeColor="text1"/>
          <w:szCs w:val="24"/>
          <w:rPrChange w:id="4415" w:author="Dr Mamadou SANOGO" w:date="2023-10-25T18:15:00Z">
            <w:rPr>
              <w:szCs w:val="24"/>
            </w:rPr>
          </w:rPrChange>
        </w:rPr>
        <w:t xml:space="preserve">Durée de la formation pour obtenir le diplôme : </w:t>
      </w:r>
      <w:r w:rsidR="00D654DD" w:rsidRPr="007A4AFC">
        <w:rPr>
          <w:b/>
          <w:color w:val="000000" w:themeColor="text1"/>
          <w:szCs w:val="24"/>
          <w:rPrChange w:id="4416" w:author="Dr Mamadou SANOGO" w:date="2023-10-25T18:15:00Z">
            <w:rPr>
              <w:b/>
              <w:szCs w:val="24"/>
            </w:rPr>
          </w:rPrChange>
        </w:rPr>
        <w:t>Deux</w:t>
      </w:r>
      <w:r w:rsidRPr="007A4AFC">
        <w:rPr>
          <w:b/>
          <w:color w:val="000000" w:themeColor="text1"/>
          <w:szCs w:val="24"/>
          <w:rPrChange w:id="4417" w:author="Dr Mamadou SANOGO" w:date="2023-10-25T18:15:00Z">
            <w:rPr>
              <w:b/>
              <w:szCs w:val="24"/>
            </w:rPr>
          </w:rPrChange>
        </w:rPr>
        <w:t xml:space="preserve"> (</w:t>
      </w:r>
      <w:r w:rsidR="00D654DD" w:rsidRPr="007A4AFC">
        <w:rPr>
          <w:b/>
          <w:color w:val="000000" w:themeColor="text1"/>
          <w:szCs w:val="24"/>
          <w:rPrChange w:id="4418" w:author="Dr Mamadou SANOGO" w:date="2023-10-25T18:15:00Z">
            <w:rPr>
              <w:b/>
              <w:szCs w:val="24"/>
            </w:rPr>
          </w:rPrChange>
        </w:rPr>
        <w:t>2</w:t>
      </w:r>
      <w:r w:rsidRPr="007A4AFC">
        <w:rPr>
          <w:b/>
          <w:color w:val="000000" w:themeColor="text1"/>
          <w:szCs w:val="24"/>
          <w:rPrChange w:id="4419" w:author="Dr Mamadou SANOGO" w:date="2023-10-25T18:15:00Z">
            <w:rPr>
              <w:b/>
              <w:szCs w:val="24"/>
            </w:rPr>
          </w:rPrChange>
        </w:rPr>
        <w:t>) ans</w:t>
      </w:r>
    </w:p>
    <w:p w14:paraId="7C67509C" w14:textId="77777777" w:rsidR="0047574A" w:rsidRPr="007A4AFC" w:rsidRDefault="0047574A" w:rsidP="0047574A">
      <w:pPr>
        <w:spacing w:line="240" w:lineRule="auto"/>
        <w:rPr>
          <w:color w:val="000000" w:themeColor="text1"/>
          <w:szCs w:val="24"/>
          <w:rPrChange w:id="4420" w:author="Dr Mamadou SANOGO" w:date="2023-10-25T18:15:00Z">
            <w:rPr>
              <w:szCs w:val="24"/>
            </w:rPr>
          </w:rPrChange>
        </w:rPr>
      </w:pPr>
    </w:p>
    <w:p w14:paraId="228C7E10" w14:textId="228FC676" w:rsidR="0047574A" w:rsidRPr="007A4AFC" w:rsidRDefault="0047574A" w:rsidP="0047574A">
      <w:pPr>
        <w:spacing w:line="240" w:lineRule="auto"/>
        <w:rPr>
          <w:color w:val="000000" w:themeColor="text1"/>
          <w:szCs w:val="24"/>
        </w:rPr>
      </w:pPr>
      <w:r w:rsidRPr="007A4AFC">
        <w:rPr>
          <w:color w:val="000000" w:themeColor="text1"/>
          <w:szCs w:val="24"/>
        </w:rPr>
        <w:t>A</w:t>
      </w:r>
      <w:r w:rsidR="009C4D39" w:rsidRPr="007A4AFC">
        <w:rPr>
          <w:color w:val="000000" w:themeColor="text1"/>
          <w:szCs w:val="24"/>
        </w:rPr>
        <w:t>nnée de création de l’école</w:t>
      </w:r>
      <w:r w:rsidRPr="007A4AFC">
        <w:rPr>
          <w:color w:val="000000" w:themeColor="text1"/>
          <w:szCs w:val="24"/>
        </w:rPr>
        <w:t xml:space="preserve">: </w:t>
      </w:r>
      <w:r w:rsidR="00691857" w:rsidRPr="007A4AFC">
        <w:rPr>
          <w:b/>
          <w:color w:val="000000" w:themeColor="text1"/>
          <w:szCs w:val="24"/>
        </w:rPr>
        <w:t>25 juin 2014</w:t>
      </w:r>
    </w:p>
    <w:p w14:paraId="7D33362A" w14:textId="77777777" w:rsidR="009C4D39" w:rsidRPr="007A4AFC" w:rsidRDefault="009C4D39" w:rsidP="009C4D39">
      <w:pPr>
        <w:spacing w:line="240" w:lineRule="auto"/>
        <w:rPr>
          <w:color w:val="000000" w:themeColor="text1"/>
          <w:szCs w:val="24"/>
        </w:rPr>
      </w:pPr>
    </w:p>
    <w:p w14:paraId="6F8284F2" w14:textId="5220BBC2" w:rsidR="009C4D39" w:rsidRPr="007A4AFC" w:rsidRDefault="009C4D39" w:rsidP="009C4D39">
      <w:pPr>
        <w:spacing w:line="240" w:lineRule="auto"/>
        <w:rPr>
          <w:color w:val="000000" w:themeColor="text1"/>
          <w:szCs w:val="24"/>
        </w:rPr>
      </w:pPr>
      <w:r w:rsidRPr="007A4AFC">
        <w:rPr>
          <w:color w:val="000000" w:themeColor="text1"/>
          <w:szCs w:val="24"/>
        </w:rPr>
        <w:t xml:space="preserve">Année d’ouverture de la filière: </w:t>
      </w:r>
      <w:r w:rsidRPr="007A4AFC">
        <w:rPr>
          <w:b/>
          <w:color w:val="000000" w:themeColor="text1"/>
          <w:szCs w:val="24"/>
        </w:rPr>
        <w:t>17 avril 2019</w:t>
      </w:r>
    </w:p>
    <w:p w14:paraId="02CCFC5D" w14:textId="77777777" w:rsidR="0047574A" w:rsidRPr="007A4AFC" w:rsidRDefault="0047574A" w:rsidP="0047574A">
      <w:pPr>
        <w:spacing w:line="240" w:lineRule="auto"/>
        <w:rPr>
          <w:color w:val="000000" w:themeColor="text1"/>
          <w:szCs w:val="24"/>
          <w:rPrChange w:id="4421" w:author="Dr Mamadou SANOGO" w:date="2023-10-25T18:15:00Z">
            <w:rPr>
              <w:color w:val="FF0000"/>
              <w:szCs w:val="24"/>
            </w:rPr>
          </w:rPrChange>
        </w:rPr>
      </w:pPr>
    </w:p>
    <w:p w14:paraId="0CFA3961" w14:textId="11A76436" w:rsidR="0047574A" w:rsidRPr="007A4AFC" w:rsidRDefault="0047574A" w:rsidP="0047574A">
      <w:pPr>
        <w:spacing w:line="240" w:lineRule="auto"/>
        <w:rPr>
          <w:color w:val="000000" w:themeColor="text1"/>
          <w:szCs w:val="24"/>
        </w:rPr>
      </w:pPr>
      <w:r w:rsidRPr="007A4AFC">
        <w:rPr>
          <w:color w:val="000000" w:themeColor="text1"/>
          <w:szCs w:val="24"/>
        </w:rPr>
        <w:t>Année d’habilitation de la formation :</w:t>
      </w:r>
      <w:r w:rsidR="00F2555C" w:rsidRPr="007A4AFC">
        <w:rPr>
          <w:color w:val="000000" w:themeColor="text1"/>
          <w:szCs w:val="24"/>
        </w:rPr>
        <w:t xml:space="preserve"> </w:t>
      </w:r>
      <w:r w:rsidR="00F2555C" w:rsidRPr="007A4AFC">
        <w:rPr>
          <w:b/>
          <w:color w:val="000000" w:themeColor="text1"/>
          <w:szCs w:val="24"/>
        </w:rPr>
        <w:t>-</w:t>
      </w:r>
    </w:p>
    <w:p w14:paraId="7677FD8D" w14:textId="77777777" w:rsidR="0047574A" w:rsidRPr="007A4AFC" w:rsidRDefault="0047574A" w:rsidP="0047574A">
      <w:pPr>
        <w:spacing w:line="240" w:lineRule="auto"/>
        <w:rPr>
          <w:color w:val="000000" w:themeColor="text1"/>
          <w:szCs w:val="24"/>
          <w:rPrChange w:id="4422" w:author="Dr Mamadou SANOGO" w:date="2023-10-25T18:15:00Z">
            <w:rPr>
              <w:szCs w:val="24"/>
            </w:rPr>
          </w:rPrChange>
        </w:rPr>
      </w:pPr>
    </w:p>
    <w:p w14:paraId="74470DB6" w14:textId="54335872" w:rsidR="0047574A" w:rsidRPr="000A33A4" w:rsidRDefault="0047574A" w:rsidP="0047574A">
      <w:pPr>
        <w:spacing w:line="240" w:lineRule="auto"/>
        <w:rPr>
          <w:b/>
          <w:color w:val="000000" w:themeColor="text1"/>
          <w:szCs w:val="24"/>
          <w:rPrChange w:id="4423" w:author="Cauris Cosmetics" w:date="2023-10-27T22:57:00Z">
            <w:rPr>
              <w:b/>
              <w:color w:val="FF0000"/>
              <w:szCs w:val="24"/>
            </w:rPr>
          </w:rPrChange>
        </w:rPr>
      </w:pPr>
      <w:r w:rsidRPr="007A4AFC">
        <w:rPr>
          <w:color w:val="000000" w:themeColor="text1"/>
          <w:szCs w:val="24"/>
          <w:rPrChange w:id="4424" w:author="Dr Mamadou SANOGO" w:date="2023-10-25T18:15:00Z">
            <w:rPr>
              <w:szCs w:val="24"/>
            </w:rPr>
          </w:rPrChange>
        </w:rPr>
        <w:t xml:space="preserve">Responsable pédagogique de la formation : </w:t>
      </w:r>
      <w:r w:rsidR="00D66841" w:rsidRPr="000A33A4">
        <w:rPr>
          <w:b/>
          <w:color w:val="000000" w:themeColor="text1"/>
          <w:szCs w:val="24"/>
        </w:rPr>
        <w:t>Mons</w:t>
      </w:r>
      <w:r w:rsidR="00F2555C" w:rsidRPr="000A33A4">
        <w:rPr>
          <w:b/>
          <w:color w:val="000000" w:themeColor="text1"/>
          <w:szCs w:val="24"/>
        </w:rPr>
        <w:t>ie</w:t>
      </w:r>
      <w:ins w:id="4425" w:author="Cauris Cosmetics" w:date="2023-10-27T22:56:00Z">
        <w:r w:rsidR="000A33A4" w:rsidRPr="000A33A4">
          <w:rPr>
            <w:b/>
            <w:color w:val="000000" w:themeColor="text1"/>
            <w:szCs w:val="24"/>
            <w:rPrChange w:id="4426" w:author="Cauris Cosmetics" w:date="2023-10-27T22:57:00Z">
              <w:rPr>
                <w:b/>
                <w:color w:val="FF0000"/>
                <w:szCs w:val="24"/>
              </w:rPr>
            </w:rPrChange>
          </w:rPr>
          <w:t>ur SAN</w:t>
        </w:r>
      </w:ins>
      <w:ins w:id="4427" w:author="Cauris Cosmetics" w:date="2023-10-27T22:57:00Z">
        <w:r w:rsidR="000A33A4" w:rsidRPr="000A33A4">
          <w:rPr>
            <w:b/>
            <w:color w:val="000000" w:themeColor="text1"/>
            <w:szCs w:val="24"/>
            <w:rPrChange w:id="4428" w:author="Cauris Cosmetics" w:date="2023-10-27T22:57:00Z">
              <w:rPr>
                <w:b/>
                <w:color w:val="FF0000"/>
                <w:szCs w:val="24"/>
              </w:rPr>
            </w:rPrChange>
          </w:rPr>
          <w:t>GARE Ibrahim Tassi</w:t>
        </w:r>
      </w:ins>
      <w:del w:id="4429" w:author="Cauris Cosmetics" w:date="2023-10-27T22:56:00Z">
        <w:r w:rsidR="00F2555C" w:rsidRPr="000A33A4" w:rsidDel="000A33A4">
          <w:rPr>
            <w:b/>
            <w:color w:val="000000" w:themeColor="text1"/>
            <w:szCs w:val="24"/>
          </w:rPr>
          <w:delText xml:space="preserve">ur </w:delText>
        </w:r>
      </w:del>
      <w:ins w:id="4430" w:author="Dr Mamadou SANOGO" w:date="2023-10-27T15:13:00Z">
        <w:del w:id="4431" w:author="Cauris Cosmetics" w:date="2023-10-27T22:56:00Z">
          <w:r w:rsidR="00356D2D" w:rsidRPr="000A33A4" w:rsidDel="000A33A4">
            <w:rPr>
              <w:b/>
              <w:color w:val="000000" w:themeColor="text1"/>
              <w:szCs w:val="24"/>
            </w:rPr>
            <w:delText>TRAORE Moussa</w:delText>
          </w:r>
        </w:del>
      </w:ins>
      <w:ins w:id="4432" w:author="Dr Mamadou SANOGO" w:date="2023-10-27T11:15:00Z">
        <w:r w:rsidR="00FA0038" w:rsidRPr="000A33A4">
          <w:rPr>
            <w:b/>
            <w:color w:val="000000" w:themeColor="text1"/>
            <w:szCs w:val="24"/>
          </w:rPr>
          <w:t xml:space="preserve"> </w:t>
        </w:r>
      </w:ins>
      <w:del w:id="4433" w:author="Dr Mamadou SANOGO" w:date="2023-10-27T11:15:00Z">
        <w:r w:rsidR="00F2555C" w:rsidRPr="000A33A4" w:rsidDel="00FA0038">
          <w:rPr>
            <w:b/>
            <w:color w:val="000000" w:themeColor="text1"/>
            <w:szCs w:val="24"/>
          </w:rPr>
          <w:delText>BELEM Bourema</w:delText>
        </w:r>
      </w:del>
      <w:del w:id="4434" w:author="Dr Mamadou SANOGO" w:date="2023-10-27T11:16:00Z">
        <w:r w:rsidR="00D66841" w:rsidRPr="000A33A4" w:rsidDel="00FA0038">
          <w:rPr>
            <w:b/>
            <w:color w:val="000000" w:themeColor="text1"/>
            <w:szCs w:val="24"/>
          </w:rPr>
          <w:delText>,</w:delText>
        </w:r>
      </w:del>
      <w:r w:rsidR="00D66841" w:rsidRPr="000A33A4">
        <w:rPr>
          <w:b/>
          <w:color w:val="000000" w:themeColor="text1"/>
          <w:szCs w:val="24"/>
        </w:rPr>
        <w:t xml:space="preserve"> </w:t>
      </w:r>
    </w:p>
    <w:p w14:paraId="64E5E7A4" w14:textId="77777777" w:rsidR="0047574A" w:rsidRPr="007A4AFC" w:rsidRDefault="0047574A" w:rsidP="0047574A">
      <w:pPr>
        <w:spacing w:line="240" w:lineRule="auto"/>
        <w:rPr>
          <w:color w:val="000000" w:themeColor="text1"/>
          <w:szCs w:val="24"/>
          <w:rPrChange w:id="4435" w:author="Dr Mamadou SANOGO" w:date="2023-10-25T18:15:00Z">
            <w:rPr>
              <w:szCs w:val="24"/>
            </w:rPr>
          </w:rPrChange>
        </w:rPr>
      </w:pPr>
    </w:p>
    <w:p w14:paraId="439A99F4" w14:textId="6AA9B712" w:rsidR="00D66841" w:rsidRPr="007A4AFC" w:rsidRDefault="0047574A" w:rsidP="00D66841">
      <w:pPr>
        <w:spacing w:line="240" w:lineRule="auto"/>
        <w:rPr>
          <w:b/>
          <w:color w:val="000000" w:themeColor="text1"/>
          <w:szCs w:val="24"/>
          <w:rPrChange w:id="4436" w:author="Dr Mamadou SANOGO" w:date="2023-10-25T18:15:00Z">
            <w:rPr>
              <w:b/>
              <w:color w:val="FF0000"/>
              <w:szCs w:val="24"/>
            </w:rPr>
          </w:rPrChange>
        </w:rPr>
      </w:pPr>
      <w:r w:rsidRPr="007A4AFC">
        <w:rPr>
          <w:color w:val="000000" w:themeColor="text1"/>
          <w:szCs w:val="24"/>
          <w:rPrChange w:id="4437" w:author="Dr Mamadou SANOGO" w:date="2023-10-25T18:15:00Z">
            <w:rPr>
              <w:szCs w:val="24"/>
            </w:rPr>
          </w:rPrChange>
        </w:rPr>
        <w:t xml:space="preserve">Corps et grade du responsable de la formation : </w:t>
      </w:r>
      <w:ins w:id="4438" w:author="Cauris Cosmetics" w:date="2023-10-27T22:57:00Z">
        <w:r w:rsidR="000A33A4">
          <w:rPr>
            <w:b/>
            <w:color w:val="000000" w:themeColor="text1"/>
            <w:szCs w:val="24"/>
          </w:rPr>
          <w:t>Docteur</w:t>
        </w:r>
      </w:ins>
      <w:ins w:id="4439" w:author="Dr Mamadou SANOGO" w:date="2023-10-27T15:13:00Z">
        <w:del w:id="4440" w:author="Cauris Cosmetics" w:date="2023-10-27T22:57:00Z">
          <w:r w:rsidR="00356D2D" w:rsidDel="000A33A4">
            <w:rPr>
              <w:b/>
              <w:color w:val="000000" w:themeColor="text1"/>
              <w:szCs w:val="24"/>
            </w:rPr>
            <w:delText>Master</w:delText>
          </w:r>
        </w:del>
      </w:ins>
      <w:del w:id="4441" w:author="Dr Mamadou SANOGO" w:date="2023-10-27T15:13:00Z">
        <w:r w:rsidR="00D66841" w:rsidRPr="007A4AFC" w:rsidDel="00356D2D">
          <w:rPr>
            <w:b/>
            <w:color w:val="000000" w:themeColor="text1"/>
            <w:szCs w:val="24"/>
          </w:rPr>
          <w:delText>Docteur</w:delText>
        </w:r>
      </w:del>
      <w:r w:rsidR="00D66841" w:rsidRPr="007A4AFC">
        <w:rPr>
          <w:b/>
          <w:color w:val="000000" w:themeColor="text1"/>
          <w:szCs w:val="24"/>
        </w:rPr>
        <w:t>, Enseignant</w:t>
      </w:r>
    </w:p>
    <w:p w14:paraId="552FB8AD" w14:textId="77777777" w:rsidR="0047574A" w:rsidRPr="007A4AFC" w:rsidRDefault="0047574A" w:rsidP="0047574A">
      <w:pPr>
        <w:spacing w:line="240" w:lineRule="auto"/>
        <w:rPr>
          <w:color w:val="000000" w:themeColor="text1"/>
          <w:szCs w:val="24"/>
          <w:rPrChange w:id="4442" w:author="Dr Mamadou SANOGO" w:date="2023-10-25T18:15:00Z">
            <w:rPr>
              <w:szCs w:val="24"/>
            </w:rPr>
          </w:rPrChange>
        </w:rPr>
      </w:pPr>
    </w:p>
    <w:p w14:paraId="22CCB205" w14:textId="10BB9207" w:rsidR="0047574A" w:rsidRPr="007A4AFC" w:rsidRDefault="0047574A" w:rsidP="00D66841">
      <w:pPr>
        <w:spacing w:line="240" w:lineRule="auto"/>
        <w:rPr>
          <w:color w:val="000000" w:themeColor="text1"/>
          <w:szCs w:val="24"/>
        </w:rPr>
      </w:pPr>
      <w:r w:rsidRPr="007A4AFC">
        <w:rPr>
          <w:color w:val="000000" w:themeColor="text1"/>
          <w:szCs w:val="24"/>
          <w:rPrChange w:id="4443" w:author="Dr Mamadou SANOGO" w:date="2023-10-25T18:15:00Z">
            <w:rPr>
              <w:szCs w:val="24"/>
            </w:rPr>
          </w:rPrChange>
        </w:rPr>
        <w:t xml:space="preserve">Contact du responsable : </w:t>
      </w:r>
      <w:r w:rsidR="00D66841" w:rsidRPr="00CA1AA8">
        <w:rPr>
          <w:color w:val="000000" w:themeColor="text1"/>
          <w:rPrChange w:id="4444" w:author="Cauris Cosmetics" w:date="2023-10-27T23:02:00Z">
            <w:rPr/>
          </w:rPrChange>
        </w:rPr>
        <w:t>(</w:t>
      </w:r>
      <w:r w:rsidR="00F2555C" w:rsidRPr="00CA1AA8">
        <w:rPr>
          <w:b/>
          <w:color w:val="000000" w:themeColor="text1"/>
          <w:szCs w:val="24"/>
        </w:rPr>
        <w:t xml:space="preserve">00223) </w:t>
      </w:r>
      <w:ins w:id="4445" w:author="Cauris Cosmetics" w:date="2023-10-27T23:02:00Z">
        <w:r w:rsidR="00CA1AA8" w:rsidRPr="00CA1AA8">
          <w:rPr>
            <w:b/>
            <w:color w:val="000000" w:themeColor="text1"/>
            <w:szCs w:val="24"/>
            <w:rPrChange w:id="4446" w:author="Cauris Cosmetics" w:date="2023-10-27T23:02:00Z">
              <w:rPr>
                <w:b/>
                <w:color w:val="FF0000"/>
                <w:szCs w:val="24"/>
              </w:rPr>
            </w:rPrChange>
          </w:rPr>
          <w:t>64</w:t>
        </w:r>
      </w:ins>
      <w:ins w:id="4447" w:author="Dr Mamadou SANOGO" w:date="2023-10-27T11:16:00Z">
        <w:del w:id="4448" w:author="Cauris Cosmetics" w:date="2023-10-27T23:02:00Z">
          <w:r w:rsidR="00FA0038" w:rsidRPr="00CA1AA8" w:rsidDel="00CA1AA8">
            <w:rPr>
              <w:b/>
              <w:color w:val="000000" w:themeColor="text1"/>
              <w:szCs w:val="24"/>
            </w:rPr>
            <w:delText>7</w:delText>
          </w:r>
        </w:del>
      </w:ins>
      <w:ins w:id="4449" w:author="Dr Mamadou SANOGO" w:date="2023-10-27T15:14:00Z">
        <w:del w:id="4450" w:author="Cauris Cosmetics" w:date="2023-10-27T23:02:00Z">
          <w:r w:rsidR="00356D2D" w:rsidRPr="00CA1AA8" w:rsidDel="00CA1AA8">
            <w:rPr>
              <w:b/>
              <w:color w:val="000000" w:themeColor="text1"/>
              <w:szCs w:val="24"/>
            </w:rPr>
            <w:delText>5</w:delText>
          </w:r>
        </w:del>
      </w:ins>
      <w:del w:id="4451" w:author="Dr Mamadou SANOGO" w:date="2023-10-27T11:16:00Z">
        <w:r w:rsidR="00F2555C" w:rsidRPr="00CA1AA8" w:rsidDel="00FA0038">
          <w:rPr>
            <w:b/>
            <w:color w:val="000000" w:themeColor="text1"/>
            <w:szCs w:val="24"/>
          </w:rPr>
          <w:delText>66</w:delText>
        </w:r>
      </w:del>
      <w:r w:rsidR="00F2555C" w:rsidRPr="00CA1AA8">
        <w:rPr>
          <w:b/>
          <w:color w:val="000000" w:themeColor="text1"/>
          <w:szCs w:val="24"/>
        </w:rPr>
        <w:t>.</w:t>
      </w:r>
      <w:ins w:id="4452" w:author="Cauris Cosmetics" w:date="2023-10-27T23:02:00Z">
        <w:r w:rsidR="00CA1AA8" w:rsidRPr="00CA1AA8">
          <w:rPr>
            <w:b/>
            <w:color w:val="000000" w:themeColor="text1"/>
            <w:szCs w:val="24"/>
            <w:rPrChange w:id="4453" w:author="Cauris Cosmetics" w:date="2023-10-27T23:02:00Z">
              <w:rPr>
                <w:b/>
                <w:color w:val="FF0000"/>
                <w:szCs w:val="24"/>
              </w:rPr>
            </w:rPrChange>
          </w:rPr>
          <w:t>40</w:t>
        </w:r>
      </w:ins>
      <w:ins w:id="4454" w:author="Dr Mamadou SANOGO" w:date="2023-10-27T15:14:00Z">
        <w:del w:id="4455" w:author="Cauris Cosmetics" w:date="2023-10-27T23:02:00Z">
          <w:r w:rsidR="00356D2D" w:rsidRPr="00CA1AA8" w:rsidDel="00CA1AA8">
            <w:rPr>
              <w:b/>
              <w:color w:val="000000" w:themeColor="text1"/>
              <w:szCs w:val="24"/>
            </w:rPr>
            <w:delText>32</w:delText>
          </w:r>
        </w:del>
      </w:ins>
      <w:del w:id="4456" w:author="Dr Mamadou SANOGO" w:date="2023-10-27T11:16:00Z">
        <w:r w:rsidR="00F2555C" w:rsidRPr="00CA1AA8" w:rsidDel="00FA0038">
          <w:rPr>
            <w:b/>
            <w:color w:val="000000" w:themeColor="text1"/>
            <w:szCs w:val="24"/>
          </w:rPr>
          <w:delText>98</w:delText>
        </w:r>
      </w:del>
      <w:r w:rsidR="00F2555C" w:rsidRPr="00CA1AA8">
        <w:rPr>
          <w:b/>
          <w:color w:val="000000" w:themeColor="text1"/>
          <w:szCs w:val="24"/>
        </w:rPr>
        <w:t>.</w:t>
      </w:r>
      <w:ins w:id="4457" w:author="Cauris Cosmetics" w:date="2023-10-27T23:02:00Z">
        <w:r w:rsidR="00CA1AA8" w:rsidRPr="00CA1AA8">
          <w:rPr>
            <w:b/>
            <w:color w:val="000000" w:themeColor="text1"/>
            <w:szCs w:val="24"/>
            <w:rPrChange w:id="4458" w:author="Cauris Cosmetics" w:date="2023-10-27T23:02:00Z">
              <w:rPr>
                <w:b/>
                <w:color w:val="FF0000"/>
                <w:szCs w:val="24"/>
              </w:rPr>
            </w:rPrChange>
          </w:rPr>
          <w:t>34</w:t>
        </w:r>
      </w:ins>
      <w:ins w:id="4459" w:author="Dr Mamadou SANOGO" w:date="2023-10-27T15:14:00Z">
        <w:del w:id="4460" w:author="Cauris Cosmetics" w:date="2023-10-27T23:02:00Z">
          <w:r w:rsidR="00356D2D" w:rsidRPr="00CA1AA8" w:rsidDel="00CA1AA8">
            <w:rPr>
              <w:b/>
              <w:color w:val="000000" w:themeColor="text1"/>
              <w:szCs w:val="24"/>
            </w:rPr>
            <w:delText>85</w:delText>
          </w:r>
        </w:del>
      </w:ins>
      <w:del w:id="4461" w:author="Dr Mamadou SANOGO" w:date="2023-10-27T15:14:00Z">
        <w:r w:rsidR="00F2555C" w:rsidRPr="00CA1AA8" w:rsidDel="00356D2D">
          <w:rPr>
            <w:b/>
            <w:color w:val="000000" w:themeColor="text1"/>
            <w:szCs w:val="24"/>
          </w:rPr>
          <w:delText>1</w:delText>
        </w:r>
      </w:del>
      <w:del w:id="4462" w:author="Dr Mamadou SANOGO" w:date="2023-10-27T11:16:00Z">
        <w:r w:rsidR="00F2555C" w:rsidRPr="00CA1AA8" w:rsidDel="00FA0038">
          <w:rPr>
            <w:b/>
            <w:color w:val="000000" w:themeColor="text1"/>
            <w:szCs w:val="24"/>
          </w:rPr>
          <w:delText>8</w:delText>
        </w:r>
      </w:del>
      <w:r w:rsidR="00F2555C" w:rsidRPr="00CA1AA8">
        <w:rPr>
          <w:b/>
          <w:color w:val="000000" w:themeColor="text1"/>
          <w:szCs w:val="24"/>
        </w:rPr>
        <w:t>.</w:t>
      </w:r>
      <w:ins w:id="4463" w:author="Cauris Cosmetics" w:date="2023-10-27T23:02:00Z">
        <w:r w:rsidR="00CA1AA8" w:rsidRPr="00CA1AA8">
          <w:rPr>
            <w:b/>
            <w:color w:val="000000" w:themeColor="text1"/>
            <w:szCs w:val="24"/>
            <w:rPrChange w:id="4464" w:author="Cauris Cosmetics" w:date="2023-10-27T23:02:00Z">
              <w:rPr>
                <w:b/>
                <w:color w:val="FF0000"/>
                <w:szCs w:val="24"/>
              </w:rPr>
            </w:rPrChange>
          </w:rPr>
          <w:t>14</w:t>
        </w:r>
      </w:ins>
      <w:ins w:id="4465" w:author="Dr Mamadou SANOGO" w:date="2023-10-27T15:14:00Z">
        <w:del w:id="4466" w:author="Cauris Cosmetics" w:date="2023-10-27T23:02:00Z">
          <w:r w:rsidR="00356D2D" w:rsidRPr="00E74E23" w:rsidDel="00CA1AA8">
            <w:rPr>
              <w:b/>
              <w:color w:val="FF0000"/>
              <w:szCs w:val="24"/>
              <w:rPrChange w:id="4467" w:author="Cauris Cosmetics" w:date="2023-10-27T22:23:00Z">
                <w:rPr>
                  <w:b/>
                  <w:color w:val="000000" w:themeColor="text1"/>
                  <w:szCs w:val="24"/>
                </w:rPr>
              </w:rPrChange>
            </w:rPr>
            <w:delText>70</w:delText>
          </w:r>
        </w:del>
      </w:ins>
      <w:del w:id="4468" w:author="Dr Mamadou SANOGO" w:date="2023-10-27T11:16:00Z">
        <w:r w:rsidR="00F2555C" w:rsidRPr="00FA0038" w:rsidDel="00FA0038">
          <w:rPr>
            <w:b/>
            <w:color w:val="000000" w:themeColor="text1"/>
            <w:szCs w:val="24"/>
          </w:rPr>
          <w:delText>4</w:delText>
        </w:r>
        <w:r w:rsidR="00D66841" w:rsidRPr="00FA0038" w:rsidDel="00FA0038">
          <w:rPr>
            <w:b/>
            <w:color w:val="000000" w:themeColor="text1"/>
            <w:szCs w:val="24"/>
          </w:rPr>
          <w:delText>0</w:delText>
        </w:r>
      </w:del>
    </w:p>
    <w:p w14:paraId="21D6363F" w14:textId="6FB9D178" w:rsidR="00691857" w:rsidRPr="007A4AFC" w:rsidRDefault="00691857">
      <w:pPr>
        <w:spacing w:line="240" w:lineRule="auto"/>
        <w:rPr>
          <w:color w:val="000000" w:themeColor="text1"/>
          <w:szCs w:val="24"/>
          <w:rPrChange w:id="4469" w:author="Dr Mamadou SANOGO" w:date="2023-10-25T18:15:00Z">
            <w:rPr>
              <w:szCs w:val="24"/>
            </w:rPr>
          </w:rPrChange>
        </w:rPr>
      </w:pPr>
      <w:r w:rsidRPr="007A4AFC">
        <w:rPr>
          <w:color w:val="000000" w:themeColor="text1"/>
          <w:szCs w:val="24"/>
          <w:rPrChange w:id="4470" w:author="Dr Mamadou SANOGO" w:date="2023-10-25T18:15:00Z">
            <w:rPr>
              <w:szCs w:val="24"/>
            </w:rPr>
          </w:rPrChange>
        </w:rPr>
        <w:br w:type="page"/>
      </w:r>
    </w:p>
    <w:p w14:paraId="3E1EA95A" w14:textId="77777777" w:rsidR="0047574A" w:rsidRPr="007A4AFC" w:rsidRDefault="0047574A">
      <w:pPr>
        <w:pStyle w:val="Paragraphedeliste"/>
        <w:numPr>
          <w:ilvl w:val="3"/>
          <w:numId w:val="3"/>
        </w:numPr>
        <w:spacing w:line="240" w:lineRule="auto"/>
        <w:ind w:left="284" w:hanging="284"/>
        <w:rPr>
          <w:b/>
          <w:color w:val="000000" w:themeColor="text1"/>
          <w:szCs w:val="24"/>
          <w:rPrChange w:id="4471" w:author="Dr Mamadou SANOGO" w:date="2023-10-25T18:15:00Z">
            <w:rPr>
              <w:b/>
              <w:szCs w:val="24"/>
            </w:rPr>
          </w:rPrChange>
        </w:rPr>
      </w:pPr>
      <w:r w:rsidRPr="007A4AFC">
        <w:rPr>
          <w:b/>
          <w:color w:val="000000" w:themeColor="text1"/>
          <w:szCs w:val="24"/>
          <w:rPrChange w:id="4472" w:author="Dr Mamadou SANOGO" w:date="2023-10-25T18:15:00Z">
            <w:rPr>
              <w:b/>
              <w:szCs w:val="24"/>
            </w:rPr>
          </w:rPrChange>
        </w:rPr>
        <w:lastRenderedPageBreak/>
        <w:t>Caractéristiques de la formation</w:t>
      </w:r>
    </w:p>
    <w:tbl>
      <w:tblPr>
        <w:tblStyle w:val="Grilledutableau"/>
        <w:tblW w:w="9067" w:type="dxa"/>
        <w:tblLook w:val="04A0" w:firstRow="1" w:lastRow="0" w:firstColumn="1" w:lastColumn="0" w:noHBand="0" w:noVBand="1"/>
      </w:tblPr>
      <w:tblGrid>
        <w:gridCol w:w="5807"/>
        <w:gridCol w:w="1134"/>
        <w:gridCol w:w="1134"/>
        <w:gridCol w:w="992"/>
        <w:tblGridChange w:id="4473">
          <w:tblGrid>
            <w:gridCol w:w="5807"/>
            <w:gridCol w:w="1134"/>
            <w:gridCol w:w="1134"/>
            <w:gridCol w:w="992"/>
          </w:tblGrid>
        </w:tblGridChange>
      </w:tblGrid>
      <w:tr w:rsidR="00693568" w:rsidRPr="00EE17DC" w14:paraId="420E8961" w14:textId="77777777" w:rsidTr="00693568">
        <w:trPr>
          <w:ins w:id="4474" w:author="Dr Mamadou SANOGO" w:date="2023-10-27T11:26:00Z"/>
        </w:trPr>
        <w:tc>
          <w:tcPr>
            <w:tcW w:w="5807" w:type="dxa"/>
          </w:tcPr>
          <w:p w14:paraId="2A22E91C" w14:textId="77777777" w:rsidR="00693568" w:rsidRPr="00EE17DC" w:rsidRDefault="00693568" w:rsidP="00A36245">
            <w:pPr>
              <w:spacing w:line="240" w:lineRule="auto"/>
              <w:rPr>
                <w:ins w:id="4475" w:author="Dr Mamadou SANOGO" w:date="2023-10-27T11:26:00Z"/>
                <w:b/>
              </w:rPr>
            </w:pPr>
          </w:p>
        </w:tc>
        <w:tc>
          <w:tcPr>
            <w:tcW w:w="1134" w:type="dxa"/>
          </w:tcPr>
          <w:p w14:paraId="185593B7" w14:textId="77777777" w:rsidR="00693568" w:rsidRPr="00EE17DC" w:rsidRDefault="00693568" w:rsidP="00A36245">
            <w:pPr>
              <w:spacing w:line="240" w:lineRule="auto"/>
              <w:jc w:val="center"/>
              <w:rPr>
                <w:ins w:id="4476" w:author="Dr Mamadou SANOGO" w:date="2023-10-27T11:26:00Z"/>
                <w:b/>
              </w:rPr>
            </w:pPr>
            <w:ins w:id="4477" w:author="Dr Mamadou SANOGO" w:date="2023-10-27T11:26:00Z">
              <w:r w:rsidRPr="00EE17DC">
                <w:rPr>
                  <w:b/>
                </w:rPr>
                <w:t>Master 1</w:t>
              </w:r>
            </w:ins>
          </w:p>
        </w:tc>
        <w:tc>
          <w:tcPr>
            <w:tcW w:w="1134" w:type="dxa"/>
          </w:tcPr>
          <w:p w14:paraId="2610A454" w14:textId="77777777" w:rsidR="00693568" w:rsidRPr="00EE17DC" w:rsidRDefault="00693568" w:rsidP="00A36245">
            <w:pPr>
              <w:spacing w:line="240" w:lineRule="auto"/>
              <w:jc w:val="center"/>
              <w:rPr>
                <w:ins w:id="4478" w:author="Dr Mamadou SANOGO" w:date="2023-10-27T11:26:00Z"/>
                <w:b/>
              </w:rPr>
            </w:pPr>
            <w:ins w:id="4479" w:author="Dr Mamadou SANOGO" w:date="2023-10-27T11:26:00Z">
              <w:r w:rsidRPr="00EE17DC">
                <w:rPr>
                  <w:b/>
                </w:rPr>
                <w:t>Master 2</w:t>
              </w:r>
            </w:ins>
          </w:p>
        </w:tc>
        <w:tc>
          <w:tcPr>
            <w:tcW w:w="992" w:type="dxa"/>
          </w:tcPr>
          <w:p w14:paraId="677D03FA" w14:textId="77777777" w:rsidR="00693568" w:rsidRPr="00EE17DC" w:rsidRDefault="00693568" w:rsidP="00A36245">
            <w:pPr>
              <w:spacing w:line="240" w:lineRule="auto"/>
              <w:jc w:val="center"/>
              <w:rPr>
                <w:ins w:id="4480" w:author="Dr Mamadou SANOGO" w:date="2023-10-27T11:26:00Z"/>
                <w:b/>
              </w:rPr>
            </w:pPr>
            <w:ins w:id="4481" w:author="Dr Mamadou SANOGO" w:date="2023-10-27T11:26:00Z">
              <w:r w:rsidRPr="00EE17DC">
                <w:rPr>
                  <w:b/>
                </w:rPr>
                <w:t>Total</w:t>
              </w:r>
            </w:ins>
          </w:p>
        </w:tc>
      </w:tr>
      <w:tr w:rsidR="00356D2D" w:rsidRPr="007B235B" w14:paraId="3A71A45C" w14:textId="77777777" w:rsidTr="007A1768">
        <w:tblPrEx>
          <w:tblW w:w="9067" w:type="dxa"/>
          <w:tblPrExChange w:id="4482" w:author="Dr Mamadou SANOGO" w:date="2023-10-27T14:44:00Z">
            <w:tblPrEx>
              <w:tblW w:w="9067" w:type="dxa"/>
            </w:tblPrEx>
          </w:tblPrExChange>
        </w:tblPrEx>
        <w:trPr>
          <w:ins w:id="4483" w:author="Dr Mamadou SANOGO" w:date="2023-10-27T11:26:00Z"/>
        </w:trPr>
        <w:tc>
          <w:tcPr>
            <w:tcW w:w="5807" w:type="dxa"/>
            <w:tcPrChange w:id="4484" w:author="Dr Mamadou SANOGO" w:date="2023-10-27T14:44:00Z">
              <w:tcPr>
                <w:tcW w:w="5807" w:type="dxa"/>
              </w:tcPr>
            </w:tcPrChange>
          </w:tcPr>
          <w:p w14:paraId="42B915DF" w14:textId="77777777" w:rsidR="00356D2D" w:rsidRPr="007B235B" w:rsidRDefault="00356D2D" w:rsidP="00356D2D">
            <w:pPr>
              <w:spacing w:line="240" w:lineRule="auto"/>
              <w:rPr>
                <w:ins w:id="4485" w:author="Dr Mamadou SANOGO" w:date="2023-10-27T11:26:00Z"/>
              </w:rPr>
            </w:pPr>
            <w:ins w:id="4486" w:author="Dr Mamadou SANOGO" w:date="2023-10-27T11:26:00Z">
              <w:r w:rsidRPr="007B235B">
                <w:t>Nbr. d’heures de CM</w:t>
              </w:r>
            </w:ins>
          </w:p>
        </w:tc>
        <w:tc>
          <w:tcPr>
            <w:tcW w:w="1134" w:type="dxa"/>
            <w:vAlign w:val="center"/>
            <w:tcPrChange w:id="4487" w:author="Dr Mamadou SANOGO" w:date="2023-10-27T14:44:00Z">
              <w:tcPr>
                <w:tcW w:w="1134" w:type="dxa"/>
              </w:tcPr>
            </w:tcPrChange>
          </w:tcPr>
          <w:p w14:paraId="5188D85D" w14:textId="1AFF070A" w:rsidR="00356D2D" w:rsidRPr="007B235B" w:rsidRDefault="00356D2D" w:rsidP="00356D2D">
            <w:pPr>
              <w:spacing w:line="240" w:lineRule="auto"/>
              <w:jc w:val="center"/>
              <w:rPr>
                <w:ins w:id="4488" w:author="Dr Mamadou SANOGO" w:date="2023-10-27T11:26:00Z"/>
              </w:rPr>
            </w:pPr>
            <w:ins w:id="4489" w:author="Dr Mamadou SANOGO" w:date="2023-10-27T14:44:00Z">
              <w:r>
                <w:rPr>
                  <w:color w:val="000000"/>
                </w:rPr>
                <w:t>530</w:t>
              </w:r>
            </w:ins>
          </w:p>
        </w:tc>
        <w:tc>
          <w:tcPr>
            <w:tcW w:w="1134" w:type="dxa"/>
            <w:vAlign w:val="center"/>
            <w:tcPrChange w:id="4490" w:author="Dr Mamadou SANOGO" w:date="2023-10-27T14:44:00Z">
              <w:tcPr>
                <w:tcW w:w="1134" w:type="dxa"/>
              </w:tcPr>
            </w:tcPrChange>
          </w:tcPr>
          <w:p w14:paraId="09E14526" w14:textId="6E6073B8" w:rsidR="00356D2D" w:rsidRPr="007B235B" w:rsidRDefault="00356D2D" w:rsidP="00356D2D">
            <w:pPr>
              <w:spacing w:line="240" w:lineRule="auto"/>
              <w:jc w:val="center"/>
              <w:rPr>
                <w:ins w:id="4491" w:author="Dr Mamadou SANOGO" w:date="2023-10-27T11:26:00Z"/>
              </w:rPr>
            </w:pPr>
            <w:ins w:id="4492" w:author="Dr Mamadou SANOGO" w:date="2023-10-27T14:44:00Z">
              <w:r>
                <w:rPr>
                  <w:color w:val="000000"/>
                </w:rPr>
                <w:t>1</w:t>
              </w:r>
            </w:ins>
            <w:ins w:id="4493" w:author="Cauris Cosmetics" w:date="2023-10-27T23:31:00Z">
              <w:r w:rsidR="00CF5428">
                <w:rPr>
                  <w:color w:val="000000"/>
                </w:rPr>
                <w:t>12</w:t>
              </w:r>
            </w:ins>
            <w:ins w:id="4494" w:author="Dr Mamadou SANOGO" w:date="2023-10-27T14:44:00Z">
              <w:del w:id="4495" w:author="Cauris Cosmetics" w:date="2023-10-27T23:31:00Z">
                <w:r w:rsidDel="00CF5428">
                  <w:rPr>
                    <w:color w:val="000000"/>
                  </w:rPr>
                  <w:delText>24</w:delText>
                </w:r>
              </w:del>
            </w:ins>
          </w:p>
        </w:tc>
        <w:tc>
          <w:tcPr>
            <w:tcW w:w="992" w:type="dxa"/>
            <w:vAlign w:val="center"/>
            <w:tcPrChange w:id="4496" w:author="Dr Mamadou SANOGO" w:date="2023-10-27T14:44:00Z">
              <w:tcPr>
                <w:tcW w:w="992" w:type="dxa"/>
              </w:tcPr>
            </w:tcPrChange>
          </w:tcPr>
          <w:p w14:paraId="222682B8" w14:textId="177DBCD3" w:rsidR="00356D2D" w:rsidRPr="00D01419" w:rsidRDefault="00356D2D" w:rsidP="00356D2D">
            <w:pPr>
              <w:spacing w:line="240" w:lineRule="auto"/>
              <w:jc w:val="center"/>
              <w:rPr>
                <w:ins w:id="4497" w:author="Dr Mamadou SANOGO" w:date="2023-10-27T11:26:00Z"/>
                <w:b/>
              </w:rPr>
            </w:pPr>
            <w:ins w:id="4498" w:author="Dr Mamadou SANOGO" w:date="2023-10-27T14:44:00Z">
              <w:r>
                <w:rPr>
                  <w:b/>
                  <w:bCs/>
                  <w:color w:val="000000"/>
                </w:rPr>
                <w:t>6</w:t>
              </w:r>
            </w:ins>
            <w:ins w:id="4499" w:author="Cauris Cosmetics" w:date="2023-10-27T23:32:00Z">
              <w:r w:rsidR="00CF5428">
                <w:rPr>
                  <w:b/>
                  <w:bCs/>
                  <w:color w:val="000000"/>
                </w:rPr>
                <w:t>4</w:t>
              </w:r>
            </w:ins>
            <w:ins w:id="4500" w:author="Dr Mamadou SANOGO" w:date="2023-10-27T14:44:00Z">
              <w:del w:id="4501" w:author="Cauris Cosmetics" w:date="2023-10-27T23:32:00Z">
                <w:r w:rsidDel="00CF5428">
                  <w:rPr>
                    <w:b/>
                    <w:bCs/>
                    <w:color w:val="000000"/>
                  </w:rPr>
                  <w:delText>5</w:delText>
                </w:r>
              </w:del>
            </w:ins>
            <w:ins w:id="4502" w:author="Cauris Cosmetics" w:date="2023-10-27T23:32:00Z">
              <w:r w:rsidR="00CF5428">
                <w:rPr>
                  <w:b/>
                  <w:bCs/>
                  <w:color w:val="000000"/>
                </w:rPr>
                <w:t>2</w:t>
              </w:r>
            </w:ins>
            <w:ins w:id="4503" w:author="Dr Mamadou SANOGO" w:date="2023-10-27T14:44:00Z">
              <w:del w:id="4504" w:author="Cauris Cosmetics" w:date="2023-10-27T23:32:00Z">
                <w:r w:rsidDel="00CF5428">
                  <w:rPr>
                    <w:b/>
                    <w:bCs/>
                    <w:color w:val="000000"/>
                  </w:rPr>
                  <w:delText>4</w:delText>
                </w:r>
              </w:del>
            </w:ins>
          </w:p>
        </w:tc>
      </w:tr>
      <w:tr w:rsidR="00356D2D" w:rsidRPr="007B235B" w14:paraId="648BAEEA" w14:textId="77777777" w:rsidTr="007A1768">
        <w:tblPrEx>
          <w:tblW w:w="9067" w:type="dxa"/>
          <w:tblPrExChange w:id="4505" w:author="Dr Mamadou SANOGO" w:date="2023-10-27T14:44:00Z">
            <w:tblPrEx>
              <w:tblW w:w="9067" w:type="dxa"/>
            </w:tblPrEx>
          </w:tblPrExChange>
        </w:tblPrEx>
        <w:trPr>
          <w:ins w:id="4506" w:author="Dr Mamadou SANOGO" w:date="2023-10-27T11:26:00Z"/>
        </w:trPr>
        <w:tc>
          <w:tcPr>
            <w:tcW w:w="5807" w:type="dxa"/>
            <w:tcPrChange w:id="4507" w:author="Dr Mamadou SANOGO" w:date="2023-10-27T14:44:00Z">
              <w:tcPr>
                <w:tcW w:w="5807" w:type="dxa"/>
              </w:tcPr>
            </w:tcPrChange>
          </w:tcPr>
          <w:p w14:paraId="34BB3D42" w14:textId="77777777" w:rsidR="00356D2D" w:rsidRPr="007B235B" w:rsidRDefault="00356D2D" w:rsidP="00356D2D">
            <w:pPr>
              <w:spacing w:line="240" w:lineRule="auto"/>
              <w:rPr>
                <w:ins w:id="4508" w:author="Dr Mamadou SANOGO" w:date="2023-10-27T11:26:00Z"/>
              </w:rPr>
            </w:pPr>
            <w:ins w:id="4509" w:author="Dr Mamadou SANOGO" w:date="2023-10-27T11:26:00Z">
              <w:r w:rsidRPr="007B235B">
                <w:t>Nbr. d’heures de TD</w:t>
              </w:r>
            </w:ins>
          </w:p>
        </w:tc>
        <w:tc>
          <w:tcPr>
            <w:tcW w:w="1134" w:type="dxa"/>
            <w:vAlign w:val="center"/>
            <w:tcPrChange w:id="4510" w:author="Dr Mamadou SANOGO" w:date="2023-10-27T14:44:00Z">
              <w:tcPr>
                <w:tcW w:w="1134" w:type="dxa"/>
              </w:tcPr>
            </w:tcPrChange>
          </w:tcPr>
          <w:p w14:paraId="0E29CCAB" w14:textId="15E04DE4" w:rsidR="00356D2D" w:rsidRPr="007B235B" w:rsidRDefault="00356D2D" w:rsidP="00356D2D">
            <w:pPr>
              <w:spacing w:line="240" w:lineRule="auto"/>
              <w:jc w:val="center"/>
              <w:rPr>
                <w:ins w:id="4511" w:author="Dr Mamadou SANOGO" w:date="2023-10-27T11:26:00Z"/>
              </w:rPr>
            </w:pPr>
            <w:ins w:id="4512" w:author="Dr Mamadou SANOGO" w:date="2023-10-27T14:44:00Z">
              <w:r>
                <w:rPr>
                  <w:color w:val="000000"/>
                </w:rPr>
                <w:t>480</w:t>
              </w:r>
            </w:ins>
          </w:p>
        </w:tc>
        <w:tc>
          <w:tcPr>
            <w:tcW w:w="1134" w:type="dxa"/>
            <w:vAlign w:val="center"/>
            <w:tcPrChange w:id="4513" w:author="Dr Mamadou SANOGO" w:date="2023-10-27T14:44:00Z">
              <w:tcPr>
                <w:tcW w:w="1134" w:type="dxa"/>
              </w:tcPr>
            </w:tcPrChange>
          </w:tcPr>
          <w:p w14:paraId="749D7EBB" w14:textId="7AF0F1FA" w:rsidR="00356D2D" w:rsidRPr="007B235B" w:rsidRDefault="00356D2D" w:rsidP="00356D2D">
            <w:pPr>
              <w:spacing w:line="240" w:lineRule="auto"/>
              <w:jc w:val="center"/>
              <w:rPr>
                <w:ins w:id="4514" w:author="Dr Mamadou SANOGO" w:date="2023-10-27T11:26:00Z"/>
              </w:rPr>
            </w:pPr>
            <w:ins w:id="4515" w:author="Dr Mamadou SANOGO" w:date="2023-10-27T14:44:00Z">
              <w:r>
                <w:rPr>
                  <w:color w:val="000000"/>
                </w:rPr>
                <w:t>1</w:t>
              </w:r>
            </w:ins>
            <w:ins w:id="4516" w:author="Cauris Cosmetics" w:date="2023-10-27T23:33:00Z">
              <w:r w:rsidR="00CF5428">
                <w:rPr>
                  <w:color w:val="000000"/>
                </w:rPr>
                <w:t>54</w:t>
              </w:r>
            </w:ins>
            <w:ins w:id="4517" w:author="Dr Mamadou SANOGO" w:date="2023-10-27T14:44:00Z">
              <w:del w:id="4518" w:author="Cauris Cosmetics" w:date="2023-10-27T23:32:00Z">
                <w:r w:rsidDel="00CF5428">
                  <w:rPr>
                    <w:color w:val="000000"/>
                  </w:rPr>
                  <w:delText>62</w:delText>
                </w:r>
              </w:del>
            </w:ins>
          </w:p>
        </w:tc>
        <w:tc>
          <w:tcPr>
            <w:tcW w:w="992" w:type="dxa"/>
            <w:vAlign w:val="center"/>
            <w:tcPrChange w:id="4519" w:author="Dr Mamadou SANOGO" w:date="2023-10-27T14:44:00Z">
              <w:tcPr>
                <w:tcW w:w="992" w:type="dxa"/>
              </w:tcPr>
            </w:tcPrChange>
          </w:tcPr>
          <w:p w14:paraId="5913B821" w14:textId="7B6CF3AE" w:rsidR="00356D2D" w:rsidRPr="00D01419" w:rsidRDefault="00356D2D" w:rsidP="00356D2D">
            <w:pPr>
              <w:spacing w:line="240" w:lineRule="auto"/>
              <w:jc w:val="center"/>
              <w:rPr>
                <w:ins w:id="4520" w:author="Dr Mamadou SANOGO" w:date="2023-10-27T11:26:00Z"/>
                <w:b/>
              </w:rPr>
            </w:pPr>
            <w:ins w:id="4521" w:author="Dr Mamadou SANOGO" w:date="2023-10-27T14:44:00Z">
              <w:r>
                <w:rPr>
                  <w:b/>
                  <w:bCs/>
                  <w:color w:val="000000"/>
                </w:rPr>
                <w:t>6</w:t>
              </w:r>
            </w:ins>
            <w:ins w:id="4522" w:author="Cauris Cosmetics" w:date="2023-10-27T23:33:00Z">
              <w:r w:rsidR="00CF5428">
                <w:rPr>
                  <w:b/>
                  <w:bCs/>
                  <w:color w:val="000000"/>
                </w:rPr>
                <w:t>34</w:t>
              </w:r>
            </w:ins>
            <w:ins w:id="4523" w:author="Dr Mamadou SANOGO" w:date="2023-10-27T14:44:00Z">
              <w:del w:id="4524" w:author="Cauris Cosmetics" w:date="2023-10-27T23:33:00Z">
                <w:r w:rsidDel="00CF5428">
                  <w:rPr>
                    <w:b/>
                    <w:bCs/>
                    <w:color w:val="000000"/>
                  </w:rPr>
                  <w:delText>42</w:delText>
                </w:r>
              </w:del>
            </w:ins>
          </w:p>
        </w:tc>
      </w:tr>
      <w:tr w:rsidR="00356D2D" w:rsidRPr="007B235B" w14:paraId="0828FE6D" w14:textId="77777777" w:rsidTr="007A1768">
        <w:tblPrEx>
          <w:tblW w:w="9067" w:type="dxa"/>
          <w:tblPrExChange w:id="4525" w:author="Dr Mamadou SANOGO" w:date="2023-10-27T14:44:00Z">
            <w:tblPrEx>
              <w:tblW w:w="9067" w:type="dxa"/>
            </w:tblPrEx>
          </w:tblPrExChange>
        </w:tblPrEx>
        <w:trPr>
          <w:ins w:id="4526" w:author="Dr Mamadou SANOGO" w:date="2023-10-27T11:26:00Z"/>
        </w:trPr>
        <w:tc>
          <w:tcPr>
            <w:tcW w:w="5807" w:type="dxa"/>
            <w:tcPrChange w:id="4527" w:author="Dr Mamadou SANOGO" w:date="2023-10-27T14:44:00Z">
              <w:tcPr>
                <w:tcW w:w="5807" w:type="dxa"/>
              </w:tcPr>
            </w:tcPrChange>
          </w:tcPr>
          <w:p w14:paraId="5DC23A8C" w14:textId="77777777" w:rsidR="00356D2D" w:rsidRPr="007B235B" w:rsidRDefault="00356D2D" w:rsidP="00356D2D">
            <w:pPr>
              <w:spacing w:line="240" w:lineRule="auto"/>
              <w:rPr>
                <w:ins w:id="4528" w:author="Dr Mamadou SANOGO" w:date="2023-10-27T11:26:00Z"/>
              </w:rPr>
            </w:pPr>
            <w:ins w:id="4529" w:author="Dr Mamadou SANOGO" w:date="2023-10-27T11:26:00Z">
              <w:r w:rsidRPr="007B235B">
                <w:t>Nbr. d’heures de TP</w:t>
              </w:r>
            </w:ins>
          </w:p>
        </w:tc>
        <w:tc>
          <w:tcPr>
            <w:tcW w:w="1134" w:type="dxa"/>
            <w:vAlign w:val="center"/>
            <w:tcPrChange w:id="4530" w:author="Dr Mamadou SANOGO" w:date="2023-10-27T14:44:00Z">
              <w:tcPr>
                <w:tcW w:w="1134" w:type="dxa"/>
              </w:tcPr>
            </w:tcPrChange>
          </w:tcPr>
          <w:p w14:paraId="7F4CEA24" w14:textId="0384DEF6" w:rsidR="00356D2D" w:rsidRPr="007B235B" w:rsidRDefault="00356D2D" w:rsidP="00356D2D">
            <w:pPr>
              <w:spacing w:line="240" w:lineRule="auto"/>
              <w:jc w:val="center"/>
              <w:rPr>
                <w:ins w:id="4531" w:author="Dr Mamadou SANOGO" w:date="2023-10-27T11:26:00Z"/>
              </w:rPr>
            </w:pPr>
            <w:ins w:id="4532" w:author="Dr Mamadou SANOGO" w:date="2023-10-27T14:44:00Z">
              <w:r>
                <w:rPr>
                  <w:color w:val="000000"/>
                </w:rPr>
                <w:t>150</w:t>
              </w:r>
            </w:ins>
          </w:p>
        </w:tc>
        <w:tc>
          <w:tcPr>
            <w:tcW w:w="1134" w:type="dxa"/>
            <w:vAlign w:val="center"/>
            <w:tcPrChange w:id="4533" w:author="Dr Mamadou SANOGO" w:date="2023-10-27T14:44:00Z">
              <w:tcPr>
                <w:tcW w:w="1134" w:type="dxa"/>
              </w:tcPr>
            </w:tcPrChange>
          </w:tcPr>
          <w:p w14:paraId="44BF6CC0" w14:textId="237EADD8" w:rsidR="00356D2D" w:rsidRPr="007B235B" w:rsidRDefault="00356D2D" w:rsidP="00356D2D">
            <w:pPr>
              <w:spacing w:line="240" w:lineRule="auto"/>
              <w:jc w:val="center"/>
              <w:rPr>
                <w:ins w:id="4534" w:author="Dr Mamadou SANOGO" w:date="2023-10-27T11:26:00Z"/>
              </w:rPr>
            </w:pPr>
            <w:ins w:id="4535" w:author="Dr Mamadou SANOGO" w:date="2023-10-27T14:44:00Z">
              <w:r>
                <w:rPr>
                  <w:color w:val="000000"/>
                </w:rPr>
                <w:t>1</w:t>
              </w:r>
            </w:ins>
            <w:ins w:id="4536" w:author="Cauris Cosmetics" w:date="2023-10-27T23:33:00Z">
              <w:r w:rsidR="00CF5428">
                <w:rPr>
                  <w:color w:val="000000"/>
                </w:rPr>
                <w:t>54</w:t>
              </w:r>
            </w:ins>
            <w:ins w:id="4537" w:author="Dr Mamadou SANOGO" w:date="2023-10-27T14:44:00Z">
              <w:del w:id="4538" w:author="Cauris Cosmetics" w:date="2023-10-27T23:33:00Z">
                <w:r w:rsidDel="00CF5428">
                  <w:rPr>
                    <w:color w:val="000000"/>
                  </w:rPr>
                  <w:delText>62</w:delText>
                </w:r>
              </w:del>
            </w:ins>
          </w:p>
        </w:tc>
        <w:tc>
          <w:tcPr>
            <w:tcW w:w="992" w:type="dxa"/>
            <w:vAlign w:val="center"/>
            <w:tcPrChange w:id="4539" w:author="Dr Mamadou SANOGO" w:date="2023-10-27T14:44:00Z">
              <w:tcPr>
                <w:tcW w:w="992" w:type="dxa"/>
              </w:tcPr>
            </w:tcPrChange>
          </w:tcPr>
          <w:p w14:paraId="7EBBDD62" w14:textId="389F8091" w:rsidR="00356D2D" w:rsidRPr="00D01419" w:rsidRDefault="00356D2D" w:rsidP="00356D2D">
            <w:pPr>
              <w:spacing w:line="240" w:lineRule="auto"/>
              <w:jc w:val="center"/>
              <w:rPr>
                <w:ins w:id="4540" w:author="Dr Mamadou SANOGO" w:date="2023-10-27T11:26:00Z"/>
                <w:b/>
              </w:rPr>
            </w:pPr>
            <w:ins w:id="4541" w:author="Dr Mamadou SANOGO" w:date="2023-10-27T14:44:00Z">
              <w:r>
                <w:rPr>
                  <w:b/>
                  <w:bCs/>
                  <w:color w:val="000000"/>
                </w:rPr>
                <w:t>3</w:t>
              </w:r>
            </w:ins>
            <w:ins w:id="4542" w:author="Cauris Cosmetics" w:date="2023-10-27T23:33:00Z">
              <w:r w:rsidR="00CF5428">
                <w:rPr>
                  <w:b/>
                  <w:bCs/>
                  <w:color w:val="000000"/>
                </w:rPr>
                <w:t>04</w:t>
              </w:r>
            </w:ins>
            <w:ins w:id="4543" w:author="Dr Mamadou SANOGO" w:date="2023-10-27T14:44:00Z">
              <w:del w:id="4544" w:author="Cauris Cosmetics" w:date="2023-10-27T23:33:00Z">
                <w:r w:rsidDel="00CF5428">
                  <w:rPr>
                    <w:b/>
                    <w:bCs/>
                    <w:color w:val="000000"/>
                  </w:rPr>
                  <w:delText>12</w:delText>
                </w:r>
              </w:del>
            </w:ins>
          </w:p>
        </w:tc>
      </w:tr>
      <w:tr w:rsidR="00356D2D" w:rsidRPr="007B235B" w14:paraId="2F3FBC4F" w14:textId="77777777" w:rsidTr="007A1768">
        <w:tblPrEx>
          <w:tblW w:w="9067" w:type="dxa"/>
          <w:tblPrExChange w:id="4545" w:author="Dr Mamadou SANOGO" w:date="2023-10-27T14:44:00Z">
            <w:tblPrEx>
              <w:tblW w:w="9067" w:type="dxa"/>
            </w:tblPrEx>
          </w:tblPrExChange>
        </w:tblPrEx>
        <w:trPr>
          <w:ins w:id="4546" w:author="Dr Mamadou SANOGO" w:date="2023-10-27T11:26:00Z"/>
        </w:trPr>
        <w:tc>
          <w:tcPr>
            <w:tcW w:w="5807" w:type="dxa"/>
            <w:tcPrChange w:id="4547" w:author="Dr Mamadou SANOGO" w:date="2023-10-27T14:44:00Z">
              <w:tcPr>
                <w:tcW w:w="5807" w:type="dxa"/>
              </w:tcPr>
            </w:tcPrChange>
          </w:tcPr>
          <w:p w14:paraId="27B55EF6" w14:textId="77777777" w:rsidR="00356D2D" w:rsidRPr="007B235B" w:rsidRDefault="00356D2D" w:rsidP="00356D2D">
            <w:pPr>
              <w:spacing w:line="240" w:lineRule="auto"/>
              <w:rPr>
                <w:ins w:id="4548" w:author="Dr Mamadou SANOGO" w:date="2023-10-27T11:26:00Z"/>
              </w:rPr>
            </w:pPr>
            <w:ins w:id="4549" w:author="Dr Mamadou SANOGO" w:date="2023-10-27T11:26:00Z">
              <w:r w:rsidRPr="007B235B">
                <w:t>Nbr. de crédits affectés aux projets tutorés, stages et mémoires</w:t>
              </w:r>
            </w:ins>
          </w:p>
        </w:tc>
        <w:tc>
          <w:tcPr>
            <w:tcW w:w="1134" w:type="dxa"/>
            <w:vAlign w:val="center"/>
            <w:tcPrChange w:id="4550" w:author="Dr Mamadou SANOGO" w:date="2023-10-27T14:44:00Z">
              <w:tcPr>
                <w:tcW w:w="1134" w:type="dxa"/>
              </w:tcPr>
            </w:tcPrChange>
          </w:tcPr>
          <w:p w14:paraId="7408C227" w14:textId="7285E178" w:rsidR="00356D2D" w:rsidRPr="007B235B" w:rsidRDefault="00356D2D" w:rsidP="00356D2D">
            <w:pPr>
              <w:spacing w:line="240" w:lineRule="auto"/>
              <w:jc w:val="center"/>
              <w:rPr>
                <w:ins w:id="4551" w:author="Dr Mamadou SANOGO" w:date="2023-10-27T11:26:00Z"/>
              </w:rPr>
            </w:pPr>
            <w:ins w:id="4552" w:author="Dr Mamadou SANOGO" w:date="2023-10-27T14:44:00Z">
              <w:r>
                <w:rPr>
                  <w:color w:val="000000"/>
                </w:rPr>
                <w:t>14</w:t>
              </w:r>
            </w:ins>
          </w:p>
        </w:tc>
        <w:tc>
          <w:tcPr>
            <w:tcW w:w="1134" w:type="dxa"/>
            <w:vAlign w:val="center"/>
            <w:tcPrChange w:id="4553" w:author="Dr Mamadou SANOGO" w:date="2023-10-27T14:44:00Z">
              <w:tcPr>
                <w:tcW w:w="1134" w:type="dxa"/>
              </w:tcPr>
            </w:tcPrChange>
          </w:tcPr>
          <w:p w14:paraId="0F0D5A9E" w14:textId="30AF92DC" w:rsidR="00356D2D" w:rsidRPr="007B235B" w:rsidRDefault="00356D2D" w:rsidP="00356D2D">
            <w:pPr>
              <w:spacing w:line="240" w:lineRule="auto"/>
              <w:jc w:val="center"/>
              <w:rPr>
                <w:ins w:id="4554" w:author="Dr Mamadou SANOGO" w:date="2023-10-27T11:26:00Z"/>
              </w:rPr>
            </w:pPr>
            <w:ins w:id="4555" w:author="Dr Mamadou SANOGO" w:date="2023-10-27T14:44:00Z">
              <w:r>
                <w:rPr>
                  <w:color w:val="000000"/>
                </w:rPr>
                <w:t>26</w:t>
              </w:r>
            </w:ins>
          </w:p>
        </w:tc>
        <w:tc>
          <w:tcPr>
            <w:tcW w:w="992" w:type="dxa"/>
            <w:vAlign w:val="center"/>
            <w:tcPrChange w:id="4556" w:author="Dr Mamadou SANOGO" w:date="2023-10-27T14:44:00Z">
              <w:tcPr>
                <w:tcW w:w="992" w:type="dxa"/>
              </w:tcPr>
            </w:tcPrChange>
          </w:tcPr>
          <w:p w14:paraId="0E5A0A09" w14:textId="0C08D594" w:rsidR="00356D2D" w:rsidRPr="00D01419" w:rsidRDefault="00356D2D" w:rsidP="00356D2D">
            <w:pPr>
              <w:spacing w:line="240" w:lineRule="auto"/>
              <w:jc w:val="center"/>
              <w:rPr>
                <w:ins w:id="4557" w:author="Dr Mamadou SANOGO" w:date="2023-10-27T11:26:00Z"/>
                <w:b/>
              </w:rPr>
            </w:pPr>
            <w:ins w:id="4558" w:author="Dr Mamadou SANOGO" w:date="2023-10-27T14:44:00Z">
              <w:r>
                <w:rPr>
                  <w:b/>
                  <w:bCs/>
                  <w:color w:val="000000"/>
                </w:rPr>
                <w:t>40</w:t>
              </w:r>
            </w:ins>
          </w:p>
        </w:tc>
      </w:tr>
      <w:tr w:rsidR="00693568" w:rsidRPr="007B235B" w14:paraId="54C44DE5" w14:textId="77777777" w:rsidTr="00693568">
        <w:trPr>
          <w:ins w:id="4559" w:author="Dr Mamadou SANOGO" w:date="2023-10-27T11:26:00Z"/>
        </w:trPr>
        <w:tc>
          <w:tcPr>
            <w:tcW w:w="5807" w:type="dxa"/>
          </w:tcPr>
          <w:p w14:paraId="3B27EFA7" w14:textId="77777777" w:rsidR="00693568" w:rsidRPr="007B235B" w:rsidRDefault="00693568" w:rsidP="00A36245">
            <w:pPr>
              <w:spacing w:line="240" w:lineRule="auto"/>
              <w:rPr>
                <w:ins w:id="4560" w:author="Dr Mamadou SANOGO" w:date="2023-10-27T11:26:00Z"/>
              </w:rPr>
            </w:pPr>
            <w:ins w:id="4561" w:author="Dr Mamadou SANOGO" w:date="2023-10-27T11:26:00Z">
              <w:r w:rsidRPr="007B235B">
                <w:t>Nbr. de crédits affectés à l’apprentissage des langues</w:t>
              </w:r>
            </w:ins>
          </w:p>
        </w:tc>
        <w:tc>
          <w:tcPr>
            <w:tcW w:w="1134" w:type="dxa"/>
          </w:tcPr>
          <w:p w14:paraId="0621A20D" w14:textId="77777777" w:rsidR="00693568" w:rsidRPr="007B235B" w:rsidRDefault="00693568" w:rsidP="00A36245">
            <w:pPr>
              <w:spacing w:line="240" w:lineRule="auto"/>
              <w:jc w:val="center"/>
              <w:rPr>
                <w:ins w:id="4562" w:author="Dr Mamadou SANOGO" w:date="2023-10-27T11:26:00Z"/>
              </w:rPr>
            </w:pPr>
            <w:ins w:id="4563" w:author="Dr Mamadou SANOGO" w:date="2023-10-27T11:26:00Z">
              <w:r>
                <w:t>6</w:t>
              </w:r>
            </w:ins>
          </w:p>
        </w:tc>
        <w:tc>
          <w:tcPr>
            <w:tcW w:w="1134" w:type="dxa"/>
          </w:tcPr>
          <w:p w14:paraId="53529208" w14:textId="77777777" w:rsidR="00693568" w:rsidRPr="007B235B" w:rsidRDefault="00693568" w:rsidP="00A36245">
            <w:pPr>
              <w:spacing w:line="240" w:lineRule="auto"/>
              <w:jc w:val="center"/>
              <w:rPr>
                <w:ins w:id="4564" w:author="Dr Mamadou SANOGO" w:date="2023-10-27T11:26:00Z"/>
              </w:rPr>
            </w:pPr>
            <w:ins w:id="4565" w:author="Dr Mamadou SANOGO" w:date="2023-10-27T11:26:00Z">
              <w:r>
                <w:t>0</w:t>
              </w:r>
            </w:ins>
          </w:p>
        </w:tc>
        <w:tc>
          <w:tcPr>
            <w:tcW w:w="992" w:type="dxa"/>
          </w:tcPr>
          <w:p w14:paraId="21B9176C" w14:textId="77777777" w:rsidR="00693568" w:rsidRPr="00D01419" w:rsidRDefault="00693568" w:rsidP="00A36245">
            <w:pPr>
              <w:spacing w:line="240" w:lineRule="auto"/>
              <w:jc w:val="center"/>
              <w:rPr>
                <w:ins w:id="4566" w:author="Dr Mamadou SANOGO" w:date="2023-10-27T11:26:00Z"/>
                <w:b/>
              </w:rPr>
            </w:pPr>
            <w:ins w:id="4567" w:author="Dr Mamadou SANOGO" w:date="2023-10-27T11:26:00Z">
              <w:r>
                <w:rPr>
                  <w:b/>
                </w:rPr>
                <w:t>6</w:t>
              </w:r>
            </w:ins>
          </w:p>
        </w:tc>
      </w:tr>
      <w:tr w:rsidR="00693568" w:rsidRPr="007B235B" w14:paraId="3257325D" w14:textId="77777777" w:rsidTr="00693568">
        <w:trPr>
          <w:ins w:id="4568" w:author="Dr Mamadou SANOGO" w:date="2023-10-27T11:26:00Z"/>
        </w:trPr>
        <w:tc>
          <w:tcPr>
            <w:tcW w:w="5807" w:type="dxa"/>
          </w:tcPr>
          <w:p w14:paraId="09ED24DC" w14:textId="77777777" w:rsidR="00693568" w:rsidRPr="007B235B" w:rsidRDefault="00693568" w:rsidP="00A36245">
            <w:pPr>
              <w:spacing w:line="240" w:lineRule="auto"/>
              <w:rPr>
                <w:ins w:id="4569" w:author="Dr Mamadou SANOGO" w:date="2023-10-27T11:26:00Z"/>
              </w:rPr>
            </w:pPr>
            <w:ins w:id="4570" w:author="Dr Mamadou SANOGO" w:date="2023-10-27T11:26:00Z">
              <w:r w:rsidRPr="007B235B">
                <w:t>Nbr. de crédits affectés à l’informatique</w:t>
              </w:r>
            </w:ins>
          </w:p>
        </w:tc>
        <w:tc>
          <w:tcPr>
            <w:tcW w:w="1134" w:type="dxa"/>
          </w:tcPr>
          <w:p w14:paraId="69ABB727" w14:textId="77777777" w:rsidR="00693568" w:rsidRPr="007B235B" w:rsidRDefault="00693568" w:rsidP="00A36245">
            <w:pPr>
              <w:spacing w:line="240" w:lineRule="auto"/>
              <w:jc w:val="center"/>
              <w:rPr>
                <w:ins w:id="4571" w:author="Dr Mamadou SANOGO" w:date="2023-10-27T11:26:00Z"/>
              </w:rPr>
            </w:pPr>
            <w:ins w:id="4572" w:author="Dr Mamadou SANOGO" w:date="2023-10-27T11:26:00Z">
              <w:r>
                <w:t>6</w:t>
              </w:r>
            </w:ins>
          </w:p>
        </w:tc>
        <w:tc>
          <w:tcPr>
            <w:tcW w:w="1134" w:type="dxa"/>
          </w:tcPr>
          <w:p w14:paraId="7B9E4BF3" w14:textId="77777777" w:rsidR="00693568" w:rsidRPr="007B235B" w:rsidRDefault="00693568" w:rsidP="00A36245">
            <w:pPr>
              <w:spacing w:line="240" w:lineRule="auto"/>
              <w:jc w:val="center"/>
              <w:rPr>
                <w:ins w:id="4573" w:author="Dr Mamadou SANOGO" w:date="2023-10-27T11:26:00Z"/>
              </w:rPr>
            </w:pPr>
            <w:ins w:id="4574" w:author="Dr Mamadou SANOGO" w:date="2023-10-27T11:26:00Z">
              <w:r>
                <w:t>0</w:t>
              </w:r>
            </w:ins>
          </w:p>
        </w:tc>
        <w:tc>
          <w:tcPr>
            <w:tcW w:w="992" w:type="dxa"/>
          </w:tcPr>
          <w:p w14:paraId="02D4A1FE" w14:textId="77777777" w:rsidR="00693568" w:rsidRPr="00D01419" w:rsidRDefault="00693568" w:rsidP="00A36245">
            <w:pPr>
              <w:spacing w:line="240" w:lineRule="auto"/>
              <w:jc w:val="center"/>
              <w:rPr>
                <w:ins w:id="4575" w:author="Dr Mamadou SANOGO" w:date="2023-10-27T11:26:00Z"/>
                <w:b/>
              </w:rPr>
            </w:pPr>
            <w:ins w:id="4576" w:author="Dr Mamadou SANOGO" w:date="2023-10-27T11:26:00Z">
              <w:r>
                <w:rPr>
                  <w:b/>
                </w:rPr>
                <w:t>6</w:t>
              </w:r>
            </w:ins>
          </w:p>
        </w:tc>
      </w:tr>
      <w:tr w:rsidR="00693568" w:rsidRPr="007B235B" w14:paraId="7601E6F7" w14:textId="77777777" w:rsidTr="00693568">
        <w:trPr>
          <w:ins w:id="4577" w:author="Dr Mamadou SANOGO" w:date="2023-10-27T11:26:00Z"/>
        </w:trPr>
        <w:tc>
          <w:tcPr>
            <w:tcW w:w="5807" w:type="dxa"/>
          </w:tcPr>
          <w:p w14:paraId="5633F041" w14:textId="77777777" w:rsidR="00693568" w:rsidRPr="007B235B" w:rsidRDefault="00693568" w:rsidP="00A36245">
            <w:pPr>
              <w:spacing w:line="240" w:lineRule="auto"/>
              <w:rPr>
                <w:ins w:id="4578" w:author="Dr Mamadou SANOGO" w:date="2023-10-27T11:26:00Z"/>
              </w:rPr>
            </w:pPr>
            <w:ins w:id="4579" w:author="Dr Mamadou SANOGO" w:date="2023-10-27T11:26:00Z">
              <w:r w:rsidRPr="007B235B">
                <w:t>Nbr. de crédits affectés à la préparation à l’insertion professionnelle</w:t>
              </w:r>
            </w:ins>
          </w:p>
        </w:tc>
        <w:tc>
          <w:tcPr>
            <w:tcW w:w="1134" w:type="dxa"/>
          </w:tcPr>
          <w:p w14:paraId="2194CF9F" w14:textId="77777777" w:rsidR="00693568" w:rsidRPr="007B235B" w:rsidRDefault="00693568" w:rsidP="00A36245">
            <w:pPr>
              <w:spacing w:line="240" w:lineRule="auto"/>
              <w:jc w:val="center"/>
              <w:rPr>
                <w:ins w:id="4580" w:author="Dr Mamadou SANOGO" w:date="2023-10-27T11:26:00Z"/>
              </w:rPr>
            </w:pPr>
            <w:ins w:id="4581" w:author="Dr Mamadou SANOGO" w:date="2023-10-27T11:26:00Z">
              <w:r>
                <w:t>0</w:t>
              </w:r>
            </w:ins>
          </w:p>
        </w:tc>
        <w:tc>
          <w:tcPr>
            <w:tcW w:w="1134" w:type="dxa"/>
          </w:tcPr>
          <w:p w14:paraId="64EDD0B7" w14:textId="77777777" w:rsidR="00693568" w:rsidRPr="007B235B" w:rsidRDefault="00693568" w:rsidP="00A36245">
            <w:pPr>
              <w:spacing w:line="240" w:lineRule="auto"/>
              <w:jc w:val="center"/>
              <w:rPr>
                <w:ins w:id="4582" w:author="Dr Mamadou SANOGO" w:date="2023-10-27T11:26:00Z"/>
              </w:rPr>
            </w:pPr>
            <w:ins w:id="4583" w:author="Dr Mamadou SANOGO" w:date="2023-10-27T11:26:00Z">
              <w:r>
                <w:t>0</w:t>
              </w:r>
            </w:ins>
          </w:p>
        </w:tc>
        <w:tc>
          <w:tcPr>
            <w:tcW w:w="992" w:type="dxa"/>
          </w:tcPr>
          <w:p w14:paraId="126CE10A" w14:textId="77777777" w:rsidR="00693568" w:rsidRPr="00D01419" w:rsidRDefault="00693568" w:rsidP="00A36245">
            <w:pPr>
              <w:spacing w:line="240" w:lineRule="auto"/>
              <w:jc w:val="center"/>
              <w:rPr>
                <w:ins w:id="4584" w:author="Dr Mamadou SANOGO" w:date="2023-10-27T11:26:00Z"/>
                <w:b/>
              </w:rPr>
            </w:pPr>
            <w:ins w:id="4585" w:author="Dr Mamadou SANOGO" w:date="2023-10-27T11:26:00Z">
              <w:r>
                <w:rPr>
                  <w:b/>
                </w:rPr>
                <w:t>0</w:t>
              </w:r>
            </w:ins>
          </w:p>
        </w:tc>
      </w:tr>
      <w:tr w:rsidR="00693568" w:rsidRPr="007B235B" w14:paraId="57C7EC57" w14:textId="77777777" w:rsidTr="00693568">
        <w:trPr>
          <w:ins w:id="4586" w:author="Dr Mamadou SANOGO" w:date="2023-10-27T11:26:00Z"/>
        </w:trPr>
        <w:tc>
          <w:tcPr>
            <w:tcW w:w="5807" w:type="dxa"/>
          </w:tcPr>
          <w:p w14:paraId="4206839F" w14:textId="77777777" w:rsidR="00693568" w:rsidRPr="007B235B" w:rsidRDefault="00693568" w:rsidP="00A36245">
            <w:pPr>
              <w:spacing w:line="240" w:lineRule="auto"/>
              <w:rPr>
                <w:ins w:id="4587" w:author="Dr Mamadou SANOGO" w:date="2023-10-27T11:26:00Z"/>
              </w:rPr>
            </w:pPr>
            <w:ins w:id="4588" w:author="Dr Mamadou SANOGO" w:date="2023-10-27T11:26:00Z">
              <w:r w:rsidRPr="007B235B">
                <w:t>Nbr. de crédits affectés aux remises à niveau</w:t>
              </w:r>
            </w:ins>
          </w:p>
        </w:tc>
        <w:tc>
          <w:tcPr>
            <w:tcW w:w="1134" w:type="dxa"/>
          </w:tcPr>
          <w:p w14:paraId="0EF44833" w14:textId="77777777" w:rsidR="00693568" w:rsidRPr="007B235B" w:rsidRDefault="00693568" w:rsidP="00A36245">
            <w:pPr>
              <w:spacing w:line="240" w:lineRule="auto"/>
              <w:jc w:val="center"/>
              <w:rPr>
                <w:ins w:id="4589" w:author="Dr Mamadou SANOGO" w:date="2023-10-27T11:26:00Z"/>
              </w:rPr>
            </w:pPr>
            <w:ins w:id="4590" w:author="Dr Mamadou SANOGO" w:date="2023-10-27T11:26:00Z">
              <w:r>
                <w:t>0</w:t>
              </w:r>
            </w:ins>
          </w:p>
        </w:tc>
        <w:tc>
          <w:tcPr>
            <w:tcW w:w="1134" w:type="dxa"/>
          </w:tcPr>
          <w:p w14:paraId="4C829369" w14:textId="77777777" w:rsidR="00693568" w:rsidRPr="007B235B" w:rsidRDefault="00693568" w:rsidP="00A36245">
            <w:pPr>
              <w:spacing w:line="240" w:lineRule="auto"/>
              <w:jc w:val="center"/>
              <w:rPr>
                <w:ins w:id="4591" w:author="Dr Mamadou SANOGO" w:date="2023-10-27T11:26:00Z"/>
              </w:rPr>
            </w:pPr>
            <w:ins w:id="4592" w:author="Dr Mamadou SANOGO" w:date="2023-10-27T11:26:00Z">
              <w:r>
                <w:t>0</w:t>
              </w:r>
            </w:ins>
          </w:p>
        </w:tc>
        <w:tc>
          <w:tcPr>
            <w:tcW w:w="992" w:type="dxa"/>
          </w:tcPr>
          <w:p w14:paraId="485DF68A" w14:textId="77777777" w:rsidR="00693568" w:rsidRPr="00D01419" w:rsidRDefault="00693568" w:rsidP="00A36245">
            <w:pPr>
              <w:spacing w:line="240" w:lineRule="auto"/>
              <w:jc w:val="center"/>
              <w:rPr>
                <w:ins w:id="4593" w:author="Dr Mamadou SANOGO" w:date="2023-10-27T11:26:00Z"/>
                <w:b/>
              </w:rPr>
            </w:pPr>
            <w:ins w:id="4594" w:author="Dr Mamadou SANOGO" w:date="2023-10-27T11:26:00Z">
              <w:r w:rsidRPr="00D01419">
                <w:rPr>
                  <w:b/>
                </w:rPr>
                <w:t>0</w:t>
              </w:r>
            </w:ins>
          </w:p>
        </w:tc>
      </w:tr>
      <w:tr w:rsidR="007A4AFC" w:rsidRPr="007A4AFC" w:rsidDel="00693568" w14:paraId="6771249B" w14:textId="26AD44D2" w:rsidTr="00EE17DC">
        <w:trPr>
          <w:del w:id="4595" w:author="Dr Mamadou SANOGO" w:date="2023-10-27T11:25:00Z"/>
        </w:trPr>
        <w:tc>
          <w:tcPr>
            <w:tcW w:w="5807" w:type="dxa"/>
          </w:tcPr>
          <w:p w14:paraId="5C038BCD" w14:textId="1DA55545" w:rsidR="00EE17DC" w:rsidRPr="007A4AFC" w:rsidDel="00693568" w:rsidRDefault="00EE17DC" w:rsidP="00EE17DC">
            <w:pPr>
              <w:spacing w:line="240" w:lineRule="auto"/>
              <w:rPr>
                <w:del w:id="4596" w:author="Dr Mamadou SANOGO" w:date="2023-10-27T11:25:00Z"/>
                <w:b/>
                <w:color w:val="000000" w:themeColor="text1"/>
                <w:rPrChange w:id="4597" w:author="Dr Mamadou SANOGO" w:date="2023-10-25T18:15:00Z">
                  <w:rPr>
                    <w:del w:id="4598" w:author="Dr Mamadou SANOGO" w:date="2023-10-27T11:25:00Z"/>
                    <w:b/>
                  </w:rPr>
                </w:rPrChange>
              </w:rPr>
            </w:pPr>
          </w:p>
        </w:tc>
        <w:tc>
          <w:tcPr>
            <w:tcW w:w="1134" w:type="dxa"/>
          </w:tcPr>
          <w:p w14:paraId="0F172F49" w14:textId="6AC4EB6D" w:rsidR="00EE17DC" w:rsidRPr="007A4AFC" w:rsidDel="00693568" w:rsidRDefault="00EE17DC" w:rsidP="00EE17DC">
            <w:pPr>
              <w:spacing w:line="240" w:lineRule="auto"/>
              <w:jc w:val="center"/>
              <w:rPr>
                <w:del w:id="4599" w:author="Dr Mamadou SANOGO" w:date="2023-10-27T11:25:00Z"/>
                <w:b/>
                <w:color w:val="000000" w:themeColor="text1"/>
                <w:rPrChange w:id="4600" w:author="Dr Mamadou SANOGO" w:date="2023-10-25T18:15:00Z">
                  <w:rPr>
                    <w:del w:id="4601" w:author="Dr Mamadou SANOGO" w:date="2023-10-27T11:25:00Z"/>
                    <w:b/>
                  </w:rPr>
                </w:rPrChange>
              </w:rPr>
            </w:pPr>
            <w:del w:id="4602" w:author="Dr Mamadou SANOGO" w:date="2023-10-27T11:25:00Z">
              <w:r w:rsidRPr="007A4AFC" w:rsidDel="00693568">
                <w:rPr>
                  <w:b/>
                  <w:color w:val="000000" w:themeColor="text1"/>
                  <w:rPrChange w:id="4603" w:author="Dr Mamadou SANOGO" w:date="2023-10-25T18:15:00Z">
                    <w:rPr>
                      <w:b/>
                    </w:rPr>
                  </w:rPrChange>
                </w:rPr>
                <w:delText>Master 1</w:delText>
              </w:r>
            </w:del>
          </w:p>
        </w:tc>
        <w:tc>
          <w:tcPr>
            <w:tcW w:w="1134" w:type="dxa"/>
          </w:tcPr>
          <w:p w14:paraId="077DC802" w14:textId="1F88B55D" w:rsidR="00EE17DC" w:rsidRPr="007A4AFC" w:rsidDel="00693568" w:rsidRDefault="00EE17DC" w:rsidP="00EE17DC">
            <w:pPr>
              <w:spacing w:line="240" w:lineRule="auto"/>
              <w:jc w:val="center"/>
              <w:rPr>
                <w:del w:id="4604" w:author="Dr Mamadou SANOGO" w:date="2023-10-27T11:25:00Z"/>
                <w:b/>
                <w:color w:val="000000" w:themeColor="text1"/>
                <w:rPrChange w:id="4605" w:author="Dr Mamadou SANOGO" w:date="2023-10-25T18:15:00Z">
                  <w:rPr>
                    <w:del w:id="4606" w:author="Dr Mamadou SANOGO" w:date="2023-10-27T11:25:00Z"/>
                    <w:b/>
                  </w:rPr>
                </w:rPrChange>
              </w:rPr>
            </w:pPr>
            <w:del w:id="4607" w:author="Dr Mamadou SANOGO" w:date="2023-10-27T11:25:00Z">
              <w:r w:rsidRPr="007A4AFC" w:rsidDel="00693568">
                <w:rPr>
                  <w:b/>
                  <w:color w:val="000000" w:themeColor="text1"/>
                  <w:rPrChange w:id="4608" w:author="Dr Mamadou SANOGO" w:date="2023-10-25T18:15:00Z">
                    <w:rPr>
                      <w:b/>
                    </w:rPr>
                  </w:rPrChange>
                </w:rPr>
                <w:delText>Master 2</w:delText>
              </w:r>
            </w:del>
          </w:p>
        </w:tc>
        <w:tc>
          <w:tcPr>
            <w:tcW w:w="992" w:type="dxa"/>
            <w:tcBorders>
              <w:bottom w:val="single" w:sz="4" w:space="0" w:color="auto"/>
            </w:tcBorders>
          </w:tcPr>
          <w:p w14:paraId="53546345" w14:textId="5AA27D49" w:rsidR="00EE17DC" w:rsidRPr="007A4AFC" w:rsidDel="00693568" w:rsidRDefault="00EE17DC" w:rsidP="00EE17DC">
            <w:pPr>
              <w:spacing w:line="240" w:lineRule="auto"/>
              <w:jc w:val="center"/>
              <w:rPr>
                <w:del w:id="4609" w:author="Dr Mamadou SANOGO" w:date="2023-10-27T11:25:00Z"/>
                <w:b/>
                <w:color w:val="000000" w:themeColor="text1"/>
                <w:rPrChange w:id="4610" w:author="Dr Mamadou SANOGO" w:date="2023-10-25T18:15:00Z">
                  <w:rPr>
                    <w:del w:id="4611" w:author="Dr Mamadou SANOGO" w:date="2023-10-27T11:25:00Z"/>
                    <w:b/>
                  </w:rPr>
                </w:rPrChange>
              </w:rPr>
            </w:pPr>
            <w:del w:id="4612" w:author="Dr Mamadou SANOGO" w:date="2023-10-27T11:25:00Z">
              <w:r w:rsidRPr="007A4AFC" w:rsidDel="00693568">
                <w:rPr>
                  <w:b/>
                  <w:color w:val="000000" w:themeColor="text1"/>
                  <w:rPrChange w:id="4613" w:author="Dr Mamadou SANOGO" w:date="2023-10-25T18:15:00Z">
                    <w:rPr>
                      <w:b/>
                    </w:rPr>
                  </w:rPrChange>
                </w:rPr>
                <w:delText>Total</w:delText>
              </w:r>
            </w:del>
          </w:p>
        </w:tc>
      </w:tr>
      <w:tr w:rsidR="007A4AFC" w:rsidRPr="007A4AFC" w:rsidDel="00693568" w14:paraId="1BD90113" w14:textId="0706F662" w:rsidTr="00D66841">
        <w:trPr>
          <w:del w:id="4614" w:author="Dr Mamadou SANOGO" w:date="2023-10-27T11:25:00Z"/>
        </w:trPr>
        <w:tc>
          <w:tcPr>
            <w:tcW w:w="5807" w:type="dxa"/>
          </w:tcPr>
          <w:p w14:paraId="7A9646A4" w14:textId="6035E3F6" w:rsidR="00972E19" w:rsidRPr="007A4AFC" w:rsidDel="00693568" w:rsidRDefault="00972E19" w:rsidP="00972E19">
            <w:pPr>
              <w:spacing w:line="240" w:lineRule="auto"/>
              <w:rPr>
                <w:del w:id="4615" w:author="Dr Mamadou SANOGO" w:date="2023-10-27T11:25:00Z"/>
                <w:color w:val="000000" w:themeColor="text1"/>
                <w:rPrChange w:id="4616" w:author="Dr Mamadou SANOGO" w:date="2023-10-25T18:15:00Z">
                  <w:rPr>
                    <w:del w:id="4617" w:author="Dr Mamadou SANOGO" w:date="2023-10-27T11:25:00Z"/>
                  </w:rPr>
                </w:rPrChange>
              </w:rPr>
            </w:pPr>
            <w:del w:id="4618" w:author="Dr Mamadou SANOGO" w:date="2023-10-27T11:25:00Z">
              <w:r w:rsidRPr="007A4AFC" w:rsidDel="00693568">
                <w:rPr>
                  <w:color w:val="000000" w:themeColor="text1"/>
                  <w:rPrChange w:id="4619" w:author="Dr Mamadou SANOGO" w:date="2023-10-25T18:15:00Z">
                    <w:rPr/>
                  </w:rPrChange>
                </w:rPr>
                <w:delText>Nbr. d’heures de CM</w:delText>
              </w:r>
            </w:del>
          </w:p>
        </w:tc>
        <w:tc>
          <w:tcPr>
            <w:tcW w:w="1134" w:type="dxa"/>
            <w:vAlign w:val="bottom"/>
          </w:tcPr>
          <w:p w14:paraId="7220F6D7" w14:textId="0E772CA3" w:rsidR="00972E19" w:rsidRPr="007A4AFC" w:rsidDel="00693568" w:rsidRDefault="00972E19" w:rsidP="00972E19">
            <w:pPr>
              <w:spacing w:line="240" w:lineRule="auto"/>
              <w:jc w:val="center"/>
              <w:rPr>
                <w:del w:id="4620" w:author="Dr Mamadou SANOGO" w:date="2023-10-27T11:25:00Z"/>
                <w:color w:val="000000" w:themeColor="text1"/>
                <w:rPrChange w:id="4621" w:author="Dr Mamadou SANOGO" w:date="2023-10-25T18:15:00Z">
                  <w:rPr>
                    <w:del w:id="4622" w:author="Dr Mamadou SANOGO" w:date="2023-10-27T11:25:00Z"/>
                  </w:rPr>
                </w:rPrChange>
              </w:rPr>
            </w:pPr>
            <w:del w:id="4623" w:author="Dr Mamadou SANOGO" w:date="2023-10-27T11:25:00Z">
              <w:r w:rsidRPr="007A4AFC" w:rsidDel="00693568">
                <w:rPr>
                  <w:color w:val="000000" w:themeColor="text1"/>
                  <w:rPrChange w:id="4624" w:author="Dr Mamadou SANOGO" w:date="2023-10-25T18:15:00Z">
                    <w:rPr/>
                  </w:rPrChange>
                </w:rPr>
                <w:delText>530</w:delText>
              </w:r>
            </w:del>
          </w:p>
        </w:tc>
        <w:tc>
          <w:tcPr>
            <w:tcW w:w="1134" w:type="dxa"/>
            <w:vAlign w:val="bottom"/>
          </w:tcPr>
          <w:p w14:paraId="75AA7A48" w14:textId="0CF81BA5" w:rsidR="00972E19" w:rsidRPr="007A4AFC" w:rsidDel="00693568" w:rsidRDefault="00972E19" w:rsidP="00972E19">
            <w:pPr>
              <w:spacing w:line="240" w:lineRule="auto"/>
              <w:jc w:val="center"/>
              <w:rPr>
                <w:del w:id="4625" w:author="Dr Mamadou SANOGO" w:date="2023-10-27T11:25:00Z"/>
                <w:color w:val="000000" w:themeColor="text1"/>
                <w:rPrChange w:id="4626" w:author="Dr Mamadou SANOGO" w:date="2023-10-25T18:15:00Z">
                  <w:rPr>
                    <w:del w:id="4627" w:author="Dr Mamadou SANOGO" w:date="2023-10-27T11:25:00Z"/>
                  </w:rPr>
                </w:rPrChange>
              </w:rPr>
            </w:pPr>
            <w:del w:id="4628" w:author="Dr Mamadou SANOGO" w:date="2023-10-27T11:25:00Z">
              <w:r w:rsidRPr="007A4AFC" w:rsidDel="00693568">
                <w:rPr>
                  <w:color w:val="000000" w:themeColor="text1"/>
                  <w:rPrChange w:id="4629" w:author="Dr Mamadou SANOGO" w:date="2023-10-25T18:15:00Z">
                    <w:rPr/>
                  </w:rPrChange>
                </w:rPr>
                <w:delText>300</w:delText>
              </w:r>
            </w:del>
          </w:p>
        </w:tc>
        <w:tc>
          <w:tcPr>
            <w:tcW w:w="992" w:type="dxa"/>
            <w:shd w:val="clear" w:color="auto" w:fill="D9D9D9" w:themeFill="background1" w:themeFillShade="D9"/>
            <w:vAlign w:val="bottom"/>
          </w:tcPr>
          <w:p w14:paraId="3ED210BD" w14:textId="254945C9" w:rsidR="00972E19" w:rsidRPr="007A4AFC" w:rsidDel="00693568" w:rsidRDefault="00972E19" w:rsidP="00972E19">
            <w:pPr>
              <w:spacing w:line="240" w:lineRule="auto"/>
              <w:jc w:val="center"/>
              <w:rPr>
                <w:del w:id="4630" w:author="Dr Mamadou SANOGO" w:date="2023-10-27T11:25:00Z"/>
                <w:b/>
                <w:color w:val="000000" w:themeColor="text1"/>
                <w:rPrChange w:id="4631" w:author="Dr Mamadou SANOGO" w:date="2023-10-25T18:15:00Z">
                  <w:rPr>
                    <w:del w:id="4632" w:author="Dr Mamadou SANOGO" w:date="2023-10-27T11:25:00Z"/>
                    <w:b/>
                  </w:rPr>
                </w:rPrChange>
              </w:rPr>
            </w:pPr>
            <w:del w:id="4633" w:author="Dr Mamadou SANOGO" w:date="2023-10-27T11:25:00Z">
              <w:r w:rsidRPr="007A4AFC" w:rsidDel="00693568">
                <w:rPr>
                  <w:b/>
                  <w:color w:val="000000" w:themeColor="text1"/>
                  <w:rPrChange w:id="4634" w:author="Dr Mamadou SANOGO" w:date="2023-10-25T18:15:00Z">
                    <w:rPr>
                      <w:b/>
                    </w:rPr>
                  </w:rPrChange>
                </w:rPr>
                <w:delText>830</w:delText>
              </w:r>
            </w:del>
          </w:p>
        </w:tc>
      </w:tr>
      <w:tr w:rsidR="007A4AFC" w:rsidRPr="007A4AFC" w:rsidDel="00693568" w14:paraId="3A361A93" w14:textId="11C9B201" w:rsidTr="00D66841">
        <w:trPr>
          <w:del w:id="4635" w:author="Dr Mamadou SANOGO" w:date="2023-10-27T11:25:00Z"/>
        </w:trPr>
        <w:tc>
          <w:tcPr>
            <w:tcW w:w="5807" w:type="dxa"/>
          </w:tcPr>
          <w:p w14:paraId="6F0AE448" w14:textId="3126B038" w:rsidR="00972E19" w:rsidRPr="007A4AFC" w:rsidDel="00693568" w:rsidRDefault="00972E19" w:rsidP="00972E19">
            <w:pPr>
              <w:spacing w:line="240" w:lineRule="auto"/>
              <w:rPr>
                <w:del w:id="4636" w:author="Dr Mamadou SANOGO" w:date="2023-10-27T11:25:00Z"/>
                <w:color w:val="000000" w:themeColor="text1"/>
                <w:rPrChange w:id="4637" w:author="Dr Mamadou SANOGO" w:date="2023-10-25T18:15:00Z">
                  <w:rPr>
                    <w:del w:id="4638" w:author="Dr Mamadou SANOGO" w:date="2023-10-27T11:25:00Z"/>
                  </w:rPr>
                </w:rPrChange>
              </w:rPr>
            </w:pPr>
            <w:del w:id="4639" w:author="Dr Mamadou SANOGO" w:date="2023-10-27T11:25:00Z">
              <w:r w:rsidRPr="007A4AFC" w:rsidDel="00693568">
                <w:rPr>
                  <w:color w:val="000000" w:themeColor="text1"/>
                  <w:rPrChange w:id="4640" w:author="Dr Mamadou SANOGO" w:date="2023-10-25T18:15:00Z">
                    <w:rPr/>
                  </w:rPrChange>
                </w:rPr>
                <w:delText>Nbr. d’heures de TD</w:delText>
              </w:r>
            </w:del>
          </w:p>
        </w:tc>
        <w:tc>
          <w:tcPr>
            <w:tcW w:w="1134" w:type="dxa"/>
            <w:vAlign w:val="bottom"/>
          </w:tcPr>
          <w:p w14:paraId="0FE488B5" w14:textId="34432B09" w:rsidR="00972E19" w:rsidRPr="007A4AFC" w:rsidDel="00693568" w:rsidRDefault="00972E19" w:rsidP="00972E19">
            <w:pPr>
              <w:spacing w:line="240" w:lineRule="auto"/>
              <w:jc w:val="center"/>
              <w:rPr>
                <w:del w:id="4641" w:author="Dr Mamadou SANOGO" w:date="2023-10-27T11:25:00Z"/>
                <w:color w:val="000000" w:themeColor="text1"/>
                <w:rPrChange w:id="4642" w:author="Dr Mamadou SANOGO" w:date="2023-10-25T18:15:00Z">
                  <w:rPr>
                    <w:del w:id="4643" w:author="Dr Mamadou SANOGO" w:date="2023-10-27T11:25:00Z"/>
                  </w:rPr>
                </w:rPrChange>
              </w:rPr>
            </w:pPr>
            <w:del w:id="4644" w:author="Dr Mamadou SANOGO" w:date="2023-10-27T11:25:00Z">
              <w:r w:rsidRPr="007A4AFC" w:rsidDel="00693568">
                <w:rPr>
                  <w:color w:val="000000" w:themeColor="text1"/>
                  <w:rPrChange w:id="4645" w:author="Dr Mamadou SANOGO" w:date="2023-10-25T18:15:00Z">
                    <w:rPr/>
                  </w:rPrChange>
                </w:rPr>
                <w:delText>480</w:delText>
              </w:r>
            </w:del>
          </w:p>
        </w:tc>
        <w:tc>
          <w:tcPr>
            <w:tcW w:w="1134" w:type="dxa"/>
            <w:vAlign w:val="bottom"/>
          </w:tcPr>
          <w:p w14:paraId="4D5D469E" w14:textId="0FD6D82E" w:rsidR="00972E19" w:rsidRPr="007A4AFC" w:rsidDel="00693568" w:rsidRDefault="00972E19" w:rsidP="00972E19">
            <w:pPr>
              <w:spacing w:line="240" w:lineRule="auto"/>
              <w:jc w:val="center"/>
              <w:rPr>
                <w:del w:id="4646" w:author="Dr Mamadou SANOGO" w:date="2023-10-27T11:25:00Z"/>
                <w:color w:val="000000" w:themeColor="text1"/>
                <w:rPrChange w:id="4647" w:author="Dr Mamadou SANOGO" w:date="2023-10-25T18:15:00Z">
                  <w:rPr>
                    <w:del w:id="4648" w:author="Dr Mamadou SANOGO" w:date="2023-10-27T11:25:00Z"/>
                  </w:rPr>
                </w:rPrChange>
              </w:rPr>
            </w:pPr>
            <w:del w:id="4649" w:author="Dr Mamadou SANOGO" w:date="2023-10-27T11:25:00Z">
              <w:r w:rsidRPr="007A4AFC" w:rsidDel="00693568">
                <w:rPr>
                  <w:color w:val="000000" w:themeColor="text1"/>
                  <w:rPrChange w:id="4650" w:author="Dr Mamadou SANOGO" w:date="2023-10-25T18:15:00Z">
                    <w:rPr/>
                  </w:rPrChange>
                </w:rPr>
                <w:delText>230</w:delText>
              </w:r>
            </w:del>
          </w:p>
        </w:tc>
        <w:tc>
          <w:tcPr>
            <w:tcW w:w="992" w:type="dxa"/>
            <w:shd w:val="clear" w:color="auto" w:fill="D9D9D9" w:themeFill="background1" w:themeFillShade="D9"/>
            <w:vAlign w:val="bottom"/>
          </w:tcPr>
          <w:p w14:paraId="3A967C94" w14:textId="4030235E" w:rsidR="00972E19" w:rsidRPr="007A4AFC" w:rsidDel="00693568" w:rsidRDefault="00972E19" w:rsidP="00972E19">
            <w:pPr>
              <w:spacing w:line="240" w:lineRule="auto"/>
              <w:jc w:val="center"/>
              <w:rPr>
                <w:del w:id="4651" w:author="Dr Mamadou SANOGO" w:date="2023-10-27T11:25:00Z"/>
                <w:b/>
                <w:color w:val="000000" w:themeColor="text1"/>
                <w:rPrChange w:id="4652" w:author="Dr Mamadou SANOGO" w:date="2023-10-25T18:15:00Z">
                  <w:rPr>
                    <w:del w:id="4653" w:author="Dr Mamadou SANOGO" w:date="2023-10-27T11:25:00Z"/>
                    <w:b/>
                  </w:rPr>
                </w:rPrChange>
              </w:rPr>
            </w:pPr>
            <w:del w:id="4654" w:author="Dr Mamadou SANOGO" w:date="2023-10-27T11:25:00Z">
              <w:r w:rsidRPr="007A4AFC" w:rsidDel="00693568">
                <w:rPr>
                  <w:b/>
                  <w:color w:val="000000" w:themeColor="text1"/>
                  <w:rPrChange w:id="4655" w:author="Dr Mamadou SANOGO" w:date="2023-10-25T18:15:00Z">
                    <w:rPr>
                      <w:b/>
                    </w:rPr>
                  </w:rPrChange>
                </w:rPr>
                <w:delText>710</w:delText>
              </w:r>
            </w:del>
          </w:p>
        </w:tc>
      </w:tr>
      <w:tr w:rsidR="007A4AFC" w:rsidRPr="007A4AFC" w:rsidDel="00693568" w14:paraId="3519B0BF" w14:textId="3ECDE0CC" w:rsidTr="00D66841">
        <w:trPr>
          <w:del w:id="4656" w:author="Dr Mamadou SANOGO" w:date="2023-10-27T11:25:00Z"/>
        </w:trPr>
        <w:tc>
          <w:tcPr>
            <w:tcW w:w="5807" w:type="dxa"/>
          </w:tcPr>
          <w:p w14:paraId="48A646F4" w14:textId="01BE9693" w:rsidR="00972E19" w:rsidRPr="007A4AFC" w:rsidDel="00693568" w:rsidRDefault="00972E19" w:rsidP="00972E19">
            <w:pPr>
              <w:spacing w:line="240" w:lineRule="auto"/>
              <w:rPr>
                <w:del w:id="4657" w:author="Dr Mamadou SANOGO" w:date="2023-10-27T11:25:00Z"/>
                <w:color w:val="000000" w:themeColor="text1"/>
                <w:rPrChange w:id="4658" w:author="Dr Mamadou SANOGO" w:date="2023-10-25T18:15:00Z">
                  <w:rPr>
                    <w:del w:id="4659" w:author="Dr Mamadou SANOGO" w:date="2023-10-27T11:25:00Z"/>
                  </w:rPr>
                </w:rPrChange>
              </w:rPr>
            </w:pPr>
            <w:del w:id="4660" w:author="Dr Mamadou SANOGO" w:date="2023-10-27T11:25:00Z">
              <w:r w:rsidRPr="007A4AFC" w:rsidDel="00693568">
                <w:rPr>
                  <w:color w:val="000000" w:themeColor="text1"/>
                  <w:rPrChange w:id="4661" w:author="Dr Mamadou SANOGO" w:date="2023-10-25T18:15:00Z">
                    <w:rPr/>
                  </w:rPrChange>
                </w:rPr>
                <w:delText>Nbr. d’heures de TP</w:delText>
              </w:r>
            </w:del>
          </w:p>
        </w:tc>
        <w:tc>
          <w:tcPr>
            <w:tcW w:w="1134" w:type="dxa"/>
            <w:vAlign w:val="bottom"/>
          </w:tcPr>
          <w:p w14:paraId="2DFCD868" w14:textId="07A34073" w:rsidR="00972E19" w:rsidRPr="007A4AFC" w:rsidDel="00693568" w:rsidRDefault="00972E19" w:rsidP="00972E19">
            <w:pPr>
              <w:spacing w:line="240" w:lineRule="auto"/>
              <w:jc w:val="center"/>
              <w:rPr>
                <w:del w:id="4662" w:author="Dr Mamadou SANOGO" w:date="2023-10-27T11:25:00Z"/>
                <w:color w:val="000000" w:themeColor="text1"/>
                <w:rPrChange w:id="4663" w:author="Dr Mamadou SANOGO" w:date="2023-10-25T18:15:00Z">
                  <w:rPr>
                    <w:del w:id="4664" w:author="Dr Mamadou SANOGO" w:date="2023-10-27T11:25:00Z"/>
                  </w:rPr>
                </w:rPrChange>
              </w:rPr>
            </w:pPr>
            <w:del w:id="4665" w:author="Dr Mamadou SANOGO" w:date="2023-10-27T11:25:00Z">
              <w:r w:rsidRPr="007A4AFC" w:rsidDel="00693568">
                <w:rPr>
                  <w:color w:val="000000" w:themeColor="text1"/>
                  <w:rPrChange w:id="4666" w:author="Dr Mamadou SANOGO" w:date="2023-10-25T18:15:00Z">
                    <w:rPr/>
                  </w:rPrChange>
                </w:rPr>
                <w:delText>150</w:delText>
              </w:r>
            </w:del>
          </w:p>
        </w:tc>
        <w:tc>
          <w:tcPr>
            <w:tcW w:w="1134" w:type="dxa"/>
            <w:vAlign w:val="bottom"/>
          </w:tcPr>
          <w:p w14:paraId="5806D87C" w14:textId="1CEC345A" w:rsidR="00972E19" w:rsidRPr="007A4AFC" w:rsidDel="00693568" w:rsidRDefault="00972E19" w:rsidP="00972E19">
            <w:pPr>
              <w:spacing w:line="240" w:lineRule="auto"/>
              <w:jc w:val="center"/>
              <w:rPr>
                <w:del w:id="4667" w:author="Dr Mamadou SANOGO" w:date="2023-10-27T11:25:00Z"/>
                <w:color w:val="000000" w:themeColor="text1"/>
                <w:rPrChange w:id="4668" w:author="Dr Mamadou SANOGO" w:date="2023-10-25T18:15:00Z">
                  <w:rPr>
                    <w:del w:id="4669" w:author="Dr Mamadou SANOGO" w:date="2023-10-27T11:25:00Z"/>
                  </w:rPr>
                </w:rPrChange>
              </w:rPr>
            </w:pPr>
            <w:del w:id="4670" w:author="Dr Mamadou SANOGO" w:date="2023-10-27T11:25:00Z">
              <w:r w:rsidRPr="007A4AFC" w:rsidDel="00693568">
                <w:rPr>
                  <w:color w:val="000000" w:themeColor="text1"/>
                  <w:rPrChange w:id="4671" w:author="Dr Mamadou SANOGO" w:date="2023-10-25T18:15:00Z">
                    <w:rPr/>
                  </w:rPrChange>
                </w:rPr>
                <w:delText>70</w:delText>
              </w:r>
            </w:del>
          </w:p>
        </w:tc>
        <w:tc>
          <w:tcPr>
            <w:tcW w:w="992" w:type="dxa"/>
            <w:shd w:val="clear" w:color="auto" w:fill="D9D9D9" w:themeFill="background1" w:themeFillShade="D9"/>
            <w:vAlign w:val="bottom"/>
          </w:tcPr>
          <w:p w14:paraId="73523DCC" w14:textId="2CA1307C" w:rsidR="00972E19" w:rsidRPr="007A4AFC" w:rsidDel="00693568" w:rsidRDefault="00972E19" w:rsidP="00972E19">
            <w:pPr>
              <w:spacing w:line="240" w:lineRule="auto"/>
              <w:jc w:val="center"/>
              <w:rPr>
                <w:del w:id="4672" w:author="Dr Mamadou SANOGO" w:date="2023-10-27T11:25:00Z"/>
                <w:b/>
                <w:color w:val="000000" w:themeColor="text1"/>
                <w:rPrChange w:id="4673" w:author="Dr Mamadou SANOGO" w:date="2023-10-25T18:15:00Z">
                  <w:rPr>
                    <w:del w:id="4674" w:author="Dr Mamadou SANOGO" w:date="2023-10-27T11:25:00Z"/>
                    <w:b/>
                  </w:rPr>
                </w:rPrChange>
              </w:rPr>
            </w:pPr>
            <w:del w:id="4675" w:author="Dr Mamadou SANOGO" w:date="2023-10-27T11:25:00Z">
              <w:r w:rsidRPr="007A4AFC" w:rsidDel="00693568">
                <w:rPr>
                  <w:b/>
                  <w:color w:val="000000" w:themeColor="text1"/>
                  <w:rPrChange w:id="4676" w:author="Dr Mamadou SANOGO" w:date="2023-10-25T18:15:00Z">
                    <w:rPr>
                      <w:b/>
                    </w:rPr>
                  </w:rPrChange>
                </w:rPr>
                <w:delText>220</w:delText>
              </w:r>
            </w:del>
          </w:p>
        </w:tc>
      </w:tr>
      <w:tr w:rsidR="007A4AFC" w:rsidRPr="007A4AFC" w:rsidDel="00693568" w14:paraId="1A760318" w14:textId="240256F4" w:rsidTr="00EE17DC">
        <w:trPr>
          <w:del w:id="4677" w:author="Dr Mamadou SANOGO" w:date="2023-10-27T11:25:00Z"/>
        </w:trPr>
        <w:tc>
          <w:tcPr>
            <w:tcW w:w="5807" w:type="dxa"/>
          </w:tcPr>
          <w:p w14:paraId="359E701F" w14:textId="7B35C8D6" w:rsidR="00EE17DC" w:rsidRPr="007A4AFC" w:rsidDel="00693568" w:rsidRDefault="00EE17DC" w:rsidP="0047574A">
            <w:pPr>
              <w:spacing w:line="240" w:lineRule="auto"/>
              <w:rPr>
                <w:del w:id="4678" w:author="Dr Mamadou SANOGO" w:date="2023-10-27T11:25:00Z"/>
                <w:color w:val="000000" w:themeColor="text1"/>
                <w:rPrChange w:id="4679" w:author="Dr Mamadou SANOGO" w:date="2023-10-25T18:15:00Z">
                  <w:rPr>
                    <w:del w:id="4680" w:author="Dr Mamadou SANOGO" w:date="2023-10-27T11:25:00Z"/>
                  </w:rPr>
                </w:rPrChange>
              </w:rPr>
            </w:pPr>
            <w:del w:id="4681" w:author="Dr Mamadou SANOGO" w:date="2023-10-27T11:25:00Z">
              <w:r w:rsidRPr="007A4AFC" w:rsidDel="00693568">
                <w:rPr>
                  <w:color w:val="000000" w:themeColor="text1"/>
                  <w:rPrChange w:id="4682" w:author="Dr Mamadou SANOGO" w:date="2023-10-25T18:15:00Z">
                    <w:rPr/>
                  </w:rPrChange>
                </w:rPr>
                <w:delText>Nbr. de crédits affectés aux projets tutorés, stages et mémoires</w:delText>
              </w:r>
            </w:del>
          </w:p>
        </w:tc>
        <w:tc>
          <w:tcPr>
            <w:tcW w:w="1134" w:type="dxa"/>
            <w:vAlign w:val="center"/>
          </w:tcPr>
          <w:p w14:paraId="1A401BD9" w14:textId="5966B047" w:rsidR="00EE17DC" w:rsidRPr="007A4AFC" w:rsidDel="00693568" w:rsidRDefault="00775A23" w:rsidP="0047574A">
            <w:pPr>
              <w:spacing w:line="240" w:lineRule="auto"/>
              <w:jc w:val="center"/>
              <w:rPr>
                <w:del w:id="4683" w:author="Dr Mamadou SANOGO" w:date="2023-10-27T11:25:00Z"/>
                <w:color w:val="000000" w:themeColor="text1"/>
                <w:rPrChange w:id="4684" w:author="Dr Mamadou SANOGO" w:date="2023-10-25T18:15:00Z">
                  <w:rPr>
                    <w:del w:id="4685" w:author="Dr Mamadou SANOGO" w:date="2023-10-27T11:25:00Z"/>
                  </w:rPr>
                </w:rPrChange>
              </w:rPr>
            </w:pPr>
            <w:del w:id="4686" w:author="Dr Mamadou SANOGO" w:date="2023-10-27T11:25:00Z">
              <w:r w:rsidRPr="007A4AFC" w:rsidDel="00693568">
                <w:rPr>
                  <w:color w:val="000000" w:themeColor="text1"/>
                  <w:rPrChange w:id="4687" w:author="Dr Mamadou SANOGO" w:date="2023-10-25T18:15:00Z">
                    <w:rPr/>
                  </w:rPrChange>
                </w:rPr>
                <w:delText>14</w:delText>
              </w:r>
            </w:del>
          </w:p>
        </w:tc>
        <w:tc>
          <w:tcPr>
            <w:tcW w:w="1134" w:type="dxa"/>
            <w:vAlign w:val="center"/>
          </w:tcPr>
          <w:p w14:paraId="28790B5B" w14:textId="53857B6B" w:rsidR="00EE17DC" w:rsidRPr="007A4AFC" w:rsidDel="00693568" w:rsidRDefault="00775A23" w:rsidP="0047574A">
            <w:pPr>
              <w:spacing w:line="240" w:lineRule="auto"/>
              <w:jc w:val="center"/>
              <w:rPr>
                <w:del w:id="4688" w:author="Dr Mamadou SANOGO" w:date="2023-10-27T11:25:00Z"/>
                <w:color w:val="000000" w:themeColor="text1"/>
                <w:rPrChange w:id="4689" w:author="Dr Mamadou SANOGO" w:date="2023-10-25T18:15:00Z">
                  <w:rPr>
                    <w:del w:id="4690" w:author="Dr Mamadou SANOGO" w:date="2023-10-27T11:25:00Z"/>
                  </w:rPr>
                </w:rPrChange>
              </w:rPr>
            </w:pPr>
            <w:del w:id="4691" w:author="Dr Mamadou SANOGO" w:date="2023-10-27T11:25:00Z">
              <w:r w:rsidRPr="007A4AFC" w:rsidDel="00693568">
                <w:rPr>
                  <w:color w:val="000000" w:themeColor="text1"/>
                  <w:rPrChange w:id="4692" w:author="Dr Mamadou SANOGO" w:date="2023-10-25T18:15:00Z">
                    <w:rPr/>
                  </w:rPrChange>
                </w:rPr>
                <w:delText>22</w:delText>
              </w:r>
            </w:del>
          </w:p>
        </w:tc>
        <w:tc>
          <w:tcPr>
            <w:tcW w:w="992" w:type="dxa"/>
            <w:shd w:val="clear" w:color="auto" w:fill="D9D9D9" w:themeFill="background1" w:themeFillShade="D9"/>
            <w:vAlign w:val="center"/>
          </w:tcPr>
          <w:p w14:paraId="390BF2FF" w14:textId="42DC99BA" w:rsidR="00EE17DC" w:rsidRPr="007A4AFC" w:rsidDel="00693568" w:rsidRDefault="005A55FB" w:rsidP="0047574A">
            <w:pPr>
              <w:spacing w:line="240" w:lineRule="auto"/>
              <w:jc w:val="center"/>
              <w:rPr>
                <w:del w:id="4693" w:author="Dr Mamadou SANOGO" w:date="2023-10-27T11:25:00Z"/>
                <w:b/>
                <w:color w:val="000000" w:themeColor="text1"/>
                <w:rPrChange w:id="4694" w:author="Dr Mamadou SANOGO" w:date="2023-10-25T18:15:00Z">
                  <w:rPr>
                    <w:del w:id="4695" w:author="Dr Mamadou SANOGO" w:date="2023-10-27T11:25:00Z"/>
                    <w:b/>
                  </w:rPr>
                </w:rPrChange>
              </w:rPr>
            </w:pPr>
            <w:del w:id="4696" w:author="Dr Mamadou SANOGO" w:date="2023-10-27T11:25:00Z">
              <w:r w:rsidRPr="007A4AFC" w:rsidDel="00693568">
                <w:rPr>
                  <w:b/>
                  <w:color w:val="000000" w:themeColor="text1"/>
                  <w:rPrChange w:id="4697" w:author="Dr Mamadou SANOGO" w:date="2023-10-25T18:15:00Z">
                    <w:rPr>
                      <w:b/>
                    </w:rPr>
                  </w:rPrChange>
                </w:rPr>
                <w:delText>36</w:delText>
              </w:r>
            </w:del>
          </w:p>
        </w:tc>
      </w:tr>
      <w:tr w:rsidR="007A4AFC" w:rsidRPr="007A4AFC" w:rsidDel="00693568" w14:paraId="44026838" w14:textId="1701334A" w:rsidTr="00EE17DC">
        <w:trPr>
          <w:del w:id="4698" w:author="Dr Mamadou SANOGO" w:date="2023-10-27T11:25:00Z"/>
        </w:trPr>
        <w:tc>
          <w:tcPr>
            <w:tcW w:w="5807" w:type="dxa"/>
          </w:tcPr>
          <w:p w14:paraId="3C617D1F" w14:textId="08CE9514" w:rsidR="00EE17DC" w:rsidRPr="007A4AFC" w:rsidDel="00693568" w:rsidRDefault="00EE17DC" w:rsidP="0047574A">
            <w:pPr>
              <w:spacing w:line="240" w:lineRule="auto"/>
              <w:rPr>
                <w:del w:id="4699" w:author="Dr Mamadou SANOGO" w:date="2023-10-27T11:25:00Z"/>
                <w:color w:val="000000" w:themeColor="text1"/>
                <w:rPrChange w:id="4700" w:author="Dr Mamadou SANOGO" w:date="2023-10-25T18:15:00Z">
                  <w:rPr>
                    <w:del w:id="4701" w:author="Dr Mamadou SANOGO" w:date="2023-10-27T11:25:00Z"/>
                  </w:rPr>
                </w:rPrChange>
              </w:rPr>
            </w:pPr>
            <w:del w:id="4702" w:author="Dr Mamadou SANOGO" w:date="2023-10-27T11:25:00Z">
              <w:r w:rsidRPr="007A4AFC" w:rsidDel="00693568">
                <w:rPr>
                  <w:color w:val="000000" w:themeColor="text1"/>
                  <w:rPrChange w:id="4703" w:author="Dr Mamadou SANOGO" w:date="2023-10-25T18:15:00Z">
                    <w:rPr/>
                  </w:rPrChange>
                </w:rPr>
                <w:delText>Nbr. de crédits affectés à l’apprentissage des langues</w:delText>
              </w:r>
            </w:del>
          </w:p>
        </w:tc>
        <w:tc>
          <w:tcPr>
            <w:tcW w:w="1134" w:type="dxa"/>
            <w:vAlign w:val="center"/>
          </w:tcPr>
          <w:p w14:paraId="0309DA18" w14:textId="7839C9D9" w:rsidR="00EE17DC" w:rsidRPr="007A4AFC" w:rsidDel="00693568" w:rsidRDefault="00EE17DC" w:rsidP="0047574A">
            <w:pPr>
              <w:spacing w:line="240" w:lineRule="auto"/>
              <w:jc w:val="center"/>
              <w:rPr>
                <w:del w:id="4704" w:author="Dr Mamadou SANOGO" w:date="2023-10-27T11:25:00Z"/>
                <w:color w:val="000000" w:themeColor="text1"/>
                <w:rPrChange w:id="4705" w:author="Dr Mamadou SANOGO" w:date="2023-10-25T18:15:00Z">
                  <w:rPr>
                    <w:del w:id="4706" w:author="Dr Mamadou SANOGO" w:date="2023-10-27T11:25:00Z"/>
                  </w:rPr>
                </w:rPrChange>
              </w:rPr>
            </w:pPr>
            <w:del w:id="4707" w:author="Dr Mamadou SANOGO" w:date="2023-10-27T11:25:00Z">
              <w:r w:rsidRPr="007A4AFC" w:rsidDel="00693568">
                <w:rPr>
                  <w:color w:val="000000" w:themeColor="text1"/>
                  <w:rPrChange w:id="4708" w:author="Dr Mamadou SANOGO" w:date="2023-10-25T18:15:00Z">
                    <w:rPr/>
                  </w:rPrChange>
                </w:rPr>
                <w:delText>6</w:delText>
              </w:r>
            </w:del>
          </w:p>
        </w:tc>
        <w:tc>
          <w:tcPr>
            <w:tcW w:w="1134" w:type="dxa"/>
            <w:vAlign w:val="center"/>
          </w:tcPr>
          <w:p w14:paraId="2C00774D" w14:textId="5C0182C4" w:rsidR="00EE17DC" w:rsidRPr="007A4AFC" w:rsidDel="00693568" w:rsidRDefault="005A55FB" w:rsidP="0047574A">
            <w:pPr>
              <w:spacing w:line="240" w:lineRule="auto"/>
              <w:jc w:val="center"/>
              <w:rPr>
                <w:del w:id="4709" w:author="Dr Mamadou SANOGO" w:date="2023-10-27T11:25:00Z"/>
                <w:color w:val="000000" w:themeColor="text1"/>
                <w:rPrChange w:id="4710" w:author="Dr Mamadou SANOGO" w:date="2023-10-25T18:15:00Z">
                  <w:rPr>
                    <w:del w:id="4711" w:author="Dr Mamadou SANOGO" w:date="2023-10-27T11:25:00Z"/>
                  </w:rPr>
                </w:rPrChange>
              </w:rPr>
            </w:pPr>
            <w:del w:id="4712" w:author="Dr Mamadou SANOGO" w:date="2023-10-27T11:25:00Z">
              <w:r w:rsidRPr="007A4AFC" w:rsidDel="00693568">
                <w:rPr>
                  <w:color w:val="000000" w:themeColor="text1"/>
                  <w:rPrChange w:id="4713" w:author="Dr Mamadou SANOGO" w:date="2023-10-25T18:15:00Z">
                    <w:rPr/>
                  </w:rPrChange>
                </w:rPr>
                <w:delText>0</w:delText>
              </w:r>
            </w:del>
          </w:p>
        </w:tc>
        <w:tc>
          <w:tcPr>
            <w:tcW w:w="992" w:type="dxa"/>
            <w:shd w:val="clear" w:color="auto" w:fill="D9D9D9" w:themeFill="background1" w:themeFillShade="D9"/>
            <w:vAlign w:val="center"/>
          </w:tcPr>
          <w:p w14:paraId="3F629532" w14:textId="410279A3" w:rsidR="00EE17DC" w:rsidRPr="007A4AFC" w:rsidDel="00693568" w:rsidRDefault="005A55FB" w:rsidP="0047574A">
            <w:pPr>
              <w:spacing w:line="240" w:lineRule="auto"/>
              <w:jc w:val="center"/>
              <w:rPr>
                <w:del w:id="4714" w:author="Dr Mamadou SANOGO" w:date="2023-10-27T11:25:00Z"/>
                <w:b/>
                <w:color w:val="000000" w:themeColor="text1"/>
                <w:rPrChange w:id="4715" w:author="Dr Mamadou SANOGO" w:date="2023-10-25T18:15:00Z">
                  <w:rPr>
                    <w:del w:id="4716" w:author="Dr Mamadou SANOGO" w:date="2023-10-27T11:25:00Z"/>
                    <w:b/>
                  </w:rPr>
                </w:rPrChange>
              </w:rPr>
            </w:pPr>
            <w:del w:id="4717" w:author="Dr Mamadou SANOGO" w:date="2023-10-27T11:25:00Z">
              <w:r w:rsidRPr="007A4AFC" w:rsidDel="00693568">
                <w:rPr>
                  <w:b/>
                  <w:color w:val="000000" w:themeColor="text1"/>
                  <w:rPrChange w:id="4718" w:author="Dr Mamadou SANOGO" w:date="2023-10-25T18:15:00Z">
                    <w:rPr>
                      <w:b/>
                    </w:rPr>
                  </w:rPrChange>
                </w:rPr>
                <w:delText>6</w:delText>
              </w:r>
            </w:del>
          </w:p>
        </w:tc>
      </w:tr>
      <w:tr w:rsidR="007A4AFC" w:rsidRPr="007A4AFC" w:rsidDel="00693568" w14:paraId="49C1669D" w14:textId="5A6521C8" w:rsidTr="00EE17DC">
        <w:trPr>
          <w:del w:id="4719" w:author="Dr Mamadou SANOGO" w:date="2023-10-27T11:25:00Z"/>
        </w:trPr>
        <w:tc>
          <w:tcPr>
            <w:tcW w:w="5807" w:type="dxa"/>
          </w:tcPr>
          <w:p w14:paraId="2B650A01" w14:textId="241965E4" w:rsidR="00EE17DC" w:rsidRPr="007A4AFC" w:rsidDel="00693568" w:rsidRDefault="00EE17DC" w:rsidP="0047574A">
            <w:pPr>
              <w:spacing w:line="240" w:lineRule="auto"/>
              <w:rPr>
                <w:del w:id="4720" w:author="Dr Mamadou SANOGO" w:date="2023-10-27T11:25:00Z"/>
                <w:color w:val="000000" w:themeColor="text1"/>
                <w:rPrChange w:id="4721" w:author="Dr Mamadou SANOGO" w:date="2023-10-25T18:15:00Z">
                  <w:rPr>
                    <w:del w:id="4722" w:author="Dr Mamadou SANOGO" w:date="2023-10-27T11:25:00Z"/>
                  </w:rPr>
                </w:rPrChange>
              </w:rPr>
            </w:pPr>
            <w:del w:id="4723" w:author="Dr Mamadou SANOGO" w:date="2023-10-27T11:25:00Z">
              <w:r w:rsidRPr="007A4AFC" w:rsidDel="00693568">
                <w:rPr>
                  <w:color w:val="000000" w:themeColor="text1"/>
                  <w:rPrChange w:id="4724" w:author="Dr Mamadou SANOGO" w:date="2023-10-25T18:15:00Z">
                    <w:rPr/>
                  </w:rPrChange>
                </w:rPr>
                <w:delText>Nbr. de crédits affectés à l’informatique</w:delText>
              </w:r>
            </w:del>
          </w:p>
        </w:tc>
        <w:tc>
          <w:tcPr>
            <w:tcW w:w="1134" w:type="dxa"/>
            <w:vAlign w:val="center"/>
          </w:tcPr>
          <w:p w14:paraId="5E3DA426" w14:textId="7D66A4A8" w:rsidR="00EE17DC" w:rsidRPr="007A4AFC" w:rsidDel="00693568" w:rsidRDefault="008A78E7" w:rsidP="0047574A">
            <w:pPr>
              <w:spacing w:line="240" w:lineRule="auto"/>
              <w:jc w:val="center"/>
              <w:rPr>
                <w:del w:id="4725" w:author="Dr Mamadou SANOGO" w:date="2023-10-27T11:25:00Z"/>
                <w:color w:val="000000" w:themeColor="text1"/>
                <w:rPrChange w:id="4726" w:author="Dr Mamadou SANOGO" w:date="2023-10-25T18:15:00Z">
                  <w:rPr>
                    <w:del w:id="4727" w:author="Dr Mamadou SANOGO" w:date="2023-10-27T11:25:00Z"/>
                  </w:rPr>
                </w:rPrChange>
              </w:rPr>
            </w:pPr>
            <w:del w:id="4728" w:author="Dr Mamadou SANOGO" w:date="2023-10-27T11:25:00Z">
              <w:r w:rsidRPr="007A4AFC" w:rsidDel="00693568">
                <w:rPr>
                  <w:color w:val="000000" w:themeColor="text1"/>
                  <w:rPrChange w:id="4729" w:author="Dr Mamadou SANOGO" w:date="2023-10-25T18:15:00Z">
                    <w:rPr/>
                  </w:rPrChange>
                </w:rPr>
                <w:delText>6</w:delText>
              </w:r>
            </w:del>
          </w:p>
        </w:tc>
        <w:tc>
          <w:tcPr>
            <w:tcW w:w="1134" w:type="dxa"/>
            <w:vAlign w:val="center"/>
          </w:tcPr>
          <w:p w14:paraId="7DCF3332" w14:textId="65C7B026" w:rsidR="00EE17DC" w:rsidRPr="007A4AFC" w:rsidDel="00693568" w:rsidRDefault="005A55FB" w:rsidP="0047574A">
            <w:pPr>
              <w:spacing w:line="240" w:lineRule="auto"/>
              <w:jc w:val="center"/>
              <w:rPr>
                <w:del w:id="4730" w:author="Dr Mamadou SANOGO" w:date="2023-10-27T11:25:00Z"/>
                <w:color w:val="000000" w:themeColor="text1"/>
                <w:rPrChange w:id="4731" w:author="Dr Mamadou SANOGO" w:date="2023-10-25T18:15:00Z">
                  <w:rPr>
                    <w:del w:id="4732" w:author="Dr Mamadou SANOGO" w:date="2023-10-27T11:25:00Z"/>
                  </w:rPr>
                </w:rPrChange>
              </w:rPr>
            </w:pPr>
            <w:del w:id="4733" w:author="Dr Mamadou SANOGO" w:date="2023-10-27T11:25:00Z">
              <w:r w:rsidRPr="007A4AFC" w:rsidDel="00693568">
                <w:rPr>
                  <w:color w:val="000000" w:themeColor="text1"/>
                  <w:rPrChange w:id="4734" w:author="Dr Mamadou SANOGO" w:date="2023-10-25T18:15:00Z">
                    <w:rPr/>
                  </w:rPrChange>
                </w:rPr>
                <w:delText>0</w:delText>
              </w:r>
            </w:del>
          </w:p>
        </w:tc>
        <w:tc>
          <w:tcPr>
            <w:tcW w:w="992" w:type="dxa"/>
            <w:shd w:val="clear" w:color="auto" w:fill="D9D9D9" w:themeFill="background1" w:themeFillShade="D9"/>
            <w:vAlign w:val="center"/>
          </w:tcPr>
          <w:p w14:paraId="4AB62BF6" w14:textId="38BD8A08" w:rsidR="00EE17DC" w:rsidRPr="007A4AFC" w:rsidDel="00693568" w:rsidRDefault="005A55FB" w:rsidP="0047574A">
            <w:pPr>
              <w:spacing w:line="240" w:lineRule="auto"/>
              <w:jc w:val="center"/>
              <w:rPr>
                <w:del w:id="4735" w:author="Dr Mamadou SANOGO" w:date="2023-10-27T11:25:00Z"/>
                <w:b/>
                <w:color w:val="000000" w:themeColor="text1"/>
                <w:rPrChange w:id="4736" w:author="Dr Mamadou SANOGO" w:date="2023-10-25T18:15:00Z">
                  <w:rPr>
                    <w:del w:id="4737" w:author="Dr Mamadou SANOGO" w:date="2023-10-27T11:25:00Z"/>
                    <w:b/>
                  </w:rPr>
                </w:rPrChange>
              </w:rPr>
            </w:pPr>
            <w:del w:id="4738" w:author="Dr Mamadou SANOGO" w:date="2023-10-27T11:25:00Z">
              <w:r w:rsidRPr="007A4AFC" w:rsidDel="00693568">
                <w:rPr>
                  <w:b/>
                  <w:color w:val="000000" w:themeColor="text1"/>
                  <w:rPrChange w:id="4739" w:author="Dr Mamadou SANOGO" w:date="2023-10-25T18:15:00Z">
                    <w:rPr>
                      <w:b/>
                    </w:rPr>
                  </w:rPrChange>
                </w:rPr>
                <w:delText>6</w:delText>
              </w:r>
            </w:del>
          </w:p>
        </w:tc>
      </w:tr>
      <w:tr w:rsidR="007A4AFC" w:rsidRPr="007A4AFC" w:rsidDel="00693568" w14:paraId="4608E53F" w14:textId="33134904" w:rsidTr="00EE17DC">
        <w:trPr>
          <w:del w:id="4740" w:author="Dr Mamadou SANOGO" w:date="2023-10-27T11:25:00Z"/>
        </w:trPr>
        <w:tc>
          <w:tcPr>
            <w:tcW w:w="5807" w:type="dxa"/>
          </w:tcPr>
          <w:p w14:paraId="1B8A849B" w14:textId="74CDDD6E" w:rsidR="00EE17DC" w:rsidRPr="007A4AFC" w:rsidDel="00693568" w:rsidRDefault="00EE17DC" w:rsidP="0047574A">
            <w:pPr>
              <w:spacing w:line="240" w:lineRule="auto"/>
              <w:rPr>
                <w:del w:id="4741" w:author="Dr Mamadou SANOGO" w:date="2023-10-27T11:25:00Z"/>
                <w:color w:val="000000" w:themeColor="text1"/>
                <w:rPrChange w:id="4742" w:author="Dr Mamadou SANOGO" w:date="2023-10-25T18:15:00Z">
                  <w:rPr>
                    <w:del w:id="4743" w:author="Dr Mamadou SANOGO" w:date="2023-10-27T11:25:00Z"/>
                  </w:rPr>
                </w:rPrChange>
              </w:rPr>
            </w:pPr>
            <w:del w:id="4744" w:author="Dr Mamadou SANOGO" w:date="2023-10-27T11:25:00Z">
              <w:r w:rsidRPr="007A4AFC" w:rsidDel="00693568">
                <w:rPr>
                  <w:color w:val="000000" w:themeColor="text1"/>
                  <w:rPrChange w:id="4745" w:author="Dr Mamadou SANOGO" w:date="2023-10-25T18:15:00Z">
                    <w:rPr/>
                  </w:rPrChange>
                </w:rPr>
                <w:delText>Nbr. de crédits affectés à la préparation à l’insertion professionnelle</w:delText>
              </w:r>
            </w:del>
          </w:p>
        </w:tc>
        <w:tc>
          <w:tcPr>
            <w:tcW w:w="1134" w:type="dxa"/>
            <w:vAlign w:val="center"/>
          </w:tcPr>
          <w:p w14:paraId="2C0DF38B" w14:textId="18B4B4C2" w:rsidR="00EE17DC" w:rsidRPr="007A4AFC" w:rsidDel="00693568" w:rsidRDefault="008A78E7" w:rsidP="0047574A">
            <w:pPr>
              <w:spacing w:line="240" w:lineRule="auto"/>
              <w:jc w:val="center"/>
              <w:rPr>
                <w:del w:id="4746" w:author="Dr Mamadou SANOGO" w:date="2023-10-27T11:25:00Z"/>
                <w:color w:val="000000" w:themeColor="text1"/>
                <w:rPrChange w:id="4747" w:author="Dr Mamadou SANOGO" w:date="2023-10-25T18:15:00Z">
                  <w:rPr>
                    <w:del w:id="4748" w:author="Dr Mamadou SANOGO" w:date="2023-10-27T11:25:00Z"/>
                  </w:rPr>
                </w:rPrChange>
              </w:rPr>
            </w:pPr>
            <w:del w:id="4749" w:author="Dr Mamadou SANOGO" w:date="2023-10-27T11:25:00Z">
              <w:r w:rsidRPr="007A4AFC" w:rsidDel="00693568">
                <w:rPr>
                  <w:color w:val="000000" w:themeColor="text1"/>
                  <w:rPrChange w:id="4750" w:author="Dr Mamadou SANOGO" w:date="2023-10-25T18:15:00Z">
                    <w:rPr/>
                  </w:rPrChange>
                </w:rPr>
                <w:delText>0</w:delText>
              </w:r>
            </w:del>
          </w:p>
        </w:tc>
        <w:tc>
          <w:tcPr>
            <w:tcW w:w="1134" w:type="dxa"/>
            <w:vAlign w:val="center"/>
          </w:tcPr>
          <w:p w14:paraId="2E44EF0B" w14:textId="67872A40" w:rsidR="00EE17DC" w:rsidRPr="007A4AFC" w:rsidDel="00693568" w:rsidRDefault="005A55FB" w:rsidP="0047574A">
            <w:pPr>
              <w:spacing w:line="240" w:lineRule="auto"/>
              <w:jc w:val="center"/>
              <w:rPr>
                <w:del w:id="4751" w:author="Dr Mamadou SANOGO" w:date="2023-10-27T11:25:00Z"/>
                <w:color w:val="000000" w:themeColor="text1"/>
                <w:rPrChange w:id="4752" w:author="Dr Mamadou SANOGO" w:date="2023-10-25T18:15:00Z">
                  <w:rPr>
                    <w:del w:id="4753" w:author="Dr Mamadou SANOGO" w:date="2023-10-27T11:25:00Z"/>
                  </w:rPr>
                </w:rPrChange>
              </w:rPr>
            </w:pPr>
            <w:del w:id="4754" w:author="Dr Mamadou SANOGO" w:date="2023-10-27T11:25:00Z">
              <w:r w:rsidRPr="007A4AFC" w:rsidDel="00693568">
                <w:rPr>
                  <w:color w:val="000000" w:themeColor="text1"/>
                  <w:rPrChange w:id="4755" w:author="Dr Mamadou SANOGO" w:date="2023-10-25T18:15:00Z">
                    <w:rPr/>
                  </w:rPrChange>
                </w:rPr>
                <w:delText>0</w:delText>
              </w:r>
            </w:del>
          </w:p>
        </w:tc>
        <w:tc>
          <w:tcPr>
            <w:tcW w:w="992" w:type="dxa"/>
            <w:shd w:val="clear" w:color="auto" w:fill="D9D9D9" w:themeFill="background1" w:themeFillShade="D9"/>
            <w:vAlign w:val="center"/>
          </w:tcPr>
          <w:p w14:paraId="1D28EC96" w14:textId="476CC6CC" w:rsidR="00EE17DC" w:rsidRPr="007A4AFC" w:rsidDel="00693568" w:rsidRDefault="005A55FB" w:rsidP="0047574A">
            <w:pPr>
              <w:spacing w:line="240" w:lineRule="auto"/>
              <w:jc w:val="center"/>
              <w:rPr>
                <w:del w:id="4756" w:author="Dr Mamadou SANOGO" w:date="2023-10-27T11:25:00Z"/>
                <w:b/>
                <w:color w:val="000000" w:themeColor="text1"/>
                <w:rPrChange w:id="4757" w:author="Dr Mamadou SANOGO" w:date="2023-10-25T18:15:00Z">
                  <w:rPr>
                    <w:del w:id="4758" w:author="Dr Mamadou SANOGO" w:date="2023-10-27T11:25:00Z"/>
                    <w:b/>
                  </w:rPr>
                </w:rPrChange>
              </w:rPr>
            </w:pPr>
            <w:del w:id="4759" w:author="Dr Mamadou SANOGO" w:date="2023-10-27T11:25:00Z">
              <w:r w:rsidRPr="007A4AFC" w:rsidDel="00693568">
                <w:rPr>
                  <w:b/>
                  <w:color w:val="000000" w:themeColor="text1"/>
                  <w:rPrChange w:id="4760" w:author="Dr Mamadou SANOGO" w:date="2023-10-25T18:15:00Z">
                    <w:rPr>
                      <w:b/>
                    </w:rPr>
                  </w:rPrChange>
                </w:rPr>
                <w:delText>0</w:delText>
              </w:r>
            </w:del>
          </w:p>
        </w:tc>
      </w:tr>
      <w:tr w:rsidR="007A4AFC" w:rsidRPr="007A4AFC" w:rsidDel="00693568" w14:paraId="248817BC" w14:textId="48379E1D" w:rsidTr="00EE17DC">
        <w:trPr>
          <w:del w:id="4761" w:author="Dr Mamadou SANOGO" w:date="2023-10-27T11:25:00Z"/>
        </w:trPr>
        <w:tc>
          <w:tcPr>
            <w:tcW w:w="5807" w:type="dxa"/>
          </w:tcPr>
          <w:p w14:paraId="5E4F88E9" w14:textId="05E4EE2E" w:rsidR="00EE17DC" w:rsidRPr="007A4AFC" w:rsidDel="00693568" w:rsidRDefault="00EE17DC" w:rsidP="0047574A">
            <w:pPr>
              <w:spacing w:line="240" w:lineRule="auto"/>
              <w:rPr>
                <w:del w:id="4762" w:author="Dr Mamadou SANOGO" w:date="2023-10-27T11:25:00Z"/>
                <w:color w:val="000000" w:themeColor="text1"/>
                <w:rPrChange w:id="4763" w:author="Dr Mamadou SANOGO" w:date="2023-10-25T18:15:00Z">
                  <w:rPr>
                    <w:del w:id="4764" w:author="Dr Mamadou SANOGO" w:date="2023-10-27T11:25:00Z"/>
                  </w:rPr>
                </w:rPrChange>
              </w:rPr>
            </w:pPr>
            <w:del w:id="4765" w:author="Dr Mamadou SANOGO" w:date="2023-10-27T11:25:00Z">
              <w:r w:rsidRPr="007A4AFC" w:rsidDel="00693568">
                <w:rPr>
                  <w:color w:val="000000" w:themeColor="text1"/>
                  <w:rPrChange w:id="4766" w:author="Dr Mamadou SANOGO" w:date="2023-10-25T18:15:00Z">
                    <w:rPr/>
                  </w:rPrChange>
                </w:rPr>
                <w:delText>Nbr. de crédits affectés aux remises à niveau</w:delText>
              </w:r>
            </w:del>
          </w:p>
        </w:tc>
        <w:tc>
          <w:tcPr>
            <w:tcW w:w="1134" w:type="dxa"/>
            <w:vAlign w:val="center"/>
          </w:tcPr>
          <w:p w14:paraId="2C44497B" w14:textId="3A921861" w:rsidR="00EE17DC" w:rsidRPr="007A4AFC" w:rsidDel="00693568" w:rsidRDefault="00EE17DC" w:rsidP="0047574A">
            <w:pPr>
              <w:spacing w:line="240" w:lineRule="auto"/>
              <w:jc w:val="center"/>
              <w:rPr>
                <w:del w:id="4767" w:author="Dr Mamadou SANOGO" w:date="2023-10-27T11:25:00Z"/>
                <w:color w:val="000000" w:themeColor="text1"/>
                <w:rPrChange w:id="4768" w:author="Dr Mamadou SANOGO" w:date="2023-10-25T18:15:00Z">
                  <w:rPr>
                    <w:del w:id="4769" w:author="Dr Mamadou SANOGO" w:date="2023-10-27T11:25:00Z"/>
                  </w:rPr>
                </w:rPrChange>
              </w:rPr>
            </w:pPr>
            <w:del w:id="4770" w:author="Dr Mamadou SANOGO" w:date="2023-10-27T11:25:00Z">
              <w:r w:rsidRPr="007A4AFC" w:rsidDel="00693568">
                <w:rPr>
                  <w:color w:val="000000" w:themeColor="text1"/>
                  <w:rPrChange w:id="4771" w:author="Dr Mamadou SANOGO" w:date="2023-10-25T18:15:00Z">
                    <w:rPr/>
                  </w:rPrChange>
                </w:rPr>
                <w:delText>0</w:delText>
              </w:r>
            </w:del>
          </w:p>
        </w:tc>
        <w:tc>
          <w:tcPr>
            <w:tcW w:w="1134" w:type="dxa"/>
            <w:vAlign w:val="center"/>
          </w:tcPr>
          <w:p w14:paraId="52C3D0AB" w14:textId="11BE0786" w:rsidR="00EE17DC" w:rsidRPr="007A4AFC" w:rsidDel="00693568" w:rsidRDefault="00EE17DC" w:rsidP="0047574A">
            <w:pPr>
              <w:spacing w:line="240" w:lineRule="auto"/>
              <w:jc w:val="center"/>
              <w:rPr>
                <w:del w:id="4772" w:author="Dr Mamadou SANOGO" w:date="2023-10-27T11:25:00Z"/>
                <w:color w:val="000000" w:themeColor="text1"/>
                <w:rPrChange w:id="4773" w:author="Dr Mamadou SANOGO" w:date="2023-10-25T18:15:00Z">
                  <w:rPr>
                    <w:del w:id="4774" w:author="Dr Mamadou SANOGO" w:date="2023-10-27T11:25:00Z"/>
                  </w:rPr>
                </w:rPrChange>
              </w:rPr>
            </w:pPr>
            <w:del w:id="4775" w:author="Dr Mamadou SANOGO" w:date="2023-10-27T11:25:00Z">
              <w:r w:rsidRPr="007A4AFC" w:rsidDel="00693568">
                <w:rPr>
                  <w:color w:val="000000" w:themeColor="text1"/>
                  <w:rPrChange w:id="4776" w:author="Dr Mamadou SANOGO" w:date="2023-10-25T18:15:00Z">
                    <w:rPr/>
                  </w:rPrChange>
                </w:rPr>
                <w:delText>0</w:delText>
              </w:r>
            </w:del>
          </w:p>
        </w:tc>
        <w:tc>
          <w:tcPr>
            <w:tcW w:w="992" w:type="dxa"/>
            <w:shd w:val="clear" w:color="auto" w:fill="D9D9D9" w:themeFill="background1" w:themeFillShade="D9"/>
            <w:vAlign w:val="center"/>
          </w:tcPr>
          <w:p w14:paraId="6CD4387D" w14:textId="423361B1" w:rsidR="00EE17DC" w:rsidRPr="007A4AFC" w:rsidDel="00693568" w:rsidRDefault="00EE17DC" w:rsidP="0047574A">
            <w:pPr>
              <w:spacing w:line="240" w:lineRule="auto"/>
              <w:jc w:val="center"/>
              <w:rPr>
                <w:del w:id="4777" w:author="Dr Mamadou SANOGO" w:date="2023-10-27T11:25:00Z"/>
                <w:b/>
                <w:color w:val="000000" w:themeColor="text1"/>
                <w:rPrChange w:id="4778" w:author="Dr Mamadou SANOGO" w:date="2023-10-25T18:15:00Z">
                  <w:rPr>
                    <w:del w:id="4779" w:author="Dr Mamadou SANOGO" w:date="2023-10-27T11:25:00Z"/>
                    <w:b/>
                  </w:rPr>
                </w:rPrChange>
              </w:rPr>
            </w:pPr>
            <w:del w:id="4780" w:author="Dr Mamadou SANOGO" w:date="2023-10-27T11:25:00Z">
              <w:r w:rsidRPr="007A4AFC" w:rsidDel="00693568">
                <w:rPr>
                  <w:b/>
                  <w:color w:val="000000" w:themeColor="text1"/>
                  <w:rPrChange w:id="4781" w:author="Dr Mamadou SANOGO" w:date="2023-10-25T18:15:00Z">
                    <w:rPr>
                      <w:b/>
                    </w:rPr>
                  </w:rPrChange>
                </w:rPr>
                <w:delText>0</w:delText>
              </w:r>
            </w:del>
          </w:p>
        </w:tc>
      </w:tr>
    </w:tbl>
    <w:p w14:paraId="1534DD5A" w14:textId="77777777" w:rsidR="00691857" w:rsidRPr="007A4AFC" w:rsidRDefault="00691857" w:rsidP="0047574A">
      <w:pPr>
        <w:spacing w:line="240" w:lineRule="auto"/>
        <w:rPr>
          <w:color w:val="000000" w:themeColor="text1"/>
          <w:rPrChange w:id="4782" w:author="Dr Mamadou SANOGO" w:date="2023-10-25T18:15:00Z">
            <w:rPr/>
          </w:rPrChange>
        </w:rPr>
      </w:pPr>
    </w:p>
    <w:p w14:paraId="37A6DA14" w14:textId="77777777" w:rsidR="0047574A" w:rsidRPr="007A4AFC" w:rsidDel="00693568" w:rsidRDefault="0047574A">
      <w:pPr>
        <w:pStyle w:val="Paragraphedeliste"/>
        <w:numPr>
          <w:ilvl w:val="3"/>
          <w:numId w:val="3"/>
        </w:numPr>
        <w:spacing w:line="240" w:lineRule="auto"/>
        <w:ind w:left="284" w:hanging="284"/>
        <w:rPr>
          <w:del w:id="4783" w:author="Dr Mamadou SANOGO" w:date="2023-10-27T11:29:00Z"/>
          <w:b/>
          <w:color w:val="000000" w:themeColor="text1"/>
          <w:szCs w:val="24"/>
          <w:rPrChange w:id="4784" w:author="Dr Mamadou SANOGO" w:date="2023-10-25T18:15:00Z">
            <w:rPr>
              <w:del w:id="4785" w:author="Dr Mamadou SANOGO" w:date="2023-10-27T11:29:00Z"/>
              <w:b/>
              <w:szCs w:val="24"/>
            </w:rPr>
          </w:rPrChange>
        </w:rPr>
      </w:pPr>
      <w:r w:rsidRPr="007A4AFC">
        <w:rPr>
          <w:b/>
          <w:color w:val="000000" w:themeColor="text1"/>
          <w:szCs w:val="24"/>
          <w:rPrChange w:id="4786" w:author="Dr Mamadou SANOGO" w:date="2023-10-25T18:15:00Z">
            <w:rPr>
              <w:b/>
              <w:szCs w:val="24"/>
            </w:rPr>
          </w:rPrChange>
        </w:rPr>
        <w:t>Equipe pédagogique</w:t>
      </w:r>
    </w:p>
    <w:p w14:paraId="17091586" w14:textId="77777777" w:rsidR="0047574A" w:rsidRPr="00693568" w:rsidRDefault="0047574A">
      <w:pPr>
        <w:pStyle w:val="Paragraphedeliste"/>
        <w:numPr>
          <w:ilvl w:val="3"/>
          <w:numId w:val="3"/>
        </w:numPr>
        <w:ind w:left="284" w:hanging="284"/>
        <w:rPr>
          <w:color w:val="000000" w:themeColor="text1"/>
          <w:rPrChange w:id="4787" w:author="Dr Mamadou SANOGO" w:date="2023-10-27T11:29:00Z">
            <w:rPr/>
          </w:rPrChange>
        </w:rPr>
        <w:pPrChange w:id="4788" w:author="Dr Mamadou SANOGO" w:date="2023-10-27T11:29:00Z">
          <w:pPr>
            <w:spacing w:line="240" w:lineRule="auto"/>
          </w:pPr>
        </w:pPrChange>
      </w:pPr>
    </w:p>
    <w:tbl>
      <w:tblPr>
        <w:tblStyle w:val="Grilledutableau"/>
        <w:tblW w:w="0" w:type="auto"/>
        <w:tblLook w:val="04A0" w:firstRow="1" w:lastRow="0" w:firstColumn="1" w:lastColumn="0" w:noHBand="0" w:noVBand="1"/>
      </w:tblPr>
      <w:tblGrid>
        <w:gridCol w:w="7932"/>
        <w:gridCol w:w="1129"/>
      </w:tblGrid>
      <w:tr w:rsidR="007A4AFC" w:rsidRPr="007A4AFC" w:rsidDel="00693568" w14:paraId="0FB81751" w14:textId="18C0424B" w:rsidTr="0047574A">
        <w:trPr>
          <w:del w:id="4789" w:author="Dr Mamadou SANOGO" w:date="2023-10-27T11:26:00Z"/>
        </w:trPr>
        <w:tc>
          <w:tcPr>
            <w:tcW w:w="7932" w:type="dxa"/>
          </w:tcPr>
          <w:p w14:paraId="528B6A81" w14:textId="0F57003A" w:rsidR="0047574A" w:rsidRPr="007A4AFC" w:rsidDel="00693568" w:rsidRDefault="0047574A" w:rsidP="0047574A">
            <w:pPr>
              <w:spacing w:line="240" w:lineRule="auto"/>
              <w:rPr>
                <w:del w:id="4790" w:author="Dr Mamadou SANOGO" w:date="2023-10-27T11:26:00Z"/>
                <w:color w:val="000000" w:themeColor="text1"/>
                <w:rPrChange w:id="4791" w:author="Dr Mamadou SANOGO" w:date="2023-10-25T18:15:00Z">
                  <w:rPr>
                    <w:del w:id="4792" w:author="Dr Mamadou SANOGO" w:date="2023-10-27T11:26:00Z"/>
                  </w:rPr>
                </w:rPrChange>
              </w:rPr>
            </w:pPr>
            <w:del w:id="4793" w:author="Dr Mamadou SANOGO" w:date="2023-10-27T11:26:00Z">
              <w:r w:rsidRPr="007A4AFC" w:rsidDel="00693568">
                <w:rPr>
                  <w:color w:val="000000" w:themeColor="text1"/>
                  <w:rPrChange w:id="4794" w:author="Dr Mamadou SANOGO" w:date="2023-10-25T18:15:00Z">
                    <w:rPr/>
                  </w:rPrChange>
                </w:rPr>
                <w:delText>Nbr. de professeurs permanents intervenant dans la formation </w:delText>
              </w:r>
            </w:del>
          </w:p>
        </w:tc>
        <w:tc>
          <w:tcPr>
            <w:tcW w:w="1129" w:type="dxa"/>
            <w:vAlign w:val="center"/>
          </w:tcPr>
          <w:p w14:paraId="4981B2E0" w14:textId="68301C72" w:rsidR="0047574A" w:rsidRPr="007A4AFC" w:rsidDel="00693568" w:rsidRDefault="0047574A" w:rsidP="0047574A">
            <w:pPr>
              <w:spacing w:line="240" w:lineRule="auto"/>
              <w:jc w:val="center"/>
              <w:rPr>
                <w:del w:id="4795" w:author="Dr Mamadou SANOGO" w:date="2023-10-27T11:26:00Z"/>
                <w:color w:val="000000" w:themeColor="text1"/>
                <w:rPrChange w:id="4796" w:author="Dr Mamadou SANOGO" w:date="2023-10-25T18:15:00Z">
                  <w:rPr>
                    <w:del w:id="4797" w:author="Dr Mamadou SANOGO" w:date="2023-10-27T11:26:00Z"/>
                  </w:rPr>
                </w:rPrChange>
              </w:rPr>
            </w:pPr>
            <w:del w:id="4798" w:author="Dr Mamadou SANOGO" w:date="2023-10-26T13:44:00Z">
              <w:r w:rsidRPr="007A4AFC" w:rsidDel="003A18E5">
                <w:rPr>
                  <w:color w:val="000000" w:themeColor="text1"/>
                  <w:rPrChange w:id="4799" w:author="Dr Mamadou SANOGO" w:date="2023-10-25T18:15:00Z">
                    <w:rPr/>
                  </w:rPrChange>
                </w:rPr>
                <w:delText>4</w:delText>
              </w:r>
            </w:del>
          </w:p>
        </w:tc>
      </w:tr>
      <w:tr w:rsidR="007A4AFC" w:rsidRPr="007A4AFC" w:rsidDel="00693568" w14:paraId="6206635A" w14:textId="3A851670" w:rsidTr="0047574A">
        <w:trPr>
          <w:del w:id="4800" w:author="Dr Mamadou SANOGO" w:date="2023-10-27T11:26:00Z"/>
        </w:trPr>
        <w:tc>
          <w:tcPr>
            <w:tcW w:w="7932" w:type="dxa"/>
          </w:tcPr>
          <w:p w14:paraId="24632D08" w14:textId="209570F2" w:rsidR="0047574A" w:rsidRPr="007A4AFC" w:rsidDel="00693568" w:rsidRDefault="0047574A" w:rsidP="0047574A">
            <w:pPr>
              <w:spacing w:line="240" w:lineRule="auto"/>
              <w:rPr>
                <w:del w:id="4801" w:author="Dr Mamadou SANOGO" w:date="2023-10-27T11:26:00Z"/>
                <w:color w:val="000000" w:themeColor="text1"/>
                <w:rPrChange w:id="4802" w:author="Dr Mamadou SANOGO" w:date="2023-10-25T18:15:00Z">
                  <w:rPr>
                    <w:del w:id="4803" w:author="Dr Mamadou SANOGO" w:date="2023-10-27T11:26:00Z"/>
                  </w:rPr>
                </w:rPrChange>
              </w:rPr>
            </w:pPr>
            <w:del w:id="4804" w:author="Dr Mamadou SANOGO" w:date="2023-10-27T11:26:00Z">
              <w:r w:rsidRPr="007A4AFC" w:rsidDel="00693568">
                <w:rPr>
                  <w:color w:val="000000" w:themeColor="text1"/>
                  <w:rPrChange w:id="4805" w:author="Dr Mamadou SANOGO" w:date="2023-10-25T18:15:00Z">
                    <w:rPr/>
                  </w:rPrChange>
                </w:rPr>
                <w:delText>Nbr. de maitres de conférences permanents intervenant dans la formation </w:delText>
              </w:r>
            </w:del>
          </w:p>
        </w:tc>
        <w:tc>
          <w:tcPr>
            <w:tcW w:w="1129" w:type="dxa"/>
            <w:vAlign w:val="center"/>
          </w:tcPr>
          <w:p w14:paraId="0BC36500" w14:textId="3E180503" w:rsidR="0047574A" w:rsidRPr="007A4AFC" w:rsidDel="00693568" w:rsidRDefault="0047574A" w:rsidP="0047574A">
            <w:pPr>
              <w:spacing w:line="240" w:lineRule="auto"/>
              <w:jc w:val="center"/>
              <w:rPr>
                <w:del w:id="4806" w:author="Dr Mamadou SANOGO" w:date="2023-10-27T11:26:00Z"/>
                <w:color w:val="000000" w:themeColor="text1"/>
                <w:rPrChange w:id="4807" w:author="Dr Mamadou SANOGO" w:date="2023-10-25T18:15:00Z">
                  <w:rPr>
                    <w:del w:id="4808" w:author="Dr Mamadou SANOGO" w:date="2023-10-27T11:26:00Z"/>
                  </w:rPr>
                </w:rPrChange>
              </w:rPr>
            </w:pPr>
            <w:del w:id="4809" w:author="Dr Mamadou SANOGO" w:date="2023-10-27T11:26:00Z">
              <w:r w:rsidRPr="007A4AFC" w:rsidDel="00693568">
                <w:rPr>
                  <w:color w:val="000000" w:themeColor="text1"/>
                  <w:rPrChange w:id="4810" w:author="Dr Mamadou SANOGO" w:date="2023-10-25T18:15:00Z">
                    <w:rPr/>
                  </w:rPrChange>
                </w:rPr>
                <w:delText>0</w:delText>
              </w:r>
            </w:del>
          </w:p>
        </w:tc>
      </w:tr>
      <w:tr w:rsidR="007A4AFC" w:rsidRPr="007A4AFC" w:rsidDel="00693568" w14:paraId="15E1CEF2" w14:textId="2BAF450B" w:rsidTr="0047574A">
        <w:trPr>
          <w:del w:id="4811" w:author="Dr Mamadou SANOGO" w:date="2023-10-27T11:26:00Z"/>
        </w:trPr>
        <w:tc>
          <w:tcPr>
            <w:tcW w:w="7932" w:type="dxa"/>
          </w:tcPr>
          <w:p w14:paraId="2A1E4FEF" w14:textId="03836CFA" w:rsidR="0047574A" w:rsidRPr="007A4AFC" w:rsidDel="00693568" w:rsidRDefault="0047574A" w:rsidP="0047574A">
            <w:pPr>
              <w:spacing w:line="240" w:lineRule="auto"/>
              <w:rPr>
                <w:del w:id="4812" w:author="Dr Mamadou SANOGO" w:date="2023-10-27T11:26:00Z"/>
                <w:color w:val="000000" w:themeColor="text1"/>
                <w:rPrChange w:id="4813" w:author="Dr Mamadou SANOGO" w:date="2023-10-25T18:15:00Z">
                  <w:rPr>
                    <w:del w:id="4814" w:author="Dr Mamadou SANOGO" w:date="2023-10-27T11:26:00Z"/>
                  </w:rPr>
                </w:rPrChange>
              </w:rPr>
            </w:pPr>
            <w:del w:id="4815" w:author="Dr Mamadou SANOGO" w:date="2023-10-27T11:26:00Z">
              <w:r w:rsidRPr="007A4AFC" w:rsidDel="00693568">
                <w:rPr>
                  <w:color w:val="000000" w:themeColor="text1"/>
                  <w:rPrChange w:id="4816" w:author="Dr Mamadou SANOGO" w:date="2023-10-25T18:15:00Z">
                    <w:rPr/>
                  </w:rPrChange>
                </w:rPr>
                <w:delText>Nbr. de maitres-assistants permanents intervenant dans la formation </w:delText>
              </w:r>
            </w:del>
          </w:p>
        </w:tc>
        <w:tc>
          <w:tcPr>
            <w:tcW w:w="1129" w:type="dxa"/>
            <w:vAlign w:val="center"/>
          </w:tcPr>
          <w:p w14:paraId="67ED4E4D" w14:textId="4A654FB2" w:rsidR="0047574A" w:rsidRPr="007A4AFC" w:rsidDel="00693568" w:rsidRDefault="00EE17DC" w:rsidP="0047574A">
            <w:pPr>
              <w:spacing w:line="240" w:lineRule="auto"/>
              <w:jc w:val="center"/>
              <w:rPr>
                <w:del w:id="4817" w:author="Dr Mamadou SANOGO" w:date="2023-10-27T11:26:00Z"/>
                <w:color w:val="000000" w:themeColor="text1"/>
                <w:rPrChange w:id="4818" w:author="Dr Mamadou SANOGO" w:date="2023-10-25T18:15:00Z">
                  <w:rPr>
                    <w:del w:id="4819" w:author="Dr Mamadou SANOGO" w:date="2023-10-27T11:26:00Z"/>
                  </w:rPr>
                </w:rPrChange>
              </w:rPr>
            </w:pPr>
            <w:del w:id="4820" w:author="Dr Mamadou SANOGO" w:date="2023-10-27T11:26:00Z">
              <w:r w:rsidRPr="007A4AFC" w:rsidDel="00693568">
                <w:rPr>
                  <w:color w:val="000000" w:themeColor="text1"/>
                  <w:rPrChange w:id="4821" w:author="Dr Mamadou SANOGO" w:date="2023-10-25T18:15:00Z">
                    <w:rPr/>
                  </w:rPrChange>
                </w:rPr>
                <w:delText>0</w:delText>
              </w:r>
            </w:del>
          </w:p>
        </w:tc>
      </w:tr>
      <w:tr w:rsidR="007A4AFC" w:rsidRPr="007A4AFC" w:rsidDel="00693568" w14:paraId="2540B5D8" w14:textId="4F4796EA" w:rsidTr="0047574A">
        <w:trPr>
          <w:del w:id="4822" w:author="Dr Mamadou SANOGO" w:date="2023-10-27T11:26:00Z"/>
        </w:trPr>
        <w:tc>
          <w:tcPr>
            <w:tcW w:w="7932" w:type="dxa"/>
          </w:tcPr>
          <w:p w14:paraId="12CCCDC4" w14:textId="4277A352" w:rsidR="0047574A" w:rsidRPr="007A4AFC" w:rsidDel="00693568" w:rsidRDefault="0047574A" w:rsidP="0047574A">
            <w:pPr>
              <w:spacing w:line="240" w:lineRule="auto"/>
              <w:rPr>
                <w:del w:id="4823" w:author="Dr Mamadou SANOGO" w:date="2023-10-27T11:26:00Z"/>
                <w:color w:val="000000" w:themeColor="text1"/>
                <w:rPrChange w:id="4824" w:author="Dr Mamadou SANOGO" w:date="2023-10-25T18:15:00Z">
                  <w:rPr>
                    <w:del w:id="4825" w:author="Dr Mamadou SANOGO" w:date="2023-10-27T11:26:00Z"/>
                  </w:rPr>
                </w:rPrChange>
              </w:rPr>
            </w:pPr>
            <w:del w:id="4826" w:author="Dr Mamadou SANOGO" w:date="2023-10-27T11:26:00Z">
              <w:r w:rsidRPr="007A4AFC" w:rsidDel="00693568">
                <w:rPr>
                  <w:color w:val="000000" w:themeColor="text1"/>
                  <w:rPrChange w:id="4827" w:author="Dr Mamadou SANOGO" w:date="2023-10-25T18:15:00Z">
                    <w:rPr/>
                  </w:rPrChange>
                </w:rPr>
                <w:delText>Nbr. d’assistants permanents intervenant dans la formation </w:delText>
              </w:r>
            </w:del>
          </w:p>
        </w:tc>
        <w:tc>
          <w:tcPr>
            <w:tcW w:w="1129" w:type="dxa"/>
            <w:vAlign w:val="center"/>
          </w:tcPr>
          <w:p w14:paraId="55FEA65A" w14:textId="4FE996B6" w:rsidR="0047574A" w:rsidRPr="007A4AFC" w:rsidDel="00693568" w:rsidRDefault="00EE17DC" w:rsidP="0047574A">
            <w:pPr>
              <w:spacing w:line="240" w:lineRule="auto"/>
              <w:jc w:val="center"/>
              <w:rPr>
                <w:del w:id="4828" w:author="Dr Mamadou SANOGO" w:date="2023-10-27T11:26:00Z"/>
                <w:color w:val="000000" w:themeColor="text1"/>
                <w:rPrChange w:id="4829" w:author="Dr Mamadou SANOGO" w:date="2023-10-25T18:15:00Z">
                  <w:rPr>
                    <w:del w:id="4830" w:author="Dr Mamadou SANOGO" w:date="2023-10-27T11:26:00Z"/>
                  </w:rPr>
                </w:rPrChange>
              </w:rPr>
            </w:pPr>
            <w:del w:id="4831" w:author="Dr Mamadou SANOGO" w:date="2023-10-27T11:26:00Z">
              <w:r w:rsidRPr="007A4AFC" w:rsidDel="00693568">
                <w:rPr>
                  <w:color w:val="000000" w:themeColor="text1"/>
                  <w:rPrChange w:id="4832" w:author="Dr Mamadou SANOGO" w:date="2023-10-25T18:15:00Z">
                    <w:rPr/>
                  </w:rPrChange>
                </w:rPr>
                <w:delText>0</w:delText>
              </w:r>
            </w:del>
          </w:p>
        </w:tc>
      </w:tr>
      <w:tr w:rsidR="007A4AFC" w:rsidRPr="007A4AFC" w:rsidDel="00693568" w14:paraId="13C2D91E" w14:textId="362FAE27" w:rsidTr="0047574A">
        <w:trPr>
          <w:del w:id="4833" w:author="Dr Mamadou SANOGO" w:date="2023-10-27T11:26:00Z"/>
        </w:trPr>
        <w:tc>
          <w:tcPr>
            <w:tcW w:w="7932" w:type="dxa"/>
            <w:shd w:val="clear" w:color="auto" w:fill="D9D9D9" w:themeFill="background1" w:themeFillShade="D9"/>
          </w:tcPr>
          <w:p w14:paraId="3E8CEF91" w14:textId="1D1009D0" w:rsidR="0047574A" w:rsidRPr="007A4AFC" w:rsidDel="00693568" w:rsidRDefault="0047574A" w:rsidP="0047574A">
            <w:pPr>
              <w:spacing w:line="240" w:lineRule="auto"/>
              <w:rPr>
                <w:del w:id="4834" w:author="Dr Mamadou SANOGO" w:date="2023-10-27T11:26:00Z"/>
                <w:b/>
                <w:color w:val="000000" w:themeColor="text1"/>
                <w:rPrChange w:id="4835" w:author="Dr Mamadou SANOGO" w:date="2023-10-25T18:15:00Z">
                  <w:rPr>
                    <w:del w:id="4836" w:author="Dr Mamadou SANOGO" w:date="2023-10-27T11:26:00Z"/>
                    <w:b/>
                  </w:rPr>
                </w:rPrChange>
              </w:rPr>
            </w:pPr>
            <w:del w:id="4837" w:author="Dr Mamadou SANOGO" w:date="2023-10-27T11:26:00Z">
              <w:r w:rsidRPr="007A4AFC" w:rsidDel="00693568">
                <w:rPr>
                  <w:b/>
                  <w:color w:val="000000" w:themeColor="text1"/>
                  <w:rPrChange w:id="4838" w:author="Dr Mamadou SANOGO" w:date="2023-10-25T18:15:00Z">
                    <w:rPr>
                      <w:b/>
                    </w:rPr>
                  </w:rPrChange>
                </w:rPr>
                <w:delText>% d’enseignants-chercheurs permanents intervenant dans la formation </w:delText>
              </w:r>
            </w:del>
          </w:p>
        </w:tc>
        <w:tc>
          <w:tcPr>
            <w:tcW w:w="1129" w:type="dxa"/>
            <w:shd w:val="clear" w:color="auto" w:fill="D9D9D9" w:themeFill="background1" w:themeFillShade="D9"/>
            <w:vAlign w:val="center"/>
          </w:tcPr>
          <w:p w14:paraId="3FCF6E2F" w14:textId="077532EF" w:rsidR="0047574A" w:rsidRPr="007A4AFC" w:rsidDel="00693568" w:rsidRDefault="00EE17DC" w:rsidP="00972E19">
            <w:pPr>
              <w:spacing w:line="240" w:lineRule="auto"/>
              <w:jc w:val="center"/>
              <w:rPr>
                <w:del w:id="4839" w:author="Dr Mamadou SANOGO" w:date="2023-10-27T11:26:00Z"/>
                <w:b/>
                <w:color w:val="000000" w:themeColor="text1"/>
                <w:rPrChange w:id="4840" w:author="Dr Mamadou SANOGO" w:date="2023-10-25T18:15:00Z">
                  <w:rPr>
                    <w:del w:id="4841" w:author="Dr Mamadou SANOGO" w:date="2023-10-27T11:26:00Z"/>
                    <w:b/>
                  </w:rPr>
                </w:rPrChange>
              </w:rPr>
            </w:pPr>
            <w:del w:id="4842" w:author="Dr Mamadou SANOGO" w:date="2023-10-27T11:26:00Z">
              <w:r w:rsidRPr="007A4AFC" w:rsidDel="00693568">
                <w:rPr>
                  <w:b/>
                  <w:color w:val="000000" w:themeColor="text1"/>
                  <w:rPrChange w:id="4843" w:author="Dr Mamadou SANOGO" w:date="2023-10-25T18:15:00Z">
                    <w:rPr>
                      <w:b/>
                    </w:rPr>
                  </w:rPrChange>
                </w:rPr>
                <w:delText>2</w:delText>
              </w:r>
            </w:del>
            <w:del w:id="4844" w:author="Dr Mamadou SANOGO" w:date="2023-10-26T13:58:00Z">
              <w:r w:rsidR="00972E19" w:rsidRPr="007A4AFC" w:rsidDel="00CB3C42">
                <w:rPr>
                  <w:b/>
                  <w:color w:val="000000" w:themeColor="text1"/>
                  <w:rPrChange w:id="4845" w:author="Dr Mamadou SANOGO" w:date="2023-10-25T18:15:00Z">
                    <w:rPr>
                      <w:b/>
                    </w:rPr>
                  </w:rPrChange>
                </w:rPr>
                <w:delText>9</w:delText>
              </w:r>
            </w:del>
            <w:del w:id="4846" w:author="Dr Mamadou SANOGO" w:date="2023-10-27T11:26:00Z">
              <w:r w:rsidR="0047574A" w:rsidRPr="007A4AFC" w:rsidDel="00693568">
                <w:rPr>
                  <w:b/>
                  <w:color w:val="000000" w:themeColor="text1"/>
                  <w:rPrChange w:id="4847" w:author="Dr Mamadou SANOGO" w:date="2023-10-25T18:15:00Z">
                    <w:rPr>
                      <w:b/>
                    </w:rPr>
                  </w:rPrChange>
                </w:rPr>
                <w:delText>%</w:delText>
              </w:r>
            </w:del>
          </w:p>
        </w:tc>
      </w:tr>
      <w:tr w:rsidR="007A4AFC" w:rsidRPr="007A4AFC" w:rsidDel="00693568" w14:paraId="0BB8CD4F" w14:textId="000A587B" w:rsidTr="0047574A">
        <w:trPr>
          <w:del w:id="4848" w:author="Dr Mamadou SANOGO" w:date="2023-10-27T11:26:00Z"/>
        </w:trPr>
        <w:tc>
          <w:tcPr>
            <w:tcW w:w="7932" w:type="dxa"/>
            <w:tcBorders>
              <w:bottom w:val="single" w:sz="4" w:space="0" w:color="auto"/>
            </w:tcBorders>
          </w:tcPr>
          <w:p w14:paraId="351017C9" w14:textId="44D96C8D" w:rsidR="0047574A" w:rsidRPr="007A4AFC" w:rsidDel="00693568" w:rsidRDefault="0047574A" w:rsidP="0047574A">
            <w:pPr>
              <w:spacing w:line="240" w:lineRule="auto"/>
              <w:rPr>
                <w:del w:id="4849" w:author="Dr Mamadou SANOGO" w:date="2023-10-27T11:26:00Z"/>
                <w:color w:val="000000" w:themeColor="text1"/>
                <w:rPrChange w:id="4850" w:author="Dr Mamadou SANOGO" w:date="2023-10-25T18:15:00Z">
                  <w:rPr>
                    <w:del w:id="4851" w:author="Dr Mamadou SANOGO" w:date="2023-10-27T11:26:00Z"/>
                  </w:rPr>
                </w:rPrChange>
              </w:rPr>
            </w:pPr>
            <w:del w:id="4852" w:author="Dr Mamadou SANOGO" w:date="2023-10-27T11:26:00Z">
              <w:r w:rsidRPr="007A4AFC" w:rsidDel="00693568">
                <w:rPr>
                  <w:color w:val="000000" w:themeColor="text1"/>
                  <w:rPrChange w:id="4853" w:author="Dr Mamadou SANOGO" w:date="2023-10-25T18:15:00Z">
                    <w:rPr/>
                  </w:rPrChange>
                </w:rPr>
                <w:delText>Nbr. d’enseignants vacataires intervenant dans la formation </w:delText>
              </w:r>
            </w:del>
          </w:p>
        </w:tc>
        <w:tc>
          <w:tcPr>
            <w:tcW w:w="1129" w:type="dxa"/>
            <w:tcBorders>
              <w:bottom w:val="single" w:sz="4" w:space="0" w:color="auto"/>
            </w:tcBorders>
            <w:vAlign w:val="center"/>
          </w:tcPr>
          <w:p w14:paraId="456D4339" w14:textId="2740E7D3" w:rsidR="0047574A" w:rsidRPr="007A4AFC" w:rsidDel="00693568" w:rsidRDefault="00EE17DC" w:rsidP="0047574A">
            <w:pPr>
              <w:spacing w:line="240" w:lineRule="auto"/>
              <w:jc w:val="center"/>
              <w:rPr>
                <w:del w:id="4854" w:author="Dr Mamadou SANOGO" w:date="2023-10-27T11:26:00Z"/>
                <w:color w:val="000000" w:themeColor="text1"/>
                <w:rPrChange w:id="4855" w:author="Dr Mamadou SANOGO" w:date="2023-10-25T18:15:00Z">
                  <w:rPr>
                    <w:del w:id="4856" w:author="Dr Mamadou SANOGO" w:date="2023-10-27T11:26:00Z"/>
                  </w:rPr>
                </w:rPrChange>
              </w:rPr>
            </w:pPr>
            <w:del w:id="4857" w:author="Dr Mamadou SANOGO" w:date="2023-10-27T11:26:00Z">
              <w:r w:rsidRPr="007A4AFC" w:rsidDel="00693568">
                <w:rPr>
                  <w:color w:val="000000" w:themeColor="text1"/>
                  <w:rPrChange w:id="4858" w:author="Dr Mamadou SANOGO" w:date="2023-10-25T18:15:00Z">
                    <w:rPr/>
                  </w:rPrChange>
                </w:rPr>
                <w:delText>4</w:delText>
              </w:r>
            </w:del>
          </w:p>
        </w:tc>
      </w:tr>
      <w:tr w:rsidR="007A4AFC" w:rsidRPr="007A4AFC" w:rsidDel="00693568" w14:paraId="15588565" w14:textId="7563DE22" w:rsidTr="0047574A">
        <w:trPr>
          <w:del w:id="4859" w:author="Dr Mamadou SANOGO" w:date="2023-10-27T11:26:00Z"/>
        </w:trPr>
        <w:tc>
          <w:tcPr>
            <w:tcW w:w="7932" w:type="dxa"/>
            <w:tcBorders>
              <w:bottom w:val="single" w:sz="4" w:space="0" w:color="auto"/>
            </w:tcBorders>
            <w:shd w:val="clear" w:color="auto" w:fill="D9D9D9" w:themeFill="background1" w:themeFillShade="D9"/>
          </w:tcPr>
          <w:p w14:paraId="4BA8FCE1" w14:textId="78239CE3" w:rsidR="0047574A" w:rsidRPr="007A4AFC" w:rsidDel="00693568" w:rsidRDefault="0047574A" w:rsidP="0047574A">
            <w:pPr>
              <w:spacing w:line="240" w:lineRule="auto"/>
              <w:rPr>
                <w:del w:id="4860" w:author="Dr Mamadou SANOGO" w:date="2023-10-27T11:26:00Z"/>
                <w:b/>
                <w:color w:val="000000" w:themeColor="text1"/>
                <w:rPrChange w:id="4861" w:author="Dr Mamadou SANOGO" w:date="2023-10-25T18:15:00Z">
                  <w:rPr>
                    <w:del w:id="4862" w:author="Dr Mamadou SANOGO" w:date="2023-10-27T11:26:00Z"/>
                    <w:b/>
                  </w:rPr>
                </w:rPrChange>
              </w:rPr>
            </w:pPr>
            <w:del w:id="4863" w:author="Dr Mamadou SANOGO" w:date="2023-10-27T11:26:00Z">
              <w:r w:rsidRPr="007A4AFC" w:rsidDel="00693568">
                <w:rPr>
                  <w:b/>
                  <w:color w:val="000000" w:themeColor="text1"/>
                  <w:rPrChange w:id="4864" w:author="Dr Mamadou SANOGO" w:date="2023-10-25T18:15:00Z">
                    <w:rPr>
                      <w:b/>
                    </w:rPr>
                  </w:rPrChange>
                </w:rPr>
                <w:delText>% d’enseignants vacataires intervenant dans la formation </w:delText>
              </w:r>
            </w:del>
          </w:p>
        </w:tc>
        <w:tc>
          <w:tcPr>
            <w:tcW w:w="1129" w:type="dxa"/>
            <w:shd w:val="clear" w:color="auto" w:fill="D9D9D9" w:themeFill="background1" w:themeFillShade="D9"/>
            <w:vAlign w:val="center"/>
          </w:tcPr>
          <w:p w14:paraId="2CFA31E2" w14:textId="617F8D7D" w:rsidR="0047574A" w:rsidRPr="007A4AFC" w:rsidDel="00693568" w:rsidRDefault="00EE17DC" w:rsidP="00972E19">
            <w:pPr>
              <w:spacing w:line="240" w:lineRule="auto"/>
              <w:jc w:val="center"/>
              <w:rPr>
                <w:del w:id="4865" w:author="Dr Mamadou SANOGO" w:date="2023-10-27T11:26:00Z"/>
                <w:b/>
                <w:color w:val="000000" w:themeColor="text1"/>
                <w:rPrChange w:id="4866" w:author="Dr Mamadou SANOGO" w:date="2023-10-25T18:15:00Z">
                  <w:rPr>
                    <w:del w:id="4867" w:author="Dr Mamadou SANOGO" w:date="2023-10-27T11:26:00Z"/>
                    <w:b/>
                  </w:rPr>
                </w:rPrChange>
              </w:rPr>
            </w:pPr>
            <w:del w:id="4868" w:author="Dr Mamadou SANOGO" w:date="2023-10-26T14:00:00Z">
              <w:r w:rsidRPr="007A4AFC" w:rsidDel="00CB3C42">
                <w:rPr>
                  <w:b/>
                  <w:color w:val="000000" w:themeColor="text1"/>
                  <w:rPrChange w:id="4869" w:author="Dr Mamadou SANOGO" w:date="2023-10-25T18:15:00Z">
                    <w:rPr>
                      <w:b/>
                    </w:rPr>
                  </w:rPrChange>
                </w:rPr>
                <w:delText>2</w:delText>
              </w:r>
              <w:r w:rsidR="00972E19" w:rsidRPr="007A4AFC" w:rsidDel="00CB3C42">
                <w:rPr>
                  <w:b/>
                  <w:color w:val="000000" w:themeColor="text1"/>
                  <w:rPrChange w:id="4870" w:author="Dr Mamadou SANOGO" w:date="2023-10-25T18:15:00Z">
                    <w:rPr>
                      <w:b/>
                    </w:rPr>
                  </w:rPrChange>
                </w:rPr>
                <w:delText>9</w:delText>
              </w:r>
            </w:del>
            <w:del w:id="4871" w:author="Dr Mamadou SANOGO" w:date="2023-10-27T11:26:00Z">
              <w:r w:rsidR="0047574A" w:rsidRPr="007A4AFC" w:rsidDel="00693568">
                <w:rPr>
                  <w:b/>
                  <w:color w:val="000000" w:themeColor="text1"/>
                  <w:rPrChange w:id="4872" w:author="Dr Mamadou SANOGO" w:date="2023-10-25T18:15:00Z">
                    <w:rPr>
                      <w:b/>
                    </w:rPr>
                  </w:rPrChange>
                </w:rPr>
                <w:delText>%</w:delText>
              </w:r>
            </w:del>
          </w:p>
        </w:tc>
      </w:tr>
      <w:tr w:rsidR="007A4AFC" w:rsidRPr="007A4AFC" w:rsidDel="00693568" w14:paraId="5B30FD86" w14:textId="4100EED3" w:rsidTr="0047574A">
        <w:trPr>
          <w:del w:id="4873" w:author="Dr Mamadou SANOGO" w:date="2023-10-27T11:26:00Z"/>
        </w:trPr>
        <w:tc>
          <w:tcPr>
            <w:tcW w:w="7932" w:type="dxa"/>
            <w:tcBorders>
              <w:bottom w:val="single" w:sz="4" w:space="0" w:color="auto"/>
            </w:tcBorders>
            <w:shd w:val="clear" w:color="auto" w:fill="auto"/>
          </w:tcPr>
          <w:p w14:paraId="00022273" w14:textId="24866E19" w:rsidR="0047574A" w:rsidRPr="007A4AFC" w:rsidDel="00693568" w:rsidRDefault="0047574A" w:rsidP="0047574A">
            <w:pPr>
              <w:spacing w:line="240" w:lineRule="auto"/>
              <w:rPr>
                <w:del w:id="4874" w:author="Dr Mamadou SANOGO" w:date="2023-10-27T11:26:00Z"/>
                <w:color w:val="000000" w:themeColor="text1"/>
                <w:rPrChange w:id="4875" w:author="Dr Mamadou SANOGO" w:date="2023-10-25T18:15:00Z">
                  <w:rPr>
                    <w:del w:id="4876" w:author="Dr Mamadou SANOGO" w:date="2023-10-27T11:26:00Z"/>
                  </w:rPr>
                </w:rPrChange>
              </w:rPr>
            </w:pPr>
            <w:del w:id="4877" w:author="Dr Mamadou SANOGO" w:date="2023-10-27T11:26:00Z">
              <w:r w:rsidRPr="007A4AFC" w:rsidDel="00693568">
                <w:rPr>
                  <w:color w:val="000000" w:themeColor="text1"/>
                  <w:rPrChange w:id="4878" w:author="Dr Mamadou SANOGO" w:date="2023-10-25T18:15:00Z">
                    <w:rPr/>
                  </w:rPrChange>
                </w:rPr>
                <w:delText>Nbr. de professionnels intervenants dans la formation</w:delText>
              </w:r>
            </w:del>
          </w:p>
        </w:tc>
        <w:tc>
          <w:tcPr>
            <w:tcW w:w="1129" w:type="dxa"/>
            <w:tcBorders>
              <w:bottom w:val="single" w:sz="4" w:space="0" w:color="auto"/>
            </w:tcBorders>
            <w:vAlign w:val="center"/>
          </w:tcPr>
          <w:p w14:paraId="6CF05670" w14:textId="608A9EF4" w:rsidR="0047574A" w:rsidRPr="007A4AFC" w:rsidDel="00693568" w:rsidRDefault="00972E19" w:rsidP="0047574A">
            <w:pPr>
              <w:spacing w:line="240" w:lineRule="auto"/>
              <w:jc w:val="center"/>
              <w:rPr>
                <w:del w:id="4879" w:author="Dr Mamadou SANOGO" w:date="2023-10-27T11:26:00Z"/>
                <w:color w:val="000000" w:themeColor="text1"/>
                <w:rPrChange w:id="4880" w:author="Dr Mamadou SANOGO" w:date="2023-10-25T18:15:00Z">
                  <w:rPr>
                    <w:del w:id="4881" w:author="Dr Mamadou SANOGO" w:date="2023-10-27T11:26:00Z"/>
                  </w:rPr>
                </w:rPrChange>
              </w:rPr>
            </w:pPr>
            <w:del w:id="4882" w:author="Dr Mamadou SANOGO" w:date="2023-10-26T13:59:00Z">
              <w:r w:rsidRPr="007A4AFC" w:rsidDel="00CB3C42">
                <w:rPr>
                  <w:color w:val="000000" w:themeColor="text1"/>
                  <w:rPrChange w:id="4883" w:author="Dr Mamadou SANOGO" w:date="2023-10-25T18:15:00Z">
                    <w:rPr/>
                  </w:rPrChange>
                </w:rPr>
                <w:delText>6</w:delText>
              </w:r>
            </w:del>
          </w:p>
        </w:tc>
      </w:tr>
      <w:tr w:rsidR="007A4AFC" w:rsidRPr="007A4AFC" w:rsidDel="00693568" w14:paraId="4C56445F" w14:textId="1FA3CE5B" w:rsidTr="0047574A">
        <w:trPr>
          <w:del w:id="4884" w:author="Dr Mamadou SANOGO" w:date="2023-10-27T11:26:00Z"/>
        </w:trPr>
        <w:tc>
          <w:tcPr>
            <w:tcW w:w="7932" w:type="dxa"/>
            <w:shd w:val="clear" w:color="auto" w:fill="D9D9D9" w:themeFill="background1" w:themeFillShade="D9"/>
          </w:tcPr>
          <w:p w14:paraId="017AE89B" w14:textId="618D922A" w:rsidR="0047574A" w:rsidRPr="007A4AFC" w:rsidDel="00693568" w:rsidRDefault="0047574A" w:rsidP="0047574A">
            <w:pPr>
              <w:spacing w:line="240" w:lineRule="auto"/>
              <w:rPr>
                <w:del w:id="4885" w:author="Dr Mamadou SANOGO" w:date="2023-10-27T11:26:00Z"/>
                <w:b/>
                <w:color w:val="000000" w:themeColor="text1"/>
                <w:rPrChange w:id="4886" w:author="Dr Mamadou SANOGO" w:date="2023-10-25T18:15:00Z">
                  <w:rPr>
                    <w:del w:id="4887" w:author="Dr Mamadou SANOGO" w:date="2023-10-27T11:26:00Z"/>
                    <w:b/>
                  </w:rPr>
                </w:rPrChange>
              </w:rPr>
            </w:pPr>
            <w:del w:id="4888" w:author="Dr Mamadou SANOGO" w:date="2023-10-27T11:26:00Z">
              <w:r w:rsidRPr="007A4AFC" w:rsidDel="00693568">
                <w:rPr>
                  <w:b/>
                  <w:color w:val="000000" w:themeColor="text1"/>
                  <w:rPrChange w:id="4889" w:author="Dr Mamadou SANOGO" w:date="2023-10-25T18:15:00Z">
                    <w:rPr>
                      <w:b/>
                    </w:rPr>
                  </w:rPrChange>
                </w:rPr>
                <w:delText>% de professionnels intervenants dans la formation</w:delText>
              </w:r>
            </w:del>
          </w:p>
        </w:tc>
        <w:tc>
          <w:tcPr>
            <w:tcW w:w="1129" w:type="dxa"/>
            <w:shd w:val="clear" w:color="auto" w:fill="D9D9D9" w:themeFill="background1" w:themeFillShade="D9"/>
            <w:vAlign w:val="center"/>
          </w:tcPr>
          <w:p w14:paraId="633A3D80" w14:textId="3A0652D0" w:rsidR="0047574A" w:rsidRPr="007A4AFC" w:rsidDel="00693568" w:rsidRDefault="00972E19" w:rsidP="00972E19">
            <w:pPr>
              <w:spacing w:line="240" w:lineRule="auto"/>
              <w:jc w:val="center"/>
              <w:rPr>
                <w:del w:id="4890" w:author="Dr Mamadou SANOGO" w:date="2023-10-27T11:26:00Z"/>
                <w:b/>
                <w:color w:val="000000" w:themeColor="text1"/>
                <w:rPrChange w:id="4891" w:author="Dr Mamadou SANOGO" w:date="2023-10-25T18:15:00Z">
                  <w:rPr>
                    <w:del w:id="4892" w:author="Dr Mamadou SANOGO" w:date="2023-10-27T11:26:00Z"/>
                    <w:b/>
                  </w:rPr>
                </w:rPrChange>
              </w:rPr>
            </w:pPr>
            <w:del w:id="4893" w:author="Dr Mamadou SANOGO" w:date="2023-10-27T11:26:00Z">
              <w:r w:rsidRPr="007A4AFC" w:rsidDel="00693568">
                <w:rPr>
                  <w:b/>
                  <w:color w:val="000000" w:themeColor="text1"/>
                  <w:rPrChange w:id="4894" w:author="Dr Mamadou SANOGO" w:date="2023-10-25T18:15:00Z">
                    <w:rPr>
                      <w:b/>
                    </w:rPr>
                  </w:rPrChange>
                </w:rPr>
                <w:delText>4</w:delText>
              </w:r>
            </w:del>
            <w:del w:id="4895" w:author="Dr Mamadou SANOGO" w:date="2023-10-26T14:00:00Z">
              <w:r w:rsidRPr="007A4AFC" w:rsidDel="00CB3C42">
                <w:rPr>
                  <w:b/>
                  <w:color w:val="000000" w:themeColor="text1"/>
                  <w:rPrChange w:id="4896" w:author="Dr Mamadou SANOGO" w:date="2023-10-25T18:15:00Z">
                    <w:rPr>
                      <w:b/>
                    </w:rPr>
                  </w:rPrChange>
                </w:rPr>
                <w:delText>2</w:delText>
              </w:r>
            </w:del>
            <w:del w:id="4897" w:author="Dr Mamadou SANOGO" w:date="2023-10-27T11:26:00Z">
              <w:r w:rsidR="0047574A" w:rsidRPr="007A4AFC" w:rsidDel="00693568">
                <w:rPr>
                  <w:b/>
                  <w:color w:val="000000" w:themeColor="text1"/>
                  <w:rPrChange w:id="4898" w:author="Dr Mamadou SANOGO" w:date="2023-10-25T18:15:00Z">
                    <w:rPr>
                      <w:b/>
                    </w:rPr>
                  </w:rPrChange>
                </w:rPr>
                <w:delText>%</w:delText>
              </w:r>
            </w:del>
          </w:p>
        </w:tc>
      </w:tr>
      <w:tr w:rsidR="007A4AFC" w:rsidRPr="007A4AFC" w:rsidDel="00693568" w14:paraId="16EA0714" w14:textId="74B67724" w:rsidTr="0047574A">
        <w:trPr>
          <w:del w:id="4899" w:author="Dr Mamadou SANOGO" w:date="2023-10-27T11:26:00Z"/>
        </w:trPr>
        <w:tc>
          <w:tcPr>
            <w:tcW w:w="7932" w:type="dxa"/>
            <w:shd w:val="clear" w:color="auto" w:fill="D9D9D9" w:themeFill="background1" w:themeFillShade="D9"/>
          </w:tcPr>
          <w:p w14:paraId="2489D2E5" w14:textId="5690A546" w:rsidR="0047574A" w:rsidRPr="007A4AFC" w:rsidDel="00693568" w:rsidRDefault="0047574A" w:rsidP="0047574A">
            <w:pPr>
              <w:spacing w:line="240" w:lineRule="auto"/>
              <w:rPr>
                <w:del w:id="4900" w:author="Dr Mamadou SANOGO" w:date="2023-10-27T11:26:00Z"/>
                <w:b/>
                <w:color w:val="000000" w:themeColor="text1"/>
                <w:rPrChange w:id="4901" w:author="Dr Mamadou SANOGO" w:date="2023-10-25T18:15:00Z">
                  <w:rPr>
                    <w:del w:id="4902" w:author="Dr Mamadou SANOGO" w:date="2023-10-27T11:26:00Z"/>
                    <w:b/>
                  </w:rPr>
                </w:rPrChange>
              </w:rPr>
            </w:pPr>
            <w:del w:id="4903" w:author="Dr Mamadou SANOGO" w:date="2023-10-27T11:26:00Z">
              <w:r w:rsidRPr="007A4AFC" w:rsidDel="00693568">
                <w:rPr>
                  <w:b/>
                  <w:color w:val="000000" w:themeColor="text1"/>
                  <w:rPrChange w:id="4904" w:author="Dr Mamadou SANOGO" w:date="2023-10-25T18:15:00Z">
                    <w:rPr>
                      <w:b/>
                    </w:rPr>
                  </w:rPrChange>
                </w:rPr>
                <w:delText>Nbr. total d’intervenants dans la formation </w:delText>
              </w:r>
            </w:del>
          </w:p>
        </w:tc>
        <w:tc>
          <w:tcPr>
            <w:tcW w:w="1129" w:type="dxa"/>
            <w:shd w:val="clear" w:color="auto" w:fill="D9D9D9" w:themeFill="background1" w:themeFillShade="D9"/>
            <w:vAlign w:val="center"/>
          </w:tcPr>
          <w:p w14:paraId="566C619F" w14:textId="1DBCF2AC" w:rsidR="0047574A" w:rsidRPr="007A4AFC" w:rsidDel="00693568" w:rsidRDefault="00EE17DC" w:rsidP="00972E19">
            <w:pPr>
              <w:spacing w:line="240" w:lineRule="auto"/>
              <w:jc w:val="center"/>
              <w:rPr>
                <w:del w:id="4905" w:author="Dr Mamadou SANOGO" w:date="2023-10-27T11:26:00Z"/>
                <w:b/>
                <w:color w:val="000000" w:themeColor="text1"/>
                <w:rPrChange w:id="4906" w:author="Dr Mamadou SANOGO" w:date="2023-10-25T18:15:00Z">
                  <w:rPr>
                    <w:del w:id="4907" w:author="Dr Mamadou SANOGO" w:date="2023-10-27T11:26:00Z"/>
                    <w:b/>
                  </w:rPr>
                </w:rPrChange>
              </w:rPr>
            </w:pPr>
            <w:del w:id="4908" w:author="Dr Mamadou SANOGO" w:date="2023-10-27T11:26:00Z">
              <w:r w:rsidRPr="007A4AFC" w:rsidDel="00693568">
                <w:rPr>
                  <w:b/>
                  <w:color w:val="000000" w:themeColor="text1"/>
                  <w:rPrChange w:id="4909" w:author="Dr Mamadou SANOGO" w:date="2023-10-25T18:15:00Z">
                    <w:rPr>
                      <w:b/>
                    </w:rPr>
                  </w:rPrChange>
                </w:rPr>
                <w:delText>1</w:delText>
              </w:r>
            </w:del>
            <w:del w:id="4910" w:author="Dr Mamadou SANOGO" w:date="2023-10-26T13:59:00Z">
              <w:r w:rsidR="00972E19" w:rsidRPr="007A4AFC" w:rsidDel="00CB3C42">
                <w:rPr>
                  <w:b/>
                  <w:color w:val="000000" w:themeColor="text1"/>
                  <w:rPrChange w:id="4911" w:author="Dr Mamadou SANOGO" w:date="2023-10-25T18:15:00Z">
                    <w:rPr>
                      <w:b/>
                    </w:rPr>
                  </w:rPrChange>
                </w:rPr>
                <w:delText>4</w:delText>
              </w:r>
            </w:del>
          </w:p>
        </w:tc>
      </w:tr>
    </w:tbl>
    <w:tbl>
      <w:tblPr>
        <w:tblStyle w:val="Grilledutableau"/>
        <w:tblW w:w="0" w:type="auto"/>
        <w:tblLook w:val="04A0" w:firstRow="1" w:lastRow="0" w:firstColumn="1" w:lastColumn="0" w:noHBand="0" w:noVBand="1"/>
      </w:tblPr>
      <w:tblGrid>
        <w:gridCol w:w="7932"/>
        <w:gridCol w:w="1129"/>
      </w:tblGrid>
      <w:tr w:rsidR="00693568" w:rsidRPr="007B235B" w14:paraId="4D49736B" w14:textId="77777777" w:rsidTr="00693568">
        <w:trPr>
          <w:ins w:id="4912" w:author="Dr Mamadou SANOGO" w:date="2023-10-27T11:26:00Z"/>
        </w:trPr>
        <w:tc>
          <w:tcPr>
            <w:tcW w:w="7932" w:type="dxa"/>
          </w:tcPr>
          <w:p w14:paraId="02FB8563" w14:textId="77777777" w:rsidR="00693568" w:rsidRPr="007B235B" w:rsidRDefault="00693568" w:rsidP="00A36245">
            <w:pPr>
              <w:spacing w:line="240" w:lineRule="auto"/>
              <w:rPr>
                <w:ins w:id="4913" w:author="Dr Mamadou SANOGO" w:date="2023-10-27T11:26:00Z"/>
                <w:rFonts w:cs="Times New Roman"/>
              </w:rPr>
            </w:pPr>
            <w:ins w:id="4914" w:author="Dr Mamadou SANOGO" w:date="2023-10-27T11:26:00Z">
              <w:r w:rsidRPr="007B235B">
                <w:rPr>
                  <w:rFonts w:cs="Times New Roman"/>
                </w:rPr>
                <w:t>Nbr. de professeurs permanents intervenant dans la formation </w:t>
              </w:r>
            </w:ins>
          </w:p>
        </w:tc>
        <w:tc>
          <w:tcPr>
            <w:tcW w:w="1129" w:type="dxa"/>
          </w:tcPr>
          <w:p w14:paraId="0638D4D4" w14:textId="77777777" w:rsidR="00693568" w:rsidRPr="007B235B" w:rsidRDefault="00693568" w:rsidP="00A36245">
            <w:pPr>
              <w:spacing w:line="240" w:lineRule="auto"/>
              <w:jc w:val="center"/>
              <w:rPr>
                <w:ins w:id="4915" w:author="Dr Mamadou SANOGO" w:date="2023-10-27T11:26:00Z"/>
                <w:rFonts w:cs="Times New Roman"/>
              </w:rPr>
            </w:pPr>
            <w:ins w:id="4916" w:author="Dr Mamadou SANOGO" w:date="2023-10-27T11:26:00Z">
              <w:r>
                <w:rPr>
                  <w:rFonts w:cs="Times New Roman"/>
                </w:rPr>
                <w:t>4</w:t>
              </w:r>
            </w:ins>
          </w:p>
        </w:tc>
      </w:tr>
      <w:tr w:rsidR="00693568" w:rsidRPr="007B235B" w14:paraId="4E712A92" w14:textId="77777777" w:rsidTr="00693568">
        <w:trPr>
          <w:ins w:id="4917" w:author="Dr Mamadou SANOGO" w:date="2023-10-27T11:26:00Z"/>
        </w:trPr>
        <w:tc>
          <w:tcPr>
            <w:tcW w:w="7932" w:type="dxa"/>
          </w:tcPr>
          <w:p w14:paraId="15DDC11B" w14:textId="77777777" w:rsidR="00693568" w:rsidRPr="007B235B" w:rsidRDefault="00693568" w:rsidP="00A36245">
            <w:pPr>
              <w:spacing w:line="240" w:lineRule="auto"/>
              <w:rPr>
                <w:ins w:id="4918" w:author="Dr Mamadou SANOGO" w:date="2023-10-27T11:26:00Z"/>
                <w:rFonts w:cs="Times New Roman"/>
              </w:rPr>
            </w:pPr>
            <w:ins w:id="4919" w:author="Dr Mamadou SANOGO" w:date="2023-10-27T11:26:00Z">
              <w:r w:rsidRPr="007B235B">
                <w:rPr>
                  <w:rFonts w:cs="Times New Roman"/>
                </w:rPr>
                <w:t>Nbr. de maitres de conférences permanents intervenant dans la formation </w:t>
              </w:r>
            </w:ins>
          </w:p>
        </w:tc>
        <w:tc>
          <w:tcPr>
            <w:tcW w:w="1129" w:type="dxa"/>
          </w:tcPr>
          <w:p w14:paraId="7745DE61" w14:textId="77777777" w:rsidR="00693568" w:rsidRPr="007B235B" w:rsidRDefault="00693568" w:rsidP="00A36245">
            <w:pPr>
              <w:spacing w:line="240" w:lineRule="auto"/>
              <w:jc w:val="center"/>
              <w:rPr>
                <w:ins w:id="4920" w:author="Dr Mamadou SANOGO" w:date="2023-10-27T11:26:00Z"/>
                <w:rFonts w:cs="Times New Roman"/>
              </w:rPr>
            </w:pPr>
            <w:ins w:id="4921" w:author="Dr Mamadou SANOGO" w:date="2023-10-27T11:26:00Z">
              <w:r>
                <w:rPr>
                  <w:rFonts w:cs="Times New Roman"/>
                </w:rPr>
                <w:t>0</w:t>
              </w:r>
            </w:ins>
          </w:p>
        </w:tc>
      </w:tr>
      <w:tr w:rsidR="00693568" w:rsidRPr="007B235B" w14:paraId="37C2E769" w14:textId="77777777" w:rsidTr="00693568">
        <w:trPr>
          <w:ins w:id="4922" w:author="Dr Mamadou SANOGO" w:date="2023-10-27T11:26:00Z"/>
        </w:trPr>
        <w:tc>
          <w:tcPr>
            <w:tcW w:w="7932" w:type="dxa"/>
          </w:tcPr>
          <w:p w14:paraId="667AFC47" w14:textId="77777777" w:rsidR="00693568" w:rsidRPr="007B235B" w:rsidRDefault="00693568" w:rsidP="00A36245">
            <w:pPr>
              <w:spacing w:line="240" w:lineRule="auto"/>
              <w:rPr>
                <w:ins w:id="4923" w:author="Dr Mamadou SANOGO" w:date="2023-10-27T11:26:00Z"/>
                <w:rFonts w:cs="Times New Roman"/>
              </w:rPr>
            </w:pPr>
            <w:ins w:id="4924" w:author="Dr Mamadou SANOGO" w:date="2023-10-27T11:26:00Z">
              <w:r w:rsidRPr="007B235B">
                <w:rPr>
                  <w:rFonts w:cs="Times New Roman"/>
                </w:rPr>
                <w:t>Nbr. de maitres-assistants permanents intervenant dans la formation </w:t>
              </w:r>
            </w:ins>
          </w:p>
        </w:tc>
        <w:tc>
          <w:tcPr>
            <w:tcW w:w="1129" w:type="dxa"/>
          </w:tcPr>
          <w:p w14:paraId="172D1673" w14:textId="77777777" w:rsidR="00693568" w:rsidRPr="007B235B" w:rsidRDefault="00693568" w:rsidP="00A36245">
            <w:pPr>
              <w:spacing w:line="240" w:lineRule="auto"/>
              <w:jc w:val="center"/>
              <w:rPr>
                <w:ins w:id="4925" w:author="Dr Mamadou SANOGO" w:date="2023-10-27T11:26:00Z"/>
                <w:rFonts w:cs="Times New Roman"/>
              </w:rPr>
            </w:pPr>
            <w:ins w:id="4926" w:author="Dr Mamadou SANOGO" w:date="2023-10-27T11:26:00Z">
              <w:r>
                <w:rPr>
                  <w:rFonts w:cs="Times New Roman"/>
                </w:rPr>
                <w:t>0</w:t>
              </w:r>
            </w:ins>
          </w:p>
        </w:tc>
      </w:tr>
      <w:tr w:rsidR="00693568" w:rsidRPr="007B235B" w14:paraId="4DA9360E" w14:textId="77777777" w:rsidTr="00693568">
        <w:trPr>
          <w:ins w:id="4927" w:author="Dr Mamadou SANOGO" w:date="2023-10-27T11:26:00Z"/>
        </w:trPr>
        <w:tc>
          <w:tcPr>
            <w:tcW w:w="7932" w:type="dxa"/>
          </w:tcPr>
          <w:p w14:paraId="4B34725F" w14:textId="77777777" w:rsidR="00693568" w:rsidRPr="007B235B" w:rsidRDefault="00693568" w:rsidP="00A36245">
            <w:pPr>
              <w:spacing w:line="240" w:lineRule="auto"/>
              <w:rPr>
                <w:ins w:id="4928" w:author="Dr Mamadou SANOGO" w:date="2023-10-27T11:26:00Z"/>
                <w:rFonts w:cs="Times New Roman"/>
              </w:rPr>
            </w:pPr>
            <w:ins w:id="4929" w:author="Dr Mamadou SANOGO" w:date="2023-10-27T11:26:00Z">
              <w:r w:rsidRPr="007B235B">
                <w:rPr>
                  <w:rFonts w:cs="Times New Roman"/>
                </w:rPr>
                <w:t>Nbr. d’assistants permanents intervenant dans la formation </w:t>
              </w:r>
            </w:ins>
          </w:p>
        </w:tc>
        <w:tc>
          <w:tcPr>
            <w:tcW w:w="1129" w:type="dxa"/>
          </w:tcPr>
          <w:p w14:paraId="36148E70" w14:textId="77777777" w:rsidR="00693568" w:rsidRPr="007B235B" w:rsidRDefault="00693568" w:rsidP="00A36245">
            <w:pPr>
              <w:spacing w:line="240" w:lineRule="auto"/>
              <w:jc w:val="center"/>
              <w:rPr>
                <w:ins w:id="4930" w:author="Dr Mamadou SANOGO" w:date="2023-10-27T11:26:00Z"/>
                <w:rFonts w:cs="Times New Roman"/>
              </w:rPr>
            </w:pPr>
            <w:ins w:id="4931" w:author="Dr Mamadou SANOGO" w:date="2023-10-27T11:26:00Z">
              <w:r>
                <w:rPr>
                  <w:rFonts w:cs="Times New Roman"/>
                </w:rPr>
                <w:t>0</w:t>
              </w:r>
            </w:ins>
          </w:p>
        </w:tc>
      </w:tr>
      <w:tr w:rsidR="00693568" w:rsidRPr="00D01419" w14:paraId="0D13778D" w14:textId="77777777" w:rsidTr="00693568">
        <w:trPr>
          <w:ins w:id="4932" w:author="Dr Mamadou SANOGO" w:date="2023-10-27T11:26:00Z"/>
        </w:trPr>
        <w:tc>
          <w:tcPr>
            <w:tcW w:w="7932" w:type="dxa"/>
          </w:tcPr>
          <w:p w14:paraId="6F8B88FB" w14:textId="77777777" w:rsidR="00693568" w:rsidRPr="00D01419" w:rsidRDefault="00693568" w:rsidP="00A36245">
            <w:pPr>
              <w:spacing w:line="240" w:lineRule="auto"/>
              <w:rPr>
                <w:ins w:id="4933" w:author="Dr Mamadou SANOGO" w:date="2023-10-27T11:26:00Z"/>
                <w:rFonts w:cs="Times New Roman"/>
                <w:b/>
              </w:rPr>
            </w:pPr>
            <w:ins w:id="4934" w:author="Dr Mamadou SANOGO" w:date="2023-10-27T11:26:00Z">
              <w:r w:rsidRPr="00D01419">
                <w:rPr>
                  <w:rFonts w:cs="Times New Roman"/>
                  <w:b/>
                </w:rPr>
                <w:t>% d’enseignants-chercheurs permanents intervenant dans la formation </w:t>
              </w:r>
            </w:ins>
          </w:p>
        </w:tc>
        <w:tc>
          <w:tcPr>
            <w:tcW w:w="1129" w:type="dxa"/>
          </w:tcPr>
          <w:p w14:paraId="5712F37A" w14:textId="77777777" w:rsidR="00693568" w:rsidRPr="00D01419" w:rsidRDefault="00693568" w:rsidP="00A36245">
            <w:pPr>
              <w:spacing w:line="240" w:lineRule="auto"/>
              <w:jc w:val="center"/>
              <w:rPr>
                <w:ins w:id="4935" w:author="Dr Mamadou SANOGO" w:date="2023-10-27T11:26:00Z"/>
                <w:rFonts w:cs="Times New Roman"/>
                <w:b/>
              </w:rPr>
            </w:pPr>
            <w:ins w:id="4936" w:author="Dr Mamadou SANOGO" w:date="2023-10-27T11:26:00Z">
              <w:r>
                <w:rPr>
                  <w:rFonts w:cs="Times New Roman"/>
                  <w:b/>
                </w:rPr>
                <w:t>25</w:t>
              </w:r>
              <w:r w:rsidRPr="00D01419">
                <w:rPr>
                  <w:rFonts w:cs="Times New Roman"/>
                  <w:b/>
                </w:rPr>
                <w:t>%</w:t>
              </w:r>
            </w:ins>
          </w:p>
        </w:tc>
      </w:tr>
      <w:tr w:rsidR="00693568" w:rsidRPr="007B235B" w14:paraId="53BD7855" w14:textId="77777777" w:rsidTr="00693568">
        <w:trPr>
          <w:ins w:id="4937" w:author="Dr Mamadou SANOGO" w:date="2023-10-27T11:26:00Z"/>
        </w:trPr>
        <w:tc>
          <w:tcPr>
            <w:tcW w:w="7932" w:type="dxa"/>
          </w:tcPr>
          <w:p w14:paraId="3EDE02BC" w14:textId="77777777" w:rsidR="00693568" w:rsidRPr="007B235B" w:rsidRDefault="00693568" w:rsidP="00A36245">
            <w:pPr>
              <w:spacing w:line="240" w:lineRule="auto"/>
              <w:rPr>
                <w:ins w:id="4938" w:author="Dr Mamadou SANOGO" w:date="2023-10-27T11:26:00Z"/>
                <w:rFonts w:cs="Times New Roman"/>
              </w:rPr>
            </w:pPr>
            <w:ins w:id="4939" w:author="Dr Mamadou SANOGO" w:date="2023-10-27T11:26:00Z">
              <w:r w:rsidRPr="007B235B">
                <w:rPr>
                  <w:rFonts w:cs="Times New Roman"/>
                </w:rPr>
                <w:t>Nbr. d’enseignants vacataires intervenant dans la formation </w:t>
              </w:r>
            </w:ins>
          </w:p>
        </w:tc>
        <w:tc>
          <w:tcPr>
            <w:tcW w:w="1129" w:type="dxa"/>
          </w:tcPr>
          <w:p w14:paraId="661BCE12" w14:textId="77777777" w:rsidR="00693568" w:rsidRPr="007B235B" w:rsidRDefault="00693568" w:rsidP="00A36245">
            <w:pPr>
              <w:spacing w:line="240" w:lineRule="auto"/>
              <w:jc w:val="center"/>
              <w:rPr>
                <w:ins w:id="4940" w:author="Dr Mamadou SANOGO" w:date="2023-10-27T11:26:00Z"/>
                <w:rFonts w:cs="Times New Roman"/>
              </w:rPr>
            </w:pPr>
            <w:ins w:id="4941" w:author="Dr Mamadou SANOGO" w:date="2023-10-27T11:26:00Z">
              <w:r>
                <w:rPr>
                  <w:rFonts w:cs="Times New Roman"/>
                </w:rPr>
                <w:t>4</w:t>
              </w:r>
            </w:ins>
          </w:p>
        </w:tc>
      </w:tr>
      <w:tr w:rsidR="00693568" w:rsidRPr="00D01419" w14:paraId="5606BAE7" w14:textId="77777777" w:rsidTr="00693568">
        <w:trPr>
          <w:ins w:id="4942" w:author="Dr Mamadou SANOGO" w:date="2023-10-27T11:26:00Z"/>
        </w:trPr>
        <w:tc>
          <w:tcPr>
            <w:tcW w:w="7932" w:type="dxa"/>
          </w:tcPr>
          <w:p w14:paraId="26BE2F05" w14:textId="77777777" w:rsidR="00693568" w:rsidRPr="00D01419" w:rsidRDefault="00693568" w:rsidP="00A36245">
            <w:pPr>
              <w:spacing w:line="240" w:lineRule="auto"/>
              <w:rPr>
                <w:ins w:id="4943" w:author="Dr Mamadou SANOGO" w:date="2023-10-27T11:26:00Z"/>
                <w:rFonts w:cs="Times New Roman"/>
                <w:b/>
              </w:rPr>
            </w:pPr>
            <w:ins w:id="4944" w:author="Dr Mamadou SANOGO" w:date="2023-10-27T11:26:00Z">
              <w:r w:rsidRPr="00D01419">
                <w:rPr>
                  <w:rFonts w:cs="Times New Roman"/>
                  <w:b/>
                </w:rPr>
                <w:t>% d’enseignants vacataires intervenant dans la formation </w:t>
              </w:r>
            </w:ins>
          </w:p>
        </w:tc>
        <w:tc>
          <w:tcPr>
            <w:tcW w:w="1129" w:type="dxa"/>
          </w:tcPr>
          <w:p w14:paraId="691E99FF" w14:textId="77777777" w:rsidR="00693568" w:rsidRPr="00D01419" w:rsidRDefault="00693568" w:rsidP="00A36245">
            <w:pPr>
              <w:spacing w:line="240" w:lineRule="auto"/>
              <w:jc w:val="center"/>
              <w:rPr>
                <w:ins w:id="4945" w:author="Dr Mamadou SANOGO" w:date="2023-10-27T11:26:00Z"/>
                <w:rFonts w:cs="Times New Roman"/>
                <w:b/>
              </w:rPr>
            </w:pPr>
            <w:ins w:id="4946" w:author="Dr Mamadou SANOGO" w:date="2023-10-27T11:26:00Z">
              <w:r>
                <w:rPr>
                  <w:rFonts w:cs="Times New Roman"/>
                  <w:b/>
                </w:rPr>
                <w:t>25</w:t>
              </w:r>
              <w:r w:rsidRPr="00D01419">
                <w:rPr>
                  <w:rFonts w:cs="Times New Roman"/>
                  <w:b/>
                </w:rPr>
                <w:t>%</w:t>
              </w:r>
            </w:ins>
          </w:p>
        </w:tc>
      </w:tr>
      <w:tr w:rsidR="00693568" w:rsidRPr="007B235B" w14:paraId="006560FA" w14:textId="77777777" w:rsidTr="00693568">
        <w:trPr>
          <w:ins w:id="4947" w:author="Dr Mamadou SANOGO" w:date="2023-10-27T11:26:00Z"/>
        </w:trPr>
        <w:tc>
          <w:tcPr>
            <w:tcW w:w="7932" w:type="dxa"/>
          </w:tcPr>
          <w:p w14:paraId="5B3D2601" w14:textId="77777777" w:rsidR="00693568" w:rsidRPr="007B235B" w:rsidRDefault="00693568" w:rsidP="00A36245">
            <w:pPr>
              <w:spacing w:line="240" w:lineRule="auto"/>
              <w:rPr>
                <w:ins w:id="4948" w:author="Dr Mamadou SANOGO" w:date="2023-10-27T11:26:00Z"/>
                <w:rFonts w:cs="Times New Roman"/>
              </w:rPr>
            </w:pPr>
            <w:ins w:id="4949" w:author="Dr Mamadou SANOGO" w:date="2023-10-27T11:26:00Z">
              <w:r w:rsidRPr="007B235B">
                <w:rPr>
                  <w:rFonts w:cs="Times New Roman"/>
                </w:rPr>
                <w:t>Nbr. de professionnels intervenants dans la formation</w:t>
              </w:r>
            </w:ins>
          </w:p>
        </w:tc>
        <w:tc>
          <w:tcPr>
            <w:tcW w:w="1129" w:type="dxa"/>
          </w:tcPr>
          <w:p w14:paraId="53E7D864" w14:textId="77777777" w:rsidR="00693568" w:rsidRPr="007B235B" w:rsidRDefault="00693568" w:rsidP="00A36245">
            <w:pPr>
              <w:spacing w:line="240" w:lineRule="auto"/>
              <w:jc w:val="center"/>
              <w:rPr>
                <w:ins w:id="4950" w:author="Dr Mamadou SANOGO" w:date="2023-10-27T11:26:00Z"/>
                <w:rFonts w:cs="Times New Roman"/>
              </w:rPr>
            </w:pPr>
            <w:ins w:id="4951" w:author="Dr Mamadou SANOGO" w:date="2023-10-27T11:26:00Z">
              <w:r>
                <w:rPr>
                  <w:rFonts w:cs="Times New Roman"/>
                </w:rPr>
                <w:t>8</w:t>
              </w:r>
            </w:ins>
          </w:p>
        </w:tc>
      </w:tr>
      <w:tr w:rsidR="00693568" w:rsidRPr="00D01419" w14:paraId="2A7D0BB9" w14:textId="77777777" w:rsidTr="00693568">
        <w:trPr>
          <w:ins w:id="4952" w:author="Dr Mamadou SANOGO" w:date="2023-10-27T11:26:00Z"/>
        </w:trPr>
        <w:tc>
          <w:tcPr>
            <w:tcW w:w="7932" w:type="dxa"/>
          </w:tcPr>
          <w:p w14:paraId="4C4618D5" w14:textId="77777777" w:rsidR="00693568" w:rsidRPr="00D01419" w:rsidRDefault="00693568" w:rsidP="00A36245">
            <w:pPr>
              <w:spacing w:line="240" w:lineRule="auto"/>
              <w:rPr>
                <w:ins w:id="4953" w:author="Dr Mamadou SANOGO" w:date="2023-10-27T11:26:00Z"/>
                <w:rFonts w:cs="Times New Roman"/>
                <w:b/>
              </w:rPr>
            </w:pPr>
            <w:ins w:id="4954" w:author="Dr Mamadou SANOGO" w:date="2023-10-27T11:26:00Z">
              <w:r w:rsidRPr="00D01419">
                <w:rPr>
                  <w:rFonts w:cs="Times New Roman"/>
                  <w:b/>
                </w:rPr>
                <w:t>% de professionnels intervenants dans la formation</w:t>
              </w:r>
            </w:ins>
          </w:p>
        </w:tc>
        <w:tc>
          <w:tcPr>
            <w:tcW w:w="1129" w:type="dxa"/>
          </w:tcPr>
          <w:p w14:paraId="38337E32" w14:textId="77777777" w:rsidR="00693568" w:rsidRPr="00D01419" w:rsidRDefault="00693568" w:rsidP="00A36245">
            <w:pPr>
              <w:spacing w:line="240" w:lineRule="auto"/>
              <w:jc w:val="center"/>
              <w:rPr>
                <w:ins w:id="4955" w:author="Dr Mamadou SANOGO" w:date="2023-10-27T11:26:00Z"/>
                <w:rFonts w:cs="Times New Roman"/>
                <w:b/>
              </w:rPr>
            </w:pPr>
            <w:ins w:id="4956" w:author="Dr Mamadou SANOGO" w:date="2023-10-27T11:26:00Z">
              <w:r>
                <w:rPr>
                  <w:rFonts w:cs="Times New Roman"/>
                  <w:b/>
                </w:rPr>
                <w:t>50</w:t>
              </w:r>
              <w:r w:rsidRPr="00D01419">
                <w:rPr>
                  <w:rFonts w:cs="Times New Roman"/>
                  <w:b/>
                </w:rPr>
                <w:t>%</w:t>
              </w:r>
            </w:ins>
          </w:p>
        </w:tc>
      </w:tr>
      <w:tr w:rsidR="00693568" w:rsidRPr="00D01419" w14:paraId="0C262826" w14:textId="77777777" w:rsidTr="00693568">
        <w:trPr>
          <w:ins w:id="4957" w:author="Dr Mamadou SANOGO" w:date="2023-10-27T11:26:00Z"/>
        </w:trPr>
        <w:tc>
          <w:tcPr>
            <w:tcW w:w="7932" w:type="dxa"/>
          </w:tcPr>
          <w:p w14:paraId="1A377D98" w14:textId="77777777" w:rsidR="00693568" w:rsidRPr="00D01419" w:rsidRDefault="00693568" w:rsidP="00A36245">
            <w:pPr>
              <w:spacing w:line="240" w:lineRule="auto"/>
              <w:rPr>
                <w:ins w:id="4958" w:author="Dr Mamadou SANOGO" w:date="2023-10-27T11:26:00Z"/>
                <w:rFonts w:cs="Times New Roman"/>
                <w:b/>
              </w:rPr>
            </w:pPr>
            <w:ins w:id="4959" w:author="Dr Mamadou SANOGO" w:date="2023-10-27T11:26:00Z">
              <w:r w:rsidRPr="00D01419">
                <w:rPr>
                  <w:rFonts w:cs="Times New Roman"/>
                  <w:b/>
                </w:rPr>
                <w:t>Nbr. total d’intervenants dans la formation </w:t>
              </w:r>
            </w:ins>
          </w:p>
        </w:tc>
        <w:tc>
          <w:tcPr>
            <w:tcW w:w="1129" w:type="dxa"/>
          </w:tcPr>
          <w:p w14:paraId="5DD9EB56" w14:textId="77777777" w:rsidR="00693568" w:rsidRPr="00D01419" w:rsidRDefault="00693568" w:rsidP="00A36245">
            <w:pPr>
              <w:spacing w:line="240" w:lineRule="auto"/>
              <w:jc w:val="center"/>
              <w:rPr>
                <w:ins w:id="4960" w:author="Dr Mamadou SANOGO" w:date="2023-10-27T11:26:00Z"/>
                <w:rFonts w:cs="Times New Roman"/>
                <w:b/>
              </w:rPr>
            </w:pPr>
            <w:ins w:id="4961" w:author="Dr Mamadou SANOGO" w:date="2023-10-27T11:26:00Z">
              <w:r>
                <w:rPr>
                  <w:rFonts w:cs="Times New Roman"/>
                  <w:b/>
                </w:rPr>
                <w:t>16</w:t>
              </w:r>
            </w:ins>
          </w:p>
        </w:tc>
      </w:tr>
    </w:tbl>
    <w:p w14:paraId="411CA03D" w14:textId="77777777" w:rsidR="0047574A" w:rsidRPr="007A4AFC" w:rsidRDefault="0047574A" w:rsidP="0047574A">
      <w:pPr>
        <w:spacing w:line="240" w:lineRule="auto"/>
        <w:rPr>
          <w:color w:val="000000" w:themeColor="text1"/>
          <w:rPrChange w:id="4962" w:author="Dr Mamadou SANOGO" w:date="2023-10-25T18:15:00Z">
            <w:rPr/>
          </w:rPrChange>
        </w:rPr>
      </w:pPr>
    </w:p>
    <w:p w14:paraId="42A345E1" w14:textId="6C286969" w:rsidR="00693568" w:rsidRPr="00693568" w:rsidRDefault="00693568">
      <w:pPr>
        <w:pStyle w:val="Paragraphedeliste"/>
        <w:numPr>
          <w:ilvl w:val="3"/>
          <w:numId w:val="3"/>
        </w:numPr>
        <w:ind w:left="284" w:hanging="284"/>
        <w:rPr>
          <w:ins w:id="4963" w:author="Dr Mamadou SANOGO" w:date="2023-10-27T11:28:00Z"/>
          <w:b/>
          <w:szCs w:val="24"/>
          <w:rPrChange w:id="4964" w:author="Dr Mamadou SANOGO" w:date="2023-10-27T11:29:00Z">
            <w:rPr>
              <w:ins w:id="4965" w:author="Dr Mamadou SANOGO" w:date="2023-10-27T11:28:00Z"/>
            </w:rPr>
          </w:rPrChange>
        </w:rPr>
        <w:pPrChange w:id="4966" w:author="Dr Mamadou SANOGO" w:date="2023-10-27T11:29:00Z">
          <w:pPr>
            <w:spacing w:line="240" w:lineRule="auto"/>
          </w:pPr>
        </w:pPrChange>
      </w:pPr>
      <w:ins w:id="4967" w:author="Dr Mamadou SANOGO" w:date="2023-10-27T11:28:00Z">
        <w:r w:rsidRPr="00C76DF7">
          <w:rPr>
            <w:b/>
            <w:szCs w:val="24"/>
          </w:rPr>
          <w:t>Chiffres clés de la formation sur 4 ans</w:t>
        </w:r>
      </w:ins>
    </w:p>
    <w:p w14:paraId="3A572937" w14:textId="121CC4FB" w:rsidR="00693568" w:rsidRPr="00693568" w:rsidRDefault="00693568" w:rsidP="00693568">
      <w:pPr>
        <w:spacing w:line="240" w:lineRule="auto"/>
        <w:rPr>
          <w:ins w:id="4968" w:author="Dr Mamadou SANOGO" w:date="2023-10-27T11:28:00Z"/>
          <w:b/>
          <w:bCs/>
          <w:i/>
          <w:iCs/>
          <w:szCs w:val="24"/>
          <w:rPrChange w:id="4969" w:author="Dr Mamadou SANOGO" w:date="2023-10-27T11:29:00Z">
            <w:rPr>
              <w:ins w:id="4970" w:author="Dr Mamadou SANOGO" w:date="2023-10-27T11:28:00Z"/>
            </w:rPr>
          </w:rPrChange>
        </w:rPr>
      </w:pPr>
      <w:ins w:id="4971" w:author="Dr Mamadou SANOGO" w:date="2023-10-27T11:28:00Z">
        <w:r w:rsidRPr="00C76DF7">
          <w:rPr>
            <w:b/>
            <w:bCs/>
            <w:i/>
            <w:iCs/>
            <w:szCs w:val="24"/>
          </w:rPr>
          <w:t>Effectifs étudiants</w:t>
        </w:r>
      </w:ins>
    </w:p>
    <w:tbl>
      <w:tblPr>
        <w:tblStyle w:val="Grilledutableau"/>
        <w:tblW w:w="0" w:type="auto"/>
        <w:tblLook w:val="04A0" w:firstRow="1" w:lastRow="0" w:firstColumn="1" w:lastColumn="0" w:noHBand="0" w:noVBand="1"/>
      </w:tblPr>
      <w:tblGrid>
        <w:gridCol w:w="1979"/>
        <w:gridCol w:w="1643"/>
        <w:gridCol w:w="1812"/>
        <w:gridCol w:w="1813"/>
        <w:gridCol w:w="1813"/>
        <w:tblGridChange w:id="4972">
          <w:tblGrid>
            <w:gridCol w:w="1979"/>
            <w:gridCol w:w="1643"/>
            <w:gridCol w:w="1812"/>
            <w:gridCol w:w="1813"/>
            <w:gridCol w:w="1813"/>
          </w:tblGrid>
        </w:tblGridChange>
      </w:tblGrid>
      <w:tr w:rsidR="00693568" w:rsidRPr="00C76DF7" w14:paraId="541CC6ED" w14:textId="77777777" w:rsidTr="00A36245">
        <w:trPr>
          <w:ins w:id="4973" w:author="Dr Mamadou SANOGO" w:date="2023-10-27T11:28:00Z"/>
        </w:trPr>
        <w:tc>
          <w:tcPr>
            <w:tcW w:w="1979" w:type="dxa"/>
          </w:tcPr>
          <w:p w14:paraId="3CD5006B" w14:textId="77777777" w:rsidR="00693568" w:rsidRPr="00C76DF7" w:rsidRDefault="00693568" w:rsidP="00A36245">
            <w:pPr>
              <w:spacing w:line="240" w:lineRule="auto"/>
              <w:rPr>
                <w:ins w:id="4974" w:author="Dr Mamadou SANOGO" w:date="2023-10-27T11:28:00Z"/>
                <w:b/>
              </w:rPr>
            </w:pPr>
            <w:ins w:id="4975" w:author="Dr Mamadou SANOGO" w:date="2023-10-27T11:28:00Z">
              <w:r w:rsidRPr="00C76DF7">
                <w:rPr>
                  <w:b/>
                </w:rPr>
                <w:t>Année univ.</w:t>
              </w:r>
            </w:ins>
          </w:p>
        </w:tc>
        <w:tc>
          <w:tcPr>
            <w:tcW w:w="1643" w:type="dxa"/>
          </w:tcPr>
          <w:p w14:paraId="527DCFC1" w14:textId="77777777" w:rsidR="00693568" w:rsidRPr="00C76DF7" w:rsidRDefault="00693568" w:rsidP="00A36245">
            <w:pPr>
              <w:spacing w:line="240" w:lineRule="auto"/>
              <w:jc w:val="center"/>
              <w:rPr>
                <w:ins w:id="4976" w:author="Dr Mamadou SANOGO" w:date="2023-10-27T11:28:00Z"/>
                <w:b/>
              </w:rPr>
            </w:pPr>
            <w:ins w:id="4977" w:author="Dr Mamadou SANOGO" w:date="2023-10-27T11:28:00Z">
              <w:r w:rsidRPr="00C76DF7">
                <w:rPr>
                  <w:b/>
                </w:rPr>
                <w:t>2018-2019</w:t>
              </w:r>
            </w:ins>
          </w:p>
        </w:tc>
        <w:tc>
          <w:tcPr>
            <w:tcW w:w="1812" w:type="dxa"/>
          </w:tcPr>
          <w:p w14:paraId="3F97F282" w14:textId="77777777" w:rsidR="00693568" w:rsidRPr="00C76DF7" w:rsidRDefault="00693568" w:rsidP="00A36245">
            <w:pPr>
              <w:spacing w:line="240" w:lineRule="auto"/>
              <w:jc w:val="center"/>
              <w:rPr>
                <w:ins w:id="4978" w:author="Dr Mamadou SANOGO" w:date="2023-10-27T11:28:00Z"/>
                <w:b/>
              </w:rPr>
            </w:pPr>
            <w:ins w:id="4979" w:author="Dr Mamadou SANOGO" w:date="2023-10-27T11:28:00Z">
              <w:r w:rsidRPr="00C76DF7">
                <w:rPr>
                  <w:b/>
                </w:rPr>
                <w:t>2019-2020</w:t>
              </w:r>
            </w:ins>
          </w:p>
        </w:tc>
        <w:tc>
          <w:tcPr>
            <w:tcW w:w="1813" w:type="dxa"/>
          </w:tcPr>
          <w:p w14:paraId="433F456F" w14:textId="77777777" w:rsidR="00693568" w:rsidRPr="00C76DF7" w:rsidRDefault="00693568" w:rsidP="00A36245">
            <w:pPr>
              <w:spacing w:line="240" w:lineRule="auto"/>
              <w:jc w:val="center"/>
              <w:rPr>
                <w:ins w:id="4980" w:author="Dr Mamadou SANOGO" w:date="2023-10-27T11:28:00Z"/>
                <w:b/>
              </w:rPr>
            </w:pPr>
            <w:ins w:id="4981" w:author="Dr Mamadou SANOGO" w:date="2023-10-27T11:28:00Z">
              <w:r w:rsidRPr="00C76DF7">
                <w:rPr>
                  <w:b/>
                </w:rPr>
                <w:t>2020-2021</w:t>
              </w:r>
            </w:ins>
          </w:p>
        </w:tc>
        <w:tc>
          <w:tcPr>
            <w:tcW w:w="1813" w:type="dxa"/>
          </w:tcPr>
          <w:p w14:paraId="6D5795DA" w14:textId="77777777" w:rsidR="00693568" w:rsidRPr="00C76DF7" w:rsidRDefault="00693568" w:rsidP="00A36245">
            <w:pPr>
              <w:spacing w:line="240" w:lineRule="auto"/>
              <w:jc w:val="center"/>
              <w:rPr>
                <w:ins w:id="4982" w:author="Dr Mamadou SANOGO" w:date="2023-10-27T11:28:00Z"/>
                <w:b/>
              </w:rPr>
            </w:pPr>
            <w:ins w:id="4983" w:author="Dr Mamadou SANOGO" w:date="2023-10-27T11:28:00Z">
              <w:r w:rsidRPr="00C76DF7">
                <w:rPr>
                  <w:b/>
                </w:rPr>
                <w:t>2021-2022</w:t>
              </w:r>
            </w:ins>
          </w:p>
        </w:tc>
      </w:tr>
      <w:tr w:rsidR="00E74E23" w:rsidRPr="00C76DF7" w14:paraId="402E3926" w14:textId="77777777" w:rsidTr="00095948">
        <w:tblPrEx>
          <w:tblW w:w="0" w:type="auto"/>
          <w:tblPrExChange w:id="4984" w:author="Cauris Cosmetics" w:date="2023-10-27T22:50:00Z">
            <w:tblPrEx>
              <w:tblW w:w="0" w:type="auto"/>
            </w:tblPrEx>
          </w:tblPrExChange>
        </w:tblPrEx>
        <w:trPr>
          <w:ins w:id="4985" w:author="Dr Mamadou SANOGO" w:date="2023-10-27T11:28:00Z"/>
        </w:trPr>
        <w:tc>
          <w:tcPr>
            <w:tcW w:w="1979" w:type="dxa"/>
            <w:tcPrChange w:id="4986" w:author="Cauris Cosmetics" w:date="2023-10-27T22:50:00Z">
              <w:tcPr>
                <w:tcW w:w="1979" w:type="dxa"/>
              </w:tcPr>
            </w:tcPrChange>
          </w:tcPr>
          <w:p w14:paraId="6F086051" w14:textId="77777777" w:rsidR="00E74E23" w:rsidRPr="00C76DF7" w:rsidRDefault="00E74E23" w:rsidP="00E74E23">
            <w:pPr>
              <w:spacing w:line="240" w:lineRule="auto"/>
              <w:rPr>
                <w:ins w:id="4987" w:author="Dr Mamadou SANOGO" w:date="2023-10-27T11:28:00Z"/>
              </w:rPr>
            </w:pPr>
            <w:ins w:id="4988" w:author="Dr Mamadou SANOGO" w:date="2023-10-27T11:28:00Z">
              <w:r w:rsidRPr="00C76DF7">
                <w:t>Nbr. inscrits M 1</w:t>
              </w:r>
            </w:ins>
          </w:p>
        </w:tc>
        <w:tc>
          <w:tcPr>
            <w:tcW w:w="1643" w:type="dxa"/>
            <w:tcPrChange w:id="4989" w:author="Cauris Cosmetics" w:date="2023-10-27T22:50:00Z">
              <w:tcPr>
                <w:tcW w:w="1643" w:type="dxa"/>
              </w:tcPr>
            </w:tcPrChange>
          </w:tcPr>
          <w:p w14:paraId="2F63E4AF" w14:textId="166A2517" w:rsidR="00E74E23" w:rsidRPr="00356D2D" w:rsidRDefault="00E74E23" w:rsidP="00E74E23">
            <w:pPr>
              <w:spacing w:line="240" w:lineRule="auto"/>
              <w:jc w:val="center"/>
              <w:rPr>
                <w:ins w:id="4990" w:author="Dr Mamadou SANOGO" w:date="2023-10-27T11:28:00Z"/>
                <w:rFonts w:cs="Times New Roman"/>
              </w:rPr>
            </w:pPr>
            <w:ins w:id="4991" w:author="Cauris Cosmetics" w:date="2023-10-27T22:50:00Z">
              <w:r w:rsidRPr="008B0053">
                <w:t>9</w:t>
              </w:r>
            </w:ins>
            <w:ins w:id="4992" w:author="Dr Mamadou SANOGO" w:date="2023-10-27T15:06:00Z">
              <w:del w:id="4993" w:author="Cauris Cosmetics" w:date="2023-10-27T22:50:00Z">
                <w:r w:rsidRPr="00356D2D" w:rsidDel="00095948">
                  <w:rPr>
                    <w:rFonts w:cs="Times New Roman"/>
                    <w:color w:val="000000"/>
                    <w:sz w:val="22"/>
                    <w:rPrChange w:id="4994" w:author="Dr Mamadou SANOGO" w:date="2023-10-27T15:07:00Z">
                      <w:rPr>
                        <w:rFonts w:ascii="Calibri" w:hAnsi="Calibri" w:cs="Calibri"/>
                        <w:color w:val="000000"/>
                        <w:sz w:val="22"/>
                      </w:rPr>
                    </w:rPrChange>
                  </w:rPr>
                  <w:delText>13</w:delText>
                </w:r>
              </w:del>
            </w:ins>
          </w:p>
        </w:tc>
        <w:tc>
          <w:tcPr>
            <w:tcW w:w="1812" w:type="dxa"/>
            <w:tcPrChange w:id="4995" w:author="Cauris Cosmetics" w:date="2023-10-27T22:50:00Z">
              <w:tcPr>
                <w:tcW w:w="1812" w:type="dxa"/>
              </w:tcPr>
            </w:tcPrChange>
          </w:tcPr>
          <w:p w14:paraId="2648DEB9" w14:textId="66B1C0BD" w:rsidR="00E74E23" w:rsidRPr="00356D2D" w:rsidRDefault="00E74E23" w:rsidP="00E74E23">
            <w:pPr>
              <w:spacing w:line="240" w:lineRule="auto"/>
              <w:jc w:val="center"/>
              <w:rPr>
                <w:ins w:id="4996" w:author="Dr Mamadou SANOGO" w:date="2023-10-27T11:28:00Z"/>
                <w:rFonts w:cs="Times New Roman"/>
              </w:rPr>
            </w:pPr>
            <w:ins w:id="4997" w:author="Cauris Cosmetics" w:date="2023-10-27T22:50:00Z">
              <w:r w:rsidRPr="008B0053">
                <w:t>12</w:t>
              </w:r>
            </w:ins>
            <w:ins w:id="4998" w:author="Dr Mamadou SANOGO" w:date="2023-10-27T15:06:00Z">
              <w:del w:id="4999" w:author="Cauris Cosmetics" w:date="2023-10-27T22:50:00Z">
                <w:r w:rsidRPr="00356D2D" w:rsidDel="00095948">
                  <w:rPr>
                    <w:rFonts w:cs="Times New Roman"/>
                    <w:color w:val="000000"/>
                    <w:sz w:val="22"/>
                    <w:rPrChange w:id="5000" w:author="Dr Mamadou SANOGO" w:date="2023-10-27T15:07:00Z">
                      <w:rPr>
                        <w:rFonts w:ascii="Calibri" w:hAnsi="Calibri" w:cs="Calibri"/>
                        <w:color w:val="000000"/>
                        <w:sz w:val="22"/>
                      </w:rPr>
                    </w:rPrChange>
                  </w:rPr>
                  <w:delText>16</w:delText>
                </w:r>
              </w:del>
            </w:ins>
          </w:p>
        </w:tc>
        <w:tc>
          <w:tcPr>
            <w:tcW w:w="1813" w:type="dxa"/>
            <w:tcPrChange w:id="5001" w:author="Cauris Cosmetics" w:date="2023-10-27T22:50:00Z">
              <w:tcPr>
                <w:tcW w:w="1813" w:type="dxa"/>
              </w:tcPr>
            </w:tcPrChange>
          </w:tcPr>
          <w:p w14:paraId="54952E2E" w14:textId="3608D84E" w:rsidR="00E74E23" w:rsidRPr="00356D2D" w:rsidRDefault="00E74E23" w:rsidP="00E74E23">
            <w:pPr>
              <w:spacing w:line="240" w:lineRule="auto"/>
              <w:jc w:val="center"/>
              <w:rPr>
                <w:ins w:id="5002" w:author="Dr Mamadou SANOGO" w:date="2023-10-27T11:28:00Z"/>
                <w:rFonts w:cs="Times New Roman"/>
              </w:rPr>
            </w:pPr>
            <w:ins w:id="5003" w:author="Cauris Cosmetics" w:date="2023-10-27T22:50:00Z">
              <w:r w:rsidRPr="008B0053">
                <w:t>14</w:t>
              </w:r>
            </w:ins>
            <w:ins w:id="5004" w:author="Dr Mamadou SANOGO" w:date="2023-10-27T15:06:00Z">
              <w:del w:id="5005" w:author="Cauris Cosmetics" w:date="2023-10-27T22:50:00Z">
                <w:r w:rsidRPr="00356D2D" w:rsidDel="00095948">
                  <w:rPr>
                    <w:rFonts w:cs="Times New Roman"/>
                    <w:color w:val="000000"/>
                    <w:sz w:val="22"/>
                    <w:rPrChange w:id="5006" w:author="Dr Mamadou SANOGO" w:date="2023-10-27T15:07:00Z">
                      <w:rPr>
                        <w:rFonts w:ascii="Calibri" w:hAnsi="Calibri" w:cs="Calibri"/>
                        <w:color w:val="000000"/>
                        <w:sz w:val="22"/>
                      </w:rPr>
                    </w:rPrChange>
                  </w:rPr>
                  <w:delText>11</w:delText>
                </w:r>
              </w:del>
            </w:ins>
          </w:p>
        </w:tc>
        <w:tc>
          <w:tcPr>
            <w:tcW w:w="1813" w:type="dxa"/>
            <w:tcPrChange w:id="5007" w:author="Cauris Cosmetics" w:date="2023-10-27T22:50:00Z">
              <w:tcPr>
                <w:tcW w:w="1813" w:type="dxa"/>
              </w:tcPr>
            </w:tcPrChange>
          </w:tcPr>
          <w:p w14:paraId="7A1985C8" w14:textId="30CCCD96" w:rsidR="00E74E23" w:rsidRPr="00356D2D" w:rsidRDefault="00E74E23" w:rsidP="00E74E23">
            <w:pPr>
              <w:spacing w:line="240" w:lineRule="auto"/>
              <w:jc w:val="center"/>
              <w:rPr>
                <w:ins w:id="5008" w:author="Dr Mamadou SANOGO" w:date="2023-10-27T11:28:00Z"/>
                <w:rFonts w:cs="Times New Roman"/>
                <w:color w:val="000000"/>
                <w:sz w:val="22"/>
                <w:rPrChange w:id="5009" w:author="Dr Mamadou SANOGO" w:date="2023-10-27T15:07:00Z">
                  <w:rPr>
                    <w:ins w:id="5010" w:author="Dr Mamadou SANOGO" w:date="2023-10-27T11:28:00Z"/>
                  </w:rPr>
                </w:rPrChange>
              </w:rPr>
            </w:pPr>
            <w:ins w:id="5011" w:author="Cauris Cosmetics" w:date="2023-10-27T22:50:00Z">
              <w:r w:rsidRPr="008B0053">
                <w:t>18</w:t>
              </w:r>
            </w:ins>
            <w:ins w:id="5012" w:author="Dr Mamadou SANOGO" w:date="2023-10-27T15:06:00Z">
              <w:del w:id="5013" w:author="Cauris Cosmetics" w:date="2023-10-27T22:50:00Z">
                <w:r w:rsidRPr="00356D2D" w:rsidDel="00095948">
                  <w:rPr>
                    <w:rFonts w:cs="Times New Roman"/>
                    <w:color w:val="000000"/>
                    <w:sz w:val="22"/>
                    <w:rPrChange w:id="5014" w:author="Dr Mamadou SANOGO" w:date="2023-10-27T15:07:00Z">
                      <w:rPr>
                        <w:rFonts w:ascii="Calibri" w:hAnsi="Calibri" w:cs="Calibri"/>
                        <w:color w:val="000000"/>
                        <w:sz w:val="22"/>
                      </w:rPr>
                    </w:rPrChange>
                  </w:rPr>
                  <w:delText>10</w:delText>
                </w:r>
              </w:del>
            </w:ins>
          </w:p>
        </w:tc>
      </w:tr>
      <w:tr w:rsidR="00E74E23" w:rsidRPr="00C76DF7" w14:paraId="04939C4A" w14:textId="77777777" w:rsidTr="00095948">
        <w:tblPrEx>
          <w:tblW w:w="0" w:type="auto"/>
          <w:tblPrExChange w:id="5015" w:author="Cauris Cosmetics" w:date="2023-10-27T22:50:00Z">
            <w:tblPrEx>
              <w:tblW w:w="0" w:type="auto"/>
            </w:tblPrEx>
          </w:tblPrExChange>
        </w:tblPrEx>
        <w:trPr>
          <w:ins w:id="5016" w:author="Dr Mamadou SANOGO" w:date="2023-10-27T11:28:00Z"/>
        </w:trPr>
        <w:tc>
          <w:tcPr>
            <w:tcW w:w="1979" w:type="dxa"/>
            <w:tcPrChange w:id="5017" w:author="Cauris Cosmetics" w:date="2023-10-27T22:50:00Z">
              <w:tcPr>
                <w:tcW w:w="1979" w:type="dxa"/>
              </w:tcPr>
            </w:tcPrChange>
          </w:tcPr>
          <w:p w14:paraId="48534B6F" w14:textId="77777777" w:rsidR="00E74E23" w:rsidRPr="00C76DF7" w:rsidRDefault="00E74E23" w:rsidP="00E74E23">
            <w:pPr>
              <w:spacing w:line="240" w:lineRule="auto"/>
              <w:rPr>
                <w:ins w:id="5018" w:author="Dr Mamadou SANOGO" w:date="2023-10-27T11:28:00Z"/>
              </w:rPr>
            </w:pPr>
            <w:ins w:id="5019" w:author="Dr Mamadou SANOGO" w:date="2023-10-27T11:28:00Z">
              <w:r w:rsidRPr="00C76DF7">
                <w:t>Nbr. inscrits M 2</w:t>
              </w:r>
            </w:ins>
          </w:p>
        </w:tc>
        <w:tc>
          <w:tcPr>
            <w:tcW w:w="1643" w:type="dxa"/>
            <w:tcPrChange w:id="5020" w:author="Cauris Cosmetics" w:date="2023-10-27T22:50:00Z">
              <w:tcPr>
                <w:tcW w:w="1643" w:type="dxa"/>
              </w:tcPr>
            </w:tcPrChange>
          </w:tcPr>
          <w:p w14:paraId="3E81B8FE" w14:textId="29D846B8" w:rsidR="00E74E23" w:rsidRPr="00356D2D" w:rsidRDefault="00E74E23" w:rsidP="00E74E23">
            <w:pPr>
              <w:spacing w:line="240" w:lineRule="auto"/>
              <w:jc w:val="center"/>
              <w:rPr>
                <w:ins w:id="5021" w:author="Dr Mamadou SANOGO" w:date="2023-10-27T11:28:00Z"/>
                <w:rFonts w:cs="Times New Roman"/>
              </w:rPr>
            </w:pPr>
            <w:ins w:id="5022" w:author="Cauris Cosmetics" w:date="2023-10-27T22:50:00Z">
              <w:r w:rsidRPr="008B0053">
                <w:t>11</w:t>
              </w:r>
            </w:ins>
            <w:ins w:id="5023" w:author="Dr Mamadou SANOGO" w:date="2023-10-27T15:06:00Z">
              <w:del w:id="5024" w:author="Cauris Cosmetics" w:date="2023-10-27T22:50:00Z">
                <w:r w:rsidRPr="00356D2D" w:rsidDel="00095948">
                  <w:rPr>
                    <w:rFonts w:cs="Times New Roman"/>
                    <w:color w:val="000000"/>
                    <w:sz w:val="22"/>
                    <w:rPrChange w:id="5025" w:author="Dr Mamadou SANOGO" w:date="2023-10-27T15:07:00Z">
                      <w:rPr>
                        <w:rFonts w:ascii="Calibri" w:hAnsi="Calibri" w:cs="Calibri"/>
                        <w:color w:val="000000"/>
                        <w:sz w:val="22"/>
                      </w:rPr>
                    </w:rPrChange>
                  </w:rPr>
                  <w:delText>11</w:delText>
                </w:r>
              </w:del>
            </w:ins>
          </w:p>
        </w:tc>
        <w:tc>
          <w:tcPr>
            <w:tcW w:w="1812" w:type="dxa"/>
            <w:tcPrChange w:id="5026" w:author="Cauris Cosmetics" w:date="2023-10-27T22:50:00Z">
              <w:tcPr>
                <w:tcW w:w="1812" w:type="dxa"/>
              </w:tcPr>
            </w:tcPrChange>
          </w:tcPr>
          <w:p w14:paraId="11A2AFAF" w14:textId="38A62565" w:rsidR="00E74E23" w:rsidRPr="00356D2D" w:rsidRDefault="00E74E23" w:rsidP="00E74E23">
            <w:pPr>
              <w:spacing w:line="240" w:lineRule="auto"/>
              <w:jc w:val="center"/>
              <w:rPr>
                <w:ins w:id="5027" w:author="Dr Mamadou SANOGO" w:date="2023-10-27T11:28:00Z"/>
                <w:rFonts w:cs="Times New Roman"/>
              </w:rPr>
            </w:pPr>
            <w:ins w:id="5028" w:author="Cauris Cosmetics" w:date="2023-10-27T22:50:00Z">
              <w:r w:rsidRPr="008B0053">
                <w:t>12</w:t>
              </w:r>
            </w:ins>
            <w:ins w:id="5029" w:author="Dr Mamadou SANOGO" w:date="2023-10-27T15:06:00Z">
              <w:del w:id="5030" w:author="Cauris Cosmetics" w:date="2023-10-27T22:50:00Z">
                <w:r w:rsidRPr="00356D2D" w:rsidDel="00095948">
                  <w:rPr>
                    <w:rFonts w:cs="Times New Roman"/>
                    <w:color w:val="000000"/>
                    <w:sz w:val="22"/>
                    <w:rPrChange w:id="5031" w:author="Dr Mamadou SANOGO" w:date="2023-10-27T15:07:00Z">
                      <w:rPr>
                        <w:rFonts w:ascii="Calibri" w:hAnsi="Calibri" w:cs="Calibri"/>
                        <w:color w:val="000000"/>
                        <w:sz w:val="22"/>
                      </w:rPr>
                    </w:rPrChange>
                  </w:rPr>
                  <w:delText>14</w:delText>
                </w:r>
              </w:del>
            </w:ins>
          </w:p>
        </w:tc>
        <w:tc>
          <w:tcPr>
            <w:tcW w:w="1813" w:type="dxa"/>
            <w:tcPrChange w:id="5032" w:author="Cauris Cosmetics" w:date="2023-10-27T22:50:00Z">
              <w:tcPr>
                <w:tcW w:w="1813" w:type="dxa"/>
              </w:tcPr>
            </w:tcPrChange>
          </w:tcPr>
          <w:p w14:paraId="293A8406" w14:textId="59107C3E" w:rsidR="00E74E23" w:rsidRPr="00356D2D" w:rsidRDefault="00E74E23" w:rsidP="00E74E23">
            <w:pPr>
              <w:spacing w:line="240" w:lineRule="auto"/>
              <w:jc w:val="center"/>
              <w:rPr>
                <w:ins w:id="5033" w:author="Dr Mamadou SANOGO" w:date="2023-10-27T11:28:00Z"/>
                <w:rFonts w:cs="Times New Roman"/>
              </w:rPr>
            </w:pPr>
            <w:ins w:id="5034" w:author="Cauris Cosmetics" w:date="2023-10-27T22:50:00Z">
              <w:r w:rsidRPr="008B0053">
                <w:t>11</w:t>
              </w:r>
            </w:ins>
            <w:ins w:id="5035" w:author="Dr Mamadou SANOGO" w:date="2023-10-27T15:06:00Z">
              <w:del w:id="5036" w:author="Cauris Cosmetics" w:date="2023-10-27T22:50:00Z">
                <w:r w:rsidRPr="00356D2D" w:rsidDel="00095948">
                  <w:rPr>
                    <w:rFonts w:cs="Times New Roman"/>
                    <w:color w:val="000000"/>
                    <w:sz w:val="22"/>
                    <w:rPrChange w:id="5037" w:author="Dr Mamadou SANOGO" w:date="2023-10-27T15:07:00Z">
                      <w:rPr>
                        <w:rFonts w:ascii="Calibri" w:hAnsi="Calibri" w:cs="Calibri"/>
                        <w:color w:val="000000"/>
                        <w:sz w:val="22"/>
                      </w:rPr>
                    </w:rPrChange>
                  </w:rPr>
                  <w:delText>14</w:delText>
                </w:r>
              </w:del>
            </w:ins>
          </w:p>
        </w:tc>
        <w:tc>
          <w:tcPr>
            <w:tcW w:w="1813" w:type="dxa"/>
            <w:tcPrChange w:id="5038" w:author="Cauris Cosmetics" w:date="2023-10-27T22:50:00Z">
              <w:tcPr>
                <w:tcW w:w="1813" w:type="dxa"/>
              </w:tcPr>
            </w:tcPrChange>
          </w:tcPr>
          <w:p w14:paraId="44E79D8A" w14:textId="5B5F75E9" w:rsidR="00E74E23" w:rsidRPr="00356D2D" w:rsidRDefault="00E74E23" w:rsidP="00E74E23">
            <w:pPr>
              <w:spacing w:line="240" w:lineRule="auto"/>
              <w:jc w:val="center"/>
              <w:rPr>
                <w:ins w:id="5039" w:author="Dr Mamadou SANOGO" w:date="2023-10-27T11:28:00Z"/>
                <w:rFonts w:cs="Times New Roman"/>
                <w:color w:val="000000"/>
                <w:sz w:val="22"/>
                <w:rPrChange w:id="5040" w:author="Dr Mamadou SANOGO" w:date="2023-10-27T15:07:00Z">
                  <w:rPr>
                    <w:ins w:id="5041" w:author="Dr Mamadou SANOGO" w:date="2023-10-27T11:28:00Z"/>
                  </w:rPr>
                </w:rPrChange>
              </w:rPr>
            </w:pPr>
            <w:ins w:id="5042" w:author="Cauris Cosmetics" w:date="2023-10-27T22:50:00Z">
              <w:r w:rsidRPr="008B0053">
                <w:t>16</w:t>
              </w:r>
            </w:ins>
            <w:ins w:id="5043" w:author="Dr Mamadou SANOGO" w:date="2023-10-27T15:06:00Z">
              <w:del w:id="5044" w:author="Cauris Cosmetics" w:date="2023-10-27T22:50:00Z">
                <w:r w:rsidRPr="00356D2D" w:rsidDel="00095948">
                  <w:rPr>
                    <w:rFonts w:cs="Times New Roman"/>
                    <w:color w:val="000000"/>
                    <w:sz w:val="22"/>
                    <w:rPrChange w:id="5045" w:author="Dr Mamadou SANOGO" w:date="2023-10-27T15:07:00Z">
                      <w:rPr>
                        <w:rFonts w:ascii="Calibri" w:hAnsi="Calibri" w:cs="Calibri"/>
                        <w:color w:val="000000"/>
                        <w:sz w:val="22"/>
                      </w:rPr>
                    </w:rPrChange>
                  </w:rPr>
                  <w:delText>8</w:delText>
                </w:r>
              </w:del>
            </w:ins>
          </w:p>
        </w:tc>
      </w:tr>
      <w:tr w:rsidR="00E74E23" w:rsidRPr="00C76DF7" w14:paraId="48E741C7" w14:textId="77777777" w:rsidTr="00095948">
        <w:tblPrEx>
          <w:tblW w:w="0" w:type="auto"/>
          <w:tblPrExChange w:id="5046" w:author="Cauris Cosmetics" w:date="2023-10-27T22:50:00Z">
            <w:tblPrEx>
              <w:tblW w:w="0" w:type="auto"/>
            </w:tblPrEx>
          </w:tblPrExChange>
        </w:tblPrEx>
        <w:trPr>
          <w:ins w:id="5047" w:author="Dr Mamadou SANOGO" w:date="2023-10-27T11:28:00Z"/>
        </w:trPr>
        <w:tc>
          <w:tcPr>
            <w:tcW w:w="1979" w:type="dxa"/>
            <w:shd w:val="clear" w:color="auto" w:fill="D9D9D9" w:themeFill="background1" w:themeFillShade="D9"/>
            <w:tcPrChange w:id="5048" w:author="Cauris Cosmetics" w:date="2023-10-27T22:50:00Z">
              <w:tcPr>
                <w:tcW w:w="1979" w:type="dxa"/>
                <w:shd w:val="clear" w:color="auto" w:fill="D9D9D9" w:themeFill="background1" w:themeFillShade="D9"/>
              </w:tcPr>
            </w:tcPrChange>
          </w:tcPr>
          <w:p w14:paraId="2DDF7E9A" w14:textId="77777777" w:rsidR="00E74E23" w:rsidRPr="00C76DF7" w:rsidRDefault="00E74E23">
            <w:pPr>
              <w:spacing w:line="240" w:lineRule="auto"/>
              <w:jc w:val="left"/>
              <w:rPr>
                <w:ins w:id="5049" w:author="Dr Mamadou SANOGO" w:date="2023-10-27T11:28:00Z"/>
                <w:b/>
              </w:rPr>
              <w:pPrChange w:id="5050" w:author="Dr Mamadou SANOGO" w:date="2023-10-27T15:07:00Z">
                <w:pPr>
                  <w:spacing w:line="240" w:lineRule="auto"/>
                </w:pPr>
              </w:pPrChange>
            </w:pPr>
            <w:ins w:id="5051" w:author="Dr Mamadou SANOGO" w:date="2023-10-27T11:28:00Z">
              <w:r w:rsidRPr="00C76DF7">
                <w:rPr>
                  <w:b/>
                </w:rPr>
                <w:t xml:space="preserve">Nbr. total inscrits </w:t>
              </w:r>
            </w:ins>
          </w:p>
        </w:tc>
        <w:tc>
          <w:tcPr>
            <w:tcW w:w="1643" w:type="dxa"/>
            <w:shd w:val="clear" w:color="auto" w:fill="D9D9D9" w:themeFill="background1" w:themeFillShade="D9"/>
            <w:tcPrChange w:id="5052" w:author="Cauris Cosmetics" w:date="2023-10-27T22:50:00Z">
              <w:tcPr>
                <w:tcW w:w="1643" w:type="dxa"/>
                <w:shd w:val="clear" w:color="auto" w:fill="D9D9D9" w:themeFill="background1" w:themeFillShade="D9"/>
              </w:tcPr>
            </w:tcPrChange>
          </w:tcPr>
          <w:p w14:paraId="7208AADD" w14:textId="1583909C" w:rsidR="00E74E23" w:rsidRPr="00356D2D" w:rsidRDefault="00E74E23" w:rsidP="00E74E23">
            <w:pPr>
              <w:spacing w:line="240" w:lineRule="auto"/>
              <w:jc w:val="center"/>
              <w:rPr>
                <w:ins w:id="5053" w:author="Dr Mamadou SANOGO" w:date="2023-10-27T11:28:00Z"/>
                <w:rFonts w:cs="Times New Roman"/>
                <w:b/>
                <w:bCs/>
              </w:rPr>
            </w:pPr>
            <w:ins w:id="5054" w:author="Cauris Cosmetics" w:date="2023-10-27T22:50:00Z">
              <w:r w:rsidRPr="008B0053">
                <w:t>20</w:t>
              </w:r>
            </w:ins>
            <w:ins w:id="5055" w:author="Dr Mamadou SANOGO" w:date="2023-10-27T15:06:00Z">
              <w:del w:id="5056" w:author="Cauris Cosmetics" w:date="2023-10-27T22:50:00Z">
                <w:r w:rsidRPr="00356D2D" w:rsidDel="00095948">
                  <w:rPr>
                    <w:rFonts w:cs="Times New Roman"/>
                    <w:b/>
                    <w:bCs/>
                    <w:color w:val="000000"/>
                    <w:sz w:val="22"/>
                    <w:rPrChange w:id="5057" w:author="Dr Mamadou SANOGO" w:date="2023-10-27T15:07:00Z">
                      <w:rPr>
                        <w:rFonts w:ascii="Calibri" w:hAnsi="Calibri" w:cs="Calibri"/>
                        <w:color w:val="000000"/>
                        <w:sz w:val="22"/>
                      </w:rPr>
                    </w:rPrChange>
                  </w:rPr>
                  <w:delText>24</w:delText>
                </w:r>
              </w:del>
            </w:ins>
          </w:p>
        </w:tc>
        <w:tc>
          <w:tcPr>
            <w:tcW w:w="1812" w:type="dxa"/>
            <w:shd w:val="clear" w:color="auto" w:fill="D9D9D9" w:themeFill="background1" w:themeFillShade="D9"/>
            <w:tcPrChange w:id="5058" w:author="Cauris Cosmetics" w:date="2023-10-27T22:50:00Z">
              <w:tcPr>
                <w:tcW w:w="1812" w:type="dxa"/>
                <w:shd w:val="clear" w:color="auto" w:fill="D9D9D9" w:themeFill="background1" w:themeFillShade="D9"/>
              </w:tcPr>
            </w:tcPrChange>
          </w:tcPr>
          <w:p w14:paraId="518FE715" w14:textId="483A920B" w:rsidR="00E74E23" w:rsidRPr="00356D2D" w:rsidRDefault="00E74E23" w:rsidP="00E74E23">
            <w:pPr>
              <w:spacing w:line="240" w:lineRule="auto"/>
              <w:jc w:val="center"/>
              <w:rPr>
                <w:ins w:id="5059" w:author="Dr Mamadou SANOGO" w:date="2023-10-27T11:28:00Z"/>
                <w:rFonts w:cs="Times New Roman"/>
                <w:b/>
                <w:bCs/>
              </w:rPr>
            </w:pPr>
            <w:ins w:id="5060" w:author="Cauris Cosmetics" w:date="2023-10-27T22:50:00Z">
              <w:r w:rsidRPr="008B0053">
                <w:t>24</w:t>
              </w:r>
            </w:ins>
            <w:ins w:id="5061" w:author="Dr Mamadou SANOGO" w:date="2023-10-27T15:06:00Z">
              <w:del w:id="5062" w:author="Cauris Cosmetics" w:date="2023-10-27T22:50:00Z">
                <w:r w:rsidRPr="00356D2D" w:rsidDel="00095948">
                  <w:rPr>
                    <w:rFonts w:cs="Times New Roman"/>
                    <w:b/>
                    <w:bCs/>
                    <w:color w:val="000000"/>
                    <w:sz w:val="22"/>
                    <w:rPrChange w:id="5063" w:author="Dr Mamadou SANOGO" w:date="2023-10-27T15:07:00Z">
                      <w:rPr>
                        <w:rFonts w:ascii="Calibri" w:hAnsi="Calibri" w:cs="Calibri"/>
                        <w:color w:val="000000"/>
                        <w:sz w:val="22"/>
                      </w:rPr>
                    </w:rPrChange>
                  </w:rPr>
                  <w:delText>30</w:delText>
                </w:r>
              </w:del>
            </w:ins>
          </w:p>
        </w:tc>
        <w:tc>
          <w:tcPr>
            <w:tcW w:w="1813" w:type="dxa"/>
            <w:shd w:val="clear" w:color="auto" w:fill="D9D9D9" w:themeFill="background1" w:themeFillShade="D9"/>
            <w:tcPrChange w:id="5064" w:author="Cauris Cosmetics" w:date="2023-10-27T22:50:00Z">
              <w:tcPr>
                <w:tcW w:w="1813" w:type="dxa"/>
                <w:shd w:val="clear" w:color="auto" w:fill="D9D9D9" w:themeFill="background1" w:themeFillShade="D9"/>
              </w:tcPr>
            </w:tcPrChange>
          </w:tcPr>
          <w:p w14:paraId="18A0E1C7" w14:textId="7ACF08DB" w:rsidR="00E74E23" w:rsidRPr="00356D2D" w:rsidRDefault="00E74E23" w:rsidP="00E74E23">
            <w:pPr>
              <w:spacing w:line="240" w:lineRule="auto"/>
              <w:jc w:val="center"/>
              <w:rPr>
                <w:ins w:id="5065" w:author="Dr Mamadou SANOGO" w:date="2023-10-27T11:28:00Z"/>
                <w:rFonts w:cs="Times New Roman"/>
                <w:b/>
                <w:bCs/>
              </w:rPr>
            </w:pPr>
            <w:ins w:id="5066" w:author="Cauris Cosmetics" w:date="2023-10-27T22:50:00Z">
              <w:r w:rsidRPr="008B0053">
                <w:t>25</w:t>
              </w:r>
            </w:ins>
            <w:ins w:id="5067" w:author="Dr Mamadou SANOGO" w:date="2023-10-27T15:06:00Z">
              <w:del w:id="5068" w:author="Cauris Cosmetics" w:date="2023-10-27T22:50:00Z">
                <w:r w:rsidRPr="00356D2D" w:rsidDel="00095948">
                  <w:rPr>
                    <w:rFonts w:cs="Times New Roman"/>
                    <w:b/>
                    <w:bCs/>
                    <w:color w:val="000000"/>
                    <w:sz w:val="22"/>
                    <w:rPrChange w:id="5069" w:author="Dr Mamadou SANOGO" w:date="2023-10-27T15:07:00Z">
                      <w:rPr>
                        <w:rFonts w:ascii="Calibri" w:hAnsi="Calibri" w:cs="Calibri"/>
                        <w:color w:val="000000"/>
                        <w:sz w:val="22"/>
                      </w:rPr>
                    </w:rPrChange>
                  </w:rPr>
                  <w:delText>25</w:delText>
                </w:r>
              </w:del>
            </w:ins>
          </w:p>
        </w:tc>
        <w:tc>
          <w:tcPr>
            <w:tcW w:w="1813" w:type="dxa"/>
            <w:shd w:val="clear" w:color="auto" w:fill="D9D9D9" w:themeFill="background1" w:themeFillShade="D9"/>
            <w:tcPrChange w:id="5070" w:author="Cauris Cosmetics" w:date="2023-10-27T22:50:00Z">
              <w:tcPr>
                <w:tcW w:w="1813" w:type="dxa"/>
                <w:shd w:val="clear" w:color="auto" w:fill="D9D9D9" w:themeFill="background1" w:themeFillShade="D9"/>
              </w:tcPr>
            </w:tcPrChange>
          </w:tcPr>
          <w:p w14:paraId="6F025E44" w14:textId="04028E55" w:rsidR="00E74E23" w:rsidRPr="00356D2D" w:rsidRDefault="00E74E23" w:rsidP="00E74E23">
            <w:pPr>
              <w:spacing w:line="240" w:lineRule="auto"/>
              <w:jc w:val="center"/>
              <w:rPr>
                <w:ins w:id="5071" w:author="Dr Mamadou SANOGO" w:date="2023-10-27T11:28:00Z"/>
                <w:rFonts w:cs="Times New Roman"/>
                <w:b/>
                <w:bCs/>
              </w:rPr>
            </w:pPr>
            <w:ins w:id="5072" w:author="Cauris Cosmetics" w:date="2023-10-27T22:50:00Z">
              <w:r w:rsidRPr="008B0053">
                <w:t>34</w:t>
              </w:r>
            </w:ins>
            <w:ins w:id="5073" w:author="Dr Mamadou SANOGO" w:date="2023-10-27T15:06:00Z">
              <w:del w:id="5074" w:author="Cauris Cosmetics" w:date="2023-10-27T22:50:00Z">
                <w:r w:rsidRPr="00356D2D" w:rsidDel="00095948">
                  <w:rPr>
                    <w:rFonts w:cs="Times New Roman"/>
                    <w:b/>
                    <w:bCs/>
                    <w:color w:val="000000"/>
                    <w:sz w:val="22"/>
                    <w:rPrChange w:id="5075" w:author="Dr Mamadou SANOGO" w:date="2023-10-27T15:07:00Z">
                      <w:rPr>
                        <w:rFonts w:ascii="Calibri" w:hAnsi="Calibri" w:cs="Calibri"/>
                        <w:color w:val="000000"/>
                        <w:sz w:val="22"/>
                      </w:rPr>
                    </w:rPrChange>
                  </w:rPr>
                  <w:delText>18</w:delText>
                </w:r>
              </w:del>
            </w:ins>
          </w:p>
        </w:tc>
      </w:tr>
    </w:tbl>
    <w:p w14:paraId="6AD3387F" w14:textId="77777777" w:rsidR="00693568" w:rsidRPr="00C76DF7" w:rsidRDefault="00693568" w:rsidP="00693568">
      <w:pPr>
        <w:spacing w:line="240" w:lineRule="auto"/>
        <w:rPr>
          <w:ins w:id="5076" w:author="Dr Mamadou SANOGO" w:date="2023-10-27T11:28:00Z"/>
        </w:rPr>
      </w:pPr>
    </w:p>
    <w:p w14:paraId="4C053ED7" w14:textId="48F286BF" w:rsidR="00693568" w:rsidRPr="00693568" w:rsidRDefault="00693568" w:rsidP="00693568">
      <w:pPr>
        <w:spacing w:line="240" w:lineRule="auto"/>
        <w:rPr>
          <w:ins w:id="5077" w:author="Dr Mamadou SANOGO" w:date="2023-10-27T11:28:00Z"/>
          <w:b/>
          <w:bCs/>
          <w:i/>
          <w:iCs/>
          <w:rPrChange w:id="5078" w:author="Dr Mamadou SANOGO" w:date="2023-10-27T11:29:00Z">
            <w:rPr>
              <w:ins w:id="5079" w:author="Dr Mamadou SANOGO" w:date="2023-10-27T11:28:00Z"/>
            </w:rPr>
          </w:rPrChange>
        </w:rPr>
      </w:pPr>
      <w:ins w:id="5080" w:author="Dr Mamadou SANOGO" w:date="2023-10-27T11:28:00Z">
        <w:r w:rsidRPr="00C76DF7">
          <w:rPr>
            <w:b/>
            <w:bCs/>
            <w:i/>
            <w:iCs/>
            <w:szCs w:val="24"/>
          </w:rPr>
          <w:t>Caractéristique de la population étudiante</w:t>
        </w:r>
      </w:ins>
    </w:p>
    <w:tbl>
      <w:tblPr>
        <w:tblStyle w:val="Grilledutableau"/>
        <w:tblW w:w="0" w:type="auto"/>
        <w:tblLook w:val="04A0" w:firstRow="1" w:lastRow="0" w:firstColumn="1" w:lastColumn="0" w:noHBand="0" w:noVBand="1"/>
      </w:tblPr>
      <w:tblGrid>
        <w:gridCol w:w="2121"/>
        <w:gridCol w:w="1501"/>
        <w:gridCol w:w="1812"/>
        <w:gridCol w:w="1813"/>
        <w:gridCol w:w="1813"/>
        <w:tblGridChange w:id="5081">
          <w:tblGrid>
            <w:gridCol w:w="2121"/>
            <w:gridCol w:w="1501"/>
            <w:gridCol w:w="1812"/>
            <w:gridCol w:w="1813"/>
            <w:gridCol w:w="1813"/>
          </w:tblGrid>
        </w:tblGridChange>
      </w:tblGrid>
      <w:tr w:rsidR="00693568" w:rsidRPr="00C76DF7" w14:paraId="01B57692" w14:textId="77777777" w:rsidTr="00A36245">
        <w:trPr>
          <w:ins w:id="5082" w:author="Dr Mamadou SANOGO" w:date="2023-10-27T11:28:00Z"/>
        </w:trPr>
        <w:tc>
          <w:tcPr>
            <w:tcW w:w="2121" w:type="dxa"/>
          </w:tcPr>
          <w:p w14:paraId="0048AC41" w14:textId="77777777" w:rsidR="00693568" w:rsidRPr="00C76DF7" w:rsidRDefault="00693568" w:rsidP="00A36245">
            <w:pPr>
              <w:spacing w:line="240" w:lineRule="auto"/>
              <w:rPr>
                <w:ins w:id="5083" w:author="Dr Mamadou SANOGO" w:date="2023-10-27T11:28:00Z"/>
                <w:b/>
              </w:rPr>
            </w:pPr>
            <w:ins w:id="5084" w:author="Dr Mamadou SANOGO" w:date="2023-10-27T11:28:00Z">
              <w:r w:rsidRPr="00C76DF7">
                <w:rPr>
                  <w:b/>
                </w:rPr>
                <w:t>Année univ.</w:t>
              </w:r>
            </w:ins>
          </w:p>
        </w:tc>
        <w:tc>
          <w:tcPr>
            <w:tcW w:w="1501" w:type="dxa"/>
          </w:tcPr>
          <w:p w14:paraId="7F04ED89" w14:textId="77777777" w:rsidR="00693568" w:rsidRPr="00C76DF7" w:rsidRDefault="00693568" w:rsidP="00A36245">
            <w:pPr>
              <w:spacing w:line="240" w:lineRule="auto"/>
              <w:jc w:val="center"/>
              <w:rPr>
                <w:ins w:id="5085" w:author="Dr Mamadou SANOGO" w:date="2023-10-27T11:28:00Z"/>
                <w:b/>
              </w:rPr>
            </w:pPr>
            <w:ins w:id="5086" w:author="Dr Mamadou SANOGO" w:date="2023-10-27T11:28:00Z">
              <w:r w:rsidRPr="00C76DF7">
                <w:rPr>
                  <w:b/>
                </w:rPr>
                <w:t>2018-2019</w:t>
              </w:r>
            </w:ins>
          </w:p>
        </w:tc>
        <w:tc>
          <w:tcPr>
            <w:tcW w:w="1812" w:type="dxa"/>
          </w:tcPr>
          <w:p w14:paraId="7B199C40" w14:textId="77777777" w:rsidR="00693568" w:rsidRPr="00C76DF7" w:rsidRDefault="00693568" w:rsidP="00A36245">
            <w:pPr>
              <w:spacing w:line="240" w:lineRule="auto"/>
              <w:jc w:val="center"/>
              <w:rPr>
                <w:ins w:id="5087" w:author="Dr Mamadou SANOGO" w:date="2023-10-27T11:28:00Z"/>
                <w:b/>
              </w:rPr>
            </w:pPr>
            <w:ins w:id="5088" w:author="Dr Mamadou SANOGO" w:date="2023-10-27T11:28:00Z">
              <w:r w:rsidRPr="00C76DF7">
                <w:rPr>
                  <w:b/>
                </w:rPr>
                <w:t>2019-2020</w:t>
              </w:r>
            </w:ins>
          </w:p>
        </w:tc>
        <w:tc>
          <w:tcPr>
            <w:tcW w:w="1813" w:type="dxa"/>
          </w:tcPr>
          <w:p w14:paraId="208C38AA" w14:textId="77777777" w:rsidR="00693568" w:rsidRPr="00C76DF7" w:rsidRDefault="00693568" w:rsidP="00A36245">
            <w:pPr>
              <w:spacing w:line="240" w:lineRule="auto"/>
              <w:jc w:val="center"/>
              <w:rPr>
                <w:ins w:id="5089" w:author="Dr Mamadou SANOGO" w:date="2023-10-27T11:28:00Z"/>
                <w:b/>
              </w:rPr>
            </w:pPr>
            <w:ins w:id="5090" w:author="Dr Mamadou SANOGO" w:date="2023-10-27T11:28:00Z">
              <w:r w:rsidRPr="00C76DF7">
                <w:rPr>
                  <w:b/>
                </w:rPr>
                <w:t>2020-2021</w:t>
              </w:r>
            </w:ins>
          </w:p>
        </w:tc>
        <w:tc>
          <w:tcPr>
            <w:tcW w:w="1813" w:type="dxa"/>
          </w:tcPr>
          <w:p w14:paraId="3E669D83" w14:textId="77777777" w:rsidR="00693568" w:rsidRPr="00C76DF7" w:rsidRDefault="00693568" w:rsidP="00A36245">
            <w:pPr>
              <w:spacing w:line="240" w:lineRule="auto"/>
              <w:jc w:val="center"/>
              <w:rPr>
                <w:ins w:id="5091" w:author="Dr Mamadou SANOGO" w:date="2023-10-27T11:28:00Z"/>
                <w:b/>
              </w:rPr>
            </w:pPr>
            <w:ins w:id="5092" w:author="Dr Mamadou SANOGO" w:date="2023-10-27T11:28:00Z">
              <w:r w:rsidRPr="00C76DF7">
                <w:rPr>
                  <w:b/>
                </w:rPr>
                <w:t>2021-2022</w:t>
              </w:r>
            </w:ins>
          </w:p>
        </w:tc>
      </w:tr>
      <w:tr w:rsidR="00E74E23" w:rsidRPr="00C76DF7" w14:paraId="265E7C72" w14:textId="77777777" w:rsidTr="00A36245">
        <w:trPr>
          <w:ins w:id="5093" w:author="Dr Mamadou SANOGO" w:date="2023-10-27T11:28:00Z"/>
        </w:trPr>
        <w:tc>
          <w:tcPr>
            <w:tcW w:w="2121" w:type="dxa"/>
          </w:tcPr>
          <w:p w14:paraId="2992798F" w14:textId="77777777" w:rsidR="00E74E23" w:rsidRPr="00C76DF7" w:rsidRDefault="00E74E23" w:rsidP="00E74E23">
            <w:pPr>
              <w:spacing w:line="240" w:lineRule="auto"/>
              <w:rPr>
                <w:ins w:id="5094" w:author="Dr Mamadou SANOGO" w:date="2023-10-27T11:28:00Z"/>
              </w:rPr>
            </w:pPr>
            <w:ins w:id="5095" w:author="Dr Mamadou SANOGO" w:date="2023-10-27T11:28:00Z">
              <w:r w:rsidRPr="00C76DF7">
                <w:t>Nbr. et % d’étudiantes en M 1</w:t>
              </w:r>
            </w:ins>
          </w:p>
        </w:tc>
        <w:tc>
          <w:tcPr>
            <w:tcW w:w="1501" w:type="dxa"/>
            <w:vAlign w:val="center"/>
          </w:tcPr>
          <w:p w14:paraId="734E3778" w14:textId="63618BB6" w:rsidR="00E74E23" w:rsidRPr="00C76DF7" w:rsidRDefault="00E74E23" w:rsidP="00E74E23">
            <w:pPr>
              <w:spacing w:line="240" w:lineRule="auto"/>
              <w:jc w:val="center"/>
              <w:rPr>
                <w:ins w:id="5096" w:author="Dr Mamadou SANOGO" w:date="2023-10-27T11:28:00Z"/>
              </w:rPr>
            </w:pPr>
            <w:ins w:id="5097" w:author="Cauris Cosmetics" w:date="2023-10-27T22:49:00Z">
              <w:r>
                <w:rPr>
                  <w:color w:val="000000"/>
                  <w:sz w:val="22"/>
                </w:rPr>
                <w:t>6 soit 66,66%</w:t>
              </w:r>
            </w:ins>
            <w:ins w:id="5098" w:author="Dr Mamadou SANOGO" w:date="2023-10-27T15:08:00Z">
              <w:del w:id="5099" w:author="Cauris Cosmetics" w:date="2023-10-27T22:49:00Z">
                <w:r w:rsidDel="00623F93">
                  <w:rPr>
                    <w:color w:val="000000"/>
                    <w:sz w:val="22"/>
                  </w:rPr>
                  <w:delText>6 soit 46,15%</w:delText>
                </w:r>
              </w:del>
            </w:ins>
          </w:p>
        </w:tc>
        <w:tc>
          <w:tcPr>
            <w:tcW w:w="1812" w:type="dxa"/>
            <w:vAlign w:val="center"/>
          </w:tcPr>
          <w:p w14:paraId="1AB2E33E" w14:textId="2FCD1512" w:rsidR="00E74E23" w:rsidRPr="00C76DF7" w:rsidRDefault="00E74E23" w:rsidP="00E74E23">
            <w:pPr>
              <w:spacing w:line="240" w:lineRule="auto"/>
              <w:jc w:val="center"/>
              <w:rPr>
                <w:ins w:id="5100" w:author="Dr Mamadou SANOGO" w:date="2023-10-27T11:28:00Z"/>
              </w:rPr>
            </w:pPr>
            <w:ins w:id="5101" w:author="Cauris Cosmetics" w:date="2023-10-27T22:49:00Z">
              <w:r>
                <w:rPr>
                  <w:color w:val="000000"/>
                  <w:sz w:val="22"/>
                </w:rPr>
                <w:t>7 soit 58,33%</w:t>
              </w:r>
            </w:ins>
            <w:ins w:id="5102" w:author="Dr Mamadou SANOGO" w:date="2023-10-27T15:08:00Z">
              <w:del w:id="5103" w:author="Cauris Cosmetics" w:date="2023-10-27T22:49:00Z">
                <w:r w:rsidDel="00623F93">
                  <w:rPr>
                    <w:color w:val="000000"/>
                    <w:sz w:val="22"/>
                  </w:rPr>
                  <w:delText>7 soit 43,75%</w:delText>
                </w:r>
              </w:del>
            </w:ins>
          </w:p>
        </w:tc>
        <w:tc>
          <w:tcPr>
            <w:tcW w:w="1813" w:type="dxa"/>
            <w:vAlign w:val="center"/>
          </w:tcPr>
          <w:p w14:paraId="5BC483AF" w14:textId="5871C688" w:rsidR="00E74E23" w:rsidRPr="00C76DF7" w:rsidRDefault="00E74E23" w:rsidP="00E74E23">
            <w:pPr>
              <w:spacing w:line="240" w:lineRule="auto"/>
              <w:jc w:val="center"/>
              <w:rPr>
                <w:ins w:id="5104" w:author="Dr Mamadou SANOGO" w:date="2023-10-27T11:28:00Z"/>
              </w:rPr>
            </w:pPr>
            <w:ins w:id="5105" w:author="Cauris Cosmetics" w:date="2023-10-27T22:49:00Z">
              <w:r>
                <w:rPr>
                  <w:color w:val="000000"/>
                  <w:sz w:val="22"/>
                </w:rPr>
                <w:t>7 soit 50%</w:t>
              </w:r>
            </w:ins>
            <w:ins w:id="5106" w:author="Dr Mamadou SANOGO" w:date="2023-10-27T15:08:00Z">
              <w:del w:id="5107" w:author="Cauris Cosmetics" w:date="2023-10-27T22:49:00Z">
                <w:r w:rsidDel="00623F93">
                  <w:rPr>
                    <w:color w:val="000000"/>
                    <w:sz w:val="22"/>
                  </w:rPr>
                  <w:delText>7 soit 63,63%</w:delText>
                </w:r>
              </w:del>
            </w:ins>
          </w:p>
        </w:tc>
        <w:tc>
          <w:tcPr>
            <w:tcW w:w="1813" w:type="dxa"/>
            <w:vAlign w:val="center"/>
          </w:tcPr>
          <w:p w14:paraId="1CFCB954" w14:textId="120DC94D" w:rsidR="00E74E23" w:rsidRPr="00C76DF7" w:rsidRDefault="00E74E23" w:rsidP="00E74E23">
            <w:pPr>
              <w:spacing w:line="240" w:lineRule="auto"/>
              <w:jc w:val="center"/>
              <w:rPr>
                <w:ins w:id="5108" w:author="Dr Mamadou SANOGO" w:date="2023-10-27T11:28:00Z"/>
              </w:rPr>
            </w:pPr>
            <w:ins w:id="5109" w:author="Cauris Cosmetics" w:date="2023-10-27T22:49:00Z">
              <w:r>
                <w:rPr>
                  <w:color w:val="000000"/>
                  <w:sz w:val="22"/>
                </w:rPr>
                <w:t>4 soit 22,22%</w:t>
              </w:r>
            </w:ins>
            <w:ins w:id="5110" w:author="Dr Mamadou SANOGO" w:date="2023-10-27T15:08:00Z">
              <w:del w:id="5111" w:author="Cauris Cosmetics" w:date="2023-10-27T22:49:00Z">
                <w:r w:rsidDel="00623F93">
                  <w:rPr>
                    <w:color w:val="000000"/>
                    <w:sz w:val="22"/>
                  </w:rPr>
                  <w:delText>4 soit 40%</w:delText>
                </w:r>
              </w:del>
            </w:ins>
          </w:p>
        </w:tc>
      </w:tr>
      <w:tr w:rsidR="00E74E23" w:rsidRPr="00C76DF7" w14:paraId="3B7049CD" w14:textId="77777777" w:rsidTr="00623F93">
        <w:tblPrEx>
          <w:tblW w:w="0" w:type="auto"/>
          <w:tblPrExChange w:id="5112" w:author="Cauris Cosmetics" w:date="2023-10-27T22:49:00Z">
            <w:tblPrEx>
              <w:tblW w:w="0" w:type="auto"/>
            </w:tblPrEx>
          </w:tblPrExChange>
        </w:tblPrEx>
        <w:trPr>
          <w:ins w:id="5113" w:author="Dr Mamadou SANOGO" w:date="2023-10-27T11:28:00Z"/>
        </w:trPr>
        <w:tc>
          <w:tcPr>
            <w:tcW w:w="2121" w:type="dxa"/>
            <w:tcPrChange w:id="5114" w:author="Cauris Cosmetics" w:date="2023-10-27T22:49:00Z">
              <w:tcPr>
                <w:tcW w:w="2121" w:type="dxa"/>
              </w:tcPr>
            </w:tcPrChange>
          </w:tcPr>
          <w:p w14:paraId="11D8EC58" w14:textId="77777777" w:rsidR="00E74E23" w:rsidRPr="00C76DF7" w:rsidRDefault="00E74E23" w:rsidP="00E74E23">
            <w:pPr>
              <w:spacing w:line="240" w:lineRule="auto"/>
              <w:rPr>
                <w:ins w:id="5115" w:author="Dr Mamadou SANOGO" w:date="2023-10-27T11:28:00Z"/>
              </w:rPr>
            </w:pPr>
            <w:ins w:id="5116" w:author="Dr Mamadou SANOGO" w:date="2023-10-27T11:28:00Z">
              <w:r w:rsidRPr="00C76DF7">
                <w:t>Nbr. et % d’étudiantes en M 2</w:t>
              </w:r>
            </w:ins>
          </w:p>
        </w:tc>
        <w:tc>
          <w:tcPr>
            <w:tcW w:w="1501" w:type="dxa"/>
            <w:vAlign w:val="bottom"/>
            <w:tcPrChange w:id="5117" w:author="Cauris Cosmetics" w:date="2023-10-27T22:49:00Z">
              <w:tcPr>
                <w:tcW w:w="1501" w:type="dxa"/>
                <w:vAlign w:val="center"/>
              </w:tcPr>
            </w:tcPrChange>
          </w:tcPr>
          <w:p w14:paraId="49EFB805" w14:textId="5C579147" w:rsidR="00E74E23" w:rsidRPr="00C76DF7" w:rsidRDefault="00E74E23" w:rsidP="00E74E23">
            <w:pPr>
              <w:spacing w:line="240" w:lineRule="auto"/>
              <w:jc w:val="center"/>
              <w:rPr>
                <w:ins w:id="5118" w:author="Dr Mamadou SANOGO" w:date="2023-10-27T11:28:00Z"/>
              </w:rPr>
            </w:pPr>
            <w:ins w:id="5119" w:author="Cauris Cosmetics" w:date="2023-10-27T22:49:00Z">
              <w:r>
                <w:rPr>
                  <w:color w:val="000000"/>
                  <w:sz w:val="22"/>
                </w:rPr>
                <w:t>4 soit 36,36%</w:t>
              </w:r>
            </w:ins>
            <w:ins w:id="5120" w:author="Dr Mamadou SANOGO" w:date="2023-10-27T15:08:00Z">
              <w:del w:id="5121" w:author="Cauris Cosmetics" w:date="2023-10-27T22:49:00Z">
                <w:r w:rsidDel="00623F93">
                  <w:rPr>
                    <w:color w:val="000000"/>
                    <w:sz w:val="22"/>
                  </w:rPr>
                  <w:delText>4 soit 36%</w:delText>
                </w:r>
              </w:del>
            </w:ins>
          </w:p>
        </w:tc>
        <w:tc>
          <w:tcPr>
            <w:tcW w:w="1812" w:type="dxa"/>
            <w:vAlign w:val="bottom"/>
            <w:tcPrChange w:id="5122" w:author="Cauris Cosmetics" w:date="2023-10-27T22:49:00Z">
              <w:tcPr>
                <w:tcW w:w="1812" w:type="dxa"/>
                <w:vAlign w:val="center"/>
              </w:tcPr>
            </w:tcPrChange>
          </w:tcPr>
          <w:p w14:paraId="0C737FAC" w14:textId="45E99070" w:rsidR="00E74E23" w:rsidRPr="00C76DF7" w:rsidRDefault="00E74E23" w:rsidP="00E74E23">
            <w:pPr>
              <w:spacing w:line="240" w:lineRule="auto"/>
              <w:jc w:val="center"/>
              <w:rPr>
                <w:ins w:id="5123" w:author="Dr Mamadou SANOGO" w:date="2023-10-27T11:28:00Z"/>
              </w:rPr>
            </w:pPr>
            <w:ins w:id="5124" w:author="Cauris Cosmetics" w:date="2023-10-27T22:49:00Z">
              <w:r>
                <w:rPr>
                  <w:color w:val="000000"/>
                  <w:sz w:val="22"/>
                </w:rPr>
                <w:t>8 soit 66,66%</w:t>
              </w:r>
            </w:ins>
            <w:ins w:id="5125" w:author="Dr Mamadou SANOGO" w:date="2023-10-27T15:08:00Z">
              <w:del w:id="5126" w:author="Cauris Cosmetics" w:date="2023-10-27T22:49:00Z">
                <w:r w:rsidDel="00623F93">
                  <w:rPr>
                    <w:color w:val="000000"/>
                    <w:sz w:val="22"/>
                  </w:rPr>
                  <w:delText>8 soit 57%</w:delText>
                </w:r>
              </w:del>
            </w:ins>
          </w:p>
        </w:tc>
        <w:tc>
          <w:tcPr>
            <w:tcW w:w="1813" w:type="dxa"/>
            <w:vAlign w:val="bottom"/>
            <w:tcPrChange w:id="5127" w:author="Cauris Cosmetics" w:date="2023-10-27T22:49:00Z">
              <w:tcPr>
                <w:tcW w:w="1813" w:type="dxa"/>
                <w:vAlign w:val="center"/>
              </w:tcPr>
            </w:tcPrChange>
          </w:tcPr>
          <w:p w14:paraId="45F59385" w14:textId="1C641095" w:rsidR="00E74E23" w:rsidRPr="00C76DF7" w:rsidRDefault="00E74E23" w:rsidP="00E74E23">
            <w:pPr>
              <w:spacing w:line="240" w:lineRule="auto"/>
              <w:jc w:val="center"/>
              <w:rPr>
                <w:ins w:id="5128" w:author="Dr Mamadou SANOGO" w:date="2023-10-27T11:28:00Z"/>
              </w:rPr>
            </w:pPr>
            <w:ins w:id="5129" w:author="Cauris Cosmetics" w:date="2023-10-27T22:49:00Z">
              <w:r>
                <w:rPr>
                  <w:color w:val="000000"/>
                  <w:sz w:val="22"/>
                </w:rPr>
                <w:t>5 soit 45,45%</w:t>
              </w:r>
            </w:ins>
            <w:ins w:id="5130" w:author="Dr Mamadou SANOGO" w:date="2023-10-27T15:08:00Z">
              <w:del w:id="5131" w:author="Cauris Cosmetics" w:date="2023-10-27T22:49:00Z">
                <w:r w:rsidDel="00623F93">
                  <w:rPr>
                    <w:color w:val="000000"/>
                    <w:sz w:val="22"/>
                  </w:rPr>
                  <w:delText>5 soit 36%</w:delText>
                </w:r>
              </w:del>
            </w:ins>
          </w:p>
        </w:tc>
        <w:tc>
          <w:tcPr>
            <w:tcW w:w="1813" w:type="dxa"/>
            <w:vAlign w:val="bottom"/>
            <w:tcPrChange w:id="5132" w:author="Cauris Cosmetics" w:date="2023-10-27T22:49:00Z">
              <w:tcPr>
                <w:tcW w:w="1813" w:type="dxa"/>
                <w:vAlign w:val="center"/>
              </w:tcPr>
            </w:tcPrChange>
          </w:tcPr>
          <w:p w14:paraId="79292B55" w14:textId="46FFC7AF" w:rsidR="00E74E23" w:rsidRPr="00C76DF7" w:rsidRDefault="00E74E23" w:rsidP="00E74E23">
            <w:pPr>
              <w:spacing w:line="240" w:lineRule="auto"/>
              <w:jc w:val="center"/>
              <w:rPr>
                <w:ins w:id="5133" w:author="Dr Mamadou SANOGO" w:date="2023-10-27T11:28:00Z"/>
              </w:rPr>
            </w:pPr>
            <w:ins w:id="5134" w:author="Cauris Cosmetics" w:date="2023-10-27T22:49:00Z">
              <w:r>
                <w:rPr>
                  <w:color w:val="000000"/>
                  <w:sz w:val="22"/>
                </w:rPr>
                <w:t>4 soit 25%</w:t>
              </w:r>
            </w:ins>
            <w:ins w:id="5135" w:author="Dr Mamadou SANOGO" w:date="2023-10-27T15:08:00Z">
              <w:del w:id="5136" w:author="Cauris Cosmetics" w:date="2023-10-27T22:49:00Z">
                <w:r w:rsidDel="00623F93">
                  <w:rPr>
                    <w:color w:val="000000"/>
                    <w:sz w:val="22"/>
                  </w:rPr>
                  <w:delText>4 soit 50%</w:delText>
                </w:r>
              </w:del>
            </w:ins>
          </w:p>
        </w:tc>
      </w:tr>
      <w:tr w:rsidR="00E74E23" w:rsidRPr="00C76DF7" w14:paraId="3E6E7D47" w14:textId="77777777" w:rsidTr="00A36245">
        <w:trPr>
          <w:ins w:id="5137" w:author="Dr Mamadou SANOGO" w:date="2023-10-27T11:28:00Z"/>
        </w:trPr>
        <w:tc>
          <w:tcPr>
            <w:tcW w:w="2121" w:type="dxa"/>
            <w:shd w:val="clear" w:color="auto" w:fill="D9D9D9" w:themeFill="background1" w:themeFillShade="D9"/>
          </w:tcPr>
          <w:p w14:paraId="5DCC02EE" w14:textId="77777777" w:rsidR="00E74E23" w:rsidRPr="00C76DF7" w:rsidRDefault="00E74E23" w:rsidP="00E74E23">
            <w:pPr>
              <w:spacing w:line="240" w:lineRule="auto"/>
              <w:rPr>
                <w:ins w:id="5138" w:author="Dr Mamadou SANOGO" w:date="2023-10-27T11:28:00Z"/>
                <w:b/>
              </w:rPr>
            </w:pPr>
            <w:ins w:id="5139" w:author="Dr Mamadou SANOGO" w:date="2023-10-27T11:28:00Z">
              <w:r w:rsidRPr="00C76DF7">
                <w:rPr>
                  <w:b/>
                </w:rPr>
                <w:t xml:space="preserve">Nbr. total et % d’étudiantes </w:t>
              </w:r>
            </w:ins>
          </w:p>
        </w:tc>
        <w:tc>
          <w:tcPr>
            <w:tcW w:w="1501" w:type="dxa"/>
            <w:shd w:val="clear" w:color="auto" w:fill="D9D9D9" w:themeFill="background1" w:themeFillShade="D9"/>
            <w:vAlign w:val="center"/>
          </w:tcPr>
          <w:p w14:paraId="76994CE8" w14:textId="52D35AB2" w:rsidR="00E74E23" w:rsidRPr="00C76DF7" w:rsidRDefault="00E74E23" w:rsidP="00E74E23">
            <w:pPr>
              <w:spacing w:line="240" w:lineRule="auto"/>
              <w:jc w:val="center"/>
              <w:rPr>
                <w:ins w:id="5140" w:author="Dr Mamadou SANOGO" w:date="2023-10-27T11:28:00Z"/>
                <w:b/>
              </w:rPr>
            </w:pPr>
            <w:ins w:id="5141" w:author="Cauris Cosmetics" w:date="2023-10-27T22:49:00Z">
              <w:r>
                <w:rPr>
                  <w:b/>
                  <w:bCs/>
                  <w:color w:val="000000"/>
                  <w:sz w:val="22"/>
                </w:rPr>
                <w:t>11 soit 50%</w:t>
              </w:r>
            </w:ins>
            <w:ins w:id="5142" w:author="Dr Mamadou SANOGO" w:date="2023-10-27T15:08:00Z">
              <w:del w:id="5143" w:author="Cauris Cosmetics" w:date="2023-10-27T22:49:00Z">
                <w:r w:rsidDel="00623F93">
                  <w:rPr>
                    <w:b/>
                    <w:bCs/>
                    <w:color w:val="000000"/>
                    <w:sz w:val="22"/>
                  </w:rPr>
                  <w:delText>10 soit 42%</w:delText>
                </w:r>
              </w:del>
            </w:ins>
          </w:p>
        </w:tc>
        <w:tc>
          <w:tcPr>
            <w:tcW w:w="1812" w:type="dxa"/>
            <w:shd w:val="clear" w:color="auto" w:fill="D9D9D9" w:themeFill="background1" w:themeFillShade="D9"/>
            <w:vAlign w:val="center"/>
          </w:tcPr>
          <w:p w14:paraId="7228686C" w14:textId="102AA2DD" w:rsidR="00E74E23" w:rsidRPr="00C76DF7" w:rsidRDefault="00E74E23" w:rsidP="00E74E23">
            <w:pPr>
              <w:spacing w:line="240" w:lineRule="auto"/>
              <w:jc w:val="center"/>
              <w:rPr>
                <w:ins w:id="5144" w:author="Dr Mamadou SANOGO" w:date="2023-10-27T11:28:00Z"/>
                <w:b/>
              </w:rPr>
            </w:pPr>
            <w:ins w:id="5145" w:author="Cauris Cosmetics" w:date="2023-10-27T22:49:00Z">
              <w:r>
                <w:rPr>
                  <w:b/>
                  <w:bCs/>
                  <w:color w:val="000000"/>
                  <w:sz w:val="22"/>
                </w:rPr>
                <w:t>12 soit 62,5%</w:t>
              </w:r>
            </w:ins>
            <w:ins w:id="5146" w:author="Dr Mamadou SANOGO" w:date="2023-10-27T15:08:00Z">
              <w:del w:id="5147" w:author="Cauris Cosmetics" w:date="2023-10-27T22:49:00Z">
                <w:r w:rsidDel="00623F93">
                  <w:rPr>
                    <w:b/>
                    <w:bCs/>
                    <w:color w:val="000000"/>
                    <w:sz w:val="22"/>
                  </w:rPr>
                  <w:delText>15 soit 50%</w:delText>
                </w:r>
              </w:del>
            </w:ins>
          </w:p>
        </w:tc>
        <w:tc>
          <w:tcPr>
            <w:tcW w:w="1813" w:type="dxa"/>
            <w:shd w:val="clear" w:color="auto" w:fill="D9D9D9" w:themeFill="background1" w:themeFillShade="D9"/>
            <w:vAlign w:val="center"/>
          </w:tcPr>
          <w:p w14:paraId="133AF917" w14:textId="50E82983" w:rsidR="00E74E23" w:rsidRPr="00C76DF7" w:rsidRDefault="00E74E23" w:rsidP="00E74E23">
            <w:pPr>
              <w:spacing w:line="240" w:lineRule="auto"/>
              <w:jc w:val="center"/>
              <w:rPr>
                <w:ins w:id="5148" w:author="Dr Mamadou SANOGO" w:date="2023-10-27T11:28:00Z"/>
                <w:b/>
              </w:rPr>
            </w:pPr>
            <w:ins w:id="5149" w:author="Cauris Cosmetics" w:date="2023-10-27T22:49:00Z">
              <w:r>
                <w:rPr>
                  <w:b/>
                  <w:bCs/>
                  <w:color w:val="000000"/>
                  <w:sz w:val="22"/>
                </w:rPr>
                <w:t>8 soit 48%</w:t>
              </w:r>
            </w:ins>
            <w:ins w:id="5150" w:author="Dr Mamadou SANOGO" w:date="2023-10-27T15:08:00Z">
              <w:del w:id="5151" w:author="Cauris Cosmetics" w:date="2023-10-27T22:49:00Z">
                <w:r w:rsidDel="00623F93">
                  <w:rPr>
                    <w:b/>
                    <w:bCs/>
                    <w:color w:val="000000"/>
                    <w:sz w:val="22"/>
                  </w:rPr>
                  <w:delText>12 soit 48%</w:delText>
                </w:r>
              </w:del>
            </w:ins>
          </w:p>
        </w:tc>
        <w:tc>
          <w:tcPr>
            <w:tcW w:w="1813" w:type="dxa"/>
            <w:shd w:val="clear" w:color="auto" w:fill="D9D9D9" w:themeFill="background1" w:themeFillShade="D9"/>
            <w:vAlign w:val="center"/>
          </w:tcPr>
          <w:p w14:paraId="58729297" w14:textId="4BA7EE69" w:rsidR="00E74E23" w:rsidRPr="00C76DF7" w:rsidRDefault="00E74E23" w:rsidP="00E74E23">
            <w:pPr>
              <w:spacing w:line="240" w:lineRule="auto"/>
              <w:jc w:val="center"/>
              <w:rPr>
                <w:ins w:id="5152" w:author="Dr Mamadou SANOGO" w:date="2023-10-27T11:28:00Z"/>
                <w:b/>
              </w:rPr>
            </w:pPr>
            <w:ins w:id="5153" w:author="Cauris Cosmetics" w:date="2023-10-27T22:49:00Z">
              <w:r>
                <w:rPr>
                  <w:b/>
                  <w:bCs/>
                  <w:color w:val="000000"/>
                  <w:sz w:val="22"/>
                </w:rPr>
                <w:t>8 soit 23,52%</w:t>
              </w:r>
            </w:ins>
            <w:ins w:id="5154" w:author="Dr Mamadou SANOGO" w:date="2023-10-27T15:08:00Z">
              <w:del w:id="5155" w:author="Cauris Cosmetics" w:date="2023-10-27T22:49:00Z">
                <w:r w:rsidDel="00623F93">
                  <w:rPr>
                    <w:b/>
                    <w:bCs/>
                    <w:color w:val="000000"/>
                    <w:sz w:val="22"/>
                  </w:rPr>
                  <w:delText>8 soit 44%</w:delText>
                </w:r>
              </w:del>
            </w:ins>
          </w:p>
        </w:tc>
      </w:tr>
    </w:tbl>
    <w:p w14:paraId="1EFEF87D" w14:textId="77777777" w:rsidR="00693568" w:rsidRPr="00C76DF7" w:rsidRDefault="00693568" w:rsidP="00693568">
      <w:pPr>
        <w:spacing w:line="240" w:lineRule="auto"/>
        <w:rPr>
          <w:ins w:id="5156" w:author="Dr Mamadou SANOGO" w:date="2023-10-27T11:28:00Z"/>
          <w:b/>
          <w:szCs w:val="24"/>
        </w:rPr>
      </w:pPr>
      <w:ins w:id="5157" w:author="Dr Mamadou SANOGO" w:date="2023-10-27T11:28:00Z">
        <w:r w:rsidRPr="00C76DF7">
          <w:rPr>
            <w:b/>
            <w:szCs w:val="24"/>
          </w:rPr>
          <w:br w:type="page"/>
        </w:r>
      </w:ins>
    </w:p>
    <w:p w14:paraId="368FA60F" w14:textId="77777777" w:rsidR="00693568" w:rsidRPr="00C76DF7" w:rsidRDefault="00693568" w:rsidP="00693568">
      <w:pPr>
        <w:pStyle w:val="Paragraphedeliste"/>
        <w:numPr>
          <w:ilvl w:val="3"/>
          <w:numId w:val="3"/>
        </w:numPr>
        <w:spacing w:line="240" w:lineRule="auto"/>
        <w:ind w:left="284" w:hanging="284"/>
        <w:rPr>
          <w:ins w:id="5158" w:author="Dr Mamadou SANOGO" w:date="2023-10-27T11:28:00Z"/>
          <w:b/>
          <w:szCs w:val="24"/>
        </w:rPr>
      </w:pPr>
      <w:ins w:id="5159" w:author="Dr Mamadou SANOGO" w:date="2023-10-27T11:28:00Z">
        <w:r w:rsidRPr="00C76DF7">
          <w:rPr>
            <w:b/>
            <w:szCs w:val="24"/>
          </w:rPr>
          <w:lastRenderedPageBreak/>
          <w:t>Réussite académique</w:t>
        </w:r>
      </w:ins>
    </w:p>
    <w:p w14:paraId="3FE24E56" w14:textId="77777777" w:rsidR="00693568" w:rsidRPr="00C76DF7" w:rsidRDefault="00693568" w:rsidP="00693568">
      <w:pPr>
        <w:spacing w:line="240" w:lineRule="auto"/>
        <w:rPr>
          <w:ins w:id="5160" w:author="Dr Mamadou SANOGO" w:date="2023-10-27T11:28:00Z"/>
          <w:b/>
          <w:bCs/>
          <w:i/>
          <w:iCs/>
          <w:sz w:val="14"/>
        </w:rPr>
      </w:pPr>
    </w:p>
    <w:p w14:paraId="67E41E9E" w14:textId="77777777" w:rsidR="00693568" w:rsidRPr="003B7DE8" w:rsidRDefault="00693568" w:rsidP="00693568">
      <w:pPr>
        <w:pStyle w:val="Paragraphedeliste"/>
        <w:numPr>
          <w:ilvl w:val="0"/>
          <w:numId w:val="2"/>
        </w:numPr>
        <w:spacing w:line="240" w:lineRule="auto"/>
        <w:rPr>
          <w:ins w:id="5161" w:author="Dr Mamadou SANOGO" w:date="2023-10-27T11:28:00Z"/>
          <w:b/>
          <w:bCs/>
          <w:szCs w:val="24"/>
        </w:rPr>
      </w:pPr>
      <w:ins w:id="5162" w:author="Dr Mamadou SANOGO" w:date="2023-10-27T11:28:00Z">
        <w:r w:rsidRPr="00C76DF7">
          <w:rPr>
            <w:b/>
            <w:bCs/>
            <w:szCs w:val="24"/>
          </w:rPr>
          <w:t>Etudiants en formation initiale</w:t>
        </w:r>
      </w:ins>
    </w:p>
    <w:p w14:paraId="35778A63" w14:textId="77777777" w:rsidR="00693568" w:rsidRPr="00C76DF7" w:rsidRDefault="00693568" w:rsidP="00693568">
      <w:pPr>
        <w:spacing w:line="240" w:lineRule="auto"/>
        <w:rPr>
          <w:ins w:id="5163" w:author="Dr Mamadou SANOGO" w:date="2023-10-27T11:28:00Z"/>
        </w:rPr>
      </w:pPr>
    </w:p>
    <w:tbl>
      <w:tblPr>
        <w:tblStyle w:val="Grilledutableau"/>
        <w:tblW w:w="0" w:type="auto"/>
        <w:tblLook w:val="04A0" w:firstRow="1" w:lastRow="0" w:firstColumn="1" w:lastColumn="0" w:noHBand="0" w:noVBand="1"/>
      </w:tblPr>
      <w:tblGrid>
        <w:gridCol w:w="2404"/>
        <w:gridCol w:w="1559"/>
        <w:gridCol w:w="1701"/>
        <w:gridCol w:w="1701"/>
        <w:gridCol w:w="1696"/>
      </w:tblGrid>
      <w:tr w:rsidR="00693568" w:rsidRPr="00C76DF7" w14:paraId="50773F49" w14:textId="77777777" w:rsidTr="00A36245">
        <w:trPr>
          <w:ins w:id="5164" w:author="Dr Mamadou SANOGO" w:date="2023-10-27T11:28:00Z"/>
        </w:trPr>
        <w:tc>
          <w:tcPr>
            <w:tcW w:w="2404" w:type="dxa"/>
          </w:tcPr>
          <w:p w14:paraId="4604BC86" w14:textId="77777777" w:rsidR="00693568" w:rsidRPr="00C76DF7" w:rsidRDefault="00693568" w:rsidP="00A36245">
            <w:pPr>
              <w:spacing w:line="240" w:lineRule="auto"/>
              <w:rPr>
                <w:ins w:id="5165" w:author="Dr Mamadou SANOGO" w:date="2023-10-27T11:28:00Z"/>
                <w:b/>
              </w:rPr>
            </w:pPr>
            <w:ins w:id="5166" w:author="Dr Mamadou SANOGO" w:date="2023-10-27T11:28:00Z">
              <w:r w:rsidRPr="00C76DF7">
                <w:rPr>
                  <w:b/>
                </w:rPr>
                <w:t>Année universitaire</w:t>
              </w:r>
            </w:ins>
          </w:p>
        </w:tc>
        <w:tc>
          <w:tcPr>
            <w:tcW w:w="1559" w:type="dxa"/>
          </w:tcPr>
          <w:p w14:paraId="3EC1423D" w14:textId="77777777" w:rsidR="00693568" w:rsidRPr="00C76DF7" w:rsidRDefault="00693568" w:rsidP="00A36245">
            <w:pPr>
              <w:spacing w:line="240" w:lineRule="auto"/>
              <w:jc w:val="center"/>
              <w:rPr>
                <w:ins w:id="5167" w:author="Dr Mamadou SANOGO" w:date="2023-10-27T11:28:00Z"/>
                <w:b/>
              </w:rPr>
            </w:pPr>
            <w:ins w:id="5168" w:author="Dr Mamadou SANOGO" w:date="2023-10-27T11:28:00Z">
              <w:r w:rsidRPr="00C76DF7">
                <w:rPr>
                  <w:b/>
                </w:rPr>
                <w:t>2018-2019</w:t>
              </w:r>
            </w:ins>
          </w:p>
        </w:tc>
        <w:tc>
          <w:tcPr>
            <w:tcW w:w="1701" w:type="dxa"/>
          </w:tcPr>
          <w:p w14:paraId="1716E4AC" w14:textId="77777777" w:rsidR="00693568" w:rsidRPr="00C76DF7" w:rsidRDefault="00693568" w:rsidP="00A36245">
            <w:pPr>
              <w:spacing w:line="240" w:lineRule="auto"/>
              <w:jc w:val="center"/>
              <w:rPr>
                <w:ins w:id="5169" w:author="Dr Mamadou SANOGO" w:date="2023-10-27T11:28:00Z"/>
                <w:b/>
              </w:rPr>
            </w:pPr>
            <w:ins w:id="5170" w:author="Dr Mamadou SANOGO" w:date="2023-10-27T11:28:00Z">
              <w:r w:rsidRPr="00C76DF7">
                <w:rPr>
                  <w:b/>
                </w:rPr>
                <w:t>2019-2020</w:t>
              </w:r>
            </w:ins>
          </w:p>
        </w:tc>
        <w:tc>
          <w:tcPr>
            <w:tcW w:w="1701" w:type="dxa"/>
          </w:tcPr>
          <w:p w14:paraId="644F4B09" w14:textId="77777777" w:rsidR="00693568" w:rsidRPr="00C76DF7" w:rsidRDefault="00693568" w:rsidP="00A36245">
            <w:pPr>
              <w:spacing w:line="240" w:lineRule="auto"/>
              <w:jc w:val="center"/>
              <w:rPr>
                <w:ins w:id="5171" w:author="Dr Mamadou SANOGO" w:date="2023-10-27T11:28:00Z"/>
                <w:b/>
              </w:rPr>
            </w:pPr>
            <w:ins w:id="5172" w:author="Dr Mamadou SANOGO" w:date="2023-10-27T11:28:00Z">
              <w:r w:rsidRPr="00C76DF7">
                <w:rPr>
                  <w:b/>
                </w:rPr>
                <w:t>2020-2021</w:t>
              </w:r>
            </w:ins>
          </w:p>
        </w:tc>
        <w:tc>
          <w:tcPr>
            <w:tcW w:w="1696" w:type="dxa"/>
          </w:tcPr>
          <w:p w14:paraId="50FE8D15" w14:textId="77777777" w:rsidR="00693568" w:rsidRPr="00C76DF7" w:rsidRDefault="00693568" w:rsidP="00A36245">
            <w:pPr>
              <w:spacing w:line="240" w:lineRule="auto"/>
              <w:jc w:val="center"/>
              <w:rPr>
                <w:ins w:id="5173" w:author="Dr Mamadou SANOGO" w:date="2023-10-27T11:28:00Z"/>
                <w:b/>
              </w:rPr>
            </w:pPr>
            <w:ins w:id="5174" w:author="Dr Mamadou SANOGO" w:date="2023-10-27T11:28:00Z">
              <w:r w:rsidRPr="00C76DF7">
                <w:rPr>
                  <w:b/>
                </w:rPr>
                <w:t>2021-2022</w:t>
              </w:r>
            </w:ins>
          </w:p>
        </w:tc>
      </w:tr>
      <w:tr w:rsidR="00693568" w:rsidRPr="00C76DF7" w14:paraId="1C115A06" w14:textId="77777777" w:rsidTr="00A36245">
        <w:trPr>
          <w:ins w:id="5175" w:author="Dr Mamadou SANOGO" w:date="2023-10-27T11:28:00Z"/>
        </w:trPr>
        <w:tc>
          <w:tcPr>
            <w:tcW w:w="2404" w:type="dxa"/>
          </w:tcPr>
          <w:p w14:paraId="09C3B980" w14:textId="77777777" w:rsidR="00693568" w:rsidRPr="00C76DF7" w:rsidRDefault="00693568" w:rsidP="00A36245">
            <w:pPr>
              <w:spacing w:line="240" w:lineRule="auto"/>
              <w:rPr>
                <w:ins w:id="5176" w:author="Dr Mamadou SANOGO" w:date="2023-10-27T11:28:00Z"/>
              </w:rPr>
            </w:pPr>
            <w:ins w:id="5177" w:author="Dr Mamadou SANOGO" w:date="2023-10-27T11:28:00Z">
              <w:r w:rsidRPr="00C76DF7">
                <w:t>Nbr. et % d’étudiants ayant validé le M1</w:t>
              </w:r>
            </w:ins>
          </w:p>
        </w:tc>
        <w:tc>
          <w:tcPr>
            <w:tcW w:w="1559" w:type="dxa"/>
            <w:vAlign w:val="center"/>
          </w:tcPr>
          <w:p w14:paraId="34B01F25" w14:textId="3DC056ED" w:rsidR="00693568" w:rsidRPr="00C76DF7" w:rsidRDefault="00E74E23" w:rsidP="00A36245">
            <w:pPr>
              <w:spacing w:line="240" w:lineRule="auto"/>
              <w:jc w:val="center"/>
              <w:rPr>
                <w:ins w:id="5178" w:author="Dr Mamadou SANOGO" w:date="2023-10-27T11:28:00Z"/>
              </w:rPr>
            </w:pPr>
            <w:ins w:id="5179" w:author="Cauris Cosmetics" w:date="2023-10-27T22:50:00Z">
              <w:r>
                <w:t>9</w:t>
              </w:r>
            </w:ins>
            <w:ins w:id="5180" w:author="Dr Mamadou SANOGO" w:date="2023-10-27T11:28:00Z">
              <w:del w:id="5181" w:author="Cauris Cosmetics" w:date="2023-10-27T22:50:00Z">
                <w:r w:rsidR="00693568" w:rsidDel="00E74E23">
                  <w:delText>1</w:delText>
                </w:r>
              </w:del>
            </w:ins>
            <w:ins w:id="5182" w:author="Dr Mamadou SANOGO" w:date="2023-10-27T15:09:00Z">
              <w:del w:id="5183" w:author="Cauris Cosmetics" w:date="2023-10-27T22:50:00Z">
                <w:r w:rsidR="00356D2D" w:rsidDel="00E74E23">
                  <w:delText>3</w:delText>
                </w:r>
              </w:del>
            </w:ins>
            <w:ins w:id="5184" w:author="Dr Mamadou SANOGO" w:date="2023-10-27T11:28:00Z">
              <w:r w:rsidR="00693568">
                <w:t xml:space="preserve"> soit </w:t>
              </w:r>
            </w:ins>
            <w:ins w:id="5185" w:author="Dr Mamadou SANOGO" w:date="2023-10-27T15:09:00Z">
              <w:r w:rsidR="00356D2D">
                <w:t>100</w:t>
              </w:r>
            </w:ins>
            <w:ins w:id="5186" w:author="Dr Mamadou SANOGO" w:date="2023-10-27T11:28:00Z">
              <w:r w:rsidR="00693568" w:rsidRPr="00C76DF7">
                <w:t>%</w:t>
              </w:r>
            </w:ins>
          </w:p>
        </w:tc>
        <w:tc>
          <w:tcPr>
            <w:tcW w:w="1701" w:type="dxa"/>
            <w:vAlign w:val="center"/>
          </w:tcPr>
          <w:p w14:paraId="63A79865" w14:textId="5334CCD2" w:rsidR="00693568" w:rsidRPr="00C76DF7" w:rsidRDefault="00693568" w:rsidP="00A36245">
            <w:pPr>
              <w:spacing w:line="240" w:lineRule="auto"/>
              <w:jc w:val="center"/>
              <w:rPr>
                <w:ins w:id="5187" w:author="Dr Mamadou SANOGO" w:date="2023-10-27T11:28:00Z"/>
              </w:rPr>
            </w:pPr>
            <w:ins w:id="5188" w:author="Dr Mamadou SANOGO" w:date="2023-10-27T11:28:00Z">
              <w:r>
                <w:t>1</w:t>
              </w:r>
            </w:ins>
            <w:ins w:id="5189" w:author="Cauris Cosmetics" w:date="2023-10-27T22:50:00Z">
              <w:r w:rsidR="00E74E23">
                <w:t>2</w:t>
              </w:r>
            </w:ins>
            <w:ins w:id="5190" w:author="Dr Mamadou SANOGO" w:date="2023-10-27T15:09:00Z">
              <w:del w:id="5191" w:author="Cauris Cosmetics" w:date="2023-10-27T22:50:00Z">
                <w:r w:rsidR="00356D2D" w:rsidDel="00E74E23">
                  <w:delText>6</w:delText>
                </w:r>
              </w:del>
            </w:ins>
            <w:ins w:id="5192" w:author="Dr Mamadou SANOGO" w:date="2023-10-27T11:28:00Z">
              <w:r>
                <w:t xml:space="preserve"> </w:t>
              </w:r>
              <w:r w:rsidRPr="00C76DF7">
                <w:t>soit 100%</w:t>
              </w:r>
            </w:ins>
          </w:p>
        </w:tc>
        <w:tc>
          <w:tcPr>
            <w:tcW w:w="1701" w:type="dxa"/>
            <w:vAlign w:val="center"/>
          </w:tcPr>
          <w:p w14:paraId="2F8E3F3F" w14:textId="07E5423E" w:rsidR="00693568" w:rsidRPr="00C76DF7" w:rsidRDefault="00693568" w:rsidP="00A36245">
            <w:pPr>
              <w:spacing w:line="240" w:lineRule="auto"/>
              <w:jc w:val="center"/>
              <w:rPr>
                <w:ins w:id="5193" w:author="Dr Mamadou SANOGO" w:date="2023-10-27T11:28:00Z"/>
              </w:rPr>
            </w:pPr>
            <w:ins w:id="5194" w:author="Dr Mamadou SANOGO" w:date="2023-10-27T11:28:00Z">
              <w:r>
                <w:t>1</w:t>
              </w:r>
            </w:ins>
            <w:ins w:id="5195" w:author="Cauris Cosmetics" w:date="2023-10-27T22:50:00Z">
              <w:r w:rsidR="00E74E23">
                <w:t>4</w:t>
              </w:r>
            </w:ins>
            <w:ins w:id="5196" w:author="Dr Mamadou SANOGO" w:date="2023-10-27T15:09:00Z">
              <w:del w:id="5197" w:author="Cauris Cosmetics" w:date="2023-10-27T22:50:00Z">
                <w:r w:rsidR="00356D2D" w:rsidDel="00E74E23">
                  <w:delText>1</w:delText>
                </w:r>
              </w:del>
            </w:ins>
            <w:ins w:id="5198" w:author="Dr Mamadou SANOGO" w:date="2023-10-27T11:28:00Z">
              <w:r>
                <w:t xml:space="preserve"> </w:t>
              </w:r>
              <w:r w:rsidRPr="00C76DF7">
                <w:t>soit 100%</w:t>
              </w:r>
            </w:ins>
          </w:p>
        </w:tc>
        <w:tc>
          <w:tcPr>
            <w:tcW w:w="1696" w:type="dxa"/>
            <w:vAlign w:val="center"/>
          </w:tcPr>
          <w:p w14:paraId="7F1D2495" w14:textId="70C43A15" w:rsidR="00693568" w:rsidRPr="00C76DF7" w:rsidRDefault="00693568" w:rsidP="00A36245">
            <w:pPr>
              <w:spacing w:line="240" w:lineRule="auto"/>
              <w:jc w:val="center"/>
              <w:rPr>
                <w:ins w:id="5199" w:author="Dr Mamadou SANOGO" w:date="2023-10-27T11:28:00Z"/>
              </w:rPr>
            </w:pPr>
            <w:ins w:id="5200" w:author="Dr Mamadou SANOGO" w:date="2023-10-27T11:28:00Z">
              <w:r>
                <w:t>1</w:t>
              </w:r>
            </w:ins>
            <w:ins w:id="5201" w:author="Cauris Cosmetics" w:date="2023-10-27T22:50:00Z">
              <w:r w:rsidR="00E74E23">
                <w:t xml:space="preserve">8 </w:t>
              </w:r>
            </w:ins>
            <w:ins w:id="5202" w:author="Dr Mamadou SANOGO" w:date="2023-10-27T15:09:00Z">
              <w:del w:id="5203" w:author="Cauris Cosmetics" w:date="2023-10-27T22:50:00Z">
                <w:r w:rsidR="00356D2D" w:rsidDel="00E74E23">
                  <w:delText>0</w:delText>
                </w:r>
              </w:del>
            </w:ins>
            <w:ins w:id="5204" w:author="Dr Mamadou SANOGO" w:date="2023-10-27T11:28:00Z">
              <w:del w:id="5205" w:author="Cauris Cosmetics" w:date="2023-10-27T22:50:00Z">
                <w:r w:rsidDel="00E74E23">
                  <w:delText xml:space="preserve"> </w:delText>
                </w:r>
              </w:del>
              <w:r w:rsidRPr="00C76DF7">
                <w:t>soit 100%</w:t>
              </w:r>
            </w:ins>
          </w:p>
        </w:tc>
      </w:tr>
      <w:tr w:rsidR="00693568" w:rsidRPr="00C76DF7" w14:paraId="183F6353" w14:textId="77777777" w:rsidTr="00A36245">
        <w:trPr>
          <w:ins w:id="5206" w:author="Dr Mamadou SANOGO" w:date="2023-10-27T11:28:00Z"/>
        </w:trPr>
        <w:tc>
          <w:tcPr>
            <w:tcW w:w="2404" w:type="dxa"/>
          </w:tcPr>
          <w:p w14:paraId="60B74F40" w14:textId="77777777" w:rsidR="00693568" w:rsidRPr="00C76DF7" w:rsidRDefault="00693568" w:rsidP="00A36245">
            <w:pPr>
              <w:spacing w:line="240" w:lineRule="auto"/>
              <w:rPr>
                <w:ins w:id="5207" w:author="Dr Mamadou SANOGO" w:date="2023-10-27T11:28:00Z"/>
              </w:rPr>
            </w:pPr>
            <w:ins w:id="5208" w:author="Dr Mamadou SANOGO" w:date="2023-10-27T11:28:00Z">
              <w:r w:rsidRPr="00C76DF7">
                <w:t>Nbr. et % d’étudiants admis en M2 avec dettes</w:t>
              </w:r>
            </w:ins>
          </w:p>
        </w:tc>
        <w:tc>
          <w:tcPr>
            <w:tcW w:w="1559" w:type="dxa"/>
            <w:vAlign w:val="center"/>
          </w:tcPr>
          <w:p w14:paraId="7368377E" w14:textId="6C66E024" w:rsidR="00693568" w:rsidRPr="00C76DF7" w:rsidRDefault="00356D2D" w:rsidP="00A36245">
            <w:pPr>
              <w:spacing w:line="240" w:lineRule="auto"/>
              <w:jc w:val="center"/>
              <w:rPr>
                <w:ins w:id="5209" w:author="Dr Mamadou SANOGO" w:date="2023-10-27T11:28:00Z"/>
              </w:rPr>
            </w:pPr>
            <w:ins w:id="5210" w:author="Dr Mamadou SANOGO" w:date="2023-10-27T15:09:00Z">
              <w:r>
                <w:t>0</w:t>
              </w:r>
            </w:ins>
            <w:ins w:id="5211" w:author="Dr Mamadou SANOGO" w:date="2023-10-27T11:28:00Z">
              <w:r w:rsidR="00693568">
                <w:t xml:space="preserve"> soit </w:t>
              </w:r>
            </w:ins>
            <w:ins w:id="5212" w:author="Dr Mamadou SANOGO" w:date="2023-10-27T15:09:00Z">
              <w:r>
                <w:t xml:space="preserve">0 </w:t>
              </w:r>
            </w:ins>
            <w:ins w:id="5213" w:author="Dr Mamadou SANOGO" w:date="2023-10-27T11:28:00Z">
              <w:r w:rsidR="00693568" w:rsidRPr="00C76DF7">
                <w:t>%</w:t>
              </w:r>
            </w:ins>
          </w:p>
        </w:tc>
        <w:tc>
          <w:tcPr>
            <w:tcW w:w="1701" w:type="dxa"/>
            <w:vAlign w:val="center"/>
          </w:tcPr>
          <w:p w14:paraId="0025D689" w14:textId="77777777" w:rsidR="00693568" w:rsidRPr="00C76DF7" w:rsidRDefault="00693568" w:rsidP="00A36245">
            <w:pPr>
              <w:spacing w:line="240" w:lineRule="auto"/>
              <w:jc w:val="center"/>
              <w:rPr>
                <w:ins w:id="5214" w:author="Dr Mamadou SANOGO" w:date="2023-10-27T11:28:00Z"/>
              </w:rPr>
            </w:pPr>
            <w:ins w:id="5215" w:author="Dr Mamadou SANOGO" w:date="2023-10-27T11:28:00Z">
              <w:r w:rsidRPr="00C76DF7">
                <w:t>0 soit 0%</w:t>
              </w:r>
            </w:ins>
          </w:p>
        </w:tc>
        <w:tc>
          <w:tcPr>
            <w:tcW w:w="1701" w:type="dxa"/>
            <w:vAlign w:val="center"/>
          </w:tcPr>
          <w:p w14:paraId="46A3FFB0" w14:textId="77777777" w:rsidR="00693568" w:rsidRPr="00C76DF7" w:rsidRDefault="00693568" w:rsidP="00A36245">
            <w:pPr>
              <w:spacing w:line="240" w:lineRule="auto"/>
              <w:jc w:val="center"/>
              <w:rPr>
                <w:ins w:id="5216" w:author="Dr Mamadou SANOGO" w:date="2023-10-27T11:28:00Z"/>
              </w:rPr>
            </w:pPr>
            <w:ins w:id="5217" w:author="Dr Mamadou SANOGO" w:date="2023-10-27T11:28:00Z">
              <w:r w:rsidRPr="00C76DF7">
                <w:t>0 soit 0%</w:t>
              </w:r>
            </w:ins>
          </w:p>
        </w:tc>
        <w:tc>
          <w:tcPr>
            <w:tcW w:w="1696" w:type="dxa"/>
            <w:vAlign w:val="center"/>
          </w:tcPr>
          <w:p w14:paraId="1C94EC71" w14:textId="77777777" w:rsidR="00693568" w:rsidRPr="00C76DF7" w:rsidRDefault="00693568" w:rsidP="00A36245">
            <w:pPr>
              <w:spacing w:line="240" w:lineRule="auto"/>
              <w:jc w:val="center"/>
              <w:rPr>
                <w:ins w:id="5218" w:author="Dr Mamadou SANOGO" w:date="2023-10-27T11:28:00Z"/>
              </w:rPr>
            </w:pPr>
            <w:ins w:id="5219" w:author="Dr Mamadou SANOGO" w:date="2023-10-27T11:28:00Z">
              <w:r w:rsidRPr="00C76DF7">
                <w:t>0 soit 0%</w:t>
              </w:r>
            </w:ins>
          </w:p>
        </w:tc>
      </w:tr>
      <w:tr w:rsidR="00693568" w:rsidRPr="00C76DF7" w14:paraId="7C23FD50" w14:textId="77777777" w:rsidTr="00A36245">
        <w:trPr>
          <w:ins w:id="5220" w:author="Dr Mamadou SANOGO" w:date="2023-10-27T11:28:00Z"/>
        </w:trPr>
        <w:tc>
          <w:tcPr>
            <w:tcW w:w="2404" w:type="dxa"/>
          </w:tcPr>
          <w:p w14:paraId="52D22A70" w14:textId="77777777" w:rsidR="00693568" w:rsidRPr="00C76DF7" w:rsidRDefault="00693568" w:rsidP="00A36245">
            <w:pPr>
              <w:spacing w:line="240" w:lineRule="auto"/>
              <w:rPr>
                <w:ins w:id="5221" w:author="Dr Mamadou SANOGO" w:date="2023-10-27T11:28:00Z"/>
              </w:rPr>
            </w:pPr>
            <w:ins w:id="5222" w:author="Dr Mamadou SANOGO" w:date="2023-10-27T11:28:00Z">
              <w:r w:rsidRPr="00C76DF7">
                <w:t>Nbr. et % d’étudiants ajournés en M1</w:t>
              </w:r>
            </w:ins>
          </w:p>
        </w:tc>
        <w:tc>
          <w:tcPr>
            <w:tcW w:w="1559" w:type="dxa"/>
            <w:vAlign w:val="center"/>
          </w:tcPr>
          <w:p w14:paraId="63B2E8DF" w14:textId="77777777" w:rsidR="00693568" w:rsidRPr="00C76DF7" w:rsidRDefault="00693568" w:rsidP="00A36245">
            <w:pPr>
              <w:spacing w:line="240" w:lineRule="auto"/>
              <w:jc w:val="center"/>
              <w:rPr>
                <w:ins w:id="5223" w:author="Dr Mamadou SANOGO" w:date="2023-10-27T11:28:00Z"/>
              </w:rPr>
            </w:pPr>
            <w:ins w:id="5224" w:author="Dr Mamadou SANOGO" w:date="2023-10-27T11:28:00Z">
              <w:r w:rsidRPr="00C76DF7">
                <w:t>0 soit 0%</w:t>
              </w:r>
            </w:ins>
          </w:p>
        </w:tc>
        <w:tc>
          <w:tcPr>
            <w:tcW w:w="1701" w:type="dxa"/>
            <w:vAlign w:val="center"/>
          </w:tcPr>
          <w:p w14:paraId="619C9936" w14:textId="77777777" w:rsidR="00693568" w:rsidRPr="00C76DF7" w:rsidRDefault="00693568" w:rsidP="00A36245">
            <w:pPr>
              <w:spacing w:line="240" w:lineRule="auto"/>
              <w:jc w:val="center"/>
              <w:rPr>
                <w:ins w:id="5225" w:author="Dr Mamadou SANOGO" w:date="2023-10-27T11:28:00Z"/>
              </w:rPr>
            </w:pPr>
            <w:ins w:id="5226" w:author="Dr Mamadou SANOGO" w:date="2023-10-27T11:28:00Z">
              <w:r w:rsidRPr="00C76DF7">
                <w:t>0 soit 0%</w:t>
              </w:r>
            </w:ins>
          </w:p>
        </w:tc>
        <w:tc>
          <w:tcPr>
            <w:tcW w:w="1701" w:type="dxa"/>
            <w:vAlign w:val="center"/>
          </w:tcPr>
          <w:p w14:paraId="4FAEA387" w14:textId="77777777" w:rsidR="00693568" w:rsidRPr="00C76DF7" w:rsidRDefault="00693568" w:rsidP="00A36245">
            <w:pPr>
              <w:spacing w:line="240" w:lineRule="auto"/>
              <w:jc w:val="center"/>
              <w:rPr>
                <w:ins w:id="5227" w:author="Dr Mamadou SANOGO" w:date="2023-10-27T11:28:00Z"/>
              </w:rPr>
            </w:pPr>
            <w:ins w:id="5228" w:author="Dr Mamadou SANOGO" w:date="2023-10-27T11:28:00Z">
              <w:r w:rsidRPr="00C76DF7">
                <w:t>0 soit 0%</w:t>
              </w:r>
            </w:ins>
          </w:p>
        </w:tc>
        <w:tc>
          <w:tcPr>
            <w:tcW w:w="1696" w:type="dxa"/>
            <w:vAlign w:val="center"/>
          </w:tcPr>
          <w:p w14:paraId="79C455FE" w14:textId="77777777" w:rsidR="00693568" w:rsidRPr="00C76DF7" w:rsidRDefault="00693568" w:rsidP="00A36245">
            <w:pPr>
              <w:spacing w:line="240" w:lineRule="auto"/>
              <w:jc w:val="center"/>
              <w:rPr>
                <w:ins w:id="5229" w:author="Dr Mamadou SANOGO" w:date="2023-10-27T11:28:00Z"/>
              </w:rPr>
            </w:pPr>
            <w:ins w:id="5230" w:author="Dr Mamadou SANOGO" w:date="2023-10-27T11:28:00Z">
              <w:r w:rsidRPr="00C76DF7">
                <w:t>0 soit 0%</w:t>
              </w:r>
            </w:ins>
          </w:p>
        </w:tc>
      </w:tr>
      <w:tr w:rsidR="00693568" w:rsidRPr="00C76DF7" w14:paraId="71C06FD6" w14:textId="77777777" w:rsidTr="00A36245">
        <w:trPr>
          <w:ins w:id="5231" w:author="Dr Mamadou SANOGO" w:date="2023-10-27T11:28:00Z"/>
        </w:trPr>
        <w:tc>
          <w:tcPr>
            <w:tcW w:w="2404" w:type="dxa"/>
          </w:tcPr>
          <w:p w14:paraId="0BB9D2A3" w14:textId="77777777" w:rsidR="00693568" w:rsidRPr="00C76DF7" w:rsidRDefault="00693568" w:rsidP="00A36245">
            <w:pPr>
              <w:spacing w:line="240" w:lineRule="auto"/>
              <w:rPr>
                <w:ins w:id="5232" w:author="Dr Mamadou SANOGO" w:date="2023-10-27T11:28:00Z"/>
              </w:rPr>
            </w:pPr>
            <w:ins w:id="5233" w:author="Dr Mamadou SANOGO" w:date="2023-10-27T11:28:00Z">
              <w:r w:rsidRPr="00C76DF7">
                <w:t>Nbr. et % d’étudiants ayant validé le M2</w:t>
              </w:r>
            </w:ins>
          </w:p>
        </w:tc>
        <w:tc>
          <w:tcPr>
            <w:tcW w:w="1559" w:type="dxa"/>
            <w:vAlign w:val="center"/>
          </w:tcPr>
          <w:p w14:paraId="72D27255" w14:textId="0E7C4C67" w:rsidR="00693568" w:rsidRPr="00C76DF7" w:rsidRDefault="00693568" w:rsidP="00A36245">
            <w:pPr>
              <w:spacing w:line="240" w:lineRule="auto"/>
              <w:jc w:val="center"/>
              <w:rPr>
                <w:ins w:id="5234" w:author="Dr Mamadou SANOGO" w:date="2023-10-27T11:28:00Z"/>
              </w:rPr>
            </w:pPr>
            <w:ins w:id="5235" w:author="Dr Mamadou SANOGO" w:date="2023-10-27T11:28:00Z">
              <w:r>
                <w:t>1</w:t>
              </w:r>
            </w:ins>
            <w:ins w:id="5236" w:author="Dr Mamadou SANOGO" w:date="2023-10-27T15:10:00Z">
              <w:r w:rsidR="00356D2D">
                <w:t>1</w:t>
              </w:r>
            </w:ins>
            <w:ins w:id="5237" w:author="Dr Mamadou SANOGO" w:date="2023-10-27T11:28:00Z">
              <w:r w:rsidRPr="00C76DF7">
                <w:t xml:space="preserve"> soit 100%</w:t>
              </w:r>
            </w:ins>
          </w:p>
        </w:tc>
        <w:tc>
          <w:tcPr>
            <w:tcW w:w="1701" w:type="dxa"/>
            <w:vAlign w:val="center"/>
          </w:tcPr>
          <w:p w14:paraId="0E790CC9" w14:textId="2ED093FD" w:rsidR="00693568" w:rsidRPr="00C76DF7" w:rsidRDefault="00693568" w:rsidP="00A36245">
            <w:pPr>
              <w:spacing w:line="240" w:lineRule="auto"/>
              <w:jc w:val="center"/>
              <w:rPr>
                <w:ins w:id="5238" w:author="Dr Mamadou SANOGO" w:date="2023-10-27T11:28:00Z"/>
              </w:rPr>
            </w:pPr>
            <w:ins w:id="5239" w:author="Dr Mamadou SANOGO" w:date="2023-10-27T11:28:00Z">
              <w:r>
                <w:t>1</w:t>
              </w:r>
            </w:ins>
            <w:ins w:id="5240" w:author="Cauris Cosmetics" w:date="2023-10-27T22:51:00Z">
              <w:r w:rsidR="00E74E23">
                <w:t>2</w:t>
              </w:r>
            </w:ins>
            <w:ins w:id="5241" w:author="Dr Mamadou SANOGO" w:date="2023-10-27T15:10:00Z">
              <w:del w:id="5242" w:author="Cauris Cosmetics" w:date="2023-10-27T22:51:00Z">
                <w:r w:rsidR="00356D2D" w:rsidDel="00E74E23">
                  <w:delText>4</w:delText>
                </w:r>
              </w:del>
            </w:ins>
            <w:ins w:id="5243" w:author="Dr Mamadou SANOGO" w:date="2023-10-27T11:28:00Z">
              <w:r w:rsidRPr="00C76DF7">
                <w:t xml:space="preserve"> soit </w:t>
              </w:r>
              <w:r>
                <w:t>10</w:t>
              </w:r>
              <w:r w:rsidRPr="00C76DF7">
                <w:t>0%</w:t>
              </w:r>
            </w:ins>
          </w:p>
        </w:tc>
        <w:tc>
          <w:tcPr>
            <w:tcW w:w="1701" w:type="dxa"/>
            <w:vAlign w:val="center"/>
          </w:tcPr>
          <w:p w14:paraId="54EC2FB1" w14:textId="35FAF706" w:rsidR="00693568" w:rsidRPr="00C76DF7" w:rsidRDefault="00693568" w:rsidP="00A36245">
            <w:pPr>
              <w:spacing w:line="240" w:lineRule="auto"/>
              <w:jc w:val="center"/>
              <w:rPr>
                <w:ins w:id="5244" w:author="Dr Mamadou SANOGO" w:date="2023-10-27T11:28:00Z"/>
              </w:rPr>
            </w:pPr>
            <w:ins w:id="5245" w:author="Dr Mamadou SANOGO" w:date="2023-10-27T11:28:00Z">
              <w:r>
                <w:t>1</w:t>
              </w:r>
            </w:ins>
            <w:ins w:id="5246" w:author="Cauris Cosmetics" w:date="2023-10-27T22:51:00Z">
              <w:r w:rsidR="00E74E23">
                <w:t>1</w:t>
              </w:r>
            </w:ins>
            <w:ins w:id="5247" w:author="Dr Mamadou SANOGO" w:date="2023-10-27T15:10:00Z">
              <w:del w:id="5248" w:author="Cauris Cosmetics" w:date="2023-10-27T22:51:00Z">
                <w:r w:rsidR="00356D2D" w:rsidDel="00E74E23">
                  <w:delText>4</w:delText>
                </w:r>
              </w:del>
            </w:ins>
            <w:ins w:id="5249" w:author="Dr Mamadou SANOGO" w:date="2023-10-27T11:28:00Z">
              <w:r>
                <w:t xml:space="preserve"> </w:t>
              </w:r>
              <w:r w:rsidRPr="00C76DF7">
                <w:t xml:space="preserve">soit </w:t>
              </w:r>
              <w:r>
                <w:t>10</w:t>
              </w:r>
              <w:r w:rsidRPr="00C76DF7">
                <w:t>0%</w:t>
              </w:r>
            </w:ins>
          </w:p>
        </w:tc>
        <w:tc>
          <w:tcPr>
            <w:tcW w:w="1696" w:type="dxa"/>
            <w:vAlign w:val="center"/>
          </w:tcPr>
          <w:p w14:paraId="03EE8DBE" w14:textId="38EC5C29" w:rsidR="00693568" w:rsidRPr="00C76DF7" w:rsidRDefault="00E74E23" w:rsidP="00A36245">
            <w:pPr>
              <w:spacing w:line="240" w:lineRule="auto"/>
              <w:jc w:val="center"/>
              <w:rPr>
                <w:ins w:id="5250" w:author="Dr Mamadou SANOGO" w:date="2023-10-27T11:28:00Z"/>
              </w:rPr>
            </w:pPr>
            <w:ins w:id="5251" w:author="Cauris Cosmetics" w:date="2023-10-27T22:51:00Z">
              <w:r>
                <w:t>16</w:t>
              </w:r>
            </w:ins>
            <w:ins w:id="5252" w:author="Dr Mamadou SANOGO" w:date="2023-10-27T15:10:00Z">
              <w:del w:id="5253" w:author="Cauris Cosmetics" w:date="2023-10-27T22:51:00Z">
                <w:r w:rsidR="00356D2D" w:rsidDel="00E74E23">
                  <w:delText>8</w:delText>
                </w:r>
              </w:del>
            </w:ins>
            <w:ins w:id="5254" w:author="Dr Mamadou SANOGO" w:date="2023-10-27T11:28:00Z">
              <w:r w:rsidR="00693568">
                <w:t xml:space="preserve"> </w:t>
              </w:r>
              <w:r w:rsidR="00693568" w:rsidRPr="00C76DF7">
                <w:t xml:space="preserve">soit </w:t>
              </w:r>
              <w:r w:rsidR="00693568">
                <w:t>10</w:t>
              </w:r>
              <w:r w:rsidR="00693568" w:rsidRPr="00C76DF7">
                <w:t>0%</w:t>
              </w:r>
            </w:ins>
          </w:p>
        </w:tc>
      </w:tr>
      <w:tr w:rsidR="00693568" w:rsidRPr="00C76DF7" w14:paraId="3210D744" w14:textId="77777777" w:rsidTr="00A36245">
        <w:trPr>
          <w:ins w:id="5255" w:author="Dr Mamadou SANOGO" w:date="2023-10-27T11:28:00Z"/>
        </w:trPr>
        <w:tc>
          <w:tcPr>
            <w:tcW w:w="2404" w:type="dxa"/>
            <w:tcBorders>
              <w:bottom w:val="single" w:sz="4" w:space="0" w:color="auto"/>
            </w:tcBorders>
          </w:tcPr>
          <w:p w14:paraId="7E8F5F52" w14:textId="77777777" w:rsidR="00693568" w:rsidRPr="00C76DF7" w:rsidRDefault="00693568" w:rsidP="00A36245">
            <w:pPr>
              <w:spacing w:line="240" w:lineRule="auto"/>
              <w:rPr>
                <w:ins w:id="5256" w:author="Dr Mamadou SANOGO" w:date="2023-10-27T11:28:00Z"/>
              </w:rPr>
            </w:pPr>
            <w:ins w:id="5257" w:author="Dr Mamadou SANOGO" w:date="2023-10-27T11:28:00Z">
              <w:r w:rsidRPr="00C76DF7">
                <w:t>Nbr. et % d’étudiants ajournés en M2</w:t>
              </w:r>
            </w:ins>
          </w:p>
        </w:tc>
        <w:tc>
          <w:tcPr>
            <w:tcW w:w="1559" w:type="dxa"/>
            <w:tcBorders>
              <w:bottom w:val="single" w:sz="4" w:space="0" w:color="auto"/>
            </w:tcBorders>
            <w:vAlign w:val="center"/>
          </w:tcPr>
          <w:p w14:paraId="5D48D349" w14:textId="77777777" w:rsidR="00693568" w:rsidRPr="00C76DF7" w:rsidRDefault="00693568" w:rsidP="00A36245">
            <w:pPr>
              <w:spacing w:line="240" w:lineRule="auto"/>
              <w:jc w:val="center"/>
              <w:rPr>
                <w:ins w:id="5258" w:author="Dr Mamadou SANOGO" w:date="2023-10-27T11:28:00Z"/>
              </w:rPr>
            </w:pPr>
            <w:ins w:id="5259" w:author="Dr Mamadou SANOGO" w:date="2023-10-27T11:28:00Z">
              <w:r w:rsidRPr="00C76DF7">
                <w:t>0 soit 0%</w:t>
              </w:r>
            </w:ins>
          </w:p>
        </w:tc>
        <w:tc>
          <w:tcPr>
            <w:tcW w:w="1701" w:type="dxa"/>
            <w:tcBorders>
              <w:bottom w:val="single" w:sz="4" w:space="0" w:color="auto"/>
            </w:tcBorders>
            <w:vAlign w:val="center"/>
          </w:tcPr>
          <w:p w14:paraId="4DDE7328" w14:textId="77777777" w:rsidR="00693568" w:rsidRPr="00C76DF7" w:rsidRDefault="00693568" w:rsidP="00A36245">
            <w:pPr>
              <w:spacing w:line="240" w:lineRule="auto"/>
              <w:jc w:val="center"/>
              <w:rPr>
                <w:ins w:id="5260" w:author="Dr Mamadou SANOGO" w:date="2023-10-27T11:28:00Z"/>
              </w:rPr>
            </w:pPr>
            <w:ins w:id="5261" w:author="Dr Mamadou SANOGO" w:date="2023-10-27T11:28:00Z">
              <w:r w:rsidRPr="00C76DF7">
                <w:t>0 soit 0%</w:t>
              </w:r>
            </w:ins>
          </w:p>
        </w:tc>
        <w:tc>
          <w:tcPr>
            <w:tcW w:w="1701" w:type="dxa"/>
            <w:tcBorders>
              <w:bottom w:val="single" w:sz="4" w:space="0" w:color="auto"/>
            </w:tcBorders>
            <w:vAlign w:val="center"/>
          </w:tcPr>
          <w:p w14:paraId="69F4A4FD" w14:textId="77777777" w:rsidR="00693568" w:rsidRPr="00C76DF7" w:rsidRDefault="00693568" w:rsidP="00A36245">
            <w:pPr>
              <w:spacing w:line="240" w:lineRule="auto"/>
              <w:jc w:val="center"/>
              <w:rPr>
                <w:ins w:id="5262" w:author="Dr Mamadou SANOGO" w:date="2023-10-27T11:28:00Z"/>
              </w:rPr>
            </w:pPr>
            <w:ins w:id="5263" w:author="Dr Mamadou SANOGO" w:date="2023-10-27T11:28:00Z">
              <w:r w:rsidRPr="00C76DF7">
                <w:t>0 soit 0%</w:t>
              </w:r>
            </w:ins>
          </w:p>
        </w:tc>
        <w:tc>
          <w:tcPr>
            <w:tcW w:w="1696" w:type="dxa"/>
            <w:tcBorders>
              <w:bottom w:val="single" w:sz="4" w:space="0" w:color="auto"/>
            </w:tcBorders>
            <w:vAlign w:val="center"/>
          </w:tcPr>
          <w:p w14:paraId="696A677B" w14:textId="77777777" w:rsidR="00693568" w:rsidRPr="00C76DF7" w:rsidRDefault="00693568" w:rsidP="00A36245">
            <w:pPr>
              <w:spacing w:line="240" w:lineRule="auto"/>
              <w:jc w:val="center"/>
              <w:rPr>
                <w:ins w:id="5264" w:author="Dr Mamadou SANOGO" w:date="2023-10-27T11:28:00Z"/>
              </w:rPr>
            </w:pPr>
            <w:ins w:id="5265" w:author="Dr Mamadou SANOGO" w:date="2023-10-27T11:28:00Z">
              <w:r w:rsidRPr="00C76DF7">
                <w:t>0 soit 0%</w:t>
              </w:r>
            </w:ins>
          </w:p>
        </w:tc>
      </w:tr>
      <w:tr w:rsidR="00693568" w:rsidRPr="00C76DF7" w14:paraId="05514639" w14:textId="77777777" w:rsidTr="00A36245">
        <w:trPr>
          <w:ins w:id="5266" w:author="Dr Mamadou SANOGO" w:date="2023-10-27T11:28:00Z"/>
        </w:trPr>
        <w:tc>
          <w:tcPr>
            <w:tcW w:w="2404" w:type="dxa"/>
            <w:shd w:val="clear" w:color="auto" w:fill="D9D9D9" w:themeFill="background1" w:themeFillShade="D9"/>
          </w:tcPr>
          <w:p w14:paraId="4B1F0FAA" w14:textId="77777777" w:rsidR="00693568" w:rsidRPr="00C76DF7" w:rsidRDefault="00693568" w:rsidP="00A36245">
            <w:pPr>
              <w:spacing w:line="240" w:lineRule="auto"/>
              <w:rPr>
                <w:ins w:id="5267" w:author="Dr Mamadou SANOGO" w:date="2023-10-27T11:28:00Z"/>
              </w:rPr>
            </w:pPr>
            <w:ins w:id="5268" w:author="Dr Mamadou SANOGO" w:date="2023-10-27T11:28:00Z">
              <w:r w:rsidRPr="00C76DF7">
                <w:t>% de diplômés en 2 ans</w:t>
              </w:r>
            </w:ins>
          </w:p>
        </w:tc>
        <w:tc>
          <w:tcPr>
            <w:tcW w:w="1559" w:type="dxa"/>
            <w:shd w:val="clear" w:color="auto" w:fill="D9D9D9" w:themeFill="background1" w:themeFillShade="D9"/>
            <w:vAlign w:val="center"/>
          </w:tcPr>
          <w:p w14:paraId="01A8BCEF" w14:textId="77777777" w:rsidR="00693568" w:rsidRPr="00C76DF7" w:rsidRDefault="00693568" w:rsidP="00A36245">
            <w:pPr>
              <w:spacing w:line="240" w:lineRule="auto"/>
              <w:jc w:val="center"/>
              <w:rPr>
                <w:ins w:id="5269" w:author="Dr Mamadou SANOGO" w:date="2023-10-27T11:28:00Z"/>
              </w:rPr>
            </w:pPr>
            <w:ins w:id="5270" w:author="Dr Mamadou SANOGO" w:date="2023-10-27T11:28:00Z">
              <w:r w:rsidRPr="00C76DF7">
                <w:t>100%</w:t>
              </w:r>
            </w:ins>
          </w:p>
        </w:tc>
        <w:tc>
          <w:tcPr>
            <w:tcW w:w="1701" w:type="dxa"/>
            <w:shd w:val="clear" w:color="auto" w:fill="D9D9D9" w:themeFill="background1" w:themeFillShade="D9"/>
          </w:tcPr>
          <w:p w14:paraId="4164DDF0" w14:textId="77777777" w:rsidR="00693568" w:rsidRPr="00C76DF7" w:rsidRDefault="00693568" w:rsidP="00A36245">
            <w:pPr>
              <w:spacing w:line="240" w:lineRule="auto"/>
              <w:jc w:val="center"/>
              <w:rPr>
                <w:ins w:id="5271" w:author="Dr Mamadou SANOGO" w:date="2023-10-27T11:28:00Z"/>
              </w:rPr>
            </w:pPr>
            <w:ins w:id="5272" w:author="Dr Mamadou SANOGO" w:date="2023-10-27T11:28:00Z">
              <w:r>
                <w:t>10</w:t>
              </w:r>
              <w:r w:rsidRPr="00C76DF7">
                <w:t>0%</w:t>
              </w:r>
            </w:ins>
          </w:p>
        </w:tc>
        <w:tc>
          <w:tcPr>
            <w:tcW w:w="1701" w:type="dxa"/>
            <w:shd w:val="clear" w:color="auto" w:fill="D9D9D9" w:themeFill="background1" w:themeFillShade="D9"/>
          </w:tcPr>
          <w:p w14:paraId="55A3141B" w14:textId="77777777" w:rsidR="00693568" w:rsidRPr="00C76DF7" w:rsidRDefault="00693568" w:rsidP="00A36245">
            <w:pPr>
              <w:spacing w:line="240" w:lineRule="auto"/>
              <w:jc w:val="center"/>
              <w:rPr>
                <w:ins w:id="5273" w:author="Dr Mamadou SANOGO" w:date="2023-10-27T11:28:00Z"/>
              </w:rPr>
            </w:pPr>
            <w:ins w:id="5274" w:author="Dr Mamadou SANOGO" w:date="2023-10-27T11:28:00Z">
              <w:r>
                <w:t>100</w:t>
              </w:r>
              <w:r w:rsidRPr="00C76DF7">
                <w:t>%</w:t>
              </w:r>
            </w:ins>
          </w:p>
        </w:tc>
        <w:tc>
          <w:tcPr>
            <w:tcW w:w="1696" w:type="dxa"/>
            <w:shd w:val="clear" w:color="auto" w:fill="D9D9D9" w:themeFill="background1" w:themeFillShade="D9"/>
          </w:tcPr>
          <w:p w14:paraId="6C4745E5" w14:textId="77777777" w:rsidR="00693568" w:rsidRPr="00C76DF7" w:rsidRDefault="00693568" w:rsidP="00A36245">
            <w:pPr>
              <w:spacing w:line="240" w:lineRule="auto"/>
              <w:jc w:val="center"/>
              <w:rPr>
                <w:ins w:id="5275" w:author="Dr Mamadou SANOGO" w:date="2023-10-27T11:28:00Z"/>
              </w:rPr>
            </w:pPr>
            <w:ins w:id="5276" w:author="Dr Mamadou SANOGO" w:date="2023-10-27T11:28:00Z">
              <w:r>
                <w:t>100</w:t>
              </w:r>
              <w:r w:rsidRPr="00C76DF7">
                <w:t>%</w:t>
              </w:r>
            </w:ins>
          </w:p>
        </w:tc>
      </w:tr>
      <w:tr w:rsidR="00693568" w:rsidRPr="00C76DF7" w14:paraId="7092152E" w14:textId="77777777" w:rsidTr="00A36245">
        <w:trPr>
          <w:ins w:id="5277" w:author="Dr Mamadou SANOGO" w:date="2023-10-27T11:28:00Z"/>
        </w:trPr>
        <w:tc>
          <w:tcPr>
            <w:tcW w:w="2404" w:type="dxa"/>
            <w:shd w:val="clear" w:color="auto" w:fill="D9D9D9" w:themeFill="background1" w:themeFillShade="D9"/>
          </w:tcPr>
          <w:p w14:paraId="19FFBF11" w14:textId="77777777" w:rsidR="00693568" w:rsidRPr="00C76DF7" w:rsidRDefault="00693568" w:rsidP="00A36245">
            <w:pPr>
              <w:spacing w:line="240" w:lineRule="auto"/>
              <w:rPr>
                <w:ins w:id="5278" w:author="Dr Mamadou SANOGO" w:date="2023-10-27T11:28:00Z"/>
              </w:rPr>
            </w:pPr>
            <w:ins w:id="5279" w:author="Dr Mamadou SANOGO" w:date="2023-10-27T11:28:00Z">
              <w:r w:rsidRPr="00C76DF7">
                <w:t>% total de diplômés</w:t>
              </w:r>
            </w:ins>
          </w:p>
        </w:tc>
        <w:tc>
          <w:tcPr>
            <w:tcW w:w="1559" w:type="dxa"/>
            <w:shd w:val="clear" w:color="auto" w:fill="D9D9D9" w:themeFill="background1" w:themeFillShade="D9"/>
            <w:vAlign w:val="center"/>
          </w:tcPr>
          <w:p w14:paraId="0351B829" w14:textId="77777777" w:rsidR="00693568" w:rsidRPr="00C76DF7" w:rsidRDefault="00693568" w:rsidP="00A36245">
            <w:pPr>
              <w:spacing w:line="240" w:lineRule="auto"/>
              <w:jc w:val="center"/>
              <w:rPr>
                <w:ins w:id="5280" w:author="Dr Mamadou SANOGO" w:date="2023-10-27T11:28:00Z"/>
              </w:rPr>
            </w:pPr>
            <w:ins w:id="5281" w:author="Dr Mamadou SANOGO" w:date="2023-10-27T11:28:00Z">
              <w:r w:rsidRPr="00C76DF7">
                <w:t>100%</w:t>
              </w:r>
            </w:ins>
          </w:p>
        </w:tc>
        <w:tc>
          <w:tcPr>
            <w:tcW w:w="1701" w:type="dxa"/>
            <w:shd w:val="clear" w:color="auto" w:fill="D9D9D9" w:themeFill="background1" w:themeFillShade="D9"/>
          </w:tcPr>
          <w:p w14:paraId="7112AD38" w14:textId="77777777" w:rsidR="00693568" w:rsidRPr="00C76DF7" w:rsidRDefault="00693568" w:rsidP="00A36245">
            <w:pPr>
              <w:spacing w:line="240" w:lineRule="auto"/>
              <w:jc w:val="center"/>
              <w:rPr>
                <w:ins w:id="5282" w:author="Dr Mamadou SANOGO" w:date="2023-10-27T11:28:00Z"/>
              </w:rPr>
            </w:pPr>
            <w:ins w:id="5283" w:author="Dr Mamadou SANOGO" w:date="2023-10-27T11:28:00Z">
              <w:r w:rsidRPr="00C76DF7">
                <w:t>10</w:t>
              </w:r>
              <w:r>
                <w:t>0</w:t>
              </w:r>
              <w:r w:rsidRPr="00C76DF7">
                <w:t>%</w:t>
              </w:r>
            </w:ins>
          </w:p>
        </w:tc>
        <w:tc>
          <w:tcPr>
            <w:tcW w:w="1701" w:type="dxa"/>
            <w:shd w:val="clear" w:color="auto" w:fill="D9D9D9" w:themeFill="background1" w:themeFillShade="D9"/>
          </w:tcPr>
          <w:p w14:paraId="748C439D" w14:textId="77777777" w:rsidR="00693568" w:rsidRPr="00C76DF7" w:rsidRDefault="00693568" w:rsidP="00A36245">
            <w:pPr>
              <w:spacing w:line="240" w:lineRule="auto"/>
              <w:jc w:val="center"/>
              <w:rPr>
                <w:ins w:id="5284" w:author="Dr Mamadou SANOGO" w:date="2023-10-27T11:28:00Z"/>
              </w:rPr>
            </w:pPr>
            <w:ins w:id="5285" w:author="Dr Mamadou SANOGO" w:date="2023-10-27T11:28:00Z">
              <w:r>
                <w:t>100</w:t>
              </w:r>
              <w:r w:rsidRPr="00C76DF7">
                <w:t>%</w:t>
              </w:r>
            </w:ins>
          </w:p>
        </w:tc>
        <w:tc>
          <w:tcPr>
            <w:tcW w:w="1696" w:type="dxa"/>
            <w:shd w:val="clear" w:color="auto" w:fill="D9D9D9" w:themeFill="background1" w:themeFillShade="D9"/>
          </w:tcPr>
          <w:p w14:paraId="440AE222" w14:textId="77777777" w:rsidR="00693568" w:rsidRPr="00C76DF7" w:rsidRDefault="00693568" w:rsidP="00A36245">
            <w:pPr>
              <w:spacing w:line="240" w:lineRule="auto"/>
              <w:jc w:val="center"/>
              <w:rPr>
                <w:ins w:id="5286" w:author="Dr Mamadou SANOGO" w:date="2023-10-27T11:28:00Z"/>
              </w:rPr>
            </w:pPr>
            <w:ins w:id="5287" w:author="Dr Mamadou SANOGO" w:date="2023-10-27T11:28:00Z">
              <w:r>
                <w:t>100</w:t>
              </w:r>
              <w:r w:rsidRPr="00C76DF7">
                <w:t>%</w:t>
              </w:r>
            </w:ins>
          </w:p>
        </w:tc>
      </w:tr>
      <w:tr w:rsidR="00693568" w:rsidRPr="00C76DF7" w14:paraId="746ECA4D" w14:textId="77777777" w:rsidTr="00A36245">
        <w:trPr>
          <w:ins w:id="5288" w:author="Dr Mamadou SANOGO" w:date="2023-10-27T11:28:00Z"/>
        </w:trPr>
        <w:tc>
          <w:tcPr>
            <w:tcW w:w="2404" w:type="dxa"/>
            <w:shd w:val="clear" w:color="auto" w:fill="D9D9D9" w:themeFill="background1" w:themeFillShade="D9"/>
          </w:tcPr>
          <w:p w14:paraId="2F4375F4" w14:textId="77777777" w:rsidR="00693568" w:rsidRPr="00C76DF7" w:rsidRDefault="00693568" w:rsidP="00A36245">
            <w:pPr>
              <w:spacing w:line="240" w:lineRule="auto"/>
              <w:rPr>
                <w:ins w:id="5289" w:author="Dr Mamadou SANOGO" w:date="2023-10-27T11:28:00Z"/>
              </w:rPr>
            </w:pPr>
            <w:ins w:id="5290" w:author="Dr Mamadou SANOGO" w:date="2023-10-27T11:28:00Z">
              <w:r w:rsidRPr="00C76DF7">
                <w:t>Durée moyenne en semestre d’obtention du diplôme</w:t>
              </w:r>
            </w:ins>
          </w:p>
        </w:tc>
        <w:tc>
          <w:tcPr>
            <w:tcW w:w="1559" w:type="dxa"/>
            <w:shd w:val="clear" w:color="auto" w:fill="D9D9D9" w:themeFill="background1" w:themeFillShade="D9"/>
            <w:vAlign w:val="center"/>
          </w:tcPr>
          <w:p w14:paraId="4A10EF60" w14:textId="77777777" w:rsidR="00693568" w:rsidRPr="00C76DF7" w:rsidRDefault="00693568" w:rsidP="00A36245">
            <w:pPr>
              <w:spacing w:line="240" w:lineRule="auto"/>
              <w:jc w:val="center"/>
              <w:rPr>
                <w:ins w:id="5291" w:author="Dr Mamadou SANOGO" w:date="2023-10-27T11:28:00Z"/>
              </w:rPr>
            </w:pPr>
            <w:ins w:id="5292" w:author="Dr Mamadou SANOGO" w:date="2023-10-27T11:28:00Z">
              <w:r w:rsidRPr="00C76DF7">
                <w:t>4</w:t>
              </w:r>
            </w:ins>
          </w:p>
        </w:tc>
        <w:tc>
          <w:tcPr>
            <w:tcW w:w="1701" w:type="dxa"/>
            <w:shd w:val="clear" w:color="auto" w:fill="D9D9D9" w:themeFill="background1" w:themeFillShade="D9"/>
            <w:vAlign w:val="center"/>
          </w:tcPr>
          <w:p w14:paraId="06BC18A2" w14:textId="77777777" w:rsidR="00693568" w:rsidRPr="00C76DF7" w:rsidRDefault="00693568" w:rsidP="00A36245">
            <w:pPr>
              <w:spacing w:line="240" w:lineRule="auto"/>
              <w:jc w:val="center"/>
              <w:rPr>
                <w:ins w:id="5293" w:author="Dr Mamadou SANOGO" w:date="2023-10-27T11:28:00Z"/>
              </w:rPr>
            </w:pPr>
            <w:ins w:id="5294" w:author="Dr Mamadou SANOGO" w:date="2023-10-27T11:28:00Z">
              <w:r w:rsidRPr="00C76DF7">
                <w:t>4</w:t>
              </w:r>
            </w:ins>
          </w:p>
        </w:tc>
        <w:tc>
          <w:tcPr>
            <w:tcW w:w="1701" w:type="dxa"/>
            <w:shd w:val="clear" w:color="auto" w:fill="D9D9D9" w:themeFill="background1" w:themeFillShade="D9"/>
            <w:vAlign w:val="center"/>
          </w:tcPr>
          <w:p w14:paraId="7909C1C2" w14:textId="77777777" w:rsidR="00693568" w:rsidRPr="00C76DF7" w:rsidRDefault="00693568" w:rsidP="00A36245">
            <w:pPr>
              <w:spacing w:line="240" w:lineRule="auto"/>
              <w:jc w:val="center"/>
              <w:rPr>
                <w:ins w:id="5295" w:author="Dr Mamadou SANOGO" w:date="2023-10-27T11:28:00Z"/>
              </w:rPr>
            </w:pPr>
            <w:ins w:id="5296" w:author="Dr Mamadou SANOGO" w:date="2023-10-27T11:28:00Z">
              <w:r w:rsidRPr="00C76DF7">
                <w:t>4</w:t>
              </w:r>
            </w:ins>
          </w:p>
        </w:tc>
        <w:tc>
          <w:tcPr>
            <w:tcW w:w="1696" w:type="dxa"/>
            <w:shd w:val="clear" w:color="auto" w:fill="D9D9D9" w:themeFill="background1" w:themeFillShade="D9"/>
            <w:vAlign w:val="center"/>
          </w:tcPr>
          <w:p w14:paraId="065B378D" w14:textId="77777777" w:rsidR="00693568" w:rsidRPr="00C76DF7" w:rsidRDefault="00693568" w:rsidP="00A36245">
            <w:pPr>
              <w:spacing w:line="240" w:lineRule="auto"/>
              <w:jc w:val="center"/>
              <w:rPr>
                <w:ins w:id="5297" w:author="Dr Mamadou SANOGO" w:date="2023-10-27T11:28:00Z"/>
              </w:rPr>
            </w:pPr>
            <w:ins w:id="5298" w:author="Dr Mamadou SANOGO" w:date="2023-10-27T11:28:00Z">
              <w:r w:rsidRPr="00C76DF7">
                <w:t>4</w:t>
              </w:r>
            </w:ins>
          </w:p>
        </w:tc>
      </w:tr>
    </w:tbl>
    <w:p w14:paraId="5953E102" w14:textId="77777777" w:rsidR="00693568" w:rsidRDefault="00693568" w:rsidP="00693568">
      <w:pPr>
        <w:spacing w:line="240" w:lineRule="auto"/>
        <w:rPr>
          <w:ins w:id="5299" w:author="Dr Mamadou SANOGO" w:date="2023-10-27T11:28:00Z"/>
        </w:rPr>
      </w:pPr>
    </w:p>
    <w:p w14:paraId="01EBFF71" w14:textId="77777777" w:rsidR="00693568" w:rsidRPr="007B235B" w:rsidRDefault="00693568" w:rsidP="00693568">
      <w:pPr>
        <w:pStyle w:val="Paragraphedeliste"/>
        <w:numPr>
          <w:ilvl w:val="0"/>
          <w:numId w:val="2"/>
        </w:numPr>
        <w:spacing w:line="240" w:lineRule="auto"/>
        <w:rPr>
          <w:ins w:id="5300" w:author="Dr Mamadou SANOGO" w:date="2023-10-27T11:28:00Z"/>
          <w:b/>
          <w:bCs/>
          <w:szCs w:val="24"/>
        </w:rPr>
      </w:pPr>
      <w:ins w:id="5301" w:author="Dr Mamadou SANOGO" w:date="2023-10-27T11:28:00Z">
        <w:r w:rsidRPr="007B235B">
          <w:rPr>
            <w:b/>
            <w:bCs/>
            <w:szCs w:val="24"/>
          </w:rPr>
          <w:t>Etudiants en formation continue</w:t>
        </w:r>
      </w:ins>
    </w:p>
    <w:p w14:paraId="55B3533D" w14:textId="77777777" w:rsidR="00693568" w:rsidRDefault="00693568" w:rsidP="00693568">
      <w:pPr>
        <w:spacing w:line="240" w:lineRule="auto"/>
        <w:rPr>
          <w:ins w:id="5302" w:author="Dr Mamadou SANOGO" w:date="2023-10-27T11:28:00Z"/>
        </w:rPr>
      </w:pPr>
    </w:p>
    <w:tbl>
      <w:tblPr>
        <w:tblStyle w:val="Grilledutableau"/>
        <w:tblW w:w="0" w:type="auto"/>
        <w:tblLook w:val="04A0" w:firstRow="1" w:lastRow="0" w:firstColumn="1" w:lastColumn="0" w:noHBand="0" w:noVBand="1"/>
      </w:tblPr>
      <w:tblGrid>
        <w:gridCol w:w="2546"/>
        <w:gridCol w:w="1559"/>
        <w:gridCol w:w="1701"/>
        <w:gridCol w:w="1559"/>
        <w:gridCol w:w="1696"/>
      </w:tblGrid>
      <w:tr w:rsidR="00693568" w:rsidRPr="005A55FB" w14:paraId="54AD24FA" w14:textId="77777777" w:rsidTr="00A36245">
        <w:trPr>
          <w:ins w:id="5303" w:author="Dr Mamadou SANOGO" w:date="2023-10-27T11:28:00Z"/>
        </w:trPr>
        <w:tc>
          <w:tcPr>
            <w:tcW w:w="2546" w:type="dxa"/>
          </w:tcPr>
          <w:p w14:paraId="5B8D260D" w14:textId="77777777" w:rsidR="00693568" w:rsidRPr="005A55FB" w:rsidRDefault="00693568" w:rsidP="00A36245">
            <w:pPr>
              <w:spacing w:line="240" w:lineRule="auto"/>
              <w:rPr>
                <w:ins w:id="5304" w:author="Dr Mamadou SANOGO" w:date="2023-10-27T11:28:00Z"/>
                <w:b/>
              </w:rPr>
            </w:pPr>
            <w:ins w:id="5305" w:author="Dr Mamadou SANOGO" w:date="2023-10-27T11:28:00Z">
              <w:r w:rsidRPr="005A55FB">
                <w:rPr>
                  <w:b/>
                </w:rPr>
                <w:t>Année univ.</w:t>
              </w:r>
            </w:ins>
          </w:p>
        </w:tc>
        <w:tc>
          <w:tcPr>
            <w:tcW w:w="1559" w:type="dxa"/>
          </w:tcPr>
          <w:p w14:paraId="50F997DD" w14:textId="77777777" w:rsidR="00693568" w:rsidRPr="005A55FB" w:rsidRDefault="00693568" w:rsidP="00A36245">
            <w:pPr>
              <w:spacing w:line="240" w:lineRule="auto"/>
              <w:jc w:val="center"/>
              <w:rPr>
                <w:ins w:id="5306" w:author="Dr Mamadou SANOGO" w:date="2023-10-27T11:28:00Z"/>
                <w:b/>
              </w:rPr>
            </w:pPr>
            <w:ins w:id="5307" w:author="Dr Mamadou SANOGO" w:date="2023-10-27T11:28:00Z">
              <w:r w:rsidRPr="005A55FB">
                <w:rPr>
                  <w:b/>
                </w:rPr>
                <w:t>2018-2019</w:t>
              </w:r>
            </w:ins>
          </w:p>
        </w:tc>
        <w:tc>
          <w:tcPr>
            <w:tcW w:w="1701" w:type="dxa"/>
          </w:tcPr>
          <w:p w14:paraId="1243DCA5" w14:textId="77777777" w:rsidR="00693568" w:rsidRPr="005A55FB" w:rsidRDefault="00693568" w:rsidP="00A36245">
            <w:pPr>
              <w:spacing w:line="240" w:lineRule="auto"/>
              <w:jc w:val="center"/>
              <w:rPr>
                <w:ins w:id="5308" w:author="Dr Mamadou SANOGO" w:date="2023-10-27T11:28:00Z"/>
                <w:b/>
              </w:rPr>
            </w:pPr>
            <w:ins w:id="5309" w:author="Dr Mamadou SANOGO" w:date="2023-10-27T11:28:00Z">
              <w:r w:rsidRPr="005A55FB">
                <w:rPr>
                  <w:b/>
                </w:rPr>
                <w:t>2019-2020</w:t>
              </w:r>
            </w:ins>
          </w:p>
        </w:tc>
        <w:tc>
          <w:tcPr>
            <w:tcW w:w="1559" w:type="dxa"/>
          </w:tcPr>
          <w:p w14:paraId="507453DF" w14:textId="77777777" w:rsidR="00693568" w:rsidRPr="005A55FB" w:rsidRDefault="00693568" w:rsidP="00A36245">
            <w:pPr>
              <w:spacing w:line="240" w:lineRule="auto"/>
              <w:jc w:val="center"/>
              <w:rPr>
                <w:ins w:id="5310" w:author="Dr Mamadou SANOGO" w:date="2023-10-27T11:28:00Z"/>
                <w:b/>
              </w:rPr>
            </w:pPr>
            <w:ins w:id="5311" w:author="Dr Mamadou SANOGO" w:date="2023-10-27T11:28:00Z">
              <w:r w:rsidRPr="005A55FB">
                <w:rPr>
                  <w:b/>
                </w:rPr>
                <w:t>2020-2021</w:t>
              </w:r>
            </w:ins>
          </w:p>
        </w:tc>
        <w:tc>
          <w:tcPr>
            <w:tcW w:w="1696" w:type="dxa"/>
          </w:tcPr>
          <w:p w14:paraId="19C2791E" w14:textId="77777777" w:rsidR="00693568" w:rsidRPr="005A55FB" w:rsidRDefault="00693568" w:rsidP="00A36245">
            <w:pPr>
              <w:spacing w:line="240" w:lineRule="auto"/>
              <w:jc w:val="center"/>
              <w:rPr>
                <w:ins w:id="5312" w:author="Dr Mamadou SANOGO" w:date="2023-10-27T11:28:00Z"/>
                <w:b/>
              </w:rPr>
            </w:pPr>
            <w:ins w:id="5313" w:author="Dr Mamadou SANOGO" w:date="2023-10-27T11:28:00Z">
              <w:r w:rsidRPr="005A55FB">
                <w:rPr>
                  <w:b/>
                </w:rPr>
                <w:t>2021-2022</w:t>
              </w:r>
            </w:ins>
          </w:p>
        </w:tc>
      </w:tr>
      <w:tr w:rsidR="00693568" w:rsidRPr="005A55FB" w14:paraId="3301DBAE" w14:textId="77777777" w:rsidTr="00A36245">
        <w:trPr>
          <w:ins w:id="5314" w:author="Dr Mamadou SANOGO" w:date="2023-10-27T11:28:00Z"/>
        </w:trPr>
        <w:tc>
          <w:tcPr>
            <w:tcW w:w="2546" w:type="dxa"/>
          </w:tcPr>
          <w:p w14:paraId="117063B0" w14:textId="77777777" w:rsidR="00693568" w:rsidRPr="005A55FB" w:rsidRDefault="00693568" w:rsidP="00A36245">
            <w:pPr>
              <w:spacing w:line="240" w:lineRule="auto"/>
              <w:rPr>
                <w:ins w:id="5315" w:author="Dr Mamadou SANOGO" w:date="2023-10-27T11:28:00Z"/>
              </w:rPr>
            </w:pPr>
            <w:ins w:id="5316" w:author="Dr Mamadou SANOGO" w:date="2023-10-27T11:28:00Z">
              <w:r w:rsidRPr="005A55FB">
                <w:t>Nbr. et % d’étudiants ayant validé le M1</w:t>
              </w:r>
            </w:ins>
          </w:p>
        </w:tc>
        <w:tc>
          <w:tcPr>
            <w:tcW w:w="1559" w:type="dxa"/>
            <w:vAlign w:val="center"/>
          </w:tcPr>
          <w:p w14:paraId="1FAD1AC0" w14:textId="59532DE5" w:rsidR="00693568" w:rsidRPr="005A55FB" w:rsidRDefault="00356D2D" w:rsidP="00A36245">
            <w:pPr>
              <w:spacing w:line="240" w:lineRule="auto"/>
              <w:jc w:val="center"/>
              <w:rPr>
                <w:ins w:id="5317" w:author="Dr Mamadou SANOGO" w:date="2023-10-27T11:28:00Z"/>
              </w:rPr>
            </w:pPr>
            <w:ins w:id="5318" w:author="Dr Mamadou SANOGO" w:date="2023-10-27T15:10:00Z">
              <w:r>
                <w:t>0</w:t>
              </w:r>
            </w:ins>
            <w:ins w:id="5319" w:author="Dr Mamadou SANOGO" w:date="2023-10-27T11:28:00Z">
              <w:r w:rsidR="00693568">
                <w:t xml:space="preserve"> soit 100%</w:t>
              </w:r>
            </w:ins>
          </w:p>
        </w:tc>
        <w:tc>
          <w:tcPr>
            <w:tcW w:w="1701" w:type="dxa"/>
            <w:vAlign w:val="center"/>
          </w:tcPr>
          <w:p w14:paraId="4EE7F9FC" w14:textId="7D26BFE5" w:rsidR="00693568" w:rsidRPr="005A55FB" w:rsidRDefault="00356D2D" w:rsidP="00A36245">
            <w:pPr>
              <w:spacing w:line="240" w:lineRule="auto"/>
              <w:jc w:val="center"/>
              <w:rPr>
                <w:ins w:id="5320" w:author="Dr Mamadou SANOGO" w:date="2023-10-27T11:28:00Z"/>
              </w:rPr>
            </w:pPr>
            <w:ins w:id="5321" w:author="Dr Mamadou SANOGO" w:date="2023-10-27T15:10:00Z">
              <w:r>
                <w:t>0</w:t>
              </w:r>
            </w:ins>
            <w:ins w:id="5322" w:author="Dr Mamadou SANOGO" w:date="2023-10-27T11:28:00Z">
              <w:r w:rsidR="00693568">
                <w:t xml:space="preserve"> soit 100%</w:t>
              </w:r>
            </w:ins>
          </w:p>
        </w:tc>
        <w:tc>
          <w:tcPr>
            <w:tcW w:w="1559" w:type="dxa"/>
            <w:vAlign w:val="center"/>
          </w:tcPr>
          <w:p w14:paraId="346E2844" w14:textId="5FB30456" w:rsidR="00693568" w:rsidRPr="005A55FB" w:rsidRDefault="00356D2D" w:rsidP="00A36245">
            <w:pPr>
              <w:spacing w:line="240" w:lineRule="auto"/>
              <w:jc w:val="center"/>
              <w:rPr>
                <w:ins w:id="5323" w:author="Dr Mamadou SANOGO" w:date="2023-10-27T11:28:00Z"/>
              </w:rPr>
            </w:pPr>
            <w:ins w:id="5324" w:author="Dr Mamadou SANOGO" w:date="2023-10-27T15:10:00Z">
              <w:r>
                <w:t>0</w:t>
              </w:r>
            </w:ins>
            <w:ins w:id="5325" w:author="Dr Mamadou SANOGO" w:date="2023-10-27T11:28:00Z">
              <w:r w:rsidR="00693568">
                <w:t xml:space="preserve"> soit 100%</w:t>
              </w:r>
            </w:ins>
          </w:p>
        </w:tc>
        <w:tc>
          <w:tcPr>
            <w:tcW w:w="1696" w:type="dxa"/>
            <w:vAlign w:val="center"/>
          </w:tcPr>
          <w:p w14:paraId="010B8BE1" w14:textId="4695C85A" w:rsidR="00693568" w:rsidRPr="005A55FB" w:rsidRDefault="00356D2D" w:rsidP="00A36245">
            <w:pPr>
              <w:spacing w:line="240" w:lineRule="auto"/>
              <w:jc w:val="center"/>
              <w:rPr>
                <w:ins w:id="5326" w:author="Dr Mamadou SANOGO" w:date="2023-10-27T11:28:00Z"/>
              </w:rPr>
            </w:pPr>
            <w:ins w:id="5327" w:author="Dr Mamadou SANOGO" w:date="2023-10-27T15:10:00Z">
              <w:r>
                <w:t xml:space="preserve">0 </w:t>
              </w:r>
            </w:ins>
            <w:ins w:id="5328" w:author="Dr Mamadou SANOGO" w:date="2023-10-27T11:28:00Z">
              <w:r w:rsidR="00693568">
                <w:t>soit 100%</w:t>
              </w:r>
            </w:ins>
          </w:p>
        </w:tc>
      </w:tr>
      <w:tr w:rsidR="00693568" w:rsidRPr="005A55FB" w14:paraId="2D4324C4" w14:textId="77777777" w:rsidTr="00A36245">
        <w:trPr>
          <w:ins w:id="5329" w:author="Dr Mamadou SANOGO" w:date="2023-10-27T11:28:00Z"/>
        </w:trPr>
        <w:tc>
          <w:tcPr>
            <w:tcW w:w="2546" w:type="dxa"/>
          </w:tcPr>
          <w:p w14:paraId="69556ABE" w14:textId="77777777" w:rsidR="00693568" w:rsidRPr="005A55FB" w:rsidRDefault="00693568" w:rsidP="00A36245">
            <w:pPr>
              <w:spacing w:line="240" w:lineRule="auto"/>
              <w:rPr>
                <w:ins w:id="5330" w:author="Dr Mamadou SANOGO" w:date="2023-10-27T11:28:00Z"/>
              </w:rPr>
            </w:pPr>
            <w:ins w:id="5331" w:author="Dr Mamadou SANOGO" w:date="2023-10-27T11:28:00Z">
              <w:r w:rsidRPr="005A55FB">
                <w:t>Nbr. et % d’étudiants admis en M2 avec dettes</w:t>
              </w:r>
            </w:ins>
          </w:p>
        </w:tc>
        <w:tc>
          <w:tcPr>
            <w:tcW w:w="1559" w:type="dxa"/>
            <w:vAlign w:val="center"/>
          </w:tcPr>
          <w:p w14:paraId="0CECD9C6" w14:textId="77777777" w:rsidR="00693568" w:rsidRPr="005A55FB" w:rsidRDefault="00693568" w:rsidP="00A36245">
            <w:pPr>
              <w:spacing w:line="240" w:lineRule="auto"/>
              <w:jc w:val="center"/>
              <w:rPr>
                <w:ins w:id="5332" w:author="Dr Mamadou SANOGO" w:date="2023-10-27T11:28:00Z"/>
              </w:rPr>
            </w:pPr>
            <w:ins w:id="5333" w:author="Dr Mamadou SANOGO" w:date="2023-10-27T11:28:00Z">
              <w:r w:rsidRPr="00E62C74">
                <w:t>0 soit 0%</w:t>
              </w:r>
            </w:ins>
          </w:p>
        </w:tc>
        <w:tc>
          <w:tcPr>
            <w:tcW w:w="1701" w:type="dxa"/>
            <w:vAlign w:val="center"/>
          </w:tcPr>
          <w:p w14:paraId="756B3B85" w14:textId="77777777" w:rsidR="00693568" w:rsidRPr="005A55FB" w:rsidRDefault="00693568" w:rsidP="00A36245">
            <w:pPr>
              <w:spacing w:line="240" w:lineRule="auto"/>
              <w:jc w:val="center"/>
              <w:rPr>
                <w:ins w:id="5334" w:author="Dr Mamadou SANOGO" w:date="2023-10-27T11:28:00Z"/>
              </w:rPr>
            </w:pPr>
            <w:ins w:id="5335" w:author="Dr Mamadou SANOGO" w:date="2023-10-27T11:28:00Z">
              <w:r w:rsidRPr="00E62C74">
                <w:t>0 soit 0%</w:t>
              </w:r>
            </w:ins>
          </w:p>
        </w:tc>
        <w:tc>
          <w:tcPr>
            <w:tcW w:w="1559" w:type="dxa"/>
            <w:vAlign w:val="center"/>
          </w:tcPr>
          <w:p w14:paraId="2DD75F2B" w14:textId="77777777" w:rsidR="00693568" w:rsidRPr="005A55FB" w:rsidRDefault="00693568" w:rsidP="00A36245">
            <w:pPr>
              <w:spacing w:line="240" w:lineRule="auto"/>
              <w:jc w:val="center"/>
              <w:rPr>
                <w:ins w:id="5336" w:author="Dr Mamadou SANOGO" w:date="2023-10-27T11:28:00Z"/>
              </w:rPr>
            </w:pPr>
            <w:ins w:id="5337" w:author="Dr Mamadou SANOGO" w:date="2023-10-27T11:28:00Z">
              <w:r w:rsidRPr="00E62C74">
                <w:t>0 soit 0%</w:t>
              </w:r>
            </w:ins>
          </w:p>
        </w:tc>
        <w:tc>
          <w:tcPr>
            <w:tcW w:w="1696" w:type="dxa"/>
            <w:vAlign w:val="center"/>
          </w:tcPr>
          <w:p w14:paraId="3A6AC638" w14:textId="77777777" w:rsidR="00693568" w:rsidRPr="005A55FB" w:rsidRDefault="00693568" w:rsidP="00A36245">
            <w:pPr>
              <w:spacing w:line="240" w:lineRule="auto"/>
              <w:jc w:val="center"/>
              <w:rPr>
                <w:ins w:id="5338" w:author="Dr Mamadou SANOGO" w:date="2023-10-27T11:28:00Z"/>
              </w:rPr>
            </w:pPr>
            <w:ins w:id="5339" w:author="Dr Mamadou SANOGO" w:date="2023-10-27T11:28:00Z">
              <w:r w:rsidRPr="00E62C74">
                <w:t>0 soit 0%</w:t>
              </w:r>
            </w:ins>
          </w:p>
        </w:tc>
      </w:tr>
      <w:tr w:rsidR="00693568" w:rsidRPr="005A55FB" w14:paraId="7AAD398A" w14:textId="77777777" w:rsidTr="00A36245">
        <w:trPr>
          <w:ins w:id="5340" w:author="Dr Mamadou SANOGO" w:date="2023-10-27T11:28:00Z"/>
        </w:trPr>
        <w:tc>
          <w:tcPr>
            <w:tcW w:w="2546" w:type="dxa"/>
          </w:tcPr>
          <w:p w14:paraId="03E6458E" w14:textId="77777777" w:rsidR="00693568" w:rsidRPr="005A55FB" w:rsidRDefault="00693568" w:rsidP="00A36245">
            <w:pPr>
              <w:spacing w:line="240" w:lineRule="auto"/>
              <w:rPr>
                <w:ins w:id="5341" w:author="Dr Mamadou SANOGO" w:date="2023-10-27T11:28:00Z"/>
              </w:rPr>
            </w:pPr>
            <w:ins w:id="5342" w:author="Dr Mamadou SANOGO" w:date="2023-10-27T11:28:00Z">
              <w:r w:rsidRPr="005A55FB">
                <w:t>Nbr. et % d’étudiants ajournés en M1</w:t>
              </w:r>
            </w:ins>
          </w:p>
        </w:tc>
        <w:tc>
          <w:tcPr>
            <w:tcW w:w="1559" w:type="dxa"/>
            <w:vAlign w:val="center"/>
          </w:tcPr>
          <w:p w14:paraId="3406FD9A" w14:textId="77777777" w:rsidR="00693568" w:rsidRPr="005A55FB" w:rsidRDefault="00693568" w:rsidP="00A36245">
            <w:pPr>
              <w:spacing w:line="240" w:lineRule="auto"/>
              <w:jc w:val="center"/>
              <w:rPr>
                <w:ins w:id="5343" w:author="Dr Mamadou SANOGO" w:date="2023-10-27T11:28:00Z"/>
              </w:rPr>
            </w:pPr>
            <w:ins w:id="5344" w:author="Dr Mamadou SANOGO" w:date="2023-10-27T11:28:00Z">
              <w:r>
                <w:t>0 soit 0%</w:t>
              </w:r>
            </w:ins>
          </w:p>
        </w:tc>
        <w:tc>
          <w:tcPr>
            <w:tcW w:w="1701" w:type="dxa"/>
            <w:vAlign w:val="center"/>
          </w:tcPr>
          <w:p w14:paraId="0B3BCC73" w14:textId="77777777" w:rsidR="00693568" w:rsidRPr="005A55FB" w:rsidRDefault="00693568" w:rsidP="00A36245">
            <w:pPr>
              <w:spacing w:line="240" w:lineRule="auto"/>
              <w:jc w:val="center"/>
              <w:rPr>
                <w:ins w:id="5345" w:author="Dr Mamadou SANOGO" w:date="2023-10-27T11:28:00Z"/>
              </w:rPr>
            </w:pPr>
            <w:ins w:id="5346" w:author="Dr Mamadou SANOGO" w:date="2023-10-27T11:28:00Z">
              <w:r>
                <w:t>0 soit 0%</w:t>
              </w:r>
            </w:ins>
          </w:p>
        </w:tc>
        <w:tc>
          <w:tcPr>
            <w:tcW w:w="1559" w:type="dxa"/>
            <w:vAlign w:val="center"/>
          </w:tcPr>
          <w:p w14:paraId="101F008B" w14:textId="77777777" w:rsidR="00693568" w:rsidRPr="005A55FB" w:rsidRDefault="00693568" w:rsidP="00A36245">
            <w:pPr>
              <w:spacing w:line="240" w:lineRule="auto"/>
              <w:jc w:val="center"/>
              <w:rPr>
                <w:ins w:id="5347" w:author="Dr Mamadou SANOGO" w:date="2023-10-27T11:28:00Z"/>
              </w:rPr>
            </w:pPr>
            <w:ins w:id="5348" w:author="Dr Mamadou SANOGO" w:date="2023-10-27T11:28:00Z">
              <w:r>
                <w:t>0 soit 0%</w:t>
              </w:r>
            </w:ins>
          </w:p>
        </w:tc>
        <w:tc>
          <w:tcPr>
            <w:tcW w:w="1696" w:type="dxa"/>
            <w:vAlign w:val="center"/>
          </w:tcPr>
          <w:p w14:paraId="106480C8" w14:textId="77777777" w:rsidR="00693568" w:rsidRPr="005A55FB" w:rsidRDefault="00693568" w:rsidP="00A36245">
            <w:pPr>
              <w:spacing w:line="240" w:lineRule="auto"/>
              <w:jc w:val="center"/>
              <w:rPr>
                <w:ins w:id="5349" w:author="Dr Mamadou SANOGO" w:date="2023-10-27T11:28:00Z"/>
              </w:rPr>
            </w:pPr>
            <w:ins w:id="5350" w:author="Dr Mamadou SANOGO" w:date="2023-10-27T11:28:00Z">
              <w:r>
                <w:t>0 soit 0%</w:t>
              </w:r>
            </w:ins>
          </w:p>
        </w:tc>
      </w:tr>
      <w:tr w:rsidR="00693568" w:rsidRPr="005A55FB" w14:paraId="76652A94" w14:textId="77777777" w:rsidTr="00A36245">
        <w:trPr>
          <w:ins w:id="5351" w:author="Dr Mamadou SANOGO" w:date="2023-10-27T11:28:00Z"/>
        </w:trPr>
        <w:tc>
          <w:tcPr>
            <w:tcW w:w="2546" w:type="dxa"/>
          </w:tcPr>
          <w:p w14:paraId="62856EDF" w14:textId="77777777" w:rsidR="00693568" w:rsidRPr="005A55FB" w:rsidRDefault="00693568" w:rsidP="00A36245">
            <w:pPr>
              <w:spacing w:line="240" w:lineRule="auto"/>
              <w:rPr>
                <w:ins w:id="5352" w:author="Dr Mamadou SANOGO" w:date="2023-10-27T11:28:00Z"/>
              </w:rPr>
            </w:pPr>
            <w:ins w:id="5353" w:author="Dr Mamadou SANOGO" w:date="2023-10-27T11:28:00Z">
              <w:r w:rsidRPr="005A55FB">
                <w:t>Nbr. et % d’étudiants ayant validé le M2</w:t>
              </w:r>
            </w:ins>
          </w:p>
        </w:tc>
        <w:tc>
          <w:tcPr>
            <w:tcW w:w="1559" w:type="dxa"/>
            <w:vAlign w:val="center"/>
          </w:tcPr>
          <w:p w14:paraId="33FB5813" w14:textId="048C5E9B" w:rsidR="00693568" w:rsidRPr="005A55FB" w:rsidRDefault="00356D2D" w:rsidP="00A36245">
            <w:pPr>
              <w:spacing w:line="240" w:lineRule="auto"/>
              <w:jc w:val="center"/>
              <w:rPr>
                <w:ins w:id="5354" w:author="Dr Mamadou SANOGO" w:date="2023-10-27T11:28:00Z"/>
              </w:rPr>
            </w:pPr>
            <w:ins w:id="5355" w:author="Dr Mamadou SANOGO" w:date="2023-10-27T15:10:00Z">
              <w:r>
                <w:t xml:space="preserve">0 </w:t>
              </w:r>
            </w:ins>
            <w:ins w:id="5356" w:author="Dr Mamadou SANOGO" w:date="2023-10-27T11:28:00Z">
              <w:r w:rsidR="00693568">
                <w:t>soit 100%</w:t>
              </w:r>
            </w:ins>
          </w:p>
        </w:tc>
        <w:tc>
          <w:tcPr>
            <w:tcW w:w="1701" w:type="dxa"/>
            <w:vAlign w:val="center"/>
          </w:tcPr>
          <w:p w14:paraId="4C6E9C6E" w14:textId="22235A5C" w:rsidR="00693568" w:rsidRPr="005A55FB" w:rsidRDefault="00356D2D" w:rsidP="00A36245">
            <w:pPr>
              <w:spacing w:line="240" w:lineRule="auto"/>
              <w:jc w:val="center"/>
              <w:rPr>
                <w:ins w:id="5357" w:author="Dr Mamadou SANOGO" w:date="2023-10-27T11:28:00Z"/>
              </w:rPr>
            </w:pPr>
            <w:ins w:id="5358" w:author="Dr Mamadou SANOGO" w:date="2023-10-27T15:11:00Z">
              <w:r>
                <w:t>0</w:t>
              </w:r>
            </w:ins>
            <w:ins w:id="5359" w:author="Dr Mamadou SANOGO" w:date="2023-10-27T11:28:00Z">
              <w:r w:rsidR="00693568">
                <w:t xml:space="preserve"> soit 100%</w:t>
              </w:r>
            </w:ins>
          </w:p>
        </w:tc>
        <w:tc>
          <w:tcPr>
            <w:tcW w:w="1559" w:type="dxa"/>
            <w:vAlign w:val="center"/>
          </w:tcPr>
          <w:p w14:paraId="4A740565" w14:textId="03DB5813" w:rsidR="00693568" w:rsidRPr="005A55FB" w:rsidRDefault="00356D2D" w:rsidP="00A36245">
            <w:pPr>
              <w:spacing w:line="240" w:lineRule="auto"/>
              <w:jc w:val="center"/>
              <w:rPr>
                <w:ins w:id="5360" w:author="Dr Mamadou SANOGO" w:date="2023-10-27T11:28:00Z"/>
              </w:rPr>
            </w:pPr>
            <w:ins w:id="5361" w:author="Dr Mamadou SANOGO" w:date="2023-10-27T15:11:00Z">
              <w:r>
                <w:t>0</w:t>
              </w:r>
            </w:ins>
            <w:ins w:id="5362" w:author="Dr Mamadou SANOGO" w:date="2023-10-27T11:28:00Z">
              <w:r w:rsidR="00693568">
                <w:t xml:space="preserve"> soit 100%</w:t>
              </w:r>
            </w:ins>
          </w:p>
        </w:tc>
        <w:tc>
          <w:tcPr>
            <w:tcW w:w="1696" w:type="dxa"/>
            <w:vAlign w:val="center"/>
          </w:tcPr>
          <w:p w14:paraId="5FFFE0EF" w14:textId="05D6F5A3" w:rsidR="00693568" w:rsidRPr="005A55FB" w:rsidRDefault="00356D2D" w:rsidP="00A36245">
            <w:pPr>
              <w:spacing w:line="240" w:lineRule="auto"/>
              <w:jc w:val="center"/>
              <w:rPr>
                <w:ins w:id="5363" w:author="Dr Mamadou SANOGO" w:date="2023-10-27T11:28:00Z"/>
              </w:rPr>
            </w:pPr>
            <w:ins w:id="5364" w:author="Dr Mamadou SANOGO" w:date="2023-10-27T15:11:00Z">
              <w:r>
                <w:t>0</w:t>
              </w:r>
            </w:ins>
            <w:ins w:id="5365" w:author="Dr Mamadou SANOGO" w:date="2023-10-27T11:28:00Z">
              <w:r w:rsidR="00693568">
                <w:t xml:space="preserve"> soit 100%</w:t>
              </w:r>
            </w:ins>
          </w:p>
        </w:tc>
      </w:tr>
      <w:tr w:rsidR="00693568" w:rsidRPr="005A55FB" w14:paraId="2734F4A6" w14:textId="77777777" w:rsidTr="00A36245">
        <w:trPr>
          <w:ins w:id="5366" w:author="Dr Mamadou SANOGO" w:date="2023-10-27T11:28:00Z"/>
        </w:trPr>
        <w:tc>
          <w:tcPr>
            <w:tcW w:w="2546" w:type="dxa"/>
            <w:tcBorders>
              <w:bottom w:val="single" w:sz="4" w:space="0" w:color="auto"/>
            </w:tcBorders>
          </w:tcPr>
          <w:p w14:paraId="221F7657" w14:textId="77777777" w:rsidR="00693568" w:rsidRPr="005A55FB" w:rsidRDefault="00693568" w:rsidP="00A36245">
            <w:pPr>
              <w:spacing w:line="240" w:lineRule="auto"/>
              <w:rPr>
                <w:ins w:id="5367" w:author="Dr Mamadou SANOGO" w:date="2023-10-27T11:28:00Z"/>
              </w:rPr>
            </w:pPr>
            <w:ins w:id="5368" w:author="Dr Mamadou SANOGO" w:date="2023-10-27T11:28:00Z">
              <w:r w:rsidRPr="005A55FB">
                <w:t>Nbr. et % d’étudiants ajournés en M2</w:t>
              </w:r>
            </w:ins>
          </w:p>
        </w:tc>
        <w:tc>
          <w:tcPr>
            <w:tcW w:w="1559" w:type="dxa"/>
            <w:tcBorders>
              <w:bottom w:val="single" w:sz="4" w:space="0" w:color="auto"/>
            </w:tcBorders>
            <w:vAlign w:val="center"/>
          </w:tcPr>
          <w:p w14:paraId="2C0BA3C6" w14:textId="77777777" w:rsidR="00693568" w:rsidRPr="005A55FB" w:rsidRDefault="00693568" w:rsidP="00A36245">
            <w:pPr>
              <w:spacing w:line="240" w:lineRule="auto"/>
              <w:jc w:val="center"/>
              <w:rPr>
                <w:ins w:id="5369" w:author="Dr Mamadou SANOGO" w:date="2023-10-27T11:28:00Z"/>
              </w:rPr>
            </w:pPr>
            <w:ins w:id="5370" w:author="Dr Mamadou SANOGO" w:date="2023-10-27T11:28:00Z">
              <w:r>
                <w:t>0 soit 0%</w:t>
              </w:r>
            </w:ins>
          </w:p>
        </w:tc>
        <w:tc>
          <w:tcPr>
            <w:tcW w:w="1701" w:type="dxa"/>
            <w:tcBorders>
              <w:bottom w:val="single" w:sz="4" w:space="0" w:color="auto"/>
            </w:tcBorders>
            <w:vAlign w:val="center"/>
          </w:tcPr>
          <w:p w14:paraId="5596B74C" w14:textId="77777777" w:rsidR="00693568" w:rsidRPr="005A55FB" w:rsidRDefault="00693568" w:rsidP="00A36245">
            <w:pPr>
              <w:spacing w:line="240" w:lineRule="auto"/>
              <w:jc w:val="center"/>
              <w:rPr>
                <w:ins w:id="5371" w:author="Dr Mamadou SANOGO" w:date="2023-10-27T11:28:00Z"/>
              </w:rPr>
            </w:pPr>
            <w:ins w:id="5372" w:author="Dr Mamadou SANOGO" w:date="2023-10-27T11:28:00Z">
              <w:r>
                <w:t>0 soit 0%</w:t>
              </w:r>
            </w:ins>
          </w:p>
        </w:tc>
        <w:tc>
          <w:tcPr>
            <w:tcW w:w="1559" w:type="dxa"/>
            <w:tcBorders>
              <w:bottom w:val="single" w:sz="4" w:space="0" w:color="auto"/>
            </w:tcBorders>
            <w:vAlign w:val="center"/>
          </w:tcPr>
          <w:p w14:paraId="1202CCAF" w14:textId="77777777" w:rsidR="00693568" w:rsidRPr="005A55FB" w:rsidRDefault="00693568" w:rsidP="00A36245">
            <w:pPr>
              <w:spacing w:line="240" w:lineRule="auto"/>
              <w:jc w:val="center"/>
              <w:rPr>
                <w:ins w:id="5373" w:author="Dr Mamadou SANOGO" w:date="2023-10-27T11:28:00Z"/>
              </w:rPr>
            </w:pPr>
            <w:ins w:id="5374" w:author="Dr Mamadou SANOGO" w:date="2023-10-27T11:28:00Z">
              <w:r>
                <w:t>0 soit 0%</w:t>
              </w:r>
            </w:ins>
          </w:p>
        </w:tc>
        <w:tc>
          <w:tcPr>
            <w:tcW w:w="1696" w:type="dxa"/>
            <w:tcBorders>
              <w:bottom w:val="single" w:sz="4" w:space="0" w:color="auto"/>
            </w:tcBorders>
            <w:vAlign w:val="center"/>
          </w:tcPr>
          <w:p w14:paraId="10730289" w14:textId="77777777" w:rsidR="00693568" w:rsidRPr="005A55FB" w:rsidRDefault="00693568" w:rsidP="00A36245">
            <w:pPr>
              <w:spacing w:line="240" w:lineRule="auto"/>
              <w:jc w:val="center"/>
              <w:rPr>
                <w:ins w:id="5375" w:author="Dr Mamadou SANOGO" w:date="2023-10-27T11:28:00Z"/>
              </w:rPr>
            </w:pPr>
            <w:ins w:id="5376" w:author="Dr Mamadou SANOGO" w:date="2023-10-27T11:28:00Z">
              <w:r>
                <w:t>0 soit 0%</w:t>
              </w:r>
            </w:ins>
          </w:p>
        </w:tc>
      </w:tr>
      <w:tr w:rsidR="00693568" w:rsidRPr="005A55FB" w14:paraId="4C5A0A1C" w14:textId="77777777" w:rsidTr="00A36245">
        <w:trPr>
          <w:ins w:id="5377" w:author="Dr Mamadou SANOGO" w:date="2023-10-27T11:28:00Z"/>
        </w:trPr>
        <w:tc>
          <w:tcPr>
            <w:tcW w:w="2546" w:type="dxa"/>
            <w:shd w:val="clear" w:color="auto" w:fill="D9D9D9" w:themeFill="background1" w:themeFillShade="D9"/>
          </w:tcPr>
          <w:p w14:paraId="359A4498" w14:textId="77777777" w:rsidR="00693568" w:rsidRPr="005A55FB" w:rsidRDefault="00693568" w:rsidP="00A36245">
            <w:pPr>
              <w:spacing w:line="240" w:lineRule="auto"/>
              <w:rPr>
                <w:ins w:id="5378" w:author="Dr Mamadou SANOGO" w:date="2023-10-27T11:28:00Z"/>
              </w:rPr>
            </w:pPr>
            <w:ins w:id="5379" w:author="Dr Mamadou SANOGO" w:date="2023-10-27T11:28:00Z">
              <w:r w:rsidRPr="005A55FB">
                <w:t>% de diplômés en 2 ans</w:t>
              </w:r>
            </w:ins>
          </w:p>
        </w:tc>
        <w:tc>
          <w:tcPr>
            <w:tcW w:w="1559" w:type="dxa"/>
            <w:shd w:val="clear" w:color="auto" w:fill="D9D9D9" w:themeFill="background1" w:themeFillShade="D9"/>
            <w:vAlign w:val="center"/>
          </w:tcPr>
          <w:p w14:paraId="7A464F36" w14:textId="77777777" w:rsidR="00693568" w:rsidRPr="005A55FB" w:rsidRDefault="00693568" w:rsidP="00A36245">
            <w:pPr>
              <w:spacing w:line="240" w:lineRule="auto"/>
              <w:jc w:val="center"/>
              <w:rPr>
                <w:ins w:id="5380" w:author="Dr Mamadou SANOGO" w:date="2023-10-27T11:28:00Z"/>
              </w:rPr>
            </w:pPr>
            <w:ins w:id="5381" w:author="Dr Mamadou SANOGO" w:date="2023-10-27T11:28:00Z">
              <w:r>
                <w:t>100%</w:t>
              </w:r>
            </w:ins>
          </w:p>
        </w:tc>
        <w:tc>
          <w:tcPr>
            <w:tcW w:w="1701" w:type="dxa"/>
            <w:shd w:val="clear" w:color="auto" w:fill="D9D9D9" w:themeFill="background1" w:themeFillShade="D9"/>
          </w:tcPr>
          <w:p w14:paraId="7659BC35" w14:textId="77777777" w:rsidR="00693568" w:rsidRPr="005A55FB" w:rsidRDefault="00693568" w:rsidP="00A36245">
            <w:pPr>
              <w:spacing w:line="240" w:lineRule="auto"/>
              <w:jc w:val="center"/>
              <w:rPr>
                <w:ins w:id="5382" w:author="Dr Mamadou SANOGO" w:date="2023-10-27T11:28:00Z"/>
              </w:rPr>
            </w:pPr>
            <w:ins w:id="5383" w:author="Dr Mamadou SANOGO" w:date="2023-10-27T11:28:00Z">
              <w:r>
                <w:t>10</w:t>
              </w:r>
              <w:r w:rsidRPr="0093151A">
                <w:t>0%</w:t>
              </w:r>
            </w:ins>
          </w:p>
        </w:tc>
        <w:tc>
          <w:tcPr>
            <w:tcW w:w="1559" w:type="dxa"/>
            <w:shd w:val="clear" w:color="auto" w:fill="D9D9D9" w:themeFill="background1" w:themeFillShade="D9"/>
          </w:tcPr>
          <w:p w14:paraId="6B96252D" w14:textId="77777777" w:rsidR="00693568" w:rsidRPr="005A55FB" w:rsidRDefault="00693568" w:rsidP="00A36245">
            <w:pPr>
              <w:spacing w:line="240" w:lineRule="auto"/>
              <w:jc w:val="center"/>
              <w:rPr>
                <w:ins w:id="5384" w:author="Dr Mamadou SANOGO" w:date="2023-10-27T11:28:00Z"/>
              </w:rPr>
            </w:pPr>
            <w:ins w:id="5385" w:author="Dr Mamadou SANOGO" w:date="2023-10-27T11:28:00Z">
              <w:r>
                <w:t>10</w:t>
              </w:r>
              <w:r w:rsidRPr="0093151A">
                <w:t>0%</w:t>
              </w:r>
            </w:ins>
          </w:p>
        </w:tc>
        <w:tc>
          <w:tcPr>
            <w:tcW w:w="1696" w:type="dxa"/>
            <w:shd w:val="clear" w:color="auto" w:fill="D9D9D9" w:themeFill="background1" w:themeFillShade="D9"/>
          </w:tcPr>
          <w:p w14:paraId="7A1D2D26" w14:textId="77777777" w:rsidR="00693568" w:rsidRPr="005A55FB" w:rsidRDefault="00693568" w:rsidP="00A36245">
            <w:pPr>
              <w:spacing w:line="240" w:lineRule="auto"/>
              <w:jc w:val="center"/>
              <w:rPr>
                <w:ins w:id="5386" w:author="Dr Mamadou SANOGO" w:date="2023-10-27T11:28:00Z"/>
              </w:rPr>
            </w:pPr>
            <w:ins w:id="5387" w:author="Dr Mamadou SANOGO" w:date="2023-10-27T11:28:00Z">
              <w:r>
                <w:t>10</w:t>
              </w:r>
              <w:r w:rsidRPr="0093151A">
                <w:t>0%</w:t>
              </w:r>
            </w:ins>
          </w:p>
        </w:tc>
      </w:tr>
      <w:tr w:rsidR="00693568" w:rsidRPr="005A55FB" w14:paraId="1D06FC92" w14:textId="77777777" w:rsidTr="00A36245">
        <w:trPr>
          <w:ins w:id="5388" w:author="Dr Mamadou SANOGO" w:date="2023-10-27T11:28:00Z"/>
        </w:trPr>
        <w:tc>
          <w:tcPr>
            <w:tcW w:w="2546" w:type="dxa"/>
            <w:shd w:val="clear" w:color="auto" w:fill="D9D9D9" w:themeFill="background1" w:themeFillShade="D9"/>
          </w:tcPr>
          <w:p w14:paraId="35429F07" w14:textId="77777777" w:rsidR="00693568" w:rsidRPr="005A55FB" w:rsidRDefault="00693568" w:rsidP="00A36245">
            <w:pPr>
              <w:spacing w:line="240" w:lineRule="auto"/>
              <w:rPr>
                <w:ins w:id="5389" w:author="Dr Mamadou SANOGO" w:date="2023-10-27T11:28:00Z"/>
              </w:rPr>
            </w:pPr>
            <w:ins w:id="5390" w:author="Dr Mamadou SANOGO" w:date="2023-10-27T11:28:00Z">
              <w:r w:rsidRPr="005A55FB">
                <w:t>% total de diplômés</w:t>
              </w:r>
            </w:ins>
          </w:p>
        </w:tc>
        <w:tc>
          <w:tcPr>
            <w:tcW w:w="1559" w:type="dxa"/>
            <w:shd w:val="clear" w:color="auto" w:fill="D9D9D9" w:themeFill="background1" w:themeFillShade="D9"/>
            <w:vAlign w:val="center"/>
          </w:tcPr>
          <w:p w14:paraId="57DB94A0" w14:textId="77777777" w:rsidR="00693568" w:rsidRPr="005A55FB" w:rsidRDefault="00693568" w:rsidP="00A36245">
            <w:pPr>
              <w:spacing w:line="240" w:lineRule="auto"/>
              <w:jc w:val="center"/>
              <w:rPr>
                <w:ins w:id="5391" w:author="Dr Mamadou SANOGO" w:date="2023-10-27T11:28:00Z"/>
              </w:rPr>
            </w:pPr>
            <w:ins w:id="5392" w:author="Dr Mamadou SANOGO" w:date="2023-10-27T11:28:00Z">
              <w:r>
                <w:t>100%</w:t>
              </w:r>
            </w:ins>
          </w:p>
        </w:tc>
        <w:tc>
          <w:tcPr>
            <w:tcW w:w="1701" w:type="dxa"/>
            <w:shd w:val="clear" w:color="auto" w:fill="D9D9D9" w:themeFill="background1" w:themeFillShade="D9"/>
          </w:tcPr>
          <w:p w14:paraId="1DE1AA19" w14:textId="77777777" w:rsidR="00693568" w:rsidRPr="005A55FB" w:rsidRDefault="00693568" w:rsidP="00A36245">
            <w:pPr>
              <w:spacing w:line="240" w:lineRule="auto"/>
              <w:jc w:val="center"/>
              <w:rPr>
                <w:ins w:id="5393" w:author="Dr Mamadou SANOGO" w:date="2023-10-27T11:28:00Z"/>
              </w:rPr>
            </w:pPr>
            <w:ins w:id="5394" w:author="Dr Mamadou SANOGO" w:date="2023-10-27T11:28:00Z">
              <w:r>
                <w:t>10</w:t>
              </w:r>
              <w:r w:rsidRPr="0093151A">
                <w:t>0%</w:t>
              </w:r>
            </w:ins>
          </w:p>
        </w:tc>
        <w:tc>
          <w:tcPr>
            <w:tcW w:w="1559" w:type="dxa"/>
            <w:shd w:val="clear" w:color="auto" w:fill="D9D9D9" w:themeFill="background1" w:themeFillShade="D9"/>
          </w:tcPr>
          <w:p w14:paraId="7547511A" w14:textId="77777777" w:rsidR="00693568" w:rsidRPr="005A55FB" w:rsidRDefault="00693568" w:rsidP="00A36245">
            <w:pPr>
              <w:spacing w:line="240" w:lineRule="auto"/>
              <w:jc w:val="center"/>
              <w:rPr>
                <w:ins w:id="5395" w:author="Dr Mamadou SANOGO" w:date="2023-10-27T11:28:00Z"/>
              </w:rPr>
            </w:pPr>
            <w:ins w:id="5396" w:author="Dr Mamadou SANOGO" w:date="2023-10-27T11:28:00Z">
              <w:r>
                <w:t>10</w:t>
              </w:r>
              <w:r w:rsidRPr="0093151A">
                <w:t>0%</w:t>
              </w:r>
            </w:ins>
          </w:p>
        </w:tc>
        <w:tc>
          <w:tcPr>
            <w:tcW w:w="1696" w:type="dxa"/>
            <w:shd w:val="clear" w:color="auto" w:fill="D9D9D9" w:themeFill="background1" w:themeFillShade="D9"/>
          </w:tcPr>
          <w:p w14:paraId="4BFF5259" w14:textId="77777777" w:rsidR="00693568" w:rsidRPr="005A55FB" w:rsidRDefault="00693568" w:rsidP="00A36245">
            <w:pPr>
              <w:spacing w:line="240" w:lineRule="auto"/>
              <w:jc w:val="center"/>
              <w:rPr>
                <w:ins w:id="5397" w:author="Dr Mamadou SANOGO" w:date="2023-10-27T11:28:00Z"/>
              </w:rPr>
            </w:pPr>
            <w:ins w:id="5398" w:author="Dr Mamadou SANOGO" w:date="2023-10-27T11:28:00Z">
              <w:r>
                <w:t>10</w:t>
              </w:r>
              <w:r w:rsidRPr="0093151A">
                <w:t>0%</w:t>
              </w:r>
            </w:ins>
          </w:p>
        </w:tc>
      </w:tr>
      <w:tr w:rsidR="00693568" w:rsidRPr="005A55FB" w14:paraId="18393BA3" w14:textId="77777777" w:rsidTr="00A36245">
        <w:trPr>
          <w:ins w:id="5399" w:author="Dr Mamadou SANOGO" w:date="2023-10-27T11:28:00Z"/>
        </w:trPr>
        <w:tc>
          <w:tcPr>
            <w:tcW w:w="2546" w:type="dxa"/>
            <w:shd w:val="clear" w:color="auto" w:fill="D9D9D9" w:themeFill="background1" w:themeFillShade="D9"/>
          </w:tcPr>
          <w:p w14:paraId="30143785" w14:textId="77777777" w:rsidR="00693568" w:rsidRPr="005A55FB" w:rsidRDefault="00693568" w:rsidP="00A36245">
            <w:pPr>
              <w:spacing w:line="240" w:lineRule="auto"/>
              <w:rPr>
                <w:ins w:id="5400" w:author="Dr Mamadou SANOGO" w:date="2023-10-27T11:28:00Z"/>
              </w:rPr>
            </w:pPr>
            <w:ins w:id="5401" w:author="Dr Mamadou SANOGO" w:date="2023-10-27T11:28:00Z">
              <w:r w:rsidRPr="005A55FB">
                <w:t>Durée moyenne en semestre d’obtention du diplôme</w:t>
              </w:r>
            </w:ins>
          </w:p>
        </w:tc>
        <w:tc>
          <w:tcPr>
            <w:tcW w:w="1559" w:type="dxa"/>
            <w:shd w:val="clear" w:color="auto" w:fill="D9D9D9" w:themeFill="background1" w:themeFillShade="D9"/>
            <w:vAlign w:val="center"/>
          </w:tcPr>
          <w:p w14:paraId="12A2B1ED" w14:textId="77777777" w:rsidR="00693568" w:rsidRPr="005A55FB" w:rsidRDefault="00693568" w:rsidP="00A36245">
            <w:pPr>
              <w:spacing w:line="240" w:lineRule="auto"/>
              <w:jc w:val="center"/>
              <w:rPr>
                <w:ins w:id="5402" w:author="Dr Mamadou SANOGO" w:date="2023-10-27T11:28:00Z"/>
              </w:rPr>
            </w:pPr>
            <w:ins w:id="5403" w:author="Dr Mamadou SANOGO" w:date="2023-10-27T11:28:00Z">
              <w:r>
                <w:t>3,5</w:t>
              </w:r>
            </w:ins>
          </w:p>
        </w:tc>
        <w:tc>
          <w:tcPr>
            <w:tcW w:w="1701" w:type="dxa"/>
            <w:shd w:val="clear" w:color="auto" w:fill="D9D9D9" w:themeFill="background1" w:themeFillShade="D9"/>
            <w:vAlign w:val="center"/>
          </w:tcPr>
          <w:p w14:paraId="069084F4" w14:textId="77777777" w:rsidR="00693568" w:rsidRPr="005A55FB" w:rsidRDefault="00693568" w:rsidP="00A36245">
            <w:pPr>
              <w:spacing w:line="240" w:lineRule="auto"/>
              <w:jc w:val="center"/>
              <w:rPr>
                <w:ins w:id="5404" w:author="Dr Mamadou SANOGO" w:date="2023-10-27T11:28:00Z"/>
              </w:rPr>
            </w:pPr>
            <w:ins w:id="5405" w:author="Dr Mamadou SANOGO" w:date="2023-10-27T11:28:00Z">
              <w:r w:rsidRPr="00C31980">
                <w:t>3,5</w:t>
              </w:r>
            </w:ins>
          </w:p>
        </w:tc>
        <w:tc>
          <w:tcPr>
            <w:tcW w:w="1559" w:type="dxa"/>
            <w:shd w:val="clear" w:color="auto" w:fill="D9D9D9" w:themeFill="background1" w:themeFillShade="D9"/>
            <w:vAlign w:val="center"/>
          </w:tcPr>
          <w:p w14:paraId="71492C6D" w14:textId="77777777" w:rsidR="00693568" w:rsidRPr="005A55FB" w:rsidRDefault="00693568" w:rsidP="00A36245">
            <w:pPr>
              <w:spacing w:line="240" w:lineRule="auto"/>
              <w:jc w:val="center"/>
              <w:rPr>
                <w:ins w:id="5406" w:author="Dr Mamadou SANOGO" w:date="2023-10-27T11:28:00Z"/>
              </w:rPr>
            </w:pPr>
            <w:ins w:id="5407" w:author="Dr Mamadou SANOGO" w:date="2023-10-27T11:28:00Z">
              <w:r w:rsidRPr="00C31980">
                <w:t>3,5</w:t>
              </w:r>
            </w:ins>
          </w:p>
        </w:tc>
        <w:tc>
          <w:tcPr>
            <w:tcW w:w="1696" w:type="dxa"/>
            <w:shd w:val="clear" w:color="auto" w:fill="D9D9D9" w:themeFill="background1" w:themeFillShade="D9"/>
            <w:vAlign w:val="center"/>
          </w:tcPr>
          <w:p w14:paraId="1F3A3CBF" w14:textId="77777777" w:rsidR="00693568" w:rsidRPr="005A55FB" w:rsidRDefault="00693568" w:rsidP="00A36245">
            <w:pPr>
              <w:spacing w:line="240" w:lineRule="auto"/>
              <w:jc w:val="center"/>
              <w:rPr>
                <w:ins w:id="5408" w:author="Dr Mamadou SANOGO" w:date="2023-10-27T11:28:00Z"/>
              </w:rPr>
            </w:pPr>
            <w:ins w:id="5409" w:author="Dr Mamadou SANOGO" w:date="2023-10-27T11:28:00Z">
              <w:r w:rsidRPr="00C31980">
                <w:t>3,5</w:t>
              </w:r>
            </w:ins>
          </w:p>
        </w:tc>
      </w:tr>
    </w:tbl>
    <w:p w14:paraId="66B1A44B" w14:textId="77777777" w:rsidR="00693568" w:rsidRDefault="00693568" w:rsidP="00693568">
      <w:pPr>
        <w:spacing w:line="240" w:lineRule="auto"/>
        <w:rPr>
          <w:ins w:id="5410" w:author="Dr Mamadou SANOGO" w:date="2023-10-27T11:28:00Z"/>
        </w:rPr>
      </w:pPr>
    </w:p>
    <w:p w14:paraId="47F8C768" w14:textId="77777777" w:rsidR="00693568" w:rsidRDefault="00693568" w:rsidP="00693568">
      <w:pPr>
        <w:spacing w:line="240" w:lineRule="auto"/>
        <w:rPr>
          <w:ins w:id="5411" w:author="Dr Mamadou SANOGO" w:date="2023-10-27T11:28:00Z"/>
        </w:rPr>
      </w:pPr>
    </w:p>
    <w:p w14:paraId="340F40FE" w14:textId="141B44A6" w:rsidR="00693568" w:rsidRDefault="00693568" w:rsidP="00693568">
      <w:pPr>
        <w:rPr>
          <w:ins w:id="5412" w:author="Dr Mamadou SANOGO" w:date="2023-10-27T11:28:00Z"/>
        </w:rPr>
      </w:pPr>
    </w:p>
    <w:p w14:paraId="75255C9C" w14:textId="065A9DD1" w:rsidR="00693568" w:rsidRDefault="00693568" w:rsidP="00693568">
      <w:pPr>
        <w:spacing w:line="240" w:lineRule="auto"/>
        <w:rPr>
          <w:ins w:id="5413" w:author="Dr Mamadou SANOGO" w:date="2023-10-27T14:00:00Z"/>
        </w:rPr>
      </w:pPr>
    </w:p>
    <w:p w14:paraId="5D650E8D" w14:textId="75CCA570" w:rsidR="006778CD" w:rsidRDefault="006778CD" w:rsidP="00693568">
      <w:pPr>
        <w:spacing w:line="240" w:lineRule="auto"/>
        <w:rPr>
          <w:ins w:id="5414" w:author="Dr Mamadou SANOGO" w:date="2023-10-27T14:00:00Z"/>
        </w:rPr>
      </w:pPr>
    </w:p>
    <w:p w14:paraId="46F3B1DF" w14:textId="6722C75D" w:rsidR="006778CD" w:rsidRDefault="006778CD" w:rsidP="00693568">
      <w:pPr>
        <w:spacing w:line="240" w:lineRule="auto"/>
        <w:rPr>
          <w:ins w:id="5415" w:author="Dr Mamadou SANOGO" w:date="2023-10-27T14:00:00Z"/>
        </w:rPr>
      </w:pPr>
    </w:p>
    <w:p w14:paraId="3C472F73" w14:textId="5538C49A" w:rsidR="006778CD" w:rsidRDefault="006778CD" w:rsidP="00693568">
      <w:pPr>
        <w:spacing w:line="240" w:lineRule="auto"/>
        <w:rPr>
          <w:ins w:id="5416" w:author="Dr Mamadou SANOGO" w:date="2023-10-27T14:00:00Z"/>
        </w:rPr>
      </w:pPr>
    </w:p>
    <w:p w14:paraId="7DDB1B7D" w14:textId="77777777" w:rsidR="006778CD" w:rsidRPr="007B235B" w:rsidRDefault="006778CD" w:rsidP="00693568">
      <w:pPr>
        <w:spacing w:line="240" w:lineRule="auto"/>
        <w:rPr>
          <w:ins w:id="5417" w:author="Dr Mamadou SANOGO" w:date="2023-10-27T11:28:00Z"/>
        </w:rPr>
      </w:pPr>
    </w:p>
    <w:p w14:paraId="483D1E46" w14:textId="77777777" w:rsidR="00693568" w:rsidRPr="0047574A" w:rsidRDefault="00693568" w:rsidP="00693568">
      <w:pPr>
        <w:pStyle w:val="Paragraphedeliste"/>
        <w:numPr>
          <w:ilvl w:val="3"/>
          <w:numId w:val="3"/>
        </w:numPr>
        <w:spacing w:line="240" w:lineRule="auto"/>
        <w:ind w:left="284" w:hanging="284"/>
        <w:rPr>
          <w:ins w:id="5418" w:author="Dr Mamadou SANOGO" w:date="2023-10-27T11:28:00Z"/>
          <w:b/>
          <w:szCs w:val="24"/>
        </w:rPr>
      </w:pPr>
      <w:ins w:id="5419" w:author="Dr Mamadou SANOGO" w:date="2023-10-27T11:28:00Z">
        <w:r w:rsidRPr="0047574A">
          <w:rPr>
            <w:b/>
            <w:szCs w:val="24"/>
          </w:rPr>
          <w:lastRenderedPageBreak/>
          <w:t xml:space="preserve">Insertion professionnelle </w:t>
        </w:r>
      </w:ins>
    </w:p>
    <w:p w14:paraId="6BBF40A3" w14:textId="77777777" w:rsidR="00693568" w:rsidRDefault="00693568" w:rsidP="00693568">
      <w:pPr>
        <w:spacing w:line="240" w:lineRule="auto"/>
        <w:rPr>
          <w:ins w:id="5420" w:author="Dr Mamadou SANOGO" w:date="2023-10-27T11:28:00Z"/>
        </w:rPr>
      </w:pPr>
    </w:p>
    <w:tbl>
      <w:tblPr>
        <w:tblStyle w:val="Grilledutableau"/>
        <w:tblW w:w="0" w:type="auto"/>
        <w:tblLook w:val="04A0" w:firstRow="1" w:lastRow="0" w:firstColumn="1" w:lastColumn="0" w:noHBand="0" w:noVBand="1"/>
      </w:tblPr>
      <w:tblGrid>
        <w:gridCol w:w="2262"/>
        <w:gridCol w:w="1701"/>
        <w:gridCol w:w="1701"/>
        <w:gridCol w:w="1701"/>
        <w:gridCol w:w="1696"/>
      </w:tblGrid>
      <w:tr w:rsidR="00693568" w:rsidRPr="005A55FB" w14:paraId="0D67B24F" w14:textId="77777777" w:rsidTr="00A36245">
        <w:trPr>
          <w:ins w:id="5421" w:author="Dr Mamadou SANOGO" w:date="2023-10-27T11:28:00Z"/>
        </w:trPr>
        <w:tc>
          <w:tcPr>
            <w:tcW w:w="2262" w:type="dxa"/>
          </w:tcPr>
          <w:p w14:paraId="231FABEC" w14:textId="77777777" w:rsidR="00693568" w:rsidRPr="005A55FB" w:rsidRDefault="00693568" w:rsidP="00A36245">
            <w:pPr>
              <w:spacing w:line="240" w:lineRule="auto"/>
              <w:jc w:val="center"/>
              <w:rPr>
                <w:ins w:id="5422" w:author="Dr Mamadou SANOGO" w:date="2023-10-27T11:28:00Z"/>
                <w:b/>
              </w:rPr>
            </w:pPr>
            <w:ins w:id="5423" w:author="Dr Mamadou SANOGO" w:date="2023-10-27T11:28:00Z">
              <w:r w:rsidRPr="005A55FB">
                <w:rPr>
                  <w:b/>
                </w:rPr>
                <w:t>Année</w:t>
              </w:r>
            </w:ins>
          </w:p>
        </w:tc>
        <w:tc>
          <w:tcPr>
            <w:tcW w:w="1701" w:type="dxa"/>
          </w:tcPr>
          <w:p w14:paraId="11133635" w14:textId="77777777" w:rsidR="00693568" w:rsidRPr="005A55FB" w:rsidRDefault="00693568" w:rsidP="00A36245">
            <w:pPr>
              <w:spacing w:line="240" w:lineRule="auto"/>
              <w:jc w:val="center"/>
              <w:rPr>
                <w:ins w:id="5424" w:author="Dr Mamadou SANOGO" w:date="2023-10-27T11:28:00Z"/>
                <w:b/>
              </w:rPr>
            </w:pPr>
            <w:ins w:id="5425" w:author="Dr Mamadou SANOGO" w:date="2023-10-27T11:28:00Z">
              <w:r w:rsidRPr="005A55FB">
                <w:rPr>
                  <w:b/>
                </w:rPr>
                <w:t>Diplômés 2018</w:t>
              </w:r>
            </w:ins>
          </w:p>
        </w:tc>
        <w:tc>
          <w:tcPr>
            <w:tcW w:w="1701" w:type="dxa"/>
          </w:tcPr>
          <w:p w14:paraId="29134EF2" w14:textId="77777777" w:rsidR="00693568" w:rsidRPr="005A55FB" w:rsidRDefault="00693568" w:rsidP="00A36245">
            <w:pPr>
              <w:spacing w:line="240" w:lineRule="auto"/>
              <w:jc w:val="center"/>
              <w:rPr>
                <w:ins w:id="5426" w:author="Dr Mamadou SANOGO" w:date="2023-10-27T11:28:00Z"/>
                <w:b/>
              </w:rPr>
            </w:pPr>
            <w:ins w:id="5427" w:author="Dr Mamadou SANOGO" w:date="2023-10-27T11:28:00Z">
              <w:r w:rsidRPr="005A55FB">
                <w:rPr>
                  <w:b/>
                </w:rPr>
                <w:t>Diplômés 2019</w:t>
              </w:r>
            </w:ins>
          </w:p>
        </w:tc>
        <w:tc>
          <w:tcPr>
            <w:tcW w:w="1701" w:type="dxa"/>
          </w:tcPr>
          <w:p w14:paraId="64C85C86" w14:textId="77777777" w:rsidR="00693568" w:rsidRPr="005A55FB" w:rsidRDefault="00693568" w:rsidP="00A36245">
            <w:pPr>
              <w:spacing w:line="240" w:lineRule="auto"/>
              <w:jc w:val="center"/>
              <w:rPr>
                <w:ins w:id="5428" w:author="Dr Mamadou SANOGO" w:date="2023-10-27T11:28:00Z"/>
                <w:b/>
              </w:rPr>
            </w:pPr>
            <w:ins w:id="5429" w:author="Dr Mamadou SANOGO" w:date="2023-10-27T11:28:00Z">
              <w:r w:rsidRPr="005A55FB">
                <w:rPr>
                  <w:b/>
                </w:rPr>
                <w:t>Diplômés 2020</w:t>
              </w:r>
            </w:ins>
          </w:p>
        </w:tc>
        <w:tc>
          <w:tcPr>
            <w:tcW w:w="1696" w:type="dxa"/>
          </w:tcPr>
          <w:p w14:paraId="75926CE0" w14:textId="77777777" w:rsidR="00693568" w:rsidRPr="005A55FB" w:rsidRDefault="00693568" w:rsidP="00A36245">
            <w:pPr>
              <w:spacing w:line="240" w:lineRule="auto"/>
              <w:jc w:val="center"/>
              <w:rPr>
                <w:ins w:id="5430" w:author="Dr Mamadou SANOGO" w:date="2023-10-27T11:28:00Z"/>
                <w:b/>
              </w:rPr>
            </w:pPr>
            <w:ins w:id="5431" w:author="Dr Mamadou SANOGO" w:date="2023-10-27T11:28:00Z">
              <w:r w:rsidRPr="005A55FB">
                <w:rPr>
                  <w:b/>
                </w:rPr>
                <w:t>Diplômés 2021</w:t>
              </w:r>
            </w:ins>
          </w:p>
        </w:tc>
      </w:tr>
      <w:tr w:rsidR="00693568" w:rsidRPr="007B235B" w14:paraId="450DD046" w14:textId="77777777" w:rsidTr="00A36245">
        <w:trPr>
          <w:ins w:id="5432" w:author="Dr Mamadou SANOGO" w:date="2023-10-27T11:28:00Z"/>
        </w:trPr>
        <w:tc>
          <w:tcPr>
            <w:tcW w:w="2262" w:type="dxa"/>
          </w:tcPr>
          <w:p w14:paraId="5E302796" w14:textId="77777777" w:rsidR="00693568" w:rsidRPr="007B235B" w:rsidRDefault="00693568">
            <w:pPr>
              <w:spacing w:line="240" w:lineRule="auto"/>
              <w:jc w:val="left"/>
              <w:rPr>
                <w:ins w:id="5433" w:author="Dr Mamadou SANOGO" w:date="2023-10-27T11:28:00Z"/>
              </w:rPr>
              <w:pPrChange w:id="5434" w:author="Dr Mamadou SANOGO" w:date="2023-10-27T15:21:00Z">
                <w:pPr>
                  <w:spacing w:line="240" w:lineRule="auto"/>
                </w:pPr>
              </w:pPrChange>
            </w:pPr>
            <w:ins w:id="5435" w:author="Dr Mamadou SANOGO" w:date="2023-10-27T11:28:00Z">
              <w:r w:rsidRPr="007B235B">
                <w:t>% de diplômés en poursuite d’étude 6 mois, 12 mois et 18 mois après la diplomation</w:t>
              </w:r>
            </w:ins>
          </w:p>
        </w:tc>
        <w:tc>
          <w:tcPr>
            <w:tcW w:w="1701" w:type="dxa"/>
            <w:vAlign w:val="center"/>
          </w:tcPr>
          <w:p w14:paraId="786B89BE" w14:textId="77777777" w:rsidR="00693568" w:rsidRPr="007B235B" w:rsidRDefault="00693568" w:rsidP="00A36245">
            <w:pPr>
              <w:spacing w:line="240" w:lineRule="auto"/>
              <w:jc w:val="center"/>
              <w:rPr>
                <w:ins w:id="5436" w:author="Dr Mamadou SANOGO" w:date="2023-10-27T11:28:00Z"/>
              </w:rPr>
            </w:pPr>
            <w:ins w:id="5437" w:author="Dr Mamadou SANOGO" w:date="2023-10-27T11:28:00Z">
              <w:r>
                <w:t>0%</w:t>
              </w:r>
            </w:ins>
          </w:p>
        </w:tc>
        <w:tc>
          <w:tcPr>
            <w:tcW w:w="1701" w:type="dxa"/>
            <w:vAlign w:val="center"/>
          </w:tcPr>
          <w:p w14:paraId="50903F93" w14:textId="77777777" w:rsidR="00693568" w:rsidRPr="007B235B" w:rsidRDefault="00693568" w:rsidP="00A36245">
            <w:pPr>
              <w:spacing w:line="240" w:lineRule="auto"/>
              <w:jc w:val="center"/>
              <w:rPr>
                <w:ins w:id="5438" w:author="Dr Mamadou SANOGO" w:date="2023-10-27T11:28:00Z"/>
              </w:rPr>
            </w:pPr>
            <w:ins w:id="5439" w:author="Dr Mamadou SANOGO" w:date="2023-10-27T11:28:00Z">
              <w:r w:rsidRPr="005D156F">
                <w:t>0%</w:t>
              </w:r>
            </w:ins>
          </w:p>
        </w:tc>
        <w:tc>
          <w:tcPr>
            <w:tcW w:w="1701" w:type="dxa"/>
            <w:vAlign w:val="center"/>
          </w:tcPr>
          <w:p w14:paraId="48E3C67D" w14:textId="77777777" w:rsidR="00693568" w:rsidRPr="007B235B" w:rsidRDefault="00693568" w:rsidP="00A36245">
            <w:pPr>
              <w:spacing w:line="240" w:lineRule="auto"/>
              <w:jc w:val="center"/>
              <w:rPr>
                <w:ins w:id="5440" w:author="Dr Mamadou SANOGO" w:date="2023-10-27T11:28:00Z"/>
              </w:rPr>
            </w:pPr>
            <w:ins w:id="5441" w:author="Dr Mamadou SANOGO" w:date="2023-10-27T11:28:00Z">
              <w:r w:rsidRPr="005D156F">
                <w:t>0%</w:t>
              </w:r>
            </w:ins>
          </w:p>
        </w:tc>
        <w:tc>
          <w:tcPr>
            <w:tcW w:w="1696" w:type="dxa"/>
            <w:vAlign w:val="center"/>
          </w:tcPr>
          <w:p w14:paraId="65428C50" w14:textId="77777777" w:rsidR="00693568" w:rsidRPr="007B235B" w:rsidRDefault="00693568" w:rsidP="00A36245">
            <w:pPr>
              <w:spacing w:line="240" w:lineRule="auto"/>
              <w:jc w:val="center"/>
              <w:rPr>
                <w:ins w:id="5442" w:author="Dr Mamadou SANOGO" w:date="2023-10-27T11:28:00Z"/>
              </w:rPr>
            </w:pPr>
            <w:ins w:id="5443" w:author="Dr Mamadou SANOGO" w:date="2023-10-27T11:28:00Z">
              <w:r w:rsidRPr="005D156F">
                <w:t>0%</w:t>
              </w:r>
            </w:ins>
          </w:p>
        </w:tc>
      </w:tr>
      <w:tr w:rsidR="00693568" w:rsidRPr="007B235B" w14:paraId="094E6D5B" w14:textId="77777777" w:rsidTr="00A36245">
        <w:trPr>
          <w:ins w:id="5444" w:author="Dr Mamadou SANOGO" w:date="2023-10-27T11:28:00Z"/>
        </w:trPr>
        <w:tc>
          <w:tcPr>
            <w:tcW w:w="2262" w:type="dxa"/>
          </w:tcPr>
          <w:p w14:paraId="3DFBE6E5" w14:textId="77777777" w:rsidR="00693568" w:rsidRPr="007B235B" w:rsidRDefault="00693568">
            <w:pPr>
              <w:spacing w:line="240" w:lineRule="auto"/>
              <w:jc w:val="left"/>
              <w:rPr>
                <w:ins w:id="5445" w:author="Dr Mamadou SANOGO" w:date="2023-10-27T11:28:00Z"/>
              </w:rPr>
              <w:pPrChange w:id="5446" w:author="Dr Mamadou SANOGO" w:date="2023-10-27T15:21:00Z">
                <w:pPr>
                  <w:spacing w:line="240" w:lineRule="auto"/>
                </w:pPr>
              </w:pPrChange>
            </w:pPr>
            <w:ins w:id="5447" w:author="Dr Mamadou SANOGO" w:date="2023-10-27T11:28:00Z">
              <w:r w:rsidRPr="007B235B">
                <w:t>% de diplômés en emploi 6 mois, 12 mois et 18 mois après la diplomation</w:t>
              </w:r>
            </w:ins>
          </w:p>
        </w:tc>
        <w:tc>
          <w:tcPr>
            <w:tcW w:w="1701" w:type="dxa"/>
            <w:vAlign w:val="center"/>
          </w:tcPr>
          <w:p w14:paraId="03D5B464" w14:textId="2F9347D2" w:rsidR="00693568" w:rsidRPr="007B235B" w:rsidRDefault="00356D2D" w:rsidP="00A36245">
            <w:pPr>
              <w:spacing w:line="240" w:lineRule="auto"/>
              <w:jc w:val="center"/>
              <w:rPr>
                <w:ins w:id="5448" w:author="Dr Mamadou SANOGO" w:date="2023-10-27T11:28:00Z"/>
              </w:rPr>
            </w:pPr>
            <w:ins w:id="5449" w:author="Dr Mamadou SANOGO" w:date="2023-10-27T15:16:00Z">
              <w:r>
                <w:t>0</w:t>
              </w:r>
            </w:ins>
            <w:ins w:id="5450" w:author="Dr Mamadou SANOGO" w:date="2023-10-27T11:28:00Z">
              <w:r w:rsidR="00693568">
                <w:t>%</w:t>
              </w:r>
            </w:ins>
          </w:p>
        </w:tc>
        <w:tc>
          <w:tcPr>
            <w:tcW w:w="1701" w:type="dxa"/>
            <w:vAlign w:val="center"/>
          </w:tcPr>
          <w:p w14:paraId="38760199" w14:textId="4C1F5848" w:rsidR="00693568" w:rsidRPr="007B235B" w:rsidRDefault="00356D2D" w:rsidP="00A36245">
            <w:pPr>
              <w:spacing w:line="240" w:lineRule="auto"/>
              <w:jc w:val="center"/>
              <w:rPr>
                <w:ins w:id="5451" w:author="Dr Mamadou SANOGO" w:date="2023-10-27T11:28:00Z"/>
              </w:rPr>
            </w:pPr>
            <w:ins w:id="5452" w:author="Dr Mamadou SANOGO" w:date="2023-10-27T15:16:00Z">
              <w:r>
                <w:t>0</w:t>
              </w:r>
            </w:ins>
            <w:ins w:id="5453" w:author="Dr Mamadou SANOGO" w:date="2023-10-27T11:28:00Z">
              <w:r w:rsidR="00693568">
                <w:t>%</w:t>
              </w:r>
            </w:ins>
          </w:p>
        </w:tc>
        <w:tc>
          <w:tcPr>
            <w:tcW w:w="1701" w:type="dxa"/>
            <w:vAlign w:val="center"/>
          </w:tcPr>
          <w:p w14:paraId="222816F0" w14:textId="33A395B4" w:rsidR="00693568" w:rsidRPr="007B235B" w:rsidRDefault="006F5C20" w:rsidP="00A36245">
            <w:pPr>
              <w:spacing w:line="240" w:lineRule="auto"/>
              <w:jc w:val="center"/>
              <w:rPr>
                <w:ins w:id="5454" w:author="Dr Mamadou SANOGO" w:date="2023-10-27T11:28:00Z"/>
              </w:rPr>
            </w:pPr>
            <w:ins w:id="5455" w:author="Cauris Cosmetics" w:date="2023-10-27T17:53:00Z">
              <w:r>
                <w:t>0</w:t>
              </w:r>
            </w:ins>
            <w:ins w:id="5456" w:author="Dr Mamadou SANOGO" w:date="2023-10-27T11:28:00Z">
              <w:del w:id="5457" w:author="Cauris Cosmetics" w:date="2023-10-27T17:53:00Z">
                <w:r w:rsidR="00693568" w:rsidDel="006F5C20">
                  <w:delText>56.25</w:delText>
                </w:r>
              </w:del>
              <w:r w:rsidR="00693568">
                <w:t>%</w:t>
              </w:r>
            </w:ins>
          </w:p>
        </w:tc>
        <w:tc>
          <w:tcPr>
            <w:tcW w:w="1696" w:type="dxa"/>
            <w:vAlign w:val="center"/>
          </w:tcPr>
          <w:p w14:paraId="7704AC2F" w14:textId="6E207729" w:rsidR="00693568" w:rsidRPr="007B235B" w:rsidRDefault="00693568" w:rsidP="00A36245">
            <w:pPr>
              <w:spacing w:line="240" w:lineRule="auto"/>
              <w:jc w:val="center"/>
              <w:rPr>
                <w:ins w:id="5458" w:author="Dr Mamadou SANOGO" w:date="2023-10-27T11:28:00Z"/>
              </w:rPr>
            </w:pPr>
            <w:ins w:id="5459" w:author="Dr Mamadou SANOGO" w:date="2023-10-27T11:28:00Z">
              <w:del w:id="5460" w:author="Cauris Cosmetics" w:date="2023-10-27T17:53:00Z">
                <w:r w:rsidDel="006F5C20">
                  <w:delText>85</w:delText>
                </w:r>
              </w:del>
            </w:ins>
            <w:ins w:id="5461" w:author="Cauris Cosmetics" w:date="2023-10-27T17:53:00Z">
              <w:r w:rsidR="006F5C20">
                <w:t>0</w:t>
              </w:r>
            </w:ins>
            <w:ins w:id="5462" w:author="Dr Mamadou SANOGO" w:date="2023-10-27T11:28:00Z">
              <w:r>
                <w:t>%</w:t>
              </w:r>
            </w:ins>
          </w:p>
        </w:tc>
      </w:tr>
      <w:tr w:rsidR="00693568" w:rsidRPr="007B235B" w14:paraId="2CA57BA5" w14:textId="77777777" w:rsidTr="00A36245">
        <w:trPr>
          <w:ins w:id="5463" w:author="Dr Mamadou SANOGO" w:date="2023-10-27T11:28:00Z"/>
        </w:trPr>
        <w:tc>
          <w:tcPr>
            <w:tcW w:w="2262" w:type="dxa"/>
            <w:shd w:val="clear" w:color="auto" w:fill="D9D9D9" w:themeFill="background1" w:themeFillShade="D9"/>
          </w:tcPr>
          <w:p w14:paraId="20C5ED4A" w14:textId="77777777" w:rsidR="00693568" w:rsidRPr="007B235B" w:rsidRDefault="00693568">
            <w:pPr>
              <w:spacing w:line="240" w:lineRule="auto"/>
              <w:jc w:val="left"/>
              <w:rPr>
                <w:ins w:id="5464" w:author="Dr Mamadou SANOGO" w:date="2023-10-27T11:28:00Z"/>
              </w:rPr>
              <w:pPrChange w:id="5465" w:author="Dr Mamadou SANOGO" w:date="2023-10-27T15:21:00Z">
                <w:pPr>
                  <w:spacing w:line="240" w:lineRule="auto"/>
                </w:pPr>
              </w:pPrChange>
            </w:pPr>
            <w:ins w:id="5466" w:author="Dr Mamadou SANOGO" w:date="2023-10-27T11:28:00Z">
              <w:r w:rsidRPr="007B235B">
                <w:t xml:space="preserve">% de </w:t>
              </w:r>
              <w:r>
                <w:t>diplômés en poursuite d’étude et</w:t>
              </w:r>
              <w:r w:rsidRPr="007B235B">
                <w:t xml:space="preserve"> en emploi 6 mois, 12 mois et 18 mois après la diplomation</w:t>
              </w:r>
            </w:ins>
          </w:p>
        </w:tc>
        <w:tc>
          <w:tcPr>
            <w:tcW w:w="1701" w:type="dxa"/>
            <w:shd w:val="clear" w:color="auto" w:fill="D9D9D9" w:themeFill="background1" w:themeFillShade="D9"/>
            <w:vAlign w:val="center"/>
          </w:tcPr>
          <w:p w14:paraId="642CF052" w14:textId="77777777" w:rsidR="00693568" w:rsidRPr="007B235B" w:rsidRDefault="00693568" w:rsidP="00A36245">
            <w:pPr>
              <w:spacing w:line="240" w:lineRule="auto"/>
              <w:jc w:val="center"/>
              <w:rPr>
                <w:ins w:id="5467" w:author="Dr Mamadou SANOGO" w:date="2023-10-27T11:28:00Z"/>
              </w:rPr>
            </w:pPr>
            <w:ins w:id="5468" w:author="Dr Mamadou SANOGO" w:date="2023-10-27T11:28:00Z">
              <w:r>
                <w:t>0%</w:t>
              </w:r>
            </w:ins>
          </w:p>
        </w:tc>
        <w:tc>
          <w:tcPr>
            <w:tcW w:w="1701" w:type="dxa"/>
            <w:shd w:val="clear" w:color="auto" w:fill="D9D9D9" w:themeFill="background1" w:themeFillShade="D9"/>
            <w:vAlign w:val="center"/>
          </w:tcPr>
          <w:p w14:paraId="2B0C5BB9" w14:textId="7BB8F2A1" w:rsidR="00693568" w:rsidRPr="007B235B" w:rsidRDefault="00693568" w:rsidP="00A36245">
            <w:pPr>
              <w:spacing w:line="240" w:lineRule="auto"/>
              <w:jc w:val="center"/>
              <w:rPr>
                <w:ins w:id="5469" w:author="Dr Mamadou SANOGO" w:date="2023-10-27T11:28:00Z"/>
              </w:rPr>
            </w:pPr>
            <w:ins w:id="5470" w:author="Dr Mamadou SANOGO" w:date="2023-10-27T11:28:00Z">
              <w:del w:id="5471" w:author="Cauris Cosmetics" w:date="2023-10-27T17:54:00Z">
                <w:r w:rsidDel="006F5C20">
                  <w:delText>13.33</w:delText>
                </w:r>
              </w:del>
            </w:ins>
            <w:ins w:id="5472" w:author="Cauris Cosmetics" w:date="2023-10-27T17:54:00Z">
              <w:r w:rsidR="006F5C20">
                <w:t>0</w:t>
              </w:r>
            </w:ins>
            <w:ins w:id="5473" w:author="Dr Mamadou SANOGO" w:date="2023-10-27T11:28:00Z">
              <w:r>
                <w:t>%</w:t>
              </w:r>
            </w:ins>
          </w:p>
        </w:tc>
        <w:tc>
          <w:tcPr>
            <w:tcW w:w="1701" w:type="dxa"/>
            <w:shd w:val="clear" w:color="auto" w:fill="D9D9D9" w:themeFill="background1" w:themeFillShade="D9"/>
            <w:vAlign w:val="center"/>
          </w:tcPr>
          <w:p w14:paraId="14278B32" w14:textId="2DEAA535" w:rsidR="00693568" w:rsidRPr="007B235B" w:rsidRDefault="00693568" w:rsidP="00A36245">
            <w:pPr>
              <w:spacing w:line="240" w:lineRule="auto"/>
              <w:jc w:val="center"/>
              <w:rPr>
                <w:ins w:id="5474" w:author="Dr Mamadou SANOGO" w:date="2023-10-27T11:28:00Z"/>
              </w:rPr>
            </w:pPr>
            <w:ins w:id="5475" w:author="Dr Mamadou SANOGO" w:date="2023-10-27T11:28:00Z">
              <w:del w:id="5476" w:author="Cauris Cosmetics" w:date="2023-10-27T17:53:00Z">
                <w:r w:rsidDel="006F5C20">
                  <w:delText>12.5</w:delText>
                </w:r>
              </w:del>
            </w:ins>
            <w:ins w:id="5477" w:author="Cauris Cosmetics" w:date="2023-10-27T17:53:00Z">
              <w:r w:rsidR="006F5C20">
                <w:t>0</w:t>
              </w:r>
            </w:ins>
            <w:ins w:id="5478" w:author="Dr Mamadou SANOGO" w:date="2023-10-27T11:28:00Z">
              <w:r>
                <w:t>%</w:t>
              </w:r>
            </w:ins>
          </w:p>
        </w:tc>
        <w:tc>
          <w:tcPr>
            <w:tcW w:w="1696" w:type="dxa"/>
            <w:shd w:val="clear" w:color="auto" w:fill="D9D9D9" w:themeFill="background1" w:themeFillShade="D9"/>
            <w:vAlign w:val="center"/>
          </w:tcPr>
          <w:p w14:paraId="4C13BF7A" w14:textId="77777777" w:rsidR="00693568" w:rsidRPr="007B235B" w:rsidRDefault="00693568" w:rsidP="00A36245">
            <w:pPr>
              <w:spacing w:line="240" w:lineRule="auto"/>
              <w:jc w:val="center"/>
              <w:rPr>
                <w:ins w:id="5479" w:author="Dr Mamadou SANOGO" w:date="2023-10-27T11:28:00Z"/>
              </w:rPr>
            </w:pPr>
            <w:ins w:id="5480" w:author="Dr Mamadou SANOGO" w:date="2023-10-27T11:28:00Z">
              <w:r>
                <w:t>0%</w:t>
              </w:r>
            </w:ins>
          </w:p>
        </w:tc>
      </w:tr>
      <w:tr w:rsidR="00693568" w:rsidRPr="007B235B" w14:paraId="4F3005B5" w14:textId="77777777" w:rsidTr="00A36245">
        <w:trPr>
          <w:ins w:id="5481" w:author="Dr Mamadou SANOGO" w:date="2023-10-27T11:28:00Z"/>
        </w:trPr>
        <w:tc>
          <w:tcPr>
            <w:tcW w:w="2262" w:type="dxa"/>
            <w:shd w:val="clear" w:color="auto" w:fill="D9D9D9" w:themeFill="background1" w:themeFillShade="D9"/>
          </w:tcPr>
          <w:p w14:paraId="638537FD" w14:textId="77777777" w:rsidR="00693568" w:rsidRPr="007B235B" w:rsidRDefault="00693568">
            <w:pPr>
              <w:spacing w:line="240" w:lineRule="auto"/>
              <w:jc w:val="left"/>
              <w:rPr>
                <w:ins w:id="5482" w:author="Dr Mamadou SANOGO" w:date="2023-10-27T11:28:00Z"/>
              </w:rPr>
              <w:pPrChange w:id="5483" w:author="Dr Mamadou SANOGO" w:date="2023-10-27T15:21:00Z">
                <w:pPr>
                  <w:spacing w:line="240" w:lineRule="auto"/>
                </w:pPr>
              </w:pPrChange>
            </w:pPr>
            <w:ins w:id="5484" w:author="Dr Mamadou SANOGO" w:date="2023-10-27T11:28:00Z">
              <w:r w:rsidRPr="007B235B">
                <w:t>% de diplômés en recherche d’emploi formel 6 mois, 12 mois et 18 mois après la diplomation</w:t>
              </w:r>
            </w:ins>
          </w:p>
        </w:tc>
        <w:tc>
          <w:tcPr>
            <w:tcW w:w="1701" w:type="dxa"/>
            <w:shd w:val="clear" w:color="auto" w:fill="D9D9D9" w:themeFill="background1" w:themeFillShade="D9"/>
            <w:vAlign w:val="center"/>
          </w:tcPr>
          <w:p w14:paraId="08C1D6F4" w14:textId="1EAA8637" w:rsidR="00693568" w:rsidRPr="007B235B" w:rsidRDefault="00693568" w:rsidP="00A36245">
            <w:pPr>
              <w:spacing w:line="240" w:lineRule="auto"/>
              <w:jc w:val="center"/>
              <w:rPr>
                <w:ins w:id="5485" w:author="Dr Mamadou SANOGO" w:date="2023-10-27T11:28:00Z"/>
              </w:rPr>
            </w:pPr>
            <w:ins w:id="5486" w:author="Dr Mamadou SANOGO" w:date="2023-10-27T11:28:00Z">
              <w:del w:id="5487" w:author="Cauris Cosmetics" w:date="2023-10-27T17:54:00Z">
                <w:r w:rsidDel="006F5C20">
                  <w:delText>38,47</w:delText>
                </w:r>
              </w:del>
            </w:ins>
            <w:ins w:id="5488" w:author="Cauris Cosmetics" w:date="2023-10-27T17:54:00Z">
              <w:r w:rsidR="006F5C20">
                <w:t>0</w:t>
              </w:r>
            </w:ins>
            <w:ins w:id="5489" w:author="Dr Mamadou SANOGO" w:date="2023-10-27T11:28:00Z">
              <w:r>
                <w:t>%</w:t>
              </w:r>
            </w:ins>
          </w:p>
        </w:tc>
        <w:tc>
          <w:tcPr>
            <w:tcW w:w="1701" w:type="dxa"/>
            <w:shd w:val="clear" w:color="auto" w:fill="D9D9D9" w:themeFill="background1" w:themeFillShade="D9"/>
            <w:vAlign w:val="center"/>
          </w:tcPr>
          <w:p w14:paraId="0F6013A7" w14:textId="5053BDE4" w:rsidR="00693568" w:rsidRPr="007B235B" w:rsidRDefault="00693568" w:rsidP="00A36245">
            <w:pPr>
              <w:spacing w:line="240" w:lineRule="auto"/>
              <w:jc w:val="center"/>
              <w:rPr>
                <w:ins w:id="5490" w:author="Dr Mamadou SANOGO" w:date="2023-10-27T11:28:00Z"/>
              </w:rPr>
            </w:pPr>
            <w:ins w:id="5491" w:author="Dr Mamadou SANOGO" w:date="2023-10-27T11:28:00Z">
              <w:del w:id="5492" w:author="Cauris Cosmetics" w:date="2023-10-27T17:54:00Z">
                <w:r w:rsidDel="006F5C20">
                  <w:delText>13.33</w:delText>
                </w:r>
              </w:del>
            </w:ins>
            <w:ins w:id="5493" w:author="Cauris Cosmetics" w:date="2023-10-27T17:54:00Z">
              <w:r w:rsidR="006F5C20">
                <w:t>0</w:t>
              </w:r>
            </w:ins>
            <w:ins w:id="5494" w:author="Dr Mamadou SANOGO" w:date="2023-10-27T11:28:00Z">
              <w:r>
                <w:t>%</w:t>
              </w:r>
            </w:ins>
          </w:p>
        </w:tc>
        <w:tc>
          <w:tcPr>
            <w:tcW w:w="1701" w:type="dxa"/>
            <w:shd w:val="clear" w:color="auto" w:fill="D9D9D9" w:themeFill="background1" w:themeFillShade="D9"/>
            <w:vAlign w:val="center"/>
          </w:tcPr>
          <w:p w14:paraId="73DEAC4E" w14:textId="43C2B468" w:rsidR="00693568" w:rsidRPr="007B235B" w:rsidRDefault="00693568" w:rsidP="00A36245">
            <w:pPr>
              <w:spacing w:line="240" w:lineRule="auto"/>
              <w:jc w:val="center"/>
              <w:rPr>
                <w:ins w:id="5495" w:author="Dr Mamadou SANOGO" w:date="2023-10-27T11:28:00Z"/>
              </w:rPr>
            </w:pPr>
            <w:ins w:id="5496" w:author="Dr Mamadou SANOGO" w:date="2023-10-27T11:28:00Z">
              <w:del w:id="5497" w:author="Cauris Cosmetics" w:date="2023-10-27T17:54:00Z">
                <w:r w:rsidDel="006F5C20">
                  <w:delText>31.25</w:delText>
                </w:r>
              </w:del>
            </w:ins>
            <w:ins w:id="5498" w:author="Cauris Cosmetics" w:date="2023-10-27T17:54:00Z">
              <w:r w:rsidR="006F5C20">
                <w:t>0</w:t>
              </w:r>
            </w:ins>
            <w:ins w:id="5499" w:author="Dr Mamadou SANOGO" w:date="2023-10-27T11:28:00Z">
              <w:r>
                <w:t>%</w:t>
              </w:r>
            </w:ins>
          </w:p>
        </w:tc>
        <w:tc>
          <w:tcPr>
            <w:tcW w:w="1696" w:type="dxa"/>
            <w:shd w:val="clear" w:color="auto" w:fill="D9D9D9" w:themeFill="background1" w:themeFillShade="D9"/>
            <w:vAlign w:val="center"/>
          </w:tcPr>
          <w:p w14:paraId="408526D8" w14:textId="751369DA" w:rsidR="00693568" w:rsidRPr="007B235B" w:rsidRDefault="00693568" w:rsidP="00A36245">
            <w:pPr>
              <w:spacing w:line="240" w:lineRule="auto"/>
              <w:jc w:val="center"/>
              <w:rPr>
                <w:ins w:id="5500" w:author="Dr Mamadou SANOGO" w:date="2023-10-27T11:28:00Z"/>
              </w:rPr>
            </w:pPr>
            <w:ins w:id="5501" w:author="Dr Mamadou SANOGO" w:date="2023-10-27T11:28:00Z">
              <w:del w:id="5502" w:author="Cauris Cosmetics" w:date="2023-10-27T17:54:00Z">
                <w:r w:rsidDel="006F5C20">
                  <w:delText>15</w:delText>
                </w:r>
              </w:del>
            </w:ins>
            <w:ins w:id="5503" w:author="Cauris Cosmetics" w:date="2023-10-27T17:54:00Z">
              <w:r w:rsidR="006F5C20">
                <w:t>0</w:t>
              </w:r>
            </w:ins>
            <w:ins w:id="5504" w:author="Dr Mamadou SANOGO" w:date="2023-10-27T11:28:00Z">
              <w:r>
                <w:t>%</w:t>
              </w:r>
            </w:ins>
          </w:p>
        </w:tc>
      </w:tr>
    </w:tbl>
    <w:p w14:paraId="0057D769" w14:textId="77777777" w:rsidR="00693568" w:rsidRPr="007B235B" w:rsidRDefault="00693568" w:rsidP="00693568">
      <w:pPr>
        <w:spacing w:line="240" w:lineRule="auto"/>
        <w:rPr>
          <w:ins w:id="5505" w:author="Dr Mamadou SANOGO" w:date="2023-10-27T11:28:00Z"/>
        </w:rPr>
      </w:pPr>
    </w:p>
    <w:p w14:paraId="529C7125" w14:textId="77777777" w:rsidR="00693568" w:rsidRDefault="00693568">
      <w:pPr>
        <w:pStyle w:val="Paragraphedeliste"/>
        <w:ind w:left="284"/>
        <w:rPr>
          <w:ins w:id="5506" w:author="Dr Mamadou SANOGO" w:date="2023-10-27T11:28:00Z"/>
          <w:b/>
          <w:color w:val="000000" w:themeColor="text1"/>
          <w:szCs w:val="24"/>
        </w:rPr>
        <w:pPrChange w:id="5507" w:author="Dr Mamadou SANOGO" w:date="2023-10-27T11:28:00Z">
          <w:pPr>
            <w:pStyle w:val="Paragraphedeliste"/>
            <w:numPr>
              <w:ilvl w:val="3"/>
              <w:numId w:val="3"/>
            </w:numPr>
            <w:ind w:left="284" w:hanging="284"/>
          </w:pPr>
        </w:pPrChange>
      </w:pPr>
    </w:p>
    <w:p w14:paraId="59B07CA4" w14:textId="4C76A6FB" w:rsidR="0047574A" w:rsidRPr="007A4AFC" w:rsidDel="00693568" w:rsidRDefault="0047574A">
      <w:pPr>
        <w:pStyle w:val="Paragraphedeliste"/>
        <w:numPr>
          <w:ilvl w:val="3"/>
          <w:numId w:val="3"/>
        </w:numPr>
        <w:spacing w:line="240" w:lineRule="auto"/>
        <w:ind w:left="284" w:hanging="284"/>
        <w:rPr>
          <w:del w:id="5508" w:author="Dr Mamadou SANOGO" w:date="2023-10-27T11:28:00Z"/>
          <w:b/>
          <w:color w:val="000000" w:themeColor="text1"/>
          <w:szCs w:val="24"/>
          <w:rPrChange w:id="5509" w:author="Dr Mamadou SANOGO" w:date="2023-10-25T18:15:00Z">
            <w:rPr>
              <w:del w:id="5510" w:author="Dr Mamadou SANOGO" w:date="2023-10-27T11:28:00Z"/>
              <w:b/>
              <w:szCs w:val="24"/>
            </w:rPr>
          </w:rPrChange>
        </w:rPr>
      </w:pPr>
      <w:del w:id="5511" w:author="Dr Mamadou SANOGO" w:date="2023-10-27T11:28:00Z">
        <w:r w:rsidRPr="007A4AFC" w:rsidDel="00693568">
          <w:rPr>
            <w:b/>
            <w:color w:val="000000" w:themeColor="text1"/>
            <w:szCs w:val="24"/>
            <w:rPrChange w:id="5512" w:author="Dr Mamadou SANOGO" w:date="2023-10-25T18:15:00Z">
              <w:rPr>
                <w:b/>
                <w:szCs w:val="24"/>
              </w:rPr>
            </w:rPrChange>
          </w:rPr>
          <w:delText>Chiffres clés de la formation sur 4 ans</w:delText>
        </w:r>
      </w:del>
    </w:p>
    <w:p w14:paraId="62AA8E06" w14:textId="75F9E664" w:rsidR="0047574A" w:rsidRPr="007A4AFC" w:rsidDel="00693568" w:rsidRDefault="0047574A" w:rsidP="0047574A">
      <w:pPr>
        <w:spacing w:line="240" w:lineRule="auto"/>
        <w:rPr>
          <w:del w:id="5513" w:author="Dr Mamadou SANOGO" w:date="2023-10-27T11:28:00Z"/>
          <w:color w:val="000000" w:themeColor="text1"/>
          <w:rPrChange w:id="5514" w:author="Dr Mamadou SANOGO" w:date="2023-10-25T18:15:00Z">
            <w:rPr>
              <w:del w:id="5515" w:author="Dr Mamadou SANOGO" w:date="2023-10-27T11:28:00Z"/>
            </w:rPr>
          </w:rPrChange>
        </w:rPr>
      </w:pPr>
    </w:p>
    <w:p w14:paraId="441762FB" w14:textId="556C9884" w:rsidR="0047574A" w:rsidRPr="007A4AFC" w:rsidDel="00693568" w:rsidRDefault="0047574A" w:rsidP="0047574A">
      <w:pPr>
        <w:spacing w:line="240" w:lineRule="auto"/>
        <w:rPr>
          <w:del w:id="5516" w:author="Dr Mamadou SANOGO" w:date="2023-10-27T11:28:00Z"/>
          <w:b/>
          <w:bCs/>
          <w:i/>
          <w:iCs/>
          <w:color w:val="000000" w:themeColor="text1"/>
          <w:szCs w:val="24"/>
          <w:rPrChange w:id="5517" w:author="Dr Mamadou SANOGO" w:date="2023-10-25T18:15:00Z">
            <w:rPr>
              <w:del w:id="5518" w:author="Dr Mamadou SANOGO" w:date="2023-10-27T11:28:00Z"/>
              <w:b/>
              <w:bCs/>
              <w:i/>
              <w:iCs/>
              <w:szCs w:val="24"/>
            </w:rPr>
          </w:rPrChange>
        </w:rPr>
      </w:pPr>
      <w:del w:id="5519" w:author="Dr Mamadou SANOGO" w:date="2023-10-27T11:28:00Z">
        <w:r w:rsidRPr="007A4AFC" w:rsidDel="00693568">
          <w:rPr>
            <w:b/>
            <w:bCs/>
            <w:i/>
            <w:iCs/>
            <w:color w:val="000000" w:themeColor="text1"/>
            <w:szCs w:val="24"/>
            <w:rPrChange w:id="5520" w:author="Dr Mamadou SANOGO" w:date="2023-10-25T18:15:00Z">
              <w:rPr>
                <w:b/>
                <w:bCs/>
                <w:i/>
                <w:iCs/>
                <w:szCs w:val="24"/>
              </w:rPr>
            </w:rPrChange>
          </w:rPr>
          <w:delText>Effectifs étudiants</w:delText>
        </w:r>
      </w:del>
    </w:p>
    <w:p w14:paraId="503D191D" w14:textId="4223D85E" w:rsidR="0047574A" w:rsidRPr="007A4AFC" w:rsidDel="00693568" w:rsidRDefault="0047574A" w:rsidP="0047574A">
      <w:pPr>
        <w:spacing w:line="240" w:lineRule="auto"/>
        <w:rPr>
          <w:del w:id="5521" w:author="Dr Mamadou SANOGO" w:date="2023-10-27T11:28:00Z"/>
          <w:color w:val="000000" w:themeColor="text1"/>
          <w:rPrChange w:id="5522" w:author="Dr Mamadou SANOGO" w:date="2023-10-25T18:15:00Z">
            <w:rPr>
              <w:del w:id="5523" w:author="Dr Mamadou SANOGO" w:date="2023-10-27T11:28:00Z"/>
            </w:rPr>
          </w:rPrChange>
        </w:rPr>
      </w:pPr>
    </w:p>
    <w:tbl>
      <w:tblPr>
        <w:tblStyle w:val="Grilledutableau"/>
        <w:tblW w:w="0" w:type="auto"/>
        <w:tblLook w:val="04A0" w:firstRow="1" w:lastRow="0" w:firstColumn="1" w:lastColumn="0" w:noHBand="0" w:noVBand="1"/>
      </w:tblPr>
      <w:tblGrid>
        <w:gridCol w:w="1979"/>
        <w:gridCol w:w="1643"/>
        <w:gridCol w:w="1812"/>
        <w:gridCol w:w="1813"/>
        <w:gridCol w:w="1813"/>
      </w:tblGrid>
      <w:tr w:rsidR="007A4AFC" w:rsidRPr="007A4AFC" w:rsidDel="00693568" w14:paraId="4558E49B" w14:textId="14B4CBD4" w:rsidTr="00113903">
        <w:trPr>
          <w:del w:id="5524" w:author="Dr Mamadou SANOGO" w:date="2023-10-27T11:28:00Z"/>
        </w:trPr>
        <w:tc>
          <w:tcPr>
            <w:tcW w:w="1979" w:type="dxa"/>
          </w:tcPr>
          <w:p w14:paraId="4A47154B" w14:textId="02009058" w:rsidR="00113903" w:rsidRPr="007A4AFC" w:rsidDel="00693568" w:rsidRDefault="00113903" w:rsidP="00113903">
            <w:pPr>
              <w:spacing w:line="240" w:lineRule="auto"/>
              <w:rPr>
                <w:del w:id="5525" w:author="Dr Mamadou SANOGO" w:date="2023-10-27T11:28:00Z"/>
                <w:b/>
                <w:color w:val="000000" w:themeColor="text1"/>
                <w:rPrChange w:id="5526" w:author="Dr Mamadou SANOGO" w:date="2023-10-25T18:15:00Z">
                  <w:rPr>
                    <w:del w:id="5527" w:author="Dr Mamadou SANOGO" w:date="2023-10-27T11:28:00Z"/>
                    <w:b/>
                  </w:rPr>
                </w:rPrChange>
              </w:rPr>
            </w:pPr>
            <w:del w:id="5528" w:author="Dr Mamadou SANOGO" w:date="2023-10-27T11:28:00Z">
              <w:r w:rsidRPr="007A4AFC" w:rsidDel="00693568">
                <w:rPr>
                  <w:b/>
                  <w:color w:val="000000" w:themeColor="text1"/>
                  <w:rPrChange w:id="5529" w:author="Dr Mamadou SANOGO" w:date="2023-10-25T18:15:00Z">
                    <w:rPr>
                      <w:b/>
                    </w:rPr>
                  </w:rPrChange>
                </w:rPr>
                <w:delText>Année univ.</w:delText>
              </w:r>
            </w:del>
          </w:p>
        </w:tc>
        <w:tc>
          <w:tcPr>
            <w:tcW w:w="1643" w:type="dxa"/>
          </w:tcPr>
          <w:p w14:paraId="2408B40B" w14:textId="352F8E29" w:rsidR="00113903" w:rsidRPr="007A4AFC" w:rsidDel="00693568" w:rsidRDefault="00113903" w:rsidP="00113903">
            <w:pPr>
              <w:spacing w:line="240" w:lineRule="auto"/>
              <w:jc w:val="center"/>
              <w:rPr>
                <w:del w:id="5530" w:author="Dr Mamadou SANOGO" w:date="2023-10-27T11:28:00Z"/>
                <w:b/>
                <w:color w:val="000000" w:themeColor="text1"/>
                <w:rPrChange w:id="5531" w:author="Dr Mamadou SANOGO" w:date="2023-10-25T18:15:00Z">
                  <w:rPr>
                    <w:del w:id="5532" w:author="Dr Mamadou SANOGO" w:date="2023-10-27T11:28:00Z"/>
                    <w:b/>
                  </w:rPr>
                </w:rPrChange>
              </w:rPr>
            </w:pPr>
            <w:del w:id="5533" w:author="Dr Mamadou SANOGO" w:date="2023-10-27T11:28:00Z">
              <w:r w:rsidRPr="007A4AFC" w:rsidDel="00693568">
                <w:rPr>
                  <w:b/>
                  <w:color w:val="000000" w:themeColor="text1"/>
                  <w:rPrChange w:id="5534" w:author="Dr Mamadou SANOGO" w:date="2023-10-25T18:15:00Z">
                    <w:rPr>
                      <w:b/>
                    </w:rPr>
                  </w:rPrChange>
                </w:rPr>
                <w:delText>2018-2019</w:delText>
              </w:r>
            </w:del>
          </w:p>
        </w:tc>
        <w:tc>
          <w:tcPr>
            <w:tcW w:w="1812" w:type="dxa"/>
          </w:tcPr>
          <w:p w14:paraId="7CEFBCA5" w14:textId="144012D7" w:rsidR="00113903" w:rsidRPr="007A4AFC" w:rsidDel="00693568" w:rsidRDefault="00113903" w:rsidP="00113903">
            <w:pPr>
              <w:spacing w:line="240" w:lineRule="auto"/>
              <w:jc w:val="center"/>
              <w:rPr>
                <w:del w:id="5535" w:author="Dr Mamadou SANOGO" w:date="2023-10-27T11:28:00Z"/>
                <w:b/>
                <w:color w:val="000000" w:themeColor="text1"/>
                <w:rPrChange w:id="5536" w:author="Dr Mamadou SANOGO" w:date="2023-10-25T18:15:00Z">
                  <w:rPr>
                    <w:del w:id="5537" w:author="Dr Mamadou SANOGO" w:date="2023-10-27T11:28:00Z"/>
                    <w:b/>
                  </w:rPr>
                </w:rPrChange>
              </w:rPr>
            </w:pPr>
            <w:del w:id="5538" w:author="Dr Mamadou SANOGO" w:date="2023-10-27T11:28:00Z">
              <w:r w:rsidRPr="007A4AFC" w:rsidDel="00693568">
                <w:rPr>
                  <w:b/>
                  <w:color w:val="000000" w:themeColor="text1"/>
                  <w:rPrChange w:id="5539" w:author="Dr Mamadou SANOGO" w:date="2023-10-25T18:15:00Z">
                    <w:rPr>
                      <w:b/>
                    </w:rPr>
                  </w:rPrChange>
                </w:rPr>
                <w:delText>2019-2020</w:delText>
              </w:r>
            </w:del>
          </w:p>
        </w:tc>
        <w:tc>
          <w:tcPr>
            <w:tcW w:w="1813" w:type="dxa"/>
          </w:tcPr>
          <w:p w14:paraId="1424FE0E" w14:textId="495B8ADE" w:rsidR="00113903" w:rsidRPr="007A4AFC" w:rsidDel="00693568" w:rsidRDefault="00113903" w:rsidP="00113903">
            <w:pPr>
              <w:spacing w:line="240" w:lineRule="auto"/>
              <w:jc w:val="center"/>
              <w:rPr>
                <w:del w:id="5540" w:author="Dr Mamadou SANOGO" w:date="2023-10-27T11:28:00Z"/>
                <w:b/>
                <w:color w:val="000000" w:themeColor="text1"/>
                <w:rPrChange w:id="5541" w:author="Dr Mamadou SANOGO" w:date="2023-10-25T18:15:00Z">
                  <w:rPr>
                    <w:del w:id="5542" w:author="Dr Mamadou SANOGO" w:date="2023-10-27T11:28:00Z"/>
                    <w:b/>
                  </w:rPr>
                </w:rPrChange>
              </w:rPr>
            </w:pPr>
            <w:del w:id="5543" w:author="Dr Mamadou SANOGO" w:date="2023-10-27T11:28:00Z">
              <w:r w:rsidRPr="007A4AFC" w:rsidDel="00693568">
                <w:rPr>
                  <w:b/>
                  <w:color w:val="000000" w:themeColor="text1"/>
                  <w:rPrChange w:id="5544" w:author="Dr Mamadou SANOGO" w:date="2023-10-25T18:15:00Z">
                    <w:rPr>
                      <w:b/>
                    </w:rPr>
                  </w:rPrChange>
                </w:rPr>
                <w:delText>2020-2021</w:delText>
              </w:r>
            </w:del>
          </w:p>
        </w:tc>
        <w:tc>
          <w:tcPr>
            <w:tcW w:w="1813" w:type="dxa"/>
          </w:tcPr>
          <w:p w14:paraId="6A331927" w14:textId="75DF5B0C" w:rsidR="00113903" w:rsidRPr="007A4AFC" w:rsidDel="00693568" w:rsidRDefault="00113903" w:rsidP="00113903">
            <w:pPr>
              <w:spacing w:line="240" w:lineRule="auto"/>
              <w:jc w:val="center"/>
              <w:rPr>
                <w:del w:id="5545" w:author="Dr Mamadou SANOGO" w:date="2023-10-27T11:28:00Z"/>
                <w:b/>
                <w:color w:val="000000" w:themeColor="text1"/>
                <w:rPrChange w:id="5546" w:author="Dr Mamadou SANOGO" w:date="2023-10-25T18:15:00Z">
                  <w:rPr>
                    <w:del w:id="5547" w:author="Dr Mamadou SANOGO" w:date="2023-10-27T11:28:00Z"/>
                    <w:b/>
                  </w:rPr>
                </w:rPrChange>
              </w:rPr>
            </w:pPr>
            <w:del w:id="5548" w:author="Dr Mamadou SANOGO" w:date="2023-10-27T11:28:00Z">
              <w:r w:rsidRPr="007A4AFC" w:rsidDel="00693568">
                <w:rPr>
                  <w:b/>
                  <w:color w:val="000000" w:themeColor="text1"/>
                  <w:rPrChange w:id="5549" w:author="Dr Mamadou SANOGO" w:date="2023-10-25T18:15:00Z">
                    <w:rPr>
                      <w:b/>
                    </w:rPr>
                  </w:rPrChange>
                </w:rPr>
                <w:delText>2021-2022</w:delText>
              </w:r>
            </w:del>
          </w:p>
        </w:tc>
      </w:tr>
      <w:tr w:rsidR="007A4AFC" w:rsidRPr="007A4AFC" w:rsidDel="00693568" w14:paraId="6684FE57" w14:textId="4D467C5F" w:rsidTr="00113903">
        <w:trPr>
          <w:del w:id="5550" w:author="Dr Mamadou SANOGO" w:date="2023-10-27T11:28:00Z"/>
        </w:trPr>
        <w:tc>
          <w:tcPr>
            <w:tcW w:w="1979" w:type="dxa"/>
          </w:tcPr>
          <w:p w14:paraId="7E46D650" w14:textId="19AE23FA" w:rsidR="00113903" w:rsidRPr="007A4AFC" w:rsidDel="00693568" w:rsidRDefault="00113903" w:rsidP="005A55FB">
            <w:pPr>
              <w:spacing w:line="240" w:lineRule="auto"/>
              <w:rPr>
                <w:del w:id="5551" w:author="Dr Mamadou SANOGO" w:date="2023-10-27T11:28:00Z"/>
                <w:color w:val="000000" w:themeColor="text1"/>
                <w:rPrChange w:id="5552" w:author="Dr Mamadou SANOGO" w:date="2023-10-25T18:15:00Z">
                  <w:rPr>
                    <w:del w:id="5553" w:author="Dr Mamadou SANOGO" w:date="2023-10-27T11:28:00Z"/>
                  </w:rPr>
                </w:rPrChange>
              </w:rPr>
            </w:pPr>
            <w:del w:id="5554" w:author="Dr Mamadou SANOGO" w:date="2023-10-27T11:28:00Z">
              <w:r w:rsidRPr="007A4AFC" w:rsidDel="00693568">
                <w:rPr>
                  <w:color w:val="000000" w:themeColor="text1"/>
                  <w:rPrChange w:id="5555" w:author="Dr Mamadou SANOGO" w:date="2023-10-25T18:15:00Z">
                    <w:rPr/>
                  </w:rPrChange>
                </w:rPr>
                <w:delText xml:space="preserve">Nbr. inscrits </w:delText>
              </w:r>
              <w:r w:rsidR="005A55FB" w:rsidRPr="007A4AFC" w:rsidDel="00693568">
                <w:rPr>
                  <w:color w:val="000000" w:themeColor="text1"/>
                  <w:rPrChange w:id="5556" w:author="Dr Mamadou SANOGO" w:date="2023-10-25T18:15:00Z">
                    <w:rPr/>
                  </w:rPrChange>
                </w:rPr>
                <w:delText xml:space="preserve">M </w:delText>
              </w:r>
              <w:r w:rsidRPr="007A4AFC" w:rsidDel="00693568">
                <w:rPr>
                  <w:color w:val="000000" w:themeColor="text1"/>
                  <w:rPrChange w:id="5557" w:author="Dr Mamadou SANOGO" w:date="2023-10-25T18:15:00Z">
                    <w:rPr/>
                  </w:rPrChange>
                </w:rPr>
                <w:delText>1</w:delText>
              </w:r>
            </w:del>
          </w:p>
        </w:tc>
        <w:tc>
          <w:tcPr>
            <w:tcW w:w="1643" w:type="dxa"/>
          </w:tcPr>
          <w:p w14:paraId="7E98AA41" w14:textId="794D5A4D" w:rsidR="00113903" w:rsidRPr="007A4AFC" w:rsidDel="00693568" w:rsidRDefault="003A64D4" w:rsidP="00113903">
            <w:pPr>
              <w:spacing w:line="240" w:lineRule="auto"/>
              <w:jc w:val="center"/>
              <w:rPr>
                <w:del w:id="5558" w:author="Dr Mamadou SANOGO" w:date="2023-10-27T11:28:00Z"/>
                <w:color w:val="000000" w:themeColor="text1"/>
                <w:rPrChange w:id="5559" w:author="Dr Mamadou SANOGO" w:date="2023-10-25T18:15:00Z">
                  <w:rPr>
                    <w:del w:id="5560" w:author="Dr Mamadou SANOGO" w:date="2023-10-27T11:28:00Z"/>
                  </w:rPr>
                </w:rPrChange>
              </w:rPr>
            </w:pPr>
            <w:del w:id="5561" w:author="Dr Mamadou SANOGO" w:date="2023-10-27T11:28:00Z">
              <w:r w:rsidRPr="007A4AFC" w:rsidDel="00693568">
                <w:rPr>
                  <w:color w:val="000000" w:themeColor="text1"/>
                  <w:rPrChange w:id="5562" w:author="Dr Mamadou SANOGO" w:date="2023-10-25T18:15:00Z">
                    <w:rPr/>
                  </w:rPrChange>
                </w:rPr>
                <w:delText>1</w:delText>
              </w:r>
            </w:del>
            <w:del w:id="5563" w:author="Dr Mamadou SANOGO" w:date="2023-10-26T14:01:00Z">
              <w:r w:rsidRPr="007A4AFC" w:rsidDel="00CB3C42">
                <w:rPr>
                  <w:color w:val="000000" w:themeColor="text1"/>
                  <w:rPrChange w:id="5564" w:author="Dr Mamadou SANOGO" w:date="2023-10-25T18:15:00Z">
                    <w:rPr/>
                  </w:rPrChange>
                </w:rPr>
                <w:delText>6</w:delText>
              </w:r>
            </w:del>
          </w:p>
        </w:tc>
        <w:tc>
          <w:tcPr>
            <w:tcW w:w="1812" w:type="dxa"/>
          </w:tcPr>
          <w:p w14:paraId="41C86EBB" w14:textId="614457E5" w:rsidR="00113903" w:rsidRPr="007A4AFC" w:rsidDel="00693568" w:rsidRDefault="003A64D4" w:rsidP="00113903">
            <w:pPr>
              <w:spacing w:line="240" w:lineRule="auto"/>
              <w:jc w:val="center"/>
              <w:rPr>
                <w:del w:id="5565" w:author="Dr Mamadou SANOGO" w:date="2023-10-27T11:28:00Z"/>
                <w:color w:val="000000" w:themeColor="text1"/>
                <w:rPrChange w:id="5566" w:author="Dr Mamadou SANOGO" w:date="2023-10-25T18:15:00Z">
                  <w:rPr>
                    <w:del w:id="5567" w:author="Dr Mamadou SANOGO" w:date="2023-10-27T11:28:00Z"/>
                  </w:rPr>
                </w:rPrChange>
              </w:rPr>
            </w:pPr>
            <w:del w:id="5568" w:author="Dr Mamadou SANOGO" w:date="2023-10-27T11:28:00Z">
              <w:r w:rsidRPr="007A4AFC" w:rsidDel="00693568">
                <w:rPr>
                  <w:color w:val="000000" w:themeColor="text1"/>
                  <w:rPrChange w:id="5569" w:author="Dr Mamadou SANOGO" w:date="2023-10-25T18:15:00Z">
                    <w:rPr/>
                  </w:rPrChange>
                </w:rPr>
                <w:delText>1</w:delText>
              </w:r>
            </w:del>
            <w:del w:id="5570" w:author="Dr Mamadou SANOGO" w:date="2023-10-26T14:34:00Z">
              <w:r w:rsidRPr="007A4AFC" w:rsidDel="00CB3C42">
                <w:rPr>
                  <w:color w:val="000000" w:themeColor="text1"/>
                  <w:rPrChange w:id="5571" w:author="Dr Mamadou SANOGO" w:date="2023-10-25T18:15:00Z">
                    <w:rPr/>
                  </w:rPrChange>
                </w:rPr>
                <w:delText>7</w:delText>
              </w:r>
            </w:del>
          </w:p>
        </w:tc>
        <w:tc>
          <w:tcPr>
            <w:tcW w:w="1813" w:type="dxa"/>
          </w:tcPr>
          <w:p w14:paraId="414CE429" w14:textId="346091A4" w:rsidR="00113903" w:rsidRPr="007A4AFC" w:rsidDel="00693568" w:rsidRDefault="003A64D4" w:rsidP="00113903">
            <w:pPr>
              <w:spacing w:line="240" w:lineRule="auto"/>
              <w:jc w:val="center"/>
              <w:rPr>
                <w:del w:id="5572" w:author="Dr Mamadou SANOGO" w:date="2023-10-27T11:28:00Z"/>
                <w:color w:val="000000" w:themeColor="text1"/>
                <w:rPrChange w:id="5573" w:author="Dr Mamadou SANOGO" w:date="2023-10-25T18:15:00Z">
                  <w:rPr>
                    <w:del w:id="5574" w:author="Dr Mamadou SANOGO" w:date="2023-10-27T11:28:00Z"/>
                  </w:rPr>
                </w:rPrChange>
              </w:rPr>
            </w:pPr>
            <w:del w:id="5575" w:author="Dr Mamadou SANOGO" w:date="2023-10-27T11:28:00Z">
              <w:r w:rsidRPr="007A4AFC" w:rsidDel="00693568">
                <w:rPr>
                  <w:color w:val="000000" w:themeColor="text1"/>
                  <w:rPrChange w:id="5576" w:author="Dr Mamadou SANOGO" w:date="2023-10-25T18:15:00Z">
                    <w:rPr/>
                  </w:rPrChange>
                </w:rPr>
                <w:delText>1</w:delText>
              </w:r>
            </w:del>
            <w:del w:id="5577" w:author="Dr Mamadou SANOGO" w:date="2023-10-26T14:44:00Z">
              <w:r w:rsidRPr="007A4AFC" w:rsidDel="00CB3C42">
                <w:rPr>
                  <w:color w:val="000000" w:themeColor="text1"/>
                  <w:rPrChange w:id="5578" w:author="Dr Mamadou SANOGO" w:date="2023-10-25T18:15:00Z">
                    <w:rPr/>
                  </w:rPrChange>
                </w:rPr>
                <w:delText>4</w:delText>
              </w:r>
            </w:del>
          </w:p>
        </w:tc>
        <w:tc>
          <w:tcPr>
            <w:tcW w:w="1813" w:type="dxa"/>
          </w:tcPr>
          <w:p w14:paraId="3DD9C5C5" w14:textId="3B692F40" w:rsidR="00113903" w:rsidRPr="007A4AFC" w:rsidDel="00693568" w:rsidRDefault="003A64D4" w:rsidP="00113903">
            <w:pPr>
              <w:spacing w:line="240" w:lineRule="auto"/>
              <w:jc w:val="center"/>
              <w:rPr>
                <w:del w:id="5579" w:author="Dr Mamadou SANOGO" w:date="2023-10-27T11:28:00Z"/>
                <w:color w:val="000000" w:themeColor="text1"/>
                <w:rPrChange w:id="5580" w:author="Dr Mamadou SANOGO" w:date="2023-10-25T18:15:00Z">
                  <w:rPr>
                    <w:del w:id="5581" w:author="Dr Mamadou SANOGO" w:date="2023-10-27T11:28:00Z"/>
                  </w:rPr>
                </w:rPrChange>
              </w:rPr>
            </w:pPr>
            <w:del w:id="5582" w:author="Dr Mamadou SANOGO" w:date="2023-10-27T11:28:00Z">
              <w:r w:rsidRPr="007A4AFC" w:rsidDel="00693568">
                <w:rPr>
                  <w:color w:val="000000" w:themeColor="text1"/>
                  <w:rPrChange w:id="5583" w:author="Dr Mamadou SANOGO" w:date="2023-10-25T18:15:00Z">
                    <w:rPr/>
                  </w:rPrChange>
                </w:rPr>
                <w:delText>1</w:delText>
              </w:r>
            </w:del>
            <w:del w:id="5584" w:author="Dr Mamadou SANOGO" w:date="2023-10-26T15:28:00Z">
              <w:r w:rsidRPr="007A4AFC" w:rsidDel="00CB3C42">
                <w:rPr>
                  <w:color w:val="000000" w:themeColor="text1"/>
                  <w:rPrChange w:id="5585" w:author="Dr Mamadou SANOGO" w:date="2023-10-25T18:15:00Z">
                    <w:rPr/>
                  </w:rPrChange>
                </w:rPr>
                <w:delText>6</w:delText>
              </w:r>
            </w:del>
          </w:p>
        </w:tc>
      </w:tr>
      <w:tr w:rsidR="007A4AFC" w:rsidRPr="007A4AFC" w:rsidDel="00693568" w14:paraId="41CB72EA" w14:textId="1DAD893A" w:rsidTr="00113903">
        <w:trPr>
          <w:del w:id="5586" w:author="Dr Mamadou SANOGO" w:date="2023-10-27T11:28:00Z"/>
        </w:trPr>
        <w:tc>
          <w:tcPr>
            <w:tcW w:w="1979" w:type="dxa"/>
          </w:tcPr>
          <w:p w14:paraId="171E3F67" w14:textId="21B4BF79" w:rsidR="00113903" w:rsidRPr="007A4AFC" w:rsidDel="00693568" w:rsidRDefault="00113903" w:rsidP="005A55FB">
            <w:pPr>
              <w:spacing w:line="240" w:lineRule="auto"/>
              <w:rPr>
                <w:del w:id="5587" w:author="Dr Mamadou SANOGO" w:date="2023-10-27T11:28:00Z"/>
                <w:color w:val="000000" w:themeColor="text1"/>
                <w:rPrChange w:id="5588" w:author="Dr Mamadou SANOGO" w:date="2023-10-25T18:15:00Z">
                  <w:rPr>
                    <w:del w:id="5589" w:author="Dr Mamadou SANOGO" w:date="2023-10-27T11:28:00Z"/>
                  </w:rPr>
                </w:rPrChange>
              </w:rPr>
            </w:pPr>
            <w:del w:id="5590" w:author="Dr Mamadou SANOGO" w:date="2023-10-27T11:28:00Z">
              <w:r w:rsidRPr="007A4AFC" w:rsidDel="00693568">
                <w:rPr>
                  <w:color w:val="000000" w:themeColor="text1"/>
                  <w:rPrChange w:id="5591" w:author="Dr Mamadou SANOGO" w:date="2023-10-25T18:15:00Z">
                    <w:rPr/>
                  </w:rPrChange>
                </w:rPr>
                <w:delText xml:space="preserve">Nbr. inscrits </w:delText>
              </w:r>
              <w:r w:rsidR="005A55FB" w:rsidRPr="007A4AFC" w:rsidDel="00693568">
                <w:rPr>
                  <w:color w:val="000000" w:themeColor="text1"/>
                  <w:rPrChange w:id="5592" w:author="Dr Mamadou SANOGO" w:date="2023-10-25T18:15:00Z">
                    <w:rPr/>
                  </w:rPrChange>
                </w:rPr>
                <w:delText xml:space="preserve">M </w:delText>
              </w:r>
              <w:r w:rsidRPr="007A4AFC" w:rsidDel="00693568">
                <w:rPr>
                  <w:color w:val="000000" w:themeColor="text1"/>
                  <w:rPrChange w:id="5593" w:author="Dr Mamadou SANOGO" w:date="2023-10-25T18:15:00Z">
                    <w:rPr/>
                  </w:rPrChange>
                </w:rPr>
                <w:delText>2</w:delText>
              </w:r>
            </w:del>
          </w:p>
        </w:tc>
        <w:tc>
          <w:tcPr>
            <w:tcW w:w="1643" w:type="dxa"/>
          </w:tcPr>
          <w:p w14:paraId="7E730631" w14:textId="7AAD8936" w:rsidR="00113903" w:rsidRPr="007A4AFC" w:rsidDel="00693568" w:rsidRDefault="008B5085" w:rsidP="00113903">
            <w:pPr>
              <w:spacing w:line="240" w:lineRule="auto"/>
              <w:jc w:val="center"/>
              <w:rPr>
                <w:del w:id="5594" w:author="Dr Mamadou SANOGO" w:date="2023-10-27T11:28:00Z"/>
                <w:color w:val="000000" w:themeColor="text1"/>
                <w:rPrChange w:id="5595" w:author="Dr Mamadou SANOGO" w:date="2023-10-25T18:15:00Z">
                  <w:rPr>
                    <w:del w:id="5596" w:author="Dr Mamadou SANOGO" w:date="2023-10-27T11:28:00Z"/>
                  </w:rPr>
                </w:rPrChange>
              </w:rPr>
            </w:pPr>
            <w:del w:id="5597" w:author="Dr Mamadou SANOGO" w:date="2023-10-27T11:28:00Z">
              <w:r w:rsidRPr="007A4AFC" w:rsidDel="00693568">
                <w:rPr>
                  <w:color w:val="000000" w:themeColor="text1"/>
                  <w:rPrChange w:id="5598" w:author="Dr Mamadou SANOGO" w:date="2023-10-25T18:15:00Z">
                    <w:rPr/>
                  </w:rPrChange>
                </w:rPr>
                <w:delText>1</w:delText>
              </w:r>
            </w:del>
            <w:del w:id="5599" w:author="Dr Mamadou SANOGO" w:date="2023-10-26T14:01:00Z">
              <w:r w:rsidRPr="007A4AFC" w:rsidDel="00CB3C42">
                <w:rPr>
                  <w:color w:val="000000" w:themeColor="text1"/>
                  <w:rPrChange w:id="5600" w:author="Dr Mamadou SANOGO" w:date="2023-10-25T18:15:00Z">
                    <w:rPr/>
                  </w:rPrChange>
                </w:rPr>
                <w:delText>4</w:delText>
              </w:r>
            </w:del>
          </w:p>
        </w:tc>
        <w:tc>
          <w:tcPr>
            <w:tcW w:w="1812" w:type="dxa"/>
          </w:tcPr>
          <w:p w14:paraId="1DC17359" w14:textId="37CB16E3" w:rsidR="00113903" w:rsidRPr="007A4AFC" w:rsidDel="00693568" w:rsidRDefault="008B5085" w:rsidP="00113903">
            <w:pPr>
              <w:spacing w:line="240" w:lineRule="auto"/>
              <w:jc w:val="center"/>
              <w:rPr>
                <w:del w:id="5601" w:author="Dr Mamadou SANOGO" w:date="2023-10-27T11:28:00Z"/>
                <w:color w:val="000000" w:themeColor="text1"/>
                <w:rPrChange w:id="5602" w:author="Dr Mamadou SANOGO" w:date="2023-10-25T18:15:00Z">
                  <w:rPr>
                    <w:del w:id="5603" w:author="Dr Mamadou SANOGO" w:date="2023-10-27T11:28:00Z"/>
                  </w:rPr>
                </w:rPrChange>
              </w:rPr>
            </w:pPr>
            <w:del w:id="5604" w:author="Dr Mamadou SANOGO" w:date="2023-10-27T11:28:00Z">
              <w:r w:rsidRPr="007A4AFC" w:rsidDel="00693568">
                <w:rPr>
                  <w:color w:val="000000" w:themeColor="text1"/>
                  <w:rPrChange w:id="5605" w:author="Dr Mamadou SANOGO" w:date="2023-10-25T18:15:00Z">
                    <w:rPr/>
                  </w:rPrChange>
                </w:rPr>
                <w:delText>16</w:delText>
              </w:r>
            </w:del>
          </w:p>
        </w:tc>
        <w:tc>
          <w:tcPr>
            <w:tcW w:w="1813" w:type="dxa"/>
          </w:tcPr>
          <w:p w14:paraId="2172E664" w14:textId="14A651F7" w:rsidR="00113903" w:rsidRPr="007A4AFC" w:rsidDel="00693568" w:rsidRDefault="008B5085" w:rsidP="00113903">
            <w:pPr>
              <w:spacing w:line="240" w:lineRule="auto"/>
              <w:jc w:val="center"/>
              <w:rPr>
                <w:del w:id="5606" w:author="Dr Mamadou SANOGO" w:date="2023-10-27T11:28:00Z"/>
                <w:color w:val="000000" w:themeColor="text1"/>
                <w:rPrChange w:id="5607" w:author="Dr Mamadou SANOGO" w:date="2023-10-25T18:15:00Z">
                  <w:rPr>
                    <w:del w:id="5608" w:author="Dr Mamadou SANOGO" w:date="2023-10-27T11:28:00Z"/>
                  </w:rPr>
                </w:rPrChange>
              </w:rPr>
            </w:pPr>
            <w:del w:id="5609" w:author="Dr Mamadou SANOGO" w:date="2023-10-27T11:28:00Z">
              <w:r w:rsidRPr="007A4AFC" w:rsidDel="00693568">
                <w:rPr>
                  <w:color w:val="000000" w:themeColor="text1"/>
                  <w:rPrChange w:id="5610" w:author="Dr Mamadou SANOGO" w:date="2023-10-25T18:15:00Z">
                    <w:rPr/>
                  </w:rPrChange>
                </w:rPr>
                <w:delText>17</w:delText>
              </w:r>
            </w:del>
          </w:p>
        </w:tc>
        <w:tc>
          <w:tcPr>
            <w:tcW w:w="1813" w:type="dxa"/>
          </w:tcPr>
          <w:p w14:paraId="4FFD41A0" w14:textId="7A4AABCB" w:rsidR="00113903" w:rsidRPr="007A4AFC" w:rsidDel="00693568" w:rsidRDefault="008B5085" w:rsidP="00B41DB9">
            <w:pPr>
              <w:spacing w:line="240" w:lineRule="auto"/>
              <w:jc w:val="center"/>
              <w:rPr>
                <w:del w:id="5611" w:author="Dr Mamadou SANOGO" w:date="2023-10-27T11:28:00Z"/>
                <w:color w:val="000000" w:themeColor="text1"/>
                <w:rPrChange w:id="5612" w:author="Dr Mamadou SANOGO" w:date="2023-10-25T18:15:00Z">
                  <w:rPr>
                    <w:del w:id="5613" w:author="Dr Mamadou SANOGO" w:date="2023-10-27T11:28:00Z"/>
                  </w:rPr>
                </w:rPrChange>
              </w:rPr>
            </w:pPr>
            <w:del w:id="5614" w:author="Dr Mamadou SANOGO" w:date="2023-10-27T11:28:00Z">
              <w:r w:rsidRPr="007A4AFC" w:rsidDel="00693568">
                <w:rPr>
                  <w:color w:val="000000" w:themeColor="text1"/>
                  <w:rPrChange w:id="5615" w:author="Dr Mamadou SANOGO" w:date="2023-10-25T18:15:00Z">
                    <w:rPr/>
                  </w:rPrChange>
                </w:rPr>
                <w:delText>2</w:delText>
              </w:r>
            </w:del>
            <w:del w:id="5616" w:author="Dr Mamadou SANOGO" w:date="2023-10-26T15:28:00Z">
              <w:r w:rsidRPr="007A4AFC" w:rsidDel="00CB3C42">
                <w:rPr>
                  <w:color w:val="000000" w:themeColor="text1"/>
                  <w:rPrChange w:id="5617" w:author="Dr Mamadou SANOGO" w:date="2023-10-25T18:15:00Z">
                    <w:rPr/>
                  </w:rPrChange>
                </w:rPr>
                <w:delText>1</w:delText>
              </w:r>
            </w:del>
          </w:p>
        </w:tc>
      </w:tr>
      <w:tr w:rsidR="007A4AFC" w:rsidRPr="007A4AFC" w:rsidDel="00693568" w14:paraId="4E77F2AD" w14:textId="0D34E438" w:rsidTr="00113903">
        <w:trPr>
          <w:del w:id="5618" w:author="Dr Mamadou SANOGO" w:date="2023-10-27T11:28:00Z"/>
        </w:trPr>
        <w:tc>
          <w:tcPr>
            <w:tcW w:w="1979" w:type="dxa"/>
            <w:shd w:val="clear" w:color="auto" w:fill="D9D9D9" w:themeFill="background1" w:themeFillShade="D9"/>
          </w:tcPr>
          <w:p w14:paraId="382CDB13" w14:textId="44A5892E" w:rsidR="00113903" w:rsidRPr="007A4AFC" w:rsidDel="00693568" w:rsidRDefault="00113903" w:rsidP="00113903">
            <w:pPr>
              <w:spacing w:line="240" w:lineRule="auto"/>
              <w:rPr>
                <w:del w:id="5619" w:author="Dr Mamadou SANOGO" w:date="2023-10-27T11:28:00Z"/>
                <w:b/>
                <w:color w:val="000000" w:themeColor="text1"/>
                <w:rPrChange w:id="5620" w:author="Dr Mamadou SANOGO" w:date="2023-10-25T18:15:00Z">
                  <w:rPr>
                    <w:del w:id="5621" w:author="Dr Mamadou SANOGO" w:date="2023-10-27T11:28:00Z"/>
                    <w:b/>
                  </w:rPr>
                </w:rPrChange>
              </w:rPr>
            </w:pPr>
            <w:del w:id="5622" w:author="Dr Mamadou SANOGO" w:date="2023-10-27T11:28:00Z">
              <w:r w:rsidRPr="007A4AFC" w:rsidDel="00693568">
                <w:rPr>
                  <w:b/>
                  <w:color w:val="000000" w:themeColor="text1"/>
                  <w:rPrChange w:id="5623" w:author="Dr Mamadou SANOGO" w:date="2023-10-25T18:15:00Z">
                    <w:rPr>
                      <w:b/>
                    </w:rPr>
                  </w:rPrChange>
                </w:rPr>
                <w:delText xml:space="preserve">Nbr. total inscrits </w:delText>
              </w:r>
            </w:del>
          </w:p>
        </w:tc>
        <w:tc>
          <w:tcPr>
            <w:tcW w:w="1643" w:type="dxa"/>
            <w:shd w:val="clear" w:color="auto" w:fill="D9D9D9" w:themeFill="background1" w:themeFillShade="D9"/>
          </w:tcPr>
          <w:p w14:paraId="2BDD3D3F" w14:textId="6C0A091E" w:rsidR="00113903" w:rsidRPr="007A4AFC" w:rsidDel="00693568" w:rsidRDefault="008B5085" w:rsidP="00113903">
            <w:pPr>
              <w:spacing w:line="240" w:lineRule="auto"/>
              <w:jc w:val="center"/>
              <w:rPr>
                <w:del w:id="5624" w:author="Dr Mamadou SANOGO" w:date="2023-10-27T11:28:00Z"/>
                <w:b/>
                <w:color w:val="000000" w:themeColor="text1"/>
                <w:rPrChange w:id="5625" w:author="Dr Mamadou SANOGO" w:date="2023-10-25T18:15:00Z">
                  <w:rPr>
                    <w:del w:id="5626" w:author="Dr Mamadou SANOGO" w:date="2023-10-27T11:28:00Z"/>
                    <w:b/>
                  </w:rPr>
                </w:rPrChange>
              </w:rPr>
            </w:pPr>
            <w:del w:id="5627" w:author="Dr Mamadou SANOGO" w:date="2023-10-26T14:01:00Z">
              <w:r w:rsidRPr="007A4AFC" w:rsidDel="00CB3C42">
                <w:rPr>
                  <w:b/>
                  <w:color w:val="000000" w:themeColor="text1"/>
                  <w:rPrChange w:id="5628" w:author="Dr Mamadou SANOGO" w:date="2023-10-25T18:15:00Z">
                    <w:rPr>
                      <w:b/>
                    </w:rPr>
                  </w:rPrChange>
                </w:rPr>
                <w:delText>30</w:delText>
              </w:r>
            </w:del>
          </w:p>
        </w:tc>
        <w:tc>
          <w:tcPr>
            <w:tcW w:w="1812" w:type="dxa"/>
            <w:shd w:val="clear" w:color="auto" w:fill="D9D9D9" w:themeFill="background1" w:themeFillShade="D9"/>
          </w:tcPr>
          <w:p w14:paraId="61836F74" w14:textId="109449A5" w:rsidR="00113903" w:rsidRPr="007A4AFC" w:rsidDel="00693568" w:rsidRDefault="008B5085" w:rsidP="00113903">
            <w:pPr>
              <w:spacing w:line="240" w:lineRule="auto"/>
              <w:jc w:val="center"/>
              <w:rPr>
                <w:del w:id="5629" w:author="Dr Mamadou SANOGO" w:date="2023-10-27T11:28:00Z"/>
                <w:b/>
                <w:color w:val="000000" w:themeColor="text1"/>
                <w:rPrChange w:id="5630" w:author="Dr Mamadou SANOGO" w:date="2023-10-25T18:15:00Z">
                  <w:rPr>
                    <w:del w:id="5631" w:author="Dr Mamadou SANOGO" w:date="2023-10-27T11:28:00Z"/>
                    <w:b/>
                  </w:rPr>
                </w:rPrChange>
              </w:rPr>
            </w:pPr>
            <w:del w:id="5632" w:author="Dr Mamadou SANOGO" w:date="2023-10-27T11:28:00Z">
              <w:r w:rsidRPr="007A4AFC" w:rsidDel="00693568">
                <w:rPr>
                  <w:b/>
                  <w:color w:val="000000" w:themeColor="text1"/>
                  <w:rPrChange w:id="5633" w:author="Dr Mamadou SANOGO" w:date="2023-10-25T18:15:00Z">
                    <w:rPr>
                      <w:b/>
                    </w:rPr>
                  </w:rPrChange>
                </w:rPr>
                <w:delText>3</w:delText>
              </w:r>
            </w:del>
            <w:del w:id="5634" w:author="Dr Mamadou SANOGO" w:date="2023-10-26T14:38:00Z">
              <w:r w:rsidRPr="007A4AFC" w:rsidDel="00CB3C42">
                <w:rPr>
                  <w:b/>
                  <w:color w:val="000000" w:themeColor="text1"/>
                  <w:rPrChange w:id="5635" w:author="Dr Mamadou SANOGO" w:date="2023-10-25T18:15:00Z">
                    <w:rPr>
                      <w:b/>
                    </w:rPr>
                  </w:rPrChange>
                </w:rPr>
                <w:delText>3</w:delText>
              </w:r>
            </w:del>
          </w:p>
        </w:tc>
        <w:tc>
          <w:tcPr>
            <w:tcW w:w="1813" w:type="dxa"/>
            <w:shd w:val="clear" w:color="auto" w:fill="D9D9D9" w:themeFill="background1" w:themeFillShade="D9"/>
          </w:tcPr>
          <w:p w14:paraId="0A579F9E" w14:textId="530D35B1" w:rsidR="00113903" w:rsidRPr="007A4AFC" w:rsidDel="00693568" w:rsidRDefault="008B5085" w:rsidP="00113903">
            <w:pPr>
              <w:spacing w:line="240" w:lineRule="auto"/>
              <w:jc w:val="center"/>
              <w:rPr>
                <w:del w:id="5636" w:author="Dr Mamadou SANOGO" w:date="2023-10-27T11:28:00Z"/>
                <w:b/>
                <w:color w:val="000000" w:themeColor="text1"/>
                <w:rPrChange w:id="5637" w:author="Dr Mamadou SANOGO" w:date="2023-10-25T18:15:00Z">
                  <w:rPr>
                    <w:del w:id="5638" w:author="Dr Mamadou SANOGO" w:date="2023-10-27T11:28:00Z"/>
                    <w:b/>
                  </w:rPr>
                </w:rPrChange>
              </w:rPr>
            </w:pPr>
            <w:del w:id="5639" w:author="Dr Mamadou SANOGO" w:date="2023-10-27T11:28:00Z">
              <w:r w:rsidRPr="007A4AFC" w:rsidDel="00693568">
                <w:rPr>
                  <w:b/>
                  <w:color w:val="000000" w:themeColor="text1"/>
                  <w:rPrChange w:id="5640" w:author="Dr Mamadou SANOGO" w:date="2023-10-25T18:15:00Z">
                    <w:rPr>
                      <w:b/>
                    </w:rPr>
                  </w:rPrChange>
                </w:rPr>
                <w:delText>3</w:delText>
              </w:r>
            </w:del>
            <w:del w:id="5641" w:author="Dr Mamadou SANOGO" w:date="2023-10-26T14:47:00Z">
              <w:r w:rsidRPr="007A4AFC" w:rsidDel="00CB3C42">
                <w:rPr>
                  <w:b/>
                  <w:color w:val="000000" w:themeColor="text1"/>
                  <w:rPrChange w:id="5642" w:author="Dr Mamadou SANOGO" w:date="2023-10-25T18:15:00Z">
                    <w:rPr>
                      <w:b/>
                    </w:rPr>
                  </w:rPrChange>
                </w:rPr>
                <w:delText>1</w:delText>
              </w:r>
            </w:del>
          </w:p>
        </w:tc>
        <w:tc>
          <w:tcPr>
            <w:tcW w:w="1813" w:type="dxa"/>
            <w:shd w:val="clear" w:color="auto" w:fill="D9D9D9" w:themeFill="background1" w:themeFillShade="D9"/>
          </w:tcPr>
          <w:p w14:paraId="5E932825" w14:textId="6F04260E" w:rsidR="00113903" w:rsidRPr="007A4AFC" w:rsidDel="00693568" w:rsidRDefault="008B5085" w:rsidP="00B41DB9">
            <w:pPr>
              <w:spacing w:line="240" w:lineRule="auto"/>
              <w:jc w:val="center"/>
              <w:rPr>
                <w:del w:id="5643" w:author="Dr Mamadou SANOGO" w:date="2023-10-27T11:28:00Z"/>
                <w:b/>
                <w:color w:val="000000" w:themeColor="text1"/>
                <w:rPrChange w:id="5644" w:author="Dr Mamadou SANOGO" w:date="2023-10-25T18:15:00Z">
                  <w:rPr>
                    <w:del w:id="5645" w:author="Dr Mamadou SANOGO" w:date="2023-10-27T11:28:00Z"/>
                    <w:b/>
                  </w:rPr>
                </w:rPrChange>
              </w:rPr>
            </w:pPr>
            <w:del w:id="5646" w:author="Dr Mamadou SANOGO" w:date="2023-10-27T11:28:00Z">
              <w:r w:rsidRPr="007A4AFC" w:rsidDel="00693568">
                <w:rPr>
                  <w:b/>
                  <w:color w:val="000000" w:themeColor="text1"/>
                  <w:rPrChange w:id="5647" w:author="Dr Mamadou SANOGO" w:date="2023-10-25T18:15:00Z">
                    <w:rPr>
                      <w:b/>
                    </w:rPr>
                  </w:rPrChange>
                </w:rPr>
                <w:delText>3</w:delText>
              </w:r>
            </w:del>
            <w:del w:id="5648" w:author="Dr Mamadou SANOGO" w:date="2023-10-26T15:28:00Z">
              <w:r w:rsidRPr="007A4AFC" w:rsidDel="00CB3C42">
                <w:rPr>
                  <w:b/>
                  <w:color w:val="000000" w:themeColor="text1"/>
                  <w:rPrChange w:id="5649" w:author="Dr Mamadou SANOGO" w:date="2023-10-25T18:15:00Z">
                    <w:rPr>
                      <w:b/>
                    </w:rPr>
                  </w:rPrChange>
                </w:rPr>
                <w:delText>7</w:delText>
              </w:r>
            </w:del>
          </w:p>
        </w:tc>
      </w:tr>
    </w:tbl>
    <w:p w14:paraId="366B7F40" w14:textId="4123F902" w:rsidR="0047574A" w:rsidRPr="007A4AFC" w:rsidDel="00693568" w:rsidRDefault="0047574A" w:rsidP="0047574A">
      <w:pPr>
        <w:spacing w:line="240" w:lineRule="auto"/>
        <w:rPr>
          <w:del w:id="5650" w:author="Dr Mamadou SANOGO" w:date="2023-10-27T11:28:00Z"/>
          <w:color w:val="000000" w:themeColor="text1"/>
          <w:rPrChange w:id="5651" w:author="Dr Mamadou SANOGO" w:date="2023-10-25T18:15:00Z">
            <w:rPr>
              <w:del w:id="5652" w:author="Dr Mamadou SANOGO" w:date="2023-10-27T11:28:00Z"/>
            </w:rPr>
          </w:rPrChange>
        </w:rPr>
      </w:pPr>
    </w:p>
    <w:p w14:paraId="54FD8A0C" w14:textId="5C398B83" w:rsidR="0047574A" w:rsidRPr="007A4AFC" w:rsidDel="00693568" w:rsidRDefault="0047574A" w:rsidP="0047574A">
      <w:pPr>
        <w:spacing w:line="240" w:lineRule="auto"/>
        <w:rPr>
          <w:del w:id="5653" w:author="Dr Mamadou SANOGO" w:date="2023-10-27T11:28:00Z"/>
          <w:b/>
          <w:bCs/>
          <w:i/>
          <w:iCs/>
          <w:color w:val="000000" w:themeColor="text1"/>
          <w:rPrChange w:id="5654" w:author="Dr Mamadou SANOGO" w:date="2023-10-25T18:15:00Z">
            <w:rPr>
              <w:del w:id="5655" w:author="Dr Mamadou SANOGO" w:date="2023-10-27T11:28:00Z"/>
              <w:b/>
              <w:bCs/>
              <w:i/>
              <w:iCs/>
            </w:rPr>
          </w:rPrChange>
        </w:rPr>
      </w:pPr>
      <w:del w:id="5656" w:author="Dr Mamadou SANOGO" w:date="2023-10-27T11:28:00Z">
        <w:r w:rsidRPr="007A4AFC" w:rsidDel="00693568">
          <w:rPr>
            <w:b/>
            <w:bCs/>
            <w:i/>
            <w:iCs/>
            <w:color w:val="000000" w:themeColor="text1"/>
            <w:szCs w:val="24"/>
            <w:rPrChange w:id="5657" w:author="Dr Mamadou SANOGO" w:date="2023-10-25T18:15:00Z">
              <w:rPr>
                <w:b/>
                <w:bCs/>
                <w:i/>
                <w:iCs/>
                <w:szCs w:val="24"/>
              </w:rPr>
            </w:rPrChange>
          </w:rPr>
          <w:delText>Caractéristique de la population étudiante</w:delText>
        </w:r>
      </w:del>
    </w:p>
    <w:p w14:paraId="1DA5D95C" w14:textId="26AA0A64" w:rsidR="0047574A" w:rsidRPr="007A4AFC" w:rsidDel="00693568" w:rsidRDefault="0047574A" w:rsidP="0047574A">
      <w:pPr>
        <w:spacing w:line="240" w:lineRule="auto"/>
        <w:rPr>
          <w:del w:id="5658" w:author="Dr Mamadou SANOGO" w:date="2023-10-27T11:28:00Z"/>
          <w:color w:val="000000" w:themeColor="text1"/>
          <w:rPrChange w:id="5659" w:author="Dr Mamadou SANOGO" w:date="2023-10-25T18:15:00Z">
            <w:rPr>
              <w:del w:id="5660" w:author="Dr Mamadou SANOGO" w:date="2023-10-27T11:28:00Z"/>
            </w:rPr>
          </w:rPrChange>
        </w:rPr>
      </w:pPr>
    </w:p>
    <w:tbl>
      <w:tblPr>
        <w:tblStyle w:val="Grilledutableau"/>
        <w:tblW w:w="0" w:type="auto"/>
        <w:tblLook w:val="04A0" w:firstRow="1" w:lastRow="0" w:firstColumn="1" w:lastColumn="0" w:noHBand="0" w:noVBand="1"/>
      </w:tblPr>
      <w:tblGrid>
        <w:gridCol w:w="2121"/>
        <w:gridCol w:w="1501"/>
        <w:gridCol w:w="1812"/>
        <w:gridCol w:w="1813"/>
        <w:gridCol w:w="1813"/>
      </w:tblGrid>
      <w:tr w:rsidR="007A4AFC" w:rsidRPr="007A4AFC" w:rsidDel="00693568" w14:paraId="289BA991" w14:textId="17E0E4C1" w:rsidTr="00113903">
        <w:trPr>
          <w:del w:id="5661" w:author="Dr Mamadou SANOGO" w:date="2023-10-27T11:28:00Z"/>
        </w:trPr>
        <w:tc>
          <w:tcPr>
            <w:tcW w:w="2121" w:type="dxa"/>
          </w:tcPr>
          <w:p w14:paraId="6557DFA6" w14:textId="6DD57DF3" w:rsidR="00113903" w:rsidRPr="007A4AFC" w:rsidDel="00693568" w:rsidRDefault="00113903" w:rsidP="00113903">
            <w:pPr>
              <w:spacing w:line="240" w:lineRule="auto"/>
              <w:rPr>
                <w:del w:id="5662" w:author="Dr Mamadou SANOGO" w:date="2023-10-27T11:28:00Z"/>
                <w:b/>
                <w:color w:val="000000" w:themeColor="text1"/>
                <w:rPrChange w:id="5663" w:author="Dr Mamadou SANOGO" w:date="2023-10-25T18:15:00Z">
                  <w:rPr>
                    <w:del w:id="5664" w:author="Dr Mamadou SANOGO" w:date="2023-10-27T11:28:00Z"/>
                    <w:b/>
                  </w:rPr>
                </w:rPrChange>
              </w:rPr>
            </w:pPr>
            <w:del w:id="5665" w:author="Dr Mamadou SANOGO" w:date="2023-10-27T11:28:00Z">
              <w:r w:rsidRPr="007A4AFC" w:rsidDel="00693568">
                <w:rPr>
                  <w:b/>
                  <w:color w:val="000000" w:themeColor="text1"/>
                  <w:rPrChange w:id="5666" w:author="Dr Mamadou SANOGO" w:date="2023-10-25T18:15:00Z">
                    <w:rPr>
                      <w:b/>
                    </w:rPr>
                  </w:rPrChange>
                </w:rPr>
                <w:delText>Année univ.</w:delText>
              </w:r>
            </w:del>
          </w:p>
        </w:tc>
        <w:tc>
          <w:tcPr>
            <w:tcW w:w="1501" w:type="dxa"/>
          </w:tcPr>
          <w:p w14:paraId="772BC190" w14:textId="6D6F362C" w:rsidR="00113903" w:rsidRPr="007A4AFC" w:rsidDel="00693568" w:rsidRDefault="00113903" w:rsidP="00113903">
            <w:pPr>
              <w:spacing w:line="240" w:lineRule="auto"/>
              <w:jc w:val="center"/>
              <w:rPr>
                <w:del w:id="5667" w:author="Dr Mamadou SANOGO" w:date="2023-10-27T11:28:00Z"/>
                <w:b/>
                <w:color w:val="000000" w:themeColor="text1"/>
                <w:rPrChange w:id="5668" w:author="Dr Mamadou SANOGO" w:date="2023-10-25T18:15:00Z">
                  <w:rPr>
                    <w:del w:id="5669" w:author="Dr Mamadou SANOGO" w:date="2023-10-27T11:28:00Z"/>
                    <w:b/>
                  </w:rPr>
                </w:rPrChange>
              </w:rPr>
            </w:pPr>
            <w:del w:id="5670" w:author="Dr Mamadou SANOGO" w:date="2023-10-27T11:28:00Z">
              <w:r w:rsidRPr="007A4AFC" w:rsidDel="00693568">
                <w:rPr>
                  <w:b/>
                  <w:color w:val="000000" w:themeColor="text1"/>
                  <w:rPrChange w:id="5671" w:author="Dr Mamadou SANOGO" w:date="2023-10-25T18:15:00Z">
                    <w:rPr>
                      <w:b/>
                    </w:rPr>
                  </w:rPrChange>
                </w:rPr>
                <w:delText>2018-2019</w:delText>
              </w:r>
            </w:del>
          </w:p>
        </w:tc>
        <w:tc>
          <w:tcPr>
            <w:tcW w:w="1812" w:type="dxa"/>
          </w:tcPr>
          <w:p w14:paraId="64AD9E7B" w14:textId="279627C8" w:rsidR="00113903" w:rsidRPr="007A4AFC" w:rsidDel="00693568" w:rsidRDefault="00113903" w:rsidP="00113903">
            <w:pPr>
              <w:spacing w:line="240" w:lineRule="auto"/>
              <w:jc w:val="center"/>
              <w:rPr>
                <w:del w:id="5672" w:author="Dr Mamadou SANOGO" w:date="2023-10-27T11:28:00Z"/>
                <w:b/>
                <w:color w:val="000000" w:themeColor="text1"/>
                <w:rPrChange w:id="5673" w:author="Dr Mamadou SANOGO" w:date="2023-10-25T18:15:00Z">
                  <w:rPr>
                    <w:del w:id="5674" w:author="Dr Mamadou SANOGO" w:date="2023-10-27T11:28:00Z"/>
                    <w:b/>
                  </w:rPr>
                </w:rPrChange>
              </w:rPr>
            </w:pPr>
            <w:del w:id="5675" w:author="Dr Mamadou SANOGO" w:date="2023-10-27T11:28:00Z">
              <w:r w:rsidRPr="007A4AFC" w:rsidDel="00693568">
                <w:rPr>
                  <w:b/>
                  <w:color w:val="000000" w:themeColor="text1"/>
                  <w:rPrChange w:id="5676" w:author="Dr Mamadou SANOGO" w:date="2023-10-25T18:15:00Z">
                    <w:rPr>
                      <w:b/>
                    </w:rPr>
                  </w:rPrChange>
                </w:rPr>
                <w:delText>2019-2020</w:delText>
              </w:r>
            </w:del>
          </w:p>
        </w:tc>
        <w:tc>
          <w:tcPr>
            <w:tcW w:w="1813" w:type="dxa"/>
          </w:tcPr>
          <w:p w14:paraId="73A5C78C" w14:textId="58681DE9" w:rsidR="00113903" w:rsidRPr="007A4AFC" w:rsidDel="00693568" w:rsidRDefault="00113903" w:rsidP="00113903">
            <w:pPr>
              <w:spacing w:line="240" w:lineRule="auto"/>
              <w:jc w:val="center"/>
              <w:rPr>
                <w:del w:id="5677" w:author="Dr Mamadou SANOGO" w:date="2023-10-27T11:28:00Z"/>
                <w:b/>
                <w:color w:val="000000" w:themeColor="text1"/>
                <w:rPrChange w:id="5678" w:author="Dr Mamadou SANOGO" w:date="2023-10-25T18:15:00Z">
                  <w:rPr>
                    <w:del w:id="5679" w:author="Dr Mamadou SANOGO" w:date="2023-10-27T11:28:00Z"/>
                    <w:b/>
                  </w:rPr>
                </w:rPrChange>
              </w:rPr>
            </w:pPr>
            <w:del w:id="5680" w:author="Dr Mamadou SANOGO" w:date="2023-10-27T11:28:00Z">
              <w:r w:rsidRPr="007A4AFC" w:rsidDel="00693568">
                <w:rPr>
                  <w:b/>
                  <w:color w:val="000000" w:themeColor="text1"/>
                  <w:rPrChange w:id="5681" w:author="Dr Mamadou SANOGO" w:date="2023-10-25T18:15:00Z">
                    <w:rPr>
                      <w:b/>
                    </w:rPr>
                  </w:rPrChange>
                </w:rPr>
                <w:delText>2020-2021</w:delText>
              </w:r>
            </w:del>
          </w:p>
        </w:tc>
        <w:tc>
          <w:tcPr>
            <w:tcW w:w="1813" w:type="dxa"/>
          </w:tcPr>
          <w:p w14:paraId="39E53128" w14:textId="7D2F3A6A" w:rsidR="00113903" w:rsidRPr="007A4AFC" w:rsidDel="00693568" w:rsidRDefault="00113903" w:rsidP="00113903">
            <w:pPr>
              <w:spacing w:line="240" w:lineRule="auto"/>
              <w:jc w:val="center"/>
              <w:rPr>
                <w:del w:id="5682" w:author="Dr Mamadou SANOGO" w:date="2023-10-27T11:28:00Z"/>
                <w:b/>
                <w:color w:val="000000" w:themeColor="text1"/>
                <w:rPrChange w:id="5683" w:author="Dr Mamadou SANOGO" w:date="2023-10-25T18:15:00Z">
                  <w:rPr>
                    <w:del w:id="5684" w:author="Dr Mamadou SANOGO" w:date="2023-10-27T11:28:00Z"/>
                    <w:b/>
                  </w:rPr>
                </w:rPrChange>
              </w:rPr>
            </w:pPr>
            <w:del w:id="5685" w:author="Dr Mamadou SANOGO" w:date="2023-10-27T11:28:00Z">
              <w:r w:rsidRPr="007A4AFC" w:rsidDel="00693568">
                <w:rPr>
                  <w:b/>
                  <w:color w:val="000000" w:themeColor="text1"/>
                  <w:rPrChange w:id="5686" w:author="Dr Mamadou SANOGO" w:date="2023-10-25T18:15:00Z">
                    <w:rPr>
                      <w:b/>
                    </w:rPr>
                  </w:rPrChange>
                </w:rPr>
                <w:delText>2021-2022</w:delText>
              </w:r>
            </w:del>
          </w:p>
        </w:tc>
      </w:tr>
      <w:tr w:rsidR="007A4AFC" w:rsidRPr="007A4AFC" w:rsidDel="00693568" w14:paraId="15DB2145" w14:textId="7B042285" w:rsidTr="00113903">
        <w:trPr>
          <w:del w:id="5687" w:author="Dr Mamadou SANOGO" w:date="2023-10-27T11:28:00Z"/>
        </w:trPr>
        <w:tc>
          <w:tcPr>
            <w:tcW w:w="2121" w:type="dxa"/>
          </w:tcPr>
          <w:p w14:paraId="76C4F7F0" w14:textId="64D04BBF" w:rsidR="00113903" w:rsidRPr="007A4AFC" w:rsidDel="00693568" w:rsidRDefault="00113903" w:rsidP="005A55FB">
            <w:pPr>
              <w:spacing w:line="240" w:lineRule="auto"/>
              <w:rPr>
                <w:del w:id="5688" w:author="Dr Mamadou SANOGO" w:date="2023-10-27T11:28:00Z"/>
                <w:color w:val="000000" w:themeColor="text1"/>
                <w:rPrChange w:id="5689" w:author="Dr Mamadou SANOGO" w:date="2023-10-25T18:15:00Z">
                  <w:rPr>
                    <w:del w:id="5690" w:author="Dr Mamadou SANOGO" w:date="2023-10-27T11:28:00Z"/>
                  </w:rPr>
                </w:rPrChange>
              </w:rPr>
            </w:pPr>
            <w:del w:id="5691" w:author="Dr Mamadou SANOGO" w:date="2023-10-27T11:28:00Z">
              <w:r w:rsidRPr="007A4AFC" w:rsidDel="00693568">
                <w:rPr>
                  <w:color w:val="000000" w:themeColor="text1"/>
                  <w:rPrChange w:id="5692" w:author="Dr Mamadou SANOGO" w:date="2023-10-25T18:15:00Z">
                    <w:rPr/>
                  </w:rPrChange>
                </w:rPr>
                <w:delText xml:space="preserve">Nbr. et % d’étudiantes en </w:delText>
              </w:r>
              <w:r w:rsidR="005A55FB" w:rsidRPr="007A4AFC" w:rsidDel="00693568">
                <w:rPr>
                  <w:color w:val="000000" w:themeColor="text1"/>
                  <w:rPrChange w:id="5693" w:author="Dr Mamadou SANOGO" w:date="2023-10-25T18:15:00Z">
                    <w:rPr/>
                  </w:rPrChange>
                </w:rPr>
                <w:delText>M 1</w:delText>
              </w:r>
            </w:del>
          </w:p>
        </w:tc>
        <w:tc>
          <w:tcPr>
            <w:tcW w:w="1501" w:type="dxa"/>
            <w:vAlign w:val="center"/>
          </w:tcPr>
          <w:p w14:paraId="7D68B156" w14:textId="2F1861CC" w:rsidR="00113903" w:rsidRPr="007A4AFC" w:rsidDel="00693568" w:rsidRDefault="00042C8A" w:rsidP="00042C8A">
            <w:pPr>
              <w:spacing w:line="240" w:lineRule="auto"/>
              <w:jc w:val="center"/>
              <w:rPr>
                <w:del w:id="5694" w:author="Dr Mamadou SANOGO" w:date="2023-10-27T11:28:00Z"/>
                <w:color w:val="000000" w:themeColor="text1"/>
                <w:rPrChange w:id="5695" w:author="Dr Mamadou SANOGO" w:date="2023-10-25T18:15:00Z">
                  <w:rPr>
                    <w:del w:id="5696" w:author="Dr Mamadou SANOGO" w:date="2023-10-27T11:28:00Z"/>
                  </w:rPr>
                </w:rPrChange>
              </w:rPr>
            </w:pPr>
            <w:del w:id="5697" w:author="Dr Mamadou SANOGO" w:date="2023-10-26T14:02:00Z">
              <w:r w:rsidRPr="007A4AFC" w:rsidDel="00CB3C42">
                <w:rPr>
                  <w:color w:val="000000" w:themeColor="text1"/>
                  <w:rPrChange w:id="5698" w:author="Dr Mamadou SANOGO" w:date="2023-10-25T18:15:00Z">
                    <w:rPr/>
                  </w:rPrChange>
                </w:rPr>
                <w:delText>5</w:delText>
              </w:r>
            </w:del>
            <w:del w:id="5699" w:author="Dr Mamadou SANOGO" w:date="2023-10-27T11:28:00Z">
              <w:r w:rsidR="00113903" w:rsidRPr="007A4AFC" w:rsidDel="00693568">
                <w:rPr>
                  <w:color w:val="000000" w:themeColor="text1"/>
                  <w:rPrChange w:id="5700" w:author="Dr Mamadou SANOGO" w:date="2023-10-25T18:15:00Z">
                    <w:rPr/>
                  </w:rPrChange>
                </w:rPr>
                <w:delText xml:space="preserve"> soit </w:delText>
              </w:r>
            </w:del>
            <w:del w:id="5701" w:author="Dr Mamadou SANOGO" w:date="2023-10-26T14:03:00Z">
              <w:r w:rsidR="008B5085" w:rsidRPr="007A4AFC" w:rsidDel="00CB3C42">
                <w:rPr>
                  <w:color w:val="000000" w:themeColor="text1"/>
                  <w:rPrChange w:id="5702" w:author="Dr Mamadou SANOGO" w:date="2023-10-25T18:15:00Z">
                    <w:rPr/>
                  </w:rPrChange>
                </w:rPr>
                <w:delText>31.25</w:delText>
              </w:r>
            </w:del>
            <w:del w:id="5703" w:author="Dr Mamadou SANOGO" w:date="2023-10-27T11:28:00Z">
              <w:r w:rsidR="00113903" w:rsidRPr="007A4AFC" w:rsidDel="00693568">
                <w:rPr>
                  <w:color w:val="000000" w:themeColor="text1"/>
                  <w:rPrChange w:id="5704" w:author="Dr Mamadou SANOGO" w:date="2023-10-25T18:15:00Z">
                    <w:rPr/>
                  </w:rPrChange>
                </w:rPr>
                <w:delText>%</w:delText>
              </w:r>
            </w:del>
          </w:p>
        </w:tc>
        <w:tc>
          <w:tcPr>
            <w:tcW w:w="1812" w:type="dxa"/>
            <w:vAlign w:val="center"/>
          </w:tcPr>
          <w:p w14:paraId="346839E3" w14:textId="6A1D96E9" w:rsidR="00113903" w:rsidRPr="007A4AFC" w:rsidDel="00693568" w:rsidRDefault="00042C8A" w:rsidP="00042C8A">
            <w:pPr>
              <w:spacing w:line="240" w:lineRule="auto"/>
              <w:jc w:val="center"/>
              <w:rPr>
                <w:del w:id="5705" w:author="Dr Mamadou SANOGO" w:date="2023-10-27T11:28:00Z"/>
                <w:color w:val="000000" w:themeColor="text1"/>
                <w:rPrChange w:id="5706" w:author="Dr Mamadou SANOGO" w:date="2023-10-25T18:15:00Z">
                  <w:rPr>
                    <w:del w:id="5707" w:author="Dr Mamadou SANOGO" w:date="2023-10-27T11:28:00Z"/>
                  </w:rPr>
                </w:rPrChange>
              </w:rPr>
            </w:pPr>
            <w:del w:id="5708" w:author="Dr Mamadou SANOGO" w:date="2023-10-26T14:36:00Z">
              <w:r w:rsidRPr="007A4AFC" w:rsidDel="00CB3C42">
                <w:rPr>
                  <w:color w:val="000000" w:themeColor="text1"/>
                  <w:rPrChange w:id="5709" w:author="Dr Mamadou SANOGO" w:date="2023-10-25T18:15:00Z">
                    <w:rPr/>
                  </w:rPrChange>
                </w:rPr>
                <w:delText>6</w:delText>
              </w:r>
            </w:del>
            <w:del w:id="5710" w:author="Dr Mamadou SANOGO" w:date="2023-10-27T11:28:00Z">
              <w:r w:rsidR="00113903" w:rsidRPr="007A4AFC" w:rsidDel="00693568">
                <w:rPr>
                  <w:color w:val="000000" w:themeColor="text1"/>
                  <w:rPrChange w:id="5711" w:author="Dr Mamadou SANOGO" w:date="2023-10-25T18:15:00Z">
                    <w:rPr/>
                  </w:rPrChange>
                </w:rPr>
                <w:delText xml:space="preserve"> soit </w:delText>
              </w:r>
            </w:del>
            <w:del w:id="5712" w:author="Dr Mamadou SANOGO" w:date="2023-10-26T14:37:00Z">
              <w:r w:rsidR="008B5085" w:rsidRPr="007A4AFC" w:rsidDel="00CB3C42">
                <w:rPr>
                  <w:color w:val="000000" w:themeColor="text1"/>
                  <w:rPrChange w:id="5713" w:author="Dr Mamadou SANOGO" w:date="2023-10-25T18:15:00Z">
                    <w:rPr/>
                  </w:rPrChange>
                </w:rPr>
                <w:delText>35.29</w:delText>
              </w:r>
            </w:del>
            <w:del w:id="5714" w:author="Dr Mamadou SANOGO" w:date="2023-10-27T11:28:00Z">
              <w:r w:rsidR="00113903" w:rsidRPr="007A4AFC" w:rsidDel="00693568">
                <w:rPr>
                  <w:color w:val="000000" w:themeColor="text1"/>
                  <w:rPrChange w:id="5715" w:author="Dr Mamadou SANOGO" w:date="2023-10-25T18:15:00Z">
                    <w:rPr/>
                  </w:rPrChange>
                </w:rPr>
                <w:delText>%</w:delText>
              </w:r>
            </w:del>
          </w:p>
        </w:tc>
        <w:tc>
          <w:tcPr>
            <w:tcW w:w="1813" w:type="dxa"/>
            <w:vAlign w:val="center"/>
          </w:tcPr>
          <w:p w14:paraId="1D8186DE" w14:textId="230C32DF" w:rsidR="00113903" w:rsidRPr="007A4AFC" w:rsidDel="00693568" w:rsidRDefault="00113903" w:rsidP="00042C8A">
            <w:pPr>
              <w:spacing w:line="240" w:lineRule="auto"/>
              <w:jc w:val="center"/>
              <w:rPr>
                <w:del w:id="5716" w:author="Dr Mamadou SANOGO" w:date="2023-10-27T11:28:00Z"/>
                <w:color w:val="000000" w:themeColor="text1"/>
                <w:rPrChange w:id="5717" w:author="Dr Mamadou SANOGO" w:date="2023-10-25T18:15:00Z">
                  <w:rPr>
                    <w:del w:id="5718" w:author="Dr Mamadou SANOGO" w:date="2023-10-27T11:28:00Z"/>
                  </w:rPr>
                </w:rPrChange>
              </w:rPr>
            </w:pPr>
            <w:del w:id="5719" w:author="Dr Mamadou SANOGO" w:date="2023-10-26T14:45:00Z">
              <w:r w:rsidRPr="007A4AFC" w:rsidDel="00CB3C42">
                <w:rPr>
                  <w:color w:val="000000" w:themeColor="text1"/>
                  <w:rPrChange w:id="5720" w:author="Dr Mamadou SANOGO" w:date="2023-10-25T18:15:00Z">
                    <w:rPr/>
                  </w:rPrChange>
                </w:rPr>
                <w:delText>4</w:delText>
              </w:r>
            </w:del>
            <w:del w:id="5721" w:author="Dr Mamadou SANOGO" w:date="2023-10-27T11:28:00Z">
              <w:r w:rsidRPr="007A4AFC" w:rsidDel="00693568">
                <w:rPr>
                  <w:color w:val="000000" w:themeColor="text1"/>
                  <w:rPrChange w:id="5722" w:author="Dr Mamadou SANOGO" w:date="2023-10-25T18:15:00Z">
                    <w:rPr/>
                  </w:rPrChange>
                </w:rPr>
                <w:delText xml:space="preserve"> soit </w:delText>
              </w:r>
            </w:del>
            <w:del w:id="5723" w:author="Dr Mamadou SANOGO" w:date="2023-10-26T14:46:00Z">
              <w:r w:rsidR="008B5085" w:rsidRPr="007A4AFC" w:rsidDel="00CB3C42">
                <w:rPr>
                  <w:color w:val="000000" w:themeColor="text1"/>
                  <w:rPrChange w:id="5724" w:author="Dr Mamadou SANOGO" w:date="2023-10-25T18:15:00Z">
                    <w:rPr/>
                  </w:rPrChange>
                </w:rPr>
                <w:delText>28.57</w:delText>
              </w:r>
            </w:del>
            <w:del w:id="5725" w:author="Dr Mamadou SANOGO" w:date="2023-10-27T11:28:00Z">
              <w:r w:rsidRPr="007A4AFC" w:rsidDel="00693568">
                <w:rPr>
                  <w:color w:val="000000" w:themeColor="text1"/>
                  <w:rPrChange w:id="5726" w:author="Dr Mamadou SANOGO" w:date="2023-10-25T18:15:00Z">
                    <w:rPr/>
                  </w:rPrChange>
                </w:rPr>
                <w:delText>%</w:delText>
              </w:r>
            </w:del>
          </w:p>
        </w:tc>
        <w:tc>
          <w:tcPr>
            <w:tcW w:w="1813" w:type="dxa"/>
            <w:vAlign w:val="center"/>
          </w:tcPr>
          <w:p w14:paraId="0D1FBE7B" w14:textId="72ECA1B2" w:rsidR="00113903" w:rsidRPr="007A4AFC" w:rsidDel="00693568" w:rsidRDefault="00113903" w:rsidP="00B41DB9">
            <w:pPr>
              <w:spacing w:line="240" w:lineRule="auto"/>
              <w:jc w:val="center"/>
              <w:rPr>
                <w:del w:id="5727" w:author="Dr Mamadou SANOGO" w:date="2023-10-27T11:28:00Z"/>
                <w:color w:val="000000" w:themeColor="text1"/>
                <w:rPrChange w:id="5728" w:author="Dr Mamadou SANOGO" w:date="2023-10-25T18:15:00Z">
                  <w:rPr>
                    <w:del w:id="5729" w:author="Dr Mamadou SANOGO" w:date="2023-10-27T11:28:00Z"/>
                  </w:rPr>
                </w:rPrChange>
              </w:rPr>
            </w:pPr>
            <w:del w:id="5730" w:author="Dr Mamadou SANOGO" w:date="2023-10-26T15:29:00Z">
              <w:r w:rsidRPr="007A4AFC" w:rsidDel="00CB3C42">
                <w:rPr>
                  <w:color w:val="000000" w:themeColor="text1"/>
                  <w:rPrChange w:id="5731" w:author="Dr Mamadou SANOGO" w:date="2023-10-25T18:15:00Z">
                    <w:rPr/>
                  </w:rPrChange>
                </w:rPr>
                <w:delText>5</w:delText>
              </w:r>
            </w:del>
            <w:del w:id="5732" w:author="Dr Mamadou SANOGO" w:date="2023-10-27T11:28:00Z">
              <w:r w:rsidRPr="007A4AFC" w:rsidDel="00693568">
                <w:rPr>
                  <w:color w:val="000000" w:themeColor="text1"/>
                  <w:rPrChange w:id="5733" w:author="Dr Mamadou SANOGO" w:date="2023-10-25T18:15:00Z">
                    <w:rPr/>
                  </w:rPrChange>
                </w:rPr>
                <w:delText xml:space="preserve"> soit </w:delText>
              </w:r>
              <w:r w:rsidR="008B5085" w:rsidRPr="007A4AFC" w:rsidDel="00693568">
                <w:rPr>
                  <w:color w:val="000000" w:themeColor="text1"/>
                  <w:rPrChange w:id="5734" w:author="Dr Mamadou SANOGO" w:date="2023-10-25T18:15:00Z">
                    <w:rPr/>
                  </w:rPrChange>
                </w:rPr>
                <w:delText>3</w:delText>
              </w:r>
            </w:del>
            <w:del w:id="5735" w:author="Dr Mamadou SANOGO" w:date="2023-10-26T15:30:00Z">
              <w:r w:rsidR="008B5085" w:rsidRPr="007A4AFC" w:rsidDel="00CB3C42">
                <w:rPr>
                  <w:color w:val="000000" w:themeColor="text1"/>
                  <w:rPrChange w:id="5736" w:author="Dr Mamadou SANOGO" w:date="2023-10-25T18:15:00Z">
                    <w:rPr/>
                  </w:rPrChange>
                </w:rPr>
                <w:delText>1.25</w:delText>
              </w:r>
            </w:del>
            <w:del w:id="5737" w:author="Dr Mamadou SANOGO" w:date="2023-10-27T11:28:00Z">
              <w:r w:rsidRPr="007A4AFC" w:rsidDel="00693568">
                <w:rPr>
                  <w:color w:val="000000" w:themeColor="text1"/>
                  <w:rPrChange w:id="5738" w:author="Dr Mamadou SANOGO" w:date="2023-10-25T18:15:00Z">
                    <w:rPr/>
                  </w:rPrChange>
                </w:rPr>
                <w:delText>%</w:delText>
              </w:r>
            </w:del>
          </w:p>
        </w:tc>
      </w:tr>
      <w:tr w:rsidR="007A4AFC" w:rsidRPr="007A4AFC" w:rsidDel="00693568" w14:paraId="2CB3360A" w14:textId="081EE386" w:rsidTr="00113903">
        <w:trPr>
          <w:del w:id="5739" w:author="Dr Mamadou SANOGO" w:date="2023-10-27T11:28:00Z"/>
        </w:trPr>
        <w:tc>
          <w:tcPr>
            <w:tcW w:w="2121" w:type="dxa"/>
          </w:tcPr>
          <w:p w14:paraId="12980A78" w14:textId="1E5316E0" w:rsidR="00113903" w:rsidRPr="007A4AFC" w:rsidDel="00693568" w:rsidRDefault="00113903" w:rsidP="005A55FB">
            <w:pPr>
              <w:spacing w:line="240" w:lineRule="auto"/>
              <w:rPr>
                <w:del w:id="5740" w:author="Dr Mamadou SANOGO" w:date="2023-10-27T11:28:00Z"/>
                <w:color w:val="000000" w:themeColor="text1"/>
                <w:rPrChange w:id="5741" w:author="Dr Mamadou SANOGO" w:date="2023-10-25T18:15:00Z">
                  <w:rPr>
                    <w:del w:id="5742" w:author="Dr Mamadou SANOGO" w:date="2023-10-27T11:28:00Z"/>
                  </w:rPr>
                </w:rPrChange>
              </w:rPr>
            </w:pPr>
            <w:del w:id="5743" w:author="Dr Mamadou SANOGO" w:date="2023-10-27T11:28:00Z">
              <w:r w:rsidRPr="007A4AFC" w:rsidDel="00693568">
                <w:rPr>
                  <w:color w:val="000000" w:themeColor="text1"/>
                  <w:rPrChange w:id="5744" w:author="Dr Mamadou SANOGO" w:date="2023-10-25T18:15:00Z">
                    <w:rPr/>
                  </w:rPrChange>
                </w:rPr>
                <w:delText xml:space="preserve">Nbr. et % d’étudiantes en </w:delText>
              </w:r>
              <w:r w:rsidR="005A55FB" w:rsidRPr="007A4AFC" w:rsidDel="00693568">
                <w:rPr>
                  <w:color w:val="000000" w:themeColor="text1"/>
                  <w:rPrChange w:id="5745" w:author="Dr Mamadou SANOGO" w:date="2023-10-25T18:15:00Z">
                    <w:rPr/>
                  </w:rPrChange>
                </w:rPr>
                <w:delText xml:space="preserve">M </w:delText>
              </w:r>
              <w:r w:rsidRPr="007A4AFC" w:rsidDel="00693568">
                <w:rPr>
                  <w:color w:val="000000" w:themeColor="text1"/>
                  <w:rPrChange w:id="5746" w:author="Dr Mamadou SANOGO" w:date="2023-10-25T18:15:00Z">
                    <w:rPr/>
                  </w:rPrChange>
                </w:rPr>
                <w:delText>2</w:delText>
              </w:r>
            </w:del>
          </w:p>
        </w:tc>
        <w:tc>
          <w:tcPr>
            <w:tcW w:w="1501" w:type="dxa"/>
            <w:vAlign w:val="center"/>
          </w:tcPr>
          <w:p w14:paraId="6DD64C1F" w14:textId="709B4C18" w:rsidR="00113903" w:rsidRPr="007A4AFC" w:rsidDel="00693568" w:rsidRDefault="005A55FB" w:rsidP="00042C8A">
            <w:pPr>
              <w:spacing w:line="240" w:lineRule="auto"/>
              <w:jc w:val="center"/>
              <w:rPr>
                <w:del w:id="5747" w:author="Dr Mamadou SANOGO" w:date="2023-10-27T11:28:00Z"/>
                <w:color w:val="000000" w:themeColor="text1"/>
                <w:rPrChange w:id="5748" w:author="Dr Mamadou SANOGO" w:date="2023-10-25T18:15:00Z">
                  <w:rPr>
                    <w:del w:id="5749" w:author="Dr Mamadou SANOGO" w:date="2023-10-27T11:28:00Z"/>
                  </w:rPr>
                </w:rPrChange>
              </w:rPr>
            </w:pPr>
            <w:del w:id="5750" w:author="Dr Mamadou SANOGO" w:date="2023-10-26T14:03:00Z">
              <w:r w:rsidRPr="007A4AFC" w:rsidDel="00CB3C42">
                <w:rPr>
                  <w:color w:val="000000" w:themeColor="text1"/>
                  <w:rPrChange w:id="5751" w:author="Dr Mamadou SANOGO" w:date="2023-10-25T18:15:00Z">
                    <w:rPr/>
                  </w:rPrChange>
                </w:rPr>
                <w:delText>6</w:delText>
              </w:r>
            </w:del>
            <w:del w:id="5752" w:author="Dr Mamadou SANOGO" w:date="2023-10-27T11:28:00Z">
              <w:r w:rsidR="00113903" w:rsidRPr="007A4AFC" w:rsidDel="00693568">
                <w:rPr>
                  <w:color w:val="000000" w:themeColor="text1"/>
                  <w:rPrChange w:id="5753" w:author="Dr Mamadou SANOGO" w:date="2023-10-25T18:15:00Z">
                    <w:rPr/>
                  </w:rPrChange>
                </w:rPr>
                <w:delText xml:space="preserve"> soit </w:delText>
              </w:r>
            </w:del>
            <w:del w:id="5754" w:author="Dr Mamadou SANOGO" w:date="2023-10-26T14:03:00Z">
              <w:r w:rsidR="008B5085" w:rsidRPr="007A4AFC" w:rsidDel="00CB3C42">
                <w:rPr>
                  <w:color w:val="000000" w:themeColor="text1"/>
                  <w:rPrChange w:id="5755" w:author="Dr Mamadou SANOGO" w:date="2023-10-25T18:15:00Z">
                    <w:rPr/>
                  </w:rPrChange>
                </w:rPr>
                <w:delText>42.85</w:delText>
              </w:r>
            </w:del>
            <w:del w:id="5756" w:author="Dr Mamadou SANOGO" w:date="2023-10-27T11:28:00Z">
              <w:r w:rsidR="00113903" w:rsidRPr="007A4AFC" w:rsidDel="00693568">
                <w:rPr>
                  <w:color w:val="000000" w:themeColor="text1"/>
                  <w:rPrChange w:id="5757" w:author="Dr Mamadou SANOGO" w:date="2023-10-25T18:15:00Z">
                    <w:rPr/>
                  </w:rPrChange>
                </w:rPr>
                <w:delText>%</w:delText>
              </w:r>
            </w:del>
          </w:p>
        </w:tc>
        <w:tc>
          <w:tcPr>
            <w:tcW w:w="1812" w:type="dxa"/>
            <w:vAlign w:val="center"/>
          </w:tcPr>
          <w:p w14:paraId="513339BF" w14:textId="5547D153" w:rsidR="00113903" w:rsidRPr="007A4AFC" w:rsidDel="00693568" w:rsidRDefault="008B5085" w:rsidP="00113903">
            <w:pPr>
              <w:spacing w:line="240" w:lineRule="auto"/>
              <w:jc w:val="center"/>
              <w:rPr>
                <w:del w:id="5758" w:author="Dr Mamadou SANOGO" w:date="2023-10-27T11:28:00Z"/>
                <w:color w:val="000000" w:themeColor="text1"/>
                <w:rPrChange w:id="5759" w:author="Dr Mamadou SANOGO" w:date="2023-10-25T18:15:00Z">
                  <w:rPr>
                    <w:del w:id="5760" w:author="Dr Mamadou SANOGO" w:date="2023-10-27T11:28:00Z"/>
                  </w:rPr>
                </w:rPrChange>
              </w:rPr>
            </w:pPr>
            <w:del w:id="5761" w:author="Dr Mamadou SANOGO" w:date="2023-10-27T11:28:00Z">
              <w:r w:rsidRPr="007A4AFC" w:rsidDel="00693568">
                <w:rPr>
                  <w:color w:val="000000" w:themeColor="text1"/>
                  <w:rPrChange w:id="5762" w:author="Dr Mamadou SANOGO" w:date="2023-10-25T18:15:00Z">
                    <w:rPr/>
                  </w:rPrChange>
                </w:rPr>
                <w:delText>6 soit 37.50</w:delText>
              </w:r>
              <w:r w:rsidR="00042C8A" w:rsidRPr="007A4AFC" w:rsidDel="00693568">
                <w:rPr>
                  <w:color w:val="000000" w:themeColor="text1"/>
                  <w:rPrChange w:id="5763" w:author="Dr Mamadou SANOGO" w:date="2023-10-25T18:15:00Z">
                    <w:rPr/>
                  </w:rPrChange>
                </w:rPr>
                <w:delText>%</w:delText>
              </w:r>
            </w:del>
          </w:p>
        </w:tc>
        <w:tc>
          <w:tcPr>
            <w:tcW w:w="1813" w:type="dxa"/>
            <w:vAlign w:val="center"/>
          </w:tcPr>
          <w:p w14:paraId="353B3139" w14:textId="347D8F8F" w:rsidR="00113903" w:rsidRPr="007A4AFC" w:rsidDel="00693568" w:rsidRDefault="00113903" w:rsidP="00042C8A">
            <w:pPr>
              <w:spacing w:line="240" w:lineRule="auto"/>
              <w:jc w:val="center"/>
              <w:rPr>
                <w:del w:id="5764" w:author="Dr Mamadou SANOGO" w:date="2023-10-27T11:28:00Z"/>
                <w:color w:val="000000" w:themeColor="text1"/>
                <w:rPrChange w:id="5765" w:author="Dr Mamadou SANOGO" w:date="2023-10-25T18:15:00Z">
                  <w:rPr>
                    <w:del w:id="5766" w:author="Dr Mamadou SANOGO" w:date="2023-10-27T11:28:00Z"/>
                  </w:rPr>
                </w:rPrChange>
              </w:rPr>
            </w:pPr>
            <w:del w:id="5767" w:author="Dr Mamadou SANOGO" w:date="2023-10-27T11:28:00Z">
              <w:r w:rsidRPr="007A4AFC" w:rsidDel="00693568">
                <w:rPr>
                  <w:color w:val="000000" w:themeColor="text1"/>
                  <w:rPrChange w:id="5768" w:author="Dr Mamadou SANOGO" w:date="2023-10-25T18:15:00Z">
                    <w:rPr/>
                  </w:rPrChange>
                </w:rPr>
                <w:delText xml:space="preserve">4 soit </w:delText>
              </w:r>
              <w:r w:rsidR="008B5085" w:rsidRPr="007A4AFC" w:rsidDel="00693568">
                <w:rPr>
                  <w:color w:val="000000" w:themeColor="text1"/>
                  <w:rPrChange w:id="5769" w:author="Dr Mamadou SANOGO" w:date="2023-10-25T18:15:00Z">
                    <w:rPr/>
                  </w:rPrChange>
                </w:rPr>
                <w:delText>23.52</w:delText>
              </w:r>
              <w:r w:rsidRPr="007A4AFC" w:rsidDel="00693568">
                <w:rPr>
                  <w:color w:val="000000" w:themeColor="text1"/>
                  <w:rPrChange w:id="5770" w:author="Dr Mamadou SANOGO" w:date="2023-10-25T18:15:00Z">
                    <w:rPr/>
                  </w:rPrChange>
                </w:rPr>
                <w:delText>%</w:delText>
              </w:r>
            </w:del>
          </w:p>
        </w:tc>
        <w:tc>
          <w:tcPr>
            <w:tcW w:w="1813" w:type="dxa"/>
            <w:vAlign w:val="center"/>
          </w:tcPr>
          <w:p w14:paraId="3ADC3392" w14:textId="42FD3D21" w:rsidR="00113903" w:rsidRPr="007A4AFC" w:rsidDel="00693568" w:rsidRDefault="00B41DB9" w:rsidP="00B41DB9">
            <w:pPr>
              <w:spacing w:line="240" w:lineRule="auto"/>
              <w:jc w:val="center"/>
              <w:rPr>
                <w:del w:id="5771" w:author="Dr Mamadou SANOGO" w:date="2023-10-27T11:28:00Z"/>
                <w:color w:val="000000" w:themeColor="text1"/>
                <w:rPrChange w:id="5772" w:author="Dr Mamadou SANOGO" w:date="2023-10-25T18:15:00Z">
                  <w:rPr>
                    <w:del w:id="5773" w:author="Dr Mamadou SANOGO" w:date="2023-10-27T11:28:00Z"/>
                  </w:rPr>
                </w:rPrChange>
              </w:rPr>
            </w:pPr>
            <w:del w:id="5774" w:author="Dr Mamadou SANOGO" w:date="2023-10-26T15:29:00Z">
              <w:r w:rsidRPr="007A4AFC" w:rsidDel="00CB3C42">
                <w:rPr>
                  <w:color w:val="000000" w:themeColor="text1"/>
                  <w:rPrChange w:id="5775" w:author="Dr Mamadou SANOGO" w:date="2023-10-25T18:15:00Z">
                    <w:rPr/>
                  </w:rPrChange>
                </w:rPr>
                <w:delText>3</w:delText>
              </w:r>
            </w:del>
            <w:del w:id="5776" w:author="Dr Mamadou SANOGO" w:date="2023-10-27T11:28:00Z">
              <w:r w:rsidR="00113903" w:rsidRPr="007A4AFC" w:rsidDel="00693568">
                <w:rPr>
                  <w:color w:val="000000" w:themeColor="text1"/>
                  <w:rPrChange w:id="5777" w:author="Dr Mamadou SANOGO" w:date="2023-10-25T18:15:00Z">
                    <w:rPr/>
                  </w:rPrChange>
                </w:rPr>
                <w:delText xml:space="preserve"> soit </w:delText>
              </w:r>
            </w:del>
            <w:del w:id="5778" w:author="Dr Mamadou SANOGO" w:date="2023-10-26T15:31:00Z">
              <w:r w:rsidR="008B5085" w:rsidRPr="007A4AFC" w:rsidDel="00CB3C42">
                <w:rPr>
                  <w:color w:val="000000" w:themeColor="text1"/>
                  <w:rPrChange w:id="5779" w:author="Dr Mamadou SANOGO" w:date="2023-10-25T18:15:00Z">
                    <w:rPr/>
                  </w:rPrChange>
                </w:rPr>
                <w:delText>14.28</w:delText>
              </w:r>
            </w:del>
            <w:del w:id="5780" w:author="Dr Mamadou SANOGO" w:date="2023-10-27T11:28:00Z">
              <w:r w:rsidR="00113903" w:rsidRPr="007A4AFC" w:rsidDel="00693568">
                <w:rPr>
                  <w:color w:val="000000" w:themeColor="text1"/>
                  <w:rPrChange w:id="5781" w:author="Dr Mamadou SANOGO" w:date="2023-10-25T18:15:00Z">
                    <w:rPr/>
                  </w:rPrChange>
                </w:rPr>
                <w:delText>%</w:delText>
              </w:r>
            </w:del>
          </w:p>
        </w:tc>
      </w:tr>
      <w:tr w:rsidR="007A4AFC" w:rsidRPr="007A4AFC" w:rsidDel="00693568" w14:paraId="7F571740" w14:textId="73D03E17" w:rsidTr="00113903">
        <w:trPr>
          <w:del w:id="5782" w:author="Dr Mamadou SANOGO" w:date="2023-10-27T11:28:00Z"/>
        </w:trPr>
        <w:tc>
          <w:tcPr>
            <w:tcW w:w="2121" w:type="dxa"/>
            <w:shd w:val="clear" w:color="auto" w:fill="D9D9D9" w:themeFill="background1" w:themeFillShade="D9"/>
          </w:tcPr>
          <w:p w14:paraId="02700142" w14:textId="6EED44E6" w:rsidR="00113903" w:rsidRPr="007A4AFC" w:rsidDel="00693568" w:rsidRDefault="00113903" w:rsidP="00113903">
            <w:pPr>
              <w:spacing w:line="240" w:lineRule="auto"/>
              <w:rPr>
                <w:del w:id="5783" w:author="Dr Mamadou SANOGO" w:date="2023-10-27T11:28:00Z"/>
                <w:b/>
                <w:color w:val="000000" w:themeColor="text1"/>
                <w:rPrChange w:id="5784" w:author="Dr Mamadou SANOGO" w:date="2023-10-25T18:15:00Z">
                  <w:rPr>
                    <w:del w:id="5785" w:author="Dr Mamadou SANOGO" w:date="2023-10-27T11:28:00Z"/>
                    <w:b/>
                  </w:rPr>
                </w:rPrChange>
              </w:rPr>
            </w:pPr>
            <w:del w:id="5786" w:author="Dr Mamadou SANOGO" w:date="2023-10-27T11:28:00Z">
              <w:r w:rsidRPr="007A4AFC" w:rsidDel="00693568">
                <w:rPr>
                  <w:b/>
                  <w:color w:val="000000" w:themeColor="text1"/>
                  <w:rPrChange w:id="5787" w:author="Dr Mamadou SANOGO" w:date="2023-10-25T18:15:00Z">
                    <w:rPr>
                      <w:b/>
                    </w:rPr>
                  </w:rPrChange>
                </w:rPr>
                <w:delText>Nbr. total et % d’étudiantes</w:delText>
              </w:r>
              <w:r w:rsidR="00E67C42" w:rsidRPr="007A4AFC" w:rsidDel="00693568">
                <w:rPr>
                  <w:b/>
                  <w:color w:val="000000" w:themeColor="text1"/>
                  <w:rPrChange w:id="5788" w:author="Dr Mamadou SANOGO" w:date="2023-10-25T18:15:00Z">
                    <w:rPr>
                      <w:b/>
                    </w:rPr>
                  </w:rPrChange>
                </w:rPr>
                <w:delText xml:space="preserve"> </w:delText>
              </w:r>
            </w:del>
          </w:p>
        </w:tc>
        <w:tc>
          <w:tcPr>
            <w:tcW w:w="1501" w:type="dxa"/>
            <w:shd w:val="clear" w:color="auto" w:fill="D9D9D9" w:themeFill="background1" w:themeFillShade="D9"/>
            <w:vAlign w:val="center"/>
          </w:tcPr>
          <w:p w14:paraId="1DECE3AC" w14:textId="75F64273" w:rsidR="00113903" w:rsidRPr="007A4AFC" w:rsidDel="00693568" w:rsidRDefault="00042C8A" w:rsidP="00B41DB9">
            <w:pPr>
              <w:spacing w:line="240" w:lineRule="auto"/>
              <w:jc w:val="center"/>
              <w:rPr>
                <w:del w:id="5789" w:author="Dr Mamadou SANOGO" w:date="2023-10-27T11:28:00Z"/>
                <w:b/>
                <w:color w:val="000000" w:themeColor="text1"/>
                <w:rPrChange w:id="5790" w:author="Dr Mamadou SANOGO" w:date="2023-10-25T18:15:00Z">
                  <w:rPr>
                    <w:del w:id="5791" w:author="Dr Mamadou SANOGO" w:date="2023-10-27T11:28:00Z"/>
                    <w:b/>
                  </w:rPr>
                </w:rPrChange>
              </w:rPr>
            </w:pPr>
            <w:del w:id="5792" w:author="Dr Mamadou SANOGO" w:date="2023-10-26T14:04:00Z">
              <w:r w:rsidRPr="007A4AFC" w:rsidDel="00CB3C42">
                <w:rPr>
                  <w:b/>
                  <w:color w:val="000000" w:themeColor="text1"/>
                  <w:rPrChange w:id="5793" w:author="Dr Mamadou SANOGO" w:date="2023-10-25T18:15:00Z">
                    <w:rPr>
                      <w:b/>
                    </w:rPr>
                  </w:rPrChange>
                </w:rPr>
                <w:delText>11</w:delText>
              </w:r>
            </w:del>
            <w:del w:id="5794" w:author="Dr Mamadou SANOGO" w:date="2023-10-27T11:28:00Z">
              <w:r w:rsidR="00113903" w:rsidRPr="007A4AFC" w:rsidDel="00693568">
                <w:rPr>
                  <w:b/>
                  <w:color w:val="000000" w:themeColor="text1"/>
                  <w:rPrChange w:id="5795" w:author="Dr Mamadou SANOGO" w:date="2023-10-25T18:15:00Z">
                    <w:rPr>
                      <w:b/>
                    </w:rPr>
                  </w:rPrChange>
                </w:rPr>
                <w:delText xml:space="preserve"> soit </w:delText>
              </w:r>
            </w:del>
            <w:del w:id="5796" w:author="Dr Mamadou SANOGO" w:date="2023-10-26T14:04:00Z">
              <w:r w:rsidR="008B5085" w:rsidRPr="007A4AFC" w:rsidDel="00CB3C42">
                <w:rPr>
                  <w:b/>
                  <w:color w:val="000000" w:themeColor="text1"/>
                  <w:rPrChange w:id="5797" w:author="Dr Mamadou SANOGO" w:date="2023-10-25T18:15:00Z">
                    <w:rPr>
                      <w:b/>
                    </w:rPr>
                  </w:rPrChange>
                </w:rPr>
                <w:delText>36</w:delText>
              </w:r>
            </w:del>
            <w:del w:id="5798" w:author="Dr Mamadou SANOGO" w:date="2023-10-27T11:28:00Z">
              <w:r w:rsidR="00113903" w:rsidRPr="007A4AFC" w:rsidDel="00693568">
                <w:rPr>
                  <w:b/>
                  <w:color w:val="000000" w:themeColor="text1"/>
                  <w:rPrChange w:id="5799" w:author="Dr Mamadou SANOGO" w:date="2023-10-25T18:15:00Z">
                    <w:rPr>
                      <w:b/>
                    </w:rPr>
                  </w:rPrChange>
                </w:rPr>
                <w:delText>%</w:delText>
              </w:r>
            </w:del>
          </w:p>
        </w:tc>
        <w:tc>
          <w:tcPr>
            <w:tcW w:w="1812" w:type="dxa"/>
            <w:shd w:val="clear" w:color="auto" w:fill="D9D9D9" w:themeFill="background1" w:themeFillShade="D9"/>
            <w:vAlign w:val="center"/>
          </w:tcPr>
          <w:p w14:paraId="23E6F4C9" w14:textId="440D3F23" w:rsidR="00113903" w:rsidRPr="007A4AFC" w:rsidDel="00693568" w:rsidRDefault="00B41DB9" w:rsidP="00B41DB9">
            <w:pPr>
              <w:spacing w:line="240" w:lineRule="auto"/>
              <w:jc w:val="center"/>
              <w:rPr>
                <w:del w:id="5800" w:author="Dr Mamadou SANOGO" w:date="2023-10-27T11:28:00Z"/>
                <w:b/>
                <w:color w:val="000000" w:themeColor="text1"/>
                <w:rPrChange w:id="5801" w:author="Dr Mamadou SANOGO" w:date="2023-10-25T18:15:00Z">
                  <w:rPr>
                    <w:del w:id="5802" w:author="Dr Mamadou SANOGO" w:date="2023-10-27T11:28:00Z"/>
                    <w:b/>
                  </w:rPr>
                </w:rPrChange>
              </w:rPr>
            </w:pPr>
            <w:del w:id="5803" w:author="Dr Mamadou SANOGO" w:date="2023-10-27T11:28:00Z">
              <w:r w:rsidRPr="007A4AFC" w:rsidDel="00693568">
                <w:rPr>
                  <w:b/>
                  <w:color w:val="000000" w:themeColor="text1"/>
                  <w:rPrChange w:id="5804" w:author="Dr Mamadou SANOGO" w:date="2023-10-25T18:15:00Z">
                    <w:rPr>
                      <w:b/>
                    </w:rPr>
                  </w:rPrChange>
                </w:rPr>
                <w:delText>1</w:delText>
              </w:r>
            </w:del>
            <w:del w:id="5805" w:author="Dr Mamadou SANOGO" w:date="2023-10-26T14:39:00Z">
              <w:r w:rsidRPr="007A4AFC" w:rsidDel="00CB3C42">
                <w:rPr>
                  <w:b/>
                  <w:color w:val="000000" w:themeColor="text1"/>
                  <w:rPrChange w:id="5806" w:author="Dr Mamadou SANOGO" w:date="2023-10-25T18:15:00Z">
                    <w:rPr>
                      <w:b/>
                    </w:rPr>
                  </w:rPrChange>
                </w:rPr>
                <w:delText>2</w:delText>
              </w:r>
            </w:del>
            <w:del w:id="5807" w:author="Dr Mamadou SANOGO" w:date="2023-10-27T11:28:00Z">
              <w:r w:rsidR="008B5085" w:rsidRPr="007A4AFC" w:rsidDel="00693568">
                <w:rPr>
                  <w:b/>
                  <w:color w:val="000000" w:themeColor="text1"/>
                  <w:rPrChange w:id="5808" w:author="Dr Mamadou SANOGO" w:date="2023-10-25T18:15:00Z">
                    <w:rPr>
                      <w:b/>
                    </w:rPr>
                  </w:rPrChange>
                </w:rPr>
                <w:delText xml:space="preserve"> soit </w:delText>
              </w:r>
            </w:del>
            <w:del w:id="5809" w:author="Dr Mamadou SANOGO" w:date="2023-10-26T14:40:00Z">
              <w:r w:rsidR="008B5085" w:rsidRPr="007A4AFC" w:rsidDel="00CB3C42">
                <w:rPr>
                  <w:b/>
                  <w:color w:val="000000" w:themeColor="text1"/>
                  <w:rPrChange w:id="5810" w:author="Dr Mamadou SANOGO" w:date="2023-10-25T18:15:00Z">
                    <w:rPr>
                      <w:b/>
                    </w:rPr>
                  </w:rPrChange>
                </w:rPr>
                <w:delText>36.36</w:delText>
              </w:r>
            </w:del>
            <w:del w:id="5811" w:author="Dr Mamadou SANOGO" w:date="2023-10-27T11:28:00Z">
              <w:r w:rsidR="00113903" w:rsidRPr="007A4AFC" w:rsidDel="00693568">
                <w:rPr>
                  <w:b/>
                  <w:color w:val="000000" w:themeColor="text1"/>
                  <w:rPrChange w:id="5812" w:author="Dr Mamadou SANOGO" w:date="2023-10-25T18:15:00Z">
                    <w:rPr>
                      <w:b/>
                    </w:rPr>
                  </w:rPrChange>
                </w:rPr>
                <w:delText>%</w:delText>
              </w:r>
            </w:del>
          </w:p>
        </w:tc>
        <w:tc>
          <w:tcPr>
            <w:tcW w:w="1813" w:type="dxa"/>
            <w:shd w:val="clear" w:color="auto" w:fill="D9D9D9" w:themeFill="background1" w:themeFillShade="D9"/>
            <w:vAlign w:val="center"/>
          </w:tcPr>
          <w:p w14:paraId="6E498F72" w14:textId="3ABD2B18" w:rsidR="00113903" w:rsidRPr="007A4AFC" w:rsidDel="00693568" w:rsidRDefault="00B41DB9" w:rsidP="00B41DB9">
            <w:pPr>
              <w:spacing w:line="240" w:lineRule="auto"/>
              <w:jc w:val="center"/>
              <w:rPr>
                <w:del w:id="5813" w:author="Dr Mamadou SANOGO" w:date="2023-10-27T11:28:00Z"/>
                <w:b/>
                <w:color w:val="000000" w:themeColor="text1"/>
                <w:rPrChange w:id="5814" w:author="Dr Mamadou SANOGO" w:date="2023-10-25T18:15:00Z">
                  <w:rPr>
                    <w:del w:id="5815" w:author="Dr Mamadou SANOGO" w:date="2023-10-27T11:28:00Z"/>
                    <w:b/>
                  </w:rPr>
                </w:rPrChange>
              </w:rPr>
            </w:pPr>
            <w:del w:id="5816" w:author="Dr Mamadou SANOGO" w:date="2023-10-26T14:53:00Z">
              <w:r w:rsidRPr="007A4AFC" w:rsidDel="00CB3C42">
                <w:rPr>
                  <w:b/>
                  <w:color w:val="000000" w:themeColor="text1"/>
                  <w:rPrChange w:id="5817" w:author="Dr Mamadou SANOGO" w:date="2023-10-25T18:15:00Z">
                    <w:rPr>
                      <w:b/>
                    </w:rPr>
                  </w:rPrChange>
                </w:rPr>
                <w:delText>8</w:delText>
              </w:r>
            </w:del>
            <w:del w:id="5818" w:author="Dr Mamadou SANOGO" w:date="2023-10-27T11:28:00Z">
              <w:r w:rsidR="008B5085" w:rsidRPr="007A4AFC" w:rsidDel="00693568">
                <w:rPr>
                  <w:b/>
                  <w:color w:val="000000" w:themeColor="text1"/>
                  <w:rPrChange w:id="5819" w:author="Dr Mamadou SANOGO" w:date="2023-10-25T18:15:00Z">
                    <w:rPr>
                      <w:b/>
                    </w:rPr>
                  </w:rPrChange>
                </w:rPr>
                <w:delText xml:space="preserve"> soit 2</w:delText>
              </w:r>
            </w:del>
            <w:del w:id="5820" w:author="Dr Mamadou SANOGO" w:date="2023-10-26T14:53:00Z">
              <w:r w:rsidR="008B5085" w:rsidRPr="007A4AFC" w:rsidDel="00CB3C42">
                <w:rPr>
                  <w:b/>
                  <w:color w:val="000000" w:themeColor="text1"/>
                  <w:rPrChange w:id="5821" w:author="Dr Mamadou SANOGO" w:date="2023-10-25T18:15:00Z">
                    <w:rPr>
                      <w:b/>
                    </w:rPr>
                  </w:rPrChange>
                </w:rPr>
                <w:delText>5.80</w:delText>
              </w:r>
            </w:del>
            <w:del w:id="5822" w:author="Dr Mamadou SANOGO" w:date="2023-10-27T11:28:00Z">
              <w:r w:rsidR="00113903" w:rsidRPr="007A4AFC" w:rsidDel="00693568">
                <w:rPr>
                  <w:b/>
                  <w:color w:val="000000" w:themeColor="text1"/>
                  <w:rPrChange w:id="5823" w:author="Dr Mamadou SANOGO" w:date="2023-10-25T18:15:00Z">
                    <w:rPr>
                      <w:b/>
                    </w:rPr>
                  </w:rPrChange>
                </w:rPr>
                <w:delText>%</w:delText>
              </w:r>
            </w:del>
          </w:p>
        </w:tc>
        <w:tc>
          <w:tcPr>
            <w:tcW w:w="1813" w:type="dxa"/>
            <w:shd w:val="clear" w:color="auto" w:fill="D9D9D9" w:themeFill="background1" w:themeFillShade="D9"/>
            <w:vAlign w:val="center"/>
          </w:tcPr>
          <w:p w14:paraId="1710ECBF" w14:textId="034B1E26" w:rsidR="00113903" w:rsidRPr="007A4AFC" w:rsidDel="00693568" w:rsidRDefault="00B41DB9" w:rsidP="00B41DB9">
            <w:pPr>
              <w:spacing w:line="240" w:lineRule="auto"/>
              <w:jc w:val="center"/>
              <w:rPr>
                <w:del w:id="5824" w:author="Dr Mamadou SANOGO" w:date="2023-10-27T11:28:00Z"/>
                <w:b/>
                <w:color w:val="000000" w:themeColor="text1"/>
                <w:rPrChange w:id="5825" w:author="Dr Mamadou SANOGO" w:date="2023-10-25T18:15:00Z">
                  <w:rPr>
                    <w:del w:id="5826" w:author="Dr Mamadou SANOGO" w:date="2023-10-27T11:28:00Z"/>
                    <w:b/>
                  </w:rPr>
                </w:rPrChange>
              </w:rPr>
            </w:pPr>
            <w:del w:id="5827" w:author="Dr Mamadou SANOGO" w:date="2023-10-26T15:31:00Z">
              <w:r w:rsidRPr="007A4AFC" w:rsidDel="00CB3C42">
                <w:rPr>
                  <w:b/>
                  <w:color w:val="000000" w:themeColor="text1"/>
                  <w:rPrChange w:id="5828" w:author="Dr Mamadou SANOGO" w:date="2023-10-25T18:15:00Z">
                    <w:rPr>
                      <w:b/>
                    </w:rPr>
                  </w:rPrChange>
                </w:rPr>
                <w:delText>8</w:delText>
              </w:r>
            </w:del>
            <w:del w:id="5829" w:author="Dr Mamadou SANOGO" w:date="2023-10-27T11:28:00Z">
              <w:r w:rsidR="00113903" w:rsidRPr="007A4AFC" w:rsidDel="00693568">
                <w:rPr>
                  <w:b/>
                  <w:color w:val="000000" w:themeColor="text1"/>
                  <w:rPrChange w:id="5830" w:author="Dr Mamadou SANOGO" w:date="2023-10-25T18:15:00Z">
                    <w:rPr>
                      <w:b/>
                    </w:rPr>
                  </w:rPrChange>
                </w:rPr>
                <w:delText xml:space="preserve"> soit </w:delText>
              </w:r>
              <w:r w:rsidR="008B5085" w:rsidRPr="007A4AFC" w:rsidDel="00693568">
                <w:rPr>
                  <w:b/>
                  <w:color w:val="000000" w:themeColor="text1"/>
                  <w:rPrChange w:id="5831" w:author="Dr Mamadou SANOGO" w:date="2023-10-25T18:15:00Z">
                    <w:rPr>
                      <w:b/>
                    </w:rPr>
                  </w:rPrChange>
                </w:rPr>
                <w:delText>2</w:delText>
              </w:r>
            </w:del>
            <w:del w:id="5832" w:author="Dr Mamadou SANOGO" w:date="2023-10-26T15:32:00Z">
              <w:r w:rsidR="008B5085" w:rsidRPr="007A4AFC" w:rsidDel="00CB3C42">
                <w:rPr>
                  <w:b/>
                  <w:color w:val="000000" w:themeColor="text1"/>
                  <w:rPrChange w:id="5833" w:author="Dr Mamadou SANOGO" w:date="2023-10-25T18:15:00Z">
                    <w:rPr>
                      <w:b/>
                    </w:rPr>
                  </w:rPrChange>
                </w:rPr>
                <w:delText>1.62</w:delText>
              </w:r>
            </w:del>
            <w:del w:id="5834" w:author="Dr Mamadou SANOGO" w:date="2023-10-27T11:28:00Z">
              <w:r w:rsidR="00113903" w:rsidRPr="007A4AFC" w:rsidDel="00693568">
                <w:rPr>
                  <w:b/>
                  <w:color w:val="000000" w:themeColor="text1"/>
                  <w:rPrChange w:id="5835" w:author="Dr Mamadou SANOGO" w:date="2023-10-25T18:15:00Z">
                    <w:rPr>
                      <w:b/>
                    </w:rPr>
                  </w:rPrChange>
                </w:rPr>
                <w:delText>%</w:delText>
              </w:r>
            </w:del>
          </w:p>
        </w:tc>
      </w:tr>
    </w:tbl>
    <w:p w14:paraId="3C678276" w14:textId="16EAF198" w:rsidR="005A55FB" w:rsidRPr="007A4AFC" w:rsidDel="00693568" w:rsidRDefault="005A55FB" w:rsidP="005A55FB">
      <w:pPr>
        <w:pStyle w:val="Paragraphedeliste"/>
        <w:spacing w:line="240" w:lineRule="auto"/>
        <w:ind w:left="284"/>
        <w:rPr>
          <w:del w:id="5836" w:author="Dr Mamadou SANOGO" w:date="2023-10-27T11:28:00Z"/>
          <w:b/>
          <w:color w:val="000000" w:themeColor="text1"/>
          <w:szCs w:val="24"/>
          <w:rPrChange w:id="5837" w:author="Dr Mamadou SANOGO" w:date="2023-10-25T18:15:00Z">
            <w:rPr>
              <w:del w:id="5838" w:author="Dr Mamadou SANOGO" w:date="2023-10-27T11:28:00Z"/>
              <w:b/>
              <w:szCs w:val="24"/>
            </w:rPr>
          </w:rPrChange>
        </w:rPr>
      </w:pPr>
    </w:p>
    <w:p w14:paraId="68F6C735" w14:textId="4E431ABA" w:rsidR="005A55FB" w:rsidRPr="007A4AFC" w:rsidDel="00693568" w:rsidRDefault="005A55FB" w:rsidP="005A55FB">
      <w:pPr>
        <w:pStyle w:val="Paragraphedeliste"/>
        <w:spacing w:line="240" w:lineRule="auto"/>
        <w:ind w:left="284"/>
        <w:rPr>
          <w:del w:id="5839" w:author="Dr Mamadou SANOGO" w:date="2023-10-27T11:28:00Z"/>
          <w:b/>
          <w:color w:val="000000" w:themeColor="text1"/>
          <w:szCs w:val="24"/>
          <w:rPrChange w:id="5840" w:author="Dr Mamadou SANOGO" w:date="2023-10-25T18:15:00Z">
            <w:rPr>
              <w:del w:id="5841" w:author="Dr Mamadou SANOGO" w:date="2023-10-27T11:28:00Z"/>
              <w:b/>
              <w:szCs w:val="24"/>
            </w:rPr>
          </w:rPrChange>
        </w:rPr>
      </w:pPr>
    </w:p>
    <w:p w14:paraId="2438F9BB" w14:textId="7F65287C" w:rsidR="005A55FB" w:rsidRPr="007A4AFC" w:rsidDel="00693568" w:rsidRDefault="005A55FB" w:rsidP="005A55FB">
      <w:pPr>
        <w:pStyle w:val="Paragraphedeliste"/>
        <w:spacing w:line="240" w:lineRule="auto"/>
        <w:ind w:left="284"/>
        <w:rPr>
          <w:del w:id="5842" w:author="Dr Mamadou SANOGO" w:date="2023-10-27T11:28:00Z"/>
          <w:b/>
          <w:color w:val="000000" w:themeColor="text1"/>
          <w:szCs w:val="24"/>
          <w:rPrChange w:id="5843" w:author="Dr Mamadou SANOGO" w:date="2023-10-25T18:15:00Z">
            <w:rPr>
              <w:del w:id="5844" w:author="Dr Mamadou SANOGO" w:date="2023-10-27T11:28:00Z"/>
              <w:b/>
              <w:szCs w:val="24"/>
            </w:rPr>
          </w:rPrChange>
        </w:rPr>
      </w:pPr>
    </w:p>
    <w:p w14:paraId="1208A58F" w14:textId="30ED05A8" w:rsidR="00D66841" w:rsidRPr="007A4AFC" w:rsidDel="00693568" w:rsidRDefault="00D66841">
      <w:pPr>
        <w:spacing w:line="240" w:lineRule="auto"/>
        <w:rPr>
          <w:del w:id="5845" w:author="Dr Mamadou SANOGO" w:date="2023-10-27T11:28:00Z"/>
          <w:b/>
          <w:color w:val="000000" w:themeColor="text1"/>
          <w:szCs w:val="24"/>
          <w:rPrChange w:id="5846" w:author="Dr Mamadou SANOGO" w:date="2023-10-25T18:15:00Z">
            <w:rPr>
              <w:del w:id="5847" w:author="Dr Mamadou SANOGO" w:date="2023-10-27T11:28:00Z"/>
              <w:b/>
              <w:szCs w:val="24"/>
            </w:rPr>
          </w:rPrChange>
        </w:rPr>
      </w:pPr>
      <w:del w:id="5848" w:author="Dr Mamadou SANOGO" w:date="2023-10-27T11:28:00Z">
        <w:r w:rsidRPr="007A4AFC" w:rsidDel="00693568">
          <w:rPr>
            <w:b/>
            <w:color w:val="000000" w:themeColor="text1"/>
            <w:szCs w:val="24"/>
            <w:rPrChange w:id="5849" w:author="Dr Mamadou SANOGO" w:date="2023-10-25T18:15:00Z">
              <w:rPr>
                <w:b/>
                <w:szCs w:val="24"/>
              </w:rPr>
            </w:rPrChange>
          </w:rPr>
          <w:br w:type="page"/>
        </w:r>
      </w:del>
    </w:p>
    <w:p w14:paraId="0ED4EBA8" w14:textId="3BC998EC" w:rsidR="0047574A" w:rsidRPr="007A4AFC" w:rsidDel="00693568" w:rsidRDefault="0047574A">
      <w:pPr>
        <w:pStyle w:val="Paragraphedeliste"/>
        <w:numPr>
          <w:ilvl w:val="3"/>
          <w:numId w:val="3"/>
        </w:numPr>
        <w:spacing w:line="240" w:lineRule="auto"/>
        <w:ind w:left="284" w:hanging="284"/>
        <w:rPr>
          <w:del w:id="5850" w:author="Dr Mamadou SANOGO" w:date="2023-10-27T11:28:00Z"/>
          <w:b/>
          <w:color w:val="000000" w:themeColor="text1"/>
          <w:szCs w:val="24"/>
          <w:rPrChange w:id="5851" w:author="Dr Mamadou SANOGO" w:date="2023-10-25T18:15:00Z">
            <w:rPr>
              <w:del w:id="5852" w:author="Dr Mamadou SANOGO" w:date="2023-10-27T11:28:00Z"/>
              <w:b/>
              <w:szCs w:val="24"/>
            </w:rPr>
          </w:rPrChange>
        </w:rPr>
      </w:pPr>
      <w:del w:id="5853" w:author="Dr Mamadou SANOGO" w:date="2023-10-27T11:28:00Z">
        <w:r w:rsidRPr="007A4AFC" w:rsidDel="00693568">
          <w:rPr>
            <w:b/>
            <w:color w:val="000000" w:themeColor="text1"/>
            <w:szCs w:val="24"/>
            <w:rPrChange w:id="5854" w:author="Dr Mamadou SANOGO" w:date="2023-10-25T18:15:00Z">
              <w:rPr>
                <w:b/>
                <w:szCs w:val="24"/>
              </w:rPr>
            </w:rPrChange>
          </w:rPr>
          <w:delText>Réussite académique</w:delText>
        </w:r>
      </w:del>
    </w:p>
    <w:p w14:paraId="19614FEB" w14:textId="3FFC6010" w:rsidR="0047574A" w:rsidRPr="007A4AFC" w:rsidDel="00693568" w:rsidRDefault="0047574A" w:rsidP="0047574A">
      <w:pPr>
        <w:spacing w:line="240" w:lineRule="auto"/>
        <w:rPr>
          <w:del w:id="5855" w:author="Dr Mamadou SANOGO" w:date="2023-10-27T11:28:00Z"/>
          <w:b/>
          <w:bCs/>
          <w:i/>
          <w:iCs/>
          <w:color w:val="000000" w:themeColor="text1"/>
          <w:sz w:val="14"/>
          <w:rPrChange w:id="5856" w:author="Dr Mamadou SANOGO" w:date="2023-10-25T18:15:00Z">
            <w:rPr>
              <w:del w:id="5857" w:author="Dr Mamadou SANOGO" w:date="2023-10-27T11:28:00Z"/>
              <w:b/>
              <w:bCs/>
              <w:i/>
              <w:iCs/>
              <w:sz w:val="14"/>
            </w:rPr>
          </w:rPrChange>
        </w:rPr>
      </w:pPr>
    </w:p>
    <w:p w14:paraId="4543B393" w14:textId="64250EEC" w:rsidR="0047574A" w:rsidRPr="007A4AFC" w:rsidDel="00693568" w:rsidRDefault="0047574A">
      <w:pPr>
        <w:pStyle w:val="Paragraphedeliste"/>
        <w:numPr>
          <w:ilvl w:val="0"/>
          <w:numId w:val="2"/>
        </w:numPr>
        <w:spacing w:line="240" w:lineRule="auto"/>
        <w:rPr>
          <w:del w:id="5858" w:author="Dr Mamadou SANOGO" w:date="2023-10-27T11:28:00Z"/>
          <w:b/>
          <w:bCs/>
          <w:color w:val="000000" w:themeColor="text1"/>
          <w:szCs w:val="24"/>
          <w:rPrChange w:id="5859" w:author="Dr Mamadou SANOGO" w:date="2023-10-25T18:15:00Z">
            <w:rPr>
              <w:del w:id="5860" w:author="Dr Mamadou SANOGO" w:date="2023-10-27T11:28:00Z"/>
              <w:b/>
              <w:bCs/>
              <w:szCs w:val="24"/>
            </w:rPr>
          </w:rPrChange>
        </w:rPr>
      </w:pPr>
      <w:del w:id="5861" w:author="Dr Mamadou SANOGO" w:date="2023-10-27T11:28:00Z">
        <w:r w:rsidRPr="007A4AFC" w:rsidDel="00693568">
          <w:rPr>
            <w:b/>
            <w:bCs/>
            <w:color w:val="000000" w:themeColor="text1"/>
            <w:szCs w:val="24"/>
            <w:rPrChange w:id="5862" w:author="Dr Mamadou SANOGO" w:date="2023-10-25T18:15:00Z">
              <w:rPr>
                <w:b/>
                <w:bCs/>
                <w:szCs w:val="24"/>
              </w:rPr>
            </w:rPrChange>
          </w:rPr>
          <w:delText>Etudiants en formation initiale</w:delText>
        </w:r>
      </w:del>
    </w:p>
    <w:p w14:paraId="514CFA00" w14:textId="7CBA677F" w:rsidR="0047574A" w:rsidRPr="007A4AFC" w:rsidDel="00693568" w:rsidRDefault="0047574A" w:rsidP="0047574A">
      <w:pPr>
        <w:spacing w:line="240" w:lineRule="auto"/>
        <w:rPr>
          <w:del w:id="5863" w:author="Dr Mamadou SANOGO" w:date="2023-10-27T11:28:00Z"/>
          <w:color w:val="000000" w:themeColor="text1"/>
          <w:rPrChange w:id="5864" w:author="Dr Mamadou SANOGO" w:date="2023-10-25T18:15:00Z">
            <w:rPr>
              <w:del w:id="5865" w:author="Dr Mamadou SANOGO" w:date="2023-10-27T11:28:00Z"/>
            </w:rPr>
          </w:rPrChange>
        </w:rPr>
      </w:pPr>
    </w:p>
    <w:tbl>
      <w:tblPr>
        <w:tblStyle w:val="Grilledutableau"/>
        <w:tblW w:w="0" w:type="auto"/>
        <w:tblLook w:val="04A0" w:firstRow="1" w:lastRow="0" w:firstColumn="1" w:lastColumn="0" w:noHBand="0" w:noVBand="1"/>
      </w:tblPr>
      <w:tblGrid>
        <w:gridCol w:w="2404"/>
        <w:gridCol w:w="1559"/>
        <w:gridCol w:w="1701"/>
        <w:gridCol w:w="1701"/>
        <w:gridCol w:w="1696"/>
      </w:tblGrid>
      <w:tr w:rsidR="007A4AFC" w:rsidRPr="007A4AFC" w:rsidDel="00693568" w14:paraId="2184A6CA" w14:textId="3AFD2A5F" w:rsidTr="00887FDF">
        <w:trPr>
          <w:del w:id="5866" w:author="Dr Mamadou SANOGO" w:date="2023-10-27T11:28:00Z"/>
        </w:trPr>
        <w:tc>
          <w:tcPr>
            <w:tcW w:w="2404" w:type="dxa"/>
          </w:tcPr>
          <w:p w14:paraId="22BD47BA" w14:textId="1A391A77" w:rsidR="005A55FB" w:rsidRPr="007A4AFC" w:rsidDel="00693568" w:rsidRDefault="005A55FB" w:rsidP="00D66841">
            <w:pPr>
              <w:spacing w:line="240" w:lineRule="auto"/>
              <w:rPr>
                <w:del w:id="5867" w:author="Dr Mamadou SANOGO" w:date="2023-10-27T11:28:00Z"/>
                <w:b/>
                <w:color w:val="000000" w:themeColor="text1"/>
                <w:rPrChange w:id="5868" w:author="Dr Mamadou SANOGO" w:date="2023-10-25T18:15:00Z">
                  <w:rPr>
                    <w:del w:id="5869" w:author="Dr Mamadou SANOGO" w:date="2023-10-27T11:28:00Z"/>
                    <w:b/>
                  </w:rPr>
                </w:rPrChange>
              </w:rPr>
            </w:pPr>
            <w:del w:id="5870" w:author="Dr Mamadou SANOGO" w:date="2023-10-27T11:28:00Z">
              <w:r w:rsidRPr="007A4AFC" w:rsidDel="00693568">
                <w:rPr>
                  <w:b/>
                  <w:color w:val="000000" w:themeColor="text1"/>
                  <w:rPrChange w:id="5871" w:author="Dr Mamadou SANOGO" w:date="2023-10-25T18:15:00Z">
                    <w:rPr>
                      <w:b/>
                    </w:rPr>
                  </w:rPrChange>
                </w:rPr>
                <w:delText>Année universitaire</w:delText>
              </w:r>
            </w:del>
          </w:p>
        </w:tc>
        <w:tc>
          <w:tcPr>
            <w:tcW w:w="1559" w:type="dxa"/>
          </w:tcPr>
          <w:p w14:paraId="52756F94" w14:textId="22E6DE62" w:rsidR="005A55FB" w:rsidRPr="007A4AFC" w:rsidDel="00693568" w:rsidRDefault="005A55FB" w:rsidP="00D66841">
            <w:pPr>
              <w:spacing w:line="240" w:lineRule="auto"/>
              <w:jc w:val="center"/>
              <w:rPr>
                <w:del w:id="5872" w:author="Dr Mamadou SANOGO" w:date="2023-10-27T11:28:00Z"/>
                <w:b/>
                <w:color w:val="000000" w:themeColor="text1"/>
                <w:rPrChange w:id="5873" w:author="Dr Mamadou SANOGO" w:date="2023-10-25T18:15:00Z">
                  <w:rPr>
                    <w:del w:id="5874" w:author="Dr Mamadou SANOGO" w:date="2023-10-27T11:28:00Z"/>
                    <w:b/>
                  </w:rPr>
                </w:rPrChange>
              </w:rPr>
            </w:pPr>
            <w:del w:id="5875" w:author="Dr Mamadou SANOGO" w:date="2023-10-27T11:28:00Z">
              <w:r w:rsidRPr="007A4AFC" w:rsidDel="00693568">
                <w:rPr>
                  <w:b/>
                  <w:color w:val="000000" w:themeColor="text1"/>
                  <w:rPrChange w:id="5876" w:author="Dr Mamadou SANOGO" w:date="2023-10-25T18:15:00Z">
                    <w:rPr>
                      <w:b/>
                    </w:rPr>
                  </w:rPrChange>
                </w:rPr>
                <w:delText>2018-2019</w:delText>
              </w:r>
            </w:del>
          </w:p>
        </w:tc>
        <w:tc>
          <w:tcPr>
            <w:tcW w:w="1701" w:type="dxa"/>
          </w:tcPr>
          <w:p w14:paraId="7E4665C4" w14:textId="0476C10C" w:rsidR="005A55FB" w:rsidRPr="007A4AFC" w:rsidDel="00693568" w:rsidRDefault="005A55FB" w:rsidP="00D66841">
            <w:pPr>
              <w:spacing w:line="240" w:lineRule="auto"/>
              <w:jc w:val="center"/>
              <w:rPr>
                <w:del w:id="5877" w:author="Dr Mamadou SANOGO" w:date="2023-10-27T11:28:00Z"/>
                <w:b/>
                <w:color w:val="000000" w:themeColor="text1"/>
                <w:rPrChange w:id="5878" w:author="Dr Mamadou SANOGO" w:date="2023-10-25T18:15:00Z">
                  <w:rPr>
                    <w:del w:id="5879" w:author="Dr Mamadou SANOGO" w:date="2023-10-27T11:28:00Z"/>
                    <w:b/>
                  </w:rPr>
                </w:rPrChange>
              </w:rPr>
            </w:pPr>
            <w:del w:id="5880" w:author="Dr Mamadou SANOGO" w:date="2023-10-27T11:28:00Z">
              <w:r w:rsidRPr="007A4AFC" w:rsidDel="00693568">
                <w:rPr>
                  <w:b/>
                  <w:color w:val="000000" w:themeColor="text1"/>
                  <w:rPrChange w:id="5881" w:author="Dr Mamadou SANOGO" w:date="2023-10-25T18:15:00Z">
                    <w:rPr>
                      <w:b/>
                    </w:rPr>
                  </w:rPrChange>
                </w:rPr>
                <w:delText>2019-2020</w:delText>
              </w:r>
            </w:del>
          </w:p>
        </w:tc>
        <w:tc>
          <w:tcPr>
            <w:tcW w:w="1701" w:type="dxa"/>
          </w:tcPr>
          <w:p w14:paraId="6DBB0AB5" w14:textId="43532BEC" w:rsidR="005A55FB" w:rsidRPr="007A4AFC" w:rsidDel="00693568" w:rsidRDefault="005A55FB" w:rsidP="00D66841">
            <w:pPr>
              <w:spacing w:line="240" w:lineRule="auto"/>
              <w:jc w:val="center"/>
              <w:rPr>
                <w:del w:id="5882" w:author="Dr Mamadou SANOGO" w:date="2023-10-27T11:28:00Z"/>
                <w:b/>
                <w:color w:val="000000" w:themeColor="text1"/>
                <w:rPrChange w:id="5883" w:author="Dr Mamadou SANOGO" w:date="2023-10-25T18:15:00Z">
                  <w:rPr>
                    <w:del w:id="5884" w:author="Dr Mamadou SANOGO" w:date="2023-10-27T11:28:00Z"/>
                    <w:b/>
                  </w:rPr>
                </w:rPrChange>
              </w:rPr>
            </w:pPr>
            <w:del w:id="5885" w:author="Dr Mamadou SANOGO" w:date="2023-10-27T11:28:00Z">
              <w:r w:rsidRPr="007A4AFC" w:rsidDel="00693568">
                <w:rPr>
                  <w:b/>
                  <w:color w:val="000000" w:themeColor="text1"/>
                  <w:rPrChange w:id="5886" w:author="Dr Mamadou SANOGO" w:date="2023-10-25T18:15:00Z">
                    <w:rPr>
                      <w:b/>
                    </w:rPr>
                  </w:rPrChange>
                </w:rPr>
                <w:delText>2020-2021</w:delText>
              </w:r>
            </w:del>
          </w:p>
        </w:tc>
        <w:tc>
          <w:tcPr>
            <w:tcW w:w="1696" w:type="dxa"/>
          </w:tcPr>
          <w:p w14:paraId="3B96C15B" w14:textId="7C5DF140" w:rsidR="005A55FB" w:rsidRPr="007A4AFC" w:rsidDel="00693568" w:rsidRDefault="005A55FB" w:rsidP="00D66841">
            <w:pPr>
              <w:spacing w:line="240" w:lineRule="auto"/>
              <w:jc w:val="center"/>
              <w:rPr>
                <w:del w:id="5887" w:author="Dr Mamadou SANOGO" w:date="2023-10-27T11:28:00Z"/>
                <w:b/>
                <w:color w:val="000000" w:themeColor="text1"/>
                <w:rPrChange w:id="5888" w:author="Dr Mamadou SANOGO" w:date="2023-10-25T18:15:00Z">
                  <w:rPr>
                    <w:del w:id="5889" w:author="Dr Mamadou SANOGO" w:date="2023-10-27T11:28:00Z"/>
                    <w:b/>
                  </w:rPr>
                </w:rPrChange>
              </w:rPr>
            </w:pPr>
            <w:del w:id="5890" w:author="Dr Mamadou SANOGO" w:date="2023-10-27T11:28:00Z">
              <w:r w:rsidRPr="007A4AFC" w:rsidDel="00693568">
                <w:rPr>
                  <w:b/>
                  <w:color w:val="000000" w:themeColor="text1"/>
                  <w:rPrChange w:id="5891" w:author="Dr Mamadou SANOGO" w:date="2023-10-25T18:15:00Z">
                    <w:rPr>
                      <w:b/>
                    </w:rPr>
                  </w:rPrChange>
                </w:rPr>
                <w:delText>2021-2022</w:delText>
              </w:r>
            </w:del>
          </w:p>
        </w:tc>
      </w:tr>
      <w:tr w:rsidR="007A4AFC" w:rsidRPr="007A4AFC" w:rsidDel="00693568" w14:paraId="0ED5A43E" w14:textId="29626E25" w:rsidTr="00887FDF">
        <w:trPr>
          <w:del w:id="5892" w:author="Dr Mamadou SANOGO" w:date="2023-10-27T11:28:00Z"/>
        </w:trPr>
        <w:tc>
          <w:tcPr>
            <w:tcW w:w="2404" w:type="dxa"/>
          </w:tcPr>
          <w:p w14:paraId="78FF47FB" w14:textId="1E4F25AB" w:rsidR="00887FDF" w:rsidRPr="007A4AFC" w:rsidDel="00693568" w:rsidRDefault="00887FDF" w:rsidP="00887FDF">
            <w:pPr>
              <w:spacing w:line="240" w:lineRule="auto"/>
              <w:rPr>
                <w:del w:id="5893" w:author="Dr Mamadou SANOGO" w:date="2023-10-27T11:28:00Z"/>
                <w:color w:val="000000" w:themeColor="text1"/>
                <w:rPrChange w:id="5894" w:author="Dr Mamadou SANOGO" w:date="2023-10-25T18:15:00Z">
                  <w:rPr>
                    <w:del w:id="5895" w:author="Dr Mamadou SANOGO" w:date="2023-10-27T11:28:00Z"/>
                  </w:rPr>
                </w:rPrChange>
              </w:rPr>
            </w:pPr>
            <w:del w:id="5896" w:author="Dr Mamadou SANOGO" w:date="2023-10-27T11:28:00Z">
              <w:r w:rsidRPr="007A4AFC" w:rsidDel="00693568">
                <w:rPr>
                  <w:color w:val="000000" w:themeColor="text1"/>
                  <w:rPrChange w:id="5897" w:author="Dr Mamadou SANOGO" w:date="2023-10-25T18:15:00Z">
                    <w:rPr/>
                  </w:rPrChange>
                </w:rPr>
                <w:delText>Nbr. et % d’étudiants ayant validé le M1</w:delText>
              </w:r>
            </w:del>
          </w:p>
        </w:tc>
        <w:tc>
          <w:tcPr>
            <w:tcW w:w="1559" w:type="dxa"/>
            <w:vAlign w:val="center"/>
          </w:tcPr>
          <w:p w14:paraId="747955A7" w14:textId="3CF3D428" w:rsidR="00887FDF" w:rsidRPr="007A4AFC" w:rsidDel="00693568" w:rsidRDefault="00887FDF" w:rsidP="00887FDF">
            <w:pPr>
              <w:spacing w:line="240" w:lineRule="auto"/>
              <w:jc w:val="center"/>
              <w:rPr>
                <w:del w:id="5898" w:author="Dr Mamadou SANOGO" w:date="2023-10-27T11:28:00Z"/>
                <w:color w:val="000000" w:themeColor="text1"/>
                <w:rPrChange w:id="5899" w:author="Dr Mamadou SANOGO" w:date="2023-10-25T18:15:00Z">
                  <w:rPr>
                    <w:del w:id="5900" w:author="Dr Mamadou SANOGO" w:date="2023-10-27T11:28:00Z"/>
                  </w:rPr>
                </w:rPrChange>
              </w:rPr>
            </w:pPr>
            <w:del w:id="5901" w:author="Dr Mamadou SANOGO" w:date="2023-10-26T14:16:00Z">
              <w:r w:rsidRPr="007A4AFC" w:rsidDel="00CB3C42">
                <w:rPr>
                  <w:color w:val="000000" w:themeColor="text1"/>
                  <w:rPrChange w:id="5902" w:author="Dr Mamadou SANOGO" w:date="2023-10-25T18:15:00Z">
                    <w:rPr/>
                  </w:rPrChange>
                </w:rPr>
                <w:delText>11</w:delText>
              </w:r>
            </w:del>
            <w:del w:id="5903" w:author="Dr Mamadou SANOGO" w:date="2023-10-27T11:28:00Z">
              <w:r w:rsidRPr="007A4AFC" w:rsidDel="00693568">
                <w:rPr>
                  <w:color w:val="000000" w:themeColor="text1"/>
                  <w:rPrChange w:id="5904" w:author="Dr Mamadou SANOGO" w:date="2023-10-25T18:15:00Z">
                    <w:rPr/>
                  </w:rPrChange>
                </w:rPr>
                <w:delText xml:space="preserve"> soit 100%</w:delText>
              </w:r>
            </w:del>
          </w:p>
        </w:tc>
        <w:tc>
          <w:tcPr>
            <w:tcW w:w="1701" w:type="dxa"/>
            <w:vAlign w:val="center"/>
          </w:tcPr>
          <w:p w14:paraId="6DD7D00A" w14:textId="04681344" w:rsidR="00887FDF" w:rsidRPr="007A4AFC" w:rsidDel="00693568" w:rsidRDefault="00887FDF" w:rsidP="00887FDF">
            <w:pPr>
              <w:spacing w:line="240" w:lineRule="auto"/>
              <w:jc w:val="center"/>
              <w:rPr>
                <w:del w:id="5905" w:author="Dr Mamadou SANOGO" w:date="2023-10-27T11:28:00Z"/>
                <w:color w:val="000000" w:themeColor="text1"/>
                <w:rPrChange w:id="5906" w:author="Dr Mamadou SANOGO" w:date="2023-10-25T18:15:00Z">
                  <w:rPr>
                    <w:del w:id="5907" w:author="Dr Mamadou SANOGO" w:date="2023-10-27T11:28:00Z"/>
                  </w:rPr>
                </w:rPrChange>
              </w:rPr>
            </w:pPr>
            <w:del w:id="5908" w:author="Dr Mamadou SANOGO" w:date="2023-10-27T11:28:00Z">
              <w:r w:rsidRPr="007A4AFC" w:rsidDel="00693568">
                <w:rPr>
                  <w:color w:val="000000" w:themeColor="text1"/>
                  <w:rPrChange w:id="5909" w:author="Dr Mamadou SANOGO" w:date="2023-10-25T18:15:00Z">
                    <w:rPr/>
                  </w:rPrChange>
                </w:rPr>
                <w:delText>1</w:delText>
              </w:r>
            </w:del>
            <w:del w:id="5910" w:author="Dr Mamadou SANOGO" w:date="2023-10-26T14:41:00Z">
              <w:r w:rsidRPr="007A4AFC" w:rsidDel="00CB3C42">
                <w:rPr>
                  <w:color w:val="000000" w:themeColor="text1"/>
                  <w:rPrChange w:id="5911" w:author="Dr Mamadou SANOGO" w:date="2023-10-25T18:15:00Z">
                    <w:rPr/>
                  </w:rPrChange>
                </w:rPr>
                <w:delText>2</w:delText>
              </w:r>
            </w:del>
            <w:del w:id="5912" w:author="Dr Mamadou SANOGO" w:date="2023-10-27T11:28:00Z">
              <w:r w:rsidRPr="007A4AFC" w:rsidDel="00693568">
                <w:rPr>
                  <w:color w:val="000000" w:themeColor="text1"/>
                  <w:rPrChange w:id="5913" w:author="Dr Mamadou SANOGO" w:date="2023-10-25T18:15:00Z">
                    <w:rPr/>
                  </w:rPrChange>
                </w:rPr>
                <w:delText xml:space="preserve"> soit 100%</w:delText>
              </w:r>
            </w:del>
          </w:p>
        </w:tc>
        <w:tc>
          <w:tcPr>
            <w:tcW w:w="1701" w:type="dxa"/>
            <w:vAlign w:val="center"/>
          </w:tcPr>
          <w:p w14:paraId="0B5510E3" w14:textId="665F3D60" w:rsidR="00887FDF" w:rsidRPr="007A4AFC" w:rsidDel="00693568" w:rsidRDefault="00887FDF" w:rsidP="00887FDF">
            <w:pPr>
              <w:spacing w:line="240" w:lineRule="auto"/>
              <w:jc w:val="center"/>
              <w:rPr>
                <w:del w:id="5914" w:author="Dr Mamadou SANOGO" w:date="2023-10-27T11:28:00Z"/>
                <w:color w:val="000000" w:themeColor="text1"/>
                <w:rPrChange w:id="5915" w:author="Dr Mamadou SANOGO" w:date="2023-10-25T18:15:00Z">
                  <w:rPr>
                    <w:del w:id="5916" w:author="Dr Mamadou SANOGO" w:date="2023-10-27T11:28:00Z"/>
                  </w:rPr>
                </w:rPrChange>
              </w:rPr>
            </w:pPr>
            <w:del w:id="5917" w:author="Dr Mamadou SANOGO" w:date="2023-10-27T11:28:00Z">
              <w:r w:rsidRPr="007A4AFC" w:rsidDel="00693568">
                <w:rPr>
                  <w:color w:val="000000" w:themeColor="text1"/>
                  <w:rPrChange w:id="5918" w:author="Dr Mamadou SANOGO" w:date="2023-10-25T18:15:00Z">
                    <w:rPr/>
                  </w:rPrChange>
                </w:rPr>
                <w:delText>1</w:delText>
              </w:r>
            </w:del>
            <w:del w:id="5919" w:author="Dr Mamadou SANOGO" w:date="2023-10-26T14:54:00Z">
              <w:r w:rsidRPr="007A4AFC" w:rsidDel="00CB3C42">
                <w:rPr>
                  <w:color w:val="000000" w:themeColor="text1"/>
                  <w:rPrChange w:id="5920" w:author="Dr Mamadou SANOGO" w:date="2023-10-25T18:15:00Z">
                    <w:rPr/>
                  </w:rPrChange>
                </w:rPr>
                <w:delText>2</w:delText>
              </w:r>
            </w:del>
            <w:del w:id="5921" w:author="Dr Mamadou SANOGO" w:date="2023-10-27T11:28:00Z">
              <w:r w:rsidRPr="007A4AFC" w:rsidDel="00693568">
                <w:rPr>
                  <w:color w:val="000000" w:themeColor="text1"/>
                  <w:rPrChange w:id="5922" w:author="Dr Mamadou SANOGO" w:date="2023-10-25T18:15:00Z">
                    <w:rPr/>
                  </w:rPrChange>
                </w:rPr>
                <w:delText xml:space="preserve"> soit 100%</w:delText>
              </w:r>
            </w:del>
          </w:p>
        </w:tc>
        <w:tc>
          <w:tcPr>
            <w:tcW w:w="1696" w:type="dxa"/>
            <w:vAlign w:val="center"/>
          </w:tcPr>
          <w:p w14:paraId="597594AD" w14:textId="2939CC61" w:rsidR="00887FDF" w:rsidRPr="007A4AFC" w:rsidDel="00693568" w:rsidRDefault="00887FDF" w:rsidP="00887FDF">
            <w:pPr>
              <w:spacing w:line="240" w:lineRule="auto"/>
              <w:jc w:val="center"/>
              <w:rPr>
                <w:del w:id="5923" w:author="Dr Mamadou SANOGO" w:date="2023-10-27T11:28:00Z"/>
                <w:color w:val="000000" w:themeColor="text1"/>
                <w:rPrChange w:id="5924" w:author="Dr Mamadou SANOGO" w:date="2023-10-25T18:15:00Z">
                  <w:rPr>
                    <w:del w:id="5925" w:author="Dr Mamadou SANOGO" w:date="2023-10-27T11:28:00Z"/>
                  </w:rPr>
                </w:rPrChange>
              </w:rPr>
            </w:pPr>
            <w:del w:id="5926" w:author="Dr Mamadou SANOGO" w:date="2023-10-27T11:28:00Z">
              <w:r w:rsidRPr="007A4AFC" w:rsidDel="00693568">
                <w:rPr>
                  <w:color w:val="000000" w:themeColor="text1"/>
                  <w:rPrChange w:id="5927" w:author="Dr Mamadou SANOGO" w:date="2023-10-25T18:15:00Z">
                    <w:rPr/>
                  </w:rPrChange>
                </w:rPr>
                <w:delText>1</w:delText>
              </w:r>
            </w:del>
            <w:del w:id="5928" w:author="Dr Mamadou SANOGO" w:date="2023-10-26T15:34:00Z">
              <w:r w:rsidRPr="007A4AFC" w:rsidDel="00CB3C42">
                <w:rPr>
                  <w:color w:val="000000" w:themeColor="text1"/>
                  <w:rPrChange w:id="5929" w:author="Dr Mamadou SANOGO" w:date="2023-10-25T18:15:00Z">
                    <w:rPr/>
                  </w:rPrChange>
                </w:rPr>
                <w:delText>2</w:delText>
              </w:r>
            </w:del>
            <w:del w:id="5930" w:author="Dr Mamadou SANOGO" w:date="2023-10-27T11:28:00Z">
              <w:r w:rsidRPr="007A4AFC" w:rsidDel="00693568">
                <w:rPr>
                  <w:color w:val="000000" w:themeColor="text1"/>
                  <w:rPrChange w:id="5931" w:author="Dr Mamadou SANOGO" w:date="2023-10-25T18:15:00Z">
                    <w:rPr/>
                  </w:rPrChange>
                </w:rPr>
                <w:delText xml:space="preserve"> soit 100%</w:delText>
              </w:r>
            </w:del>
          </w:p>
        </w:tc>
      </w:tr>
      <w:tr w:rsidR="007A4AFC" w:rsidRPr="007A4AFC" w:rsidDel="00693568" w14:paraId="4DB6F1FE" w14:textId="7A82239C" w:rsidTr="00887FDF">
        <w:trPr>
          <w:del w:id="5932" w:author="Dr Mamadou SANOGO" w:date="2023-10-27T11:28:00Z"/>
        </w:trPr>
        <w:tc>
          <w:tcPr>
            <w:tcW w:w="2404" w:type="dxa"/>
          </w:tcPr>
          <w:p w14:paraId="350A8783" w14:textId="65BE9C49" w:rsidR="00887FDF" w:rsidRPr="007A4AFC" w:rsidDel="00693568" w:rsidRDefault="00887FDF" w:rsidP="00887FDF">
            <w:pPr>
              <w:spacing w:line="240" w:lineRule="auto"/>
              <w:rPr>
                <w:del w:id="5933" w:author="Dr Mamadou SANOGO" w:date="2023-10-27T11:28:00Z"/>
                <w:color w:val="000000" w:themeColor="text1"/>
                <w:rPrChange w:id="5934" w:author="Dr Mamadou SANOGO" w:date="2023-10-25T18:15:00Z">
                  <w:rPr>
                    <w:del w:id="5935" w:author="Dr Mamadou SANOGO" w:date="2023-10-27T11:28:00Z"/>
                  </w:rPr>
                </w:rPrChange>
              </w:rPr>
            </w:pPr>
            <w:del w:id="5936" w:author="Dr Mamadou SANOGO" w:date="2023-10-27T11:28:00Z">
              <w:r w:rsidRPr="007A4AFC" w:rsidDel="00693568">
                <w:rPr>
                  <w:color w:val="000000" w:themeColor="text1"/>
                  <w:rPrChange w:id="5937" w:author="Dr Mamadou SANOGO" w:date="2023-10-25T18:15:00Z">
                    <w:rPr/>
                  </w:rPrChange>
                </w:rPr>
                <w:delText>Nbr. et % d’étudiants admis en M2 avec dettes</w:delText>
              </w:r>
            </w:del>
          </w:p>
        </w:tc>
        <w:tc>
          <w:tcPr>
            <w:tcW w:w="1559" w:type="dxa"/>
            <w:vAlign w:val="center"/>
          </w:tcPr>
          <w:p w14:paraId="6FFD6DC6" w14:textId="7D60F8A1" w:rsidR="00887FDF" w:rsidRPr="007A4AFC" w:rsidDel="00693568" w:rsidRDefault="00887FDF" w:rsidP="00887FDF">
            <w:pPr>
              <w:spacing w:line="240" w:lineRule="auto"/>
              <w:jc w:val="center"/>
              <w:rPr>
                <w:del w:id="5938" w:author="Dr Mamadou SANOGO" w:date="2023-10-27T11:28:00Z"/>
                <w:color w:val="000000" w:themeColor="text1"/>
                <w:rPrChange w:id="5939" w:author="Dr Mamadou SANOGO" w:date="2023-10-25T18:15:00Z">
                  <w:rPr>
                    <w:del w:id="5940" w:author="Dr Mamadou SANOGO" w:date="2023-10-27T11:28:00Z"/>
                  </w:rPr>
                </w:rPrChange>
              </w:rPr>
            </w:pPr>
            <w:del w:id="5941" w:author="Dr Mamadou SANOGO" w:date="2023-10-27T11:28:00Z">
              <w:r w:rsidRPr="007A4AFC" w:rsidDel="00693568">
                <w:rPr>
                  <w:color w:val="000000" w:themeColor="text1"/>
                  <w:rPrChange w:id="5942" w:author="Dr Mamadou SANOGO" w:date="2023-10-25T18:15:00Z">
                    <w:rPr/>
                  </w:rPrChange>
                </w:rPr>
                <w:delText>2 soit 18%</w:delText>
              </w:r>
            </w:del>
          </w:p>
        </w:tc>
        <w:tc>
          <w:tcPr>
            <w:tcW w:w="1701" w:type="dxa"/>
            <w:vAlign w:val="center"/>
          </w:tcPr>
          <w:p w14:paraId="6869462E" w14:textId="0AC40E4C" w:rsidR="00887FDF" w:rsidRPr="007A4AFC" w:rsidDel="00693568" w:rsidRDefault="00887FDF" w:rsidP="00887FDF">
            <w:pPr>
              <w:spacing w:line="240" w:lineRule="auto"/>
              <w:jc w:val="center"/>
              <w:rPr>
                <w:del w:id="5943" w:author="Dr Mamadou SANOGO" w:date="2023-10-27T11:28:00Z"/>
                <w:color w:val="000000" w:themeColor="text1"/>
                <w:rPrChange w:id="5944" w:author="Dr Mamadou SANOGO" w:date="2023-10-25T18:15:00Z">
                  <w:rPr>
                    <w:del w:id="5945" w:author="Dr Mamadou SANOGO" w:date="2023-10-27T11:28:00Z"/>
                  </w:rPr>
                </w:rPrChange>
              </w:rPr>
            </w:pPr>
            <w:del w:id="5946" w:author="Dr Mamadou SANOGO" w:date="2023-10-27T11:28:00Z">
              <w:r w:rsidRPr="007A4AFC" w:rsidDel="00693568">
                <w:rPr>
                  <w:color w:val="000000" w:themeColor="text1"/>
                  <w:rPrChange w:id="5947" w:author="Dr Mamadou SANOGO" w:date="2023-10-25T18:15:00Z">
                    <w:rPr/>
                  </w:rPrChange>
                </w:rPr>
                <w:delText>0 soit 0%</w:delText>
              </w:r>
            </w:del>
          </w:p>
        </w:tc>
        <w:tc>
          <w:tcPr>
            <w:tcW w:w="1701" w:type="dxa"/>
            <w:vAlign w:val="center"/>
          </w:tcPr>
          <w:p w14:paraId="29B6394A" w14:textId="2826B1B2" w:rsidR="00887FDF" w:rsidRPr="007A4AFC" w:rsidDel="00693568" w:rsidRDefault="00887FDF" w:rsidP="00887FDF">
            <w:pPr>
              <w:spacing w:line="240" w:lineRule="auto"/>
              <w:jc w:val="center"/>
              <w:rPr>
                <w:del w:id="5948" w:author="Dr Mamadou SANOGO" w:date="2023-10-27T11:28:00Z"/>
                <w:color w:val="000000" w:themeColor="text1"/>
                <w:rPrChange w:id="5949" w:author="Dr Mamadou SANOGO" w:date="2023-10-25T18:15:00Z">
                  <w:rPr>
                    <w:del w:id="5950" w:author="Dr Mamadou SANOGO" w:date="2023-10-27T11:28:00Z"/>
                  </w:rPr>
                </w:rPrChange>
              </w:rPr>
            </w:pPr>
            <w:del w:id="5951" w:author="Dr Mamadou SANOGO" w:date="2023-10-27T11:28:00Z">
              <w:r w:rsidRPr="007A4AFC" w:rsidDel="00693568">
                <w:rPr>
                  <w:color w:val="000000" w:themeColor="text1"/>
                  <w:rPrChange w:id="5952" w:author="Dr Mamadou SANOGO" w:date="2023-10-25T18:15:00Z">
                    <w:rPr/>
                  </w:rPrChange>
                </w:rPr>
                <w:delText>0 soit 0%</w:delText>
              </w:r>
            </w:del>
          </w:p>
        </w:tc>
        <w:tc>
          <w:tcPr>
            <w:tcW w:w="1696" w:type="dxa"/>
            <w:vAlign w:val="center"/>
          </w:tcPr>
          <w:p w14:paraId="4EC098E9" w14:textId="7934D2A6" w:rsidR="00887FDF" w:rsidRPr="007A4AFC" w:rsidDel="00693568" w:rsidRDefault="00887FDF" w:rsidP="00887FDF">
            <w:pPr>
              <w:spacing w:line="240" w:lineRule="auto"/>
              <w:jc w:val="center"/>
              <w:rPr>
                <w:del w:id="5953" w:author="Dr Mamadou SANOGO" w:date="2023-10-27T11:28:00Z"/>
                <w:color w:val="000000" w:themeColor="text1"/>
                <w:rPrChange w:id="5954" w:author="Dr Mamadou SANOGO" w:date="2023-10-25T18:15:00Z">
                  <w:rPr>
                    <w:del w:id="5955" w:author="Dr Mamadou SANOGO" w:date="2023-10-27T11:28:00Z"/>
                  </w:rPr>
                </w:rPrChange>
              </w:rPr>
            </w:pPr>
            <w:del w:id="5956" w:author="Dr Mamadou SANOGO" w:date="2023-10-27T11:28:00Z">
              <w:r w:rsidRPr="007A4AFC" w:rsidDel="00693568">
                <w:rPr>
                  <w:color w:val="000000" w:themeColor="text1"/>
                  <w:rPrChange w:id="5957" w:author="Dr Mamadou SANOGO" w:date="2023-10-25T18:15:00Z">
                    <w:rPr/>
                  </w:rPrChange>
                </w:rPr>
                <w:delText>0 soit 0%</w:delText>
              </w:r>
            </w:del>
          </w:p>
        </w:tc>
      </w:tr>
      <w:tr w:rsidR="007A4AFC" w:rsidRPr="007A4AFC" w:rsidDel="00693568" w14:paraId="0E7EF4C6" w14:textId="75872429" w:rsidTr="00887FDF">
        <w:trPr>
          <w:del w:id="5958" w:author="Dr Mamadou SANOGO" w:date="2023-10-27T11:28:00Z"/>
        </w:trPr>
        <w:tc>
          <w:tcPr>
            <w:tcW w:w="2404" w:type="dxa"/>
          </w:tcPr>
          <w:p w14:paraId="7E6E84D2" w14:textId="3F1CB8F3" w:rsidR="00887FDF" w:rsidRPr="007A4AFC" w:rsidDel="00693568" w:rsidRDefault="00887FDF" w:rsidP="00887FDF">
            <w:pPr>
              <w:spacing w:line="240" w:lineRule="auto"/>
              <w:rPr>
                <w:del w:id="5959" w:author="Dr Mamadou SANOGO" w:date="2023-10-27T11:28:00Z"/>
                <w:color w:val="000000" w:themeColor="text1"/>
                <w:rPrChange w:id="5960" w:author="Dr Mamadou SANOGO" w:date="2023-10-25T18:15:00Z">
                  <w:rPr>
                    <w:del w:id="5961" w:author="Dr Mamadou SANOGO" w:date="2023-10-27T11:28:00Z"/>
                  </w:rPr>
                </w:rPrChange>
              </w:rPr>
            </w:pPr>
            <w:del w:id="5962" w:author="Dr Mamadou SANOGO" w:date="2023-10-27T11:28:00Z">
              <w:r w:rsidRPr="007A4AFC" w:rsidDel="00693568">
                <w:rPr>
                  <w:color w:val="000000" w:themeColor="text1"/>
                  <w:rPrChange w:id="5963" w:author="Dr Mamadou SANOGO" w:date="2023-10-25T18:15:00Z">
                    <w:rPr/>
                  </w:rPrChange>
                </w:rPr>
                <w:delText>Nbr. et % d’étudiants ajournés en M1</w:delText>
              </w:r>
            </w:del>
          </w:p>
        </w:tc>
        <w:tc>
          <w:tcPr>
            <w:tcW w:w="1559" w:type="dxa"/>
            <w:vAlign w:val="center"/>
          </w:tcPr>
          <w:p w14:paraId="70EA6D8A" w14:textId="54BB84D9" w:rsidR="00887FDF" w:rsidRPr="007A4AFC" w:rsidDel="00693568" w:rsidRDefault="00887FDF" w:rsidP="00887FDF">
            <w:pPr>
              <w:spacing w:line="240" w:lineRule="auto"/>
              <w:jc w:val="center"/>
              <w:rPr>
                <w:del w:id="5964" w:author="Dr Mamadou SANOGO" w:date="2023-10-27T11:28:00Z"/>
                <w:color w:val="000000" w:themeColor="text1"/>
                <w:rPrChange w:id="5965" w:author="Dr Mamadou SANOGO" w:date="2023-10-25T18:15:00Z">
                  <w:rPr>
                    <w:del w:id="5966" w:author="Dr Mamadou SANOGO" w:date="2023-10-27T11:28:00Z"/>
                  </w:rPr>
                </w:rPrChange>
              </w:rPr>
            </w:pPr>
            <w:del w:id="5967" w:author="Dr Mamadou SANOGO" w:date="2023-10-27T11:28:00Z">
              <w:r w:rsidRPr="007A4AFC" w:rsidDel="00693568">
                <w:rPr>
                  <w:color w:val="000000" w:themeColor="text1"/>
                  <w:rPrChange w:id="5968" w:author="Dr Mamadou SANOGO" w:date="2023-10-25T18:15:00Z">
                    <w:rPr/>
                  </w:rPrChange>
                </w:rPr>
                <w:delText>0 soit 0%</w:delText>
              </w:r>
            </w:del>
          </w:p>
        </w:tc>
        <w:tc>
          <w:tcPr>
            <w:tcW w:w="1701" w:type="dxa"/>
            <w:vAlign w:val="center"/>
          </w:tcPr>
          <w:p w14:paraId="6C792DB5" w14:textId="297B2B36" w:rsidR="00887FDF" w:rsidRPr="007A4AFC" w:rsidDel="00693568" w:rsidRDefault="00887FDF" w:rsidP="00887FDF">
            <w:pPr>
              <w:spacing w:line="240" w:lineRule="auto"/>
              <w:jc w:val="center"/>
              <w:rPr>
                <w:del w:id="5969" w:author="Dr Mamadou SANOGO" w:date="2023-10-27T11:28:00Z"/>
                <w:color w:val="000000" w:themeColor="text1"/>
                <w:rPrChange w:id="5970" w:author="Dr Mamadou SANOGO" w:date="2023-10-25T18:15:00Z">
                  <w:rPr>
                    <w:del w:id="5971" w:author="Dr Mamadou SANOGO" w:date="2023-10-27T11:28:00Z"/>
                  </w:rPr>
                </w:rPrChange>
              </w:rPr>
            </w:pPr>
            <w:del w:id="5972" w:author="Dr Mamadou SANOGO" w:date="2023-10-27T11:28:00Z">
              <w:r w:rsidRPr="007A4AFC" w:rsidDel="00693568">
                <w:rPr>
                  <w:color w:val="000000" w:themeColor="text1"/>
                  <w:rPrChange w:id="5973" w:author="Dr Mamadou SANOGO" w:date="2023-10-25T18:15:00Z">
                    <w:rPr/>
                  </w:rPrChange>
                </w:rPr>
                <w:delText>0 soit 0%</w:delText>
              </w:r>
            </w:del>
          </w:p>
        </w:tc>
        <w:tc>
          <w:tcPr>
            <w:tcW w:w="1701" w:type="dxa"/>
            <w:vAlign w:val="center"/>
          </w:tcPr>
          <w:p w14:paraId="7FDB6C37" w14:textId="201F4AC5" w:rsidR="00887FDF" w:rsidRPr="007A4AFC" w:rsidDel="00693568" w:rsidRDefault="00887FDF" w:rsidP="00887FDF">
            <w:pPr>
              <w:spacing w:line="240" w:lineRule="auto"/>
              <w:jc w:val="center"/>
              <w:rPr>
                <w:del w:id="5974" w:author="Dr Mamadou SANOGO" w:date="2023-10-27T11:28:00Z"/>
                <w:color w:val="000000" w:themeColor="text1"/>
                <w:rPrChange w:id="5975" w:author="Dr Mamadou SANOGO" w:date="2023-10-25T18:15:00Z">
                  <w:rPr>
                    <w:del w:id="5976" w:author="Dr Mamadou SANOGO" w:date="2023-10-27T11:28:00Z"/>
                  </w:rPr>
                </w:rPrChange>
              </w:rPr>
            </w:pPr>
            <w:del w:id="5977" w:author="Dr Mamadou SANOGO" w:date="2023-10-27T11:28:00Z">
              <w:r w:rsidRPr="007A4AFC" w:rsidDel="00693568">
                <w:rPr>
                  <w:color w:val="000000" w:themeColor="text1"/>
                  <w:rPrChange w:id="5978" w:author="Dr Mamadou SANOGO" w:date="2023-10-25T18:15:00Z">
                    <w:rPr/>
                  </w:rPrChange>
                </w:rPr>
                <w:delText>0 soit 0%</w:delText>
              </w:r>
            </w:del>
          </w:p>
        </w:tc>
        <w:tc>
          <w:tcPr>
            <w:tcW w:w="1696" w:type="dxa"/>
            <w:vAlign w:val="center"/>
          </w:tcPr>
          <w:p w14:paraId="1FD376BD" w14:textId="466A4288" w:rsidR="00887FDF" w:rsidRPr="007A4AFC" w:rsidDel="00693568" w:rsidRDefault="00887FDF" w:rsidP="00887FDF">
            <w:pPr>
              <w:spacing w:line="240" w:lineRule="auto"/>
              <w:jc w:val="center"/>
              <w:rPr>
                <w:del w:id="5979" w:author="Dr Mamadou SANOGO" w:date="2023-10-27T11:28:00Z"/>
                <w:color w:val="000000" w:themeColor="text1"/>
                <w:rPrChange w:id="5980" w:author="Dr Mamadou SANOGO" w:date="2023-10-25T18:15:00Z">
                  <w:rPr>
                    <w:del w:id="5981" w:author="Dr Mamadou SANOGO" w:date="2023-10-27T11:28:00Z"/>
                  </w:rPr>
                </w:rPrChange>
              </w:rPr>
            </w:pPr>
            <w:del w:id="5982" w:author="Dr Mamadou SANOGO" w:date="2023-10-27T11:28:00Z">
              <w:r w:rsidRPr="007A4AFC" w:rsidDel="00693568">
                <w:rPr>
                  <w:color w:val="000000" w:themeColor="text1"/>
                  <w:rPrChange w:id="5983" w:author="Dr Mamadou SANOGO" w:date="2023-10-25T18:15:00Z">
                    <w:rPr/>
                  </w:rPrChange>
                </w:rPr>
                <w:delText>0 soit 0%</w:delText>
              </w:r>
            </w:del>
          </w:p>
        </w:tc>
      </w:tr>
      <w:tr w:rsidR="007A4AFC" w:rsidRPr="007A4AFC" w:rsidDel="00693568" w14:paraId="324E35BC" w14:textId="55EB7082" w:rsidTr="00887FDF">
        <w:trPr>
          <w:del w:id="5984" w:author="Dr Mamadou SANOGO" w:date="2023-10-27T11:28:00Z"/>
        </w:trPr>
        <w:tc>
          <w:tcPr>
            <w:tcW w:w="2404" w:type="dxa"/>
          </w:tcPr>
          <w:p w14:paraId="378107AD" w14:textId="2D978F6B" w:rsidR="00887FDF" w:rsidRPr="007A4AFC" w:rsidDel="00693568" w:rsidRDefault="00887FDF" w:rsidP="00887FDF">
            <w:pPr>
              <w:spacing w:line="240" w:lineRule="auto"/>
              <w:rPr>
                <w:del w:id="5985" w:author="Dr Mamadou SANOGO" w:date="2023-10-27T11:28:00Z"/>
                <w:color w:val="000000" w:themeColor="text1"/>
                <w:rPrChange w:id="5986" w:author="Dr Mamadou SANOGO" w:date="2023-10-25T18:15:00Z">
                  <w:rPr>
                    <w:del w:id="5987" w:author="Dr Mamadou SANOGO" w:date="2023-10-27T11:28:00Z"/>
                  </w:rPr>
                </w:rPrChange>
              </w:rPr>
            </w:pPr>
            <w:del w:id="5988" w:author="Dr Mamadou SANOGO" w:date="2023-10-27T11:28:00Z">
              <w:r w:rsidRPr="007A4AFC" w:rsidDel="00693568">
                <w:rPr>
                  <w:color w:val="000000" w:themeColor="text1"/>
                  <w:rPrChange w:id="5989" w:author="Dr Mamadou SANOGO" w:date="2023-10-25T18:15:00Z">
                    <w:rPr/>
                  </w:rPrChange>
                </w:rPr>
                <w:delText>Nbr. et % d’étudiants ayant validé le M2</w:delText>
              </w:r>
            </w:del>
          </w:p>
        </w:tc>
        <w:tc>
          <w:tcPr>
            <w:tcW w:w="1559" w:type="dxa"/>
            <w:vAlign w:val="center"/>
          </w:tcPr>
          <w:p w14:paraId="6C105714" w14:textId="1ED023C9" w:rsidR="00887FDF" w:rsidRPr="007A4AFC" w:rsidDel="00693568" w:rsidRDefault="00887FDF" w:rsidP="00887FDF">
            <w:pPr>
              <w:spacing w:line="240" w:lineRule="auto"/>
              <w:jc w:val="center"/>
              <w:rPr>
                <w:del w:id="5990" w:author="Dr Mamadou SANOGO" w:date="2023-10-27T11:28:00Z"/>
                <w:color w:val="000000" w:themeColor="text1"/>
                <w:rPrChange w:id="5991" w:author="Dr Mamadou SANOGO" w:date="2023-10-25T18:15:00Z">
                  <w:rPr>
                    <w:del w:id="5992" w:author="Dr Mamadou SANOGO" w:date="2023-10-27T11:28:00Z"/>
                  </w:rPr>
                </w:rPrChange>
              </w:rPr>
            </w:pPr>
            <w:del w:id="5993" w:author="Dr Mamadou SANOGO" w:date="2023-10-27T11:28:00Z">
              <w:r w:rsidRPr="007A4AFC" w:rsidDel="00693568">
                <w:rPr>
                  <w:color w:val="000000" w:themeColor="text1"/>
                  <w:rPrChange w:id="5994" w:author="Dr Mamadou SANOGO" w:date="2023-10-25T18:15:00Z">
                    <w:rPr/>
                  </w:rPrChange>
                </w:rPr>
                <w:delText>10 soit 100%</w:delText>
              </w:r>
            </w:del>
          </w:p>
        </w:tc>
        <w:tc>
          <w:tcPr>
            <w:tcW w:w="1701" w:type="dxa"/>
            <w:vAlign w:val="center"/>
          </w:tcPr>
          <w:p w14:paraId="49E9954C" w14:textId="54543F73" w:rsidR="00887FDF" w:rsidRPr="007A4AFC" w:rsidDel="00693568" w:rsidRDefault="00887FDF" w:rsidP="00887FDF">
            <w:pPr>
              <w:spacing w:line="240" w:lineRule="auto"/>
              <w:jc w:val="center"/>
              <w:rPr>
                <w:del w:id="5995" w:author="Dr Mamadou SANOGO" w:date="2023-10-27T11:28:00Z"/>
                <w:color w:val="000000" w:themeColor="text1"/>
                <w:rPrChange w:id="5996" w:author="Dr Mamadou SANOGO" w:date="2023-10-25T18:15:00Z">
                  <w:rPr>
                    <w:del w:id="5997" w:author="Dr Mamadou SANOGO" w:date="2023-10-27T11:28:00Z"/>
                  </w:rPr>
                </w:rPrChange>
              </w:rPr>
            </w:pPr>
            <w:del w:id="5998" w:author="Dr Mamadou SANOGO" w:date="2023-10-27T11:28:00Z">
              <w:r w:rsidRPr="007A4AFC" w:rsidDel="00693568">
                <w:rPr>
                  <w:color w:val="000000" w:themeColor="text1"/>
                  <w:rPrChange w:id="5999" w:author="Dr Mamadou SANOGO" w:date="2023-10-25T18:15:00Z">
                    <w:rPr/>
                  </w:rPrChange>
                </w:rPr>
                <w:delText xml:space="preserve">10 soit </w:delText>
              </w:r>
              <w:r w:rsidR="009C4D39" w:rsidRPr="007A4AFC" w:rsidDel="00693568">
                <w:rPr>
                  <w:color w:val="000000" w:themeColor="text1"/>
                  <w:rPrChange w:id="6000" w:author="Dr Mamadou SANOGO" w:date="2023-10-25T18:15:00Z">
                    <w:rPr/>
                  </w:rPrChange>
                </w:rPr>
                <w:delText>10</w:delText>
              </w:r>
              <w:r w:rsidRPr="007A4AFC" w:rsidDel="00693568">
                <w:rPr>
                  <w:color w:val="000000" w:themeColor="text1"/>
                  <w:rPrChange w:id="6001" w:author="Dr Mamadou SANOGO" w:date="2023-10-25T18:15:00Z">
                    <w:rPr/>
                  </w:rPrChange>
                </w:rPr>
                <w:delText>0%</w:delText>
              </w:r>
            </w:del>
          </w:p>
        </w:tc>
        <w:tc>
          <w:tcPr>
            <w:tcW w:w="1701" w:type="dxa"/>
            <w:vAlign w:val="center"/>
          </w:tcPr>
          <w:p w14:paraId="21116857" w14:textId="6E12DA21" w:rsidR="00887FDF" w:rsidRPr="007A4AFC" w:rsidDel="00693568" w:rsidRDefault="00887FDF" w:rsidP="00887FDF">
            <w:pPr>
              <w:spacing w:line="240" w:lineRule="auto"/>
              <w:jc w:val="center"/>
              <w:rPr>
                <w:del w:id="6002" w:author="Dr Mamadou SANOGO" w:date="2023-10-27T11:28:00Z"/>
                <w:color w:val="000000" w:themeColor="text1"/>
                <w:rPrChange w:id="6003" w:author="Dr Mamadou SANOGO" w:date="2023-10-25T18:15:00Z">
                  <w:rPr>
                    <w:del w:id="6004" w:author="Dr Mamadou SANOGO" w:date="2023-10-27T11:28:00Z"/>
                  </w:rPr>
                </w:rPrChange>
              </w:rPr>
            </w:pPr>
            <w:del w:id="6005" w:author="Dr Mamadou SANOGO" w:date="2023-10-27T11:28:00Z">
              <w:r w:rsidRPr="007A4AFC" w:rsidDel="00693568">
                <w:rPr>
                  <w:color w:val="000000" w:themeColor="text1"/>
                  <w:rPrChange w:id="6006" w:author="Dr Mamadou SANOGO" w:date="2023-10-25T18:15:00Z">
                    <w:rPr/>
                  </w:rPrChange>
                </w:rPr>
                <w:delText xml:space="preserve">10 soit </w:delText>
              </w:r>
              <w:r w:rsidR="009C4D39" w:rsidRPr="007A4AFC" w:rsidDel="00693568">
                <w:rPr>
                  <w:color w:val="000000" w:themeColor="text1"/>
                  <w:rPrChange w:id="6007" w:author="Dr Mamadou SANOGO" w:date="2023-10-25T18:15:00Z">
                    <w:rPr/>
                  </w:rPrChange>
                </w:rPr>
                <w:delText>10</w:delText>
              </w:r>
              <w:r w:rsidRPr="007A4AFC" w:rsidDel="00693568">
                <w:rPr>
                  <w:color w:val="000000" w:themeColor="text1"/>
                  <w:rPrChange w:id="6008" w:author="Dr Mamadou SANOGO" w:date="2023-10-25T18:15:00Z">
                    <w:rPr/>
                  </w:rPrChange>
                </w:rPr>
                <w:delText>0%</w:delText>
              </w:r>
            </w:del>
          </w:p>
        </w:tc>
        <w:tc>
          <w:tcPr>
            <w:tcW w:w="1696" w:type="dxa"/>
            <w:vAlign w:val="center"/>
          </w:tcPr>
          <w:p w14:paraId="33DCA261" w14:textId="72E4FDD9" w:rsidR="00887FDF" w:rsidRPr="007A4AFC" w:rsidDel="00693568" w:rsidRDefault="00887FDF" w:rsidP="00887FDF">
            <w:pPr>
              <w:spacing w:line="240" w:lineRule="auto"/>
              <w:jc w:val="center"/>
              <w:rPr>
                <w:del w:id="6009" w:author="Dr Mamadou SANOGO" w:date="2023-10-27T11:28:00Z"/>
                <w:color w:val="000000" w:themeColor="text1"/>
                <w:rPrChange w:id="6010" w:author="Dr Mamadou SANOGO" w:date="2023-10-25T18:15:00Z">
                  <w:rPr>
                    <w:del w:id="6011" w:author="Dr Mamadou SANOGO" w:date="2023-10-27T11:28:00Z"/>
                  </w:rPr>
                </w:rPrChange>
              </w:rPr>
            </w:pPr>
            <w:del w:id="6012" w:author="Dr Mamadou SANOGO" w:date="2023-10-27T11:28:00Z">
              <w:r w:rsidRPr="007A4AFC" w:rsidDel="00693568">
                <w:rPr>
                  <w:color w:val="000000" w:themeColor="text1"/>
                  <w:rPrChange w:id="6013" w:author="Dr Mamadou SANOGO" w:date="2023-10-25T18:15:00Z">
                    <w:rPr/>
                  </w:rPrChange>
                </w:rPr>
                <w:delText>1</w:delText>
              </w:r>
            </w:del>
            <w:del w:id="6014" w:author="Dr Mamadou SANOGO" w:date="2023-10-26T15:35:00Z">
              <w:r w:rsidRPr="007A4AFC" w:rsidDel="00CB3C42">
                <w:rPr>
                  <w:color w:val="000000" w:themeColor="text1"/>
                  <w:rPrChange w:id="6015" w:author="Dr Mamadou SANOGO" w:date="2023-10-25T18:15:00Z">
                    <w:rPr/>
                  </w:rPrChange>
                </w:rPr>
                <w:delText>0</w:delText>
              </w:r>
            </w:del>
            <w:del w:id="6016" w:author="Dr Mamadou SANOGO" w:date="2023-10-27T11:28:00Z">
              <w:r w:rsidRPr="007A4AFC" w:rsidDel="00693568">
                <w:rPr>
                  <w:color w:val="000000" w:themeColor="text1"/>
                  <w:rPrChange w:id="6017" w:author="Dr Mamadou SANOGO" w:date="2023-10-25T18:15:00Z">
                    <w:rPr/>
                  </w:rPrChange>
                </w:rPr>
                <w:delText xml:space="preserve"> soit </w:delText>
              </w:r>
              <w:r w:rsidR="009C4D39" w:rsidRPr="007A4AFC" w:rsidDel="00693568">
                <w:rPr>
                  <w:color w:val="000000" w:themeColor="text1"/>
                  <w:rPrChange w:id="6018" w:author="Dr Mamadou SANOGO" w:date="2023-10-25T18:15:00Z">
                    <w:rPr/>
                  </w:rPrChange>
                </w:rPr>
                <w:delText>10</w:delText>
              </w:r>
              <w:r w:rsidRPr="007A4AFC" w:rsidDel="00693568">
                <w:rPr>
                  <w:color w:val="000000" w:themeColor="text1"/>
                  <w:rPrChange w:id="6019" w:author="Dr Mamadou SANOGO" w:date="2023-10-25T18:15:00Z">
                    <w:rPr/>
                  </w:rPrChange>
                </w:rPr>
                <w:delText>0%</w:delText>
              </w:r>
            </w:del>
          </w:p>
        </w:tc>
      </w:tr>
      <w:tr w:rsidR="007A4AFC" w:rsidRPr="007A4AFC" w:rsidDel="00693568" w14:paraId="37DBC002" w14:textId="0603D408" w:rsidTr="00887FDF">
        <w:trPr>
          <w:del w:id="6020" w:author="Dr Mamadou SANOGO" w:date="2023-10-27T11:28:00Z"/>
        </w:trPr>
        <w:tc>
          <w:tcPr>
            <w:tcW w:w="2404" w:type="dxa"/>
            <w:tcBorders>
              <w:bottom w:val="single" w:sz="4" w:space="0" w:color="auto"/>
            </w:tcBorders>
          </w:tcPr>
          <w:p w14:paraId="7D70469C" w14:textId="18B53D56" w:rsidR="00887FDF" w:rsidRPr="007A4AFC" w:rsidDel="00693568" w:rsidRDefault="00887FDF" w:rsidP="00887FDF">
            <w:pPr>
              <w:spacing w:line="240" w:lineRule="auto"/>
              <w:rPr>
                <w:del w:id="6021" w:author="Dr Mamadou SANOGO" w:date="2023-10-27T11:28:00Z"/>
                <w:color w:val="000000" w:themeColor="text1"/>
                <w:rPrChange w:id="6022" w:author="Dr Mamadou SANOGO" w:date="2023-10-25T18:15:00Z">
                  <w:rPr>
                    <w:del w:id="6023" w:author="Dr Mamadou SANOGO" w:date="2023-10-27T11:28:00Z"/>
                  </w:rPr>
                </w:rPrChange>
              </w:rPr>
            </w:pPr>
            <w:del w:id="6024" w:author="Dr Mamadou SANOGO" w:date="2023-10-27T11:28:00Z">
              <w:r w:rsidRPr="007A4AFC" w:rsidDel="00693568">
                <w:rPr>
                  <w:color w:val="000000" w:themeColor="text1"/>
                  <w:rPrChange w:id="6025" w:author="Dr Mamadou SANOGO" w:date="2023-10-25T18:15:00Z">
                    <w:rPr/>
                  </w:rPrChange>
                </w:rPr>
                <w:delText>Nbr. et % d’étudiants ajournés en M2</w:delText>
              </w:r>
            </w:del>
          </w:p>
        </w:tc>
        <w:tc>
          <w:tcPr>
            <w:tcW w:w="1559" w:type="dxa"/>
            <w:tcBorders>
              <w:bottom w:val="single" w:sz="4" w:space="0" w:color="auto"/>
            </w:tcBorders>
            <w:vAlign w:val="center"/>
          </w:tcPr>
          <w:p w14:paraId="5751BC4A" w14:textId="772A8638" w:rsidR="00887FDF" w:rsidRPr="007A4AFC" w:rsidDel="00693568" w:rsidRDefault="00887FDF" w:rsidP="00887FDF">
            <w:pPr>
              <w:spacing w:line="240" w:lineRule="auto"/>
              <w:jc w:val="center"/>
              <w:rPr>
                <w:del w:id="6026" w:author="Dr Mamadou SANOGO" w:date="2023-10-27T11:28:00Z"/>
                <w:color w:val="000000" w:themeColor="text1"/>
                <w:rPrChange w:id="6027" w:author="Dr Mamadou SANOGO" w:date="2023-10-25T18:15:00Z">
                  <w:rPr>
                    <w:del w:id="6028" w:author="Dr Mamadou SANOGO" w:date="2023-10-27T11:28:00Z"/>
                  </w:rPr>
                </w:rPrChange>
              </w:rPr>
            </w:pPr>
            <w:del w:id="6029" w:author="Dr Mamadou SANOGO" w:date="2023-10-27T11:28:00Z">
              <w:r w:rsidRPr="007A4AFC" w:rsidDel="00693568">
                <w:rPr>
                  <w:color w:val="000000" w:themeColor="text1"/>
                  <w:rPrChange w:id="6030" w:author="Dr Mamadou SANOGO" w:date="2023-10-25T18:15:00Z">
                    <w:rPr/>
                  </w:rPrChange>
                </w:rPr>
                <w:delText>0 soit 0%</w:delText>
              </w:r>
            </w:del>
          </w:p>
        </w:tc>
        <w:tc>
          <w:tcPr>
            <w:tcW w:w="1701" w:type="dxa"/>
            <w:tcBorders>
              <w:bottom w:val="single" w:sz="4" w:space="0" w:color="auto"/>
            </w:tcBorders>
            <w:vAlign w:val="center"/>
          </w:tcPr>
          <w:p w14:paraId="75B15931" w14:textId="0D91DC4D" w:rsidR="00887FDF" w:rsidRPr="007A4AFC" w:rsidDel="00693568" w:rsidRDefault="00887FDF" w:rsidP="00887FDF">
            <w:pPr>
              <w:spacing w:line="240" w:lineRule="auto"/>
              <w:jc w:val="center"/>
              <w:rPr>
                <w:del w:id="6031" w:author="Dr Mamadou SANOGO" w:date="2023-10-27T11:28:00Z"/>
                <w:color w:val="000000" w:themeColor="text1"/>
                <w:rPrChange w:id="6032" w:author="Dr Mamadou SANOGO" w:date="2023-10-25T18:15:00Z">
                  <w:rPr>
                    <w:del w:id="6033" w:author="Dr Mamadou SANOGO" w:date="2023-10-27T11:28:00Z"/>
                  </w:rPr>
                </w:rPrChange>
              </w:rPr>
            </w:pPr>
            <w:del w:id="6034" w:author="Dr Mamadou SANOGO" w:date="2023-10-27T11:28:00Z">
              <w:r w:rsidRPr="007A4AFC" w:rsidDel="00693568">
                <w:rPr>
                  <w:color w:val="000000" w:themeColor="text1"/>
                  <w:rPrChange w:id="6035" w:author="Dr Mamadou SANOGO" w:date="2023-10-25T18:15:00Z">
                    <w:rPr/>
                  </w:rPrChange>
                </w:rPr>
                <w:delText>0 soit 0%</w:delText>
              </w:r>
            </w:del>
          </w:p>
        </w:tc>
        <w:tc>
          <w:tcPr>
            <w:tcW w:w="1701" w:type="dxa"/>
            <w:tcBorders>
              <w:bottom w:val="single" w:sz="4" w:space="0" w:color="auto"/>
            </w:tcBorders>
            <w:vAlign w:val="center"/>
          </w:tcPr>
          <w:p w14:paraId="2FB7A5BD" w14:textId="0653994F" w:rsidR="00887FDF" w:rsidRPr="007A4AFC" w:rsidDel="00693568" w:rsidRDefault="00887FDF" w:rsidP="00887FDF">
            <w:pPr>
              <w:spacing w:line="240" w:lineRule="auto"/>
              <w:jc w:val="center"/>
              <w:rPr>
                <w:del w:id="6036" w:author="Dr Mamadou SANOGO" w:date="2023-10-27T11:28:00Z"/>
                <w:color w:val="000000" w:themeColor="text1"/>
                <w:rPrChange w:id="6037" w:author="Dr Mamadou SANOGO" w:date="2023-10-25T18:15:00Z">
                  <w:rPr>
                    <w:del w:id="6038" w:author="Dr Mamadou SANOGO" w:date="2023-10-27T11:28:00Z"/>
                  </w:rPr>
                </w:rPrChange>
              </w:rPr>
            </w:pPr>
            <w:del w:id="6039" w:author="Dr Mamadou SANOGO" w:date="2023-10-27T11:28:00Z">
              <w:r w:rsidRPr="007A4AFC" w:rsidDel="00693568">
                <w:rPr>
                  <w:color w:val="000000" w:themeColor="text1"/>
                  <w:rPrChange w:id="6040" w:author="Dr Mamadou SANOGO" w:date="2023-10-25T18:15:00Z">
                    <w:rPr/>
                  </w:rPrChange>
                </w:rPr>
                <w:delText>0 soit 0%</w:delText>
              </w:r>
            </w:del>
          </w:p>
        </w:tc>
        <w:tc>
          <w:tcPr>
            <w:tcW w:w="1696" w:type="dxa"/>
            <w:tcBorders>
              <w:bottom w:val="single" w:sz="4" w:space="0" w:color="auto"/>
            </w:tcBorders>
            <w:vAlign w:val="center"/>
          </w:tcPr>
          <w:p w14:paraId="335DFDBB" w14:textId="6C3D4819" w:rsidR="00887FDF" w:rsidRPr="007A4AFC" w:rsidDel="00693568" w:rsidRDefault="00887FDF" w:rsidP="00887FDF">
            <w:pPr>
              <w:spacing w:line="240" w:lineRule="auto"/>
              <w:jc w:val="center"/>
              <w:rPr>
                <w:del w:id="6041" w:author="Dr Mamadou SANOGO" w:date="2023-10-27T11:28:00Z"/>
                <w:color w:val="000000" w:themeColor="text1"/>
                <w:rPrChange w:id="6042" w:author="Dr Mamadou SANOGO" w:date="2023-10-25T18:15:00Z">
                  <w:rPr>
                    <w:del w:id="6043" w:author="Dr Mamadou SANOGO" w:date="2023-10-27T11:28:00Z"/>
                  </w:rPr>
                </w:rPrChange>
              </w:rPr>
            </w:pPr>
            <w:del w:id="6044" w:author="Dr Mamadou SANOGO" w:date="2023-10-27T11:28:00Z">
              <w:r w:rsidRPr="007A4AFC" w:rsidDel="00693568">
                <w:rPr>
                  <w:color w:val="000000" w:themeColor="text1"/>
                  <w:rPrChange w:id="6045" w:author="Dr Mamadou SANOGO" w:date="2023-10-25T18:15:00Z">
                    <w:rPr/>
                  </w:rPrChange>
                </w:rPr>
                <w:delText>0 soit 0%</w:delText>
              </w:r>
            </w:del>
          </w:p>
        </w:tc>
      </w:tr>
      <w:tr w:rsidR="007A4AFC" w:rsidRPr="007A4AFC" w:rsidDel="00693568" w14:paraId="09CCB183" w14:textId="38A01B68" w:rsidTr="00C76DF7">
        <w:trPr>
          <w:del w:id="6046" w:author="Dr Mamadou SANOGO" w:date="2023-10-27T11:28:00Z"/>
        </w:trPr>
        <w:tc>
          <w:tcPr>
            <w:tcW w:w="2404" w:type="dxa"/>
            <w:shd w:val="clear" w:color="auto" w:fill="D9D9D9" w:themeFill="background1" w:themeFillShade="D9"/>
          </w:tcPr>
          <w:p w14:paraId="0461D4BD" w14:textId="38727C08" w:rsidR="00C76DF7" w:rsidRPr="007A4AFC" w:rsidDel="00693568" w:rsidRDefault="00C76DF7" w:rsidP="00C76DF7">
            <w:pPr>
              <w:spacing w:line="240" w:lineRule="auto"/>
              <w:rPr>
                <w:del w:id="6047" w:author="Dr Mamadou SANOGO" w:date="2023-10-27T11:28:00Z"/>
                <w:color w:val="000000" w:themeColor="text1"/>
                <w:rPrChange w:id="6048" w:author="Dr Mamadou SANOGO" w:date="2023-10-25T18:15:00Z">
                  <w:rPr>
                    <w:del w:id="6049" w:author="Dr Mamadou SANOGO" w:date="2023-10-27T11:28:00Z"/>
                  </w:rPr>
                </w:rPrChange>
              </w:rPr>
            </w:pPr>
            <w:del w:id="6050" w:author="Dr Mamadou SANOGO" w:date="2023-10-27T11:28:00Z">
              <w:r w:rsidRPr="007A4AFC" w:rsidDel="00693568">
                <w:rPr>
                  <w:color w:val="000000" w:themeColor="text1"/>
                  <w:rPrChange w:id="6051" w:author="Dr Mamadou SANOGO" w:date="2023-10-25T18:15:00Z">
                    <w:rPr/>
                  </w:rPrChange>
                </w:rPr>
                <w:delText>% de diplômés en 2 ans</w:delText>
              </w:r>
            </w:del>
          </w:p>
        </w:tc>
        <w:tc>
          <w:tcPr>
            <w:tcW w:w="1559" w:type="dxa"/>
            <w:shd w:val="clear" w:color="auto" w:fill="D9D9D9" w:themeFill="background1" w:themeFillShade="D9"/>
            <w:vAlign w:val="center"/>
          </w:tcPr>
          <w:p w14:paraId="382AF921" w14:textId="6052EADE" w:rsidR="00C76DF7" w:rsidRPr="007A4AFC" w:rsidDel="00693568" w:rsidRDefault="00C76DF7" w:rsidP="00C76DF7">
            <w:pPr>
              <w:spacing w:line="240" w:lineRule="auto"/>
              <w:jc w:val="center"/>
              <w:rPr>
                <w:del w:id="6052" w:author="Dr Mamadou SANOGO" w:date="2023-10-27T11:28:00Z"/>
                <w:color w:val="000000" w:themeColor="text1"/>
                <w:rPrChange w:id="6053" w:author="Dr Mamadou SANOGO" w:date="2023-10-25T18:15:00Z">
                  <w:rPr>
                    <w:del w:id="6054" w:author="Dr Mamadou SANOGO" w:date="2023-10-27T11:28:00Z"/>
                  </w:rPr>
                </w:rPrChange>
              </w:rPr>
            </w:pPr>
            <w:del w:id="6055" w:author="Dr Mamadou SANOGO" w:date="2023-10-27T11:28:00Z">
              <w:r w:rsidRPr="007A4AFC" w:rsidDel="00693568">
                <w:rPr>
                  <w:color w:val="000000" w:themeColor="text1"/>
                  <w:rPrChange w:id="6056" w:author="Dr Mamadou SANOGO" w:date="2023-10-25T18:15:00Z">
                    <w:rPr/>
                  </w:rPrChange>
                </w:rPr>
                <w:delText>100%</w:delText>
              </w:r>
            </w:del>
          </w:p>
        </w:tc>
        <w:tc>
          <w:tcPr>
            <w:tcW w:w="1701" w:type="dxa"/>
            <w:shd w:val="clear" w:color="auto" w:fill="D9D9D9" w:themeFill="background1" w:themeFillShade="D9"/>
          </w:tcPr>
          <w:p w14:paraId="63A42FBE" w14:textId="7D8E9476" w:rsidR="00C76DF7" w:rsidRPr="007A4AFC" w:rsidDel="00693568" w:rsidRDefault="003A64D4" w:rsidP="00C76DF7">
            <w:pPr>
              <w:spacing w:line="240" w:lineRule="auto"/>
              <w:jc w:val="center"/>
              <w:rPr>
                <w:del w:id="6057" w:author="Dr Mamadou SANOGO" w:date="2023-10-27T11:28:00Z"/>
                <w:color w:val="000000" w:themeColor="text1"/>
                <w:rPrChange w:id="6058" w:author="Dr Mamadou SANOGO" w:date="2023-10-25T18:15:00Z">
                  <w:rPr>
                    <w:del w:id="6059" w:author="Dr Mamadou SANOGO" w:date="2023-10-27T11:28:00Z"/>
                  </w:rPr>
                </w:rPrChange>
              </w:rPr>
            </w:pPr>
            <w:del w:id="6060" w:author="Dr Mamadou SANOGO" w:date="2023-10-27T11:28:00Z">
              <w:r w:rsidRPr="007A4AFC" w:rsidDel="00693568">
                <w:rPr>
                  <w:color w:val="000000" w:themeColor="text1"/>
                  <w:rPrChange w:id="6061" w:author="Dr Mamadou SANOGO" w:date="2023-10-25T18:15:00Z">
                    <w:rPr/>
                  </w:rPrChange>
                </w:rPr>
                <w:delText>10</w:delText>
              </w:r>
              <w:r w:rsidR="00C76DF7" w:rsidRPr="007A4AFC" w:rsidDel="00693568">
                <w:rPr>
                  <w:color w:val="000000" w:themeColor="text1"/>
                  <w:rPrChange w:id="6062" w:author="Dr Mamadou SANOGO" w:date="2023-10-25T18:15:00Z">
                    <w:rPr/>
                  </w:rPrChange>
                </w:rPr>
                <w:delText>0%</w:delText>
              </w:r>
            </w:del>
          </w:p>
        </w:tc>
        <w:tc>
          <w:tcPr>
            <w:tcW w:w="1701" w:type="dxa"/>
            <w:shd w:val="clear" w:color="auto" w:fill="D9D9D9" w:themeFill="background1" w:themeFillShade="D9"/>
          </w:tcPr>
          <w:p w14:paraId="2CC8742D" w14:textId="784AB126" w:rsidR="00C76DF7" w:rsidRPr="007A4AFC" w:rsidDel="00693568" w:rsidRDefault="003A64D4" w:rsidP="00C76DF7">
            <w:pPr>
              <w:spacing w:line="240" w:lineRule="auto"/>
              <w:jc w:val="center"/>
              <w:rPr>
                <w:del w:id="6063" w:author="Dr Mamadou SANOGO" w:date="2023-10-27T11:28:00Z"/>
                <w:color w:val="000000" w:themeColor="text1"/>
                <w:rPrChange w:id="6064" w:author="Dr Mamadou SANOGO" w:date="2023-10-25T18:15:00Z">
                  <w:rPr>
                    <w:del w:id="6065" w:author="Dr Mamadou SANOGO" w:date="2023-10-27T11:28:00Z"/>
                  </w:rPr>
                </w:rPrChange>
              </w:rPr>
            </w:pPr>
            <w:del w:id="6066" w:author="Dr Mamadou SANOGO" w:date="2023-10-27T11:28:00Z">
              <w:r w:rsidRPr="007A4AFC" w:rsidDel="00693568">
                <w:rPr>
                  <w:color w:val="000000" w:themeColor="text1"/>
                  <w:rPrChange w:id="6067" w:author="Dr Mamadou SANOGO" w:date="2023-10-25T18:15:00Z">
                    <w:rPr/>
                  </w:rPrChange>
                </w:rPr>
                <w:delText>100</w:delText>
              </w:r>
              <w:r w:rsidR="00C76DF7" w:rsidRPr="007A4AFC" w:rsidDel="00693568">
                <w:rPr>
                  <w:color w:val="000000" w:themeColor="text1"/>
                  <w:rPrChange w:id="6068" w:author="Dr Mamadou SANOGO" w:date="2023-10-25T18:15:00Z">
                    <w:rPr/>
                  </w:rPrChange>
                </w:rPr>
                <w:delText>%</w:delText>
              </w:r>
            </w:del>
          </w:p>
        </w:tc>
        <w:tc>
          <w:tcPr>
            <w:tcW w:w="1696" w:type="dxa"/>
            <w:shd w:val="clear" w:color="auto" w:fill="D9D9D9" w:themeFill="background1" w:themeFillShade="D9"/>
          </w:tcPr>
          <w:p w14:paraId="211DA842" w14:textId="791BBFF5" w:rsidR="00C76DF7" w:rsidRPr="007A4AFC" w:rsidDel="00693568" w:rsidRDefault="003A64D4" w:rsidP="00C76DF7">
            <w:pPr>
              <w:spacing w:line="240" w:lineRule="auto"/>
              <w:jc w:val="center"/>
              <w:rPr>
                <w:del w:id="6069" w:author="Dr Mamadou SANOGO" w:date="2023-10-27T11:28:00Z"/>
                <w:color w:val="000000" w:themeColor="text1"/>
                <w:rPrChange w:id="6070" w:author="Dr Mamadou SANOGO" w:date="2023-10-25T18:15:00Z">
                  <w:rPr>
                    <w:del w:id="6071" w:author="Dr Mamadou SANOGO" w:date="2023-10-27T11:28:00Z"/>
                  </w:rPr>
                </w:rPrChange>
              </w:rPr>
            </w:pPr>
            <w:del w:id="6072" w:author="Dr Mamadou SANOGO" w:date="2023-10-27T11:28:00Z">
              <w:r w:rsidRPr="007A4AFC" w:rsidDel="00693568">
                <w:rPr>
                  <w:color w:val="000000" w:themeColor="text1"/>
                  <w:rPrChange w:id="6073" w:author="Dr Mamadou SANOGO" w:date="2023-10-25T18:15:00Z">
                    <w:rPr/>
                  </w:rPrChange>
                </w:rPr>
                <w:delText>100</w:delText>
              </w:r>
              <w:r w:rsidR="00C76DF7" w:rsidRPr="007A4AFC" w:rsidDel="00693568">
                <w:rPr>
                  <w:color w:val="000000" w:themeColor="text1"/>
                  <w:rPrChange w:id="6074" w:author="Dr Mamadou SANOGO" w:date="2023-10-25T18:15:00Z">
                    <w:rPr/>
                  </w:rPrChange>
                </w:rPr>
                <w:delText>%</w:delText>
              </w:r>
            </w:del>
          </w:p>
        </w:tc>
      </w:tr>
      <w:tr w:rsidR="007A4AFC" w:rsidRPr="007A4AFC" w:rsidDel="00693568" w14:paraId="0829BFCD" w14:textId="344580B9" w:rsidTr="00C76DF7">
        <w:trPr>
          <w:del w:id="6075" w:author="Dr Mamadou SANOGO" w:date="2023-10-27T11:28:00Z"/>
        </w:trPr>
        <w:tc>
          <w:tcPr>
            <w:tcW w:w="2404" w:type="dxa"/>
            <w:shd w:val="clear" w:color="auto" w:fill="D9D9D9" w:themeFill="background1" w:themeFillShade="D9"/>
          </w:tcPr>
          <w:p w14:paraId="0CC2B7A6" w14:textId="79D6BF9B" w:rsidR="00C76DF7" w:rsidRPr="007A4AFC" w:rsidDel="00693568" w:rsidRDefault="00C76DF7" w:rsidP="00C76DF7">
            <w:pPr>
              <w:spacing w:line="240" w:lineRule="auto"/>
              <w:rPr>
                <w:del w:id="6076" w:author="Dr Mamadou SANOGO" w:date="2023-10-27T11:28:00Z"/>
                <w:color w:val="000000" w:themeColor="text1"/>
                <w:rPrChange w:id="6077" w:author="Dr Mamadou SANOGO" w:date="2023-10-25T18:15:00Z">
                  <w:rPr>
                    <w:del w:id="6078" w:author="Dr Mamadou SANOGO" w:date="2023-10-27T11:28:00Z"/>
                  </w:rPr>
                </w:rPrChange>
              </w:rPr>
            </w:pPr>
            <w:del w:id="6079" w:author="Dr Mamadou SANOGO" w:date="2023-10-27T11:28:00Z">
              <w:r w:rsidRPr="007A4AFC" w:rsidDel="00693568">
                <w:rPr>
                  <w:color w:val="000000" w:themeColor="text1"/>
                  <w:rPrChange w:id="6080" w:author="Dr Mamadou SANOGO" w:date="2023-10-25T18:15:00Z">
                    <w:rPr/>
                  </w:rPrChange>
                </w:rPr>
                <w:delText>% total de diplômés</w:delText>
              </w:r>
            </w:del>
          </w:p>
        </w:tc>
        <w:tc>
          <w:tcPr>
            <w:tcW w:w="1559" w:type="dxa"/>
            <w:shd w:val="clear" w:color="auto" w:fill="D9D9D9" w:themeFill="background1" w:themeFillShade="D9"/>
            <w:vAlign w:val="center"/>
          </w:tcPr>
          <w:p w14:paraId="250C129B" w14:textId="0C148CE5" w:rsidR="00C76DF7" w:rsidRPr="007A4AFC" w:rsidDel="00693568" w:rsidRDefault="00C76DF7" w:rsidP="00C76DF7">
            <w:pPr>
              <w:spacing w:line="240" w:lineRule="auto"/>
              <w:jc w:val="center"/>
              <w:rPr>
                <w:del w:id="6081" w:author="Dr Mamadou SANOGO" w:date="2023-10-27T11:28:00Z"/>
                <w:color w:val="000000" w:themeColor="text1"/>
                <w:rPrChange w:id="6082" w:author="Dr Mamadou SANOGO" w:date="2023-10-25T18:15:00Z">
                  <w:rPr>
                    <w:del w:id="6083" w:author="Dr Mamadou SANOGO" w:date="2023-10-27T11:28:00Z"/>
                  </w:rPr>
                </w:rPrChange>
              </w:rPr>
            </w:pPr>
            <w:del w:id="6084" w:author="Dr Mamadou SANOGO" w:date="2023-10-27T11:28:00Z">
              <w:r w:rsidRPr="007A4AFC" w:rsidDel="00693568">
                <w:rPr>
                  <w:color w:val="000000" w:themeColor="text1"/>
                  <w:rPrChange w:id="6085" w:author="Dr Mamadou SANOGO" w:date="2023-10-25T18:15:00Z">
                    <w:rPr/>
                  </w:rPrChange>
                </w:rPr>
                <w:delText>100%</w:delText>
              </w:r>
            </w:del>
          </w:p>
        </w:tc>
        <w:tc>
          <w:tcPr>
            <w:tcW w:w="1701" w:type="dxa"/>
            <w:shd w:val="clear" w:color="auto" w:fill="D9D9D9" w:themeFill="background1" w:themeFillShade="D9"/>
          </w:tcPr>
          <w:p w14:paraId="5B3279BB" w14:textId="10905EA1" w:rsidR="00C76DF7" w:rsidRPr="007A4AFC" w:rsidDel="00693568" w:rsidRDefault="00C76DF7" w:rsidP="00C76DF7">
            <w:pPr>
              <w:spacing w:line="240" w:lineRule="auto"/>
              <w:jc w:val="center"/>
              <w:rPr>
                <w:del w:id="6086" w:author="Dr Mamadou SANOGO" w:date="2023-10-27T11:28:00Z"/>
                <w:color w:val="000000" w:themeColor="text1"/>
                <w:rPrChange w:id="6087" w:author="Dr Mamadou SANOGO" w:date="2023-10-25T18:15:00Z">
                  <w:rPr>
                    <w:del w:id="6088" w:author="Dr Mamadou SANOGO" w:date="2023-10-27T11:28:00Z"/>
                  </w:rPr>
                </w:rPrChange>
              </w:rPr>
            </w:pPr>
            <w:del w:id="6089" w:author="Dr Mamadou SANOGO" w:date="2023-10-27T11:28:00Z">
              <w:r w:rsidRPr="007A4AFC" w:rsidDel="00693568">
                <w:rPr>
                  <w:color w:val="000000" w:themeColor="text1"/>
                  <w:rPrChange w:id="6090" w:author="Dr Mamadou SANOGO" w:date="2023-10-25T18:15:00Z">
                    <w:rPr/>
                  </w:rPrChange>
                </w:rPr>
                <w:delText>10</w:delText>
              </w:r>
              <w:r w:rsidR="003A64D4" w:rsidRPr="007A4AFC" w:rsidDel="00693568">
                <w:rPr>
                  <w:color w:val="000000" w:themeColor="text1"/>
                  <w:rPrChange w:id="6091" w:author="Dr Mamadou SANOGO" w:date="2023-10-25T18:15:00Z">
                    <w:rPr/>
                  </w:rPrChange>
                </w:rPr>
                <w:delText>0</w:delText>
              </w:r>
              <w:r w:rsidRPr="007A4AFC" w:rsidDel="00693568">
                <w:rPr>
                  <w:color w:val="000000" w:themeColor="text1"/>
                  <w:rPrChange w:id="6092" w:author="Dr Mamadou SANOGO" w:date="2023-10-25T18:15:00Z">
                    <w:rPr/>
                  </w:rPrChange>
                </w:rPr>
                <w:delText>%</w:delText>
              </w:r>
            </w:del>
          </w:p>
        </w:tc>
        <w:tc>
          <w:tcPr>
            <w:tcW w:w="1701" w:type="dxa"/>
            <w:shd w:val="clear" w:color="auto" w:fill="D9D9D9" w:themeFill="background1" w:themeFillShade="D9"/>
          </w:tcPr>
          <w:p w14:paraId="3A74E854" w14:textId="569D229C" w:rsidR="00C76DF7" w:rsidRPr="007A4AFC" w:rsidDel="00693568" w:rsidRDefault="003A64D4" w:rsidP="00C76DF7">
            <w:pPr>
              <w:spacing w:line="240" w:lineRule="auto"/>
              <w:jc w:val="center"/>
              <w:rPr>
                <w:del w:id="6093" w:author="Dr Mamadou SANOGO" w:date="2023-10-27T11:28:00Z"/>
                <w:color w:val="000000" w:themeColor="text1"/>
                <w:rPrChange w:id="6094" w:author="Dr Mamadou SANOGO" w:date="2023-10-25T18:15:00Z">
                  <w:rPr>
                    <w:del w:id="6095" w:author="Dr Mamadou SANOGO" w:date="2023-10-27T11:28:00Z"/>
                  </w:rPr>
                </w:rPrChange>
              </w:rPr>
            </w:pPr>
            <w:del w:id="6096" w:author="Dr Mamadou SANOGO" w:date="2023-10-27T11:28:00Z">
              <w:r w:rsidRPr="007A4AFC" w:rsidDel="00693568">
                <w:rPr>
                  <w:color w:val="000000" w:themeColor="text1"/>
                  <w:rPrChange w:id="6097" w:author="Dr Mamadou SANOGO" w:date="2023-10-25T18:15:00Z">
                    <w:rPr/>
                  </w:rPrChange>
                </w:rPr>
                <w:delText>100</w:delText>
              </w:r>
              <w:r w:rsidR="00C76DF7" w:rsidRPr="007A4AFC" w:rsidDel="00693568">
                <w:rPr>
                  <w:color w:val="000000" w:themeColor="text1"/>
                  <w:rPrChange w:id="6098" w:author="Dr Mamadou SANOGO" w:date="2023-10-25T18:15:00Z">
                    <w:rPr/>
                  </w:rPrChange>
                </w:rPr>
                <w:delText>%</w:delText>
              </w:r>
            </w:del>
          </w:p>
        </w:tc>
        <w:tc>
          <w:tcPr>
            <w:tcW w:w="1696" w:type="dxa"/>
            <w:shd w:val="clear" w:color="auto" w:fill="D9D9D9" w:themeFill="background1" w:themeFillShade="D9"/>
          </w:tcPr>
          <w:p w14:paraId="3201BFD9" w14:textId="7C8FD0AD" w:rsidR="00C76DF7" w:rsidRPr="007A4AFC" w:rsidDel="00693568" w:rsidRDefault="003A64D4" w:rsidP="00C76DF7">
            <w:pPr>
              <w:spacing w:line="240" w:lineRule="auto"/>
              <w:jc w:val="center"/>
              <w:rPr>
                <w:del w:id="6099" w:author="Dr Mamadou SANOGO" w:date="2023-10-27T11:28:00Z"/>
                <w:color w:val="000000" w:themeColor="text1"/>
                <w:rPrChange w:id="6100" w:author="Dr Mamadou SANOGO" w:date="2023-10-25T18:15:00Z">
                  <w:rPr>
                    <w:del w:id="6101" w:author="Dr Mamadou SANOGO" w:date="2023-10-27T11:28:00Z"/>
                  </w:rPr>
                </w:rPrChange>
              </w:rPr>
            </w:pPr>
            <w:del w:id="6102" w:author="Dr Mamadou SANOGO" w:date="2023-10-27T11:28:00Z">
              <w:r w:rsidRPr="007A4AFC" w:rsidDel="00693568">
                <w:rPr>
                  <w:color w:val="000000" w:themeColor="text1"/>
                  <w:rPrChange w:id="6103" w:author="Dr Mamadou SANOGO" w:date="2023-10-25T18:15:00Z">
                    <w:rPr/>
                  </w:rPrChange>
                </w:rPr>
                <w:delText>100</w:delText>
              </w:r>
              <w:r w:rsidR="00C76DF7" w:rsidRPr="007A4AFC" w:rsidDel="00693568">
                <w:rPr>
                  <w:color w:val="000000" w:themeColor="text1"/>
                  <w:rPrChange w:id="6104" w:author="Dr Mamadou SANOGO" w:date="2023-10-25T18:15:00Z">
                    <w:rPr/>
                  </w:rPrChange>
                </w:rPr>
                <w:delText>%</w:delText>
              </w:r>
            </w:del>
          </w:p>
        </w:tc>
      </w:tr>
      <w:tr w:rsidR="007A4AFC" w:rsidRPr="007A4AFC" w:rsidDel="00693568" w14:paraId="0E9DADED" w14:textId="52B18C83" w:rsidTr="00887FDF">
        <w:trPr>
          <w:del w:id="6105" w:author="Dr Mamadou SANOGO" w:date="2023-10-27T11:28:00Z"/>
        </w:trPr>
        <w:tc>
          <w:tcPr>
            <w:tcW w:w="2404" w:type="dxa"/>
            <w:shd w:val="clear" w:color="auto" w:fill="D9D9D9" w:themeFill="background1" w:themeFillShade="D9"/>
          </w:tcPr>
          <w:p w14:paraId="44AFD864" w14:textId="56E399B9" w:rsidR="00887FDF" w:rsidRPr="007A4AFC" w:rsidDel="00693568" w:rsidRDefault="00887FDF" w:rsidP="00887FDF">
            <w:pPr>
              <w:spacing w:line="240" w:lineRule="auto"/>
              <w:rPr>
                <w:del w:id="6106" w:author="Dr Mamadou SANOGO" w:date="2023-10-27T11:28:00Z"/>
                <w:color w:val="000000" w:themeColor="text1"/>
                <w:rPrChange w:id="6107" w:author="Dr Mamadou SANOGO" w:date="2023-10-25T18:15:00Z">
                  <w:rPr>
                    <w:del w:id="6108" w:author="Dr Mamadou SANOGO" w:date="2023-10-27T11:28:00Z"/>
                  </w:rPr>
                </w:rPrChange>
              </w:rPr>
            </w:pPr>
            <w:del w:id="6109" w:author="Dr Mamadou SANOGO" w:date="2023-10-27T11:28:00Z">
              <w:r w:rsidRPr="007A4AFC" w:rsidDel="00693568">
                <w:rPr>
                  <w:color w:val="000000" w:themeColor="text1"/>
                  <w:rPrChange w:id="6110"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290D41A8" w14:textId="6748DA64" w:rsidR="00887FDF" w:rsidRPr="007A4AFC" w:rsidDel="00693568" w:rsidRDefault="00887FDF" w:rsidP="00887FDF">
            <w:pPr>
              <w:spacing w:line="240" w:lineRule="auto"/>
              <w:jc w:val="center"/>
              <w:rPr>
                <w:del w:id="6111" w:author="Dr Mamadou SANOGO" w:date="2023-10-27T11:28:00Z"/>
                <w:color w:val="000000" w:themeColor="text1"/>
                <w:rPrChange w:id="6112" w:author="Dr Mamadou SANOGO" w:date="2023-10-25T18:15:00Z">
                  <w:rPr>
                    <w:del w:id="6113" w:author="Dr Mamadou SANOGO" w:date="2023-10-27T11:28:00Z"/>
                  </w:rPr>
                </w:rPrChange>
              </w:rPr>
            </w:pPr>
            <w:del w:id="6114" w:author="Dr Mamadou SANOGO" w:date="2023-10-27T11:28:00Z">
              <w:r w:rsidRPr="007A4AFC" w:rsidDel="00693568">
                <w:rPr>
                  <w:color w:val="000000" w:themeColor="text1"/>
                  <w:rPrChange w:id="6115" w:author="Dr Mamadou SANOGO" w:date="2023-10-25T18:15:00Z">
                    <w:rPr/>
                  </w:rPrChange>
                </w:rPr>
                <w:delText>4</w:delText>
              </w:r>
            </w:del>
          </w:p>
        </w:tc>
        <w:tc>
          <w:tcPr>
            <w:tcW w:w="1701" w:type="dxa"/>
            <w:shd w:val="clear" w:color="auto" w:fill="D9D9D9" w:themeFill="background1" w:themeFillShade="D9"/>
            <w:vAlign w:val="center"/>
          </w:tcPr>
          <w:p w14:paraId="7C9C8EE3" w14:textId="1EF09616" w:rsidR="00887FDF" w:rsidRPr="007A4AFC" w:rsidDel="00693568" w:rsidRDefault="00887FDF" w:rsidP="00887FDF">
            <w:pPr>
              <w:spacing w:line="240" w:lineRule="auto"/>
              <w:jc w:val="center"/>
              <w:rPr>
                <w:del w:id="6116" w:author="Dr Mamadou SANOGO" w:date="2023-10-27T11:28:00Z"/>
                <w:color w:val="000000" w:themeColor="text1"/>
                <w:rPrChange w:id="6117" w:author="Dr Mamadou SANOGO" w:date="2023-10-25T18:15:00Z">
                  <w:rPr>
                    <w:del w:id="6118" w:author="Dr Mamadou SANOGO" w:date="2023-10-27T11:28:00Z"/>
                  </w:rPr>
                </w:rPrChange>
              </w:rPr>
            </w:pPr>
            <w:del w:id="6119" w:author="Dr Mamadou SANOGO" w:date="2023-10-27T11:28:00Z">
              <w:r w:rsidRPr="007A4AFC" w:rsidDel="00693568">
                <w:rPr>
                  <w:color w:val="000000" w:themeColor="text1"/>
                  <w:rPrChange w:id="6120" w:author="Dr Mamadou SANOGO" w:date="2023-10-25T18:15:00Z">
                    <w:rPr/>
                  </w:rPrChange>
                </w:rPr>
                <w:delText>4</w:delText>
              </w:r>
            </w:del>
          </w:p>
        </w:tc>
        <w:tc>
          <w:tcPr>
            <w:tcW w:w="1701" w:type="dxa"/>
            <w:shd w:val="clear" w:color="auto" w:fill="D9D9D9" w:themeFill="background1" w:themeFillShade="D9"/>
            <w:vAlign w:val="center"/>
          </w:tcPr>
          <w:p w14:paraId="1D2297E6" w14:textId="25941D70" w:rsidR="00887FDF" w:rsidRPr="007A4AFC" w:rsidDel="00693568" w:rsidRDefault="00887FDF" w:rsidP="00887FDF">
            <w:pPr>
              <w:spacing w:line="240" w:lineRule="auto"/>
              <w:jc w:val="center"/>
              <w:rPr>
                <w:del w:id="6121" w:author="Dr Mamadou SANOGO" w:date="2023-10-27T11:28:00Z"/>
                <w:color w:val="000000" w:themeColor="text1"/>
                <w:rPrChange w:id="6122" w:author="Dr Mamadou SANOGO" w:date="2023-10-25T18:15:00Z">
                  <w:rPr>
                    <w:del w:id="6123" w:author="Dr Mamadou SANOGO" w:date="2023-10-27T11:28:00Z"/>
                  </w:rPr>
                </w:rPrChange>
              </w:rPr>
            </w:pPr>
            <w:del w:id="6124" w:author="Dr Mamadou SANOGO" w:date="2023-10-27T11:28:00Z">
              <w:r w:rsidRPr="007A4AFC" w:rsidDel="00693568">
                <w:rPr>
                  <w:color w:val="000000" w:themeColor="text1"/>
                  <w:rPrChange w:id="6125" w:author="Dr Mamadou SANOGO" w:date="2023-10-25T18:15:00Z">
                    <w:rPr/>
                  </w:rPrChange>
                </w:rPr>
                <w:delText>4</w:delText>
              </w:r>
            </w:del>
          </w:p>
        </w:tc>
        <w:tc>
          <w:tcPr>
            <w:tcW w:w="1696" w:type="dxa"/>
            <w:shd w:val="clear" w:color="auto" w:fill="D9D9D9" w:themeFill="background1" w:themeFillShade="D9"/>
            <w:vAlign w:val="center"/>
          </w:tcPr>
          <w:p w14:paraId="532A08BA" w14:textId="54FB95E0" w:rsidR="00887FDF" w:rsidRPr="007A4AFC" w:rsidDel="00693568" w:rsidRDefault="00887FDF" w:rsidP="00887FDF">
            <w:pPr>
              <w:spacing w:line="240" w:lineRule="auto"/>
              <w:jc w:val="center"/>
              <w:rPr>
                <w:del w:id="6126" w:author="Dr Mamadou SANOGO" w:date="2023-10-27T11:28:00Z"/>
                <w:color w:val="000000" w:themeColor="text1"/>
                <w:rPrChange w:id="6127" w:author="Dr Mamadou SANOGO" w:date="2023-10-25T18:15:00Z">
                  <w:rPr>
                    <w:del w:id="6128" w:author="Dr Mamadou SANOGO" w:date="2023-10-27T11:28:00Z"/>
                  </w:rPr>
                </w:rPrChange>
              </w:rPr>
            </w:pPr>
            <w:del w:id="6129" w:author="Dr Mamadou SANOGO" w:date="2023-10-27T11:28:00Z">
              <w:r w:rsidRPr="007A4AFC" w:rsidDel="00693568">
                <w:rPr>
                  <w:color w:val="000000" w:themeColor="text1"/>
                  <w:rPrChange w:id="6130" w:author="Dr Mamadou SANOGO" w:date="2023-10-25T18:15:00Z">
                    <w:rPr/>
                  </w:rPrChange>
                </w:rPr>
                <w:delText>4</w:delText>
              </w:r>
            </w:del>
          </w:p>
        </w:tc>
      </w:tr>
    </w:tbl>
    <w:p w14:paraId="002B4CFC" w14:textId="00686B24" w:rsidR="005A55FB" w:rsidRPr="007A4AFC" w:rsidDel="00693568" w:rsidRDefault="005A55FB" w:rsidP="0047574A">
      <w:pPr>
        <w:spacing w:line="240" w:lineRule="auto"/>
        <w:rPr>
          <w:del w:id="6131" w:author="Dr Mamadou SANOGO" w:date="2023-10-27T11:28:00Z"/>
          <w:color w:val="000000" w:themeColor="text1"/>
          <w:rPrChange w:id="6132" w:author="Dr Mamadou SANOGO" w:date="2023-10-25T18:15:00Z">
            <w:rPr>
              <w:del w:id="6133" w:author="Dr Mamadou SANOGO" w:date="2023-10-27T11:28:00Z"/>
            </w:rPr>
          </w:rPrChange>
        </w:rPr>
      </w:pPr>
    </w:p>
    <w:p w14:paraId="30161564" w14:textId="5BB6317C" w:rsidR="0047574A" w:rsidRPr="007A4AFC" w:rsidDel="00693568" w:rsidRDefault="0047574A">
      <w:pPr>
        <w:pStyle w:val="Paragraphedeliste"/>
        <w:numPr>
          <w:ilvl w:val="0"/>
          <w:numId w:val="2"/>
        </w:numPr>
        <w:spacing w:line="240" w:lineRule="auto"/>
        <w:rPr>
          <w:del w:id="6134" w:author="Dr Mamadou SANOGO" w:date="2023-10-27T11:28:00Z"/>
          <w:b/>
          <w:bCs/>
          <w:color w:val="000000" w:themeColor="text1"/>
          <w:szCs w:val="24"/>
          <w:rPrChange w:id="6135" w:author="Dr Mamadou SANOGO" w:date="2023-10-25T18:15:00Z">
            <w:rPr>
              <w:del w:id="6136" w:author="Dr Mamadou SANOGO" w:date="2023-10-27T11:28:00Z"/>
              <w:b/>
              <w:bCs/>
              <w:szCs w:val="24"/>
            </w:rPr>
          </w:rPrChange>
        </w:rPr>
      </w:pPr>
      <w:del w:id="6137" w:author="Dr Mamadou SANOGO" w:date="2023-10-27T11:28:00Z">
        <w:r w:rsidRPr="007A4AFC" w:rsidDel="00693568">
          <w:rPr>
            <w:b/>
            <w:bCs/>
            <w:color w:val="000000" w:themeColor="text1"/>
            <w:szCs w:val="24"/>
            <w:rPrChange w:id="6138" w:author="Dr Mamadou SANOGO" w:date="2023-10-25T18:15:00Z">
              <w:rPr>
                <w:b/>
                <w:bCs/>
                <w:szCs w:val="24"/>
              </w:rPr>
            </w:rPrChange>
          </w:rPr>
          <w:delText>Etudiants en formation continue</w:delText>
        </w:r>
      </w:del>
    </w:p>
    <w:p w14:paraId="5A3F730B" w14:textId="77955476" w:rsidR="0047574A" w:rsidRPr="007A4AFC" w:rsidDel="00693568" w:rsidRDefault="0047574A" w:rsidP="0047574A">
      <w:pPr>
        <w:spacing w:line="240" w:lineRule="auto"/>
        <w:rPr>
          <w:del w:id="6139" w:author="Dr Mamadou SANOGO" w:date="2023-10-27T11:28:00Z"/>
          <w:color w:val="000000" w:themeColor="text1"/>
          <w:rPrChange w:id="6140" w:author="Dr Mamadou SANOGO" w:date="2023-10-25T18:15:00Z">
            <w:rPr>
              <w:del w:id="6141" w:author="Dr Mamadou SANOGO" w:date="2023-10-27T11:28:00Z"/>
            </w:rPr>
          </w:rPrChange>
        </w:rPr>
      </w:pPr>
    </w:p>
    <w:tbl>
      <w:tblPr>
        <w:tblStyle w:val="Grilledutableau"/>
        <w:tblW w:w="0" w:type="auto"/>
        <w:tblLook w:val="04A0" w:firstRow="1" w:lastRow="0" w:firstColumn="1" w:lastColumn="0" w:noHBand="0" w:noVBand="1"/>
      </w:tblPr>
      <w:tblGrid>
        <w:gridCol w:w="2546"/>
        <w:gridCol w:w="1559"/>
        <w:gridCol w:w="1701"/>
        <w:gridCol w:w="1559"/>
        <w:gridCol w:w="1696"/>
      </w:tblGrid>
      <w:tr w:rsidR="007A4AFC" w:rsidRPr="007A4AFC" w:rsidDel="00693568" w14:paraId="5EABFBF2" w14:textId="5C44AD54" w:rsidTr="00C76DF7">
        <w:trPr>
          <w:del w:id="6142" w:author="Dr Mamadou SANOGO" w:date="2023-10-27T11:28:00Z"/>
        </w:trPr>
        <w:tc>
          <w:tcPr>
            <w:tcW w:w="2546" w:type="dxa"/>
          </w:tcPr>
          <w:p w14:paraId="76922D1F" w14:textId="4ECBD564" w:rsidR="005A55FB" w:rsidRPr="007A4AFC" w:rsidDel="00693568" w:rsidRDefault="005A55FB" w:rsidP="00D66841">
            <w:pPr>
              <w:spacing w:line="240" w:lineRule="auto"/>
              <w:rPr>
                <w:del w:id="6143" w:author="Dr Mamadou SANOGO" w:date="2023-10-27T11:28:00Z"/>
                <w:b/>
                <w:color w:val="000000" w:themeColor="text1"/>
                <w:rPrChange w:id="6144" w:author="Dr Mamadou SANOGO" w:date="2023-10-25T18:15:00Z">
                  <w:rPr>
                    <w:del w:id="6145" w:author="Dr Mamadou SANOGO" w:date="2023-10-27T11:28:00Z"/>
                    <w:b/>
                  </w:rPr>
                </w:rPrChange>
              </w:rPr>
            </w:pPr>
            <w:del w:id="6146" w:author="Dr Mamadou SANOGO" w:date="2023-10-27T11:28:00Z">
              <w:r w:rsidRPr="007A4AFC" w:rsidDel="00693568">
                <w:rPr>
                  <w:b/>
                  <w:color w:val="000000" w:themeColor="text1"/>
                  <w:rPrChange w:id="6147" w:author="Dr Mamadou SANOGO" w:date="2023-10-25T18:15:00Z">
                    <w:rPr>
                      <w:b/>
                    </w:rPr>
                  </w:rPrChange>
                </w:rPr>
                <w:delText>Année univ.</w:delText>
              </w:r>
            </w:del>
          </w:p>
        </w:tc>
        <w:tc>
          <w:tcPr>
            <w:tcW w:w="1559" w:type="dxa"/>
          </w:tcPr>
          <w:p w14:paraId="60D9EAE8" w14:textId="5CC34CD5" w:rsidR="005A55FB" w:rsidRPr="007A4AFC" w:rsidDel="00693568" w:rsidRDefault="005A55FB" w:rsidP="00D66841">
            <w:pPr>
              <w:spacing w:line="240" w:lineRule="auto"/>
              <w:jc w:val="center"/>
              <w:rPr>
                <w:del w:id="6148" w:author="Dr Mamadou SANOGO" w:date="2023-10-27T11:28:00Z"/>
                <w:b/>
                <w:color w:val="000000" w:themeColor="text1"/>
                <w:rPrChange w:id="6149" w:author="Dr Mamadou SANOGO" w:date="2023-10-25T18:15:00Z">
                  <w:rPr>
                    <w:del w:id="6150" w:author="Dr Mamadou SANOGO" w:date="2023-10-27T11:28:00Z"/>
                    <w:b/>
                  </w:rPr>
                </w:rPrChange>
              </w:rPr>
            </w:pPr>
            <w:del w:id="6151" w:author="Dr Mamadou SANOGO" w:date="2023-10-27T11:28:00Z">
              <w:r w:rsidRPr="007A4AFC" w:rsidDel="00693568">
                <w:rPr>
                  <w:b/>
                  <w:color w:val="000000" w:themeColor="text1"/>
                  <w:rPrChange w:id="6152" w:author="Dr Mamadou SANOGO" w:date="2023-10-25T18:15:00Z">
                    <w:rPr>
                      <w:b/>
                    </w:rPr>
                  </w:rPrChange>
                </w:rPr>
                <w:delText>2018-2019</w:delText>
              </w:r>
            </w:del>
          </w:p>
        </w:tc>
        <w:tc>
          <w:tcPr>
            <w:tcW w:w="1701" w:type="dxa"/>
          </w:tcPr>
          <w:p w14:paraId="2315AECF" w14:textId="5AD812AF" w:rsidR="005A55FB" w:rsidRPr="007A4AFC" w:rsidDel="00693568" w:rsidRDefault="005A55FB" w:rsidP="00D66841">
            <w:pPr>
              <w:spacing w:line="240" w:lineRule="auto"/>
              <w:jc w:val="center"/>
              <w:rPr>
                <w:del w:id="6153" w:author="Dr Mamadou SANOGO" w:date="2023-10-27T11:28:00Z"/>
                <w:b/>
                <w:color w:val="000000" w:themeColor="text1"/>
                <w:rPrChange w:id="6154" w:author="Dr Mamadou SANOGO" w:date="2023-10-25T18:15:00Z">
                  <w:rPr>
                    <w:del w:id="6155" w:author="Dr Mamadou SANOGO" w:date="2023-10-27T11:28:00Z"/>
                    <w:b/>
                  </w:rPr>
                </w:rPrChange>
              </w:rPr>
            </w:pPr>
            <w:del w:id="6156" w:author="Dr Mamadou SANOGO" w:date="2023-10-27T11:28:00Z">
              <w:r w:rsidRPr="007A4AFC" w:rsidDel="00693568">
                <w:rPr>
                  <w:b/>
                  <w:color w:val="000000" w:themeColor="text1"/>
                  <w:rPrChange w:id="6157" w:author="Dr Mamadou SANOGO" w:date="2023-10-25T18:15:00Z">
                    <w:rPr>
                      <w:b/>
                    </w:rPr>
                  </w:rPrChange>
                </w:rPr>
                <w:delText>2019-2020</w:delText>
              </w:r>
            </w:del>
          </w:p>
        </w:tc>
        <w:tc>
          <w:tcPr>
            <w:tcW w:w="1559" w:type="dxa"/>
          </w:tcPr>
          <w:p w14:paraId="11DFFD97" w14:textId="0CD43464" w:rsidR="005A55FB" w:rsidRPr="007A4AFC" w:rsidDel="00693568" w:rsidRDefault="005A55FB" w:rsidP="00D66841">
            <w:pPr>
              <w:spacing w:line="240" w:lineRule="auto"/>
              <w:jc w:val="center"/>
              <w:rPr>
                <w:del w:id="6158" w:author="Dr Mamadou SANOGO" w:date="2023-10-27T11:28:00Z"/>
                <w:b/>
                <w:color w:val="000000" w:themeColor="text1"/>
                <w:rPrChange w:id="6159" w:author="Dr Mamadou SANOGO" w:date="2023-10-25T18:15:00Z">
                  <w:rPr>
                    <w:del w:id="6160" w:author="Dr Mamadou SANOGO" w:date="2023-10-27T11:28:00Z"/>
                    <w:b/>
                  </w:rPr>
                </w:rPrChange>
              </w:rPr>
            </w:pPr>
            <w:del w:id="6161" w:author="Dr Mamadou SANOGO" w:date="2023-10-27T11:28:00Z">
              <w:r w:rsidRPr="007A4AFC" w:rsidDel="00693568">
                <w:rPr>
                  <w:b/>
                  <w:color w:val="000000" w:themeColor="text1"/>
                  <w:rPrChange w:id="6162" w:author="Dr Mamadou SANOGO" w:date="2023-10-25T18:15:00Z">
                    <w:rPr>
                      <w:b/>
                    </w:rPr>
                  </w:rPrChange>
                </w:rPr>
                <w:delText>2020-2021</w:delText>
              </w:r>
            </w:del>
          </w:p>
        </w:tc>
        <w:tc>
          <w:tcPr>
            <w:tcW w:w="1696" w:type="dxa"/>
          </w:tcPr>
          <w:p w14:paraId="59103AC8" w14:textId="17636C76" w:rsidR="005A55FB" w:rsidRPr="007A4AFC" w:rsidDel="00693568" w:rsidRDefault="005A55FB" w:rsidP="00D66841">
            <w:pPr>
              <w:spacing w:line="240" w:lineRule="auto"/>
              <w:jc w:val="center"/>
              <w:rPr>
                <w:del w:id="6163" w:author="Dr Mamadou SANOGO" w:date="2023-10-27T11:28:00Z"/>
                <w:b/>
                <w:color w:val="000000" w:themeColor="text1"/>
                <w:rPrChange w:id="6164" w:author="Dr Mamadou SANOGO" w:date="2023-10-25T18:15:00Z">
                  <w:rPr>
                    <w:del w:id="6165" w:author="Dr Mamadou SANOGO" w:date="2023-10-27T11:28:00Z"/>
                    <w:b/>
                  </w:rPr>
                </w:rPrChange>
              </w:rPr>
            </w:pPr>
            <w:del w:id="6166" w:author="Dr Mamadou SANOGO" w:date="2023-10-27T11:28:00Z">
              <w:r w:rsidRPr="007A4AFC" w:rsidDel="00693568">
                <w:rPr>
                  <w:b/>
                  <w:color w:val="000000" w:themeColor="text1"/>
                  <w:rPrChange w:id="6167" w:author="Dr Mamadou SANOGO" w:date="2023-10-25T18:15:00Z">
                    <w:rPr>
                      <w:b/>
                    </w:rPr>
                  </w:rPrChange>
                </w:rPr>
                <w:delText>2021-2022</w:delText>
              </w:r>
            </w:del>
          </w:p>
        </w:tc>
      </w:tr>
      <w:tr w:rsidR="007A4AFC" w:rsidRPr="007A4AFC" w:rsidDel="00693568" w14:paraId="7A9D78FD" w14:textId="2C4C9FAD" w:rsidTr="00C76DF7">
        <w:trPr>
          <w:del w:id="6168" w:author="Dr Mamadou SANOGO" w:date="2023-10-27T11:28:00Z"/>
        </w:trPr>
        <w:tc>
          <w:tcPr>
            <w:tcW w:w="2546" w:type="dxa"/>
          </w:tcPr>
          <w:p w14:paraId="06ED6555" w14:textId="73469219" w:rsidR="00C76DF7" w:rsidRPr="007A4AFC" w:rsidDel="00693568" w:rsidRDefault="00C76DF7" w:rsidP="00C76DF7">
            <w:pPr>
              <w:spacing w:line="240" w:lineRule="auto"/>
              <w:rPr>
                <w:del w:id="6169" w:author="Dr Mamadou SANOGO" w:date="2023-10-27T11:28:00Z"/>
                <w:color w:val="000000" w:themeColor="text1"/>
                <w:rPrChange w:id="6170" w:author="Dr Mamadou SANOGO" w:date="2023-10-25T18:15:00Z">
                  <w:rPr>
                    <w:del w:id="6171" w:author="Dr Mamadou SANOGO" w:date="2023-10-27T11:28:00Z"/>
                  </w:rPr>
                </w:rPrChange>
              </w:rPr>
            </w:pPr>
            <w:del w:id="6172" w:author="Dr Mamadou SANOGO" w:date="2023-10-27T11:28:00Z">
              <w:r w:rsidRPr="007A4AFC" w:rsidDel="00693568">
                <w:rPr>
                  <w:color w:val="000000" w:themeColor="text1"/>
                  <w:rPrChange w:id="6173" w:author="Dr Mamadou SANOGO" w:date="2023-10-25T18:15:00Z">
                    <w:rPr/>
                  </w:rPrChange>
                </w:rPr>
                <w:delText>Nbr. et % d’étudiants ayant validé le M1</w:delText>
              </w:r>
            </w:del>
          </w:p>
        </w:tc>
        <w:tc>
          <w:tcPr>
            <w:tcW w:w="1559" w:type="dxa"/>
            <w:vAlign w:val="center"/>
          </w:tcPr>
          <w:p w14:paraId="5C552F5D" w14:textId="74B73E56" w:rsidR="00C76DF7" w:rsidRPr="007A4AFC" w:rsidDel="00693568" w:rsidRDefault="00C76DF7" w:rsidP="00C76DF7">
            <w:pPr>
              <w:spacing w:line="240" w:lineRule="auto"/>
              <w:jc w:val="center"/>
              <w:rPr>
                <w:del w:id="6174" w:author="Dr Mamadou SANOGO" w:date="2023-10-27T11:28:00Z"/>
                <w:color w:val="000000" w:themeColor="text1"/>
                <w:rPrChange w:id="6175" w:author="Dr Mamadou SANOGO" w:date="2023-10-25T18:15:00Z">
                  <w:rPr>
                    <w:del w:id="6176" w:author="Dr Mamadou SANOGO" w:date="2023-10-27T11:28:00Z"/>
                  </w:rPr>
                </w:rPrChange>
              </w:rPr>
            </w:pPr>
            <w:del w:id="6177" w:author="Dr Mamadou SANOGO" w:date="2023-10-27T11:28:00Z">
              <w:r w:rsidRPr="007A4AFC" w:rsidDel="00693568">
                <w:rPr>
                  <w:color w:val="000000" w:themeColor="text1"/>
                  <w:rPrChange w:id="6178" w:author="Dr Mamadou SANOGO" w:date="2023-10-25T18:15:00Z">
                    <w:rPr/>
                  </w:rPrChange>
                </w:rPr>
                <w:delText>5 soit 100%</w:delText>
              </w:r>
            </w:del>
          </w:p>
        </w:tc>
        <w:tc>
          <w:tcPr>
            <w:tcW w:w="1701" w:type="dxa"/>
            <w:vAlign w:val="center"/>
          </w:tcPr>
          <w:p w14:paraId="4B06F98C" w14:textId="6EF6B501" w:rsidR="00C76DF7" w:rsidRPr="007A4AFC" w:rsidDel="00693568" w:rsidRDefault="00C76DF7" w:rsidP="00C76DF7">
            <w:pPr>
              <w:spacing w:line="240" w:lineRule="auto"/>
              <w:jc w:val="center"/>
              <w:rPr>
                <w:del w:id="6179" w:author="Dr Mamadou SANOGO" w:date="2023-10-27T11:28:00Z"/>
                <w:color w:val="000000" w:themeColor="text1"/>
                <w:rPrChange w:id="6180" w:author="Dr Mamadou SANOGO" w:date="2023-10-25T18:15:00Z">
                  <w:rPr>
                    <w:del w:id="6181" w:author="Dr Mamadou SANOGO" w:date="2023-10-27T11:28:00Z"/>
                  </w:rPr>
                </w:rPrChange>
              </w:rPr>
            </w:pPr>
            <w:del w:id="6182" w:author="Dr Mamadou SANOGO" w:date="2023-10-26T14:41:00Z">
              <w:r w:rsidRPr="007A4AFC" w:rsidDel="00CB3C42">
                <w:rPr>
                  <w:color w:val="000000" w:themeColor="text1"/>
                  <w:rPrChange w:id="6183" w:author="Dr Mamadou SANOGO" w:date="2023-10-25T18:15:00Z">
                    <w:rPr/>
                  </w:rPrChange>
                </w:rPr>
                <w:delText>5</w:delText>
              </w:r>
            </w:del>
            <w:del w:id="6184" w:author="Dr Mamadou SANOGO" w:date="2023-10-27T11:28:00Z">
              <w:r w:rsidRPr="007A4AFC" w:rsidDel="00693568">
                <w:rPr>
                  <w:color w:val="000000" w:themeColor="text1"/>
                  <w:rPrChange w:id="6185" w:author="Dr Mamadou SANOGO" w:date="2023-10-25T18:15:00Z">
                    <w:rPr/>
                  </w:rPrChange>
                </w:rPr>
                <w:delText xml:space="preserve"> soit 100%</w:delText>
              </w:r>
            </w:del>
          </w:p>
        </w:tc>
        <w:tc>
          <w:tcPr>
            <w:tcW w:w="1559" w:type="dxa"/>
            <w:vAlign w:val="center"/>
          </w:tcPr>
          <w:p w14:paraId="65A045E0" w14:textId="0F0A1C17" w:rsidR="00C76DF7" w:rsidRPr="007A4AFC" w:rsidDel="00693568" w:rsidRDefault="00C76DF7" w:rsidP="00C76DF7">
            <w:pPr>
              <w:spacing w:line="240" w:lineRule="auto"/>
              <w:jc w:val="center"/>
              <w:rPr>
                <w:del w:id="6186" w:author="Dr Mamadou SANOGO" w:date="2023-10-27T11:28:00Z"/>
                <w:color w:val="000000" w:themeColor="text1"/>
                <w:rPrChange w:id="6187" w:author="Dr Mamadou SANOGO" w:date="2023-10-25T18:15:00Z">
                  <w:rPr>
                    <w:del w:id="6188" w:author="Dr Mamadou SANOGO" w:date="2023-10-27T11:28:00Z"/>
                  </w:rPr>
                </w:rPrChange>
              </w:rPr>
            </w:pPr>
            <w:del w:id="6189" w:author="Dr Mamadou SANOGO" w:date="2023-10-26T14:58:00Z">
              <w:r w:rsidRPr="007A4AFC" w:rsidDel="00CB3C42">
                <w:rPr>
                  <w:color w:val="000000" w:themeColor="text1"/>
                  <w:rPrChange w:id="6190" w:author="Dr Mamadou SANOGO" w:date="2023-10-25T18:15:00Z">
                    <w:rPr/>
                  </w:rPrChange>
                </w:rPr>
                <w:delText>4</w:delText>
              </w:r>
            </w:del>
            <w:del w:id="6191" w:author="Dr Mamadou SANOGO" w:date="2023-10-27T11:28:00Z">
              <w:r w:rsidRPr="007A4AFC" w:rsidDel="00693568">
                <w:rPr>
                  <w:color w:val="000000" w:themeColor="text1"/>
                  <w:rPrChange w:id="6192" w:author="Dr Mamadou SANOGO" w:date="2023-10-25T18:15:00Z">
                    <w:rPr/>
                  </w:rPrChange>
                </w:rPr>
                <w:delText xml:space="preserve"> soit 100%</w:delText>
              </w:r>
            </w:del>
          </w:p>
        </w:tc>
        <w:tc>
          <w:tcPr>
            <w:tcW w:w="1696" w:type="dxa"/>
            <w:vAlign w:val="center"/>
          </w:tcPr>
          <w:p w14:paraId="50A5904B" w14:textId="3147D895" w:rsidR="00C76DF7" w:rsidRPr="007A4AFC" w:rsidDel="00693568" w:rsidRDefault="00C76DF7" w:rsidP="00C76DF7">
            <w:pPr>
              <w:spacing w:line="240" w:lineRule="auto"/>
              <w:jc w:val="center"/>
              <w:rPr>
                <w:del w:id="6193" w:author="Dr Mamadou SANOGO" w:date="2023-10-27T11:28:00Z"/>
                <w:color w:val="000000" w:themeColor="text1"/>
                <w:rPrChange w:id="6194" w:author="Dr Mamadou SANOGO" w:date="2023-10-25T18:15:00Z">
                  <w:rPr>
                    <w:del w:id="6195" w:author="Dr Mamadou SANOGO" w:date="2023-10-27T11:28:00Z"/>
                  </w:rPr>
                </w:rPrChange>
              </w:rPr>
            </w:pPr>
            <w:del w:id="6196" w:author="Dr Mamadou SANOGO" w:date="2023-10-26T15:34:00Z">
              <w:r w:rsidRPr="007A4AFC" w:rsidDel="00CB3C42">
                <w:rPr>
                  <w:color w:val="000000" w:themeColor="text1"/>
                  <w:rPrChange w:id="6197" w:author="Dr Mamadou SANOGO" w:date="2023-10-25T18:15:00Z">
                    <w:rPr/>
                  </w:rPrChange>
                </w:rPr>
                <w:delText>5</w:delText>
              </w:r>
            </w:del>
            <w:del w:id="6198" w:author="Dr Mamadou SANOGO" w:date="2023-10-27T11:28:00Z">
              <w:r w:rsidRPr="007A4AFC" w:rsidDel="00693568">
                <w:rPr>
                  <w:color w:val="000000" w:themeColor="text1"/>
                  <w:rPrChange w:id="6199" w:author="Dr Mamadou SANOGO" w:date="2023-10-25T18:15:00Z">
                    <w:rPr/>
                  </w:rPrChange>
                </w:rPr>
                <w:delText xml:space="preserve"> soit 100%</w:delText>
              </w:r>
            </w:del>
          </w:p>
        </w:tc>
      </w:tr>
      <w:tr w:rsidR="007A4AFC" w:rsidRPr="007A4AFC" w:rsidDel="00693568" w14:paraId="0E6235AE" w14:textId="28CB4947" w:rsidTr="008B5085">
        <w:trPr>
          <w:del w:id="6200" w:author="Dr Mamadou SANOGO" w:date="2023-10-27T11:28:00Z"/>
        </w:trPr>
        <w:tc>
          <w:tcPr>
            <w:tcW w:w="2546" w:type="dxa"/>
          </w:tcPr>
          <w:p w14:paraId="063789C2" w14:textId="6BB3E869" w:rsidR="008B5085" w:rsidRPr="007A4AFC" w:rsidDel="00693568" w:rsidRDefault="008B5085" w:rsidP="008B5085">
            <w:pPr>
              <w:spacing w:line="240" w:lineRule="auto"/>
              <w:rPr>
                <w:del w:id="6201" w:author="Dr Mamadou SANOGO" w:date="2023-10-27T11:28:00Z"/>
                <w:color w:val="000000" w:themeColor="text1"/>
                <w:rPrChange w:id="6202" w:author="Dr Mamadou SANOGO" w:date="2023-10-25T18:15:00Z">
                  <w:rPr>
                    <w:del w:id="6203" w:author="Dr Mamadou SANOGO" w:date="2023-10-27T11:28:00Z"/>
                  </w:rPr>
                </w:rPrChange>
              </w:rPr>
            </w:pPr>
            <w:del w:id="6204" w:author="Dr Mamadou SANOGO" w:date="2023-10-27T11:28:00Z">
              <w:r w:rsidRPr="007A4AFC" w:rsidDel="00693568">
                <w:rPr>
                  <w:color w:val="000000" w:themeColor="text1"/>
                  <w:rPrChange w:id="6205" w:author="Dr Mamadou SANOGO" w:date="2023-10-25T18:15:00Z">
                    <w:rPr/>
                  </w:rPrChange>
                </w:rPr>
                <w:delText>Nbr. et % d’étudiants admis en M2 avec dettes</w:delText>
              </w:r>
            </w:del>
          </w:p>
        </w:tc>
        <w:tc>
          <w:tcPr>
            <w:tcW w:w="1559" w:type="dxa"/>
            <w:vAlign w:val="center"/>
          </w:tcPr>
          <w:p w14:paraId="1BAC9718" w14:textId="2F35C789" w:rsidR="008B5085" w:rsidRPr="007A4AFC" w:rsidDel="00693568" w:rsidRDefault="008B5085" w:rsidP="008B5085">
            <w:pPr>
              <w:spacing w:line="240" w:lineRule="auto"/>
              <w:jc w:val="center"/>
              <w:rPr>
                <w:del w:id="6206" w:author="Dr Mamadou SANOGO" w:date="2023-10-27T11:28:00Z"/>
                <w:color w:val="000000" w:themeColor="text1"/>
                <w:rPrChange w:id="6207" w:author="Dr Mamadou SANOGO" w:date="2023-10-25T18:15:00Z">
                  <w:rPr>
                    <w:del w:id="6208" w:author="Dr Mamadou SANOGO" w:date="2023-10-27T11:28:00Z"/>
                  </w:rPr>
                </w:rPrChange>
              </w:rPr>
            </w:pPr>
            <w:del w:id="6209" w:author="Dr Mamadou SANOGO" w:date="2023-10-27T11:28:00Z">
              <w:r w:rsidRPr="007A4AFC" w:rsidDel="00693568">
                <w:rPr>
                  <w:color w:val="000000" w:themeColor="text1"/>
                  <w:rPrChange w:id="6210" w:author="Dr Mamadou SANOGO" w:date="2023-10-25T18:15:00Z">
                    <w:rPr/>
                  </w:rPrChange>
                </w:rPr>
                <w:delText>0 soit 0%</w:delText>
              </w:r>
            </w:del>
          </w:p>
        </w:tc>
        <w:tc>
          <w:tcPr>
            <w:tcW w:w="1701" w:type="dxa"/>
            <w:vAlign w:val="center"/>
          </w:tcPr>
          <w:p w14:paraId="472D2F5D" w14:textId="2495DEF9" w:rsidR="008B5085" w:rsidRPr="007A4AFC" w:rsidDel="00693568" w:rsidRDefault="008B5085" w:rsidP="008B5085">
            <w:pPr>
              <w:spacing w:line="240" w:lineRule="auto"/>
              <w:jc w:val="center"/>
              <w:rPr>
                <w:del w:id="6211" w:author="Dr Mamadou SANOGO" w:date="2023-10-27T11:28:00Z"/>
                <w:color w:val="000000" w:themeColor="text1"/>
                <w:rPrChange w:id="6212" w:author="Dr Mamadou SANOGO" w:date="2023-10-25T18:15:00Z">
                  <w:rPr>
                    <w:del w:id="6213" w:author="Dr Mamadou SANOGO" w:date="2023-10-27T11:28:00Z"/>
                  </w:rPr>
                </w:rPrChange>
              </w:rPr>
            </w:pPr>
            <w:del w:id="6214" w:author="Dr Mamadou SANOGO" w:date="2023-10-27T11:28:00Z">
              <w:r w:rsidRPr="007A4AFC" w:rsidDel="00693568">
                <w:rPr>
                  <w:color w:val="000000" w:themeColor="text1"/>
                  <w:rPrChange w:id="6215" w:author="Dr Mamadou SANOGO" w:date="2023-10-25T18:15:00Z">
                    <w:rPr/>
                  </w:rPrChange>
                </w:rPr>
                <w:delText>0 soit 0%</w:delText>
              </w:r>
            </w:del>
          </w:p>
        </w:tc>
        <w:tc>
          <w:tcPr>
            <w:tcW w:w="1559" w:type="dxa"/>
            <w:vAlign w:val="center"/>
          </w:tcPr>
          <w:p w14:paraId="2B7ECCBE" w14:textId="6B8CAE68" w:rsidR="008B5085" w:rsidRPr="007A4AFC" w:rsidDel="00693568" w:rsidRDefault="008B5085" w:rsidP="008B5085">
            <w:pPr>
              <w:spacing w:line="240" w:lineRule="auto"/>
              <w:jc w:val="center"/>
              <w:rPr>
                <w:del w:id="6216" w:author="Dr Mamadou SANOGO" w:date="2023-10-27T11:28:00Z"/>
                <w:color w:val="000000" w:themeColor="text1"/>
                <w:rPrChange w:id="6217" w:author="Dr Mamadou SANOGO" w:date="2023-10-25T18:15:00Z">
                  <w:rPr>
                    <w:del w:id="6218" w:author="Dr Mamadou SANOGO" w:date="2023-10-27T11:28:00Z"/>
                  </w:rPr>
                </w:rPrChange>
              </w:rPr>
            </w:pPr>
            <w:del w:id="6219" w:author="Dr Mamadou SANOGO" w:date="2023-10-27T11:28:00Z">
              <w:r w:rsidRPr="007A4AFC" w:rsidDel="00693568">
                <w:rPr>
                  <w:color w:val="000000" w:themeColor="text1"/>
                  <w:rPrChange w:id="6220" w:author="Dr Mamadou SANOGO" w:date="2023-10-25T18:15:00Z">
                    <w:rPr/>
                  </w:rPrChange>
                </w:rPr>
                <w:delText>0 soit 0%</w:delText>
              </w:r>
            </w:del>
          </w:p>
        </w:tc>
        <w:tc>
          <w:tcPr>
            <w:tcW w:w="1696" w:type="dxa"/>
            <w:vAlign w:val="center"/>
          </w:tcPr>
          <w:p w14:paraId="3A815337" w14:textId="4DB80CAE" w:rsidR="008B5085" w:rsidRPr="007A4AFC" w:rsidDel="00693568" w:rsidRDefault="008B5085" w:rsidP="008B5085">
            <w:pPr>
              <w:spacing w:line="240" w:lineRule="auto"/>
              <w:jc w:val="center"/>
              <w:rPr>
                <w:del w:id="6221" w:author="Dr Mamadou SANOGO" w:date="2023-10-27T11:28:00Z"/>
                <w:color w:val="000000" w:themeColor="text1"/>
                <w:rPrChange w:id="6222" w:author="Dr Mamadou SANOGO" w:date="2023-10-25T18:15:00Z">
                  <w:rPr>
                    <w:del w:id="6223" w:author="Dr Mamadou SANOGO" w:date="2023-10-27T11:28:00Z"/>
                  </w:rPr>
                </w:rPrChange>
              </w:rPr>
            </w:pPr>
            <w:del w:id="6224" w:author="Dr Mamadou SANOGO" w:date="2023-10-27T11:28:00Z">
              <w:r w:rsidRPr="007A4AFC" w:rsidDel="00693568">
                <w:rPr>
                  <w:color w:val="000000" w:themeColor="text1"/>
                  <w:rPrChange w:id="6225" w:author="Dr Mamadou SANOGO" w:date="2023-10-25T18:15:00Z">
                    <w:rPr/>
                  </w:rPrChange>
                </w:rPr>
                <w:delText>0 soit 0%</w:delText>
              </w:r>
            </w:del>
          </w:p>
        </w:tc>
      </w:tr>
      <w:tr w:rsidR="007A4AFC" w:rsidRPr="007A4AFC" w:rsidDel="00693568" w14:paraId="39AF17C8" w14:textId="5FDAE689" w:rsidTr="00C76DF7">
        <w:trPr>
          <w:del w:id="6226" w:author="Dr Mamadou SANOGO" w:date="2023-10-27T11:28:00Z"/>
        </w:trPr>
        <w:tc>
          <w:tcPr>
            <w:tcW w:w="2546" w:type="dxa"/>
          </w:tcPr>
          <w:p w14:paraId="68B21FBD" w14:textId="7EE5BEC0" w:rsidR="00C76DF7" w:rsidRPr="007A4AFC" w:rsidDel="00693568" w:rsidRDefault="00C76DF7" w:rsidP="00C76DF7">
            <w:pPr>
              <w:spacing w:line="240" w:lineRule="auto"/>
              <w:rPr>
                <w:del w:id="6227" w:author="Dr Mamadou SANOGO" w:date="2023-10-27T11:28:00Z"/>
                <w:color w:val="000000" w:themeColor="text1"/>
                <w:rPrChange w:id="6228" w:author="Dr Mamadou SANOGO" w:date="2023-10-25T18:15:00Z">
                  <w:rPr>
                    <w:del w:id="6229" w:author="Dr Mamadou SANOGO" w:date="2023-10-27T11:28:00Z"/>
                  </w:rPr>
                </w:rPrChange>
              </w:rPr>
            </w:pPr>
            <w:del w:id="6230" w:author="Dr Mamadou SANOGO" w:date="2023-10-27T11:28:00Z">
              <w:r w:rsidRPr="007A4AFC" w:rsidDel="00693568">
                <w:rPr>
                  <w:color w:val="000000" w:themeColor="text1"/>
                  <w:rPrChange w:id="6231" w:author="Dr Mamadou SANOGO" w:date="2023-10-25T18:15:00Z">
                    <w:rPr/>
                  </w:rPrChange>
                </w:rPr>
                <w:delText>Nbr. et % d’étudiants ajournés en M1</w:delText>
              </w:r>
            </w:del>
          </w:p>
        </w:tc>
        <w:tc>
          <w:tcPr>
            <w:tcW w:w="1559" w:type="dxa"/>
            <w:vAlign w:val="center"/>
          </w:tcPr>
          <w:p w14:paraId="14787319" w14:textId="2CB1B37F" w:rsidR="00C76DF7" w:rsidRPr="007A4AFC" w:rsidDel="00693568" w:rsidRDefault="00C76DF7" w:rsidP="00C76DF7">
            <w:pPr>
              <w:spacing w:line="240" w:lineRule="auto"/>
              <w:jc w:val="center"/>
              <w:rPr>
                <w:del w:id="6232" w:author="Dr Mamadou SANOGO" w:date="2023-10-27T11:28:00Z"/>
                <w:color w:val="000000" w:themeColor="text1"/>
                <w:rPrChange w:id="6233" w:author="Dr Mamadou SANOGO" w:date="2023-10-25T18:15:00Z">
                  <w:rPr>
                    <w:del w:id="6234" w:author="Dr Mamadou SANOGO" w:date="2023-10-27T11:28:00Z"/>
                  </w:rPr>
                </w:rPrChange>
              </w:rPr>
            </w:pPr>
            <w:del w:id="6235" w:author="Dr Mamadou SANOGO" w:date="2023-10-27T11:28:00Z">
              <w:r w:rsidRPr="007A4AFC" w:rsidDel="00693568">
                <w:rPr>
                  <w:color w:val="000000" w:themeColor="text1"/>
                  <w:rPrChange w:id="6236" w:author="Dr Mamadou SANOGO" w:date="2023-10-25T18:15:00Z">
                    <w:rPr/>
                  </w:rPrChange>
                </w:rPr>
                <w:delText>0 soit 0%</w:delText>
              </w:r>
            </w:del>
          </w:p>
        </w:tc>
        <w:tc>
          <w:tcPr>
            <w:tcW w:w="1701" w:type="dxa"/>
            <w:vAlign w:val="center"/>
          </w:tcPr>
          <w:p w14:paraId="6BE44CF6" w14:textId="024D64E0" w:rsidR="00C76DF7" w:rsidRPr="007A4AFC" w:rsidDel="00693568" w:rsidRDefault="00C76DF7" w:rsidP="00C76DF7">
            <w:pPr>
              <w:spacing w:line="240" w:lineRule="auto"/>
              <w:jc w:val="center"/>
              <w:rPr>
                <w:del w:id="6237" w:author="Dr Mamadou SANOGO" w:date="2023-10-27T11:28:00Z"/>
                <w:color w:val="000000" w:themeColor="text1"/>
                <w:rPrChange w:id="6238" w:author="Dr Mamadou SANOGO" w:date="2023-10-25T18:15:00Z">
                  <w:rPr>
                    <w:del w:id="6239" w:author="Dr Mamadou SANOGO" w:date="2023-10-27T11:28:00Z"/>
                  </w:rPr>
                </w:rPrChange>
              </w:rPr>
            </w:pPr>
            <w:del w:id="6240" w:author="Dr Mamadou SANOGO" w:date="2023-10-27T11:28:00Z">
              <w:r w:rsidRPr="007A4AFC" w:rsidDel="00693568">
                <w:rPr>
                  <w:color w:val="000000" w:themeColor="text1"/>
                  <w:rPrChange w:id="6241" w:author="Dr Mamadou SANOGO" w:date="2023-10-25T18:15:00Z">
                    <w:rPr/>
                  </w:rPrChange>
                </w:rPr>
                <w:delText>0 soit 0%</w:delText>
              </w:r>
            </w:del>
          </w:p>
        </w:tc>
        <w:tc>
          <w:tcPr>
            <w:tcW w:w="1559" w:type="dxa"/>
            <w:vAlign w:val="center"/>
          </w:tcPr>
          <w:p w14:paraId="30697320" w14:textId="63C3365D" w:rsidR="00C76DF7" w:rsidRPr="007A4AFC" w:rsidDel="00693568" w:rsidRDefault="00C76DF7" w:rsidP="00C76DF7">
            <w:pPr>
              <w:spacing w:line="240" w:lineRule="auto"/>
              <w:jc w:val="center"/>
              <w:rPr>
                <w:del w:id="6242" w:author="Dr Mamadou SANOGO" w:date="2023-10-27T11:28:00Z"/>
                <w:color w:val="000000" w:themeColor="text1"/>
                <w:rPrChange w:id="6243" w:author="Dr Mamadou SANOGO" w:date="2023-10-25T18:15:00Z">
                  <w:rPr>
                    <w:del w:id="6244" w:author="Dr Mamadou SANOGO" w:date="2023-10-27T11:28:00Z"/>
                  </w:rPr>
                </w:rPrChange>
              </w:rPr>
            </w:pPr>
            <w:del w:id="6245" w:author="Dr Mamadou SANOGO" w:date="2023-10-27T11:28:00Z">
              <w:r w:rsidRPr="007A4AFC" w:rsidDel="00693568">
                <w:rPr>
                  <w:color w:val="000000" w:themeColor="text1"/>
                  <w:rPrChange w:id="6246" w:author="Dr Mamadou SANOGO" w:date="2023-10-25T18:15:00Z">
                    <w:rPr/>
                  </w:rPrChange>
                </w:rPr>
                <w:delText>0 soit 0%</w:delText>
              </w:r>
            </w:del>
          </w:p>
        </w:tc>
        <w:tc>
          <w:tcPr>
            <w:tcW w:w="1696" w:type="dxa"/>
            <w:vAlign w:val="center"/>
          </w:tcPr>
          <w:p w14:paraId="587272E8" w14:textId="2D34DBA4" w:rsidR="00C76DF7" w:rsidRPr="007A4AFC" w:rsidDel="00693568" w:rsidRDefault="00C76DF7" w:rsidP="00C76DF7">
            <w:pPr>
              <w:spacing w:line="240" w:lineRule="auto"/>
              <w:jc w:val="center"/>
              <w:rPr>
                <w:del w:id="6247" w:author="Dr Mamadou SANOGO" w:date="2023-10-27T11:28:00Z"/>
                <w:color w:val="000000" w:themeColor="text1"/>
                <w:rPrChange w:id="6248" w:author="Dr Mamadou SANOGO" w:date="2023-10-25T18:15:00Z">
                  <w:rPr>
                    <w:del w:id="6249" w:author="Dr Mamadou SANOGO" w:date="2023-10-27T11:28:00Z"/>
                  </w:rPr>
                </w:rPrChange>
              </w:rPr>
            </w:pPr>
            <w:del w:id="6250" w:author="Dr Mamadou SANOGO" w:date="2023-10-27T11:28:00Z">
              <w:r w:rsidRPr="007A4AFC" w:rsidDel="00693568">
                <w:rPr>
                  <w:color w:val="000000" w:themeColor="text1"/>
                  <w:rPrChange w:id="6251" w:author="Dr Mamadou SANOGO" w:date="2023-10-25T18:15:00Z">
                    <w:rPr/>
                  </w:rPrChange>
                </w:rPr>
                <w:delText>0 soit 0%</w:delText>
              </w:r>
            </w:del>
          </w:p>
        </w:tc>
      </w:tr>
      <w:tr w:rsidR="007A4AFC" w:rsidRPr="007A4AFC" w:rsidDel="00693568" w14:paraId="6C8FE38D" w14:textId="33A92613" w:rsidTr="00C76DF7">
        <w:trPr>
          <w:del w:id="6252" w:author="Dr Mamadou SANOGO" w:date="2023-10-27T11:28:00Z"/>
        </w:trPr>
        <w:tc>
          <w:tcPr>
            <w:tcW w:w="2546" w:type="dxa"/>
          </w:tcPr>
          <w:p w14:paraId="0D3023E8" w14:textId="67A3F3CF" w:rsidR="00C76DF7" w:rsidRPr="007A4AFC" w:rsidDel="00693568" w:rsidRDefault="00C76DF7" w:rsidP="00C76DF7">
            <w:pPr>
              <w:spacing w:line="240" w:lineRule="auto"/>
              <w:rPr>
                <w:del w:id="6253" w:author="Dr Mamadou SANOGO" w:date="2023-10-27T11:28:00Z"/>
                <w:color w:val="000000" w:themeColor="text1"/>
                <w:rPrChange w:id="6254" w:author="Dr Mamadou SANOGO" w:date="2023-10-25T18:15:00Z">
                  <w:rPr>
                    <w:del w:id="6255" w:author="Dr Mamadou SANOGO" w:date="2023-10-27T11:28:00Z"/>
                  </w:rPr>
                </w:rPrChange>
              </w:rPr>
            </w:pPr>
            <w:del w:id="6256" w:author="Dr Mamadou SANOGO" w:date="2023-10-27T11:28:00Z">
              <w:r w:rsidRPr="007A4AFC" w:rsidDel="00693568">
                <w:rPr>
                  <w:color w:val="000000" w:themeColor="text1"/>
                  <w:rPrChange w:id="6257" w:author="Dr Mamadou SANOGO" w:date="2023-10-25T18:15:00Z">
                    <w:rPr/>
                  </w:rPrChange>
                </w:rPr>
                <w:delText>Nbr. et % d’étudiants ayant validé le M2</w:delText>
              </w:r>
            </w:del>
          </w:p>
        </w:tc>
        <w:tc>
          <w:tcPr>
            <w:tcW w:w="1559" w:type="dxa"/>
            <w:vAlign w:val="center"/>
          </w:tcPr>
          <w:p w14:paraId="0ADE435E" w14:textId="01D25147" w:rsidR="00C76DF7" w:rsidRPr="007A4AFC" w:rsidDel="00693568" w:rsidRDefault="008B5085" w:rsidP="00C76DF7">
            <w:pPr>
              <w:spacing w:line="240" w:lineRule="auto"/>
              <w:jc w:val="center"/>
              <w:rPr>
                <w:del w:id="6258" w:author="Dr Mamadou SANOGO" w:date="2023-10-27T11:28:00Z"/>
                <w:color w:val="000000" w:themeColor="text1"/>
                <w:rPrChange w:id="6259" w:author="Dr Mamadou SANOGO" w:date="2023-10-25T18:15:00Z">
                  <w:rPr>
                    <w:del w:id="6260" w:author="Dr Mamadou SANOGO" w:date="2023-10-27T11:28:00Z"/>
                  </w:rPr>
                </w:rPrChange>
              </w:rPr>
            </w:pPr>
            <w:del w:id="6261" w:author="Dr Mamadou SANOGO" w:date="2023-10-26T14:32:00Z">
              <w:r w:rsidRPr="007A4AFC" w:rsidDel="00CB3C42">
                <w:rPr>
                  <w:color w:val="000000" w:themeColor="text1"/>
                  <w:rPrChange w:id="6262" w:author="Dr Mamadou SANOGO" w:date="2023-10-25T18:15:00Z">
                    <w:rPr/>
                  </w:rPrChange>
                </w:rPr>
                <w:delText>4</w:delText>
              </w:r>
            </w:del>
            <w:del w:id="6263" w:author="Dr Mamadou SANOGO" w:date="2023-10-27T11:28:00Z">
              <w:r w:rsidR="00C76DF7" w:rsidRPr="007A4AFC" w:rsidDel="00693568">
                <w:rPr>
                  <w:color w:val="000000" w:themeColor="text1"/>
                  <w:rPrChange w:id="6264" w:author="Dr Mamadou SANOGO" w:date="2023-10-25T18:15:00Z">
                    <w:rPr/>
                  </w:rPrChange>
                </w:rPr>
                <w:delText xml:space="preserve"> soit 100%</w:delText>
              </w:r>
            </w:del>
          </w:p>
        </w:tc>
        <w:tc>
          <w:tcPr>
            <w:tcW w:w="1701" w:type="dxa"/>
            <w:vAlign w:val="center"/>
          </w:tcPr>
          <w:p w14:paraId="0BCB1696" w14:textId="306108A9" w:rsidR="00C76DF7" w:rsidRPr="007A4AFC" w:rsidDel="00693568" w:rsidRDefault="008B5085" w:rsidP="00C76DF7">
            <w:pPr>
              <w:spacing w:line="240" w:lineRule="auto"/>
              <w:jc w:val="center"/>
              <w:rPr>
                <w:del w:id="6265" w:author="Dr Mamadou SANOGO" w:date="2023-10-27T11:28:00Z"/>
                <w:color w:val="000000" w:themeColor="text1"/>
                <w:rPrChange w:id="6266" w:author="Dr Mamadou SANOGO" w:date="2023-10-25T18:15:00Z">
                  <w:rPr>
                    <w:del w:id="6267" w:author="Dr Mamadou SANOGO" w:date="2023-10-27T11:28:00Z"/>
                  </w:rPr>
                </w:rPrChange>
              </w:rPr>
            </w:pPr>
            <w:del w:id="6268" w:author="Dr Mamadou SANOGO" w:date="2023-10-27T11:28:00Z">
              <w:r w:rsidRPr="007A4AFC" w:rsidDel="00693568">
                <w:rPr>
                  <w:color w:val="000000" w:themeColor="text1"/>
                  <w:rPrChange w:id="6269" w:author="Dr Mamadou SANOGO" w:date="2023-10-25T18:15:00Z">
                    <w:rPr/>
                  </w:rPrChange>
                </w:rPr>
                <w:delText>6</w:delText>
              </w:r>
              <w:r w:rsidR="00C76DF7" w:rsidRPr="007A4AFC" w:rsidDel="00693568">
                <w:rPr>
                  <w:color w:val="000000" w:themeColor="text1"/>
                  <w:rPrChange w:id="6270" w:author="Dr Mamadou SANOGO" w:date="2023-10-25T18:15:00Z">
                    <w:rPr/>
                  </w:rPrChange>
                </w:rPr>
                <w:delText xml:space="preserve"> soit 100%</w:delText>
              </w:r>
            </w:del>
          </w:p>
        </w:tc>
        <w:tc>
          <w:tcPr>
            <w:tcW w:w="1559" w:type="dxa"/>
            <w:vAlign w:val="center"/>
          </w:tcPr>
          <w:p w14:paraId="092E3D21" w14:textId="2FA3E339" w:rsidR="00C76DF7" w:rsidRPr="007A4AFC" w:rsidDel="00693568" w:rsidRDefault="008B5085" w:rsidP="00C76DF7">
            <w:pPr>
              <w:spacing w:line="240" w:lineRule="auto"/>
              <w:jc w:val="center"/>
              <w:rPr>
                <w:del w:id="6271" w:author="Dr Mamadou SANOGO" w:date="2023-10-27T11:28:00Z"/>
                <w:color w:val="000000" w:themeColor="text1"/>
                <w:rPrChange w:id="6272" w:author="Dr Mamadou SANOGO" w:date="2023-10-25T18:15:00Z">
                  <w:rPr>
                    <w:del w:id="6273" w:author="Dr Mamadou SANOGO" w:date="2023-10-27T11:28:00Z"/>
                  </w:rPr>
                </w:rPrChange>
              </w:rPr>
            </w:pPr>
            <w:del w:id="6274" w:author="Dr Mamadou SANOGO" w:date="2023-10-26T14:59:00Z">
              <w:r w:rsidRPr="007A4AFC" w:rsidDel="00CB3C42">
                <w:rPr>
                  <w:color w:val="000000" w:themeColor="text1"/>
                  <w:rPrChange w:id="6275" w:author="Dr Mamadou SANOGO" w:date="2023-10-25T18:15:00Z">
                    <w:rPr/>
                  </w:rPrChange>
                </w:rPr>
                <w:delText>7</w:delText>
              </w:r>
            </w:del>
            <w:del w:id="6276" w:author="Dr Mamadou SANOGO" w:date="2023-10-27T11:28:00Z">
              <w:r w:rsidR="00C76DF7" w:rsidRPr="007A4AFC" w:rsidDel="00693568">
                <w:rPr>
                  <w:color w:val="000000" w:themeColor="text1"/>
                  <w:rPrChange w:id="6277" w:author="Dr Mamadou SANOGO" w:date="2023-10-25T18:15:00Z">
                    <w:rPr/>
                  </w:rPrChange>
                </w:rPr>
                <w:delText xml:space="preserve"> soit 100%</w:delText>
              </w:r>
            </w:del>
          </w:p>
        </w:tc>
        <w:tc>
          <w:tcPr>
            <w:tcW w:w="1696" w:type="dxa"/>
            <w:vAlign w:val="center"/>
          </w:tcPr>
          <w:p w14:paraId="4DEBDD26" w14:textId="500A3BE8" w:rsidR="00C76DF7" w:rsidRPr="007A4AFC" w:rsidDel="00693568" w:rsidRDefault="008B5085" w:rsidP="00C76DF7">
            <w:pPr>
              <w:spacing w:line="240" w:lineRule="auto"/>
              <w:jc w:val="center"/>
              <w:rPr>
                <w:del w:id="6278" w:author="Dr Mamadou SANOGO" w:date="2023-10-27T11:28:00Z"/>
                <w:color w:val="000000" w:themeColor="text1"/>
                <w:rPrChange w:id="6279" w:author="Dr Mamadou SANOGO" w:date="2023-10-25T18:15:00Z">
                  <w:rPr>
                    <w:del w:id="6280" w:author="Dr Mamadou SANOGO" w:date="2023-10-27T11:28:00Z"/>
                  </w:rPr>
                </w:rPrChange>
              </w:rPr>
            </w:pPr>
            <w:del w:id="6281" w:author="Dr Mamadou SANOGO" w:date="2023-10-27T11:28:00Z">
              <w:r w:rsidRPr="007A4AFC" w:rsidDel="00693568">
                <w:rPr>
                  <w:color w:val="000000" w:themeColor="text1"/>
                  <w:rPrChange w:id="6282" w:author="Dr Mamadou SANOGO" w:date="2023-10-25T18:15:00Z">
                    <w:rPr/>
                  </w:rPrChange>
                </w:rPr>
                <w:delText>9</w:delText>
              </w:r>
              <w:r w:rsidR="00C76DF7" w:rsidRPr="007A4AFC" w:rsidDel="00693568">
                <w:rPr>
                  <w:color w:val="000000" w:themeColor="text1"/>
                  <w:rPrChange w:id="6283" w:author="Dr Mamadou SANOGO" w:date="2023-10-25T18:15:00Z">
                    <w:rPr/>
                  </w:rPrChange>
                </w:rPr>
                <w:delText xml:space="preserve"> soit 100%</w:delText>
              </w:r>
            </w:del>
          </w:p>
        </w:tc>
      </w:tr>
      <w:tr w:rsidR="007A4AFC" w:rsidRPr="007A4AFC" w:rsidDel="00693568" w14:paraId="4C201277" w14:textId="63897195" w:rsidTr="00C76DF7">
        <w:trPr>
          <w:del w:id="6284" w:author="Dr Mamadou SANOGO" w:date="2023-10-27T11:28:00Z"/>
        </w:trPr>
        <w:tc>
          <w:tcPr>
            <w:tcW w:w="2546" w:type="dxa"/>
            <w:tcBorders>
              <w:bottom w:val="single" w:sz="4" w:space="0" w:color="auto"/>
            </w:tcBorders>
          </w:tcPr>
          <w:p w14:paraId="671995E0" w14:textId="798C08E0" w:rsidR="00C76DF7" w:rsidRPr="007A4AFC" w:rsidDel="00693568" w:rsidRDefault="00C76DF7" w:rsidP="00C76DF7">
            <w:pPr>
              <w:spacing w:line="240" w:lineRule="auto"/>
              <w:rPr>
                <w:del w:id="6285" w:author="Dr Mamadou SANOGO" w:date="2023-10-27T11:28:00Z"/>
                <w:color w:val="000000" w:themeColor="text1"/>
                <w:rPrChange w:id="6286" w:author="Dr Mamadou SANOGO" w:date="2023-10-25T18:15:00Z">
                  <w:rPr>
                    <w:del w:id="6287" w:author="Dr Mamadou SANOGO" w:date="2023-10-27T11:28:00Z"/>
                  </w:rPr>
                </w:rPrChange>
              </w:rPr>
            </w:pPr>
            <w:del w:id="6288" w:author="Dr Mamadou SANOGO" w:date="2023-10-27T11:28:00Z">
              <w:r w:rsidRPr="007A4AFC" w:rsidDel="00693568">
                <w:rPr>
                  <w:color w:val="000000" w:themeColor="text1"/>
                  <w:rPrChange w:id="6289" w:author="Dr Mamadou SANOGO" w:date="2023-10-25T18:15:00Z">
                    <w:rPr/>
                  </w:rPrChange>
                </w:rPr>
                <w:delText>Nbr. et % d’étudiants ajournés en M2</w:delText>
              </w:r>
            </w:del>
          </w:p>
        </w:tc>
        <w:tc>
          <w:tcPr>
            <w:tcW w:w="1559" w:type="dxa"/>
            <w:tcBorders>
              <w:bottom w:val="single" w:sz="4" w:space="0" w:color="auto"/>
            </w:tcBorders>
            <w:vAlign w:val="center"/>
          </w:tcPr>
          <w:p w14:paraId="5B97A3BD" w14:textId="2A23BA7B" w:rsidR="00C76DF7" w:rsidRPr="007A4AFC" w:rsidDel="00693568" w:rsidRDefault="00C76DF7" w:rsidP="00C76DF7">
            <w:pPr>
              <w:spacing w:line="240" w:lineRule="auto"/>
              <w:jc w:val="center"/>
              <w:rPr>
                <w:del w:id="6290" w:author="Dr Mamadou SANOGO" w:date="2023-10-27T11:28:00Z"/>
                <w:color w:val="000000" w:themeColor="text1"/>
                <w:rPrChange w:id="6291" w:author="Dr Mamadou SANOGO" w:date="2023-10-25T18:15:00Z">
                  <w:rPr>
                    <w:del w:id="6292" w:author="Dr Mamadou SANOGO" w:date="2023-10-27T11:28:00Z"/>
                  </w:rPr>
                </w:rPrChange>
              </w:rPr>
            </w:pPr>
            <w:del w:id="6293" w:author="Dr Mamadou SANOGO" w:date="2023-10-27T11:28:00Z">
              <w:r w:rsidRPr="007A4AFC" w:rsidDel="00693568">
                <w:rPr>
                  <w:color w:val="000000" w:themeColor="text1"/>
                  <w:rPrChange w:id="6294" w:author="Dr Mamadou SANOGO" w:date="2023-10-25T18:15:00Z">
                    <w:rPr/>
                  </w:rPrChange>
                </w:rPr>
                <w:delText>0 soit 0%</w:delText>
              </w:r>
            </w:del>
          </w:p>
        </w:tc>
        <w:tc>
          <w:tcPr>
            <w:tcW w:w="1701" w:type="dxa"/>
            <w:tcBorders>
              <w:bottom w:val="single" w:sz="4" w:space="0" w:color="auto"/>
            </w:tcBorders>
            <w:vAlign w:val="center"/>
          </w:tcPr>
          <w:p w14:paraId="6371830B" w14:textId="558D43DC" w:rsidR="00C76DF7" w:rsidRPr="007A4AFC" w:rsidDel="00693568" w:rsidRDefault="00C76DF7" w:rsidP="00C76DF7">
            <w:pPr>
              <w:spacing w:line="240" w:lineRule="auto"/>
              <w:jc w:val="center"/>
              <w:rPr>
                <w:del w:id="6295" w:author="Dr Mamadou SANOGO" w:date="2023-10-27T11:28:00Z"/>
                <w:color w:val="000000" w:themeColor="text1"/>
                <w:rPrChange w:id="6296" w:author="Dr Mamadou SANOGO" w:date="2023-10-25T18:15:00Z">
                  <w:rPr>
                    <w:del w:id="6297" w:author="Dr Mamadou SANOGO" w:date="2023-10-27T11:28:00Z"/>
                  </w:rPr>
                </w:rPrChange>
              </w:rPr>
            </w:pPr>
            <w:del w:id="6298" w:author="Dr Mamadou SANOGO" w:date="2023-10-27T11:28:00Z">
              <w:r w:rsidRPr="007A4AFC" w:rsidDel="00693568">
                <w:rPr>
                  <w:color w:val="000000" w:themeColor="text1"/>
                  <w:rPrChange w:id="6299" w:author="Dr Mamadou SANOGO" w:date="2023-10-25T18:15:00Z">
                    <w:rPr/>
                  </w:rPrChange>
                </w:rPr>
                <w:delText>0 soit 0%</w:delText>
              </w:r>
            </w:del>
          </w:p>
        </w:tc>
        <w:tc>
          <w:tcPr>
            <w:tcW w:w="1559" w:type="dxa"/>
            <w:tcBorders>
              <w:bottom w:val="single" w:sz="4" w:space="0" w:color="auto"/>
            </w:tcBorders>
            <w:vAlign w:val="center"/>
          </w:tcPr>
          <w:p w14:paraId="14BD20BB" w14:textId="3E5D4E2C" w:rsidR="00C76DF7" w:rsidRPr="007A4AFC" w:rsidDel="00693568" w:rsidRDefault="00C76DF7" w:rsidP="00C76DF7">
            <w:pPr>
              <w:spacing w:line="240" w:lineRule="auto"/>
              <w:jc w:val="center"/>
              <w:rPr>
                <w:del w:id="6300" w:author="Dr Mamadou SANOGO" w:date="2023-10-27T11:28:00Z"/>
                <w:color w:val="000000" w:themeColor="text1"/>
                <w:rPrChange w:id="6301" w:author="Dr Mamadou SANOGO" w:date="2023-10-25T18:15:00Z">
                  <w:rPr>
                    <w:del w:id="6302" w:author="Dr Mamadou SANOGO" w:date="2023-10-27T11:28:00Z"/>
                  </w:rPr>
                </w:rPrChange>
              </w:rPr>
            </w:pPr>
            <w:del w:id="6303" w:author="Dr Mamadou SANOGO" w:date="2023-10-27T11:28:00Z">
              <w:r w:rsidRPr="007A4AFC" w:rsidDel="00693568">
                <w:rPr>
                  <w:color w:val="000000" w:themeColor="text1"/>
                  <w:rPrChange w:id="6304" w:author="Dr Mamadou SANOGO" w:date="2023-10-25T18:15:00Z">
                    <w:rPr/>
                  </w:rPrChange>
                </w:rPr>
                <w:delText>0 soit 0%</w:delText>
              </w:r>
            </w:del>
          </w:p>
        </w:tc>
        <w:tc>
          <w:tcPr>
            <w:tcW w:w="1696" w:type="dxa"/>
            <w:tcBorders>
              <w:bottom w:val="single" w:sz="4" w:space="0" w:color="auto"/>
            </w:tcBorders>
            <w:vAlign w:val="center"/>
          </w:tcPr>
          <w:p w14:paraId="369D5058" w14:textId="5EB86862" w:rsidR="00C76DF7" w:rsidRPr="007A4AFC" w:rsidDel="00693568" w:rsidRDefault="00C76DF7" w:rsidP="00C76DF7">
            <w:pPr>
              <w:spacing w:line="240" w:lineRule="auto"/>
              <w:jc w:val="center"/>
              <w:rPr>
                <w:del w:id="6305" w:author="Dr Mamadou SANOGO" w:date="2023-10-27T11:28:00Z"/>
                <w:color w:val="000000" w:themeColor="text1"/>
                <w:rPrChange w:id="6306" w:author="Dr Mamadou SANOGO" w:date="2023-10-25T18:15:00Z">
                  <w:rPr>
                    <w:del w:id="6307" w:author="Dr Mamadou SANOGO" w:date="2023-10-27T11:28:00Z"/>
                  </w:rPr>
                </w:rPrChange>
              </w:rPr>
            </w:pPr>
            <w:del w:id="6308" w:author="Dr Mamadou SANOGO" w:date="2023-10-27T11:28:00Z">
              <w:r w:rsidRPr="007A4AFC" w:rsidDel="00693568">
                <w:rPr>
                  <w:color w:val="000000" w:themeColor="text1"/>
                  <w:rPrChange w:id="6309" w:author="Dr Mamadou SANOGO" w:date="2023-10-25T18:15:00Z">
                    <w:rPr/>
                  </w:rPrChange>
                </w:rPr>
                <w:delText>0 soit 0%</w:delText>
              </w:r>
            </w:del>
          </w:p>
        </w:tc>
      </w:tr>
      <w:tr w:rsidR="007A4AFC" w:rsidRPr="007A4AFC" w:rsidDel="00693568" w14:paraId="6E872E52" w14:textId="248567BD" w:rsidTr="00C76DF7">
        <w:trPr>
          <w:del w:id="6310" w:author="Dr Mamadou SANOGO" w:date="2023-10-27T11:28:00Z"/>
        </w:trPr>
        <w:tc>
          <w:tcPr>
            <w:tcW w:w="2546" w:type="dxa"/>
            <w:shd w:val="clear" w:color="auto" w:fill="D9D9D9" w:themeFill="background1" w:themeFillShade="D9"/>
          </w:tcPr>
          <w:p w14:paraId="0571388D" w14:textId="22145EB1" w:rsidR="00C76DF7" w:rsidRPr="007A4AFC" w:rsidDel="00693568" w:rsidRDefault="00C76DF7" w:rsidP="00C76DF7">
            <w:pPr>
              <w:spacing w:line="240" w:lineRule="auto"/>
              <w:rPr>
                <w:del w:id="6311" w:author="Dr Mamadou SANOGO" w:date="2023-10-27T11:28:00Z"/>
                <w:color w:val="000000" w:themeColor="text1"/>
                <w:rPrChange w:id="6312" w:author="Dr Mamadou SANOGO" w:date="2023-10-25T18:15:00Z">
                  <w:rPr>
                    <w:del w:id="6313" w:author="Dr Mamadou SANOGO" w:date="2023-10-27T11:28:00Z"/>
                  </w:rPr>
                </w:rPrChange>
              </w:rPr>
            </w:pPr>
            <w:del w:id="6314" w:author="Dr Mamadou SANOGO" w:date="2023-10-27T11:28:00Z">
              <w:r w:rsidRPr="007A4AFC" w:rsidDel="00693568">
                <w:rPr>
                  <w:color w:val="000000" w:themeColor="text1"/>
                  <w:rPrChange w:id="6315" w:author="Dr Mamadou SANOGO" w:date="2023-10-25T18:15:00Z">
                    <w:rPr/>
                  </w:rPrChange>
                </w:rPr>
                <w:delText>% de diplômés en 2 ans</w:delText>
              </w:r>
            </w:del>
          </w:p>
        </w:tc>
        <w:tc>
          <w:tcPr>
            <w:tcW w:w="1559" w:type="dxa"/>
            <w:shd w:val="clear" w:color="auto" w:fill="D9D9D9" w:themeFill="background1" w:themeFillShade="D9"/>
            <w:vAlign w:val="center"/>
          </w:tcPr>
          <w:p w14:paraId="63931A1D" w14:textId="3D5D2C40" w:rsidR="00C76DF7" w:rsidRPr="007A4AFC" w:rsidDel="00693568" w:rsidRDefault="00C76DF7" w:rsidP="00C76DF7">
            <w:pPr>
              <w:spacing w:line="240" w:lineRule="auto"/>
              <w:jc w:val="center"/>
              <w:rPr>
                <w:del w:id="6316" w:author="Dr Mamadou SANOGO" w:date="2023-10-27T11:28:00Z"/>
                <w:color w:val="000000" w:themeColor="text1"/>
                <w:rPrChange w:id="6317" w:author="Dr Mamadou SANOGO" w:date="2023-10-25T18:15:00Z">
                  <w:rPr>
                    <w:del w:id="6318" w:author="Dr Mamadou SANOGO" w:date="2023-10-27T11:28:00Z"/>
                  </w:rPr>
                </w:rPrChange>
              </w:rPr>
            </w:pPr>
            <w:del w:id="6319" w:author="Dr Mamadou SANOGO" w:date="2023-10-27T11:28:00Z">
              <w:r w:rsidRPr="007A4AFC" w:rsidDel="00693568">
                <w:rPr>
                  <w:color w:val="000000" w:themeColor="text1"/>
                  <w:rPrChange w:id="6320" w:author="Dr Mamadou SANOGO" w:date="2023-10-25T18:15:00Z">
                    <w:rPr/>
                  </w:rPrChange>
                </w:rPr>
                <w:delText>100%</w:delText>
              </w:r>
            </w:del>
          </w:p>
        </w:tc>
        <w:tc>
          <w:tcPr>
            <w:tcW w:w="1701" w:type="dxa"/>
            <w:shd w:val="clear" w:color="auto" w:fill="D9D9D9" w:themeFill="background1" w:themeFillShade="D9"/>
          </w:tcPr>
          <w:p w14:paraId="1D5DC0C6" w14:textId="028CFAFD" w:rsidR="00C76DF7" w:rsidRPr="007A4AFC" w:rsidDel="00693568" w:rsidRDefault="008B5085" w:rsidP="00C76DF7">
            <w:pPr>
              <w:spacing w:line="240" w:lineRule="auto"/>
              <w:jc w:val="center"/>
              <w:rPr>
                <w:del w:id="6321" w:author="Dr Mamadou SANOGO" w:date="2023-10-27T11:28:00Z"/>
                <w:color w:val="000000" w:themeColor="text1"/>
                <w:rPrChange w:id="6322" w:author="Dr Mamadou SANOGO" w:date="2023-10-25T18:15:00Z">
                  <w:rPr>
                    <w:del w:id="6323" w:author="Dr Mamadou SANOGO" w:date="2023-10-27T11:28:00Z"/>
                  </w:rPr>
                </w:rPrChange>
              </w:rPr>
            </w:pPr>
            <w:del w:id="6324" w:author="Dr Mamadou SANOGO" w:date="2023-10-27T11:28:00Z">
              <w:r w:rsidRPr="007A4AFC" w:rsidDel="00693568">
                <w:rPr>
                  <w:color w:val="000000" w:themeColor="text1"/>
                  <w:rPrChange w:id="6325" w:author="Dr Mamadou SANOGO" w:date="2023-10-25T18:15:00Z">
                    <w:rPr/>
                  </w:rPrChange>
                </w:rPr>
                <w:delText>10</w:delText>
              </w:r>
              <w:r w:rsidR="00C76DF7" w:rsidRPr="007A4AFC" w:rsidDel="00693568">
                <w:rPr>
                  <w:color w:val="000000" w:themeColor="text1"/>
                  <w:rPrChange w:id="6326" w:author="Dr Mamadou SANOGO" w:date="2023-10-25T18:15:00Z">
                    <w:rPr/>
                  </w:rPrChange>
                </w:rPr>
                <w:delText>0%</w:delText>
              </w:r>
            </w:del>
          </w:p>
        </w:tc>
        <w:tc>
          <w:tcPr>
            <w:tcW w:w="1559" w:type="dxa"/>
            <w:shd w:val="clear" w:color="auto" w:fill="D9D9D9" w:themeFill="background1" w:themeFillShade="D9"/>
          </w:tcPr>
          <w:p w14:paraId="30B93789" w14:textId="4E4A7A2E" w:rsidR="00C76DF7" w:rsidRPr="007A4AFC" w:rsidDel="00693568" w:rsidRDefault="008B5085" w:rsidP="00C76DF7">
            <w:pPr>
              <w:spacing w:line="240" w:lineRule="auto"/>
              <w:jc w:val="center"/>
              <w:rPr>
                <w:del w:id="6327" w:author="Dr Mamadou SANOGO" w:date="2023-10-27T11:28:00Z"/>
                <w:color w:val="000000" w:themeColor="text1"/>
                <w:rPrChange w:id="6328" w:author="Dr Mamadou SANOGO" w:date="2023-10-25T18:15:00Z">
                  <w:rPr>
                    <w:del w:id="6329" w:author="Dr Mamadou SANOGO" w:date="2023-10-27T11:28:00Z"/>
                  </w:rPr>
                </w:rPrChange>
              </w:rPr>
            </w:pPr>
            <w:del w:id="6330" w:author="Dr Mamadou SANOGO" w:date="2023-10-27T11:28:00Z">
              <w:r w:rsidRPr="007A4AFC" w:rsidDel="00693568">
                <w:rPr>
                  <w:color w:val="000000" w:themeColor="text1"/>
                  <w:rPrChange w:id="6331" w:author="Dr Mamadou SANOGO" w:date="2023-10-25T18:15:00Z">
                    <w:rPr/>
                  </w:rPrChange>
                </w:rPr>
                <w:delText>10</w:delText>
              </w:r>
              <w:r w:rsidR="00C76DF7" w:rsidRPr="007A4AFC" w:rsidDel="00693568">
                <w:rPr>
                  <w:color w:val="000000" w:themeColor="text1"/>
                  <w:rPrChange w:id="6332" w:author="Dr Mamadou SANOGO" w:date="2023-10-25T18:15:00Z">
                    <w:rPr/>
                  </w:rPrChange>
                </w:rPr>
                <w:delText>0%</w:delText>
              </w:r>
            </w:del>
          </w:p>
        </w:tc>
        <w:tc>
          <w:tcPr>
            <w:tcW w:w="1696" w:type="dxa"/>
            <w:shd w:val="clear" w:color="auto" w:fill="D9D9D9" w:themeFill="background1" w:themeFillShade="D9"/>
          </w:tcPr>
          <w:p w14:paraId="4C9440CF" w14:textId="51722F17" w:rsidR="00C76DF7" w:rsidRPr="007A4AFC" w:rsidDel="00693568" w:rsidRDefault="008B5085" w:rsidP="00C76DF7">
            <w:pPr>
              <w:spacing w:line="240" w:lineRule="auto"/>
              <w:jc w:val="center"/>
              <w:rPr>
                <w:del w:id="6333" w:author="Dr Mamadou SANOGO" w:date="2023-10-27T11:28:00Z"/>
                <w:color w:val="000000" w:themeColor="text1"/>
                <w:rPrChange w:id="6334" w:author="Dr Mamadou SANOGO" w:date="2023-10-25T18:15:00Z">
                  <w:rPr>
                    <w:del w:id="6335" w:author="Dr Mamadou SANOGO" w:date="2023-10-27T11:28:00Z"/>
                  </w:rPr>
                </w:rPrChange>
              </w:rPr>
            </w:pPr>
            <w:del w:id="6336" w:author="Dr Mamadou SANOGO" w:date="2023-10-27T11:28:00Z">
              <w:r w:rsidRPr="007A4AFC" w:rsidDel="00693568">
                <w:rPr>
                  <w:color w:val="000000" w:themeColor="text1"/>
                  <w:rPrChange w:id="6337" w:author="Dr Mamadou SANOGO" w:date="2023-10-25T18:15:00Z">
                    <w:rPr/>
                  </w:rPrChange>
                </w:rPr>
                <w:delText>10</w:delText>
              </w:r>
              <w:r w:rsidR="00C76DF7" w:rsidRPr="007A4AFC" w:rsidDel="00693568">
                <w:rPr>
                  <w:color w:val="000000" w:themeColor="text1"/>
                  <w:rPrChange w:id="6338" w:author="Dr Mamadou SANOGO" w:date="2023-10-25T18:15:00Z">
                    <w:rPr/>
                  </w:rPrChange>
                </w:rPr>
                <w:delText>0%</w:delText>
              </w:r>
            </w:del>
          </w:p>
        </w:tc>
      </w:tr>
      <w:tr w:rsidR="007A4AFC" w:rsidRPr="007A4AFC" w:rsidDel="00693568" w14:paraId="7A39FE77" w14:textId="091DE222" w:rsidTr="00C76DF7">
        <w:trPr>
          <w:del w:id="6339" w:author="Dr Mamadou SANOGO" w:date="2023-10-27T11:28:00Z"/>
        </w:trPr>
        <w:tc>
          <w:tcPr>
            <w:tcW w:w="2546" w:type="dxa"/>
            <w:shd w:val="clear" w:color="auto" w:fill="D9D9D9" w:themeFill="background1" w:themeFillShade="D9"/>
          </w:tcPr>
          <w:p w14:paraId="5308F9EC" w14:textId="157D5CAC" w:rsidR="00C76DF7" w:rsidRPr="007A4AFC" w:rsidDel="00693568" w:rsidRDefault="00C76DF7" w:rsidP="00C76DF7">
            <w:pPr>
              <w:spacing w:line="240" w:lineRule="auto"/>
              <w:rPr>
                <w:del w:id="6340" w:author="Dr Mamadou SANOGO" w:date="2023-10-27T11:28:00Z"/>
                <w:color w:val="000000" w:themeColor="text1"/>
                <w:rPrChange w:id="6341" w:author="Dr Mamadou SANOGO" w:date="2023-10-25T18:15:00Z">
                  <w:rPr>
                    <w:del w:id="6342" w:author="Dr Mamadou SANOGO" w:date="2023-10-27T11:28:00Z"/>
                  </w:rPr>
                </w:rPrChange>
              </w:rPr>
            </w:pPr>
            <w:del w:id="6343" w:author="Dr Mamadou SANOGO" w:date="2023-10-27T11:28:00Z">
              <w:r w:rsidRPr="007A4AFC" w:rsidDel="00693568">
                <w:rPr>
                  <w:color w:val="000000" w:themeColor="text1"/>
                  <w:rPrChange w:id="6344" w:author="Dr Mamadou SANOGO" w:date="2023-10-25T18:15:00Z">
                    <w:rPr/>
                  </w:rPrChange>
                </w:rPr>
                <w:delText>% total de diplômés</w:delText>
              </w:r>
            </w:del>
          </w:p>
        </w:tc>
        <w:tc>
          <w:tcPr>
            <w:tcW w:w="1559" w:type="dxa"/>
            <w:shd w:val="clear" w:color="auto" w:fill="D9D9D9" w:themeFill="background1" w:themeFillShade="D9"/>
            <w:vAlign w:val="center"/>
          </w:tcPr>
          <w:p w14:paraId="1A68AF93" w14:textId="3D640C96" w:rsidR="00C76DF7" w:rsidRPr="007A4AFC" w:rsidDel="00693568" w:rsidRDefault="00C76DF7" w:rsidP="00C76DF7">
            <w:pPr>
              <w:spacing w:line="240" w:lineRule="auto"/>
              <w:jc w:val="center"/>
              <w:rPr>
                <w:del w:id="6345" w:author="Dr Mamadou SANOGO" w:date="2023-10-27T11:28:00Z"/>
                <w:color w:val="000000" w:themeColor="text1"/>
                <w:rPrChange w:id="6346" w:author="Dr Mamadou SANOGO" w:date="2023-10-25T18:15:00Z">
                  <w:rPr>
                    <w:del w:id="6347" w:author="Dr Mamadou SANOGO" w:date="2023-10-27T11:28:00Z"/>
                  </w:rPr>
                </w:rPrChange>
              </w:rPr>
            </w:pPr>
            <w:del w:id="6348" w:author="Dr Mamadou SANOGO" w:date="2023-10-27T11:28:00Z">
              <w:r w:rsidRPr="007A4AFC" w:rsidDel="00693568">
                <w:rPr>
                  <w:color w:val="000000" w:themeColor="text1"/>
                  <w:rPrChange w:id="6349" w:author="Dr Mamadou SANOGO" w:date="2023-10-25T18:15:00Z">
                    <w:rPr/>
                  </w:rPrChange>
                </w:rPr>
                <w:delText>100%</w:delText>
              </w:r>
            </w:del>
          </w:p>
        </w:tc>
        <w:tc>
          <w:tcPr>
            <w:tcW w:w="1701" w:type="dxa"/>
            <w:shd w:val="clear" w:color="auto" w:fill="D9D9D9" w:themeFill="background1" w:themeFillShade="D9"/>
          </w:tcPr>
          <w:p w14:paraId="3D244FE7" w14:textId="093C6BBF" w:rsidR="00C76DF7" w:rsidRPr="007A4AFC" w:rsidDel="00693568" w:rsidRDefault="008B5085" w:rsidP="00C76DF7">
            <w:pPr>
              <w:spacing w:line="240" w:lineRule="auto"/>
              <w:jc w:val="center"/>
              <w:rPr>
                <w:del w:id="6350" w:author="Dr Mamadou SANOGO" w:date="2023-10-27T11:28:00Z"/>
                <w:color w:val="000000" w:themeColor="text1"/>
                <w:rPrChange w:id="6351" w:author="Dr Mamadou SANOGO" w:date="2023-10-25T18:15:00Z">
                  <w:rPr>
                    <w:del w:id="6352" w:author="Dr Mamadou SANOGO" w:date="2023-10-27T11:28:00Z"/>
                  </w:rPr>
                </w:rPrChange>
              </w:rPr>
            </w:pPr>
            <w:del w:id="6353" w:author="Dr Mamadou SANOGO" w:date="2023-10-27T11:28:00Z">
              <w:r w:rsidRPr="007A4AFC" w:rsidDel="00693568">
                <w:rPr>
                  <w:color w:val="000000" w:themeColor="text1"/>
                  <w:rPrChange w:id="6354" w:author="Dr Mamadou SANOGO" w:date="2023-10-25T18:15:00Z">
                    <w:rPr/>
                  </w:rPrChange>
                </w:rPr>
                <w:delText>10</w:delText>
              </w:r>
              <w:r w:rsidR="00C76DF7" w:rsidRPr="007A4AFC" w:rsidDel="00693568">
                <w:rPr>
                  <w:color w:val="000000" w:themeColor="text1"/>
                  <w:rPrChange w:id="6355" w:author="Dr Mamadou SANOGO" w:date="2023-10-25T18:15:00Z">
                    <w:rPr/>
                  </w:rPrChange>
                </w:rPr>
                <w:delText>0%</w:delText>
              </w:r>
            </w:del>
          </w:p>
        </w:tc>
        <w:tc>
          <w:tcPr>
            <w:tcW w:w="1559" w:type="dxa"/>
            <w:shd w:val="clear" w:color="auto" w:fill="D9D9D9" w:themeFill="background1" w:themeFillShade="D9"/>
          </w:tcPr>
          <w:p w14:paraId="351A1EEB" w14:textId="29416F0C" w:rsidR="00C76DF7" w:rsidRPr="007A4AFC" w:rsidDel="00693568" w:rsidRDefault="008B5085" w:rsidP="00C76DF7">
            <w:pPr>
              <w:spacing w:line="240" w:lineRule="auto"/>
              <w:jc w:val="center"/>
              <w:rPr>
                <w:del w:id="6356" w:author="Dr Mamadou SANOGO" w:date="2023-10-27T11:28:00Z"/>
                <w:color w:val="000000" w:themeColor="text1"/>
                <w:rPrChange w:id="6357" w:author="Dr Mamadou SANOGO" w:date="2023-10-25T18:15:00Z">
                  <w:rPr>
                    <w:del w:id="6358" w:author="Dr Mamadou SANOGO" w:date="2023-10-27T11:28:00Z"/>
                  </w:rPr>
                </w:rPrChange>
              </w:rPr>
            </w:pPr>
            <w:del w:id="6359" w:author="Dr Mamadou SANOGO" w:date="2023-10-27T11:28:00Z">
              <w:r w:rsidRPr="007A4AFC" w:rsidDel="00693568">
                <w:rPr>
                  <w:color w:val="000000" w:themeColor="text1"/>
                  <w:rPrChange w:id="6360" w:author="Dr Mamadou SANOGO" w:date="2023-10-25T18:15:00Z">
                    <w:rPr/>
                  </w:rPrChange>
                </w:rPr>
                <w:delText>10</w:delText>
              </w:r>
              <w:r w:rsidR="00C76DF7" w:rsidRPr="007A4AFC" w:rsidDel="00693568">
                <w:rPr>
                  <w:color w:val="000000" w:themeColor="text1"/>
                  <w:rPrChange w:id="6361" w:author="Dr Mamadou SANOGO" w:date="2023-10-25T18:15:00Z">
                    <w:rPr/>
                  </w:rPrChange>
                </w:rPr>
                <w:delText>0%</w:delText>
              </w:r>
            </w:del>
          </w:p>
        </w:tc>
        <w:tc>
          <w:tcPr>
            <w:tcW w:w="1696" w:type="dxa"/>
            <w:shd w:val="clear" w:color="auto" w:fill="D9D9D9" w:themeFill="background1" w:themeFillShade="D9"/>
          </w:tcPr>
          <w:p w14:paraId="4620FA95" w14:textId="79FD6523" w:rsidR="00C76DF7" w:rsidRPr="007A4AFC" w:rsidDel="00693568" w:rsidRDefault="008B5085" w:rsidP="00C76DF7">
            <w:pPr>
              <w:spacing w:line="240" w:lineRule="auto"/>
              <w:jc w:val="center"/>
              <w:rPr>
                <w:del w:id="6362" w:author="Dr Mamadou SANOGO" w:date="2023-10-27T11:28:00Z"/>
                <w:color w:val="000000" w:themeColor="text1"/>
                <w:rPrChange w:id="6363" w:author="Dr Mamadou SANOGO" w:date="2023-10-25T18:15:00Z">
                  <w:rPr>
                    <w:del w:id="6364" w:author="Dr Mamadou SANOGO" w:date="2023-10-27T11:28:00Z"/>
                  </w:rPr>
                </w:rPrChange>
              </w:rPr>
            </w:pPr>
            <w:del w:id="6365" w:author="Dr Mamadou SANOGO" w:date="2023-10-27T11:28:00Z">
              <w:r w:rsidRPr="007A4AFC" w:rsidDel="00693568">
                <w:rPr>
                  <w:color w:val="000000" w:themeColor="text1"/>
                  <w:rPrChange w:id="6366" w:author="Dr Mamadou SANOGO" w:date="2023-10-25T18:15:00Z">
                    <w:rPr/>
                  </w:rPrChange>
                </w:rPr>
                <w:delText>10</w:delText>
              </w:r>
              <w:r w:rsidR="00C76DF7" w:rsidRPr="007A4AFC" w:rsidDel="00693568">
                <w:rPr>
                  <w:color w:val="000000" w:themeColor="text1"/>
                  <w:rPrChange w:id="6367" w:author="Dr Mamadou SANOGO" w:date="2023-10-25T18:15:00Z">
                    <w:rPr/>
                  </w:rPrChange>
                </w:rPr>
                <w:delText>0%</w:delText>
              </w:r>
            </w:del>
          </w:p>
        </w:tc>
      </w:tr>
      <w:tr w:rsidR="007A4AFC" w:rsidRPr="007A4AFC" w:rsidDel="00693568" w14:paraId="46F1331D" w14:textId="3F4D3EC2" w:rsidTr="00C76DF7">
        <w:trPr>
          <w:del w:id="6368" w:author="Dr Mamadou SANOGO" w:date="2023-10-27T11:28:00Z"/>
        </w:trPr>
        <w:tc>
          <w:tcPr>
            <w:tcW w:w="2546" w:type="dxa"/>
            <w:shd w:val="clear" w:color="auto" w:fill="D9D9D9" w:themeFill="background1" w:themeFillShade="D9"/>
          </w:tcPr>
          <w:p w14:paraId="1DE4215B" w14:textId="6D322F5F" w:rsidR="00C76DF7" w:rsidRPr="007A4AFC" w:rsidDel="00693568" w:rsidRDefault="00C76DF7" w:rsidP="00C76DF7">
            <w:pPr>
              <w:spacing w:line="240" w:lineRule="auto"/>
              <w:rPr>
                <w:del w:id="6369" w:author="Dr Mamadou SANOGO" w:date="2023-10-27T11:28:00Z"/>
                <w:color w:val="000000" w:themeColor="text1"/>
                <w:rPrChange w:id="6370" w:author="Dr Mamadou SANOGO" w:date="2023-10-25T18:15:00Z">
                  <w:rPr>
                    <w:del w:id="6371" w:author="Dr Mamadou SANOGO" w:date="2023-10-27T11:28:00Z"/>
                  </w:rPr>
                </w:rPrChange>
              </w:rPr>
            </w:pPr>
            <w:del w:id="6372" w:author="Dr Mamadou SANOGO" w:date="2023-10-27T11:28:00Z">
              <w:r w:rsidRPr="007A4AFC" w:rsidDel="00693568">
                <w:rPr>
                  <w:color w:val="000000" w:themeColor="text1"/>
                  <w:rPrChange w:id="6373" w:author="Dr Mamadou SANOGO" w:date="2023-10-25T18:15:00Z">
                    <w:rPr/>
                  </w:rPrChange>
                </w:rPr>
                <w:delText>Durée moyenne en semestre d’obtention du diplôme</w:delText>
              </w:r>
            </w:del>
          </w:p>
        </w:tc>
        <w:tc>
          <w:tcPr>
            <w:tcW w:w="1559" w:type="dxa"/>
            <w:shd w:val="clear" w:color="auto" w:fill="D9D9D9" w:themeFill="background1" w:themeFillShade="D9"/>
            <w:vAlign w:val="center"/>
          </w:tcPr>
          <w:p w14:paraId="53E058EE" w14:textId="57DE3EEF" w:rsidR="00C76DF7" w:rsidRPr="007A4AFC" w:rsidDel="00693568" w:rsidRDefault="00C76DF7" w:rsidP="00C76DF7">
            <w:pPr>
              <w:spacing w:line="240" w:lineRule="auto"/>
              <w:jc w:val="center"/>
              <w:rPr>
                <w:del w:id="6374" w:author="Dr Mamadou SANOGO" w:date="2023-10-27T11:28:00Z"/>
                <w:color w:val="000000" w:themeColor="text1"/>
                <w:rPrChange w:id="6375" w:author="Dr Mamadou SANOGO" w:date="2023-10-25T18:15:00Z">
                  <w:rPr>
                    <w:del w:id="6376" w:author="Dr Mamadou SANOGO" w:date="2023-10-27T11:28:00Z"/>
                  </w:rPr>
                </w:rPrChange>
              </w:rPr>
            </w:pPr>
            <w:del w:id="6377" w:author="Dr Mamadou SANOGO" w:date="2023-10-27T11:28:00Z">
              <w:r w:rsidRPr="007A4AFC" w:rsidDel="00693568">
                <w:rPr>
                  <w:color w:val="000000" w:themeColor="text1"/>
                  <w:rPrChange w:id="6378" w:author="Dr Mamadou SANOGO" w:date="2023-10-25T18:15:00Z">
                    <w:rPr/>
                  </w:rPrChange>
                </w:rPr>
                <w:delText>3,5</w:delText>
              </w:r>
            </w:del>
          </w:p>
        </w:tc>
        <w:tc>
          <w:tcPr>
            <w:tcW w:w="1701" w:type="dxa"/>
            <w:shd w:val="clear" w:color="auto" w:fill="D9D9D9" w:themeFill="background1" w:themeFillShade="D9"/>
            <w:vAlign w:val="center"/>
          </w:tcPr>
          <w:p w14:paraId="60C07721" w14:textId="0B87F693" w:rsidR="00C76DF7" w:rsidRPr="007A4AFC" w:rsidDel="00693568" w:rsidRDefault="00C76DF7" w:rsidP="00C76DF7">
            <w:pPr>
              <w:spacing w:line="240" w:lineRule="auto"/>
              <w:jc w:val="center"/>
              <w:rPr>
                <w:del w:id="6379" w:author="Dr Mamadou SANOGO" w:date="2023-10-27T11:28:00Z"/>
                <w:color w:val="000000" w:themeColor="text1"/>
                <w:rPrChange w:id="6380" w:author="Dr Mamadou SANOGO" w:date="2023-10-25T18:15:00Z">
                  <w:rPr>
                    <w:del w:id="6381" w:author="Dr Mamadou SANOGO" w:date="2023-10-27T11:28:00Z"/>
                  </w:rPr>
                </w:rPrChange>
              </w:rPr>
            </w:pPr>
            <w:del w:id="6382" w:author="Dr Mamadou SANOGO" w:date="2023-10-27T11:28:00Z">
              <w:r w:rsidRPr="007A4AFC" w:rsidDel="00693568">
                <w:rPr>
                  <w:color w:val="000000" w:themeColor="text1"/>
                  <w:rPrChange w:id="6383" w:author="Dr Mamadou SANOGO" w:date="2023-10-25T18:15:00Z">
                    <w:rPr/>
                  </w:rPrChange>
                </w:rPr>
                <w:delText>3,5</w:delText>
              </w:r>
            </w:del>
          </w:p>
        </w:tc>
        <w:tc>
          <w:tcPr>
            <w:tcW w:w="1559" w:type="dxa"/>
            <w:shd w:val="clear" w:color="auto" w:fill="D9D9D9" w:themeFill="background1" w:themeFillShade="D9"/>
            <w:vAlign w:val="center"/>
          </w:tcPr>
          <w:p w14:paraId="52A71091" w14:textId="18EB48B6" w:rsidR="00C76DF7" w:rsidRPr="007A4AFC" w:rsidDel="00693568" w:rsidRDefault="00C76DF7" w:rsidP="00C76DF7">
            <w:pPr>
              <w:spacing w:line="240" w:lineRule="auto"/>
              <w:jc w:val="center"/>
              <w:rPr>
                <w:del w:id="6384" w:author="Dr Mamadou SANOGO" w:date="2023-10-27T11:28:00Z"/>
                <w:color w:val="000000" w:themeColor="text1"/>
                <w:rPrChange w:id="6385" w:author="Dr Mamadou SANOGO" w:date="2023-10-25T18:15:00Z">
                  <w:rPr>
                    <w:del w:id="6386" w:author="Dr Mamadou SANOGO" w:date="2023-10-27T11:28:00Z"/>
                  </w:rPr>
                </w:rPrChange>
              </w:rPr>
            </w:pPr>
            <w:del w:id="6387" w:author="Dr Mamadou SANOGO" w:date="2023-10-27T11:28:00Z">
              <w:r w:rsidRPr="007A4AFC" w:rsidDel="00693568">
                <w:rPr>
                  <w:color w:val="000000" w:themeColor="text1"/>
                  <w:rPrChange w:id="6388" w:author="Dr Mamadou SANOGO" w:date="2023-10-25T18:15:00Z">
                    <w:rPr/>
                  </w:rPrChange>
                </w:rPr>
                <w:delText>3,5</w:delText>
              </w:r>
            </w:del>
          </w:p>
        </w:tc>
        <w:tc>
          <w:tcPr>
            <w:tcW w:w="1696" w:type="dxa"/>
            <w:shd w:val="clear" w:color="auto" w:fill="D9D9D9" w:themeFill="background1" w:themeFillShade="D9"/>
            <w:vAlign w:val="center"/>
          </w:tcPr>
          <w:p w14:paraId="6E3373DF" w14:textId="673A3697" w:rsidR="00C76DF7" w:rsidRPr="007A4AFC" w:rsidDel="00693568" w:rsidRDefault="00C76DF7" w:rsidP="00C76DF7">
            <w:pPr>
              <w:spacing w:line="240" w:lineRule="auto"/>
              <w:jc w:val="center"/>
              <w:rPr>
                <w:del w:id="6389" w:author="Dr Mamadou SANOGO" w:date="2023-10-27T11:28:00Z"/>
                <w:color w:val="000000" w:themeColor="text1"/>
                <w:rPrChange w:id="6390" w:author="Dr Mamadou SANOGO" w:date="2023-10-25T18:15:00Z">
                  <w:rPr>
                    <w:del w:id="6391" w:author="Dr Mamadou SANOGO" w:date="2023-10-27T11:28:00Z"/>
                  </w:rPr>
                </w:rPrChange>
              </w:rPr>
            </w:pPr>
            <w:del w:id="6392" w:author="Dr Mamadou SANOGO" w:date="2023-10-27T11:28:00Z">
              <w:r w:rsidRPr="007A4AFC" w:rsidDel="00693568">
                <w:rPr>
                  <w:color w:val="000000" w:themeColor="text1"/>
                  <w:rPrChange w:id="6393" w:author="Dr Mamadou SANOGO" w:date="2023-10-25T18:15:00Z">
                    <w:rPr/>
                  </w:rPrChange>
                </w:rPr>
                <w:delText>3,5</w:delText>
              </w:r>
            </w:del>
          </w:p>
        </w:tc>
      </w:tr>
    </w:tbl>
    <w:p w14:paraId="4BDBA6F4" w14:textId="116D74A4" w:rsidR="005A55FB" w:rsidRPr="007A4AFC" w:rsidDel="00693568" w:rsidRDefault="005A55FB" w:rsidP="0047574A">
      <w:pPr>
        <w:spacing w:line="240" w:lineRule="auto"/>
        <w:rPr>
          <w:del w:id="6394" w:author="Dr Mamadou SANOGO" w:date="2023-10-27T11:28:00Z"/>
          <w:color w:val="000000" w:themeColor="text1"/>
          <w:rPrChange w:id="6395" w:author="Dr Mamadou SANOGO" w:date="2023-10-25T18:15:00Z">
            <w:rPr>
              <w:del w:id="6396" w:author="Dr Mamadou SANOGO" w:date="2023-10-27T11:28:00Z"/>
            </w:rPr>
          </w:rPrChange>
        </w:rPr>
      </w:pPr>
    </w:p>
    <w:p w14:paraId="609746CD" w14:textId="2F207B17" w:rsidR="00D5697A" w:rsidRPr="007A4AFC" w:rsidDel="00693568" w:rsidRDefault="00D5697A" w:rsidP="0047574A">
      <w:pPr>
        <w:spacing w:line="240" w:lineRule="auto"/>
        <w:rPr>
          <w:del w:id="6397" w:author="Dr Mamadou SANOGO" w:date="2023-10-27T11:28:00Z"/>
          <w:color w:val="000000" w:themeColor="text1"/>
          <w:rPrChange w:id="6398" w:author="Dr Mamadou SANOGO" w:date="2023-10-25T18:15:00Z">
            <w:rPr>
              <w:del w:id="6399" w:author="Dr Mamadou SANOGO" w:date="2023-10-27T11:28:00Z"/>
            </w:rPr>
          </w:rPrChange>
        </w:rPr>
      </w:pPr>
    </w:p>
    <w:p w14:paraId="232C07A0" w14:textId="0C1EEE16" w:rsidR="005A55FB" w:rsidRPr="007A4AFC" w:rsidDel="00693568" w:rsidRDefault="005A55FB" w:rsidP="0047574A">
      <w:pPr>
        <w:spacing w:line="240" w:lineRule="auto"/>
        <w:rPr>
          <w:del w:id="6400" w:author="Dr Mamadou SANOGO" w:date="2023-10-27T11:28:00Z"/>
          <w:color w:val="000000" w:themeColor="text1"/>
          <w:rPrChange w:id="6401" w:author="Dr Mamadou SANOGO" w:date="2023-10-25T18:15:00Z">
            <w:rPr>
              <w:del w:id="6402" w:author="Dr Mamadou SANOGO" w:date="2023-10-27T11:28:00Z"/>
            </w:rPr>
          </w:rPrChange>
        </w:rPr>
      </w:pPr>
    </w:p>
    <w:p w14:paraId="6E969900" w14:textId="19A07578" w:rsidR="005A55FB" w:rsidRPr="007A4AFC" w:rsidDel="00693568" w:rsidRDefault="005A55FB" w:rsidP="0047574A">
      <w:pPr>
        <w:spacing w:line="240" w:lineRule="auto"/>
        <w:rPr>
          <w:del w:id="6403" w:author="Dr Mamadou SANOGO" w:date="2023-10-27T11:28:00Z"/>
          <w:color w:val="000000" w:themeColor="text1"/>
          <w:rPrChange w:id="6404" w:author="Dr Mamadou SANOGO" w:date="2023-10-25T18:15:00Z">
            <w:rPr>
              <w:del w:id="6405" w:author="Dr Mamadou SANOGO" w:date="2023-10-27T11:28:00Z"/>
            </w:rPr>
          </w:rPrChange>
        </w:rPr>
      </w:pPr>
    </w:p>
    <w:p w14:paraId="4D84D82E" w14:textId="68126017" w:rsidR="005A55FB" w:rsidRPr="007A4AFC" w:rsidDel="00693568" w:rsidRDefault="005A55FB" w:rsidP="0047574A">
      <w:pPr>
        <w:spacing w:line="240" w:lineRule="auto"/>
        <w:rPr>
          <w:del w:id="6406" w:author="Dr Mamadou SANOGO" w:date="2023-10-27T11:28:00Z"/>
          <w:color w:val="000000" w:themeColor="text1"/>
          <w:rPrChange w:id="6407" w:author="Dr Mamadou SANOGO" w:date="2023-10-25T18:15:00Z">
            <w:rPr>
              <w:del w:id="6408" w:author="Dr Mamadou SANOGO" w:date="2023-10-27T11:28:00Z"/>
            </w:rPr>
          </w:rPrChange>
        </w:rPr>
      </w:pPr>
    </w:p>
    <w:p w14:paraId="67DF9E40" w14:textId="23FD46F2" w:rsidR="005A55FB" w:rsidRPr="007A4AFC" w:rsidDel="00693568" w:rsidRDefault="005A55FB" w:rsidP="0047574A">
      <w:pPr>
        <w:spacing w:line="240" w:lineRule="auto"/>
        <w:rPr>
          <w:del w:id="6409" w:author="Dr Mamadou SANOGO" w:date="2023-10-27T11:28:00Z"/>
          <w:color w:val="000000" w:themeColor="text1"/>
          <w:rPrChange w:id="6410" w:author="Dr Mamadou SANOGO" w:date="2023-10-25T18:15:00Z">
            <w:rPr>
              <w:del w:id="6411" w:author="Dr Mamadou SANOGO" w:date="2023-10-27T11:28:00Z"/>
            </w:rPr>
          </w:rPrChange>
        </w:rPr>
      </w:pPr>
    </w:p>
    <w:p w14:paraId="05650E3E" w14:textId="46977DAB" w:rsidR="005A55FB" w:rsidRPr="007A4AFC" w:rsidDel="00693568" w:rsidRDefault="005A55FB" w:rsidP="0047574A">
      <w:pPr>
        <w:spacing w:line="240" w:lineRule="auto"/>
        <w:rPr>
          <w:del w:id="6412" w:author="Dr Mamadou SANOGO" w:date="2023-10-27T11:28:00Z"/>
          <w:color w:val="000000" w:themeColor="text1"/>
          <w:rPrChange w:id="6413" w:author="Dr Mamadou SANOGO" w:date="2023-10-25T18:15:00Z">
            <w:rPr>
              <w:del w:id="6414" w:author="Dr Mamadou SANOGO" w:date="2023-10-27T11:28:00Z"/>
            </w:rPr>
          </w:rPrChange>
        </w:rPr>
      </w:pPr>
    </w:p>
    <w:p w14:paraId="2073B357" w14:textId="3CBCD519" w:rsidR="005A55FB" w:rsidRPr="007A4AFC" w:rsidDel="00693568" w:rsidRDefault="005A55FB" w:rsidP="0047574A">
      <w:pPr>
        <w:spacing w:line="240" w:lineRule="auto"/>
        <w:rPr>
          <w:del w:id="6415" w:author="Dr Mamadou SANOGO" w:date="2023-10-27T11:28:00Z"/>
          <w:color w:val="000000" w:themeColor="text1"/>
          <w:rPrChange w:id="6416" w:author="Dr Mamadou SANOGO" w:date="2023-10-25T18:15:00Z">
            <w:rPr>
              <w:del w:id="6417" w:author="Dr Mamadou SANOGO" w:date="2023-10-27T11:28:00Z"/>
            </w:rPr>
          </w:rPrChange>
        </w:rPr>
      </w:pPr>
    </w:p>
    <w:p w14:paraId="473D8688" w14:textId="334800F7" w:rsidR="005A55FB" w:rsidRPr="007A4AFC" w:rsidDel="00693568" w:rsidRDefault="005A55FB" w:rsidP="0047574A">
      <w:pPr>
        <w:spacing w:line="240" w:lineRule="auto"/>
        <w:rPr>
          <w:del w:id="6418" w:author="Dr Mamadou SANOGO" w:date="2023-10-27T11:28:00Z"/>
          <w:color w:val="000000" w:themeColor="text1"/>
          <w:rPrChange w:id="6419" w:author="Dr Mamadou SANOGO" w:date="2023-10-25T18:15:00Z">
            <w:rPr>
              <w:del w:id="6420" w:author="Dr Mamadou SANOGO" w:date="2023-10-27T11:28:00Z"/>
            </w:rPr>
          </w:rPrChange>
        </w:rPr>
      </w:pPr>
    </w:p>
    <w:p w14:paraId="6C8B6D20" w14:textId="6C59D83F" w:rsidR="005A55FB" w:rsidRPr="007A4AFC" w:rsidDel="00693568" w:rsidRDefault="005A55FB" w:rsidP="0047574A">
      <w:pPr>
        <w:spacing w:line="240" w:lineRule="auto"/>
        <w:rPr>
          <w:del w:id="6421" w:author="Dr Mamadou SANOGO" w:date="2023-10-27T11:28:00Z"/>
          <w:color w:val="000000" w:themeColor="text1"/>
          <w:rPrChange w:id="6422" w:author="Dr Mamadou SANOGO" w:date="2023-10-25T18:15:00Z">
            <w:rPr>
              <w:del w:id="6423" w:author="Dr Mamadou SANOGO" w:date="2023-10-27T11:28:00Z"/>
            </w:rPr>
          </w:rPrChange>
        </w:rPr>
      </w:pPr>
    </w:p>
    <w:p w14:paraId="17287943" w14:textId="4DC9E4E4" w:rsidR="005A55FB" w:rsidRPr="007A4AFC" w:rsidDel="00693568" w:rsidRDefault="005A55FB" w:rsidP="0047574A">
      <w:pPr>
        <w:spacing w:line="240" w:lineRule="auto"/>
        <w:rPr>
          <w:del w:id="6424" w:author="Dr Mamadou SANOGO" w:date="2023-10-27T11:28:00Z"/>
          <w:color w:val="000000" w:themeColor="text1"/>
          <w:rPrChange w:id="6425" w:author="Dr Mamadou SANOGO" w:date="2023-10-25T18:15:00Z">
            <w:rPr>
              <w:del w:id="6426" w:author="Dr Mamadou SANOGO" w:date="2023-10-27T11:28:00Z"/>
            </w:rPr>
          </w:rPrChange>
        </w:rPr>
      </w:pPr>
    </w:p>
    <w:p w14:paraId="19833CD8" w14:textId="555EF058" w:rsidR="005A55FB" w:rsidRPr="007A4AFC" w:rsidDel="00693568" w:rsidRDefault="005A55FB" w:rsidP="0047574A">
      <w:pPr>
        <w:spacing w:line="240" w:lineRule="auto"/>
        <w:rPr>
          <w:del w:id="6427" w:author="Dr Mamadou SANOGO" w:date="2023-10-27T11:28:00Z"/>
          <w:color w:val="000000" w:themeColor="text1"/>
          <w:rPrChange w:id="6428" w:author="Dr Mamadou SANOGO" w:date="2023-10-25T18:15:00Z">
            <w:rPr>
              <w:del w:id="6429" w:author="Dr Mamadou SANOGO" w:date="2023-10-27T11:28:00Z"/>
            </w:rPr>
          </w:rPrChange>
        </w:rPr>
      </w:pPr>
    </w:p>
    <w:p w14:paraId="7364CEC6" w14:textId="363740ED" w:rsidR="005A55FB" w:rsidRPr="007A4AFC" w:rsidDel="00693568" w:rsidRDefault="005A55FB" w:rsidP="0047574A">
      <w:pPr>
        <w:spacing w:line="240" w:lineRule="auto"/>
        <w:rPr>
          <w:del w:id="6430" w:author="Dr Mamadou SANOGO" w:date="2023-10-27T11:28:00Z"/>
          <w:color w:val="000000" w:themeColor="text1"/>
          <w:rPrChange w:id="6431" w:author="Dr Mamadou SANOGO" w:date="2023-10-25T18:15:00Z">
            <w:rPr>
              <w:del w:id="6432" w:author="Dr Mamadou SANOGO" w:date="2023-10-27T11:28:00Z"/>
            </w:rPr>
          </w:rPrChange>
        </w:rPr>
      </w:pPr>
    </w:p>
    <w:p w14:paraId="3FF858AC" w14:textId="00C29F97" w:rsidR="00C96263" w:rsidRPr="007A4AFC" w:rsidDel="00693568" w:rsidRDefault="00C96263" w:rsidP="0047574A">
      <w:pPr>
        <w:spacing w:line="240" w:lineRule="auto"/>
        <w:rPr>
          <w:del w:id="6433" w:author="Dr Mamadou SANOGO" w:date="2023-10-27T11:28:00Z"/>
          <w:color w:val="000000" w:themeColor="text1"/>
          <w:rPrChange w:id="6434" w:author="Dr Mamadou SANOGO" w:date="2023-10-25T18:15:00Z">
            <w:rPr>
              <w:del w:id="6435" w:author="Dr Mamadou SANOGO" w:date="2023-10-27T11:28:00Z"/>
            </w:rPr>
          </w:rPrChange>
        </w:rPr>
      </w:pPr>
    </w:p>
    <w:p w14:paraId="356E8C30" w14:textId="45710F04" w:rsidR="00C96263" w:rsidRPr="007A4AFC" w:rsidDel="00693568" w:rsidRDefault="00C96263" w:rsidP="0047574A">
      <w:pPr>
        <w:spacing w:line="240" w:lineRule="auto"/>
        <w:rPr>
          <w:del w:id="6436" w:author="Dr Mamadou SANOGO" w:date="2023-10-27T11:28:00Z"/>
          <w:color w:val="000000" w:themeColor="text1"/>
          <w:rPrChange w:id="6437" w:author="Dr Mamadou SANOGO" w:date="2023-10-25T18:15:00Z">
            <w:rPr>
              <w:del w:id="6438" w:author="Dr Mamadou SANOGO" w:date="2023-10-27T11:28:00Z"/>
            </w:rPr>
          </w:rPrChange>
        </w:rPr>
      </w:pPr>
    </w:p>
    <w:p w14:paraId="6D04CEC6" w14:textId="1D59D7E9" w:rsidR="00C96263" w:rsidRPr="007A4AFC" w:rsidDel="00693568" w:rsidRDefault="00C96263" w:rsidP="0047574A">
      <w:pPr>
        <w:spacing w:line="240" w:lineRule="auto"/>
        <w:rPr>
          <w:del w:id="6439" w:author="Dr Mamadou SANOGO" w:date="2023-10-27T11:28:00Z"/>
          <w:color w:val="000000" w:themeColor="text1"/>
          <w:rPrChange w:id="6440" w:author="Dr Mamadou SANOGO" w:date="2023-10-25T18:15:00Z">
            <w:rPr>
              <w:del w:id="6441" w:author="Dr Mamadou SANOGO" w:date="2023-10-27T11:28:00Z"/>
            </w:rPr>
          </w:rPrChange>
        </w:rPr>
      </w:pPr>
    </w:p>
    <w:p w14:paraId="6A8A07A0" w14:textId="1ABCC137" w:rsidR="005A55FB" w:rsidRPr="007A4AFC" w:rsidDel="00693568" w:rsidRDefault="005A55FB" w:rsidP="0047574A">
      <w:pPr>
        <w:spacing w:line="240" w:lineRule="auto"/>
        <w:rPr>
          <w:del w:id="6442" w:author="Dr Mamadou SANOGO" w:date="2023-10-27T11:28:00Z"/>
          <w:color w:val="000000" w:themeColor="text1"/>
          <w:rPrChange w:id="6443" w:author="Dr Mamadou SANOGO" w:date="2023-10-25T18:15:00Z">
            <w:rPr>
              <w:del w:id="6444" w:author="Dr Mamadou SANOGO" w:date="2023-10-27T11:28:00Z"/>
            </w:rPr>
          </w:rPrChange>
        </w:rPr>
      </w:pPr>
    </w:p>
    <w:p w14:paraId="18C2A9F5" w14:textId="67837567" w:rsidR="0047574A" w:rsidRPr="007A4AFC" w:rsidDel="00693568" w:rsidRDefault="0047574A">
      <w:pPr>
        <w:pStyle w:val="Paragraphedeliste"/>
        <w:numPr>
          <w:ilvl w:val="3"/>
          <w:numId w:val="3"/>
        </w:numPr>
        <w:spacing w:line="240" w:lineRule="auto"/>
        <w:ind w:left="284" w:hanging="284"/>
        <w:rPr>
          <w:del w:id="6445" w:author="Dr Mamadou SANOGO" w:date="2023-10-27T11:28:00Z"/>
          <w:b/>
          <w:color w:val="000000" w:themeColor="text1"/>
          <w:szCs w:val="24"/>
          <w:rPrChange w:id="6446" w:author="Dr Mamadou SANOGO" w:date="2023-10-25T18:15:00Z">
            <w:rPr>
              <w:del w:id="6447" w:author="Dr Mamadou SANOGO" w:date="2023-10-27T11:28:00Z"/>
              <w:b/>
              <w:szCs w:val="24"/>
            </w:rPr>
          </w:rPrChange>
        </w:rPr>
      </w:pPr>
      <w:del w:id="6448" w:author="Dr Mamadou SANOGO" w:date="2023-10-27T11:28:00Z">
        <w:r w:rsidRPr="007A4AFC" w:rsidDel="00693568">
          <w:rPr>
            <w:b/>
            <w:color w:val="000000" w:themeColor="text1"/>
            <w:szCs w:val="24"/>
            <w:rPrChange w:id="6449" w:author="Dr Mamadou SANOGO" w:date="2023-10-25T18:15:00Z">
              <w:rPr>
                <w:b/>
                <w:szCs w:val="24"/>
              </w:rPr>
            </w:rPrChange>
          </w:rPr>
          <w:delText xml:space="preserve">Insertion professionnelle </w:delText>
        </w:r>
      </w:del>
    </w:p>
    <w:p w14:paraId="7EFEDB9D" w14:textId="393BE71B" w:rsidR="0047574A" w:rsidRPr="007A4AFC" w:rsidDel="00693568" w:rsidRDefault="0047574A" w:rsidP="0047574A">
      <w:pPr>
        <w:spacing w:line="240" w:lineRule="auto"/>
        <w:rPr>
          <w:del w:id="6450" w:author="Dr Mamadou SANOGO" w:date="2023-10-27T11:28:00Z"/>
          <w:color w:val="000000" w:themeColor="text1"/>
          <w:rPrChange w:id="6451" w:author="Dr Mamadou SANOGO" w:date="2023-10-25T18:15:00Z">
            <w:rPr>
              <w:del w:id="6452" w:author="Dr Mamadou SANOGO" w:date="2023-10-27T11:28:00Z"/>
            </w:rPr>
          </w:rPrChange>
        </w:rPr>
      </w:pPr>
    </w:p>
    <w:tbl>
      <w:tblPr>
        <w:tblStyle w:val="Grilledutableau"/>
        <w:tblW w:w="0" w:type="auto"/>
        <w:tblLook w:val="04A0" w:firstRow="1" w:lastRow="0" w:firstColumn="1" w:lastColumn="0" w:noHBand="0" w:noVBand="1"/>
      </w:tblPr>
      <w:tblGrid>
        <w:gridCol w:w="2262"/>
        <w:gridCol w:w="1701"/>
        <w:gridCol w:w="1701"/>
        <w:gridCol w:w="1701"/>
        <w:gridCol w:w="1696"/>
      </w:tblGrid>
      <w:tr w:rsidR="007A4AFC" w:rsidRPr="007A4AFC" w:rsidDel="00693568" w14:paraId="0791DB48" w14:textId="1E241019" w:rsidTr="005A55FB">
        <w:trPr>
          <w:del w:id="6453" w:author="Dr Mamadou SANOGO" w:date="2023-10-27T11:28:00Z"/>
        </w:trPr>
        <w:tc>
          <w:tcPr>
            <w:tcW w:w="2262" w:type="dxa"/>
          </w:tcPr>
          <w:p w14:paraId="6E73B5B0" w14:textId="733C5499" w:rsidR="006D5FC5" w:rsidRPr="007A4AFC" w:rsidDel="00693568" w:rsidRDefault="006D5FC5" w:rsidP="005A55FB">
            <w:pPr>
              <w:spacing w:line="240" w:lineRule="auto"/>
              <w:jc w:val="center"/>
              <w:rPr>
                <w:del w:id="6454" w:author="Dr Mamadou SANOGO" w:date="2023-10-27T11:28:00Z"/>
                <w:b/>
                <w:color w:val="000000" w:themeColor="text1"/>
                <w:rPrChange w:id="6455" w:author="Dr Mamadou SANOGO" w:date="2023-10-25T18:15:00Z">
                  <w:rPr>
                    <w:del w:id="6456" w:author="Dr Mamadou SANOGO" w:date="2023-10-27T11:28:00Z"/>
                    <w:b/>
                  </w:rPr>
                </w:rPrChange>
              </w:rPr>
            </w:pPr>
            <w:del w:id="6457" w:author="Dr Mamadou SANOGO" w:date="2023-10-27T11:28:00Z">
              <w:r w:rsidRPr="007A4AFC" w:rsidDel="00693568">
                <w:rPr>
                  <w:b/>
                  <w:color w:val="000000" w:themeColor="text1"/>
                  <w:rPrChange w:id="6458" w:author="Dr Mamadou SANOGO" w:date="2023-10-25T18:15:00Z">
                    <w:rPr>
                      <w:b/>
                    </w:rPr>
                  </w:rPrChange>
                </w:rPr>
                <w:delText>Année</w:delText>
              </w:r>
            </w:del>
          </w:p>
        </w:tc>
        <w:tc>
          <w:tcPr>
            <w:tcW w:w="1701" w:type="dxa"/>
          </w:tcPr>
          <w:p w14:paraId="680E11B4" w14:textId="79A8E1B7" w:rsidR="006D5FC5" w:rsidRPr="007A4AFC" w:rsidDel="00693568" w:rsidRDefault="006D5FC5" w:rsidP="005A55FB">
            <w:pPr>
              <w:spacing w:line="240" w:lineRule="auto"/>
              <w:jc w:val="center"/>
              <w:rPr>
                <w:del w:id="6459" w:author="Dr Mamadou SANOGO" w:date="2023-10-27T11:28:00Z"/>
                <w:b/>
                <w:color w:val="000000" w:themeColor="text1"/>
                <w:rPrChange w:id="6460" w:author="Dr Mamadou SANOGO" w:date="2023-10-25T18:15:00Z">
                  <w:rPr>
                    <w:del w:id="6461" w:author="Dr Mamadou SANOGO" w:date="2023-10-27T11:28:00Z"/>
                    <w:b/>
                  </w:rPr>
                </w:rPrChange>
              </w:rPr>
            </w:pPr>
            <w:del w:id="6462" w:author="Dr Mamadou SANOGO" w:date="2023-10-27T11:28:00Z">
              <w:r w:rsidRPr="007A4AFC" w:rsidDel="00693568">
                <w:rPr>
                  <w:b/>
                  <w:color w:val="000000" w:themeColor="text1"/>
                  <w:rPrChange w:id="6463" w:author="Dr Mamadou SANOGO" w:date="2023-10-25T18:15:00Z">
                    <w:rPr>
                      <w:b/>
                    </w:rPr>
                  </w:rPrChange>
                </w:rPr>
                <w:delText>Diplômés 2018</w:delText>
              </w:r>
            </w:del>
          </w:p>
        </w:tc>
        <w:tc>
          <w:tcPr>
            <w:tcW w:w="1701" w:type="dxa"/>
          </w:tcPr>
          <w:p w14:paraId="7ECA0E76" w14:textId="0BC7ADFF" w:rsidR="006D5FC5" w:rsidRPr="007A4AFC" w:rsidDel="00693568" w:rsidRDefault="006D5FC5" w:rsidP="005A55FB">
            <w:pPr>
              <w:spacing w:line="240" w:lineRule="auto"/>
              <w:jc w:val="center"/>
              <w:rPr>
                <w:del w:id="6464" w:author="Dr Mamadou SANOGO" w:date="2023-10-27T11:28:00Z"/>
                <w:b/>
                <w:color w:val="000000" w:themeColor="text1"/>
                <w:rPrChange w:id="6465" w:author="Dr Mamadou SANOGO" w:date="2023-10-25T18:15:00Z">
                  <w:rPr>
                    <w:del w:id="6466" w:author="Dr Mamadou SANOGO" w:date="2023-10-27T11:28:00Z"/>
                    <w:b/>
                  </w:rPr>
                </w:rPrChange>
              </w:rPr>
            </w:pPr>
            <w:del w:id="6467" w:author="Dr Mamadou SANOGO" w:date="2023-10-27T11:28:00Z">
              <w:r w:rsidRPr="007A4AFC" w:rsidDel="00693568">
                <w:rPr>
                  <w:b/>
                  <w:color w:val="000000" w:themeColor="text1"/>
                  <w:rPrChange w:id="6468" w:author="Dr Mamadou SANOGO" w:date="2023-10-25T18:15:00Z">
                    <w:rPr>
                      <w:b/>
                    </w:rPr>
                  </w:rPrChange>
                </w:rPr>
                <w:delText>Diplômés 2019</w:delText>
              </w:r>
            </w:del>
          </w:p>
        </w:tc>
        <w:tc>
          <w:tcPr>
            <w:tcW w:w="1701" w:type="dxa"/>
          </w:tcPr>
          <w:p w14:paraId="2899D089" w14:textId="4A27D18F" w:rsidR="006D5FC5" w:rsidRPr="007A4AFC" w:rsidDel="00693568" w:rsidRDefault="006D5FC5" w:rsidP="005A55FB">
            <w:pPr>
              <w:spacing w:line="240" w:lineRule="auto"/>
              <w:jc w:val="center"/>
              <w:rPr>
                <w:del w:id="6469" w:author="Dr Mamadou SANOGO" w:date="2023-10-27T11:28:00Z"/>
                <w:b/>
                <w:color w:val="000000" w:themeColor="text1"/>
                <w:rPrChange w:id="6470" w:author="Dr Mamadou SANOGO" w:date="2023-10-25T18:15:00Z">
                  <w:rPr>
                    <w:del w:id="6471" w:author="Dr Mamadou SANOGO" w:date="2023-10-27T11:28:00Z"/>
                    <w:b/>
                  </w:rPr>
                </w:rPrChange>
              </w:rPr>
            </w:pPr>
            <w:del w:id="6472" w:author="Dr Mamadou SANOGO" w:date="2023-10-27T11:28:00Z">
              <w:r w:rsidRPr="007A4AFC" w:rsidDel="00693568">
                <w:rPr>
                  <w:b/>
                  <w:color w:val="000000" w:themeColor="text1"/>
                  <w:rPrChange w:id="6473" w:author="Dr Mamadou SANOGO" w:date="2023-10-25T18:15:00Z">
                    <w:rPr>
                      <w:b/>
                    </w:rPr>
                  </w:rPrChange>
                </w:rPr>
                <w:delText>Diplômés 2020</w:delText>
              </w:r>
            </w:del>
          </w:p>
        </w:tc>
        <w:tc>
          <w:tcPr>
            <w:tcW w:w="1696" w:type="dxa"/>
          </w:tcPr>
          <w:p w14:paraId="2FE1E16D" w14:textId="1AAA9BB4" w:rsidR="006D5FC5" w:rsidRPr="007A4AFC" w:rsidDel="00693568" w:rsidRDefault="006D5FC5" w:rsidP="005A55FB">
            <w:pPr>
              <w:spacing w:line="240" w:lineRule="auto"/>
              <w:jc w:val="center"/>
              <w:rPr>
                <w:del w:id="6474" w:author="Dr Mamadou SANOGO" w:date="2023-10-27T11:28:00Z"/>
                <w:b/>
                <w:color w:val="000000" w:themeColor="text1"/>
                <w:rPrChange w:id="6475" w:author="Dr Mamadou SANOGO" w:date="2023-10-25T18:15:00Z">
                  <w:rPr>
                    <w:del w:id="6476" w:author="Dr Mamadou SANOGO" w:date="2023-10-27T11:28:00Z"/>
                    <w:b/>
                  </w:rPr>
                </w:rPrChange>
              </w:rPr>
            </w:pPr>
            <w:del w:id="6477" w:author="Dr Mamadou SANOGO" w:date="2023-10-27T11:28:00Z">
              <w:r w:rsidRPr="007A4AFC" w:rsidDel="00693568">
                <w:rPr>
                  <w:b/>
                  <w:color w:val="000000" w:themeColor="text1"/>
                  <w:rPrChange w:id="6478" w:author="Dr Mamadou SANOGO" w:date="2023-10-25T18:15:00Z">
                    <w:rPr>
                      <w:b/>
                    </w:rPr>
                  </w:rPrChange>
                </w:rPr>
                <w:delText>Diplômés 2021</w:delText>
              </w:r>
            </w:del>
          </w:p>
        </w:tc>
      </w:tr>
      <w:tr w:rsidR="007A4AFC" w:rsidRPr="007A4AFC" w:rsidDel="00693568" w14:paraId="3A7058DE" w14:textId="5345B881" w:rsidTr="00A562CA">
        <w:trPr>
          <w:del w:id="6479" w:author="Dr Mamadou SANOGO" w:date="2023-10-27T11:28:00Z"/>
        </w:trPr>
        <w:tc>
          <w:tcPr>
            <w:tcW w:w="2262" w:type="dxa"/>
          </w:tcPr>
          <w:p w14:paraId="019613FB" w14:textId="1FEDE2A9" w:rsidR="00A562CA" w:rsidRPr="007A4AFC" w:rsidDel="00693568" w:rsidRDefault="00A562CA" w:rsidP="00A562CA">
            <w:pPr>
              <w:spacing w:line="240" w:lineRule="auto"/>
              <w:rPr>
                <w:del w:id="6480" w:author="Dr Mamadou SANOGO" w:date="2023-10-27T11:28:00Z"/>
                <w:color w:val="000000" w:themeColor="text1"/>
                <w:rPrChange w:id="6481" w:author="Dr Mamadou SANOGO" w:date="2023-10-25T18:15:00Z">
                  <w:rPr>
                    <w:del w:id="6482" w:author="Dr Mamadou SANOGO" w:date="2023-10-27T11:28:00Z"/>
                  </w:rPr>
                </w:rPrChange>
              </w:rPr>
            </w:pPr>
            <w:del w:id="6483" w:author="Dr Mamadou SANOGO" w:date="2023-10-27T11:28:00Z">
              <w:r w:rsidRPr="007A4AFC" w:rsidDel="00693568">
                <w:rPr>
                  <w:color w:val="000000" w:themeColor="text1"/>
                  <w:rPrChange w:id="6484" w:author="Dr Mamadou SANOGO" w:date="2023-10-25T18:15:00Z">
                    <w:rPr/>
                  </w:rPrChange>
                </w:rPr>
                <w:delText>% de diplômés en poursuite d’étude 6 mois, 12 mois et 18 mois après la diplomation</w:delText>
              </w:r>
            </w:del>
          </w:p>
        </w:tc>
        <w:tc>
          <w:tcPr>
            <w:tcW w:w="1701" w:type="dxa"/>
            <w:vAlign w:val="center"/>
          </w:tcPr>
          <w:p w14:paraId="758927D9" w14:textId="6E6E6691" w:rsidR="00A562CA" w:rsidRPr="007A4AFC" w:rsidDel="00693568" w:rsidRDefault="00A562CA" w:rsidP="00A562CA">
            <w:pPr>
              <w:spacing w:line="240" w:lineRule="auto"/>
              <w:jc w:val="center"/>
              <w:rPr>
                <w:del w:id="6485" w:author="Dr Mamadou SANOGO" w:date="2023-10-27T11:28:00Z"/>
                <w:color w:val="000000" w:themeColor="text1"/>
                <w:rPrChange w:id="6486" w:author="Dr Mamadou SANOGO" w:date="2023-10-25T18:15:00Z">
                  <w:rPr>
                    <w:del w:id="6487" w:author="Dr Mamadou SANOGO" w:date="2023-10-27T11:28:00Z"/>
                  </w:rPr>
                </w:rPrChange>
              </w:rPr>
            </w:pPr>
            <w:del w:id="6488" w:author="Dr Mamadou SANOGO" w:date="2023-10-27T11:28:00Z">
              <w:r w:rsidRPr="007A4AFC" w:rsidDel="00693568">
                <w:rPr>
                  <w:color w:val="000000" w:themeColor="text1"/>
                  <w:rPrChange w:id="6489" w:author="Dr Mamadou SANOGO" w:date="2023-10-25T18:15:00Z">
                    <w:rPr/>
                  </w:rPrChange>
                </w:rPr>
                <w:delText>0%</w:delText>
              </w:r>
            </w:del>
          </w:p>
        </w:tc>
        <w:tc>
          <w:tcPr>
            <w:tcW w:w="1701" w:type="dxa"/>
            <w:vAlign w:val="center"/>
          </w:tcPr>
          <w:p w14:paraId="29CA9B5B" w14:textId="6C33AAA0" w:rsidR="00A562CA" w:rsidRPr="007A4AFC" w:rsidDel="00693568" w:rsidRDefault="00A562CA" w:rsidP="00A562CA">
            <w:pPr>
              <w:spacing w:line="240" w:lineRule="auto"/>
              <w:jc w:val="center"/>
              <w:rPr>
                <w:del w:id="6490" w:author="Dr Mamadou SANOGO" w:date="2023-10-27T11:28:00Z"/>
                <w:color w:val="000000" w:themeColor="text1"/>
                <w:rPrChange w:id="6491" w:author="Dr Mamadou SANOGO" w:date="2023-10-25T18:15:00Z">
                  <w:rPr>
                    <w:del w:id="6492" w:author="Dr Mamadou SANOGO" w:date="2023-10-27T11:28:00Z"/>
                  </w:rPr>
                </w:rPrChange>
              </w:rPr>
            </w:pPr>
            <w:del w:id="6493" w:author="Dr Mamadou SANOGO" w:date="2023-10-27T11:28:00Z">
              <w:r w:rsidRPr="007A4AFC" w:rsidDel="00693568">
                <w:rPr>
                  <w:color w:val="000000" w:themeColor="text1"/>
                  <w:rPrChange w:id="6494" w:author="Dr Mamadou SANOGO" w:date="2023-10-25T18:15:00Z">
                    <w:rPr/>
                  </w:rPrChange>
                </w:rPr>
                <w:delText>0%</w:delText>
              </w:r>
            </w:del>
          </w:p>
        </w:tc>
        <w:tc>
          <w:tcPr>
            <w:tcW w:w="1701" w:type="dxa"/>
            <w:vAlign w:val="center"/>
          </w:tcPr>
          <w:p w14:paraId="5CB6CA3F" w14:textId="6357D89A" w:rsidR="00A562CA" w:rsidRPr="007A4AFC" w:rsidDel="00693568" w:rsidRDefault="00A562CA" w:rsidP="00A562CA">
            <w:pPr>
              <w:spacing w:line="240" w:lineRule="auto"/>
              <w:jc w:val="center"/>
              <w:rPr>
                <w:del w:id="6495" w:author="Dr Mamadou SANOGO" w:date="2023-10-27T11:28:00Z"/>
                <w:color w:val="000000" w:themeColor="text1"/>
                <w:rPrChange w:id="6496" w:author="Dr Mamadou SANOGO" w:date="2023-10-25T18:15:00Z">
                  <w:rPr>
                    <w:del w:id="6497" w:author="Dr Mamadou SANOGO" w:date="2023-10-27T11:28:00Z"/>
                  </w:rPr>
                </w:rPrChange>
              </w:rPr>
            </w:pPr>
            <w:del w:id="6498" w:author="Dr Mamadou SANOGO" w:date="2023-10-27T11:28:00Z">
              <w:r w:rsidRPr="007A4AFC" w:rsidDel="00693568">
                <w:rPr>
                  <w:color w:val="000000" w:themeColor="text1"/>
                  <w:rPrChange w:id="6499" w:author="Dr Mamadou SANOGO" w:date="2023-10-25T18:15:00Z">
                    <w:rPr/>
                  </w:rPrChange>
                </w:rPr>
                <w:delText>0%</w:delText>
              </w:r>
            </w:del>
          </w:p>
        </w:tc>
        <w:tc>
          <w:tcPr>
            <w:tcW w:w="1696" w:type="dxa"/>
            <w:vAlign w:val="center"/>
          </w:tcPr>
          <w:p w14:paraId="6B79CB12" w14:textId="53FE0654" w:rsidR="00A562CA" w:rsidRPr="007A4AFC" w:rsidDel="00693568" w:rsidRDefault="00A562CA" w:rsidP="00A562CA">
            <w:pPr>
              <w:spacing w:line="240" w:lineRule="auto"/>
              <w:jc w:val="center"/>
              <w:rPr>
                <w:del w:id="6500" w:author="Dr Mamadou SANOGO" w:date="2023-10-27T11:28:00Z"/>
                <w:color w:val="000000" w:themeColor="text1"/>
                <w:rPrChange w:id="6501" w:author="Dr Mamadou SANOGO" w:date="2023-10-25T18:15:00Z">
                  <w:rPr>
                    <w:del w:id="6502" w:author="Dr Mamadou SANOGO" w:date="2023-10-27T11:28:00Z"/>
                  </w:rPr>
                </w:rPrChange>
              </w:rPr>
            </w:pPr>
            <w:del w:id="6503" w:author="Dr Mamadou SANOGO" w:date="2023-10-27T11:28:00Z">
              <w:r w:rsidRPr="007A4AFC" w:rsidDel="00693568">
                <w:rPr>
                  <w:color w:val="000000" w:themeColor="text1"/>
                  <w:rPrChange w:id="6504" w:author="Dr Mamadou SANOGO" w:date="2023-10-25T18:15:00Z">
                    <w:rPr/>
                  </w:rPrChange>
                </w:rPr>
                <w:delText>0%</w:delText>
              </w:r>
            </w:del>
          </w:p>
        </w:tc>
      </w:tr>
      <w:tr w:rsidR="007A4AFC" w:rsidRPr="007A4AFC" w:rsidDel="00693568" w14:paraId="24DC8FDD" w14:textId="4E1E00DF" w:rsidTr="00C76DF7">
        <w:trPr>
          <w:del w:id="6505" w:author="Dr Mamadou SANOGO" w:date="2023-10-27T11:28:00Z"/>
        </w:trPr>
        <w:tc>
          <w:tcPr>
            <w:tcW w:w="2262" w:type="dxa"/>
          </w:tcPr>
          <w:p w14:paraId="030E02B6" w14:textId="224AC225" w:rsidR="006D5FC5" w:rsidRPr="007A4AFC" w:rsidDel="00693568" w:rsidRDefault="006D5FC5" w:rsidP="009E62E8">
            <w:pPr>
              <w:spacing w:line="240" w:lineRule="auto"/>
              <w:rPr>
                <w:del w:id="6506" w:author="Dr Mamadou SANOGO" w:date="2023-10-27T11:28:00Z"/>
                <w:color w:val="000000" w:themeColor="text1"/>
                <w:rPrChange w:id="6507" w:author="Dr Mamadou SANOGO" w:date="2023-10-25T18:15:00Z">
                  <w:rPr>
                    <w:del w:id="6508" w:author="Dr Mamadou SANOGO" w:date="2023-10-27T11:28:00Z"/>
                  </w:rPr>
                </w:rPrChange>
              </w:rPr>
            </w:pPr>
            <w:del w:id="6509" w:author="Dr Mamadou SANOGO" w:date="2023-10-27T11:28:00Z">
              <w:r w:rsidRPr="007A4AFC" w:rsidDel="00693568">
                <w:rPr>
                  <w:color w:val="000000" w:themeColor="text1"/>
                  <w:rPrChange w:id="6510" w:author="Dr Mamadou SANOGO" w:date="2023-10-25T18:15:00Z">
                    <w:rPr/>
                  </w:rPrChange>
                </w:rPr>
                <w:delText>% de diplômés en emploi 6 mois, 12 mois et 18 mois après la diplomation</w:delText>
              </w:r>
            </w:del>
          </w:p>
        </w:tc>
        <w:tc>
          <w:tcPr>
            <w:tcW w:w="1701" w:type="dxa"/>
            <w:vAlign w:val="center"/>
          </w:tcPr>
          <w:p w14:paraId="4B8AAD39" w14:textId="53B86B2C" w:rsidR="006D5FC5" w:rsidRPr="007A4AFC" w:rsidDel="00693568" w:rsidRDefault="005160FA" w:rsidP="00C76DF7">
            <w:pPr>
              <w:spacing w:line="240" w:lineRule="auto"/>
              <w:jc w:val="center"/>
              <w:rPr>
                <w:del w:id="6511" w:author="Dr Mamadou SANOGO" w:date="2023-10-27T11:28:00Z"/>
                <w:color w:val="000000" w:themeColor="text1"/>
                <w:rPrChange w:id="6512" w:author="Dr Mamadou SANOGO" w:date="2023-10-25T18:15:00Z">
                  <w:rPr>
                    <w:del w:id="6513" w:author="Dr Mamadou SANOGO" w:date="2023-10-27T11:28:00Z"/>
                  </w:rPr>
                </w:rPrChange>
              </w:rPr>
            </w:pPr>
            <w:del w:id="6514" w:author="Dr Mamadou SANOGO" w:date="2023-10-27T11:28:00Z">
              <w:r w:rsidRPr="007A4AFC" w:rsidDel="00693568">
                <w:rPr>
                  <w:color w:val="000000" w:themeColor="text1"/>
                  <w:rPrChange w:id="6515" w:author="Dr Mamadou SANOGO" w:date="2023-10-25T18:15:00Z">
                    <w:rPr/>
                  </w:rPrChange>
                </w:rPr>
                <w:delText>6</w:delText>
              </w:r>
            </w:del>
            <w:del w:id="6516" w:author="Dr Mamadou SANOGO" w:date="2023-10-26T15:37:00Z">
              <w:r w:rsidRPr="007A4AFC" w:rsidDel="00CB3C42">
                <w:rPr>
                  <w:color w:val="000000" w:themeColor="text1"/>
                  <w:rPrChange w:id="6517" w:author="Dr Mamadou SANOGO" w:date="2023-10-25T18:15:00Z">
                    <w:rPr/>
                  </w:rPrChange>
                </w:rPr>
                <w:delText>4</w:delText>
              </w:r>
            </w:del>
            <w:del w:id="6518" w:author="Dr Mamadou SANOGO" w:date="2023-10-27T11:28:00Z">
              <w:r w:rsidRPr="007A4AFC" w:rsidDel="00693568">
                <w:rPr>
                  <w:color w:val="000000" w:themeColor="text1"/>
                  <w:rPrChange w:id="6519" w:author="Dr Mamadou SANOGO" w:date="2023-10-25T18:15:00Z">
                    <w:rPr/>
                  </w:rPrChange>
                </w:rPr>
                <w:delText>.28</w:delText>
              </w:r>
              <w:r w:rsidR="00A562CA" w:rsidRPr="007A4AFC" w:rsidDel="00693568">
                <w:rPr>
                  <w:color w:val="000000" w:themeColor="text1"/>
                  <w:rPrChange w:id="6520" w:author="Dr Mamadou SANOGO" w:date="2023-10-25T18:15:00Z">
                    <w:rPr/>
                  </w:rPrChange>
                </w:rPr>
                <w:delText>%</w:delText>
              </w:r>
            </w:del>
          </w:p>
        </w:tc>
        <w:tc>
          <w:tcPr>
            <w:tcW w:w="1701" w:type="dxa"/>
            <w:vAlign w:val="center"/>
          </w:tcPr>
          <w:p w14:paraId="22244AE3" w14:textId="334CF7ED" w:rsidR="006D5FC5" w:rsidRPr="007A4AFC" w:rsidDel="00693568" w:rsidRDefault="00A562CA" w:rsidP="00C76DF7">
            <w:pPr>
              <w:spacing w:line="240" w:lineRule="auto"/>
              <w:jc w:val="center"/>
              <w:rPr>
                <w:del w:id="6521" w:author="Dr Mamadou SANOGO" w:date="2023-10-27T11:28:00Z"/>
                <w:color w:val="000000" w:themeColor="text1"/>
                <w:rPrChange w:id="6522" w:author="Dr Mamadou SANOGO" w:date="2023-10-25T18:15:00Z">
                  <w:rPr>
                    <w:del w:id="6523" w:author="Dr Mamadou SANOGO" w:date="2023-10-27T11:28:00Z"/>
                  </w:rPr>
                </w:rPrChange>
              </w:rPr>
            </w:pPr>
            <w:del w:id="6524" w:author="Dr Mamadou SANOGO" w:date="2023-10-27T11:28:00Z">
              <w:r w:rsidRPr="007A4AFC" w:rsidDel="00693568">
                <w:rPr>
                  <w:color w:val="000000" w:themeColor="text1"/>
                  <w:rPrChange w:id="6525" w:author="Dr Mamadou SANOGO" w:date="2023-10-25T18:15:00Z">
                    <w:rPr/>
                  </w:rPrChange>
                </w:rPr>
                <w:delText>7</w:delText>
              </w:r>
            </w:del>
            <w:del w:id="6526" w:author="Dr Mamadou SANOGO" w:date="2023-10-26T15:38:00Z">
              <w:r w:rsidRPr="007A4AFC" w:rsidDel="00CB3C42">
                <w:rPr>
                  <w:color w:val="000000" w:themeColor="text1"/>
                  <w:rPrChange w:id="6527" w:author="Dr Mamadou SANOGO" w:date="2023-10-25T18:15:00Z">
                    <w:rPr/>
                  </w:rPrChange>
                </w:rPr>
                <w:delText>5</w:delText>
              </w:r>
            </w:del>
            <w:del w:id="6528" w:author="Dr Mamadou SANOGO" w:date="2023-10-27T11:28:00Z">
              <w:r w:rsidRPr="007A4AFC" w:rsidDel="00693568">
                <w:rPr>
                  <w:color w:val="000000" w:themeColor="text1"/>
                  <w:rPrChange w:id="6529" w:author="Dr Mamadou SANOGO" w:date="2023-10-25T18:15:00Z">
                    <w:rPr/>
                  </w:rPrChange>
                </w:rPr>
                <w:delText>%</w:delText>
              </w:r>
            </w:del>
          </w:p>
        </w:tc>
        <w:tc>
          <w:tcPr>
            <w:tcW w:w="1701" w:type="dxa"/>
            <w:vAlign w:val="center"/>
          </w:tcPr>
          <w:p w14:paraId="6559B583" w14:textId="067B98A4" w:rsidR="006D5FC5" w:rsidRPr="007A4AFC" w:rsidDel="00693568" w:rsidRDefault="00A562CA" w:rsidP="00C76DF7">
            <w:pPr>
              <w:spacing w:line="240" w:lineRule="auto"/>
              <w:jc w:val="center"/>
              <w:rPr>
                <w:del w:id="6530" w:author="Dr Mamadou SANOGO" w:date="2023-10-27T11:28:00Z"/>
                <w:color w:val="000000" w:themeColor="text1"/>
                <w:rPrChange w:id="6531" w:author="Dr Mamadou SANOGO" w:date="2023-10-25T18:15:00Z">
                  <w:rPr>
                    <w:del w:id="6532" w:author="Dr Mamadou SANOGO" w:date="2023-10-27T11:28:00Z"/>
                  </w:rPr>
                </w:rPrChange>
              </w:rPr>
            </w:pPr>
            <w:del w:id="6533" w:author="Dr Mamadou SANOGO" w:date="2023-10-27T11:28:00Z">
              <w:r w:rsidRPr="007A4AFC" w:rsidDel="00693568">
                <w:rPr>
                  <w:color w:val="000000" w:themeColor="text1"/>
                  <w:rPrChange w:id="6534" w:author="Dr Mamadou SANOGO" w:date="2023-10-25T18:15:00Z">
                    <w:rPr/>
                  </w:rPrChange>
                </w:rPr>
                <w:delText>5</w:delText>
              </w:r>
            </w:del>
            <w:del w:id="6535" w:author="Dr Mamadou SANOGO" w:date="2023-10-26T15:38:00Z">
              <w:r w:rsidRPr="007A4AFC" w:rsidDel="00CB3C42">
                <w:rPr>
                  <w:color w:val="000000" w:themeColor="text1"/>
                  <w:rPrChange w:id="6536" w:author="Dr Mamadou SANOGO" w:date="2023-10-25T18:15:00Z">
                    <w:rPr/>
                  </w:rPrChange>
                </w:rPr>
                <w:delText>8</w:delText>
              </w:r>
            </w:del>
            <w:del w:id="6537" w:author="Dr Mamadou SANOGO" w:date="2023-10-27T11:28:00Z">
              <w:r w:rsidRPr="007A4AFC" w:rsidDel="00693568">
                <w:rPr>
                  <w:color w:val="000000" w:themeColor="text1"/>
                  <w:rPrChange w:id="6538" w:author="Dr Mamadou SANOGO" w:date="2023-10-25T18:15:00Z">
                    <w:rPr/>
                  </w:rPrChange>
                </w:rPr>
                <w:delText>.82%</w:delText>
              </w:r>
            </w:del>
          </w:p>
        </w:tc>
        <w:tc>
          <w:tcPr>
            <w:tcW w:w="1696" w:type="dxa"/>
            <w:vAlign w:val="center"/>
          </w:tcPr>
          <w:p w14:paraId="3D9554A2" w14:textId="15508C2B" w:rsidR="006D5FC5" w:rsidRPr="007A4AFC" w:rsidDel="00693568" w:rsidRDefault="00A562CA" w:rsidP="00C76DF7">
            <w:pPr>
              <w:spacing w:line="240" w:lineRule="auto"/>
              <w:jc w:val="center"/>
              <w:rPr>
                <w:del w:id="6539" w:author="Dr Mamadou SANOGO" w:date="2023-10-27T11:28:00Z"/>
                <w:color w:val="000000" w:themeColor="text1"/>
                <w:rPrChange w:id="6540" w:author="Dr Mamadou SANOGO" w:date="2023-10-25T18:15:00Z">
                  <w:rPr>
                    <w:del w:id="6541" w:author="Dr Mamadou SANOGO" w:date="2023-10-27T11:28:00Z"/>
                  </w:rPr>
                </w:rPrChange>
              </w:rPr>
            </w:pPr>
            <w:del w:id="6542" w:author="Dr Mamadou SANOGO" w:date="2023-10-27T11:28:00Z">
              <w:r w:rsidRPr="007A4AFC" w:rsidDel="00693568">
                <w:rPr>
                  <w:color w:val="000000" w:themeColor="text1"/>
                  <w:rPrChange w:id="6543" w:author="Dr Mamadou SANOGO" w:date="2023-10-25T18:15:00Z">
                    <w:rPr/>
                  </w:rPrChange>
                </w:rPr>
                <w:delText>8</w:delText>
              </w:r>
            </w:del>
            <w:del w:id="6544" w:author="Dr Mamadou SANOGO" w:date="2023-10-26T15:38:00Z">
              <w:r w:rsidRPr="007A4AFC" w:rsidDel="00CB3C42">
                <w:rPr>
                  <w:color w:val="000000" w:themeColor="text1"/>
                  <w:rPrChange w:id="6545" w:author="Dr Mamadou SANOGO" w:date="2023-10-25T18:15:00Z">
                    <w:rPr/>
                  </w:rPrChange>
                </w:rPr>
                <w:delText>5</w:delText>
              </w:r>
            </w:del>
            <w:del w:id="6546" w:author="Dr Mamadou SANOGO" w:date="2023-10-27T11:28:00Z">
              <w:r w:rsidRPr="007A4AFC" w:rsidDel="00693568">
                <w:rPr>
                  <w:color w:val="000000" w:themeColor="text1"/>
                  <w:rPrChange w:id="6547" w:author="Dr Mamadou SANOGO" w:date="2023-10-25T18:15:00Z">
                    <w:rPr/>
                  </w:rPrChange>
                </w:rPr>
                <w:delText>.71%</w:delText>
              </w:r>
            </w:del>
          </w:p>
        </w:tc>
      </w:tr>
      <w:tr w:rsidR="007A4AFC" w:rsidRPr="007A4AFC" w:rsidDel="00693568" w14:paraId="7E9B4297" w14:textId="0296D3AF" w:rsidTr="00C76DF7">
        <w:trPr>
          <w:del w:id="6548" w:author="Dr Mamadou SANOGO" w:date="2023-10-27T11:28:00Z"/>
        </w:trPr>
        <w:tc>
          <w:tcPr>
            <w:tcW w:w="2262" w:type="dxa"/>
            <w:shd w:val="clear" w:color="auto" w:fill="D9D9D9" w:themeFill="background1" w:themeFillShade="D9"/>
          </w:tcPr>
          <w:p w14:paraId="3C87CFED" w14:textId="6D077CBD" w:rsidR="006D5FC5" w:rsidRPr="007A4AFC" w:rsidDel="00693568" w:rsidRDefault="006D5FC5" w:rsidP="009E62E8">
            <w:pPr>
              <w:spacing w:line="240" w:lineRule="auto"/>
              <w:rPr>
                <w:del w:id="6549" w:author="Dr Mamadou SANOGO" w:date="2023-10-27T11:28:00Z"/>
                <w:color w:val="000000" w:themeColor="text1"/>
                <w:rPrChange w:id="6550" w:author="Dr Mamadou SANOGO" w:date="2023-10-25T18:15:00Z">
                  <w:rPr>
                    <w:del w:id="6551" w:author="Dr Mamadou SANOGO" w:date="2023-10-27T11:28:00Z"/>
                  </w:rPr>
                </w:rPrChange>
              </w:rPr>
            </w:pPr>
            <w:del w:id="6552" w:author="Dr Mamadou SANOGO" w:date="2023-10-27T11:28:00Z">
              <w:r w:rsidRPr="007A4AFC" w:rsidDel="00693568">
                <w:rPr>
                  <w:color w:val="000000" w:themeColor="text1"/>
                  <w:rPrChange w:id="6553" w:author="Dr Mamadou SANOGO" w:date="2023-10-25T18:15:00Z">
                    <w:rPr/>
                  </w:rPrChange>
                </w:rPr>
                <w:delText xml:space="preserve">% de </w:delText>
              </w:r>
              <w:r w:rsidR="00EE2F73" w:rsidRPr="007A4AFC" w:rsidDel="00693568">
                <w:rPr>
                  <w:color w:val="000000" w:themeColor="text1"/>
                  <w:rPrChange w:id="6554" w:author="Dr Mamadou SANOGO" w:date="2023-10-25T18:15:00Z">
                    <w:rPr/>
                  </w:rPrChange>
                </w:rPr>
                <w:delText>diplômés en poursuite d’étude et</w:delText>
              </w:r>
              <w:r w:rsidRPr="007A4AFC" w:rsidDel="00693568">
                <w:rPr>
                  <w:color w:val="000000" w:themeColor="text1"/>
                  <w:rPrChange w:id="6555" w:author="Dr Mamadou SANOGO" w:date="2023-10-25T18:15:00Z">
                    <w:rPr/>
                  </w:rPrChange>
                </w:rPr>
                <w:delText xml:space="preserve"> en emploi 6 mois, 12 mois et 18 mois après la diplomation</w:delText>
              </w:r>
            </w:del>
          </w:p>
        </w:tc>
        <w:tc>
          <w:tcPr>
            <w:tcW w:w="1701" w:type="dxa"/>
            <w:shd w:val="clear" w:color="auto" w:fill="D9D9D9" w:themeFill="background1" w:themeFillShade="D9"/>
            <w:vAlign w:val="center"/>
          </w:tcPr>
          <w:p w14:paraId="41408B3E" w14:textId="40FCD3B4" w:rsidR="006D5FC5" w:rsidRPr="007A4AFC" w:rsidDel="00693568" w:rsidRDefault="00EE2F73" w:rsidP="00C76DF7">
            <w:pPr>
              <w:spacing w:line="240" w:lineRule="auto"/>
              <w:jc w:val="center"/>
              <w:rPr>
                <w:del w:id="6556" w:author="Dr Mamadou SANOGO" w:date="2023-10-27T11:28:00Z"/>
                <w:color w:val="000000" w:themeColor="text1"/>
                <w:rPrChange w:id="6557" w:author="Dr Mamadou SANOGO" w:date="2023-10-25T18:15:00Z">
                  <w:rPr>
                    <w:del w:id="6558" w:author="Dr Mamadou SANOGO" w:date="2023-10-27T11:28:00Z"/>
                  </w:rPr>
                </w:rPrChange>
              </w:rPr>
            </w:pPr>
            <w:del w:id="6559" w:author="Dr Mamadou SANOGO" w:date="2023-10-27T11:28:00Z">
              <w:r w:rsidRPr="007A4AFC" w:rsidDel="00693568">
                <w:rPr>
                  <w:color w:val="000000" w:themeColor="text1"/>
                  <w:rPrChange w:id="6560" w:author="Dr Mamadou SANOGO" w:date="2023-10-25T18:15:00Z">
                    <w:rPr/>
                  </w:rPrChange>
                </w:rPr>
                <w:delText>0%</w:delText>
              </w:r>
            </w:del>
          </w:p>
        </w:tc>
        <w:tc>
          <w:tcPr>
            <w:tcW w:w="1701" w:type="dxa"/>
            <w:shd w:val="clear" w:color="auto" w:fill="D9D9D9" w:themeFill="background1" w:themeFillShade="D9"/>
            <w:vAlign w:val="center"/>
          </w:tcPr>
          <w:p w14:paraId="642AA2B0" w14:textId="212120F8" w:rsidR="006D5FC5" w:rsidRPr="007A4AFC" w:rsidDel="00693568" w:rsidRDefault="00EE2F73" w:rsidP="00C76DF7">
            <w:pPr>
              <w:spacing w:line="240" w:lineRule="auto"/>
              <w:jc w:val="center"/>
              <w:rPr>
                <w:del w:id="6561" w:author="Dr Mamadou SANOGO" w:date="2023-10-27T11:28:00Z"/>
                <w:color w:val="000000" w:themeColor="text1"/>
                <w:rPrChange w:id="6562" w:author="Dr Mamadou SANOGO" w:date="2023-10-25T18:15:00Z">
                  <w:rPr>
                    <w:del w:id="6563" w:author="Dr Mamadou SANOGO" w:date="2023-10-27T11:28:00Z"/>
                  </w:rPr>
                </w:rPrChange>
              </w:rPr>
            </w:pPr>
            <w:del w:id="6564" w:author="Dr Mamadou SANOGO" w:date="2023-10-27T11:28:00Z">
              <w:r w:rsidRPr="007A4AFC" w:rsidDel="00693568">
                <w:rPr>
                  <w:color w:val="000000" w:themeColor="text1"/>
                  <w:rPrChange w:id="6565" w:author="Dr Mamadou SANOGO" w:date="2023-10-25T18:15:00Z">
                    <w:rPr/>
                  </w:rPrChange>
                </w:rPr>
                <w:delText>12</w:delText>
              </w:r>
            </w:del>
            <w:del w:id="6566" w:author="Dr Mamadou SANOGO" w:date="2023-10-26T15:38:00Z">
              <w:r w:rsidRPr="007A4AFC" w:rsidDel="00CB3C42">
                <w:rPr>
                  <w:color w:val="000000" w:themeColor="text1"/>
                  <w:rPrChange w:id="6567" w:author="Dr Mamadou SANOGO" w:date="2023-10-25T18:15:00Z">
                    <w:rPr/>
                  </w:rPrChange>
                </w:rPr>
                <w:delText>.5</w:delText>
              </w:r>
            </w:del>
            <w:del w:id="6568" w:author="Dr Mamadou SANOGO" w:date="2023-10-27T11:28:00Z">
              <w:r w:rsidRPr="007A4AFC" w:rsidDel="00693568">
                <w:rPr>
                  <w:color w:val="000000" w:themeColor="text1"/>
                  <w:rPrChange w:id="6569" w:author="Dr Mamadou SANOGO" w:date="2023-10-25T18:15:00Z">
                    <w:rPr/>
                  </w:rPrChange>
                </w:rPr>
                <w:delText>%</w:delText>
              </w:r>
            </w:del>
          </w:p>
        </w:tc>
        <w:tc>
          <w:tcPr>
            <w:tcW w:w="1701" w:type="dxa"/>
            <w:shd w:val="clear" w:color="auto" w:fill="D9D9D9" w:themeFill="background1" w:themeFillShade="D9"/>
            <w:vAlign w:val="center"/>
          </w:tcPr>
          <w:p w14:paraId="52B0199F" w14:textId="3FC36142" w:rsidR="006D5FC5" w:rsidRPr="007A4AFC" w:rsidDel="00693568" w:rsidRDefault="00EE2F73" w:rsidP="00C76DF7">
            <w:pPr>
              <w:spacing w:line="240" w:lineRule="auto"/>
              <w:jc w:val="center"/>
              <w:rPr>
                <w:del w:id="6570" w:author="Dr Mamadou SANOGO" w:date="2023-10-27T11:28:00Z"/>
                <w:color w:val="000000" w:themeColor="text1"/>
                <w:rPrChange w:id="6571" w:author="Dr Mamadou SANOGO" w:date="2023-10-25T18:15:00Z">
                  <w:rPr>
                    <w:del w:id="6572" w:author="Dr Mamadou SANOGO" w:date="2023-10-27T11:28:00Z"/>
                  </w:rPr>
                </w:rPrChange>
              </w:rPr>
            </w:pPr>
            <w:del w:id="6573" w:author="Dr Mamadou SANOGO" w:date="2023-10-27T11:28:00Z">
              <w:r w:rsidRPr="007A4AFC" w:rsidDel="00693568">
                <w:rPr>
                  <w:color w:val="000000" w:themeColor="text1"/>
                  <w:rPrChange w:id="6574" w:author="Dr Mamadou SANOGO" w:date="2023-10-25T18:15:00Z">
                    <w:rPr/>
                  </w:rPrChange>
                </w:rPr>
                <w:delText>5.8%</w:delText>
              </w:r>
            </w:del>
          </w:p>
        </w:tc>
        <w:tc>
          <w:tcPr>
            <w:tcW w:w="1696" w:type="dxa"/>
            <w:shd w:val="clear" w:color="auto" w:fill="D9D9D9" w:themeFill="background1" w:themeFillShade="D9"/>
            <w:vAlign w:val="center"/>
          </w:tcPr>
          <w:p w14:paraId="48D3C0E1" w14:textId="7D3F5B19" w:rsidR="006D5FC5" w:rsidRPr="007A4AFC" w:rsidDel="00693568" w:rsidRDefault="00EE2F73" w:rsidP="00C76DF7">
            <w:pPr>
              <w:spacing w:line="240" w:lineRule="auto"/>
              <w:jc w:val="center"/>
              <w:rPr>
                <w:del w:id="6575" w:author="Dr Mamadou SANOGO" w:date="2023-10-27T11:28:00Z"/>
                <w:color w:val="000000" w:themeColor="text1"/>
                <w:rPrChange w:id="6576" w:author="Dr Mamadou SANOGO" w:date="2023-10-25T18:15:00Z">
                  <w:rPr>
                    <w:del w:id="6577" w:author="Dr Mamadou SANOGO" w:date="2023-10-27T11:28:00Z"/>
                  </w:rPr>
                </w:rPrChange>
              </w:rPr>
            </w:pPr>
            <w:del w:id="6578" w:author="Dr Mamadou SANOGO" w:date="2023-10-27T11:28:00Z">
              <w:r w:rsidRPr="007A4AFC" w:rsidDel="00693568">
                <w:rPr>
                  <w:color w:val="000000" w:themeColor="text1"/>
                  <w:rPrChange w:id="6579" w:author="Dr Mamadou SANOGO" w:date="2023-10-25T18:15:00Z">
                    <w:rPr/>
                  </w:rPrChange>
                </w:rPr>
                <w:delText>0%</w:delText>
              </w:r>
            </w:del>
          </w:p>
        </w:tc>
      </w:tr>
      <w:tr w:rsidR="007A4AFC" w:rsidRPr="007A4AFC" w:rsidDel="00693568" w14:paraId="7235CF8B" w14:textId="7D8F222E" w:rsidTr="00C76DF7">
        <w:trPr>
          <w:del w:id="6580" w:author="Dr Mamadou SANOGO" w:date="2023-10-27T11:28:00Z"/>
        </w:trPr>
        <w:tc>
          <w:tcPr>
            <w:tcW w:w="2262" w:type="dxa"/>
            <w:shd w:val="clear" w:color="auto" w:fill="D9D9D9" w:themeFill="background1" w:themeFillShade="D9"/>
          </w:tcPr>
          <w:p w14:paraId="2556864E" w14:textId="02305A99" w:rsidR="006D5FC5" w:rsidRPr="007A4AFC" w:rsidDel="00693568" w:rsidRDefault="006D5FC5" w:rsidP="009E62E8">
            <w:pPr>
              <w:spacing w:line="240" w:lineRule="auto"/>
              <w:rPr>
                <w:del w:id="6581" w:author="Dr Mamadou SANOGO" w:date="2023-10-27T11:28:00Z"/>
                <w:color w:val="000000" w:themeColor="text1"/>
                <w:rPrChange w:id="6582" w:author="Dr Mamadou SANOGO" w:date="2023-10-25T18:15:00Z">
                  <w:rPr>
                    <w:del w:id="6583" w:author="Dr Mamadou SANOGO" w:date="2023-10-27T11:28:00Z"/>
                  </w:rPr>
                </w:rPrChange>
              </w:rPr>
            </w:pPr>
            <w:del w:id="6584" w:author="Dr Mamadou SANOGO" w:date="2023-10-27T11:28:00Z">
              <w:r w:rsidRPr="007A4AFC" w:rsidDel="00693568">
                <w:rPr>
                  <w:color w:val="000000" w:themeColor="text1"/>
                  <w:rPrChange w:id="6585" w:author="Dr Mamadou SANOGO" w:date="2023-10-25T18:15:00Z">
                    <w:rPr/>
                  </w:rPrChange>
                </w:rPr>
                <w:delText>% de diplômés en recherche d’emploi formel 6 mois, 12 mois et 18 mois après la diplomation</w:delText>
              </w:r>
            </w:del>
          </w:p>
        </w:tc>
        <w:tc>
          <w:tcPr>
            <w:tcW w:w="1701" w:type="dxa"/>
            <w:shd w:val="clear" w:color="auto" w:fill="D9D9D9" w:themeFill="background1" w:themeFillShade="D9"/>
            <w:vAlign w:val="center"/>
          </w:tcPr>
          <w:p w14:paraId="036B2419" w14:textId="03EA98F7" w:rsidR="006D5FC5" w:rsidRPr="007A4AFC" w:rsidDel="00693568" w:rsidRDefault="00EE2F73" w:rsidP="00C76DF7">
            <w:pPr>
              <w:spacing w:line="240" w:lineRule="auto"/>
              <w:jc w:val="center"/>
              <w:rPr>
                <w:del w:id="6586" w:author="Dr Mamadou SANOGO" w:date="2023-10-27T11:28:00Z"/>
                <w:color w:val="000000" w:themeColor="text1"/>
                <w:rPrChange w:id="6587" w:author="Dr Mamadou SANOGO" w:date="2023-10-25T18:15:00Z">
                  <w:rPr>
                    <w:del w:id="6588" w:author="Dr Mamadou SANOGO" w:date="2023-10-27T11:28:00Z"/>
                  </w:rPr>
                </w:rPrChange>
              </w:rPr>
            </w:pPr>
            <w:del w:id="6589" w:author="Dr Mamadou SANOGO" w:date="2023-10-27T11:28:00Z">
              <w:r w:rsidRPr="007A4AFC" w:rsidDel="00693568">
                <w:rPr>
                  <w:color w:val="000000" w:themeColor="text1"/>
                  <w:rPrChange w:id="6590" w:author="Dr Mamadou SANOGO" w:date="2023-10-25T18:15:00Z">
                    <w:rPr/>
                  </w:rPrChange>
                </w:rPr>
                <w:delText>3</w:delText>
              </w:r>
            </w:del>
            <w:del w:id="6591" w:author="Dr Mamadou SANOGO" w:date="2023-10-26T15:37:00Z">
              <w:r w:rsidRPr="007A4AFC" w:rsidDel="00CB3C42">
                <w:rPr>
                  <w:color w:val="000000" w:themeColor="text1"/>
                  <w:rPrChange w:id="6592" w:author="Dr Mamadou SANOGO" w:date="2023-10-25T18:15:00Z">
                    <w:rPr/>
                  </w:rPrChange>
                </w:rPr>
                <w:delText>5</w:delText>
              </w:r>
            </w:del>
            <w:del w:id="6593" w:author="Dr Mamadou SANOGO" w:date="2023-10-27T11:28:00Z">
              <w:r w:rsidRPr="007A4AFC" w:rsidDel="00693568">
                <w:rPr>
                  <w:color w:val="000000" w:themeColor="text1"/>
                  <w:rPrChange w:id="6594" w:author="Dr Mamadou SANOGO" w:date="2023-10-25T18:15:00Z">
                    <w:rPr/>
                  </w:rPrChange>
                </w:rPr>
                <w:delText>,72%</w:delText>
              </w:r>
            </w:del>
          </w:p>
        </w:tc>
        <w:tc>
          <w:tcPr>
            <w:tcW w:w="1701" w:type="dxa"/>
            <w:shd w:val="clear" w:color="auto" w:fill="D9D9D9" w:themeFill="background1" w:themeFillShade="D9"/>
            <w:vAlign w:val="center"/>
          </w:tcPr>
          <w:p w14:paraId="40548AAE" w14:textId="28B0594B" w:rsidR="006D5FC5" w:rsidRPr="007A4AFC" w:rsidDel="00693568" w:rsidRDefault="00EE2F73" w:rsidP="00C76DF7">
            <w:pPr>
              <w:spacing w:line="240" w:lineRule="auto"/>
              <w:jc w:val="center"/>
              <w:rPr>
                <w:del w:id="6595" w:author="Dr Mamadou SANOGO" w:date="2023-10-27T11:28:00Z"/>
                <w:color w:val="000000" w:themeColor="text1"/>
                <w:rPrChange w:id="6596" w:author="Dr Mamadou SANOGO" w:date="2023-10-25T18:15:00Z">
                  <w:rPr>
                    <w:del w:id="6597" w:author="Dr Mamadou SANOGO" w:date="2023-10-27T11:28:00Z"/>
                  </w:rPr>
                </w:rPrChange>
              </w:rPr>
            </w:pPr>
            <w:del w:id="6598" w:author="Dr Mamadou SANOGO" w:date="2023-10-27T11:28:00Z">
              <w:r w:rsidRPr="007A4AFC" w:rsidDel="00693568">
                <w:rPr>
                  <w:color w:val="000000" w:themeColor="text1"/>
                  <w:rPrChange w:id="6599" w:author="Dr Mamadou SANOGO" w:date="2023-10-25T18:15:00Z">
                    <w:rPr/>
                  </w:rPrChange>
                </w:rPr>
                <w:delText>12</w:delText>
              </w:r>
            </w:del>
            <w:del w:id="6600" w:author="Dr Mamadou SANOGO" w:date="2023-10-26T15:38:00Z">
              <w:r w:rsidRPr="007A4AFC" w:rsidDel="00CB3C42">
                <w:rPr>
                  <w:color w:val="000000" w:themeColor="text1"/>
                  <w:rPrChange w:id="6601" w:author="Dr Mamadou SANOGO" w:date="2023-10-25T18:15:00Z">
                    <w:rPr/>
                  </w:rPrChange>
                </w:rPr>
                <w:delText>.5</w:delText>
              </w:r>
            </w:del>
            <w:del w:id="6602" w:author="Dr Mamadou SANOGO" w:date="2023-10-27T11:28:00Z">
              <w:r w:rsidRPr="007A4AFC" w:rsidDel="00693568">
                <w:rPr>
                  <w:color w:val="000000" w:themeColor="text1"/>
                  <w:rPrChange w:id="6603" w:author="Dr Mamadou SANOGO" w:date="2023-10-25T18:15:00Z">
                    <w:rPr/>
                  </w:rPrChange>
                </w:rPr>
                <w:delText>%</w:delText>
              </w:r>
            </w:del>
          </w:p>
        </w:tc>
        <w:tc>
          <w:tcPr>
            <w:tcW w:w="1701" w:type="dxa"/>
            <w:shd w:val="clear" w:color="auto" w:fill="D9D9D9" w:themeFill="background1" w:themeFillShade="D9"/>
            <w:vAlign w:val="center"/>
          </w:tcPr>
          <w:p w14:paraId="06590683" w14:textId="284759DB" w:rsidR="006D5FC5" w:rsidRPr="007A4AFC" w:rsidDel="00693568" w:rsidRDefault="00EE2F73" w:rsidP="00C76DF7">
            <w:pPr>
              <w:spacing w:line="240" w:lineRule="auto"/>
              <w:jc w:val="center"/>
              <w:rPr>
                <w:del w:id="6604" w:author="Dr Mamadou SANOGO" w:date="2023-10-27T11:28:00Z"/>
                <w:color w:val="000000" w:themeColor="text1"/>
                <w:rPrChange w:id="6605" w:author="Dr Mamadou SANOGO" w:date="2023-10-25T18:15:00Z">
                  <w:rPr>
                    <w:del w:id="6606" w:author="Dr Mamadou SANOGO" w:date="2023-10-27T11:28:00Z"/>
                  </w:rPr>
                </w:rPrChange>
              </w:rPr>
            </w:pPr>
            <w:del w:id="6607" w:author="Dr Mamadou SANOGO" w:date="2023-10-27T11:28:00Z">
              <w:r w:rsidRPr="007A4AFC" w:rsidDel="00693568">
                <w:rPr>
                  <w:color w:val="000000" w:themeColor="text1"/>
                  <w:rPrChange w:id="6608" w:author="Dr Mamadou SANOGO" w:date="2023-10-25T18:15:00Z">
                    <w:rPr/>
                  </w:rPrChange>
                </w:rPr>
                <w:delText>3</w:delText>
              </w:r>
            </w:del>
            <w:del w:id="6609" w:author="Dr Mamadou SANOGO" w:date="2023-10-26T15:38:00Z">
              <w:r w:rsidRPr="007A4AFC" w:rsidDel="00CB3C42">
                <w:rPr>
                  <w:color w:val="000000" w:themeColor="text1"/>
                  <w:rPrChange w:id="6610" w:author="Dr Mamadou SANOGO" w:date="2023-10-25T18:15:00Z">
                    <w:rPr/>
                  </w:rPrChange>
                </w:rPr>
                <w:delText>5</w:delText>
              </w:r>
            </w:del>
            <w:del w:id="6611" w:author="Dr Mamadou SANOGO" w:date="2023-10-27T11:28:00Z">
              <w:r w:rsidRPr="007A4AFC" w:rsidDel="00693568">
                <w:rPr>
                  <w:color w:val="000000" w:themeColor="text1"/>
                  <w:rPrChange w:id="6612" w:author="Dr Mamadou SANOGO" w:date="2023-10-25T18:15:00Z">
                    <w:rPr/>
                  </w:rPrChange>
                </w:rPr>
                <w:delText>.29%</w:delText>
              </w:r>
            </w:del>
          </w:p>
        </w:tc>
        <w:tc>
          <w:tcPr>
            <w:tcW w:w="1696" w:type="dxa"/>
            <w:shd w:val="clear" w:color="auto" w:fill="D9D9D9" w:themeFill="background1" w:themeFillShade="D9"/>
            <w:vAlign w:val="center"/>
          </w:tcPr>
          <w:p w14:paraId="205B8624" w14:textId="0996E9AC" w:rsidR="006D5FC5" w:rsidRPr="007A4AFC" w:rsidDel="00693568" w:rsidRDefault="00EE2F73" w:rsidP="00C76DF7">
            <w:pPr>
              <w:spacing w:line="240" w:lineRule="auto"/>
              <w:jc w:val="center"/>
              <w:rPr>
                <w:del w:id="6613" w:author="Dr Mamadou SANOGO" w:date="2023-10-27T11:28:00Z"/>
                <w:color w:val="000000" w:themeColor="text1"/>
                <w:rPrChange w:id="6614" w:author="Dr Mamadou SANOGO" w:date="2023-10-25T18:15:00Z">
                  <w:rPr>
                    <w:del w:id="6615" w:author="Dr Mamadou SANOGO" w:date="2023-10-27T11:28:00Z"/>
                  </w:rPr>
                </w:rPrChange>
              </w:rPr>
            </w:pPr>
            <w:del w:id="6616" w:author="Dr Mamadou SANOGO" w:date="2023-10-27T11:28:00Z">
              <w:r w:rsidRPr="007A4AFC" w:rsidDel="00693568">
                <w:rPr>
                  <w:color w:val="000000" w:themeColor="text1"/>
                  <w:rPrChange w:id="6617" w:author="Dr Mamadou SANOGO" w:date="2023-10-25T18:15:00Z">
                    <w:rPr/>
                  </w:rPrChange>
                </w:rPr>
                <w:delText>1</w:delText>
              </w:r>
            </w:del>
            <w:del w:id="6618" w:author="Dr Mamadou SANOGO" w:date="2023-10-26T15:38:00Z">
              <w:r w:rsidRPr="007A4AFC" w:rsidDel="00CB3C42">
                <w:rPr>
                  <w:color w:val="000000" w:themeColor="text1"/>
                  <w:rPrChange w:id="6619" w:author="Dr Mamadou SANOGO" w:date="2023-10-25T18:15:00Z">
                    <w:rPr/>
                  </w:rPrChange>
                </w:rPr>
                <w:delText>4</w:delText>
              </w:r>
            </w:del>
            <w:del w:id="6620" w:author="Dr Mamadou SANOGO" w:date="2023-10-27T11:28:00Z">
              <w:r w:rsidRPr="007A4AFC" w:rsidDel="00693568">
                <w:rPr>
                  <w:color w:val="000000" w:themeColor="text1"/>
                  <w:rPrChange w:id="6621" w:author="Dr Mamadou SANOGO" w:date="2023-10-25T18:15:00Z">
                    <w:rPr/>
                  </w:rPrChange>
                </w:rPr>
                <w:delText>,28%</w:delText>
              </w:r>
            </w:del>
          </w:p>
        </w:tc>
      </w:tr>
    </w:tbl>
    <w:p w14:paraId="6577B97B" w14:textId="771F3D21" w:rsidR="0047574A" w:rsidRPr="007A4AFC" w:rsidDel="00693568" w:rsidRDefault="0047574A" w:rsidP="0047574A">
      <w:pPr>
        <w:spacing w:line="240" w:lineRule="auto"/>
        <w:rPr>
          <w:del w:id="6622" w:author="Dr Mamadou SANOGO" w:date="2023-10-27T11:28:00Z"/>
          <w:color w:val="000000" w:themeColor="text1"/>
          <w:rPrChange w:id="6623" w:author="Dr Mamadou SANOGO" w:date="2023-10-25T18:15:00Z">
            <w:rPr>
              <w:del w:id="6624" w:author="Dr Mamadou SANOGO" w:date="2023-10-27T11:28:00Z"/>
            </w:rPr>
          </w:rPrChange>
        </w:rPr>
      </w:pPr>
    </w:p>
    <w:p w14:paraId="3D1391FB" w14:textId="3662698C" w:rsidR="0047574A" w:rsidRPr="007A4AFC" w:rsidDel="00693568" w:rsidRDefault="0047574A" w:rsidP="0047574A">
      <w:pPr>
        <w:spacing w:line="240" w:lineRule="auto"/>
        <w:rPr>
          <w:del w:id="6625" w:author="Dr Mamadou SANOGO" w:date="2023-10-27T11:28:00Z"/>
          <w:color w:val="000000" w:themeColor="text1"/>
          <w:szCs w:val="24"/>
          <w:rPrChange w:id="6626" w:author="Dr Mamadou SANOGO" w:date="2023-10-25T18:15:00Z">
            <w:rPr>
              <w:del w:id="6627" w:author="Dr Mamadou SANOGO" w:date="2023-10-27T11:28:00Z"/>
              <w:szCs w:val="24"/>
            </w:rPr>
          </w:rPrChange>
        </w:rPr>
      </w:pPr>
      <w:del w:id="6628" w:author="Dr Mamadou SANOGO" w:date="2023-10-27T11:28:00Z">
        <w:r w:rsidRPr="007A4AFC" w:rsidDel="00693568">
          <w:rPr>
            <w:color w:val="000000" w:themeColor="text1"/>
            <w:szCs w:val="24"/>
            <w:rPrChange w:id="6629" w:author="Dr Mamadou SANOGO" w:date="2023-10-25T18:15:00Z">
              <w:rPr>
                <w:szCs w:val="24"/>
              </w:rPr>
            </w:rPrChange>
          </w:rPr>
          <w:br w:type="page"/>
        </w:r>
      </w:del>
    </w:p>
    <w:p w14:paraId="1E851D2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0" w:author="Dr Mamadou SANOGO" w:date="2023-10-25T18:15:00Z">
            <w:rPr>
              <w:color w:val="000000"/>
              <w:szCs w:val="24"/>
            </w:rPr>
          </w:rPrChange>
        </w:rPr>
      </w:pPr>
    </w:p>
    <w:p w14:paraId="73BB82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1" w:author="Dr Mamadou SANOGO" w:date="2023-10-25T18:15:00Z">
            <w:rPr>
              <w:color w:val="000000"/>
              <w:szCs w:val="24"/>
            </w:rPr>
          </w:rPrChange>
        </w:rPr>
      </w:pPr>
    </w:p>
    <w:p w14:paraId="7B8B8BC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2" w:author="Dr Mamadou SANOGO" w:date="2023-10-25T18:15:00Z">
            <w:rPr>
              <w:color w:val="000000"/>
              <w:szCs w:val="24"/>
            </w:rPr>
          </w:rPrChange>
        </w:rPr>
      </w:pPr>
    </w:p>
    <w:p w14:paraId="337EFC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3" w:author="Dr Mamadou SANOGO" w:date="2023-10-25T18:15:00Z">
            <w:rPr>
              <w:color w:val="000000"/>
              <w:szCs w:val="24"/>
            </w:rPr>
          </w:rPrChange>
        </w:rPr>
      </w:pPr>
    </w:p>
    <w:p w14:paraId="29AE9F81"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4" w:author="Dr Mamadou SANOGO" w:date="2023-10-25T18:15:00Z">
            <w:rPr>
              <w:color w:val="000000"/>
              <w:szCs w:val="24"/>
            </w:rPr>
          </w:rPrChange>
        </w:rPr>
      </w:pPr>
    </w:p>
    <w:p w14:paraId="2B29EABC"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5" w:author="Dr Mamadou SANOGO" w:date="2023-10-25T18:15:00Z">
            <w:rPr>
              <w:color w:val="000000"/>
              <w:szCs w:val="24"/>
            </w:rPr>
          </w:rPrChange>
        </w:rPr>
      </w:pPr>
    </w:p>
    <w:p w14:paraId="021F0418" w14:textId="1A0FADC8" w:rsidR="00945446" w:rsidRPr="007A4AFC" w:rsidRDefault="00945446" w:rsidP="00945446">
      <w:pPr>
        <w:widowControl w:val="0"/>
        <w:autoSpaceDE w:val="0"/>
        <w:autoSpaceDN w:val="0"/>
        <w:adjustRightInd w:val="0"/>
        <w:spacing w:line="240" w:lineRule="auto"/>
        <w:ind w:right="9"/>
        <w:rPr>
          <w:color w:val="000000" w:themeColor="text1"/>
          <w:szCs w:val="24"/>
          <w:rPrChange w:id="6636" w:author="Dr Mamadou SANOGO" w:date="2023-10-25T18:15:00Z">
            <w:rPr>
              <w:color w:val="000000"/>
              <w:szCs w:val="24"/>
            </w:rPr>
          </w:rPrChange>
        </w:rPr>
      </w:pPr>
    </w:p>
    <w:p w14:paraId="668AA14B" w14:textId="77777777" w:rsidR="005A55FB" w:rsidRPr="007A4AFC" w:rsidRDefault="005A55FB" w:rsidP="00945446">
      <w:pPr>
        <w:widowControl w:val="0"/>
        <w:autoSpaceDE w:val="0"/>
        <w:autoSpaceDN w:val="0"/>
        <w:adjustRightInd w:val="0"/>
        <w:spacing w:line="240" w:lineRule="auto"/>
        <w:ind w:right="9"/>
        <w:rPr>
          <w:color w:val="000000" w:themeColor="text1"/>
          <w:szCs w:val="24"/>
          <w:rPrChange w:id="6637" w:author="Dr Mamadou SANOGO" w:date="2023-10-25T18:15:00Z">
            <w:rPr>
              <w:color w:val="000000"/>
              <w:szCs w:val="24"/>
            </w:rPr>
          </w:rPrChange>
        </w:rPr>
      </w:pPr>
    </w:p>
    <w:p w14:paraId="7AECBF5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8" w:author="Dr Mamadou SANOGO" w:date="2023-10-25T18:15:00Z">
            <w:rPr>
              <w:color w:val="000000"/>
              <w:szCs w:val="24"/>
            </w:rPr>
          </w:rPrChange>
        </w:rPr>
      </w:pPr>
    </w:p>
    <w:p w14:paraId="6776714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39" w:author="Dr Mamadou SANOGO" w:date="2023-10-25T18:15:00Z">
            <w:rPr>
              <w:color w:val="000000"/>
              <w:szCs w:val="24"/>
            </w:rPr>
          </w:rPrChange>
        </w:rPr>
      </w:pPr>
    </w:p>
    <w:p w14:paraId="45E3E85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40" w:author="Dr Mamadou SANOGO" w:date="2023-10-25T18:15:00Z">
            <w:rPr>
              <w:color w:val="000000"/>
              <w:szCs w:val="24"/>
            </w:rPr>
          </w:rPrChange>
        </w:rPr>
      </w:pPr>
    </w:p>
    <w:p w14:paraId="535512A4"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41" w:author="Dr Mamadou SANOGO" w:date="2023-10-25T18:15:00Z">
            <w:rPr>
              <w:color w:val="000000"/>
              <w:szCs w:val="24"/>
            </w:rPr>
          </w:rPrChange>
        </w:rPr>
      </w:pPr>
    </w:p>
    <w:p w14:paraId="01B910E6"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42" w:author="Dr Mamadou SANOGO" w:date="2023-10-25T18:15:00Z">
            <w:rPr>
              <w:color w:val="000000"/>
              <w:szCs w:val="24"/>
            </w:rPr>
          </w:rPrChange>
        </w:rPr>
      </w:pPr>
    </w:p>
    <w:p w14:paraId="33C9E993"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43" w:author="Dr Mamadou SANOGO" w:date="2023-10-25T18:15:00Z">
            <w:rPr>
              <w:color w:val="000000"/>
              <w:szCs w:val="24"/>
            </w:rPr>
          </w:rPrChange>
        </w:rPr>
      </w:pPr>
    </w:p>
    <w:p w14:paraId="641271B6" w14:textId="37FA2360" w:rsidR="00945446" w:rsidRDefault="00945446" w:rsidP="00945446">
      <w:pPr>
        <w:widowControl w:val="0"/>
        <w:autoSpaceDE w:val="0"/>
        <w:autoSpaceDN w:val="0"/>
        <w:adjustRightInd w:val="0"/>
        <w:ind w:right="9"/>
        <w:rPr>
          <w:ins w:id="6644" w:author="Dr Mamadou SANOGO" w:date="2023-10-27T11:29:00Z"/>
          <w:color w:val="000000" w:themeColor="text1"/>
          <w:szCs w:val="24"/>
        </w:rPr>
      </w:pPr>
    </w:p>
    <w:p w14:paraId="122BDD63" w14:textId="37D8EBB1" w:rsidR="00693568" w:rsidRDefault="00693568" w:rsidP="00945446">
      <w:pPr>
        <w:widowControl w:val="0"/>
        <w:autoSpaceDE w:val="0"/>
        <w:autoSpaceDN w:val="0"/>
        <w:adjustRightInd w:val="0"/>
        <w:ind w:right="9"/>
        <w:rPr>
          <w:ins w:id="6645" w:author="Dr Mamadou SANOGO" w:date="2023-10-27T11:29:00Z"/>
          <w:color w:val="000000" w:themeColor="text1"/>
          <w:szCs w:val="24"/>
        </w:rPr>
      </w:pPr>
    </w:p>
    <w:p w14:paraId="17D6BF25" w14:textId="4146C2B0" w:rsidR="00693568" w:rsidRDefault="00693568" w:rsidP="00945446">
      <w:pPr>
        <w:widowControl w:val="0"/>
        <w:autoSpaceDE w:val="0"/>
        <w:autoSpaceDN w:val="0"/>
        <w:adjustRightInd w:val="0"/>
        <w:ind w:right="9"/>
        <w:rPr>
          <w:ins w:id="6646" w:author="Dr Mamadou SANOGO" w:date="2023-10-27T11:29:00Z"/>
          <w:color w:val="000000" w:themeColor="text1"/>
          <w:szCs w:val="24"/>
        </w:rPr>
      </w:pPr>
    </w:p>
    <w:p w14:paraId="52A7C070" w14:textId="6702555D" w:rsidR="00693568" w:rsidRDefault="00693568" w:rsidP="00945446">
      <w:pPr>
        <w:widowControl w:val="0"/>
        <w:autoSpaceDE w:val="0"/>
        <w:autoSpaceDN w:val="0"/>
        <w:adjustRightInd w:val="0"/>
        <w:ind w:right="9"/>
        <w:rPr>
          <w:ins w:id="6647" w:author="Dr Mamadou SANOGO" w:date="2023-10-27T11:29:00Z"/>
          <w:color w:val="000000" w:themeColor="text1"/>
          <w:szCs w:val="24"/>
        </w:rPr>
      </w:pPr>
    </w:p>
    <w:p w14:paraId="5F91CC7D" w14:textId="36BBBA9E" w:rsidR="00693568" w:rsidRDefault="00693568" w:rsidP="00945446">
      <w:pPr>
        <w:widowControl w:val="0"/>
        <w:autoSpaceDE w:val="0"/>
        <w:autoSpaceDN w:val="0"/>
        <w:adjustRightInd w:val="0"/>
        <w:ind w:right="9"/>
        <w:rPr>
          <w:ins w:id="6648" w:author="Dr Mamadou SANOGO" w:date="2023-10-27T11:29:00Z"/>
          <w:color w:val="000000" w:themeColor="text1"/>
          <w:szCs w:val="24"/>
        </w:rPr>
      </w:pPr>
    </w:p>
    <w:p w14:paraId="5AF30FCC" w14:textId="23BC7334" w:rsidR="00693568" w:rsidRDefault="00693568" w:rsidP="00945446">
      <w:pPr>
        <w:widowControl w:val="0"/>
        <w:autoSpaceDE w:val="0"/>
        <w:autoSpaceDN w:val="0"/>
        <w:adjustRightInd w:val="0"/>
        <w:ind w:right="9"/>
        <w:rPr>
          <w:ins w:id="6649" w:author="Dr Mamadou SANOGO" w:date="2023-10-27T11:29:00Z"/>
          <w:color w:val="000000" w:themeColor="text1"/>
          <w:szCs w:val="24"/>
        </w:rPr>
      </w:pPr>
    </w:p>
    <w:p w14:paraId="0F9C50FC" w14:textId="47D36AF5" w:rsidR="00693568" w:rsidRDefault="00693568" w:rsidP="00945446">
      <w:pPr>
        <w:widowControl w:val="0"/>
        <w:autoSpaceDE w:val="0"/>
        <w:autoSpaceDN w:val="0"/>
        <w:adjustRightInd w:val="0"/>
        <w:ind w:right="9"/>
        <w:rPr>
          <w:ins w:id="6650" w:author="Dr Mamadou SANOGO" w:date="2023-10-27T11:29:00Z"/>
          <w:color w:val="000000" w:themeColor="text1"/>
          <w:szCs w:val="24"/>
        </w:rPr>
      </w:pPr>
    </w:p>
    <w:p w14:paraId="14BB147F" w14:textId="133DBCB7" w:rsidR="00693568" w:rsidRDefault="00693568" w:rsidP="00945446">
      <w:pPr>
        <w:widowControl w:val="0"/>
        <w:autoSpaceDE w:val="0"/>
        <w:autoSpaceDN w:val="0"/>
        <w:adjustRightInd w:val="0"/>
        <w:ind w:right="9"/>
        <w:rPr>
          <w:ins w:id="6651" w:author="Dr Mamadou SANOGO" w:date="2023-10-27T11:29:00Z"/>
          <w:color w:val="000000" w:themeColor="text1"/>
          <w:szCs w:val="24"/>
        </w:rPr>
      </w:pPr>
    </w:p>
    <w:p w14:paraId="427D703A" w14:textId="6147404D" w:rsidR="00693568" w:rsidRDefault="00693568" w:rsidP="00945446">
      <w:pPr>
        <w:widowControl w:val="0"/>
        <w:autoSpaceDE w:val="0"/>
        <w:autoSpaceDN w:val="0"/>
        <w:adjustRightInd w:val="0"/>
        <w:ind w:right="9"/>
        <w:rPr>
          <w:ins w:id="6652" w:author="Dr Mamadou SANOGO" w:date="2023-10-27T11:29:00Z"/>
          <w:color w:val="000000" w:themeColor="text1"/>
          <w:szCs w:val="24"/>
        </w:rPr>
      </w:pPr>
    </w:p>
    <w:p w14:paraId="057AC502" w14:textId="51E49AF1" w:rsidR="00693568" w:rsidRDefault="00693568" w:rsidP="00945446">
      <w:pPr>
        <w:widowControl w:val="0"/>
        <w:autoSpaceDE w:val="0"/>
        <w:autoSpaceDN w:val="0"/>
        <w:adjustRightInd w:val="0"/>
        <w:ind w:right="9"/>
        <w:rPr>
          <w:ins w:id="6653" w:author="Dr Mamadou SANOGO" w:date="2023-10-27T11:30:00Z"/>
          <w:color w:val="000000" w:themeColor="text1"/>
          <w:szCs w:val="24"/>
        </w:rPr>
      </w:pPr>
    </w:p>
    <w:p w14:paraId="4A18F8C0" w14:textId="3B0BB87D" w:rsidR="00693568" w:rsidRDefault="00693568" w:rsidP="00945446">
      <w:pPr>
        <w:widowControl w:val="0"/>
        <w:autoSpaceDE w:val="0"/>
        <w:autoSpaceDN w:val="0"/>
        <w:adjustRightInd w:val="0"/>
        <w:ind w:right="9"/>
        <w:rPr>
          <w:ins w:id="6654" w:author="Dr Mamadou SANOGO" w:date="2023-10-27T11:30:00Z"/>
          <w:color w:val="000000" w:themeColor="text1"/>
          <w:szCs w:val="24"/>
        </w:rPr>
      </w:pPr>
    </w:p>
    <w:p w14:paraId="4BB16BFA" w14:textId="79DEE07D" w:rsidR="00693568" w:rsidRDefault="00693568" w:rsidP="00945446">
      <w:pPr>
        <w:widowControl w:val="0"/>
        <w:autoSpaceDE w:val="0"/>
        <w:autoSpaceDN w:val="0"/>
        <w:adjustRightInd w:val="0"/>
        <w:ind w:right="9"/>
        <w:rPr>
          <w:ins w:id="6655" w:author="Dr Mamadou SANOGO" w:date="2023-10-27T11:30:00Z"/>
          <w:color w:val="000000" w:themeColor="text1"/>
          <w:szCs w:val="24"/>
        </w:rPr>
      </w:pPr>
    </w:p>
    <w:p w14:paraId="76571D1C" w14:textId="56FB94B5" w:rsidR="00693568" w:rsidRDefault="00693568" w:rsidP="00945446">
      <w:pPr>
        <w:widowControl w:val="0"/>
        <w:autoSpaceDE w:val="0"/>
        <w:autoSpaceDN w:val="0"/>
        <w:adjustRightInd w:val="0"/>
        <w:ind w:right="9"/>
        <w:rPr>
          <w:ins w:id="6656" w:author="Dr Mamadou SANOGO" w:date="2023-10-27T11:30:00Z"/>
          <w:color w:val="000000" w:themeColor="text1"/>
          <w:szCs w:val="24"/>
        </w:rPr>
      </w:pPr>
    </w:p>
    <w:p w14:paraId="0C84D5B9" w14:textId="1AF72985" w:rsidR="00693568" w:rsidRDefault="00693568" w:rsidP="00945446">
      <w:pPr>
        <w:widowControl w:val="0"/>
        <w:autoSpaceDE w:val="0"/>
        <w:autoSpaceDN w:val="0"/>
        <w:adjustRightInd w:val="0"/>
        <w:ind w:right="9"/>
        <w:rPr>
          <w:ins w:id="6657" w:author="Dr Mamadou SANOGO" w:date="2023-10-27T11:30:00Z"/>
          <w:color w:val="000000" w:themeColor="text1"/>
          <w:szCs w:val="24"/>
        </w:rPr>
      </w:pPr>
    </w:p>
    <w:p w14:paraId="170089A5" w14:textId="77777777" w:rsidR="00693568" w:rsidRPr="007A4AFC" w:rsidRDefault="00693568" w:rsidP="00945446">
      <w:pPr>
        <w:widowControl w:val="0"/>
        <w:autoSpaceDE w:val="0"/>
        <w:autoSpaceDN w:val="0"/>
        <w:adjustRightInd w:val="0"/>
        <w:spacing w:line="240" w:lineRule="auto"/>
        <w:ind w:right="9"/>
        <w:rPr>
          <w:color w:val="000000" w:themeColor="text1"/>
          <w:szCs w:val="24"/>
          <w:rPrChange w:id="6658" w:author="Dr Mamadou SANOGO" w:date="2023-10-25T18:15:00Z">
            <w:rPr>
              <w:color w:val="000000"/>
              <w:szCs w:val="24"/>
            </w:rPr>
          </w:rPrChange>
        </w:rPr>
      </w:pPr>
    </w:p>
    <w:p w14:paraId="32A144A2"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59" w:author="Dr Mamadou SANOGO" w:date="2023-10-25T18:15:00Z">
            <w:rPr>
              <w:color w:val="000000"/>
              <w:szCs w:val="24"/>
            </w:rPr>
          </w:rPrChange>
        </w:rPr>
      </w:pPr>
    </w:p>
    <w:p w14:paraId="6FD2DBCE"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60" w:author="Dr Mamadou SANOGO" w:date="2023-10-25T18:15:00Z">
            <w:rPr>
              <w:color w:val="000000"/>
              <w:szCs w:val="24"/>
            </w:rPr>
          </w:rPrChange>
        </w:rPr>
      </w:pPr>
    </w:p>
    <w:p w14:paraId="07476FB1" w14:textId="6D1F2E70" w:rsidR="00945446" w:rsidRDefault="00945446" w:rsidP="00945446">
      <w:pPr>
        <w:widowControl w:val="0"/>
        <w:autoSpaceDE w:val="0"/>
        <w:autoSpaceDN w:val="0"/>
        <w:adjustRightInd w:val="0"/>
        <w:spacing w:line="240" w:lineRule="auto"/>
        <w:ind w:right="9"/>
        <w:rPr>
          <w:ins w:id="6661" w:author="Dr Mamadou SANOGO" w:date="2023-10-27T15:21:00Z"/>
          <w:color w:val="000000" w:themeColor="text1"/>
          <w:szCs w:val="24"/>
        </w:rPr>
      </w:pPr>
    </w:p>
    <w:p w14:paraId="60457D51" w14:textId="5102A442" w:rsidR="00356D2D" w:rsidRDefault="00356D2D" w:rsidP="00945446">
      <w:pPr>
        <w:widowControl w:val="0"/>
        <w:autoSpaceDE w:val="0"/>
        <w:autoSpaceDN w:val="0"/>
        <w:adjustRightInd w:val="0"/>
        <w:spacing w:line="240" w:lineRule="auto"/>
        <w:ind w:right="9"/>
        <w:rPr>
          <w:ins w:id="6662" w:author="Dr Mamadou SANOGO" w:date="2023-10-27T15:21:00Z"/>
          <w:color w:val="000000" w:themeColor="text1"/>
          <w:szCs w:val="24"/>
        </w:rPr>
      </w:pPr>
    </w:p>
    <w:p w14:paraId="6D6447EC" w14:textId="799F4D0C" w:rsidR="00356D2D" w:rsidRDefault="00356D2D" w:rsidP="00945446">
      <w:pPr>
        <w:widowControl w:val="0"/>
        <w:autoSpaceDE w:val="0"/>
        <w:autoSpaceDN w:val="0"/>
        <w:adjustRightInd w:val="0"/>
        <w:spacing w:line="240" w:lineRule="auto"/>
        <w:ind w:right="9"/>
        <w:rPr>
          <w:ins w:id="6663" w:author="Dr Mamadou SANOGO" w:date="2023-10-27T15:21:00Z"/>
          <w:color w:val="000000" w:themeColor="text1"/>
          <w:szCs w:val="24"/>
        </w:rPr>
      </w:pPr>
    </w:p>
    <w:p w14:paraId="6F5BB1A1" w14:textId="59E427F8" w:rsidR="00356D2D" w:rsidRDefault="00356D2D" w:rsidP="00945446">
      <w:pPr>
        <w:widowControl w:val="0"/>
        <w:autoSpaceDE w:val="0"/>
        <w:autoSpaceDN w:val="0"/>
        <w:adjustRightInd w:val="0"/>
        <w:spacing w:line="240" w:lineRule="auto"/>
        <w:ind w:right="9"/>
        <w:rPr>
          <w:ins w:id="6664" w:author="Dr Mamadou SANOGO" w:date="2023-10-27T15:21:00Z"/>
          <w:color w:val="000000" w:themeColor="text1"/>
          <w:szCs w:val="24"/>
        </w:rPr>
      </w:pPr>
    </w:p>
    <w:p w14:paraId="20DE4C9B" w14:textId="4505C15F" w:rsidR="00356D2D" w:rsidRDefault="00356D2D" w:rsidP="00945446">
      <w:pPr>
        <w:widowControl w:val="0"/>
        <w:autoSpaceDE w:val="0"/>
        <w:autoSpaceDN w:val="0"/>
        <w:adjustRightInd w:val="0"/>
        <w:spacing w:line="240" w:lineRule="auto"/>
        <w:ind w:right="9"/>
        <w:rPr>
          <w:ins w:id="6665" w:author="Dr Mamadou SANOGO" w:date="2023-10-27T15:21:00Z"/>
          <w:color w:val="000000" w:themeColor="text1"/>
          <w:szCs w:val="24"/>
        </w:rPr>
      </w:pPr>
    </w:p>
    <w:p w14:paraId="08D82BB6" w14:textId="0B6CCBF4" w:rsidR="00356D2D" w:rsidRDefault="00356D2D" w:rsidP="00945446">
      <w:pPr>
        <w:widowControl w:val="0"/>
        <w:autoSpaceDE w:val="0"/>
        <w:autoSpaceDN w:val="0"/>
        <w:adjustRightInd w:val="0"/>
        <w:spacing w:line="240" w:lineRule="auto"/>
        <w:ind w:right="9"/>
        <w:rPr>
          <w:ins w:id="6666" w:author="Dr Mamadou SANOGO" w:date="2023-10-27T15:21:00Z"/>
          <w:color w:val="000000" w:themeColor="text1"/>
          <w:szCs w:val="24"/>
        </w:rPr>
      </w:pPr>
    </w:p>
    <w:p w14:paraId="67D8FF38" w14:textId="77777777" w:rsidR="00356D2D" w:rsidRPr="007A4AFC" w:rsidRDefault="00356D2D" w:rsidP="00945446">
      <w:pPr>
        <w:widowControl w:val="0"/>
        <w:autoSpaceDE w:val="0"/>
        <w:autoSpaceDN w:val="0"/>
        <w:adjustRightInd w:val="0"/>
        <w:spacing w:line="240" w:lineRule="auto"/>
        <w:ind w:right="9"/>
        <w:rPr>
          <w:color w:val="000000" w:themeColor="text1"/>
          <w:szCs w:val="24"/>
          <w:rPrChange w:id="6667" w:author="Dr Mamadou SANOGO" w:date="2023-10-25T18:15:00Z">
            <w:rPr>
              <w:color w:val="000000"/>
              <w:szCs w:val="24"/>
            </w:rPr>
          </w:rPrChange>
        </w:rPr>
      </w:pPr>
    </w:p>
    <w:p w14:paraId="5A948488" w14:textId="77777777" w:rsidR="00945446" w:rsidRPr="007A4AFC" w:rsidRDefault="00945446" w:rsidP="00945446">
      <w:pPr>
        <w:widowControl w:val="0"/>
        <w:autoSpaceDE w:val="0"/>
        <w:autoSpaceDN w:val="0"/>
        <w:adjustRightInd w:val="0"/>
        <w:spacing w:line="240" w:lineRule="auto"/>
        <w:ind w:right="9"/>
        <w:rPr>
          <w:color w:val="000000" w:themeColor="text1"/>
          <w:szCs w:val="24"/>
          <w:rPrChange w:id="6668" w:author="Dr Mamadou SANOGO" w:date="2023-10-25T18:15:00Z">
            <w:rPr>
              <w:color w:val="000000"/>
              <w:szCs w:val="24"/>
            </w:rPr>
          </w:rPrChange>
        </w:rPr>
      </w:pPr>
    </w:p>
    <w:p w14:paraId="0EAD4E32" w14:textId="32D7B33B" w:rsidR="00945446" w:rsidRPr="006778CD" w:rsidRDefault="00945446">
      <w:pPr>
        <w:jc w:val="center"/>
        <w:rPr>
          <w:rFonts w:eastAsiaTheme="minorHAnsi"/>
          <w:bCs/>
          <w:sz w:val="52"/>
          <w:szCs w:val="52"/>
          <w:lang w:eastAsia="en-US"/>
          <w:rPrChange w:id="6669" w:author="Dr Mamadou SANOGO" w:date="2023-10-27T14:00:00Z">
            <w:rPr>
              <w:rFonts w:eastAsiaTheme="minorHAnsi"/>
              <w:lang w:eastAsia="en-US"/>
            </w:rPr>
          </w:rPrChange>
        </w:rPr>
        <w:pPrChange w:id="6670" w:author="Dr Mamadou SANOGO" w:date="2023-10-25T13:08:00Z">
          <w:pPr>
            <w:pStyle w:val="Titre1"/>
            <w:spacing w:before="0" w:line="240" w:lineRule="auto"/>
            <w:jc w:val="center"/>
          </w:pPr>
        </w:pPrChange>
      </w:pPr>
      <w:bookmarkStart w:id="6671" w:name="_Toc145944527"/>
      <w:r w:rsidRPr="006778CD">
        <w:rPr>
          <w:rFonts w:eastAsiaTheme="minorHAnsi"/>
          <w:b/>
          <w:bCs/>
          <w:color w:val="000000" w:themeColor="text1"/>
          <w:sz w:val="52"/>
          <w:szCs w:val="52"/>
          <w:lang w:eastAsia="en-US"/>
          <w:rPrChange w:id="6672" w:author="Dr Mamadou SANOGO" w:date="2023-10-27T14:00:00Z">
            <w:rPr>
              <w:rFonts w:asciiTheme="majorHAnsi" w:eastAsiaTheme="minorHAnsi" w:hAnsiTheme="majorHAnsi"/>
              <w:b w:val="0"/>
              <w:color w:val="2E74B5" w:themeColor="accent1" w:themeShade="BF"/>
              <w:sz w:val="32"/>
              <w:lang w:eastAsia="en-US"/>
            </w:rPr>
          </w:rPrChange>
        </w:rPr>
        <w:t xml:space="preserve">Annexe </w:t>
      </w:r>
      <w:r w:rsidR="005D6B34" w:rsidRPr="006778CD">
        <w:rPr>
          <w:rFonts w:eastAsiaTheme="minorHAnsi"/>
          <w:b/>
          <w:bCs/>
          <w:color w:val="000000" w:themeColor="text1"/>
          <w:sz w:val="52"/>
          <w:szCs w:val="52"/>
          <w:lang w:eastAsia="en-US"/>
          <w:rPrChange w:id="6673" w:author="Dr Mamadou SANOGO" w:date="2023-10-27T14:00:00Z">
            <w:rPr>
              <w:rFonts w:asciiTheme="majorHAnsi" w:eastAsiaTheme="minorHAnsi" w:hAnsiTheme="majorHAnsi"/>
              <w:b w:val="0"/>
              <w:color w:val="2E74B5" w:themeColor="accent1" w:themeShade="BF"/>
              <w:sz w:val="32"/>
              <w:lang w:eastAsia="en-US"/>
            </w:rPr>
          </w:rPrChange>
        </w:rPr>
        <w:t>2</w:t>
      </w:r>
      <w:r w:rsidRPr="006778CD">
        <w:rPr>
          <w:rFonts w:eastAsiaTheme="minorHAnsi"/>
          <w:b/>
          <w:bCs/>
          <w:color w:val="000000" w:themeColor="text1"/>
          <w:sz w:val="52"/>
          <w:szCs w:val="52"/>
          <w:lang w:eastAsia="en-US"/>
          <w:rPrChange w:id="6674" w:author="Dr Mamadou SANOGO" w:date="2023-10-27T14:00:00Z">
            <w:rPr>
              <w:rFonts w:asciiTheme="majorHAnsi" w:eastAsiaTheme="minorHAnsi" w:hAnsiTheme="majorHAnsi"/>
              <w:b w:val="0"/>
              <w:color w:val="2E74B5" w:themeColor="accent1" w:themeShade="BF"/>
              <w:sz w:val="32"/>
              <w:lang w:eastAsia="en-US"/>
            </w:rPr>
          </w:rPrChange>
        </w:rPr>
        <w:t xml:space="preserve">: </w:t>
      </w:r>
      <w:ins w:id="6675" w:author="Dr Mamadou SANOGO" w:date="2023-10-25T13:07:00Z">
        <w:r w:rsidR="006E33E2" w:rsidRPr="006778CD">
          <w:rPr>
            <w:rFonts w:eastAsiaTheme="minorHAnsi"/>
            <w:b/>
            <w:bCs/>
            <w:color w:val="000000" w:themeColor="text1"/>
            <w:sz w:val="52"/>
            <w:szCs w:val="52"/>
            <w:lang w:eastAsia="en-US"/>
            <w:rPrChange w:id="6676" w:author="Dr Mamadou SANOGO" w:date="2023-10-27T14:00:00Z">
              <w:rPr>
                <w:rFonts w:asciiTheme="majorHAnsi" w:eastAsiaTheme="minorHAnsi" w:hAnsiTheme="majorHAnsi"/>
                <w:b w:val="0"/>
                <w:color w:val="2E74B5" w:themeColor="accent1" w:themeShade="BF"/>
                <w:sz w:val="32"/>
                <w:lang w:eastAsia="en-US"/>
              </w:rPr>
            </w:rPrChange>
          </w:rPr>
          <w:t xml:space="preserve">Liste </w:t>
        </w:r>
      </w:ins>
      <w:ins w:id="6677" w:author="Dr Mamadou SANOGO" w:date="2023-10-25T13:08:00Z">
        <w:r w:rsidR="006E33E2" w:rsidRPr="006778CD">
          <w:rPr>
            <w:rFonts w:eastAsiaTheme="minorHAnsi"/>
            <w:b/>
            <w:bCs/>
            <w:color w:val="000000" w:themeColor="text1"/>
            <w:sz w:val="52"/>
            <w:szCs w:val="52"/>
            <w:lang w:eastAsia="en-US"/>
            <w:rPrChange w:id="6678" w:author="Dr Mamadou SANOGO" w:date="2023-10-27T14:00:00Z">
              <w:rPr>
                <w:rFonts w:asciiTheme="majorHAnsi" w:eastAsiaTheme="minorHAnsi" w:hAnsiTheme="majorHAnsi"/>
                <w:b w:val="0"/>
                <w:color w:val="2E74B5" w:themeColor="accent1" w:themeShade="BF"/>
                <w:sz w:val="32"/>
                <w:lang w:eastAsia="en-US"/>
              </w:rPr>
            </w:rPrChange>
          </w:rPr>
          <w:t>c</w:t>
        </w:r>
      </w:ins>
      <w:del w:id="6679" w:author="Dr Mamadou SANOGO" w:date="2023-10-25T13:08:00Z">
        <w:r w:rsidR="00A17646" w:rsidRPr="006778CD" w:rsidDel="006E33E2">
          <w:rPr>
            <w:rFonts w:eastAsiaTheme="minorHAnsi"/>
            <w:b/>
            <w:bCs/>
            <w:color w:val="000000" w:themeColor="text1"/>
            <w:sz w:val="52"/>
            <w:szCs w:val="52"/>
            <w:lang w:eastAsia="en-US"/>
            <w:rPrChange w:id="6680" w:author="Dr Mamadou SANOGO" w:date="2023-10-27T14:00:00Z">
              <w:rPr>
                <w:rFonts w:asciiTheme="majorHAnsi" w:eastAsiaTheme="minorHAnsi" w:hAnsiTheme="majorHAnsi"/>
                <w:b w:val="0"/>
                <w:color w:val="2E74B5" w:themeColor="accent1" w:themeShade="BF"/>
                <w:sz w:val="32"/>
                <w:lang w:eastAsia="en-US"/>
              </w:rPr>
            </w:rPrChange>
          </w:rPr>
          <w:delText>C</w:delText>
        </w:r>
      </w:del>
      <w:r w:rsidR="00A17646" w:rsidRPr="006778CD">
        <w:rPr>
          <w:rFonts w:eastAsiaTheme="minorHAnsi"/>
          <w:b/>
          <w:bCs/>
          <w:color w:val="000000" w:themeColor="text1"/>
          <w:sz w:val="52"/>
          <w:szCs w:val="52"/>
          <w:lang w:eastAsia="en-US"/>
          <w:rPrChange w:id="6681" w:author="Dr Mamadou SANOGO" w:date="2023-10-27T14:00:00Z">
            <w:rPr>
              <w:rFonts w:asciiTheme="majorHAnsi" w:eastAsiaTheme="minorHAnsi" w:hAnsiTheme="majorHAnsi"/>
              <w:b w:val="0"/>
              <w:color w:val="2E74B5" w:themeColor="accent1" w:themeShade="BF"/>
              <w:sz w:val="32"/>
              <w:lang w:eastAsia="en-US"/>
            </w:rPr>
          </w:rPrChange>
        </w:rPr>
        <w:t>omité ad h</w:t>
      </w:r>
      <w:r w:rsidR="003F416B" w:rsidRPr="006778CD">
        <w:rPr>
          <w:rFonts w:eastAsiaTheme="minorHAnsi"/>
          <w:b/>
          <w:bCs/>
          <w:color w:val="000000" w:themeColor="text1"/>
          <w:sz w:val="52"/>
          <w:szCs w:val="52"/>
          <w:lang w:eastAsia="en-US"/>
          <w:rPrChange w:id="6682" w:author="Dr Mamadou SANOGO" w:date="2023-10-27T14:00:00Z">
            <w:rPr>
              <w:rFonts w:asciiTheme="majorHAnsi" w:eastAsiaTheme="minorHAnsi" w:hAnsiTheme="majorHAnsi"/>
              <w:b w:val="0"/>
              <w:color w:val="2E74B5" w:themeColor="accent1" w:themeShade="BF"/>
              <w:sz w:val="32"/>
              <w:lang w:eastAsia="en-US"/>
            </w:rPr>
          </w:rPrChange>
        </w:rPr>
        <w:t xml:space="preserve">oc </w:t>
      </w:r>
      <w:del w:id="6683" w:author="Dr Mamadou SANOGO" w:date="2023-10-25T13:08:00Z">
        <w:r w:rsidR="003F416B" w:rsidRPr="006778CD" w:rsidDel="006E33E2">
          <w:rPr>
            <w:rFonts w:eastAsiaTheme="minorHAnsi"/>
            <w:b/>
            <w:bCs/>
            <w:color w:val="000000" w:themeColor="text1"/>
            <w:sz w:val="52"/>
            <w:szCs w:val="52"/>
            <w:lang w:eastAsia="en-US"/>
            <w:rPrChange w:id="6684" w:author="Dr Mamadou SANOGO" w:date="2023-10-27T14:00:00Z">
              <w:rPr>
                <w:rFonts w:asciiTheme="majorHAnsi" w:eastAsiaTheme="minorHAnsi" w:hAnsiTheme="majorHAnsi"/>
                <w:b w:val="0"/>
                <w:color w:val="2E74B5" w:themeColor="accent1" w:themeShade="BF"/>
                <w:sz w:val="32"/>
                <w:lang w:eastAsia="en-US"/>
              </w:rPr>
            </w:rPrChange>
          </w:rPr>
          <w:delText>de l’</w:delText>
        </w:r>
        <w:r w:rsidR="00D50088" w:rsidRPr="006778CD" w:rsidDel="006E33E2">
          <w:rPr>
            <w:rFonts w:eastAsiaTheme="minorHAnsi"/>
            <w:b/>
            <w:bCs/>
            <w:color w:val="000000" w:themeColor="text1"/>
            <w:sz w:val="52"/>
            <w:szCs w:val="52"/>
            <w:lang w:eastAsia="en-US"/>
            <w:rPrChange w:id="6685" w:author="Dr Mamadou SANOGO" w:date="2023-10-27T14:00:00Z">
              <w:rPr>
                <w:rFonts w:asciiTheme="majorHAnsi" w:eastAsiaTheme="minorHAnsi" w:hAnsiTheme="majorHAnsi"/>
                <w:b w:val="0"/>
                <w:color w:val="2E74B5" w:themeColor="accent1" w:themeShade="BF"/>
                <w:sz w:val="32"/>
                <w:lang w:eastAsia="en-US"/>
              </w:rPr>
            </w:rPrChange>
          </w:rPr>
          <w:delText>École</w:delText>
        </w:r>
        <w:r w:rsidR="00A74F80" w:rsidRPr="006778CD" w:rsidDel="006E33E2">
          <w:rPr>
            <w:rFonts w:eastAsiaTheme="minorHAnsi"/>
            <w:b/>
            <w:bCs/>
            <w:color w:val="000000" w:themeColor="text1"/>
            <w:sz w:val="52"/>
            <w:szCs w:val="52"/>
            <w:lang w:eastAsia="en-US"/>
            <w:rPrChange w:id="6686" w:author="Dr Mamadou SANOGO" w:date="2023-10-27T14:00:00Z">
              <w:rPr>
                <w:rFonts w:asciiTheme="majorHAnsi" w:eastAsiaTheme="minorHAnsi" w:hAnsiTheme="majorHAnsi"/>
                <w:b w:val="0"/>
                <w:color w:val="2E74B5" w:themeColor="accent1" w:themeShade="BF"/>
                <w:sz w:val="32"/>
                <w:lang w:eastAsia="en-US"/>
              </w:rPr>
            </w:rPrChange>
          </w:rPr>
          <w:delText xml:space="preserve"> Privée</w:delText>
        </w:r>
        <w:r w:rsidR="008C6E5B" w:rsidRPr="006778CD" w:rsidDel="006E33E2">
          <w:rPr>
            <w:rFonts w:eastAsiaTheme="minorHAnsi"/>
            <w:b/>
            <w:bCs/>
            <w:color w:val="000000" w:themeColor="text1"/>
            <w:sz w:val="52"/>
            <w:szCs w:val="52"/>
            <w:lang w:eastAsia="en-US"/>
            <w:rPrChange w:id="6687" w:author="Dr Mamadou SANOGO" w:date="2023-10-27T14:00:00Z">
              <w:rPr>
                <w:rFonts w:asciiTheme="majorHAnsi" w:eastAsiaTheme="minorHAnsi" w:hAnsiTheme="majorHAnsi"/>
                <w:b w:val="0"/>
                <w:color w:val="2E74B5" w:themeColor="accent1" w:themeShade="BF"/>
                <w:sz w:val="32"/>
                <w:lang w:eastAsia="en-US"/>
              </w:rPr>
            </w:rPrChange>
          </w:rPr>
          <w:delText xml:space="preserve"> de Santé Félix </w:delText>
        </w:r>
        <w:r w:rsidR="007D0487" w:rsidRPr="006778CD" w:rsidDel="006E33E2">
          <w:rPr>
            <w:rFonts w:eastAsiaTheme="minorHAnsi"/>
            <w:b/>
            <w:bCs/>
            <w:color w:val="000000" w:themeColor="text1"/>
            <w:sz w:val="52"/>
            <w:szCs w:val="52"/>
            <w:lang w:eastAsia="en-US"/>
            <w:rPrChange w:id="6688" w:author="Dr Mamadou SANOGO" w:date="2023-10-27T14:00:00Z">
              <w:rPr>
                <w:rFonts w:asciiTheme="majorHAnsi" w:eastAsiaTheme="minorHAnsi" w:hAnsiTheme="majorHAnsi"/>
                <w:b w:val="0"/>
                <w:color w:val="2E74B5" w:themeColor="accent1" w:themeShade="BF"/>
                <w:sz w:val="32"/>
                <w:lang w:eastAsia="en-US"/>
              </w:rPr>
            </w:rPrChange>
          </w:rPr>
          <w:delText>Houphouët</w:delText>
        </w:r>
        <w:r w:rsidR="008C6E5B" w:rsidRPr="006778CD" w:rsidDel="006E33E2">
          <w:rPr>
            <w:rFonts w:eastAsiaTheme="minorHAnsi"/>
            <w:b/>
            <w:bCs/>
            <w:color w:val="000000" w:themeColor="text1"/>
            <w:sz w:val="52"/>
            <w:szCs w:val="52"/>
            <w:lang w:eastAsia="en-US"/>
            <w:rPrChange w:id="6689" w:author="Dr Mamadou SANOGO" w:date="2023-10-27T14:00:00Z">
              <w:rPr>
                <w:rFonts w:asciiTheme="majorHAnsi" w:eastAsiaTheme="minorHAnsi" w:hAnsiTheme="majorHAnsi"/>
                <w:b w:val="0"/>
                <w:color w:val="2E74B5" w:themeColor="accent1" w:themeShade="BF"/>
                <w:sz w:val="32"/>
                <w:lang w:eastAsia="en-US"/>
              </w:rPr>
            </w:rPrChange>
          </w:rPr>
          <w:delText xml:space="preserve"> Boigny</w:delText>
        </w:r>
        <w:r w:rsidR="00B319BE" w:rsidRPr="006778CD" w:rsidDel="006E33E2">
          <w:rPr>
            <w:rFonts w:eastAsiaTheme="minorHAnsi"/>
            <w:b/>
            <w:bCs/>
            <w:color w:val="000000" w:themeColor="text1"/>
            <w:sz w:val="52"/>
            <w:szCs w:val="52"/>
            <w:lang w:eastAsia="en-US"/>
            <w:rPrChange w:id="6690" w:author="Dr Mamadou SANOGO" w:date="2023-10-27T14:00:00Z">
              <w:rPr>
                <w:rFonts w:asciiTheme="majorHAnsi" w:eastAsiaTheme="minorHAnsi" w:hAnsiTheme="majorHAnsi"/>
                <w:b w:val="0"/>
                <w:color w:val="2E74B5" w:themeColor="accent1" w:themeShade="BF"/>
                <w:sz w:val="32"/>
                <w:lang w:eastAsia="en-US"/>
              </w:rPr>
            </w:rPrChange>
          </w:rPr>
          <w:delText xml:space="preserve"> (</w:delText>
        </w:r>
        <w:r w:rsidR="003F416B" w:rsidRPr="006778CD" w:rsidDel="006E33E2">
          <w:rPr>
            <w:rFonts w:eastAsiaTheme="minorHAnsi"/>
            <w:b/>
            <w:bCs/>
            <w:color w:val="000000" w:themeColor="text1"/>
            <w:sz w:val="52"/>
            <w:szCs w:val="52"/>
            <w:lang w:eastAsia="en-US"/>
            <w:rPrChange w:id="6691" w:author="Dr Mamadou SANOGO" w:date="2023-10-27T14:00:00Z">
              <w:rPr>
                <w:rFonts w:asciiTheme="majorHAnsi" w:eastAsiaTheme="minorHAnsi" w:hAnsiTheme="majorHAnsi"/>
                <w:b w:val="0"/>
                <w:color w:val="2E74B5" w:themeColor="accent1" w:themeShade="BF"/>
                <w:sz w:val="32"/>
                <w:lang w:eastAsia="en-US"/>
              </w:rPr>
            </w:rPrChange>
          </w:rPr>
          <w:delText>EPSFé</w:delText>
        </w:r>
        <w:r w:rsidR="00B319BE" w:rsidRPr="006778CD" w:rsidDel="006E33E2">
          <w:rPr>
            <w:rFonts w:eastAsiaTheme="minorHAnsi"/>
            <w:b/>
            <w:bCs/>
            <w:color w:val="000000" w:themeColor="text1"/>
            <w:sz w:val="52"/>
            <w:szCs w:val="52"/>
            <w:lang w:eastAsia="en-US"/>
            <w:rPrChange w:id="6692" w:author="Dr Mamadou SANOGO" w:date="2023-10-27T14:00:00Z">
              <w:rPr>
                <w:rFonts w:asciiTheme="majorHAnsi" w:eastAsiaTheme="minorHAnsi" w:hAnsiTheme="majorHAnsi"/>
                <w:b w:val="0"/>
                <w:color w:val="2E74B5" w:themeColor="accent1" w:themeShade="BF"/>
                <w:sz w:val="32"/>
                <w:lang w:eastAsia="en-US"/>
              </w:rPr>
            </w:rPrChange>
          </w:rPr>
          <w:delText>)</w:delText>
        </w:r>
      </w:del>
      <w:bookmarkEnd w:id="6671"/>
    </w:p>
    <w:p w14:paraId="299D8026" w14:textId="77777777" w:rsidR="00945446" w:rsidRPr="007A4AFC" w:rsidRDefault="00945446" w:rsidP="00945446">
      <w:pPr>
        <w:spacing w:line="240" w:lineRule="auto"/>
        <w:rPr>
          <w:color w:val="000000" w:themeColor="text1"/>
          <w:sz w:val="28"/>
          <w:szCs w:val="28"/>
          <w:rPrChange w:id="6693" w:author="Dr Mamadou SANOGO" w:date="2023-10-25T18:15:00Z">
            <w:rPr>
              <w:color w:val="000000"/>
              <w:sz w:val="28"/>
              <w:szCs w:val="28"/>
            </w:rPr>
          </w:rPrChange>
        </w:rPr>
      </w:pPr>
      <w:r w:rsidRPr="007A4AFC">
        <w:rPr>
          <w:color w:val="000000" w:themeColor="text1"/>
          <w:sz w:val="28"/>
          <w:szCs w:val="28"/>
          <w:rPrChange w:id="6694" w:author="Dr Mamadou SANOGO" w:date="2023-10-25T18:15:00Z">
            <w:rPr>
              <w:color w:val="000000"/>
              <w:sz w:val="28"/>
              <w:szCs w:val="28"/>
            </w:rPr>
          </w:rPrChange>
        </w:rPr>
        <w:br w:type="page"/>
      </w:r>
    </w:p>
    <w:p w14:paraId="09A474A4" w14:textId="77777777" w:rsidR="000E0336" w:rsidRPr="007A4AFC" w:rsidRDefault="000E0336" w:rsidP="000E0336">
      <w:pPr>
        <w:spacing w:line="276" w:lineRule="auto"/>
        <w:rPr>
          <w:ins w:id="6695" w:author="Dr Mamadou SANOGO" w:date="2023-10-25T13:23:00Z"/>
          <w:rFonts w:eastAsia="Calibri" w:cs="Calibri"/>
          <w:b/>
          <w:color w:val="000000" w:themeColor="text1"/>
          <w:sz w:val="40"/>
          <w:rPrChange w:id="6696" w:author="Dr Mamadou SANOGO" w:date="2023-10-25T18:15:00Z">
            <w:rPr>
              <w:ins w:id="6697" w:author="Dr Mamadou SANOGO" w:date="2023-10-25T13:23:00Z"/>
              <w:rFonts w:eastAsia="Calibri" w:cs="Calibri"/>
              <w:b/>
              <w:sz w:val="40"/>
            </w:rPr>
          </w:rPrChange>
        </w:rPr>
      </w:pPr>
      <w:ins w:id="6698" w:author="Dr Mamadou SANOGO" w:date="2023-10-25T13:23:00Z">
        <w:r w:rsidRPr="007A4AFC">
          <w:rPr>
            <w:noProof/>
            <w:color w:val="000000" w:themeColor="text1"/>
            <w:rPrChange w:id="6699" w:author="Dr Mamadou SANOGO" w:date="2023-10-25T18:15:00Z">
              <w:rPr>
                <w:noProof/>
              </w:rPr>
            </w:rPrChange>
          </w:rPr>
          <w:lastRenderedPageBreak/>
          <w:drawing>
            <wp:anchor distT="0" distB="0" distL="114300" distR="114300" simplePos="0" relativeHeight="251660288" behindDoc="0" locked="0" layoutInCell="1" allowOverlap="1" wp14:anchorId="5AB0CB5A" wp14:editId="4B7620EC">
              <wp:simplePos x="0" y="0"/>
              <wp:positionH relativeFrom="margin">
                <wp:align>center</wp:align>
              </wp:positionH>
              <wp:positionV relativeFrom="paragraph">
                <wp:posOffset>157</wp:posOffset>
              </wp:positionV>
              <wp:extent cx="4540102" cy="1222842"/>
              <wp:effectExtent l="19050" t="0" r="13335" b="37782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0102" cy="122284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ins>
    </w:p>
    <w:p w14:paraId="051B6F07" w14:textId="77777777" w:rsidR="000E0336" w:rsidRPr="007A4AFC" w:rsidRDefault="000E0336" w:rsidP="000E0336">
      <w:pPr>
        <w:spacing w:line="276" w:lineRule="auto"/>
        <w:jc w:val="center"/>
        <w:rPr>
          <w:ins w:id="6700" w:author="Dr Mamadou SANOGO" w:date="2023-10-25T13:23:00Z"/>
          <w:rFonts w:eastAsia="Calibri" w:cs="Calibri"/>
          <w:b/>
          <w:color w:val="000000" w:themeColor="text1"/>
          <w:sz w:val="40"/>
          <w:rPrChange w:id="6701" w:author="Dr Mamadou SANOGO" w:date="2023-10-25T18:15:00Z">
            <w:rPr>
              <w:ins w:id="6702" w:author="Dr Mamadou SANOGO" w:date="2023-10-25T13:23:00Z"/>
              <w:rFonts w:eastAsia="Calibri" w:cs="Calibri"/>
              <w:b/>
              <w:sz w:val="40"/>
            </w:rPr>
          </w:rPrChange>
        </w:rPr>
      </w:pPr>
    </w:p>
    <w:p w14:paraId="087F22E8" w14:textId="77777777" w:rsidR="000E0336" w:rsidRPr="007A4AFC" w:rsidRDefault="000E0336" w:rsidP="000E0336">
      <w:pPr>
        <w:spacing w:line="276" w:lineRule="auto"/>
        <w:jc w:val="center"/>
        <w:rPr>
          <w:ins w:id="6703" w:author="Dr Mamadou SANOGO" w:date="2023-10-25T13:23:00Z"/>
          <w:rFonts w:eastAsia="Calibri" w:cs="Calibri"/>
          <w:b/>
          <w:color w:val="000000" w:themeColor="text1"/>
          <w:sz w:val="40"/>
          <w:rPrChange w:id="6704" w:author="Dr Mamadou SANOGO" w:date="2023-10-25T18:15:00Z">
            <w:rPr>
              <w:ins w:id="6705" w:author="Dr Mamadou SANOGO" w:date="2023-10-25T13:23:00Z"/>
              <w:rFonts w:eastAsia="Calibri" w:cs="Calibri"/>
              <w:b/>
              <w:sz w:val="40"/>
            </w:rPr>
          </w:rPrChange>
        </w:rPr>
      </w:pPr>
      <w:ins w:id="6706" w:author="Dr Mamadou SANOGO" w:date="2023-10-25T13:23:00Z">
        <w:r w:rsidRPr="007A4AFC">
          <w:rPr>
            <w:rFonts w:eastAsia="Calibri" w:cs="Calibri"/>
            <w:b/>
            <w:noProof/>
            <w:color w:val="000000" w:themeColor="text1"/>
            <w:sz w:val="40"/>
            <w:rPrChange w:id="6707" w:author="Dr Mamadou SANOGO" w:date="2023-10-25T18:15:00Z">
              <w:rPr>
                <w:rFonts w:eastAsia="Calibri" w:cs="Calibri"/>
                <w:b/>
                <w:noProof/>
                <w:sz w:val="40"/>
              </w:rPr>
            </w:rPrChange>
          </w:rPr>
          <w:drawing>
            <wp:inline distT="0" distB="0" distL="0" distR="0" wp14:anchorId="0DD9E6CA" wp14:editId="7B7779D1">
              <wp:extent cx="5704840" cy="276446"/>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ins>
    </w:p>
    <w:p w14:paraId="106ADD13" w14:textId="77777777" w:rsidR="000E0336" w:rsidRPr="007A4AFC" w:rsidRDefault="000E0336" w:rsidP="000E0336">
      <w:pPr>
        <w:widowControl w:val="0"/>
        <w:autoSpaceDE w:val="0"/>
        <w:autoSpaceDN w:val="0"/>
        <w:adjustRightInd w:val="0"/>
        <w:spacing w:line="200" w:lineRule="exact"/>
        <w:ind w:right="9"/>
        <w:rPr>
          <w:ins w:id="6708" w:author="Dr Mamadou SANOGO" w:date="2023-10-25T13:23:00Z"/>
          <w:color w:val="000000" w:themeColor="text1"/>
          <w:sz w:val="20"/>
          <w:szCs w:val="20"/>
          <w:rPrChange w:id="6709" w:author="Dr Mamadou SANOGO" w:date="2023-10-25T18:15:00Z">
            <w:rPr>
              <w:ins w:id="6710" w:author="Dr Mamadou SANOGO" w:date="2023-10-25T13:23:00Z"/>
              <w:sz w:val="20"/>
              <w:szCs w:val="20"/>
            </w:rPr>
          </w:rPrChange>
        </w:rPr>
      </w:pPr>
    </w:p>
    <w:p w14:paraId="6EAFDD9E" w14:textId="06BF3F71" w:rsidR="000E0336" w:rsidRPr="00693568" w:rsidRDefault="000E0336" w:rsidP="000E0336">
      <w:pPr>
        <w:pStyle w:val="4-TextePAO"/>
        <w:spacing w:before="0" w:line="240" w:lineRule="auto"/>
        <w:ind w:firstLine="0"/>
        <w:jc w:val="center"/>
        <w:rPr>
          <w:ins w:id="6711" w:author="Dr Mamadou SANOGO" w:date="2023-10-25T13:23:00Z"/>
          <w:rFonts w:ascii="Arial Rounded MT Bold" w:hAnsi="Arial Rounded MT Bold"/>
          <w:b/>
          <w:color w:val="000000" w:themeColor="text1"/>
          <w:sz w:val="32"/>
          <w:szCs w:val="72"/>
          <w:lang w:val="fr-ML"/>
          <w:rPrChange w:id="6712" w:author="Dr Mamadou SANOGO" w:date="2023-10-27T11:30:00Z">
            <w:rPr>
              <w:ins w:id="6713" w:author="Dr Mamadou SANOGO" w:date="2023-10-25T13:23:00Z"/>
              <w:rFonts w:ascii="Cambria" w:hAnsi="Cambria" w:cstheme="minorHAnsi"/>
              <w:b/>
              <w:szCs w:val="28"/>
              <w:lang w:val="fr-ML"/>
            </w:rPr>
          </w:rPrChange>
        </w:rPr>
      </w:pPr>
      <w:ins w:id="6714" w:author="Dr Mamadou SANOGO" w:date="2023-10-25T13:23:00Z">
        <w:r w:rsidRPr="007A4AFC">
          <w:rPr>
            <w:rFonts w:ascii="Arial Rounded MT Bold" w:hAnsi="Arial Rounded MT Bold"/>
            <w:b/>
            <w:color w:val="000000" w:themeColor="text1"/>
            <w:sz w:val="32"/>
            <w:szCs w:val="72"/>
            <w:lang w:val="fr-ML"/>
            <w:rPrChange w:id="6715" w:author="Dr Mamadou SANOGO" w:date="2023-10-25T18:15:00Z">
              <w:rPr>
                <w:rFonts w:ascii="Arial Rounded MT Bold" w:hAnsi="Arial Rounded MT Bold"/>
                <w:b/>
                <w:sz w:val="32"/>
                <w:szCs w:val="72"/>
                <w:lang w:val="fr-ML"/>
              </w:rPr>
            </w:rPrChange>
          </w:rPr>
          <w:t xml:space="preserve">Liste du comité AD HOC pour l’évaluation de programme de master en </w:t>
        </w:r>
      </w:ins>
      <w:ins w:id="6716" w:author="Dr Mamadou SANOGO" w:date="2023-10-27T14:16:00Z">
        <w:del w:id="6717" w:author="Cauris Cosmetics" w:date="2023-10-27T19:25:00Z">
          <w:r w:rsidR="005A69DD" w:rsidDel="007A7899">
            <w:rPr>
              <w:rFonts w:ascii="Arial Rounded MT Bold" w:hAnsi="Arial Rounded MT Bold"/>
              <w:b/>
              <w:color w:val="000000" w:themeColor="text1"/>
              <w:sz w:val="32"/>
              <w:szCs w:val="72"/>
              <w:lang w:val="fr-ML"/>
            </w:rPr>
            <w:delText>Management des services de santé</w:delText>
          </w:r>
        </w:del>
      </w:ins>
      <w:ins w:id="6718" w:author="Cauris Cosmetics" w:date="2023-10-27T19:25:00Z">
        <w:r w:rsidR="007A7899">
          <w:rPr>
            <w:rFonts w:ascii="Arial Rounded MT Bold" w:hAnsi="Arial Rounded MT Bold"/>
            <w:b/>
            <w:color w:val="000000" w:themeColor="text1"/>
            <w:sz w:val="32"/>
            <w:szCs w:val="72"/>
            <w:lang w:val="fr-ML"/>
          </w:rPr>
          <w:t>Nutrition</w:t>
        </w:r>
      </w:ins>
    </w:p>
    <w:p w14:paraId="6BD5EDAF" w14:textId="77777777" w:rsidR="000E0336" w:rsidRPr="00693568" w:rsidRDefault="000E0336">
      <w:pPr>
        <w:pStyle w:val="4-TextePAO"/>
        <w:spacing w:before="0" w:line="240" w:lineRule="auto"/>
        <w:ind w:firstLine="0"/>
        <w:jc w:val="center"/>
        <w:rPr>
          <w:ins w:id="6719" w:author="Dr Mamadou SANOGO" w:date="2023-10-25T13:23:00Z"/>
          <w:rFonts w:ascii="Arial Rounded MT Bold" w:hAnsi="Arial Rounded MT Bold"/>
          <w:b/>
          <w:color w:val="000000" w:themeColor="text1"/>
          <w:sz w:val="32"/>
          <w:szCs w:val="72"/>
          <w:lang w:val="fr-ML"/>
          <w:rPrChange w:id="6720" w:author="Dr Mamadou SANOGO" w:date="2023-10-27T11:30:00Z">
            <w:rPr>
              <w:ins w:id="6721" w:author="Dr Mamadou SANOGO" w:date="2023-10-25T13:23:00Z"/>
              <w:rFonts w:ascii="Cambria" w:hAnsi="Cambria"/>
              <w:lang w:val="fr-CA"/>
            </w:rPr>
          </w:rPrChange>
        </w:rPr>
        <w:pPrChange w:id="6722" w:author="Dr Mamadou SANOGO" w:date="2023-10-27T11:30:00Z">
          <w:pPr>
            <w:spacing w:line="240" w:lineRule="auto"/>
          </w:pPr>
        </w:pPrChange>
      </w:pPr>
    </w:p>
    <w:p w14:paraId="090C3303" w14:textId="77777777" w:rsidR="000E0336" w:rsidRPr="007A4AFC" w:rsidRDefault="000E0336" w:rsidP="000E0336">
      <w:pPr>
        <w:spacing w:line="240" w:lineRule="auto"/>
        <w:rPr>
          <w:ins w:id="6723" w:author="Dr Mamadou SANOGO" w:date="2023-10-25T13:23:00Z"/>
          <w:rFonts w:ascii="Cambria" w:hAnsi="Cambria"/>
          <w:color w:val="000000" w:themeColor="text1"/>
          <w:lang w:val="fr-CA"/>
          <w:rPrChange w:id="6724" w:author="Dr Mamadou SANOGO" w:date="2023-10-25T18:15:00Z">
            <w:rPr>
              <w:ins w:id="6725" w:author="Dr Mamadou SANOGO" w:date="2023-10-25T13:23:00Z"/>
              <w:rFonts w:ascii="Cambria" w:hAnsi="Cambria"/>
              <w:lang w:val="fr-CA"/>
            </w:rPr>
          </w:rPrChange>
        </w:rPr>
      </w:pPr>
    </w:p>
    <w:tbl>
      <w:tblPr>
        <w:tblStyle w:val="Grilledutableau"/>
        <w:tblW w:w="0" w:type="auto"/>
        <w:jc w:val="center"/>
        <w:tblLook w:val="04A0" w:firstRow="1" w:lastRow="0" w:firstColumn="1" w:lastColumn="0" w:noHBand="0" w:noVBand="1"/>
        <w:tblPrChange w:id="6726" w:author="Dr Mamadou SANOGO" w:date="2023-10-27T14:00:00Z">
          <w:tblPr>
            <w:tblStyle w:val="Grilledutableau"/>
            <w:tblW w:w="0" w:type="auto"/>
            <w:tblLook w:val="04A0" w:firstRow="1" w:lastRow="0" w:firstColumn="1" w:lastColumn="0" w:noHBand="0" w:noVBand="1"/>
          </w:tblPr>
        </w:tblPrChange>
      </w:tblPr>
      <w:tblGrid>
        <w:gridCol w:w="2445"/>
        <w:gridCol w:w="2126"/>
        <w:gridCol w:w="5430"/>
        <w:tblGridChange w:id="6727">
          <w:tblGrid>
            <w:gridCol w:w="1838"/>
            <w:gridCol w:w="2126"/>
            <w:gridCol w:w="5430"/>
          </w:tblGrid>
        </w:tblGridChange>
      </w:tblGrid>
      <w:tr w:rsidR="007A4AFC" w:rsidRPr="007A4AFC" w14:paraId="65F98FE9" w14:textId="77777777" w:rsidTr="006778CD">
        <w:trPr>
          <w:jc w:val="center"/>
          <w:ins w:id="6728" w:author="Dr Mamadou SANOGO" w:date="2023-10-25T13:23:00Z"/>
        </w:trPr>
        <w:tc>
          <w:tcPr>
            <w:tcW w:w="1838" w:type="dxa"/>
            <w:tcPrChange w:id="6729" w:author="Dr Mamadou SANOGO" w:date="2023-10-27T14:00:00Z">
              <w:tcPr>
                <w:tcW w:w="1838" w:type="dxa"/>
              </w:tcPr>
            </w:tcPrChange>
          </w:tcPr>
          <w:p w14:paraId="340DA4E0" w14:textId="77777777" w:rsidR="000E0336" w:rsidRPr="007A4AFC" w:rsidRDefault="000E0336" w:rsidP="00D27EF1">
            <w:pPr>
              <w:spacing w:before="120" w:after="120"/>
              <w:jc w:val="center"/>
              <w:rPr>
                <w:ins w:id="6730" w:author="Dr Mamadou SANOGO" w:date="2023-10-25T13:23:00Z"/>
                <w:rFonts w:ascii="Arial Rounded MT Bold" w:hAnsi="Arial Rounded MT Bold"/>
                <w:b/>
                <w:color w:val="000000" w:themeColor="text1"/>
                <w:lang w:val="fr-CA"/>
                <w:rPrChange w:id="6731" w:author="Dr Mamadou SANOGO" w:date="2023-10-25T18:15:00Z">
                  <w:rPr>
                    <w:ins w:id="6732" w:author="Dr Mamadou SANOGO" w:date="2023-10-25T13:23:00Z"/>
                    <w:rFonts w:ascii="Arial Rounded MT Bold" w:hAnsi="Arial Rounded MT Bold"/>
                    <w:b/>
                    <w:lang w:val="fr-CA"/>
                  </w:rPr>
                </w:rPrChange>
              </w:rPr>
            </w:pPr>
            <w:bookmarkStart w:id="6733" w:name="_Hlk149131951"/>
            <w:ins w:id="6734" w:author="Dr Mamadou SANOGO" w:date="2023-10-25T13:23:00Z">
              <w:r w:rsidRPr="007A4AFC">
                <w:rPr>
                  <w:rFonts w:ascii="Arial Rounded MT Bold" w:hAnsi="Arial Rounded MT Bold"/>
                  <w:b/>
                  <w:color w:val="000000" w:themeColor="text1"/>
                  <w:lang w:val="fr-CA"/>
                  <w:rPrChange w:id="6735" w:author="Dr Mamadou SANOGO" w:date="2023-10-25T18:15:00Z">
                    <w:rPr>
                      <w:rFonts w:ascii="Arial Rounded MT Bold" w:hAnsi="Arial Rounded MT Bold"/>
                      <w:b/>
                      <w:lang w:val="fr-CA"/>
                    </w:rPr>
                  </w:rPrChange>
                </w:rPr>
                <w:t>Nom</w:t>
              </w:r>
            </w:ins>
          </w:p>
        </w:tc>
        <w:tc>
          <w:tcPr>
            <w:tcW w:w="2126" w:type="dxa"/>
            <w:tcPrChange w:id="6736" w:author="Dr Mamadou SANOGO" w:date="2023-10-27T14:00:00Z">
              <w:tcPr>
                <w:tcW w:w="2126" w:type="dxa"/>
              </w:tcPr>
            </w:tcPrChange>
          </w:tcPr>
          <w:p w14:paraId="0A7AF45A" w14:textId="77777777" w:rsidR="000E0336" w:rsidRPr="007A4AFC" w:rsidRDefault="000E0336" w:rsidP="00D27EF1">
            <w:pPr>
              <w:spacing w:before="120" w:after="120"/>
              <w:jc w:val="center"/>
              <w:rPr>
                <w:ins w:id="6737" w:author="Dr Mamadou SANOGO" w:date="2023-10-25T13:23:00Z"/>
                <w:rFonts w:ascii="Arial Rounded MT Bold" w:hAnsi="Arial Rounded MT Bold"/>
                <w:b/>
                <w:color w:val="000000" w:themeColor="text1"/>
                <w:lang w:val="fr-CA"/>
                <w:rPrChange w:id="6738" w:author="Dr Mamadou SANOGO" w:date="2023-10-25T18:15:00Z">
                  <w:rPr>
                    <w:ins w:id="6739" w:author="Dr Mamadou SANOGO" w:date="2023-10-25T13:23:00Z"/>
                    <w:rFonts w:ascii="Arial Rounded MT Bold" w:hAnsi="Arial Rounded MT Bold"/>
                    <w:b/>
                    <w:lang w:val="fr-CA"/>
                  </w:rPr>
                </w:rPrChange>
              </w:rPr>
            </w:pPr>
            <w:ins w:id="6740" w:author="Dr Mamadou SANOGO" w:date="2023-10-25T13:23:00Z">
              <w:r w:rsidRPr="007A4AFC">
                <w:rPr>
                  <w:rFonts w:ascii="Arial Rounded MT Bold" w:hAnsi="Arial Rounded MT Bold"/>
                  <w:b/>
                  <w:color w:val="000000" w:themeColor="text1"/>
                  <w:lang w:val="fr-CA"/>
                  <w:rPrChange w:id="6741" w:author="Dr Mamadou SANOGO" w:date="2023-10-25T18:15:00Z">
                    <w:rPr>
                      <w:rFonts w:ascii="Arial Rounded MT Bold" w:hAnsi="Arial Rounded MT Bold"/>
                      <w:b/>
                      <w:lang w:val="fr-CA"/>
                    </w:rPr>
                  </w:rPrChange>
                </w:rPr>
                <w:t>Prénom</w:t>
              </w:r>
            </w:ins>
          </w:p>
        </w:tc>
        <w:tc>
          <w:tcPr>
            <w:tcW w:w="5430" w:type="dxa"/>
            <w:tcPrChange w:id="6742" w:author="Dr Mamadou SANOGO" w:date="2023-10-27T14:00:00Z">
              <w:tcPr>
                <w:tcW w:w="5430" w:type="dxa"/>
              </w:tcPr>
            </w:tcPrChange>
          </w:tcPr>
          <w:p w14:paraId="29FCE568" w14:textId="77777777" w:rsidR="000E0336" w:rsidRPr="007A4AFC" w:rsidRDefault="000E0336" w:rsidP="00D27EF1">
            <w:pPr>
              <w:spacing w:before="120" w:after="120"/>
              <w:jc w:val="center"/>
              <w:rPr>
                <w:ins w:id="6743" w:author="Dr Mamadou SANOGO" w:date="2023-10-25T13:23:00Z"/>
                <w:rFonts w:ascii="Arial Rounded MT Bold" w:hAnsi="Arial Rounded MT Bold"/>
                <w:b/>
                <w:color w:val="000000" w:themeColor="text1"/>
                <w:lang w:val="fr-CA"/>
                <w:rPrChange w:id="6744" w:author="Dr Mamadou SANOGO" w:date="2023-10-25T18:15:00Z">
                  <w:rPr>
                    <w:ins w:id="6745" w:author="Dr Mamadou SANOGO" w:date="2023-10-25T13:23:00Z"/>
                    <w:rFonts w:ascii="Arial Rounded MT Bold" w:hAnsi="Arial Rounded MT Bold"/>
                    <w:b/>
                    <w:lang w:val="fr-CA"/>
                  </w:rPr>
                </w:rPrChange>
              </w:rPr>
            </w:pPr>
            <w:ins w:id="6746" w:author="Dr Mamadou SANOGO" w:date="2023-10-25T13:23:00Z">
              <w:r w:rsidRPr="007A4AFC">
                <w:rPr>
                  <w:rFonts w:ascii="Arial Rounded MT Bold" w:hAnsi="Arial Rounded MT Bold"/>
                  <w:b/>
                  <w:color w:val="000000" w:themeColor="text1"/>
                  <w:lang w:val="fr-CA"/>
                  <w:rPrChange w:id="6747" w:author="Dr Mamadou SANOGO" w:date="2023-10-25T18:15:00Z">
                    <w:rPr>
                      <w:rFonts w:ascii="Arial Rounded MT Bold" w:hAnsi="Arial Rounded MT Bold"/>
                      <w:b/>
                      <w:lang w:val="fr-CA"/>
                    </w:rPr>
                  </w:rPrChange>
                </w:rPr>
                <w:t>Statut</w:t>
              </w:r>
            </w:ins>
          </w:p>
        </w:tc>
      </w:tr>
      <w:tr w:rsidR="007A4AFC" w:rsidRPr="007A4AFC" w14:paraId="5604CE38" w14:textId="77777777" w:rsidTr="006778CD">
        <w:trPr>
          <w:jc w:val="center"/>
          <w:ins w:id="6748" w:author="Dr Mamadou SANOGO" w:date="2023-10-25T13:23:00Z"/>
        </w:trPr>
        <w:tc>
          <w:tcPr>
            <w:tcW w:w="1838" w:type="dxa"/>
            <w:tcPrChange w:id="6749" w:author="Dr Mamadou SANOGO" w:date="2023-10-27T14:00:00Z">
              <w:tcPr>
                <w:tcW w:w="1838" w:type="dxa"/>
              </w:tcPr>
            </w:tcPrChange>
          </w:tcPr>
          <w:p w14:paraId="3212C246" w14:textId="77777777" w:rsidR="000E0336" w:rsidRPr="007A4AFC" w:rsidRDefault="000E0336" w:rsidP="00D27EF1">
            <w:pPr>
              <w:spacing w:before="120" w:after="120"/>
              <w:rPr>
                <w:ins w:id="6750" w:author="Dr Mamadou SANOGO" w:date="2023-10-25T13:23:00Z"/>
                <w:rFonts w:ascii="Arial Rounded MT Bold" w:hAnsi="Arial Rounded MT Bold"/>
                <w:color w:val="000000" w:themeColor="text1"/>
                <w:lang w:val="fr-CA"/>
                <w:rPrChange w:id="6751" w:author="Dr Mamadou SANOGO" w:date="2023-10-25T18:15:00Z">
                  <w:rPr>
                    <w:ins w:id="6752" w:author="Dr Mamadou SANOGO" w:date="2023-10-25T13:23:00Z"/>
                    <w:rFonts w:ascii="Arial Rounded MT Bold" w:hAnsi="Arial Rounded MT Bold"/>
                    <w:lang w:val="fr-CA"/>
                  </w:rPr>
                </w:rPrChange>
              </w:rPr>
            </w:pPr>
            <w:ins w:id="6753" w:author="Dr Mamadou SANOGO" w:date="2023-10-25T13:23:00Z">
              <w:r w:rsidRPr="007A4AFC">
                <w:rPr>
                  <w:rFonts w:ascii="Arial Rounded MT Bold" w:hAnsi="Arial Rounded MT Bold"/>
                  <w:color w:val="000000" w:themeColor="text1"/>
                  <w:lang w:val="fr-CA"/>
                  <w:rPrChange w:id="6754" w:author="Dr Mamadou SANOGO" w:date="2023-10-25T18:15:00Z">
                    <w:rPr>
                      <w:rFonts w:ascii="Arial Rounded MT Bold" w:hAnsi="Arial Rounded MT Bold"/>
                      <w:lang w:val="fr-CA"/>
                    </w:rPr>
                  </w:rPrChange>
                </w:rPr>
                <w:t>SANOGO</w:t>
              </w:r>
            </w:ins>
          </w:p>
        </w:tc>
        <w:tc>
          <w:tcPr>
            <w:tcW w:w="2126" w:type="dxa"/>
            <w:tcPrChange w:id="6755" w:author="Dr Mamadou SANOGO" w:date="2023-10-27T14:00:00Z">
              <w:tcPr>
                <w:tcW w:w="2126" w:type="dxa"/>
              </w:tcPr>
            </w:tcPrChange>
          </w:tcPr>
          <w:p w14:paraId="14B3CF19" w14:textId="77777777" w:rsidR="000E0336" w:rsidRPr="007A4AFC" w:rsidRDefault="000E0336" w:rsidP="00D27EF1">
            <w:pPr>
              <w:spacing w:before="120" w:after="120"/>
              <w:rPr>
                <w:ins w:id="6756" w:author="Dr Mamadou SANOGO" w:date="2023-10-25T13:23:00Z"/>
                <w:rFonts w:ascii="Arial Rounded MT Bold" w:hAnsi="Arial Rounded MT Bold"/>
                <w:color w:val="000000" w:themeColor="text1"/>
                <w:lang w:val="fr-CA"/>
                <w:rPrChange w:id="6757" w:author="Dr Mamadou SANOGO" w:date="2023-10-25T18:15:00Z">
                  <w:rPr>
                    <w:ins w:id="6758" w:author="Dr Mamadou SANOGO" w:date="2023-10-25T13:23:00Z"/>
                    <w:rFonts w:ascii="Arial Rounded MT Bold" w:hAnsi="Arial Rounded MT Bold"/>
                    <w:lang w:val="fr-CA"/>
                  </w:rPr>
                </w:rPrChange>
              </w:rPr>
            </w:pPr>
            <w:ins w:id="6759" w:author="Dr Mamadou SANOGO" w:date="2023-10-25T13:23:00Z">
              <w:r w:rsidRPr="007A4AFC">
                <w:rPr>
                  <w:rFonts w:ascii="Arial Rounded MT Bold" w:hAnsi="Arial Rounded MT Bold"/>
                  <w:color w:val="000000" w:themeColor="text1"/>
                  <w:lang w:val="fr-CA"/>
                  <w:rPrChange w:id="6760" w:author="Dr Mamadou SANOGO" w:date="2023-10-25T18:15:00Z">
                    <w:rPr>
                      <w:rFonts w:ascii="Arial Rounded MT Bold" w:hAnsi="Arial Rounded MT Bold"/>
                      <w:lang w:val="fr-CA"/>
                    </w:rPr>
                  </w:rPrChange>
                </w:rPr>
                <w:t>Mamadou</w:t>
              </w:r>
            </w:ins>
          </w:p>
        </w:tc>
        <w:tc>
          <w:tcPr>
            <w:tcW w:w="5430" w:type="dxa"/>
            <w:tcPrChange w:id="6761" w:author="Dr Mamadou SANOGO" w:date="2023-10-27T14:00:00Z">
              <w:tcPr>
                <w:tcW w:w="5430" w:type="dxa"/>
              </w:tcPr>
            </w:tcPrChange>
          </w:tcPr>
          <w:p w14:paraId="511CB97D" w14:textId="77777777" w:rsidR="000E0336" w:rsidRPr="007A4AFC" w:rsidRDefault="000E0336" w:rsidP="00D27EF1">
            <w:pPr>
              <w:spacing w:before="120" w:after="120"/>
              <w:rPr>
                <w:ins w:id="6762" w:author="Dr Mamadou SANOGO" w:date="2023-10-25T13:23:00Z"/>
                <w:rFonts w:ascii="Arial Rounded MT Bold" w:hAnsi="Arial Rounded MT Bold"/>
                <w:color w:val="000000" w:themeColor="text1"/>
                <w:lang w:val="fr-CA"/>
                <w:rPrChange w:id="6763" w:author="Dr Mamadou SANOGO" w:date="2023-10-25T18:15:00Z">
                  <w:rPr>
                    <w:ins w:id="6764" w:author="Dr Mamadou SANOGO" w:date="2023-10-25T13:23:00Z"/>
                    <w:rFonts w:ascii="Arial Rounded MT Bold" w:hAnsi="Arial Rounded MT Bold"/>
                    <w:lang w:val="fr-CA"/>
                  </w:rPr>
                </w:rPrChange>
              </w:rPr>
            </w:pPr>
            <w:ins w:id="6765" w:author="Dr Mamadou SANOGO" w:date="2023-10-25T13:23:00Z">
              <w:r w:rsidRPr="007A4AFC">
                <w:rPr>
                  <w:rFonts w:ascii="Arial Rounded MT Bold" w:hAnsi="Arial Rounded MT Bold"/>
                  <w:color w:val="000000" w:themeColor="text1"/>
                  <w:lang w:val="fr-CA"/>
                  <w:rPrChange w:id="6766" w:author="Dr Mamadou SANOGO" w:date="2023-10-25T18:15:00Z">
                    <w:rPr>
                      <w:rFonts w:ascii="Arial Rounded MT Bold" w:hAnsi="Arial Rounded MT Bold"/>
                      <w:lang w:val="fr-CA"/>
                    </w:rPr>
                  </w:rPrChange>
                </w:rPr>
                <w:t>Directeur Général</w:t>
              </w:r>
            </w:ins>
          </w:p>
        </w:tc>
      </w:tr>
      <w:tr w:rsidR="007A4AFC" w:rsidRPr="007A4AFC" w14:paraId="0EE9C382" w14:textId="77777777" w:rsidTr="006778CD">
        <w:trPr>
          <w:jc w:val="center"/>
          <w:ins w:id="6767" w:author="Dr Mamadou SANOGO" w:date="2023-10-25T13:23:00Z"/>
        </w:trPr>
        <w:tc>
          <w:tcPr>
            <w:tcW w:w="1838" w:type="dxa"/>
            <w:tcPrChange w:id="6768" w:author="Dr Mamadou SANOGO" w:date="2023-10-27T14:00:00Z">
              <w:tcPr>
                <w:tcW w:w="1838" w:type="dxa"/>
              </w:tcPr>
            </w:tcPrChange>
          </w:tcPr>
          <w:p w14:paraId="11682412" w14:textId="77777777" w:rsidR="000E0336" w:rsidRPr="007A4AFC" w:rsidRDefault="000E0336" w:rsidP="00D27EF1">
            <w:pPr>
              <w:spacing w:before="120" w:after="120"/>
              <w:rPr>
                <w:ins w:id="6769" w:author="Dr Mamadou SANOGO" w:date="2023-10-25T13:23:00Z"/>
                <w:rFonts w:ascii="Arial Rounded MT Bold" w:hAnsi="Arial Rounded MT Bold"/>
                <w:color w:val="000000" w:themeColor="text1"/>
                <w:lang w:val="fr-CA"/>
                <w:rPrChange w:id="6770" w:author="Dr Mamadou SANOGO" w:date="2023-10-25T18:15:00Z">
                  <w:rPr>
                    <w:ins w:id="6771" w:author="Dr Mamadou SANOGO" w:date="2023-10-25T13:23:00Z"/>
                    <w:rFonts w:ascii="Arial Rounded MT Bold" w:hAnsi="Arial Rounded MT Bold"/>
                    <w:lang w:val="fr-CA"/>
                  </w:rPr>
                </w:rPrChange>
              </w:rPr>
            </w:pPr>
            <w:ins w:id="6772" w:author="Dr Mamadou SANOGO" w:date="2023-10-25T13:23:00Z">
              <w:r w:rsidRPr="007A4AFC">
                <w:rPr>
                  <w:rFonts w:ascii="Arial Rounded MT Bold" w:hAnsi="Arial Rounded MT Bold"/>
                  <w:color w:val="000000" w:themeColor="text1"/>
                  <w:lang w:val="fr-CA"/>
                  <w:rPrChange w:id="6773" w:author="Dr Mamadou SANOGO" w:date="2023-10-25T18:15:00Z">
                    <w:rPr>
                      <w:rFonts w:ascii="Arial Rounded MT Bold" w:hAnsi="Arial Rounded MT Bold"/>
                      <w:lang w:val="fr-CA"/>
                    </w:rPr>
                  </w:rPrChange>
                </w:rPr>
                <w:t>BERTE</w:t>
              </w:r>
            </w:ins>
          </w:p>
        </w:tc>
        <w:tc>
          <w:tcPr>
            <w:tcW w:w="2126" w:type="dxa"/>
            <w:tcPrChange w:id="6774" w:author="Dr Mamadou SANOGO" w:date="2023-10-27T14:00:00Z">
              <w:tcPr>
                <w:tcW w:w="2126" w:type="dxa"/>
              </w:tcPr>
            </w:tcPrChange>
          </w:tcPr>
          <w:p w14:paraId="633C8554" w14:textId="77777777" w:rsidR="000E0336" w:rsidRPr="007A4AFC" w:rsidRDefault="000E0336" w:rsidP="00D27EF1">
            <w:pPr>
              <w:spacing w:before="120" w:after="120"/>
              <w:rPr>
                <w:ins w:id="6775" w:author="Dr Mamadou SANOGO" w:date="2023-10-25T13:23:00Z"/>
                <w:rFonts w:ascii="Arial Rounded MT Bold" w:hAnsi="Arial Rounded MT Bold"/>
                <w:color w:val="000000" w:themeColor="text1"/>
                <w:lang w:val="fr-CA"/>
                <w:rPrChange w:id="6776" w:author="Dr Mamadou SANOGO" w:date="2023-10-25T18:15:00Z">
                  <w:rPr>
                    <w:ins w:id="6777" w:author="Dr Mamadou SANOGO" w:date="2023-10-25T13:23:00Z"/>
                    <w:rFonts w:ascii="Arial Rounded MT Bold" w:hAnsi="Arial Rounded MT Bold"/>
                    <w:lang w:val="fr-CA"/>
                  </w:rPr>
                </w:rPrChange>
              </w:rPr>
            </w:pPr>
            <w:ins w:id="6778" w:author="Dr Mamadou SANOGO" w:date="2023-10-25T13:23:00Z">
              <w:r w:rsidRPr="007A4AFC">
                <w:rPr>
                  <w:rFonts w:ascii="Arial Rounded MT Bold" w:hAnsi="Arial Rounded MT Bold"/>
                  <w:color w:val="000000" w:themeColor="text1"/>
                  <w:lang w:val="fr-CA"/>
                  <w:rPrChange w:id="6779" w:author="Dr Mamadou SANOGO" w:date="2023-10-25T18:15:00Z">
                    <w:rPr>
                      <w:rFonts w:ascii="Arial Rounded MT Bold" w:hAnsi="Arial Rounded MT Bold"/>
                      <w:lang w:val="fr-CA"/>
                    </w:rPr>
                  </w:rPrChange>
                </w:rPr>
                <w:t>Yacouba</w:t>
              </w:r>
            </w:ins>
          </w:p>
        </w:tc>
        <w:tc>
          <w:tcPr>
            <w:tcW w:w="5430" w:type="dxa"/>
            <w:tcPrChange w:id="6780" w:author="Dr Mamadou SANOGO" w:date="2023-10-27T14:00:00Z">
              <w:tcPr>
                <w:tcW w:w="5430" w:type="dxa"/>
              </w:tcPr>
            </w:tcPrChange>
          </w:tcPr>
          <w:p w14:paraId="23D3C999" w14:textId="64AAF0B1" w:rsidR="000E0336" w:rsidRPr="007A4AFC" w:rsidRDefault="000E0336" w:rsidP="00D27EF1">
            <w:pPr>
              <w:spacing w:before="120" w:after="120"/>
              <w:rPr>
                <w:ins w:id="6781" w:author="Dr Mamadou SANOGO" w:date="2023-10-25T13:23:00Z"/>
                <w:rFonts w:ascii="Arial Rounded MT Bold" w:hAnsi="Arial Rounded MT Bold"/>
                <w:color w:val="000000" w:themeColor="text1"/>
                <w:lang w:val="fr-CA"/>
                <w:rPrChange w:id="6782" w:author="Dr Mamadou SANOGO" w:date="2023-10-25T18:15:00Z">
                  <w:rPr>
                    <w:ins w:id="6783" w:author="Dr Mamadou SANOGO" w:date="2023-10-25T13:23:00Z"/>
                    <w:rFonts w:ascii="Arial Rounded MT Bold" w:hAnsi="Arial Rounded MT Bold"/>
                    <w:lang w:val="fr-CA"/>
                  </w:rPr>
                </w:rPrChange>
              </w:rPr>
            </w:pPr>
            <w:ins w:id="6784" w:author="Dr Mamadou SANOGO" w:date="2023-10-25T13:23:00Z">
              <w:r w:rsidRPr="007A4AFC">
                <w:rPr>
                  <w:rFonts w:ascii="Arial Rounded MT Bold" w:hAnsi="Arial Rounded MT Bold"/>
                  <w:color w:val="000000" w:themeColor="text1"/>
                  <w:lang w:val="fr-CA"/>
                  <w:rPrChange w:id="6785" w:author="Dr Mamadou SANOGO" w:date="2023-10-25T18:15:00Z">
                    <w:rPr>
                      <w:rFonts w:ascii="Arial Rounded MT Bold" w:hAnsi="Arial Rounded MT Bold"/>
                      <w:lang w:val="fr-CA"/>
                    </w:rPr>
                  </w:rPrChange>
                </w:rPr>
                <w:t xml:space="preserve">Directeur des </w:t>
              </w:r>
            </w:ins>
            <w:ins w:id="6786" w:author="Dr Mamadou SANOGO" w:date="2023-10-27T14:00:00Z">
              <w:r w:rsidR="006778CD" w:rsidRPr="006778CD">
                <w:rPr>
                  <w:rFonts w:ascii="Arial Rounded MT Bold" w:hAnsi="Arial Rounded MT Bold"/>
                  <w:color w:val="000000" w:themeColor="text1"/>
                  <w:lang w:val="fr-CA"/>
                </w:rPr>
                <w:t>Études</w:t>
              </w:r>
            </w:ins>
          </w:p>
        </w:tc>
      </w:tr>
      <w:tr w:rsidR="007A4AFC" w:rsidRPr="007A4AFC" w14:paraId="2D2F89F6" w14:textId="77777777" w:rsidTr="006778CD">
        <w:trPr>
          <w:jc w:val="center"/>
          <w:ins w:id="6787" w:author="Dr Mamadou SANOGO" w:date="2023-10-25T13:23:00Z"/>
        </w:trPr>
        <w:tc>
          <w:tcPr>
            <w:tcW w:w="1838" w:type="dxa"/>
            <w:tcPrChange w:id="6788" w:author="Dr Mamadou SANOGO" w:date="2023-10-27T14:00:00Z">
              <w:tcPr>
                <w:tcW w:w="1838" w:type="dxa"/>
              </w:tcPr>
            </w:tcPrChange>
          </w:tcPr>
          <w:p w14:paraId="38FE0C4C" w14:textId="0DBBD048" w:rsidR="000E0336" w:rsidRPr="007A4AFC" w:rsidRDefault="000A33A4" w:rsidP="00D27EF1">
            <w:pPr>
              <w:spacing w:before="120" w:after="120"/>
              <w:rPr>
                <w:ins w:id="6789" w:author="Dr Mamadou SANOGO" w:date="2023-10-25T13:23:00Z"/>
                <w:rFonts w:ascii="Arial Rounded MT Bold" w:hAnsi="Arial Rounded MT Bold"/>
                <w:color w:val="000000" w:themeColor="text1"/>
                <w:lang w:val="fr-CA"/>
                <w:rPrChange w:id="6790" w:author="Dr Mamadou SANOGO" w:date="2023-10-25T18:15:00Z">
                  <w:rPr>
                    <w:ins w:id="6791" w:author="Dr Mamadou SANOGO" w:date="2023-10-25T13:23:00Z"/>
                    <w:rFonts w:ascii="Arial Rounded MT Bold" w:hAnsi="Arial Rounded MT Bold"/>
                    <w:lang w:val="fr-CA"/>
                  </w:rPr>
                </w:rPrChange>
              </w:rPr>
            </w:pPr>
            <w:ins w:id="6792" w:author="Cauris Cosmetics" w:date="2023-10-27T22:51:00Z">
              <w:r>
                <w:rPr>
                  <w:rFonts w:ascii="Arial Rounded MT Bold" w:hAnsi="Arial Rounded MT Bold"/>
                  <w:color w:val="000000" w:themeColor="text1"/>
                  <w:lang w:val="fr-CA"/>
                </w:rPr>
                <w:t>SANGARE</w:t>
              </w:r>
            </w:ins>
            <w:ins w:id="6793" w:author="Dr Mamadou SANOGO" w:date="2023-10-27T15:12:00Z">
              <w:del w:id="6794" w:author="Cauris Cosmetics" w:date="2023-10-27T22:51:00Z">
                <w:r w:rsidR="00356D2D" w:rsidDel="000A33A4">
                  <w:rPr>
                    <w:rFonts w:ascii="Arial Rounded MT Bold" w:hAnsi="Arial Rounded MT Bold"/>
                    <w:color w:val="000000" w:themeColor="text1"/>
                    <w:lang w:val="fr-CA"/>
                  </w:rPr>
                  <w:delText>TRAORE</w:delText>
                </w:r>
              </w:del>
            </w:ins>
          </w:p>
        </w:tc>
        <w:tc>
          <w:tcPr>
            <w:tcW w:w="2126" w:type="dxa"/>
            <w:tcPrChange w:id="6795" w:author="Dr Mamadou SANOGO" w:date="2023-10-27T14:00:00Z">
              <w:tcPr>
                <w:tcW w:w="2126" w:type="dxa"/>
              </w:tcPr>
            </w:tcPrChange>
          </w:tcPr>
          <w:p w14:paraId="052A90B0" w14:textId="7D36CFBD" w:rsidR="000E0336" w:rsidRPr="007A4AFC" w:rsidRDefault="000A33A4" w:rsidP="00D27EF1">
            <w:pPr>
              <w:spacing w:before="120" w:after="120"/>
              <w:rPr>
                <w:ins w:id="6796" w:author="Dr Mamadou SANOGO" w:date="2023-10-25T13:23:00Z"/>
                <w:rFonts w:ascii="Arial Rounded MT Bold" w:hAnsi="Arial Rounded MT Bold"/>
                <w:color w:val="000000" w:themeColor="text1"/>
                <w:lang w:val="fr-CA"/>
                <w:rPrChange w:id="6797" w:author="Dr Mamadou SANOGO" w:date="2023-10-25T18:15:00Z">
                  <w:rPr>
                    <w:ins w:id="6798" w:author="Dr Mamadou SANOGO" w:date="2023-10-25T13:23:00Z"/>
                    <w:rFonts w:ascii="Arial Rounded MT Bold" w:hAnsi="Arial Rounded MT Bold"/>
                    <w:lang w:val="fr-CA"/>
                  </w:rPr>
                </w:rPrChange>
              </w:rPr>
            </w:pPr>
            <w:ins w:id="6799" w:author="Cauris Cosmetics" w:date="2023-10-27T22:51:00Z">
              <w:r>
                <w:rPr>
                  <w:rFonts w:ascii="Arial Rounded MT Bold" w:hAnsi="Arial Rounded MT Bold"/>
                  <w:color w:val="000000" w:themeColor="text1"/>
                  <w:lang w:val="fr-CA"/>
                </w:rPr>
                <w:t>Ibrahi</w:t>
              </w:r>
            </w:ins>
            <w:ins w:id="6800" w:author="Cauris Cosmetics" w:date="2023-10-27T22:52:00Z">
              <w:r>
                <w:rPr>
                  <w:rFonts w:ascii="Arial Rounded MT Bold" w:hAnsi="Arial Rounded MT Bold"/>
                  <w:color w:val="000000" w:themeColor="text1"/>
                  <w:lang w:val="fr-CA"/>
                </w:rPr>
                <w:t>m Tassi</w:t>
              </w:r>
            </w:ins>
            <w:ins w:id="6801" w:author="Dr Mamadou SANOGO" w:date="2023-10-27T15:12:00Z">
              <w:del w:id="6802" w:author="Cauris Cosmetics" w:date="2023-10-27T22:51:00Z">
                <w:r w:rsidR="00356D2D" w:rsidDel="000A33A4">
                  <w:rPr>
                    <w:rFonts w:ascii="Arial Rounded MT Bold" w:hAnsi="Arial Rounded MT Bold"/>
                    <w:color w:val="000000" w:themeColor="text1"/>
                    <w:lang w:val="fr-CA"/>
                  </w:rPr>
                  <w:delText>Moussa</w:delText>
                </w:r>
              </w:del>
            </w:ins>
          </w:p>
        </w:tc>
        <w:tc>
          <w:tcPr>
            <w:tcW w:w="5430" w:type="dxa"/>
            <w:tcPrChange w:id="6803" w:author="Dr Mamadou SANOGO" w:date="2023-10-27T14:00:00Z">
              <w:tcPr>
                <w:tcW w:w="5430" w:type="dxa"/>
              </w:tcPr>
            </w:tcPrChange>
          </w:tcPr>
          <w:p w14:paraId="4CFD5194" w14:textId="77777777" w:rsidR="000E0336" w:rsidRPr="007A4AFC" w:rsidRDefault="000E0336" w:rsidP="00D27EF1">
            <w:pPr>
              <w:spacing w:before="120" w:after="120"/>
              <w:rPr>
                <w:ins w:id="6804" w:author="Dr Mamadou SANOGO" w:date="2023-10-25T13:23:00Z"/>
                <w:rFonts w:ascii="Arial Rounded MT Bold" w:hAnsi="Arial Rounded MT Bold"/>
                <w:color w:val="000000" w:themeColor="text1"/>
                <w:lang w:val="fr-CA"/>
                <w:rPrChange w:id="6805" w:author="Dr Mamadou SANOGO" w:date="2023-10-25T18:15:00Z">
                  <w:rPr>
                    <w:ins w:id="6806" w:author="Dr Mamadou SANOGO" w:date="2023-10-25T13:23:00Z"/>
                    <w:rFonts w:ascii="Arial Rounded MT Bold" w:hAnsi="Arial Rounded MT Bold"/>
                    <w:lang w:val="fr-CA"/>
                  </w:rPr>
                </w:rPrChange>
              </w:rPr>
            </w:pPr>
            <w:ins w:id="6807" w:author="Dr Mamadou SANOGO" w:date="2023-10-25T13:23:00Z">
              <w:r w:rsidRPr="007A4AFC">
                <w:rPr>
                  <w:rFonts w:ascii="Arial Rounded MT Bold" w:hAnsi="Arial Rounded MT Bold"/>
                  <w:color w:val="000000" w:themeColor="text1"/>
                  <w:lang w:val="fr-CA"/>
                  <w:rPrChange w:id="6808" w:author="Dr Mamadou SANOGO" w:date="2023-10-25T18:15:00Z">
                    <w:rPr>
                      <w:rFonts w:ascii="Arial Rounded MT Bold" w:hAnsi="Arial Rounded MT Bold"/>
                      <w:lang w:val="fr-CA"/>
                    </w:rPr>
                  </w:rPrChange>
                </w:rPr>
                <w:t>Professeur</w:t>
              </w:r>
            </w:ins>
          </w:p>
        </w:tc>
      </w:tr>
      <w:tr w:rsidR="007A4AFC" w:rsidRPr="007A4AFC" w14:paraId="65ECA267" w14:textId="77777777" w:rsidTr="006778CD">
        <w:trPr>
          <w:jc w:val="center"/>
          <w:ins w:id="6809" w:author="Dr Mamadou SANOGO" w:date="2023-10-25T13:23:00Z"/>
        </w:trPr>
        <w:tc>
          <w:tcPr>
            <w:tcW w:w="1838" w:type="dxa"/>
            <w:vAlign w:val="center"/>
            <w:tcPrChange w:id="6810" w:author="Dr Mamadou SANOGO" w:date="2023-10-27T14:00:00Z">
              <w:tcPr>
                <w:tcW w:w="1838" w:type="dxa"/>
                <w:vAlign w:val="center"/>
              </w:tcPr>
            </w:tcPrChange>
          </w:tcPr>
          <w:p w14:paraId="13CC6B20" w14:textId="77777777" w:rsidR="000E0336" w:rsidRPr="007A4AFC" w:rsidRDefault="000E0336" w:rsidP="00D27EF1">
            <w:pPr>
              <w:spacing w:before="120" w:after="120"/>
              <w:rPr>
                <w:ins w:id="6811" w:author="Dr Mamadou SANOGO" w:date="2023-10-25T13:23:00Z"/>
                <w:rFonts w:ascii="Arial Rounded MT Bold" w:hAnsi="Arial Rounded MT Bold"/>
                <w:color w:val="000000" w:themeColor="text1"/>
                <w:lang w:val="fr-CA"/>
                <w:rPrChange w:id="6812" w:author="Dr Mamadou SANOGO" w:date="2023-10-25T18:15:00Z">
                  <w:rPr>
                    <w:ins w:id="6813" w:author="Dr Mamadou SANOGO" w:date="2023-10-25T13:23:00Z"/>
                    <w:rFonts w:ascii="Arial Rounded MT Bold" w:hAnsi="Arial Rounded MT Bold"/>
                    <w:lang w:val="fr-CA"/>
                  </w:rPr>
                </w:rPrChange>
              </w:rPr>
            </w:pPr>
            <w:ins w:id="6814" w:author="Dr Mamadou SANOGO" w:date="2023-10-25T13:23:00Z">
              <w:r w:rsidRPr="007A4AFC">
                <w:rPr>
                  <w:rFonts w:ascii="Arial Rounded MT Bold" w:hAnsi="Arial Rounded MT Bold"/>
                  <w:color w:val="000000" w:themeColor="text1"/>
                  <w:lang w:val="fr-CA"/>
                  <w:rPrChange w:id="6815" w:author="Dr Mamadou SANOGO" w:date="2023-10-25T18:15:00Z">
                    <w:rPr>
                      <w:rFonts w:ascii="Arial Rounded MT Bold" w:hAnsi="Arial Rounded MT Bold"/>
                      <w:lang w:val="fr-CA"/>
                    </w:rPr>
                  </w:rPrChange>
                </w:rPr>
                <w:t>BERTHE</w:t>
              </w:r>
            </w:ins>
          </w:p>
        </w:tc>
        <w:tc>
          <w:tcPr>
            <w:tcW w:w="2126" w:type="dxa"/>
            <w:vAlign w:val="center"/>
            <w:tcPrChange w:id="6816" w:author="Dr Mamadou SANOGO" w:date="2023-10-27T14:00:00Z">
              <w:tcPr>
                <w:tcW w:w="2126" w:type="dxa"/>
                <w:vAlign w:val="center"/>
              </w:tcPr>
            </w:tcPrChange>
          </w:tcPr>
          <w:p w14:paraId="24366C6A" w14:textId="77777777" w:rsidR="000E0336" w:rsidRPr="007A4AFC" w:rsidRDefault="000E0336" w:rsidP="00D27EF1">
            <w:pPr>
              <w:spacing w:before="120" w:after="120"/>
              <w:rPr>
                <w:ins w:id="6817" w:author="Dr Mamadou SANOGO" w:date="2023-10-25T13:23:00Z"/>
                <w:rFonts w:ascii="Arial Rounded MT Bold" w:hAnsi="Arial Rounded MT Bold"/>
                <w:color w:val="000000" w:themeColor="text1"/>
                <w:lang w:val="fr-CA"/>
                <w:rPrChange w:id="6818" w:author="Dr Mamadou SANOGO" w:date="2023-10-25T18:15:00Z">
                  <w:rPr>
                    <w:ins w:id="6819" w:author="Dr Mamadou SANOGO" w:date="2023-10-25T13:23:00Z"/>
                    <w:rFonts w:ascii="Arial Rounded MT Bold" w:hAnsi="Arial Rounded MT Bold"/>
                    <w:lang w:val="fr-CA"/>
                  </w:rPr>
                </w:rPrChange>
              </w:rPr>
            </w:pPr>
            <w:ins w:id="6820" w:author="Dr Mamadou SANOGO" w:date="2023-10-25T13:23:00Z">
              <w:r w:rsidRPr="007A4AFC">
                <w:rPr>
                  <w:rFonts w:ascii="Arial Rounded MT Bold" w:hAnsi="Arial Rounded MT Bold"/>
                  <w:color w:val="000000" w:themeColor="text1"/>
                  <w:lang w:val="fr-CA"/>
                  <w:rPrChange w:id="6821" w:author="Dr Mamadou SANOGO" w:date="2023-10-25T18:15:00Z">
                    <w:rPr>
                      <w:rFonts w:ascii="Arial Rounded MT Bold" w:hAnsi="Arial Rounded MT Bold"/>
                      <w:lang w:val="fr-CA"/>
                    </w:rPr>
                  </w:rPrChange>
                </w:rPr>
                <w:t>Amadou</w:t>
              </w:r>
            </w:ins>
          </w:p>
        </w:tc>
        <w:tc>
          <w:tcPr>
            <w:tcW w:w="5430" w:type="dxa"/>
            <w:tcPrChange w:id="6822" w:author="Dr Mamadou SANOGO" w:date="2023-10-27T14:00:00Z">
              <w:tcPr>
                <w:tcW w:w="5430" w:type="dxa"/>
              </w:tcPr>
            </w:tcPrChange>
          </w:tcPr>
          <w:p w14:paraId="56E9E46A" w14:textId="77777777" w:rsidR="000E0336" w:rsidRPr="007A4AFC" w:rsidRDefault="000E0336" w:rsidP="00D27EF1">
            <w:pPr>
              <w:spacing w:before="120" w:after="120"/>
              <w:rPr>
                <w:ins w:id="6823" w:author="Dr Mamadou SANOGO" w:date="2023-10-25T13:23:00Z"/>
                <w:rFonts w:ascii="Arial Rounded MT Bold" w:hAnsi="Arial Rounded MT Bold"/>
                <w:color w:val="000000" w:themeColor="text1"/>
                <w:lang w:val="fr-CA"/>
                <w:rPrChange w:id="6824" w:author="Dr Mamadou SANOGO" w:date="2023-10-25T18:15:00Z">
                  <w:rPr>
                    <w:ins w:id="6825" w:author="Dr Mamadou SANOGO" w:date="2023-10-25T13:23:00Z"/>
                    <w:rFonts w:ascii="Arial Rounded MT Bold" w:hAnsi="Arial Rounded MT Bold"/>
                    <w:lang w:val="fr-CA"/>
                  </w:rPr>
                </w:rPrChange>
              </w:rPr>
            </w:pPr>
            <w:ins w:id="6826" w:author="Dr Mamadou SANOGO" w:date="2023-10-25T13:23:00Z">
              <w:r w:rsidRPr="007A4AFC">
                <w:rPr>
                  <w:rFonts w:ascii="Arial Rounded MT Bold" w:hAnsi="Arial Rounded MT Bold"/>
                  <w:color w:val="000000" w:themeColor="text1"/>
                  <w:lang w:val="fr-CA"/>
                  <w:rPrChange w:id="6827" w:author="Dr Mamadou SANOGO" w:date="2023-10-25T18:15:00Z">
                    <w:rPr>
                      <w:rFonts w:ascii="Arial Rounded MT Bold" w:hAnsi="Arial Rounded MT Bold"/>
                      <w:lang w:val="fr-CA"/>
                    </w:rPr>
                  </w:rPrChange>
                </w:rPr>
                <w:t>Responsable qualité de la formation</w:t>
              </w:r>
            </w:ins>
          </w:p>
        </w:tc>
      </w:tr>
      <w:tr w:rsidR="007A4AFC" w:rsidRPr="007A4AFC" w14:paraId="5194B649" w14:textId="77777777" w:rsidTr="006778CD">
        <w:trPr>
          <w:jc w:val="center"/>
          <w:ins w:id="6828" w:author="Dr Mamadou SANOGO" w:date="2023-10-25T13:23:00Z"/>
        </w:trPr>
        <w:tc>
          <w:tcPr>
            <w:tcW w:w="1838" w:type="dxa"/>
            <w:vAlign w:val="center"/>
            <w:tcPrChange w:id="6829" w:author="Dr Mamadou SANOGO" w:date="2023-10-27T14:00:00Z">
              <w:tcPr>
                <w:tcW w:w="1838" w:type="dxa"/>
                <w:vAlign w:val="center"/>
              </w:tcPr>
            </w:tcPrChange>
          </w:tcPr>
          <w:p w14:paraId="421F38D6" w14:textId="77777777" w:rsidR="000E0336" w:rsidRPr="007A4AFC" w:rsidRDefault="000E0336" w:rsidP="00D27EF1">
            <w:pPr>
              <w:spacing w:before="120" w:after="120"/>
              <w:rPr>
                <w:ins w:id="6830" w:author="Dr Mamadou SANOGO" w:date="2023-10-25T13:23:00Z"/>
                <w:rFonts w:ascii="Arial Rounded MT Bold" w:hAnsi="Arial Rounded MT Bold"/>
                <w:color w:val="000000" w:themeColor="text1"/>
                <w:lang w:val="fr-CA"/>
                <w:rPrChange w:id="6831" w:author="Dr Mamadou SANOGO" w:date="2023-10-25T18:15:00Z">
                  <w:rPr>
                    <w:ins w:id="6832" w:author="Dr Mamadou SANOGO" w:date="2023-10-25T13:23:00Z"/>
                    <w:rFonts w:ascii="Arial Rounded MT Bold" w:hAnsi="Arial Rounded MT Bold"/>
                    <w:lang w:val="fr-CA"/>
                  </w:rPr>
                </w:rPrChange>
              </w:rPr>
            </w:pPr>
            <w:ins w:id="6833" w:author="Dr Mamadou SANOGO" w:date="2023-10-25T13:23:00Z">
              <w:r w:rsidRPr="007A4AFC">
                <w:rPr>
                  <w:rFonts w:ascii="Arial Rounded MT Bold" w:hAnsi="Arial Rounded MT Bold"/>
                  <w:color w:val="000000" w:themeColor="text1"/>
                  <w:lang w:val="fr-CA"/>
                  <w:rPrChange w:id="6834" w:author="Dr Mamadou SANOGO" w:date="2023-10-25T18:15:00Z">
                    <w:rPr>
                      <w:rFonts w:ascii="Arial Rounded MT Bold" w:hAnsi="Arial Rounded MT Bold"/>
                      <w:lang w:val="fr-CA"/>
                    </w:rPr>
                  </w:rPrChange>
                </w:rPr>
                <w:t>SANOGO</w:t>
              </w:r>
            </w:ins>
          </w:p>
        </w:tc>
        <w:tc>
          <w:tcPr>
            <w:tcW w:w="2126" w:type="dxa"/>
            <w:vAlign w:val="center"/>
            <w:tcPrChange w:id="6835" w:author="Dr Mamadou SANOGO" w:date="2023-10-27T14:00:00Z">
              <w:tcPr>
                <w:tcW w:w="2126" w:type="dxa"/>
                <w:vAlign w:val="center"/>
              </w:tcPr>
            </w:tcPrChange>
          </w:tcPr>
          <w:p w14:paraId="42D44767" w14:textId="77777777" w:rsidR="000E0336" w:rsidRPr="007A4AFC" w:rsidRDefault="000E0336" w:rsidP="00D27EF1">
            <w:pPr>
              <w:spacing w:before="120" w:after="120"/>
              <w:rPr>
                <w:ins w:id="6836" w:author="Dr Mamadou SANOGO" w:date="2023-10-25T13:23:00Z"/>
                <w:rFonts w:ascii="Arial Rounded MT Bold" w:hAnsi="Arial Rounded MT Bold"/>
                <w:color w:val="000000" w:themeColor="text1"/>
                <w:lang w:val="fr-CA"/>
                <w:rPrChange w:id="6837" w:author="Dr Mamadou SANOGO" w:date="2023-10-25T18:15:00Z">
                  <w:rPr>
                    <w:ins w:id="6838" w:author="Dr Mamadou SANOGO" w:date="2023-10-25T13:23:00Z"/>
                    <w:rFonts w:ascii="Arial Rounded MT Bold" w:hAnsi="Arial Rounded MT Bold"/>
                    <w:lang w:val="fr-CA"/>
                  </w:rPr>
                </w:rPrChange>
              </w:rPr>
            </w:pPr>
            <w:ins w:id="6839" w:author="Dr Mamadou SANOGO" w:date="2023-10-25T13:23:00Z">
              <w:r w:rsidRPr="007A4AFC">
                <w:rPr>
                  <w:rFonts w:ascii="Arial Rounded MT Bold" w:hAnsi="Arial Rounded MT Bold"/>
                  <w:color w:val="000000" w:themeColor="text1"/>
                  <w:lang w:val="fr-CA"/>
                  <w:rPrChange w:id="6840" w:author="Dr Mamadou SANOGO" w:date="2023-10-25T18:15:00Z">
                    <w:rPr>
                      <w:rFonts w:ascii="Arial Rounded MT Bold" w:hAnsi="Arial Rounded MT Bold"/>
                      <w:lang w:val="fr-CA"/>
                    </w:rPr>
                  </w:rPrChange>
                </w:rPr>
                <w:t>Zana</w:t>
              </w:r>
            </w:ins>
          </w:p>
        </w:tc>
        <w:tc>
          <w:tcPr>
            <w:tcW w:w="5430" w:type="dxa"/>
            <w:tcPrChange w:id="6841" w:author="Dr Mamadou SANOGO" w:date="2023-10-27T14:00:00Z">
              <w:tcPr>
                <w:tcW w:w="5430" w:type="dxa"/>
              </w:tcPr>
            </w:tcPrChange>
          </w:tcPr>
          <w:p w14:paraId="64C41634" w14:textId="77777777" w:rsidR="000E0336" w:rsidRPr="007A4AFC" w:rsidRDefault="000E0336" w:rsidP="00D27EF1">
            <w:pPr>
              <w:spacing w:before="120" w:after="120"/>
              <w:rPr>
                <w:ins w:id="6842" w:author="Dr Mamadou SANOGO" w:date="2023-10-25T13:23:00Z"/>
                <w:rFonts w:ascii="Arial Rounded MT Bold" w:hAnsi="Arial Rounded MT Bold"/>
                <w:color w:val="000000" w:themeColor="text1"/>
                <w:lang w:val="fr-CA"/>
                <w:rPrChange w:id="6843" w:author="Dr Mamadou SANOGO" w:date="2023-10-25T18:15:00Z">
                  <w:rPr>
                    <w:ins w:id="6844" w:author="Dr Mamadou SANOGO" w:date="2023-10-25T13:23:00Z"/>
                    <w:rFonts w:ascii="Arial Rounded MT Bold" w:hAnsi="Arial Rounded MT Bold"/>
                    <w:lang w:val="fr-CA"/>
                  </w:rPr>
                </w:rPrChange>
              </w:rPr>
            </w:pPr>
            <w:ins w:id="6845" w:author="Dr Mamadou SANOGO" w:date="2023-10-25T13:23:00Z">
              <w:r w:rsidRPr="007A4AFC">
                <w:rPr>
                  <w:rFonts w:ascii="Arial Rounded MT Bold" w:hAnsi="Arial Rounded MT Bold"/>
                  <w:color w:val="000000" w:themeColor="text1"/>
                  <w:lang w:val="fr-CA"/>
                  <w:rPrChange w:id="6846" w:author="Dr Mamadou SANOGO" w:date="2023-10-25T18:15:00Z">
                    <w:rPr>
                      <w:rFonts w:ascii="Arial Rounded MT Bold" w:hAnsi="Arial Rounded MT Bold"/>
                      <w:lang w:val="fr-CA"/>
                    </w:rPr>
                  </w:rPrChange>
                </w:rPr>
                <w:t>Responsable Hygiène, Assainissement et  sécurité</w:t>
              </w:r>
            </w:ins>
          </w:p>
        </w:tc>
      </w:tr>
      <w:tr w:rsidR="007A4AFC" w:rsidRPr="007A4AFC" w14:paraId="0701F9AD" w14:textId="77777777" w:rsidTr="006778CD">
        <w:trPr>
          <w:jc w:val="center"/>
          <w:ins w:id="6847" w:author="Dr Mamadou SANOGO" w:date="2023-10-25T13:23:00Z"/>
        </w:trPr>
        <w:tc>
          <w:tcPr>
            <w:tcW w:w="1838" w:type="dxa"/>
            <w:tcPrChange w:id="6848" w:author="Dr Mamadou SANOGO" w:date="2023-10-27T14:00:00Z">
              <w:tcPr>
                <w:tcW w:w="1838" w:type="dxa"/>
              </w:tcPr>
            </w:tcPrChange>
          </w:tcPr>
          <w:p w14:paraId="5121EFDA" w14:textId="3F950983" w:rsidR="000E0336" w:rsidRPr="007A4AFC" w:rsidRDefault="00CB3C42" w:rsidP="00D27EF1">
            <w:pPr>
              <w:spacing w:before="120" w:after="120"/>
              <w:rPr>
                <w:ins w:id="6849" w:author="Dr Mamadou SANOGO" w:date="2023-10-25T13:23:00Z"/>
                <w:rFonts w:ascii="Arial Rounded MT Bold" w:hAnsi="Arial Rounded MT Bold"/>
                <w:color w:val="000000" w:themeColor="text1"/>
                <w:lang w:val="fr-CA"/>
                <w:rPrChange w:id="6850" w:author="Dr Mamadou SANOGO" w:date="2023-10-25T18:15:00Z">
                  <w:rPr>
                    <w:ins w:id="6851" w:author="Dr Mamadou SANOGO" w:date="2023-10-25T13:23:00Z"/>
                    <w:rFonts w:ascii="Arial Rounded MT Bold" w:hAnsi="Arial Rounded MT Bold"/>
                    <w:lang w:val="fr-CA"/>
                  </w:rPr>
                </w:rPrChange>
              </w:rPr>
            </w:pPr>
            <w:ins w:id="6852" w:author="Dr Mamadou SANOGO" w:date="2023-10-26T15:40:00Z">
              <w:r>
                <w:rPr>
                  <w:rFonts w:ascii="Arial Rounded MT Bold" w:hAnsi="Arial Rounded MT Bold"/>
                  <w:color w:val="000000" w:themeColor="text1"/>
                  <w:lang w:val="fr-CA"/>
                </w:rPr>
                <w:t>TRAORE</w:t>
              </w:r>
            </w:ins>
          </w:p>
        </w:tc>
        <w:tc>
          <w:tcPr>
            <w:tcW w:w="2126" w:type="dxa"/>
            <w:tcPrChange w:id="6853" w:author="Dr Mamadou SANOGO" w:date="2023-10-27T14:00:00Z">
              <w:tcPr>
                <w:tcW w:w="2126" w:type="dxa"/>
              </w:tcPr>
            </w:tcPrChange>
          </w:tcPr>
          <w:p w14:paraId="1DFB562A" w14:textId="42CFC981" w:rsidR="000E0336" w:rsidRPr="007A4AFC" w:rsidRDefault="00CB3C42" w:rsidP="00D27EF1">
            <w:pPr>
              <w:spacing w:before="120" w:after="120"/>
              <w:rPr>
                <w:ins w:id="6854" w:author="Dr Mamadou SANOGO" w:date="2023-10-25T13:23:00Z"/>
                <w:rFonts w:ascii="Arial Rounded MT Bold" w:hAnsi="Arial Rounded MT Bold"/>
                <w:color w:val="000000" w:themeColor="text1"/>
                <w:lang w:val="fr-CA"/>
                <w:rPrChange w:id="6855" w:author="Dr Mamadou SANOGO" w:date="2023-10-25T18:15:00Z">
                  <w:rPr>
                    <w:ins w:id="6856" w:author="Dr Mamadou SANOGO" w:date="2023-10-25T13:23:00Z"/>
                    <w:rFonts w:ascii="Arial Rounded MT Bold" w:hAnsi="Arial Rounded MT Bold"/>
                    <w:lang w:val="fr-CA"/>
                  </w:rPr>
                </w:rPrChange>
              </w:rPr>
            </w:pPr>
            <w:ins w:id="6857" w:author="Dr Mamadou SANOGO" w:date="2023-10-26T15:40:00Z">
              <w:r>
                <w:rPr>
                  <w:rFonts w:ascii="Arial Rounded MT Bold" w:hAnsi="Arial Rounded MT Bold"/>
                  <w:color w:val="000000" w:themeColor="text1"/>
                  <w:lang w:val="fr-CA"/>
                </w:rPr>
                <w:t>Salimata</w:t>
              </w:r>
            </w:ins>
          </w:p>
        </w:tc>
        <w:tc>
          <w:tcPr>
            <w:tcW w:w="5430" w:type="dxa"/>
            <w:tcPrChange w:id="6858" w:author="Dr Mamadou SANOGO" w:date="2023-10-27T14:00:00Z">
              <w:tcPr>
                <w:tcW w:w="5430" w:type="dxa"/>
              </w:tcPr>
            </w:tcPrChange>
          </w:tcPr>
          <w:p w14:paraId="4E25462D" w14:textId="77777777" w:rsidR="000E0336" w:rsidRPr="007A4AFC" w:rsidRDefault="000E0336" w:rsidP="00D27EF1">
            <w:pPr>
              <w:spacing w:before="120" w:after="120"/>
              <w:rPr>
                <w:ins w:id="6859" w:author="Dr Mamadou SANOGO" w:date="2023-10-25T13:23:00Z"/>
                <w:rFonts w:ascii="Arial Rounded MT Bold" w:hAnsi="Arial Rounded MT Bold"/>
                <w:color w:val="000000" w:themeColor="text1"/>
                <w:lang w:val="fr-CA"/>
                <w:rPrChange w:id="6860" w:author="Dr Mamadou SANOGO" w:date="2023-10-25T18:15:00Z">
                  <w:rPr>
                    <w:ins w:id="6861" w:author="Dr Mamadou SANOGO" w:date="2023-10-25T13:23:00Z"/>
                    <w:rFonts w:ascii="Arial Rounded MT Bold" w:hAnsi="Arial Rounded MT Bold"/>
                    <w:lang w:val="fr-CA"/>
                  </w:rPr>
                </w:rPrChange>
              </w:rPr>
            </w:pPr>
            <w:ins w:id="6862" w:author="Dr Mamadou SANOGO" w:date="2023-10-25T13:23:00Z">
              <w:r w:rsidRPr="007A4AFC">
                <w:rPr>
                  <w:rFonts w:ascii="Arial Rounded MT Bold" w:hAnsi="Arial Rounded MT Bold"/>
                  <w:color w:val="000000" w:themeColor="text1"/>
                  <w:lang w:val="fr-CA"/>
                  <w:rPrChange w:id="6863" w:author="Dr Mamadou SANOGO" w:date="2023-10-25T18:15:00Z">
                    <w:rPr>
                      <w:rFonts w:ascii="Arial Rounded MT Bold" w:hAnsi="Arial Rounded MT Bold"/>
                      <w:lang w:val="fr-CA"/>
                    </w:rPr>
                  </w:rPrChange>
                </w:rPr>
                <w:t>Étudiante actuelle</w:t>
              </w:r>
            </w:ins>
          </w:p>
        </w:tc>
      </w:tr>
      <w:tr w:rsidR="007A4AFC" w:rsidRPr="007A4AFC" w14:paraId="3491ED15" w14:textId="77777777" w:rsidTr="006778CD">
        <w:trPr>
          <w:jc w:val="center"/>
          <w:ins w:id="6864" w:author="Dr Mamadou SANOGO" w:date="2023-10-25T13:23:00Z"/>
        </w:trPr>
        <w:tc>
          <w:tcPr>
            <w:tcW w:w="1838" w:type="dxa"/>
            <w:tcPrChange w:id="6865" w:author="Dr Mamadou SANOGO" w:date="2023-10-27T14:00:00Z">
              <w:tcPr>
                <w:tcW w:w="1838" w:type="dxa"/>
              </w:tcPr>
            </w:tcPrChange>
          </w:tcPr>
          <w:p w14:paraId="71D426B4" w14:textId="5A1493BF" w:rsidR="000E0336" w:rsidRPr="007A4AFC" w:rsidRDefault="00CB3C42" w:rsidP="00D27EF1">
            <w:pPr>
              <w:spacing w:before="120" w:after="120"/>
              <w:rPr>
                <w:ins w:id="6866" w:author="Dr Mamadou SANOGO" w:date="2023-10-25T13:23:00Z"/>
                <w:rFonts w:ascii="Arial Rounded MT Bold" w:hAnsi="Arial Rounded MT Bold"/>
                <w:color w:val="000000" w:themeColor="text1"/>
                <w:lang w:val="fr-CA"/>
                <w:rPrChange w:id="6867" w:author="Dr Mamadou SANOGO" w:date="2023-10-25T18:15:00Z">
                  <w:rPr>
                    <w:ins w:id="6868" w:author="Dr Mamadou SANOGO" w:date="2023-10-25T13:23:00Z"/>
                    <w:rFonts w:ascii="Arial Rounded MT Bold" w:hAnsi="Arial Rounded MT Bold"/>
                    <w:lang w:val="fr-CA"/>
                  </w:rPr>
                </w:rPrChange>
              </w:rPr>
            </w:pPr>
            <w:ins w:id="6869" w:author="Dr Mamadou SANOGO" w:date="2023-10-26T15:40:00Z">
              <w:r>
                <w:rPr>
                  <w:rFonts w:ascii="Arial Rounded MT Bold" w:hAnsi="Arial Rounded MT Bold"/>
                  <w:color w:val="000000" w:themeColor="text1"/>
                  <w:lang w:val="fr-CA"/>
                </w:rPr>
                <w:t>DEMBELE</w:t>
              </w:r>
            </w:ins>
          </w:p>
        </w:tc>
        <w:tc>
          <w:tcPr>
            <w:tcW w:w="2126" w:type="dxa"/>
            <w:tcPrChange w:id="6870" w:author="Dr Mamadou SANOGO" w:date="2023-10-27T14:00:00Z">
              <w:tcPr>
                <w:tcW w:w="2126" w:type="dxa"/>
              </w:tcPr>
            </w:tcPrChange>
          </w:tcPr>
          <w:p w14:paraId="72DDC4D1" w14:textId="662A9726" w:rsidR="000E0336" w:rsidRPr="007A4AFC" w:rsidRDefault="00CB3C42" w:rsidP="00D27EF1">
            <w:pPr>
              <w:spacing w:before="120" w:after="120"/>
              <w:rPr>
                <w:ins w:id="6871" w:author="Dr Mamadou SANOGO" w:date="2023-10-25T13:23:00Z"/>
                <w:rFonts w:ascii="Arial Rounded MT Bold" w:hAnsi="Arial Rounded MT Bold"/>
                <w:color w:val="000000" w:themeColor="text1"/>
                <w:lang w:val="fr-CA"/>
                <w:rPrChange w:id="6872" w:author="Dr Mamadou SANOGO" w:date="2023-10-25T18:15:00Z">
                  <w:rPr>
                    <w:ins w:id="6873" w:author="Dr Mamadou SANOGO" w:date="2023-10-25T13:23:00Z"/>
                    <w:rFonts w:ascii="Arial Rounded MT Bold" w:hAnsi="Arial Rounded MT Bold"/>
                    <w:lang w:val="fr-CA"/>
                  </w:rPr>
                </w:rPrChange>
              </w:rPr>
            </w:pPr>
            <w:ins w:id="6874" w:author="Dr Mamadou SANOGO" w:date="2023-10-26T15:40:00Z">
              <w:r>
                <w:rPr>
                  <w:rFonts w:ascii="Arial Rounded MT Bold" w:hAnsi="Arial Rounded MT Bold"/>
                  <w:color w:val="000000" w:themeColor="text1"/>
                  <w:lang w:val="fr-CA"/>
                </w:rPr>
                <w:t>Issa</w:t>
              </w:r>
            </w:ins>
          </w:p>
        </w:tc>
        <w:tc>
          <w:tcPr>
            <w:tcW w:w="5430" w:type="dxa"/>
            <w:tcPrChange w:id="6875" w:author="Dr Mamadou SANOGO" w:date="2023-10-27T14:00:00Z">
              <w:tcPr>
                <w:tcW w:w="5430" w:type="dxa"/>
              </w:tcPr>
            </w:tcPrChange>
          </w:tcPr>
          <w:p w14:paraId="40D488D3" w14:textId="77777777" w:rsidR="000E0336" w:rsidRPr="007A4AFC" w:rsidRDefault="000E0336" w:rsidP="00D27EF1">
            <w:pPr>
              <w:spacing w:before="120" w:after="120"/>
              <w:rPr>
                <w:ins w:id="6876" w:author="Dr Mamadou SANOGO" w:date="2023-10-25T13:23:00Z"/>
                <w:rFonts w:ascii="Arial Rounded MT Bold" w:hAnsi="Arial Rounded MT Bold"/>
                <w:color w:val="000000" w:themeColor="text1"/>
                <w:lang w:val="fr-CA"/>
                <w:rPrChange w:id="6877" w:author="Dr Mamadou SANOGO" w:date="2023-10-25T18:15:00Z">
                  <w:rPr>
                    <w:ins w:id="6878" w:author="Dr Mamadou SANOGO" w:date="2023-10-25T13:23:00Z"/>
                    <w:rFonts w:ascii="Arial Rounded MT Bold" w:hAnsi="Arial Rounded MT Bold"/>
                    <w:lang w:val="fr-CA"/>
                  </w:rPr>
                </w:rPrChange>
              </w:rPr>
            </w:pPr>
            <w:ins w:id="6879" w:author="Dr Mamadou SANOGO" w:date="2023-10-25T13:23:00Z">
              <w:r w:rsidRPr="007A4AFC">
                <w:rPr>
                  <w:rFonts w:ascii="Arial Rounded MT Bold" w:hAnsi="Arial Rounded MT Bold"/>
                  <w:color w:val="000000" w:themeColor="text1"/>
                  <w:lang w:val="fr-CA"/>
                  <w:rPrChange w:id="6880" w:author="Dr Mamadou SANOGO" w:date="2023-10-25T18:15:00Z">
                    <w:rPr>
                      <w:rFonts w:ascii="Arial Rounded MT Bold" w:hAnsi="Arial Rounded MT Bold"/>
                      <w:lang w:val="fr-CA"/>
                    </w:rPr>
                  </w:rPrChange>
                </w:rPr>
                <w:t>Ancien étudiant</w:t>
              </w:r>
            </w:ins>
          </w:p>
        </w:tc>
      </w:tr>
      <w:bookmarkEnd w:id="6733"/>
    </w:tbl>
    <w:p w14:paraId="5D40FDB8" w14:textId="77777777" w:rsidR="000E0336" w:rsidRPr="007A4AFC" w:rsidRDefault="000E0336" w:rsidP="000E0336">
      <w:pPr>
        <w:rPr>
          <w:ins w:id="6881" w:author="Dr Mamadou SANOGO" w:date="2023-10-25T13:23:00Z"/>
          <w:rFonts w:ascii="Cambria" w:hAnsi="Cambria"/>
          <w:color w:val="000000" w:themeColor="text1"/>
          <w:lang w:val="fr-CA"/>
          <w:rPrChange w:id="6882" w:author="Dr Mamadou SANOGO" w:date="2023-10-25T18:15:00Z">
            <w:rPr>
              <w:ins w:id="6883" w:author="Dr Mamadou SANOGO" w:date="2023-10-25T13:23:00Z"/>
              <w:rFonts w:ascii="Cambria" w:hAnsi="Cambria"/>
              <w:lang w:val="fr-CA"/>
            </w:rPr>
          </w:rPrChange>
        </w:rPr>
      </w:pPr>
    </w:p>
    <w:p w14:paraId="21525370" w14:textId="77777777" w:rsidR="000E0336" w:rsidRPr="007A4AFC" w:rsidRDefault="000E0336" w:rsidP="000E0336">
      <w:pPr>
        <w:pStyle w:val="4-TextePAO"/>
        <w:spacing w:before="0" w:line="240" w:lineRule="auto"/>
        <w:ind w:firstLine="0"/>
        <w:jc w:val="center"/>
        <w:rPr>
          <w:ins w:id="6884" w:author="Dr Mamadou SANOGO" w:date="2023-10-25T13:23:00Z"/>
          <w:rFonts w:ascii="Arial Rounded MT Bold" w:hAnsi="Arial Rounded MT Bold"/>
          <w:b/>
          <w:color w:val="000000" w:themeColor="text1"/>
          <w:sz w:val="24"/>
          <w:szCs w:val="72"/>
          <w:lang w:val="fr-ML"/>
          <w:rPrChange w:id="6885" w:author="Dr Mamadou SANOGO" w:date="2023-10-25T18:15:00Z">
            <w:rPr>
              <w:ins w:id="6886" w:author="Dr Mamadou SANOGO" w:date="2023-10-25T13:23:00Z"/>
              <w:rFonts w:ascii="Arial Rounded MT Bold" w:hAnsi="Arial Rounded MT Bold"/>
              <w:b/>
              <w:sz w:val="24"/>
              <w:szCs w:val="72"/>
              <w:lang w:val="fr-ML"/>
            </w:rPr>
          </w:rPrChange>
        </w:rPr>
      </w:pPr>
      <w:ins w:id="6887" w:author="Dr Mamadou SANOGO" w:date="2023-10-25T13:23:00Z">
        <w:r w:rsidRPr="007A4AFC">
          <w:rPr>
            <w:rFonts w:ascii="Arial Rounded MT Bold" w:hAnsi="Arial Rounded MT Bold"/>
            <w:b/>
            <w:color w:val="000000" w:themeColor="text1"/>
            <w:sz w:val="24"/>
            <w:szCs w:val="72"/>
            <w:lang w:val="fr-ML"/>
            <w:rPrChange w:id="6888" w:author="Dr Mamadou SANOGO" w:date="2023-10-25T18:15:00Z">
              <w:rPr>
                <w:rFonts w:ascii="Arial Rounded MT Bold" w:hAnsi="Arial Rounded MT Bold"/>
                <w:b/>
                <w:sz w:val="24"/>
                <w:szCs w:val="72"/>
                <w:lang w:val="fr-ML"/>
              </w:rPr>
            </w:rPrChange>
          </w:rPr>
          <w:t>Fait à Bamako, le 1er juin 2023</w:t>
        </w:r>
      </w:ins>
    </w:p>
    <w:p w14:paraId="6E57B020" w14:textId="77777777" w:rsidR="000E0336" w:rsidRPr="007A4AFC" w:rsidRDefault="000E0336" w:rsidP="000E0336">
      <w:pPr>
        <w:pStyle w:val="4-TextePAO"/>
        <w:spacing w:before="0" w:line="240" w:lineRule="auto"/>
        <w:ind w:firstLine="0"/>
        <w:jc w:val="center"/>
        <w:rPr>
          <w:ins w:id="6889" w:author="Dr Mamadou SANOGO" w:date="2023-10-25T13:23:00Z"/>
          <w:rFonts w:ascii="Arial Rounded MT Bold" w:hAnsi="Arial Rounded MT Bold"/>
          <w:b/>
          <w:color w:val="000000" w:themeColor="text1"/>
          <w:sz w:val="24"/>
          <w:szCs w:val="72"/>
          <w:lang w:val="fr-ML"/>
          <w:rPrChange w:id="6890" w:author="Dr Mamadou SANOGO" w:date="2023-10-25T18:15:00Z">
            <w:rPr>
              <w:ins w:id="6891" w:author="Dr Mamadou SANOGO" w:date="2023-10-25T13:23:00Z"/>
              <w:rFonts w:ascii="Arial Rounded MT Bold" w:hAnsi="Arial Rounded MT Bold"/>
              <w:b/>
              <w:sz w:val="24"/>
              <w:szCs w:val="72"/>
              <w:lang w:val="fr-ML"/>
            </w:rPr>
          </w:rPrChange>
        </w:rPr>
      </w:pPr>
    </w:p>
    <w:p w14:paraId="350C9D8F" w14:textId="2521D378" w:rsidR="000E0336" w:rsidRPr="007A4AFC" w:rsidRDefault="000E0336" w:rsidP="000E0336">
      <w:pPr>
        <w:pStyle w:val="4-TextePAO"/>
        <w:spacing w:before="0" w:line="240" w:lineRule="auto"/>
        <w:ind w:firstLine="0"/>
        <w:jc w:val="center"/>
        <w:rPr>
          <w:ins w:id="6892" w:author="Dr Mamadou SANOGO" w:date="2023-10-25T13:23:00Z"/>
          <w:rFonts w:ascii="Arial Rounded MT Bold" w:hAnsi="Arial Rounded MT Bold"/>
          <w:b/>
          <w:color w:val="000000" w:themeColor="text1"/>
          <w:sz w:val="24"/>
          <w:szCs w:val="72"/>
          <w:lang w:val="fr-ML"/>
          <w:rPrChange w:id="6893" w:author="Dr Mamadou SANOGO" w:date="2023-10-25T18:15:00Z">
            <w:rPr>
              <w:ins w:id="6894" w:author="Dr Mamadou SANOGO" w:date="2023-10-25T13:23:00Z"/>
              <w:rFonts w:ascii="Arial Rounded MT Bold" w:hAnsi="Arial Rounded MT Bold"/>
              <w:b/>
              <w:sz w:val="24"/>
              <w:szCs w:val="72"/>
              <w:lang w:val="fr-ML"/>
            </w:rPr>
          </w:rPrChange>
        </w:rPr>
      </w:pPr>
      <w:ins w:id="6895" w:author="Dr Mamadou SANOGO" w:date="2023-10-25T13:23:00Z">
        <w:r w:rsidRPr="007A4AFC">
          <w:rPr>
            <w:rFonts w:ascii="Arial Rounded MT Bold" w:hAnsi="Arial Rounded MT Bold"/>
            <w:b/>
            <w:color w:val="000000" w:themeColor="text1"/>
            <w:sz w:val="24"/>
            <w:szCs w:val="72"/>
            <w:lang w:val="fr-ML"/>
            <w:rPrChange w:id="6896" w:author="Dr Mamadou SANOGO" w:date="2023-10-25T18:15:00Z">
              <w:rPr>
                <w:rFonts w:ascii="Arial Rounded MT Bold" w:hAnsi="Arial Rounded MT Bold"/>
                <w:b/>
                <w:sz w:val="24"/>
                <w:szCs w:val="72"/>
                <w:lang w:val="fr-ML"/>
              </w:rPr>
            </w:rPrChange>
          </w:rPr>
          <w:t>Le Directeur Général</w:t>
        </w:r>
      </w:ins>
      <w:ins w:id="6897" w:author="Dr Mamadou SANOGO" w:date="2023-10-27T14:00:00Z">
        <w:r w:rsidR="006778CD">
          <w:rPr>
            <w:rFonts w:ascii="Arial Rounded MT Bold" w:hAnsi="Arial Rounded MT Bold"/>
            <w:b/>
            <w:color w:val="000000" w:themeColor="text1"/>
            <w:sz w:val="24"/>
            <w:szCs w:val="72"/>
            <w:lang w:val="fr-ML"/>
          </w:rPr>
          <w:t>,</w:t>
        </w:r>
      </w:ins>
    </w:p>
    <w:p w14:paraId="40053A03" w14:textId="77777777" w:rsidR="000E0336" w:rsidRPr="007A4AFC" w:rsidRDefault="000E0336" w:rsidP="000E0336">
      <w:pPr>
        <w:pStyle w:val="4-TextePAO"/>
        <w:spacing w:before="0" w:line="240" w:lineRule="auto"/>
        <w:ind w:firstLine="0"/>
        <w:jc w:val="center"/>
        <w:rPr>
          <w:ins w:id="6898" w:author="Dr Mamadou SANOGO" w:date="2023-10-25T13:23:00Z"/>
          <w:rFonts w:ascii="Arial Rounded MT Bold" w:hAnsi="Arial Rounded MT Bold"/>
          <w:b/>
          <w:color w:val="000000" w:themeColor="text1"/>
          <w:sz w:val="24"/>
          <w:szCs w:val="72"/>
          <w:lang w:val="fr-ML"/>
          <w:rPrChange w:id="6899" w:author="Dr Mamadou SANOGO" w:date="2023-10-25T18:15:00Z">
            <w:rPr>
              <w:ins w:id="6900" w:author="Dr Mamadou SANOGO" w:date="2023-10-25T13:23:00Z"/>
              <w:rFonts w:ascii="Arial Rounded MT Bold" w:hAnsi="Arial Rounded MT Bold"/>
              <w:b/>
              <w:sz w:val="24"/>
              <w:szCs w:val="72"/>
              <w:lang w:val="fr-ML"/>
            </w:rPr>
          </w:rPrChange>
        </w:rPr>
      </w:pPr>
    </w:p>
    <w:p w14:paraId="238F4E5F" w14:textId="77777777" w:rsidR="000E0336" w:rsidRPr="007A4AFC" w:rsidRDefault="000E0336" w:rsidP="000E0336">
      <w:pPr>
        <w:pStyle w:val="4-TextePAO"/>
        <w:spacing w:before="0" w:line="240" w:lineRule="auto"/>
        <w:ind w:firstLine="0"/>
        <w:jc w:val="center"/>
        <w:rPr>
          <w:ins w:id="6901" w:author="Dr Mamadou SANOGO" w:date="2023-10-25T13:23:00Z"/>
          <w:rFonts w:ascii="Arial Rounded MT Bold" w:hAnsi="Arial Rounded MT Bold"/>
          <w:b/>
          <w:color w:val="000000" w:themeColor="text1"/>
          <w:sz w:val="24"/>
          <w:szCs w:val="72"/>
          <w:lang w:val="fr-ML"/>
          <w:rPrChange w:id="6902" w:author="Dr Mamadou SANOGO" w:date="2023-10-25T18:15:00Z">
            <w:rPr>
              <w:ins w:id="6903" w:author="Dr Mamadou SANOGO" w:date="2023-10-25T13:23:00Z"/>
              <w:rFonts w:ascii="Arial Rounded MT Bold" w:hAnsi="Arial Rounded MT Bold"/>
              <w:b/>
              <w:sz w:val="24"/>
              <w:szCs w:val="72"/>
              <w:lang w:val="fr-ML"/>
            </w:rPr>
          </w:rPrChange>
        </w:rPr>
      </w:pPr>
    </w:p>
    <w:p w14:paraId="4BBE5EB7" w14:textId="77777777" w:rsidR="000E0336" w:rsidRPr="007A4AFC" w:rsidRDefault="000E0336" w:rsidP="000E0336">
      <w:pPr>
        <w:pStyle w:val="4-TextePAO"/>
        <w:spacing w:before="0" w:line="240" w:lineRule="auto"/>
        <w:ind w:firstLine="0"/>
        <w:jc w:val="center"/>
        <w:rPr>
          <w:ins w:id="6904" w:author="Dr Mamadou SANOGO" w:date="2023-10-25T13:23:00Z"/>
          <w:rFonts w:ascii="Arial Rounded MT Bold" w:hAnsi="Arial Rounded MT Bold"/>
          <w:b/>
          <w:color w:val="000000" w:themeColor="text1"/>
          <w:sz w:val="24"/>
          <w:szCs w:val="72"/>
          <w:lang w:val="fr-ML"/>
          <w:rPrChange w:id="6905" w:author="Dr Mamadou SANOGO" w:date="2023-10-25T18:15:00Z">
            <w:rPr>
              <w:ins w:id="6906" w:author="Dr Mamadou SANOGO" w:date="2023-10-25T13:23:00Z"/>
              <w:rFonts w:ascii="Arial Rounded MT Bold" w:hAnsi="Arial Rounded MT Bold"/>
              <w:b/>
              <w:sz w:val="24"/>
              <w:szCs w:val="72"/>
              <w:lang w:val="fr-ML"/>
            </w:rPr>
          </w:rPrChange>
        </w:rPr>
      </w:pPr>
    </w:p>
    <w:p w14:paraId="614461E7" w14:textId="77777777" w:rsidR="000E0336" w:rsidRPr="007A4AFC" w:rsidRDefault="000E0336" w:rsidP="000E0336">
      <w:pPr>
        <w:pStyle w:val="4-TextePAO"/>
        <w:spacing w:before="0" w:line="240" w:lineRule="auto"/>
        <w:ind w:firstLine="0"/>
        <w:jc w:val="center"/>
        <w:rPr>
          <w:ins w:id="6907" w:author="Dr Mamadou SANOGO" w:date="2023-10-25T13:23:00Z"/>
          <w:rFonts w:ascii="Arial Rounded MT Bold" w:hAnsi="Arial Rounded MT Bold"/>
          <w:b/>
          <w:color w:val="000000" w:themeColor="text1"/>
          <w:sz w:val="24"/>
          <w:szCs w:val="72"/>
          <w:lang w:val="fr-ML"/>
          <w:rPrChange w:id="6908" w:author="Dr Mamadou SANOGO" w:date="2023-10-25T18:15:00Z">
            <w:rPr>
              <w:ins w:id="6909" w:author="Dr Mamadou SANOGO" w:date="2023-10-25T13:23:00Z"/>
              <w:rFonts w:ascii="Arial Rounded MT Bold" w:hAnsi="Arial Rounded MT Bold"/>
              <w:b/>
              <w:sz w:val="24"/>
              <w:szCs w:val="72"/>
              <w:lang w:val="fr-ML"/>
            </w:rPr>
          </w:rPrChange>
        </w:rPr>
      </w:pPr>
    </w:p>
    <w:p w14:paraId="176CC971" w14:textId="77777777" w:rsidR="000E0336" w:rsidRPr="007A4AFC" w:rsidRDefault="000E0336" w:rsidP="000E0336">
      <w:pPr>
        <w:pStyle w:val="4-TextePAO"/>
        <w:spacing w:before="0" w:line="240" w:lineRule="auto"/>
        <w:ind w:firstLine="0"/>
        <w:jc w:val="center"/>
        <w:rPr>
          <w:ins w:id="6910" w:author="Dr Mamadou SANOGO" w:date="2023-10-25T13:23:00Z"/>
          <w:rFonts w:ascii="Arial Rounded MT Bold" w:hAnsi="Arial Rounded MT Bold"/>
          <w:b/>
          <w:color w:val="000000" w:themeColor="text1"/>
          <w:sz w:val="24"/>
          <w:szCs w:val="72"/>
          <w:lang w:val="fr-ML"/>
          <w:rPrChange w:id="6911" w:author="Dr Mamadou SANOGO" w:date="2023-10-25T18:15:00Z">
            <w:rPr>
              <w:ins w:id="6912" w:author="Dr Mamadou SANOGO" w:date="2023-10-25T13:23:00Z"/>
              <w:rFonts w:ascii="Arial Rounded MT Bold" w:hAnsi="Arial Rounded MT Bold"/>
              <w:b/>
              <w:sz w:val="24"/>
              <w:szCs w:val="72"/>
              <w:lang w:val="fr-ML"/>
            </w:rPr>
          </w:rPrChange>
        </w:rPr>
      </w:pPr>
      <w:ins w:id="6913" w:author="Dr Mamadou SANOGO" w:date="2023-10-25T13:23:00Z">
        <w:r w:rsidRPr="007A4AFC">
          <w:rPr>
            <w:rFonts w:ascii="Arial Rounded MT Bold" w:hAnsi="Arial Rounded MT Bold"/>
            <w:b/>
            <w:color w:val="000000" w:themeColor="text1"/>
            <w:sz w:val="24"/>
            <w:szCs w:val="72"/>
            <w:lang w:val="fr-ML"/>
            <w:rPrChange w:id="6914" w:author="Dr Mamadou SANOGO" w:date="2023-10-25T18:15:00Z">
              <w:rPr>
                <w:rFonts w:ascii="Arial Rounded MT Bold" w:hAnsi="Arial Rounded MT Bold"/>
                <w:b/>
                <w:sz w:val="24"/>
                <w:szCs w:val="72"/>
                <w:lang w:val="fr-ML"/>
              </w:rPr>
            </w:rPrChange>
          </w:rPr>
          <w:t>Dr Mamadou SANOGO</w:t>
        </w:r>
      </w:ins>
    </w:p>
    <w:p w14:paraId="4378A474" w14:textId="77777777" w:rsidR="000E0336" w:rsidRPr="007A4AFC" w:rsidRDefault="000E0336" w:rsidP="000E0336">
      <w:pPr>
        <w:rPr>
          <w:ins w:id="6915" w:author="Dr Mamadou SANOGO" w:date="2023-10-25T13:23:00Z"/>
          <w:rFonts w:ascii="Cambria" w:hAnsi="Cambria"/>
          <w:b/>
          <w:color w:val="000000" w:themeColor="text1"/>
          <w:szCs w:val="24"/>
          <w:lang w:val="fr-CA"/>
          <w:rPrChange w:id="6916" w:author="Dr Mamadou SANOGO" w:date="2023-10-25T18:15:00Z">
            <w:rPr>
              <w:ins w:id="6917" w:author="Dr Mamadou SANOGO" w:date="2023-10-25T13:23:00Z"/>
              <w:rFonts w:ascii="Cambria" w:hAnsi="Cambria"/>
              <w:b/>
              <w:szCs w:val="24"/>
              <w:lang w:val="fr-CA"/>
            </w:rPr>
          </w:rPrChange>
        </w:rPr>
      </w:pPr>
    </w:p>
    <w:p w14:paraId="0649DD05" w14:textId="77777777" w:rsidR="000E0336" w:rsidRPr="007A4AFC" w:rsidRDefault="000E0336" w:rsidP="000E0336">
      <w:pPr>
        <w:rPr>
          <w:ins w:id="6918" w:author="Dr Mamadou SANOGO" w:date="2023-10-25T13:23:00Z"/>
          <w:rFonts w:ascii="Cambria" w:hAnsi="Cambria"/>
          <w:b/>
          <w:color w:val="000000" w:themeColor="text1"/>
          <w:szCs w:val="24"/>
          <w:lang w:val="fr-CA"/>
          <w:rPrChange w:id="6919" w:author="Dr Mamadou SANOGO" w:date="2023-10-25T18:15:00Z">
            <w:rPr>
              <w:ins w:id="6920" w:author="Dr Mamadou SANOGO" w:date="2023-10-25T13:23:00Z"/>
              <w:rFonts w:ascii="Cambria" w:hAnsi="Cambria"/>
              <w:b/>
              <w:szCs w:val="24"/>
              <w:lang w:val="fr-CA"/>
            </w:rPr>
          </w:rPrChange>
        </w:rPr>
      </w:pPr>
    </w:p>
    <w:p w14:paraId="32D40C0C" w14:textId="77777777" w:rsidR="003B4A3F" w:rsidRPr="007A4AFC" w:rsidRDefault="003B4A3F">
      <w:pPr>
        <w:widowControl w:val="0"/>
        <w:autoSpaceDE w:val="0"/>
        <w:autoSpaceDN w:val="0"/>
        <w:adjustRightInd w:val="0"/>
        <w:spacing w:before="5" w:line="280" w:lineRule="exact"/>
        <w:ind w:right="9"/>
        <w:rPr>
          <w:color w:val="000000" w:themeColor="text1"/>
          <w:sz w:val="28"/>
          <w:szCs w:val="28"/>
          <w:rPrChange w:id="6921" w:author="Dr Mamadou SANOGO" w:date="2023-10-25T18:15:00Z">
            <w:rPr>
              <w:color w:val="000000"/>
              <w:sz w:val="28"/>
              <w:szCs w:val="28"/>
            </w:rPr>
          </w:rPrChange>
        </w:rPr>
      </w:pPr>
    </w:p>
    <w:p w14:paraId="0BDEF53D" w14:textId="77777777" w:rsidR="00011374" w:rsidRPr="007A4AFC" w:rsidRDefault="00011374">
      <w:pPr>
        <w:widowControl w:val="0"/>
        <w:autoSpaceDE w:val="0"/>
        <w:autoSpaceDN w:val="0"/>
        <w:adjustRightInd w:val="0"/>
        <w:spacing w:line="240" w:lineRule="auto"/>
        <w:ind w:right="9"/>
        <w:rPr>
          <w:color w:val="000000" w:themeColor="text1"/>
          <w:szCs w:val="24"/>
          <w:rPrChange w:id="6922" w:author="Dr Mamadou SANOGO" w:date="2023-10-25T18:15:00Z">
            <w:rPr>
              <w:color w:val="000000"/>
              <w:szCs w:val="24"/>
            </w:rPr>
          </w:rPrChange>
        </w:rPr>
      </w:pPr>
    </w:p>
    <w:p w14:paraId="0372E694" w14:textId="77777777" w:rsidR="00011374" w:rsidRPr="007A4AFC" w:rsidRDefault="00011374">
      <w:pPr>
        <w:widowControl w:val="0"/>
        <w:autoSpaceDE w:val="0"/>
        <w:autoSpaceDN w:val="0"/>
        <w:adjustRightInd w:val="0"/>
        <w:spacing w:line="240" w:lineRule="auto"/>
        <w:ind w:right="9"/>
        <w:rPr>
          <w:color w:val="000000" w:themeColor="text1"/>
          <w:szCs w:val="24"/>
          <w:rPrChange w:id="6923" w:author="Dr Mamadou SANOGO" w:date="2023-10-25T18:15:00Z">
            <w:rPr>
              <w:color w:val="000000"/>
              <w:szCs w:val="24"/>
            </w:rPr>
          </w:rPrChange>
        </w:rPr>
      </w:pPr>
    </w:p>
    <w:p w14:paraId="6A045ED4" w14:textId="77777777" w:rsidR="00011374" w:rsidRPr="007A4AFC" w:rsidRDefault="00011374">
      <w:pPr>
        <w:widowControl w:val="0"/>
        <w:autoSpaceDE w:val="0"/>
        <w:autoSpaceDN w:val="0"/>
        <w:adjustRightInd w:val="0"/>
        <w:spacing w:line="240" w:lineRule="auto"/>
        <w:ind w:right="9"/>
        <w:rPr>
          <w:color w:val="000000" w:themeColor="text1"/>
          <w:szCs w:val="24"/>
          <w:rPrChange w:id="6924" w:author="Dr Mamadou SANOGO" w:date="2023-10-25T18:15:00Z">
            <w:rPr>
              <w:color w:val="000000"/>
              <w:szCs w:val="24"/>
            </w:rPr>
          </w:rPrChange>
        </w:rPr>
      </w:pPr>
    </w:p>
    <w:p w14:paraId="44B6EB85" w14:textId="77777777" w:rsidR="00011374" w:rsidRPr="007A4AFC" w:rsidRDefault="00011374">
      <w:pPr>
        <w:widowControl w:val="0"/>
        <w:autoSpaceDE w:val="0"/>
        <w:autoSpaceDN w:val="0"/>
        <w:adjustRightInd w:val="0"/>
        <w:spacing w:line="240" w:lineRule="auto"/>
        <w:ind w:right="9"/>
        <w:rPr>
          <w:color w:val="000000" w:themeColor="text1"/>
          <w:szCs w:val="24"/>
          <w:rPrChange w:id="6925" w:author="Dr Mamadou SANOGO" w:date="2023-10-25T18:15:00Z">
            <w:rPr>
              <w:color w:val="000000"/>
              <w:szCs w:val="24"/>
            </w:rPr>
          </w:rPrChange>
        </w:rPr>
      </w:pPr>
    </w:p>
    <w:p w14:paraId="38761480" w14:textId="77777777" w:rsidR="00011374" w:rsidRPr="007A4AFC" w:rsidRDefault="00011374">
      <w:pPr>
        <w:widowControl w:val="0"/>
        <w:autoSpaceDE w:val="0"/>
        <w:autoSpaceDN w:val="0"/>
        <w:adjustRightInd w:val="0"/>
        <w:spacing w:line="240" w:lineRule="auto"/>
        <w:ind w:right="9"/>
        <w:rPr>
          <w:color w:val="000000" w:themeColor="text1"/>
          <w:szCs w:val="24"/>
          <w:rPrChange w:id="6926" w:author="Dr Mamadou SANOGO" w:date="2023-10-25T18:15:00Z">
            <w:rPr>
              <w:color w:val="000000"/>
              <w:szCs w:val="24"/>
            </w:rPr>
          </w:rPrChange>
        </w:rPr>
      </w:pPr>
    </w:p>
    <w:p w14:paraId="24FD3B68" w14:textId="77777777" w:rsidR="00011374" w:rsidRPr="007A4AFC" w:rsidRDefault="00011374">
      <w:pPr>
        <w:widowControl w:val="0"/>
        <w:autoSpaceDE w:val="0"/>
        <w:autoSpaceDN w:val="0"/>
        <w:adjustRightInd w:val="0"/>
        <w:spacing w:line="240" w:lineRule="auto"/>
        <w:ind w:right="9"/>
        <w:rPr>
          <w:color w:val="000000" w:themeColor="text1"/>
          <w:szCs w:val="24"/>
          <w:rPrChange w:id="6927" w:author="Dr Mamadou SANOGO" w:date="2023-10-25T18:15:00Z">
            <w:rPr>
              <w:color w:val="000000"/>
              <w:szCs w:val="24"/>
            </w:rPr>
          </w:rPrChange>
        </w:rPr>
      </w:pPr>
    </w:p>
    <w:p w14:paraId="21DCD482" w14:textId="77777777" w:rsidR="00011374" w:rsidRPr="007A4AFC" w:rsidRDefault="00011374">
      <w:pPr>
        <w:widowControl w:val="0"/>
        <w:autoSpaceDE w:val="0"/>
        <w:autoSpaceDN w:val="0"/>
        <w:adjustRightInd w:val="0"/>
        <w:spacing w:line="240" w:lineRule="auto"/>
        <w:ind w:right="9"/>
        <w:rPr>
          <w:color w:val="000000" w:themeColor="text1"/>
          <w:szCs w:val="24"/>
          <w:rPrChange w:id="6928" w:author="Dr Mamadou SANOGO" w:date="2023-10-25T18:15:00Z">
            <w:rPr>
              <w:color w:val="000000"/>
              <w:szCs w:val="24"/>
            </w:rPr>
          </w:rPrChange>
        </w:rPr>
      </w:pPr>
    </w:p>
    <w:p w14:paraId="2FD13CE5" w14:textId="77777777" w:rsidR="00011374" w:rsidRPr="007A4AFC" w:rsidRDefault="00011374">
      <w:pPr>
        <w:widowControl w:val="0"/>
        <w:autoSpaceDE w:val="0"/>
        <w:autoSpaceDN w:val="0"/>
        <w:adjustRightInd w:val="0"/>
        <w:spacing w:line="240" w:lineRule="auto"/>
        <w:ind w:right="9"/>
        <w:rPr>
          <w:color w:val="000000" w:themeColor="text1"/>
          <w:szCs w:val="24"/>
          <w:rPrChange w:id="6929" w:author="Dr Mamadou SANOGO" w:date="2023-10-25T18:15:00Z">
            <w:rPr>
              <w:color w:val="000000"/>
              <w:szCs w:val="24"/>
            </w:rPr>
          </w:rPrChange>
        </w:rPr>
      </w:pPr>
    </w:p>
    <w:p w14:paraId="0919E37A" w14:textId="77777777" w:rsidR="00011374" w:rsidRPr="007A4AFC" w:rsidRDefault="00011374">
      <w:pPr>
        <w:widowControl w:val="0"/>
        <w:autoSpaceDE w:val="0"/>
        <w:autoSpaceDN w:val="0"/>
        <w:adjustRightInd w:val="0"/>
        <w:spacing w:line="240" w:lineRule="auto"/>
        <w:ind w:right="9"/>
        <w:rPr>
          <w:color w:val="000000" w:themeColor="text1"/>
          <w:szCs w:val="24"/>
          <w:rPrChange w:id="6930" w:author="Dr Mamadou SANOGO" w:date="2023-10-25T18:15:00Z">
            <w:rPr>
              <w:color w:val="000000"/>
              <w:szCs w:val="24"/>
            </w:rPr>
          </w:rPrChange>
        </w:rPr>
      </w:pPr>
    </w:p>
    <w:p w14:paraId="41388155" w14:textId="77777777" w:rsidR="00011374" w:rsidRPr="007A4AFC" w:rsidRDefault="00011374">
      <w:pPr>
        <w:widowControl w:val="0"/>
        <w:autoSpaceDE w:val="0"/>
        <w:autoSpaceDN w:val="0"/>
        <w:adjustRightInd w:val="0"/>
        <w:spacing w:line="240" w:lineRule="auto"/>
        <w:ind w:right="9"/>
        <w:rPr>
          <w:color w:val="000000" w:themeColor="text1"/>
          <w:szCs w:val="24"/>
          <w:rPrChange w:id="6931" w:author="Dr Mamadou SANOGO" w:date="2023-10-25T18:15:00Z">
            <w:rPr>
              <w:color w:val="000000"/>
              <w:szCs w:val="24"/>
            </w:rPr>
          </w:rPrChange>
        </w:rPr>
      </w:pPr>
    </w:p>
    <w:p w14:paraId="2FC674B1" w14:textId="77777777" w:rsidR="00011374" w:rsidRPr="007A4AFC" w:rsidRDefault="00011374">
      <w:pPr>
        <w:widowControl w:val="0"/>
        <w:autoSpaceDE w:val="0"/>
        <w:autoSpaceDN w:val="0"/>
        <w:adjustRightInd w:val="0"/>
        <w:spacing w:line="240" w:lineRule="auto"/>
        <w:ind w:right="9"/>
        <w:rPr>
          <w:color w:val="000000" w:themeColor="text1"/>
          <w:szCs w:val="24"/>
          <w:rPrChange w:id="6932" w:author="Dr Mamadou SANOGO" w:date="2023-10-25T18:15:00Z">
            <w:rPr>
              <w:color w:val="000000"/>
              <w:szCs w:val="24"/>
            </w:rPr>
          </w:rPrChange>
        </w:rPr>
      </w:pPr>
    </w:p>
    <w:p w14:paraId="6B7789D5" w14:textId="77777777" w:rsidR="00011374" w:rsidRPr="007A4AFC" w:rsidRDefault="00011374">
      <w:pPr>
        <w:widowControl w:val="0"/>
        <w:autoSpaceDE w:val="0"/>
        <w:autoSpaceDN w:val="0"/>
        <w:adjustRightInd w:val="0"/>
        <w:spacing w:line="240" w:lineRule="auto"/>
        <w:ind w:right="9"/>
        <w:rPr>
          <w:color w:val="000000" w:themeColor="text1"/>
          <w:szCs w:val="24"/>
          <w:rPrChange w:id="6933" w:author="Dr Mamadou SANOGO" w:date="2023-10-25T18:15:00Z">
            <w:rPr>
              <w:color w:val="000000"/>
              <w:szCs w:val="24"/>
            </w:rPr>
          </w:rPrChange>
        </w:rPr>
      </w:pPr>
    </w:p>
    <w:p w14:paraId="63EFA0EB" w14:textId="77777777" w:rsidR="00011374" w:rsidRPr="007A4AFC" w:rsidRDefault="00011374">
      <w:pPr>
        <w:widowControl w:val="0"/>
        <w:autoSpaceDE w:val="0"/>
        <w:autoSpaceDN w:val="0"/>
        <w:adjustRightInd w:val="0"/>
        <w:spacing w:line="240" w:lineRule="auto"/>
        <w:ind w:right="9"/>
        <w:rPr>
          <w:color w:val="000000" w:themeColor="text1"/>
          <w:szCs w:val="24"/>
          <w:rPrChange w:id="6934" w:author="Dr Mamadou SANOGO" w:date="2023-10-25T18:15:00Z">
            <w:rPr>
              <w:color w:val="000000"/>
              <w:szCs w:val="24"/>
            </w:rPr>
          </w:rPrChange>
        </w:rPr>
      </w:pPr>
    </w:p>
    <w:p w14:paraId="7AFD50FA" w14:textId="77777777" w:rsidR="00011374" w:rsidRPr="007A4AFC" w:rsidRDefault="00011374">
      <w:pPr>
        <w:widowControl w:val="0"/>
        <w:autoSpaceDE w:val="0"/>
        <w:autoSpaceDN w:val="0"/>
        <w:adjustRightInd w:val="0"/>
        <w:spacing w:line="240" w:lineRule="auto"/>
        <w:ind w:right="9"/>
        <w:rPr>
          <w:color w:val="000000" w:themeColor="text1"/>
          <w:szCs w:val="24"/>
          <w:rPrChange w:id="6935" w:author="Dr Mamadou SANOGO" w:date="2023-10-25T18:15:00Z">
            <w:rPr>
              <w:color w:val="000000"/>
              <w:szCs w:val="24"/>
            </w:rPr>
          </w:rPrChange>
        </w:rPr>
      </w:pPr>
    </w:p>
    <w:p w14:paraId="63187F74" w14:textId="77777777" w:rsidR="00011374" w:rsidRPr="007A4AFC" w:rsidRDefault="00011374">
      <w:pPr>
        <w:widowControl w:val="0"/>
        <w:autoSpaceDE w:val="0"/>
        <w:autoSpaceDN w:val="0"/>
        <w:adjustRightInd w:val="0"/>
        <w:spacing w:line="240" w:lineRule="auto"/>
        <w:ind w:right="9"/>
        <w:rPr>
          <w:color w:val="000000" w:themeColor="text1"/>
          <w:szCs w:val="24"/>
          <w:rPrChange w:id="6936" w:author="Dr Mamadou SANOGO" w:date="2023-10-25T18:15:00Z">
            <w:rPr>
              <w:color w:val="000000"/>
              <w:szCs w:val="24"/>
            </w:rPr>
          </w:rPrChange>
        </w:rPr>
      </w:pPr>
    </w:p>
    <w:p w14:paraId="3DDE7010" w14:textId="77777777" w:rsidR="00011374" w:rsidRPr="007A4AFC" w:rsidRDefault="00011374">
      <w:pPr>
        <w:widowControl w:val="0"/>
        <w:autoSpaceDE w:val="0"/>
        <w:autoSpaceDN w:val="0"/>
        <w:adjustRightInd w:val="0"/>
        <w:spacing w:line="240" w:lineRule="auto"/>
        <w:ind w:right="9"/>
        <w:rPr>
          <w:color w:val="000000" w:themeColor="text1"/>
          <w:szCs w:val="24"/>
          <w:rPrChange w:id="6937" w:author="Dr Mamadou SANOGO" w:date="2023-10-25T18:15:00Z">
            <w:rPr>
              <w:color w:val="000000"/>
              <w:szCs w:val="24"/>
            </w:rPr>
          </w:rPrChange>
        </w:rPr>
      </w:pPr>
    </w:p>
    <w:p w14:paraId="197DF75F" w14:textId="77777777" w:rsidR="00011374" w:rsidRPr="007A4AFC" w:rsidRDefault="00011374">
      <w:pPr>
        <w:widowControl w:val="0"/>
        <w:autoSpaceDE w:val="0"/>
        <w:autoSpaceDN w:val="0"/>
        <w:adjustRightInd w:val="0"/>
        <w:spacing w:line="240" w:lineRule="auto"/>
        <w:ind w:right="9"/>
        <w:rPr>
          <w:color w:val="000000" w:themeColor="text1"/>
          <w:szCs w:val="24"/>
          <w:rPrChange w:id="6938" w:author="Dr Mamadou SANOGO" w:date="2023-10-25T18:15:00Z">
            <w:rPr>
              <w:color w:val="000000"/>
              <w:szCs w:val="24"/>
            </w:rPr>
          </w:rPrChange>
        </w:rPr>
      </w:pPr>
    </w:p>
    <w:p w14:paraId="1087BE06" w14:textId="77777777" w:rsidR="00011374" w:rsidRPr="007A4AFC" w:rsidRDefault="00011374">
      <w:pPr>
        <w:widowControl w:val="0"/>
        <w:autoSpaceDE w:val="0"/>
        <w:autoSpaceDN w:val="0"/>
        <w:adjustRightInd w:val="0"/>
        <w:spacing w:line="240" w:lineRule="auto"/>
        <w:ind w:right="9"/>
        <w:rPr>
          <w:color w:val="000000" w:themeColor="text1"/>
          <w:szCs w:val="24"/>
          <w:rPrChange w:id="6939" w:author="Dr Mamadou SANOGO" w:date="2023-10-25T18:15:00Z">
            <w:rPr>
              <w:color w:val="000000"/>
              <w:szCs w:val="24"/>
            </w:rPr>
          </w:rPrChange>
        </w:rPr>
      </w:pPr>
    </w:p>
    <w:p w14:paraId="42919CBC" w14:textId="77777777" w:rsidR="00011374" w:rsidRPr="007A4AFC" w:rsidRDefault="00011374">
      <w:pPr>
        <w:widowControl w:val="0"/>
        <w:autoSpaceDE w:val="0"/>
        <w:autoSpaceDN w:val="0"/>
        <w:adjustRightInd w:val="0"/>
        <w:spacing w:line="240" w:lineRule="auto"/>
        <w:ind w:right="9"/>
        <w:rPr>
          <w:color w:val="000000" w:themeColor="text1"/>
          <w:szCs w:val="24"/>
          <w:rPrChange w:id="6940" w:author="Dr Mamadou SANOGO" w:date="2023-10-25T18:15:00Z">
            <w:rPr>
              <w:color w:val="000000"/>
              <w:szCs w:val="24"/>
            </w:rPr>
          </w:rPrChange>
        </w:rPr>
      </w:pPr>
    </w:p>
    <w:p w14:paraId="6736A6BF" w14:textId="77777777" w:rsidR="00011374" w:rsidRPr="007A4AFC" w:rsidRDefault="00011374">
      <w:pPr>
        <w:widowControl w:val="0"/>
        <w:autoSpaceDE w:val="0"/>
        <w:autoSpaceDN w:val="0"/>
        <w:adjustRightInd w:val="0"/>
        <w:spacing w:line="240" w:lineRule="auto"/>
        <w:ind w:right="9"/>
        <w:rPr>
          <w:color w:val="000000" w:themeColor="text1"/>
          <w:szCs w:val="24"/>
          <w:rPrChange w:id="6941" w:author="Dr Mamadou SANOGO" w:date="2023-10-25T18:15:00Z">
            <w:rPr>
              <w:color w:val="000000"/>
              <w:szCs w:val="24"/>
            </w:rPr>
          </w:rPrChange>
        </w:rPr>
      </w:pPr>
    </w:p>
    <w:p w14:paraId="36A7CE0C" w14:textId="77777777" w:rsidR="00011374" w:rsidRPr="007A4AFC" w:rsidRDefault="00011374">
      <w:pPr>
        <w:widowControl w:val="0"/>
        <w:autoSpaceDE w:val="0"/>
        <w:autoSpaceDN w:val="0"/>
        <w:adjustRightInd w:val="0"/>
        <w:spacing w:line="240" w:lineRule="auto"/>
        <w:ind w:right="9"/>
        <w:rPr>
          <w:color w:val="000000" w:themeColor="text1"/>
          <w:szCs w:val="24"/>
          <w:rPrChange w:id="6942" w:author="Dr Mamadou SANOGO" w:date="2023-10-25T18:15:00Z">
            <w:rPr>
              <w:color w:val="000000"/>
              <w:szCs w:val="24"/>
            </w:rPr>
          </w:rPrChange>
        </w:rPr>
      </w:pPr>
    </w:p>
    <w:p w14:paraId="5E9861F9" w14:textId="77777777" w:rsidR="00011374" w:rsidRPr="007A4AFC" w:rsidRDefault="00011374">
      <w:pPr>
        <w:widowControl w:val="0"/>
        <w:autoSpaceDE w:val="0"/>
        <w:autoSpaceDN w:val="0"/>
        <w:adjustRightInd w:val="0"/>
        <w:spacing w:line="240" w:lineRule="auto"/>
        <w:ind w:right="9"/>
        <w:rPr>
          <w:color w:val="000000" w:themeColor="text1"/>
          <w:szCs w:val="24"/>
          <w:rPrChange w:id="6943" w:author="Dr Mamadou SANOGO" w:date="2023-10-25T18:15:00Z">
            <w:rPr>
              <w:color w:val="000000"/>
              <w:szCs w:val="24"/>
            </w:rPr>
          </w:rPrChange>
        </w:rPr>
      </w:pPr>
    </w:p>
    <w:p w14:paraId="16F36F77" w14:textId="1D7D32CF" w:rsidR="003B4A3F" w:rsidRPr="006778CD" w:rsidRDefault="00011374">
      <w:pPr>
        <w:jc w:val="center"/>
        <w:rPr>
          <w:rFonts w:eastAsiaTheme="minorHAnsi"/>
          <w:b/>
          <w:bCs/>
          <w:color w:val="000000" w:themeColor="text1"/>
          <w:sz w:val="44"/>
          <w:lang w:eastAsia="en-US"/>
          <w:rPrChange w:id="6944" w:author="Dr Mamadou SANOGO" w:date="2023-10-27T14:00:00Z">
            <w:rPr>
              <w:rFonts w:eastAsiaTheme="minorHAnsi" w:cs="Times New Roman"/>
              <w:b w:val="0"/>
              <w:color w:val="auto"/>
              <w:sz w:val="44"/>
              <w:lang w:eastAsia="en-US"/>
            </w:rPr>
          </w:rPrChange>
        </w:rPr>
        <w:pPrChange w:id="6945" w:author="Dr Mamadou SANOGO" w:date="2023-10-25T18:09:00Z">
          <w:pPr>
            <w:pStyle w:val="Titre1"/>
            <w:spacing w:before="0" w:line="240" w:lineRule="auto"/>
            <w:jc w:val="center"/>
          </w:pPr>
        </w:pPrChange>
      </w:pPr>
      <w:bookmarkStart w:id="6946" w:name="_Toc145944528"/>
      <w:r w:rsidRPr="006778CD">
        <w:rPr>
          <w:rFonts w:eastAsiaTheme="minorHAnsi"/>
          <w:b/>
          <w:bCs/>
          <w:color w:val="000000" w:themeColor="text1"/>
          <w:sz w:val="52"/>
          <w:szCs w:val="52"/>
          <w:lang w:eastAsia="en-US"/>
          <w:rPrChange w:id="6947" w:author="Dr Mamadou SANOGO" w:date="2023-10-27T14:00:00Z">
            <w:rPr>
              <w:rFonts w:eastAsiaTheme="minorHAnsi"/>
              <w:color w:val="2E74B5" w:themeColor="accent1" w:themeShade="BF"/>
              <w:sz w:val="44"/>
              <w:lang w:eastAsia="en-US"/>
            </w:rPr>
          </w:rPrChange>
        </w:rPr>
        <w:t xml:space="preserve">Annexe </w:t>
      </w:r>
      <w:ins w:id="6948" w:author="Dr Mamadou SANOGO" w:date="2023-10-25T13:24:00Z">
        <w:r w:rsidR="000E0336" w:rsidRPr="006778CD">
          <w:rPr>
            <w:rFonts w:eastAsiaTheme="minorHAnsi"/>
            <w:b/>
            <w:bCs/>
            <w:color w:val="000000" w:themeColor="text1"/>
            <w:sz w:val="52"/>
            <w:szCs w:val="52"/>
            <w:lang w:eastAsia="en-US"/>
            <w:rPrChange w:id="6949" w:author="Dr Mamadou SANOGO" w:date="2023-10-27T14:00:00Z">
              <w:rPr>
                <w:rFonts w:eastAsiaTheme="minorHAnsi"/>
                <w:color w:val="2E74B5" w:themeColor="accent1" w:themeShade="BF"/>
                <w:sz w:val="44"/>
                <w:lang w:eastAsia="en-US"/>
              </w:rPr>
            </w:rPrChange>
          </w:rPr>
          <w:t>n°00</w:t>
        </w:r>
      </w:ins>
      <w:r w:rsidR="007B4390" w:rsidRPr="006778CD">
        <w:rPr>
          <w:rFonts w:eastAsiaTheme="minorHAnsi"/>
          <w:b/>
          <w:bCs/>
          <w:color w:val="000000" w:themeColor="text1"/>
          <w:sz w:val="52"/>
          <w:szCs w:val="52"/>
          <w:lang w:eastAsia="en-US"/>
          <w:rPrChange w:id="6950" w:author="Dr Mamadou SANOGO" w:date="2023-10-27T14:00:00Z">
            <w:rPr>
              <w:rFonts w:eastAsiaTheme="minorHAnsi"/>
              <w:color w:val="2E74B5" w:themeColor="accent1" w:themeShade="BF"/>
              <w:sz w:val="44"/>
              <w:lang w:eastAsia="en-US"/>
            </w:rPr>
          </w:rPrChange>
        </w:rPr>
        <w:t>3</w:t>
      </w:r>
      <w:r w:rsidRPr="006778CD">
        <w:rPr>
          <w:rFonts w:eastAsiaTheme="minorHAnsi"/>
          <w:b/>
          <w:bCs/>
          <w:color w:val="000000" w:themeColor="text1"/>
          <w:sz w:val="52"/>
          <w:szCs w:val="52"/>
          <w:lang w:eastAsia="en-US"/>
          <w:rPrChange w:id="6951" w:author="Dr Mamadou SANOGO" w:date="2023-10-27T14:00:00Z">
            <w:rPr>
              <w:rFonts w:eastAsiaTheme="minorHAnsi"/>
              <w:color w:val="2E74B5" w:themeColor="accent1" w:themeShade="BF"/>
              <w:sz w:val="44"/>
              <w:lang w:eastAsia="en-US"/>
            </w:rPr>
          </w:rPrChange>
        </w:rPr>
        <w:t xml:space="preserve"> : </w:t>
      </w:r>
      <w:r w:rsidR="007B4390" w:rsidRPr="006778CD">
        <w:rPr>
          <w:rFonts w:eastAsiaTheme="minorHAnsi"/>
          <w:b/>
          <w:bCs/>
          <w:color w:val="000000" w:themeColor="text1"/>
          <w:sz w:val="52"/>
          <w:szCs w:val="52"/>
          <w:lang w:eastAsia="en-US"/>
          <w:rPrChange w:id="6952" w:author="Dr Mamadou SANOGO" w:date="2023-10-27T14:00:00Z">
            <w:rPr>
              <w:rFonts w:eastAsiaTheme="minorHAnsi"/>
              <w:color w:val="2E74B5" w:themeColor="accent1" w:themeShade="BF"/>
              <w:sz w:val="44"/>
              <w:lang w:eastAsia="en-US"/>
            </w:rPr>
          </w:rPrChange>
        </w:rPr>
        <w:t>Procès-verbal</w:t>
      </w:r>
      <w:r w:rsidR="007B4390" w:rsidRPr="006778CD">
        <w:rPr>
          <w:rFonts w:eastAsiaTheme="minorHAnsi"/>
          <w:b/>
          <w:bCs/>
          <w:color w:val="000000" w:themeColor="text1"/>
          <w:sz w:val="44"/>
          <w:lang w:eastAsia="en-US"/>
          <w:rPrChange w:id="6953" w:author="Dr Mamadou SANOGO" w:date="2023-10-27T14:00:00Z">
            <w:rPr>
              <w:rFonts w:eastAsiaTheme="minorHAnsi"/>
              <w:color w:val="2E74B5" w:themeColor="accent1" w:themeShade="BF"/>
              <w:sz w:val="44"/>
              <w:lang w:eastAsia="en-US"/>
            </w:rPr>
          </w:rPrChange>
        </w:rPr>
        <w:t xml:space="preserve"> </w:t>
      </w:r>
      <w:del w:id="6954" w:author="Dr Mamadou SANOGO" w:date="2023-10-25T13:24:00Z">
        <w:r w:rsidR="007B4390" w:rsidRPr="006778CD" w:rsidDel="000E0336">
          <w:rPr>
            <w:rFonts w:eastAsiaTheme="minorHAnsi"/>
            <w:b/>
            <w:bCs/>
            <w:color w:val="000000" w:themeColor="text1"/>
            <w:sz w:val="44"/>
            <w:lang w:eastAsia="en-US"/>
            <w:rPrChange w:id="6955" w:author="Dr Mamadou SANOGO" w:date="2023-10-27T14:00:00Z">
              <w:rPr>
                <w:rFonts w:eastAsiaTheme="minorHAnsi"/>
                <w:color w:val="2E74B5" w:themeColor="accent1" w:themeShade="BF"/>
                <w:sz w:val="44"/>
                <w:lang w:eastAsia="en-US"/>
              </w:rPr>
            </w:rPrChange>
          </w:rPr>
          <w:delText>de la réunion</w:delText>
        </w:r>
      </w:del>
      <w:bookmarkEnd w:id="6946"/>
    </w:p>
    <w:p w14:paraId="1407F230" w14:textId="39BA5EA6" w:rsidR="00D654DD" w:rsidRPr="007A4AFC" w:rsidRDefault="00011374">
      <w:pPr>
        <w:spacing w:line="240" w:lineRule="auto"/>
        <w:rPr>
          <w:color w:val="000000" w:themeColor="text1"/>
          <w:sz w:val="28"/>
          <w:szCs w:val="28"/>
          <w:rPrChange w:id="6956" w:author="Dr Mamadou SANOGO" w:date="2023-10-25T18:15:00Z">
            <w:rPr>
              <w:color w:val="000000"/>
              <w:sz w:val="28"/>
              <w:szCs w:val="28"/>
            </w:rPr>
          </w:rPrChange>
        </w:rPr>
      </w:pPr>
      <w:r w:rsidRPr="007A4AFC">
        <w:rPr>
          <w:color w:val="000000" w:themeColor="text1"/>
          <w:sz w:val="28"/>
          <w:szCs w:val="28"/>
          <w:rPrChange w:id="6957" w:author="Dr Mamadou SANOGO" w:date="2023-10-25T18:15:00Z">
            <w:rPr>
              <w:color w:val="000000"/>
              <w:sz w:val="28"/>
              <w:szCs w:val="28"/>
            </w:rPr>
          </w:rPrChange>
        </w:rPr>
        <w:br w:type="page"/>
      </w:r>
    </w:p>
    <w:p w14:paraId="36A9688F" w14:textId="2680E61B" w:rsidR="000E0336" w:rsidRPr="007A4AFC" w:rsidRDefault="000E0336">
      <w:pPr>
        <w:jc w:val="center"/>
        <w:rPr>
          <w:ins w:id="6958" w:author="Dr Mamadou SANOGO" w:date="2023-10-25T13:24:00Z"/>
          <w:b/>
          <w:color w:val="000000" w:themeColor="text1"/>
          <w:rPrChange w:id="6959" w:author="Dr Mamadou SANOGO" w:date="2023-10-25T18:15:00Z">
            <w:rPr>
              <w:ins w:id="6960" w:author="Dr Mamadou SANOGO" w:date="2023-10-25T13:24:00Z"/>
            </w:rPr>
          </w:rPrChange>
        </w:rPr>
        <w:pPrChange w:id="6961" w:author="Dr Mamadou SANOGO" w:date="2023-10-25T13:25:00Z">
          <w:pPr/>
        </w:pPrChange>
      </w:pPr>
      <w:ins w:id="6962" w:author="Dr Mamadou SANOGO" w:date="2023-10-25T13:24:00Z">
        <w:r w:rsidRPr="007A4AFC">
          <w:rPr>
            <w:b/>
            <w:color w:val="000000" w:themeColor="text1"/>
            <w:rPrChange w:id="6963" w:author="Dr Mamadou SANOGO" w:date="2023-10-25T18:15:00Z">
              <w:rPr>
                <w:b/>
              </w:rPr>
            </w:rPrChange>
          </w:rPr>
          <w:lastRenderedPageBreak/>
          <w:t>Procès-verbal de réunion</w:t>
        </w:r>
      </w:ins>
    </w:p>
    <w:p w14:paraId="1EBA8F2C" w14:textId="7B790704" w:rsidR="000E0336" w:rsidRPr="007A4AFC" w:rsidRDefault="000E0336" w:rsidP="00614D94">
      <w:pPr>
        <w:rPr>
          <w:ins w:id="6964" w:author="Dr Mamadou SANOGO" w:date="2023-10-25T13:24:00Z"/>
          <w:color w:val="000000" w:themeColor="text1"/>
          <w:rPrChange w:id="6965" w:author="Dr Mamadou SANOGO" w:date="2023-10-25T18:15:00Z">
            <w:rPr>
              <w:ins w:id="6966" w:author="Dr Mamadou SANOGO" w:date="2023-10-25T13:24:00Z"/>
            </w:rPr>
          </w:rPrChange>
        </w:rPr>
      </w:pPr>
      <w:ins w:id="6967" w:author="Dr Mamadou SANOGO" w:date="2023-10-25T13:24:00Z">
        <w:r w:rsidRPr="007A4AFC">
          <w:rPr>
            <w:color w:val="000000" w:themeColor="text1"/>
            <w:rPrChange w:id="6968" w:author="Dr Mamadou SANOGO" w:date="2023-10-25T18:15:00Z">
              <w:rPr/>
            </w:rPrChange>
          </w:rPr>
          <w:t>L’an deux mille vingt-trois le premier juin à 10 heures s’est tenue la réunion extraordinaire dans la salle de conférence de l’École Privée de Santé Félix Houphouët Boigny (EPSFé).</w:t>
        </w:r>
      </w:ins>
    </w:p>
    <w:p w14:paraId="6004705A" w14:textId="0EA9DD23" w:rsidR="000E0336" w:rsidRPr="007A4AFC" w:rsidRDefault="000E0336" w:rsidP="000E0336">
      <w:pPr>
        <w:rPr>
          <w:ins w:id="6969" w:author="Dr Mamadou SANOGO" w:date="2023-10-25T13:24:00Z"/>
          <w:color w:val="000000" w:themeColor="text1"/>
          <w:rPrChange w:id="6970" w:author="Dr Mamadou SANOGO" w:date="2023-10-25T18:15:00Z">
            <w:rPr>
              <w:ins w:id="6971" w:author="Dr Mamadou SANOGO" w:date="2023-10-25T13:24:00Z"/>
            </w:rPr>
          </w:rPrChange>
        </w:rPr>
      </w:pPr>
      <w:ins w:id="6972" w:author="Dr Mamadou SANOGO" w:date="2023-10-25T13:24:00Z">
        <w:r w:rsidRPr="007A4AFC">
          <w:rPr>
            <w:color w:val="000000" w:themeColor="text1"/>
            <w:rPrChange w:id="6973" w:author="Dr Mamadou SANOGO" w:date="2023-10-25T18:15:00Z">
              <w:rPr/>
            </w:rPrChange>
          </w:rPr>
          <w:t xml:space="preserve">Etaient présents outre le Directeur Général Dr Mamadou SANOGO qui présidait la séance. </w:t>
        </w:r>
      </w:ins>
    </w:p>
    <w:p w14:paraId="255705C9" w14:textId="77777777" w:rsidR="000E0336" w:rsidRPr="007A4AFC" w:rsidRDefault="000E0336" w:rsidP="000E0336">
      <w:pPr>
        <w:tabs>
          <w:tab w:val="left" w:pos="1356"/>
          <w:tab w:val="left" w:pos="3969"/>
          <w:tab w:val="left" w:pos="5078"/>
        </w:tabs>
        <w:ind w:left="113"/>
        <w:rPr>
          <w:ins w:id="6974" w:author="Dr Mamadou SANOGO" w:date="2023-10-25T13:24:00Z"/>
          <w:color w:val="000000" w:themeColor="text1"/>
          <w:rPrChange w:id="6975" w:author="Dr Mamadou SANOGO" w:date="2023-10-25T18:15:00Z">
            <w:rPr>
              <w:ins w:id="6976" w:author="Dr Mamadou SANOGO" w:date="2023-10-25T13:24:00Z"/>
            </w:rPr>
          </w:rPrChange>
        </w:rPr>
      </w:pPr>
      <w:ins w:id="6977" w:author="Dr Mamadou SANOGO" w:date="2023-10-25T13:24:00Z">
        <w:r w:rsidRPr="007A4AFC">
          <w:rPr>
            <w:color w:val="000000" w:themeColor="text1"/>
            <w:rPrChange w:id="6978" w:author="Dr Mamadou SANOGO" w:date="2023-10-25T18:15:00Z">
              <w:rPr/>
            </w:rPrChange>
          </w:rPr>
          <w:t>Monsieur</w:t>
        </w:r>
        <w:r w:rsidRPr="007A4AFC">
          <w:rPr>
            <w:color w:val="000000" w:themeColor="text1"/>
            <w:rPrChange w:id="6979" w:author="Dr Mamadou SANOGO" w:date="2023-10-25T18:15:00Z">
              <w:rPr/>
            </w:rPrChange>
          </w:rPr>
          <w:tab/>
          <w:t>BERTE Yacouba</w:t>
        </w:r>
        <w:r w:rsidRPr="007A4AFC">
          <w:rPr>
            <w:color w:val="000000" w:themeColor="text1"/>
            <w:rPrChange w:id="6980" w:author="Dr Mamadou SANOGO" w:date="2023-10-25T18:15:00Z">
              <w:rPr/>
            </w:rPrChange>
          </w:rPr>
          <w:tab/>
          <w:t>Directeur des Etudes</w:t>
        </w:r>
      </w:ins>
    </w:p>
    <w:p w14:paraId="1685C8BD" w14:textId="77777777" w:rsidR="000E0336" w:rsidRPr="007A4AFC" w:rsidRDefault="000E0336" w:rsidP="000E0336">
      <w:pPr>
        <w:tabs>
          <w:tab w:val="left" w:pos="1356"/>
          <w:tab w:val="left" w:pos="3969"/>
          <w:tab w:val="left" w:pos="5078"/>
        </w:tabs>
        <w:ind w:left="113"/>
        <w:rPr>
          <w:ins w:id="6981" w:author="Dr Mamadou SANOGO" w:date="2023-10-25T13:24:00Z"/>
          <w:color w:val="000000" w:themeColor="text1"/>
          <w:rPrChange w:id="6982" w:author="Dr Mamadou SANOGO" w:date="2023-10-25T18:15:00Z">
            <w:rPr>
              <w:ins w:id="6983" w:author="Dr Mamadou SANOGO" w:date="2023-10-25T13:24:00Z"/>
            </w:rPr>
          </w:rPrChange>
        </w:rPr>
      </w:pPr>
      <w:ins w:id="6984" w:author="Dr Mamadou SANOGO" w:date="2023-10-25T13:24:00Z">
        <w:r w:rsidRPr="007A4AFC">
          <w:rPr>
            <w:color w:val="000000" w:themeColor="text1"/>
            <w:rPrChange w:id="6985" w:author="Dr Mamadou SANOGO" w:date="2023-10-25T18:15:00Z">
              <w:rPr/>
            </w:rPrChange>
          </w:rPr>
          <w:t>Monsieur</w:t>
        </w:r>
        <w:r w:rsidRPr="007A4AFC">
          <w:rPr>
            <w:color w:val="000000" w:themeColor="text1"/>
            <w:rPrChange w:id="6986" w:author="Dr Mamadou SANOGO" w:date="2023-10-25T18:15:00Z">
              <w:rPr/>
            </w:rPrChange>
          </w:rPr>
          <w:tab/>
          <w:t>SANOGO Zana</w:t>
        </w:r>
        <w:r w:rsidRPr="007A4AFC">
          <w:rPr>
            <w:color w:val="000000" w:themeColor="text1"/>
            <w:rPrChange w:id="6987" w:author="Dr Mamadou SANOGO" w:date="2023-10-25T18:15:00Z">
              <w:rPr/>
            </w:rPrChange>
          </w:rPr>
          <w:tab/>
          <w:t>Responsable Hygiène, assainissement, et sécurité</w:t>
        </w:r>
      </w:ins>
    </w:p>
    <w:p w14:paraId="2572B089" w14:textId="77777777" w:rsidR="000E0336" w:rsidRPr="007A4AFC" w:rsidRDefault="000E0336" w:rsidP="000E0336">
      <w:pPr>
        <w:tabs>
          <w:tab w:val="left" w:pos="1356"/>
          <w:tab w:val="left" w:pos="3969"/>
          <w:tab w:val="left" w:pos="5078"/>
        </w:tabs>
        <w:ind w:left="113"/>
        <w:rPr>
          <w:ins w:id="6988" w:author="Dr Mamadou SANOGO" w:date="2023-10-25T13:24:00Z"/>
          <w:color w:val="000000" w:themeColor="text1"/>
          <w:rPrChange w:id="6989" w:author="Dr Mamadou SANOGO" w:date="2023-10-25T18:15:00Z">
            <w:rPr>
              <w:ins w:id="6990" w:author="Dr Mamadou SANOGO" w:date="2023-10-25T13:24:00Z"/>
            </w:rPr>
          </w:rPrChange>
        </w:rPr>
      </w:pPr>
      <w:ins w:id="6991" w:author="Dr Mamadou SANOGO" w:date="2023-10-25T13:24:00Z">
        <w:r w:rsidRPr="007A4AFC">
          <w:rPr>
            <w:color w:val="000000" w:themeColor="text1"/>
            <w:rPrChange w:id="6992" w:author="Dr Mamadou SANOGO" w:date="2023-10-25T18:15:00Z">
              <w:rPr/>
            </w:rPrChange>
          </w:rPr>
          <w:t>Monsieur</w:t>
        </w:r>
        <w:r w:rsidRPr="007A4AFC">
          <w:rPr>
            <w:color w:val="000000" w:themeColor="text1"/>
            <w:rPrChange w:id="6993" w:author="Dr Mamadou SANOGO" w:date="2023-10-25T18:15:00Z">
              <w:rPr/>
            </w:rPrChange>
          </w:rPr>
          <w:tab/>
          <w:t>BERTHE Ahmadou</w:t>
        </w:r>
        <w:r w:rsidRPr="007A4AFC">
          <w:rPr>
            <w:color w:val="000000" w:themeColor="text1"/>
            <w:rPrChange w:id="6994" w:author="Dr Mamadou SANOGO" w:date="2023-10-25T18:15:00Z">
              <w:rPr/>
            </w:rPrChange>
          </w:rPr>
          <w:tab/>
          <w:t>Responsable qualité de la formation</w:t>
        </w:r>
      </w:ins>
    </w:p>
    <w:p w14:paraId="3BEB4240" w14:textId="77777777" w:rsidR="000E0336" w:rsidRPr="007A4AFC" w:rsidRDefault="000E0336" w:rsidP="000E0336">
      <w:pPr>
        <w:tabs>
          <w:tab w:val="left" w:pos="1356"/>
          <w:tab w:val="left" w:pos="3969"/>
          <w:tab w:val="left" w:pos="5078"/>
        </w:tabs>
        <w:ind w:left="113"/>
        <w:rPr>
          <w:ins w:id="6995" w:author="Dr Mamadou SANOGO" w:date="2023-10-25T13:24:00Z"/>
          <w:color w:val="000000" w:themeColor="text1"/>
          <w:rPrChange w:id="6996" w:author="Dr Mamadou SANOGO" w:date="2023-10-25T18:15:00Z">
            <w:rPr>
              <w:ins w:id="6997" w:author="Dr Mamadou SANOGO" w:date="2023-10-25T13:24:00Z"/>
            </w:rPr>
          </w:rPrChange>
        </w:rPr>
      </w:pPr>
      <w:ins w:id="6998" w:author="Dr Mamadou SANOGO" w:date="2023-10-25T13:24:00Z">
        <w:r w:rsidRPr="007A4AFC">
          <w:rPr>
            <w:color w:val="000000" w:themeColor="text1"/>
            <w:rPrChange w:id="6999" w:author="Dr Mamadou SANOGO" w:date="2023-10-25T18:15:00Z">
              <w:rPr/>
            </w:rPrChange>
          </w:rPr>
          <w:t>Monsieur</w:t>
        </w:r>
        <w:r w:rsidRPr="007A4AFC">
          <w:rPr>
            <w:color w:val="000000" w:themeColor="text1"/>
            <w:rPrChange w:id="7000" w:author="Dr Mamadou SANOGO" w:date="2023-10-25T18:15:00Z">
              <w:rPr/>
            </w:rPrChange>
          </w:rPr>
          <w:tab/>
          <w:t>NIARE Issa</w:t>
        </w:r>
        <w:r w:rsidRPr="007A4AFC">
          <w:rPr>
            <w:color w:val="000000" w:themeColor="text1"/>
            <w:rPrChange w:id="7001" w:author="Dr Mamadou SANOGO" w:date="2023-10-25T18:15:00Z">
              <w:rPr/>
            </w:rPrChange>
          </w:rPr>
          <w:tab/>
          <w:t>Surveillant Général</w:t>
        </w:r>
      </w:ins>
    </w:p>
    <w:p w14:paraId="4B5959DB" w14:textId="77777777" w:rsidR="000E0336" w:rsidRPr="007A4AFC" w:rsidRDefault="000E0336" w:rsidP="000E0336">
      <w:pPr>
        <w:tabs>
          <w:tab w:val="left" w:pos="1356"/>
          <w:tab w:val="left" w:pos="3969"/>
          <w:tab w:val="left" w:pos="5078"/>
        </w:tabs>
        <w:ind w:left="113"/>
        <w:rPr>
          <w:ins w:id="7002" w:author="Dr Mamadou SANOGO" w:date="2023-10-25T13:24:00Z"/>
          <w:color w:val="000000" w:themeColor="text1"/>
          <w:rPrChange w:id="7003" w:author="Dr Mamadou SANOGO" w:date="2023-10-25T18:15:00Z">
            <w:rPr>
              <w:ins w:id="7004" w:author="Dr Mamadou SANOGO" w:date="2023-10-25T13:24:00Z"/>
            </w:rPr>
          </w:rPrChange>
        </w:rPr>
      </w:pPr>
      <w:ins w:id="7005" w:author="Dr Mamadou SANOGO" w:date="2023-10-25T13:24:00Z">
        <w:r w:rsidRPr="007A4AFC">
          <w:rPr>
            <w:color w:val="000000" w:themeColor="text1"/>
            <w:rPrChange w:id="7006" w:author="Dr Mamadou SANOGO" w:date="2023-10-25T18:15:00Z">
              <w:rPr/>
            </w:rPrChange>
          </w:rPr>
          <w:t>Madame</w:t>
        </w:r>
        <w:r w:rsidRPr="007A4AFC">
          <w:rPr>
            <w:color w:val="000000" w:themeColor="text1"/>
            <w:rPrChange w:id="7007" w:author="Dr Mamadou SANOGO" w:date="2023-10-25T18:15:00Z">
              <w:rPr/>
            </w:rPrChange>
          </w:rPr>
          <w:tab/>
          <w:t>SOGOBA Rokiatou</w:t>
        </w:r>
        <w:r w:rsidRPr="007A4AFC">
          <w:rPr>
            <w:color w:val="000000" w:themeColor="text1"/>
            <w:rPrChange w:id="7008" w:author="Dr Mamadou SANOGO" w:date="2023-10-25T18:15:00Z">
              <w:rPr/>
            </w:rPrChange>
          </w:rPr>
          <w:tab/>
          <w:t>Gestion et comptabilité</w:t>
        </w:r>
      </w:ins>
    </w:p>
    <w:p w14:paraId="3DD900C6" w14:textId="77777777" w:rsidR="000E0336" w:rsidRPr="007A4AFC" w:rsidRDefault="000E0336" w:rsidP="000E0336">
      <w:pPr>
        <w:tabs>
          <w:tab w:val="left" w:pos="1356"/>
          <w:tab w:val="left" w:pos="3969"/>
          <w:tab w:val="left" w:pos="5078"/>
        </w:tabs>
        <w:ind w:left="113"/>
        <w:rPr>
          <w:ins w:id="7009" w:author="Dr Mamadou SANOGO" w:date="2023-10-25T13:24:00Z"/>
          <w:color w:val="000000" w:themeColor="text1"/>
          <w:rPrChange w:id="7010" w:author="Dr Mamadou SANOGO" w:date="2023-10-25T18:15:00Z">
            <w:rPr>
              <w:ins w:id="7011" w:author="Dr Mamadou SANOGO" w:date="2023-10-25T13:24:00Z"/>
            </w:rPr>
          </w:rPrChange>
        </w:rPr>
      </w:pPr>
      <w:ins w:id="7012" w:author="Dr Mamadou SANOGO" w:date="2023-10-25T13:24:00Z">
        <w:r w:rsidRPr="007A4AFC">
          <w:rPr>
            <w:color w:val="000000" w:themeColor="text1"/>
            <w:rPrChange w:id="7013" w:author="Dr Mamadou SANOGO" w:date="2023-10-25T18:15:00Z">
              <w:rPr/>
            </w:rPrChange>
          </w:rPr>
          <w:t>Monsieur</w:t>
        </w:r>
        <w:r w:rsidRPr="007A4AFC">
          <w:rPr>
            <w:color w:val="000000" w:themeColor="text1"/>
            <w:rPrChange w:id="7014" w:author="Dr Mamadou SANOGO" w:date="2023-10-25T18:15:00Z">
              <w:rPr/>
            </w:rPrChange>
          </w:rPr>
          <w:tab/>
          <w:t>DOUMBIA Moussa</w:t>
        </w:r>
        <w:r w:rsidRPr="007A4AFC">
          <w:rPr>
            <w:color w:val="000000" w:themeColor="text1"/>
            <w:rPrChange w:id="7015" w:author="Dr Mamadou SANOGO" w:date="2023-10-25T18:15:00Z">
              <w:rPr/>
            </w:rPrChange>
          </w:rPr>
          <w:tab/>
          <w:t>Moniteur</w:t>
        </w:r>
      </w:ins>
    </w:p>
    <w:p w14:paraId="48FF7A14" w14:textId="77777777" w:rsidR="000E0336" w:rsidRPr="007A4AFC" w:rsidRDefault="000E0336" w:rsidP="000E0336">
      <w:pPr>
        <w:tabs>
          <w:tab w:val="left" w:pos="1356"/>
          <w:tab w:val="left" w:pos="3969"/>
          <w:tab w:val="left" w:pos="5078"/>
        </w:tabs>
        <w:ind w:left="113"/>
        <w:rPr>
          <w:ins w:id="7016" w:author="Dr Mamadou SANOGO" w:date="2023-10-25T13:24:00Z"/>
          <w:color w:val="000000" w:themeColor="text1"/>
          <w:rPrChange w:id="7017" w:author="Dr Mamadou SANOGO" w:date="2023-10-25T18:15:00Z">
            <w:rPr>
              <w:ins w:id="7018" w:author="Dr Mamadou SANOGO" w:date="2023-10-25T13:24:00Z"/>
            </w:rPr>
          </w:rPrChange>
        </w:rPr>
      </w:pPr>
      <w:ins w:id="7019" w:author="Dr Mamadou SANOGO" w:date="2023-10-25T13:24:00Z">
        <w:r w:rsidRPr="007A4AFC">
          <w:rPr>
            <w:color w:val="000000" w:themeColor="text1"/>
            <w:rPrChange w:id="7020" w:author="Dr Mamadou SANOGO" w:date="2023-10-25T18:15:00Z">
              <w:rPr/>
            </w:rPrChange>
          </w:rPr>
          <w:t>Madame</w:t>
        </w:r>
        <w:r w:rsidRPr="007A4AFC">
          <w:rPr>
            <w:color w:val="000000" w:themeColor="text1"/>
            <w:rPrChange w:id="7021" w:author="Dr Mamadou SANOGO" w:date="2023-10-25T18:15:00Z">
              <w:rPr/>
            </w:rPrChange>
          </w:rPr>
          <w:tab/>
          <w:t>DIABY Fatoumata</w:t>
        </w:r>
        <w:r w:rsidRPr="007A4AFC">
          <w:rPr>
            <w:color w:val="000000" w:themeColor="text1"/>
            <w:rPrChange w:id="7022" w:author="Dr Mamadou SANOGO" w:date="2023-10-25T18:15:00Z">
              <w:rPr/>
            </w:rPrChange>
          </w:rPr>
          <w:tab/>
          <w:t>Monitrice</w:t>
        </w:r>
      </w:ins>
    </w:p>
    <w:p w14:paraId="0BFB3C6B" w14:textId="77777777" w:rsidR="000E0336" w:rsidRPr="007A4AFC" w:rsidRDefault="000E0336" w:rsidP="000E0336">
      <w:pPr>
        <w:tabs>
          <w:tab w:val="left" w:pos="1356"/>
          <w:tab w:val="left" w:pos="3969"/>
          <w:tab w:val="left" w:pos="5078"/>
        </w:tabs>
        <w:ind w:left="113"/>
        <w:rPr>
          <w:ins w:id="7023" w:author="Dr Mamadou SANOGO" w:date="2023-10-25T13:24:00Z"/>
          <w:color w:val="000000" w:themeColor="text1"/>
          <w:rPrChange w:id="7024" w:author="Dr Mamadou SANOGO" w:date="2023-10-25T18:15:00Z">
            <w:rPr>
              <w:ins w:id="7025" w:author="Dr Mamadou SANOGO" w:date="2023-10-25T13:24:00Z"/>
            </w:rPr>
          </w:rPrChange>
        </w:rPr>
      </w:pPr>
      <w:ins w:id="7026" w:author="Dr Mamadou SANOGO" w:date="2023-10-25T13:24:00Z">
        <w:r w:rsidRPr="007A4AFC">
          <w:rPr>
            <w:color w:val="000000" w:themeColor="text1"/>
            <w:rPrChange w:id="7027" w:author="Dr Mamadou SANOGO" w:date="2023-10-25T18:15:00Z">
              <w:rPr/>
            </w:rPrChange>
          </w:rPr>
          <w:t>Madame</w:t>
        </w:r>
        <w:r w:rsidRPr="007A4AFC">
          <w:rPr>
            <w:color w:val="000000" w:themeColor="text1"/>
            <w:rPrChange w:id="7028" w:author="Dr Mamadou SANOGO" w:date="2023-10-25T18:15:00Z">
              <w:rPr/>
            </w:rPrChange>
          </w:rPr>
          <w:tab/>
          <w:t>SAVADOGO Salimata</w:t>
        </w:r>
        <w:r w:rsidRPr="007A4AFC">
          <w:rPr>
            <w:color w:val="000000" w:themeColor="text1"/>
            <w:rPrChange w:id="7029" w:author="Dr Mamadou SANOGO" w:date="2023-10-25T18:15:00Z">
              <w:rPr/>
            </w:rPrChange>
          </w:rPr>
          <w:tab/>
          <w:t>Assistante de Direction</w:t>
        </w:r>
      </w:ins>
    </w:p>
    <w:p w14:paraId="40497E9B" w14:textId="77777777" w:rsidR="000E0336" w:rsidRPr="007A4AFC" w:rsidRDefault="000E0336" w:rsidP="000E0336">
      <w:pPr>
        <w:tabs>
          <w:tab w:val="left" w:pos="1356"/>
          <w:tab w:val="left" w:pos="3969"/>
          <w:tab w:val="left" w:pos="5078"/>
        </w:tabs>
        <w:ind w:left="113"/>
        <w:rPr>
          <w:ins w:id="7030" w:author="Dr Mamadou SANOGO" w:date="2023-10-25T13:24:00Z"/>
          <w:color w:val="000000" w:themeColor="text1"/>
          <w:rPrChange w:id="7031" w:author="Dr Mamadou SANOGO" w:date="2023-10-25T18:15:00Z">
            <w:rPr>
              <w:ins w:id="7032" w:author="Dr Mamadou SANOGO" w:date="2023-10-25T13:24:00Z"/>
            </w:rPr>
          </w:rPrChange>
        </w:rPr>
      </w:pPr>
      <w:ins w:id="7033" w:author="Dr Mamadou SANOGO" w:date="2023-10-25T13:24:00Z">
        <w:r w:rsidRPr="007A4AFC">
          <w:rPr>
            <w:color w:val="000000" w:themeColor="text1"/>
            <w:rPrChange w:id="7034" w:author="Dr Mamadou SANOGO" w:date="2023-10-25T18:15:00Z">
              <w:rPr/>
            </w:rPrChange>
          </w:rPr>
          <w:t>Monsieur</w:t>
        </w:r>
        <w:r w:rsidRPr="007A4AFC">
          <w:rPr>
            <w:color w:val="000000" w:themeColor="text1"/>
            <w:rPrChange w:id="7035" w:author="Dr Mamadou SANOGO" w:date="2023-10-25T18:15:00Z">
              <w:rPr/>
            </w:rPrChange>
          </w:rPr>
          <w:tab/>
          <w:t>HALAM Falla dit Abba</w:t>
        </w:r>
        <w:r w:rsidRPr="007A4AFC">
          <w:rPr>
            <w:color w:val="000000" w:themeColor="text1"/>
            <w:rPrChange w:id="7036" w:author="Dr Mamadou SANOGO" w:date="2023-10-25T18:15:00Z">
              <w:rPr/>
            </w:rPrChange>
          </w:rPr>
          <w:tab/>
          <w:t>Responsable bureautique et informatique</w:t>
        </w:r>
      </w:ins>
    </w:p>
    <w:p w14:paraId="5E8AE0D1" w14:textId="77777777" w:rsidR="000E0336" w:rsidRPr="007A4AFC" w:rsidRDefault="000E0336" w:rsidP="000E0336">
      <w:pPr>
        <w:tabs>
          <w:tab w:val="left" w:pos="1356"/>
          <w:tab w:val="left" w:pos="3969"/>
          <w:tab w:val="left" w:pos="5078"/>
        </w:tabs>
        <w:ind w:left="113"/>
        <w:rPr>
          <w:ins w:id="7037" w:author="Dr Mamadou SANOGO" w:date="2023-10-25T13:24:00Z"/>
          <w:color w:val="000000" w:themeColor="text1"/>
          <w:rPrChange w:id="7038" w:author="Dr Mamadou SANOGO" w:date="2023-10-25T18:15:00Z">
            <w:rPr>
              <w:ins w:id="7039" w:author="Dr Mamadou SANOGO" w:date="2023-10-25T13:24:00Z"/>
            </w:rPr>
          </w:rPrChange>
        </w:rPr>
      </w:pPr>
      <w:ins w:id="7040" w:author="Dr Mamadou SANOGO" w:date="2023-10-25T13:24:00Z">
        <w:r w:rsidRPr="007A4AFC">
          <w:rPr>
            <w:color w:val="000000" w:themeColor="text1"/>
            <w:rPrChange w:id="7041" w:author="Dr Mamadou SANOGO" w:date="2023-10-25T18:15:00Z">
              <w:rPr/>
            </w:rPrChange>
          </w:rPr>
          <w:t>SIDIBE</w:t>
        </w:r>
        <w:r w:rsidRPr="007A4AFC">
          <w:rPr>
            <w:color w:val="000000" w:themeColor="text1"/>
            <w:rPrChange w:id="7042" w:author="Dr Mamadou SANOGO" w:date="2023-10-25T18:15:00Z">
              <w:rPr/>
            </w:rPrChange>
          </w:rPr>
          <w:tab/>
          <w:t>Drissa</w:t>
        </w:r>
        <w:r w:rsidRPr="007A4AFC">
          <w:rPr>
            <w:color w:val="000000" w:themeColor="text1"/>
            <w:rPrChange w:id="7043" w:author="Dr Mamadou SANOGO" w:date="2023-10-25T18:15:00Z">
              <w:rPr/>
            </w:rPrChange>
          </w:rPr>
          <w:tab/>
          <w:t>Professeur</w:t>
        </w:r>
      </w:ins>
    </w:p>
    <w:p w14:paraId="10DF89F8" w14:textId="77777777" w:rsidR="000E0336" w:rsidRPr="007A4AFC" w:rsidRDefault="000E0336" w:rsidP="000E0336">
      <w:pPr>
        <w:tabs>
          <w:tab w:val="left" w:pos="1356"/>
          <w:tab w:val="left" w:pos="3969"/>
          <w:tab w:val="left" w:pos="5078"/>
        </w:tabs>
        <w:ind w:left="113"/>
        <w:rPr>
          <w:ins w:id="7044" w:author="Dr Mamadou SANOGO" w:date="2023-10-25T13:24:00Z"/>
          <w:color w:val="000000" w:themeColor="text1"/>
          <w:rPrChange w:id="7045" w:author="Dr Mamadou SANOGO" w:date="2023-10-25T18:15:00Z">
            <w:rPr>
              <w:ins w:id="7046" w:author="Dr Mamadou SANOGO" w:date="2023-10-25T13:24:00Z"/>
            </w:rPr>
          </w:rPrChange>
        </w:rPr>
      </w:pPr>
      <w:ins w:id="7047" w:author="Dr Mamadou SANOGO" w:date="2023-10-25T13:24:00Z">
        <w:r w:rsidRPr="007A4AFC">
          <w:rPr>
            <w:color w:val="000000" w:themeColor="text1"/>
            <w:rPrChange w:id="7048" w:author="Dr Mamadou SANOGO" w:date="2023-10-25T18:15:00Z">
              <w:rPr/>
            </w:rPrChange>
          </w:rPr>
          <w:t>DICKO</w:t>
        </w:r>
        <w:r w:rsidRPr="007A4AFC">
          <w:rPr>
            <w:color w:val="000000" w:themeColor="text1"/>
            <w:rPrChange w:id="7049" w:author="Dr Mamadou SANOGO" w:date="2023-10-25T18:15:00Z">
              <w:rPr/>
            </w:rPrChange>
          </w:rPr>
          <w:tab/>
          <w:t>Abderhamane</w:t>
        </w:r>
        <w:r w:rsidRPr="007A4AFC">
          <w:rPr>
            <w:color w:val="000000" w:themeColor="text1"/>
            <w:rPrChange w:id="7050" w:author="Dr Mamadou SANOGO" w:date="2023-10-25T18:15:00Z">
              <w:rPr/>
            </w:rPrChange>
          </w:rPr>
          <w:tab/>
          <w:t>Professeur</w:t>
        </w:r>
      </w:ins>
    </w:p>
    <w:p w14:paraId="6ABCB2FA" w14:textId="77777777" w:rsidR="000E0336" w:rsidRPr="007A4AFC" w:rsidRDefault="000E0336" w:rsidP="000E0336">
      <w:pPr>
        <w:tabs>
          <w:tab w:val="left" w:pos="1356"/>
          <w:tab w:val="left" w:pos="3969"/>
          <w:tab w:val="left" w:pos="5078"/>
        </w:tabs>
        <w:ind w:left="113"/>
        <w:rPr>
          <w:ins w:id="7051" w:author="Dr Mamadou SANOGO" w:date="2023-10-25T13:24:00Z"/>
          <w:color w:val="000000" w:themeColor="text1"/>
          <w:rPrChange w:id="7052" w:author="Dr Mamadou SANOGO" w:date="2023-10-25T18:15:00Z">
            <w:rPr>
              <w:ins w:id="7053" w:author="Dr Mamadou SANOGO" w:date="2023-10-25T13:24:00Z"/>
            </w:rPr>
          </w:rPrChange>
        </w:rPr>
      </w:pPr>
      <w:ins w:id="7054" w:author="Dr Mamadou SANOGO" w:date="2023-10-25T13:24:00Z">
        <w:r w:rsidRPr="007A4AFC">
          <w:rPr>
            <w:color w:val="000000" w:themeColor="text1"/>
            <w:rPrChange w:id="7055" w:author="Dr Mamadou SANOGO" w:date="2023-10-25T18:15:00Z">
              <w:rPr/>
            </w:rPrChange>
          </w:rPr>
          <w:t>CISSE</w:t>
        </w:r>
        <w:r w:rsidRPr="007A4AFC">
          <w:rPr>
            <w:color w:val="000000" w:themeColor="text1"/>
            <w:rPrChange w:id="7056" w:author="Dr Mamadou SANOGO" w:date="2023-10-25T18:15:00Z">
              <w:rPr/>
            </w:rPrChange>
          </w:rPr>
          <w:tab/>
          <w:t>Oumou</w:t>
        </w:r>
        <w:r w:rsidRPr="007A4AFC">
          <w:rPr>
            <w:color w:val="000000" w:themeColor="text1"/>
            <w:rPrChange w:id="7057" w:author="Dr Mamadou SANOGO" w:date="2023-10-25T18:15:00Z">
              <w:rPr/>
            </w:rPrChange>
          </w:rPr>
          <w:tab/>
          <w:t>Étudiante actuelle</w:t>
        </w:r>
      </w:ins>
    </w:p>
    <w:p w14:paraId="642B1063" w14:textId="77777777" w:rsidR="000E0336" w:rsidRPr="007A4AFC" w:rsidRDefault="000E0336" w:rsidP="000E0336">
      <w:pPr>
        <w:tabs>
          <w:tab w:val="left" w:pos="1356"/>
          <w:tab w:val="left" w:pos="3969"/>
          <w:tab w:val="left" w:pos="5078"/>
        </w:tabs>
        <w:ind w:left="113"/>
        <w:rPr>
          <w:ins w:id="7058" w:author="Dr Mamadou SANOGO" w:date="2023-10-25T13:24:00Z"/>
          <w:color w:val="000000" w:themeColor="text1"/>
          <w:rPrChange w:id="7059" w:author="Dr Mamadou SANOGO" w:date="2023-10-25T18:15:00Z">
            <w:rPr>
              <w:ins w:id="7060" w:author="Dr Mamadou SANOGO" w:date="2023-10-25T13:24:00Z"/>
            </w:rPr>
          </w:rPrChange>
        </w:rPr>
      </w:pPr>
      <w:ins w:id="7061" w:author="Dr Mamadou SANOGO" w:date="2023-10-25T13:24:00Z">
        <w:r w:rsidRPr="007A4AFC">
          <w:rPr>
            <w:color w:val="000000" w:themeColor="text1"/>
            <w:rPrChange w:id="7062" w:author="Dr Mamadou SANOGO" w:date="2023-10-25T18:15:00Z">
              <w:rPr/>
            </w:rPrChange>
          </w:rPr>
          <w:t>TRAORE</w:t>
        </w:r>
        <w:r w:rsidRPr="007A4AFC">
          <w:rPr>
            <w:color w:val="000000" w:themeColor="text1"/>
            <w:rPrChange w:id="7063" w:author="Dr Mamadou SANOGO" w:date="2023-10-25T18:15:00Z">
              <w:rPr/>
            </w:rPrChange>
          </w:rPr>
          <w:tab/>
          <w:t>Amadou</w:t>
        </w:r>
        <w:r w:rsidRPr="007A4AFC">
          <w:rPr>
            <w:color w:val="000000" w:themeColor="text1"/>
            <w:rPrChange w:id="7064" w:author="Dr Mamadou SANOGO" w:date="2023-10-25T18:15:00Z">
              <w:rPr/>
            </w:rPrChange>
          </w:rPr>
          <w:tab/>
          <w:t>Étudiant actuel</w:t>
        </w:r>
      </w:ins>
    </w:p>
    <w:p w14:paraId="6320918F" w14:textId="77777777" w:rsidR="000E0336" w:rsidRPr="007A4AFC" w:rsidRDefault="000E0336" w:rsidP="000E0336">
      <w:pPr>
        <w:tabs>
          <w:tab w:val="left" w:pos="1356"/>
          <w:tab w:val="left" w:pos="1985"/>
          <w:tab w:val="left" w:pos="3969"/>
          <w:tab w:val="left" w:pos="5078"/>
        </w:tabs>
        <w:ind w:left="113"/>
        <w:rPr>
          <w:ins w:id="7065" w:author="Dr Mamadou SANOGO" w:date="2023-10-25T13:24:00Z"/>
          <w:color w:val="000000" w:themeColor="text1"/>
          <w:rPrChange w:id="7066" w:author="Dr Mamadou SANOGO" w:date="2023-10-25T18:15:00Z">
            <w:rPr>
              <w:ins w:id="7067" w:author="Dr Mamadou SANOGO" w:date="2023-10-25T13:24:00Z"/>
            </w:rPr>
          </w:rPrChange>
        </w:rPr>
      </w:pPr>
      <w:ins w:id="7068" w:author="Dr Mamadou SANOGO" w:date="2023-10-25T13:24:00Z">
        <w:r w:rsidRPr="007A4AFC">
          <w:rPr>
            <w:color w:val="000000" w:themeColor="text1"/>
            <w:rPrChange w:id="7069" w:author="Dr Mamadou SANOGO" w:date="2023-10-25T18:15:00Z">
              <w:rPr/>
            </w:rPrChange>
          </w:rPr>
          <w:t>MAÏGA</w:t>
        </w:r>
        <w:r w:rsidRPr="007A4AFC">
          <w:rPr>
            <w:color w:val="000000" w:themeColor="text1"/>
            <w:rPrChange w:id="7070" w:author="Dr Mamadou SANOGO" w:date="2023-10-25T18:15:00Z">
              <w:rPr/>
            </w:rPrChange>
          </w:rPr>
          <w:tab/>
          <w:t>Korotoumou</w:t>
        </w:r>
        <w:r w:rsidRPr="007A4AFC">
          <w:rPr>
            <w:color w:val="000000" w:themeColor="text1"/>
            <w:rPrChange w:id="7071" w:author="Dr Mamadou SANOGO" w:date="2023-10-25T18:15:00Z">
              <w:rPr/>
            </w:rPrChange>
          </w:rPr>
          <w:tab/>
          <w:t>Ancienne étudiante</w:t>
        </w:r>
      </w:ins>
    </w:p>
    <w:p w14:paraId="209603B5" w14:textId="797FBEB3" w:rsidR="000E0336" w:rsidRPr="007A4AFC" w:rsidRDefault="000E0336">
      <w:pPr>
        <w:tabs>
          <w:tab w:val="left" w:pos="1356"/>
          <w:tab w:val="left" w:pos="3969"/>
          <w:tab w:val="left" w:pos="5078"/>
        </w:tabs>
        <w:ind w:left="113"/>
        <w:rPr>
          <w:ins w:id="7072" w:author="Dr Mamadou SANOGO" w:date="2023-10-25T13:24:00Z"/>
          <w:color w:val="000000" w:themeColor="text1"/>
          <w:rPrChange w:id="7073" w:author="Dr Mamadou SANOGO" w:date="2023-10-25T18:15:00Z">
            <w:rPr>
              <w:ins w:id="7074" w:author="Dr Mamadou SANOGO" w:date="2023-10-25T13:24:00Z"/>
            </w:rPr>
          </w:rPrChange>
        </w:rPr>
        <w:pPrChange w:id="7075" w:author="Dr Mamadou SANOGO" w:date="2023-10-25T13:27:00Z">
          <w:pPr/>
        </w:pPrChange>
      </w:pPr>
      <w:ins w:id="7076" w:author="Dr Mamadou SANOGO" w:date="2023-10-25T13:24:00Z">
        <w:r w:rsidRPr="007A4AFC">
          <w:rPr>
            <w:color w:val="000000" w:themeColor="text1"/>
            <w:sz w:val="20"/>
            <w:rPrChange w:id="7077" w:author="Dr Mamadou SANOGO" w:date="2023-10-25T18:15:00Z">
              <w:rPr>
                <w:sz w:val="20"/>
              </w:rPr>
            </w:rPrChange>
          </w:rPr>
          <w:t>COULIBALY</w:t>
        </w:r>
        <w:r w:rsidRPr="007A4AFC">
          <w:rPr>
            <w:color w:val="000000" w:themeColor="text1"/>
            <w:sz w:val="20"/>
            <w:rPrChange w:id="7078" w:author="Dr Mamadou SANOGO" w:date="2023-10-25T18:15:00Z">
              <w:rPr>
                <w:sz w:val="20"/>
              </w:rPr>
            </w:rPrChange>
          </w:rPr>
          <w:tab/>
        </w:r>
        <w:r w:rsidRPr="007A4AFC">
          <w:rPr>
            <w:color w:val="000000" w:themeColor="text1"/>
            <w:rPrChange w:id="7079" w:author="Dr Mamadou SANOGO" w:date="2023-10-25T18:15:00Z">
              <w:rPr/>
            </w:rPrChange>
          </w:rPr>
          <w:t>Kassim</w:t>
        </w:r>
        <w:r w:rsidRPr="007A4AFC">
          <w:rPr>
            <w:color w:val="000000" w:themeColor="text1"/>
            <w:rPrChange w:id="7080" w:author="Dr Mamadou SANOGO" w:date="2023-10-25T18:15:00Z">
              <w:rPr/>
            </w:rPrChange>
          </w:rPr>
          <w:tab/>
          <w:t>Ancien étudiant</w:t>
        </w:r>
      </w:ins>
    </w:p>
    <w:p w14:paraId="74F5AA11" w14:textId="059652E2" w:rsidR="000E0336" w:rsidRPr="007A4AFC" w:rsidRDefault="000E0336" w:rsidP="000E0336">
      <w:pPr>
        <w:rPr>
          <w:ins w:id="7081" w:author="Dr Mamadou SANOGO" w:date="2023-10-25T13:24:00Z"/>
          <w:color w:val="000000" w:themeColor="text1"/>
          <w:rPrChange w:id="7082" w:author="Dr Mamadou SANOGO" w:date="2023-10-25T18:15:00Z">
            <w:rPr>
              <w:ins w:id="7083" w:author="Dr Mamadou SANOGO" w:date="2023-10-25T13:24:00Z"/>
            </w:rPr>
          </w:rPrChange>
        </w:rPr>
      </w:pPr>
      <w:ins w:id="7084" w:author="Dr Mamadou SANOGO" w:date="2023-10-25T13:24:00Z">
        <w:r w:rsidRPr="007A4AFC">
          <w:rPr>
            <w:color w:val="000000" w:themeColor="text1"/>
            <w:rPrChange w:id="7085" w:author="Dr Mamadou SANOGO" w:date="2023-10-25T18:15:00Z">
              <w:rPr/>
            </w:rPrChange>
          </w:rPr>
          <w:t>Le secrétariat de séance était assuré par Mme Sogoba Rokia.</w:t>
        </w:r>
      </w:ins>
    </w:p>
    <w:p w14:paraId="0F8A5354" w14:textId="77777777" w:rsidR="000E0336" w:rsidRPr="007A4AFC" w:rsidRDefault="000E0336" w:rsidP="000E0336">
      <w:pPr>
        <w:rPr>
          <w:ins w:id="7086" w:author="Dr Mamadou SANOGO" w:date="2023-10-25T13:24:00Z"/>
          <w:color w:val="000000" w:themeColor="text1"/>
          <w:rPrChange w:id="7087" w:author="Dr Mamadou SANOGO" w:date="2023-10-25T18:15:00Z">
            <w:rPr>
              <w:ins w:id="7088" w:author="Dr Mamadou SANOGO" w:date="2023-10-25T13:24:00Z"/>
            </w:rPr>
          </w:rPrChange>
        </w:rPr>
      </w:pPr>
      <w:ins w:id="7089" w:author="Dr Mamadou SANOGO" w:date="2023-10-25T13:24:00Z">
        <w:r w:rsidRPr="007A4AFC">
          <w:rPr>
            <w:color w:val="000000" w:themeColor="text1"/>
            <w:rPrChange w:id="7090" w:author="Dr Mamadou SANOGO" w:date="2023-10-25T18:15:00Z">
              <w:rPr/>
            </w:rPrChange>
          </w:rPr>
          <w:t xml:space="preserve">L’ordre du jour portait sur : </w:t>
        </w:r>
      </w:ins>
    </w:p>
    <w:p w14:paraId="48AB6873" w14:textId="77777777" w:rsidR="000E0336" w:rsidRPr="007A4AFC" w:rsidRDefault="000E0336" w:rsidP="000E0336">
      <w:pPr>
        <w:pStyle w:val="Paragraphedeliste"/>
        <w:numPr>
          <w:ilvl w:val="0"/>
          <w:numId w:val="31"/>
        </w:numPr>
        <w:spacing w:line="240" w:lineRule="auto"/>
        <w:rPr>
          <w:ins w:id="7091" w:author="Dr Mamadou SANOGO" w:date="2023-10-25T13:24:00Z"/>
          <w:color w:val="000000" w:themeColor="text1"/>
          <w:rPrChange w:id="7092" w:author="Dr Mamadou SANOGO" w:date="2023-10-25T18:15:00Z">
            <w:rPr>
              <w:ins w:id="7093" w:author="Dr Mamadou SANOGO" w:date="2023-10-25T13:24:00Z"/>
            </w:rPr>
          </w:rPrChange>
        </w:rPr>
      </w:pPr>
      <w:ins w:id="7094" w:author="Dr Mamadou SANOGO" w:date="2023-10-25T13:24:00Z">
        <w:r w:rsidRPr="007A4AFC">
          <w:rPr>
            <w:color w:val="000000" w:themeColor="text1"/>
            <w:rPrChange w:id="7095" w:author="Dr Mamadou SANOGO" w:date="2023-10-25T18:15:00Z">
              <w:rPr/>
            </w:rPrChange>
          </w:rPr>
          <w:t>Sensibilisation autour de l’auto-évaluation des filières de formation initiée par l’AMAQ-SUP</w:t>
        </w:r>
      </w:ins>
    </w:p>
    <w:p w14:paraId="72D2E0B0" w14:textId="47F6BEC1" w:rsidR="000E0336" w:rsidRPr="007A4AFC" w:rsidRDefault="000E0336" w:rsidP="000E0336">
      <w:pPr>
        <w:pStyle w:val="Paragraphedeliste"/>
        <w:numPr>
          <w:ilvl w:val="0"/>
          <w:numId w:val="31"/>
        </w:numPr>
        <w:spacing w:line="240" w:lineRule="auto"/>
        <w:rPr>
          <w:ins w:id="7096" w:author="Dr Mamadou SANOGO" w:date="2023-10-25T13:24:00Z"/>
          <w:color w:val="000000" w:themeColor="text1"/>
          <w:rPrChange w:id="7097" w:author="Dr Mamadou SANOGO" w:date="2023-10-25T18:15:00Z">
            <w:rPr>
              <w:ins w:id="7098" w:author="Dr Mamadou SANOGO" w:date="2023-10-25T13:24:00Z"/>
            </w:rPr>
          </w:rPrChange>
        </w:rPr>
      </w:pPr>
      <w:ins w:id="7099" w:author="Dr Mamadou SANOGO" w:date="2023-10-25T13:24:00Z">
        <w:r w:rsidRPr="007A4AFC">
          <w:rPr>
            <w:color w:val="000000" w:themeColor="text1"/>
            <w:rPrChange w:id="7100" w:author="Dr Mamadou SANOGO" w:date="2023-10-25T18:15:00Z">
              <w:rPr/>
            </w:rPrChange>
          </w:rPr>
          <w:t>L’adoption d</w:t>
        </w:r>
      </w:ins>
      <w:ins w:id="7101" w:author="Dr Mamadou SANOGO" w:date="2023-10-27T11:31:00Z">
        <w:r w:rsidR="00AD42F4">
          <w:rPr>
            <w:color w:val="000000" w:themeColor="text1"/>
          </w:rPr>
          <w:t>es</w:t>
        </w:r>
      </w:ins>
      <w:ins w:id="7102" w:author="Dr Mamadou SANOGO" w:date="2023-10-25T13:24:00Z">
        <w:r w:rsidRPr="007A4AFC">
          <w:rPr>
            <w:color w:val="000000" w:themeColor="text1"/>
            <w:rPrChange w:id="7103" w:author="Dr Mamadou SANOGO" w:date="2023-10-25T18:15:00Z">
              <w:rPr/>
            </w:rPrChange>
          </w:rPr>
          <w:t xml:space="preserve"> comité</w:t>
        </w:r>
      </w:ins>
      <w:ins w:id="7104" w:author="Dr Mamadou SANOGO" w:date="2023-10-27T11:31:00Z">
        <w:r w:rsidR="00AD42F4">
          <w:rPr>
            <w:color w:val="000000" w:themeColor="text1"/>
          </w:rPr>
          <w:t>s</w:t>
        </w:r>
      </w:ins>
      <w:ins w:id="7105" w:author="Dr Mamadou SANOGO" w:date="2023-10-25T13:24:00Z">
        <w:r w:rsidRPr="007A4AFC">
          <w:rPr>
            <w:color w:val="000000" w:themeColor="text1"/>
            <w:rPrChange w:id="7106" w:author="Dr Mamadou SANOGO" w:date="2023-10-25T18:15:00Z">
              <w:rPr/>
            </w:rPrChange>
          </w:rPr>
          <w:t xml:space="preserve"> </w:t>
        </w:r>
        <w:r w:rsidR="00AD42F4" w:rsidRPr="00AD42F4">
          <w:rPr>
            <w:color w:val="000000" w:themeColor="text1"/>
          </w:rPr>
          <w:t xml:space="preserve">ad hoc </w:t>
        </w:r>
        <w:r w:rsidRPr="007A4AFC">
          <w:rPr>
            <w:color w:val="000000" w:themeColor="text1"/>
            <w:rPrChange w:id="7107" w:author="Dr Mamadou SANOGO" w:date="2023-10-25T18:15:00Z">
              <w:rPr/>
            </w:rPrChange>
          </w:rPr>
          <w:t xml:space="preserve">pour l’auto-évaluation de </w:t>
        </w:r>
      </w:ins>
      <w:ins w:id="7108" w:author="Dr Mamadou SANOGO" w:date="2023-10-27T11:31:00Z">
        <w:r w:rsidR="00AD42F4">
          <w:rPr>
            <w:color w:val="000000" w:themeColor="text1"/>
          </w:rPr>
          <w:t>7</w:t>
        </w:r>
      </w:ins>
      <w:ins w:id="7109" w:author="Dr Mamadou SANOGO" w:date="2023-10-25T13:24:00Z">
        <w:r w:rsidRPr="007A4AFC">
          <w:rPr>
            <w:color w:val="000000" w:themeColor="text1"/>
            <w:rPrChange w:id="7110" w:author="Dr Mamadou SANOGO" w:date="2023-10-25T18:15:00Z">
              <w:rPr/>
            </w:rPrChange>
          </w:rPr>
          <w:t xml:space="preserve"> filières de formation</w:t>
        </w:r>
      </w:ins>
    </w:p>
    <w:p w14:paraId="1F02A2C5" w14:textId="77777777" w:rsidR="000E0336" w:rsidRPr="007A4AFC" w:rsidRDefault="000E0336" w:rsidP="000E0336">
      <w:pPr>
        <w:pStyle w:val="Paragraphedeliste"/>
        <w:numPr>
          <w:ilvl w:val="0"/>
          <w:numId w:val="31"/>
        </w:numPr>
        <w:spacing w:line="240" w:lineRule="auto"/>
        <w:rPr>
          <w:ins w:id="7111" w:author="Dr Mamadou SANOGO" w:date="2023-10-25T13:24:00Z"/>
          <w:color w:val="000000" w:themeColor="text1"/>
          <w:rPrChange w:id="7112" w:author="Dr Mamadou SANOGO" w:date="2023-10-25T18:15:00Z">
            <w:rPr>
              <w:ins w:id="7113" w:author="Dr Mamadou SANOGO" w:date="2023-10-25T13:24:00Z"/>
            </w:rPr>
          </w:rPrChange>
        </w:rPr>
      </w:pPr>
      <w:ins w:id="7114" w:author="Dr Mamadou SANOGO" w:date="2023-10-25T13:24:00Z">
        <w:r w:rsidRPr="007A4AFC">
          <w:rPr>
            <w:color w:val="000000" w:themeColor="text1"/>
            <w:rPrChange w:id="7115" w:author="Dr Mamadou SANOGO" w:date="2023-10-25T18:15:00Z">
              <w:rPr/>
            </w:rPrChange>
          </w:rPr>
          <w:t>Divers</w:t>
        </w:r>
      </w:ins>
    </w:p>
    <w:p w14:paraId="432B2985" w14:textId="77777777" w:rsidR="000E0336" w:rsidRPr="007A4AFC" w:rsidRDefault="000E0336" w:rsidP="000E0336">
      <w:pPr>
        <w:rPr>
          <w:ins w:id="7116" w:author="Dr Mamadou SANOGO" w:date="2023-10-25T13:24:00Z"/>
          <w:color w:val="000000" w:themeColor="text1"/>
          <w:rPrChange w:id="7117" w:author="Dr Mamadou SANOGO" w:date="2023-10-25T18:15:00Z">
            <w:rPr>
              <w:ins w:id="7118" w:author="Dr Mamadou SANOGO" w:date="2023-10-25T13:24:00Z"/>
            </w:rPr>
          </w:rPrChange>
        </w:rPr>
      </w:pPr>
      <w:ins w:id="7119" w:author="Dr Mamadou SANOGO" w:date="2023-10-25T13:24:00Z">
        <w:r w:rsidRPr="007A4AFC">
          <w:rPr>
            <w:color w:val="000000" w:themeColor="text1"/>
            <w:rPrChange w:id="7120" w:author="Dr Mamadou SANOGO" w:date="2023-10-25T18:15:00Z">
              <w:rPr/>
            </w:rPrChange>
          </w:rPr>
          <w:t>Après les salutations et les remerciements du président pour la présence des uns et autres, le président procéda à l’ouverture de séance.</w:t>
        </w:r>
      </w:ins>
    </w:p>
    <w:p w14:paraId="76BB898D" w14:textId="29A376DE" w:rsidR="00CB3C42" w:rsidRPr="0027496F" w:rsidRDefault="000E0336" w:rsidP="00CB3C42">
      <w:pPr>
        <w:spacing w:line="240" w:lineRule="auto"/>
        <w:rPr>
          <w:ins w:id="7121" w:author="Dr Mamadou SANOGO" w:date="2023-10-26T15:42:00Z"/>
          <w:color w:val="000000" w:themeColor="text1"/>
          <w:rPrChange w:id="7122" w:author="Dr Mamadou SANOGO" w:date="2023-10-27T12:15:00Z">
            <w:rPr>
              <w:ins w:id="7123" w:author="Dr Mamadou SANOGO" w:date="2023-10-26T15:42:00Z"/>
              <w:b/>
              <w:color w:val="000000" w:themeColor="text1"/>
            </w:rPr>
          </w:rPrChange>
        </w:rPr>
      </w:pPr>
      <w:ins w:id="7124" w:author="Dr Mamadou SANOGO" w:date="2023-10-25T13:24:00Z">
        <w:r w:rsidRPr="007A4AFC">
          <w:rPr>
            <w:color w:val="000000" w:themeColor="text1"/>
            <w:rPrChange w:id="7125" w:author="Dr Mamadou SANOGO" w:date="2023-10-25T18:15:00Z">
              <w:rPr/>
            </w:rPrChange>
          </w:rPr>
          <w:t>Cette ouverture de séance fut précédée par un tour de table pour la présentation des participants.</w:t>
        </w:r>
      </w:ins>
    </w:p>
    <w:p w14:paraId="5323CFE9" w14:textId="77777777" w:rsidR="00CB3C42" w:rsidRPr="00CB3C42" w:rsidRDefault="00CB3C42">
      <w:pPr>
        <w:spacing w:line="240" w:lineRule="auto"/>
        <w:rPr>
          <w:ins w:id="7126" w:author="Dr Mamadou SANOGO" w:date="2023-10-26T15:41:00Z"/>
          <w:b/>
          <w:color w:val="000000" w:themeColor="text1"/>
          <w:rPrChange w:id="7127" w:author="Dr Mamadou SANOGO" w:date="2023-10-26T15:42:00Z">
            <w:rPr>
              <w:ins w:id="7128" w:author="Dr Mamadou SANOGO" w:date="2023-10-26T15:41:00Z"/>
            </w:rPr>
          </w:rPrChange>
        </w:rPr>
        <w:pPrChange w:id="7129" w:author="Dr Mamadou SANOGO" w:date="2023-10-26T15:42:00Z">
          <w:pPr>
            <w:pStyle w:val="Paragraphedeliste"/>
            <w:numPr>
              <w:numId w:val="33"/>
            </w:numPr>
            <w:spacing w:line="240" w:lineRule="auto"/>
            <w:ind w:hanging="360"/>
          </w:pPr>
        </w:pPrChange>
      </w:pPr>
    </w:p>
    <w:p w14:paraId="7E84AA60" w14:textId="24F56F4C" w:rsidR="000E0336" w:rsidRPr="007A4AFC" w:rsidRDefault="000E0336">
      <w:pPr>
        <w:pStyle w:val="Paragraphedeliste"/>
        <w:numPr>
          <w:ilvl w:val="0"/>
          <w:numId w:val="33"/>
        </w:numPr>
        <w:spacing w:line="240" w:lineRule="auto"/>
        <w:rPr>
          <w:ins w:id="7130" w:author="Dr Mamadou SANOGO" w:date="2023-10-25T13:24:00Z"/>
          <w:b/>
          <w:color w:val="000000" w:themeColor="text1"/>
          <w:rPrChange w:id="7131" w:author="Dr Mamadou SANOGO" w:date="2023-10-25T18:15:00Z">
            <w:rPr>
              <w:ins w:id="7132" w:author="Dr Mamadou SANOGO" w:date="2023-10-25T13:24:00Z"/>
            </w:rPr>
          </w:rPrChange>
        </w:rPr>
        <w:pPrChange w:id="7133" w:author="Dr Mamadou SANOGO" w:date="2023-10-25T13:25:00Z">
          <w:pPr/>
        </w:pPrChange>
      </w:pPr>
      <w:ins w:id="7134" w:author="Dr Mamadou SANOGO" w:date="2023-10-25T13:24:00Z">
        <w:r w:rsidRPr="007A4AFC">
          <w:rPr>
            <w:b/>
            <w:color w:val="000000" w:themeColor="text1"/>
            <w:rPrChange w:id="7135" w:author="Dr Mamadou SANOGO" w:date="2023-10-25T18:15:00Z">
              <w:rPr>
                <w:b/>
              </w:rPr>
            </w:rPrChange>
          </w:rPr>
          <w:t>SENSIBILISATION AUTOUR DE L’AUTOÉVALUATION DES FILIÈRES DE FORMATION INITIÉE PAR L’AMAQ-SUP</w:t>
        </w:r>
      </w:ins>
    </w:p>
    <w:p w14:paraId="4289121F" w14:textId="77777777" w:rsidR="000E0336" w:rsidRPr="007A4AFC" w:rsidRDefault="000E0336" w:rsidP="00F076C8">
      <w:pPr>
        <w:rPr>
          <w:ins w:id="7136" w:author="Dr Mamadou SANOGO" w:date="2023-10-25T13:24:00Z"/>
          <w:color w:val="000000" w:themeColor="text1"/>
          <w:rPrChange w:id="7137" w:author="Dr Mamadou SANOGO" w:date="2023-10-25T18:15:00Z">
            <w:rPr>
              <w:ins w:id="7138" w:author="Dr Mamadou SANOGO" w:date="2023-10-25T13:24:00Z"/>
            </w:rPr>
          </w:rPrChange>
        </w:rPr>
      </w:pPr>
      <w:ins w:id="7139" w:author="Dr Mamadou SANOGO" w:date="2023-10-25T13:24:00Z">
        <w:r w:rsidRPr="007A4AFC">
          <w:rPr>
            <w:b/>
            <w:color w:val="000000" w:themeColor="text1"/>
            <w:rPrChange w:id="7140" w:author="Dr Mamadou SANOGO" w:date="2023-10-25T18:15:00Z">
              <w:rPr>
                <w:b/>
              </w:rPr>
            </w:rPrChange>
          </w:rPr>
          <w:t>Président : Dr Mamadou SANOGO</w:t>
        </w:r>
      </w:ins>
    </w:p>
    <w:p w14:paraId="663D86FB" w14:textId="4297CE9D" w:rsidR="000E0336" w:rsidRPr="007A4AFC" w:rsidRDefault="000E0336" w:rsidP="00F076C8">
      <w:pPr>
        <w:rPr>
          <w:ins w:id="7141" w:author="Dr Mamadou SANOGO" w:date="2023-10-25T13:24:00Z"/>
          <w:color w:val="000000" w:themeColor="text1"/>
          <w:sz w:val="22"/>
          <w:rPrChange w:id="7142" w:author="Dr Mamadou SANOGO" w:date="2023-10-25T18:15:00Z">
            <w:rPr>
              <w:ins w:id="7143" w:author="Dr Mamadou SANOGO" w:date="2023-10-25T13:24:00Z"/>
              <w:sz w:val="4"/>
            </w:rPr>
          </w:rPrChange>
        </w:rPr>
      </w:pPr>
      <w:ins w:id="7144" w:author="Dr Mamadou SANOGO" w:date="2023-10-25T13:24:00Z">
        <w:r w:rsidRPr="007A4AFC">
          <w:rPr>
            <w:color w:val="000000" w:themeColor="text1"/>
            <w:rPrChange w:id="7145" w:author="Dr Mamadou SANOGO" w:date="2023-10-25T18:15:00Z">
              <w:rPr/>
            </w:rPrChange>
          </w:rPr>
          <w:t>Il expliqua aux participants tout d’abord le rôle de l’Agence Malienne d’Assurance Qualité de l’Enseignement Supérieur et de la Recherche Scientifique (AMAQ-SUP) qui est un établissement public à caractère scientifique et technologique.</w:t>
        </w:r>
      </w:ins>
    </w:p>
    <w:p w14:paraId="3A0685EF" w14:textId="3CB2A9DB" w:rsidR="000E0336" w:rsidRPr="007A4AFC" w:rsidRDefault="000E0336" w:rsidP="00614D94">
      <w:pPr>
        <w:rPr>
          <w:ins w:id="7146" w:author="Dr Mamadou SANOGO" w:date="2023-10-25T13:24:00Z"/>
          <w:color w:val="000000" w:themeColor="text1"/>
          <w:rPrChange w:id="7147" w:author="Dr Mamadou SANOGO" w:date="2023-10-25T18:15:00Z">
            <w:rPr>
              <w:ins w:id="7148" w:author="Dr Mamadou SANOGO" w:date="2023-10-25T13:24:00Z"/>
              <w:b/>
            </w:rPr>
          </w:rPrChange>
        </w:rPr>
      </w:pPr>
      <w:ins w:id="7149" w:author="Dr Mamadou SANOGO" w:date="2023-10-25T13:24:00Z">
        <w:r w:rsidRPr="007A4AFC">
          <w:rPr>
            <w:color w:val="000000" w:themeColor="text1"/>
            <w:rPrChange w:id="7150" w:author="Dr Mamadou SANOGO" w:date="2023-10-25T18:15:00Z">
              <w:rPr/>
            </w:rPrChange>
          </w:rPr>
          <w:t>Il parla également des missions de l’AMAQ qui sont : évaluer la qualité des institutions d’enseignement supérieur, des programmes de formation et de la recherche, et œuvrer à leur amélioration continue.</w:t>
        </w:r>
      </w:ins>
    </w:p>
    <w:p w14:paraId="274CFEF6" w14:textId="77777777" w:rsidR="000E0336" w:rsidRPr="007A4AFC" w:rsidRDefault="000E0336" w:rsidP="000E0336">
      <w:pPr>
        <w:rPr>
          <w:ins w:id="7151" w:author="Dr Mamadou SANOGO" w:date="2023-10-25T13:24:00Z"/>
          <w:color w:val="000000" w:themeColor="text1"/>
          <w:rPrChange w:id="7152" w:author="Dr Mamadou SANOGO" w:date="2023-10-25T18:15:00Z">
            <w:rPr>
              <w:ins w:id="7153" w:author="Dr Mamadou SANOGO" w:date="2023-10-25T13:24:00Z"/>
            </w:rPr>
          </w:rPrChange>
        </w:rPr>
      </w:pPr>
      <w:ins w:id="7154" w:author="Dr Mamadou SANOGO" w:date="2023-10-25T13:24:00Z">
        <w:r w:rsidRPr="007A4AFC">
          <w:rPr>
            <w:color w:val="000000" w:themeColor="text1"/>
            <w:rPrChange w:id="7155" w:author="Dr Mamadou SANOGO" w:date="2023-10-25T18:15:00Z">
              <w:rPr/>
            </w:rPrChange>
          </w:rPr>
          <w:t>Enfin, il procéda à la présentation des nouveaux outils de l’AMAQ-SUP à savoir</w:t>
        </w:r>
      </w:ins>
    </w:p>
    <w:p w14:paraId="4FDDF4BD" w14:textId="77777777" w:rsidR="000E0336" w:rsidRPr="007A4AFC" w:rsidRDefault="000E0336" w:rsidP="000E0336">
      <w:pPr>
        <w:pStyle w:val="Paragraphedeliste"/>
        <w:numPr>
          <w:ilvl w:val="0"/>
          <w:numId w:val="32"/>
        </w:numPr>
        <w:spacing w:line="240" w:lineRule="auto"/>
        <w:rPr>
          <w:ins w:id="7156" w:author="Dr Mamadou SANOGO" w:date="2023-10-25T13:24:00Z"/>
          <w:color w:val="000000" w:themeColor="text1"/>
          <w:rPrChange w:id="7157" w:author="Dr Mamadou SANOGO" w:date="2023-10-25T18:15:00Z">
            <w:rPr>
              <w:ins w:id="7158" w:author="Dr Mamadou SANOGO" w:date="2023-10-25T13:24:00Z"/>
            </w:rPr>
          </w:rPrChange>
        </w:rPr>
      </w:pPr>
      <w:ins w:id="7159" w:author="Dr Mamadou SANOGO" w:date="2023-10-25T13:24:00Z">
        <w:r w:rsidRPr="007A4AFC">
          <w:rPr>
            <w:color w:val="000000" w:themeColor="text1"/>
            <w:rPrChange w:id="7160" w:author="Dr Mamadou SANOGO" w:date="2023-10-25T18:15:00Z">
              <w:rPr/>
            </w:rPrChange>
          </w:rPr>
          <w:t>Le Référentiel de l’évaluation des formations ;</w:t>
        </w:r>
      </w:ins>
    </w:p>
    <w:p w14:paraId="1102DA8B" w14:textId="77777777" w:rsidR="000E0336" w:rsidRPr="007A4AFC" w:rsidRDefault="000E0336" w:rsidP="000E0336">
      <w:pPr>
        <w:pStyle w:val="Paragraphedeliste"/>
        <w:numPr>
          <w:ilvl w:val="0"/>
          <w:numId w:val="32"/>
        </w:numPr>
        <w:spacing w:line="240" w:lineRule="auto"/>
        <w:rPr>
          <w:ins w:id="7161" w:author="Dr Mamadou SANOGO" w:date="2023-10-25T13:24:00Z"/>
          <w:color w:val="000000" w:themeColor="text1"/>
          <w:rPrChange w:id="7162" w:author="Dr Mamadou SANOGO" w:date="2023-10-25T18:15:00Z">
            <w:rPr>
              <w:ins w:id="7163" w:author="Dr Mamadou SANOGO" w:date="2023-10-25T13:24:00Z"/>
            </w:rPr>
          </w:rPrChange>
        </w:rPr>
      </w:pPr>
      <w:ins w:id="7164" w:author="Dr Mamadou SANOGO" w:date="2023-10-25T13:24:00Z">
        <w:r w:rsidRPr="007A4AFC">
          <w:rPr>
            <w:color w:val="000000" w:themeColor="text1"/>
            <w:rPrChange w:id="7165" w:author="Dr Mamadou SANOGO" w:date="2023-10-25T18:15:00Z">
              <w:rPr/>
            </w:rPrChange>
          </w:rPr>
          <w:t>Le Guide de l’évaluation des formations ;</w:t>
        </w:r>
      </w:ins>
    </w:p>
    <w:p w14:paraId="3586BED8" w14:textId="77777777" w:rsidR="000E0336" w:rsidRPr="007A4AFC" w:rsidRDefault="000E0336" w:rsidP="000E0336">
      <w:pPr>
        <w:pStyle w:val="Paragraphedeliste"/>
        <w:numPr>
          <w:ilvl w:val="0"/>
          <w:numId w:val="32"/>
        </w:numPr>
        <w:spacing w:line="240" w:lineRule="auto"/>
        <w:rPr>
          <w:ins w:id="7166" w:author="Dr Mamadou SANOGO" w:date="2023-10-25T13:24:00Z"/>
          <w:color w:val="000000" w:themeColor="text1"/>
          <w:rPrChange w:id="7167" w:author="Dr Mamadou SANOGO" w:date="2023-10-25T18:15:00Z">
            <w:rPr>
              <w:ins w:id="7168" w:author="Dr Mamadou SANOGO" w:date="2023-10-25T13:24:00Z"/>
            </w:rPr>
          </w:rPrChange>
        </w:rPr>
      </w:pPr>
      <w:ins w:id="7169" w:author="Dr Mamadou SANOGO" w:date="2023-10-25T13:24:00Z">
        <w:r w:rsidRPr="007A4AFC">
          <w:rPr>
            <w:color w:val="000000" w:themeColor="text1"/>
            <w:rPrChange w:id="7170" w:author="Dr Mamadou SANOGO" w:date="2023-10-25T18:15:00Z">
              <w:rPr/>
            </w:rPrChange>
          </w:rPr>
          <w:t>Le Guide de rédaction du RAE-Formation ;</w:t>
        </w:r>
      </w:ins>
    </w:p>
    <w:p w14:paraId="0D542EBA" w14:textId="50770158" w:rsidR="000E0336" w:rsidRPr="007A4AFC" w:rsidRDefault="000E0336" w:rsidP="000E0336">
      <w:pPr>
        <w:pStyle w:val="Paragraphedeliste"/>
        <w:numPr>
          <w:ilvl w:val="0"/>
          <w:numId w:val="32"/>
        </w:numPr>
        <w:spacing w:line="240" w:lineRule="auto"/>
        <w:rPr>
          <w:ins w:id="7171" w:author="Dr Mamadou SANOGO" w:date="2023-10-25T13:24:00Z"/>
          <w:color w:val="000000" w:themeColor="text1"/>
          <w:rPrChange w:id="7172" w:author="Dr Mamadou SANOGO" w:date="2023-10-25T18:15:00Z">
            <w:rPr>
              <w:ins w:id="7173" w:author="Dr Mamadou SANOGO" w:date="2023-10-25T13:24:00Z"/>
            </w:rPr>
          </w:rPrChange>
        </w:rPr>
      </w:pPr>
      <w:ins w:id="7174" w:author="Dr Mamadou SANOGO" w:date="2023-10-25T13:24:00Z">
        <w:r w:rsidRPr="007A4AFC">
          <w:rPr>
            <w:color w:val="000000" w:themeColor="text1"/>
            <w:rPrChange w:id="7175" w:author="Dr Mamadou SANOGO" w:date="2023-10-25T18:15:00Z">
              <w:rPr/>
            </w:rPrChange>
          </w:rPr>
          <w:t>Fiche caractérisation formation</w:t>
        </w:r>
      </w:ins>
      <w:ins w:id="7176" w:author="Dr Mamadou SANOGO" w:date="2023-10-25T13:27:00Z">
        <w:r w:rsidR="00140A0F" w:rsidRPr="007A4AFC">
          <w:rPr>
            <w:color w:val="000000" w:themeColor="text1"/>
            <w:rPrChange w:id="7177" w:author="Dr Mamadou SANOGO" w:date="2023-10-25T18:15:00Z">
              <w:rPr/>
            </w:rPrChange>
          </w:rPr>
          <w:t xml:space="preserve">, </w:t>
        </w:r>
      </w:ins>
      <w:ins w:id="7178" w:author="Dr Mamadou SANOGO" w:date="2023-10-25T13:24:00Z">
        <w:r w:rsidRPr="007A4AFC">
          <w:rPr>
            <w:color w:val="000000" w:themeColor="text1"/>
            <w:rPrChange w:id="7179" w:author="Dr Mamadou SANOGO" w:date="2023-10-25T18:15:00Z">
              <w:rPr/>
            </w:rPrChange>
          </w:rPr>
          <w:t>Licence et Master</w:t>
        </w:r>
      </w:ins>
    </w:p>
    <w:p w14:paraId="71914945" w14:textId="77777777" w:rsidR="000E0336" w:rsidRPr="007A4AFC" w:rsidRDefault="000E0336" w:rsidP="00F076C8">
      <w:pPr>
        <w:rPr>
          <w:ins w:id="7180" w:author="Dr Mamadou SANOGO" w:date="2023-10-25T13:24:00Z"/>
          <w:color w:val="000000" w:themeColor="text1"/>
          <w:rPrChange w:id="7181" w:author="Dr Mamadou SANOGO" w:date="2023-10-25T18:15:00Z">
            <w:rPr>
              <w:ins w:id="7182" w:author="Dr Mamadou SANOGO" w:date="2023-10-25T13:24:00Z"/>
            </w:rPr>
          </w:rPrChange>
        </w:rPr>
      </w:pPr>
      <w:ins w:id="7183" w:author="Dr Mamadou SANOGO" w:date="2023-10-25T13:24:00Z">
        <w:r w:rsidRPr="007A4AFC">
          <w:rPr>
            <w:color w:val="000000" w:themeColor="text1"/>
            <w:rPrChange w:id="7184" w:author="Dr Mamadou SANOGO" w:date="2023-10-25T18:15:00Z">
              <w:rPr/>
            </w:rPrChange>
          </w:rPr>
          <w:t xml:space="preserve">Après cette présentation, ce fut des questions/réponses. </w:t>
        </w:r>
      </w:ins>
    </w:p>
    <w:p w14:paraId="6DB4C2A4" w14:textId="77777777" w:rsidR="000E0336" w:rsidRPr="007A4AFC" w:rsidRDefault="000E0336" w:rsidP="000E0336">
      <w:pPr>
        <w:rPr>
          <w:ins w:id="7185" w:author="Dr Mamadou SANOGO" w:date="2023-10-25T13:24:00Z"/>
          <w:color w:val="000000" w:themeColor="text1"/>
          <w:rPrChange w:id="7186" w:author="Dr Mamadou SANOGO" w:date="2023-10-25T18:15:00Z">
            <w:rPr>
              <w:ins w:id="7187" w:author="Dr Mamadou SANOGO" w:date="2023-10-25T13:24:00Z"/>
            </w:rPr>
          </w:rPrChange>
        </w:rPr>
      </w:pPr>
      <w:ins w:id="7188" w:author="Dr Mamadou SANOGO" w:date="2023-10-25T13:24:00Z">
        <w:r w:rsidRPr="007A4AFC">
          <w:rPr>
            <w:color w:val="000000" w:themeColor="text1"/>
            <w:rPrChange w:id="7189" w:author="Dr Mamadou SANOGO" w:date="2023-10-25T18:15:00Z">
              <w:rPr/>
            </w:rPrChange>
          </w:rPr>
          <w:t>Au cours de la réunion des questionnaires ont été également présentés aux participants en vue de leur validation. Il s’agissait de deux (2) questionnaires dont un pour les anciens étudiants et l’autre pour les étudiants actuels.</w:t>
        </w:r>
      </w:ins>
    </w:p>
    <w:p w14:paraId="5DE0D963" w14:textId="55004747" w:rsidR="000E0336" w:rsidRDefault="000E0336">
      <w:pPr>
        <w:rPr>
          <w:ins w:id="7190" w:author="Dr Mamadou SANOGO" w:date="2023-10-27T12:15:00Z"/>
          <w:color w:val="000000" w:themeColor="text1"/>
        </w:rPr>
      </w:pPr>
      <w:ins w:id="7191" w:author="Dr Mamadou SANOGO" w:date="2023-10-25T13:24:00Z">
        <w:r w:rsidRPr="007A4AFC">
          <w:rPr>
            <w:color w:val="000000" w:themeColor="text1"/>
            <w:rPrChange w:id="7192" w:author="Dr Mamadou SANOGO" w:date="2023-10-25T18:15:00Z">
              <w:rPr/>
            </w:rPrChange>
          </w:rPr>
          <w:t>Après discussions et validation de ces questions, une équipe composée de 5 personnes a été chargée de la ventilation des questionnaires au sein et en dehors de l’établissement.</w:t>
        </w:r>
      </w:ins>
    </w:p>
    <w:p w14:paraId="71DBDEE6" w14:textId="77777777" w:rsidR="0027496F" w:rsidRPr="007A4AFC" w:rsidRDefault="0027496F" w:rsidP="00614D94">
      <w:pPr>
        <w:rPr>
          <w:ins w:id="7193" w:author="Dr Mamadou SANOGO" w:date="2023-10-25T13:24:00Z"/>
          <w:color w:val="000000" w:themeColor="text1"/>
          <w:sz w:val="22"/>
          <w:rPrChange w:id="7194" w:author="Dr Mamadou SANOGO" w:date="2023-10-25T18:15:00Z">
            <w:rPr>
              <w:ins w:id="7195" w:author="Dr Mamadou SANOGO" w:date="2023-10-25T13:24:00Z"/>
              <w:sz w:val="10"/>
            </w:rPr>
          </w:rPrChange>
        </w:rPr>
      </w:pPr>
    </w:p>
    <w:p w14:paraId="1600955E" w14:textId="0E884419" w:rsidR="000E0336" w:rsidRPr="007A4AFC" w:rsidRDefault="000E0336" w:rsidP="000E0336">
      <w:pPr>
        <w:pStyle w:val="Paragraphedeliste"/>
        <w:numPr>
          <w:ilvl w:val="0"/>
          <w:numId w:val="33"/>
        </w:numPr>
        <w:spacing w:line="240" w:lineRule="auto"/>
        <w:rPr>
          <w:ins w:id="7196" w:author="Dr Mamadou SANOGO" w:date="2023-10-25T13:24:00Z"/>
          <w:b/>
          <w:color w:val="000000" w:themeColor="text1"/>
          <w:rPrChange w:id="7197" w:author="Dr Mamadou SANOGO" w:date="2023-10-25T18:15:00Z">
            <w:rPr>
              <w:ins w:id="7198" w:author="Dr Mamadou SANOGO" w:date="2023-10-25T13:24:00Z"/>
              <w:b/>
            </w:rPr>
          </w:rPrChange>
        </w:rPr>
      </w:pPr>
      <w:ins w:id="7199" w:author="Dr Mamadou SANOGO" w:date="2023-10-25T13:24:00Z">
        <w:r w:rsidRPr="007A4AFC">
          <w:rPr>
            <w:b/>
            <w:color w:val="000000" w:themeColor="text1"/>
            <w:rPrChange w:id="7200" w:author="Dr Mamadou SANOGO" w:date="2023-10-25T18:15:00Z">
              <w:rPr>
                <w:b/>
              </w:rPr>
            </w:rPrChange>
          </w:rPr>
          <w:lastRenderedPageBreak/>
          <w:t>L’ADOPTION D’UN COMITÉ AD HOC POUR L’AUTO-ÉVALUATION</w:t>
        </w:r>
        <w:r w:rsidRPr="004D676A">
          <w:rPr>
            <w:b/>
            <w:color w:val="5B9BD5" w:themeColor="accent1"/>
            <w:rPrChange w:id="7201" w:author="Dr Mamadou SANOGO" w:date="2023-10-26T20:59:00Z">
              <w:rPr>
                <w:b/>
              </w:rPr>
            </w:rPrChange>
          </w:rPr>
          <w:t xml:space="preserve"> </w:t>
        </w:r>
        <w:r w:rsidRPr="00AD42F4">
          <w:rPr>
            <w:b/>
            <w:color w:val="000000" w:themeColor="text1"/>
            <w:rPrChange w:id="7202" w:author="Dr Mamadou SANOGO" w:date="2023-10-27T11:33:00Z">
              <w:rPr>
                <w:b/>
              </w:rPr>
            </w:rPrChange>
          </w:rPr>
          <w:t>DE</w:t>
        </w:r>
      </w:ins>
      <w:ins w:id="7203" w:author="Dr Mamadou SANOGO" w:date="2023-10-26T20:59:00Z">
        <w:r w:rsidR="004D676A" w:rsidRPr="00AD42F4">
          <w:rPr>
            <w:b/>
            <w:color w:val="000000" w:themeColor="text1"/>
          </w:rPr>
          <w:t>S</w:t>
        </w:r>
      </w:ins>
      <w:ins w:id="7204" w:author="Dr Mamadou SANOGO" w:date="2023-10-25T13:24:00Z">
        <w:r w:rsidRPr="004D676A">
          <w:rPr>
            <w:b/>
            <w:color w:val="5B9BD5" w:themeColor="accent1"/>
            <w:rPrChange w:id="7205" w:author="Dr Mamadou SANOGO" w:date="2023-10-26T20:59:00Z">
              <w:rPr>
                <w:b/>
              </w:rPr>
            </w:rPrChange>
          </w:rPr>
          <w:t xml:space="preserve"> </w:t>
        </w:r>
        <w:r w:rsidRPr="007A4AFC">
          <w:rPr>
            <w:b/>
            <w:color w:val="000000" w:themeColor="text1"/>
            <w:rPrChange w:id="7206" w:author="Dr Mamadou SANOGO" w:date="2023-10-25T18:15:00Z">
              <w:rPr>
                <w:b/>
              </w:rPr>
            </w:rPrChange>
          </w:rPr>
          <w:t>FILIÈRES DE FORMATION</w:t>
        </w:r>
      </w:ins>
    </w:p>
    <w:p w14:paraId="2F6EE7EE" w14:textId="3665D653" w:rsidR="000E0336" w:rsidRPr="00AD42F4" w:rsidRDefault="000E0336" w:rsidP="000E0336">
      <w:pPr>
        <w:rPr>
          <w:ins w:id="7207" w:author="Dr Mamadou SANOGO" w:date="2023-10-25T13:24:00Z"/>
          <w:color w:val="000000" w:themeColor="text1"/>
          <w:rPrChange w:id="7208" w:author="Dr Mamadou SANOGO" w:date="2023-10-27T11:32:00Z">
            <w:rPr>
              <w:ins w:id="7209" w:author="Dr Mamadou SANOGO" w:date="2023-10-25T13:24:00Z"/>
            </w:rPr>
          </w:rPrChange>
        </w:rPr>
      </w:pPr>
      <w:ins w:id="7210" w:author="Dr Mamadou SANOGO" w:date="2023-10-25T13:24:00Z">
        <w:r w:rsidRPr="007A4AFC">
          <w:rPr>
            <w:color w:val="000000" w:themeColor="text1"/>
            <w:rPrChange w:id="7211" w:author="Dr Mamadou SANOGO" w:date="2023-10-25T18:15:00Z">
              <w:rPr/>
            </w:rPrChange>
          </w:rPr>
          <w:t xml:space="preserve">Prenant toujours la parole, le président proposa alors de former </w:t>
        </w:r>
      </w:ins>
      <w:ins w:id="7212" w:author="Dr Mamadou SANOGO" w:date="2023-10-27T11:32:00Z">
        <w:r w:rsidR="00AD42F4">
          <w:rPr>
            <w:color w:val="000000" w:themeColor="text1"/>
          </w:rPr>
          <w:t>des</w:t>
        </w:r>
      </w:ins>
      <w:ins w:id="7213" w:author="Dr Mamadou SANOGO" w:date="2023-10-25T13:24:00Z">
        <w:r w:rsidRPr="007A4AFC">
          <w:rPr>
            <w:color w:val="000000" w:themeColor="text1"/>
            <w:rPrChange w:id="7214" w:author="Dr Mamadou SANOGO" w:date="2023-10-25T18:15:00Z">
              <w:rPr/>
            </w:rPrChange>
          </w:rPr>
          <w:t xml:space="preserve"> comité</w:t>
        </w:r>
      </w:ins>
      <w:ins w:id="7215" w:author="Dr Mamadou SANOGO" w:date="2023-10-27T11:32:00Z">
        <w:r w:rsidR="00AD42F4">
          <w:rPr>
            <w:color w:val="000000" w:themeColor="text1"/>
          </w:rPr>
          <w:t>s</w:t>
        </w:r>
      </w:ins>
      <w:ins w:id="7216" w:author="Dr Mamadou SANOGO" w:date="2023-10-25T13:24:00Z">
        <w:r w:rsidRPr="007A4AFC">
          <w:rPr>
            <w:color w:val="000000" w:themeColor="text1"/>
            <w:rPrChange w:id="7217" w:author="Dr Mamadou SANOGO" w:date="2023-10-25T18:15:00Z">
              <w:rPr/>
            </w:rPrChange>
          </w:rPr>
          <w:t xml:space="preserve"> </w:t>
        </w:r>
        <w:r w:rsidR="00AD42F4" w:rsidRPr="00AD42F4">
          <w:rPr>
            <w:color w:val="000000" w:themeColor="text1"/>
          </w:rPr>
          <w:t xml:space="preserve">ad hoc </w:t>
        </w:r>
        <w:r w:rsidRPr="007A4AFC">
          <w:rPr>
            <w:color w:val="000000" w:themeColor="text1"/>
            <w:rPrChange w:id="7218" w:author="Dr Mamadou SANOGO" w:date="2023-10-25T18:15:00Z">
              <w:rPr/>
            </w:rPrChange>
          </w:rPr>
          <w:t>pour l’évaluation des filières qui sont :</w:t>
        </w:r>
        <w:r w:rsidRPr="00AD42F4">
          <w:rPr>
            <w:color w:val="000000" w:themeColor="text1"/>
            <w:rPrChange w:id="7219" w:author="Dr Mamadou SANOGO" w:date="2023-10-27T11:32:00Z">
              <w:rPr/>
            </w:rPrChange>
          </w:rPr>
          <w:t xml:space="preserve"> </w:t>
        </w:r>
      </w:ins>
      <w:ins w:id="7220" w:author="Dr Mamadou SANOGO" w:date="2023-10-26T20:59:00Z">
        <w:r w:rsidR="004D676A" w:rsidRPr="00AD42F4">
          <w:rPr>
            <w:color w:val="000000" w:themeColor="text1"/>
            <w:rPrChange w:id="7221" w:author="Dr Mamadou SANOGO" w:date="2023-10-27T11:32:00Z">
              <w:rPr>
                <w:color w:val="0070C0"/>
              </w:rPr>
            </w:rPrChange>
          </w:rPr>
          <w:t>les masters en Gynécologie / Obstétrique , épidémiologie, management des services de santé, pédagogie de la santé, nutrition et les licences en nutrition et santé environnementale.</w:t>
        </w:r>
      </w:ins>
    </w:p>
    <w:p w14:paraId="229C0070" w14:textId="386759D4" w:rsidR="000E0336" w:rsidRPr="007A4AFC" w:rsidRDefault="000E0336" w:rsidP="000E0336">
      <w:pPr>
        <w:rPr>
          <w:ins w:id="7222" w:author="Dr Mamadou SANOGO" w:date="2023-10-25T13:24:00Z"/>
          <w:color w:val="000000" w:themeColor="text1"/>
          <w:rPrChange w:id="7223" w:author="Dr Mamadou SANOGO" w:date="2023-10-25T18:15:00Z">
            <w:rPr>
              <w:ins w:id="7224" w:author="Dr Mamadou SANOGO" w:date="2023-10-25T13:24:00Z"/>
            </w:rPr>
          </w:rPrChange>
        </w:rPr>
      </w:pPr>
      <w:ins w:id="7225" w:author="Dr Mamadou SANOGO" w:date="2023-10-25T13:24:00Z">
        <w:r w:rsidRPr="00AD42F4">
          <w:rPr>
            <w:color w:val="000000" w:themeColor="text1"/>
            <w:rPrChange w:id="7226" w:author="Dr Mamadou SANOGO" w:date="2023-10-27T11:32:00Z">
              <w:rPr/>
            </w:rPrChange>
          </w:rPr>
          <w:t xml:space="preserve">À l’unanimité et en toute </w:t>
        </w:r>
        <w:r w:rsidRPr="007A4AFC">
          <w:rPr>
            <w:color w:val="000000" w:themeColor="text1"/>
            <w:rPrChange w:id="7227" w:author="Dr Mamadou SANOGO" w:date="2023-10-25T18:15:00Z">
              <w:rPr/>
            </w:rPrChange>
          </w:rPr>
          <w:t>indépendance, ont procédé la nomination des membres d</w:t>
        </w:r>
      </w:ins>
      <w:ins w:id="7228" w:author="Dr Mamadou SANOGO" w:date="2023-10-27T11:33:00Z">
        <w:r w:rsidR="00AD42F4">
          <w:rPr>
            <w:color w:val="000000" w:themeColor="text1"/>
          </w:rPr>
          <w:t>es</w:t>
        </w:r>
      </w:ins>
      <w:ins w:id="7229" w:author="Dr Mamadou SANOGO" w:date="2023-10-25T13:24:00Z">
        <w:r w:rsidRPr="007A4AFC">
          <w:rPr>
            <w:color w:val="000000" w:themeColor="text1"/>
            <w:rPrChange w:id="7230" w:author="Dr Mamadou SANOGO" w:date="2023-10-25T18:15:00Z">
              <w:rPr/>
            </w:rPrChange>
          </w:rPr>
          <w:t xml:space="preserve"> comité</w:t>
        </w:r>
      </w:ins>
      <w:ins w:id="7231" w:author="Dr Mamadou SANOGO" w:date="2023-10-27T11:33:00Z">
        <w:r w:rsidR="00AD42F4">
          <w:rPr>
            <w:color w:val="000000" w:themeColor="text1"/>
          </w:rPr>
          <w:t>s</w:t>
        </w:r>
      </w:ins>
      <w:ins w:id="7232" w:author="Dr Mamadou SANOGO" w:date="2023-10-25T13:24:00Z">
        <w:r w:rsidRPr="007A4AFC">
          <w:rPr>
            <w:color w:val="000000" w:themeColor="text1"/>
            <w:rPrChange w:id="7233" w:author="Dr Mamadou SANOGO" w:date="2023-10-25T18:15:00Z">
              <w:rPr/>
            </w:rPrChange>
          </w:rPr>
          <w:t xml:space="preserve"> d’évaluation. Voir en annexe la liste d</w:t>
        </w:r>
      </w:ins>
      <w:ins w:id="7234" w:author="Dr Mamadou SANOGO" w:date="2023-10-27T11:33:00Z">
        <w:r w:rsidR="00AD42F4">
          <w:rPr>
            <w:color w:val="000000" w:themeColor="text1"/>
          </w:rPr>
          <w:t>es</w:t>
        </w:r>
      </w:ins>
      <w:ins w:id="7235" w:author="Dr Mamadou SANOGO" w:date="2023-10-25T13:24:00Z">
        <w:r w:rsidRPr="007A4AFC">
          <w:rPr>
            <w:color w:val="000000" w:themeColor="text1"/>
            <w:rPrChange w:id="7236" w:author="Dr Mamadou SANOGO" w:date="2023-10-25T18:15:00Z">
              <w:rPr/>
            </w:rPrChange>
          </w:rPr>
          <w:t xml:space="preserve"> comité</w:t>
        </w:r>
      </w:ins>
      <w:ins w:id="7237" w:author="Dr Mamadou SANOGO" w:date="2023-10-27T11:33:00Z">
        <w:r w:rsidR="00AD42F4">
          <w:rPr>
            <w:color w:val="000000" w:themeColor="text1"/>
          </w:rPr>
          <w:t>s</w:t>
        </w:r>
      </w:ins>
      <w:ins w:id="7238" w:author="Dr Mamadou SANOGO" w:date="2023-10-25T13:24:00Z">
        <w:r w:rsidRPr="007A4AFC">
          <w:rPr>
            <w:color w:val="000000" w:themeColor="text1"/>
            <w:rPrChange w:id="7239" w:author="Dr Mamadou SANOGO" w:date="2023-10-25T18:15:00Z">
              <w:rPr/>
            </w:rPrChange>
          </w:rPr>
          <w:t xml:space="preserve"> </w:t>
        </w:r>
      </w:ins>
      <w:ins w:id="7240" w:author="Dr Mamadou SANOGO" w:date="2023-10-27T11:33:00Z">
        <w:r w:rsidR="00AD42F4">
          <w:rPr>
            <w:color w:val="000000" w:themeColor="text1"/>
          </w:rPr>
          <w:t>a</w:t>
        </w:r>
      </w:ins>
      <w:ins w:id="7241" w:author="Dr Mamadou SANOGO" w:date="2023-10-25T13:24:00Z">
        <w:r w:rsidRPr="007A4AFC">
          <w:rPr>
            <w:color w:val="000000" w:themeColor="text1"/>
            <w:rPrChange w:id="7242" w:author="Dr Mamadou SANOGO" w:date="2023-10-25T18:15:00Z">
              <w:rPr/>
            </w:rPrChange>
          </w:rPr>
          <w:t>d hoc.</w:t>
        </w:r>
      </w:ins>
    </w:p>
    <w:p w14:paraId="55C9896D" w14:textId="77777777" w:rsidR="000E0336" w:rsidRPr="007A4AFC" w:rsidRDefault="000E0336" w:rsidP="000E0336">
      <w:pPr>
        <w:pStyle w:val="Paragraphedeliste"/>
        <w:numPr>
          <w:ilvl w:val="0"/>
          <w:numId w:val="33"/>
        </w:numPr>
        <w:spacing w:line="240" w:lineRule="auto"/>
        <w:rPr>
          <w:ins w:id="7243" w:author="Dr Mamadou SANOGO" w:date="2023-10-25T13:24:00Z"/>
          <w:b/>
          <w:color w:val="000000" w:themeColor="text1"/>
          <w:rPrChange w:id="7244" w:author="Dr Mamadou SANOGO" w:date="2023-10-25T18:15:00Z">
            <w:rPr>
              <w:ins w:id="7245" w:author="Dr Mamadou SANOGO" w:date="2023-10-25T13:24:00Z"/>
              <w:b/>
            </w:rPr>
          </w:rPrChange>
        </w:rPr>
      </w:pPr>
      <w:ins w:id="7246" w:author="Dr Mamadou SANOGO" w:date="2023-10-25T13:24:00Z">
        <w:r w:rsidRPr="007A4AFC">
          <w:rPr>
            <w:b/>
            <w:color w:val="000000" w:themeColor="text1"/>
            <w:rPrChange w:id="7247" w:author="Dr Mamadou SANOGO" w:date="2023-10-25T18:15:00Z">
              <w:rPr>
                <w:b/>
              </w:rPr>
            </w:rPrChange>
          </w:rPr>
          <w:t>DIVERS</w:t>
        </w:r>
      </w:ins>
    </w:p>
    <w:p w14:paraId="25B74280" w14:textId="268D4A7C" w:rsidR="000E0336" w:rsidRPr="007A4AFC" w:rsidRDefault="000E0336" w:rsidP="000E0336">
      <w:pPr>
        <w:rPr>
          <w:ins w:id="7248" w:author="Dr Mamadou SANOGO" w:date="2023-10-25T13:24:00Z"/>
          <w:color w:val="000000" w:themeColor="text1"/>
          <w:rPrChange w:id="7249" w:author="Dr Mamadou SANOGO" w:date="2023-10-25T18:15:00Z">
            <w:rPr>
              <w:ins w:id="7250" w:author="Dr Mamadou SANOGO" w:date="2023-10-25T13:24:00Z"/>
            </w:rPr>
          </w:rPrChange>
        </w:rPr>
      </w:pPr>
      <w:ins w:id="7251" w:author="Dr Mamadou SANOGO" w:date="2023-10-25T13:24:00Z">
        <w:r w:rsidRPr="007A4AFC">
          <w:rPr>
            <w:color w:val="000000" w:themeColor="text1"/>
            <w:rPrChange w:id="7252" w:author="Dr Mamadou SANOGO" w:date="2023-10-25T18:15:00Z">
              <w:rPr/>
            </w:rPrChange>
          </w:rPr>
          <w:t>Un calendrier de travail contenant les délais de livrables et la rédaction du rapport d’auto-évaluation a été également élaboré, pour la réussite de l’activité.</w:t>
        </w:r>
      </w:ins>
    </w:p>
    <w:p w14:paraId="027EEC50" w14:textId="77777777" w:rsidR="000E0336" w:rsidRPr="007A4AFC" w:rsidRDefault="000E0336" w:rsidP="000E0336">
      <w:pPr>
        <w:rPr>
          <w:ins w:id="7253" w:author="Dr Mamadou SANOGO" w:date="2023-10-25T13:24:00Z"/>
          <w:color w:val="000000" w:themeColor="text1"/>
          <w:rPrChange w:id="7254" w:author="Dr Mamadou SANOGO" w:date="2023-10-25T18:15:00Z">
            <w:rPr>
              <w:ins w:id="7255" w:author="Dr Mamadou SANOGO" w:date="2023-10-25T13:24:00Z"/>
            </w:rPr>
          </w:rPrChange>
        </w:rPr>
      </w:pPr>
      <w:ins w:id="7256" w:author="Dr Mamadou SANOGO" w:date="2023-10-25T13:24:00Z">
        <w:r w:rsidRPr="007A4AFC">
          <w:rPr>
            <w:color w:val="000000" w:themeColor="text1"/>
            <w:rPrChange w:id="7257" w:author="Dr Mamadou SANOGO" w:date="2023-10-25T18:15:00Z">
              <w:rPr/>
            </w:rPrChange>
          </w:rPr>
          <w:t>L’ordre du jour étant épuisé, le président demanda à tout un chacun de s’impliquer dans la réussite de l’activité. Puis il procéda à la fermeture de la séance.</w:t>
        </w:r>
      </w:ins>
    </w:p>
    <w:p w14:paraId="5A3C7B4C" w14:textId="77777777" w:rsidR="000E0336" w:rsidRPr="007A4AFC" w:rsidRDefault="000E0336" w:rsidP="000E0336">
      <w:pPr>
        <w:jc w:val="right"/>
        <w:rPr>
          <w:ins w:id="7258" w:author="Dr Mamadou SANOGO" w:date="2023-10-25T13:24:00Z"/>
          <w:b/>
          <w:i/>
          <w:color w:val="000000" w:themeColor="text1"/>
          <w:rPrChange w:id="7259" w:author="Dr Mamadou SANOGO" w:date="2023-10-25T18:15:00Z">
            <w:rPr>
              <w:ins w:id="7260" w:author="Dr Mamadou SANOGO" w:date="2023-10-25T13:24:00Z"/>
              <w:b/>
              <w:i/>
            </w:rPr>
          </w:rPrChange>
        </w:rPr>
      </w:pPr>
      <w:ins w:id="7261" w:author="Dr Mamadou SANOGO" w:date="2023-10-25T13:24:00Z">
        <w:r w:rsidRPr="007A4AFC">
          <w:rPr>
            <w:b/>
            <w:i/>
            <w:color w:val="000000" w:themeColor="text1"/>
            <w:rPrChange w:id="7262" w:author="Dr Mamadou SANOGO" w:date="2023-10-25T18:15:00Z">
              <w:rPr>
                <w:b/>
                <w:i/>
              </w:rPr>
            </w:rPrChange>
          </w:rPr>
          <w:t>Bamako, le 1</w:t>
        </w:r>
        <w:r w:rsidRPr="007A4AFC">
          <w:rPr>
            <w:b/>
            <w:i/>
            <w:color w:val="000000" w:themeColor="text1"/>
            <w:vertAlign w:val="superscript"/>
            <w:rPrChange w:id="7263" w:author="Dr Mamadou SANOGO" w:date="2023-10-25T18:15:00Z">
              <w:rPr>
                <w:b/>
                <w:i/>
                <w:vertAlign w:val="superscript"/>
              </w:rPr>
            </w:rPrChange>
          </w:rPr>
          <w:t>er</w:t>
        </w:r>
        <w:r w:rsidRPr="007A4AFC">
          <w:rPr>
            <w:b/>
            <w:i/>
            <w:color w:val="000000" w:themeColor="text1"/>
            <w:rPrChange w:id="7264" w:author="Dr Mamadou SANOGO" w:date="2023-10-25T18:15:00Z">
              <w:rPr>
                <w:b/>
                <w:i/>
              </w:rPr>
            </w:rPrChange>
          </w:rPr>
          <w:t xml:space="preserve"> juin 2023</w:t>
        </w:r>
      </w:ins>
    </w:p>
    <w:p w14:paraId="5D530254" w14:textId="77777777" w:rsidR="000E0336" w:rsidRPr="007A4AFC" w:rsidRDefault="000E0336" w:rsidP="000E0336">
      <w:pPr>
        <w:jc w:val="right"/>
        <w:rPr>
          <w:ins w:id="7265" w:author="Dr Mamadou SANOGO" w:date="2023-10-25T13:24:00Z"/>
          <w:b/>
          <w:i/>
          <w:color w:val="000000" w:themeColor="text1"/>
          <w:rPrChange w:id="7266" w:author="Dr Mamadou SANOGO" w:date="2023-10-25T18:15:00Z">
            <w:rPr>
              <w:ins w:id="7267" w:author="Dr Mamadou SANOGO" w:date="2023-10-25T13:24:00Z"/>
              <w:b/>
              <w:i/>
            </w:rPr>
          </w:rPrChange>
        </w:rPr>
      </w:pPr>
    </w:p>
    <w:p w14:paraId="548D3AB0" w14:textId="77777777" w:rsidR="000E0336" w:rsidRPr="007A4AFC" w:rsidRDefault="000E0336" w:rsidP="000E0336">
      <w:pPr>
        <w:rPr>
          <w:ins w:id="7268" w:author="Dr Mamadou SANOGO" w:date="2023-10-25T13:24:00Z"/>
          <w:b/>
          <w:i/>
          <w:color w:val="000000" w:themeColor="text1"/>
          <w:rPrChange w:id="7269" w:author="Dr Mamadou SANOGO" w:date="2023-10-25T18:15:00Z">
            <w:rPr>
              <w:ins w:id="7270" w:author="Dr Mamadou SANOGO" w:date="2023-10-25T13:24:00Z"/>
              <w:b/>
              <w:i/>
            </w:rPr>
          </w:rPrChange>
        </w:rPr>
      </w:pPr>
      <w:ins w:id="7271" w:author="Dr Mamadou SANOGO" w:date="2023-10-25T13:24:00Z">
        <w:r w:rsidRPr="007A4AFC">
          <w:rPr>
            <w:b/>
            <w:i/>
            <w:color w:val="000000" w:themeColor="text1"/>
            <w:rPrChange w:id="7272" w:author="Dr Mamadou SANOGO" w:date="2023-10-25T18:15:00Z">
              <w:rPr>
                <w:b/>
                <w:i/>
              </w:rPr>
            </w:rPrChange>
          </w:rPr>
          <w:t>La secrétaire de séance</w:t>
        </w:r>
        <w:r w:rsidRPr="007A4AFC">
          <w:rPr>
            <w:b/>
            <w:i/>
            <w:color w:val="000000" w:themeColor="text1"/>
            <w:rPrChange w:id="7273" w:author="Dr Mamadou SANOGO" w:date="2023-10-25T18:15:00Z">
              <w:rPr>
                <w:b/>
                <w:i/>
              </w:rPr>
            </w:rPrChange>
          </w:rPr>
          <w:tab/>
        </w:r>
        <w:r w:rsidRPr="007A4AFC">
          <w:rPr>
            <w:b/>
            <w:i/>
            <w:color w:val="000000" w:themeColor="text1"/>
            <w:rPrChange w:id="7274" w:author="Dr Mamadou SANOGO" w:date="2023-10-25T18:15:00Z">
              <w:rPr>
                <w:b/>
                <w:i/>
              </w:rPr>
            </w:rPrChange>
          </w:rPr>
          <w:tab/>
        </w:r>
        <w:r w:rsidRPr="007A4AFC">
          <w:rPr>
            <w:b/>
            <w:i/>
            <w:color w:val="000000" w:themeColor="text1"/>
            <w:rPrChange w:id="7275" w:author="Dr Mamadou SANOGO" w:date="2023-10-25T18:15:00Z">
              <w:rPr>
                <w:b/>
                <w:i/>
              </w:rPr>
            </w:rPrChange>
          </w:rPr>
          <w:tab/>
        </w:r>
        <w:r w:rsidRPr="007A4AFC">
          <w:rPr>
            <w:b/>
            <w:i/>
            <w:color w:val="000000" w:themeColor="text1"/>
            <w:rPrChange w:id="7276" w:author="Dr Mamadou SANOGO" w:date="2023-10-25T18:15:00Z">
              <w:rPr>
                <w:b/>
                <w:i/>
              </w:rPr>
            </w:rPrChange>
          </w:rPr>
          <w:tab/>
        </w:r>
        <w:r w:rsidRPr="007A4AFC">
          <w:rPr>
            <w:b/>
            <w:i/>
            <w:color w:val="000000" w:themeColor="text1"/>
            <w:rPrChange w:id="7277" w:author="Dr Mamadou SANOGO" w:date="2023-10-25T18:15:00Z">
              <w:rPr>
                <w:b/>
                <w:i/>
              </w:rPr>
            </w:rPrChange>
          </w:rPr>
          <w:tab/>
        </w:r>
        <w:r w:rsidRPr="007A4AFC">
          <w:rPr>
            <w:b/>
            <w:i/>
            <w:color w:val="000000" w:themeColor="text1"/>
            <w:rPrChange w:id="7278" w:author="Dr Mamadou SANOGO" w:date="2023-10-25T18:15:00Z">
              <w:rPr>
                <w:b/>
                <w:i/>
              </w:rPr>
            </w:rPrChange>
          </w:rPr>
          <w:tab/>
          <w:t>Le Président de séance</w:t>
        </w:r>
      </w:ins>
    </w:p>
    <w:p w14:paraId="49115A8A" w14:textId="77777777" w:rsidR="000E0336" w:rsidRPr="007A4AFC" w:rsidRDefault="000E0336" w:rsidP="000E0336">
      <w:pPr>
        <w:rPr>
          <w:ins w:id="7279" w:author="Dr Mamadou SANOGO" w:date="2023-10-25T13:24:00Z"/>
          <w:b/>
          <w:i/>
          <w:color w:val="000000" w:themeColor="text1"/>
          <w:rPrChange w:id="7280" w:author="Dr Mamadou SANOGO" w:date="2023-10-25T18:15:00Z">
            <w:rPr>
              <w:ins w:id="7281" w:author="Dr Mamadou SANOGO" w:date="2023-10-25T13:24:00Z"/>
              <w:b/>
              <w:i/>
            </w:rPr>
          </w:rPrChange>
        </w:rPr>
      </w:pPr>
    </w:p>
    <w:p w14:paraId="39CB297D" w14:textId="77777777" w:rsidR="000E0336" w:rsidRPr="007A4AFC" w:rsidRDefault="000E0336" w:rsidP="000E0336">
      <w:pPr>
        <w:rPr>
          <w:ins w:id="7282" w:author="Dr Mamadou SANOGO" w:date="2023-10-25T13:24:00Z"/>
          <w:b/>
          <w:i/>
          <w:color w:val="000000" w:themeColor="text1"/>
          <w:rPrChange w:id="7283" w:author="Dr Mamadou SANOGO" w:date="2023-10-25T18:15:00Z">
            <w:rPr>
              <w:ins w:id="7284" w:author="Dr Mamadou SANOGO" w:date="2023-10-25T13:24:00Z"/>
              <w:b/>
              <w:i/>
            </w:rPr>
          </w:rPrChange>
        </w:rPr>
      </w:pPr>
    </w:p>
    <w:p w14:paraId="073AA9E2" w14:textId="77777777" w:rsidR="00683B98" w:rsidRDefault="00683B98" w:rsidP="000E0336">
      <w:pPr>
        <w:rPr>
          <w:ins w:id="7285" w:author="Dr Mamadou SANOGO" w:date="2023-10-26T15:44:00Z"/>
          <w:b/>
          <w:i/>
          <w:color w:val="000000" w:themeColor="text1"/>
        </w:rPr>
      </w:pPr>
    </w:p>
    <w:p w14:paraId="5B15F8DA" w14:textId="28275027" w:rsidR="000E0336" w:rsidRPr="007A4AFC" w:rsidRDefault="000E0336" w:rsidP="000E0336">
      <w:pPr>
        <w:rPr>
          <w:ins w:id="7286" w:author="Dr Mamadou SANOGO" w:date="2023-10-25T13:24:00Z"/>
          <w:b/>
          <w:i/>
          <w:color w:val="000000" w:themeColor="text1"/>
          <w:rPrChange w:id="7287" w:author="Dr Mamadou SANOGO" w:date="2023-10-25T18:15:00Z">
            <w:rPr>
              <w:ins w:id="7288" w:author="Dr Mamadou SANOGO" w:date="2023-10-25T13:24:00Z"/>
              <w:b/>
              <w:i/>
            </w:rPr>
          </w:rPrChange>
        </w:rPr>
      </w:pPr>
      <w:ins w:id="7289" w:author="Dr Mamadou SANOGO" w:date="2023-10-25T13:24:00Z">
        <w:r w:rsidRPr="007A4AFC">
          <w:rPr>
            <w:b/>
            <w:i/>
            <w:color w:val="000000" w:themeColor="text1"/>
            <w:rPrChange w:id="7290" w:author="Dr Mamadou SANOGO" w:date="2023-10-25T18:15:00Z">
              <w:rPr>
                <w:b/>
                <w:i/>
              </w:rPr>
            </w:rPrChange>
          </w:rPr>
          <w:t>Mme SOGOBA Rokia</w:t>
        </w:r>
        <w:r w:rsidRPr="007A4AFC">
          <w:rPr>
            <w:b/>
            <w:i/>
            <w:color w:val="000000" w:themeColor="text1"/>
            <w:rPrChange w:id="7291" w:author="Dr Mamadou SANOGO" w:date="2023-10-25T18:15:00Z">
              <w:rPr>
                <w:b/>
                <w:i/>
              </w:rPr>
            </w:rPrChange>
          </w:rPr>
          <w:tab/>
        </w:r>
        <w:r w:rsidRPr="007A4AFC">
          <w:rPr>
            <w:b/>
            <w:i/>
            <w:color w:val="000000" w:themeColor="text1"/>
            <w:rPrChange w:id="7292" w:author="Dr Mamadou SANOGO" w:date="2023-10-25T18:15:00Z">
              <w:rPr>
                <w:b/>
                <w:i/>
              </w:rPr>
            </w:rPrChange>
          </w:rPr>
          <w:tab/>
        </w:r>
        <w:r w:rsidRPr="007A4AFC">
          <w:rPr>
            <w:b/>
            <w:i/>
            <w:color w:val="000000" w:themeColor="text1"/>
            <w:rPrChange w:id="7293" w:author="Dr Mamadou SANOGO" w:date="2023-10-25T18:15:00Z">
              <w:rPr>
                <w:b/>
                <w:i/>
              </w:rPr>
            </w:rPrChange>
          </w:rPr>
          <w:tab/>
        </w:r>
        <w:r w:rsidRPr="007A4AFC">
          <w:rPr>
            <w:b/>
            <w:i/>
            <w:color w:val="000000" w:themeColor="text1"/>
            <w:rPrChange w:id="7294" w:author="Dr Mamadou SANOGO" w:date="2023-10-25T18:15:00Z">
              <w:rPr>
                <w:b/>
                <w:i/>
              </w:rPr>
            </w:rPrChange>
          </w:rPr>
          <w:tab/>
        </w:r>
        <w:r w:rsidRPr="007A4AFC">
          <w:rPr>
            <w:b/>
            <w:i/>
            <w:color w:val="000000" w:themeColor="text1"/>
            <w:rPrChange w:id="7295" w:author="Dr Mamadou SANOGO" w:date="2023-10-25T18:15:00Z">
              <w:rPr>
                <w:b/>
                <w:i/>
              </w:rPr>
            </w:rPrChange>
          </w:rPr>
          <w:tab/>
        </w:r>
        <w:r w:rsidRPr="007A4AFC">
          <w:rPr>
            <w:b/>
            <w:i/>
            <w:color w:val="000000" w:themeColor="text1"/>
            <w:rPrChange w:id="7296" w:author="Dr Mamadou SANOGO" w:date="2023-10-25T18:15:00Z">
              <w:rPr>
                <w:b/>
                <w:i/>
              </w:rPr>
            </w:rPrChange>
          </w:rPr>
          <w:tab/>
          <w:t>Dr Mamadou SANOGO</w:t>
        </w:r>
      </w:ins>
    </w:p>
    <w:p w14:paraId="74F8BCCD" w14:textId="77777777" w:rsidR="000E0336" w:rsidRPr="007A4AFC" w:rsidRDefault="000E0336" w:rsidP="000E0336">
      <w:pPr>
        <w:rPr>
          <w:ins w:id="7297" w:author="Dr Mamadou SANOGO" w:date="2023-10-25T13:24:00Z"/>
          <w:b/>
          <w:i/>
          <w:color w:val="000000" w:themeColor="text1"/>
          <w:rPrChange w:id="7298" w:author="Dr Mamadou SANOGO" w:date="2023-10-25T18:15:00Z">
            <w:rPr>
              <w:ins w:id="7299" w:author="Dr Mamadou SANOGO" w:date="2023-10-25T13:24:00Z"/>
              <w:b/>
              <w:i/>
            </w:rPr>
          </w:rPrChange>
        </w:rPr>
      </w:pPr>
    </w:p>
    <w:p w14:paraId="5ACD1AB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0" w:author="Dr Mamadou SANOGO" w:date="2023-10-25T18:15:00Z">
            <w:rPr>
              <w:color w:val="000000"/>
              <w:szCs w:val="24"/>
            </w:rPr>
          </w:rPrChange>
        </w:rPr>
      </w:pPr>
    </w:p>
    <w:p w14:paraId="0986D09A"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1" w:author="Dr Mamadou SANOGO" w:date="2023-10-25T18:15:00Z">
            <w:rPr>
              <w:color w:val="000000"/>
              <w:szCs w:val="24"/>
            </w:rPr>
          </w:rPrChange>
        </w:rPr>
      </w:pPr>
    </w:p>
    <w:p w14:paraId="13FD4990"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2" w:author="Dr Mamadou SANOGO" w:date="2023-10-25T18:15:00Z">
            <w:rPr>
              <w:color w:val="000000"/>
              <w:szCs w:val="24"/>
            </w:rPr>
          </w:rPrChange>
        </w:rPr>
      </w:pPr>
    </w:p>
    <w:p w14:paraId="76FBD3D4"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3" w:author="Dr Mamadou SANOGO" w:date="2023-10-25T18:15:00Z">
            <w:rPr>
              <w:color w:val="000000"/>
              <w:szCs w:val="24"/>
            </w:rPr>
          </w:rPrChange>
        </w:rPr>
      </w:pPr>
    </w:p>
    <w:p w14:paraId="35FA66E6"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4" w:author="Dr Mamadou SANOGO" w:date="2023-10-25T18:15:00Z">
            <w:rPr>
              <w:color w:val="000000"/>
              <w:szCs w:val="24"/>
            </w:rPr>
          </w:rPrChange>
        </w:rPr>
      </w:pPr>
    </w:p>
    <w:p w14:paraId="624A5B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5" w:author="Dr Mamadou SANOGO" w:date="2023-10-25T18:15:00Z">
            <w:rPr>
              <w:color w:val="000000"/>
              <w:szCs w:val="24"/>
            </w:rPr>
          </w:rPrChange>
        </w:rPr>
      </w:pPr>
    </w:p>
    <w:p w14:paraId="59997E9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6" w:author="Dr Mamadou SANOGO" w:date="2023-10-25T18:15:00Z">
            <w:rPr>
              <w:color w:val="000000"/>
              <w:szCs w:val="24"/>
            </w:rPr>
          </w:rPrChange>
        </w:rPr>
      </w:pPr>
    </w:p>
    <w:p w14:paraId="709ADA4B"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7" w:author="Dr Mamadou SANOGO" w:date="2023-10-25T18:15:00Z">
            <w:rPr>
              <w:color w:val="000000"/>
              <w:szCs w:val="24"/>
            </w:rPr>
          </w:rPrChange>
        </w:rPr>
      </w:pPr>
    </w:p>
    <w:p w14:paraId="7FB5753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8" w:author="Dr Mamadou SANOGO" w:date="2023-10-25T18:15:00Z">
            <w:rPr>
              <w:color w:val="000000"/>
              <w:szCs w:val="24"/>
            </w:rPr>
          </w:rPrChange>
        </w:rPr>
      </w:pPr>
    </w:p>
    <w:p w14:paraId="6F5EB67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09" w:author="Dr Mamadou SANOGO" w:date="2023-10-25T18:15:00Z">
            <w:rPr>
              <w:color w:val="000000"/>
              <w:szCs w:val="24"/>
            </w:rPr>
          </w:rPrChange>
        </w:rPr>
      </w:pPr>
    </w:p>
    <w:p w14:paraId="1F8BCED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0" w:author="Dr Mamadou SANOGO" w:date="2023-10-25T18:15:00Z">
            <w:rPr>
              <w:color w:val="000000"/>
              <w:szCs w:val="24"/>
            </w:rPr>
          </w:rPrChange>
        </w:rPr>
      </w:pPr>
    </w:p>
    <w:p w14:paraId="518A4067"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1" w:author="Dr Mamadou SANOGO" w:date="2023-10-25T18:15:00Z">
            <w:rPr>
              <w:color w:val="000000"/>
              <w:szCs w:val="24"/>
            </w:rPr>
          </w:rPrChange>
        </w:rPr>
      </w:pPr>
    </w:p>
    <w:p w14:paraId="3FD5A1C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2" w:author="Dr Mamadou SANOGO" w:date="2023-10-25T18:15:00Z">
            <w:rPr>
              <w:color w:val="000000"/>
              <w:szCs w:val="24"/>
            </w:rPr>
          </w:rPrChange>
        </w:rPr>
      </w:pPr>
    </w:p>
    <w:p w14:paraId="01AB705D"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3" w:author="Dr Mamadou SANOGO" w:date="2023-10-25T18:15:00Z">
            <w:rPr>
              <w:color w:val="000000"/>
              <w:szCs w:val="24"/>
            </w:rPr>
          </w:rPrChange>
        </w:rPr>
      </w:pPr>
    </w:p>
    <w:p w14:paraId="29024DF1"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4" w:author="Dr Mamadou SANOGO" w:date="2023-10-25T18:15:00Z">
            <w:rPr>
              <w:color w:val="000000"/>
              <w:szCs w:val="24"/>
            </w:rPr>
          </w:rPrChange>
        </w:rPr>
      </w:pPr>
    </w:p>
    <w:p w14:paraId="5874EC3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5" w:author="Dr Mamadou SANOGO" w:date="2023-10-25T18:15:00Z">
            <w:rPr>
              <w:color w:val="000000"/>
              <w:szCs w:val="24"/>
            </w:rPr>
          </w:rPrChange>
        </w:rPr>
      </w:pPr>
    </w:p>
    <w:p w14:paraId="18961C3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6" w:author="Dr Mamadou SANOGO" w:date="2023-10-25T18:15:00Z">
            <w:rPr>
              <w:color w:val="000000"/>
              <w:szCs w:val="24"/>
            </w:rPr>
          </w:rPrChange>
        </w:rPr>
      </w:pPr>
    </w:p>
    <w:p w14:paraId="51C66DCF"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7" w:author="Dr Mamadou SANOGO" w:date="2023-10-25T18:15:00Z">
            <w:rPr>
              <w:color w:val="000000"/>
              <w:szCs w:val="24"/>
            </w:rPr>
          </w:rPrChange>
        </w:rPr>
      </w:pPr>
    </w:p>
    <w:p w14:paraId="446F7EA2"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18" w:author="Dr Mamadou SANOGO" w:date="2023-10-25T18:15:00Z">
            <w:rPr>
              <w:color w:val="000000"/>
              <w:szCs w:val="24"/>
            </w:rPr>
          </w:rPrChange>
        </w:rPr>
      </w:pPr>
    </w:p>
    <w:p w14:paraId="0459DDEE" w14:textId="0B06C986" w:rsidR="00D654DD" w:rsidRDefault="00D654DD" w:rsidP="00D654DD">
      <w:pPr>
        <w:widowControl w:val="0"/>
        <w:autoSpaceDE w:val="0"/>
        <w:autoSpaceDN w:val="0"/>
        <w:adjustRightInd w:val="0"/>
        <w:ind w:right="9"/>
        <w:rPr>
          <w:ins w:id="7319" w:author="Dr Mamadou SANOGO" w:date="2023-10-27T11:33:00Z"/>
          <w:color w:val="000000" w:themeColor="text1"/>
          <w:szCs w:val="24"/>
        </w:rPr>
      </w:pPr>
    </w:p>
    <w:p w14:paraId="1E6DDADF" w14:textId="7D49328D" w:rsidR="00AD42F4" w:rsidRDefault="00AD42F4" w:rsidP="00D654DD">
      <w:pPr>
        <w:widowControl w:val="0"/>
        <w:autoSpaceDE w:val="0"/>
        <w:autoSpaceDN w:val="0"/>
        <w:adjustRightInd w:val="0"/>
        <w:ind w:right="9"/>
        <w:rPr>
          <w:ins w:id="7320" w:author="Dr Mamadou SANOGO" w:date="2023-10-27T11:34:00Z"/>
          <w:color w:val="000000" w:themeColor="text1"/>
          <w:szCs w:val="24"/>
        </w:rPr>
      </w:pPr>
    </w:p>
    <w:p w14:paraId="7C255876" w14:textId="3FA03356" w:rsidR="00AD42F4" w:rsidRDefault="00AD42F4" w:rsidP="00D654DD">
      <w:pPr>
        <w:widowControl w:val="0"/>
        <w:autoSpaceDE w:val="0"/>
        <w:autoSpaceDN w:val="0"/>
        <w:adjustRightInd w:val="0"/>
        <w:ind w:right="9"/>
        <w:rPr>
          <w:ins w:id="7321" w:author="Dr Mamadou SANOGO" w:date="2023-10-27T11:34:00Z"/>
          <w:color w:val="000000" w:themeColor="text1"/>
          <w:szCs w:val="24"/>
        </w:rPr>
      </w:pPr>
    </w:p>
    <w:p w14:paraId="7FDE335E" w14:textId="3385ADEE" w:rsidR="00AD42F4" w:rsidRDefault="00AD42F4" w:rsidP="00D654DD">
      <w:pPr>
        <w:widowControl w:val="0"/>
        <w:autoSpaceDE w:val="0"/>
        <w:autoSpaceDN w:val="0"/>
        <w:adjustRightInd w:val="0"/>
        <w:ind w:right="9"/>
        <w:rPr>
          <w:ins w:id="7322" w:author="Dr Mamadou SANOGO" w:date="2023-10-27T11:34:00Z"/>
          <w:color w:val="000000" w:themeColor="text1"/>
          <w:szCs w:val="24"/>
        </w:rPr>
      </w:pPr>
    </w:p>
    <w:p w14:paraId="2A6E42ED" w14:textId="7F9CEF1C" w:rsidR="00AD42F4" w:rsidRDefault="00AD42F4" w:rsidP="00D654DD">
      <w:pPr>
        <w:widowControl w:val="0"/>
        <w:autoSpaceDE w:val="0"/>
        <w:autoSpaceDN w:val="0"/>
        <w:adjustRightInd w:val="0"/>
        <w:ind w:right="9"/>
        <w:rPr>
          <w:ins w:id="7323" w:author="Dr Mamadou SANOGO" w:date="2023-10-27T11:34:00Z"/>
          <w:color w:val="000000" w:themeColor="text1"/>
          <w:szCs w:val="24"/>
        </w:rPr>
      </w:pPr>
    </w:p>
    <w:p w14:paraId="428DFA5C" w14:textId="0145B902" w:rsidR="00AD42F4" w:rsidRDefault="00AD42F4" w:rsidP="00D654DD">
      <w:pPr>
        <w:widowControl w:val="0"/>
        <w:autoSpaceDE w:val="0"/>
        <w:autoSpaceDN w:val="0"/>
        <w:adjustRightInd w:val="0"/>
        <w:ind w:right="9"/>
        <w:rPr>
          <w:ins w:id="7324" w:author="Dr Mamadou SANOGO" w:date="2023-10-27T11:34:00Z"/>
          <w:color w:val="000000" w:themeColor="text1"/>
          <w:szCs w:val="24"/>
        </w:rPr>
      </w:pPr>
    </w:p>
    <w:p w14:paraId="6AD7211F" w14:textId="15F64CC6" w:rsidR="00AD42F4" w:rsidRDefault="00AD42F4" w:rsidP="00D654DD">
      <w:pPr>
        <w:widowControl w:val="0"/>
        <w:autoSpaceDE w:val="0"/>
        <w:autoSpaceDN w:val="0"/>
        <w:adjustRightInd w:val="0"/>
        <w:ind w:right="9"/>
        <w:rPr>
          <w:ins w:id="7325" w:author="Dr Mamadou SANOGO" w:date="2023-10-27T11:34:00Z"/>
          <w:color w:val="000000" w:themeColor="text1"/>
          <w:szCs w:val="24"/>
        </w:rPr>
      </w:pPr>
    </w:p>
    <w:p w14:paraId="24EBF3FD" w14:textId="77777777" w:rsidR="00AD42F4" w:rsidRPr="007A4AFC" w:rsidRDefault="00AD42F4" w:rsidP="00D654DD">
      <w:pPr>
        <w:widowControl w:val="0"/>
        <w:autoSpaceDE w:val="0"/>
        <w:autoSpaceDN w:val="0"/>
        <w:adjustRightInd w:val="0"/>
        <w:spacing w:line="240" w:lineRule="auto"/>
        <w:ind w:right="9"/>
        <w:rPr>
          <w:color w:val="000000" w:themeColor="text1"/>
          <w:szCs w:val="24"/>
          <w:rPrChange w:id="7326" w:author="Dr Mamadou SANOGO" w:date="2023-10-25T18:15:00Z">
            <w:rPr>
              <w:color w:val="000000"/>
              <w:szCs w:val="24"/>
            </w:rPr>
          </w:rPrChange>
        </w:rPr>
      </w:pPr>
    </w:p>
    <w:p w14:paraId="06A3951C"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27" w:author="Dr Mamadou SANOGO" w:date="2023-10-25T18:15:00Z">
            <w:rPr>
              <w:color w:val="000000"/>
              <w:szCs w:val="24"/>
            </w:rPr>
          </w:rPrChange>
        </w:rPr>
      </w:pPr>
    </w:p>
    <w:p w14:paraId="4C9BF5A3" w14:textId="77777777" w:rsidR="00D654DD" w:rsidRPr="007A4AFC" w:rsidRDefault="00D654DD" w:rsidP="00D654DD">
      <w:pPr>
        <w:widowControl w:val="0"/>
        <w:autoSpaceDE w:val="0"/>
        <w:autoSpaceDN w:val="0"/>
        <w:adjustRightInd w:val="0"/>
        <w:spacing w:line="240" w:lineRule="auto"/>
        <w:ind w:right="9"/>
        <w:rPr>
          <w:color w:val="000000" w:themeColor="text1"/>
          <w:szCs w:val="24"/>
          <w:rPrChange w:id="7328" w:author="Dr Mamadou SANOGO" w:date="2023-10-25T18:15:00Z">
            <w:rPr>
              <w:color w:val="000000"/>
              <w:szCs w:val="24"/>
            </w:rPr>
          </w:rPrChange>
        </w:rPr>
      </w:pPr>
    </w:p>
    <w:p w14:paraId="3CE5F31B" w14:textId="77777777" w:rsidR="006778CD" w:rsidRDefault="006778CD">
      <w:pPr>
        <w:shd w:val="clear" w:color="auto" w:fill="FFFFFF"/>
        <w:spacing w:line="240" w:lineRule="auto"/>
        <w:ind w:right="9"/>
        <w:jc w:val="center"/>
        <w:rPr>
          <w:ins w:id="7329" w:author="Dr Mamadou SANOGO" w:date="2023-10-27T14:01:00Z"/>
          <w:rFonts w:eastAsiaTheme="minorHAnsi"/>
          <w:b/>
          <w:color w:val="000000" w:themeColor="text1"/>
          <w:sz w:val="44"/>
          <w:lang w:eastAsia="en-US"/>
        </w:rPr>
      </w:pPr>
      <w:bookmarkStart w:id="7330" w:name="_Toc145944529"/>
    </w:p>
    <w:p w14:paraId="5CC35C36" w14:textId="77777777" w:rsidR="006778CD" w:rsidRDefault="006778CD">
      <w:pPr>
        <w:shd w:val="clear" w:color="auto" w:fill="FFFFFF"/>
        <w:spacing w:line="240" w:lineRule="auto"/>
        <w:ind w:right="9"/>
        <w:jc w:val="center"/>
        <w:rPr>
          <w:ins w:id="7331" w:author="Dr Mamadou SANOGO" w:date="2023-10-27T14:01:00Z"/>
          <w:rFonts w:eastAsiaTheme="minorHAnsi"/>
          <w:b/>
          <w:color w:val="000000" w:themeColor="text1"/>
          <w:sz w:val="44"/>
          <w:lang w:eastAsia="en-US"/>
        </w:rPr>
      </w:pPr>
    </w:p>
    <w:p w14:paraId="2DD5DD6C" w14:textId="77777777" w:rsidR="006778CD" w:rsidRDefault="006778CD">
      <w:pPr>
        <w:shd w:val="clear" w:color="auto" w:fill="FFFFFF"/>
        <w:spacing w:line="240" w:lineRule="auto"/>
        <w:ind w:right="9"/>
        <w:jc w:val="center"/>
        <w:rPr>
          <w:ins w:id="7332" w:author="Dr Mamadou SANOGO" w:date="2023-10-27T14:01:00Z"/>
          <w:rFonts w:eastAsiaTheme="minorHAnsi"/>
          <w:b/>
          <w:color w:val="000000" w:themeColor="text1"/>
          <w:sz w:val="44"/>
          <w:lang w:eastAsia="en-US"/>
        </w:rPr>
      </w:pPr>
    </w:p>
    <w:p w14:paraId="12E84B05" w14:textId="77777777" w:rsidR="006778CD" w:rsidRDefault="006778CD">
      <w:pPr>
        <w:shd w:val="clear" w:color="auto" w:fill="FFFFFF"/>
        <w:spacing w:line="240" w:lineRule="auto"/>
        <w:ind w:right="9"/>
        <w:jc w:val="center"/>
        <w:rPr>
          <w:ins w:id="7333" w:author="Dr Mamadou SANOGO" w:date="2023-10-27T14:01:00Z"/>
          <w:rFonts w:eastAsiaTheme="minorHAnsi"/>
          <w:b/>
          <w:color w:val="000000" w:themeColor="text1"/>
          <w:sz w:val="44"/>
          <w:lang w:eastAsia="en-US"/>
        </w:rPr>
      </w:pPr>
    </w:p>
    <w:p w14:paraId="3AE2C2B7" w14:textId="77777777" w:rsidR="006778CD" w:rsidRDefault="006778CD">
      <w:pPr>
        <w:shd w:val="clear" w:color="auto" w:fill="FFFFFF"/>
        <w:spacing w:line="240" w:lineRule="auto"/>
        <w:ind w:right="9"/>
        <w:jc w:val="center"/>
        <w:rPr>
          <w:ins w:id="7334" w:author="Dr Mamadou SANOGO" w:date="2023-10-27T14:01:00Z"/>
          <w:rFonts w:eastAsiaTheme="minorHAnsi"/>
          <w:b/>
          <w:color w:val="000000" w:themeColor="text1"/>
          <w:sz w:val="44"/>
          <w:lang w:eastAsia="en-US"/>
        </w:rPr>
      </w:pPr>
    </w:p>
    <w:p w14:paraId="6CDD06C5" w14:textId="77777777" w:rsidR="006778CD" w:rsidRDefault="006778CD">
      <w:pPr>
        <w:shd w:val="clear" w:color="auto" w:fill="FFFFFF"/>
        <w:spacing w:line="240" w:lineRule="auto"/>
        <w:ind w:right="9"/>
        <w:jc w:val="center"/>
        <w:rPr>
          <w:ins w:id="7335" w:author="Dr Mamadou SANOGO" w:date="2023-10-27T14:01:00Z"/>
          <w:rFonts w:eastAsiaTheme="minorHAnsi"/>
          <w:b/>
          <w:color w:val="000000" w:themeColor="text1"/>
          <w:sz w:val="44"/>
          <w:lang w:eastAsia="en-US"/>
        </w:rPr>
      </w:pPr>
    </w:p>
    <w:p w14:paraId="64B0854A" w14:textId="77777777" w:rsidR="006778CD" w:rsidRDefault="006778CD">
      <w:pPr>
        <w:shd w:val="clear" w:color="auto" w:fill="FFFFFF"/>
        <w:spacing w:line="240" w:lineRule="auto"/>
        <w:ind w:right="9"/>
        <w:jc w:val="center"/>
        <w:rPr>
          <w:ins w:id="7336" w:author="Dr Mamadou SANOGO" w:date="2023-10-27T14:01:00Z"/>
          <w:rFonts w:eastAsiaTheme="minorHAnsi"/>
          <w:b/>
          <w:color w:val="000000" w:themeColor="text1"/>
          <w:sz w:val="44"/>
          <w:lang w:eastAsia="en-US"/>
        </w:rPr>
      </w:pPr>
    </w:p>
    <w:p w14:paraId="585EEE97" w14:textId="77777777" w:rsidR="006778CD" w:rsidRDefault="006778CD">
      <w:pPr>
        <w:shd w:val="clear" w:color="auto" w:fill="FFFFFF"/>
        <w:spacing w:line="240" w:lineRule="auto"/>
        <w:ind w:right="9"/>
        <w:jc w:val="center"/>
        <w:rPr>
          <w:ins w:id="7337" w:author="Dr Mamadou SANOGO" w:date="2023-10-27T14:01:00Z"/>
          <w:rFonts w:eastAsiaTheme="minorHAnsi"/>
          <w:b/>
          <w:color w:val="000000" w:themeColor="text1"/>
          <w:sz w:val="44"/>
          <w:lang w:eastAsia="en-US"/>
        </w:rPr>
      </w:pPr>
    </w:p>
    <w:p w14:paraId="059E2742" w14:textId="77502316" w:rsidR="007B4390" w:rsidRPr="007A4AFC" w:rsidRDefault="00D654DD">
      <w:pPr>
        <w:shd w:val="clear" w:color="auto" w:fill="FFFFFF"/>
        <w:spacing w:line="240" w:lineRule="auto"/>
        <w:ind w:right="9"/>
        <w:jc w:val="center"/>
        <w:rPr>
          <w:iCs/>
          <w:color w:val="000000" w:themeColor="text1"/>
        </w:rPr>
        <w:pPrChange w:id="7338" w:author="Dr Mamadou SANOGO" w:date="2023-10-25T13:27:00Z">
          <w:pPr>
            <w:shd w:val="clear" w:color="auto" w:fill="FFFFFF"/>
            <w:spacing w:line="240" w:lineRule="auto"/>
            <w:ind w:right="9"/>
          </w:pPr>
        </w:pPrChange>
      </w:pPr>
      <w:r w:rsidRPr="007A4AFC">
        <w:rPr>
          <w:rFonts w:eastAsiaTheme="minorHAnsi"/>
          <w:b/>
          <w:color w:val="000000" w:themeColor="text1"/>
          <w:sz w:val="44"/>
          <w:lang w:eastAsia="en-US"/>
          <w:rPrChange w:id="7339" w:author="Dr Mamadou SANOGO" w:date="2023-10-25T18:15:00Z">
            <w:rPr>
              <w:rFonts w:eastAsiaTheme="minorHAnsi"/>
              <w:b/>
              <w:sz w:val="44"/>
              <w:lang w:eastAsia="en-US"/>
            </w:rPr>
          </w:rPrChange>
        </w:rPr>
        <w:t xml:space="preserve">Annexe </w:t>
      </w:r>
      <w:ins w:id="7340" w:author="Dr Mamadou SANOGO" w:date="2023-10-25T13:33:00Z">
        <w:r w:rsidR="00534F19" w:rsidRPr="007A4AFC">
          <w:rPr>
            <w:rFonts w:eastAsiaTheme="minorHAnsi"/>
            <w:b/>
            <w:color w:val="000000" w:themeColor="text1"/>
            <w:sz w:val="44"/>
            <w:lang w:eastAsia="en-US"/>
            <w:rPrChange w:id="7341" w:author="Dr Mamadou SANOGO" w:date="2023-10-25T18:15:00Z">
              <w:rPr>
                <w:rFonts w:eastAsiaTheme="minorHAnsi"/>
                <w:b/>
                <w:sz w:val="44"/>
                <w:lang w:eastAsia="en-US"/>
              </w:rPr>
            </w:rPrChange>
          </w:rPr>
          <w:t>n°00</w:t>
        </w:r>
      </w:ins>
      <w:r w:rsidR="007B4390" w:rsidRPr="007A4AFC">
        <w:rPr>
          <w:rFonts w:eastAsiaTheme="minorHAnsi"/>
          <w:b/>
          <w:color w:val="000000" w:themeColor="text1"/>
          <w:sz w:val="44"/>
          <w:lang w:eastAsia="en-US"/>
          <w:rPrChange w:id="7342" w:author="Dr Mamadou SANOGO" w:date="2023-10-25T18:15:00Z">
            <w:rPr>
              <w:rFonts w:eastAsiaTheme="minorHAnsi"/>
              <w:b/>
              <w:sz w:val="44"/>
              <w:lang w:eastAsia="en-US"/>
            </w:rPr>
          </w:rPrChange>
        </w:rPr>
        <w:t>4</w:t>
      </w:r>
      <w:r w:rsidRPr="007A4AFC">
        <w:rPr>
          <w:rFonts w:eastAsiaTheme="minorHAnsi"/>
          <w:b/>
          <w:color w:val="000000" w:themeColor="text1"/>
          <w:sz w:val="44"/>
          <w:lang w:eastAsia="en-US"/>
          <w:rPrChange w:id="7343" w:author="Dr Mamadou SANOGO" w:date="2023-10-25T18:15:00Z">
            <w:rPr>
              <w:rFonts w:eastAsiaTheme="minorHAnsi"/>
              <w:b/>
              <w:sz w:val="44"/>
              <w:lang w:eastAsia="en-US"/>
            </w:rPr>
          </w:rPrChange>
        </w:rPr>
        <w:t xml:space="preserve">: </w:t>
      </w:r>
      <w:bookmarkStart w:id="7344" w:name="_Hlk149135279"/>
      <w:ins w:id="7345" w:author="Dr Mamadou SANOGO" w:date="2023-10-25T14:04:00Z">
        <w:r w:rsidR="00F46E5D" w:rsidRPr="007A4AFC">
          <w:rPr>
            <w:rFonts w:eastAsiaTheme="minorHAnsi"/>
            <w:b/>
            <w:color w:val="000000" w:themeColor="text1"/>
            <w:sz w:val="44"/>
            <w:lang w:eastAsia="en-US"/>
            <w:rPrChange w:id="7346" w:author="Dr Mamadou SANOGO" w:date="2023-10-25T18:15:00Z">
              <w:rPr>
                <w:rFonts w:eastAsiaTheme="minorHAnsi"/>
                <w:b/>
                <w:sz w:val="44"/>
                <w:lang w:eastAsia="en-US"/>
              </w:rPr>
            </w:rPrChange>
          </w:rPr>
          <w:t>Note de service relative à la mise en place du comité ad hoc</w:t>
        </w:r>
        <w:r w:rsidR="00F46E5D" w:rsidRPr="007A4AFC" w:rsidDel="00F46E5D">
          <w:rPr>
            <w:rFonts w:eastAsiaTheme="minorHAnsi"/>
            <w:b/>
            <w:color w:val="000000" w:themeColor="text1"/>
            <w:sz w:val="44"/>
            <w:lang w:eastAsia="en-US"/>
            <w:rPrChange w:id="7347" w:author="Dr Mamadou SANOGO" w:date="2023-10-25T18:15:00Z">
              <w:rPr>
                <w:rFonts w:eastAsiaTheme="minorHAnsi"/>
                <w:b/>
                <w:sz w:val="44"/>
                <w:lang w:eastAsia="en-US"/>
              </w:rPr>
            </w:rPrChange>
          </w:rPr>
          <w:t xml:space="preserve"> </w:t>
        </w:r>
      </w:ins>
      <w:bookmarkEnd w:id="7344"/>
      <w:del w:id="7348" w:author="Dr Mamadou SANOGO" w:date="2023-10-25T14:02:00Z">
        <w:r w:rsidR="007B4390" w:rsidRPr="007A4AFC" w:rsidDel="00F46E5D">
          <w:rPr>
            <w:rFonts w:eastAsiaTheme="minorHAnsi"/>
            <w:b/>
            <w:color w:val="000000" w:themeColor="text1"/>
            <w:sz w:val="44"/>
            <w:szCs w:val="32"/>
            <w:lang w:eastAsia="en-US"/>
            <w:rPrChange w:id="7349" w:author="Dr Mamadou SANOGO" w:date="2023-10-25T18:15:00Z">
              <w:rPr>
                <w:rFonts w:eastAsiaTheme="minorHAnsi"/>
                <w:b/>
                <w:sz w:val="44"/>
                <w:szCs w:val="32"/>
                <w:lang w:eastAsia="en-US"/>
              </w:rPr>
            </w:rPrChange>
          </w:rPr>
          <w:delText>Fiche d’enquête Choix de filière pour le Master</w:delText>
        </w:r>
      </w:del>
    </w:p>
    <w:bookmarkEnd w:id="7330"/>
    <w:p w14:paraId="11B07B2E" w14:textId="77777777" w:rsidR="00011374" w:rsidRPr="007A4AFC" w:rsidRDefault="00011374">
      <w:pPr>
        <w:spacing w:line="240" w:lineRule="auto"/>
        <w:rPr>
          <w:color w:val="000000" w:themeColor="text1"/>
          <w:sz w:val="28"/>
          <w:szCs w:val="28"/>
          <w:rPrChange w:id="7350" w:author="Dr Mamadou SANOGO" w:date="2023-10-25T18:15:00Z">
            <w:rPr>
              <w:color w:val="000000"/>
              <w:sz w:val="28"/>
              <w:szCs w:val="28"/>
            </w:rPr>
          </w:rPrChange>
        </w:rPr>
      </w:pPr>
    </w:p>
    <w:p w14:paraId="0FE2D9A2"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7351" w:author="Dr Mamadou SANOGO" w:date="2023-10-25T18:15:00Z">
            <w:rPr>
              <w:color w:val="000000"/>
              <w:sz w:val="28"/>
              <w:szCs w:val="28"/>
            </w:rPr>
          </w:rPrChange>
        </w:rPr>
      </w:pPr>
    </w:p>
    <w:p w14:paraId="0CC3C63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52" w:author="Dr Mamadou SANOGO" w:date="2023-10-25T18:15:00Z">
            <w:rPr>
              <w:color w:val="000000"/>
              <w:szCs w:val="24"/>
            </w:rPr>
          </w:rPrChange>
        </w:rPr>
      </w:pPr>
    </w:p>
    <w:p w14:paraId="4D96EAF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53" w:author="Dr Mamadou SANOGO" w:date="2023-10-25T18:15:00Z">
            <w:rPr>
              <w:color w:val="000000"/>
              <w:szCs w:val="24"/>
            </w:rPr>
          </w:rPrChange>
        </w:rPr>
      </w:pPr>
    </w:p>
    <w:p w14:paraId="31C0E3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54" w:author="Dr Mamadou SANOGO" w:date="2023-10-25T18:15:00Z">
            <w:rPr>
              <w:color w:val="000000"/>
              <w:szCs w:val="24"/>
            </w:rPr>
          </w:rPrChange>
        </w:rPr>
      </w:pPr>
    </w:p>
    <w:p w14:paraId="4FD7AF8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355" w:author="Dr Mamadou SANOGO" w:date="2023-10-25T18:15:00Z">
            <w:rPr>
              <w:color w:val="000000"/>
              <w:szCs w:val="24"/>
            </w:rPr>
          </w:rPrChange>
        </w:rPr>
      </w:pPr>
    </w:p>
    <w:p w14:paraId="2074BB43" w14:textId="09626648" w:rsidR="00011374" w:rsidRPr="007A4AFC" w:rsidRDefault="00011374" w:rsidP="00011374">
      <w:pPr>
        <w:widowControl w:val="0"/>
        <w:autoSpaceDE w:val="0"/>
        <w:autoSpaceDN w:val="0"/>
        <w:adjustRightInd w:val="0"/>
        <w:spacing w:line="240" w:lineRule="auto"/>
        <w:ind w:right="9"/>
        <w:rPr>
          <w:ins w:id="7356" w:author="Dr Mamadou SANOGO" w:date="2023-10-25T14:06:00Z"/>
          <w:color w:val="000000" w:themeColor="text1"/>
          <w:szCs w:val="24"/>
          <w:rPrChange w:id="7357" w:author="Dr Mamadou SANOGO" w:date="2023-10-25T18:15:00Z">
            <w:rPr>
              <w:ins w:id="7358" w:author="Dr Mamadou SANOGO" w:date="2023-10-25T14:06:00Z"/>
              <w:color w:val="000000"/>
              <w:szCs w:val="24"/>
            </w:rPr>
          </w:rPrChange>
        </w:rPr>
      </w:pPr>
    </w:p>
    <w:p w14:paraId="1EFA90BB" w14:textId="56D36B16" w:rsidR="008A0B1D" w:rsidRPr="007A4AFC" w:rsidRDefault="008A0B1D" w:rsidP="00011374">
      <w:pPr>
        <w:widowControl w:val="0"/>
        <w:autoSpaceDE w:val="0"/>
        <w:autoSpaceDN w:val="0"/>
        <w:adjustRightInd w:val="0"/>
        <w:spacing w:line="240" w:lineRule="auto"/>
        <w:ind w:right="9"/>
        <w:rPr>
          <w:ins w:id="7359" w:author="Dr Mamadou SANOGO" w:date="2023-10-25T14:06:00Z"/>
          <w:color w:val="000000" w:themeColor="text1"/>
          <w:szCs w:val="24"/>
          <w:rPrChange w:id="7360" w:author="Dr Mamadou SANOGO" w:date="2023-10-25T18:15:00Z">
            <w:rPr>
              <w:ins w:id="7361" w:author="Dr Mamadou SANOGO" w:date="2023-10-25T14:06:00Z"/>
              <w:color w:val="000000"/>
              <w:szCs w:val="24"/>
            </w:rPr>
          </w:rPrChange>
        </w:rPr>
      </w:pPr>
    </w:p>
    <w:p w14:paraId="07C00356" w14:textId="162BB40B" w:rsidR="008A0B1D" w:rsidRPr="007A4AFC" w:rsidRDefault="008A0B1D" w:rsidP="00011374">
      <w:pPr>
        <w:widowControl w:val="0"/>
        <w:autoSpaceDE w:val="0"/>
        <w:autoSpaceDN w:val="0"/>
        <w:adjustRightInd w:val="0"/>
        <w:spacing w:line="240" w:lineRule="auto"/>
        <w:ind w:right="9"/>
        <w:rPr>
          <w:ins w:id="7362" w:author="Dr Mamadou SANOGO" w:date="2023-10-25T14:06:00Z"/>
          <w:color w:val="000000" w:themeColor="text1"/>
          <w:szCs w:val="24"/>
          <w:rPrChange w:id="7363" w:author="Dr Mamadou SANOGO" w:date="2023-10-25T18:15:00Z">
            <w:rPr>
              <w:ins w:id="7364" w:author="Dr Mamadou SANOGO" w:date="2023-10-25T14:06:00Z"/>
              <w:color w:val="000000"/>
              <w:szCs w:val="24"/>
            </w:rPr>
          </w:rPrChange>
        </w:rPr>
      </w:pPr>
    </w:p>
    <w:p w14:paraId="25A6D30E" w14:textId="7438992F" w:rsidR="008A0B1D" w:rsidRPr="007A4AFC" w:rsidRDefault="008A0B1D" w:rsidP="00011374">
      <w:pPr>
        <w:widowControl w:val="0"/>
        <w:autoSpaceDE w:val="0"/>
        <w:autoSpaceDN w:val="0"/>
        <w:adjustRightInd w:val="0"/>
        <w:spacing w:line="240" w:lineRule="auto"/>
        <w:ind w:right="9"/>
        <w:rPr>
          <w:ins w:id="7365" w:author="Dr Mamadou SANOGO" w:date="2023-10-25T14:06:00Z"/>
          <w:color w:val="000000" w:themeColor="text1"/>
          <w:szCs w:val="24"/>
          <w:rPrChange w:id="7366" w:author="Dr Mamadou SANOGO" w:date="2023-10-25T18:15:00Z">
            <w:rPr>
              <w:ins w:id="7367" w:author="Dr Mamadou SANOGO" w:date="2023-10-25T14:06:00Z"/>
              <w:color w:val="000000"/>
              <w:szCs w:val="24"/>
            </w:rPr>
          </w:rPrChange>
        </w:rPr>
      </w:pPr>
    </w:p>
    <w:p w14:paraId="3A598B4C" w14:textId="2DBAC1BA" w:rsidR="008A0B1D" w:rsidRPr="007A4AFC" w:rsidRDefault="008A0B1D" w:rsidP="00011374">
      <w:pPr>
        <w:widowControl w:val="0"/>
        <w:autoSpaceDE w:val="0"/>
        <w:autoSpaceDN w:val="0"/>
        <w:adjustRightInd w:val="0"/>
        <w:spacing w:line="240" w:lineRule="auto"/>
        <w:ind w:right="9"/>
        <w:rPr>
          <w:ins w:id="7368" w:author="Dr Mamadou SANOGO" w:date="2023-10-25T14:06:00Z"/>
          <w:color w:val="000000" w:themeColor="text1"/>
          <w:szCs w:val="24"/>
          <w:rPrChange w:id="7369" w:author="Dr Mamadou SANOGO" w:date="2023-10-25T18:15:00Z">
            <w:rPr>
              <w:ins w:id="7370" w:author="Dr Mamadou SANOGO" w:date="2023-10-25T14:06:00Z"/>
              <w:color w:val="000000"/>
              <w:szCs w:val="24"/>
            </w:rPr>
          </w:rPrChange>
        </w:rPr>
      </w:pPr>
    </w:p>
    <w:p w14:paraId="70A6BC2F" w14:textId="15442F5D" w:rsidR="008A0B1D" w:rsidRDefault="008A0B1D" w:rsidP="00011374">
      <w:pPr>
        <w:widowControl w:val="0"/>
        <w:autoSpaceDE w:val="0"/>
        <w:autoSpaceDN w:val="0"/>
        <w:adjustRightInd w:val="0"/>
        <w:ind w:right="9"/>
        <w:rPr>
          <w:ins w:id="7371" w:author="Dr Mamadou SANOGO" w:date="2023-10-27T11:34:00Z"/>
          <w:color w:val="000000" w:themeColor="text1"/>
          <w:szCs w:val="24"/>
        </w:rPr>
      </w:pPr>
    </w:p>
    <w:p w14:paraId="73D9BAC1" w14:textId="1BF36322" w:rsidR="00AD42F4" w:rsidRDefault="00AD42F4" w:rsidP="00011374">
      <w:pPr>
        <w:widowControl w:val="0"/>
        <w:autoSpaceDE w:val="0"/>
        <w:autoSpaceDN w:val="0"/>
        <w:adjustRightInd w:val="0"/>
        <w:ind w:right="9"/>
        <w:rPr>
          <w:ins w:id="7372" w:author="Dr Mamadou SANOGO" w:date="2023-10-27T11:34:00Z"/>
          <w:color w:val="000000" w:themeColor="text1"/>
          <w:szCs w:val="24"/>
        </w:rPr>
      </w:pPr>
    </w:p>
    <w:p w14:paraId="632ED8C8" w14:textId="544323F9" w:rsidR="00AD42F4" w:rsidRDefault="00AD42F4" w:rsidP="00011374">
      <w:pPr>
        <w:widowControl w:val="0"/>
        <w:autoSpaceDE w:val="0"/>
        <w:autoSpaceDN w:val="0"/>
        <w:adjustRightInd w:val="0"/>
        <w:ind w:right="9"/>
        <w:rPr>
          <w:ins w:id="7373" w:author="Dr Mamadou SANOGO" w:date="2023-10-27T11:34:00Z"/>
          <w:color w:val="000000" w:themeColor="text1"/>
          <w:szCs w:val="24"/>
        </w:rPr>
      </w:pPr>
    </w:p>
    <w:p w14:paraId="2EC7EF9C" w14:textId="1CC22DFD" w:rsidR="00AD42F4" w:rsidRDefault="00AD42F4" w:rsidP="00011374">
      <w:pPr>
        <w:widowControl w:val="0"/>
        <w:autoSpaceDE w:val="0"/>
        <w:autoSpaceDN w:val="0"/>
        <w:adjustRightInd w:val="0"/>
        <w:ind w:right="9"/>
        <w:rPr>
          <w:ins w:id="7374" w:author="Dr Mamadou SANOGO" w:date="2023-10-27T11:34:00Z"/>
          <w:color w:val="000000" w:themeColor="text1"/>
          <w:szCs w:val="24"/>
        </w:rPr>
      </w:pPr>
    </w:p>
    <w:p w14:paraId="606B13C2" w14:textId="2CBA2591" w:rsidR="00AD42F4" w:rsidRDefault="00AD42F4" w:rsidP="00011374">
      <w:pPr>
        <w:widowControl w:val="0"/>
        <w:autoSpaceDE w:val="0"/>
        <w:autoSpaceDN w:val="0"/>
        <w:adjustRightInd w:val="0"/>
        <w:ind w:right="9"/>
        <w:rPr>
          <w:ins w:id="7375" w:author="Dr Mamadou SANOGO" w:date="2023-10-27T11:34:00Z"/>
          <w:color w:val="000000" w:themeColor="text1"/>
          <w:szCs w:val="24"/>
        </w:rPr>
      </w:pPr>
    </w:p>
    <w:p w14:paraId="7C3FFA33" w14:textId="299B3752" w:rsidR="00AD42F4" w:rsidRDefault="00AD42F4" w:rsidP="00011374">
      <w:pPr>
        <w:widowControl w:val="0"/>
        <w:autoSpaceDE w:val="0"/>
        <w:autoSpaceDN w:val="0"/>
        <w:adjustRightInd w:val="0"/>
        <w:ind w:right="9"/>
        <w:rPr>
          <w:ins w:id="7376" w:author="Dr Mamadou SANOGO" w:date="2023-10-27T11:34:00Z"/>
          <w:color w:val="000000" w:themeColor="text1"/>
          <w:szCs w:val="24"/>
        </w:rPr>
      </w:pPr>
    </w:p>
    <w:p w14:paraId="42A60261" w14:textId="06459725" w:rsidR="00AD42F4" w:rsidRDefault="00AD42F4" w:rsidP="00011374">
      <w:pPr>
        <w:widowControl w:val="0"/>
        <w:autoSpaceDE w:val="0"/>
        <w:autoSpaceDN w:val="0"/>
        <w:adjustRightInd w:val="0"/>
        <w:ind w:right="9"/>
        <w:rPr>
          <w:ins w:id="7377" w:author="Dr Mamadou SANOGO" w:date="2023-10-27T11:34:00Z"/>
          <w:color w:val="000000" w:themeColor="text1"/>
          <w:szCs w:val="24"/>
        </w:rPr>
      </w:pPr>
    </w:p>
    <w:p w14:paraId="36C40876" w14:textId="0A38A51C" w:rsidR="00AD42F4" w:rsidRDefault="00AD42F4" w:rsidP="00011374">
      <w:pPr>
        <w:widowControl w:val="0"/>
        <w:autoSpaceDE w:val="0"/>
        <w:autoSpaceDN w:val="0"/>
        <w:adjustRightInd w:val="0"/>
        <w:ind w:right="9"/>
        <w:rPr>
          <w:ins w:id="7378" w:author="Dr Mamadou SANOGO" w:date="2023-10-27T11:34:00Z"/>
          <w:color w:val="000000" w:themeColor="text1"/>
          <w:szCs w:val="24"/>
        </w:rPr>
      </w:pPr>
    </w:p>
    <w:p w14:paraId="3A22DFCA" w14:textId="1E804FD4" w:rsidR="00AD42F4" w:rsidRDefault="00AD42F4" w:rsidP="00011374">
      <w:pPr>
        <w:widowControl w:val="0"/>
        <w:autoSpaceDE w:val="0"/>
        <w:autoSpaceDN w:val="0"/>
        <w:adjustRightInd w:val="0"/>
        <w:ind w:right="9"/>
        <w:rPr>
          <w:ins w:id="7379" w:author="Dr Mamadou SANOGO" w:date="2023-10-27T11:34:00Z"/>
          <w:color w:val="000000" w:themeColor="text1"/>
          <w:szCs w:val="24"/>
        </w:rPr>
      </w:pPr>
    </w:p>
    <w:p w14:paraId="3B832918" w14:textId="244B25AE" w:rsidR="00AD42F4" w:rsidRDefault="00AD42F4" w:rsidP="00011374">
      <w:pPr>
        <w:widowControl w:val="0"/>
        <w:autoSpaceDE w:val="0"/>
        <w:autoSpaceDN w:val="0"/>
        <w:adjustRightInd w:val="0"/>
        <w:ind w:right="9"/>
        <w:rPr>
          <w:ins w:id="7380" w:author="Dr Mamadou SANOGO" w:date="2023-10-27T11:34:00Z"/>
          <w:color w:val="000000" w:themeColor="text1"/>
          <w:szCs w:val="24"/>
        </w:rPr>
      </w:pPr>
    </w:p>
    <w:p w14:paraId="71F14B77" w14:textId="3DDFACFD" w:rsidR="00AD42F4" w:rsidRDefault="00AD42F4" w:rsidP="00011374">
      <w:pPr>
        <w:widowControl w:val="0"/>
        <w:autoSpaceDE w:val="0"/>
        <w:autoSpaceDN w:val="0"/>
        <w:adjustRightInd w:val="0"/>
        <w:ind w:right="9"/>
        <w:rPr>
          <w:ins w:id="7381" w:author="Dr Mamadou SANOGO" w:date="2023-10-27T11:34:00Z"/>
          <w:color w:val="000000" w:themeColor="text1"/>
          <w:szCs w:val="24"/>
        </w:rPr>
      </w:pPr>
    </w:p>
    <w:p w14:paraId="48FC2899" w14:textId="0A5D0D63" w:rsidR="00AD42F4" w:rsidRDefault="00AD42F4" w:rsidP="00011374">
      <w:pPr>
        <w:widowControl w:val="0"/>
        <w:autoSpaceDE w:val="0"/>
        <w:autoSpaceDN w:val="0"/>
        <w:adjustRightInd w:val="0"/>
        <w:ind w:right="9"/>
        <w:rPr>
          <w:ins w:id="7382" w:author="Dr Mamadou SANOGO" w:date="2023-10-27T11:34:00Z"/>
          <w:color w:val="000000" w:themeColor="text1"/>
          <w:szCs w:val="24"/>
        </w:rPr>
      </w:pPr>
    </w:p>
    <w:p w14:paraId="2ED73421" w14:textId="44411FE0" w:rsidR="00AD42F4" w:rsidRDefault="00AD42F4" w:rsidP="00011374">
      <w:pPr>
        <w:widowControl w:val="0"/>
        <w:autoSpaceDE w:val="0"/>
        <w:autoSpaceDN w:val="0"/>
        <w:adjustRightInd w:val="0"/>
        <w:ind w:right="9"/>
        <w:rPr>
          <w:ins w:id="7383" w:author="Dr Mamadou SANOGO" w:date="2023-10-27T11:34:00Z"/>
          <w:color w:val="000000" w:themeColor="text1"/>
          <w:szCs w:val="24"/>
        </w:rPr>
      </w:pPr>
    </w:p>
    <w:p w14:paraId="1170A3A7" w14:textId="735AB5E8" w:rsidR="00AD42F4" w:rsidRDefault="00AD42F4" w:rsidP="00011374">
      <w:pPr>
        <w:widowControl w:val="0"/>
        <w:autoSpaceDE w:val="0"/>
        <w:autoSpaceDN w:val="0"/>
        <w:adjustRightInd w:val="0"/>
        <w:ind w:right="9"/>
        <w:rPr>
          <w:ins w:id="7384" w:author="Dr Mamadou SANOGO" w:date="2023-10-27T11:34:00Z"/>
          <w:color w:val="000000" w:themeColor="text1"/>
          <w:szCs w:val="24"/>
        </w:rPr>
      </w:pPr>
    </w:p>
    <w:p w14:paraId="7A016D6E" w14:textId="77777777" w:rsidR="00AD42F4" w:rsidRPr="007A4AFC" w:rsidRDefault="00AD42F4" w:rsidP="00011374">
      <w:pPr>
        <w:widowControl w:val="0"/>
        <w:autoSpaceDE w:val="0"/>
        <w:autoSpaceDN w:val="0"/>
        <w:adjustRightInd w:val="0"/>
        <w:spacing w:line="240" w:lineRule="auto"/>
        <w:ind w:right="9"/>
        <w:rPr>
          <w:ins w:id="7385" w:author="Dr Mamadou SANOGO" w:date="2023-10-25T14:06:00Z"/>
          <w:color w:val="000000" w:themeColor="text1"/>
          <w:szCs w:val="24"/>
          <w:rPrChange w:id="7386" w:author="Dr Mamadou SANOGO" w:date="2023-10-25T18:15:00Z">
            <w:rPr>
              <w:ins w:id="7387" w:author="Dr Mamadou SANOGO" w:date="2023-10-25T14:06:00Z"/>
              <w:color w:val="000000"/>
              <w:szCs w:val="24"/>
            </w:rPr>
          </w:rPrChange>
        </w:rPr>
      </w:pPr>
    </w:p>
    <w:p w14:paraId="57D4A61A" w14:textId="3609A09A" w:rsidR="008A0B1D" w:rsidRPr="007A4AFC" w:rsidRDefault="008A0B1D" w:rsidP="00011374">
      <w:pPr>
        <w:widowControl w:val="0"/>
        <w:autoSpaceDE w:val="0"/>
        <w:autoSpaceDN w:val="0"/>
        <w:adjustRightInd w:val="0"/>
        <w:spacing w:line="240" w:lineRule="auto"/>
        <w:ind w:right="9"/>
        <w:rPr>
          <w:ins w:id="7388" w:author="Dr Mamadou SANOGO" w:date="2023-10-25T14:06:00Z"/>
          <w:color w:val="000000" w:themeColor="text1"/>
          <w:szCs w:val="24"/>
          <w:rPrChange w:id="7389" w:author="Dr Mamadou SANOGO" w:date="2023-10-25T18:15:00Z">
            <w:rPr>
              <w:ins w:id="7390" w:author="Dr Mamadou SANOGO" w:date="2023-10-25T14:06:00Z"/>
              <w:color w:val="000000"/>
              <w:szCs w:val="24"/>
            </w:rPr>
          </w:rPrChange>
        </w:rPr>
      </w:pPr>
    </w:p>
    <w:p w14:paraId="2A630505" w14:textId="3F676A4D" w:rsidR="008A0B1D" w:rsidRPr="007A4AFC" w:rsidRDefault="008A0B1D" w:rsidP="00011374">
      <w:pPr>
        <w:widowControl w:val="0"/>
        <w:autoSpaceDE w:val="0"/>
        <w:autoSpaceDN w:val="0"/>
        <w:adjustRightInd w:val="0"/>
        <w:spacing w:line="240" w:lineRule="auto"/>
        <w:ind w:right="9"/>
        <w:rPr>
          <w:ins w:id="7391" w:author="Dr Mamadou SANOGO" w:date="2023-10-25T14:06:00Z"/>
          <w:color w:val="000000" w:themeColor="text1"/>
          <w:szCs w:val="24"/>
          <w:rPrChange w:id="7392" w:author="Dr Mamadou SANOGO" w:date="2023-10-25T18:15:00Z">
            <w:rPr>
              <w:ins w:id="7393" w:author="Dr Mamadou SANOGO" w:date="2023-10-25T14:06:00Z"/>
              <w:color w:val="000000"/>
              <w:szCs w:val="24"/>
            </w:rPr>
          </w:rPrChange>
        </w:rPr>
      </w:pPr>
    </w:p>
    <w:p w14:paraId="7D65F445" w14:textId="55675234" w:rsidR="008A0B1D" w:rsidRPr="007A4AFC" w:rsidRDefault="008A0B1D" w:rsidP="00011374">
      <w:pPr>
        <w:widowControl w:val="0"/>
        <w:autoSpaceDE w:val="0"/>
        <w:autoSpaceDN w:val="0"/>
        <w:adjustRightInd w:val="0"/>
        <w:spacing w:line="240" w:lineRule="auto"/>
        <w:ind w:right="9"/>
        <w:rPr>
          <w:ins w:id="7394" w:author="Dr Mamadou SANOGO" w:date="2023-10-25T14:06:00Z"/>
          <w:color w:val="000000" w:themeColor="text1"/>
          <w:szCs w:val="24"/>
          <w:rPrChange w:id="7395" w:author="Dr Mamadou SANOGO" w:date="2023-10-25T18:15:00Z">
            <w:rPr>
              <w:ins w:id="7396" w:author="Dr Mamadou SANOGO" w:date="2023-10-25T14:06:00Z"/>
              <w:color w:val="000000"/>
              <w:szCs w:val="24"/>
            </w:rPr>
          </w:rPrChange>
        </w:rPr>
      </w:pPr>
    </w:p>
    <w:p w14:paraId="77C96B21" w14:textId="13447B25" w:rsidR="008A0B1D" w:rsidRPr="007A4AFC" w:rsidRDefault="008A0B1D" w:rsidP="00011374">
      <w:pPr>
        <w:widowControl w:val="0"/>
        <w:autoSpaceDE w:val="0"/>
        <w:autoSpaceDN w:val="0"/>
        <w:adjustRightInd w:val="0"/>
        <w:spacing w:line="240" w:lineRule="auto"/>
        <w:ind w:right="9"/>
        <w:rPr>
          <w:ins w:id="7397" w:author="Dr Mamadou SANOGO" w:date="2023-10-25T14:06:00Z"/>
          <w:color w:val="000000" w:themeColor="text1"/>
          <w:szCs w:val="24"/>
          <w:rPrChange w:id="7398" w:author="Dr Mamadou SANOGO" w:date="2023-10-25T18:15:00Z">
            <w:rPr>
              <w:ins w:id="7399" w:author="Dr Mamadou SANOGO" w:date="2023-10-25T14:06:00Z"/>
              <w:color w:val="000000"/>
              <w:szCs w:val="24"/>
            </w:rPr>
          </w:rPrChange>
        </w:rPr>
      </w:pPr>
    </w:p>
    <w:p w14:paraId="4534EA3F" w14:textId="17331D74" w:rsidR="008A0B1D" w:rsidRPr="007A4AFC" w:rsidRDefault="008A0B1D" w:rsidP="00011374">
      <w:pPr>
        <w:widowControl w:val="0"/>
        <w:autoSpaceDE w:val="0"/>
        <w:autoSpaceDN w:val="0"/>
        <w:adjustRightInd w:val="0"/>
        <w:spacing w:line="240" w:lineRule="auto"/>
        <w:ind w:right="9"/>
        <w:rPr>
          <w:ins w:id="7400" w:author="Dr Mamadou SANOGO" w:date="2023-10-25T14:06:00Z"/>
          <w:color w:val="000000" w:themeColor="text1"/>
          <w:szCs w:val="24"/>
          <w:rPrChange w:id="7401" w:author="Dr Mamadou SANOGO" w:date="2023-10-25T18:15:00Z">
            <w:rPr>
              <w:ins w:id="7402" w:author="Dr Mamadou SANOGO" w:date="2023-10-25T14:06:00Z"/>
              <w:color w:val="000000"/>
              <w:szCs w:val="24"/>
            </w:rPr>
          </w:rPrChange>
        </w:rPr>
      </w:pPr>
    </w:p>
    <w:p w14:paraId="6B09AFBE" w14:textId="6465A264" w:rsidR="008A0B1D" w:rsidRPr="007A4AFC" w:rsidRDefault="008A0B1D" w:rsidP="00011374">
      <w:pPr>
        <w:widowControl w:val="0"/>
        <w:autoSpaceDE w:val="0"/>
        <w:autoSpaceDN w:val="0"/>
        <w:adjustRightInd w:val="0"/>
        <w:spacing w:line="240" w:lineRule="auto"/>
        <w:ind w:right="9"/>
        <w:rPr>
          <w:ins w:id="7403" w:author="Dr Mamadou SANOGO" w:date="2023-10-25T14:07:00Z"/>
          <w:color w:val="000000" w:themeColor="text1"/>
          <w:szCs w:val="24"/>
          <w:rPrChange w:id="7404" w:author="Dr Mamadou SANOGO" w:date="2023-10-25T18:15:00Z">
            <w:rPr>
              <w:ins w:id="7405" w:author="Dr Mamadou SANOGO" w:date="2023-10-25T14:07:00Z"/>
              <w:color w:val="000000"/>
              <w:szCs w:val="24"/>
            </w:rPr>
          </w:rPrChange>
        </w:rPr>
      </w:pPr>
    </w:p>
    <w:p w14:paraId="56AB985B" w14:textId="77777777" w:rsidR="008A0B1D" w:rsidRPr="007A4AFC" w:rsidRDefault="008A0B1D" w:rsidP="008A0B1D">
      <w:pPr>
        <w:rPr>
          <w:ins w:id="7406" w:author="Dr Mamadou SANOGO" w:date="2023-10-25T14:07:00Z"/>
          <w:color w:val="000000" w:themeColor="text1"/>
          <w:rPrChange w:id="7407" w:author="Dr Mamadou SANOGO" w:date="2023-10-25T18:15:00Z">
            <w:rPr>
              <w:ins w:id="7408" w:author="Dr Mamadou SANOGO" w:date="2023-10-25T14:07:00Z"/>
            </w:rPr>
          </w:rPrChange>
        </w:rPr>
      </w:pPr>
      <w:ins w:id="7409" w:author="Dr Mamadou SANOGO" w:date="2023-10-25T14:07:00Z">
        <w:r w:rsidRPr="007A4AFC">
          <w:rPr>
            <w:bCs/>
            <w:noProof/>
            <w:color w:val="000000" w:themeColor="text1"/>
            <w:sz w:val="40"/>
            <w:szCs w:val="40"/>
            <w:rPrChange w:id="7410" w:author="Dr Mamadou SANOGO" w:date="2023-10-25T18:15:00Z">
              <w:rPr>
                <w:bCs/>
                <w:noProof/>
                <w:sz w:val="40"/>
                <w:szCs w:val="40"/>
              </w:rPr>
            </w:rPrChange>
          </w:rPr>
          <w:drawing>
            <wp:anchor distT="0" distB="0" distL="114300" distR="114300" simplePos="0" relativeHeight="251662336" behindDoc="0" locked="0" layoutInCell="1" allowOverlap="1" wp14:anchorId="1C2E55A1" wp14:editId="3897D46F">
              <wp:simplePos x="0" y="0"/>
              <wp:positionH relativeFrom="margin">
                <wp:posOffset>1184028</wp:posOffset>
              </wp:positionH>
              <wp:positionV relativeFrom="paragraph">
                <wp:posOffset>-293815</wp:posOffset>
              </wp:positionV>
              <wp:extent cx="3517219" cy="637540"/>
              <wp:effectExtent l="0" t="0" r="762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0B60E89" w14:textId="356741C5" w:rsidR="008A0B1D" w:rsidRPr="007A4AFC" w:rsidRDefault="008A0B1D" w:rsidP="008A0B1D">
      <w:pPr>
        <w:rPr>
          <w:ins w:id="7411" w:author="Dr Mamadou SANOGO" w:date="2023-10-25T14:07:00Z"/>
          <w:b/>
          <w:bCs/>
          <w:color w:val="000000" w:themeColor="text1"/>
          <w:sz w:val="36"/>
          <w:szCs w:val="36"/>
          <w:rPrChange w:id="7412" w:author="Dr Mamadou SANOGO" w:date="2023-10-25T18:15:00Z">
            <w:rPr>
              <w:ins w:id="7413" w:author="Dr Mamadou SANOGO" w:date="2023-10-25T14:07:00Z"/>
              <w:b/>
              <w:bCs/>
              <w:sz w:val="36"/>
              <w:szCs w:val="36"/>
            </w:rPr>
          </w:rPrChange>
        </w:rPr>
      </w:pPr>
    </w:p>
    <w:p w14:paraId="03587344" w14:textId="77777777" w:rsidR="008A0B1D" w:rsidRPr="007A4AFC" w:rsidRDefault="008A0B1D" w:rsidP="008A0B1D">
      <w:pPr>
        <w:jc w:val="center"/>
        <w:rPr>
          <w:ins w:id="7414" w:author="Dr Mamadou SANOGO" w:date="2023-10-25T14:07:00Z"/>
          <w:rFonts w:ascii="Arial" w:hAnsi="Arial" w:cs="Arial"/>
          <w:b/>
          <w:bCs/>
          <w:color w:val="000000" w:themeColor="text1"/>
          <w:sz w:val="36"/>
          <w:szCs w:val="36"/>
          <w:rPrChange w:id="7415" w:author="Dr Mamadou SANOGO" w:date="2023-10-25T18:15:00Z">
            <w:rPr>
              <w:ins w:id="7416" w:author="Dr Mamadou SANOGO" w:date="2023-10-25T14:07:00Z"/>
              <w:rFonts w:ascii="Arial" w:hAnsi="Arial" w:cs="Arial"/>
              <w:b/>
              <w:bCs/>
              <w:sz w:val="36"/>
              <w:szCs w:val="36"/>
            </w:rPr>
          </w:rPrChange>
        </w:rPr>
      </w:pPr>
      <w:ins w:id="7417" w:author="Dr Mamadou SANOGO" w:date="2023-10-25T14:07:00Z">
        <w:r w:rsidRPr="007A4AFC">
          <w:rPr>
            <w:rFonts w:ascii="Arial" w:hAnsi="Arial" w:cs="Arial"/>
            <w:b/>
            <w:bCs/>
            <w:color w:val="000000" w:themeColor="text1"/>
            <w:sz w:val="36"/>
            <w:szCs w:val="36"/>
            <w:rPrChange w:id="7418" w:author="Dr Mamadou SANOGO" w:date="2023-10-25T18:15:00Z">
              <w:rPr>
                <w:rFonts w:ascii="Arial" w:hAnsi="Arial" w:cs="Arial"/>
                <w:b/>
                <w:bCs/>
                <w:sz w:val="36"/>
                <w:szCs w:val="36"/>
              </w:rPr>
            </w:rPrChange>
          </w:rPr>
          <w:t>Note de service N°006-DG/ESFé 220623</w:t>
        </w:r>
      </w:ins>
    </w:p>
    <w:p w14:paraId="734AB4D8" w14:textId="77777777" w:rsidR="008A0B1D" w:rsidRPr="007A4AFC" w:rsidRDefault="008A0B1D" w:rsidP="008A0B1D">
      <w:pPr>
        <w:rPr>
          <w:ins w:id="7419" w:author="Dr Mamadou SANOGO" w:date="2023-10-25T14:07:00Z"/>
          <w:rFonts w:ascii="Arial" w:hAnsi="Arial" w:cs="Arial"/>
          <w:color w:val="000000" w:themeColor="text1"/>
          <w:rPrChange w:id="7420" w:author="Dr Mamadou SANOGO" w:date="2023-10-25T18:15:00Z">
            <w:rPr>
              <w:ins w:id="7421" w:author="Dr Mamadou SANOGO" w:date="2023-10-25T14:07:00Z"/>
              <w:rFonts w:ascii="Arial" w:hAnsi="Arial" w:cs="Arial"/>
            </w:rPr>
          </w:rPrChange>
        </w:rPr>
      </w:pPr>
    </w:p>
    <w:p w14:paraId="2AA345F7" w14:textId="66098EF6" w:rsidR="008A0B1D" w:rsidRPr="006778CD" w:rsidRDefault="008A0B1D">
      <w:pPr>
        <w:rPr>
          <w:ins w:id="7422" w:author="Dr Mamadou SANOGO" w:date="2023-10-25T14:07:00Z"/>
          <w:rFonts w:ascii="Arial" w:hAnsi="Arial" w:cs="Arial"/>
          <w:color w:val="000000" w:themeColor="text1"/>
          <w:rPrChange w:id="7423" w:author="Dr Mamadou SANOGO" w:date="2023-10-27T14:01:00Z">
            <w:rPr>
              <w:ins w:id="7424" w:author="Dr Mamadou SANOGO" w:date="2023-10-25T14:07:00Z"/>
              <w:rFonts w:ascii="Arial" w:hAnsi="Arial" w:cs="Arial"/>
              <w:szCs w:val="24"/>
            </w:rPr>
          </w:rPrChange>
        </w:rPr>
        <w:pPrChange w:id="7425" w:author="Dr Mamadou SANOGO" w:date="2023-10-27T14:01:00Z">
          <w:pPr>
            <w:spacing w:line="276" w:lineRule="auto"/>
          </w:pPr>
        </w:pPrChange>
      </w:pPr>
      <w:ins w:id="7426" w:author="Dr Mamadou SANOGO" w:date="2023-10-25T14:07:00Z">
        <w:r w:rsidRPr="007A4AFC">
          <w:rPr>
            <w:rFonts w:ascii="Arial" w:hAnsi="Arial" w:cs="Arial"/>
            <w:color w:val="000000" w:themeColor="text1"/>
            <w:rPrChange w:id="7427" w:author="Dr Mamadou SANOGO" w:date="2023-10-25T18:15:00Z">
              <w:rPr>
                <w:rFonts w:ascii="Arial" w:hAnsi="Arial" w:cs="Arial"/>
              </w:rPr>
            </w:rPrChange>
          </w:rPr>
          <w:t xml:space="preserve">                                                  -------------------------------------------</w:t>
        </w:r>
      </w:ins>
    </w:p>
    <w:p w14:paraId="54BFCD86" w14:textId="77777777" w:rsidR="008A0B1D" w:rsidRPr="007A4AFC" w:rsidRDefault="008A0B1D" w:rsidP="008A0B1D">
      <w:pPr>
        <w:spacing w:line="276" w:lineRule="auto"/>
        <w:rPr>
          <w:ins w:id="7428" w:author="Dr Mamadou SANOGO" w:date="2023-10-25T14:07:00Z"/>
          <w:rFonts w:ascii="Arial" w:hAnsi="Arial" w:cs="Arial"/>
          <w:color w:val="000000" w:themeColor="text1"/>
          <w:rPrChange w:id="7429" w:author="Dr Mamadou SANOGO" w:date="2023-10-25T18:15:00Z">
            <w:rPr>
              <w:ins w:id="7430" w:author="Dr Mamadou SANOGO" w:date="2023-10-25T14:07:00Z"/>
              <w:rFonts w:ascii="Arial" w:hAnsi="Arial" w:cs="Arial"/>
            </w:rPr>
          </w:rPrChange>
        </w:rPr>
      </w:pPr>
      <w:ins w:id="7431" w:author="Dr Mamadou SANOGO" w:date="2023-10-25T14:07:00Z">
        <w:r w:rsidRPr="007A4AFC">
          <w:rPr>
            <w:rFonts w:ascii="Arial" w:hAnsi="Arial" w:cs="Arial"/>
            <w:color w:val="000000" w:themeColor="text1"/>
            <w:rPrChange w:id="7432" w:author="Dr Mamadou SANOGO" w:date="2023-10-25T18:15:00Z">
              <w:rPr>
                <w:rFonts w:ascii="Arial" w:hAnsi="Arial" w:cs="Arial"/>
              </w:rPr>
            </w:rPrChange>
          </w:rPr>
          <w:t xml:space="preserve">Je tiens à vous informer de la mise en place des comités ad hoc dans le cadre de notre démarche d’auto évaluation de certains de nos programmes à savoir : </w:t>
        </w:r>
      </w:ins>
    </w:p>
    <w:p w14:paraId="5D3C81BE" w14:textId="77777777" w:rsidR="008A0B1D" w:rsidRPr="007A4AFC" w:rsidRDefault="008A0B1D" w:rsidP="008A0B1D">
      <w:pPr>
        <w:pStyle w:val="Paragraphedeliste"/>
        <w:numPr>
          <w:ilvl w:val="0"/>
          <w:numId w:val="34"/>
        </w:numPr>
        <w:spacing w:line="276" w:lineRule="auto"/>
        <w:rPr>
          <w:ins w:id="7433" w:author="Dr Mamadou SANOGO" w:date="2023-10-25T14:07:00Z"/>
          <w:rFonts w:ascii="Arial" w:hAnsi="Arial" w:cs="Arial"/>
          <w:color w:val="000000" w:themeColor="text1"/>
          <w:rPrChange w:id="7434" w:author="Dr Mamadou SANOGO" w:date="2023-10-25T18:15:00Z">
            <w:rPr>
              <w:ins w:id="7435" w:author="Dr Mamadou SANOGO" w:date="2023-10-25T14:07:00Z"/>
              <w:rFonts w:ascii="Arial" w:hAnsi="Arial" w:cs="Arial"/>
            </w:rPr>
          </w:rPrChange>
        </w:rPr>
      </w:pPr>
      <w:ins w:id="7436" w:author="Dr Mamadou SANOGO" w:date="2023-10-25T14:07:00Z">
        <w:r w:rsidRPr="007A4AFC">
          <w:rPr>
            <w:rFonts w:ascii="Arial" w:hAnsi="Arial" w:cs="Arial"/>
            <w:color w:val="000000" w:themeColor="text1"/>
            <w:rPrChange w:id="7437" w:author="Dr Mamadou SANOGO" w:date="2023-10-25T18:15:00Z">
              <w:rPr>
                <w:rFonts w:ascii="Arial" w:hAnsi="Arial" w:cs="Arial"/>
              </w:rPr>
            </w:rPrChange>
          </w:rPr>
          <w:t xml:space="preserve">Epidémiologie </w:t>
        </w:r>
      </w:ins>
    </w:p>
    <w:p w14:paraId="754A3DB9" w14:textId="77777777" w:rsidR="008A0B1D" w:rsidRPr="007A4AFC" w:rsidRDefault="008A0B1D" w:rsidP="008A0B1D">
      <w:pPr>
        <w:pStyle w:val="Paragraphedeliste"/>
        <w:numPr>
          <w:ilvl w:val="0"/>
          <w:numId w:val="34"/>
        </w:numPr>
        <w:spacing w:line="276" w:lineRule="auto"/>
        <w:rPr>
          <w:ins w:id="7438" w:author="Dr Mamadou SANOGO" w:date="2023-10-25T14:07:00Z"/>
          <w:rFonts w:ascii="Arial" w:hAnsi="Arial" w:cs="Arial"/>
          <w:color w:val="000000" w:themeColor="text1"/>
          <w:rPrChange w:id="7439" w:author="Dr Mamadou SANOGO" w:date="2023-10-25T18:15:00Z">
            <w:rPr>
              <w:ins w:id="7440" w:author="Dr Mamadou SANOGO" w:date="2023-10-25T14:07:00Z"/>
              <w:rFonts w:ascii="Arial" w:hAnsi="Arial" w:cs="Arial"/>
            </w:rPr>
          </w:rPrChange>
        </w:rPr>
      </w:pPr>
      <w:ins w:id="7441" w:author="Dr Mamadou SANOGO" w:date="2023-10-25T14:07:00Z">
        <w:r w:rsidRPr="007A4AFC">
          <w:rPr>
            <w:rFonts w:ascii="Arial" w:hAnsi="Arial" w:cs="Arial"/>
            <w:color w:val="000000" w:themeColor="text1"/>
            <w:rPrChange w:id="7442" w:author="Dr Mamadou SANOGO" w:date="2023-10-25T18:15:00Z">
              <w:rPr>
                <w:rFonts w:ascii="Arial" w:hAnsi="Arial" w:cs="Arial"/>
              </w:rPr>
            </w:rPrChange>
          </w:rPr>
          <w:t xml:space="preserve">Santé environnementale </w:t>
        </w:r>
      </w:ins>
    </w:p>
    <w:p w14:paraId="3C2ECB08" w14:textId="77777777" w:rsidR="008A0B1D" w:rsidRPr="007A4AFC" w:rsidRDefault="008A0B1D" w:rsidP="008A0B1D">
      <w:pPr>
        <w:pStyle w:val="Paragraphedeliste"/>
        <w:numPr>
          <w:ilvl w:val="0"/>
          <w:numId w:val="34"/>
        </w:numPr>
        <w:spacing w:line="276" w:lineRule="auto"/>
        <w:rPr>
          <w:ins w:id="7443" w:author="Dr Mamadou SANOGO" w:date="2023-10-25T14:07:00Z"/>
          <w:rFonts w:ascii="Arial" w:hAnsi="Arial" w:cs="Arial"/>
          <w:color w:val="000000" w:themeColor="text1"/>
          <w:rPrChange w:id="7444" w:author="Dr Mamadou SANOGO" w:date="2023-10-25T18:15:00Z">
            <w:rPr>
              <w:ins w:id="7445" w:author="Dr Mamadou SANOGO" w:date="2023-10-25T14:07:00Z"/>
              <w:rFonts w:ascii="Arial" w:hAnsi="Arial" w:cs="Arial"/>
            </w:rPr>
          </w:rPrChange>
        </w:rPr>
      </w:pPr>
      <w:ins w:id="7446" w:author="Dr Mamadou SANOGO" w:date="2023-10-25T14:07:00Z">
        <w:r w:rsidRPr="007A4AFC">
          <w:rPr>
            <w:rFonts w:ascii="Arial" w:hAnsi="Arial" w:cs="Arial"/>
            <w:color w:val="000000" w:themeColor="text1"/>
            <w:rPrChange w:id="7447" w:author="Dr Mamadou SANOGO" w:date="2023-10-25T18:15:00Z">
              <w:rPr>
                <w:rFonts w:ascii="Arial" w:hAnsi="Arial" w:cs="Arial"/>
              </w:rPr>
            </w:rPrChange>
          </w:rPr>
          <w:t xml:space="preserve">Nutrition </w:t>
        </w:r>
      </w:ins>
    </w:p>
    <w:p w14:paraId="6A2FD03D" w14:textId="77777777" w:rsidR="008A0B1D" w:rsidRPr="007A4AFC" w:rsidRDefault="008A0B1D" w:rsidP="008A0B1D">
      <w:pPr>
        <w:pStyle w:val="Paragraphedeliste"/>
        <w:numPr>
          <w:ilvl w:val="0"/>
          <w:numId w:val="34"/>
        </w:numPr>
        <w:spacing w:line="276" w:lineRule="auto"/>
        <w:rPr>
          <w:ins w:id="7448" w:author="Dr Mamadou SANOGO" w:date="2023-10-25T14:07:00Z"/>
          <w:rFonts w:ascii="Arial" w:hAnsi="Arial" w:cs="Arial"/>
          <w:color w:val="000000" w:themeColor="text1"/>
          <w:rPrChange w:id="7449" w:author="Dr Mamadou SANOGO" w:date="2023-10-25T18:15:00Z">
            <w:rPr>
              <w:ins w:id="7450" w:author="Dr Mamadou SANOGO" w:date="2023-10-25T14:07:00Z"/>
              <w:rFonts w:ascii="Arial" w:hAnsi="Arial" w:cs="Arial"/>
            </w:rPr>
          </w:rPrChange>
        </w:rPr>
      </w:pPr>
      <w:ins w:id="7451" w:author="Dr Mamadou SANOGO" w:date="2023-10-25T14:07:00Z">
        <w:r w:rsidRPr="007A4AFC">
          <w:rPr>
            <w:rFonts w:ascii="Arial" w:hAnsi="Arial" w:cs="Arial"/>
            <w:color w:val="000000" w:themeColor="text1"/>
            <w:rPrChange w:id="7452" w:author="Dr Mamadou SANOGO" w:date="2023-10-25T18:15:00Z">
              <w:rPr>
                <w:rFonts w:ascii="Arial" w:hAnsi="Arial" w:cs="Arial"/>
              </w:rPr>
            </w:rPrChange>
          </w:rPr>
          <w:t xml:space="preserve">Gynécologie Obstétrique </w:t>
        </w:r>
      </w:ins>
    </w:p>
    <w:p w14:paraId="4754A84D" w14:textId="77777777" w:rsidR="008A0B1D" w:rsidRPr="007A4AFC" w:rsidRDefault="008A0B1D" w:rsidP="008A0B1D">
      <w:pPr>
        <w:pStyle w:val="Paragraphedeliste"/>
        <w:numPr>
          <w:ilvl w:val="0"/>
          <w:numId w:val="34"/>
        </w:numPr>
        <w:spacing w:line="276" w:lineRule="auto"/>
        <w:rPr>
          <w:ins w:id="7453" w:author="Dr Mamadou SANOGO" w:date="2023-10-25T14:07:00Z"/>
          <w:rFonts w:ascii="Arial" w:hAnsi="Arial" w:cs="Arial"/>
          <w:color w:val="000000" w:themeColor="text1"/>
          <w:rPrChange w:id="7454" w:author="Dr Mamadou SANOGO" w:date="2023-10-25T18:15:00Z">
            <w:rPr>
              <w:ins w:id="7455" w:author="Dr Mamadou SANOGO" w:date="2023-10-25T14:07:00Z"/>
              <w:rFonts w:ascii="Arial" w:hAnsi="Arial" w:cs="Arial"/>
            </w:rPr>
          </w:rPrChange>
        </w:rPr>
      </w:pPr>
      <w:ins w:id="7456" w:author="Dr Mamadou SANOGO" w:date="2023-10-25T14:07:00Z">
        <w:r w:rsidRPr="007A4AFC">
          <w:rPr>
            <w:rFonts w:ascii="Arial" w:hAnsi="Arial" w:cs="Arial"/>
            <w:color w:val="000000" w:themeColor="text1"/>
            <w:rPrChange w:id="7457" w:author="Dr Mamadou SANOGO" w:date="2023-10-25T18:15:00Z">
              <w:rPr>
                <w:rFonts w:ascii="Arial" w:hAnsi="Arial" w:cs="Arial"/>
              </w:rPr>
            </w:rPrChange>
          </w:rPr>
          <w:t xml:space="preserve">Pédagogie en Science de la Santé </w:t>
        </w:r>
      </w:ins>
    </w:p>
    <w:p w14:paraId="15C95A48" w14:textId="77777777" w:rsidR="008A0B1D" w:rsidRPr="007A4AFC" w:rsidRDefault="008A0B1D" w:rsidP="008A0B1D">
      <w:pPr>
        <w:pStyle w:val="Paragraphedeliste"/>
        <w:numPr>
          <w:ilvl w:val="0"/>
          <w:numId w:val="34"/>
        </w:numPr>
        <w:spacing w:line="276" w:lineRule="auto"/>
        <w:rPr>
          <w:ins w:id="7458" w:author="Dr Mamadou SANOGO" w:date="2023-10-25T14:07:00Z"/>
          <w:rFonts w:ascii="Arial" w:hAnsi="Arial" w:cs="Arial"/>
          <w:color w:val="000000" w:themeColor="text1"/>
          <w:rPrChange w:id="7459" w:author="Dr Mamadou SANOGO" w:date="2023-10-25T18:15:00Z">
            <w:rPr>
              <w:ins w:id="7460" w:author="Dr Mamadou SANOGO" w:date="2023-10-25T14:07:00Z"/>
              <w:rFonts w:ascii="Arial" w:hAnsi="Arial" w:cs="Arial"/>
            </w:rPr>
          </w:rPrChange>
        </w:rPr>
      </w:pPr>
      <w:ins w:id="7461" w:author="Dr Mamadou SANOGO" w:date="2023-10-25T14:07:00Z">
        <w:r w:rsidRPr="007A4AFC">
          <w:rPr>
            <w:rFonts w:ascii="Arial" w:hAnsi="Arial" w:cs="Arial"/>
            <w:color w:val="000000" w:themeColor="text1"/>
            <w:rPrChange w:id="7462" w:author="Dr Mamadou SANOGO" w:date="2023-10-25T18:15:00Z">
              <w:rPr>
                <w:rFonts w:ascii="Arial" w:hAnsi="Arial" w:cs="Arial"/>
              </w:rPr>
            </w:rPrChange>
          </w:rPr>
          <w:t xml:space="preserve">Management des Services de Santé </w:t>
        </w:r>
      </w:ins>
    </w:p>
    <w:p w14:paraId="68993A7F" w14:textId="77777777" w:rsidR="008A0B1D" w:rsidRPr="007A4AFC" w:rsidRDefault="008A0B1D" w:rsidP="008A0B1D">
      <w:pPr>
        <w:spacing w:line="276" w:lineRule="auto"/>
        <w:rPr>
          <w:ins w:id="7463" w:author="Dr Mamadou SANOGO" w:date="2023-10-25T14:07:00Z"/>
          <w:rFonts w:ascii="Arial" w:hAnsi="Arial" w:cs="Arial"/>
          <w:color w:val="000000" w:themeColor="text1"/>
          <w:rPrChange w:id="7464" w:author="Dr Mamadou SANOGO" w:date="2023-10-25T18:15:00Z">
            <w:rPr>
              <w:ins w:id="7465" w:author="Dr Mamadou SANOGO" w:date="2023-10-25T14:07:00Z"/>
              <w:rFonts w:ascii="Arial" w:hAnsi="Arial" w:cs="Arial"/>
            </w:rPr>
          </w:rPrChange>
        </w:rPr>
      </w:pPr>
    </w:p>
    <w:p w14:paraId="38058737" w14:textId="33206ECF" w:rsidR="008A0B1D" w:rsidRPr="007A4AFC" w:rsidRDefault="008A0B1D">
      <w:pPr>
        <w:spacing w:line="276" w:lineRule="auto"/>
        <w:jc w:val="left"/>
        <w:rPr>
          <w:ins w:id="7466" w:author="Dr Mamadou SANOGO" w:date="2023-10-25T14:07:00Z"/>
          <w:rFonts w:ascii="Arial" w:hAnsi="Arial" w:cs="Arial"/>
          <w:color w:val="000000" w:themeColor="text1"/>
          <w:rPrChange w:id="7467" w:author="Dr Mamadou SANOGO" w:date="2023-10-25T18:15:00Z">
            <w:rPr>
              <w:ins w:id="7468" w:author="Dr Mamadou SANOGO" w:date="2023-10-25T14:07:00Z"/>
              <w:rFonts w:ascii="Arial" w:hAnsi="Arial" w:cs="Arial"/>
            </w:rPr>
          </w:rPrChange>
        </w:rPr>
        <w:pPrChange w:id="7469" w:author="Dr Mamadou SANOGO" w:date="2023-10-26T15:45:00Z">
          <w:pPr>
            <w:spacing w:line="276" w:lineRule="auto"/>
          </w:pPr>
        </w:pPrChange>
      </w:pPr>
      <w:ins w:id="7470" w:author="Dr Mamadou SANOGO" w:date="2023-10-25T14:07:00Z">
        <w:r w:rsidRPr="007A4AFC">
          <w:rPr>
            <w:rFonts w:ascii="Arial" w:hAnsi="Arial" w:cs="Arial"/>
            <w:color w:val="000000" w:themeColor="text1"/>
            <w:rPrChange w:id="7471" w:author="Dr Mamadou SANOGO" w:date="2023-10-25T18:15:00Z">
              <w:rPr>
                <w:rFonts w:ascii="Arial" w:hAnsi="Arial" w:cs="Arial"/>
              </w:rPr>
            </w:rPrChange>
          </w:rPr>
          <w:t>De Juillet à Septembre 2023, la mission des différents comités consiste à conduire les différentes activités d’autoévaluation des différents programmes, soit un programme par comité.</w:t>
        </w:r>
      </w:ins>
    </w:p>
    <w:p w14:paraId="5DE85C75" w14:textId="1C26ADC8" w:rsidR="008A0B1D" w:rsidRPr="007A4AFC" w:rsidRDefault="008A0B1D" w:rsidP="008A0B1D">
      <w:pPr>
        <w:spacing w:line="276" w:lineRule="auto"/>
        <w:rPr>
          <w:ins w:id="7472" w:author="Dr Mamadou SANOGO" w:date="2023-10-25T14:07:00Z"/>
          <w:rFonts w:ascii="Arial" w:hAnsi="Arial" w:cs="Arial"/>
          <w:color w:val="000000" w:themeColor="text1"/>
          <w:rPrChange w:id="7473" w:author="Dr Mamadou SANOGO" w:date="2023-10-25T18:15:00Z">
            <w:rPr>
              <w:ins w:id="7474" w:author="Dr Mamadou SANOGO" w:date="2023-10-25T14:07:00Z"/>
              <w:rFonts w:ascii="Arial" w:hAnsi="Arial" w:cs="Arial"/>
            </w:rPr>
          </w:rPrChange>
        </w:rPr>
      </w:pPr>
      <w:ins w:id="7475" w:author="Dr Mamadou SANOGO" w:date="2023-10-25T14:07:00Z">
        <w:r w:rsidRPr="007A4AFC">
          <w:rPr>
            <w:rFonts w:ascii="Arial" w:hAnsi="Arial" w:cs="Arial"/>
            <w:color w:val="000000" w:themeColor="text1"/>
            <w:rPrChange w:id="7476" w:author="Dr Mamadou SANOGO" w:date="2023-10-25T18:15:00Z">
              <w:rPr>
                <w:rFonts w:ascii="Arial" w:hAnsi="Arial" w:cs="Arial"/>
              </w:rPr>
            </w:rPrChange>
          </w:rPr>
          <w:t>Vous trouverez en annexe à cette note la liste des membres par comité et autres informations liées.</w:t>
        </w:r>
      </w:ins>
    </w:p>
    <w:p w14:paraId="362FEB6B" w14:textId="77777777" w:rsidR="008A0B1D" w:rsidRPr="007A4AFC" w:rsidRDefault="008A0B1D" w:rsidP="008A0B1D">
      <w:pPr>
        <w:spacing w:line="276" w:lineRule="auto"/>
        <w:rPr>
          <w:ins w:id="7477" w:author="Dr Mamadou SANOGO" w:date="2023-10-25T14:07:00Z"/>
          <w:rFonts w:ascii="Arial" w:hAnsi="Arial" w:cs="Arial"/>
          <w:color w:val="000000" w:themeColor="text1"/>
          <w:rPrChange w:id="7478" w:author="Dr Mamadou SANOGO" w:date="2023-10-25T18:15:00Z">
            <w:rPr>
              <w:ins w:id="7479" w:author="Dr Mamadou SANOGO" w:date="2023-10-25T14:07:00Z"/>
              <w:rFonts w:ascii="Arial" w:hAnsi="Arial" w:cs="Arial"/>
            </w:rPr>
          </w:rPrChange>
        </w:rPr>
      </w:pPr>
      <w:ins w:id="7480" w:author="Dr Mamadou SANOGO" w:date="2023-10-25T14:07:00Z">
        <w:r w:rsidRPr="007A4AFC">
          <w:rPr>
            <w:rFonts w:ascii="Arial" w:hAnsi="Arial" w:cs="Arial"/>
            <w:color w:val="000000" w:themeColor="text1"/>
            <w:rPrChange w:id="7481" w:author="Dr Mamadou SANOGO" w:date="2023-10-25T18:15:00Z">
              <w:rPr>
                <w:rFonts w:ascii="Arial" w:hAnsi="Arial" w:cs="Arial"/>
              </w:rPr>
            </w:rPrChange>
          </w:rPr>
          <w:t xml:space="preserve">En comptant sur la bonne et compréhension, et collaboration de chacun de vous, je vous remercie d’avance pour la bonne mis en œuvre de la présente note. </w:t>
        </w:r>
      </w:ins>
    </w:p>
    <w:p w14:paraId="67672576" w14:textId="77777777" w:rsidR="008A0B1D" w:rsidRPr="007A4AFC" w:rsidRDefault="008A0B1D" w:rsidP="008A0B1D">
      <w:pPr>
        <w:rPr>
          <w:ins w:id="7482" w:author="Dr Mamadou SANOGO" w:date="2023-10-25T14:07:00Z"/>
          <w:rFonts w:ascii="Arial" w:hAnsi="Arial" w:cs="Arial"/>
          <w:color w:val="000000" w:themeColor="text1"/>
          <w:rPrChange w:id="7483" w:author="Dr Mamadou SANOGO" w:date="2023-10-25T18:15:00Z">
            <w:rPr>
              <w:ins w:id="7484" w:author="Dr Mamadou SANOGO" w:date="2023-10-25T14:07:00Z"/>
              <w:rFonts w:ascii="Arial" w:hAnsi="Arial" w:cs="Arial"/>
            </w:rPr>
          </w:rPrChange>
        </w:rPr>
      </w:pPr>
    </w:p>
    <w:p w14:paraId="7B15058B" w14:textId="77777777" w:rsidR="008A0B1D" w:rsidRPr="007A4AFC" w:rsidRDefault="008A0B1D" w:rsidP="008A0B1D">
      <w:pPr>
        <w:rPr>
          <w:ins w:id="7485" w:author="Dr Mamadou SANOGO" w:date="2023-10-25T14:07:00Z"/>
          <w:rFonts w:ascii="Arial" w:hAnsi="Arial" w:cs="Arial"/>
          <w:color w:val="000000" w:themeColor="text1"/>
          <w:rPrChange w:id="7486" w:author="Dr Mamadou SANOGO" w:date="2023-10-25T18:15:00Z">
            <w:rPr>
              <w:ins w:id="7487" w:author="Dr Mamadou SANOGO" w:date="2023-10-25T14:07:00Z"/>
              <w:rFonts w:ascii="Arial" w:hAnsi="Arial" w:cs="Arial"/>
            </w:rPr>
          </w:rPrChange>
        </w:rPr>
      </w:pPr>
    </w:p>
    <w:p w14:paraId="708291FD" w14:textId="51886C86" w:rsidR="008A0B1D" w:rsidRPr="007A4AFC" w:rsidRDefault="008A0B1D" w:rsidP="008A0B1D">
      <w:pPr>
        <w:ind w:left="5664"/>
        <w:rPr>
          <w:ins w:id="7488" w:author="Dr Mamadou SANOGO" w:date="2023-10-25T14:07:00Z"/>
          <w:rFonts w:ascii="Arial" w:hAnsi="Arial" w:cs="Arial"/>
          <w:color w:val="000000" w:themeColor="text1"/>
          <w:u w:val="single"/>
          <w:rPrChange w:id="7489" w:author="Dr Mamadou SANOGO" w:date="2023-10-25T18:15:00Z">
            <w:rPr>
              <w:ins w:id="7490" w:author="Dr Mamadou SANOGO" w:date="2023-10-25T14:07:00Z"/>
              <w:rFonts w:ascii="Arial" w:hAnsi="Arial" w:cs="Arial"/>
              <w:u w:val="single"/>
            </w:rPr>
          </w:rPrChange>
        </w:rPr>
      </w:pPr>
      <w:ins w:id="7491" w:author="Dr Mamadou SANOGO" w:date="2023-10-25T14:07:00Z">
        <w:r w:rsidRPr="007A4AFC">
          <w:rPr>
            <w:rFonts w:ascii="Arial" w:hAnsi="Arial" w:cs="Arial"/>
            <w:color w:val="000000" w:themeColor="text1"/>
            <w:u w:val="single"/>
            <w:rPrChange w:id="7492" w:author="Dr Mamadou SANOGO" w:date="2023-10-25T18:15:00Z">
              <w:rPr>
                <w:rFonts w:ascii="Arial" w:hAnsi="Arial" w:cs="Arial"/>
                <w:u w:val="single"/>
              </w:rPr>
            </w:rPrChange>
          </w:rPr>
          <w:t xml:space="preserve">Le Directeur Général </w:t>
        </w:r>
      </w:ins>
    </w:p>
    <w:p w14:paraId="5C2797B6" w14:textId="77777777" w:rsidR="008A0B1D" w:rsidRPr="007A4AFC" w:rsidRDefault="008A0B1D" w:rsidP="008A0B1D">
      <w:pPr>
        <w:ind w:left="5664"/>
        <w:rPr>
          <w:ins w:id="7493" w:author="Dr Mamadou SANOGO" w:date="2023-10-25T14:07:00Z"/>
          <w:rFonts w:ascii="Arial" w:hAnsi="Arial" w:cs="Arial"/>
          <w:color w:val="000000" w:themeColor="text1"/>
          <w:rPrChange w:id="7494" w:author="Dr Mamadou SANOGO" w:date="2023-10-25T18:15:00Z">
            <w:rPr>
              <w:ins w:id="7495" w:author="Dr Mamadou SANOGO" w:date="2023-10-25T14:07:00Z"/>
              <w:rFonts w:ascii="Arial" w:hAnsi="Arial" w:cs="Arial"/>
            </w:rPr>
          </w:rPrChange>
        </w:rPr>
      </w:pPr>
    </w:p>
    <w:p w14:paraId="75F4043F" w14:textId="77777777" w:rsidR="008A0B1D" w:rsidRPr="007A4AFC" w:rsidRDefault="008A0B1D" w:rsidP="008A0B1D">
      <w:pPr>
        <w:ind w:left="5664"/>
        <w:rPr>
          <w:ins w:id="7496" w:author="Dr Mamadou SANOGO" w:date="2023-10-25T14:07:00Z"/>
          <w:rFonts w:ascii="Arial" w:hAnsi="Arial" w:cs="Arial"/>
          <w:color w:val="000000" w:themeColor="text1"/>
          <w:rPrChange w:id="7497" w:author="Dr Mamadou SANOGO" w:date="2023-10-25T18:15:00Z">
            <w:rPr>
              <w:ins w:id="7498" w:author="Dr Mamadou SANOGO" w:date="2023-10-25T14:07:00Z"/>
              <w:rFonts w:ascii="Arial" w:hAnsi="Arial" w:cs="Arial"/>
            </w:rPr>
          </w:rPrChange>
        </w:rPr>
      </w:pPr>
    </w:p>
    <w:p w14:paraId="2D53CAA4" w14:textId="77777777" w:rsidR="008A0B1D" w:rsidRPr="007A4AFC" w:rsidRDefault="008A0B1D" w:rsidP="008A0B1D">
      <w:pPr>
        <w:ind w:left="5664"/>
        <w:rPr>
          <w:ins w:id="7499" w:author="Dr Mamadou SANOGO" w:date="2023-10-25T14:07:00Z"/>
          <w:rFonts w:ascii="Arial" w:hAnsi="Arial" w:cs="Arial"/>
          <w:color w:val="000000" w:themeColor="text1"/>
          <w:rPrChange w:id="7500" w:author="Dr Mamadou SANOGO" w:date="2023-10-25T18:15:00Z">
            <w:rPr>
              <w:ins w:id="7501" w:author="Dr Mamadou SANOGO" w:date="2023-10-25T14:07:00Z"/>
              <w:rFonts w:ascii="Arial" w:hAnsi="Arial" w:cs="Arial"/>
            </w:rPr>
          </w:rPrChange>
        </w:rPr>
      </w:pPr>
    </w:p>
    <w:p w14:paraId="0291C2D5" w14:textId="77777777" w:rsidR="008A0B1D" w:rsidRPr="007A4AFC" w:rsidRDefault="008A0B1D" w:rsidP="008A0B1D">
      <w:pPr>
        <w:ind w:left="5664"/>
        <w:rPr>
          <w:ins w:id="7502" w:author="Dr Mamadou SANOGO" w:date="2023-10-25T14:07:00Z"/>
          <w:rFonts w:ascii="Arial" w:hAnsi="Arial" w:cs="Arial"/>
          <w:color w:val="000000" w:themeColor="text1"/>
          <w:rPrChange w:id="7503" w:author="Dr Mamadou SANOGO" w:date="2023-10-25T18:15:00Z">
            <w:rPr>
              <w:ins w:id="7504" w:author="Dr Mamadou SANOGO" w:date="2023-10-25T14:07:00Z"/>
              <w:rFonts w:ascii="Arial" w:hAnsi="Arial" w:cs="Arial"/>
            </w:rPr>
          </w:rPrChange>
        </w:rPr>
      </w:pPr>
    </w:p>
    <w:p w14:paraId="2CEC2345" w14:textId="48036BB2" w:rsidR="008A0B1D" w:rsidRPr="007A4AFC" w:rsidRDefault="006778CD">
      <w:pPr>
        <w:rPr>
          <w:ins w:id="7505" w:author="Dr Mamadou SANOGO" w:date="2023-10-25T14:07:00Z"/>
          <w:rFonts w:ascii="Arial" w:hAnsi="Arial" w:cs="Arial"/>
          <w:color w:val="000000" w:themeColor="text1"/>
          <w:rPrChange w:id="7506" w:author="Dr Mamadou SANOGO" w:date="2023-10-25T18:15:00Z">
            <w:rPr>
              <w:ins w:id="7507" w:author="Dr Mamadou SANOGO" w:date="2023-10-25T14:07:00Z"/>
              <w:rFonts w:ascii="Arial" w:hAnsi="Arial" w:cs="Arial"/>
            </w:rPr>
          </w:rPrChange>
        </w:rPr>
        <w:pPrChange w:id="7508" w:author="Dr Mamadou SANOGO" w:date="2023-10-27T14:02:00Z">
          <w:pPr>
            <w:ind w:left="5664"/>
          </w:pPr>
        </w:pPrChange>
      </w:pPr>
      <w:ins w:id="7509" w:author="Dr Mamadou SANOGO" w:date="2023-10-27T14:02:00Z">
        <w:r>
          <w:rPr>
            <w:rFonts w:ascii="Arial" w:hAnsi="Arial" w:cs="Arial"/>
            <w:b/>
            <w:bCs/>
            <w:color w:val="000000" w:themeColor="text1"/>
          </w:rPr>
          <w:t xml:space="preserve">                                                                                    </w:t>
        </w:r>
      </w:ins>
      <w:ins w:id="7510" w:author="Dr Mamadou SANOGO" w:date="2023-10-25T14:07:00Z">
        <w:r w:rsidR="008A0B1D" w:rsidRPr="007A4AFC">
          <w:rPr>
            <w:rFonts w:ascii="Arial" w:hAnsi="Arial" w:cs="Arial"/>
            <w:b/>
            <w:bCs/>
            <w:color w:val="000000" w:themeColor="text1"/>
            <w:rPrChange w:id="7511" w:author="Dr Mamadou SANOGO" w:date="2023-10-25T18:15:00Z">
              <w:rPr>
                <w:rFonts w:ascii="Arial" w:hAnsi="Arial" w:cs="Arial"/>
                <w:b/>
                <w:bCs/>
              </w:rPr>
            </w:rPrChange>
          </w:rPr>
          <w:t>Dr SANOGO Mamadou</w:t>
        </w:r>
      </w:ins>
    </w:p>
    <w:p w14:paraId="7A11E941" w14:textId="77777777" w:rsidR="008A0B1D" w:rsidRPr="007A4AFC" w:rsidRDefault="008A0B1D" w:rsidP="008A0B1D">
      <w:pPr>
        <w:rPr>
          <w:ins w:id="7512" w:author="Dr Mamadou SANOGO" w:date="2023-10-25T14:07:00Z"/>
          <w:rFonts w:ascii="Arial" w:hAnsi="Arial" w:cs="Arial"/>
          <w:color w:val="000000" w:themeColor="text1"/>
          <w:rPrChange w:id="7513" w:author="Dr Mamadou SANOGO" w:date="2023-10-25T18:15:00Z">
            <w:rPr>
              <w:ins w:id="7514" w:author="Dr Mamadou SANOGO" w:date="2023-10-25T14:07:00Z"/>
              <w:rFonts w:ascii="Arial" w:hAnsi="Arial" w:cs="Arial"/>
            </w:rPr>
          </w:rPrChange>
        </w:rPr>
      </w:pPr>
      <w:ins w:id="7515" w:author="Dr Mamadou SANOGO" w:date="2023-10-25T14:07:00Z">
        <w:r w:rsidRPr="007A4AFC">
          <w:rPr>
            <w:rFonts w:ascii="Arial" w:hAnsi="Arial" w:cs="Arial"/>
            <w:color w:val="000000" w:themeColor="text1"/>
            <w:rPrChange w:id="7516" w:author="Dr Mamadou SANOGO" w:date="2023-10-25T18:15:00Z">
              <w:rPr>
                <w:rFonts w:ascii="Arial" w:hAnsi="Arial" w:cs="Arial"/>
              </w:rPr>
            </w:rPrChange>
          </w:rPr>
          <w:t xml:space="preserve">         </w:t>
        </w:r>
      </w:ins>
    </w:p>
    <w:p w14:paraId="2A13B85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517" w:author="Dr Mamadou SANOGO" w:date="2023-10-25T18:15:00Z">
            <w:rPr>
              <w:color w:val="000000"/>
              <w:szCs w:val="24"/>
            </w:rPr>
          </w:rPrChange>
        </w:rPr>
      </w:pPr>
    </w:p>
    <w:p w14:paraId="3940B32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18" w:author="Dr Mamadou SANOGO" w:date="2023-10-25T18:15:00Z">
            <w:rPr>
              <w:color w:val="000000"/>
              <w:szCs w:val="24"/>
            </w:rPr>
          </w:rPrChange>
        </w:rPr>
      </w:pPr>
    </w:p>
    <w:p w14:paraId="0226F49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19" w:author="Dr Mamadou SANOGO" w:date="2023-10-25T18:15:00Z">
            <w:rPr>
              <w:color w:val="000000"/>
              <w:szCs w:val="24"/>
            </w:rPr>
          </w:rPrChange>
        </w:rPr>
      </w:pPr>
    </w:p>
    <w:p w14:paraId="2B82B2A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20" w:author="Dr Mamadou SANOGO" w:date="2023-10-25T18:15:00Z">
            <w:rPr>
              <w:color w:val="000000"/>
              <w:szCs w:val="24"/>
            </w:rPr>
          </w:rPrChange>
        </w:rPr>
      </w:pPr>
    </w:p>
    <w:p w14:paraId="4508B255" w14:textId="77777777" w:rsidR="008A0B1D" w:rsidRPr="007A4AFC" w:rsidRDefault="008A0B1D" w:rsidP="008A0B1D">
      <w:pPr>
        <w:shd w:val="clear" w:color="auto" w:fill="FFFFFF"/>
        <w:spacing w:line="240" w:lineRule="auto"/>
        <w:ind w:right="9"/>
        <w:jc w:val="center"/>
        <w:rPr>
          <w:ins w:id="7521" w:author="Dr Mamadou SANOGO" w:date="2023-10-25T14:08:00Z"/>
          <w:rFonts w:eastAsiaTheme="minorHAnsi"/>
          <w:b/>
          <w:color w:val="000000" w:themeColor="text1"/>
          <w:sz w:val="44"/>
          <w:lang w:eastAsia="en-US"/>
          <w:rPrChange w:id="7522" w:author="Dr Mamadou SANOGO" w:date="2023-10-25T18:15:00Z">
            <w:rPr>
              <w:ins w:id="7523" w:author="Dr Mamadou SANOGO" w:date="2023-10-25T14:08:00Z"/>
              <w:rFonts w:eastAsiaTheme="minorHAnsi"/>
              <w:b/>
              <w:sz w:val="44"/>
              <w:lang w:eastAsia="en-US"/>
            </w:rPr>
          </w:rPrChange>
        </w:rPr>
      </w:pPr>
    </w:p>
    <w:p w14:paraId="2CD6370A" w14:textId="77777777" w:rsidR="008A0B1D" w:rsidRPr="007A4AFC" w:rsidRDefault="008A0B1D" w:rsidP="008A0B1D">
      <w:pPr>
        <w:shd w:val="clear" w:color="auto" w:fill="FFFFFF"/>
        <w:spacing w:line="240" w:lineRule="auto"/>
        <w:ind w:right="9"/>
        <w:jc w:val="center"/>
        <w:rPr>
          <w:ins w:id="7524" w:author="Dr Mamadou SANOGO" w:date="2023-10-25T14:08:00Z"/>
          <w:rFonts w:eastAsiaTheme="minorHAnsi"/>
          <w:b/>
          <w:color w:val="000000" w:themeColor="text1"/>
          <w:sz w:val="44"/>
          <w:lang w:eastAsia="en-US"/>
          <w:rPrChange w:id="7525" w:author="Dr Mamadou SANOGO" w:date="2023-10-25T18:15:00Z">
            <w:rPr>
              <w:ins w:id="7526" w:author="Dr Mamadou SANOGO" w:date="2023-10-25T14:08:00Z"/>
              <w:rFonts w:eastAsiaTheme="minorHAnsi"/>
              <w:b/>
              <w:sz w:val="44"/>
              <w:lang w:eastAsia="en-US"/>
            </w:rPr>
          </w:rPrChange>
        </w:rPr>
      </w:pPr>
    </w:p>
    <w:p w14:paraId="14F0050A" w14:textId="77777777" w:rsidR="008A0B1D" w:rsidRPr="007A4AFC" w:rsidRDefault="008A0B1D" w:rsidP="008A0B1D">
      <w:pPr>
        <w:shd w:val="clear" w:color="auto" w:fill="FFFFFF"/>
        <w:spacing w:line="240" w:lineRule="auto"/>
        <w:ind w:right="9"/>
        <w:jc w:val="center"/>
        <w:rPr>
          <w:ins w:id="7527" w:author="Dr Mamadou SANOGO" w:date="2023-10-25T14:08:00Z"/>
          <w:rFonts w:eastAsiaTheme="minorHAnsi"/>
          <w:b/>
          <w:color w:val="000000" w:themeColor="text1"/>
          <w:sz w:val="44"/>
          <w:lang w:eastAsia="en-US"/>
          <w:rPrChange w:id="7528" w:author="Dr Mamadou SANOGO" w:date="2023-10-25T18:15:00Z">
            <w:rPr>
              <w:ins w:id="7529" w:author="Dr Mamadou SANOGO" w:date="2023-10-25T14:08:00Z"/>
              <w:rFonts w:eastAsiaTheme="minorHAnsi"/>
              <w:b/>
              <w:sz w:val="44"/>
              <w:lang w:eastAsia="en-US"/>
            </w:rPr>
          </w:rPrChange>
        </w:rPr>
      </w:pPr>
    </w:p>
    <w:p w14:paraId="0D000F15" w14:textId="77777777" w:rsidR="008A0B1D" w:rsidRPr="007A4AFC" w:rsidRDefault="008A0B1D" w:rsidP="008A0B1D">
      <w:pPr>
        <w:shd w:val="clear" w:color="auto" w:fill="FFFFFF"/>
        <w:spacing w:line="240" w:lineRule="auto"/>
        <w:ind w:right="9"/>
        <w:jc w:val="center"/>
        <w:rPr>
          <w:ins w:id="7530" w:author="Dr Mamadou SANOGO" w:date="2023-10-25T14:08:00Z"/>
          <w:rFonts w:eastAsiaTheme="minorHAnsi"/>
          <w:b/>
          <w:color w:val="000000" w:themeColor="text1"/>
          <w:sz w:val="44"/>
          <w:lang w:eastAsia="en-US"/>
          <w:rPrChange w:id="7531" w:author="Dr Mamadou SANOGO" w:date="2023-10-25T18:15:00Z">
            <w:rPr>
              <w:ins w:id="7532" w:author="Dr Mamadou SANOGO" w:date="2023-10-25T14:08:00Z"/>
              <w:rFonts w:eastAsiaTheme="minorHAnsi"/>
              <w:b/>
              <w:sz w:val="44"/>
              <w:lang w:eastAsia="en-US"/>
            </w:rPr>
          </w:rPrChange>
        </w:rPr>
      </w:pPr>
    </w:p>
    <w:p w14:paraId="1A687629" w14:textId="77777777" w:rsidR="008A0B1D" w:rsidRPr="007A4AFC" w:rsidRDefault="008A0B1D" w:rsidP="008A0B1D">
      <w:pPr>
        <w:shd w:val="clear" w:color="auto" w:fill="FFFFFF"/>
        <w:spacing w:line="240" w:lineRule="auto"/>
        <w:ind w:right="9"/>
        <w:jc w:val="center"/>
        <w:rPr>
          <w:ins w:id="7533" w:author="Dr Mamadou SANOGO" w:date="2023-10-25T14:08:00Z"/>
          <w:rFonts w:eastAsiaTheme="minorHAnsi"/>
          <w:b/>
          <w:color w:val="000000" w:themeColor="text1"/>
          <w:sz w:val="44"/>
          <w:lang w:eastAsia="en-US"/>
          <w:rPrChange w:id="7534" w:author="Dr Mamadou SANOGO" w:date="2023-10-25T18:15:00Z">
            <w:rPr>
              <w:ins w:id="7535" w:author="Dr Mamadou SANOGO" w:date="2023-10-25T14:08:00Z"/>
              <w:rFonts w:eastAsiaTheme="minorHAnsi"/>
              <w:b/>
              <w:sz w:val="44"/>
              <w:lang w:eastAsia="en-US"/>
            </w:rPr>
          </w:rPrChange>
        </w:rPr>
      </w:pPr>
    </w:p>
    <w:p w14:paraId="759E75FC" w14:textId="687EBDA0" w:rsidR="008A0B1D" w:rsidRDefault="008A0B1D" w:rsidP="008A0B1D">
      <w:pPr>
        <w:shd w:val="clear" w:color="auto" w:fill="FFFFFF"/>
        <w:ind w:right="9"/>
        <w:jc w:val="center"/>
        <w:rPr>
          <w:ins w:id="7536" w:author="Dr Mamadou SANOGO" w:date="2023-10-27T11:34:00Z"/>
          <w:rFonts w:eastAsiaTheme="minorHAnsi"/>
          <w:b/>
          <w:color w:val="000000" w:themeColor="text1"/>
          <w:sz w:val="44"/>
          <w:lang w:eastAsia="en-US"/>
        </w:rPr>
      </w:pPr>
    </w:p>
    <w:p w14:paraId="613D88F3" w14:textId="4CBB4B1D" w:rsidR="00AD42F4" w:rsidRDefault="00AD42F4" w:rsidP="008A0B1D">
      <w:pPr>
        <w:shd w:val="clear" w:color="auto" w:fill="FFFFFF"/>
        <w:ind w:right="9"/>
        <w:jc w:val="center"/>
        <w:rPr>
          <w:ins w:id="7537" w:author="Dr Mamadou SANOGO" w:date="2023-10-27T11:34:00Z"/>
          <w:rFonts w:eastAsiaTheme="minorHAnsi"/>
          <w:b/>
          <w:color w:val="000000" w:themeColor="text1"/>
          <w:sz w:val="44"/>
          <w:lang w:eastAsia="en-US"/>
        </w:rPr>
      </w:pPr>
    </w:p>
    <w:p w14:paraId="483D7665" w14:textId="2CC1F1E4" w:rsidR="00AD42F4" w:rsidRDefault="00AD42F4" w:rsidP="008A0B1D">
      <w:pPr>
        <w:shd w:val="clear" w:color="auto" w:fill="FFFFFF"/>
        <w:ind w:right="9"/>
        <w:jc w:val="center"/>
        <w:rPr>
          <w:ins w:id="7538" w:author="Dr Mamadou SANOGO" w:date="2023-10-27T11:34:00Z"/>
          <w:rFonts w:eastAsiaTheme="minorHAnsi"/>
          <w:b/>
          <w:color w:val="000000" w:themeColor="text1"/>
          <w:sz w:val="44"/>
          <w:lang w:eastAsia="en-US"/>
        </w:rPr>
      </w:pPr>
    </w:p>
    <w:p w14:paraId="27698049" w14:textId="7B1F4AD1" w:rsidR="00AD42F4" w:rsidRDefault="00AD42F4" w:rsidP="008A0B1D">
      <w:pPr>
        <w:shd w:val="clear" w:color="auto" w:fill="FFFFFF"/>
        <w:ind w:right="9"/>
        <w:jc w:val="center"/>
        <w:rPr>
          <w:ins w:id="7539" w:author="Dr Mamadou SANOGO" w:date="2023-10-27T11:34:00Z"/>
          <w:rFonts w:eastAsiaTheme="minorHAnsi"/>
          <w:b/>
          <w:color w:val="000000" w:themeColor="text1"/>
          <w:sz w:val="44"/>
          <w:lang w:eastAsia="en-US"/>
        </w:rPr>
      </w:pPr>
    </w:p>
    <w:p w14:paraId="7A863E64" w14:textId="55D10911" w:rsidR="00AD42F4" w:rsidRDefault="00AD42F4" w:rsidP="008A0B1D">
      <w:pPr>
        <w:shd w:val="clear" w:color="auto" w:fill="FFFFFF"/>
        <w:ind w:right="9"/>
        <w:jc w:val="center"/>
        <w:rPr>
          <w:ins w:id="7540" w:author="Dr Mamadou SANOGO" w:date="2023-10-27T11:34:00Z"/>
          <w:rFonts w:eastAsiaTheme="minorHAnsi"/>
          <w:b/>
          <w:color w:val="000000" w:themeColor="text1"/>
          <w:sz w:val="44"/>
          <w:lang w:eastAsia="en-US"/>
        </w:rPr>
      </w:pPr>
    </w:p>
    <w:p w14:paraId="4F55BC8C" w14:textId="77777777" w:rsidR="00AD42F4" w:rsidRPr="007A4AFC" w:rsidRDefault="00AD42F4" w:rsidP="008A0B1D">
      <w:pPr>
        <w:shd w:val="clear" w:color="auto" w:fill="FFFFFF"/>
        <w:spacing w:line="240" w:lineRule="auto"/>
        <w:ind w:right="9"/>
        <w:jc w:val="center"/>
        <w:rPr>
          <w:ins w:id="7541" w:author="Dr Mamadou SANOGO" w:date="2023-10-25T14:08:00Z"/>
          <w:rFonts w:eastAsiaTheme="minorHAnsi"/>
          <w:b/>
          <w:color w:val="000000" w:themeColor="text1"/>
          <w:sz w:val="44"/>
          <w:lang w:eastAsia="en-US"/>
          <w:rPrChange w:id="7542" w:author="Dr Mamadou SANOGO" w:date="2023-10-25T18:15:00Z">
            <w:rPr>
              <w:ins w:id="7543" w:author="Dr Mamadou SANOGO" w:date="2023-10-25T14:08:00Z"/>
              <w:rFonts w:eastAsiaTheme="minorHAnsi"/>
              <w:b/>
              <w:sz w:val="44"/>
              <w:lang w:eastAsia="en-US"/>
            </w:rPr>
          </w:rPrChange>
        </w:rPr>
      </w:pPr>
    </w:p>
    <w:p w14:paraId="5FC75117" w14:textId="77777777" w:rsidR="008A0B1D" w:rsidRPr="007A4AFC" w:rsidRDefault="008A0B1D" w:rsidP="008A0B1D">
      <w:pPr>
        <w:shd w:val="clear" w:color="auto" w:fill="FFFFFF"/>
        <w:spacing w:line="240" w:lineRule="auto"/>
        <w:ind w:right="9"/>
        <w:jc w:val="center"/>
        <w:rPr>
          <w:ins w:id="7544" w:author="Dr Mamadou SANOGO" w:date="2023-10-25T14:08:00Z"/>
          <w:rFonts w:eastAsiaTheme="minorHAnsi"/>
          <w:b/>
          <w:color w:val="000000" w:themeColor="text1"/>
          <w:sz w:val="44"/>
          <w:lang w:eastAsia="en-US"/>
          <w:rPrChange w:id="7545" w:author="Dr Mamadou SANOGO" w:date="2023-10-25T18:15:00Z">
            <w:rPr>
              <w:ins w:id="7546" w:author="Dr Mamadou SANOGO" w:date="2023-10-25T14:08:00Z"/>
              <w:rFonts w:eastAsiaTheme="minorHAnsi"/>
              <w:b/>
              <w:sz w:val="44"/>
              <w:lang w:eastAsia="en-US"/>
            </w:rPr>
          </w:rPrChange>
        </w:rPr>
      </w:pPr>
    </w:p>
    <w:p w14:paraId="33485A65" w14:textId="7528C7D7" w:rsidR="008A0B1D" w:rsidRPr="007A4AFC" w:rsidRDefault="008A0B1D" w:rsidP="008A0B1D">
      <w:pPr>
        <w:shd w:val="clear" w:color="auto" w:fill="FFFFFF"/>
        <w:spacing w:line="240" w:lineRule="auto"/>
        <w:ind w:right="9"/>
        <w:jc w:val="center"/>
        <w:rPr>
          <w:ins w:id="7547" w:author="Dr Mamadou SANOGO" w:date="2023-10-25T14:08:00Z"/>
          <w:iCs/>
          <w:color w:val="000000" w:themeColor="text1"/>
        </w:rPr>
      </w:pPr>
      <w:ins w:id="7548" w:author="Dr Mamadou SANOGO" w:date="2023-10-25T14:08:00Z">
        <w:r w:rsidRPr="007A4AFC">
          <w:rPr>
            <w:rFonts w:eastAsiaTheme="minorHAnsi"/>
            <w:b/>
            <w:color w:val="000000" w:themeColor="text1"/>
            <w:sz w:val="44"/>
            <w:lang w:eastAsia="en-US"/>
            <w:rPrChange w:id="7549" w:author="Dr Mamadou SANOGO" w:date="2023-10-25T18:15:00Z">
              <w:rPr>
                <w:rFonts w:eastAsiaTheme="minorHAnsi"/>
                <w:b/>
                <w:sz w:val="44"/>
                <w:lang w:eastAsia="en-US"/>
              </w:rPr>
            </w:rPrChange>
          </w:rPr>
          <w:t>Annexe n°00</w:t>
        </w:r>
      </w:ins>
      <w:ins w:id="7550" w:author="Dr Mamadou SANOGO" w:date="2023-10-25T14:12:00Z">
        <w:r w:rsidRPr="007A4AFC">
          <w:rPr>
            <w:rFonts w:eastAsiaTheme="minorHAnsi"/>
            <w:b/>
            <w:color w:val="000000" w:themeColor="text1"/>
            <w:sz w:val="44"/>
            <w:lang w:eastAsia="en-US"/>
            <w:rPrChange w:id="7551" w:author="Dr Mamadou SANOGO" w:date="2023-10-25T18:15:00Z">
              <w:rPr>
                <w:rFonts w:eastAsiaTheme="minorHAnsi"/>
                <w:b/>
                <w:sz w:val="44"/>
                <w:lang w:eastAsia="en-US"/>
              </w:rPr>
            </w:rPrChange>
          </w:rPr>
          <w:t>5</w:t>
        </w:r>
      </w:ins>
      <w:ins w:id="7552" w:author="Dr Mamadou SANOGO" w:date="2023-10-25T14:08:00Z">
        <w:r w:rsidRPr="007A4AFC">
          <w:rPr>
            <w:rFonts w:eastAsiaTheme="minorHAnsi"/>
            <w:b/>
            <w:color w:val="000000" w:themeColor="text1"/>
            <w:sz w:val="44"/>
            <w:lang w:eastAsia="en-US"/>
            <w:rPrChange w:id="7553" w:author="Dr Mamadou SANOGO" w:date="2023-10-25T18:15:00Z">
              <w:rPr>
                <w:rFonts w:eastAsiaTheme="minorHAnsi"/>
                <w:b/>
                <w:sz w:val="44"/>
                <w:lang w:eastAsia="en-US"/>
              </w:rPr>
            </w:rPrChange>
          </w:rPr>
          <w:t xml:space="preserve">: </w:t>
        </w:r>
      </w:ins>
      <w:ins w:id="7554" w:author="Dr Mamadou SANOGO" w:date="2023-10-25T14:12:00Z">
        <w:r w:rsidRPr="007A4AFC">
          <w:rPr>
            <w:rFonts w:eastAsiaTheme="minorHAnsi"/>
            <w:b/>
            <w:color w:val="000000" w:themeColor="text1"/>
            <w:sz w:val="44"/>
            <w:lang w:eastAsia="en-US"/>
            <w:rPrChange w:id="7555" w:author="Dr Mamadou SANOGO" w:date="2023-10-25T18:15:00Z">
              <w:rPr>
                <w:rFonts w:eastAsiaTheme="minorHAnsi"/>
                <w:b/>
                <w:sz w:val="44"/>
                <w:lang w:eastAsia="en-US"/>
              </w:rPr>
            </w:rPrChange>
          </w:rPr>
          <w:t>Registre de demande d’informations sur les formations</w:t>
        </w:r>
      </w:ins>
    </w:p>
    <w:p w14:paraId="500D84E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56" w:author="Dr Mamadou SANOGO" w:date="2023-10-25T18:15:00Z">
            <w:rPr>
              <w:color w:val="000000"/>
              <w:szCs w:val="24"/>
            </w:rPr>
          </w:rPrChange>
        </w:rPr>
      </w:pPr>
    </w:p>
    <w:p w14:paraId="31B115B2"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57" w:author="Dr Mamadou SANOGO" w:date="2023-10-25T18:15:00Z">
            <w:rPr>
              <w:color w:val="000000"/>
              <w:szCs w:val="24"/>
            </w:rPr>
          </w:rPrChange>
        </w:rPr>
      </w:pPr>
    </w:p>
    <w:p w14:paraId="719A1DD6"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58" w:author="Dr Mamadou SANOGO" w:date="2023-10-25T18:15:00Z">
            <w:rPr>
              <w:color w:val="000000"/>
              <w:szCs w:val="24"/>
            </w:rPr>
          </w:rPrChange>
        </w:rPr>
      </w:pPr>
    </w:p>
    <w:p w14:paraId="407782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59" w:author="Dr Mamadou SANOGO" w:date="2023-10-25T18:15:00Z">
            <w:rPr>
              <w:color w:val="000000"/>
              <w:szCs w:val="24"/>
            </w:rPr>
          </w:rPrChange>
        </w:rPr>
      </w:pPr>
    </w:p>
    <w:p w14:paraId="43CB725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0" w:author="Dr Mamadou SANOGO" w:date="2023-10-25T18:15:00Z">
            <w:rPr>
              <w:color w:val="000000"/>
              <w:szCs w:val="24"/>
            </w:rPr>
          </w:rPrChange>
        </w:rPr>
      </w:pPr>
    </w:p>
    <w:p w14:paraId="6EEE3ED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1" w:author="Dr Mamadou SANOGO" w:date="2023-10-25T18:15:00Z">
            <w:rPr>
              <w:color w:val="000000"/>
              <w:szCs w:val="24"/>
            </w:rPr>
          </w:rPrChange>
        </w:rPr>
      </w:pPr>
    </w:p>
    <w:p w14:paraId="44ED59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2" w:author="Dr Mamadou SANOGO" w:date="2023-10-25T18:15:00Z">
            <w:rPr>
              <w:color w:val="000000"/>
              <w:szCs w:val="24"/>
            </w:rPr>
          </w:rPrChange>
        </w:rPr>
      </w:pPr>
    </w:p>
    <w:p w14:paraId="6087DCC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3" w:author="Dr Mamadou SANOGO" w:date="2023-10-25T18:15:00Z">
            <w:rPr>
              <w:color w:val="000000"/>
              <w:szCs w:val="24"/>
            </w:rPr>
          </w:rPrChange>
        </w:rPr>
      </w:pPr>
    </w:p>
    <w:p w14:paraId="572D972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4" w:author="Dr Mamadou SANOGO" w:date="2023-10-25T18:15:00Z">
            <w:rPr>
              <w:color w:val="000000"/>
              <w:szCs w:val="24"/>
            </w:rPr>
          </w:rPrChange>
        </w:rPr>
      </w:pPr>
    </w:p>
    <w:p w14:paraId="0B0CC3B5"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5" w:author="Dr Mamadou SANOGO" w:date="2023-10-25T18:15:00Z">
            <w:rPr>
              <w:color w:val="000000"/>
              <w:szCs w:val="24"/>
            </w:rPr>
          </w:rPrChange>
        </w:rPr>
      </w:pPr>
    </w:p>
    <w:p w14:paraId="03BCB8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6" w:author="Dr Mamadou SANOGO" w:date="2023-10-25T18:15:00Z">
            <w:rPr>
              <w:color w:val="000000"/>
              <w:szCs w:val="24"/>
            </w:rPr>
          </w:rPrChange>
        </w:rPr>
      </w:pPr>
    </w:p>
    <w:p w14:paraId="7A11B1A0"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7567" w:author="Dr Mamadou SANOGO" w:date="2023-10-25T18:15:00Z">
            <w:rPr>
              <w:color w:val="000000"/>
              <w:szCs w:val="24"/>
            </w:rPr>
          </w:rPrChange>
        </w:rPr>
      </w:pPr>
    </w:p>
    <w:p w14:paraId="13D840A9" w14:textId="21755F6A" w:rsidR="00011374" w:rsidRPr="007A4AFC" w:rsidRDefault="00011374" w:rsidP="00011374">
      <w:pPr>
        <w:widowControl w:val="0"/>
        <w:autoSpaceDE w:val="0"/>
        <w:autoSpaceDN w:val="0"/>
        <w:adjustRightInd w:val="0"/>
        <w:spacing w:line="240" w:lineRule="auto"/>
        <w:ind w:right="9"/>
        <w:rPr>
          <w:ins w:id="7568" w:author="Dr Mamadou SANOGO" w:date="2023-10-25T14:08:00Z"/>
          <w:color w:val="000000" w:themeColor="text1"/>
          <w:szCs w:val="24"/>
          <w:rPrChange w:id="7569" w:author="Dr Mamadou SANOGO" w:date="2023-10-25T18:15:00Z">
            <w:rPr>
              <w:ins w:id="7570" w:author="Dr Mamadou SANOGO" w:date="2023-10-25T14:08:00Z"/>
              <w:color w:val="000000"/>
              <w:szCs w:val="24"/>
            </w:rPr>
          </w:rPrChange>
        </w:rPr>
      </w:pPr>
    </w:p>
    <w:p w14:paraId="2EDA3289" w14:textId="556B54DB" w:rsidR="008A0B1D" w:rsidRPr="007A4AFC" w:rsidRDefault="008A0B1D" w:rsidP="00011374">
      <w:pPr>
        <w:widowControl w:val="0"/>
        <w:autoSpaceDE w:val="0"/>
        <w:autoSpaceDN w:val="0"/>
        <w:adjustRightInd w:val="0"/>
        <w:spacing w:line="240" w:lineRule="auto"/>
        <w:ind w:right="9"/>
        <w:rPr>
          <w:ins w:id="7571" w:author="Dr Mamadou SANOGO" w:date="2023-10-25T14:08:00Z"/>
          <w:color w:val="000000" w:themeColor="text1"/>
          <w:szCs w:val="24"/>
          <w:rPrChange w:id="7572" w:author="Dr Mamadou SANOGO" w:date="2023-10-25T18:15:00Z">
            <w:rPr>
              <w:ins w:id="7573" w:author="Dr Mamadou SANOGO" w:date="2023-10-25T14:08:00Z"/>
              <w:color w:val="000000"/>
              <w:szCs w:val="24"/>
            </w:rPr>
          </w:rPrChange>
        </w:rPr>
      </w:pPr>
    </w:p>
    <w:p w14:paraId="11A333F9" w14:textId="13B29EF5" w:rsidR="008A0B1D" w:rsidRPr="007A4AFC" w:rsidRDefault="008A0B1D" w:rsidP="00011374">
      <w:pPr>
        <w:widowControl w:val="0"/>
        <w:autoSpaceDE w:val="0"/>
        <w:autoSpaceDN w:val="0"/>
        <w:adjustRightInd w:val="0"/>
        <w:spacing w:line="240" w:lineRule="auto"/>
        <w:ind w:right="9"/>
        <w:rPr>
          <w:ins w:id="7574" w:author="Dr Mamadou SANOGO" w:date="2023-10-25T14:08:00Z"/>
          <w:color w:val="000000" w:themeColor="text1"/>
          <w:szCs w:val="24"/>
          <w:rPrChange w:id="7575" w:author="Dr Mamadou SANOGO" w:date="2023-10-25T18:15:00Z">
            <w:rPr>
              <w:ins w:id="7576" w:author="Dr Mamadou SANOGO" w:date="2023-10-25T14:08:00Z"/>
              <w:color w:val="000000"/>
              <w:szCs w:val="24"/>
            </w:rPr>
          </w:rPrChange>
        </w:rPr>
      </w:pPr>
    </w:p>
    <w:p w14:paraId="4688CF22" w14:textId="79C41E53" w:rsidR="008A0B1D" w:rsidRPr="007A4AFC" w:rsidRDefault="008A0B1D" w:rsidP="00011374">
      <w:pPr>
        <w:widowControl w:val="0"/>
        <w:autoSpaceDE w:val="0"/>
        <w:autoSpaceDN w:val="0"/>
        <w:adjustRightInd w:val="0"/>
        <w:spacing w:line="240" w:lineRule="auto"/>
        <w:ind w:right="9"/>
        <w:rPr>
          <w:ins w:id="7577" w:author="Dr Mamadou SANOGO" w:date="2023-10-25T14:08:00Z"/>
          <w:color w:val="000000" w:themeColor="text1"/>
          <w:szCs w:val="24"/>
          <w:rPrChange w:id="7578" w:author="Dr Mamadou SANOGO" w:date="2023-10-25T18:15:00Z">
            <w:rPr>
              <w:ins w:id="7579" w:author="Dr Mamadou SANOGO" w:date="2023-10-25T14:08:00Z"/>
              <w:color w:val="000000"/>
              <w:szCs w:val="24"/>
            </w:rPr>
          </w:rPrChange>
        </w:rPr>
      </w:pPr>
    </w:p>
    <w:p w14:paraId="73CC4019" w14:textId="58DA544B" w:rsidR="008A0B1D" w:rsidRPr="007A4AFC" w:rsidRDefault="008A0B1D" w:rsidP="00011374">
      <w:pPr>
        <w:widowControl w:val="0"/>
        <w:autoSpaceDE w:val="0"/>
        <w:autoSpaceDN w:val="0"/>
        <w:adjustRightInd w:val="0"/>
        <w:spacing w:line="240" w:lineRule="auto"/>
        <w:ind w:right="9"/>
        <w:rPr>
          <w:ins w:id="7580" w:author="Dr Mamadou SANOGO" w:date="2023-10-25T14:08:00Z"/>
          <w:color w:val="000000" w:themeColor="text1"/>
          <w:szCs w:val="24"/>
          <w:rPrChange w:id="7581" w:author="Dr Mamadou SANOGO" w:date="2023-10-25T18:15:00Z">
            <w:rPr>
              <w:ins w:id="7582" w:author="Dr Mamadou SANOGO" w:date="2023-10-25T14:08:00Z"/>
              <w:color w:val="000000"/>
              <w:szCs w:val="24"/>
            </w:rPr>
          </w:rPrChange>
        </w:rPr>
      </w:pPr>
    </w:p>
    <w:p w14:paraId="4AE09E9B" w14:textId="27196F99" w:rsidR="008A0B1D" w:rsidRPr="007A4AFC" w:rsidRDefault="008A0B1D" w:rsidP="00011374">
      <w:pPr>
        <w:widowControl w:val="0"/>
        <w:autoSpaceDE w:val="0"/>
        <w:autoSpaceDN w:val="0"/>
        <w:adjustRightInd w:val="0"/>
        <w:spacing w:line="240" w:lineRule="auto"/>
        <w:ind w:right="9"/>
        <w:rPr>
          <w:ins w:id="7583" w:author="Dr Mamadou SANOGO" w:date="2023-10-25T14:08:00Z"/>
          <w:color w:val="000000" w:themeColor="text1"/>
          <w:szCs w:val="24"/>
          <w:rPrChange w:id="7584" w:author="Dr Mamadou SANOGO" w:date="2023-10-25T18:15:00Z">
            <w:rPr>
              <w:ins w:id="7585" w:author="Dr Mamadou SANOGO" w:date="2023-10-25T14:08:00Z"/>
              <w:color w:val="000000"/>
              <w:szCs w:val="24"/>
            </w:rPr>
          </w:rPrChange>
        </w:rPr>
      </w:pPr>
    </w:p>
    <w:p w14:paraId="15DB0DC3" w14:textId="120728AA" w:rsidR="008A0B1D" w:rsidRPr="007A4AFC" w:rsidRDefault="008A0B1D" w:rsidP="00011374">
      <w:pPr>
        <w:widowControl w:val="0"/>
        <w:autoSpaceDE w:val="0"/>
        <w:autoSpaceDN w:val="0"/>
        <w:adjustRightInd w:val="0"/>
        <w:spacing w:line="240" w:lineRule="auto"/>
        <w:ind w:right="9"/>
        <w:rPr>
          <w:ins w:id="7586" w:author="Dr Mamadou SANOGO" w:date="2023-10-25T14:08:00Z"/>
          <w:color w:val="000000" w:themeColor="text1"/>
          <w:szCs w:val="24"/>
          <w:rPrChange w:id="7587" w:author="Dr Mamadou SANOGO" w:date="2023-10-25T18:15:00Z">
            <w:rPr>
              <w:ins w:id="7588" w:author="Dr Mamadou SANOGO" w:date="2023-10-25T14:08:00Z"/>
              <w:color w:val="000000"/>
              <w:szCs w:val="24"/>
            </w:rPr>
          </w:rPrChange>
        </w:rPr>
      </w:pPr>
    </w:p>
    <w:p w14:paraId="37AFB0D0" w14:textId="11AAB4DE" w:rsidR="008A0B1D" w:rsidRPr="007A4AFC" w:rsidRDefault="008A0B1D" w:rsidP="00011374">
      <w:pPr>
        <w:widowControl w:val="0"/>
        <w:autoSpaceDE w:val="0"/>
        <w:autoSpaceDN w:val="0"/>
        <w:adjustRightInd w:val="0"/>
        <w:spacing w:line="240" w:lineRule="auto"/>
        <w:ind w:right="9"/>
        <w:rPr>
          <w:ins w:id="7589" w:author="Dr Mamadou SANOGO" w:date="2023-10-25T14:08:00Z"/>
          <w:color w:val="000000" w:themeColor="text1"/>
          <w:szCs w:val="24"/>
          <w:rPrChange w:id="7590" w:author="Dr Mamadou SANOGO" w:date="2023-10-25T18:15:00Z">
            <w:rPr>
              <w:ins w:id="7591" w:author="Dr Mamadou SANOGO" w:date="2023-10-25T14:08:00Z"/>
              <w:color w:val="000000"/>
              <w:szCs w:val="24"/>
            </w:rPr>
          </w:rPrChange>
        </w:rPr>
      </w:pPr>
    </w:p>
    <w:p w14:paraId="5CE96929" w14:textId="29C8F38C" w:rsidR="008A0B1D" w:rsidRPr="007A4AFC" w:rsidRDefault="008A0B1D" w:rsidP="00011374">
      <w:pPr>
        <w:widowControl w:val="0"/>
        <w:autoSpaceDE w:val="0"/>
        <w:autoSpaceDN w:val="0"/>
        <w:adjustRightInd w:val="0"/>
        <w:spacing w:line="240" w:lineRule="auto"/>
        <w:ind w:right="9"/>
        <w:rPr>
          <w:ins w:id="7592" w:author="Dr Mamadou SANOGO" w:date="2023-10-25T14:08:00Z"/>
          <w:color w:val="000000" w:themeColor="text1"/>
          <w:szCs w:val="24"/>
          <w:rPrChange w:id="7593" w:author="Dr Mamadou SANOGO" w:date="2023-10-25T18:15:00Z">
            <w:rPr>
              <w:ins w:id="7594" w:author="Dr Mamadou SANOGO" w:date="2023-10-25T14:08:00Z"/>
              <w:color w:val="000000"/>
              <w:szCs w:val="24"/>
            </w:rPr>
          </w:rPrChange>
        </w:rPr>
      </w:pPr>
    </w:p>
    <w:p w14:paraId="1D3406B9" w14:textId="57B7CDFF" w:rsidR="008A0B1D" w:rsidRPr="007A4AFC" w:rsidRDefault="008A0B1D" w:rsidP="00011374">
      <w:pPr>
        <w:widowControl w:val="0"/>
        <w:autoSpaceDE w:val="0"/>
        <w:autoSpaceDN w:val="0"/>
        <w:adjustRightInd w:val="0"/>
        <w:spacing w:line="240" w:lineRule="auto"/>
        <w:ind w:right="9"/>
        <w:rPr>
          <w:ins w:id="7595" w:author="Dr Mamadou SANOGO" w:date="2023-10-25T14:08:00Z"/>
          <w:color w:val="000000" w:themeColor="text1"/>
          <w:szCs w:val="24"/>
          <w:rPrChange w:id="7596" w:author="Dr Mamadou SANOGO" w:date="2023-10-25T18:15:00Z">
            <w:rPr>
              <w:ins w:id="7597" w:author="Dr Mamadou SANOGO" w:date="2023-10-25T14:08:00Z"/>
              <w:color w:val="000000"/>
              <w:szCs w:val="24"/>
            </w:rPr>
          </w:rPrChange>
        </w:rPr>
      </w:pPr>
    </w:p>
    <w:p w14:paraId="41669264" w14:textId="070F7C44" w:rsidR="008A0B1D" w:rsidRPr="007A4AFC" w:rsidRDefault="008A0B1D" w:rsidP="00011374">
      <w:pPr>
        <w:widowControl w:val="0"/>
        <w:autoSpaceDE w:val="0"/>
        <w:autoSpaceDN w:val="0"/>
        <w:adjustRightInd w:val="0"/>
        <w:spacing w:line="240" w:lineRule="auto"/>
        <w:ind w:right="9"/>
        <w:rPr>
          <w:ins w:id="7598" w:author="Dr Mamadou SANOGO" w:date="2023-10-25T14:08:00Z"/>
          <w:color w:val="000000" w:themeColor="text1"/>
          <w:szCs w:val="24"/>
          <w:rPrChange w:id="7599" w:author="Dr Mamadou SANOGO" w:date="2023-10-25T18:15:00Z">
            <w:rPr>
              <w:ins w:id="7600" w:author="Dr Mamadou SANOGO" w:date="2023-10-25T14:08:00Z"/>
              <w:color w:val="000000"/>
              <w:szCs w:val="24"/>
            </w:rPr>
          </w:rPrChange>
        </w:rPr>
      </w:pPr>
    </w:p>
    <w:p w14:paraId="781EFC17" w14:textId="45B80742" w:rsidR="008A0B1D" w:rsidRPr="007A4AFC" w:rsidRDefault="008A0B1D" w:rsidP="00011374">
      <w:pPr>
        <w:widowControl w:val="0"/>
        <w:autoSpaceDE w:val="0"/>
        <w:autoSpaceDN w:val="0"/>
        <w:adjustRightInd w:val="0"/>
        <w:spacing w:line="240" w:lineRule="auto"/>
        <w:ind w:right="9"/>
        <w:rPr>
          <w:ins w:id="7601" w:author="Dr Mamadou SANOGO" w:date="2023-10-25T14:08:00Z"/>
          <w:color w:val="000000" w:themeColor="text1"/>
          <w:szCs w:val="24"/>
          <w:rPrChange w:id="7602" w:author="Dr Mamadou SANOGO" w:date="2023-10-25T18:15:00Z">
            <w:rPr>
              <w:ins w:id="7603" w:author="Dr Mamadou SANOGO" w:date="2023-10-25T14:08:00Z"/>
              <w:color w:val="000000"/>
              <w:szCs w:val="24"/>
            </w:rPr>
          </w:rPrChange>
        </w:rPr>
      </w:pPr>
    </w:p>
    <w:p w14:paraId="3FFB54E1" w14:textId="595A0911" w:rsidR="008A0B1D" w:rsidRPr="007A4AFC" w:rsidRDefault="008A0B1D" w:rsidP="00011374">
      <w:pPr>
        <w:widowControl w:val="0"/>
        <w:autoSpaceDE w:val="0"/>
        <w:autoSpaceDN w:val="0"/>
        <w:adjustRightInd w:val="0"/>
        <w:spacing w:line="240" w:lineRule="auto"/>
        <w:ind w:right="9"/>
        <w:rPr>
          <w:ins w:id="7604" w:author="Dr Mamadou SANOGO" w:date="2023-10-25T14:08:00Z"/>
          <w:color w:val="000000" w:themeColor="text1"/>
          <w:szCs w:val="24"/>
          <w:rPrChange w:id="7605" w:author="Dr Mamadou SANOGO" w:date="2023-10-25T18:15:00Z">
            <w:rPr>
              <w:ins w:id="7606" w:author="Dr Mamadou SANOGO" w:date="2023-10-25T14:08:00Z"/>
              <w:color w:val="000000"/>
              <w:szCs w:val="24"/>
            </w:rPr>
          </w:rPrChange>
        </w:rPr>
      </w:pPr>
    </w:p>
    <w:p w14:paraId="6E1AC17E" w14:textId="25D317BE" w:rsidR="008A0B1D" w:rsidRPr="007A4AFC" w:rsidRDefault="008A0B1D" w:rsidP="00011374">
      <w:pPr>
        <w:widowControl w:val="0"/>
        <w:autoSpaceDE w:val="0"/>
        <w:autoSpaceDN w:val="0"/>
        <w:adjustRightInd w:val="0"/>
        <w:spacing w:line="240" w:lineRule="auto"/>
        <w:ind w:right="9"/>
        <w:rPr>
          <w:ins w:id="7607" w:author="Dr Mamadou SANOGO" w:date="2023-10-25T14:08:00Z"/>
          <w:color w:val="000000" w:themeColor="text1"/>
          <w:szCs w:val="24"/>
          <w:rPrChange w:id="7608" w:author="Dr Mamadou SANOGO" w:date="2023-10-25T18:15:00Z">
            <w:rPr>
              <w:ins w:id="7609" w:author="Dr Mamadou SANOGO" w:date="2023-10-25T14:08:00Z"/>
              <w:color w:val="000000"/>
              <w:szCs w:val="24"/>
            </w:rPr>
          </w:rPrChange>
        </w:rPr>
      </w:pPr>
    </w:p>
    <w:p w14:paraId="2E42A46C" w14:textId="6CA1EBDE" w:rsidR="008A0B1D" w:rsidRPr="007A4AFC" w:rsidRDefault="008A0B1D" w:rsidP="00011374">
      <w:pPr>
        <w:widowControl w:val="0"/>
        <w:autoSpaceDE w:val="0"/>
        <w:autoSpaceDN w:val="0"/>
        <w:adjustRightInd w:val="0"/>
        <w:spacing w:line="240" w:lineRule="auto"/>
        <w:ind w:right="9"/>
        <w:rPr>
          <w:ins w:id="7610" w:author="Dr Mamadou SANOGO" w:date="2023-10-25T14:08:00Z"/>
          <w:color w:val="000000" w:themeColor="text1"/>
          <w:szCs w:val="24"/>
          <w:rPrChange w:id="7611" w:author="Dr Mamadou SANOGO" w:date="2023-10-25T18:15:00Z">
            <w:rPr>
              <w:ins w:id="7612" w:author="Dr Mamadou SANOGO" w:date="2023-10-25T14:08:00Z"/>
              <w:color w:val="000000"/>
              <w:szCs w:val="24"/>
            </w:rPr>
          </w:rPrChange>
        </w:rPr>
      </w:pPr>
    </w:p>
    <w:p w14:paraId="1AE28D73" w14:textId="2751636B" w:rsidR="008A0B1D" w:rsidRPr="007A4AFC" w:rsidRDefault="008A0B1D" w:rsidP="00011374">
      <w:pPr>
        <w:widowControl w:val="0"/>
        <w:autoSpaceDE w:val="0"/>
        <w:autoSpaceDN w:val="0"/>
        <w:adjustRightInd w:val="0"/>
        <w:spacing w:line="240" w:lineRule="auto"/>
        <w:ind w:right="9"/>
        <w:rPr>
          <w:ins w:id="7613" w:author="Dr Mamadou SANOGO" w:date="2023-10-25T14:08:00Z"/>
          <w:color w:val="000000" w:themeColor="text1"/>
          <w:szCs w:val="24"/>
          <w:rPrChange w:id="7614" w:author="Dr Mamadou SANOGO" w:date="2023-10-25T18:15:00Z">
            <w:rPr>
              <w:ins w:id="7615" w:author="Dr Mamadou SANOGO" w:date="2023-10-25T14:08:00Z"/>
              <w:color w:val="000000"/>
              <w:szCs w:val="24"/>
            </w:rPr>
          </w:rPrChange>
        </w:rPr>
      </w:pPr>
    </w:p>
    <w:p w14:paraId="302999C0" w14:textId="63C7EDD1" w:rsidR="008A0B1D" w:rsidRPr="007A4AFC" w:rsidDel="00AD42F4" w:rsidRDefault="008A0B1D" w:rsidP="00011374">
      <w:pPr>
        <w:widowControl w:val="0"/>
        <w:autoSpaceDE w:val="0"/>
        <w:autoSpaceDN w:val="0"/>
        <w:adjustRightInd w:val="0"/>
        <w:spacing w:line="240" w:lineRule="auto"/>
        <w:ind w:right="9"/>
        <w:rPr>
          <w:del w:id="7616" w:author="Dr Mamadou SANOGO" w:date="2023-10-27T11:34:00Z"/>
          <w:color w:val="000000" w:themeColor="text1"/>
          <w:szCs w:val="24"/>
          <w:rPrChange w:id="7617" w:author="Dr Mamadou SANOGO" w:date="2023-10-25T18:15:00Z">
            <w:rPr>
              <w:del w:id="7618" w:author="Dr Mamadou SANOGO" w:date="2023-10-27T11:34:00Z"/>
              <w:color w:val="000000"/>
              <w:szCs w:val="24"/>
            </w:rPr>
          </w:rPrChange>
        </w:rPr>
      </w:pPr>
    </w:p>
    <w:p w14:paraId="6A355ED8" w14:textId="574AE859" w:rsidR="00011374" w:rsidRPr="007A4AFC" w:rsidDel="00AD42F4" w:rsidRDefault="00011374" w:rsidP="00011374">
      <w:pPr>
        <w:widowControl w:val="0"/>
        <w:autoSpaceDE w:val="0"/>
        <w:autoSpaceDN w:val="0"/>
        <w:adjustRightInd w:val="0"/>
        <w:spacing w:line="240" w:lineRule="auto"/>
        <w:ind w:right="9"/>
        <w:rPr>
          <w:del w:id="7619" w:author="Dr Mamadou SANOGO" w:date="2023-10-27T11:34:00Z"/>
          <w:color w:val="000000" w:themeColor="text1"/>
          <w:szCs w:val="24"/>
          <w:rPrChange w:id="7620" w:author="Dr Mamadou SANOGO" w:date="2023-10-25T18:15:00Z">
            <w:rPr>
              <w:del w:id="7621" w:author="Dr Mamadou SANOGO" w:date="2023-10-27T11:34:00Z"/>
              <w:color w:val="000000"/>
              <w:szCs w:val="24"/>
            </w:rPr>
          </w:rPrChange>
        </w:rPr>
      </w:pPr>
    </w:p>
    <w:p w14:paraId="5F3962AF" w14:textId="4394286A" w:rsidR="008A0B1D" w:rsidRPr="007A4AFC" w:rsidRDefault="00A87F92" w:rsidP="00011374">
      <w:pPr>
        <w:widowControl w:val="0"/>
        <w:autoSpaceDE w:val="0"/>
        <w:autoSpaceDN w:val="0"/>
        <w:adjustRightInd w:val="0"/>
        <w:spacing w:line="240" w:lineRule="auto"/>
        <w:ind w:right="9"/>
        <w:rPr>
          <w:ins w:id="7622" w:author="Dr Mamadou SANOGO" w:date="2023-10-25T14:12:00Z"/>
          <w:color w:val="000000" w:themeColor="text1"/>
          <w:szCs w:val="24"/>
          <w:rPrChange w:id="7623" w:author="Dr Mamadou SANOGO" w:date="2023-10-25T18:15:00Z">
            <w:rPr>
              <w:ins w:id="7624" w:author="Dr Mamadou SANOGO" w:date="2023-10-25T14:12:00Z"/>
              <w:color w:val="000000"/>
              <w:szCs w:val="24"/>
            </w:rPr>
          </w:rPrChange>
        </w:rPr>
      </w:pPr>
      <w:ins w:id="7625" w:author="Dr Mamadou SANOGO" w:date="2023-10-25T14:24:00Z">
        <w:r w:rsidRPr="007A4AFC">
          <w:rPr>
            <w:noProof/>
            <w:color w:val="000000" w:themeColor="text1"/>
            <w:rPrChange w:id="7626" w:author="Dr Mamadou SANOGO" w:date="2023-10-25T18:15:00Z">
              <w:rPr>
                <w:noProof/>
              </w:rPr>
            </w:rPrChange>
          </w:rPr>
          <w:drawing>
            <wp:inline distT="0" distB="0" distL="0" distR="0" wp14:anchorId="1EBF670E" wp14:editId="12ECFF7F">
              <wp:extent cx="5850890" cy="855408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0890" cy="8554085"/>
                      </a:xfrm>
                      <a:prstGeom prst="rect">
                        <a:avLst/>
                      </a:prstGeom>
                      <a:noFill/>
                      <a:ln>
                        <a:noFill/>
                      </a:ln>
                    </pic:spPr>
                  </pic:pic>
                </a:graphicData>
              </a:graphic>
            </wp:inline>
          </w:drawing>
        </w:r>
      </w:ins>
    </w:p>
    <w:p w14:paraId="4872B4DC" w14:textId="51624717" w:rsidR="008A0B1D" w:rsidRPr="007A4AFC" w:rsidRDefault="00A87F92" w:rsidP="008A0B1D">
      <w:pPr>
        <w:shd w:val="clear" w:color="auto" w:fill="FFFFFF"/>
        <w:spacing w:line="240" w:lineRule="auto"/>
        <w:ind w:right="9"/>
        <w:jc w:val="center"/>
        <w:rPr>
          <w:ins w:id="7627" w:author="Dr Mamadou SANOGO" w:date="2023-10-25T14:13:00Z"/>
          <w:rFonts w:eastAsiaTheme="minorHAnsi"/>
          <w:b/>
          <w:color w:val="000000" w:themeColor="text1"/>
          <w:sz w:val="44"/>
          <w:lang w:eastAsia="en-US"/>
          <w:rPrChange w:id="7628" w:author="Dr Mamadou SANOGO" w:date="2023-10-25T18:15:00Z">
            <w:rPr>
              <w:ins w:id="7629" w:author="Dr Mamadou SANOGO" w:date="2023-10-25T14:13:00Z"/>
              <w:rFonts w:eastAsiaTheme="minorHAnsi"/>
              <w:b/>
              <w:sz w:val="44"/>
              <w:lang w:eastAsia="en-US"/>
            </w:rPr>
          </w:rPrChange>
        </w:rPr>
      </w:pPr>
      <w:ins w:id="7630" w:author="Dr Mamadou SANOGO" w:date="2023-10-25T14:24:00Z">
        <w:r w:rsidRPr="007A4AFC">
          <w:rPr>
            <w:noProof/>
            <w:color w:val="000000" w:themeColor="text1"/>
            <w:rPrChange w:id="7631" w:author="Dr Mamadou SANOGO" w:date="2023-10-25T18:15:00Z">
              <w:rPr>
                <w:noProof/>
              </w:rPr>
            </w:rPrChange>
          </w:rPr>
          <w:lastRenderedPageBreak/>
          <w:drawing>
            <wp:inline distT="0" distB="0" distL="0" distR="0" wp14:anchorId="65DF511F" wp14:editId="524E71BF">
              <wp:extent cx="5850890" cy="852043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0890" cy="8520430"/>
                      </a:xfrm>
                      <a:prstGeom prst="rect">
                        <a:avLst/>
                      </a:prstGeom>
                      <a:noFill/>
                      <a:ln>
                        <a:noFill/>
                      </a:ln>
                    </pic:spPr>
                  </pic:pic>
                </a:graphicData>
              </a:graphic>
            </wp:inline>
          </w:drawing>
        </w:r>
      </w:ins>
    </w:p>
    <w:p w14:paraId="178D9953" w14:textId="77777777" w:rsidR="008A0B1D" w:rsidRPr="007A4AFC" w:rsidRDefault="008A0B1D" w:rsidP="008A0B1D">
      <w:pPr>
        <w:shd w:val="clear" w:color="auto" w:fill="FFFFFF"/>
        <w:spacing w:line="240" w:lineRule="auto"/>
        <w:ind w:right="9"/>
        <w:jc w:val="center"/>
        <w:rPr>
          <w:ins w:id="7632" w:author="Dr Mamadou SANOGO" w:date="2023-10-25T14:13:00Z"/>
          <w:rFonts w:eastAsiaTheme="minorHAnsi"/>
          <w:b/>
          <w:color w:val="000000" w:themeColor="text1"/>
          <w:sz w:val="44"/>
          <w:lang w:eastAsia="en-US"/>
          <w:rPrChange w:id="7633" w:author="Dr Mamadou SANOGO" w:date="2023-10-25T18:15:00Z">
            <w:rPr>
              <w:ins w:id="7634" w:author="Dr Mamadou SANOGO" w:date="2023-10-25T14:13:00Z"/>
              <w:rFonts w:eastAsiaTheme="minorHAnsi"/>
              <w:b/>
              <w:sz w:val="44"/>
              <w:lang w:eastAsia="en-US"/>
            </w:rPr>
          </w:rPrChange>
        </w:rPr>
      </w:pPr>
    </w:p>
    <w:p w14:paraId="51BC3CA5" w14:textId="77777777" w:rsidR="008A0B1D" w:rsidRPr="007A4AFC" w:rsidRDefault="008A0B1D">
      <w:pPr>
        <w:shd w:val="clear" w:color="auto" w:fill="FFFFFF"/>
        <w:spacing w:line="240" w:lineRule="auto"/>
        <w:ind w:right="9"/>
        <w:jc w:val="left"/>
        <w:rPr>
          <w:ins w:id="7635" w:author="Dr Mamadou SANOGO" w:date="2023-10-25T14:13:00Z"/>
          <w:rFonts w:eastAsiaTheme="minorHAnsi"/>
          <w:b/>
          <w:color w:val="000000" w:themeColor="text1"/>
          <w:sz w:val="44"/>
          <w:lang w:eastAsia="en-US"/>
          <w:rPrChange w:id="7636" w:author="Dr Mamadou SANOGO" w:date="2023-10-25T18:15:00Z">
            <w:rPr>
              <w:ins w:id="7637" w:author="Dr Mamadou SANOGO" w:date="2023-10-25T14:13:00Z"/>
              <w:rFonts w:eastAsiaTheme="minorHAnsi"/>
              <w:b/>
              <w:sz w:val="44"/>
              <w:lang w:eastAsia="en-US"/>
            </w:rPr>
          </w:rPrChange>
        </w:rPr>
        <w:pPrChange w:id="7638" w:author="Dr Mamadou SANOGO" w:date="2023-10-25T14:25:00Z">
          <w:pPr>
            <w:shd w:val="clear" w:color="auto" w:fill="FFFFFF"/>
            <w:spacing w:line="240" w:lineRule="auto"/>
            <w:ind w:right="9"/>
            <w:jc w:val="center"/>
          </w:pPr>
        </w:pPrChange>
      </w:pPr>
    </w:p>
    <w:p w14:paraId="10EEED1B" w14:textId="77777777" w:rsidR="008A0B1D" w:rsidRPr="007A4AFC" w:rsidRDefault="008A0B1D" w:rsidP="008A0B1D">
      <w:pPr>
        <w:shd w:val="clear" w:color="auto" w:fill="FFFFFF"/>
        <w:spacing w:line="240" w:lineRule="auto"/>
        <w:ind w:right="9"/>
        <w:jc w:val="center"/>
        <w:rPr>
          <w:ins w:id="7639" w:author="Dr Mamadou SANOGO" w:date="2023-10-25T14:13:00Z"/>
          <w:rFonts w:eastAsiaTheme="minorHAnsi"/>
          <w:b/>
          <w:color w:val="000000" w:themeColor="text1"/>
          <w:sz w:val="44"/>
          <w:lang w:eastAsia="en-US"/>
          <w:rPrChange w:id="7640" w:author="Dr Mamadou SANOGO" w:date="2023-10-25T18:15:00Z">
            <w:rPr>
              <w:ins w:id="7641" w:author="Dr Mamadou SANOGO" w:date="2023-10-25T14:13:00Z"/>
              <w:rFonts w:eastAsiaTheme="minorHAnsi"/>
              <w:b/>
              <w:sz w:val="44"/>
              <w:lang w:eastAsia="en-US"/>
            </w:rPr>
          </w:rPrChange>
        </w:rPr>
      </w:pPr>
    </w:p>
    <w:p w14:paraId="67C22558" w14:textId="77777777" w:rsidR="008A0B1D" w:rsidRPr="007A4AFC" w:rsidRDefault="008A0B1D" w:rsidP="008A0B1D">
      <w:pPr>
        <w:shd w:val="clear" w:color="auto" w:fill="FFFFFF"/>
        <w:spacing w:line="240" w:lineRule="auto"/>
        <w:ind w:right="9"/>
        <w:jc w:val="center"/>
        <w:rPr>
          <w:ins w:id="7642" w:author="Dr Mamadou SANOGO" w:date="2023-10-25T14:13:00Z"/>
          <w:rFonts w:eastAsiaTheme="minorHAnsi"/>
          <w:b/>
          <w:color w:val="000000" w:themeColor="text1"/>
          <w:sz w:val="44"/>
          <w:lang w:eastAsia="en-US"/>
          <w:rPrChange w:id="7643" w:author="Dr Mamadou SANOGO" w:date="2023-10-25T18:15:00Z">
            <w:rPr>
              <w:ins w:id="7644" w:author="Dr Mamadou SANOGO" w:date="2023-10-25T14:13:00Z"/>
              <w:rFonts w:eastAsiaTheme="minorHAnsi"/>
              <w:b/>
              <w:sz w:val="44"/>
              <w:lang w:eastAsia="en-US"/>
            </w:rPr>
          </w:rPrChange>
        </w:rPr>
      </w:pPr>
    </w:p>
    <w:p w14:paraId="7359BEEF" w14:textId="77777777" w:rsidR="008A0B1D" w:rsidRPr="007A4AFC" w:rsidRDefault="008A0B1D" w:rsidP="008A0B1D">
      <w:pPr>
        <w:shd w:val="clear" w:color="auto" w:fill="FFFFFF"/>
        <w:spacing w:line="240" w:lineRule="auto"/>
        <w:ind w:right="9"/>
        <w:jc w:val="center"/>
        <w:rPr>
          <w:ins w:id="7645" w:author="Dr Mamadou SANOGO" w:date="2023-10-25T14:13:00Z"/>
          <w:rFonts w:eastAsiaTheme="minorHAnsi"/>
          <w:b/>
          <w:color w:val="000000" w:themeColor="text1"/>
          <w:sz w:val="44"/>
          <w:lang w:eastAsia="en-US"/>
          <w:rPrChange w:id="7646" w:author="Dr Mamadou SANOGO" w:date="2023-10-25T18:15:00Z">
            <w:rPr>
              <w:ins w:id="7647" w:author="Dr Mamadou SANOGO" w:date="2023-10-25T14:13:00Z"/>
              <w:rFonts w:eastAsiaTheme="minorHAnsi"/>
              <w:b/>
              <w:sz w:val="44"/>
              <w:lang w:eastAsia="en-US"/>
            </w:rPr>
          </w:rPrChange>
        </w:rPr>
      </w:pPr>
    </w:p>
    <w:p w14:paraId="17C9304B" w14:textId="77777777" w:rsidR="008A0B1D" w:rsidRPr="007A4AFC" w:rsidRDefault="008A0B1D" w:rsidP="008A0B1D">
      <w:pPr>
        <w:shd w:val="clear" w:color="auto" w:fill="FFFFFF"/>
        <w:spacing w:line="240" w:lineRule="auto"/>
        <w:ind w:right="9"/>
        <w:jc w:val="center"/>
        <w:rPr>
          <w:ins w:id="7648" w:author="Dr Mamadou SANOGO" w:date="2023-10-25T14:13:00Z"/>
          <w:rFonts w:eastAsiaTheme="minorHAnsi"/>
          <w:b/>
          <w:color w:val="000000" w:themeColor="text1"/>
          <w:sz w:val="44"/>
          <w:lang w:eastAsia="en-US"/>
          <w:rPrChange w:id="7649" w:author="Dr Mamadou SANOGO" w:date="2023-10-25T18:15:00Z">
            <w:rPr>
              <w:ins w:id="7650" w:author="Dr Mamadou SANOGO" w:date="2023-10-25T14:13:00Z"/>
              <w:rFonts w:eastAsiaTheme="minorHAnsi"/>
              <w:b/>
              <w:sz w:val="44"/>
              <w:lang w:eastAsia="en-US"/>
            </w:rPr>
          </w:rPrChange>
        </w:rPr>
      </w:pPr>
    </w:p>
    <w:p w14:paraId="277A0F53" w14:textId="77777777" w:rsidR="008A0B1D" w:rsidRPr="007A4AFC" w:rsidRDefault="008A0B1D" w:rsidP="008A0B1D">
      <w:pPr>
        <w:shd w:val="clear" w:color="auto" w:fill="FFFFFF"/>
        <w:spacing w:line="240" w:lineRule="auto"/>
        <w:ind w:right="9"/>
        <w:jc w:val="center"/>
        <w:rPr>
          <w:ins w:id="7651" w:author="Dr Mamadou SANOGO" w:date="2023-10-25T14:13:00Z"/>
          <w:rFonts w:eastAsiaTheme="minorHAnsi"/>
          <w:b/>
          <w:color w:val="000000" w:themeColor="text1"/>
          <w:sz w:val="44"/>
          <w:lang w:eastAsia="en-US"/>
          <w:rPrChange w:id="7652" w:author="Dr Mamadou SANOGO" w:date="2023-10-25T18:15:00Z">
            <w:rPr>
              <w:ins w:id="7653" w:author="Dr Mamadou SANOGO" w:date="2023-10-25T14:13:00Z"/>
              <w:rFonts w:eastAsiaTheme="minorHAnsi"/>
              <w:b/>
              <w:sz w:val="44"/>
              <w:lang w:eastAsia="en-US"/>
            </w:rPr>
          </w:rPrChange>
        </w:rPr>
      </w:pPr>
    </w:p>
    <w:p w14:paraId="5160419D" w14:textId="77777777" w:rsidR="008A0B1D" w:rsidRPr="007A4AFC" w:rsidRDefault="008A0B1D" w:rsidP="008A0B1D">
      <w:pPr>
        <w:shd w:val="clear" w:color="auto" w:fill="FFFFFF"/>
        <w:spacing w:line="240" w:lineRule="auto"/>
        <w:ind w:right="9"/>
        <w:jc w:val="center"/>
        <w:rPr>
          <w:ins w:id="7654" w:author="Dr Mamadou SANOGO" w:date="2023-10-25T14:13:00Z"/>
          <w:rFonts w:eastAsiaTheme="minorHAnsi"/>
          <w:b/>
          <w:color w:val="000000" w:themeColor="text1"/>
          <w:sz w:val="44"/>
          <w:lang w:eastAsia="en-US"/>
          <w:rPrChange w:id="7655" w:author="Dr Mamadou SANOGO" w:date="2023-10-25T18:15:00Z">
            <w:rPr>
              <w:ins w:id="7656" w:author="Dr Mamadou SANOGO" w:date="2023-10-25T14:13:00Z"/>
              <w:rFonts w:eastAsiaTheme="minorHAnsi"/>
              <w:b/>
              <w:sz w:val="44"/>
              <w:lang w:eastAsia="en-US"/>
            </w:rPr>
          </w:rPrChange>
        </w:rPr>
      </w:pPr>
    </w:p>
    <w:p w14:paraId="23F78B52" w14:textId="77777777" w:rsidR="008A0B1D" w:rsidRPr="007A4AFC" w:rsidRDefault="008A0B1D" w:rsidP="008A0B1D">
      <w:pPr>
        <w:shd w:val="clear" w:color="auto" w:fill="FFFFFF"/>
        <w:spacing w:line="240" w:lineRule="auto"/>
        <w:ind w:right="9"/>
        <w:jc w:val="center"/>
        <w:rPr>
          <w:ins w:id="7657" w:author="Dr Mamadou SANOGO" w:date="2023-10-25T14:13:00Z"/>
          <w:rFonts w:eastAsiaTheme="minorHAnsi"/>
          <w:b/>
          <w:color w:val="000000" w:themeColor="text1"/>
          <w:sz w:val="44"/>
          <w:lang w:eastAsia="en-US"/>
          <w:rPrChange w:id="7658" w:author="Dr Mamadou SANOGO" w:date="2023-10-25T18:15:00Z">
            <w:rPr>
              <w:ins w:id="7659" w:author="Dr Mamadou SANOGO" w:date="2023-10-25T14:13:00Z"/>
              <w:rFonts w:eastAsiaTheme="minorHAnsi"/>
              <w:b/>
              <w:sz w:val="44"/>
              <w:lang w:eastAsia="en-US"/>
            </w:rPr>
          </w:rPrChange>
        </w:rPr>
      </w:pPr>
    </w:p>
    <w:p w14:paraId="3BB0EEBD" w14:textId="77777777" w:rsidR="008A0B1D" w:rsidRPr="007A4AFC" w:rsidRDefault="008A0B1D" w:rsidP="008A0B1D">
      <w:pPr>
        <w:shd w:val="clear" w:color="auto" w:fill="FFFFFF"/>
        <w:spacing w:line="240" w:lineRule="auto"/>
        <w:ind w:right="9"/>
        <w:jc w:val="center"/>
        <w:rPr>
          <w:ins w:id="7660" w:author="Dr Mamadou SANOGO" w:date="2023-10-25T14:13:00Z"/>
          <w:rFonts w:eastAsiaTheme="minorHAnsi"/>
          <w:b/>
          <w:color w:val="000000" w:themeColor="text1"/>
          <w:sz w:val="44"/>
          <w:lang w:eastAsia="en-US"/>
          <w:rPrChange w:id="7661" w:author="Dr Mamadou SANOGO" w:date="2023-10-25T18:15:00Z">
            <w:rPr>
              <w:ins w:id="7662" w:author="Dr Mamadou SANOGO" w:date="2023-10-25T14:13:00Z"/>
              <w:rFonts w:eastAsiaTheme="minorHAnsi"/>
              <w:b/>
              <w:sz w:val="44"/>
              <w:lang w:eastAsia="en-US"/>
            </w:rPr>
          </w:rPrChange>
        </w:rPr>
      </w:pPr>
    </w:p>
    <w:p w14:paraId="1E03C11A" w14:textId="77777777" w:rsidR="009727C1" w:rsidRPr="007A4AFC" w:rsidRDefault="009727C1">
      <w:pPr>
        <w:shd w:val="clear" w:color="auto" w:fill="FFFFFF"/>
        <w:spacing w:line="240" w:lineRule="auto"/>
        <w:ind w:right="9"/>
        <w:jc w:val="left"/>
        <w:rPr>
          <w:ins w:id="7663" w:author="Dr Mamadou SANOGO" w:date="2023-10-25T14:19:00Z"/>
          <w:rFonts w:eastAsiaTheme="minorHAnsi"/>
          <w:b/>
          <w:color w:val="000000" w:themeColor="text1"/>
          <w:sz w:val="44"/>
          <w:lang w:eastAsia="en-US"/>
          <w:rPrChange w:id="7664" w:author="Dr Mamadou SANOGO" w:date="2023-10-25T18:15:00Z">
            <w:rPr>
              <w:ins w:id="7665" w:author="Dr Mamadou SANOGO" w:date="2023-10-25T14:19:00Z"/>
              <w:rFonts w:eastAsiaTheme="minorHAnsi"/>
              <w:b/>
              <w:sz w:val="44"/>
              <w:lang w:eastAsia="en-US"/>
            </w:rPr>
          </w:rPrChange>
        </w:rPr>
        <w:pPrChange w:id="7666" w:author="Dr Mamadou SANOGO" w:date="2023-10-25T14:25:00Z">
          <w:pPr>
            <w:shd w:val="clear" w:color="auto" w:fill="FFFFFF"/>
            <w:spacing w:line="240" w:lineRule="auto"/>
            <w:ind w:right="9"/>
            <w:jc w:val="center"/>
          </w:pPr>
        </w:pPrChange>
      </w:pPr>
    </w:p>
    <w:p w14:paraId="614DA17B" w14:textId="7D2B8142" w:rsidR="008A0B1D" w:rsidRPr="007A4AFC" w:rsidRDefault="008A0B1D" w:rsidP="008A0B1D">
      <w:pPr>
        <w:shd w:val="clear" w:color="auto" w:fill="FFFFFF"/>
        <w:spacing w:line="240" w:lineRule="auto"/>
        <w:ind w:right="9"/>
        <w:jc w:val="center"/>
        <w:rPr>
          <w:ins w:id="7667" w:author="Dr Mamadou SANOGO" w:date="2023-10-25T14:13:00Z"/>
          <w:rFonts w:eastAsiaTheme="minorHAnsi"/>
          <w:b/>
          <w:color w:val="000000" w:themeColor="text1"/>
          <w:sz w:val="44"/>
          <w:lang w:eastAsia="en-US"/>
          <w:rPrChange w:id="7668" w:author="Dr Mamadou SANOGO" w:date="2023-10-25T18:15:00Z">
            <w:rPr>
              <w:ins w:id="7669" w:author="Dr Mamadou SANOGO" w:date="2023-10-25T14:13:00Z"/>
              <w:rFonts w:eastAsiaTheme="minorHAnsi"/>
              <w:b/>
              <w:sz w:val="44"/>
              <w:lang w:eastAsia="en-US"/>
            </w:rPr>
          </w:rPrChange>
        </w:rPr>
      </w:pPr>
      <w:ins w:id="7670" w:author="Dr Mamadou SANOGO" w:date="2023-10-25T14:12:00Z">
        <w:r w:rsidRPr="007A4AFC">
          <w:rPr>
            <w:rFonts w:eastAsiaTheme="minorHAnsi"/>
            <w:b/>
            <w:color w:val="000000" w:themeColor="text1"/>
            <w:sz w:val="44"/>
            <w:lang w:eastAsia="en-US"/>
            <w:rPrChange w:id="7671" w:author="Dr Mamadou SANOGO" w:date="2023-10-25T18:15:00Z">
              <w:rPr>
                <w:rFonts w:eastAsiaTheme="minorHAnsi"/>
                <w:b/>
                <w:sz w:val="44"/>
                <w:lang w:eastAsia="en-US"/>
              </w:rPr>
            </w:rPrChange>
          </w:rPr>
          <w:t>Annexe n°00</w:t>
        </w:r>
      </w:ins>
      <w:ins w:id="7672" w:author="Dr Mamadou SANOGO" w:date="2023-10-25T14:15:00Z">
        <w:r w:rsidR="009727C1" w:rsidRPr="007A4AFC">
          <w:rPr>
            <w:rFonts w:eastAsiaTheme="minorHAnsi"/>
            <w:b/>
            <w:color w:val="000000" w:themeColor="text1"/>
            <w:sz w:val="44"/>
            <w:lang w:eastAsia="en-US"/>
            <w:rPrChange w:id="7673" w:author="Dr Mamadou SANOGO" w:date="2023-10-25T18:15:00Z">
              <w:rPr>
                <w:rFonts w:eastAsiaTheme="minorHAnsi"/>
                <w:b/>
                <w:sz w:val="44"/>
                <w:lang w:eastAsia="en-US"/>
              </w:rPr>
            </w:rPrChange>
          </w:rPr>
          <w:t>6</w:t>
        </w:r>
      </w:ins>
      <w:ins w:id="7674" w:author="Dr Mamadou SANOGO" w:date="2023-10-25T14:12:00Z">
        <w:r w:rsidRPr="007A4AFC">
          <w:rPr>
            <w:rFonts w:eastAsiaTheme="minorHAnsi"/>
            <w:b/>
            <w:color w:val="000000" w:themeColor="text1"/>
            <w:sz w:val="44"/>
            <w:lang w:eastAsia="en-US"/>
            <w:rPrChange w:id="7675" w:author="Dr Mamadou SANOGO" w:date="2023-10-25T18:15:00Z">
              <w:rPr>
                <w:rFonts w:eastAsiaTheme="minorHAnsi"/>
                <w:b/>
                <w:sz w:val="44"/>
                <w:lang w:eastAsia="en-US"/>
              </w:rPr>
            </w:rPrChange>
          </w:rPr>
          <w:t xml:space="preserve">: </w:t>
        </w:r>
      </w:ins>
      <w:ins w:id="7676" w:author="Dr Mamadou SANOGO" w:date="2023-10-25T14:19:00Z">
        <w:r w:rsidR="009727C1" w:rsidRPr="007A4AFC">
          <w:rPr>
            <w:rFonts w:eastAsiaTheme="minorHAnsi"/>
            <w:b/>
            <w:color w:val="000000" w:themeColor="text1"/>
            <w:sz w:val="44"/>
            <w:lang w:eastAsia="en-US"/>
            <w:rPrChange w:id="7677" w:author="Dr Mamadou SANOGO" w:date="2023-10-25T18:15:00Z">
              <w:rPr>
                <w:rFonts w:eastAsiaTheme="minorHAnsi"/>
                <w:b/>
                <w:sz w:val="44"/>
                <w:lang w:eastAsia="en-US"/>
              </w:rPr>
            </w:rPrChange>
          </w:rPr>
          <w:t>Catalogue des masters</w:t>
        </w:r>
      </w:ins>
      <w:ins w:id="7678" w:author="Dr Mamadou SANOGO" w:date="2023-10-25T14:21:00Z">
        <w:r w:rsidR="009727C1" w:rsidRPr="007A4AFC">
          <w:rPr>
            <w:rFonts w:eastAsiaTheme="minorHAnsi"/>
            <w:b/>
            <w:color w:val="000000" w:themeColor="text1"/>
            <w:sz w:val="44"/>
            <w:lang w:eastAsia="en-US"/>
            <w:rPrChange w:id="7679" w:author="Dr Mamadou SANOGO" w:date="2023-10-25T18:15:00Z">
              <w:rPr>
                <w:rFonts w:eastAsiaTheme="minorHAnsi"/>
                <w:b/>
                <w:sz w:val="44"/>
                <w:lang w:eastAsia="en-US"/>
              </w:rPr>
            </w:rPrChange>
          </w:rPr>
          <w:t>/</w:t>
        </w:r>
      </w:ins>
      <w:ins w:id="7680" w:author="Dr Mamadou SANOGO" w:date="2023-10-25T14:19:00Z">
        <w:r w:rsidR="009727C1" w:rsidRPr="007A4AFC">
          <w:rPr>
            <w:rFonts w:eastAsiaTheme="minorHAnsi"/>
            <w:b/>
            <w:color w:val="000000" w:themeColor="text1"/>
            <w:sz w:val="44"/>
            <w:lang w:eastAsia="en-US"/>
            <w:rPrChange w:id="7681" w:author="Dr Mamadou SANOGO" w:date="2023-10-25T18:15:00Z">
              <w:rPr>
                <w:rFonts w:eastAsiaTheme="minorHAnsi"/>
                <w:b/>
                <w:sz w:val="44"/>
                <w:lang w:eastAsia="en-US"/>
              </w:rPr>
            </w:rPrChange>
          </w:rPr>
          <w:t>fiche de renseignements</w:t>
        </w:r>
      </w:ins>
    </w:p>
    <w:p w14:paraId="2A37A008" w14:textId="26D49E65" w:rsidR="008A0B1D" w:rsidRPr="007A4AFC" w:rsidRDefault="008A0B1D" w:rsidP="008A0B1D">
      <w:pPr>
        <w:shd w:val="clear" w:color="auto" w:fill="FFFFFF"/>
        <w:spacing w:line="240" w:lineRule="auto"/>
        <w:ind w:right="9"/>
        <w:jc w:val="center"/>
        <w:rPr>
          <w:ins w:id="7682" w:author="Dr Mamadou SANOGO" w:date="2023-10-25T14:13:00Z"/>
          <w:rFonts w:eastAsiaTheme="minorHAnsi"/>
          <w:b/>
          <w:color w:val="000000" w:themeColor="text1"/>
          <w:sz w:val="44"/>
          <w:lang w:eastAsia="en-US"/>
          <w:rPrChange w:id="7683" w:author="Dr Mamadou SANOGO" w:date="2023-10-25T18:15:00Z">
            <w:rPr>
              <w:ins w:id="7684" w:author="Dr Mamadou SANOGO" w:date="2023-10-25T14:13:00Z"/>
              <w:rFonts w:eastAsiaTheme="minorHAnsi"/>
              <w:b/>
              <w:sz w:val="44"/>
              <w:lang w:eastAsia="en-US"/>
            </w:rPr>
          </w:rPrChange>
        </w:rPr>
      </w:pPr>
    </w:p>
    <w:p w14:paraId="45CD40BD" w14:textId="1AF40766" w:rsidR="008A0B1D" w:rsidRPr="007A4AFC" w:rsidRDefault="008A0B1D" w:rsidP="008A0B1D">
      <w:pPr>
        <w:shd w:val="clear" w:color="auto" w:fill="FFFFFF"/>
        <w:spacing w:line="240" w:lineRule="auto"/>
        <w:ind w:right="9"/>
        <w:jc w:val="center"/>
        <w:rPr>
          <w:ins w:id="7685" w:author="Dr Mamadou SANOGO" w:date="2023-10-25T14:13:00Z"/>
          <w:rFonts w:eastAsiaTheme="minorHAnsi"/>
          <w:b/>
          <w:color w:val="000000" w:themeColor="text1"/>
          <w:sz w:val="44"/>
          <w:lang w:eastAsia="en-US"/>
          <w:rPrChange w:id="7686" w:author="Dr Mamadou SANOGO" w:date="2023-10-25T18:15:00Z">
            <w:rPr>
              <w:ins w:id="7687" w:author="Dr Mamadou SANOGO" w:date="2023-10-25T14:13:00Z"/>
              <w:rFonts w:eastAsiaTheme="minorHAnsi"/>
              <w:b/>
              <w:sz w:val="44"/>
              <w:lang w:eastAsia="en-US"/>
            </w:rPr>
          </w:rPrChange>
        </w:rPr>
      </w:pPr>
    </w:p>
    <w:p w14:paraId="1ECC9B8A" w14:textId="0F8D5289" w:rsidR="008A0B1D" w:rsidRPr="007A4AFC" w:rsidRDefault="008A0B1D" w:rsidP="008A0B1D">
      <w:pPr>
        <w:shd w:val="clear" w:color="auto" w:fill="FFFFFF"/>
        <w:spacing w:line="240" w:lineRule="auto"/>
        <w:ind w:right="9"/>
        <w:jc w:val="center"/>
        <w:rPr>
          <w:ins w:id="7688" w:author="Dr Mamadou SANOGO" w:date="2023-10-25T14:13:00Z"/>
          <w:rFonts w:eastAsiaTheme="minorHAnsi"/>
          <w:b/>
          <w:color w:val="000000" w:themeColor="text1"/>
          <w:sz w:val="44"/>
          <w:lang w:eastAsia="en-US"/>
          <w:rPrChange w:id="7689" w:author="Dr Mamadou SANOGO" w:date="2023-10-25T18:15:00Z">
            <w:rPr>
              <w:ins w:id="7690" w:author="Dr Mamadou SANOGO" w:date="2023-10-25T14:13:00Z"/>
              <w:rFonts w:eastAsiaTheme="minorHAnsi"/>
              <w:b/>
              <w:sz w:val="44"/>
              <w:lang w:eastAsia="en-US"/>
            </w:rPr>
          </w:rPrChange>
        </w:rPr>
      </w:pPr>
    </w:p>
    <w:p w14:paraId="3BA410DC" w14:textId="5EA52C68" w:rsidR="008A0B1D" w:rsidRPr="007A4AFC" w:rsidRDefault="008A0B1D" w:rsidP="008A0B1D">
      <w:pPr>
        <w:shd w:val="clear" w:color="auto" w:fill="FFFFFF"/>
        <w:spacing w:line="240" w:lineRule="auto"/>
        <w:ind w:right="9"/>
        <w:jc w:val="center"/>
        <w:rPr>
          <w:ins w:id="7691" w:author="Dr Mamadou SANOGO" w:date="2023-10-25T14:13:00Z"/>
          <w:rFonts w:eastAsiaTheme="minorHAnsi"/>
          <w:b/>
          <w:color w:val="000000" w:themeColor="text1"/>
          <w:sz w:val="44"/>
          <w:lang w:eastAsia="en-US"/>
          <w:rPrChange w:id="7692" w:author="Dr Mamadou SANOGO" w:date="2023-10-25T18:15:00Z">
            <w:rPr>
              <w:ins w:id="7693" w:author="Dr Mamadou SANOGO" w:date="2023-10-25T14:13:00Z"/>
              <w:rFonts w:eastAsiaTheme="minorHAnsi"/>
              <w:b/>
              <w:sz w:val="44"/>
              <w:lang w:eastAsia="en-US"/>
            </w:rPr>
          </w:rPrChange>
        </w:rPr>
      </w:pPr>
    </w:p>
    <w:p w14:paraId="01A56D93" w14:textId="3EAE731E" w:rsidR="008A0B1D" w:rsidRPr="007A4AFC" w:rsidRDefault="008A0B1D" w:rsidP="008A0B1D">
      <w:pPr>
        <w:shd w:val="clear" w:color="auto" w:fill="FFFFFF"/>
        <w:spacing w:line="240" w:lineRule="auto"/>
        <w:ind w:right="9"/>
        <w:jc w:val="center"/>
        <w:rPr>
          <w:ins w:id="7694" w:author="Dr Mamadou SANOGO" w:date="2023-10-25T14:13:00Z"/>
          <w:rFonts w:eastAsiaTheme="minorHAnsi"/>
          <w:b/>
          <w:color w:val="000000" w:themeColor="text1"/>
          <w:sz w:val="44"/>
          <w:lang w:eastAsia="en-US"/>
          <w:rPrChange w:id="7695" w:author="Dr Mamadou SANOGO" w:date="2023-10-25T18:15:00Z">
            <w:rPr>
              <w:ins w:id="7696" w:author="Dr Mamadou SANOGO" w:date="2023-10-25T14:13:00Z"/>
              <w:rFonts w:eastAsiaTheme="minorHAnsi"/>
              <w:b/>
              <w:sz w:val="44"/>
              <w:lang w:eastAsia="en-US"/>
            </w:rPr>
          </w:rPrChange>
        </w:rPr>
      </w:pPr>
    </w:p>
    <w:p w14:paraId="458309EF" w14:textId="33C87B3A" w:rsidR="008A0B1D" w:rsidRPr="007A4AFC" w:rsidRDefault="008A0B1D" w:rsidP="008A0B1D">
      <w:pPr>
        <w:shd w:val="clear" w:color="auto" w:fill="FFFFFF"/>
        <w:spacing w:line="240" w:lineRule="auto"/>
        <w:ind w:right="9"/>
        <w:jc w:val="center"/>
        <w:rPr>
          <w:ins w:id="7697" w:author="Dr Mamadou SANOGO" w:date="2023-10-25T14:13:00Z"/>
          <w:rFonts w:eastAsiaTheme="minorHAnsi"/>
          <w:b/>
          <w:color w:val="000000" w:themeColor="text1"/>
          <w:sz w:val="44"/>
          <w:lang w:eastAsia="en-US"/>
          <w:rPrChange w:id="7698" w:author="Dr Mamadou SANOGO" w:date="2023-10-25T18:15:00Z">
            <w:rPr>
              <w:ins w:id="7699" w:author="Dr Mamadou SANOGO" w:date="2023-10-25T14:13:00Z"/>
              <w:rFonts w:eastAsiaTheme="minorHAnsi"/>
              <w:b/>
              <w:sz w:val="44"/>
              <w:lang w:eastAsia="en-US"/>
            </w:rPr>
          </w:rPrChange>
        </w:rPr>
      </w:pPr>
    </w:p>
    <w:p w14:paraId="2D2C39C3" w14:textId="5BFBEE02" w:rsidR="008A0B1D" w:rsidRPr="007A4AFC" w:rsidRDefault="008A0B1D" w:rsidP="008A0B1D">
      <w:pPr>
        <w:shd w:val="clear" w:color="auto" w:fill="FFFFFF"/>
        <w:spacing w:line="240" w:lineRule="auto"/>
        <w:ind w:right="9"/>
        <w:jc w:val="center"/>
        <w:rPr>
          <w:ins w:id="7700" w:author="Dr Mamadou SANOGO" w:date="2023-10-25T14:13:00Z"/>
          <w:rFonts w:eastAsiaTheme="minorHAnsi"/>
          <w:b/>
          <w:color w:val="000000" w:themeColor="text1"/>
          <w:sz w:val="44"/>
          <w:lang w:eastAsia="en-US"/>
          <w:rPrChange w:id="7701" w:author="Dr Mamadou SANOGO" w:date="2023-10-25T18:15:00Z">
            <w:rPr>
              <w:ins w:id="7702" w:author="Dr Mamadou SANOGO" w:date="2023-10-25T14:13:00Z"/>
              <w:rFonts w:eastAsiaTheme="minorHAnsi"/>
              <w:b/>
              <w:sz w:val="44"/>
              <w:lang w:eastAsia="en-US"/>
            </w:rPr>
          </w:rPrChange>
        </w:rPr>
      </w:pPr>
    </w:p>
    <w:p w14:paraId="6AE6B810" w14:textId="2E8AEDFD" w:rsidR="008A0B1D" w:rsidRPr="007A4AFC" w:rsidRDefault="008A0B1D" w:rsidP="008A0B1D">
      <w:pPr>
        <w:shd w:val="clear" w:color="auto" w:fill="FFFFFF"/>
        <w:spacing w:line="240" w:lineRule="auto"/>
        <w:ind w:right="9"/>
        <w:jc w:val="center"/>
        <w:rPr>
          <w:ins w:id="7703" w:author="Dr Mamadou SANOGO" w:date="2023-10-25T14:13:00Z"/>
          <w:rFonts w:eastAsiaTheme="minorHAnsi"/>
          <w:b/>
          <w:color w:val="000000" w:themeColor="text1"/>
          <w:sz w:val="44"/>
          <w:lang w:eastAsia="en-US"/>
          <w:rPrChange w:id="7704" w:author="Dr Mamadou SANOGO" w:date="2023-10-25T18:15:00Z">
            <w:rPr>
              <w:ins w:id="7705" w:author="Dr Mamadou SANOGO" w:date="2023-10-25T14:13:00Z"/>
              <w:rFonts w:eastAsiaTheme="minorHAnsi"/>
              <w:b/>
              <w:sz w:val="44"/>
              <w:lang w:eastAsia="en-US"/>
            </w:rPr>
          </w:rPrChange>
        </w:rPr>
      </w:pPr>
    </w:p>
    <w:p w14:paraId="22D8C393" w14:textId="782F3889" w:rsidR="008A0B1D" w:rsidRPr="007A4AFC" w:rsidRDefault="008A0B1D" w:rsidP="008A0B1D">
      <w:pPr>
        <w:shd w:val="clear" w:color="auto" w:fill="FFFFFF"/>
        <w:spacing w:line="240" w:lineRule="auto"/>
        <w:ind w:right="9"/>
        <w:jc w:val="center"/>
        <w:rPr>
          <w:ins w:id="7706" w:author="Dr Mamadou SANOGO" w:date="2023-10-25T14:13:00Z"/>
          <w:rFonts w:eastAsiaTheme="minorHAnsi"/>
          <w:b/>
          <w:color w:val="000000" w:themeColor="text1"/>
          <w:sz w:val="44"/>
          <w:lang w:eastAsia="en-US"/>
          <w:rPrChange w:id="7707" w:author="Dr Mamadou SANOGO" w:date="2023-10-25T18:15:00Z">
            <w:rPr>
              <w:ins w:id="7708" w:author="Dr Mamadou SANOGO" w:date="2023-10-25T14:13:00Z"/>
              <w:rFonts w:eastAsiaTheme="minorHAnsi"/>
              <w:b/>
              <w:sz w:val="44"/>
              <w:lang w:eastAsia="en-US"/>
            </w:rPr>
          </w:rPrChange>
        </w:rPr>
      </w:pPr>
    </w:p>
    <w:p w14:paraId="4698D316" w14:textId="0757A063" w:rsidR="008A0B1D" w:rsidRPr="007A4AFC" w:rsidRDefault="008A0B1D" w:rsidP="008A0B1D">
      <w:pPr>
        <w:shd w:val="clear" w:color="auto" w:fill="FFFFFF"/>
        <w:spacing w:line="240" w:lineRule="auto"/>
        <w:ind w:right="9"/>
        <w:jc w:val="center"/>
        <w:rPr>
          <w:ins w:id="7709" w:author="Dr Mamadou SANOGO" w:date="2023-10-25T14:13:00Z"/>
          <w:rFonts w:eastAsiaTheme="minorHAnsi"/>
          <w:b/>
          <w:color w:val="000000" w:themeColor="text1"/>
          <w:sz w:val="44"/>
          <w:lang w:eastAsia="en-US"/>
          <w:rPrChange w:id="7710" w:author="Dr Mamadou SANOGO" w:date="2023-10-25T18:15:00Z">
            <w:rPr>
              <w:ins w:id="7711" w:author="Dr Mamadou SANOGO" w:date="2023-10-25T14:13:00Z"/>
              <w:rFonts w:eastAsiaTheme="minorHAnsi"/>
              <w:b/>
              <w:sz w:val="44"/>
              <w:lang w:eastAsia="en-US"/>
            </w:rPr>
          </w:rPrChange>
        </w:rPr>
      </w:pPr>
    </w:p>
    <w:p w14:paraId="47B0B3C8" w14:textId="24710713" w:rsidR="008A0B1D" w:rsidRPr="007A4AFC" w:rsidRDefault="008A0B1D" w:rsidP="008A0B1D">
      <w:pPr>
        <w:shd w:val="clear" w:color="auto" w:fill="FFFFFF"/>
        <w:spacing w:line="240" w:lineRule="auto"/>
        <w:ind w:right="9"/>
        <w:jc w:val="center"/>
        <w:rPr>
          <w:ins w:id="7712" w:author="Dr Mamadou SANOGO" w:date="2023-10-25T14:13:00Z"/>
          <w:rFonts w:eastAsiaTheme="minorHAnsi"/>
          <w:b/>
          <w:color w:val="000000" w:themeColor="text1"/>
          <w:sz w:val="44"/>
          <w:lang w:eastAsia="en-US"/>
          <w:rPrChange w:id="7713" w:author="Dr Mamadou SANOGO" w:date="2023-10-25T18:15:00Z">
            <w:rPr>
              <w:ins w:id="7714" w:author="Dr Mamadou SANOGO" w:date="2023-10-25T14:13:00Z"/>
              <w:rFonts w:eastAsiaTheme="minorHAnsi"/>
              <w:b/>
              <w:sz w:val="44"/>
              <w:lang w:eastAsia="en-US"/>
            </w:rPr>
          </w:rPrChange>
        </w:rPr>
      </w:pPr>
    </w:p>
    <w:p w14:paraId="1F292312" w14:textId="0D93675F" w:rsidR="008A0B1D" w:rsidRPr="007A4AFC" w:rsidRDefault="008A0B1D" w:rsidP="008A0B1D">
      <w:pPr>
        <w:shd w:val="clear" w:color="auto" w:fill="FFFFFF"/>
        <w:spacing w:line="240" w:lineRule="auto"/>
        <w:ind w:right="9"/>
        <w:jc w:val="center"/>
        <w:rPr>
          <w:ins w:id="7715" w:author="Dr Mamadou SANOGO" w:date="2023-10-25T14:13:00Z"/>
          <w:rFonts w:eastAsiaTheme="minorHAnsi"/>
          <w:b/>
          <w:color w:val="000000" w:themeColor="text1"/>
          <w:sz w:val="44"/>
          <w:lang w:eastAsia="en-US"/>
          <w:rPrChange w:id="7716" w:author="Dr Mamadou SANOGO" w:date="2023-10-25T18:15:00Z">
            <w:rPr>
              <w:ins w:id="7717" w:author="Dr Mamadou SANOGO" w:date="2023-10-25T14:13:00Z"/>
              <w:rFonts w:eastAsiaTheme="minorHAnsi"/>
              <w:b/>
              <w:sz w:val="44"/>
              <w:lang w:eastAsia="en-US"/>
            </w:rPr>
          </w:rPrChange>
        </w:rPr>
      </w:pPr>
    </w:p>
    <w:p w14:paraId="6AF158E3" w14:textId="776D7963" w:rsidR="008A0B1D" w:rsidRPr="007A4AFC" w:rsidRDefault="008A0B1D" w:rsidP="008A0B1D">
      <w:pPr>
        <w:shd w:val="clear" w:color="auto" w:fill="FFFFFF"/>
        <w:spacing w:line="240" w:lineRule="auto"/>
        <w:ind w:right="9"/>
        <w:jc w:val="center"/>
        <w:rPr>
          <w:ins w:id="7718" w:author="Dr Mamadou SANOGO" w:date="2023-10-25T14:13:00Z"/>
          <w:rFonts w:eastAsiaTheme="minorHAnsi"/>
          <w:b/>
          <w:color w:val="000000" w:themeColor="text1"/>
          <w:sz w:val="44"/>
          <w:lang w:eastAsia="en-US"/>
          <w:rPrChange w:id="7719" w:author="Dr Mamadou SANOGO" w:date="2023-10-25T18:15:00Z">
            <w:rPr>
              <w:ins w:id="7720" w:author="Dr Mamadou SANOGO" w:date="2023-10-25T14:13:00Z"/>
              <w:rFonts w:eastAsiaTheme="minorHAnsi"/>
              <w:b/>
              <w:sz w:val="44"/>
              <w:lang w:eastAsia="en-US"/>
            </w:rPr>
          </w:rPrChange>
        </w:rPr>
      </w:pPr>
    </w:p>
    <w:p w14:paraId="3DD6C9D2" w14:textId="28C13117" w:rsidR="008A0B1D" w:rsidRPr="007A4AFC" w:rsidRDefault="008A0B1D" w:rsidP="008A0B1D">
      <w:pPr>
        <w:shd w:val="clear" w:color="auto" w:fill="FFFFFF"/>
        <w:spacing w:line="240" w:lineRule="auto"/>
        <w:ind w:right="9"/>
        <w:jc w:val="center"/>
        <w:rPr>
          <w:ins w:id="7721" w:author="Dr Mamadou SANOGO" w:date="2023-10-25T14:13:00Z"/>
          <w:rFonts w:eastAsiaTheme="minorHAnsi"/>
          <w:b/>
          <w:color w:val="000000" w:themeColor="text1"/>
          <w:sz w:val="44"/>
          <w:lang w:eastAsia="en-US"/>
          <w:rPrChange w:id="7722" w:author="Dr Mamadou SANOGO" w:date="2023-10-25T18:15:00Z">
            <w:rPr>
              <w:ins w:id="7723" w:author="Dr Mamadou SANOGO" w:date="2023-10-25T14:13:00Z"/>
              <w:rFonts w:eastAsiaTheme="minorHAnsi"/>
              <w:b/>
              <w:sz w:val="44"/>
              <w:lang w:eastAsia="en-US"/>
            </w:rPr>
          </w:rPrChange>
        </w:rPr>
      </w:pPr>
    </w:p>
    <w:p w14:paraId="1F8E6EA2" w14:textId="0B3B1A80" w:rsidR="008A0B1D" w:rsidRPr="007A4AFC" w:rsidRDefault="009727C1" w:rsidP="008A0B1D">
      <w:pPr>
        <w:shd w:val="clear" w:color="auto" w:fill="FFFFFF"/>
        <w:spacing w:line="240" w:lineRule="auto"/>
        <w:ind w:right="9"/>
        <w:jc w:val="center"/>
        <w:rPr>
          <w:ins w:id="7724" w:author="Dr Mamadou SANOGO" w:date="2023-10-25T14:13:00Z"/>
          <w:rFonts w:eastAsiaTheme="minorHAnsi"/>
          <w:b/>
          <w:color w:val="000000" w:themeColor="text1"/>
          <w:sz w:val="44"/>
          <w:lang w:eastAsia="en-US"/>
          <w:rPrChange w:id="7725" w:author="Dr Mamadou SANOGO" w:date="2023-10-25T18:15:00Z">
            <w:rPr>
              <w:ins w:id="7726" w:author="Dr Mamadou SANOGO" w:date="2023-10-25T14:13:00Z"/>
              <w:rFonts w:eastAsiaTheme="minorHAnsi"/>
              <w:b/>
              <w:sz w:val="44"/>
              <w:lang w:eastAsia="en-US"/>
            </w:rPr>
          </w:rPrChange>
        </w:rPr>
      </w:pPr>
      <w:ins w:id="7727" w:author="Dr Mamadou SANOGO" w:date="2023-10-25T14:21:00Z">
        <w:r w:rsidRPr="007A4AFC">
          <w:rPr>
            <w:noProof/>
            <w:color w:val="000000" w:themeColor="text1"/>
            <w:rPrChange w:id="7728" w:author="Dr Mamadou SANOGO" w:date="2023-10-25T18:15:00Z">
              <w:rPr>
                <w:noProof/>
              </w:rPr>
            </w:rPrChange>
          </w:rPr>
          <w:lastRenderedPageBreak/>
          <w:drawing>
            <wp:inline distT="0" distB="0" distL="0" distR="0" wp14:anchorId="6FB936DA" wp14:editId="42B45F7B">
              <wp:extent cx="5849166" cy="827322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17"/>
                      <a:stretch>
                        <a:fillRect/>
                      </a:stretch>
                    </pic:blipFill>
                    <pic:spPr bwMode="auto">
                      <a:xfrm>
                        <a:off x="0" y="0"/>
                        <a:ext cx="5849166" cy="8273220"/>
                      </a:xfrm>
                      <a:prstGeom prst="rect">
                        <a:avLst/>
                      </a:prstGeom>
                      <a:noFill/>
                      <a:ln>
                        <a:noFill/>
                      </a:ln>
                    </pic:spPr>
                  </pic:pic>
                </a:graphicData>
              </a:graphic>
            </wp:inline>
          </w:drawing>
        </w:r>
      </w:ins>
    </w:p>
    <w:p w14:paraId="205EC354" w14:textId="4C48CF59" w:rsidR="008A0B1D" w:rsidRPr="007A4AFC" w:rsidRDefault="008A0B1D" w:rsidP="008A0B1D">
      <w:pPr>
        <w:shd w:val="clear" w:color="auto" w:fill="FFFFFF"/>
        <w:spacing w:line="240" w:lineRule="auto"/>
        <w:ind w:right="9"/>
        <w:jc w:val="center"/>
        <w:rPr>
          <w:ins w:id="7729" w:author="Dr Mamadou SANOGO" w:date="2023-10-25T14:13:00Z"/>
          <w:rFonts w:eastAsiaTheme="minorHAnsi"/>
          <w:b/>
          <w:color w:val="000000" w:themeColor="text1"/>
          <w:sz w:val="44"/>
          <w:lang w:eastAsia="en-US"/>
          <w:rPrChange w:id="7730" w:author="Dr Mamadou SANOGO" w:date="2023-10-25T18:15:00Z">
            <w:rPr>
              <w:ins w:id="7731" w:author="Dr Mamadou SANOGO" w:date="2023-10-25T14:13:00Z"/>
              <w:rFonts w:eastAsiaTheme="minorHAnsi"/>
              <w:b/>
              <w:sz w:val="44"/>
              <w:lang w:eastAsia="en-US"/>
            </w:rPr>
          </w:rPrChange>
        </w:rPr>
      </w:pPr>
    </w:p>
    <w:p w14:paraId="204769D8" w14:textId="6B548CE5" w:rsidR="008A0B1D" w:rsidRPr="007A4AFC" w:rsidRDefault="008A0B1D" w:rsidP="008A0B1D">
      <w:pPr>
        <w:shd w:val="clear" w:color="auto" w:fill="FFFFFF"/>
        <w:spacing w:line="240" w:lineRule="auto"/>
        <w:ind w:right="9"/>
        <w:jc w:val="center"/>
        <w:rPr>
          <w:ins w:id="7732" w:author="Dr Mamadou SANOGO" w:date="2023-10-25T14:13:00Z"/>
          <w:rFonts w:eastAsiaTheme="minorHAnsi"/>
          <w:b/>
          <w:color w:val="000000" w:themeColor="text1"/>
          <w:sz w:val="44"/>
          <w:lang w:eastAsia="en-US"/>
          <w:rPrChange w:id="7733" w:author="Dr Mamadou SANOGO" w:date="2023-10-25T18:15:00Z">
            <w:rPr>
              <w:ins w:id="7734" w:author="Dr Mamadou SANOGO" w:date="2023-10-25T14:13:00Z"/>
              <w:rFonts w:eastAsiaTheme="minorHAnsi"/>
              <w:b/>
              <w:sz w:val="44"/>
              <w:lang w:eastAsia="en-US"/>
            </w:rPr>
          </w:rPrChange>
        </w:rPr>
      </w:pPr>
    </w:p>
    <w:p w14:paraId="498A7A18" w14:textId="1C951807" w:rsidR="008A0B1D" w:rsidRPr="007A4AFC" w:rsidRDefault="00A87F92" w:rsidP="008A0B1D">
      <w:pPr>
        <w:shd w:val="clear" w:color="auto" w:fill="FFFFFF"/>
        <w:spacing w:line="240" w:lineRule="auto"/>
        <w:ind w:right="9"/>
        <w:jc w:val="center"/>
        <w:rPr>
          <w:ins w:id="7735" w:author="Dr Mamadou SANOGO" w:date="2023-10-25T14:13:00Z"/>
          <w:rFonts w:eastAsiaTheme="minorHAnsi"/>
          <w:b/>
          <w:color w:val="000000" w:themeColor="text1"/>
          <w:sz w:val="44"/>
          <w:lang w:eastAsia="en-US"/>
          <w:rPrChange w:id="7736" w:author="Dr Mamadou SANOGO" w:date="2023-10-25T18:15:00Z">
            <w:rPr>
              <w:ins w:id="7737" w:author="Dr Mamadou SANOGO" w:date="2023-10-25T14:13:00Z"/>
              <w:rFonts w:eastAsiaTheme="minorHAnsi"/>
              <w:b/>
              <w:sz w:val="44"/>
              <w:lang w:eastAsia="en-US"/>
            </w:rPr>
          </w:rPrChange>
        </w:rPr>
      </w:pPr>
      <w:ins w:id="7738" w:author="Dr Mamadou SANOGO" w:date="2023-10-25T14:28:00Z">
        <w:r w:rsidRPr="007A4AFC">
          <w:rPr>
            <w:noProof/>
            <w:color w:val="000000" w:themeColor="text1"/>
            <w:rPrChange w:id="7739" w:author="Dr Mamadou SANOGO" w:date="2023-10-25T18:15:00Z">
              <w:rPr>
                <w:noProof/>
              </w:rPr>
            </w:rPrChange>
          </w:rPr>
          <w:drawing>
            <wp:inline distT="0" distB="0" distL="0" distR="0" wp14:anchorId="65E74EEE" wp14:editId="71CE79B0">
              <wp:extent cx="5850890" cy="82715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0890" cy="8271510"/>
                      </a:xfrm>
                      <a:prstGeom prst="rect">
                        <a:avLst/>
                      </a:prstGeom>
                      <a:noFill/>
                      <a:ln>
                        <a:noFill/>
                      </a:ln>
                    </pic:spPr>
                  </pic:pic>
                </a:graphicData>
              </a:graphic>
            </wp:inline>
          </w:drawing>
        </w:r>
      </w:ins>
    </w:p>
    <w:p w14:paraId="4D5CE5B4" w14:textId="535FC9FB" w:rsidR="008A0B1D" w:rsidRPr="007A4AFC" w:rsidRDefault="008A0B1D" w:rsidP="008A0B1D">
      <w:pPr>
        <w:shd w:val="clear" w:color="auto" w:fill="FFFFFF"/>
        <w:spacing w:line="240" w:lineRule="auto"/>
        <w:ind w:right="9"/>
        <w:jc w:val="center"/>
        <w:rPr>
          <w:ins w:id="7740" w:author="Dr Mamadou SANOGO" w:date="2023-10-25T14:13:00Z"/>
          <w:rFonts w:eastAsiaTheme="minorHAnsi"/>
          <w:b/>
          <w:color w:val="000000" w:themeColor="text1"/>
          <w:sz w:val="44"/>
          <w:lang w:eastAsia="en-US"/>
          <w:rPrChange w:id="7741" w:author="Dr Mamadou SANOGO" w:date="2023-10-25T18:15:00Z">
            <w:rPr>
              <w:ins w:id="7742" w:author="Dr Mamadou SANOGO" w:date="2023-10-25T14:13:00Z"/>
              <w:rFonts w:eastAsiaTheme="minorHAnsi"/>
              <w:b/>
              <w:sz w:val="44"/>
              <w:lang w:eastAsia="en-US"/>
            </w:rPr>
          </w:rPrChange>
        </w:rPr>
      </w:pPr>
    </w:p>
    <w:p w14:paraId="1CD4864A" w14:textId="1F3282E6" w:rsidR="008A0B1D" w:rsidRPr="007A4AFC" w:rsidRDefault="008A0B1D" w:rsidP="008A0B1D">
      <w:pPr>
        <w:shd w:val="clear" w:color="auto" w:fill="FFFFFF"/>
        <w:spacing w:line="240" w:lineRule="auto"/>
        <w:ind w:right="9"/>
        <w:jc w:val="center"/>
        <w:rPr>
          <w:ins w:id="7743" w:author="Dr Mamadou SANOGO" w:date="2023-10-25T14:30:00Z"/>
          <w:iCs/>
          <w:color w:val="000000" w:themeColor="text1"/>
        </w:rPr>
      </w:pPr>
    </w:p>
    <w:p w14:paraId="6FD47EA7" w14:textId="79DC53B0" w:rsidR="00A87F92" w:rsidRPr="007A4AFC" w:rsidRDefault="00A87F92" w:rsidP="008A0B1D">
      <w:pPr>
        <w:shd w:val="clear" w:color="auto" w:fill="FFFFFF"/>
        <w:spacing w:line="240" w:lineRule="auto"/>
        <w:ind w:right="9"/>
        <w:jc w:val="center"/>
        <w:rPr>
          <w:ins w:id="7744" w:author="Dr Mamadou SANOGO" w:date="2023-10-25T14:30:00Z"/>
          <w:iCs/>
          <w:color w:val="000000" w:themeColor="text1"/>
        </w:rPr>
      </w:pPr>
    </w:p>
    <w:p w14:paraId="148382DF" w14:textId="323CF966" w:rsidR="00A87F92" w:rsidRPr="007A4AFC" w:rsidRDefault="00A87F92" w:rsidP="008A0B1D">
      <w:pPr>
        <w:shd w:val="clear" w:color="auto" w:fill="FFFFFF"/>
        <w:spacing w:line="240" w:lineRule="auto"/>
        <w:ind w:right="9"/>
        <w:jc w:val="center"/>
        <w:rPr>
          <w:ins w:id="7745" w:author="Dr Mamadou SANOGO" w:date="2023-10-25T14:30:00Z"/>
          <w:iCs/>
          <w:color w:val="000000" w:themeColor="text1"/>
        </w:rPr>
      </w:pPr>
    </w:p>
    <w:p w14:paraId="68389784" w14:textId="31B79847" w:rsidR="00A87F92" w:rsidRPr="007A4AFC" w:rsidRDefault="00A87F92" w:rsidP="008A0B1D">
      <w:pPr>
        <w:shd w:val="clear" w:color="auto" w:fill="FFFFFF"/>
        <w:spacing w:line="240" w:lineRule="auto"/>
        <w:ind w:right="9"/>
        <w:jc w:val="center"/>
        <w:rPr>
          <w:ins w:id="7746" w:author="Dr Mamadou SANOGO" w:date="2023-10-25T14:30:00Z"/>
          <w:iCs/>
          <w:color w:val="000000" w:themeColor="text1"/>
        </w:rPr>
      </w:pPr>
    </w:p>
    <w:p w14:paraId="6B5999FB" w14:textId="1784451F" w:rsidR="00A87F92" w:rsidRPr="007A4AFC" w:rsidRDefault="00A87F92" w:rsidP="008A0B1D">
      <w:pPr>
        <w:shd w:val="clear" w:color="auto" w:fill="FFFFFF"/>
        <w:spacing w:line="240" w:lineRule="auto"/>
        <w:ind w:right="9"/>
        <w:jc w:val="center"/>
        <w:rPr>
          <w:ins w:id="7747" w:author="Dr Mamadou SANOGO" w:date="2023-10-25T14:30:00Z"/>
          <w:iCs/>
          <w:color w:val="000000" w:themeColor="text1"/>
        </w:rPr>
      </w:pPr>
    </w:p>
    <w:p w14:paraId="485C7FC4" w14:textId="19F198CA" w:rsidR="00A87F92" w:rsidRPr="007A4AFC" w:rsidRDefault="00A87F92" w:rsidP="008A0B1D">
      <w:pPr>
        <w:shd w:val="clear" w:color="auto" w:fill="FFFFFF"/>
        <w:spacing w:line="240" w:lineRule="auto"/>
        <w:ind w:right="9"/>
        <w:jc w:val="center"/>
        <w:rPr>
          <w:ins w:id="7748" w:author="Dr Mamadou SANOGO" w:date="2023-10-25T14:30:00Z"/>
          <w:iCs/>
          <w:color w:val="000000" w:themeColor="text1"/>
        </w:rPr>
      </w:pPr>
    </w:p>
    <w:p w14:paraId="647F2CF6" w14:textId="35D25D8A" w:rsidR="00A87F92" w:rsidRPr="007A4AFC" w:rsidRDefault="00A87F92" w:rsidP="008A0B1D">
      <w:pPr>
        <w:shd w:val="clear" w:color="auto" w:fill="FFFFFF"/>
        <w:spacing w:line="240" w:lineRule="auto"/>
        <w:ind w:right="9"/>
        <w:jc w:val="center"/>
        <w:rPr>
          <w:ins w:id="7749" w:author="Dr Mamadou SANOGO" w:date="2023-10-25T14:30:00Z"/>
          <w:iCs/>
          <w:color w:val="000000" w:themeColor="text1"/>
        </w:rPr>
      </w:pPr>
    </w:p>
    <w:p w14:paraId="625B4043" w14:textId="77405017" w:rsidR="00A87F92" w:rsidRDefault="00A87F92" w:rsidP="008A0B1D">
      <w:pPr>
        <w:shd w:val="clear" w:color="auto" w:fill="FFFFFF"/>
        <w:spacing w:line="240" w:lineRule="auto"/>
        <w:ind w:right="9"/>
        <w:jc w:val="center"/>
        <w:rPr>
          <w:ins w:id="7750" w:author="Dr Mamadou SANOGO" w:date="2023-10-27T14:02:00Z"/>
          <w:iCs/>
          <w:color w:val="000000" w:themeColor="text1"/>
        </w:rPr>
      </w:pPr>
    </w:p>
    <w:p w14:paraId="794D8B06" w14:textId="71F6A23D" w:rsidR="006778CD" w:rsidRDefault="006778CD" w:rsidP="008A0B1D">
      <w:pPr>
        <w:shd w:val="clear" w:color="auto" w:fill="FFFFFF"/>
        <w:spacing w:line="240" w:lineRule="auto"/>
        <w:ind w:right="9"/>
        <w:jc w:val="center"/>
        <w:rPr>
          <w:ins w:id="7751" w:author="Dr Mamadou SANOGO" w:date="2023-10-27T14:02:00Z"/>
          <w:iCs/>
          <w:color w:val="000000" w:themeColor="text1"/>
        </w:rPr>
      </w:pPr>
    </w:p>
    <w:p w14:paraId="1DBAEB09" w14:textId="30795E70" w:rsidR="006778CD" w:rsidRDefault="006778CD" w:rsidP="008A0B1D">
      <w:pPr>
        <w:shd w:val="clear" w:color="auto" w:fill="FFFFFF"/>
        <w:spacing w:line="240" w:lineRule="auto"/>
        <w:ind w:right="9"/>
        <w:jc w:val="center"/>
        <w:rPr>
          <w:ins w:id="7752" w:author="Dr Mamadou SANOGO" w:date="2023-10-27T14:02:00Z"/>
          <w:iCs/>
          <w:color w:val="000000" w:themeColor="text1"/>
        </w:rPr>
      </w:pPr>
    </w:p>
    <w:p w14:paraId="3B28BE56" w14:textId="77777777" w:rsidR="006778CD" w:rsidRPr="007A4AFC" w:rsidRDefault="006778CD" w:rsidP="008A0B1D">
      <w:pPr>
        <w:shd w:val="clear" w:color="auto" w:fill="FFFFFF"/>
        <w:spacing w:line="240" w:lineRule="auto"/>
        <w:ind w:right="9"/>
        <w:jc w:val="center"/>
        <w:rPr>
          <w:ins w:id="7753" w:author="Dr Mamadou SANOGO" w:date="2023-10-25T14:33:00Z"/>
          <w:iCs/>
          <w:color w:val="000000" w:themeColor="text1"/>
        </w:rPr>
      </w:pPr>
    </w:p>
    <w:p w14:paraId="7D0EC0B2" w14:textId="77777777" w:rsidR="00A87F92" w:rsidRPr="007A4AFC" w:rsidRDefault="00A87F92" w:rsidP="008A0B1D">
      <w:pPr>
        <w:shd w:val="clear" w:color="auto" w:fill="FFFFFF"/>
        <w:spacing w:line="240" w:lineRule="auto"/>
        <w:ind w:right="9"/>
        <w:jc w:val="center"/>
        <w:rPr>
          <w:ins w:id="7754" w:author="Dr Mamadou SANOGO" w:date="2023-10-25T14:12:00Z"/>
          <w:iCs/>
          <w:color w:val="000000" w:themeColor="text1"/>
        </w:rPr>
      </w:pPr>
    </w:p>
    <w:p w14:paraId="49F73986" w14:textId="77777777" w:rsidR="008A0B1D" w:rsidRPr="007A4AFC" w:rsidRDefault="008A0B1D" w:rsidP="00011374">
      <w:pPr>
        <w:widowControl w:val="0"/>
        <w:autoSpaceDE w:val="0"/>
        <w:autoSpaceDN w:val="0"/>
        <w:adjustRightInd w:val="0"/>
        <w:spacing w:line="240" w:lineRule="auto"/>
        <w:ind w:right="9"/>
        <w:rPr>
          <w:color w:val="000000" w:themeColor="text1"/>
          <w:szCs w:val="24"/>
          <w:rPrChange w:id="7755" w:author="Dr Mamadou SANOGO" w:date="2023-10-25T18:15:00Z">
            <w:rPr>
              <w:color w:val="000000"/>
              <w:szCs w:val="24"/>
            </w:rPr>
          </w:rPrChange>
        </w:rPr>
      </w:pPr>
    </w:p>
    <w:p w14:paraId="1A4A6B9D" w14:textId="2C51ABEF" w:rsidR="00011374" w:rsidRPr="007A4AFC" w:rsidRDefault="00011374">
      <w:pPr>
        <w:shd w:val="clear" w:color="auto" w:fill="FFFFFF"/>
        <w:spacing w:line="240" w:lineRule="auto"/>
        <w:ind w:right="9"/>
        <w:jc w:val="center"/>
        <w:rPr>
          <w:rFonts w:eastAsiaTheme="minorHAnsi"/>
          <w:b/>
          <w:color w:val="000000" w:themeColor="text1"/>
          <w:sz w:val="44"/>
          <w:lang w:eastAsia="en-US"/>
          <w:rPrChange w:id="7756" w:author="Dr Mamadou SANOGO" w:date="2023-10-25T18:15:00Z">
            <w:rPr>
              <w:rFonts w:eastAsiaTheme="minorHAnsi" w:cs="Times New Roman"/>
              <w:b w:val="0"/>
              <w:color w:val="auto"/>
              <w:sz w:val="52"/>
              <w:lang w:eastAsia="en-US"/>
            </w:rPr>
          </w:rPrChange>
        </w:rPr>
        <w:pPrChange w:id="7757" w:author="Dr Mamadou SANOGO" w:date="2023-10-25T14:30:00Z">
          <w:pPr>
            <w:pStyle w:val="Titre1"/>
            <w:spacing w:before="0" w:line="240" w:lineRule="auto"/>
            <w:jc w:val="center"/>
          </w:pPr>
        </w:pPrChange>
      </w:pPr>
      <w:bookmarkStart w:id="7758" w:name="_Toc145944530"/>
      <w:r w:rsidRPr="007A4AFC">
        <w:rPr>
          <w:rFonts w:eastAsiaTheme="minorHAnsi"/>
          <w:b/>
          <w:color w:val="000000" w:themeColor="text1"/>
          <w:sz w:val="44"/>
          <w:lang w:eastAsia="en-US"/>
          <w:rPrChange w:id="7759" w:author="Dr Mamadou SANOGO" w:date="2023-10-25T18:15:00Z">
            <w:rPr>
              <w:rFonts w:eastAsiaTheme="minorHAnsi"/>
              <w:color w:val="2E74B5" w:themeColor="accent1" w:themeShade="BF"/>
              <w:sz w:val="52"/>
              <w:lang w:eastAsia="en-US"/>
            </w:rPr>
          </w:rPrChange>
        </w:rPr>
        <w:t xml:space="preserve">Annexe </w:t>
      </w:r>
      <w:ins w:id="7760" w:author="Dr Mamadou SANOGO" w:date="2023-10-25T14:30:00Z">
        <w:r w:rsidR="00A87F92" w:rsidRPr="007A4AFC">
          <w:rPr>
            <w:rFonts w:eastAsiaTheme="minorHAnsi"/>
            <w:b/>
            <w:color w:val="000000" w:themeColor="text1"/>
            <w:sz w:val="44"/>
            <w:lang w:eastAsia="en-US"/>
            <w:rPrChange w:id="7761" w:author="Dr Mamadou SANOGO" w:date="2023-10-25T18:15:00Z">
              <w:rPr>
                <w:rFonts w:eastAsiaTheme="minorHAnsi"/>
                <w:color w:val="2E74B5" w:themeColor="accent1" w:themeShade="BF"/>
                <w:sz w:val="52"/>
                <w:lang w:eastAsia="en-US"/>
              </w:rPr>
            </w:rPrChange>
          </w:rPr>
          <w:t>n°007</w:t>
        </w:r>
      </w:ins>
      <w:del w:id="7762" w:author="Dr Mamadou SANOGO" w:date="2023-10-25T14:30:00Z">
        <w:r w:rsidR="007B4390" w:rsidRPr="007A4AFC" w:rsidDel="00A87F92">
          <w:rPr>
            <w:rFonts w:eastAsiaTheme="minorHAnsi"/>
            <w:b/>
            <w:color w:val="000000" w:themeColor="text1"/>
            <w:sz w:val="44"/>
            <w:lang w:eastAsia="en-US"/>
            <w:rPrChange w:id="7763" w:author="Dr Mamadou SANOGO" w:date="2023-10-25T18:15:00Z">
              <w:rPr>
                <w:rFonts w:eastAsiaTheme="minorHAnsi"/>
                <w:color w:val="2E74B5" w:themeColor="accent1" w:themeShade="BF"/>
                <w:sz w:val="52"/>
                <w:lang w:eastAsia="en-US"/>
              </w:rPr>
            </w:rPrChange>
          </w:rPr>
          <w:delText>5</w:delText>
        </w:r>
      </w:del>
      <w:r w:rsidRPr="007A4AFC">
        <w:rPr>
          <w:rFonts w:eastAsiaTheme="minorHAnsi"/>
          <w:b/>
          <w:color w:val="000000" w:themeColor="text1"/>
          <w:sz w:val="44"/>
          <w:lang w:eastAsia="en-US"/>
          <w:rPrChange w:id="7764" w:author="Dr Mamadou SANOGO" w:date="2023-10-25T18:15:00Z">
            <w:rPr>
              <w:rFonts w:eastAsiaTheme="minorHAnsi"/>
              <w:color w:val="2E74B5" w:themeColor="accent1" w:themeShade="BF"/>
              <w:sz w:val="52"/>
              <w:lang w:eastAsia="en-US"/>
            </w:rPr>
          </w:rPrChange>
        </w:rPr>
        <w:t xml:space="preserve"> : </w:t>
      </w:r>
      <w:bookmarkEnd w:id="7758"/>
      <w:r w:rsidR="007B4390" w:rsidRPr="007A4AFC">
        <w:rPr>
          <w:rFonts w:eastAsiaTheme="minorHAnsi"/>
          <w:b/>
          <w:color w:val="000000" w:themeColor="text1"/>
          <w:sz w:val="44"/>
          <w:lang w:eastAsia="en-US"/>
          <w:rPrChange w:id="7765" w:author="Dr Mamadou SANOGO" w:date="2023-10-25T18:15:00Z">
            <w:rPr>
              <w:rFonts w:eastAsiaTheme="minorHAnsi"/>
              <w:color w:val="2E74B5" w:themeColor="accent1" w:themeShade="BF"/>
              <w:sz w:val="52"/>
              <w:lang w:eastAsia="en-US"/>
            </w:rPr>
          </w:rPrChange>
        </w:rPr>
        <w:t>Maquette</w:t>
      </w:r>
      <w:ins w:id="7766" w:author="Dr Mamadou SANOGO" w:date="2023-10-25T14:29:00Z">
        <w:r w:rsidR="00A87F92" w:rsidRPr="007A4AFC">
          <w:rPr>
            <w:rFonts w:eastAsiaTheme="minorHAnsi"/>
            <w:b/>
            <w:color w:val="000000" w:themeColor="text1"/>
            <w:sz w:val="44"/>
            <w:lang w:eastAsia="en-US"/>
            <w:rPrChange w:id="7767" w:author="Dr Mamadou SANOGO" w:date="2023-10-25T18:15:00Z">
              <w:rPr>
                <w:rFonts w:eastAsiaTheme="minorHAnsi"/>
                <w:color w:val="2E74B5" w:themeColor="accent1" w:themeShade="BF"/>
                <w:sz w:val="52"/>
                <w:lang w:eastAsia="en-US"/>
              </w:rPr>
            </w:rPrChange>
          </w:rPr>
          <w:t xml:space="preserve"> de la formation </w:t>
        </w:r>
      </w:ins>
      <w:ins w:id="7768" w:author="Dr Mamadou SANOGO" w:date="2023-10-25T14:30:00Z">
        <w:r w:rsidR="00A87F92" w:rsidRPr="007A4AFC">
          <w:rPr>
            <w:rFonts w:eastAsiaTheme="minorHAnsi"/>
            <w:b/>
            <w:color w:val="000000" w:themeColor="text1"/>
            <w:sz w:val="44"/>
            <w:lang w:eastAsia="en-US"/>
            <w:rPrChange w:id="7769" w:author="Dr Mamadou SANOGO" w:date="2023-10-25T18:15:00Z">
              <w:rPr>
                <w:rFonts w:eastAsiaTheme="minorHAnsi"/>
                <w:color w:val="2E74B5" w:themeColor="accent1" w:themeShade="BF"/>
                <w:sz w:val="52"/>
                <w:lang w:eastAsia="en-US"/>
              </w:rPr>
            </w:rPrChange>
          </w:rPr>
          <w:t>ou</w:t>
        </w:r>
      </w:ins>
      <w:r w:rsidR="007B4390" w:rsidRPr="007A4AFC">
        <w:rPr>
          <w:rFonts w:eastAsiaTheme="minorHAnsi"/>
          <w:b/>
          <w:color w:val="000000" w:themeColor="text1"/>
          <w:sz w:val="44"/>
          <w:lang w:eastAsia="en-US"/>
          <w:rPrChange w:id="7770" w:author="Dr Mamadou SANOGO" w:date="2023-10-25T18:15:00Z">
            <w:rPr>
              <w:rFonts w:eastAsiaTheme="minorHAnsi"/>
              <w:color w:val="2E74B5" w:themeColor="accent1" w:themeShade="BF"/>
              <w:sz w:val="52"/>
              <w:lang w:eastAsia="en-US"/>
            </w:rPr>
          </w:rPrChange>
        </w:rPr>
        <w:t xml:space="preserve"> pédagogique</w:t>
      </w:r>
    </w:p>
    <w:p w14:paraId="142BE67E" w14:textId="77777777" w:rsidR="00A87F92" w:rsidRPr="007A4AFC" w:rsidRDefault="00A87F92" w:rsidP="00631BF4">
      <w:pPr>
        <w:pStyle w:val="Titre"/>
        <w:spacing w:line="276" w:lineRule="auto"/>
        <w:rPr>
          <w:ins w:id="7771" w:author="Dr Mamadou SANOGO" w:date="2023-10-25T14:29:00Z"/>
          <w:rFonts w:ascii="Berlin Sans FB Demi" w:hAnsi="Berlin Sans FB Demi"/>
          <w:color w:val="000000" w:themeColor="text1"/>
        </w:rPr>
      </w:pPr>
    </w:p>
    <w:p w14:paraId="0AD76CDB" w14:textId="77777777" w:rsidR="00A87F92" w:rsidRPr="007A4AFC" w:rsidRDefault="00A87F92" w:rsidP="00631BF4">
      <w:pPr>
        <w:pStyle w:val="Titre"/>
        <w:spacing w:line="276" w:lineRule="auto"/>
        <w:rPr>
          <w:ins w:id="7772" w:author="Dr Mamadou SANOGO" w:date="2023-10-25T14:29:00Z"/>
          <w:rFonts w:ascii="Berlin Sans FB Demi" w:hAnsi="Berlin Sans FB Demi"/>
          <w:color w:val="000000" w:themeColor="text1"/>
        </w:rPr>
      </w:pPr>
    </w:p>
    <w:p w14:paraId="4B527AFF" w14:textId="77777777" w:rsidR="00A87F92" w:rsidRPr="007A4AFC" w:rsidRDefault="00A87F92" w:rsidP="00631BF4">
      <w:pPr>
        <w:pStyle w:val="Titre"/>
        <w:spacing w:line="276" w:lineRule="auto"/>
        <w:rPr>
          <w:ins w:id="7773" w:author="Dr Mamadou SANOGO" w:date="2023-10-25T14:29:00Z"/>
          <w:rFonts w:ascii="Berlin Sans FB Demi" w:hAnsi="Berlin Sans FB Demi"/>
          <w:color w:val="000000" w:themeColor="text1"/>
        </w:rPr>
      </w:pPr>
    </w:p>
    <w:p w14:paraId="423F7A48" w14:textId="77777777" w:rsidR="00A87F92" w:rsidRPr="007A4AFC" w:rsidRDefault="00A87F92" w:rsidP="00631BF4">
      <w:pPr>
        <w:pStyle w:val="Titre"/>
        <w:spacing w:line="276" w:lineRule="auto"/>
        <w:rPr>
          <w:ins w:id="7774" w:author="Dr Mamadou SANOGO" w:date="2023-10-25T14:29:00Z"/>
          <w:rFonts w:ascii="Berlin Sans FB Demi" w:hAnsi="Berlin Sans FB Demi"/>
          <w:color w:val="000000" w:themeColor="text1"/>
        </w:rPr>
      </w:pPr>
    </w:p>
    <w:p w14:paraId="5E35E779" w14:textId="77777777" w:rsidR="00A87F92" w:rsidRPr="007A4AFC" w:rsidRDefault="00A87F92" w:rsidP="00631BF4">
      <w:pPr>
        <w:pStyle w:val="Titre"/>
        <w:spacing w:line="276" w:lineRule="auto"/>
        <w:rPr>
          <w:ins w:id="7775" w:author="Dr Mamadou SANOGO" w:date="2023-10-25T14:29:00Z"/>
          <w:rFonts w:ascii="Berlin Sans FB Demi" w:hAnsi="Berlin Sans FB Demi"/>
          <w:color w:val="000000" w:themeColor="text1"/>
        </w:rPr>
      </w:pPr>
    </w:p>
    <w:p w14:paraId="4EC43F11" w14:textId="77777777" w:rsidR="00A87F92" w:rsidRPr="007A4AFC" w:rsidRDefault="00A87F92" w:rsidP="00631BF4">
      <w:pPr>
        <w:pStyle w:val="Titre"/>
        <w:spacing w:line="276" w:lineRule="auto"/>
        <w:rPr>
          <w:ins w:id="7776" w:author="Dr Mamadou SANOGO" w:date="2023-10-25T14:29:00Z"/>
          <w:rFonts w:ascii="Berlin Sans FB Demi" w:hAnsi="Berlin Sans FB Demi"/>
          <w:color w:val="000000" w:themeColor="text1"/>
        </w:rPr>
      </w:pPr>
    </w:p>
    <w:p w14:paraId="485F7CA1" w14:textId="77777777" w:rsidR="00A87F92" w:rsidRPr="007A4AFC" w:rsidRDefault="00A87F92" w:rsidP="00631BF4">
      <w:pPr>
        <w:pStyle w:val="Titre"/>
        <w:spacing w:line="276" w:lineRule="auto"/>
        <w:rPr>
          <w:ins w:id="7777" w:author="Dr Mamadou SANOGO" w:date="2023-10-25T14:29:00Z"/>
          <w:rFonts w:ascii="Berlin Sans FB Demi" w:hAnsi="Berlin Sans FB Demi"/>
          <w:color w:val="000000" w:themeColor="text1"/>
        </w:rPr>
      </w:pPr>
    </w:p>
    <w:p w14:paraId="7B67D1FB" w14:textId="77777777" w:rsidR="00A87F92" w:rsidRPr="007A4AFC" w:rsidRDefault="00A87F92" w:rsidP="00631BF4">
      <w:pPr>
        <w:pStyle w:val="Titre"/>
        <w:spacing w:line="276" w:lineRule="auto"/>
        <w:rPr>
          <w:ins w:id="7778" w:author="Dr Mamadou SANOGO" w:date="2023-10-25T14:29:00Z"/>
          <w:rFonts w:ascii="Berlin Sans FB Demi" w:hAnsi="Berlin Sans FB Demi"/>
          <w:color w:val="000000" w:themeColor="text1"/>
        </w:rPr>
      </w:pPr>
    </w:p>
    <w:p w14:paraId="138D6F1D" w14:textId="77777777" w:rsidR="00A87F92" w:rsidRPr="007A4AFC" w:rsidRDefault="00A87F92" w:rsidP="00631BF4">
      <w:pPr>
        <w:pStyle w:val="Titre"/>
        <w:spacing w:line="276" w:lineRule="auto"/>
        <w:rPr>
          <w:ins w:id="7779" w:author="Dr Mamadou SANOGO" w:date="2023-10-25T14:29:00Z"/>
          <w:rFonts w:ascii="Berlin Sans FB Demi" w:hAnsi="Berlin Sans FB Demi"/>
          <w:color w:val="000000" w:themeColor="text1"/>
        </w:rPr>
      </w:pPr>
    </w:p>
    <w:p w14:paraId="243AC3CF" w14:textId="77777777" w:rsidR="00A87F92" w:rsidRPr="007A4AFC" w:rsidRDefault="00A87F92" w:rsidP="00631BF4">
      <w:pPr>
        <w:pStyle w:val="Titre"/>
        <w:spacing w:line="276" w:lineRule="auto"/>
        <w:rPr>
          <w:ins w:id="7780" w:author="Dr Mamadou SANOGO" w:date="2023-10-25T14:29:00Z"/>
          <w:rFonts w:ascii="Berlin Sans FB Demi" w:hAnsi="Berlin Sans FB Demi"/>
          <w:color w:val="000000" w:themeColor="text1"/>
        </w:rPr>
      </w:pPr>
    </w:p>
    <w:p w14:paraId="2759D1AA" w14:textId="77777777" w:rsidR="00A87F92" w:rsidRPr="007A4AFC" w:rsidRDefault="00A87F92" w:rsidP="00631BF4">
      <w:pPr>
        <w:pStyle w:val="Titre"/>
        <w:spacing w:line="276" w:lineRule="auto"/>
        <w:rPr>
          <w:ins w:id="7781" w:author="Dr Mamadou SANOGO" w:date="2023-10-25T14:29:00Z"/>
          <w:rFonts w:ascii="Berlin Sans FB Demi" w:hAnsi="Berlin Sans FB Demi"/>
          <w:color w:val="000000" w:themeColor="text1"/>
        </w:rPr>
      </w:pPr>
    </w:p>
    <w:p w14:paraId="47794A2F" w14:textId="77777777" w:rsidR="00A87F92" w:rsidRPr="007A4AFC" w:rsidRDefault="00A87F92" w:rsidP="00631BF4">
      <w:pPr>
        <w:pStyle w:val="Titre"/>
        <w:spacing w:line="276" w:lineRule="auto"/>
        <w:rPr>
          <w:ins w:id="7782" w:author="Dr Mamadou SANOGO" w:date="2023-10-25T14:29:00Z"/>
          <w:rFonts w:ascii="Berlin Sans FB Demi" w:hAnsi="Berlin Sans FB Demi"/>
          <w:color w:val="000000" w:themeColor="text1"/>
        </w:rPr>
      </w:pPr>
    </w:p>
    <w:p w14:paraId="583DDDD3" w14:textId="77777777" w:rsidR="00A87F92" w:rsidRPr="007A4AFC" w:rsidRDefault="00A87F92" w:rsidP="00631BF4">
      <w:pPr>
        <w:pStyle w:val="Titre"/>
        <w:spacing w:line="276" w:lineRule="auto"/>
        <w:rPr>
          <w:ins w:id="7783" w:author="Dr Mamadou SANOGO" w:date="2023-10-25T14:29:00Z"/>
          <w:rFonts w:ascii="Berlin Sans FB Demi" w:hAnsi="Berlin Sans FB Demi"/>
          <w:color w:val="000000" w:themeColor="text1"/>
        </w:rPr>
      </w:pPr>
    </w:p>
    <w:p w14:paraId="778DDCE6" w14:textId="77777777" w:rsidR="00A87F92" w:rsidRPr="007A4AFC" w:rsidRDefault="00A87F92" w:rsidP="00631BF4">
      <w:pPr>
        <w:pStyle w:val="Titre"/>
        <w:spacing w:line="276" w:lineRule="auto"/>
        <w:rPr>
          <w:ins w:id="7784" w:author="Dr Mamadou SANOGO" w:date="2023-10-25T14:29:00Z"/>
          <w:rFonts w:ascii="Berlin Sans FB Demi" w:hAnsi="Berlin Sans FB Demi"/>
          <w:color w:val="000000" w:themeColor="text1"/>
        </w:rPr>
      </w:pPr>
    </w:p>
    <w:p w14:paraId="118CCCF4" w14:textId="77777777" w:rsidR="00A87F92" w:rsidRPr="007A4AFC" w:rsidRDefault="00A87F92" w:rsidP="00631BF4">
      <w:pPr>
        <w:pStyle w:val="Titre"/>
        <w:spacing w:line="276" w:lineRule="auto"/>
        <w:rPr>
          <w:ins w:id="7785" w:author="Dr Mamadou SANOGO" w:date="2023-10-25T14:29:00Z"/>
          <w:rFonts w:ascii="Berlin Sans FB Demi" w:hAnsi="Berlin Sans FB Demi"/>
          <w:color w:val="000000" w:themeColor="text1"/>
        </w:rPr>
      </w:pPr>
    </w:p>
    <w:p w14:paraId="40065414" w14:textId="77777777" w:rsidR="00A87F92" w:rsidRPr="007A4AFC" w:rsidRDefault="00A87F92" w:rsidP="00631BF4">
      <w:pPr>
        <w:pStyle w:val="Titre"/>
        <w:spacing w:line="276" w:lineRule="auto"/>
        <w:rPr>
          <w:ins w:id="7786" w:author="Dr Mamadou SANOGO" w:date="2023-10-25T14:29:00Z"/>
          <w:rFonts w:ascii="Berlin Sans FB Demi" w:hAnsi="Berlin Sans FB Demi"/>
          <w:color w:val="000000" w:themeColor="text1"/>
        </w:rPr>
      </w:pPr>
    </w:p>
    <w:p w14:paraId="1CB720A2" w14:textId="77777777" w:rsidR="00A87F92" w:rsidRPr="007A4AFC" w:rsidRDefault="00A87F92" w:rsidP="00631BF4">
      <w:pPr>
        <w:pStyle w:val="Titre"/>
        <w:spacing w:line="276" w:lineRule="auto"/>
        <w:rPr>
          <w:ins w:id="7787" w:author="Dr Mamadou SANOGO" w:date="2023-10-25T14:29:00Z"/>
          <w:rFonts w:ascii="Berlin Sans FB Demi" w:hAnsi="Berlin Sans FB Demi"/>
          <w:color w:val="000000" w:themeColor="text1"/>
        </w:rPr>
      </w:pPr>
    </w:p>
    <w:p w14:paraId="0D9DBEFD" w14:textId="77777777" w:rsidR="00A87F92" w:rsidRPr="007A4AFC" w:rsidRDefault="00A87F92" w:rsidP="00631BF4">
      <w:pPr>
        <w:pStyle w:val="Titre"/>
        <w:spacing w:line="276" w:lineRule="auto"/>
        <w:rPr>
          <w:ins w:id="7788" w:author="Dr Mamadou SANOGO" w:date="2023-10-25T14:29:00Z"/>
          <w:rFonts w:ascii="Berlin Sans FB Demi" w:hAnsi="Berlin Sans FB Demi"/>
          <w:color w:val="000000" w:themeColor="text1"/>
        </w:rPr>
      </w:pPr>
    </w:p>
    <w:p w14:paraId="32879020" w14:textId="77777777" w:rsidR="00A87F92" w:rsidRPr="007A4AFC" w:rsidRDefault="00A87F92" w:rsidP="00631BF4">
      <w:pPr>
        <w:pStyle w:val="Titre"/>
        <w:spacing w:line="276" w:lineRule="auto"/>
        <w:rPr>
          <w:ins w:id="7789" w:author="Dr Mamadou SANOGO" w:date="2023-10-25T14:29:00Z"/>
          <w:rFonts w:ascii="Berlin Sans FB Demi" w:hAnsi="Berlin Sans FB Demi"/>
          <w:color w:val="000000" w:themeColor="text1"/>
        </w:rPr>
      </w:pPr>
    </w:p>
    <w:p w14:paraId="6ADD07CE" w14:textId="77777777" w:rsidR="00A87F92" w:rsidRPr="007A4AFC" w:rsidRDefault="00A87F92">
      <w:pPr>
        <w:pStyle w:val="Titre"/>
        <w:spacing w:line="276" w:lineRule="auto"/>
        <w:jc w:val="left"/>
        <w:rPr>
          <w:ins w:id="7790" w:author="Dr Mamadou SANOGO" w:date="2023-10-25T14:29:00Z"/>
          <w:rFonts w:ascii="Berlin Sans FB Demi" w:hAnsi="Berlin Sans FB Demi"/>
          <w:color w:val="000000" w:themeColor="text1"/>
        </w:rPr>
        <w:pPrChange w:id="7791" w:author="Dr Mamadou SANOGO" w:date="2023-10-27T11:38:00Z">
          <w:pPr>
            <w:pStyle w:val="Titre"/>
            <w:spacing w:line="276" w:lineRule="auto"/>
          </w:pPr>
        </w:pPrChange>
      </w:pPr>
    </w:p>
    <w:p w14:paraId="0D253DB0" w14:textId="38122395" w:rsidR="00631BF4" w:rsidRPr="00561D9D" w:rsidDel="00FA173A" w:rsidRDefault="00631BF4" w:rsidP="00631BF4">
      <w:pPr>
        <w:pStyle w:val="Titre"/>
        <w:spacing w:line="276" w:lineRule="auto"/>
        <w:rPr>
          <w:del w:id="7792" w:author="Cauris Cosmetics" w:date="2023-10-27T17:57:00Z"/>
          <w:rFonts w:ascii="Berlin Sans FB Demi" w:hAnsi="Berlin Sans FB Demi"/>
          <w:rPrChange w:id="7793" w:author="Dr Mamadou SANOGO" w:date="2023-10-26T15:55:00Z">
            <w:rPr>
              <w:del w:id="7794" w:author="Cauris Cosmetics" w:date="2023-10-27T17:57:00Z"/>
              <w:rFonts w:ascii="Berlin Sans FB Demi" w:hAnsi="Berlin Sans FB Demi"/>
              <w:color w:val="000000" w:themeColor="text1"/>
            </w:rPr>
          </w:rPrChange>
        </w:rPr>
      </w:pPr>
      <w:del w:id="7795" w:author="Cauris Cosmetics" w:date="2023-10-27T17:57:00Z">
        <w:r w:rsidRPr="00561D9D" w:rsidDel="00FA173A">
          <w:rPr>
            <w:rFonts w:ascii="Berlin Sans FB Demi" w:hAnsi="Berlin Sans FB Demi"/>
            <w:rPrChange w:id="7796" w:author="Dr Mamadou SANOGO" w:date="2023-10-26T15:55:00Z">
              <w:rPr>
                <w:rFonts w:ascii="Berlin Sans FB Demi" w:hAnsi="Berlin Sans FB Demi"/>
                <w:color w:val="000000" w:themeColor="text1"/>
              </w:rPr>
            </w:rPrChange>
          </w:rPr>
          <w:delText>Semestre 1</w:delText>
        </w:r>
      </w:del>
    </w:p>
    <w:p w14:paraId="68BC4926" w14:textId="78E1158E" w:rsidR="00631BF4" w:rsidRPr="00561D9D" w:rsidDel="00FA173A" w:rsidRDefault="00631BF4" w:rsidP="00631BF4">
      <w:pPr>
        <w:pStyle w:val="Titre"/>
        <w:spacing w:line="276" w:lineRule="auto"/>
        <w:rPr>
          <w:del w:id="7797" w:author="Cauris Cosmetics" w:date="2023-10-27T17:57:00Z"/>
          <w:rFonts w:asciiTheme="minorHAnsi" w:hAnsiTheme="minorHAnsi"/>
          <w:b w:val="0"/>
          <w:bCs/>
          <w:sz w:val="20"/>
        </w:rPr>
      </w:pPr>
      <w:del w:id="7798"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 </w:delText>
        </w:r>
        <w:r w:rsidRPr="00561D9D" w:rsidDel="00FA173A">
          <w:rPr>
            <w:rFonts w:asciiTheme="minorHAnsi" w:hAnsiTheme="minorHAnsi"/>
            <w:sz w:val="20"/>
          </w:rPr>
          <w:delText>TD :</w:delText>
        </w:r>
        <w:r w:rsidRPr="00561D9D" w:rsidDel="00FA173A">
          <w:rPr>
            <w:rFonts w:asciiTheme="minorHAnsi" w:hAnsiTheme="minorHAnsi"/>
            <w:b w:val="0"/>
            <w:sz w:val="20"/>
          </w:rPr>
          <w:delText xml:space="preserve"> Travaux dirigés</w:delText>
        </w:r>
        <w:r w:rsidRPr="00561D9D" w:rsidDel="00FA173A">
          <w:rPr>
            <w:rFonts w:asciiTheme="minorHAnsi" w:hAnsiTheme="minorHAnsi"/>
            <w:sz w:val="20"/>
          </w:rPr>
          <w:delText xml:space="preserve"> /TP :</w:delText>
        </w:r>
        <w:r w:rsidRPr="00561D9D" w:rsidDel="00FA173A">
          <w:rPr>
            <w:rFonts w:asciiTheme="minorHAnsi" w:hAnsiTheme="minorHAnsi"/>
            <w:b w:val="0"/>
            <w:sz w:val="20"/>
          </w:rPr>
          <w:delText xml:space="preserve"> Travaux pratiques</w:delText>
        </w:r>
      </w:del>
    </w:p>
    <w:p w14:paraId="1A4F2A32" w14:textId="6E04D827" w:rsidR="00631BF4" w:rsidRPr="00561D9D" w:rsidDel="00FA173A" w:rsidRDefault="00631BF4" w:rsidP="00631BF4">
      <w:pPr>
        <w:pStyle w:val="Titre"/>
        <w:spacing w:line="276" w:lineRule="auto"/>
        <w:rPr>
          <w:del w:id="7799" w:author="Cauris Cosmetics" w:date="2023-10-27T17:57:00Z"/>
          <w:rFonts w:asciiTheme="minorHAnsi" w:hAnsiTheme="minorHAnsi"/>
          <w:b w:val="0"/>
          <w:bCs/>
          <w:sz w:val="20"/>
        </w:rPr>
      </w:pPr>
    </w:p>
    <w:tbl>
      <w:tblPr>
        <w:tblW w:w="5622"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31"/>
        <w:gridCol w:w="508"/>
        <w:gridCol w:w="1936"/>
        <w:gridCol w:w="1936"/>
        <w:gridCol w:w="814"/>
        <w:gridCol w:w="916"/>
        <w:gridCol w:w="1936"/>
        <w:gridCol w:w="1529"/>
      </w:tblGrid>
      <w:tr w:rsidR="00561D9D" w:rsidRPr="00561D9D" w:rsidDel="00FA173A" w14:paraId="5A56749E" w14:textId="57A54AA2" w:rsidTr="00F26652">
        <w:trPr>
          <w:cantSplit/>
          <w:trHeight w:val="845"/>
          <w:del w:id="7800"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6A128F83" w14:textId="3ABD544B" w:rsidR="00631BF4" w:rsidRPr="00561D9D" w:rsidDel="00FA173A" w:rsidRDefault="00631BF4" w:rsidP="00F26652">
            <w:pPr>
              <w:tabs>
                <w:tab w:val="left" w:pos="567"/>
                <w:tab w:val="left" w:pos="1276"/>
                <w:tab w:val="left" w:pos="2127"/>
              </w:tabs>
              <w:spacing w:line="240" w:lineRule="auto"/>
              <w:jc w:val="center"/>
              <w:rPr>
                <w:del w:id="7801" w:author="Cauris Cosmetics" w:date="2023-10-27T17:57:00Z"/>
                <w:rFonts w:asciiTheme="minorHAnsi" w:hAnsiTheme="minorHAnsi"/>
                <w:b/>
                <w:bCs/>
                <w:sz w:val="18"/>
                <w:szCs w:val="20"/>
                <w:rPrChange w:id="7802" w:author="Dr Mamadou SANOGO" w:date="2023-10-26T15:55:00Z">
                  <w:rPr>
                    <w:del w:id="7803" w:author="Cauris Cosmetics" w:date="2023-10-27T17:57:00Z"/>
                    <w:rFonts w:asciiTheme="minorHAnsi" w:hAnsiTheme="minorHAnsi"/>
                    <w:b/>
                    <w:bCs/>
                    <w:color w:val="000000" w:themeColor="text1"/>
                    <w:sz w:val="18"/>
                    <w:szCs w:val="20"/>
                  </w:rPr>
                </w:rPrChange>
              </w:rPr>
            </w:pPr>
            <w:del w:id="7804" w:author="Cauris Cosmetics" w:date="2023-10-27T17:57:00Z">
              <w:r w:rsidRPr="00561D9D" w:rsidDel="00FA173A">
                <w:rPr>
                  <w:rFonts w:asciiTheme="minorHAnsi" w:hAnsiTheme="minorHAnsi"/>
                  <w:b/>
                  <w:bCs/>
                  <w:sz w:val="18"/>
                  <w:szCs w:val="20"/>
                  <w:rPrChange w:id="7805" w:author="Dr Mamadou SANOGO" w:date="2023-10-26T15:55:00Z">
                    <w:rPr>
                      <w:rFonts w:asciiTheme="minorHAnsi" w:hAnsiTheme="minorHAnsi"/>
                      <w:b/>
                      <w:bCs/>
                      <w:color w:val="000000" w:themeColor="text1"/>
                      <w:sz w:val="18"/>
                      <w:szCs w:val="20"/>
                    </w:rPr>
                  </w:rPrChange>
                </w:rPr>
                <w:delText>Unités d’Enseignement</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65187C24" w14:textId="1766F25B" w:rsidR="00631BF4" w:rsidRPr="00561D9D" w:rsidDel="00FA173A" w:rsidRDefault="00631BF4" w:rsidP="00F26652">
            <w:pPr>
              <w:tabs>
                <w:tab w:val="left" w:pos="567"/>
                <w:tab w:val="left" w:pos="1276"/>
                <w:tab w:val="left" w:pos="2127"/>
              </w:tabs>
              <w:spacing w:line="240" w:lineRule="auto"/>
              <w:jc w:val="center"/>
              <w:rPr>
                <w:del w:id="7806" w:author="Cauris Cosmetics" w:date="2023-10-27T17:57:00Z"/>
                <w:rFonts w:asciiTheme="minorHAnsi" w:hAnsiTheme="minorHAnsi"/>
                <w:b/>
                <w:bCs/>
                <w:sz w:val="18"/>
                <w:szCs w:val="20"/>
                <w:rPrChange w:id="7807" w:author="Dr Mamadou SANOGO" w:date="2023-10-26T15:55:00Z">
                  <w:rPr>
                    <w:del w:id="7808" w:author="Cauris Cosmetics" w:date="2023-10-27T17:57:00Z"/>
                    <w:rFonts w:asciiTheme="minorHAnsi" w:hAnsiTheme="minorHAnsi"/>
                    <w:b/>
                    <w:bCs/>
                    <w:color w:val="000000" w:themeColor="text1"/>
                    <w:sz w:val="18"/>
                    <w:szCs w:val="20"/>
                  </w:rPr>
                </w:rPrChange>
              </w:rPr>
            </w:pPr>
            <w:del w:id="7809" w:author="Cauris Cosmetics" w:date="2023-10-27T17:57:00Z">
              <w:r w:rsidRPr="00561D9D" w:rsidDel="00FA173A">
                <w:rPr>
                  <w:rFonts w:asciiTheme="minorHAnsi" w:hAnsiTheme="minorHAnsi"/>
                  <w:b/>
                  <w:bCs/>
                  <w:sz w:val="18"/>
                  <w:szCs w:val="20"/>
                  <w:rPrChange w:id="7810" w:author="Dr Mamadou SANOGO" w:date="2023-10-26T15:55:00Z">
                    <w:rPr>
                      <w:rFonts w:asciiTheme="minorHAnsi" w:hAnsiTheme="minorHAnsi"/>
                      <w:b/>
                      <w:bCs/>
                      <w:color w:val="000000" w:themeColor="text1"/>
                      <w:sz w:val="18"/>
                      <w:szCs w:val="20"/>
                    </w:rPr>
                  </w:rPrChange>
                </w:rPr>
                <w:delText>Crédits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775F4BF7" w14:textId="4F10AA1C" w:rsidR="00631BF4" w:rsidRPr="00561D9D" w:rsidDel="00FA173A" w:rsidRDefault="00631BF4" w:rsidP="00F26652">
            <w:pPr>
              <w:tabs>
                <w:tab w:val="left" w:pos="567"/>
                <w:tab w:val="left" w:pos="1276"/>
                <w:tab w:val="left" w:pos="2127"/>
              </w:tabs>
              <w:spacing w:line="240" w:lineRule="auto"/>
              <w:jc w:val="center"/>
              <w:rPr>
                <w:del w:id="7811" w:author="Cauris Cosmetics" w:date="2023-10-27T17:57:00Z"/>
                <w:rFonts w:asciiTheme="minorHAnsi" w:hAnsiTheme="minorHAnsi"/>
                <w:b/>
                <w:bCs/>
                <w:sz w:val="18"/>
                <w:szCs w:val="20"/>
                <w:rPrChange w:id="7812" w:author="Dr Mamadou SANOGO" w:date="2023-10-26T15:55:00Z">
                  <w:rPr>
                    <w:del w:id="7813" w:author="Cauris Cosmetics" w:date="2023-10-27T17:57:00Z"/>
                    <w:rFonts w:asciiTheme="minorHAnsi" w:hAnsiTheme="minorHAnsi"/>
                    <w:b/>
                    <w:bCs/>
                    <w:color w:val="000000" w:themeColor="text1"/>
                    <w:sz w:val="18"/>
                    <w:szCs w:val="20"/>
                  </w:rPr>
                </w:rPrChange>
              </w:rPr>
            </w:pPr>
            <w:del w:id="7814" w:author="Cauris Cosmetics" w:date="2023-10-27T17:57:00Z">
              <w:r w:rsidRPr="00561D9D" w:rsidDel="00FA173A">
                <w:rPr>
                  <w:rFonts w:asciiTheme="minorHAnsi" w:hAnsiTheme="minorHAnsi"/>
                  <w:b/>
                  <w:bCs/>
                  <w:sz w:val="18"/>
                  <w:szCs w:val="20"/>
                  <w:rPrChange w:id="7815" w:author="Dr Mamadou SANOGO" w:date="2023-10-26T15:55:00Z">
                    <w:rPr>
                      <w:rFonts w:asciiTheme="minorHAnsi" w:hAnsiTheme="minorHAnsi"/>
                      <w:b/>
                      <w:bCs/>
                      <w:color w:val="000000" w:themeColor="text1"/>
                      <w:sz w:val="18"/>
                      <w:szCs w:val="20"/>
                    </w:rPr>
                  </w:rPrChange>
                </w:rPr>
                <w:delText>Compétences</w:delText>
              </w:r>
            </w:del>
          </w:p>
          <w:p w14:paraId="1DF2293C" w14:textId="2DBB307D" w:rsidR="00631BF4" w:rsidRPr="00561D9D" w:rsidDel="00FA173A" w:rsidRDefault="00631BF4" w:rsidP="00F26652">
            <w:pPr>
              <w:tabs>
                <w:tab w:val="left" w:pos="567"/>
                <w:tab w:val="left" w:pos="1276"/>
                <w:tab w:val="left" w:pos="2127"/>
              </w:tabs>
              <w:spacing w:line="240" w:lineRule="auto"/>
              <w:jc w:val="center"/>
              <w:rPr>
                <w:del w:id="7816" w:author="Cauris Cosmetics" w:date="2023-10-27T17:57:00Z"/>
                <w:rFonts w:asciiTheme="minorHAnsi" w:hAnsiTheme="minorHAnsi"/>
                <w:b/>
                <w:bCs/>
                <w:sz w:val="18"/>
                <w:szCs w:val="20"/>
                <w:rPrChange w:id="7817" w:author="Dr Mamadou SANOGO" w:date="2023-10-26T15:55:00Z">
                  <w:rPr>
                    <w:del w:id="7818" w:author="Cauris Cosmetics" w:date="2023-10-27T17:57:00Z"/>
                    <w:rFonts w:asciiTheme="minorHAnsi" w:hAnsiTheme="minorHAnsi"/>
                    <w:b/>
                    <w:bCs/>
                    <w:color w:val="000000" w:themeColor="text1"/>
                    <w:sz w:val="18"/>
                    <w:szCs w:val="20"/>
                  </w:rPr>
                </w:rPrChange>
              </w:rPr>
            </w:pPr>
            <w:del w:id="7819" w:author="Cauris Cosmetics" w:date="2023-10-27T17:57:00Z">
              <w:r w:rsidRPr="00561D9D" w:rsidDel="00FA173A">
                <w:rPr>
                  <w:rFonts w:asciiTheme="minorHAnsi" w:hAnsiTheme="minorHAnsi"/>
                  <w:b/>
                  <w:bCs/>
                  <w:sz w:val="18"/>
                  <w:szCs w:val="20"/>
                  <w:rPrChange w:id="7820" w:author="Dr Mamadou SANOGO" w:date="2023-10-26T15:55:00Z">
                    <w:rPr>
                      <w:rFonts w:asciiTheme="minorHAnsi" w:hAnsiTheme="minorHAnsi"/>
                      <w:b/>
                      <w:bCs/>
                      <w:color w:val="000000" w:themeColor="text1"/>
                      <w:sz w:val="18"/>
                      <w:szCs w:val="20"/>
                    </w:rPr>
                  </w:rPrChange>
                </w:rPr>
                <w:delText>et/ou</w:delText>
              </w:r>
            </w:del>
          </w:p>
          <w:p w14:paraId="6E24A8DA" w14:textId="1049F799" w:rsidR="00631BF4" w:rsidRPr="00561D9D" w:rsidDel="00FA173A" w:rsidRDefault="00631BF4" w:rsidP="00F26652">
            <w:pPr>
              <w:tabs>
                <w:tab w:val="left" w:pos="567"/>
                <w:tab w:val="left" w:pos="1276"/>
                <w:tab w:val="left" w:pos="2127"/>
              </w:tabs>
              <w:spacing w:line="240" w:lineRule="auto"/>
              <w:jc w:val="center"/>
              <w:rPr>
                <w:del w:id="7821" w:author="Cauris Cosmetics" w:date="2023-10-27T17:57:00Z"/>
                <w:rFonts w:asciiTheme="minorHAnsi" w:hAnsiTheme="minorHAnsi"/>
                <w:b/>
                <w:bCs/>
                <w:sz w:val="18"/>
                <w:szCs w:val="20"/>
                <w:rPrChange w:id="7822" w:author="Dr Mamadou SANOGO" w:date="2023-10-26T15:55:00Z">
                  <w:rPr>
                    <w:del w:id="7823" w:author="Cauris Cosmetics" w:date="2023-10-27T17:57:00Z"/>
                    <w:rFonts w:asciiTheme="minorHAnsi" w:hAnsiTheme="minorHAnsi"/>
                    <w:b/>
                    <w:bCs/>
                    <w:color w:val="000000" w:themeColor="text1"/>
                    <w:sz w:val="18"/>
                    <w:szCs w:val="20"/>
                  </w:rPr>
                </w:rPrChange>
              </w:rPr>
            </w:pPr>
            <w:del w:id="7824" w:author="Cauris Cosmetics" w:date="2023-10-27T17:57:00Z">
              <w:r w:rsidRPr="00561D9D" w:rsidDel="00FA173A">
                <w:rPr>
                  <w:rFonts w:asciiTheme="minorHAnsi" w:hAnsiTheme="minorHAnsi"/>
                  <w:b/>
                  <w:bCs/>
                  <w:sz w:val="18"/>
                  <w:szCs w:val="20"/>
                  <w:rPrChange w:id="7825" w:author="Dr Mamadou SANOGO" w:date="2023-10-26T15:55:00Z">
                    <w:rPr>
                      <w:rFonts w:asciiTheme="minorHAnsi" w:hAnsiTheme="minorHAnsi"/>
                      <w:b/>
                      <w:bCs/>
                      <w:color w:val="000000" w:themeColor="text1"/>
                      <w:sz w:val="18"/>
                      <w:szCs w:val="20"/>
                    </w:rPr>
                  </w:rPrChange>
                </w:rPr>
                <w:delText>connaissances attendues</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F6EAD08" w14:textId="6FA50500" w:rsidR="00631BF4" w:rsidRPr="00561D9D" w:rsidDel="00FA173A" w:rsidRDefault="00631BF4" w:rsidP="00F26652">
            <w:pPr>
              <w:tabs>
                <w:tab w:val="left" w:pos="567"/>
                <w:tab w:val="left" w:pos="1276"/>
                <w:tab w:val="left" w:pos="2127"/>
              </w:tabs>
              <w:spacing w:line="240" w:lineRule="auto"/>
              <w:jc w:val="center"/>
              <w:rPr>
                <w:del w:id="7826" w:author="Cauris Cosmetics" w:date="2023-10-27T17:57:00Z"/>
                <w:rFonts w:asciiTheme="minorHAnsi" w:hAnsiTheme="minorHAnsi"/>
                <w:b/>
                <w:bCs/>
                <w:sz w:val="18"/>
                <w:szCs w:val="20"/>
                <w:rPrChange w:id="7827" w:author="Dr Mamadou SANOGO" w:date="2023-10-26T15:55:00Z">
                  <w:rPr>
                    <w:del w:id="7828" w:author="Cauris Cosmetics" w:date="2023-10-27T17:57:00Z"/>
                    <w:rFonts w:asciiTheme="minorHAnsi" w:hAnsiTheme="minorHAnsi"/>
                    <w:b/>
                    <w:bCs/>
                    <w:color w:val="000000" w:themeColor="text1"/>
                    <w:sz w:val="18"/>
                    <w:szCs w:val="20"/>
                  </w:rPr>
                </w:rPrChange>
              </w:rPr>
            </w:pPr>
            <w:del w:id="7829" w:author="Cauris Cosmetics" w:date="2023-10-27T17:57:00Z">
              <w:r w:rsidRPr="00561D9D" w:rsidDel="00FA173A">
                <w:rPr>
                  <w:rFonts w:asciiTheme="minorHAnsi" w:hAnsiTheme="minorHAnsi"/>
                  <w:b/>
                  <w:bCs/>
                  <w:sz w:val="18"/>
                  <w:szCs w:val="20"/>
                  <w:rPrChange w:id="7830" w:author="Dr Mamadou SANOGO" w:date="2023-10-26T15:55:00Z">
                    <w:rPr>
                      <w:rFonts w:asciiTheme="minorHAnsi" w:hAnsiTheme="minorHAnsi"/>
                      <w:b/>
                      <w:bCs/>
                      <w:color w:val="000000" w:themeColor="text1"/>
                      <w:sz w:val="18"/>
                      <w:szCs w:val="20"/>
                    </w:rPr>
                  </w:rPrChange>
                </w:rPr>
                <w:delText>Disciplines concernées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23F0CCDF" w14:textId="11650F4B" w:rsidR="00631BF4" w:rsidRPr="00561D9D" w:rsidDel="00FA173A" w:rsidRDefault="00631BF4" w:rsidP="00F26652">
            <w:pPr>
              <w:tabs>
                <w:tab w:val="left" w:pos="567"/>
                <w:tab w:val="left" w:pos="1276"/>
                <w:tab w:val="left" w:pos="2127"/>
              </w:tabs>
              <w:spacing w:line="240" w:lineRule="auto"/>
              <w:jc w:val="center"/>
              <w:rPr>
                <w:del w:id="7831" w:author="Cauris Cosmetics" w:date="2023-10-27T17:57:00Z"/>
                <w:rFonts w:asciiTheme="minorHAnsi" w:hAnsiTheme="minorHAnsi"/>
                <w:b/>
                <w:bCs/>
                <w:sz w:val="18"/>
                <w:szCs w:val="20"/>
                <w:rPrChange w:id="7832" w:author="Dr Mamadou SANOGO" w:date="2023-10-26T15:55:00Z">
                  <w:rPr>
                    <w:del w:id="7833" w:author="Cauris Cosmetics" w:date="2023-10-27T17:57:00Z"/>
                    <w:rFonts w:asciiTheme="minorHAnsi" w:hAnsiTheme="minorHAnsi"/>
                    <w:b/>
                    <w:bCs/>
                    <w:color w:val="000000" w:themeColor="text1"/>
                    <w:sz w:val="18"/>
                    <w:szCs w:val="20"/>
                  </w:rPr>
                </w:rPrChange>
              </w:rPr>
            </w:pPr>
            <w:del w:id="7834" w:author="Cauris Cosmetics" w:date="2023-10-27T17:57:00Z">
              <w:r w:rsidRPr="00561D9D" w:rsidDel="00FA173A">
                <w:rPr>
                  <w:rFonts w:asciiTheme="minorHAnsi" w:hAnsiTheme="minorHAnsi"/>
                  <w:b/>
                  <w:bCs/>
                  <w:sz w:val="18"/>
                  <w:szCs w:val="20"/>
                  <w:rPrChange w:id="7835" w:author="Dr Mamadou SANOGO" w:date="2023-10-26T15:55:00Z">
                    <w:rPr>
                      <w:rFonts w:asciiTheme="minorHAnsi" w:hAnsiTheme="minorHAnsi"/>
                      <w:b/>
                      <w:bCs/>
                      <w:color w:val="000000" w:themeColor="text1"/>
                      <w:sz w:val="18"/>
                      <w:szCs w:val="20"/>
                    </w:rPr>
                  </w:rPrChange>
                </w:rPr>
                <w:delText>Crédits</w:delText>
              </w:r>
            </w:del>
          </w:p>
          <w:p w14:paraId="67F04CFE" w14:textId="759325A0" w:rsidR="00631BF4" w:rsidRPr="00561D9D" w:rsidDel="00FA173A" w:rsidRDefault="00631BF4" w:rsidP="00F26652">
            <w:pPr>
              <w:tabs>
                <w:tab w:val="left" w:pos="567"/>
                <w:tab w:val="left" w:pos="1276"/>
                <w:tab w:val="left" w:pos="2127"/>
              </w:tabs>
              <w:spacing w:line="240" w:lineRule="auto"/>
              <w:jc w:val="center"/>
              <w:rPr>
                <w:del w:id="7836" w:author="Cauris Cosmetics" w:date="2023-10-27T17:57:00Z"/>
                <w:rFonts w:asciiTheme="minorHAnsi" w:hAnsiTheme="minorHAnsi"/>
                <w:b/>
                <w:bCs/>
                <w:sz w:val="18"/>
                <w:szCs w:val="20"/>
                <w:rPrChange w:id="7837" w:author="Dr Mamadou SANOGO" w:date="2023-10-26T15:55:00Z">
                  <w:rPr>
                    <w:del w:id="7838" w:author="Cauris Cosmetics" w:date="2023-10-27T17:57:00Z"/>
                    <w:rFonts w:asciiTheme="minorHAnsi" w:hAnsiTheme="minorHAnsi"/>
                    <w:b/>
                    <w:bCs/>
                    <w:color w:val="000000" w:themeColor="text1"/>
                    <w:sz w:val="18"/>
                    <w:szCs w:val="20"/>
                  </w:rPr>
                </w:rPrChange>
              </w:rPr>
            </w:pPr>
            <w:del w:id="7839" w:author="Cauris Cosmetics" w:date="2023-10-27T17:57:00Z">
              <w:r w:rsidRPr="00561D9D" w:rsidDel="00FA173A">
                <w:rPr>
                  <w:rFonts w:asciiTheme="minorHAnsi" w:hAnsiTheme="minorHAnsi"/>
                  <w:b/>
                  <w:bCs/>
                  <w:sz w:val="18"/>
                  <w:szCs w:val="20"/>
                  <w:rPrChange w:id="7840" w:author="Dr Mamadou SANOGO" w:date="2023-10-26T15:55:00Z">
                    <w:rPr>
                      <w:rFonts w:asciiTheme="minorHAnsi" w:hAnsiTheme="minorHAnsi"/>
                      <w:b/>
                      <w:bCs/>
                      <w:color w:val="000000" w:themeColor="text1"/>
                      <w:sz w:val="18"/>
                      <w:szCs w:val="20"/>
                    </w:rPr>
                  </w:rPrChange>
                </w:rPr>
                <w:delText>par discipline</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08C69F24" w14:textId="03188048" w:rsidR="00631BF4" w:rsidRPr="00561D9D" w:rsidDel="00FA173A" w:rsidRDefault="00631BF4" w:rsidP="00F26652">
            <w:pPr>
              <w:tabs>
                <w:tab w:val="left" w:pos="567"/>
                <w:tab w:val="left" w:pos="1276"/>
                <w:tab w:val="left" w:pos="2127"/>
              </w:tabs>
              <w:spacing w:line="240" w:lineRule="auto"/>
              <w:jc w:val="center"/>
              <w:rPr>
                <w:del w:id="7841" w:author="Cauris Cosmetics" w:date="2023-10-27T17:57:00Z"/>
                <w:rFonts w:asciiTheme="minorHAnsi" w:hAnsiTheme="minorHAnsi"/>
                <w:b/>
                <w:bCs/>
                <w:sz w:val="18"/>
                <w:szCs w:val="20"/>
                <w:rPrChange w:id="7842" w:author="Dr Mamadou SANOGO" w:date="2023-10-26T15:55:00Z">
                  <w:rPr>
                    <w:del w:id="7843" w:author="Cauris Cosmetics" w:date="2023-10-27T17:57:00Z"/>
                    <w:rFonts w:asciiTheme="minorHAnsi" w:hAnsiTheme="minorHAnsi"/>
                    <w:b/>
                    <w:bCs/>
                    <w:color w:val="000000" w:themeColor="text1"/>
                    <w:sz w:val="18"/>
                    <w:szCs w:val="20"/>
                  </w:rPr>
                </w:rPrChange>
              </w:rPr>
            </w:pPr>
            <w:del w:id="7844" w:author="Cauris Cosmetics" w:date="2023-10-27T17:57:00Z">
              <w:r w:rsidRPr="00561D9D" w:rsidDel="00FA173A">
                <w:rPr>
                  <w:rFonts w:asciiTheme="minorHAnsi" w:hAnsiTheme="minorHAnsi"/>
                  <w:b/>
                  <w:bCs/>
                  <w:sz w:val="18"/>
                  <w:szCs w:val="20"/>
                  <w:rPrChange w:id="7845" w:author="Dr Mamadou SANOGO" w:date="2023-10-26T15:55:00Z">
                    <w:rPr>
                      <w:rFonts w:asciiTheme="minorHAnsi" w:hAnsiTheme="minorHAnsi"/>
                      <w:b/>
                      <w:bCs/>
                      <w:color w:val="000000" w:themeColor="text1"/>
                      <w:sz w:val="18"/>
                      <w:szCs w:val="20"/>
                    </w:rPr>
                  </w:rPrChange>
                </w:rPr>
                <w:delText>Durée totale</w:delText>
              </w:r>
            </w:del>
          </w:p>
          <w:p w14:paraId="46D3ED03" w14:textId="76174915" w:rsidR="00631BF4" w:rsidRPr="00561D9D" w:rsidDel="00FA173A" w:rsidRDefault="00631BF4" w:rsidP="00F26652">
            <w:pPr>
              <w:tabs>
                <w:tab w:val="left" w:pos="567"/>
                <w:tab w:val="left" w:pos="1276"/>
                <w:tab w:val="left" w:pos="2127"/>
              </w:tabs>
              <w:spacing w:line="240" w:lineRule="auto"/>
              <w:jc w:val="center"/>
              <w:rPr>
                <w:del w:id="7846" w:author="Cauris Cosmetics" w:date="2023-10-27T17:57:00Z"/>
                <w:rFonts w:asciiTheme="minorHAnsi" w:hAnsiTheme="minorHAnsi"/>
                <w:b/>
                <w:bCs/>
                <w:sz w:val="18"/>
                <w:szCs w:val="20"/>
                <w:rPrChange w:id="7847" w:author="Dr Mamadou SANOGO" w:date="2023-10-26T15:55:00Z">
                  <w:rPr>
                    <w:del w:id="7848" w:author="Cauris Cosmetics" w:date="2023-10-27T17:57:00Z"/>
                    <w:rFonts w:asciiTheme="minorHAnsi" w:hAnsiTheme="minorHAnsi"/>
                    <w:b/>
                    <w:bCs/>
                    <w:color w:val="000000" w:themeColor="text1"/>
                    <w:sz w:val="18"/>
                    <w:szCs w:val="20"/>
                  </w:rPr>
                </w:rPrChange>
              </w:rPr>
            </w:pPr>
            <w:del w:id="7849" w:author="Cauris Cosmetics" w:date="2023-10-27T17:57:00Z">
              <w:r w:rsidRPr="00561D9D" w:rsidDel="00FA173A">
                <w:rPr>
                  <w:rFonts w:asciiTheme="minorHAnsi" w:hAnsiTheme="minorHAnsi"/>
                  <w:b/>
                  <w:bCs/>
                  <w:sz w:val="18"/>
                  <w:szCs w:val="20"/>
                  <w:rPrChange w:id="7850" w:author="Dr Mamadou SANOGO" w:date="2023-10-26T15:55:00Z">
                    <w:rPr>
                      <w:rFonts w:asciiTheme="minorHAnsi" w:hAnsiTheme="minorHAnsi"/>
                      <w:b/>
                      <w:bCs/>
                      <w:color w:val="000000" w:themeColor="text1"/>
                      <w:sz w:val="18"/>
                      <w:szCs w:val="20"/>
                    </w:rPr>
                  </w:rPrChange>
                </w:rPr>
                <w:delText>par étudiant (en heures) CM/TD/TP</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4B386A20" w14:textId="31996E76" w:rsidR="00631BF4" w:rsidRPr="00561D9D" w:rsidDel="00FA173A" w:rsidRDefault="00631BF4" w:rsidP="00F26652">
            <w:pPr>
              <w:tabs>
                <w:tab w:val="left" w:pos="567"/>
                <w:tab w:val="left" w:pos="1276"/>
                <w:tab w:val="left" w:pos="2127"/>
              </w:tabs>
              <w:spacing w:line="240" w:lineRule="auto"/>
              <w:jc w:val="center"/>
              <w:rPr>
                <w:del w:id="7851" w:author="Cauris Cosmetics" w:date="2023-10-27T17:57:00Z"/>
                <w:rFonts w:asciiTheme="minorHAnsi" w:hAnsiTheme="minorHAnsi"/>
                <w:b/>
                <w:bCs/>
                <w:sz w:val="18"/>
                <w:szCs w:val="20"/>
                <w:rPrChange w:id="7852" w:author="Dr Mamadou SANOGO" w:date="2023-10-26T15:55:00Z">
                  <w:rPr>
                    <w:del w:id="7853" w:author="Cauris Cosmetics" w:date="2023-10-27T17:57:00Z"/>
                    <w:rFonts w:asciiTheme="minorHAnsi" w:hAnsiTheme="minorHAnsi"/>
                    <w:b/>
                    <w:bCs/>
                    <w:color w:val="000000" w:themeColor="text1"/>
                    <w:sz w:val="18"/>
                    <w:szCs w:val="20"/>
                  </w:rPr>
                </w:rPrChange>
              </w:rPr>
            </w:pPr>
            <w:del w:id="7854" w:author="Cauris Cosmetics" w:date="2023-10-27T17:57:00Z">
              <w:r w:rsidRPr="00561D9D" w:rsidDel="00FA173A">
                <w:rPr>
                  <w:rFonts w:asciiTheme="minorHAnsi" w:hAnsiTheme="minorHAnsi"/>
                  <w:b/>
                  <w:bCs/>
                  <w:sz w:val="18"/>
                  <w:szCs w:val="20"/>
                  <w:rPrChange w:id="7855" w:author="Dr Mamadou SANOGO" w:date="2023-10-26T15:55:00Z">
                    <w:rPr>
                      <w:rFonts w:asciiTheme="minorHAnsi" w:hAnsiTheme="minorHAnsi"/>
                      <w:b/>
                      <w:bCs/>
                      <w:color w:val="000000" w:themeColor="text1"/>
                      <w:sz w:val="18"/>
                      <w:szCs w:val="20"/>
                    </w:rPr>
                  </w:rPrChange>
                </w:rPr>
                <w:delText>Modalités d’enseignement</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4E4C25E4" w14:textId="442B994F" w:rsidR="00631BF4" w:rsidRPr="00561D9D" w:rsidDel="00FA173A" w:rsidRDefault="00631BF4" w:rsidP="00F26652">
            <w:pPr>
              <w:tabs>
                <w:tab w:val="left" w:pos="567"/>
                <w:tab w:val="left" w:pos="1276"/>
                <w:tab w:val="left" w:pos="2127"/>
              </w:tabs>
              <w:spacing w:line="240" w:lineRule="auto"/>
              <w:jc w:val="center"/>
              <w:rPr>
                <w:del w:id="7856" w:author="Cauris Cosmetics" w:date="2023-10-27T17:57:00Z"/>
                <w:rFonts w:asciiTheme="minorHAnsi" w:hAnsiTheme="minorHAnsi"/>
                <w:b/>
                <w:bCs/>
                <w:sz w:val="18"/>
                <w:szCs w:val="20"/>
                <w:rPrChange w:id="7857" w:author="Dr Mamadou SANOGO" w:date="2023-10-26T15:55:00Z">
                  <w:rPr>
                    <w:del w:id="7858" w:author="Cauris Cosmetics" w:date="2023-10-27T17:57:00Z"/>
                    <w:rFonts w:asciiTheme="minorHAnsi" w:hAnsiTheme="minorHAnsi"/>
                    <w:b/>
                    <w:bCs/>
                    <w:color w:val="000000" w:themeColor="text1"/>
                    <w:sz w:val="18"/>
                    <w:szCs w:val="20"/>
                  </w:rPr>
                </w:rPrChange>
              </w:rPr>
            </w:pPr>
            <w:del w:id="7859" w:author="Cauris Cosmetics" w:date="2023-10-27T17:57:00Z">
              <w:r w:rsidRPr="00561D9D" w:rsidDel="00FA173A">
                <w:rPr>
                  <w:rFonts w:asciiTheme="minorHAnsi" w:hAnsiTheme="minorHAnsi"/>
                  <w:b/>
                  <w:bCs/>
                  <w:sz w:val="18"/>
                  <w:szCs w:val="20"/>
                  <w:rPrChange w:id="7860" w:author="Dr Mamadou SANOGO" w:date="2023-10-26T15:55:00Z">
                    <w:rPr>
                      <w:rFonts w:asciiTheme="minorHAnsi" w:hAnsiTheme="minorHAnsi"/>
                      <w:b/>
                      <w:bCs/>
                      <w:color w:val="000000" w:themeColor="text1"/>
                      <w:sz w:val="18"/>
                      <w:szCs w:val="20"/>
                    </w:rPr>
                  </w:rPrChange>
                </w:rPr>
                <w:delText>Modalités d’évaluation</w:delText>
              </w:r>
            </w:del>
          </w:p>
        </w:tc>
      </w:tr>
      <w:tr w:rsidR="00561D9D" w:rsidRPr="00561D9D" w:rsidDel="00FA173A" w14:paraId="47C7576E" w14:textId="5FDD9CF6" w:rsidTr="00F26652">
        <w:trPr>
          <w:cantSplit/>
          <w:trHeight w:val="20"/>
          <w:del w:id="7861"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1C4B49B" w14:textId="099928CB" w:rsidR="00631BF4" w:rsidRPr="00561D9D" w:rsidDel="00FA173A" w:rsidRDefault="00631BF4" w:rsidP="00F26652">
            <w:pPr>
              <w:spacing w:line="240" w:lineRule="auto"/>
              <w:rPr>
                <w:del w:id="7862" w:author="Cauris Cosmetics" w:date="2023-10-27T17:57:00Z"/>
                <w:rFonts w:asciiTheme="minorHAnsi" w:hAnsiTheme="minorHAnsi"/>
                <w:b/>
                <w:sz w:val="20"/>
                <w:szCs w:val="20"/>
                <w:rPrChange w:id="7863" w:author="Dr Mamadou SANOGO" w:date="2023-10-26T15:55:00Z">
                  <w:rPr>
                    <w:del w:id="7864" w:author="Cauris Cosmetics" w:date="2023-10-27T17:57:00Z"/>
                    <w:rFonts w:asciiTheme="minorHAnsi" w:hAnsiTheme="minorHAnsi"/>
                    <w:b/>
                    <w:color w:val="000000" w:themeColor="text1"/>
                    <w:sz w:val="20"/>
                    <w:szCs w:val="20"/>
                  </w:rPr>
                </w:rPrChange>
              </w:rPr>
            </w:pPr>
            <w:del w:id="7865" w:author="Cauris Cosmetics" w:date="2023-10-27T17:57:00Z">
              <w:r w:rsidRPr="00561D9D" w:rsidDel="00FA173A">
                <w:rPr>
                  <w:rFonts w:asciiTheme="minorHAnsi" w:hAnsiTheme="minorHAnsi"/>
                  <w:b/>
                  <w:sz w:val="20"/>
                  <w:szCs w:val="20"/>
                  <w:rPrChange w:id="7866" w:author="Dr Mamadou SANOGO" w:date="2023-10-26T15:55:00Z">
                    <w:rPr>
                      <w:rFonts w:asciiTheme="minorHAnsi" w:hAnsiTheme="minorHAnsi"/>
                      <w:b/>
                      <w:color w:val="000000" w:themeColor="text1"/>
                      <w:sz w:val="20"/>
                      <w:szCs w:val="20"/>
                    </w:rPr>
                  </w:rPrChange>
                </w:rPr>
                <w:delText xml:space="preserve">MSSI2101 Management des services de santé I </w:delText>
              </w:r>
            </w:del>
          </w:p>
          <w:p w14:paraId="325164AB" w14:textId="53BEB528" w:rsidR="00631BF4" w:rsidRPr="00561D9D" w:rsidDel="00FA173A" w:rsidRDefault="00631BF4" w:rsidP="00F26652">
            <w:pPr>
              <w:spacing w:line="240" w:lineRule="auto"/>
              <w:rPr>
                <w:del w:id="7867" w:author="Cauris Cosmetics" w:date="2023-10-27T17:57:00Z"/>
                <w:rFonts w:asciiTheme="minorHAnsi" w:hAnsiTheme="minorHAnsi"/>
                <w:b/>
                <w:sz w:val="20"/>
                <w:szCs w:val="20"/>
                <w:rPrChange w:id="7868" w:author="Dr Mamadou SANOGO" w:date="2023-10-26T15:55:00Z">
                  <w:rPr>
                    <w:del w:id="7869"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8FBD19" w14:textId="57AADD4A" w:rsidR="00631BF4" w:rsidRPr="00561D9D" w:rsidDel="00FA173A" w:rsidRDefault="00631BF4" w:rsidP="00F26652">
            <w:pPr>
              <w:spacing w:line="240" w:lineRule="auto"/>
              <w:jc w:val="center"/>
              <w:rPr>
                <w:del w:id="7870" w:author="Cauris Cosmetics" w:date="2023-10-27T17:57:00Z"/>
                <w:rFonts w:asciiTheme="minorHAnsi" w:hAnsiTheme="minorHAnsi"/>
                <w:b/>
                <w:sz w:val="20"/>
                <w:szCs w:val="20"/>
                <w:rPrChange w:id="7871" w:author="Dr Mamadou SANOGO" w:date="2023-10-26T15:55:00Z">
                  <w:rPr>
                    <w:del w:id="7872" w:author="Cauris Cosmetics" w:date="2023-10-27T17:57:00Z"/>
                    <w:rFonts w:asciiTheme="minorHAnsi" w:hAnsiTheme="minorHAnsi"/>
                    <w:b/>
                    <w:color w:val="000000" w:themeColor="text1"/>
                    <w:sz w:val="20"/>
                    <w:szCs w:val="20"/>
                  </w:rPr>
                </w:rPrChange>
              </w:rPr>
            </w:pPr>
            <w:del w:id="7873" w:author="Cauris Cosmetics" w:date="2023-10-27T17:57:00Z">
              <w:r w:rsidRPr="00561D9D" w:rsidDel="00FA173A">
                <w:rPr>
                  <w:rFonts w:asciiTheme="minorHAnsi" w:hAnsiTheme="minorHAnsi"/>
                  <w:b/>
                  <w:sz w:val="20"/>
                  <w:szCs w:val="20"/>
                  <w:rPrChange w:id="7874"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60566523" w14:textId="60BF3DDD" w:rsidR="00631BF4" w:rsidRPr="00561D9D" w:rsidDel="00FA173A" w:rsidRDefault="00631BF4" w:rsidP="00F26652">
            <w:pPr>
              <w:tabs>
                <w:tab w:val="left" w:pos="567"/>
                <w:tab w:val="left" w:pos="1276"/>
                <w:tab w:val="left" w:pos="2127"/>
              </w:tabs>
              <w:spacing w:line="240" w:lineRule="auto"/>
              <w:rPr>
                <w:del w:id="7875" w:author="Cauris Cosmetics" w:date="2023-10-27T17:57:00Z"/>
                <w:rFonts w:asciiTheme="minorHAnsi" w:hAnsiTheme="minorHAnsi"/>
                <w:bCs/>
                <w:sz w:val="20"/>
                <w:szCs w:val="20"/>
                <w:rPrChange w:id="7876" w:author="Dr Mamadou SANOGO" w:date="2023-10-26T15:55:00Z">
                  <w:rPr>
                    <w:del w:id="7877" w:author="Cauris Cosmetics" w:date="2023-10-27T17:57:00Z"/>
                    <w:rFonts w:asciiTheme="minorHAnsi" w:hAnsiTheme="minorHAnsi"/>
                    <w:bCs/>
                    <w:color w:val="000000" w:themeColor="text1"/>
                    <w:sz w:val="20"/>
                    <w:szCs w:val="20"/>
                  </w:rPr>
                </w:rPrChange>
              </w:rPr>
            </w:pPr>
            <w:del w:id="7878" w:author="Cauris Cosmetics" w:date="2023-10-27T17:57:00Z">
              <w:r w:rsidRPr="00561D9D" w:rsidDel="00FA173A">
                <w:rPr>
                  <w:rFonts w:asciiTheme="minorHAnsi" w:hAnsiTheme="minorHAnsi"/>
                  <w:bCs/>
                  <w:sz w:val="20"/>
                  <w:szCs w:val="20"/>
                  <w:rPrChange w:id="7879"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D72CFB2" w14:textId="23B53D60" w:rsidR="00631BF4" w:rsidRPr="00561D9D" w:rsidDel="00FA173A" w:rsidRDefault="00631BF4" w:rsidP="00F26652">
            <w:pPr>
              <w:tabs>
                <w:tab w:val="left" w:pos="567"/>
                <w:tab w:val="left" w:pos="1276"/>
                <w:tab w:val="left" w:pos="2127"/>
              </w:tabs>
              <w:spacing w:line="240" w:lineRule="auto"/>
              <w:rPr>
                <w:del w:id="7880" w:author="Cauris Cosmetics" w:date="2023-10-27T17:57:00Z"/>
                <w:rFonts w:asciiTheme="minorHAnsi" w:hAnsiTheme="minorHAnsi"/>
                <w:bCs/>
                <w:sz w:val="20"/>
                <w:szCs w:val="20"/>
                <w:rPrChange w:id="7881" w:author="Dr Mamadou SANOGO" w:date="2023-10-26T15:55:00Z">
                  <w:rPr>
                    <w:del w:id="7882"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896D3A7" w14:textId="55121FC7" w:rsidR="00631BF4" w:rsidRPr="00561D9D" w:rsidDel="00FA173A" w:rsidRDefault="00631BF4" w:rsidP="00F26652">
            <w:pPr>
              <w:tabs>
                <w:tab w:val="left" w:pos="567"/>
                <w:tab w:val="left" w:pos="1276"/>
                <w:tab w:val="left" w:pos="2127"/>
              </w:tabs>
              <w:spacing w:line="240" w:lineRule="auto"/>
              <w:rPr>
                <w:del w:id="7883" w:author="Cauris Cosmetics" w:date="2023-10-27T17:57:00Z"/>
                <w:rFonts w:asciiTheme="minorHAnsi" w:hAnsiTheme="minorHAnsi"/>
                <w:bCs/>
                <w:sz w:val="20"/>
                <w:szCs w:val="20"/>
                <w:rPrChange w:id="7884" w:author="Dr Mamadou SANOGO" w:date="2023-10-26T15:55:00Z">
                  <w:rPr>
                    <w:del w:id="7885" w:author="Cauris Cosmetics" w:date="2023-10-27T17:57:00Z"/>
                    <w:rFonts w:asciiTheme="minorHAnsi" w:hAnsiTheme="minorHAnsi"/>
                    <w:bCs/>
                    <w:color w:val="000000" w:themeColor="text1"/>
                    <w:sz w:val="20"/>
                    <w:szCs w:val="20"/>
                  </w:rPr>
                </w:rPrChange>
              </w:rPr>
            </w:pPr>
            <w:del w:id="7886" w:author="Cauris Cosmetics" w:date="2023-10-27T17:57:00Z">
              <w:r w:rsidRPr="00561D9D" w:rsidDel="00FA173A">
                <w:rPr>
                  <w:rFonts w:asciiTheme="minorHAnsi" w:hAnsiTheme="minorHAnsi"/>
                  <w:bCs/>
                  <w:sz w:val="20"/>
                  <w:szCs w:val="20"/>
                  <w:rPrChange w:id="7887" w:author="Dr Mamadou SANOGO" w:date="2023-10-26T15:55:00Z">
                    <w:rPr>
                      <w:rFonts w:asciiTheme="minorHAnsi" w:hAnsiTheme="minorHAnsi"/>
                      <w:bCs/>
                      <w:color w:val="000000" w:themeColor="text1"/>
                      <w:sz w:val="20"/>
                      <w:szCs w:val="20"/>
                    </w:rPr>
                  </w:rPrChange>
                </w:rPr>
                <w:delText>Introduction au management</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D428E66" w14:textId="1E6B23AE" w:rsidR="00631BF4" w:rsidRPr="00561D9D" w:rsidDel="00FA173A" w:rsidRDefault="00631BF4" w:rsidP="00F26652">
            <w:pPr>
              <w:tabs>
                <w:tab w:val="left" w:pos="567"/>
                <w:tab w:val="left" w:pos="1276"/>
                <w:tab w:val="left" w:pos="2127"/>
              </w:tabs>
              <w:spacing w:line="240" w:lineRule="auto"/>
              <w:jc w:val="center"/>
              <w:rPr>
                <w:del w:id="7888" w:author="Cauris Cosmetics" w:date="2023-10-27T17:57:00Z"/>
                <w:rFonts w:asciiTheme="minorHAnsi" w:hAnsiTheme="minorHAnsi"/>
                <w:bCs/>
                <w:sz w:val="20"/>
                <w:szCs w:val="20"/>
                <w:rPrChange w:id="7889" w:author="Dr Mamadou SANOGO" w:date="2023-10-26T15:55:00Z">
                  <w:rPr>
                    <w:del w:id="7890" w:author="Cauris Cosmetics" w:date="2023-10-27T17:57:00Z"/>
                    <w:rFonts w:asciiTheme="minorHAnsi" w:hAnsiTheme="minorHAnsi"/>
                    <w:bCs/>
                    <w:color w:val="000000" w:themeColor="text1"/>
                    <w:sz w:val="20"/>
                    <w:szCs w:val="20"/>
                  </w:rPr>
                </w:rPrChange>
              </w:rPr>
            </w:pPr>
            <w:del w:id="7891" w:author="Cauris Cosmetics" w:date="2023-10-27T17:57:00Z">
              <w:r w:rsidRPr="00561D9D" w:rsidDel="00FA173A">
                <w:rPr>
                  <w:rFonts w:asciiTheme="minorHAnsi" w:hAnsiTheme="minorHAnsi"/>
                  <w:bCs/>
                  <w:sz w:val="20"/>
                  <w:szCs w:val="20"/>
                  <w:rPrChange w:id="7892"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7D5DCBFF" w14:textId="5134DF01" w:rsidR="00631BF4" w:rsidRPr="00561D9D" w:rsidDel="00FA173A" w:rsidRDefault="00631BF4" w:rsidP="00F26652">
            <w:pPr>
              <w:tabs>
                <w:tab w:val="left" w:pos="567"/>
                <w:tab w:val="left" w:pos="1276"/>
                <w:tab w:val="left" w:pos="2127"/>
              </w:tabs>
              <w:spacing w:line="240" w:lineRule="auto"/>
              <w:jc w:val="center"/>
              <w:rPr>
                <w:del w:id="7893" w:author="Cauris Cosmetics" w:date="2023-10-27T17:57:00Z"/>
                <w:rFonts w:asciiTheme="minorHAnsi" w:hAnsiTheme="minorHAnsi"/>
                <w:bCs/>
                <w:sz w:val="20"/>
                <w:szCs w:val="20"/>
                <w:rPrChange w:id="7894" w:author="Dr Mamadou SANOGO" w:date="2023-10-26T15:55:00Z">
                  <w:rPr>
                    <w:del w:id="7895" w:author="Cauris Cosmetics" w:date="2023-10-27T17:57:00Z"/>
                    <w:rFonts w:asciiTheme="minorHAnsi" w:hAnsiTheme="minorHAnsi"/>
                    <w:bCs/>
                    <w:color w:val="000000" w:themeColor="text1"/>
                    <w:sz w:val="20"/>
                    <w:szCs w:val="20"/>
                  </w:rPr>
                </w:rPrChange>
              </w:rPr>
            </w:pPr>
            <w:del w:id="7896" w:author="Cauris Cosmetics" w:date="2023-10-27T17:57:00Z">
              <w:r w:rsidRPr="00561D9D" w:rsidDel="00FA173A">
                <w:rPr>
                  <w:rFonts w:asciiTheme="minorHAnsi" w:hAnsiTheme="minorHAnsi"/>
                  <w:bCs/>
                  <w:sz w:val="20"/>
                  <w:szCs w:val="20"/>
                  <w:rPrChange w:id="7897"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1267FA0A" w14:textId="0CA28926" w:rsidR="00631BF4" w:rsidRPr="00561D9D" w:rsidDel="00FA173A" w:rsidRDefault="00631BF4" w:rsidP="00F26652">
            <w:pPr>
              <w:spacing w:line="240" w:lineRule="auto"/>
              <w:rPr>
                <w:del w:id="7898" w:author="Cauris Cosmetics" w:date="2023-10-27T17:57:00Z"/>
                <w:sz w:val="20"/>
                <w:szCs w:val="20"/>
              </w:rPr>
            </w:pPr>
            <w:del w:id="7899" w:author="Cauris Cosmetics" w:date="2023-10-27T17:57:00Z">
              <w:r w:rsidRPr="00561D9D" w:rsidDel="00FA173A">
                <w:rPr>
                  <w:rFonts w:asciiTheme="minorHAnsi" w:hAnsiTheme="minorHAnsi"/>
                  <w:bCs/>
                  <w:i/>
                  <w:sz w:val="20"/>
                  <w:szCs w:val="20"/>
                  <w:rPrChange w:id="7900"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39F0039C" w14:textId="4C226DDD" w:rsidR="00631BF4" w:rsidRPr="00561D9D" w:rsidDel="00FA173A" w:rsidRDefault="00631BF4" w:rsidP="00F26652">
            <w:pPr>
              <w:spacing w:line="240" w:lineRule="auto"/>
              <w:rPr>
                <w:del w:id="7901" w:author="Cauris Cosmetics" w:date="2023-10-27T17:57:00Z"/>
                <w:sz w:val="20"/>
                <w:szCs w:val="20"/>
              </w:rPr>
            </w:pPr>
            <w:del w:id="7902" w:author="Cauris Cosmetics" w:date="2023-10-27T17:57:00Z">
              <w:r w:rsidRPr="00561D9D" w:rsidDel="00FA173A">
                <w:rPr>
                  <w:rFonts w:asciiTheme="minorHAnsi" w:hAnsiTheme="minorHAnsi"/>
                  <w:bCs/>
                  <w:i/>
                  <w:sz w:val="20"/>
                  <w:szCs w:val="20"/>
                  <w:rPrChange w:id="7903"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8C0332" w14:textId="6A94ED76" w:rsidTr="00F26652">
        <w:trPr>
          <w:cantSplit/>
          <w:trHeight w:val="20"/>
          <w:del w:id="7904"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4571F60C" w14:textId="53DB75DD" w:rsidR="00631BF4" w:rsidRPr="00561D9D" w:rsidDel="00FA173A" w:rsidRDefault="00631BF4" w:rsidP="00F26652">
            <w:pPr>
              <w:spacing w:line="240" w:lineRule="auto"/>
              <w:rPr>
                <w:del w:id="7905" w:author="Cauris Cosmetics" w:date="2023-10-27T17:57:00Z"/>
                <w:rFonts w:asciiTheme="minorHAnsi" w:hAnsiTheme="minorHAnsi"/>
                <w:b/>
                <w:sz w:val="20"/>
                <w:szCs w:val="20"/>
                <w:rPrChange w:id="7906" w:author="Dr Mamadou SANOGO" w:date="2023-10-26T15:55:00Z">
                  <w:rPr>
                    <w:del w:id="7907"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3FF8F118" w14:textId="254579BA" w:rsidR="00631BF4" w:rsidRPr="00561D9D" w:rsidDel="00FA173A" w:rsidRDefault="00631BF4" w:rsidP="00F26652">
            <w:pPr>
              <w:spacing w:line="240" w:lineRule="auto"/>
              <w:jc w:val="center"/>
              <w:rPr>
                <w:del w:id="7908" w:author="Cauris Cosmetics" w:date="2023-10-27T17:57:00Z"/>
                <w:rFonts w:asciiTheme="minorHAnsi" w:hAnsiTheme="minorHAnsi"/>
                <w:b/>
                <w:sz w:val="20"/>
                <w:szCs w:val="20"/>
                <w:rPrChange w:id="7909" w:author="Dr Mamadou SANOGO" w:date="2023-10-26T15:55:00Z">
                  <w:rPr>
                    <w:del w:id="7910"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C45EB2D" w14:textId="755B9142" w:rsidR="00631BF4" w:rsidRPr="00561D9D" w:rsidDel="00FA173A" w:rsidRDefault="00631BF4" w:rsidP="00F26652">
            <w:pPr>
              <w:tabs>
                <w:tab w:val="left" w:pos="567"/>
                <w:tab w:val="left" w:pos="1276"/>
                <w:tab w:val="left" w:pos="2127"/>
              </w:tabs>
              <w:spacing w:line="240" w:lineRule="auto"/>
              <w:rPr>
                <w:del w:id="7911" w:author="Cauris Cosmetics" w:date="2023-10-27T17:57:00Z"/>
                <w:rFonts w:asciiTheme="minorHAnsi" w:hAnsiTheme="minorHAnsi"/>
                <w:bCs/>
                <w:sz w:val="20"/>
                <w:szCs w:val="20"/>
                <w:rPrChange w:id="7912" w:author="Dr Mamadou SANOGO" w:date="2023-10-26T15:55:00Z">
                  <w:rPr>
                    <w:del w:id="7913"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315C05CD" w14:textId="46EC1AEC" w:rsidR="00631BF4" w:rsidRPr="00561D9D" w:rsidDel="00FA173A" w:rsidRDefault="00631BF4" w:rsidP="00F26652">
            <w:pPr>
              <w:tabs>
                <w:tab w:val="left" w:pos="567"/>
                <w:tab w:val="left" w:pos="1276"/>
                <w:tab w:val="left" w:pos="2127"/>
              </w:tabs>
              <w:spacing w:line="240" w:lineRule="auto"/>
              <w:rPr>
                <w:del w:id="7914" w:author="Cauris Cosmetics" w:date="2023-10-27T17:57:00Z"/>
                <w:rFonts w:asciiTheme="minorHAnsi" w:hAnsiTheme="minorHAnsi"/>
                <w:bCs/>
                <w:sz w:val="20"/>
                <w:szCs w:val="20"/>
                <w:rPrChange w:id="7915" w:author="Dr Mamadou SANOGO" w:date="2023-10-26T15:55:00Z">
                  <w:rPr>
                    <w:del w:id="7916" w:author="Cauris Cosmetics" w:date="2023-10-27T17:57:00Z"/>
                    <w:rFonts w:asciiTheme="minorHAnsi" w:hAnsiTheme="minorHAnsi"/>
                    <w:bCs/>
                    <w:color w:val="000000" w:themeColor="text1"/>
                    <w:sz w:val="20"/>
                    <w:szCs w:val="20"/>
                  </w:rPr>
                </w:rPrChange>
              </w:rPr>
            </w:pPr>
            <w:del w:id="7917" w:author="Cauris Cosmetics" w:date="2023-10-27T17:57:00Z">
              <w:r w:rsidRPr="00561D9D" w:rsidDel="00FA173A">
                <w:rPr>
                  <w:rFonts w:asciiTheme="minorHAnsi" w:hAnsiTheme="minorHAnsi"/>
                  <w:bCs/>
                  <w:sz w:val="20"/>
                  <w:szCs w:val="20"/>
                  <w:rPrChange w:id="7918" w:author="Dr Mamadou SANOGO" w:date="2023-10-26T15:55:00Z">
                    <w:rPr>
                      <w:rFonts w:asciiTheme="minorHAnsi" w:hAnsiTheme="minorHAnsi"/>
                      <w:bCs/>
                      <w:color w:val="000000" w:themeColor="text1"/>
                      <w:sz w:val="20"/>
                      <w:szCs w:val="20"/>
                    </w:rPr>
                  </w:rPrChange>
                </w:rPr>
                <w:delText>Management de la qualité des soins</w:delText>
              </w:r>
            </w:del>
          </w:p>
        </w:tc>
        <w:tc>
          <w:tcPr>
            <w:tcW w:w="360" w:type="pct"/>
            <w:tcBorders>
              <w:top w:val="single" w:sz="4" w:space="0" w:color="auto"/>
              <w:left w:val="single" w:sz="4" w:space="0" w:color="auto"/>
              <w:bottom w:val="single" w:sz="4" w:space="0" w:color="auto"/>
              <w:right w:val="single" w:sz="4" w:space="0" w:color="auto"/>
            </w:tcBorders>
            <w:vAlign w:val="center"/>
          </w:tcPr>
          <w:p w14:paraId="325744E4" w14:textId="08D918C7" w:rsidR="00631BF4" w:rsidRPr="00561D9D" w:rsidDel="00FA173A" w:rsidRDefault="00631BF4" w:rsidP="00F26652">
            <w:pPr>
              <w:tabs>
                <w:tab w:val="left" w:pos="567"/>
                <w:tab w:val="left" w:pos="1276"/>
                <w:tab w:val="left" w:pos="2127"/>
              </w:tabs>
              <w:spacing w:line="240" w:lineRule="auto"/>
              <w:jc w:val="center"/>
              <w:rPr>
                <w:del w:id="7919" w:author="Cauris Cosmetics" w:date="2023-10-27T17:57:00Z"/>
                <w:rFonts w:asciiTheme="minorHAnsi" w:hAnsiTheme="minorHAnsi"/>
                <w:bCs/>
                <w:sz w:val="20"/>
                <w:szCs w:val="20"/>
                <w:rPrChange w:id="7920" w:author="Dr Mamadou SANOGO" w:date="2023-10-26T15:55:00Z">
                  <w:rPr>
                    <w:del w:id="7921" w:author="Cauris Cosmetics" w:date="2023-10-27T17:57:00Z"/>
                    <w:rFonts w:asciiTheme="minorHAnsi" w:hAnsiTheme="minorHAnsi"/>
                    <w:bCs/>
                    <w:color w:val="000000" w:themeColor="text1"/>
                    <w:sz w:val="20"/>
                    <w:szCs w:val="20"/>
                  </w:rPr>
                </w:rPrChange>
              </w:rPr>
            </w:pPr>
            <w:del w:id="7922" w:author="Cauris Cosmetics" w:date="2023-10-27T17:57:00Z">
              <w:r w:rsidRPr="00561D9D" w:rsidDel="00FA173A">
                <w:rPr>
                  <w:rFonts w:asciiTheme="minorHAnsi" w:hAnsiTheme="minorHAnsi"/>
                  <w:bCs/>
                  <w:sz w:val="20"/>
                  <w:szCs w:val="20"/>
                  <w:rPrChange w:id="7923"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58FABA3D" w14:textId="0B982DE3" w:rsidR="00631BF4" w:rsidRPr="00561D9D" w:rsidDel="00FA173A" w:rsidRDefault="00631BF4" w:rsidP="00F26652">
            <w:pPr>
              <w:tabs>
                <w:tab w:val="left" w:pos="567"/>
                <w:tab w:val="left" w:pos="1276"/>
                <w:tab w:val="left" w:pos="2127"/>
              </w:tabs>
              <w:spacing w:line="240" w:lineRule="auto"/>
              <w:jc w:val="center"/>
              <w:rPr>
                <w:del w:id="7924" w:author="Cauris Cosmetics" w:date="2023-10-27T17:57:00Z"/>
                <w:rFonts w:asciiTheme="minorHAnsi" w:hAnsiTheme="minorHAnsi"/>
                <w:bCs/>
                <w:sz w:val="20"/>
                <w:szCs w:val="20"/>
                <w:rPrChange w:id="7925" w:author="Dr Mamadou SANOGO" w:date="2023-10-26T15:55:00Z">
                  <w:rPr>
                    <w:del w:id="7926"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25C7A714" w14:textId="68251BA7" w:rsidR="00631BF4" w:rsidRPr="00561D9D" w:rsidDel="00FA173A" w:rsidRDefault="00631BF4" w:rsidP="00F26652">
            <w:pPr>
              <w:tabs>
                <w:tab w:val="left" w:pos="567"/>
                <w:tab w:val="left" w:pos="1276"/>
                <w:tab w:val="left" w:pos="2127"/>
              </w:tabs>
              <w:spacing w:line="240" w:lineRule="auto"/>
              <w:rPr>
                <w:del w:id="7927" w:author="Cauris Cosmetics" w:date="2023-10-27T17:57:00Z"/>
                <w:rFonts w:asciiTheme="minorHAnsi" w:hAnsiTheme="minorHAnsi"/>
                <w:bCs/>
                <w:i/>
                <w:sz w:val="20"/>
                <w:szCs w:val="20"/>
                <w:rPrChange w:id="7928" w:author="Dr Mamadou SANOGO" w:date="2023-10-26T15:55:00Z">
                  <w:rPr>
                    <w:del w:id="7929"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6179D6" w14:textId="72A2CCBA" w:rsidR="00631BF4" w:rsidRPr="00561D9D" w:rsidDel="00FA173A" w:rsidRDefault="00631BF4" w:rsidP="00F26652">
            <w:pPr>
              <w:tabs>
                <w:tab w:val="left" w:pos="567"/>
                <w:tab w:val="left" w:pos="1276"/>
                <w:tab w:val="left" w:pos="2127"/>
              </w:tabs>
              <w:spacing w:line="240" w:lineRule="auto"/>
              <w:rPr>
                <w:del w:id="7930" w:author="Cauris Cosmetics" w:date="2023-10-27T17:57:00Z"/>
                <w:rFonts w:asciiTheme="minorHAnsi" w:hAnsiTheme="minorHAnsi"/>
                <w:bCs/>
                <w:i/>
                <w:sz w:val="20"/>
                <w:szCs w:val="20"/>
                <w:rPrChange w:id="7931" w:author="Dr Mamadou SANOGO" w:date="2023-10-26T15:55:00Z">
                  <w:rPr>
                    <w:del w:id="7932" w:author="Cauris Cosmetics" w:date="2023-10-27T17:57:00Z"/>
                    <w:rFonts w:asciiTheme="minorHAnsi" w:hAnsiTheme="minorHAnsi"/>
                    <w:bCs/>
                    <w:i/>
                    <w:color w:val="000000" w:themeColor="text1"/>
                    <w:sz w:val="20"/>
                    <w:szCs w:val="20"/>
                  </w:rPr>
                </w:rPrChange>
              </w:rPr>
            </w:pPr>
          </w:p>
        </w:tc>
      </w:tr>
      <w:tr w:rsidR="00561D9D" w:rsidRPr="00561D9D" w:rsidDel="00FA173A" w14:paraId="74D96DF1" w14:textId="6392CC06" w:rsidTr="00F26652">
        <w:trPr>
          <w:cantSplit/>
          <w:trHeight w:val="20"/>
          <w:del w:id="7933"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23638A21" w14:textId="260AFFE4" w:rsidR="00631BF4" w:rsidRPr="00561D9D" w:rsidDel="00FA173A" w:rsidRDefault="00631BF4" w:rsidP="00F26652">
            <w:pPr>
              <w:spacing w:line="240" w:lineRule="auto"/>
              <w:rPr>
                <w:del w:id="7934" w:author="Cauris Cosmetics" w:date="2023-10-27T17:57:00Z"/>
                <w:rFonts w:asciiTheme="minorHAnsi" w:hAnsiTheme="minorHAnsi"/>
                <w:b/>
                <w:sz w:val="20"/>
                <w:szCs w:val="20"/>
                <w:rPrChange w:id="7935" w:author="Dr Mamadou SANOGO" w:date="2023-10-26T15:55:00Z">
                  <w:rPr>
                    <w:del w:id="7936" w:author="Cauris Cosmetics" w:date="2023-10-27T17:57:00Z"/>
                    <w:rFonts w:asciiTheme="minorHAnsi" w:hAnsiTheme="minorHAnsi"/>
                    <w:b/>
                    <w:color w:val="000000" w:themeColor="text1"/>
                    <w:sz w:val="20"/>
                    <w:szCs w:val="20"/>
                  </w:rPr>
                </w:rPrChange>
              </w:rPr>
            </w:pPr>
            <w:del w:id="7937" w:author="Cauris Cosmetics" w:date="2023-10-27T17:57:00Z">
              <w:r w:rsidRPr="00561D9D" w:rsidDel="00FA173A">
                <w:rPr>
                  <w:rFonts w:asciiTheme="minorHAnsi" w:hAnsiTheme="minorHAnsi"/>
                  <w:b/>
                  <w:bCs/>
                  <w:sz w:val="20"/>
                  <w:szCs w:val="20"/>
                </w:rPr>
                <w:delText xml:space="preserve">MSSII2102 </w:delText>
              </w:r>
              <w:r w:rsidRPr="00561D9D" w:rsidDel="00FA173A">
                <w:rPr>
                  <w:rFonts w:asciiTheme="minorHAnsi" w:hAnsiTheme="minorHAnsi"/>
                  <w:b/>
                  <w:sz w:val="20"/>
                  <w:szCs w:val="20"/>
                  <w:rPrChange w:id="7938" w:author="Dr Mamadou SANOGO" w:date="2023-10-26T15:55:00Z">
                    <w:rPr>
                      <w:rFonts w:asciiTheme="minorHAnsi" w:hAnsiTheme="minorHAnsi"/>
                      <w:b/>
                      <w:color w:val="000000" w:themeColor="text1"/>
                      <w:sz w:val="20"/>
                      <w:szCs w:val="20"/>
                    </w:rPr>
                  </w:rPrChange>
                </w:rPr>
                <w:delText>Management des services de santé II</w:delText>
              </w:r>
            </w:del>
          </w:p>
          <w:p w14:paraId="3CB6DC4B" w14:textId="0F0795B0" w:rsidR="00631BF4" w:rsidRPr="00561D9D" w:rsidDel="00FA173A" w:rsidRDefault="00631BF4" w:rsidP="00F26652">
            <w:pPr>
              <w:spacing w:line="240" w:lineRule="auto"/>
              <w:rPr>
                <w:del w:id="7939" w:author="Cauris Cosmetics" w:date="2023-10-27T17:57:00Z"/>
                <w:rFonts w:asciiTheme="minorHAnsi" w:hAnsiTheme="minorHAnsi"/>
                <w:b/>
                <w:sz w:val="20"/>
                <w:szCs w:val="20"/>
                <w:rPrChange w:id="7940" w:author="Dr Mamadou SANOGO" w:date="2023-10-26T15:55:00Z">
                  <w:rPr>
                    <w:del w:id="7941" w:author="Cauris Cosmetics" w:date="2023-10-27T17:57:00Z"/>
                    <w:rFonts w:asciiTheme="minorHAnsi" w:hAnsiTheme="minorHAnsi"/>
                    <w:b/>
                    <w:color w:val="000000" w:themeColor="text1"/>
                    <w:sz w:val="20"/>
                    <w:szCs w:val="20"/>
                  </w:rPr>
                </w:rPrChange>
              </w:rPr>
            </w:pPr>
          </w:p>
        </w:tc>
        <w:tc>
          <w:tcPr>
            <w:tcW w:w="225" w:type="pct"/>
            <w:tcBorders>
              <w:top w:val="single" w:sz="4" w:space="0" w:color="auto"/>
              <w:left w:val="single" w:sz="4" w:space="0" w:color="auto"/>
              <w:bottom w:val="single" w:sz="4" w:space="0" w:color="auto"/>
              <w:right w:val="single" w:sz="4" w:space="0" w:color="auto"/>
            </w:tcBorders>
            <w:vAlign w:val="center"/>
            <w:hideMark/>
          </w:tcPr>
          <w:p w14:paraId="4E2E0DF3" w14:textId="57322B60" w:rsidR="00631BF4" w:rsidRPr="00561D9D" w:rsidDel="00FA173A" w:rsidRDefault="00631BF4" w:rsidP="00F26652">
            <w:pPr>
              <w:spacing w:line="240" w:lineRule="auto"/>
              <w:jc w:val="center"/>
              <w:rPr>
                <w:del w:id="7942" w:author="Cauris Cosmetics" w:date="2023-10-27T17:57:00Z"/>
                <w:rFonts w:asciiTheme="minorHAnsi" w:hAnsiTheme="minorHAnsi"/>
                <w:b/>
                <w:sz w:val="20"/>
                <w:szCs w:val="20"/>
                <w:rPrChange w:id="7943" w:author="Dr Mamadou SANOGO" w:date="2023-10-26T15:55:00Z">
                  <w:rPr>
                    <w:del w:id="7944" w:author="Cauris Cosmetics" w:date="2023-10-27T17:57:00Z"/>
                    <w:rFonts w:asciiTheme="minorHAnsi" w:hAnsiTheme="minorHAnsi"/>
                    <w:b/>
                    <w:color w:val="000000" w:themeColor="text1"/>
                    <w:sz w:val="20"/>
                    <w:szCs w:val="20"/>
                  </w:rPr>
                </w:rPrChange>
              </w:rPr>
            </w:pPr>
            <w:del w:id="7945" w:author="Cauris Cosmetics" w:date="2023-10-27T17:57:00Z">
              <w:r w:rsidRPr="00561D9D" w:rsidDel="00FA173A">
                <w:rPr>
                  <w:rFonts w:asciiTheme="minorHAnsi" w:hAnsiTheme="minorHAnsi"/>
                  <w:b/>
                  <w:sz w:val="20"/>
                  <w:szCs w:val="20"/>
                  <w:rPrChange w:id="7946" w:author="Dr Mamadou SANOGO" w:date="2023-10-26T15:55:00Z">
                    <w:rPr>
                      <w:rFonts w:asciiTheme="minorHAnsi" w:hAnsiTheme="minorHAnsi"/>
                      <w:b/>
                      <w:color w:val="000000" w:themeColor="text1"/>
                      <w:sz w:val="20"/>
                      <w:szCs w:val="20"/>
                    </w:rPr>
                  </w:rPrChange>
                </w:rPr>
                <w:delText>6</w:delText>
              </w:r>
            </w:del>
          </w:p>
        </w:tc>
        <w:tc>
          <w:tcPr>
            <w:tcW w:w="856" w:type="pct"/>
            <w:tcBorders>
              <w:top w:val="single" w:sz="4" w:space="0" w:color="auto"/>
              <w:left w:val="single" w:sz="4" w:space="0" w:color="auto"/>
              <w:bottom w:val="single" w:sz="4" w:space="0" w:color="auto"/>
              <w:right w:val="single" w:sz="4" w:space="0" w:color="auto"/>
            </w:tcBorders>
            <w:vAlign w:val="center"/>
          </w:tcPr>
          <w:p w14:paraId="57DA01E9" w14:textId="162015BF" w:rsidR="00631BF4" w:rsidRPr="00561D9D" w:rsidDel="00FA173A" w:rsidRDefault="00631BF4" w:rsidP="00F26652">
            <w:pPr>
              <w:tabs>
                <w:tab w:val="left" w:pos="567"/>
                <w:tab w:val="left" w:pos="1276"/>
                <w:tab w:val="left" w:pos="2127"/>
              </w:tabs>
              <w:spacing w:line="240" w:lineRule="auto"/>
              <w:rPr>
                <w:del w:id="7947" w:author="Cauris Cosmetics" w:date="2023-10-27T17:57:00Z"/>
                <w:rFonts w:asciiTheme="minorHAnsi" w:hAnsiTheme="minorHAnsi"/>
                <w:bCs/>
                <w:sz w:val="20"/>
                <w:szCs w:val="20"/>
                <w:rPrChange w:id="7948" w:author="Dr Mamadou SANOGO" w:date="2023-10-26T15:55:00Z">
                  <w:rPr>
                    <w:del w:id="7949" w:author="Cauris Cosmetics" w:date="2023-10-27T17:57:00Z"/>
                    <w:rFonts w:asciiTheme="minorHAnsi" w:hAnsiTheme="minorHAnsi"/>
                    <w:bCs/>
                    <w:color w:val="000000" w:themeColor="text1"/>
                    <w:sz w:val="20"/>
                    <w:szCs w:val="20"/>
                  </w:rPr>
                </w:rPrChange>
              </w:rPr>
            </w:pPr>
            <w:del w:id="7950" w:author="Cauris Cosmetics" w:date="2023-10-27T17:57:00Z">
              <w:r w:rsidRPr="00561D9D" w:rsidDel="00FA173A">
                <w:rPr>
                  <w:rFonts w:asciiTheme="minorHAnsi" w:hAnsiTheme="minorHAnsi"/>
                  <w:bCs/>
                  <w:sz w:val="20"/>
                  <w:szCs w:val="20"/>
                  <w:rPrChange w:id="7951" w:author="Dr Mamadou SANOGO" w:date="2023-10-26T15:55:00Z">
                    <w:rPr>
                      <w:rFonts w:asciiTheme="minorHAnsi" w:hAnsiTheme="minorHAnsi"/>
                      <w:bCs/>
                      <w:color w:val="000000" w:themeColor="text1"/>
                      <w:sz w:val="20"/>
                      <w:szCs w:val="20"/>
                    </w:rPr>
                  </w:rPrChange>
                </w:rPr>
                <w:delText xml:space="preserve">Maîtriser le management des services de santé </w:delText>
              </w:r>
            </w:del>
          </w:p>
          <w:p w14:paraId="6188314B" w14:textId="67EF08C4" w:rsidR="00631BF4" w:rsidRPr="00561D9D" w:rsidDel="00FA173A" w:rsidRDefault="00631BF4" w:rsidP="00F26652">
            <w:pPr>
              <w:tabs>
                <w:tab w:val="left" w:pos="567"/>
                <w:tab w:val="left" w:pos="1276"/>
                <w:tab w:val="left" w:pos="2127"/>
              </w:tabs>
              <w:spacing w:line="240" w:lineRule="auto"/>
              <w:rPr>
                <w:del w:id="7952" w:author="Cauris Cosmetics" w:date="2023-10-27T17:57:00Z"/>
                <w:rFonts w:asciiTheme="minorHAnsi" w:hAnsiTheme="minorHAnsi"/>
                <w:bCs/>
                <w:sz w:val="20"/>
                <w:szCs w:val="20"/>
                <w:rPrChange w:id="7953" w:author="Dr Mamadou SANOGO" w:date="2023-10-26T15:55:00Z">
                  <w:rPr>
                    <w:del w:id="795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40D7E86E" w14:textId="4C1C95E3" w:rsidR="00631BF4" w:rsidRPr="00561D9D" w:rsidDel="00FA173A" w:rsidRDefault="00631BF4" w:rsidP="00F26652">
            <w:pPr>
              <w:tabs>
                <w:tab w:val="left" w:pos="567"/>
                <w:tab w:val="left" w:pos="1276"/>
                <w:tab w:val="left" w:pos="2127"/>
              </w:tabs>
              <w:spacing w:line="240" w:lineRule="auto"/>
              <w:rPr>
                <w:del w:id="7955" w:author="Cauris Cosmetics" w:date="2023-10-27T17:57:00Z"/>
                <w:rFonts w:asciiTheme="minorHAnsi" w:hAnsiTheme="minorHAnsi"/>
                <w:bCs/>
                <w:sz w:val="20"/>
                <w:szCs w:val="20"/>
                <w:rPrChange w:id="7956" w:author="Dr Mamadou SANOGO" w:date="2023-10-26T15:55:00Z">
                  <w:rPr>
                    <w:del w:id="7957" w:author="Cauris Cosmetics" w:date="2023-10-27T17:57:00Z"/>
                    <w:rFonts w:asciiTheme="minorHAnsi" w:hAnsiTheme="minorHAnsi"/>
                    <w:bCs/>
                    <w:color w:val="000000" w:themeColor="text1"/>
                    <w:sz w:val="20"/>
                    <w:szCs w:val="20"/>
                  </w:rPr>
                </w:rPrChange>
              </w:rPr>
            </w:pPr>
            <w:del w:id="7958" w:author="Cauris Cosmetics" w:date="2023-10-27T17:57:00Z">
              <w:r w:rsidRPr="00561D9D" w:rsidDel="00FA173A">
                <w:rPr>
                  <w:rFonts w:asciiTheme="minorHAnsi" w:hAnsiTheme="minorHAnsi"/>
                  <w:bCs/>
                  <w:sz w:val="20"/>
                  <w:szCs w:val="20"/>
                  <w:rPrChange w:id="7959" w:author="Dr Mamadou SANOGO" w:date="2023-10-26T15:55:00Z">
                    <w:rPr>
                      <w:rFonts w:asciiTheme="minorHAnsi" w:hAnsiTheme="minorHAnsi"/>
                      <w:bCs/>
                      <w:color w:val="000000" w:themeColor="text1"/>
                      <w:sz w:val="20"/>
                      <w:szCs w:val="20"/>
                    </w:rPr>
                  </w:rPrChange>
                </w:rPr>
                <w:delText>Système National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35FCAA2A" w14:textId="79F20912" w:rsidR="00631BF4" w:rsidRPr="00561D9D" w:rsidDel="00FA173A" w:rsidRDefault="00631BF4" w:rsidP="00F26652">
            <w:pPr>
              <w:tabs>
                <w:tab w:val="left" w:pos="567"/>
                <w:tab w:val="left" w:pos="1276"/>
                <w:tab w:val="left" w:pos="2127"/>
              </w:tabs>
              <w:spacing w:line="240" w:lineRule="auto"/>
              <w:jc w:val="center"/>
              <w:rPr>
                <w:del w:id="7960" w:author="Cauris Cosmetics" w:date="2023-10-27T17:57:00Z"/>
                <w:rFonts w:asciiTheme="minorHAnsi" w:hAnsiTheme="minorHAnsi"/>
                <w:bCs/>
                <w:sz w:val="20"/>
                <w:szCs w:val="20"/>
                <w:rPrChange w:id="7961" w:author="Dr Mamadou SANOGO" w:date="2023-10-26T15:55:00Z">
                  <w:rPr>
                    <w:del w:id="7962" w:author="Cauris Cosmetics" w:date="2023-10-27T17:57:00Z"/>
                    <w:rFonts w:asciiTheme="minorHAnsi" w:hAnsiTheme="minorHAnsi"/>
                    <w:bCs/>
                    <w:color w:val="000000" w:themeColor="text1"/>
                    <w:sz w:val="20"/>
                    <w:szCs w:val="20"/>
                  </w:rPr>
                </w:rPrChange>
              </w:rPr>
            </w:pPr>
            <w:del w:id="7963" w:author="Cauris Cosmetics" w:date="2023-10-27T17:57:00Z">
              <w:r w:rsidRPr="00561D9D" w:rsidDel="00FA173A">
                <w:rPr>
                  <w:rFonts w:asciiTheme="minorHAnsi" w:hAnsiTheme="minorHAnsi"/>
                  <w:bCs/>
                  <w:sz w:val="20"/>
                  <w:szCs w:val="20"/>
                  <w:rPrChange w:id="7964" w:author="Dr Mamadou SANOGO" w:date="2023-10-26T15:55:00Z">
                    <w:rPr>
                      <w:rFonts w:asciiTheme="minorHAnsi" w:hAnsiTheme="minorHAnsi"/>
                      <w:bCs/>
                      <w:color w:val="000000" w:themeColor="text1"/>
                      <w:sz w:val="20"/>
                      <w:szCs w:val="20"/>
                    </w:rPr>
                  </w:rPrChange>
                </w:rPr>
                <w:delText>6</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3918DDCE" w14:textId="69C093BC" w:rsidR="00631BF4" w:rsidRPr="00561D9D" w:rsidDel="00FA173A" w:rsidRDefault="00631BF4" w:rsidP="00F26652">
            <w:pPr>
              <w:tabs>
                <w:tab w:val="left" w:pos="567"/>
                <w:tab w:val="left" w:pos="1276"/>
                <w:tab w:val="left" w:pos="2127"/>
              </w:tabs>
              <w:spacing w:line="240" w:lineRule="auto"/>
              <w:jc w:val="center"/>
              <w:rPr>
                <w:del w:id="7965" w:author="Cauris Cosmetics" w:date="2023-10-27T17:57:00Z"/>
                <w:rFonts w:asciiTheme="minorHAnsi" w:hAnsiTheme="minorHAnsi"/>
                <w:bCs/>
                <w:sz w:val="20"/>
                <w:szCs w:val="20"/>
                <w:rPrChange w:id="7966" w:author="Dr Mamadou SANOGO" w:date="2023-10-26T15:55:00Z">
                  <w:rPr>
                    <w:del w:id="7967" w:author="Cauris Cosmetics" w:date="2023-10-27T17:57:00Z"/>
                    <w:rFonts w:asciiTheme="minorHAnsi" w:hAnsiTheme="minorHAnsi"/>
                    <w:bCs/>
                    <w:color w:val="000000" w:themeColor="text1"/>
                    <w:sz w:val="20"/>
                    <w:szCs w:val="20"/>
                  </w:rPr>
                </w:rPrChange>
              </w:rPr>
            </w:pPr>
            <w:del w:id="7968" w:author="Cauris Cosmetics" w:date="2023-10-27T17:57:00Z">
              <w:r w:rsidRPr="00561D9D" w:rsidDel="00FA173A">
                <w:rPr>
                  <w:rFonts w:asciiTheme="minorHAnsi" w:hAnsiTheme="minorHAnsi"/>
                  <w:bCs/>
                  <w:sz w:val="20"/>
                  <w:szCs w:val="20"/>
                  <w:rPrChange w:id="7969" w:author="Dr Mamadou SANOGO" w:date="2023-10-26T15:55:00Z">
                    <w:rPr>
                      <w:rFonts w:asciiTheme="minorHAnsi" w:hAnsiTheme="minorHAnsi"/>
                      <w:bCs/>
                      <w:color w:val="000000" w:themeColor="text1"/>
                      <w:sz w:val="20"/>
                      <w:szCs w:val="20"/>
                    </w:rPr>
                  </w:rPrChange>
                </w:rPr>
                <w:delText>60/60/00</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0A020BCB" w14:textId="7607164D" w:rsidR="00631BF4" w:rsidRPr="00561D9D" w:rsidDel="00FA173A" w:rsidRDefault="00631BF4" w:rsidP="00F26652">
            <w:pPr>
              <w:spacing w:line="240" w:lineRule="auto"/>
              <w:rPr>
                <w:del w:id="7970" w:author="Cauris Cosmetics" w:date="2023-10-27T17:57:00Z"/>
                <w:sz w:val="20"/>
                <w:szCs w:val="20"/>
              </w:rPr>
            </w:pPr>
            <w:del w:id="7971" w:author="Cauris Cosmetics" w:date="2023-10-27T17:57:00Z">
              <w:r w:rsidRPr="00561D9D" w:rsidDel="00FA173A">
                <w:rPr>
                  <w:rFonts w:asciiTheme="minorHAnsi" w:hAnsiTheme="minorHAnsi"/>
                  <w:bCs/>
                  <w:i/>
                  <w:sz w:val="20"/>
                  <w:szCs w:val="20"/>
                  <w:rPrChange w:id="7972"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tcBorders>
              <w:top w:val="single" w:sz="4" w:space="0" w:color="auto"/>
              <w:left w:val="single" w:sz="4" w:space="0" w:color="auto"/>
              <w:bottom w:val="single" w:sz="4" w:space="0" w:color="auto"/>
              <w:right w:val="single" w:sz="4" w:space="0" w:color="auto"/>
            </w:tcBorders>
            <w:vAlign w:val="center"/>
            <w:hideMark/>
          </w:tcPr>
          <w:p w14:paraId="0B8B2A10" w14:textId="65BB7560" w:rsidR="00631BF4" w:rsidRPr="00561D9D" w:rsidDel="00FA173A" w:rsidRDefault="00631BF4" w:rsidP="00F26652">
            <w:pPr>
              <w:spacing w:line="240" w:lineRule="auto"/>
              <w:rPr>
                <w:del w:id="7973" w:author="Cauris Cosmetics" w:date="2023-10-27T17:57:00Z"/>
                <w:sz w:val="20"/>
                <w:szCs w:val="20"/>
              </w:rPr>
            </w:pPr>
            <w:del w:id="7974" w:author="Cauris Cosmetics" w:date="2023-10-27T17:57:00Z">
              <w:r w:rsidRPr="00561D9D" w:rsidDel="00FA173A">
                <w:rPr>
                  <w:rFonts w:asciiTheme="minorHAnsi" w:hAnsiTheme="minorHAnsi"/>
                  <w:bCs/>
                  <w:i/>
                  <w:sz w:val="20"/>
                  <w:szCs w:val="20"/>
                  <w:rPrChange w:id="797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1FBC2B7" w14:textId="0B03ED90" w:rsidTr="00F26652">
        <w:trPr>
          <w:cantSplit/>
          <w:trHeight w:val="20"/>
          <w:del w:id="7976" w:author="Cauris Cosmetics" w:date="2023-10-27T17:57:00Z"/>
        </w:trPr>
        <w:tc>
          <w:tcPr>
            <w:tcW w:w="766" w:type="pct"/>
            <w:vMerge w:val="restart"/>
            <w:tcBorders>
              <w:top w:val="single" w:sz="4" w:space="0" w:color="auto"/>
              <w:left w:val="single" w:sz="4" w:space="0" w:color="auto"/>
              <w:right w:val="single" w:sz="4" w:space="0" w:color="auto"/>
            </w:tcBorders>
            <w:vAlign w:val="center"/>
            <w:hideMark/>
          </w:tcPr>
          <w:p w14:paraId="545BB75A" w14:textId="5406BEE7" w:rsidR="00631BF4" w:rsidRPr="00561D9D" w:rsidDel="00FA173A" w:rsidRDefault="00631BF4" w:rsidP="00F26652">
            <w:pPr>
              <w:spacing w:line="240" w:lineRule="auto"/>
              <w:rPr>
                <w:del w:id="7977" w:author="Cauris Cosmetics" w:date="2023-10-27T17:57:00Z"/>
                <w:rFonts w:asciiTheme="minorHAnsi" w:hAnsiTheme="minorHAnsi"/>
                <w:b/>
                <w:sz w:val="20"/>
                <w:szCs w:val="20"/>
                <w:rPrChange w:id="7978" w:author="Dr Mamadou SANOGO" w:date="2023-10-26T15:55:00Z">
                  <w:rPr>
                    <w:del w:id="7979" w:author="Cauris Cosmetics" w:date="2023-10-27T17:57:00Z"/>
                    <w:rFonts w:asciiTheme="minorHAnsi" w:hAnsiTheme="minorHAnsi"/>
                    <w:b/>
                    <w:color w:val="000000" w:themeColor="text1"/>
                    <w:sz w:val="20"/>
                    <w:szCs w:val="20"/>
                  </w:rPr>
                </w:rPrChange>
              </w:rPr>
            </w:pPr>
            <w:del w:id="7980" w:author="Cauris Cosmetics" w:date="2023-10-27T17:57:00Z">
              <w:r w:rsidRPr="00561D9D" w:rsidDel="00FA173A">
                <w:rPr>
                  <w:rFonts w:asciiTheme="minorHAnsi" w:hAnsiTheme="minorHAnsi"/>
                  <w:b/>
                  <w:bCs/>
                  <w:sz w:val="20"/>
                  <w:szCs w:val="20"/>
                </w:rPr>
                <w:delText xml:space="preserve">PPS2103 </w:delText>
              </w:r>
              <w:r w:rsidRPr="00561D9D" w:rsidDel="00FA173A">
                <w:rPr>
                  <w:rFonts w:asciiTheme="minorHAnsi" w:hAnsiTheme="minorHAnsi"/>
                  <w:b/>
                  <w:sz w:val="20"/>
                  <w:szCs w:val="20"/>
                  <w:rPrChange w:id="7981" w:author="Dr Mamadou SANOGO" w:date="2023-10-26T15:55:00Z">
                    <w:rPr>
                      <w:rFonts w:asciiTheme="minorHAnsi" w:hAnsiTheme="minorHAnsi"/>
                      <w:b/>
                      <w:color w:val="000000" w:themeColor="text1"/>
                      <w:sz w:val="20"/>
                      <w:szCs w:val="20"/>
                    </w:rPr>
                  </w:rPrChange>
                </w:rPr>
                <w:delText xml:space="preserve">Programmes et Projets de Santé </w:delText>
              </w:r>
            </w:del>
          </w:p>
          <w:p w14:paraId="5D95DAD3" w14:textId="21D68195" w:rsidR="00631BF4" w:rsidRPr="00561D9D" w:rsidDel="00FA173A" w:rsidRDefault="00631BF4" w:rsidP="00F26652">
            <w:pPr>
              <w:spacing w:line="240" w:lineRule="auto"/>
              <w:rPr>
                <w:del w:id="7982" w:author="Cauris Cosmetics" w:date="2023-10-27T17:57:00Z"/>
                <w:rFonts w:asciiTheme="minorHAnsi" w:hAnsiTheme="minorHAnsi"/>
                <w:b/>
                <w:sz w:val="20"/>
                <w:szCs w:val="20"/>
                <w:rPrChange w:id="7983" w:author="Dr Mamadou SANOGO" w:date="2023-10-26T15:55:00Z">
                  <w:rPr>
                    <w:del w:id="7984"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right w:val="single" w:sz="4" w:space="0" w:color="auto"/>
            </w:tcBorders>
            <w:vAlign w:val="center"/>
            <w:hideMark/>
          </w:tcPr>
          <w:p w14:paraId="58F8B667" w14:textId="57DA9C9E" w:rsidR="00631BF4" w:rsidRPr="00561D9D" w:rsidDel="00FA173A" w:rsidRDefault="00631BF4" w:rsidP="00F26652">
            <w:pPr>
              <w:spacing w:line="240" w:lineRule="auto"/>
              <w:jc w:val="center"/>
              <w:rPr>
                <w:del w:id="7985" w:author="Cauris Cosmetics" w:date="2023-10-27T17:57:00Z"/>
                <w:rFonts w:asciiTheme="minorHAnsi" w:hAnsiTheme="minorHAnsi"/>
                <w:b/>
                <w:sz w:val="20"/>
                <w:szCs w:val="20"/>
                <w:rPrChange w:id="7986" w:author="Dr Mamadou SANOGO" w:date="2023-10-26T15:55:00Z">
                  <w:rPr>
                    <w:del w:id="7987" w:author="Cauris Cosmetics" w:date="2023-10-27T17:57:00Z"/>
                    <w:rFonts w:asciiTheme="minorHAnsi" w:hAnsiTheme="minorHAnsi"/>
                    <w:b/>
                    <w:color w:val="000000" w:themeColor="text1"/>
                    <w:sz w:val="20"/>
                    <w:szCs w:val="20"/>
                  </w:rPr>
                </w:rPrChange>
              </w:rPr>
            </w:pPr>
            <w:del w:id="7988" w:author="Cauris Cosmetics" w:date="2023-10-27T17:57:00Z">
              <w:r w:rsidRPr="00561D9D" w:rsidDel="00FA173A">
                <w:rPr>
                  <w:rFonts w:asciiTheme="minorHAnsi" w:hAnsiTheme="minorHAnsi"/>
                  <w:b/>
                  <w:sz w:val="20"/>
                  <w:szCs w:val="20"/>
                  <w:rPrChange w:id="7989"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right w:val="single" w:sz="4" w:space="0" w:color="auto"/>
            </w:tcBorders>
            <w:vAlign w:val="center"/>
            <w:hideMark/>
          </w:tcPr>
          <w:p w14:paraId="587A80E2" w14:textId="2854EFE7" w:rsidR="00631BF4" w:rsidRPr="00561D9D" w:rsidDel="00FA173A" w:rsidRDefault="00631BF4" w:rsidP="00F26652">
            <w:pPr>
              <w:tabs>
                <w:tab w:val="left" w:pos="567"/>
                <w:tab w:val="left" w:pos="1276"/>
                <w:tab w:val="left" w:pos="2127"/>
              </w:tabs>
              <w:spacing w:line="240" w:lineRule="auto"/>
              <w:rPr>
                <w:del w:id="7990" w:author="Cauris Cosmetics" w:date="2023-10-27T17:57:00Z"/>
                <w:rFonts w:asciiTheme="minorHAnsi" w:hAnsiTheme="minorHAnsi"/>
                <w:bCs/>
                <w:sz w:val="20"/>
                <w:szCs w:val="20"/>
                <w:rPrChange w:id="7991" w:author="Dr Mamadou SANOGO" w:date="2023-10-26T15:55:00Z">
                  <w:rPr>
                    <w:del w:id="7992" w:author="Cauris Cosmetics" w:date="2023-10-27T17:57:00Z"/>
                    <w:rFonts w:asciiTheme="minorHAnsi" w:hAnsiTheme="minorHAnsi"/>
                    <w:bCs/>
                    <w:color w:val="000000" w:themeColor="text1"/>
                    <w:sz w:val="20"/>
                    <w:szCs w:val="20"/>
                  </w:rPr>
                </w:rPrChange>
              </w:rPr>
            </w:pPr>
            <w:del w:id="7993" w:author="Cauris Cosmetics" w:date="2023-10-27T17:57:00Z">
              <w:r w:rsidRPr="00561D9D" w:rsidDel="00FA173A">
                <w:rPr>
                  <w:rFonts w:asciiTheme="minorHAnsi" w:hAnsiTheme="minorHAnsi"/>
                  <w:bCs/>
                  <w:sz w:val="20"/>
                  <w:szCs w:val="20"/>
                  <w:rPrChange w:id="7994" w:author="Dr Mamadou SANOGO" w:date="2023-10-26T15:55:00Z">
                    <w:rPr>
                      <w:rFonts w:asciiTheme="minorHAnsi" w:hAnsiTheme="minorHAnsi"/>
                      <w:bCs/>
                      <w:color w:val="000000" w:themeColor="text1"/>
                      <w:sz w:val="20"/>
                      <w:szCs w:val="20"/>
                    </w:rPr>
                  </w:rPrChange>
                </w:rPr>
                <w:delText>Maitriser et assurer la gestion, le suivi et l’évaluation des programmes et projets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6EAF346B" w14:textId="32E4F7D0" w:rsidR="00631BF4" w:rsidRPr="00561D9D" w:rsidDel="00FA173A" w:rsidRDefault="00631BF4" w:rsidP="00F26652">
            <w:pPr>
              <w:tabs>
                <w:tab w:val="left" w:pos="567"/>
                <w:tab w:val="left" w:pos="1276"/>
                <w:tab w:val="left" w:pos="2127"/>
              </w:tabs>
              <w:spacing w:line="240" w:lineRule="auto"/>
              <w:rPr>
                <w:del w:id="7995" w:author="Cauris Cosmetics" w:date="2023-10-27T17:57:00Z"/>
                <w:rFonts w:asciiTheme="minorHAnsi" w:hAnsiTheme="minorHAnsi"/>
                <w:bCs/>
                <w:sz w:val="20"/>
                <w:szCs w:val="20"/>
                <w:rPrChange w:id="7996" w:author="Dr Mamadou SANOGO" w:date="2023-10-26T15:55:00Z">
                  <w:rPr>
                    <w:del w:id="7997" w:author="Cauris Cosmetics" w:date="2023-10-27T17:57:00Z"/>
                    <w:rFonts w:asciiTheme="minorHAnsi" w:hAnsiTheme="minorHAnsi"/>
                    <w:bCs/>
                    <w:color w:val="000000" w:themeColor="text1"/>
                    <w:sz w:val="20"/>
                    <w:szCs w:val="20"/>
                  </w:rPr>
                </w:rPrChange>
              </w:rPr>
            </w:pPr>
            <w:del w:id="7998" w:author="Cauris Cosmetics" w:date="2023-10-27T17:57:00Z">
              <w:r w:rsidRPr="00561D9D" w:rsidDel="00FA173A">
                <w:rPr>
                  <w:rFonts w:asciiTheme="minorHAnsi" w:hAnsiTheme="minorHAnsi"/>
                  <w:bCs/>
                  <w:sz w:val="20"/>
                  <w:szCs w:val="20"/>
                  <w:rPrChange w:id="7999" w:author="Dr Mamadou SANOGO" w:date="2023-10-26T15:55:00Z">
                    <w:rPr>
                      <w:rFonts w:asciiTheme="minorHAnsi" w:hAnsiTheme="minorHAnsi"/>
                      <w:bCs/>
                      <w:color w:val="000000" w:themeColor="text1"/>
                      <w:sz w:val="20"/>
                      <w:szCs w:val="20"/>
                    </w:rPr>
                  </w:rPrChange>
                </w:rPr>
                <w:delText>Gestion des Programmes et projets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27AD04D" w14:textId="4797F387" w:rsidR="00631BF4" w:rsidRPr="00561D9D" w:rsidDel="00FA173A" w:rsidRDefault="00631BF4" w:rsidP="00F26652">
            <w:pPr>
              <w:tabs>
                <w:tab w:val="left" w:pos="567"/>
                <w:tab w:val="left" w:pos="1276"/>
                <w:tab w:val="left" w:pos="2127"/>
              </w:tabs>
              <w:spacing w:line="240" w:lineRule="auto"/>
              <w:jc w:val="center"/>
              <w:rPr>
                <w:del w:id="8000" w:author="Cauris Cosmetics" w:date="2023-10-27T17:57:00Z"/>
                <w:rFonts w:asciiTheme="minorHAnsi" w:hAnsiTheme="minorHAnsi"/>
                <w:bCs/>
                <w:sz w:val="20"/>
                <w:szCs w:val="20"/>
                <w:rPrChange w:id="8001" w:author="Dr Mamadou SANOGO" w:date="2023-10-26T15:55:00Z">
                  <w:rPr>
                    <w:del w:id="8002" w:author="Cauris Cosmetics" w:date="2023-10-27T17:57:00Z"/>
                    <w:rFonts w:asciiTheme="minorHAnsi" w:hAnsiTheme="minorHAnsi"/>
                    <w:bCs/>
                    <w:color w:val="000000" w:themeColor="text1"/>
                    <w:sz w:val="20"/>
                    <w:szCs w:val="20"/>
                  </w:rPr>
                </w:rPrChange>
              </w:rPr>
            </w:pPr>
            <w:del w:id="8003" w:author="Cauris Cosmetics" w:date="2023-10-27T17:57:00Z">
              <w:r w:rsidRPr="00561D9D" w:rsidDel="00FA173A">
                <w:rPr>
                  <w:rFonts w:asciiTheme="minorHAnsi" w:hAnsiTheme="minorHAnsi"/>
                  <w:bCs/>
                  <w:sz w:val="20"/>
                  <w:szCs w:val="20"/>
                  <w:rPrChange w:id="8004"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right w:val="single" w:sz="4" w:space="0" w:color="auto"/>
            </w:tcBorders>
            <w:vAlign w:val="center"/>
            <w:hideMark/>
          </w:tcPr>
          <w:p w14:paraId="4C95F54F" w14:textId="10334689" w:rsidR="00631BF4" w:rsidRPr="00561D9D" w:rsidDel="00FA173A" w:rsidRDefault="00631BF4" w:rsidP="00F26652">
            <w:pPr>
              <w:tabs>
                <w:tab w:val="left" w:pos="567"/>
                <w:tab w:val="left" w:pos="1276"/>
                <w:tab w:val="left" w:pos="2127"/>
              </w:tabs>
              <w:spacing w:line="240" w:lineRule="auto"/>
              <w:jc w:val="center"/>
              <w:rPr>
                <w:del w:id="8005" w:author="Cauris Cosmetics" w:date="2023-10-27T17:57:00Z"/>
                <w:rFonts w:asciiTheme="minorHAnsi" w:hAnsiTheme="minorHAnsi"/>
                <w:bCs/>
                <w:sz w:val="20"/>
                <w:szCs w:val="20"/>
                <w:rPrChange w:id="8006" w:author="Dr Mamadou SANOGO" w:date="2023-10-26T15:55:00Z">
                  <w:rPr>
                    <w:del w:id="8007" w:author="Cauris Cosmetics" w:date="2023-10-27T17:57:00Z"/>
                    <w:rFonts w:asciiTheme="minorHAnsi" w:hAnsiTheme="minorHAnsi"/>
                    <w:bCs/>
                    <w:color w:val="000000" w:themeColor="text1"/>
                    <w:sz w:val="20"/>
                    <w:szCs w:val="20"/>
                  </w:rPr>
                </w:rPrChange>
              </w:rPr>
            </w:pPr>
            <w:del w:id="8008" w:author="Cauris Cosmetics" w:date="2023-10-27T17:57:00Z">
              <w:r w:rsidRPr="00561D9D" w:rsidDel="00FA173A">
                <w:rPr>
                  <w:rFonts w:asciiTheme="minorHAnsi" w:hAnsiTheme="minorHAnsi"/>
                  <w:bCs/>
                  <w:sz w:val="20"/>
                  <w:szCs w:val="20"/>
                  <w:rPrChange w:id="8009" w:author="Dr Mamadou SANOGO" w:date="2023-10-26T15:55:00Z">
                    <w:rPr>
                      <w:rFonts w:asciiTheme="minorHAnsi" w:hAnsiTheme="minorHAnsi"/>
                      <w:bCs/>
                      <w:color w:val="000000" w:themeColor="text1"/>
                      <w:sz w:val="20"/>
                      <w:szCs w:val="20"/>
                    </w:rPr>
                  </w:rPrChange>
                </w:rPr>
                <w:delText>70/40/10</w:delText>
              </w:r>
            </w:del>
          </w:p>
        </w:tc>
        <w:tc>
          <w:tcPr>
            <w:tcW w:w="856" w:type="pct"/>
            <w:vMerge w:val="restart"/>
            <w:tcBorders>
              <w:top w:val="single" w:sz="4" w:space="0" w:color="auto"/>
              <w:left w:val="single" w:sz="4" w:space="0" w:color="auto"/>
              <w:right w:val="single" w:sz="4" w:space="0" w:color="auto"/>
            </w:tcBorders>
            <w:vAlign w:val="center"/>
            <w:hideMark/>
          </w:tcPr>
          <w:p w14:paraId="2FF0C1A6" w14:textId="4D6AC611" w:rsidR="00631BF4" w:rsidRPr="00561D9D" w:rsidDel="00FA173A" w:rsidRDefault="00631BF4" w:rsidP="00F26652">
            <w:pPr>
              <w:spacing w:line="240" w:lineRule="auto"/>
              <w:rPr>
                <w:del w:id="8010" w:author="Cauris Cosmetics" w:date="2023-10-27T17:57:00Z"/>
                <w:sz w:val="20"/>
                <w:szCs w:val="20"/>
              </w:rPr>
            </w:pPr>
            <w:del w:id="8011" w:author="Cauris Cosmetics" w:date="2023-10-27T17:57:00Z">
              <w:r w:rsidRPr="00561D9D" w:rsidDel="00FA173A">
                <w:rPr>
                  <w:rFonts w:asciiTheme="minorHAnsi" w:hAnsiTheme="minorHAnsi"/>
                  <w:bCs/>
                  <w:i/>
                  <w:sz w:val="20"/>
                  <w:szCs w:val="20"/>
                  <w:rPrChange w:id="8012"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right w:val="single" w:sz="4" w:space="0" w:color="auto"/>
            </w:tcBorders>
            <w:vAlign w:val="center"/>
            <w:hideMark/>
          </w:tcPr>
          <w:p w14:paraId="4241D100" w14:textId="0F06980D" w:rsidR="00631BF4" w:rsidRPr="00561D9D" w:rsidDel="00FA173A" w:rsidRDefault="00631BF4" w:rsidP="00F26652">
            <w:pPr>
              <w:spacing w:line="240" w:lineRule="auto"/>
              <w:rPr>
                <w:del w:id="8013" w:author="Cauris Cosmetics" w:date="2023-10-27T17:57:00Z"/>
                <w:sz w:val="20"/>
                <w:szCs w:val="20"/>
              </w:rPr>
            </w:pPr>
            <w:del w:id="8014" w:author="Cauris Cosmetics" w:date="2023-10-27T17:57:00Z">
              <w:r w:rsidRPr="00561D9D" w:rsidDel="00FA173A">
                <w:rPr>
                  <w:rFonts w:asciiTheme="minorHAnsi" w:hAnsiTheme="minorHAnsi"/>
                  <w:bCs/>
                  <w:i/>
                  <w:sz w:val="20"/>
                  <w:szCs w:val="20"/>
                  <w:rPrChange w:id="8015"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64B83C52" w14:textId="23303518" w:rsidTr="00F26652">
        <w:trPr>
          <w:cantSplit/>
          <w:trHeight w:val="20"/>
          <w:del w:id="8016" w:author="Cauris Cosmetics" w:date="2023-10-27T17:57:00Z"/>
        </w:trPr>
        <w:tc>
          <w:tcPr>
            <w:tcW w:w="766" w:type="pct"/>
            <w:vMerge/>
            <w:tcBorders>
              <w:left w:val="single" w:sz="4" w:space="0" w:color="auto"/>
              <w:right w:val="single" w:sz="4" w:space="0" w:color="auto"/>
            </w:tcBorders>
            <w:vAlign w:val="center"/>
          </w:tcPr>
          <w:p w14:paraId="6269DEE3" w14:textId="30BD61B0" w:rsidR="00631BF4" w:rsidRPr="00561D9D" w:rsidDel="00FA173A" w:rsidRDefault="00631BF4" w:rsidP="00F26652">
            <w:pPr>
              <w:spacing w:line="240" w:lineRule="auto"/>
              <w:rPr>
                <w:del w:id="8017" w:author="Cauris Cosmetics" w:date="2023-10-27T17:57:00Z"/>
                <w:rFonts w:asciiTheme="minorHAnsi" w:hAnsiTheme="minorHAnsi"/>
                <w:b/>
                <w:sz w:val="20"/>
                <w:szCs w:val="20"/>
                <w:rPrChange w:id="8018" w:author="Dr Mamadou SANOGO" w:date="2023-10-26T15:55:00Z">
                  <w:rPr>
                    <w:del w:id="8019"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right w:val="single" w:sz="4" w:space="0" w:color="auto"/>
            </w:tcBorders>
            <w:vAlign w:val="center"/>
          </w:tcPr>
          <w:p w14:paraId="1298A6C6" w14:textId="6C597580" w:rsidR="00631BF4" w:rsidRPr="00561D9D" w:rsidDel="00FA173A" w:rsidRDefault="00631BF4" w:rsidP="00F26652">
            <w:pPr>
              <w:spacing w:line="240" w:lineRule="auto"/>
              <w:jc w:val="center"/>
              <w:rPr>
                <w:del w:id="8020" w:author="Cauris Cosmetics" w:date="2023-10-27T17:57:00Z"/>
                <w:rFonts w:asciiTheme="minorHAnsi" w:hAnsiTheme="minorHAnsi"/>
                <w:b/>
                <w:sz w:val="20"/>
                <w:szCs w:val="20"/>
                <w:rPrChange w:id="8021" w:author="Dr Mamadou SANOGO" w:date="2023-10-26T15:55:00Z">
                  <w:rPr>
                    <w:del w:id="8022"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right w:val="single" w:sz="4" w:space="0" w:color="auto"/>
            </w:tcBorders>
            <w:vAlign w:val="center"/>
          </w:tcPr>
          <w:p w14:paraId="0542BA86" w14:textId="3EFDA42A" w:rsidR="00631BF4" w:rsidRPr="00561D9D" w:rsidDel="00FA173A" w:rsidRDefault="00631BF4" w:rsidP="00F26652">
            <w:pPr>
              <w:tabs>
                <w:tab w:val="left" w:pos="567"/>
                <w:tab w:val="left" w:pos="1276"/>
                <w:tab w:val="left" w:pos="2127"/>
              </w:tabs>
              <w:spacing w:line="240" w:lineRule="auto"/>
              <w:rPr>
                <w:del w:id="8023" w:author="Cauris Cosmetics" w:date="2023-10-27T17:57:00Z"/>
                <w:rFonts w:asciiTheme="minorHAnsi" w:hAnsiTheme="minorHAnsi"/>
                <w:bCs/>
                <w:sz w:val="20"/>
                <w:szCs w:val="20"/>
                <w:rPrChange w:id="8024" w:author="Dr Mamadou SANOGO" w:date="2023-10-26T15:55:00Z">
                  <w:rPr>
                    <w:del w:id="8025"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BFA49D2" w14:textId="5AAE91E9" w:rsidR="00631BF4" w:rsidRPr="00561D9D" w:rsidDel="00FA173A" w:rsidRDefault="00631BF4" w:rsidP="00F26652">
            <w:pPr>
              <w:tabs>
                <w:tab w:val="left" w:pos="567"/>
                <w:tab w:val="left" w:pos="1276"/>
                <w:tab w:val="left" w:pos="2127"/>
              </w:tabs>
              <w:spacing w:line="240" w:lineRule="auto"/>
              <w:rPr>
                <w:del w:id="8026" w:author="Cauris Cosmetics" w:date="2023-10-27T17:57:00Z"/>
                <w:rFonts w:asciiTheme="minorHAnsi" w:hAnsiTheme="minorHAnsi"/>
                <w:bCs/>
                <w:sz w:val="20"/>
                <w:szCs w:val="20"/>
                <w:rPrChange w:id="8027" w:author="Dr Mamadou SANOGO" w:date="2023-10-26T15:55:00Z">
                  <w:rPr>
                    <w:del w:id="8028" w:author="Cauris Cosmetics" w:date="2023-10-27T17:57:00Z"/>
                    <w:rFonts w:asciiTheme="minorHAnsi" w:hAnsiTheme="minorHAnsi"/>
                    <w:bCs/>
                    <w:color w:val="000000" w:themeColor="text1"/>
                    <w:sz w:val="20"/>
                    <w:szCs w:val="20"/>
                  </w:rPr>
                </w:rPrChange>
              </w:rPr>
            </w:pPr>
            <w:del w:id="8029" w:author="Cauris Cosmetics" w:date="2023-10-27T17:57:00Z">
              <w:r w:rsidRPr="00561D9D" w:rsidDel="00FA173A">
                <w:rPr>
                  <w:rFonts w:asciiTheme="minorHAnsi" w:hAnsiTheme="minorHAnsi"/>
                  <w:bCs/>
                  <w:sz w:val="20"/>
                  <w:szCs w:val="20"/>
                  <w:rPrChange w:id="8030" w:author="Dr Mamadou SANOGO" w:date="2023-10-26T15:55:00Z">
                    <w:rPr>
                      <w:rFonts w:asciiTheme="minorHAnsi" w:hAnsiTheme="minorHAnsi"/>
                      <w:bCs/>
                      <w:color w:val="000000" w:themeColor="text1"/>
                      <w:sz w:val="20"/>
                      <w:szCs w:val="20"/>
                    </w:rPr>
                  </w:rPrChange>
                </w:rPr>
                <w:delText>Concepts de base en Suivi et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7BEEDE65" w14:textId="562CEE07" w:rsidR="00631BF4" w:rsidRPr="00561D9D" w:rsidDel="00FA173A" w:rsidRDefault="00631BF4" w:rsidP="00F26652">
            <w:pPr>
              <w:tabs>
                <w:tab w:val="left" w:pos="567"/>
                <w:tab w:val="left" w:pos="1276"/>
                <w:tab w:val="left" w:pos="2127"/>
              </w:tabs>
              <w:spacing w:line="240" w:lineRule="auto"/>
              <w:jc w:val="center"/>
              <w:rPr>
                <w:del w:id="8031" w:author="Cauris Cosmetics" w:date="2023-10-27T17:57:00Z"/>
                <w:rFonts w:asciiTheme="minorHAnsi" w:hAnsiTheme="minorHAnsi"/>
                <w:bCs/>
                <w:sz w:val="20"/>
                <w:szCs w:val="20"/>
                <w:rPrChange w:id="8032" w:author="Dr Mamadou SANOGO" w:date="2023-10-26T15:55:00Z">
                  <w:rPr>
                    <w:del w:id="8033" w:author="Cauris Cosmetics" w:date="2023-10-27T17:57:00Z"/>
                    <w:rFonts w:asciiTheme="minorHAnsi" w:hAnsiTheme="minorHAnsi"/>
                    <w:bCs/>
                    <w:color w:val="000000" w:themeColor="text1"/>
                    <w:sz w:val="20"/>
                    <w:szCs w:val="20"/>
                  </w:rPr>
                </w:rPrChange>
              </w:rPr>
            </w:pPr>
            <w:del w:id="8034" w:author="Cauris Cosmetics" w:date="2023-10-27T17:57:00Z">
              <w:r w:rsidRPr="00561D9D" w:rsidDel="00FA173A">
                <w:rPr>
                  <w:rFonts w:asciiTheme="minorHAnsi" w:hAnsiTheme="minorHAnsi"/>
                  <w:bCs/>
                  <w:sz w:val="20"/>
                  <w:szCs w:val="20"/>
                  <w:rPrChange w:id="8035"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right w:val="single" w:sz="4" w:space="0" w:color="auto"/>
            </w:tcBorders>
            <w:vAlign w:val="center"/>
          </w:tcPr>
          <w:p w14:paraId="15D6B21E" w14:textId="14B46693" w:rsidR="00631BF4" w:rsidRPr="00561D9D" w:rsidDel="00FA173A" w:rsidRDefault="00631BF4" w:rsidP="00F26652">
            <w:pPr>
              <w:tabs>
                <w:tab w:val="left" w:pos="567"/>
                <w:tab w:val="left" w:pos="1276"/>
                <w:tab w:val="left" w:pos="2127"/>
              </w:tabs>
              <w:spacing w:line="240" w:lineRule="auto"/>
              <w:jc w:val="center"/>
              <w:rPr>
                <w:del w:id="8036" w:author="Cauris Cosmetics" w:date="2023-10-27T17:57:00Z"/>
                <w:rFonts w:asciiTheme="minorHAnsi" w:hAnsiTheme="minorHAnsi"/>
                <w:bCs/>
                <w:sz w:val="20"/>
                <w:szCs w:val="20"/>
                <w:rPrChange w:id="8037" w:author="Dr Mamadou SANOGO" w:date="2023-10-26T15:55:00Z">
                  <w:rPr>
                    <w:del w:id="8038"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right w:val="single" w:sz="4" w:space="0" w:color="auto"/>
            </w:tcBorders>
            <w:vAlign w:val="center"/>
            <w:hideMark/>
          </w:tcPr>
          <w:p w14:paraId="687BF240" w14:textId="67CFDBAF" w:rsidR="00631BF4" w:rsidRPr="00561D9D" w:rsidDel="00FA173A" w:rsidRDefault="00631BF4" w:rsidP="00F26652">
            <w:pPr>
              <w:tabs>
                <w:tab w:val="left" w:pos="567"/>
                <w:tab w:val="left" w:pos="1276"/>
                <w:tab w:val="left" w:pos="2127"/>
              </w:tabs>
              <w:spacing w:line="240" w:lineRule="auto"/>
              <w:rPr>
                <w:del w:id="8039" w:author="Cauris Cosmetics" w:date="2023-10-27T17:57:00Z"/>
                <w:rFonts w:asciiTheme="minorHAnsi" w:hAnsiTheme="minorHAnsi"/>
                <w:bCs/>
                <w:i/>
                <w:sz w:val="20"/>
                <w:szCs w:val="20"/>
                <w:rPrChange w:id="8040" w:author="Dr Mamadou SANOGO" w:date="2023-10-26T15:55:00Z">
                  <w:rPr>
                    <w:del w:id="8041"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right w:val="single" w:sz="4" w:space="0" w:color="auto"/>
            </w:tcBorders>
            <w:vAlign w:val="center"/>
            <w:hideMark/>
          </w:tcPr>
          <w:p w14:paraId="76097AC8" w14:textId="2C2BB0F3" w:rsidR="00631BF4" w:rsidRPr="00561D9D" w:rsidDel="00FA173A" w:rsidRDefault="00631BF4" w:rsidP="00F26652">
            <w:pPr>
              <w:tabs>
                <w:tab w:val="left" w:pos="567"/>
                <w:tab w:val="left" w:pos="1276"/>
                <w:tab w:val="left" w:pos="2127"/>
              </w:tabs>
              <w:spacing w:line="240" w:lineRule="auto"/>
              <w:rPr>
                <w:del w:id="8042" w:author="Cauris Cosmetics" w:date="2023-10-27T17:57:00Z"/>
                <w:rFonts w:asciiTheme="minorHAnsi" w:hAnsiTheme="minorHAnsi"/>
                <w:bCs/>
                <w:i/>
                <w:sz w:val="20"/>
                <w:szCs w:val="20"/>
                <w:rPrChange w:id="8043" w:author="Dr Mamadou SANOGO" w:date="2023-10-26T15:55:00Z">
                  <w:rPr>
                    <w:del w:id="8044" w:author="Cauris Cosmetics" w:date="2023-10-27T17:57:00Z"/>
                    <w:rFonts w:asciiTheme="minorHAnsi" w:hAnsiTheme="minorHAnsi"/>
                    <w:bCs/>
                    <w:i/>
                    <w:color w:val="000000" w:themeColor="text1"/>
                    <w:sz w:val="20"/>
                    <w:szCs w:val="20"/>
                  </w:rPr>
                </w:rPrChange>
              </w:rPr>
            </w:pPr>
          </w:p>
        </w:tc>
      </w:tr>
      <w:tr w:rsidR="00561D9D" w:rsidRPr="00561D9D" w:rsidDel="00FA173A" w14:paraId="0CD0538A" w14:textId="19C7A4F2" w:rsidTr="00F26652">
        <w:trPr>
          <w:cantSplit/>
          <w:trHeight w:val="20"/>
          <w:del w:id="8045" w:author="Cauris Cosmetics" w:date="2023-10-27T17:57:00Z"/>
        </w:trPr>
        <w:tc>
          <w:tcPr>
            <w:tcW w:w="766" w:type="pct"/>
            <w:vMerge/>
            <w:tcBorders>
              <w:left w:val="single" w:sz="4" w:space="0" w:color="auto"/>
              <w:bottom w:val="single" w:sz="4" w:space="0" w:color="auto"/>
              <w:right w:val="single" w:sz="4" w:space="0" w:color="auto"/>
            </w:tcBorders>
            <w:vAlign w:val="center"/>
            <w:hideMark/>
          </w:tcPr>
          <w:p w14:paraId="0AEF04C3" w14:textId="0B7192E4" w:rsidR="00631BF4" w:rsidRPr="00561D9D" w:rsidDel="00FA173A" w:rsidRDefault="00631BF4" w:rsidP="00F26652">
            <w:pPr>
              <w:spacing w:line="240" w:lineRule="auto"/>
              <w:rPr>
                <w:del w:id="8046" w:author="Cauris Cosmetics" w:date="2023-10-27T17:57:00Z"/>
                <w:rFonts w:asciiTheme="minorHAnsi" w:hAnsiTheme="minorHAnsi"/>
                <w:b/>
                <w:sz w:val="20"/>
                <w:szCs w:val="20"/>
                <w:rPrChange w:id="8047" w:author="Dr Mamadou SANOGO" w:date="2023-10-26T15:55:00Z">
                  <w:rPr>
                    <w:del w:id="8048" w:author="Cauris Cosmetics" w:date="2023-10-27T17:57:00Z"/>
                    <w:rFonts w:asciiTheme="minorHAnsi" w:hAnsiTheme="minorHAnsi"/>
                    <w:b/>
                    <w:color w:val="000000" w:themeColor="text1"/>
                    <w:sz w:val="20"/>
                    <w:szCs w:val="20"/>
                  </w:rPr>
                </w:rPrChange>
              </w:rPr>
            </w:pPr>
          </w:p>
        </w:tc>
        <w:tc>
          <w:tcPr>
            <w:tcW w:w="225" w:type="pct"/>
            <w:vMerge/>
            <w:tcBorders>
              <w:left w:val="single" w:sz="4" w:space="0" w:color="auto"/>
              <w:bottom w:val="single" w:sz="4" w:space="0" w:color="auto"/>
              <w:right w:val="single" w:sz="4" w:space="0" w:color="auto"/>
            </w:tcBorders>
            <w:vAlign w:val="center"/>
            <w:hideMark/>
          </w:tcPr>
          <w:p w14:paraId="0E9660B2" w14:textId="1F1CFF02" w:rsidR="00631BF4" w:rsidRPr="00561D9D" w:rsidDel="00FA173A" w:rsidRDefault="00631BF4" w:rsidP="00F26652">
            <w:pPr>
              <w:spacing w:line="240" w:lineRule="auto"/>
              <w:jc w:val="center"/>
              <w:rPr>
                <w:del w:id="8049" w:author="Cauris Cosmetics" w:date="2023-10-27T17:57:00Z"/>
                <w:rFonts w:asciiTheme="minorHAnsi" w:hAnsiTheme="minorHAnsi"/>
                <w:b/>
                <w:sz w:val="20"/>
                <w:szCs w:val="20"/>
                <w:rPrChange w:id="8050" w:author="Dr Mamadou SANOGO" w:date="2023-10-26T15:55:00Z">
                  <w:rPr>
                    <w:del w:id="8051" w:author="Cauris Cosmetics" w:date="2023-10-27T17:57:00Z"/>
                    <w:rFonts w:asciiTheme="minorHAnsi" w:hAnsiTheme="minorHAnsi"/>
                    <w:b/>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A083474" w14:textId="366FC2D3" w:rsidR="00631BF4" w:rsidRPr="00561D9D" w:rsidDel="00FA173A" w:rsidRDefault="00631BF4" w:rsidP="00F26652">
            <w:pPr>
              <w:tabs>
                <w:tab w:val="left" w:pos="567"/>
                <w:tab w:val="left" w:pos="1276"/>
                <w:tab w:val="left" w:pos="2127"/>
              </w:tabs>
              <w:spacing w:line="240" w:lineRule="auto"/>
              <w:rPr>
                <w:del w:id="8052" w:author="Cauris Cosmetics" w:date="2023-10-27T17:57:00Z"/>
                <w:rFonts w:asciiTheme="minorHAnsi" w:hAnsiTheme="minorHAnsi"/>
                <w:bCs/>
                <w:sz w:val="20"/>
                <w:szCs w:val="20"/>
                <w:rPrChange w:id="8053" w:author="Dr Mamadou SANOGO" w:date="2023-10-26T15:55:00Z">
                  <w:rPr>
                    <w:del w:id="8054"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67D10AEC" w14:textId="01844143" w:rsidR="00631BF4" w:rsidRPr="00561D9D" w:rsidDel="00FA173A" w:rsidRDefault="00631BF4" w:rsidP="00F26652">
            <w:pPr>
              <w:tabs>
                <w:tab w:val="left" w:pos="567"/>
                <w:tab w:val="left" w:pos="1276"/>
                <w:tab w:val="left" w:pos="2127"/>
              </w:tabs>
              <w:spacing w:line="240" w:lineRule="auto"/>
              <w:rPr>
                <w:del w:id="8055" w:author="Cauris Cosmetics" w:date="2023-10-27T17:57:00Z"/>
                <w:rFonts w:asciiTheme="minorHAnsi" w:hAnsiTheme="minorHAnsi"/>
                <w:bCs/>
                <w:sz w:val="20"/>
                <w:szCs w:val="20"/>
                <w:rPrChange w:id="8056" w:author="Dr Mamadou SANOGO" w:date="2023-10-26T15:55:00Z">
                  <w:rPr>
                    <w:del w:id="8057" w:author="Cauris Cosmetics" w:date="2023-10-27T17:57:00Z"/>
                    <w:rFonts w:asciiTheme="minorHAnsi" w:hAnsiTheme="minorHAnsi"/>
                    <w:bCs/>
                    <w:color w:val="000000" w:themeColor="text1"/>
                    <w:sz w:val="20"/>
                    <w:szCs w:val="20"/>
                  </w:rPr>
                </w:rPrChange>
              </w:rPr>
            </w:pPr>
            <w:del w:id="8058" w:author="Cauris Cosmetics" w:date="2023-10-27T17:57:00Z">
              <w:r w:rsidRPr="00561D9D" w:rsidDel="00FA173A">
                <w:rPr>
                  <w:rFonts w:asciiTheme="minorHAnsi" w:hAnsiTheme="minorHAnsi"/>
                  <w:bCs/>
                  <w:sz w:val="20"/>
                  <w:szCs w:val="20"/>
                  <w:rPrChange w:id="8059" w:author="Dr Mamadou SANOGO" w:date="2023-10-26T15:55:00Z">
                    <w:rPr>
                      <w:rFonts w:asciiTheme="minorHAnsi" w:hAnsiTheme="minorHAnsi"/>
                      <w:bCs/>
                      <w:color w:val="000000" w:themeColor="text1"/>
                      <w:sz w:val="20"/>
                      <w:szCs w:val="20"/>
                    </w:rPr>
                  </w:rPrChange>
                </w:rPr>
                <w:delText>Cadres et outils de Suivi Evaluation</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599CF632" w14:textId="26C0F08F" w:rsidR="00631BF4" w:rsidRPr="00561D9D" w:rsidDel="00FA173A" w:rsidRDefault="00631BF4" w:rsidP="00F26652">
            <w:pPr>
              <w:tabs>
                <w:tab w:val="left" w:pos="567"/>
                <w:tab w:val="left" w:pos="1276"/>
                <w:tab w:val="left" w:pos="2127"/>
              </w:tabs>
              <w:spacing w:line="240" w:lineRule="auto"/>
              <w:jc w:val="center"/>
              <w:rPr>
                <w:del w:id="8060" w:author="Cauris Cosmetics" w:date="2023-10-27T17:57:00Z"/>
                <w:rFonts w:asciiTheme="minorHAnsi" w:hAnsiTheme="minorHAnsi"/>
                <w:bCs/>
                <w:sz w:val="20"/>
                <w:szCs w:val="20"/>
                <w:rPrChange w:id="8061" w:author="Dr Mamadou SANOGO" w:date="2023-10-26T15:55:00Z">
                  <w:rPr>
                    <w:del w:id="8062" w:author="Cauris Cosmetics" w:date="2023-10-27T17:57:00Z"/>
                    <w:rFonts w:asciiTheme="minorHAnsi" w:hAnsiTheme="minorHAnsi"/>
                    <w:bCs/>
                    <w:color w:val="000000" w:themeColor="text1"/>
                    <w:sz w:val="20"/>
                    <w:szCs w:val="20"/>
                  </w:rPr>
                </w:rPrChange>
              </w:rPr>
            </w:pPr>
            <w:del w:id="8063" w:author="Cauris Cosmetics" w:date="2023-10-27T17:57:00Z">
              <w:r w:rsidRPr="00561D9D" w:rsidDel="00FA173A">
                <w:rPr>
                  <w:rFonts w:asciiTheme="minorHAnsi" w:hAnsiTheme="minorHAnsi"/>
                  <w:bCs/>
                  <w:sz w:val="20"/>
                  <w:szCs w:val="20"/>
                  <w:rPrChange w:id="8064" w:author="Dr Mamadou SANOGO" w:date="2023-10-26T15:55:00Z">
                    <w:rPr>
                      <w:rFonts w:asciiTheme="minorHAnsi" w:hAnsiTheme="minorHAnsi"/>
                      <w:bCs/>
                      <w:color w:val="000000" w:themeColor="text1"/>
                      <w:sz w:val="20"/>
                      <w:szCs w:val="20"/>
                    </w:rPr>
                  </w:rPrChange>
                </w:rPr>
                <w:delText>2</w:delText>
              </w:r>
            </w:del>
          </w:p>
        </w:tc>
        <w:tc>
          <w:tcPr>
            <w:tcW w:w="405" w:type="pct"/>
            <w:vMerge/>
            <w:tcBorders>
              <w:left w:val="single" w:sz="4" w:space="0" w:color="auto"/>
              <w:bottom w:val="single" w:sz="4" w:space="0" w:color="auto"/>
              <w:right w:val="single" w:sz="4" w:space="0" w:color="auto"/>
            </w:tcBorders>
            <w:vAlign w:val="center"/>
            <w:hideMark/>
          </w:tcPr>
          <w:p w14:paraId="759DBCAB" w14:textId="52D9552C" w:rsidR="00631BF4" w:rsidRPr="00561D9D" w:rsidDel="00FA173A" w:rsidRDefault="00631BF4" w:rsidP="00F26652">
            <w:pPr>
              <w:tabs>
                <w:tab w:val="left" w:pos="567"/>
                <w:tab w:val="left" w:pos="1276"/>
                <w:tab w:val="left" w:pos="2127"/>
              </w:tabs>
              <w:spacing w:line="240" w:lineRule="auto"/>
              <w:jc w:val="center"/>
              <w:rPr>
                <w:del w:id="8065" w:author="Cauris Cosmetics" w:date="2023-10-27T17:57:00Z"/>
                <w:rFonts w:asciiTheme="minorHAnsi" w:hAnsiTheme="minorHAnsi"/>
                <w:bCs/>
                <w:sz w:val="20"/>
                <w:szCs w:val="20"/>
                <w:rPrChange w:id="8066" w:author="Dr Mamadou SANOGO" w:date="2023-10-26T15:55:00Z">
                  <w:rPr>
                    <w:del w:id="8067" w:author="Cauris Cosmetics" w:date="2023-10-27T17:57:00Z"/>
                    <w:rFonts w:asciiTheme="minorHAnsi" w:hAnsiTheme="minorHAnsi"/>
                    <w:bCs/>
                    <w:color w:val="000000" w:themeColor="text1"/>
                    <w:sz w:val="20"/>
                    <w:szCs w:val="20"/>
                  </w:rPr>
                </w:rPrChange>
              </w:rPr>
            </w:pPr>
          </w:p>
        </w:tc>
        <w:tc>
          <w:tcPr>
            <w:tcW w:w="856" w:type="pct"/>
            <w:vMerge/>
            <w:tcBorders>
              <w:left w:val="single" w:sz="4" w:space="0" w:color="auto"/>
              <w:bottom w:val="single" w:sz="4" w:space="0" w:color="auto"/>
              <w:right w:val="single" w:sz="4" w:space="0" w:color="auto"/>
            </w:tcBorders>
            <w:vAlign w:val="center"/>
            <w:hideMark/>
          </w:tcPr>
          <w:p w14:paraId="3F5BEA87" w14:textId="76A54DCD" w:rsidR="00631BF4" w:rsidRPr="00561D9D" w:rsidDel="00FA173A" w:rsidRDefault="00631BF4" w:rsidP="00F26652">
            <w:pPr>
              <w:tabs>
                <w:tab w:val="left" w:pos="567"/>
                <w:tab w:val="left" w:pos="1276"/>
                <w:tab w:val="left" w:pos="2127"/>
              </w:tabs>
              <w:spacing w:line="240" w:lineRule="auto"/>
              <w:rPr>
                <w:del w:id="8068" w:author="Cauris Cosmetics" w:date="2023-10-27T17:57:00Z"/>
                <w:rFonts w:asciiTheme="minorHAnsi" w:hAnsiTheme="minorHAnsi"/>
                <w:bCs/>
                <w:i/>
                <w:sz w:val="20"/>
                <w:szCs w:val="20"/>
                <w:rPrChange w:id="8069" w:author="Dr Mamadou SANOGO" w:date="2023-10-26T15:55:00Z">
                  <w:rPr>
                    <w:del w:id="8070" w:author="Cauris Cosmetics" w:date="2023-10-27T17:57:00Z"/>
                    <w:rFonts w:asciiTheme="minorHAnsi" w:hAnsiTheme="minorHAnsi"/>
                    <w:bCs/>
                    <w:i/>
                    <w:color w:val="000000" w:themeColor="text1"/>
                    <w:sz w:val="20"/>
                    <w:szCs w:val="20"/>
                  </w:rPr>
                </w:rPrChange>
              </w:rPr>
            </w:pPr>
          </w:p>
        </w:tc>
        <w:tc>
          <w:tcPr>
            <w:tcW w:w="676" w:type="pct"/>
            <w:vMerge/>
            <w:tcBorders>
              <w:left w:val="single" w:sz="4" w:space="0" w:color="auto"/>
              <w:bottom w:val="single" w:sz="4" w:space="0" w:color="auto"/>
              <w:right w:val="single" w:sz="4" w:space="0" w:color="auto"/>
            </w:tcBorders>
            <w:vAlign w:val="center"/>
            <w:hideMark/>
          </w:tcPr>
          <w:p w14:paraId="44410101" w14:textId="3EA6A2FD" w:rsidR="00631BF4" w:rsidRPr="00561D9D" w:rsidDel="00FA173A" w:rsidRDefault="00631BF4" w:rsidP="00F26652">
            <w:pPr>
              <w:tabs>
                <w:tab w:val="left" w:pos="567"/>
                <w:tab w:val="left" w:pos="1276"/>
                <w:tab w:val="left" w:pos="2127"/>
              </w:tabs>
              <w:spacing w:line="240" w:lineRule="auto"/>
              <w:rPr>
                <w:del w:id="8071" w:author="Cauris Cosmetics" w:date="2023-10-27T17:57:00Z"/>
                <w:rFonts w:asciiTheme="minorHAnsi" w:hAnsiTheme="minorHAnsi"/>
                <w:bCs/>
                <w:i/>
                <w:sz w:val="20"/>
                <w:szCs w:val="20"/>
                <w:rPrChange w:id="8072" w:author="Dr Mamadou SANOGO" w:date="2023-10-26T15:55:00Z">
                  <w:rPr>
                    <w:del w:id="8073" w:author="Cauris Cosmetics" w:date="2023-10-27T17:57:00Z"/>
                    <w:rFonts w:asciiTheme="minorHAnsi" w:hAnsiTheme="minorHAnsi"/>
                    <w:bCs/>
                    <w:i/>
                    <w:color w:val="000000" w:themeColor="text1"/>
                    <w:sz w:val="20"/>
                    <w:szCs w:val="20"/>
                  </w:rPr>
                </w:rPrChange>
              </w:rPr>
            </w:pPr>
          </w:p>
        </w:tc>
      </w:tr>
      <w:tr w:rsidR="00561D9D" w:rsidRPr="00561D9D" w:rsidDel="00FA173A" w14:paraId="395E8D30" w14:textId="2DEAA652" w:rsidTr="00F26652">
        <w:trPr>
          <w:cantSplit/>
          <w:trHeight w:val="20"/>
          <w:del w:id="8074"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2F21963F" w14:textId="0C2F63D2" w:rsidR="00631BF4" w:rsidRPr="00561D9D" w:rsidDel="00FA173A" w:rsidRDefault="00631BF4" w:rsidP="00F26652">
            <w:pPr>
              <w:spacing w:line="240" w:lineRule="auto"/>
              <w:rPr>
                <w:del w:id="8075" w:author="Cauris Cosmetics" w:date="2023-10-27T17:57:00Z"/>
                <w:rFonts w:asciiTheme="minorHAnsi" w:hAnsiTheme="minorHAnsi"/>
                <w:b/>
                <w:sz w:val="20"/>
                <w:szCs w:val="20"/>
                <w:rPrChange w:id="8076" w:author="Dr Mamadou SANOGO" w:date="2023-10-26T15:55:00Z">
                  <w:rPr>
                    <w:del w:id="8077" w:author="Cauris Cosmetics" w:date="2023-10-27T17:57:00Z"/>
                    <w:rFonts w:asciiTheme="minorHAnsi" w:hAnsiTheme="minorHAnsi"/>
                    <w:b/>
                    <w:color w:val="000000" w:themeColor="text1"/>
                    <w:sz w:val="20"/>
                    <w:szCs w:val="20"/>
                  </w:rPr>
                </w:rPrChange>
              </w:rPr>
            </w:pPr>
            <w:del w:id="8078" w:author="Cauris Cosmetics" w:date="2023-10-27T17:57:00Z">
              <w:r w:rsidRPr="00561D9D" w:rsidDel="00FA173A">
                <w:rPr>
                  <w:rFonts w:asciiTheme="minorHAnsi" w:hAnsiTheme="minorHAnsi"/>
                  <w:b/>
                  <w:bCs/>
                  <w:sz w:val="20"/>
                  <w:szCs w:val="20"/>
                </w:rPr>
                <w:delText xml:space="preserve">GDMS2104 </w:delText>
              </w:r>
              <w:r w:rsidRPr="00561D9D" w:rsidDel="00FA173A">
                <w:rPr>
                  <w:rFonts w:asciiTheme="minorHAnsi" w:hAnsiTheme="minorHAnsi"/>
                  <w:b/>
                  <w:sz w:val="20"/>
                  <w:szCs w:val="20"/>
                  <w:rPrChange w:id="8079" w:author="Dr Mamadou SANOGO" w:date="2023-10-26T15:55:00Z">
                    <w:rPr>
                      <w:rFonts w:asciiTheme="minorHAnsi" w:hAnsiTheme="minorHAnsi"/>
                      <w:b/>
                      <w:color w:val="000000" w:themeColor="text1"/>
                      <w:sz w:val="20"/>
                      <w:szCs w:val="20"/>
                    </w:rPr>
                  </w:rPrChange>
                </w:rPr>
                <w:delText xml:space="preserve">Genre et droit en matière de santé </w:delText>
              </w:r>
            </w:del>
          </w:p>
          <w:p w14:paraId="368DC2CF" w14:textId="11151BE0" w:rsidR="00631BF4" w:rsidRPr="00561D9D" w:rsidDel="00FA173A" w:rsidRDefault="00631BF4" w:rsidP="00F26652">
            <w:pPr>
              <w:spacing w:line="240" w:lineRule="auto"/>
              <w:rPr>
                <w:del w:id="8080" w:author="Cauris Cosmetics" w:date="2023-10-27T17:57:00Z"/>
                <w:rFonts w:asciiTheme="minorHAnsi" w:hAnsiTheme="minorHAnsi"/>
                <w:b/>
                <w:sz w:val="20"/>
                <w:szCs w:val="20"/>
                <w:rPrChange w:id="8081" w:author="Dr Mamadou SANOGO" w:date="2023-10-26T15:55:00Z">
                  <w:rPr>
                    <w:del w:id="8082"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77774375" w14:textId="7D057ED2" w:rsidR="00631BF4" w:rsidRPr="00561D9D" w:rsidDel="00FA173A" w:rsidRDefault="00631BF4" w:rsidP="00F26652">
            <w:pPr>
              <w:spacing w:line="240" w:lineRule="auto"/>
              <w:jc w:val="center"/>
              <w:rPr>
                <w:del w:id="8083" w:author="Cauris Cosmetics" w:date="2023-10-27T17:57:00Z"/>
                <w:rFonts w:asciiTheme="minorHAnsi" w:hAnsiTheme="minorHAnsi"/>
                <w:b/>
                <w:sz w:val="20"/>
                <w:szCs w:val="20"/>
                <w:rPrChange w:id="8084" w:author="Dr Mamadou SANOGO" w:date="2023-10-26T15:55:00Z">
                  <w:rPr>
                    <w:del w:id="8085" w:author="Cauris Cosmetics" w:date="2023-10-27T17:57:00Z"/>
                    <w:rFonts w:asciiTheme="minorHAnsi" w:hAnsiTheme="minorHAnsi"/>
                    <w:b/>
                    <w:color w:val="000000" w:themeColor="text1"/>
                    <w:sz w:val="20"/>
                    <w:szCs w:val="20"/>
                  </w:rPr>
                </w:rPrChange>
              </w:rPr>
            </w:pPr>
            <w:del w:id="8086" w:author="Cauris Cosmetics" w:date="2023-10-27T17:57:00Z">
              <w:r w:rsidRPr="00561D9D" w:rsidDel="00FA173A">
                <w:rPr>
                  <w:rFonts w:asciiTheme="minorHAnsi" w:hAnsiTheme="minorHAnsi"/>
                  <w:b/>
                  <w:sz w:val="20"/>
                  <w:szCs w:val="20"/>
                  <w:rPrChange w:id="8087" w:author="Dr Mamadou SANOGO" w:date="2023-10-26T15:55:00Z">
                    <w:rPr>
                      <w:rFonts w:asciiTheme="minorHAnsi" w:hAnsiTheme="minorHAnsi"/>
                      <w:b/>
                      <w:color w:val="000000" w:themeColor="text1"/>
                      <w:sz w:val="20"/>
                      <w:szCs w:val="20"/>
                    </w:rPr>
                  </w:rPrChange>
                </w:rPr>
                <w:delText>6</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tcPr>
          <w:p w14:paraId="3563CB8D" w14:textId="4C4806B6" w:rsidR="00631BF4" w:rsidRPr="00561D9D" w:rsidDel="00FA173A" w:rsidRDefault="00631BF4" w:rsidP="00F26652">
            <w:pPr>
              <w:tabs>
                <w:tab w:val="left" w:pos="567"/>
                <w:tab w:val="left" w:pos="1276"/>
                <w:tab w:val="left" w:pos="2127"/>
              </w:tabs>
              <w:spacing w:line="240" w:lineRule="auto"/>
              <w:rPr>
                <w:del w:id="8088" w:author="Cauris Cosmetics" w:date="2023-10-27T17:57:00Z"/>
                <w:rFonts w:asciiTheme="minorHAnsi" w:hAnsiTheme="minorHAnsi"/>
                <w:bCs/>
                <w:sz w:val="20"/>
                <w:szCs w:val="20"/>
                <w:rPrChange w:id="8089" w:author="Dr Mamadou SANOGO" w:date="2023-10-26T15:55:00Z">
                  <w:rPr>
                    <w:del w:id="8090" w:author="Cauris Cosmetics" w:date="2023-10-27T17:57:00Z"/>
                    <w:rFonts w:asciiTheme="minorHAnsi" w:hAnsiTheme="minorHAnsi"/>
                    <w:bCs/>
                    <w:color w:val="000000" w:themeColor="text1"/>
                    <w:sz w:val="20"/>
                    <w:szCs w:val="20"/>
                  </w:rPr>
                </w:rPrChange>
              </w:rPr>
            </w:pPr>
            <w:del w:id="8091" w:author="Cauris Cosmetics" w:date="2023-10-27T17:57:00Z">
              <w:r w:rsidRPr="00561D9D" w:rsidDel="00FA173A">
                <w:rPr>
                  <w:rFonts w:asciiTheme="minorHAnsi" w:hAnsiTheme="minorHAnsi"/>
                  <w:bCs/>
                  <w:sz w:val="20"/>
                  <w:szCs w:val="20"/>
                  <w:rPrChange w:id="8092" w:author="Dr Mamadou SANOGO" w:date="2023-10-26T15:55:00Z">
                    <w:rPr>
                      <w:rFonts w:asciiTheme="minorHAnsi" w:hAnsiTheme="minorHAnsi"/>
                      <w:bCs/>
                      <w:color w:val="000000" w:themeColor="text1"/>
                      <w:sz w:val="20"/>
                      <w:szCs w:val="20"/>
                    </w:rPr>
                  </w:rPrChange>
                </w:rPr>
                <w:delText>Analyser les aspects liés au genre et droit en matière de santé</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5084B75D" w14:textId="79145944" w:rsidR="00631BF4" w:rsidRPr="00561D9D" w:rsidDel="00FA173A" w:rsidRDefault="00631BF4" w:rsidP="00F26652">
            <w:pPr>
              <w:tabs>
                <w:tab w:val="left" w:pos="567"/>
                <w:tab w:val="left" w:pos="1276"/>
                <w:tab w:val="left" w:pos="2127"/>
              </w:tabs>
              <w:spacing w:line="240" w:lineRule="auto"/>
              <w:rPr>
                <w:del w:id="8093" w:author="Cauris Cosmetics" w:date="2023-10-27T17:57:00Z"/>
                <w:rFonts w:asciiTheme="minorHAnsi" w:hAnsiTheme="minorHAnsi"/>
                <w:bCs/>
                <w:sz w:val="20"/>
                <w:szCs w:val="20"/>
                <w:rPrChange w:id="8094" w:author="Dr Mamadou SANOGO" w:date="2023-10-26T15:55:00Z">
                  <w:rPr>
                    <w:del w:id="8095" w:author="Cauris Cosmetics" w:date="2023-10-27T17:57:00Z"/>
                    <w:rFonts w:asciiTheme="minorHAnsi" w:hAnsiTheme="minorHAnsi"/>
                    <w:bCs/>
                    <w:color w:val="000000" w:themeColor="text1"/>
                    <w:sz w:val="20"/>
                    <w:szCs w:val="20"/>
                  </w:rPr>
                </w:rPrChange>
              </w:rPr>
            </w:pPr>
            <w:del w:id="8096" w:author="Cauris Cosmetics" w:date="2023-10-27T17:57:00Z">
              <w:r w:rsidRPr="00561D9D" w:rsidDel="00FA173A">
                <w:rPr>
                  <w:rFonts w:asciiTheme="minorHAnsi" w:hAnsiTheme="minorHAnsi"/>
                  <w:bCs/>
                  <w:sz w:val="20"/>
                  <w:szCs w:val="20"/>
                  <w:rPrChange w:id="8097" w:author="Dr Mamadou SANOGO" w:date="2023-10-26T15:55:00Z">
                    <w:rPr>
                      <w:rFonts w:asciiTheme="minorHAnsi" w:hAnsiTheme="minorHAnsi"/>
                      <w:bCs/>
                      <w:color w:val="000000" w:themeColor="text1"/>
                      <w:sz w:val="20"/>
                      <w:szCs w:val="20"/>
                    </w:rPr>
                  </w:rPrChange>
                </w:rPr>
                <w:delText>Concepts et politiques en matière de Genre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E7B4E25" w14:textId="61739DA4" w:rsidR="00631BF4" w:rsidRPr="00561D9D" w:rsidDel="00FA173A" w:rsidRDefault="00631BF4" w:rsidP="00F26652">
            <w:pPr>
              <w:tabs>
                <w:tab w:val="left" w:pos="567"/>
                <w:tab w:val="left" w:pos="1276"/>
                <w:tab w:val="left" w:pos="2127"/>
              </w:tabs>
              <w:spacing w:line="240" w:lineRule="auto"/>
              <w:jc w:val="center"/>
              <w:rPr>
                <w:del w:id="8098" w:author="Cauris Cosmetics" w:date="2023-10-27T17:57:00Z"/>
                <w:rFonts w:asciiTheme="minorHAnsi" w:hAnsiTheme="minorHAnsi"/>
                <w:bCs/>
                <w:sz w:val="20"/>
                <w:szCs w:val="20"/>
                <w:rPrChange w:id="8099" w:author="Dr Mamadou SANOGO" w:date="2023-10-26T15:55:00Z">
                  <w:rPr>
                    <w:del w:id="8100" w:author="Cauris Cosmetics" w:date="2023-10-27T17:57:00Z"/>
                    <w:rFonts w:asciiTheme="minorHAnsi" w:hAnsiTheme="minorHAnsi"/>
                    <w:bCs/>
                    <w:color w:val="000000" w:themeColor="text1"/>
                    <w:sz w:val="20"/>
                    <w:szCs w:val="20"/>
                  </w:rPr>
                </w:rPrChange>
              </w:rPr>
            </w:pPr>
            <w:del w:id="8101" w:author="Cauris Cosmetics" w:date="2023-10-27T17:57:00Z">
              <w:r w:rsidRPr="00561D9D" w:rsidDel="00FA173A">
                <w:rPr>
                  <w:rFonts w:asciiTheme="minorHAnsi" w:hAnsiTheme="minorHAnsi"/>
                  <w:bCs/>
                  <w:sz w:val="20"/>
                  <w:szCs w:val="20"/>
                  <w:rPrChange w:id="8102" w:author="Dr Mamadou SANOGO" w:date="2023-10-26T15:55:00Z">
                    <w:rPr>
                      <w:rFonts w:asciiTheme="minorHAnsi" w:hAnsiTheme="minorHAnsi"/>
                      <w:bCs/>
                      <w:color w:val="000000" w:themeColor="text1"/>
                      <w:sz w:val="20"/>
                      <w:szCs w:val="20"/>
                    </w:rPr>
                  </w:rPrChange>
                </w:rPr>
                <w:delText>2</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2B718F60" w14:textId="0B167011" w:rsidR="00631BF4" w:rsidRPr="00561D9D" w:rsidDel="00FA173A" w:rsidRDefault="00631BF4" w:rsidP="00F26652">
            <w:pPr>
              <w:tabs>
                <w:tab w:val="left" w:pos="567"/>
                <w:tab w:val="left" w:pos="1276"/>
                <w:tab w:val="left" w:pos="2127"/>
              </w:tabs>
              <w:spacing w:line="240" w:lineRule="auto"/>
              <w:jc w:val="center"/>
              <w:rPr>
                <w:del w:id="8103" w:author="Cauris Cosmetics" w:date="2023-10-27T17:57:00Z"/>
                <w:rFonts w:asciiTheme="minorHAnsi" w:hAnsiTheme="minorHAnsi"/>
                <w:bCs/>
                <w:sz w:val="20"/>
                <w:szCs w:val="20"/>
                <w:rPrChange w:id="8104" w:author="Dr Mamadou SANOGO" w:date="2023-10-26T15:55:00Z">
                  <w:rPr>
                    <w:del w:id="8105" w:author="Cauris Cosmetics" w:date="2023-10-27T17:57:00Z"/>
                    <w:rFonts w:asciiTheme="minorHAnsi" w:hAnsiTheme="minorHAnsi"/>
                    <w:bCs/>
                    <w:color w:val="000000" w:themeColor="text1"/>
                    <w:sz w:val="20"/>
                    <w:szCs w:val="20"/>
                  </w:rPr>
                </w:rPrChange>
              </w:rPr>
            </w:pPr>
            <w:del w:id="8106" w:author="Cauris Cosmetics" w:date="2023-10-27T17:57:00Z">
              <w:r w:rsidRPr="00561D9D" w:rsidDel="00FA173A">
                <w:rPr>
                  <w:rFonts w:asciiTheme="minorHAnsi" w:hAnsiTheme="minorHAnsi"/>
                  <w:bCs/>
                  <w:sz w:val="20"/>
                  <w:szCs w:val="20"/>
                  <w:rPrChange w:id="8107" w:author="Dr Mamadou SANOGO" w:date="2023-10-26T15:55:00Z">
                    <w:rPr>
                      <w:rFonts w:asciiTheme="minorHAnsi" w:hAnsiTheme="minorHAnsi"/>
                      <w:bCs/>
                      <w:color w:val="000000" w:themeColor="text1"/>
                      <w:sz w:val="20"/>
                      <w:szCs w:val="20"/>
                    </w:rPr>
                  </w:rPrChange>
                </w:rPr>
                <w:delText>80/40/00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E96169D" w14:textId="33C45BA0" w:rsidR="00631BF4" w:rsidRPr="00561D9D" w:rsidDel="00FA173A" w:rsidRDefault="00631BF4" w:rsidP="00F26652">
            <w:pPr>
              <w:spacing w:line="240" w:lineRule="auto"/>
              <w:rPr>
                <w:del w:id="8108" w:author="Cauris Cosmetics" w:date="2023-10-27T17:57:00Z"/>
                <w:sz w:val="20"/>
                <w:szCs w:val="20"/>
              </w:rPr>
            </w:pPr>
            <w:del w:id="8109" w:author="Cauris Cosmetics" w:date="2023-10-27T17:57:00Z">
              <w:r w:rsidRPr="00561D9D" w:rsidDel="00FA173A">
                <w:rPr>
                  <w:rFonts w:asciiTheme="minorHAnsi" w:hAnsiTheme="minorHAnsi"/>
                  <w:bCs/>
                  <w:i/>
                  <w:sz w:val="20"/>
                  <w:szCs w:val="20"/>
                  <w:rPrChange w:id="8110" w:author="Dr Mamadou SANOGO" w:date="2023-10-26T15:55: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1EEE5C7B" w14:textId="6E8CE2EE" w:rsidR="00631BF4" w:rsidRPr="00561D9D" w:rsidDel="00FA173A" w:rsidRDefault="00631BF4" w:rsidP="00F26652">
            <w:pPr>
              <w:spacing w:line="240" w:lineRule="auto"/>
              <w:rPr>
                <w:del w:id="8111" w:author="Cauris Cosmetics" w:date="2023-10-27T17:57:00Z"/>
                <w:sz w:val="20"/>
                <w:szCs w:val="20"/>
              </w:rPr>
            </w:pPr>
            <w:del w:id="8112" w:author="Cauris Cosmetics" w:date="2023-10-27T17:57:00Z">
              <w:r w:rsidRPr="00561D9D" w:rsidDel="00FA173A">
                <w:rPr>
                  <w:rFonts w:asciiTheme="minorHAnsi" w:hAnsiTheme="minorHAnsi"/>
                  <w:bCs/>
                  <w:i/>
                  <w:sz w:val="20"/>
                  <w:szCs w:val="20"/>
                  <w:rPrChange w:id="8113"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2771F76C" w14:textId="09314D5A" w:rsidTr="00F26652">
        <w:trPr>
          <w:cantSplit/>
          <w:trHeight w:val="20"/>
          <w:del w:id="8114"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7B5B2E3F" w14:textId="1DFB53F5" w:rsidR="00631BF4" w:rsidRPr="00561D9D" w:rsidDel="00FA173A" w:rsidRDefault="00631BF4" w:rsidP="00F26652">
            <w:pPr>
              <w:spacing w:line="240" w:lineRule="auto"/>
              <w:rPr>
                <w:del w:id="8115" w:author="Cauris Cosmetics" w:date="2023-10-27T17:57:00Z"/>
                <w:rFonts w:asciiTheme="minorHAnsi" w:hAnsiTheme="minorHAnsi"/>
                <w:b/>
                <w:sz w:val="20"/>
                <w:szCs w:val="20"/>
                <w:rPrChange w:id="8116" w:author="Dr Mamadou SANOGO" w:date="2023-10-26T15:55:00Z">
                  <w:rPr>
                    <w:del w:id="8117"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40A0F7C" w14:textId="4DD0B25F" w:rsidR="00631BF4" w:rsidRPr="00561D9D" w:rsidDel="00FA173A" w:rsidRDefault="00631BF4" w:rsidP="00F26652">
            <w:pPr>
              <w:spacing w:line="240" w:lineRule="auto"/>
              <w:jc w:val="center"/>
              <w:rPr>
                <w:del w:id="8118" w:author="Cauris Cosmetics" w:date="2023-10-27T17:57:00Z"/>
                <w:rFonts w:asciiTheme="minorHAnsi" w:hAnsiTheme="minorHAnsi"/>
                <w:b/>
                <w:sz w:val="20"/>
                <w:szCs w:val="20"/>
                <w:rPrChange w:id="8119" w:author="Dr Mamadou SANOGO" w:date="2023-10-26T15:55:00Z">
                  <w:rPr>
                    <w:del w:id="8120"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4100F7C4" w14:textId="5A57D495" w:rsidR="00631BF4" w:rsidRPr="00561D9D" w:rsidDel="00FA173A" w:rsidRDefault="00631BF4" w:rsidP="00F26652">
            <w:pPr>
              <w:tabs>
                <w:tab w:val="left" w:pos="567"/>
                <w:tab w:val="left" w:pos="1276"/>
                <w:tab w:val="left" w:pos="2127"/>
              </w:tabs>
              <w:spacing w:line="240" w:lineRule="auto"/>
              <w:rPr>
                <w:del w:id="8121" w:author="Cauris Cosmetics" w:date="2023-10-27T17:57:00Z"/>
                <w:rFonts w:asciiTheme="minorHAnsi" w:hAnsiTheme="minorHAnsi"/>
                <w:bCs/>
                <w:sz w:val="20"/>
                <w:szCs w:val="20"/>
                <w:rPrChange w:id="8122" w:author="Dr Mamadou SANOGO" w:date="2023-10-26T15:55:00Z">
                  <w:rPr>
                    <w:del w:id="8123"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5D2DED72" w14:textId="2126B405" w:rsidR="00631BF4" w:rsidRPr="00561D9D" w:rsidDel="00FA173A" w:rsidRDefault="00631BF4" w:rsidP="00F26652">
            <w:pPr>
              <w:tabs>
                <w:tab w:val="left" w:pos="567"/>
                <w:tab w:val="left" w:pos="1276"/>
                <w:tab w:val="left" w:pos="2127"/>
              </w:tabs>
              <w:spacing w:line="240" w:lineRule="auto"/>
              <w:rPr>
                <w:del w:id="8124" w:author="Cauris Cosmetics" w:date="2023-10-27T17:57:00Z"/>
                <w:rFonts w:asciiTheme="minorHAnsi" w:hAnsiTheme="minorHAnsi"/>
                <w:bCs/>
                <w:sz w:val="20"/>
                <w:szCs w:val="20"/>
                <w:rPrChange w:id="8125" w:author="Dr Mamadou SANOGO" w:date="2023-10-26T15:55:00Z">
                  <w:rPr>
                    <w:del w:id="8126" w:author="Cauris Cosmetics" w:date="2023-10-27T17:57:00Z"/>
                    <w:rFonts w:asciiTheme="minorHAnsi" w:hAnsiTheme="minorHAnsi"/>
                    <w:bCs/>
                    <w:color w:val="000000" w:themeColor="text1"/>
                    <w:sz w:val="20"/>
                    <w:szCs w:val="20"/>
                  </w:rPr>
                </w:rPrChange>
              </w:rPr>
            </w:pPr>
            <w:del w:id="8127" w:author="Cauris Cosmetics" w:date="2023-10-27T17:57:00Z">
              <w:r w:rsidRPr="00561D9D" w:rsidDel="00FA173A">
                <w:rPr>
                  <w:rFonts w:asciiTheme="minorHAnsi" w:hAnsiTheme="minorHAnsi"/>
                  <w:bCs/>
                  <w:sz w:val="20"/>
                  <w:szCs w:val="20"/>
                  <w:rPrChange w:id="8128" w:author="Dr Mamadou SANOGO" w:date="2023-10-26T15:55:00Z">
                    <w:rPr>
                      <w:rFonts w:asciiTheme="minorHAnsi" w:hAnsiTheme="minorHAnsi"/>
                      <w:bCs/>
                      <w:color w:val="000000" w:themeColor="text1"/>
                      <w:sz w:val="20"/>
                      <w:szCs w:val="20"/>
                    </w:rPr>
                  </w:rPrChange>
                </w:rPr>
                <w:delText xml:space="preserve">Droit Administratif </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5FB270C" w14:textId="564293AC" w:rsidR="00631BF4" w:rsidRPr="00561D9D" w:rsidDel="00FA173A" w:rsidRDefault="00631BF4" w:rsidP="00F26652">
            <w:pPr>
              <w:tabs>
                <w:tab w:val="left" w:pos="567"/>
                <w:tab w:val="left" w:pos="1276"/>
                <w:tab w:val="left" w:pos="2127"/>
              </w:tabs>
              <w:spacing w:line="240" w:lineRule="auto"/>
              <w:jc w:val="center"/>
              <w:rPr>
                <w:del w:id="8129" w:author="Cauris Cosmetics" w:date="2023-10-27T17:57:00Z"/>
                <w:rFonts w:asciiTheme="minorHAnsi" w:hAnsiTheme="minorHAnsi"/>
                <w:bCs/>
                <w:sz w:val="20"/>
                <w:szCs w:val="20"/>
                <w:rPrChange w:id="8130" w:author="Dr Mamadou SANOGO" w:date="2023-10-26T15:55:00Z">
                  <w:rPr>
                    <w:del w:id="8131" w:author="Cauris Cosmetics" w:date="2023-10-27T17:57:00Z"/>
                    <w:rFonts w:asciiTheme="minorHAnsi" w:hAnsiTheme="minorHAnsi"/>
                    <w:bCs/>
                    <w:color w:val="000000" w:themeColor="text1"/>
                    <w:sz w:val="20"/>
                    <w:szCs w:val="20"/>
                  </w:rPr>
                </w:rPrChange>
              </w:rPr>
            </w:pPr>
            <w:del w:id="8132" w:author="Cauris Cosmetics" w:date="2023-10-27T17:57:00Z">
              <w:r w:rsidRPr="00561D9D" w:rsidDel="00FA173A">
                <w:rPr>
                  <w:rFonts w:asciiTheme="minorHAnsi" w:hAnsiTheme="minorHAnsi"/>
                  <w:bCs/>
                  <w:sz w:val="20"/>
                  <w:szCs w:val="20"/>
                  <w:rPrChange w:id="8133"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4F15E222" w14:textId="53281AF4" w:rsidR="00631BF4" w:rsidRPr="00561D9D" w:rsidDel="00FA173A" w:rsidRDefault="00631BF4" w:rsidP="00F26652">
            <w:pPr>
              <w:tabs>
                <w:tab w:val="left" w:pos="567"/>
                <w:tab w:val="left" w:pos="1276"/>
                <w:tab w:val="left" w:pos="2127"/>
              </w:tabs>
              <w:spacing w:line="240" w:lineRule="auto"/>
              <w:jc w:val="center"/>
              <w:rPr>
                <w:del w:id="8134" w:author="Cauris Cosmetics" w:date="2023-10-27T17:57:00Z"/>
                <w:rFonts w:asciiTheme="minorHAnsi" w:hAnsiTheme="minorHAnsi"/>
                <w:bCs/>
                <w:sz w:val="20"/>
                <w:szCs w:val="20"/>
                <w:rPrChange w:id="8135" w:author="Dr Mamadou SANOGO" w:date="2023-10-26T15:55:00Z">
                  <w:rPr>
                    <w:del w:id="8136"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159105F9" w14:textId="449EEAF1" w:rsidR="00631BF4" w:rsidRPr="00561D9D" w:rsidDel="00FA173A" w:rsidRDefault="00631BF4" w:rsidP="00F26652">
            <w:pPr>
              <w:tabs>
                <w:tab w:val="left" w:pos="567"/>
                <w:tab w:val="left" w:pos="1276"/>
                <w:tab w:val="left" w:pos="2127"/>
              </w:tabs>
              <w:spacing w:line="240" w:lineRule="auto"/>
              <w:rPr>
                <w:del w:id="8137" w:author="Cauris Cosmetics" w:date="2023-10-27T17:57:00Z"/>
                <w:rFonts w:asciiTheme="minorHAnsi" w:hAnsiTheme="minorHAnsi"/>
                <w:bCs/>
                <w:i/>
                <w:sz w:val="20"/>
                <w:szCs w:val="20"/>
                <w:rPrChange w:id="8138" w:author="Dr Mamadou SANOGO" w:date="2023-10-26T15:55:00Z">
                  <w:rPr>
                    <w:del w:id="8139"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779EF034" w14:textId="1FA7F366" w:rsidR="00631BF4" w:rsidRPr="00561D9D" w:rsidDel="00FA173A" w:rsidRDefault="00631BF4" w:rsidP="00F26652">
            <w:pPr>
              <w:tabs>
                <w:tab w:val="left" w:pos="567"/>
                <w:tab w:val="left" w:pos="1276"/>
                <w:tab w:val="left" w:pos="2127"/>
              </w:tabs>
              <w:spacing w:line="240" w:lineRule="auto"/>
              <w:rPr>
                <w:del w:id="8140" w:author="Cauris Cosmetics" w:date="2023-10-27T17:57:00Z"/>
                <w:rFonts w:asciiTheme="minorHAnsi" w:hAnsiTheme="minorHAnsi"/>
                <w:bCs/>
                <w:i/>
                <w:sz w:val="20"/>
                <w:szCs w:val="20"/>
                <w:rPrChange w:id="8141" w:author="Dr Mamadou SANOGO" w:date="2023-10-26T15:55:00Z">
                  <w:rPr>
                    <w:del w:id="8142" w:author="Cauris Cosmetics" w:date="2023-10-27T17:57:00Z"/>
                    <w:rFonts w:asciiTheme="minorHAnsi" w:hAnsiTheme="minorHAnsi"/>
                    <w:bCs/>
                    <w:i/>
                    <w:color w:val="000000" w:themeColor="text1"/>
                    <w:sz w:val="20"/>
                    <w:szCs w:val="20"/>
                  </w:rPr>
                </w:rPrChange>
              </w:rPr>
            </w:pPr>
          </w:p>
        </w:tc>
      </w:tr>
      <w:tr w:rsidR="00561D9D" w:rsidRPr="00561D9D" w:rsidDel="00FA173A" w14:paraId="658BD7B1" w14:textId="11558A93" w:rsidTr="00F26652">
        <w:trPr>
          <w:cantSplit/>
          <w:trHeight w:val="20"/>
          <w:del w:id="8143"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5A2DBFE0" w14:textId="43711923" w:rsidR="00631BF4" w:rsidRPr="00561D9D" w:rsidDel="00FA173A" w:rsidRDefault="00631BF4" w:rsidP="00F26652">
            <w:pPr>
              <w:spacing w:line="240" w:lineRule="auto"/>
              <w:rPr>
                <w:del w:id="8144" w:author="Cauris Cosmetics" w:date="2023-10-27T17:57:00Z"/>
                <w:rFonts w:asciiTheme="minorHAnsi" w:hAnsiTheme="minorHAnsi"/>
                <w:b/>
                <w:sz w:val="20"/>
                <w:szCs w:val="20"/>
                <w:rPrChange w:id="8145" w:author="Dr Mamadou SANOGO" w:date="2023-10-26T15:55:00Z">
                  <w:rPr>
                    <w:del w:id="8146"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2826E5D1" w14:textId="64DE2A54" w:rsidR="00631BF4" w:rsidRPr="00561D9D" w:rsidDel="00FA173A" w:rsidRDefault="00631BF4" w:rsidP="00F26652">
            <w:pPr>
              <w:spacing w:line="240" w:lineRule="auto"/>
              <w:jc w:val="center"/>
              <w:rPr>
                <w:del w:id="8147" w:author="Cauris Cosmetics" w:date="2023-10-27T17:57:00Z"/>
                <w:rFonts w:asciiTheme="minorHAnsi" w:hAnsiTheme="minorHAnsi"/>
                <w:b/>
                <w:sz w:val="20"/>
                <w:szCs w:val="20"/>
                <w:rPrChange w:id="8148" w:author="Dr Mamadou SANOGO" w:date="2023-10-26T15:55:00Z">
                  <w:rPr>
                    <w:del w:id="8149" w:author="Cauris Cosmetics" w:date="2023-10-27T17:57:00Z"/>
                    <w:rFonts w:asciiTheme="minorHAnsi" w:hAnsiTheme="minorHAnsi"/>
                    <w:b/>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774B5CE9" w14:textId="3A0AD7D2" w:rsidR="00631BF4" w:rsidRPr="00561D9D" w:rsidDel="00FA173A" w:rsidRDefault="00631BF4" w:rsidP="00F26652">
            <w:pPr>
              <w:tabs>
                <w:tab w:val="left" w:pos="567"/>
                <w:tab w:val="left" w:pos="1276"/>
                <w:tab w:val="left" w:pos="2127"/>
              </w:tabs>
              <w:spacing w:line="240" w:lineRule="auto"/>
              <w:rPr>
                <w:del w:id="8150" w:author="Cauris Cosmetics" w:date="2023-10-27T17:57:00Z"/>
                <w:rFonts w:asciiTheme="minorHAnsi" w:hAnsiTheme="minorHAnsi"/>
                <w:bCs/>
                <w:sz w:val="20"/>
                <w:szCs w:val="20"/>
                <w:rPrChange w:id="8151" w:author="Dr Mamadou SANOGO" w:date="2023-10-26T15:55:00Z">
                  <w:rPr>
                    <w:del w:id="8152" w:author="Cauris Cosmetics" w:date="2023-10-27T17:57:00Z"/>
                    <w:rFonts w:asciiTheme="minorHAnsi" w:hAnsiTheme="minorHAnsi"/>
                    <w:bCs/>
                    <w:color w:val="000000" w:themeColor="text1"/>
                    <w:sz w:val="20"/>
                    <w:szCs w:val="20"/>
                  </w:rPr>
                </w:rPrChange>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1385C9E" w14:textId="085396A9" w:rsidR="00631BF4" w:rsidRPr="00561D9D" w:rsidDel="00FA173A" w:rsidRDefault="00631BF4" w:rsidP="00F26652">
            <w:pPr>
              <w:tabs>
                <w:tab w:val="left" w:pos="567"/>
                <w:tab w:val="left" w:pos="1276"/>
                <w:tab w:val="left" w:pos="2127"/>
              </w:tabs>
              <w:spacing w:line="240" w:lineRule="auto"/>
              <w:rPr>
                <w:del w:id="8153" w:author="Cauris Cosmetics" w:date="2023-10-27T17:57:00Z"/>
                <w:rFonts w:asciiTheme="minorHAnsi" w:hAnsiTheme="minorHAnsi"/>
                <w:bCs/>
                <w:sz w:val="20"/>
                <w:szCs w:val="20"/>
                <w:rPrChange w:id="8154" w:author="Dr Mamadou SANOGO" w:date="2023-10-26T15:55:00Z">
                  <w:rPr>
                    <w:del w:id="8155" w:author="Cauris Cosmetics" w:date="2023-10-27T17:57:00Z"/>
                    <w:rFonts w:asciiTheme="minorHAnsi" w:hAnsiTheme="minorHAnsi"/>
                    <w:bCs/>
                    <w:color w:val="000000" w:themeColor="text1"/>
                    <w:sz w:val="20"/>
                    <w:szCs w:val="20"/>
                  </w:rPr>
                </w:rPrChange>
              </w:rPr>
            </w:pPr>
            <w:del w:id="8156" w:author="Cauris Cosmetics" w:date="2023-10-27T17:57:00Z">
              <w:r w:rsidRPr="00561D9D" w:rsidDel="00FA173A">
                <w:rPr>
                  <w:rFonts w:asciiTheme="minorHAnsi" w:hAnsiTheme="minorHAnsi"/>
                  <w:bCs/>
                  <w:sz w:val="20"/>
                  <w:szCs w:val="20"/>
                  <w:rPrChange w:id="8157" w:author="Dr Mamadou SANOGO" w:date="2023-10-26T15:55:00Z">
                    <w:rPr>
                      <w:rFonts w:asciiTheme="minorHAnsi" w:hAnsiTheme="minorHAnsi"/>
                      <w:bCs/>
                      <w:color w:val="000000" w:themeColor="text1"/>
                      <w:sz w:val="20"/>
                      <w:szCs w:val="20"/>
                    </w:rPr>
                  </w:rPrChange>
                </w:rPr>
                <w:delText>Ethique et responsabilité en matière de santé</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0A45EA8D" w14:textId="43D72C7D" w:rsidR="00631BF4" w:rsidRPr="00561D9D" w:rsidDel="00FA173A" w:rsidRDefault="00631BF4" w:rsidP="00F26652">
            <w:pPr>
              <w:tabs>
                <w:tab w:val="left" w:pos="567"/>
                <w:tab w:val="left" w:pos="1276"/>
                <w:tab w:val="left" w:pos="2127"/>
              </w:tabs>
              <w:spacing w:line="240" w:lineRule="auto"/>
              <w:jc w:val="center"/>
              <w:rPr>
                <w:del w:id="8158" w:author="Cauris Cosmetics" w:date="2023-10-27T17:57:00Z"/>
                <w:rFonts w:asciiTheme="minorHAnsi" w:hAnsiTheme="minorHAnsi"/>
                <w:bCs/>
                <w:sz w:val="20"/>
                <w:szCs w:val="20"/>
                <w:rPrChange w:id="8159" w:author="Dr Mamadou SANOGO" w:date="2023-10-26T15:55:00Z">
                  <w:rPr>
                    <w:del w:id="8160" w:author="Cauris Cosmetics" w:date="2023-10-27T17:57:00Z"/>
                    <w:rFonts w:asciiTheme="minorHAnsi" w:hAnsiTheme="minorHAnsi"/>
                    <w:bCs/>
                    <w:color w:val="000000" w:themeColor="text1"/>
                    <w:sz w:val="20"/>
                    <w:szCs w:val="20"/>
                  </w:rPr>
                </w:rPrChange>
              </w:rPr>
            </w:pPr>
            <w:del w:id="8161" w:author="Cauris Cosmetics" w:date="2023-10-27T17:57:00Z">
              <w:r w:rsidRPr="00561D9D" w:rsidDel="00FA173A">
                <w:rPr>
                  <w:rFonts w:asciiTheme="minorHAnsi" w:hAnsiTheme="minorHAnsi"/>
                  <w:bCs/>
                  <w:sz w:val="20"/>
                  <w:szCs w:val="20"/>
                  <w:rPrChange w:id="8162" w:author="Dr Mamadou SANOGO" w:date="2023-10-26T15:55:00Z">
                    <w:rPr>
                      <w:rFonts w:asciiTheme="minorHAnsi" w:hAnsiTheme="minorHAnsi"/>
                      <w:bCs/>
                      <w:color w:val="000000" w:themeColor="text1"/>
                      <w:sz w:val="20"/>
                      <w:szCs w:val="20"/>
                    </w:rPr>
                  </w:rPrChange>
                </w:rPr>
                <w:delText>2</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3743CBD6" w14:textId="30D29479" w:rsidR="00631BF4" w:rsidRPr="00561D9D" w:rsidDel="00FA173A" w:rsidRDefault="00631BF4" w:rsidP="00F26652">
            <w:pPr>
              <w:tabs>
                <w:tab w:val="left" w:pos="567"/>
                <w:tab w:val="left" w:pos="1276"/>
                <w:tab w:val="left" w:pos="2127"/>
              </w:tabs>
              <w:spacing w:line="240" w:lineRule="auto"/>
              <w:jc w:val="center"/>
              <w:rPr>
                <w:del w:id="8163" w:author="Cauris Cosmetics" w:date="2023-10-27T17:57:00Z"/>
                <w:rFonts w:asciiTheme="minorHAnsi" w:hAnsiTheme="minorHAnsi"/>
                <w:bCs/>
                <w:sz w:val="20"/>
                <w:szCs w:val="20"/>
                <w:rPrChange w:id="8164" w:author="Dr Mamadou SANOGO" w:date="2023-10-26T15:55:00Z">
                  <w:rPr>
                    <w:del w:id="8165" w:author="Cauris Cosmetics" w:date="2023-10-27T17:57:00Z"/>
                    <w:rFonts w:asciiTheme="minorHAnsi" w:hAnsiTheme="minorHAnsi"/>
                    <w:bCs/>
                    <w:color w:val="000000" w:themeColor="text1"/>
                    <w:sz w:val="20"/>
                    <w:szCs w:val="20"/>
                  </w:rPr>
                </w:rPrChange>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EEF9574" w14:textId="1996B05D" w:rsidR="00631BF4" w:rsidRPr="00561D9D" w:rsidDel="00FA173A" w:rsidRDefault="00631BF4" w:rsidP="00F26652">
            <w:pPr>
              <w:tabs>
                <w:tab w:val="left" w:pos="567"/>
                <w:tab w:val="left" w:pos="1276"/>
                <w:tab w:val="left" w:pos="2127"/>
              </w:tabs>
              <w:spacing w:line="240" w:lineRule="auto"/>
              <w:rPr>
                <w:del w:id="8166" w:author="Cauris Cosmetics" w:date="2023-10-27T17:57:00Z"/>
                <w:rFonts w:asciiTheme="minorHAnsi" w:hAnsiTheme="minorHAnsi"/>
                <w:bCs/>
                <w:i/>
                <w:sz w:val="20"/>
                <w:szCs w:val="20"/>
                <w:rPrChange w:id="8167" w:author="Dr Mamadou SANOGO" w:date="2023-10-26T15:55:00Z">
                  <w:rPr>
                    <w:del w:id="8168" w:author="Cauris Cosmetics" w:date="2023-10-27T17:57:00Z"/>
                    <w:rFonts w:asciiTheme="minorHAnsi" w:hAnsiTheme="minorHAnsi"/>
                    <w:bCs/>
                    <w:i/>
                    <w:color w:val="000000" w:themeColor="text1"/>
                    <w:sz w:val="20"/>
                    <w:szCs w:val="20"/>
                  </w:rPr>
                </w:rPrChange>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08454C46" w14:textId="44F8A16C" w:rsidR="00631BF4" w:rsidRPr="00561D9D" w:rsidDel="00FA173A" w:rsidRDefault="00631BF4" w:rsidP="00F26652">
            <w:pPr>
              <w:tabs>
                <w:tab w:val="left" w:pos="567"/>
                <w:tab w:val="left" w:pos="1276"/>
                <w:tab w:val="left" w:pos="2127"/>
              </w:tabs>
              <w:spacing w:line="240" w:lineRule="auto"/>
              <w:rPr>
                <w:del w:id="8169" w:author="Cauris Cosmetics" w:date="2023-10-27T17:57:00Z"/>
                <w:rFonts w:asciiTheme="minorHAnsi" w:hAnsiTheme="minorHAnsi"/>
                <w:bCs/>
                <w:i/>
                <w:sz w:val="20"/>
                <w:szCs w:val="20"/>
                <w:rPrChange w:id="8170" w:author="Dr Mamadou SANOGO" w:date="2023-10-26T15:55:00Z">
                  <w:rPr>
                    <w:del w:id="8171" w:author="Cauris Cosmetics" w:date="2023-10-27T17:57:00Z"/>
                    <w:rFonts w:asciiTheme="minorHAnsi" w:hAnsiTheme="minorHAnsi"/>
                    <w:bCs/>
                    <w:i/>
                    <w:color w:val="000000" w:themeColor="text1"/>
                    <w:sz w:val="20"/>
                    <w:szCs w:val="20"/>
                  </w:rPr>
                </w:rPrChange>
              </w:rPr>
            </w:pPr>
          </w:p>
        </w:tc>
      </w:tr>
      <w:tr w:rsidR="00561D9D" w:rsidRPr="00561D9D" w:rsidDel="00FA173A" w14:paraId="708B91B4" w14:textId="227C61B0" w:rsidTr="00F26652">
        <w:trPr>
          <w:cantSplit/>
          <w:trHeight w:val="20"/>
          <w:del w:id="8172" w:author="Cauris Cosmetics" w:date="2023-10-27T17:57:00Z"/>
        </w:trPr>
        <w:tc>
          <w:tcPr>
            <w:tcW w:w="766" w:type="pct"/>
            <w:vMerge w:val="restart"/>
            <w:tcBorders>
              <w:top w:val="single" w:sz="4" w:space="0" w:color="auto"/>
              <w:left w:val="single" w:sz="4" w:space="0" w:color="auto"/>
              <w:bottom w:val="single" w:sz="4" w:space="0" w:color="auto"/>
              <w:right w:val="single" w:sz="4" w:space="0" w:color="auto"/>
            </w:tcBorders>
            <w:vAlign w:val="center"/>
            <w:hideMark/>
          </w:tcPr>
          <w:p w14:paraId="40DE9F55" w14:textId="29237E24" w:rsidR="00631BF4" w:rsidRPr="00561D9D" w:rsidDel="00FA173A" w:rsidRDefault="00631BF4" w:rsidP="00F26652">
            <w:pPr>
              <w:spacing w:line="240" w:lineRule="auto"/>
              <w:rPr>
                <w:del w:id="8173" w:author="Cauris Cosmetics" w:date="2023-10-27T17:57:00Z"/>
                <w:rFonts w:asciiTheme="minorHAnsi" w:hAnsiTheme="minorHAnsi"/>
                <w:b/>
                <w:sz w:val="20"/>
                <w:szCs w:val="20"/>
                <w:rPrChange w:id="8174" w:author="Dr Mamadou SANOGO" w:date="2023-10-26T15:55:00Z">
                  <w:rPr>
                    <w:del w:id="8175" w:author="Cauris Cosmetics" w:date="2023-10-27T17:57:00Z"/>
                    <w:rFonts w:asciiTheme="minorHAnsi" w:hAnsiTheme="minorHAnsi"/>
                    <w:b/>
                    <w:color w:val="000000" w:themeColor="text1"/>
                    <w:sz w:val="20"/>
                    <w:szCs w:val="20"/>
                  </w:rPr>
                </w:rPrChange>
              </w:rPr>
            </w:pPr>
            <w:del w:id="8176" w:author="Cauris Cosmetics" w:date="2023-10-27T17:57:00Z">
              <w:r w:rsidRPr="00561D9D" w:rsidDel="00FA173A">
                <w:rPr>
                  <w:rFonts w:asciiTheme="minorHAnsi" w:hAnsiTheme="minorHAnsi"/>
                  <w:b/>
                  <w:bCs/>
                  <w:sz w:val="20"/>
                  <w:szCs w:val="20"/>
                </w:rPr>
                <w:delText xml:space="preserve">BEB2105 </w:delText>
              </w:r>
              <w:r w:rsidRPr="00561D9D" w:rsidDel="00FA173A">
                <w:rPr>
                  <w:rFonts w:asciiTheme="minorHAnsi" w:hAnsiTheme="minorHAnsi"/>
                  <w:b/>
                  <w:sz w:val="20"/>
                  <w:szCs w:val="20"/>
                  <w:rPrChange w:id="8177" w:author="Dr Mamadou SANOGO" w:date="2023-10-26T15:55:00Z">
                    <w:rPr>
                      <w:rFonts w:asciiTheme="minorHAnsi" w:hAnsiTheme="minorHAnsi"/>
                      <w:b/>
                      <w:color w:val="000000" w:themeColor="text1"/>
                      <w:sz w:val="20"/>
                      <w:szCs w:val="20"/>
                    </w:rPr>
                  </w:rPrChange>
                </w:rPr>
                <w:delText>Bio-statistique et épidémiologie de base</w:delText>
              </w:r>
            </w:del>
          </w:p>
          <w:p w14:paraId="37934749" w14:textId="51AAE359" w:rsidR="00631BF4" w:rsidRPr="00561D9D" w:rsidDel="00FA173A" w:rsidRDefault="00631BF4" w:rsidP="00F26652">
            <w:pPr>
              <w:spacing w:line="240" w:lineRule="auto"/>
              <w:rPr>
                <w:del w:id="8178" w:author="Cauris Cosmetics" w:date="2023-10-27T17:57:00Z"/>
                <w:rFonts w:asciiTheme="minorHAnsi" w:hAnsiTheme="minorHAnsi"/>
                <w:b/>
                <w:sz w:val="20"/>
                <w:szCs w:val="20"/>
                <w:rPrChange w:id="8179" w:author="Dr Mamadou SANOGO" w:date="2023-10-26T15:55:00Z">
                  <w:rPr>
                    <w:del w:id="8180" w:author="Cauris Cosmetics" w:date="2023-10-27T17:57:00Z"/>
                    <w:rFonts w:asciiTheme="minorHAnsi" w:hAnsiTheme="minorHAnsi"/>
                    <w:b/>
                    <w:color w:val="000000" w:themeColor="text1"/>
                    <w:sz w:val="20"/>
                    <w:szCs w:val="20"/>
                  </w:rPr>
                </w:rPrChange>
              </w:rPr>
            </w:pPr>
          </w:p>
        </w:tc>
        <w:tc>
          <w:tcPr>
            <w:tcW w:w="225" w:type="pct"/>
            <w:vMerge w:val="restart"/>
            <w:tcBorders>
              <w:top w:val="single" w:sz="4" w:space="0" w:color="auto"/>
              <w:left w:val="single" w:sz="4" w:space="0" w:color="auto"/>
              <w:bottom w:val="single" w:sz="4" w:space="0" w:color="auto"/>
              <w:right w:val="single" w:sz="4" w:space="0" w:color="auto"/>
            </w:tcBorders>
            <w:vAlign w:val="center"/>
          </w:tcPr>
          <w:p w14:paraId="28229955" w14:textId="23E0B6FC" w:rsidR="00631BF4" w:rsidRPr="00561D9D" w:rsidDel="00FA173A" w:rsidRDefault="00631BF4" w:rsidP="00F26652">
            <w:pPr>
              <w:spacing w:line="240" w:lineRule="auto"/>
              <w:jc w:val="center"/>
              <w:rPr>
                <w:del w:id="8181" w:author="Cauris Cosmetics" w:date="2023-10-27T17:57:00Z"/>
                <w:rFonts w:asciiTheme="minorHAnsi" w:hAnsiTheme="minorHAnsi"/>
                <w:b/>
                <w:sz w:val="20"/>
                <w:szCs w:val="20"/>
                <w:rPrChange w:id="8182" w:author="Dr Mamadou SANOGO" w:date="2023-10-26T15:55:00Z">
                  <w:rPr>
                    <w:del w:id="8183" w:author="Cauris Cosmetics" w:date="2023-10-27T17:57:00Z"/>
                    <w:rFonts w:asciiTheme="minorHAnsi" w:hAnsiTheme="minorHAnsi"/>
                    <w:b/>
                    <w:color w:val="000000" w:themeColor="text1"/>
                    <w:sz w:val="20"/>
                    <w:szCs w:val="20"/>
                  </w:rPr>
                </w:rPrChange>
              </w:rPr>
            </w:pPr>
          </w:p>
          <w:p w14:paraId="5261153D" w14:textId="56809159" w:rsidR="00631BF4" w:rsidRPr="00561D9D" w:rsidDel="00FA173A" w:rsidRDefault="00631BF4" w:rsidP="00F26652">
            <w:pPr>
              <w:spacing w:line="240" w:lineRule="auto"/>
              <w:jc w:val="center"/>
              <w:rPr>
                <w:del w:id="8184" w:author="Cauris Cosmetics" w:date="2023-10-27T17:57:00Z"/>
                <w:rFonts w:asciiTheme="minorHAnsi" w:hAnsiTheme="minorHAnsi"/>
                <w:b/>
                <w:sz w:val="20"/>
                <w:szCs w:val="20"/>
                <w:rPrChange w:id="8185" w:author="Dr Mamadou SANOGO" w:date="2023-10-26T15:55:00Z">
                  <w:rPr>
                    <w:del w:id="8186" w:author="Cauris Cosmetics" w:date="2023-10-27T17:57:00Z"/>
                    <w:rFonts w:asciiTheme="minorHAnsi" w:hAnsiTheme="minorHAnsi"/>
                    <w:b/>
                    <w:color w:val="000000" w:themeColor="text1"/>
                    <w:sz w:val="20"/>
                    <w:szCs w:val="20"/>
                  </w:rPr>
                </w:rPrChange>
              </w:rPr>
            </w:pPr>
            <w:del w:id="8187" w:author="Cauris Cosmetics" w:date="2023-10-27T17:57:00Z">
              <w:r w:rsidRPr="00561D9D" w:rsidDel="00FA173A">
                <w:rPr>
                  <w:rFonts w:asciiTheme="minorHAnsi" w:hAnsiTheme="minorHAnsi"/>
                  <w:b/>
                  <w:sz w:val="20"/>
                  <w:szCs w:val="20"/>
                  <w:rPrChange w:id="8188" w:author="Dr Mamadou SANOGO" w:date="2023-10-26T15:55:00Z">
                    <w:rPr>
                      <w:rFonts w:asciiTheme="minorHAnsi" w:hAnsiTheme="minorHAnsi"/>
                      <w:b/>
                      <w:color w:val="000000" w:themeColor="text1"/>
                      <w:sz w:val="20"/>
                      <w:szCs w:val="20"/>
                    </w:rPr>
                  </w:rPrChange>
                </w:rPr>
                <w:delText>6</w:delText>
              </w:r>
            </w:del>
          </w:p>
          <w:p w14:paraId="7178AA50" w14:textId="1D54FA3F" w:rsidR="00631BF4" w:rsidRPr="00561D9D" w:rsidDel="00FA173A" w:rsidRDefault="00631BF4" w:rsidP="00F26652">
            <w:pPr>
              <w:spacing w:line="240" w:lineRule="auto"/>
              <w:jc w:val="center"/>
              <w:rPr>
                <w:del w:id="8189" w:author="Cauris Cosmetics" w:date="2023-10-27T17:57:00Z"/>
                <w:rFonts w:asciiTheme="minorHAnsi" w:hAnsiTheme="minorHAnsi"/>
                <w:b/>
                <w:sz w:val="20"/>
                <w:szCs w:val="20"/>
                <w:rPrChange w:id="8190" w:author="Dr Mamadou SANOGO" w:date="2023-10-26T15:55:00Z">
                  <w:rPr>
                    <w:del w:id="8191" w:author="Cauris Cosmetics" w:date="2023-10-27T17:57:00Z"/>
                    <w:rFonts w:asciiTheme="minorHAnsi" w:hAnsiTheme="minorHAnsi"/>
                    <w:b/>
                    <w:color w:val="000000" w:themeColor="text1"/>
                    <w:sz w:val="20"/>
                    <w:szCs w:val="20"/>
                  </w:rPr>
                </w:rPrChange>
              </w:rPr>
            </w:pPr>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3D2AA125" w14:textId="074C2E00" w:rsidR="00631BF4" w:rsidRPr="00561D9D" w:rsidDel="00FA173A" w:rsidRDefault="00631BF4" w:rsidP="00F26652">
            <w:pPr>
              <w:tabs>
                <w:tab w:val="left" w:pos="567"/>
                <w:tab w:val="left" w:pos="1276"/>
                <w:tab w:val="left" w:pos="2127"/>
              </w:tabs>
              <w:spacing w:line="240" w:lineRule="auto"/>
              <w:rPr>
                <w:del w:id="8192" w:author="Cauris Cosmetics" w:date="2023-10-27T17:57:00Z"/>
                <w:rFonts w:asciiTheme="minorHAnsi" w:hAnsiTheme="minorHAnsi"/>
                <w:bCs/>
                <w:sz w:val="20"/>
                <w:szCs w:val="20"/>
                <w:rPrChange w:id="8193" w:author="Dr Mamadou SANOGO" w:date="2023-10-26T15:55:00Z">
                  <w:rPr>
                    <w:del w:id="8194" w:author="Cauris Cosmetics" w:date="2023-10-27T17:57:00Z"/>
                    <w:rFonts w:asciiTheme="minorHAnsi" w:hAnsiTheme="minorHAnsi"/>
                    <w:bCs/>
                    <w:color w:val="000000" w:themeColor="text1"/>
                    <w:sz w:val="20"/>
                    <w:szCs w:val="20"/>
                  </w:rPr>
                </w:rPrChange>
              </w:rPr>
            </w:pPr>
            <w:del w:id="8195" w:author="Cauris Cosmetics" w:date="2023-10-27T17:57:00Z">
              <w:r w:rsidRPr="00561D9D" w:rsidDel="00FA173A">
                <w:rPr>
                  <w:rFonts w:asciiTheme="minorHAnsi" w:hAnsiTheme="minorHAnsi"/>
                  <w:bCs/>
                  <w:sz w:val="20"/>
                  <w:szCs w:val="20"/>
                  <w:rPrChange w:id="8196" w:author="Dr Mamadou SANOGO" w:date="2023-10-26T15:55:00Z">
                    <w:rPr>
                      <w:rFonts w:asciiTheme="minorHAnsi" w:hAnsiTheme="minorHAnsi"/>
                      <w:bCs/>
                      <w:color w:val="000000" w:themeColor="text1"/>
                      <w:sz w:val="20"/>
                      <w:szCs w:val="20"/>
                    </w:rPr>
                  </w:rPrChange>
                </w:rPr>
                <w:delText>Appliquer les principes, méthodes et outils de la bio-statistique</w:delText>
              </w:r>
            </w:del>
          </w:p>
        </w:tc>
        <w:tc>
          <w:tcPr>
            <w:tcW w:w="856" w:type="pct"/>
            <w:tcBorders>
              <w:top w:val="single" w:sz="4" w:space="0" w:color="auto"/>
              <w:left w:val="single" w:sz="4" w:space="0" w:color="auto"/>
              <w:bottom w:val="single" w:sz="4" w:space="0" w:color="auto"/>
              <w:right w:val="single" w:sz="4" w:space="0" w:color="auto"/>
            </w:tcBorders>
            <w:vAlign w:val="center"/>
            <w:hideMark/>
          </w:tcPr>
          <w:p w14:paraId="2774D971" w14:textId="1EDFFECB" w:rsidR="00631BF4" w:rsidRPr="00561D9D" w:rsidDel="00FA173A" w:rsidRDefault="00631BF4" w:rsidP="00F26652">
            <w:pPr>
              <w:tabs>
                <w:tab w:val="left" w:pos="567"/>
                <w:tab w:val="left" w:pos="1276"/>
                <w:tab w:val="left" w:pos="2127"/>
              </w:tabs>
              <w:spacing w:line="240" w:lineRule="auto"/>
              <w:rPr>
                <w:del w:id="8197" w:author="Cauris Cosmetics" w:date="2023-10-27T17:57:00Z"/>
                <w:rFonts w:asciiTheme="minorHAnsi" w:hAnsiTheme="minorHAnsi"/>
                <w:bCs/>
                <w:sz w:val="20"/>
                <w:szCs w:val="20"/>
                <w:rPrChange w:id="8198" w:author="Dr Mamadou SANOGO" w:date="2023-10-26T15:55:00Z">
                  <w:rPr>
                    <w:del w:id="8199" w:author="Cauris Cosmetics" w:date="2023-10-27T17:57:00Z"/>
                    <w:rFonts w:asciiTheme="minorHAnsi" w:hAnsiTheme="minorHAnsi"/>
                    <w:bCs/>
                    <w:color w:val="000000" w:themeColor="text1"/>
                    <w:sz w:val="20"/>
                    <w:szCs w:val="20"/>
                  </w:rPr>
                </w:rPrChange>
              </w:rPr>
            </w:pPr>
            <w:del w:id="8200" w:author="Cauris Cosmetics" w:date="2023-10-27T17:57:00Z">
              <w:r w:rsidRPr="00561D9D" w:rsidDel="00FA173A">
                <w:rPr>
                  <w:rFonts w:asciiTheme="minorHAnsi" w:hAnsiTheme="minorHAnsi"/>
                  <w:bCs/>
                  <w:sz w:val="20"/>
                  <w:szCs w:val="20"/>
                  <w:rPrChange w:id="8201" w:author="Dr Mamadou SANOGO" w:date="2023-10-26T15:55:00Z">
                    <w:rPr>
                      <w:rFonts w:asciiTheme="minorHAnsi" w:hAnsiTheme="minorHAnsi"/>
                      <w:bCs/>
                      <w:color w:val="000000" w:themeColor="text1"/>
                      <w:sz w:val="20"/>
                      <w:szCs w:val="20"/>
                    </w:rPr>
                  </w:rPrChange>
                </w:rPr>
                <w:delText>Concepts et méthodes de base en bio-statistique</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48C68517" w14:textId="001F9D7A" w:rsidR="00631BF4" w:rsidRPr="00561D9D" w:rsidDel="00FA173A" w:rsidRDefault="00631BF4" w:rsidP="00F26652">
            <w:pPr>
              <w:tabs>
                <w:tab w:val="left" w:pos="567"/>
                <w:tab w:val="left" w:pos="1276"/>
                <w:tab w:val="left" w:pos="2127"/>
              </w:tabs>
              <w:spacing w:line="240" w:lineRule="auto"/>
              <w:jc w:val="center"/>
              <w:rPr>
                <w:del w:id="8202" w:author="Cauris Cosmetics" w:date="2023-10-27T17:57:00Z"/>
                <w:rFonts w:asciiTheme="minorHAnsi" w:hAnsiTheme="minorHAnsi"/>
                <w:bCs/>
                <w:sz w:val="20"/>
                <w:szCs w:val="20"/>
                <w:rPrChange w:id="8203" w:author="Dr Mamadou SANOGO" w:date="2023-10-26T15:55:00Z">
                  <w:rPr>
                    <w:del w:id="8204" w:author="Cauris Cosmetics" w:date="2023-10-27T17:57:00Z"/>
                    <w:rFonts w:asciiTheme="minorHAnsi" w:hAnsiTheme="minorHAnsi"/>
                    <w:bCs/>
                    <w:color w:val="000000" w:themeColor="text1"/>
                    <w:sz w:val="20"/>
                    <w:szCs w:val="20"/>
                  </w:rPr>
                </w:rPrChange>
              </w:rPr>
            </w:pPr>
            <w:del w:id="8205" w:author="Cauris Cosmetics" w:date="2023-10-27T17:57:00Z">
              <w:r w:rsidRPr="00561D9D" w:rsidDel="00FA173A">
                <w:rPr>
                  <w:rFonts w:asciiTheme="minorHAnsi" w:hAnsiTheme="minorHAnsi"/>
                  <w:bCs/>
                  <w:sz w:val="20"/>
                  <w:szCs w:val="20"/>
                  <w:rPrChange w:id="8206" w:author="Dr Mamadou SANOGO" w:date="2023-10-26T15:55:00Z">
                    <w:rPr>
                      <w:rFonts w:asciiTheme="minorHAnsi" w:hAnsiTheme="minorHAnsi"/>
                      <w:bCs/>
                      <w:color w:val="000000" w:themeColor="text1"/>
                      <w:sz w:val="20"/>
                      <w:szCs w:val="20"/>
                    </w:rPr>
                  </w:rPrChange>
                </w:rPr>
                <w:delText>3</w:delText>
              </w:r>
            </w:del>
          </w:p>
        </w:tc>
        <w:tc>
          <w:tcPr>
            <w:tcW w:w="405" w:type="pct"/>
            <w:vMerge w:val="restart"/>
            <w:tcBorders>
              <w:top w:val="single" w:sz="4" w:space="0" w:color="auto"/>
              <w:left w:val="single" w:sz="4" w:space="0" w:color="auto"/>
              <w:bottom w:val="single" w:sz="4" w:space="0" w:color="auto"/>
              <w:right w:val="single" w:sz="4" w:space="0" w:color="auto"/>
            </w:tcBorders>
            <w:vAlign w:val="center"/>
          </w:tcPr>
          <w:p w14:paraId="02EC9050" w14:textId="201F46A8" w:rsidR="00631BF4" w:rsidRPr="00561D9D" w:rsidDel="00FA173A" w:rsidRDefault="00631BF4" w:rsidP="00F26652">
            <w:pPr>
              <w:tabs>
                <w:tab w:val="left" w:pos="567"/>
                <w:tab w:val="left" w:pos="1276"/>
                <w:tab w:val="left" w:pos="2127"/>
              </w:tabs>
              <w:spacing w:line="240" w:lineRule="auto"/>
              <w:jc w:val="center"/>
              <w:rPr>
                <w:del w:id="8207" w:author="Cauris Cosmetics" w:date="2023-10-27T17:57:00Z"/>
                <w:rFonts w:asciiTheme="minorHAnsi" w:hAnsiTheme="minorHAnsi"/>
                <w:bCs/>
                <w:sz w:val="20"/>
                <w:szCs w:val="20"/>
                <w:rPrChange w:id="8208" w:author="Dr Mamadou SANOGO" w:date="2023-10-26T15:55:00Z">
                  <w:rPr>
                    <w:del w:id="8209" w:author="Cauris Cosmetics" w:date="2023-10-27T17:57:00Z"/>
                    <w:rFonts w:asciiTheme="minorHAnsi" w:hAnsiTheme="minorHAnsi"/>
                    <w:bCs/>
                    <w:color w:val="000000" w:themeColor="text1"/>
                    <w:sz w:val="20"/>
                    <w:szCs w:val="20"/>
                  </w:rPr>
                </w:rPrChange>
              </w:rPr>
            </w:pPr>
            <w:del w:id="8210" w:author="Cauris Cosmetics" w:date="2023-10-27T17:57:00Z">
              <w:r w:rsidRPr="00561D9D" w:rsidDel="00FA173A">
                <w:rPr>
                  <w:rFonts w:asciiTheme="minorHAnsi" w:hAnsiTheme="minorHAnsi"/>
                  <w:bCs/>
                  <w:sz w:val="20"/>
                  <w:szCs w:val="20"/>
                  <w:rPrChange w:id="8211" w:author="Dr Mamadou SANOGO" w:date="2023-10-26T15:55:00Z">
                    <w:rPr>
                      <w:rFonts w:asciiTheme="minorHAnsi" w:hAnsiTheme="minorHAnsi"/>
                      <w:bCs/>
                      <w:color w:val="000000" w:themeColor="text1"/>
                      <w:sz w:val="20"/>
                      <w:szCs w:val="20"/>
                    </w:rPr>
                  </w:rPrChange>
                </w:rPr>
                <w:delText>60/50/10</w:delText>
              </w:r>
            </w:del>
          </w:p>
        </w:tc>
        <w:tc>
          <w:tcPr>
            <w:tcW w:w="856" w:type="pct"/>
            <w:vMerge w:val="restart"/>
            <w:tcBorders>
              <w:top w:val="single" w:sz="4" w:space="0" w:color="auto"/>
              <w:left w:val="single" w:sz="4" w:space="0" w:color="auto"/>
              <w:bottom w:val="single" w:sz="4" w:space="0" w:color="auto"/>
              <w:right w:val="single" w:sz="4" w:space="0" w:color="auto"/>
            </w:tcBorders>
            <w:vAlign w:val="center"/>
            <w:hideMark/>
          </w:tcPr>
          <w:p w14:paraId="4868EF14" w14:textId="008DF8E6" w:rsidR="00631BF4" w:rsidRPr="00561D9D" w:rsidDel="00FA173A" w:rsidRDefault="00631BF4" w:rsidP="00F26652">
            <w:pPr>
              <w:spacing w:line="240" w:lineRule="auto"/>
              <w:rPr>
                <w:del w:id="8212" w:author="Cauris Cosmetics" w:date="2023-10-27T17:57:00Z"/>
                <w:sz w:val="20"/>
                <w:szCs w:val="20"/>
              </w:rPr>
            </w:pPr>
            <w:del w:id="8213" w:author="Cauris Cosmetics" w:date="2023-10-27T17:57:00Z">
              <w:r w:rsidRPr="00561D9D" w:rsidDel="00FA173A">
                <w:rPr>
                  <w:rFonts w:asciiTheme="minorHAnsi" w:hAnsiTheme="minorHAnsi"/>
                  <w:bCs/>
                  <w:i/>
                  <w:sz w:val="20"/>
                  <w:szCs w:val="20"/>
                  <w:rPrChange w:id="8214" w:author="Dr Mamadou SANOGO" w:date="2023-10-26T15:55: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w:delText>
              </w:r>
            </w:del>
          </w:p>
        </w:tc>
        <w:tc>
          <w:tcPr>
            <w:tcW w:w="676" w:type="pct"/>
            <w:vMerge w:val="restart"/>
            <w:tcBorders>
              <w:top w:val="single" w:sz="4" w:space="0" w:color="auto"/>
              <w:left w:val="single" w:sz="4" w:space="0" w:color="auto"/>
              <w:bottom w:val="single" w:sz="4" w:space="0" w:color="auto"/>
              <w:right w:val="single" w:sz="4" w:space="0" w:color="auto"/>
            </w:tcBorders>
            <w:vAlign w:val="center"/>
            <w:hideMark/>
          </w:tcPr>
          <w:p w14:paraId="7CA8BDF0" w14:textId="400BDF25" w:rsidR="00631BF4" w:rsidRPr="00561D9D" w:rsidDel="00FA173A" w:rsidRDefault="00631BF4" w:rsidP="00F26652">
            <w:pPr>
              <w:spacing w:line="240" w:lineRule="auto"/>
              <w:rPr>
                <w:del w:id="8215" w:author="Cauris Cosmetics" w:date="2023-10-27T17:57:00Z"/>
                <w:sz w:val="20"/>
                <w:szCs w:val="20"/>
              </w:rPr>
            </w:pPr>
            <w:del w:id="8216" w:author="Cauris Cosmetics" w:date="2023-10-27T17:57:00Z">
              <w:r w:rsidRPr="00561D9D" w:rsidDel="00FA173A">
                <w:rPr>
                  <w:rFonts w:asciiTheme="minorHAnsi" w:hAnsiTheme="minorHAnsi"/>
                  <w:bCs/>
                  <w:i/>
                  <w:sz w:val="20"/>
                  <w:szCs w:val="20"/>
                  <w:rPrChange w:id="8217" w:author="Dr Mamadou SANOGO" w:date="2023-10-26T15:55: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561D9D" w:rsidRPr="00561D9D" w:rsidDel="00FA173A" w14:paraId="7CC390DB" w14:textId="2A8EFACD" w:rsidTr="00F26652">
        <w:trPr>
          <w:cantSplit/>
          <w:trHeight w:val="20"/>
          <w:del w:id="8218" w:author="Cauris Cosmetics" w:date="2023-10-27T17:57:00Z"/>
        </w:trPr>
        <w:tc>
          <w:tcPr>
            <w:tcW w:w="766" w:type="pct"/>
            <w:vMerge/>
            <w:tcBorders>
              <w:top w:val="single" w:sz="4" w:space="0" w:color="auto"/>
              <w:left w:val="single" w:sz="4" w:space="0" w:color="auto"/>
              <w:bottom w:val="single" w:sz="4" w:space="0" w:color="auto"/>
              <w:right w:val="single" w:sz="4" w:space="0" w:color="auto"/>
            </w:tcBorders>
            <w:vAlign w:val="center"/>
            <w:hideMark/>
          </w:tcPr>
          <w:p w14:paraId="3561876C" w14:textId="18BC6F36" w:rsidR="00631BF4" w:rsidRPr="00561D9D" w:rsidDel="00FA173A" w:rsidRDefault="00631BF4" w:rsidP="00F26652">
            <w:pPr>
              <w:spacing w:line="240" w:lineRule="auto"/>
              <w:rPr>
                <w:del w:id="8219" w:author="Cauris Cosmetics" w:date="2023-10-27T17:57:00Z"/>
                <w:rFonts w:asciiTheme="minorHAnsi" w:hAnsiTheme="minorHAnsi"/>
                <w:b/>
                <w:sz w:val="20"/>
                <w:szCs w:val="20"/>
                <w:rPrChange w:id="8220" w:author="Dr Mamadou SANOGO" w:date="2023-10-26T15:55:00Z">
                  <w:rPr>
                    <w:del w:id="8221" w:author="Cauris Cosmetics" w:date="2023-10-27T17:57:00Z"/>
                    <w:rFonts w:asciiTheme="minorHAnsi" w:hAnsiTheme="minorHAnsi"/>
                    <w:b/>
                    <w:color w:val="000000" w:themeColor="text1"/>
                    <w:sz w:val="20"/>
                    <w:szCs w:val="20"/>
                  </w:rPr>
                </w:rPrChange>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9951CC3" w14:textId="10032F08" w:rsidR="00631BF4" w:rsidRPr="00561D9D" w:rsidDel="00FA173A" w:rsidRDefault="00631BF4" w:rsidP="00F26652">
            <w:pPr>
              <w:spacing w:line="240" w:lineRule="auto"/>
              <w:rPr>
                <w:del w:id="8222" w:author="Cauris Cosmetics" w:date="2023-10-27T17:57:00Z"/>
                <w:bCs/>
                <w:sz w:val="20"/>
                <w:szCs w:val="20"/>
                <w:u w:val="single"/>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687D5F92" w14:textId="652FF329" w:rsidR="00631BF4" w:rsidRPr="00561D9D" w:rsidDel="00FA173A" w:rsidRDefault="00631BF4" w:rsidP="00F26652">
            <w:pPr>
              <w:spacing w:line="240" w:lineRule="auto"/>
              <w:rPr>
                <w:del w:id="8223" w:author="Cauris Cosmetics" w:date="2023-10-27T17:57:00Z"/>
                <w:bCs/>
                <w:sz w:val="20"/>
                <w:szCs w:val="20"/>
                <w:u w:val="single"/>
                <w:lang w:eastAsia="en-US"/>
              </w:rPr>
            </w:pPr>
          </w:p>
        </w:tc>
        <w:tc>
          <w:tcPr>
            <w:tcW w:w="856" w:type="pct"/>
            <w:tcBorders>
              <w:top w:val="single" w:sz="4" w:space="0" w:color="auto"/>
              <w:left w:val="single" w:sz="4" w:space="0" w:color="auto"/>
              <w:bottom w:val="single" w:sz="4" w:space="0" w:color="auto"/>
              <w:right w:val="single" w:sz="4" w:space="0" w:color="auto"/>
            </w:tcBorders>
            <w:vAlign w:val="center"/>
            <w:hideMark/>
          </w:tcPr>
          <w:p w14:paraId="2CC85243" w14:textId="6CE65FE4" w:rsidR="00631BF4" w:rsidRPr="00561D9D" w:rsidDel="00FA173A" w:rsidRDefault="00631BF4" w:rsidP="00F26652">
            <w:pPr>
              <w:tabs>
                <w:tab w:val="left" w:pos="567"/>
                <w:tab w:val="left" w:pos="1276"/>
                <w:tab w:val="left" w:pos="2127"/>
              </w:tabs>
              <w:spacing w:line="240" w:lineRule="auto"/>
              <w:rPr>
                <w:del w:id="8224" w:author="Cauris Cosmetics" w:date="2023-10-27T17:57:00Z"/>
                <w:rFonts w:asciiTheme="minorHAnsi" w:hAnsiTheme="minorHAnsi"/>
                <w:bCs/>
                <w:sz w:val="20"/>
                <w:szCs w:val="20"/>
                <w:rPrChange w:id="8225" w:author="Dr Mamadou SANOGO" w:date="2023-10-26T15:55:00Z">
                  <w:rPr>
                    <w:del w:id="8226" w:author="Cauris Cosmetics" w:date="2023-10-27T17:57:00Z"/>
                    <w:rFonts w:asciiTheme="minorHAnsi" w:hAnsiTheme="minorHAnsi"/>
                    <w:bCs/>
                    <w:color w:val="000000" w:themeColor="text1"/>
                    <w:sz w:val="20"/>
                    <w:szCs w:val="20"/>
                  </w:rPr>
                </w:rPrChange>
              </w:rPr>
            </w:pPr>
            <w:del w:id="8227" w:author="Cauris Cosmetics" w:date="2023-10-27T17:57:00Z">
              <w:r w:rsidRPr="00561D9D" w:rsidDel="00FA173A">
                <w:rPr>
                  <w:rFonts w:asciiTheme="minorHAnsi" w:hAnsiTheme="minorHAnsi"/>
                  <w:bCs/>
                  <w:sz w:val="20"/>
                  <w:szCs w:val="20"/>
                  <w:rPrChange w:id="8228" w:author="Dr Mamadou SANOGO" w:date="2023-10-26T15:55:00Z">
                    <w:rPr>
                      <w:rFonts w:asciiTheme="minorHAnsi" w:hAnsiTheme="minorHAnsi"/>
                      <w:bCs/>
                      <w:color w:val="000000" w:themeColor="text1"/>
                      <w:sz w:val="20"/>
                      <w:szCs w:val="20"/>
                    </w:rPr>
                  </w:rPrChange>
                </w:rPr>
                <w:delText>Tests statistiques</w:delText>
              </w:r>
            </w:del>
          </w:p>
        </w:tc>
        <w:tc>
          <w:tcPr>
            <w:tcW w:w="360" w:type="pct"/>
            <w:tcBorders>
              <w:top w:val="single" w:sz="4" w:space="0" w:color="auto"/>
              <w:left w:val="single" w:sz="4" w:space="0" w:color="auto"/>
              <w:bottom w:val="single" w:sz="4" w:space="0" w:color="auto"/>
              <w:right w:val="single" w:sz="4" w:space="0" w:color="auto"/>
            </w:tcBorders>
            <w:vAlign w:val="center"/>
            <w:hideMark/>
          </w:tcPr>
          <w:p w14:paraId="1C088F3C" w14:textId="70F541E5" w:rsidR="00631BF4" w:rsidRPr="00561D9D" w:rsidDel="00FA173A" w:rsidRDefault="00631BF4" w:rsidP="00F26652">
            <w:pPr>
              <w:tabs>
                <w:tab w:val="left" w:pos="567"/>
                <w:tab w:val="left" w:pos="1276"/>
                <w:tab w:val="left" w:pos="2127"/>
              </w:tabs>
              <w:spacing w:line="240" w:lineRule="auto"/>
              <w:jc w:val="center"/>
              <w:rPr>
                <w:del w:id="8229" w:author="Cauris Cosmetics" w:date="2023-10-27T17:57:00Z"/>
                <w:rFonts w:asciiTheme="minorHAnsi" w:hAnsiTheme="minorHAnsi"/>
                <w:bCs/>
                <w:sz w:val="20"/>
                <w:szCs w:val="20"/>
                <w:rPrChange w:id="8230" w:author="Dr Mamadou SANOGO" w:date="2023-10-26T15:55:00Z">
                  <w:rPr>
                    <w:del w:id="8231" w:author="Cauris Cosmetics" w:date="2023-10-27T17:57:00Z"/>
                    <w:rFonts w:asciiTheme="minorHAnsi" w:hAnsiTheme="minorHAnsi"/>
                    <w:bCs/>
                    <w:color w:val="000000" w:themeColor="text1"/>
                    <w:sz w:val="20"/>
                    <w:szCs w:val="20"/>
                  </w:rPr>
                </w:rPrChange>
              </w:rPr>
            </w:pPr>
            <w:del w:id="8232" w:author="Cauris Cosmetics" w:date="2023-10-27T17:57:00Z">
              <w:r w:rsidRPr="00561D9D" w:rsidDel="00FA173A">
                <w:rPr>
                  <w:rFonts w:asciiTheme="minorHAnsi" w:hAnsiTheme="minorHAnsi"/>
                  <w:bCs/>
                  <w:sz w:val="20"/>
                  <w:szCs w:val="20"/>
                  <w:rPrChange w:id="8233" w:author="Dr Mamadou SANOGO" w:date="2023-10-26T15:55:00Z">
                    <w:rPr>
                      <w:rFonts w:asciiTheme="minorHAnsi" w:hAnsiTheme="minorHAnsi"/>
                      <w:bCs/>
                      <w:color w:val="000000" w:themeColor="text1"/>
                      <w:sz w:val="20"/>
                      <w:szCs w:val="20"/>
                    </w:rPr>
                  </w:rPrChange>
                </w:rPr>
                <w:delText>3</w:delText>
              </w:r>
            </w:del>
          </w:p>
        </w:tc>
        <w:tc>
          <w:tcPr>
            <w:tcW w:w="405" w:type="pct"/>
            <w:vMerge/>
            <w:tcBorders>
              <w:top w:val="single" w:sz="4" w:space="0" w:color="auto"/>
              <w:left w:val="single" w:sz="4" w:space="0" w:color="auto"/>
              <w:bottom w:val="single" w:sz="4" w:space="0" w:color="auto"/>
              <w:right w:val="single" w:sz="4" w:space="0" w:color="auto"/>
            </w:tcBorders>
            <w:vAlign w:val="center"/>
            <w:hideMark/>
          </w:tcPr>
          <w:p w14:paraId="0F6BC1CC" w14:textId="0BEDCF27" w:rsidR="00631BF4" w:rsidRPr="00561D9D" w:rsidDel="00FA173A" w:rsidRDefault="00631BF4" w:rsidP="00F26652">
            <w:pPr>
              <w:spacing w:line="240" w:lineRule="auto"/>
              <w:rPr>
                <w:del w:id="8234" w:author="Cauris Cosmetics" w:date="2023-10-27T17:57:00Z"/>
                <w:sz w:val="20"/>
                <w:szCs w:val="20"/>
                <w:lang w:eastAsia="en-US"/>
              </w:rPr>
            </w:pPr>
          </w:p>
        </w:tc>
        <w:tc>
          <w:tcPr>
            <w:tcW w:w="856" w:type="pct"/>
            <w:vMerge/>
            <w:tcBorders>
              <w:top w:val="single" w:sz="4" w:space="0" w:color="auto"/>
              <w:left w:val="single" w:sz="4" w:space="0" w:color="auto"/>
              <w:bottom w:val="single" w:sz="4" w:space="0" w:color="auto"/>
              <w:right w:val="single" w:sz="4" w:space="0" w:color="auto"/>
            </w:tcBorders>
            <w:vAlign w:val="center"/>
            <w:hideMark/>
          </w:tcPr>
          <w:p w14:paraId="33F67026" w14:textId="3D30C071" w:rsidR="00631BF4" w:rsidRPr="00561D9D" w:rsidDel="00FA173A" w:rsidRDefault="00631BF4" w:rsidP="00F26652">
            <w:pPr>
              <w:spacing w:line="240" w:lineRule="auto"/>
              <w:rPr>
                <w:del w:id="8235" w:author="Cauris Cosmetics" w:date="2023-10-27T17:57:00Z"/>
                <w:bCs/>
                <w:sz w:val="20"/>
                <w:szCs w:val="20"/>
                <w:u w:val="single"/>
                <w:lang w:eastAsia="en-US"/>
              </w:rPr>
            </w:pPr>
          </w:p>
        </w:tc>
        <w:tc>
          <w:tcPr>
            <w:tcW w:w="676" w:type="pct"/>
            <w:vMerge/>
            <w:tcBorders>
              <w:top w:val="single" w:sz="4" w:space="0" w:color="auto"/>
              <w:left w:val="single" w:sz="4" w:space="0" w:color="auto"/>
              <w:bottom w:val="single" w:sz="4" w:space="0" w:color="auto"/>
              <w:right w:val="single" w:sz="4" w:space="0" w:color="auto"/>
            </w:tcBorders>
            <w:vAlign w:val="center"/>
            <w:hideMark/>
          </w:tcPr>
          <w:p w14:paraId="10392EC2" w14:textId="12538E83" w:rsidR="00631BF4" w:rsidRPr="00561D9D" w:rsidDel="00FA173A" w:rsidRDefault="00631BF4" w:rsidP="00F26652">
            <w:pPr>
              <w:spacing w:line="240" w:lineRule="auto"/>
              <w:rPr>
                <w:del w:id="8236" w:author="Cauris Cosmetics" w:date="2023-10-27T17:57:00Z"/>
                <w:bCs/>
                <w:sz w:val="20"/>
                <w:szCs w:val="20"/>
                <w:u w:val="single"/>
                <w:lang w:eastAsia="en-US"/>
              </w:rPr>
            </w:pPr>
          </w:p>
        </w:tc>
      </w:tr>
      <w:tr w:rsidR="00561D9D" w:rsidRPr="00561D9D" w:rsidDel="00FA173A" w14:paraId="14563465" w14:textId="4E968E5B" w:rsidTr="00F26652">
        <w:trPr>
          <w:cantSplit/>
          <w:trHeight w:val="20"/>
          <w:del w:id="8237" w:author="Cauris Cosmetics" w:date="2023-10-27T17:57:00Z"/>
        </w:trPr>
        <w:tc>
          <w:tcPr>
            <w:tcW w:w="766" w:type="pct"/>
            <w:tcBorders>
              <w:top w:val="single" w:sz="4" w:space="0" w:color="auto"/>
              <w:left w:val="single" w:sz="4" w:space="0" w:color="auto"/>
              <w:bottom w:val="single" w:sz="4" w:space="0" w:color="auto"/>
              <w:right w:val="single" w:sz="4" w:space="0" w:color="auto"/>
            </w:tcBorders>
            <w:vAlign w:val="center"/>
            <w:hideMark/>
          </w:tcPr>
          <w:p w14:paraId="75990D3A" w14:textId="70088742" w:rsidR="00631BF4" w:rsidRPr="00561D9D" w:rsidDel="00FA173A" w:rsidRDefault="00631BF4" w:rsidP="00F26652">
            <w:pPr>
              <w:tabs>
                <w:tab w:val="left" w:pos="567"/>
                <w:tab w:val="left" w:pos="1276"/>
                <w:tab w:val="left" w:pos="2127"/>
              </w:tabs>
              <w:spacing w:line="240" w:lineRule="auto"/>
              <w:rPr>
                <w:del w:id="8238" w:author="Cauris Cosmetics" w:date="2023-10-27T17:57:00Z"/>
                <w:rFonts w:asciiTheme="minorHAnsi" w:hAnsiTheme="minorHAnsi"/>
                <w:b/>
                <w:bCs/>
                <w:sz w:val="20"/>
                <w:szCs w:val="20"/>
                <w:rPrChange w:id="8239" w:author="Dr Mamadou SANOGO" w:date="2023-10-26T15:55:00Z">
                  <w:rPr>
                    <w:del w:id="8240" w:author="Cauris Cosmetics" w:date="2023-10-27T17:57:00Z"/>
                    <w:rFonts w:asciiTheme="minorHAnsi" w:hAnsiTheme="minorHAnsi"/>
                    <w:b/>
                    <w:bCs/>
                    <w:color w:val="000000" w:themeColor="text1"/>
                    <w:sz w:val="20"/>
                    <w:szCs w:val="20"/>
                  </w:rPr>
                </w:rPrChange>
              </w:rPr>
            </w:pPr>
            <w:del w:id="8241" w:author="Cauris Cosmetics" w:date="2023-10-27T17:57:00Z">
              <w:r w:rsidRPr="00561D9D" w:rsidDel="00FA173A">
                <w:rPr>
                  <w:rFonts w:asciiTheme="minorHAnsi" w:hAnsiTheme="minorHAnsi"/>
                  <w:b/>
                  <w:bCs/>
                  <w:sz w:val="20"/>
                  <w:szCs w:val="20"/>
                  <w:rPrChange w:id="8242" w:author="Dr Mamadou SANOGO" w:date="2023-10-26T15:55:00Z">
                    <w:rPr>
                      <w:rFonts w:asciiTheme="minorHAnsi" w:hAnsiTheme="minorHAnsi"/>
                      <w:b/>
                      <w:bCs/>
                      <w:color w:val="000000" w:themeColor="text1"/>
                      <w:sz w:val="20"/>
                      <w:szCs w:val="20"/>
                    </w:rPr>
                  </w:rPrChange>
                </w:rPr>
                <w:delText>Total Semestre 1</w:delText>
              </w:r>
            </w:del>
          </w:p>
        </w:tc>
        <w:tc>
          <w:tcPr>
            <w:tcW w:w="225" w:type="pct"/>
            <w:tcBorders>
              <w:top w:val="single" w:sz="4" w:space="0" w:color="auto"/>
              <w:left w:val="single" w:sz="4" w:space="0" w:color="auto"/>
              <w:bottom w:val="single" w:sz="4" w:space="0" w:color="auto"/>
              <w:right w:val="single" w:sz="4" w:space="0" w:color="auto"/>
            </w:tcBorders>
            <w:vAlign w:val="center"/>
            <w:hideMark/>
          </w:tcPr>
          <w:p w14:paraId="0B9D6B07" w14:textId="5226BA37" w:rsidR="00631BF4" w:rsidRPr="00561D9D" w:rsidDel="00FA173A" w:rsidRDefault="00631BF4" w:rsidP="00F26652">
            <w:pPr>
              <w:tabs>
                <w:tab w:val="left" w:pos="567"/>
                <w:tab w:val="left" w:pos="1276"/>
                <w:tab w:val="left" w:pos="2127"/>
              </w:tabs>
              <w:spacing w:line="240" w:lineRule="auto"/>
              <w:rPr>
                <w:del w:id="8243" w:author="Cauris Cosmetics" w:date="2023-10-27T17:57:00Z"/>
                <w:rFonts w:asciiTheme="minorHAnsi" w:hAnsiTheme="minorHAnsi"/>
                <w:b/>
                <w:bCs/>
                <w:sz w:val="20"/>
                <w:szCs w:val="20"/>
                <w:rPrChange w:id="8244" w:author="Dr Mamadou SANOGO" w:date="2023-10-26T15:55:00Z">
                  <w:rPr>
                    <w:del w:id="8245" w:author="Cauris Cosmetics" w:date="2023-10-27T17:57:00Z"/>
                    <w:rFonts w:asciiTheme="minorHAnsi" w:hAnsiTheme="minorHAnsi"/>
                    <w:b/>
                    <w:bCs/>
                    <w:color w:val="000000" w:themeColor="text1"/>
                    <w:sz w:val="20"/>
                    <w:szCs w:val="20"/>
                  </w:rPr>
                </w:rPrChange>
              </w:rPr>
            </w:pPr>
            <w:del w:id="8246" w:author="Cauris Cosmetics" w:date="2023-10-27T17:57:00Z">
              <w:r w:rsidRPr="00561D9D" w:rsidDel="00FA173A">
                <w:rPr>
                  <w:rFonts w:asciiTheme="minorHAnsi" w:hAnsiTheme="minorHAnsi"/>
                  <w:b/>
                  <w:bCs/>
                  <w:sz w:val="20"/>
                  <w:szCs w:val="20"/>
                  <w:rPrChange w:id="8247" w:author="Dr Mamadou SANOGO" w:date="2023-10-26T15:55:00Z">
                    <w:rPr>
                      <w:rFonts w:asciiTheme="minorHAnsi" w:hAnsiTheme="minorHAnsi"/>
                      <w:b/>
                      <w:bCs/>
                      <w:color w:val="000000" w:themeColor="text1"/>
                      <w:sz w:val="20"/>
                      <w:szCs w:val="20"/>
                    </w:rPr>
                  </w:rPrChange>
                </w:rPr>
                <w:delText>30</w:delText>
              </w:r>
            </w:del>
          </w:p>
        </w:tc>
        <w:tc>
          <w:tcPr>
            <w:tcW w:w="171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11F8FE2" w14:textId="32C2B1D7" w:rsidR="00631BF4" w:rsidRPr="00561D9D" w:rsidDel="00FA173A" w:rsidRDefault="00631BF4" w:rsidP="00F26652">
            <w:pPr>
              <w:tabs>
                <w:tab w:val="left" w:pos="567"/>
                <w:tab w:val="left" w:pos="1276"/>
                <w:tab w:val="left" w:pos="2127"/>
              </w:tabs>
              <w:spacing w:line="240" w:lineRule="auto"/>
              <w:rPr>
                <w:del w:id="8248" w:author="Cauris Cosmetics" w:date="2023-10-27T17:57:00Z"/>
                <w:b/>
                <w:bCs/>
                <w:sz w:val="20"/>
                <w:szCs w:val="20"/>
                <w:lang w:eastAsia="en-US"/>
              </w:rPr>
            </w:pPr>
          </w:p>
        </w:tc>
        <w:tc>
          <w:tcPr>
            <w:tcW w:w="360" w:type="pct"/>
            <w:tcBorders>
              <w:top w:val="single" w:sz="4" w:space="0" w:color="auto"/>
              <w:left w:val="single" w:sz="4" w:space="0" w:color="auto"/>
              <w:bottom w:val="single" w:sz="4" w:space="0" w:color="auto"/>
              <w:right w:val="single" w:sz="4" w:space="0" w:color="auto"/>
            </w:tcBorders>
            <w:vAlign w:val="center"/>
          </w:tcPr>
          <w:p w14:paraId="22DFAE9D" w14:textId="4D282F0F" w:rsidR="00631BF4" w:rsidRPr="00561D9D" w:rsidDel="00FA173A" w:rsidRDefault="00631BF4" w:rsidP="00F26652">
            <w:pPr>
              <w:tabs>
                <w:tab w:val="left" w:pos="567"/>
                <w:tab w:val="left" w:pos="1276"/>
                <w:tab w:val="left" w:pos="2127"/>
              </w:tabs>
              <w:spacing w:line="240" w:lineRule="auto"/>
              <w:jc w:val="center"/>
              <w:rPr>
                <w:del w:id="8249" w:author="Cauris Cosmetics" w:date="2023-10-27T17:57:00Z"/>
                <w:rFonts w:asciiTheme="minorHAnsi" w:hAnsiTheme="minorHAnsi"/>
                <w:b/>
                <w:bCs/>
                <w:sz w:val="20"/>
                <w:szCs w:val="20"/>
                <w:rPrChange w:id="8250" w:author="Dr Mamadou SANOGO" w:date="2023-10-26T15:55:00Z">
                  <w:rPr>
                    <w:del w:id="8251" w:author="Cauris Cosmetics" w:date="2023-10-27T17:57:00Z"/>
                    <w:rFonts w:asciiTheme="minorHAnsi" w:hAnsiTheme="minorHAnsi"/>
                    <w:b/>
                    <w:bCs/>
                    <w:color w:val="000000" w:themeColor="text1"/>
                    <w:sz w:val="20"/>
                    <w:szCs w:val="20"/>
                  </w:rPr>
                </w:rPrChange>
              </w:rPr>
            </w:pPr>
            <w:del w:id="8252" w:author="Cauris Cosmetics" w:date="2023-10-27T17:57:00Z">
              <w:r w:rsidRPr="00561D9D" w:rsidDel="00FA173A">
                <w:rPr>
                  <w:rFonts w:asciiTheme="minorHAnsi" w:hAnsiTheme="minorHAnsi"/>
                  <w:b/>
                  <w:bCs/>
                  <w:sz w:val="20"/>
                  <w:szCs w:val="20"/>
                  <w:rPrChange w:id="8253" w:author="Dr Mamadou SANOGO" w:date="2023-10-26T15:55:00Z">
                    <w:rPr>
                      <w:rFonts w:asciiTheme="minorHAnsi" w:hAnsiTheme="minorHAnsi"/>
                      <w:b/>
                      <w:bCs/>
                      <w:color w:val="000000" w:themeColor="text1"/>
                      <w:sz w:val="20"/>
                      <w:szCs w:val="20"/>
                    </w:rPr>
                  </w:rPrChange>
                </w:rPr>
                <w:delText>30</w:delText>
              </w:r>
            </w:del>
          </w:p>
        </w:tc>
        <w:tc>
          <w:tcPr>
            <w:tcW w:w="405" w:type="pct"/>
            <w:tcBorders>
              <w:top w:val="single" w:sz="4" w:space="0" w:color="auto"/>
              <w:left w:val="single" w:sz="4" w:space="0" w:color="auto"/>
              <w:bottom w:val="single" w:sz="4" w:space="0" w:color="auto"/>
              <w:right w:val="single" w:sz="4" w:space="0" w:color="auto"/>
            </w:tcBorders>
            <w:vAlign w:val="center"/>
            <w:hideMark/>
          </w:tcPr>
          <w:p w14:paraId="7A3A8AE2" w14:textId="7C0E759F" w:rsidR="00631BF4" w:rsidRPr="00561D9D" w:rsidDel="00FA173A" w:rsidRDefault="00631BF4" w:rsidP="00F26652">
            <w:pPr>
              <w:tabs>
                <w:tab w:val="left" w:pos="567"/>
                <w:tab w:val="left" w:pos="1276"/>
                <w:tab w:val="left" w:pos="2127"/>
              </w:tabs>
              <w:spacing w:line="240" w:lineRule="auto"/>
              <w:jc w:val="center"/>
              <w:rPr>
                <w:del w:id="8254" w:author="Cauris Cosmetics" w:date="2023-10-27T17:57:00Z"/>
                <w:rFonts w:asciiTheme="minorHAnsi" w:hAnsiTheme="minorHAnsi"/>
                <w:b/>
                <w:bCs/>
                <w:sz w:val="20"/>
                <w:szCs w:val="20"/>
                <w:rPrChange w:id="8255" w:author="Dr Mamadou SANOGO" w:date="2023-10-26T15:55:00Z">
                  <w:rPr>
                    <w:del w:id="8256" w:author="Cauris Cosmetics" w:date="2023-10-27T17:57:00Z"/>
                    <w:rFonts w:asciiTheme="minorHAnsi" w:hAnsiTheme="minorHAnsi"/>
                    <w:b/>
                    <w:bCs/>
                    <w:color w:val="000000" w:themeColor="text1"/>
                    <w:sz w:val="20"/>
                    <w:szCs w:val="20"/>
                  </w:rPr>
                </w:rPrChange>
              </w:rPr>
            </w:pPr>
            <w:del w:id="8257" w:author="Cauris Cosmetics" w:date="2023-10-27T17:57:00Z">
              <w:r w:rsidRPr="00561D9D" w:rsidDel="00FA173A">
                <w:rPr>
                  <w:rFonts w:asciiTheme="minorHAnsi" w:hAnsiTheme="minorHAnsi"/>
                  <w:b/>
                  <w:bCs/>
                  <w:sz w:val="20"/>
                  <w:szCs w:val="20"/>
                  <w:rPrChange w:id="8258" w:author="Dr Mamadou SANOGO" w:date="2023-10-26T15:55:00Z">
                    <w:rPr>
                      <w:rFonts w:asciiTheme="minorHAnsi" w:hAnsiTheme="minorHAnsi"/>
                      <w:b/>
                      <w:bCs/>
                      <w:color w:val="000000" w:themeColor="text1"/>
                      <w:sz w:val="20"/>
                      <w:szCs w:val="20"/>
                    </w:rPr>
                  </w:rPrChange>
                </w:rPr>
                <w:delText>600</w:delText>
              </w:r>
            </w:del>
          </w:p>
        </w:tc>
        <w:tc>
          <w:tcPr>
            <w:tcW w:w="153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EEF5BD" w14:textId="51C35B68" w:rsidR="00631BF4" w:rsidRPr="00561D9D" w:rsidDel="00FA173A" w:rsidRDefault="00631BF4" w:rsidP="00F26652">
            <w:pPr>
              <w:tabs>
                <w:tab w:val="left" w:pos="567"/>
                <w:tab w:val="left" w:pos="1276"/>
                <w:tab w:val="left" w:pos="2127"/>
              </w:tabs>
              <w:spacing w:line="240" w:lineRule="auto"/>
              <w:rPr>
                <w:del w:id="8259" w:author="Cauris Cosmetics" w:date="2023-10-27T17:57:00Z"/>
                <w:b/>
                <w:bCs/>
                <w:sz w:val="20"/>
                <w:szCs w:val="20"/>
                <w:lang w:eastAsia="en-US"/>
              </w:rPr>
            </w:pPr>
          </w:p>
        </w:tc>
      </w:tr>
    </w:tbl>
    <w:p w14:paraId="4A24CD46" w14:textId="00E01048" w:rsidR="00631BF4" w:rsidRPr="00561D9D" w:rsidDel="00FA173A" w:rsidRDefault="00631BF4" w:rsidP="00631BF4">
      <w:pPr>
        <w:spacing w:line="276" w:lineRule="auto"/>
        <w:rPr>
          <w:del w:id="8260" w:author="Cauris Cosmetics" w:date="2023-10-27T17:57:00Z"/>
          <w:rFonts w:cs="Calibri"/>
          <w:rPrChange w:id="8261" w:author="Dr Mamadou SANOGO" w:date="2023-10-26T15:55:00Z">
            <w:rPr>
              <w:del w:id="8262" w:author="Cauris Cosmetics" w:date="2023-10-27T17:57:00Z"/>
              <w:rFonts w:cs="Calibri"/>
              <w:color w:val="000000"/>
            </w:rPr>
          </w:rPrChange>
        </w:rPr>
      </w:pPr>
    </w:p>
    <w:p w14:paraId="71A8F74F" w14:textId="4304410B" w:rsidR="00631BF4" w:rsidDel="0018395A" w:rsidRDefault="00631BF4" w:rsidP="00631BF4">
      <w:pPr>
        <w:spacing w:line="276" w:lineRule="auto"/>
        <w:rPr>
          <w:del w:id="8263" w:author="Dr Mamadou SANOGO" w:date="2023-10-27T11:39:00Z"/>
          <w:rFonts w:cs="Calibri"/>
        </w:rPr>
      </w:pPr>
    </w:p>
    <w:p w14:paraId="1540181E" w14:textId="108643F0" w:rsidR="0018395A" w:rsidRDefault="0018395A" w:rsidP="00631BF4">
      <w:pPr>
        <w:spacing w:line="276" w:lineRule="auto"/>
        <w:rPr>
          <w:ins w:id="8264" w:author="Dr Mamadou SANOGO" w:date="2023-10-27T15:30:00Z"/>
          <w:rFonts w:cs="Calibri"/>
        </w:rPr>
      </w:pPr>
    </w:p>
    <w:p w14:paraId="09E8F59A" w14:textId="7A1C10E0" w:rsidR="0018395A" w:rsidRDefault="0018395A" w:rsidP="00631BF4">
      <w:pPr>
        <w:spacing w:line="276" w:lineRule="auto"/>
        <w:rPr>
          <w:ins w:id="8265" w:author="Dr Mamadou SANOGO" w:date="2023-10-27T15:30:00Z"/>
          <w:rFonts w:cs="Calibri"/>
        </w:rPr>
      </w:pPr>
    </w:p>
    <w:p w14:paraId="21C04DF3" w14:textId="3A8F707E" w:rsidR="0018395A" w:rsidRDefault="0018395A" w:rsidP="00631BF4">
      <w:pPr>
        <w:spacing w:line="276" w:lineRule="auto"/>
        <w:rPr>
          <w:ins w:id="8266" w:author="Dr Mamadou SANOGO" w:date="2023-10-27T15:30:00Z"/>
          <w:rFonts w:cs="Calibri"/>
        </w:rPr>
      </w:pPr>
    </w:p>
    <w:p w14:paraId="2BDB5A88" w14:textId="1E6374AB" w:rsidR="0018395A" w:rsidRDefault="0018395A" w:rsidP="00631BF4">
      <w:pPr>
        <w:spacing w:line="276" w:lineRule="auto"/>
        <w:rPr>
          <w:ins w:id="8267" w:author="Dr Mamadou SANOGO" w:date="2023-10-27T15:30:00Z"/>
          <w:rFonts w:cs="Calibri"/>
        </w:rPr>
      </w:pPr>
    </w:p>
    <w:p w14:paraId="687F8CF3" w14:textId="7BF98FA0" w:rsidR="0018395A" w:rsidRDefault="0018395A" w:rsidP="00631BF4">
      <w:pPr>
        <w:spacing w:line="276" w:lineRule="auto"/>
        <w:rPr>
          <w:ins w:id="8268" w:author="Dr Mamadou SANOGO" w:date="2023-10-27T15:30:00Z"/>
          <w:rFonts w:cs="Calibri"/>
        </w:rPr>
      </w:pPr>
    </w:p>
    <w:p w14:paraId="3007D640" w14:textId="77777777" w:rsidR="0018395A" w:rsidRPr="00561D9D" w:rsidRDefault="0018395A" w:rsidP="00631BF4">
      <w:pPr>
        <w:spacing w:line="276" w:lineRule="auto"/>
        <w:rPr>
          <w:ins w:id="8269" w:author="Dr Mamadou SANOGO" w:date="2023-10-27T15:30:00Z"/>
          <w:rFonts w:cs="Calibri"/>
          <w:rPrChange w:id="8270" w:author="Dr Mamadou SANOGO" w:date="2023-10-26T15:55:00Z">
            <w:rPr>
              <w:ins w:id="8271" w:author="Dr Mamadou SANOGO" w:date="2023-10-27T15:30:00Z"/>
              <w:rFonts w:cs="Calibri"/>
              <w:color w:val="000000"/>
            </w:rPr>
          </w:rPrChange>
        </w:rPr>
      </w:pPr>
    </w:p>
    <w:p w14:paraId="28D45F65" w14:textId="77777777" w:rsidR="00A87F92" w:rsidRPr="00561D9D" w:rsidDel="00AD42F4" w:rsidRDefault="00A87F92" w:rsidP="00631BF4">
      <w:pPr>
        <w:spacing w:line="276" w:lineRule="auto"/>
        <w:rPr>
          <w:del w:id="8272" w:author="Dr Mamadou SANOGO" w:date="2023-10-27T11:39:00Z"/>
          <w:rFonts w:cs="Calibri"/>
          <w:rPrChange w:id="8273" w:author="Dr Mamadou SANOGO" w:date="2023-10-26T15:55:00Z">
            <w:rPr>
              <w:del w:id="8274" w:author="Dr Mamadou SANOGO" w:date="2023-10-27T11:39:00Z"/>
              <w:rFonts w:cs="Calibri"/>
              <w:color w:val="000000"/>
            </w:rPr>
          </w:rPrChange>
        </w:rPr>
      </w:pPr>
    </w:p>
    <w:p w14:paraId="35C33665" w14:textId="77777777" w:rsidR="00631BF4" w:rsidRPr="00561D9D" w:rsidRDefault="00631BF4" w:rsidP="00631BF4">
      <w:pPr>
        <w:spacing w:line="276" w:lineRule="auto"/>
        <w:rPr>
          <w:rFonts w:cs="Calibri"/>
          <w:rPrChange w:id="8275" w:author="Dr Mamadou SANOGO" w:date="2023-10-26T15:55:00Z">
            <w:rPr>
              <w:rFonts w:cs="Calibri"/>
              <w:color w:val="000000"/>
            </w:rPr>
          </w:rPrChange>
        </w:rPr>
      </w:pPr>
    </w:p>
    <w:p w14:paraId="00E3D452" w14:textId="6B5FE395" w:rsidR="00631BF4" w:rsidRPr="00561D9D" w:rsidDel="00FA173A" w:rsidRDefault="00631BF4" w:rsidP="00631BF4">
      <w:pPr>
        <w:pStyle w:val="Titre"/>
        <w:spacing w:line="276" w:lineRule="auto"/>
        <w:rPr>
          <w:del w:id="8276" w:author="Cauris Cosmetics" w:date="2023-10-27T17:57:00Z"/>
          <w:rFonts w:ascii="Berlin Sans FB Demi" w:hAnsi="Berlin Sans FB Demi"/>
          <w:rPrChange w:id="8277" w:author="Dr Mamadou SANOGO" w:date="2023-10-26T15:55:00Z">
            <w:rPr>
              <w:del w:id="8278" w:author="Cauris Cosmetics" w:date="2023-10-27T17:57:00Z"/>
              <w:rFonts w:ascii="Berlin Sans FB Demi" w:hAnsi="Berlin Sans FB Demi"/>
              <w:color w:val="000000" w:themeColor="text1"/>
            </w:rPr>
          </w:rPrChange>
        </w:rPr>
      </w:pPr>
      <w:del w:id="8279" w:author="Cauris Cosmetics" w:date="2023-10-27T17:57:00Z">
        <w:r w:rsidRPr="00561D9D" w:rsidDel="00FA173A">
          <w:rPr>
            <w:rFonts w:ascii="Berlin Sans FB Demi" w:hAnsi="Berlin Sans FB Demi"/>
            <w:rPrChange w:id="8280" w:author="Dr Mamadou SANOGO" w:date="2023-10-26T15:55:00Z">
              <w:rPr>
                <w:rFonts w:ascii="Berlin Sans FB Demi" w:hAnsi="Berlin Sans FB Demi"/>
                <w:color w:val="000000" w:themeColor="text1"/>
              </w:rPr>
            </w:rPrChange>
          </w:rPr>
          <w:delText>Semestre 2</w:delText>
        </w:r>
      </w:del>
    </w:p>
    <w:p w14:paraId="3F54F1C1" w14:textId="5A5A01FA" w:rsidR="00631BF4" w:rsidRPr="00561D9D" w:rsidDel="00FA173A" w:rsidRDefault="00631BF4" w:rsidP="00631BF4">
      <w:pPr>
        <w:pStyle w:val="Titre"/>
        <w:spacing w:line="276" w:lineRule="auto"/>
        <w:rPr>
          <w:del w:id="8281" w:author="Cauris Cosmetics" w:date="2023-10-27T17:57:00Z"/>
          <w:rFonts w:asciiTheme="minorHAnsi" w:hAnsiTheme="minorHAnsi"/>
          <w:b w:val="0"/>
          <w:bCs/>
          <w:sz w:val="20"/>
        </w:rPr>
      </w:pPr>
      <w:del w:id="8282" w:author="Cauris Cosmetics" w:date="2023-10-27T17:57:00Z">
        <w:r w:rsidRPr="00561D9D" w:rsidDel="00FA173A">
          <w:rPr>
            <w:rFonts w:asciiTheme="minorHAnsi" w:hAnsiTheme="minorHAnsi"/>
            <w:sz w:val="20"/>
          </w:rPr>
          <w:delText>CM :</w:delText>
        </w:r>
        <w:r w:rsidRPr="00561D9D" w:rsidDel="00FA173A">
          <w:rPr>
            <w:rFonts w:asciiTheme="minorHAnsi" w:hAnsiTheme="minorHAnsi"/>
            <w:b w:val="0"/>
            <w:sz w:val="20"/>
          </w:rPr>
          <w:delText xml:space="preserve"> Cours magistral/</w:delText>
        </w:r>
        <w:r w:rsidRPr="00561D9D" w:rsidDel="00FA173A">
          <w:rPr>
            <w:rFonts w:asciiTheme="minorHAnsi" w:hAnsiTheme="minorHAnsi"/>
            <w:sz w:val="20"/>
          </w:rPr>
          <w:delText xml:space="preserve"> TD :</w:delText>
        </w:r>
        <w:r w:rsidRPr="00561D9D" w:rsidDel="00FA173A">
          <w:rPr>
            <w:rFonts w:asciiTheme="minorHAnsi" w:hAnsiTheme="minorHAnsi"/>
            <w:b w:val="0"/>
            <w:sz w:val="20"/>
          </w:rPr>
          <w:delText xml:space="preserve"> Travaux dirigés/ </w:delText>
        </w:r>
        <w:r w:rsidRPr="00561D9D" w:rsidDel="00FA173A">
          <w:rPr>
            <w:rFonts w:asciiTheme="minorHAnsi" w:hAnsiTheme="minorHAnsi"/>
            <w:sz w:val="20"/>
          </w:rPr>
          <w:delText>TP :</w:delText>
        </w:r>
        <w:r w:rsidRPr="00561D9D" w:rsidDel="00FA173A">
          <w:rPr>
            <w:rFonts w:asciiTheme="minorHAnsi" w:hAnsiTheme="minorHAnsi"/>
            <w:b w:val="0"/>
            <w:sz w:val="20"/>
          </w:rPr>
          <w:delText xml:space="preserve"> Travaux pratiques/</w:delText>
        </w:r>
        <w:r w:rsidRPr="00561D9D" w:rsidDel="00FA173A">
          <w:rPr>
            <w:rFonts w:asciiTheme="minorHAnsi" w:hAnsiTheme="minorHAnsi"/>
            <w:sz w:val="20"/>
          </w:rPr>
          <w:delText>S:</w:delText>
        </w:r>
        <w:r w:rsidRPr="00561D9D" w:rsidDel="00FA173A">
          <w:rPr>
            <w:rFonts w:asciiTheme="minorHAnsi" w:hAnsiTheme="minorHAnsi"/>
            <w:b w:val="0"/>
            <w:sz w:val="20"/>
          </w:rPr>
          <w:delText xml:space="preserve"> Stage</w:delText>
        </w:r>
      </w:del>
    </w:p>
    <w:p w14:paraId="38CB5A26" w14:textId="3E95AF14" w:rsidR="00631BF4" w:rsidRPr="00561D9D" w:rsidDel="00FA173A" w:rsidRDefault="00631BF4" w:rsidP="00631BF4">
      <w:pPr>
        <w:pStyle w:val="Titre"/>
        <w:spacing w:line="276" w:lineRule="auto"/>
        <w:rPr>
          <w:del w:id="8283" w:author="Cauris Cosmetics" w:date="2023-10-27T17:57:00Z"/>
          <w:rFonts w:asciiTheme="minorHAnsi" w:hAnsiTheme="minorHAnsi"/>
          <w:b w:val="0"/>
          <w:bCs/>
          <w:sz w:val="20"/>
        </w:rPr>
      </w:pPr>
      <w:del w:id="8284" w:author="Cauris Cosmetics" w:date="2023-10-27T17:57:00Z">
        <w:r w:rsidRPr="00561D9D" w:rsidDel="00FA173A">
          <w:rPr>
            <w:rFonts w:asciiTheme="minorHAnsi" w:hAnsiTheme="minorHAnsi"/>
            <w:sz w:val="20"/>
          </w:rPr>
          <w:delText>90 heures de stage</w:delText>
        </w:r>
        <w:r w:rsidRPr="00561D9D" w:rsidDel="00FA173A">
          <w:rPr>
            <w:rFonts w:asciiTheme="minorHAnsi" w:hAnsiTheme="minorHAnsi"/>
            <w:b w:val="0"/>
            <w:sz w:val="20"/>
          </w:rPr>
          <w:delText>=2 crédits</w:delText>
        </w:r>
      </w:del>
    </w:p>
    <w:p w14:paraId="6C4E2B5C" w14:textId="0F6A6643" w:rsidR="00631BF4" w:rsidRPr="00561D9D" w:rsidDel="00FA173A" w:rsidRDefault="00631BF4" w:rsidP="00631BF4">
      <w:pPr>
        <w:pStyle w:val="Titre"/>
        <w:spacing w:line="276" w:lineRule="auto"/>
        <w:rPr>
          <w:del w:id="8285" w:author="Cauris Cosmetics" w:date="2023-10-27T17:57:00Z"/>
          <w:rFonts w:asciiTheme="minorHAnsi" w:hAnsiTheme="minorHAnsi"/>
          <w:b w:val="0"/>
          <w:bCs/>
          <w:sz w:val="20"/>
        </w:rPr>
      </w:pPr>
    </w:p>
    <w:p w14:paraId="1AA42EF1" w14:textId="77777777" w:rsidR="00631BF4" w:rsidRPr="00561D9D" w:rsidRDefault="00631BF4" w:rsidP="00631BF4">
      <w:pPr>
        <w:pStyle w:val="Titre"/>
        <w:spacing w:line="276" w:lineRule="auto"/>
        <w:rPr>
          <w:rFonts w:asciiTheme="minorHAnsi" w:hAnsiTheme="minorHAnsi"/>
          <w:b w:val="0"/>
          <w:bCs/>
          <w:sz w:val="20"/>
        </w:rPr>
      </w:pPr>
    </w:p>
    <w:p w14:paraId="02C6A129" w14:textId="77777777" w:rsidR="006778CD" w:rsidRDefault="006778CD" w:rsidP="00561D9D">
      <w:pPr>
        <w:pStyle w:val="Titre"/>
        <w:rPr>
          <w:ins w:id="8286" w:author="Dr Mamadou SANOGO" w:date="2023-10-27T14:03:00Z"/>
          <w:rFonts w:ascii="Berlin Sans FB Demi" w:hAnsi="Berlin Sans FB Demi"/>
          <w:color w:val="000000" w:themeColor="text1"/>
        </w:rPr>
      </w:pPr>
    </w:p>
    <w:p w14:paraId="31F3FE38" w14:textId="77777777" w:rsidR="006778CD" w:rsidRDefault="006778CD" w:rsidP="00561D9D">
      <w:pPr>
        <w:pStyle w:val="Titre"/>
        <w:rPr>
          <w:ins w:id="8287" w:author="Dr Mamadou SANOGO" w:date="2023-10-27T14:03:00Z"/>
          <w:rFonts w:ascii="Berlin Sans FB Demi" w:hAnsi="Berlin Sans FB Demi"/>
          <w:color w:val="000000" w:themeColor="text1"/>
        </w:rPr>
      </w:pPr>
    </w:p>
    <w:p w14:paraId="324EC852" w14:textId="77777777" w:rsidR="006778CD" w:rsidRDefault="006778CD" w:rsidP="00561D9D">
      <w:pPr>
        <w:pStyle w:val="Titre"/>
        <w:rPr>
          <w:ins w:id="8288" w:author="Dr Mamadou SANOGO" w:date="2023-10-27T14:03:00Z"/>
          <w:rFonts w:ascii="Berlin Sans FB Demi" w:hAnsi="Berlin Sans FB Demi"/>
          <w:color w:val="000000" w:themeColor="text1"/>
        </w:rPr>
      </w:pPr>
    </w:p>
    <w:p w14:paraId="74E1D14D" w14:textId="77777777" w:rsidR="006778CD" w:rsidRDefault="006778CD" w:rsidP="00561D9D">
      <w:pPr>
        <w:pStyle w:val="Titre"/>
        <w:rPr>
          <w:ins w:id="8289" w:author="Dr Mamadou SANOGO" w:date="2023-10-27T14:03:00Z"/>
          <w:rFonts w:ascii="Berlin Sans FB Demi" w:hAnsi="Berlin Sans FB Demi"/>
          <w:color w:val="000000" w:themeColor="text1"/>
        </w:rPr>
      </w:pPr>
    </w:p>
    <w:p w14:paraId="5B91435E" w14:textId="77777777" w:rsidR="006778CD" w:rsidRDefault="006778CD" w:rsidP="00561D9D">
      <w:pPr>
        <w:pStyle w:val="Titre"/>
        <w:rPr>
          <w:ins w:id="8290" w:author="Dr Mamadou SANOGO" w:date="2023-10-27T14:03:00Z"/>
          <w:rFonts w:ascii="Berlin Sans FB Demi" w:hAnsi="Berlin Sans FB Demi"/>
          <w:color w:val="000000" w:themeColor="text1"/>
        </w:rPr>
      </w:pPr>
    </w:p>
    <w:p w14:paraId="79929433" w14:textId="77777777" w:rsidR="006778CD" w:rsidRDefault="006778CD" w:rsidP="00561D9D">
      <w:pPr>
        <w:pStyle w:val="Titre"/>
        <w:rPr>
          <w:ins w:id="8291" w:author="Dr Mamadou SANOGO" w:date="2023-10-27T14:03:00Z"/>
          <w:rFonts w:ascii="Berlin Sans FB Demi" w:hAnsi="Berlin Sans FB Demi"/>
          <w:color w:val="000000" w:themeColor="text1"/>
        </w:rPr>
      </w:pPr>
    </w:p>
    <w:p w14:paraId="75B553AB" w14:textId="4943D9A7" w:rsidR="00561D9D" w:rsidDel="00FA173A" w:rsidRDefault="00561D9D" w:rsidP="00561D9D">
      <w:pPr>
        <w:pStyle w:val="Titre"/>
        <w:rPr>
          <w:ins w:id="8292" w:author="Dr Mamadou SANOGO" w:date="2023-10-26T15:54:00Z"/>
          <w:del w:id="8293" w:author="Cauris Cosmetics" w:date="2023-10-27T17:58:00Z"/>
          <w:rFonts w:ascii="Berlin Sans FB Demi" w:hAnsi="Berlin Sans FB Demi"/>
          <w:color w:val="000000" w:themeColor="text1"/>
        </w:rPr>
      </w:pPr>
      <w:ins w:id="8294" w:author="Dr Mamadou SANOGO" w:date="2023-10-26T15:54:00Z">
        <w:del w:id="8295" w:author="Cauris Cosmetics" w:date="2023-10-27T17:58:00Z">
          <w:r w:rsidRPr="003C750F" w:rsidDel="00FA173A">
            <w:rPr>
              <w:rFonts w:ascii="Berlin Sans FB Demi" w:hAnsi="Berlin Sans FB Demi"/>
              <w:color w:val="000000" w:themeColor="text1"/>
            </w:rPr>
            <w:delText>Semestre 3</w:delText>
          </w:r>
        </w:del>
      </w:ins>
    </w:p>
    <w:p w14:paraId="4857B93D" w14:textId="24BB230B" w:rsidR="00561D9D" w:rsidDel="00FA173A" w:rsidRDefault="00561D9D" w:rsidP="00561D9D">
      <w:pPr>
        <w:pStyle w:val="Titre"/>
        <w:rPr>
          <w:ins w:id="8296" w:author="Dr Mamadou SANOGO" w:date="2023-10-26T15:54:00Z"/>
          <w:del w:id="8297" w:author="Cauris Cosmetics" w:date="2023-10-27T17:58:00Z"/>
          <w:rFonts w:asciiTheme="minorHAnsi" w:hAnsiTheme="minorHAnsi"/>
          <w:b w:val="0"/>
          <w:bCs/>
          <w:sz w:val="20"/>
        </w:rPr>
      </w:pPr>
      <w:ins w:id="8298" w:author="Dr Mamadou SANOGO" w:date="2023-10-26T15:54:00Z">
        <w:del w:id="8299" w:author="Cauris Cosmetics" w:date="2023-10-27T17:58: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3476FF" w:rsidDel="00FA173A">
            <w:rPr>
              <w:rFonts w:asciiTheme="minorHAnsi" w:hAnsiTheme="minorHAnsi"/>
              <w:sz w:val="20"/>
            </w:rPr>
            <w:delText xml:space="preserve"> </w:delText>
          </w:r>
          <w:r w:rsidDel="00FA173A">
            <w:rPr>
              <w:rFonts w:asciiTheme="minorHAnsi" w:hAnsiTheme="minorHAnsi"/>
              <w:sz w:val="20"/>
            </w:rPr>
            <w:delText>/</w:delText>
          </w:r>
          <w:r w:rsidRPr="008D1C88" w:rsidDel="00FA173A">
            <w:rPr>
              <w:rFonts w:asciiTheme="minorHAnsi" w:hAnsiTheme="minorHAnsi"/>
              <w:sz w:val="20"/>
            </w:rPr>
            <w:delText>TD </w:delText>
          </w:r>
          <w:r w:rsidRPr="00735A3D" w:rsidDel="00FA173A">
            <w:rPr>
              <w:rFonts w:asciiTheme="minorHAnsi" w:hAnsiTheme="minorHAnsi"/>
              <w:sz w:val="20"/>
            </w:rPr>
            <w:delText>:</w:delText>
          </w:r>
          <w:r w:rsidDel="00FA173A">
            <w:rPr>
              <w:rFonts w:asciiTheme="minorHAnsi" w:hAnsiTheme="minorHAnsi"/>
              <w:b w:val="0"/>
              <w:sz w:val="20"/>
            </w:rPr>
            <w:delText xml:space="preserve"> </w:delText>
          </w:r>
          <w:r w:rsidRPr="002F0621" w:rsidDel="00FA173A">
            <w:rPr>
              <w:rFonts w:asciiTheme="minorHAnsi" w:hAnsiTheme="minorHAnsi"/>
              <w:b w:val="0"/>
              <w:sz w:val="20"/>
            </w:rPr>
            <w:delText>Travaux dirigés</w:delText>
          </w:r>
          <w:r w:rsidRPr="00735A3D" w:rsidDel="00FA173A">
            <w:rPr>
              <w:rFonts w:asciiTheme="minorHAnsi" w:hAnsiTheme="minorHAnsi"/>
              <w:b w:val="0"/>
              <w:sz w:val="20"/>
            </w:rPr>
            <w:delText xml:space="preserve"> /</w:delText>
          </w:r>
          <w:r w:rsidDel="00FA173A">
            <w:rPr>
              <w:rFonts w:asciiTheme="minorHAnsi" w:hAnsiTheme="minorHAnsi"/>
              <w:b w:val="0"/>
              <w:sz w:val="20"/>
            </w:rPr>
            <w:delText xml:space="preserve"> </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 </w:delText>
          </w:r>
          <w:r w:rsidDel="00FA173A">
            <w:rPr>
              <w:rFonts w:asciiTheme="minorHAnsi" w:hAnsiTheme="minorHAnsi"/>
              <w:sz w:val="20"/>
            </w:rPr>
            <w:delText>S</w:delText>
          </w:r>
          <w:r w:rsidRPr="008D1C88" w:rsidDel="00FA173A">
            <w:rPr>
              <w:rFonts w:asciiTheme="minorHAnsi" w:hAnsiTheme="minorHAnsi"/>
              <w:sz w:val="20"/>
            </w:rPr>
            <w:delText> </w:delText>
          </w:r>
          <w:r w:rsidRPr="00735A3D" w:rsidDel="00FA173A">
            <w:rPr>
              <w:rFonts w:asciiTheme="minorHAnsi" w:hAnsiTheme="minorHAnsi"/>
              <w:sz w:val="20"/>
            </w:rPr>
            <w:delText>:</w:delText>
          </w:r>
          <w:r w:rsidDel="00FA173A">
            <w:rPr>
              <w:rFonts w:asciiTheme="minorHAnsi" w:hAnsiTheme="minorHAnsi"/>
              <w:b w:val="0"/>
              <w:sz w:val="20"/>
            </w:rPr>
            <w:delText xml:space="preserve"> Stage</w:delText>
          </w:r>
        </w:del>
      </w:ins>
    </w:p>
    <w:p w14:paraId="686A2536" w14:textId="4D023314" w:rsidR="00561D9D" w:rsidDel="00FA173A" w:rsidRDefault="00561D9D" w:rsidP="00561D9D">
      <w:pPr>
        <w:pStyle w:val="Titre"/>
        <w:rPr>
          <w:ins w:id="8300" w:author="Dr Mamadou SANOGO" w:date="2023-10-26T15:54:00Z"/>
          <w:del w:id="8301" w:author="Cauris Cosmetics" w:date="2023-10-27T17:58:00Z"/>
          <w:rFonts w:asciiTheme="minorHAnsi" w:hAnsiTheme="minorHAnsi"/>
          <w:b w:val="0"/>
          <w:bCs/>
          <w:sz w:val="20"/>
        </w:rPr>
      </w:pPr>
      <w:ins w:id="8302" w:author="Dr Mamadou SANOGO" w:date="2023-10-26T15:54:00Z">
        <w:del w:id="8303" w:author="Cauris Cosmetics" w:date="2023-10-27T17:58:00Z">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RPr="00A33C45" w:rsidDel="00FA173A">
            <w:rPr>
              <w:rFonts w:asciiTheme="minorHAnsi" w:hAnsiTheme="minorHAnsi"/>
              <w:sz w:val="20"/>
            </w:rPr>
            <w:delText xml:space="preserve">90 </w:delText>
          </w:r>
          <w:r w:rsidRPr="00E34367" w:rsidDel="00FA173A">
            <w:rPr>
              <w:rFonts w:asciiTheme="minorHAnsi" w:hAnsiTheme="minorHAnsi"/>
              <w:sz w:val="20"/>
            </w:rPr>
            <w:delText>heures de stage</w:delText>
          </w:r>
          <w:r w:rsidDel="00FA173A">
            <w:rPr>
              <w:rFonts w:asciiTheme="minorHAnsi" w:hAnsiTheme="minorHAnsi"/>
              <w:b w:val="0"/>
              <w:sz w:val="20"/>
            </w:rPr>
            <w:delText>= 2 crédits</w:delText>
          </w:r>
        </w:del>
      </w:ins>
    </w:p>
    <w:p w14:paraId="4B227078" w14:textId="686E76F5" w:rsidR="00561D9D" w:rsidDel="00FA173A" w:rsidRDefault="00561D9D" w:rsidP="00561D9D">
      <w:pPr>
        <w:pStyle w:val="Titre"/>
        <w:rPr>
          <w:ins w:id="8304" w:author="Dr Mamadou SANOGO" w:date="2023-10-26T15:54:00Z"/>
          <w:del w:id="8305" w:author="Cauris Cosmetics" w:date="2023-10-27T17:58:00Z"/>
          <w:rFonts w:asciiTheme="minorHAnsi" w:hAnsiTheme="minorHAnsi"/>
          <w:b w:val="0"/>
          <w:bCs/>
          <w:sz w:val="20"/>
        </w:rPr>
      </w:pPr>
    </w:p>
    <w:tbl>
      <w:tblPr>
        <w:tblW w:w="595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71"/>
        <w:gridCol w:w="757"/>
        <w:gridCol w:w="2125"/>
        <w:gridCol w:w="1972"/>
        <w:gridCol w:w="757"/>
        <w:gridCol w:w="1517"/>
        <w:gridCol w:w="1064"/>
        <w:gridCol w:w="1517"/>
      </w:tblGrid>
      <w:tr w:rsidR="00561D9D" w:rsidDel="00FA173A" w14:paraId="2AB81277" w14:textId="3BA08223" w:rsidTr="00D27EF1">
        <w:trPr>
          <w:cantSplit/>
          <w:trHeight w:val="845"/>
          <w:jc w:val="center"/>
          <w:ins w:id="8306" w:author="Dr Mamadou SANOGO" w:date="2023-10-26T15:54:00Z"/>
          <w:del w:id="8307" w:author="Cauris Cosmetics" w:date="2023-10-27T17:58:00Z"/>
        </w:trPr>
        <w:tc>
          <w:tcPr>
            <w:tcW w:w="948" w:type="pct"/>
            <w:tcBorders>
              <w:top w:val="single" w:sz="4" w:space="0" w:color="auto"/>
              <w:left w:val="single" w:sz="4" w:space="0" w:color="auto"/>
              <w:bottom w:val="single" w:sz="4" w:space="0" w:color="auto"/>
              <w:right w:val="single" w:sz="4" w:space="0" w:color="auto"/>
            </w:tcBorders>
            <w:hideMark/>
          </w:tcPr>
          <w:p w14:paraId="03417BFF" w14:textId="0396C220" w:rsidR="00561D9D" w:rsidRPr="006270A9" w:rsidDel="00FA173A" w:rsidRDefault="00561D9D" w:rsidP="00D27EF1">
            <w:pPr>
              <w:tabs>
                <w:tab w:val="left" w:pos="567"/>
                <w:tab w:val="left" w:pos="1276"/>
                <w:tab w:val="left" w:pos="2127"/>
              </w:tabs>
              <w:spacing w:before="100"/>
              <w:jc w:val="center"/>
              <w:rPr>
                <w:ins w:id="8308" w:author="Dr Mamadou SANOGO" w:date="2023-10-26T15:54:00Z"/>
                <w:del w:id="8309" w:author="Cauris Cosmetics" w:date="2023-10-27T17:58:00Z"/>
                <w:rFonts w:asciiTheme="minorHAnsi" w:hAnsiTheme="minorHAnsi"/>
                <w:b/>
                <w:bCs/>
                <w:color w:val="000000" w:themeColor="text1"/>
                <w:sz w:val="18"/>
                <w:szCs w:val="18"/>
              </w:rPr>
            </w:pPr>
            <w:ins w:id="8310" w:author="Dr Mamadou SANOGO" w:date="2023-10-26T15:54:00Z">
              <w:del w:id="8311" w:author="Cauris Cosmetics" w:date="2023-10-27T17:58:00Z">
                <w:r w:rsidRPr="006270A9" w:rsidDel="00FA173A">
                  <w:rPr>
                    <w:rFonts w:asciiTheme="minorHAnsi" w:hAnsiTheme="minorHAnsi"/>
                    <w:b/>
                    <w:bCs/>
                    <w:color w:val="000000" w:themeColor="text1"/>
                    <w:sz w:val="18"/>
                    <w:szCs w:val="16"/>
                  </w:rPr>
                  <w:delText>Unités d’Enseignement</w:delText>
                </w:r>
              </w:del>
            </w:ins>
          </w:p>
        </w:tc>
        <w:tc>
          <w:tcPr>
            <w:tcW w:w="316" w:type="pct"/>
            <w:tcBorders>
              <w:top w:val="single" w:sz="4" w:space="0" w:color="auto"/>
              <w:left w:val="single" w:sz="4" w:space="0" w:color="auto"/>
              <w:bottom w:val="single" w:sz="4" w:space="0" w:color="auto"/>
              <w:right w:val="single" w:sz="4" w:space="0" w:color="auto"/>
            </w:tcBorders>
            <w:hideMark/>
          </w:tcPr>
          <w:p w14:paraId="023E954C" w14:textId="65DE2C1D" w:rsidR="00561D9D" w:rsidRPr="006270A9" w:rsidDel="00FA173A" w:rsidRDefault="00561D9D" w:rsidP="00D27EF1">
            <w:pPr>
              <w:tabs>
                <w:tab w:val="left" w:pos="567"/>
                <w:tab w:val="left" w:pos="1276"/>
                <w:tab w:val="left" w:pos="2127"/>
              </w:tabs>
              <w:spacing w:before="100"/>
              <w:jc w:val="center"/>
              <w:rPr>
                <w:ins w:id="8312" w:author="Dr Mamadou SANOGO" w:date="2023-10-26T15:54:00Z"/>
                <w:del w:id="8313" w:author="Cauris Cosmetics" w:date="2023-10-27T17:58:00Z"/>
                <w:rFonts w:asciiTheme="minorHAnsi" w:hAnsiTheme="minorHAnsi"/>
                <w:b/>
                <w:bCs/>
                <w:color w:val="000000" w:themeColor="text1"/>
                <w:sz w:val="18"/>
                <w:szCs w:val="18"/>
              </w:rPr>
            </w:pPr>
            <w:ins w:id="8314" w:author="Dr Mamadou SANOGO" w:date="2023-10-26T15:54:00Z">
              <w:del w:id="8315" w:author="Cauris Cosmetics" w:date="2023-10-27T17:58:00Z">
                <w:r w:rsidRPr="006270A9" w:rsidDel="00FA173A">
                  <w:rPr>
                    <w:rFonts w:asciiTheme="minorHAnsi" w:hAnsiTheme="minorHAnsi"/>
                    <w:b/>
                    <w:bCs/>
                    <w:color w:val="000000" w:themeColor="text1"/>
                    <w:sz w:val="18"/>
                    <w:szCs w:val="18"/>
                  </w:rPr>
                  <w:delText>Crédits</w:delText>
                </w:r>
              </w:del>
            </w:ins>
          </w:p>
        </w:tc>
        <w:tc>
          <w:tcPr>
            <w:tcW w:w="887" w:type="pct"/>
            <w:tcBorders>
              <w:top w:val="single" w:sz="4" w:space="0" w:color="auto"/>
              <w:left w:val="single" w:sz="4" w:space="0" w:color="auto"/>
              <w:bottom w:val="single" w:sz="4" w:space="0" w:color="auto"/>
              <w:right w:val="single" w:sz="4" w:space="0" w:color="auto"/>
            </w:tcBorders>
            <w:hideMark/>
          </w:tcPr>
          <w:p w14:paraId="35F225CE" w14:textId="5961691B" w:rsidR="00561D9D" w:rsidRPr="006270A9" w:rsidDel="00FA173A" w:rsidRDefault="00561D9D" w:rsidP="00D27EF1">
            <w:pPr>
              <w:tabs>
                <w:tab w:val="left" w:pos="567"/>
                <w:tab w:val="left" w:pos="1276"/>
                <w:tab w:val="left" w:pos="2127"/>
              </w:tabs>
              <w:jc w:val="center"/>
              <w:rPr>
                <w:ins w:id="8316" w:author="Dr Mamadou SANOGO" w:date="2023-10-26T15:54:00Z"/>
                <w:del w:id="8317" w:author="Cauris Cosmetics" w:date="2023-10-27T17:58:00Z"/>
                <w:rFonts w:asciiTheme="minorHAnsi" w:hAnsiTheme="minorHAnsi"/>
                <w:b/>
                <w:bCs/>
                <w:color w:val="000000" w:themeColor="text1"/>
                <w:sz w:val="18"/>
                <w:szCs w:val="18"/>
              </w:rPr>
            </w:pPr>
            <w:ins w:id="8318" w:author="Dr Mamadou SANOGO" w:date="2023-10-26T15:54:00Z">
              <w:del w:id="8319" w:author="Cauris Cosmetics" w:date="2023-10-27T17:58:00Z">
                <w:r w:rsidRPr="006270A9" w:rsidDel="00FA173A">
                  <w:rPr>
                    <w:rFonts w:asciiTheme="minorHAnsi" w:hAnsiTheme="minorHAnsi"/>
                    <w:b/>
                    <w:bCs/>
                    <w:color w:val="000000" w:themeColor="text1"/>
                    <w:sz w:val="18"/>
                    <w:szCs w:val="18"/>
                  </w:rPr>
                  <w:delText xml:space="preserve">Compétences </w:delText>
                </w:r>
              </w:del>
            </w:ins>
          </w:p>
          <w:p w14:paraId="25A12C38" w14:textId="64EAAA13" w:rsidR="00561D9D" w:rsidRPr="006270A9" w:rsidDel="00FA173A" w:rsidRDefault="00561D9D" w:rsidP="00D27EF1">
            <w:pPr>
              <w:tabs>
                <w:tab w:val="left" w:pos="567"/>
                <w:tab w:val="left" w:pos="1276"/>
                <w:tab w:val="left" w:pos="2127"/>
              </w:tabs>
              <w:jc w:val="center"/>
              <w:rPr>
                <w:ins w:id="8320" w:author="Dr Mamadou SANOGO" w:date="2023-10-26T15:54:00Z"/>
                <w:del w:id="8321" w:author="Cauris Cosmetics" w:date="2023-10-27T17:58:00Z"/>
                <w:rFonts w:asciiTheme="minorHAnsi" w:hAnsiTheme="minorHAnsi"/>
                <w:b/>
                <w:bCs/>
                <w:color w:val="000000" w:themeColor="text1"/>
                <w:sz w:val="18"/>
                <w:szCs w:val="18"/>
              </w:rPr>
            </w:pPr>
            <w:ins w:id="8322" w:author="Dr Mamadou SANOGO" w:date="2023-10-26T15:54:00Z">
              <w:del w:id="8323" w:author="Cauris Cosmetics" w:date="2023-10-27T17:58:00Z">
                <w:r w:rsidRPr="006270A9" w:rsidDel="00FA173A">
                  <w:rPr>
                    <w:rFonts w:asciiTheme="minorHAnsi" w:hAnsiTheme="minorHAnsi"/>
                    <w:b/>
                    <w:bCs/>
                    <w:color w:val="000000" w:themeColor="text1"/>
                    <w:sz w:val="18"/>
                    <w:szCs w:val="18"/>
                  </w:rPr>
                  <w:delText>et/ou</w:delText>
                </w:r>
              </w:del>
            </w:ins>
          </w:p>
          <w:p w14:paraId="332A311E" w14:textId="1718A28B" w:rsidR="00561D9D" w:rsidRPr="006270A9" w:rsidDel="00FA173A" w:rsidRDefault="00561D9D" w:rsidP="00D27EF1">
            <w:pPr>
              <w:tabs>
                <w:tab w:val="left" w:pos="567"/>
                <w:tab w:val="left" w:pos="1276"/>
                <w:tab w:val="left" w:pos="2127"/>
              </w:tabs>
              <w:jc w:val="center"/>
              <w:rPr>
                <w:ins w:id="8324" w:author="Dr Mamadou SANOGO" w:date="2023-10-26T15:54:00Z"/>
                <w:del w:id="8325" w:author="Cauris Cosmetics" w:date="2023-10-27T17:58:00Z"/>
                <w:rFonts w:asciiTheme="minorHAnsi" w:hAnsiTheme="minorHAnsi"/>
                <w:b/>
                <w:bCs/>
                <w:color w:val="000000" w:themeColor="text1"/>
                <w:sz w:val="18"/>
                <w:szCs w:val="18"/>
              </w:rPr>
            </w:pPr>
            <w:ins w:id="8326" w:author="Dr Mamadou SANOGO" w:date="2023-10-26T15:54:00Z">
              <w:del w:id="8327" w:author="Cauris Cosmetics" w:date="2023-10-27T17:58:00Z">
                <w:r w:rsidRPr="006270A9" w:rsidDel="00FA173A">
                  <w:rPr>
                    <w:rFonts w:asciiTheme="minorHAnsi" w:hAnsiTheme="minorHAnsi"/>
                    <w:b/>
                    <w:bCs/>
                    <w:color w:val="000000" w:themeColor="text1"/>
                    <w:sz w:val="18"/>
                    <w:szCs w:val="18"/>
                  </w:rPr>
                  <w:delText xml:space="preserve"> connaissances attendues</w:delText>
                </w:r>
              </w:del>
            </w:ins>
          </w:p>
        </w:tc>
        <w:tc>
          <w:tcPr>
            <w:tcW w:w="823" w:type="pct"/>
            <w:tcBorders>
              <w:top w:val="single" w:sz="4" w:space="0" w:color="auto"/>
              <w:left w:val="single" w:sz="4" w:space="0" w:color="auto"/>
              <w:bottom w:val="single" w:sz="4" w:space="0" w:color="auto"/>
              <w:right w:val="single" w:sz="4" w:space="0" w:color="auto"/>
            </w:tcBorders>
            <w:hideMark/>
          </w:tcPr>
          <w:p w14:paraId="74AB1E64" w14:textId="1FBA6660" w:rsidR="00561D9D" w:rsidRPr="006270A9" w:rsidDel="00FA173A" w:rsidRDefault="00561D9D" w:rsidP="00D27EF1">
            <w:pPr>
              <w:tabs>
                <w:tab w:val="left" w:pos="567"/>
                <w:tab w:val="left" w:pos="1276"/>
                <w:tab w:val="left" w:pos="2127"/>
              </w:tabs>
              <w:spacing w:before="100"/>
              <w:jc w:val="center"/>
              <w:rPr>
                <w:ins w:id="8328" w:author="Dr Mamadou SANOGO" w:date="2023-10-26T15:54:00Z"/>
                <w:del w:id="8329" w:author="Cauris Cosmetics" w:date="2023-10-27T17:58:00Z"/>
                <w:rFonts w:asciiTheme="minorHAnsi" w:hAnsiTheme="minorHAnsi"/>
                <w:b/>
                <w:bCs/>
                <w:color w:val="000000" w:themeColor="text1"/>
                <w:sz w:val="18"/>
                <w:szCs w:val="18"/>
              </w:rPr>
            </w:pPr>
            <w:ins w:id="8330" w:author="Dr Mamadou SANOGO" w:date="2023-10-26T15:54:00Z">
              <w:del w:id="8331" w:author="Cauris Cosmetics" w:date="2023-10-27T17:58:00Z">
                <w:r w:rsidRPr="006270A9" w:rsidDel="00FA173A">
                  <w:rPr>
                    <w:rFonts w:asciiTheme="minorHAnsi" w:hAnsiTheme="minorHAnsi"/>
                    <w:b/>
                    <w:bCs/>
                    <w:color w:val="000000" w:themeColor="text1"/>
                    <w:sz w:val="18"/>
                    <w:szCs w:val="18"/>
                  </w:rPr>
                  <w:delText>Disciplines concernées</w:delText>
                </w:r>
              </w:del>
            </w:ins>
          </w:p>
        </w:tc>
        <w:tc>
          <w:tcPr>
            <w:tcW w:w="316" w:type="pct"/>
            <w:tcBorders>
              <w:top w:val="single" w:sz="4" w:space="0" w:color="auto"/>
              <w:left w:val="single" w:sz="4" w:space="0" w:color="auto"/>
              <w:bottom w:val="single" w:sz="4" w:space="0" w:color="auto"/>
              <w:right w:val="single" w:sz="4" w:space="0" w:color="auto"/>
            </w:tcBorders>
            <w:hideMark/>
          </w:tcPr>
          <w:p w14:paraId="63B9E201" w14:textId="19E3221C" w:rsidR="00561D9D" w:rsidRPr="006270A9" w:rsidDel="00FA173A" w:rsidRDefault="00561D9D" w:rsidP="00D27EF1">
            <w:pPr>
              <w:tabs>
                <w:tab w:val="left" w:pos="567"/>
                <w:tab w:val="left" w:pos="1276"/>
                <w:tab w:val="left" w:pos="2127"/>
              </w:tabs>
              <w:jc w:val="center"/>
              <w:rPr>
                <w:ins w:id="8332" w:author="Dr Mamadou SANOGO" w:date="2023-10-26T15:54:00Z"/>
                <w:del w:id="8333" w:author="Cauris Cosmetics" w:date="2023-10-27T17:58:00Z"/>
                <w:rFonts w:asciiTheme="minorHAnsi" w:hAnsiTheme="minorHAnsi"/>
                <w:b/>
                <w:bCs/>
                <w:color w:val="000000" w:themeColor="text1"/>
                <w:sz w:val="18"/>
                <w:szCs w:val="18"/>
              </w:rPr>
            </w:pPr>
            <w:ins w:id="8334" w:author="Dr Mamadou SANOGO" w:date="2023-10-26T15:54:00Z">
              <w:del w:id="8335" w:author="Cauris Cosmetics" w:date="2023-10-27T17:58:00Z">
                <w:r w:rsidRPr="006270A9" w:rsidDel="00FA173A">
                  <w:rPr>
                    <w:rFonts w:asciiTheme="minorHAnsi" w:hAnsiTheme="minorHAnsi"/>
                    <w:b/>
                    <w:bCs/>
                    <w:color w:val="000000" w:themeColor="text1"/>
                    <w:sz w:val="18"/>
                    <w:szCs w:val="18"/>
                  </w:rPr>
                  <w:delText>Crédits</w:delText>
                </w:r>
              </w:del>
            </w:ins>
          </w:p>
          <w:p w14:paraId="6D202DFB" w14:textId="5828E1C3" w:rsidR="00561D9D" w:rsidRPr="006270A9" w:rsidDel="00FA173A" w:rsidRDefault="00561D9D" w:rsidP="00D27EF1">
            <w:pPr>
              <w:tabs>
                <w:tab w:val="left" w:pos="567"/>
                <w:tab w:val="left" w:pos="1276"/>
                <w:tab w:val="left" w:pos="2127"/>
              </w:tabs>
              <w:jc w:val="center"/>
              <w:rPr>
                <w:ins w:id="8336" w:author="Dr Mamadou SANOGO" w:date="2023-10-26T15:54:00Z"/>
                <w:del w:id="8337" w:author="Cauris Cosmetics" w:date="2023-10-27T17:58:00Z"/>
                <w:rFonts w:asciiTheme="minorHAnsi" w:hAnsiTheme="minorHAnsi"/>
                <w:b/>
                <w:bCs/>
                <w:color w:val="000000" w:themeColor="text1"/>
                <w:sz w:val="18"/>
                <w:szCs w:val="18"/>
              </w:rPr>
            </w:pPr>
            <w:ins w:id="8338" w:author="Dr Mamadou SANOGO" w:date="2023-10-26T15:54:00Z">
              <w:del w:id="8339" w:author="Cauris Cosmetics" w:date="2023-10-27T17:58:00Z">
                <w:r w:rsidRPr="006270A9" w:rsidDel="00FA173A">
                  <w:rPr>
                    <w:rFonts w:asciiTheme="minorHAnsi" w:hAnsiTheme="minorHAnsi"/>
                    <w:b/>
                    <w:bCs/>
                    <w:color w:val="000000" w:themeColor="text1"/>
                    <w:sz w:val="18"/>
                    <w:szCs w:val="18"/>
                  </w:rPr>
                  <w:delText>par discipline</w:delText>
                </w:r>
              </w:del>
            </w:ins>
          </w:p>
        </w:tc>
        <w:tc>
          <w:tcPr>
            <w:tcW w:w="633" w:type="pct"/>
            <w:tcBorders>
              <w:top w:val="single" w:sz="4" w:space="0" w:color="auto"/>
              <w:left w:val="single" w:sz="4" w:space="0" w:color="auto"/>
              <w:bottom w:val="single" w:sz="4" w:space="0" w:color="auto"/>
              <w:right w:val="single" w:sz="4" w:space="0" w:color="auto"/>
            </w:tcBorders>
            <w:hideMark/>
          </w:tcPr>
          <w:p w14:paraId="0690EC6D" w14:textId="7FE63A22" w:rsidR="00561D9D" w:rsidRPr="006270A9" w:rsidDel="00FA173A" w:rsidRDefault="00561D9D" w:rsidP="00D27EF1">
            <w:pPr>
              <w:tabs>
                <w:tab w:val="left" w:pos="567"/>
                <w:tab w:val="left" w:pos="1276"/>
                <w:tab w:val="left" w:pos="2127"/>
              </w:tabs>
              <w:jc w:val="center"/>
              <w:rPr>
                <w:ins w:id="8340" w:author="Dr Mamadou SANOGO" w:date="2023-10-26T15:54:00Z"/>
                <w:del w:id="8341" w:author="Cauris Cosmetics" w:date="2023-10-27T17:58:00Z"/>
                <w:rFonts w:asciiTheme="minorHAnsi" w:hAnsiTheme="minorHAnsi"/>
                <w:b/>
                <w:bCs/>
                <w:color w:val="000000" w:themeColor="text1"/>
                <w:sz w:val="18"/>
                <w:szCs w:val="18"/>
              </w:rPr>
            </w:pPr>
            <w:ins w:id="8342" w:author="Dr Mamadou SANOGO" w:date="2023-10-26T15:54:00Z">
              <w:del w:id="8343" w:author="Cauris Cosmetics" w:date="2023-10-27T17:58:00Z">
                <w:r w:rsidRPr="006270A9" w:rsidDel="00FA173A">
                  <w:rPr>
                    <w:rFonts w:asciiTheme="minorHAnsi" w:hAnsiTheme="minorHAnsi"/>
                    <w:b/>
                    <w:bCs/>
                    <w:color w:val="000000" w:themeColor="text1"/>
                    <w:sz w:val="18"/>
                    <w:szCs w:val="18"/>
                  </w:rPr>
                  <w:delText xml:space="preserve">Durée totale </w:delText>
                </w:r>
              </w:del>
            </w:ins>
          </w:p>
          <w:p w14:paraId="00CAB6FE" w14:textId="3D8A3C7E" w:rsidR="00561D9D" w:rsidRPr="006270A9" w:rsidDel="00FA173A" w:rsidRDefault="00561D9D" w:rsidP="00D27EF1">
            <w:pPr>
              <w:tabs>
                <w:tab w:val="left" w:pos="567"/>
                <w:tab w:val="left" w:pos="1276"/>
                <w:tab w:val="left" w:pos="2127"/>
              </w:tabs>
              <w:jc w:val="center"/>
              <w:rPr>
                <w:ins w:id="8344" w:author="Dr Mamadou SANOGO" w:date="2023-10-26T15:54:00Z"/>
                <w:del w:id="8345" w:author="Cauris Cosmetics" w:date="2023-10-27T17:58:00Z"/>
                <w:rFonts w:asciiTheme="minorHAnsi" w:hAnsiTheme="minorHAnsi"/>
                <w:b/>
                <w:bCs/>
                <w:color w:val="000000" w:themeColor="text1"/>
                <w:sz w:val="18"/>
                <w:szCs w:val="18"/>
              </w:rPr>
            </w:pPr>
            <w:ins w:id="8346" w:author="Dr Mamadou SANOGO" w:date="2023-10-26T15:54:00Z">
              <w:del w:id="8347" w:author="Cauris Cosmetics" w:date="2023-10-27T17:58: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w:delText>
                </w:r>
              </w:del>
            </w:ins>
          </w:p>
        </w:tc>
        <w:tc>
          <w:tcPr>
            <w:tcW w:w="444" w:type="pct"/>
            <w:tcBorders>
              <w:top w:val="single" w:sz="4" w:space="0" w:color="auto"/>
              <w:left w:val="single" w:sz="4" w:space="0" w:color="auto"/>
              <w:bottom w:val="single" w:sz="4" w:space="0" w:color="auto"/>
              <w:right w:val="single" w:sz="4" w:space="0" w:color="auto"/>
            </w:tcBorders>
            <w:hideMark/>
          </w:tcPr>
          <w:p w14:paraId="7BDAD3E2" w14:textId="4F3CA3F7" w:rsidR="00561D9D" w:rsidRPr="006270A9" w:rsidDel="00FA173A" w:rsidRDefault="00561D9D" w:rsidP="00D27EF1">
            <w:pPr>
              <w:tabs>
                <w:tab w:val="left" w:pos="567"/>
                <w:tab w:val="left" w:pos="1276"/>
                <w:tab w:val="left" w:pos="2127"/>
              </w:tabs>
              <w:spacing w:before="100"/>
              <w:jc w:val="center"/>
              <w:rPr>
                <w:ins w:id="8348" w:author="Dr Mamadou SANOGO" w:date="2023-10-26T15:54:00Z"/>
                <w:del w:id="8349" w:author="Cauris Cosmetics" w:date="2023-10-27T17:58:00Z"/>
                <w:rFonts w:asciiTheme="minorHAnsi" w:hAnsiTheme="minorHAnsi"/>
                <w:b/>
                <w:bCs/>
                <w:color w:val="000000" w:themeColor="text1"/>
                <w:sz w:val="18"/>
                <w:szCs w:val="18"/>
              </w:rPr>
            </w:pPr>
            <w:ins w:id="8350" w:author="Dr Mamadou SANOGO" w:date="2023-10-26T15:54:00Z">
              <w:del w:id="8351" w:author="Cauris Cosmetics" w:date="2023-10-27T17:58:00Z">
                <w:r w:rsidRPr="006270A9" w:rsidDel="00FA173A">
                  <w:rPr>
                    <w:rFonts w:asciiTheme="minorHAnsi" w:hAnsiTheme="minorHAnsi"/>
                    <w:b/>
                    <w:bCs/>
                    <w:color w:val="000000" w:themeColor="text1"/>
                    <w:sz w:val="18"/>
                    <w:szCs w:val="18"/>
                  </w:rPr>
                  <w:delText>Modalités d’enseignement</w:delText>
                </w:r>
              </w:del>
            </w:ins>
          </w:p>
        </w:tc>
        <w:tc>
          <w:tcPr>
            <w:tcW w:w="633" w:type="pct"/>
            <w:tcBorders>
              <w:top w:val="single" w:sz="4" w:space="0" w:color="auto"/>
              <w:left w:val="single" w:sz="4" w:space="0" w:color="auto"/>
              <w:bottom w:val="single" w:sz="4" w:space="0" w:color="auto"/>
              <w:right w:val="single" w:sz="4" w:space="0" w:color="auto"/>
            </w:tcBorders>
            <w:hideMark/>
          </w:tcPr>
          <w:p w14:paraId="14FF8C5A" w14:textId="7C2BE942" w:rsidR="00561D9D" w:rsidRPr="006270A9" w:rsidDel="00FA173A" w:rsidRDefault="00561D9D" w:rsidP="00D27EF1">
            <w:pPr>
              <w:tabs>
                <w:tab w:val="left" w:pos="567"/>
                <w:tab w:val="left" w:pos="1276"/>
                <w:tab w:val="left" w:pos="2127"/>
              </w:tabs>
              <w:spacing w:before="100"/>
              <w:jc w:val="center"/>
              <w:rPr>
                <w:ins w:id="8352" w:author="Dr Mamadou SANOGO" w:date="2023-10-26T15:54:00Z"/>
                <w:del w:id="8353" w:author="Cauris Cosmetics" w:date="2023-10-27T17:58:00Z"/>
                <w:rFonts w:asciiTheme="minorHAnsi" w:hAnsiTheme="minorHAnsi"/>
                <w:b/>
                <w:bCs/>
                <w:color w:val="000000" w:themeColor="text1"/>
                <w:sz w:val="18"/>
                <w:szCs w:val="18"/>
              </w:rPr>
            </w:pPr>
            <w:ins w:id="8354" w:author="Dr Mamadou SANOGO" w:date="2023-10-26T15:54:00Z">
              <w:del w:id="8355" w:author="Cauris Cosmetics" w:date="2023-10-27T17:58:00Z">
                <w:r w:rsidRPr="006270A9" w:rsidDel="00FA173A">
                  <w:rPr>
                    <w:rFonts w:asciiTheme="minorHAnsi" w:hAnsiTheme="minorHAnsi"/>
                    <w:b/>
                    <w:bCs/>
                    <w:color w:val="000000" w:themeColor="text1"/>
                    <w:sz w:val="18"/>
                    <w:szCs w:val="18"/>
                  </w:rPr>
                  <w:delText>Modalités d’évaluation</w:delText>
                </w:r>
              </w:del>
            </w:ins>
          </w:p>
        </w:tc>
      </w:tr>
      <w:tr w:rsidR="00561D9D" w:rsidDel="00FA173A" w14:paraId="62443428" w14:textId="046E380C" w:rsidTr="00D27EF1">
        <w:trPr>
          <w:cantSplit/>
          <w:trHeight w:val="20"/>
          <w:jc w:val="center"/>
          <w:ins w:id="8356" w:author="Dr Mamadou SANOGO" w:date="2023-10-26T15:54:00Z"/>
          <w:del w:id="8357"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2A93ACA" w14:textId="5CA6D054" w:rsidR="00561D9D" w:rsidDel="00FA173A" w:rsidRDefault="00561D9D" w:rsidP="00D27EF1">
            <w:pPr>
              <w:rPr>
                <w:ins w:id="8358" w:author="Dr Mamadou SANOGO" w:date="2023-10-26T15:54:00Z"/>
                <w:del w:id="8359" w:author="Cauris Cosmetics" w:date="2023-10-27T17:58:00Z"/>
                <w:rFonts w:asciiTheme="minorHAnsi" w:hAnsiTheme="minorHAnsi"/>
                <w:b/>
                <w:color w:val="000000" w:themeColor="text1"/>
              </w:rPr>
            </w:pPr>
            <w:ins w:id="8360" w:author="Dr Mamadou SANOGO" w:date="2023-10-26T15:54:00Z">
              <w:del w:id="8361" w:author="Cauris Cosmetics" w:date="2023-10-27T17:58:00Z">
                <w:r w:rsidDel="00FA173A">
                  <w:rPr>
                    <w:rFonts w:asciiTheme="minorHAnsi" w:hAnsiTheme="minorHAnsi"/>
                    <w:b/>
                    <w:color w:val="000000" w:themeColor="text1"/>
                  </w:rPr>
                  <w:delText>MGO</w:delText>
                </w:r>
                <w:r w:rsidRPr="002820AE" w:rsidDel="00FA173A">
                  <w:rPr>
                    <w:rFonts w:asciiTheme="minorHAnsi" w:hAnsiTheme="minorHAnsi"/>
                    <w:b/>
                    <w:color w:val="000000" w:themeColor="text1"/>
                  </w:rPr>
                  <w:delText xml:space="preserve">231 </w:delText>
                </w:r>
              </w:del>
            </w:ins>
          </w:p>
          <w:p w14:paraId="6141563C" w14:textId="5213E2A0" w:rsidR="00561D9D" w:rsidRPr="00A425BB" w:rsidDel="00FA173A" w:rsidRDefault="00561D9D" w:rsidP="00D27EF1">
            <w:pPr>
              <w:rPr>
                <w:ins w:id="8362" w:author="Dr Mamadou SANOGO" w:date="2023-10-26T15:54:00Z"/>
                <w:del w:id="8363" w:author="Cauris Cosmetics" w:date="2023-10-27T17:58:00Z"/>
                <w:rFonts w:asciiTheme="minorHAnsi" w:hAnsiTheme="minorHAnsi"/>
                <w:b/>
                <w:color w:val="000000" w:themeColor="text1"/>
              </w:rPr>
            </w:pPr>
            <w:ins w:id="8364" w:author="Dr Mamadou SANOGO" w:date="2023-10-26T15:54:00Z">
              <w:del w:id="8365" w:author="Cauris Cosmetics" w:date="2023-10-27T17:58:00Z">
                <w:r w:rsidDel="00FA173A">
                  <w:rPr>
                    <w:rFonts w:asciiTheme="minorHAnsi" w:hAnsiTheme="minorHAnsi"/>
                    <w:b/>
                    <w:color w:val="000000" w:themeColor="text1"/>
                  </w:rPr>
                  <w:delText>Législation et règlementation de la profession du spécialiste en gynécologie-obstétrique et de la SR/PF</w:delText>
                </w:r>
              </w:del>
            </w:ins>
          </w:p>
        </w:tc>
        <w:tc>
          <w:tcPr>
            <w:tcW w:w="316" w:type="pct"/>
            <w:vMerge w:val="restart"/>
            <w:tcBorders>
              <w:top w:val="single" w:sz="4" w:space="0" w:color="auto"/>
              <w:left w:val="single" w:sz="4" w:space="0" w:color="auto"/>
              <w:right w:val="single" w:sz="4" w:space="0" w:color="auto"/>
            </w:tcBorders>
            <w:vAlign w:val="center"/>
          </w:tcPr>
          <w:p w14:paraId="22962992" w14:textId="2C1031C4" w:rsidR="00561D9D" w:rsidRPr="00325280" w:rsidDel="00FA173A" w:rsidRDefault="00561D9D" w:rsidP="00D27EF1">
            <w:pPr>
              <w:jc w:val="center"/>
              <w:rPr>
                <w:ins w:id="8366" w:author="Dr Mamadou SANOGO" w:date="2023-10-26T15:54:00Z"/>
                <w:del w:id="8367" w:author="Cauris Cosmetics" w:date="2023-10-27T17:58:00Z"/>
                <w:rFonts w:asciiTheme="minorHAnsi" w:hAnsiTheme="minorHAnsi"/>
                <w:b/>
                <w:color w:val="000000" w:themeColor="text1"/>
              </w:rPr>
            </w:pPr>
            <w:ins w:id="8368" w:author="Dr Mamadou SANOGO" w:date="2023-10-26T15:54:00Z">
              <w:del w:id="8369" w:author="Cauris Cosmetics" w:date="2023-10-27T17:58:00Z">
                <w:r w:rsidDel="00FA173A">
                  <w:rPr>
                    <w:rFonts w:asciiTheme="minorHAnsi" w:hAnsiTheme="minorHAnsi"/>
                    <w:b/>
                    <w:color w:val="000000" w:themeColor="text1"/>
                  </w:rPr>
                  <w:delText>2</w:delText>
                </w:r>
              </w:del>
            </w:ins>
          </w:p>
        </w:tc>
        <w:tc>
          <w:tcPr>
            <w:tcW w:w="887" w:type="pct"/>
            <w:vMerge w:val="restart"/>
            <w:tcBorders>
              <w:top w:val="single" w:sz="4" w:space="0" w:color="auto"/>
              <w:left w:val="single" w:sz="4" w:space="0" w:color="auto"/>
              <w:right w:val="single" w:sz="4" w:space="0" w:color="auto"/>
            </w:tcBorders>
            <w:vAlign w:val="center"/>
          </w:tcPr>
          <w:p w14:paraId="75C57D7C" w14:textId="587CB427" w:rsidR="00561D9D" w:rsidDel="00FA173A" w:rsidRDefault="00561D9D" w:rsidP="00D27EF1">
            <w:pPr>
              <w:tabs>
                <w:tab w:val="left" w:pos="567"/>
                <w:tab w:val="left" w:pos="1276"/>
                <w:tab w:val="left" w:pos="2127"/>
              </w:tabs>
              <w:spacing w:before="100"/>
              <w:rPr>
                <w:ins w:id="8370" w:author="Dr Mamadou SANOGO" w:date="2023-10-26T15:54:00Z"/>
                <w:del w:id="8371" w:author="Cauris Cosmetics" w:date="2023-10-27T17:58:00Z"/>
                <w:rFonts w:asciiTheme="minorHAnsi" w:hAnsiTheme="minorHAnsi"/>
                <w:bCs/>
                <w:color w:val="000000" w:themeColor="text1"/>
                <w:sz w:val="18"/>
                <w:szCs w:val="18"/>
              </w:rPr>
            </w:pPr>
            <w:ins w:id="8372" w:author="Dr Mamadou SANOGO" w:date="2023-10-26T15:54:00Z">
              <w:del w:id="8373" w:author="Cauris Cosmetics" w:date="2023-10-27T17:58:00Z">
                <w:r w:rsidDel="00FA173A">
                  <w:rPr>
                    <w:rFonts w:asciiTheme="minorHAnsi" w:hAnsiTheme="minorHAnsi"/>
                    <w:bCs/>
                    <w:color w:val="000000" w:themeColor="text1"/>
                    <w:sz w:val="18"/>
                    <w:szCs w:val="18"/>
                  </w:rPr>
                  <w:delText>Décrire la profession du spécialiste en gynécologie-obstétrique</w:delText>
                </w:r>
              </w:del>
            </w:ins>
          </w:p>
          <w:p w14:paraId="346BE7C6" w14:textId="103B715B" w:rsidR="00561D9D" w:rsidRPr="00922AE3" w:rsidDel="00FA173A" w:rsidRDefault="00561D9D" w:rsidP="00D27EF1">
            <w:pPr>
              <w:tabs>
                <w:tab w:val="left" w:pos="567"/>
                <w:tab w:val="left" w:pos="1276"/>
                <w:tab w:val="left" w:pos="2127"/>
              </w:tabs>
              <w:spacing w:before="100"/>
              <w:rPr>
                <w:ins w:id="8374" w:author="Dr Mamadou SANOGO" w:date="2023-10-26T15:54:00Z"/>
                <w:del w:id="8375" w:author="Cauris Cosmetics" w:date="2023-10-27T17:58:00Z"/>
                <w:rFonts w:asciiTheme="minorHAnsi" w:hAnsiTheme="minorHAnsi"/>
                <w:bCs/>
                <w:color w:val="000000" w:themeColor="text1"/>
                <w:sz w:val="18"/>
                <w:szCs w:val="18"/>
              </w:rPr>
            </w:pPr>
            <w:ins w:id="8376" w:author="Dr Mamadou SANOGO" w:date="2023-10-26T15:54:00Z">
              <w:del w:id="8377"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AA755CC" w14:textId="4B617E05" w:rsidR="00561D9D" w:rsidRPr="00325280" w:rsidDel="00FA173A" w:rsidRDefault="00561D9D" w:rsidP="00D27EF1">
            <w:pPr>
              <w:tabs>
                <w:tab w:val="left" w:pos="567"/>
                <w:tab w:val="left" w:pos="1276"/>
                <w:tab w:val="left" w:pos="2127"/>
              </w:tabs>
              <w:spacing w:before="100"/>
              <w:rPr>
                <w:ins w:id="8378" w:author="Dr Mamadou SANOGO" w:date="2023-10-26T15:54:00Z"/>
                <w:del w:id="8379" w:author="Cauris Cosmetics" w:date="2023-10-27T17:58:00Z"/>
                <w:rFonts w:asciiTheme="minorHAnsi" w:hAnsiTheme="minorHAnsi"/>
                <w:bCs/>
                <w:color w:val="000000" w:themeColor="text1"/>
                <w:sz w:val="18"/>
                <w:szCs w:val="18"/>
              </w:rPr>
            </w:pPr>
            <w:ins w:id="8380" w:author="Dr Mamadou SANOGO" w:date="2023-10-26T15:54:00Z">
              <w:del w:id="8381"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tc>
        <w:tc>
          <w:tcPr>
            <w:tcW w:w="823" w:type="pct"/>
            <w:tcBorders>
              <w:top w:val="single" w:sz="4" w:space="0" w:color="auto"/>
              <w:left w:val="single" w:sz="4" w:space="0" w:color="auto"/>
              <w:bottom w:val="single" w:sz="4" w:space="0" w:color="auto"/>
              <w:right w:val="single" w:sz="4" w:space="0" w:color="auto"/>
            </w:tcBorders>
            <w:hideMark/>
          </w:tcPr>
          <w:p w14:paraId="709335CB" w14:textId="4B182588" w:rsidR="00561D9D" w:rsidRPr="003A0B5F" w:rsidDel="00FA173A" w:rsidRDefault="00561D9D" w:rsidP="00D27EF1">
            <w:pPr>
              <w:tabs>
                <w:tab w:val="left" w:pos="567"/>
                <w:tab w:val="left" w:pos="1276"/>
                <w:tab w:val="left" w:pos="2127"/>
              </w:tabs>
              <w:spacing w:before="100"/>
              <w:rPr>
                <w:ins w:id="8382" w:author="Dr Mamadou SANOGO" w:date="2023-10-26T15:54:00Z"/>
                <w:del w:id="8383" w:author="Cauris Cosmetics" w:date="2023-10-27T17:58:00Z"/>
                <w:rFonts w:asciiTheme="minorHAnsi" w:hAnsiTheme="minorHAnsi"/>
                <w:bCs/>
                <w:color w:val="000000" w:themeColor="text1"/>
                <w:szCs w:val="18"/>
              </w:rPr>
            </w:pPr>
            <w:ins w:id="8384" w:author="Dr Mamadou SANOGO" w:date="2023-10-26T15:54:00Z">
              <w:del w:id="8385" w:author="Cauris Cosmetics" w:date="2023-10-27T17:58:00Z">
                <w:r w:rsidRPr="00831E26" w:rsidDel="00FA173A">
                  <w:rPr>
                    <w:rFonts w:asciiTheme="minorHAnsi" w:hAnsiTheme="minorHAnsi"/>
                    <w:bCs/>
                    <w:color w:val="000000" w:themeColor="text1"/>
                    <w:szCs w:val="18"/>
                  </w:rPr>
                  <w:delText>Profession du spécialiste en gynécologie-</w:delText>
                </w:r>
                <w:r w:rsidDel="00FA173A">
                  <w:rPr>
                    <w:rFonts w:asciiTheme="minorHAnsi" w:hAnsiTheme="minorHAnsi"/>
                    <w:b/>
                    <w:color w:val="000000" w:themeColor="text1"/>
                  </w:rPr>
                  <w:delText xml:space="preserve"> </w:delText>
                </w:r>
                <w:r w:rsidRPr="00831E26" w:rsidDel="00FA173A">
                  <w:rPr>
                    <w:rFonts w:asciiTheme="minorHAnsi" w:hAnsiTheme="minorHAnsi"/>
                    <w:color w:val="000000" w:themeColor="text1"/>
                  </w:rPr>
                  <w:delText>obstétrique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A839FE9" w14:textId="48E601EC" w:rsidR="00561D9D" w:rsidRPr="00325280" w:rsidDel="00FA173A" w:rsidRDefault="00561D9D" w:rsidP="00D27EF1">
            <w:pPr>
              <w:tabs>
                <w:tab w:val="left" w:pos="567"/>
                <w:tab w:val="left" w:pos="1276"/>
                <w:tab w:val="left" w:pos="2127"/>
              </w:tabs>
              <w:spacing w:before="100"/>
              <w:jc w:val="center"/>
              <w:rPr>
                <w:ins w:id="8386" w:author="Dr Mamadou SANOGO" w:date="2023-10-26T15:54:00Z"/>
                <w:del w:id="8387" w:author="Cauris Cosmetics" w:date="2023-10-27T17:58:00Z"/>
                <w:rFonts w:asciiTheme="minorHAnsi" w:hAnsiTheme="minorHAnsi"/>
                <w:bCs/>
                <w:color w:val="000000" w:themeColor="text1"/>
                <w:szCs w:val="18"/>
              </w:rPr>
            </w:pPr>
            <w:ins w:id="8388" w:author="Dr Mamadou SANOGO" w:date="2023-10-26T15:54:00Z">
              <w:del w:id="8389"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069A8E88" w14:textId="787CE3D5" w:rsidR="00561D9D" w:rsidRPr="00325280" w:rsidDel="00FA173A" w:rsidRDefault="00561D9D" w:rsidP="00D27EF1">
            <w:pPr>
              <w:tabs>
                <w:tab w:val="left" w:pos="567"/>
                <w:tab w:val="left" w:pos="1276"/>
                <w:tab w:val="left" w:pos="2127"/>
              </w:tabs>
              <w:spacing w:before="100"/>
              <w:jc w:val="center"/>
              <w:rPr>
                <w:ins w:id="8390" w:author="Dr Mamadou SANOGO" w:date="2023-10-26T15:54:00Z"/>
                <w:del w:id="8391" w:author="Cauris Cosmetics" w:date="2023-10-27T17:58:00Z"/>
                <w:rFonts w:asciiTheme="minorHAnsi" w:hAnsiTheme="minorHAnsi"/>
                <w:bCs/>
                <w:color w:val="000000" w:themeColor="text1"/>
                <w:szCs w:val="18"/>
              </w:rPr>
            </w:pPr>
            <w:ins w:id="8392" w:author="Dr Mamadou SANOGO" w:date="2023-10-26T15:54:00Z">
              <w:del w:id="8393" w:author="Cauris Cosmetics" w:date="2023-10-27T17:58:00Z">
                <w:r w:rsidDel="00FA173A">
                  <w:rPr>
                    <w:rFonts w:asciiTheme="minorHAnsi" w:hAnsiTheme="minorHAnsi"/>
                    <w:bCs/>
                    <w:color w:val="000000" w:themeColor="text1"/>
                    <w:szCs w:val="18"/>
                  </w:rPr>
                  <w:delText>40/00/0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top w:val="single" w:sz="4" w:space="0" w:color="auto"/>
              <w:left w:val="single" w:sz="4" w:space="0" w:color="auto"/>
              <w:right w:val="single" w:sz="4" w:space="0" w:color="auto"/>
            </w:tcBorders>
            <w:vAlign w:val="center"/>
            <w:hideMark/>
          </w:tcPr>
          <w:p w14:paraId="725AA58F" w14:textId="23743982" w:rsidR="00561D9D" w:rsidDel="00FA173A" w:rsidRDefault="00561D9D" w:rsidP="00D27EF1">
            <w:pPr>
              <w:rPr>
                <w:ins w:id="8394" w:author="Dr Mamadou SANOGO" w:date="2023-10-26T15:54:00Z"/>
                <w:del w:id="8395" w:author="Cauris Cosmetics" w:date="2023-10-27T17:58:00Z"/>
              </w:rPr>
            </w:pPr>
            <w:ins w:id="8396" w:author="Dr Mamadou SANOGO" w:date="2023-10-26T15:54:00Z">
              <w:del w:id="8397" w:author="Cauris Cosmetics" w:date="2023-10-27T17:58:00Z">
                <w:r w:rsidDel="00FA173A">
                  <w:rPr>
                    <w:rFonts w:asciiTheme="minorHAnsi" w:hAnsiTheme="minorHAnsi"/>
                    <w:bCs/>
                    <w:i/>
                    <w:color w:val="000000" w:themeColor="text1"/>
                    <w:sz w:val="16"/>
                    <w:szCs w:val="16"/>
                  </w:rPr>
                  <w:delText xml:space="preserve">Cours magistral, </w:delText>
                </w:r>
                <w:r w:rsidRPr="003F087C" w:rsidDel="00FA173A">
                  <w:rPr>
                    <w:rFonts w:asciiTheme="minorHAnsi" w:hAnsiTheme="minorHAnsi"/>
                    <w:bCs/>
                    <w:i/>
                    <w:color w:val="000000" w:themeColor="text1"/>
                    <w:sz w:val="16"/>
                    <w:szCs w:val="16"/>
                  </w:rPr>
                  <w:delText>études de cas, exposés participatifs, mise en situation réelle de travail</w:delText>
                </w:r>
              </w:del>
            </w:ins>
          </w:p>
        </w:tc>
        <w:tc>
          <w:tcPr>
            <w:tcW w:w="633" w:type="pct"/>
            <w:vMerge w:val="restart"/>
            <w:tcBorders>
              <w:top w:val="single" w:sz="4" w:space="0" w:color="auto"/>
              <w:left w:val="single" w:sz="4" w:space="0" w:color="auto"/>
              <w:right w:val="single" w:sz="4" w:space="0" w:color="auto"/>
            </w:tcBorders>
            <w:vAlign w:val="center"/>
            <w:hideMark/>
          </w:tcPr>
          <w:p w14:paraId="1A8E5AF5" w14:textId="07E55804" w:rsidR="00561D9D" w:rsidDel="00FA173A" w:rsidRDefault="00561D9D" w:rsidP="00D27EF1">
            <w:pPr>
              <w:rPr>
                <w:ins w:id="8398" w:author="Dr Mamadou SANOGO" w:date="2023-10-26T15:54:00Z"/>
                <w:del w:id="8399" w:author="Cauris Cosmetics" w:date="2023-10-27T17:58:00Z"/>
              </w:rPr>
            </w:pPr>
            <w:ins w:id="8400" w:author="Dr Mamadou SANOGO" w:date="2023-10-26T15:54:00Z">
              <w:del w:id="8401"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51376B1E" w14:textId="4AD7F12E" w:rsidTr="00D27EF1">
        <w:trPr>
          <w:cantSplit/>
          <w:trHeight w:val="1122"/>
          <w:jc w:val="center"/>
          <w:ins w:id="8402" w:author="Dr Mamadou SANOGO" w:date="2023-10-26T15:54:00Z"/>
          <w:del w:id="8403" w:author="Cauris Cosmetics" w:date="2023-10-27T17:58:00Z"/>
        </w:trPr>
        <w:tc>
          <w:tcPr>
            <w:tcW w:w="948" w:type="pct"/>
            <w:vMerge/>
            <w:tcBorders>
              <w:left w:val="single" w:sz="4" w:space="0" w:color="auto"/>
              <w:right w:val="single" w:sz="4" w:space="0" w:color="auto"/>
            </w:tcBorders>
            <w:vAlign w:val="center"/>
            <w:hideMark/>
          </w:tcPr>
          <w:p w14:paraId="6D91C37C" w14:textId="1368C661" w:rsidR="00561D9D" w:rsidRPr="00A425BB" w:rsidDel="00FA173A" w:rsidRDefault="00561D9D" w:rsidP="00D27EF1">
            <w:pPr>
              <w:rPr>
                <w:ins w:id="8404" w:author="Dr Mamadou SANOGO" w:date="2023-10-26T15:54:00Z"/>
                <w:del w:id="840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0C056DE7" w14:textId="358F3C8C" w:rsidR="00561D9D" w:rsidRPr="00325280" w:rsidDel="00FA173A" w:rsidRDefault="00561D9D" w:rsidP="00D27EF1">
            <w:pPr>
              <w:jc w:val="center"/>
              <w:rPr>
                <w:ins w:id="8406" w:author="Dr Mamadou SANOGO" w:date="2023-10-26T15:54:00Z"/>
                <w:del w:id="840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4755E227" w14:textId="5312A15F" w:rsidR="00561D9D" w:rsidRPr="00325280" w:rsidDel="00FA173A" w:rsidRDefault="00561D9D" w:rsidP="00D27EF1">
            <w:pPr>
              <w:tabs>
                <w:tab w:val="left" w:pos="567"/>
                <w:tab w:val="left" w:pos="1276"/>
                <w:tab w:val="left" w:pos="2127"/>
              </w:tabs>
              <w:spacing w:before="100"/>
              <w:rPr>
                <w:ins w:id="8408" w:author="Dr Mamadou SANOGO" w:date="2023-10-26T15:54:00Z"/>
                <w:del w:id="840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44D1C497" w14:textId="151F9970" w:rsidR="00561D9D" w:rsidRPr="003A0B5F" w:rsidDel="00FA173A" w:rsidRDefault="00561D9D" w:rsidP="00D27EF1">
            <w:pPr>
              <w:tabs>
                <w:tab w:val="left" w:pos="567"/>
                <w:tab w:val="left" w:pos="1276"/>
                <w:tab w:val="left" w:pos="2127"/>
              </w:tabs>
              <w:spacing w:before="100"/>
              <w:rPr>
                <w:ins w:id="8410" w:author="Dr Mamadou SANOGO" w:date="2023-10-26T15:54:00Z"/>
                <w:del w:id="8411" w:author="Cauris Cosmetics" w:date="2023-10-27T17:58:00Z"/>
                <w:rFonts w:asciiTheme="minorHAnsi" w:hAnsiTheme="minorHAnsi"/>
                <w:bCs/>
                <w:color w:val="000000" w:themeColor="text1"/>
                <w:szCs w:val="18"/>
              </w:rPr>
            </w:pPr>
            <w:ins w:id="8412" w:author="Dr Mamadou SANOGO" w:date="2023-10-26T15:54:00Z">
              <w:del w:id="8413" w:author="Cauris Cosmetics" w:date="2023-10-27T17:58:00Z">
                <w:r w:rsidRPr="003A0B5F" w:rsidDel="00FA173A">
                  <w:rPr>
                    <w:rFonts w:asciiTheme="minorHAnsi" w:hAnsiTheme="minorHAnsi"/>
                    <w:bCs/>
                    <w:color w:val="000000" w:themeColor="text1"/>
                    <w:szCs w:val="18"/>
                  </w:rPr>
                  <w:delText>Textes législatifs et réglementaires en SR/PF</w:delText>
                </w:r>
              </w:del>
            </w:ins>
          </w:p>
        </w:tc>
        <w:tc>
          <w:tcPr>
            <w:tcW w:w="316" w:type="pct"/>
            <w:tcBorders>
              <w:top w:val="single" w:sz="4" w:space="0" w:color="auto"/>
              <w:left w:val="single" w:sz="4" w:space="0" w:color="auto"/>
              <w:right w:val="single" w:sz="4" w:space="0" w:color="auto"/>
            </w:tcBorders>
            <w:vAlign w:val="center"/>
          </w:tcPr>
          <w:p w14:paraId="3E6FA734" w14:textId="64B91827" w:rsidR="00561D9D" w:rsidRPr="00325280" w:rsidDel="00FA173A" w:rsidRDefault="00561D9D" w:rsidP="00D27EF1">
            <w:pPr>
              <w:tabs>
                <w:tab w:val="left" w:pos="567"/>
                <w:tab w:val="left" w:pos="1276"/>
                <w:tab w:val="left" w:pos="2127"/>
              </w:tabs>
              <w:spacing w:before="100"/>
              <w:jc w:val="center"/>
              <w:rPr>
                <w:ins w:id="8414" w:author="Dr Mamadou SANOGO" w:date="2023-10-26T15:54:00Z"/>
                <w:del w:id="8415" w:author="Cauris Cosmetics" w:date="2023-10-27T17:58:00Z"/>
                <w:rFonts w:asciiTheme="minorHAnsi" w:hAnsiTheme="minorHAnsi"/>
                <w:bCs/>
                <w:color w:val="000000" w:themeColor="text1"/>
                <w:szCs w:val="18"/>
              </w:rPr>
            </w:pPr>
            <w:ins w:id="8416" w:author="Dr Mamadou SANOGO" w:date="2023-10-26T15:54:00Z">
              <w:del w:id="841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C6E4144" w14:textId="2BE088E1" w:rsidR="00561D9D" w:rsidRPr="00325280" w:rsidDel="00FA173A" w:rsidRDefault="00561D9D" w:rsidP="00D27EF1">
            <w:pPr>
              <w:tabs>
                <w:tab w:val="left" w:pos="567"/>
                <w:tab w:val="left" w:pos="1276"/>
                <w:tab w:val="left" w:pos="2127"/>
              </w:tabs>
              <w:spacing w:before="100"/>
              <w:jc w:val="center"/>
              <w:rPr>
                <w:ins w:id="8418" w:author="Dr Mamadou SANOGO" w:date="2023-10-26T15:54:00Z"/>
                <w:del w:id="8419"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0CCAC392" w14:textId="5FEFEB1D" w:rsidR="00561D9D" w:rsidRPr="00325280" w:rsidDel="00FA173A" w:rsidRDefault="00561D9D" w:rsidP="00D27EF1">
            <w:pPr>
              <w:tabs>
                <w:tab w:val="left" w:pos="567"/>
                <w:tab w:val="left" w:pos="1276"/>
                <w:tab w:val="left" w:pos="2127"/>
              </w:tabs>
              <w:spacing w:before="100"/>
              <w:rPr>
                <w:ins w:id="8420" w:author="Dr Mamadou SANOGO" w:date="2023-10-26T15:54:00Z"/>
                <w:del w:id="8421"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59BD60CC" w14:textId="121BAD67" w:rsidR="00561D9D" w:rsidRPr="00325280" w:rsidDel="00FA173A" w:rsidRDefault="00561D9D" w:rsidP="00D27EF1">
            <w:pPr>
              <w:tabs>
                <w:tab w:val="left" w:pos="567"/>
                <w:tab w:val="left" w:pos="1276"/>
                <w:tab w:val="left" w:pos="2127"/>
              </w:tabs>
              <w:spacing w:before="100"/>
              <w:rPr>
                <w:ins w:id="8422" w:author="Dr Mamadou SANOGO" w:date="2023-10-26T15:54:00Z"/>
                <w:del w:id="8423" w:author="Cauris Cosmetics" w:date="2023-10-27T17:58:00Z"/>
                <w:rFonts w:asciiTheme="minorHAnsi" w:hAnsiTheme="minorHAnsi"/>
                <w:bCs/>
                <w:i/>
                <w:color w:val="000000" w:themeColor="text1"/>
                <w:sz w:val="16"/>
                <w:szCs w:val="16"/>
              </w:rPr>
            </w:pPr>
          </w:p>
        </w:tc>
      </w:tr>
      <w:tr w:rsidR="00561D9D" w:rsidDel="00FA173A" w14:paraId="44180F8B" w14:textId="016FD1D3" w:rsidTr="00D27EF1">
        <w:trPr>
          <w:cantSplit/>
          <w:trHeight w:val="1833"/>
          <w:jc w:val="center"/>
          <w:ins w:id="8424" w:author="Dr Mamadou SANOGO" w:date="2023-10-26T15:54:00Z"/>
          <w:del w:id="8425" w:author="Cauris Cosmetics" w:date="2023-10-27T17:58:00Z"/>
        </w:trPr>
        <w:tc>
          <w:tcPr>
            <w:tcW w:w="948" w:type="pct"/>
            <w:vMerge w:val="restart"/>
            <w:tcBorders>
              <w:left w:val="single" w:sz="4" w:space="0" w:color="auto"/>
              <w:right w:val="single" w:sz="4" w:space="0" w:color="auto"/>
            </w:tcBorders>
            <w:vAlign w:val="center"/>
          </w:tcPr>
          <w:p w14:paraId="56154526" w14:textId="5DE73E4F" w:rsidR="00561D9D" w:rsidDel="00FA173A" w:rsidRDefault="00561D9D" w:rsidP="00D27EF1">
            <w:pPr>
              <w:rPr>
                <w:ins w:id="8426" w:author="Dr Mamadou SANOGO" w:date="2023-10-26T15:54:00Z"/>
                <w:del w:id="8427" w:author="Cauris Cosmetics" w:date="2023-10-27T17:58:00Z"/>
                <w:rFonts w:asciiTheme="minorHAnsi" w:hAnsiTheme="minorHAnsi"/>
                <w:b/>
                <w:color w:val="000000" w:themeColor="text1"/>
              </w:rPr>
            </w:pPr>
            <w:ins w:id="8428" w:author="Dr Mamadou SANOGO" w:date="2023-10-26T15:54:00Z">
              <w:del w:id="8429" w:author="Cauris Cosmetics" w:date="2023-10-27T17:58:00Z">
                <w:r w:rsidDel="00FA173A">
                  <w:rPr>
                    <w:rFonts w:asciiTheme="minorHAnsi" w:hAnsiTheme="minorHAnsi"/>
                    <w:b/>
                    <w:color w:val="000000" w:themeColor="text1"/>
                  </w:rPr>
                  <w:delText>MGO232</w:delText>
                </w:r>
              </w:del>
            </w:ins>
          </w:p>
          <w:p w14:paraId="090AA830" w14:textId="5449C9E3" w:rsidR="00561D9D" w:rsidRPr="00A425BB" w:rsidDel="00FA173A" w:rsidRDefault="00561D9D" w:rsidP="00D27EF1">
            <w:pPr>
              <w:rPr>
                <w:ins w:id="8430" w:author="Dr Mamadou SANOGO" w:date="2023-10-26T15:54:00Z"/>
                <w:del w:id="8431" w:author="Cauris Cosmetics" w:date="2023-10-27T17:58:00Z"/>
                <w:rFonts w:asciiTheme="minorHAnsi" w:hAnsiTheme="minorHAnsi"/>
                <w:b/>
                <w:color w:val="000000" w:themeColor="text1"/>
              </w:rPr>
            </w:pPr>
            <w:ins w:id="8432" w:author="Dr Mamadou SANOGO" w:date="2023-10-26T15:54:00Z">
              <w:del w:id="8433" w:author="Cauris Cosmetics" w:date="2023-10-27T17:58:00Z">
                <w:r w:rsidRPr="000F030A" w:rsidDel="00FA173A">
                  <w:rPr>
                    <w:rFonts w:asciiTheme="minorHAnsi" w:hAnsiTheme="minorHAnsi"/>
                    <w:b/>
                    <w:color w:val="000000" w:themeColor="text1"/>
                  </w:rPr>
                  <w:delText>Politique et stratégies en SR/PF</w:delText>
                </w:r>
              </w:del>
            </w:ins>
          </w:p>
        </w:tc>
        <w:tc>
          <w:tcPr>
            <w:tcW w:w="316" w:type="pct"/>
            <w:vMerge w:val="restart"/>
            <w:tcBorders>
              <w:left w:val="single" w:sz="4" w:space="0" w:color="auto"/>
              <w:right w:val="single" w:sz="4" w:space="0" w:color="auto"/>
            </w:tcBorders>
            <w:vAlign w:val="center"/>
          </w:tcPr>
          <w:p w14:paraId="78E2E3B2" w14:textId="10F65B86" w:rsidR="00561D9D" w:rsidRPr="00325280" w:rsidDel="00FA173A" w:rsidRDefault="00561D9D" w:rsidP="00D27EF1">
            <w:pPr>
              <w:jc w:val="center"/>
              <w:rPr>
                <w:ins w:id="8434" w:author="Dr Mamadou SANOGO" w:date="2023-10-26T15:54:00Z"/>
                <w:del w:id="8435" w:author="Cauris Cosmetics" w:date="2023-10-27T17:58:00Z"/>
                <w:rFonts w:asciiTheme="minorHAnsi" w:hAnsiTheme="minorHAnsi"/>
                <w:b/>
                <w:color w:val="000000" w:themeColor="text1"/>
              </w:rPr>
            </w:pPr>
            <w:ins w:id="8436" w:author="Dr Mamadou SANOGO" w:date="2023-10-26T15:54:00Z">
              <w:del w:id="8437" w:author="Cauris Cosmetics" w:date="2023-10-27T17:58:00Z">
                <w:r w:rsidDel="00FA173A">
                  <w:rPr>
                    <w:rFonts w:asciiTheme="minorHAnsi" w:hAnsiTheme="minorHAnsi"/>
                    <w:b/>
                    <w:color w:val="000000" w:themeColor="text1"/>
                  </w:rPr>
                  <w:delText>4</w:delText>
                </w:r>
              </w:del>
            </w:ins>
          </w:p>
        </w:tc>
        <w:tc>
          <w:tcPr>
            <w:tcW w:w="887" w:type="pct"/>
            <w:vMerge w:val="restart"/>
            <w:tcBorders>
              <w:left w:val="single" w:sz="4" w:space="0" w:color="auto"/>
              <w:right w:val="single" w:sz="4" w:space="0" w:color="auto"/>
            </w:tcBorders>
            <w:vAlign w:val="center"/>
          </w:tcPr>
          <w:p w14:paraId="33460E96" w14:textId="2AF41383" w:rsidR="00561D9D" w:rsidRPr="00922AE3" w:rsidDel="00FA173A" w:rsidRDefault="00561D9D" w:rsidP="00D27EF1">
            <w:pPr>
              <w:tabs>
                <w:tab w:val="left" w:pos="567"/>
                <w:tab w:val="left" w:pos="1276"/>
                <w:tab w:val="left" w:pos="2127"/>
              </w:tabs>
              <w:spacing w:before="100"/>
              <w:rPr>
                <w:ins w:id="8438" w:author="Dr Mamadou SANOGO" w:date="2023-10-26T15:54:00Z"/>
                <w:del w:id="8439" w:author="Cauris Cosmetics" w:date="2023-10-27T17:58:00Z"/>
                <w:rFonts w:asciiTheme="minorHAnsi" w:hAnsiTheme="minorHAnsi"/>
                <w:bCs/>
                <w:color w:val="000000" w:themeColor="text1"/>
                <w:sz w:val="18"/>
                <w:szCs w:val="18"/>
              </w:rPr>
            </w:pPr>
            <w:ins w:id="8440" w:author="Dr Mamadou SANOGO" w:date="2023-10-26T15:54:00Z">
              <w:del w:id="8441" w:author="Cauris Cosmetics" w:date="2023-10-27T17:58:00Z">
                <w:r w:rsidRPr="00922AE3" w:rsidDel="00FA173A">
                  <w:rPr>
                    <w:rFonts w:asciiTheme="minorHAnsi" w:hAnsiTheme="minorHAnsi"/>
                    <w:bCs/>
                    <w:color w:val="000000" w:themeColor="text1"/>
                    <w:sz w:val="18"/>
                    <w:szCs w:val="18"/>
                  </w:rPr>
                  <w:delText>Maîtriser la politique nationale e</w:delText>
                </w:r>
                <w:r w:rsidDel="00FA173A">
                  <w:rPr>
                    <w:rFonts w:asciiTheme="minorHAnsi" w:hAnsiTheme="minorHAnsi"/>
                    <w:bCs/>
                    <w:color w:val="000000" w:themeColor="text1"/>
                    <w:sz w:val="18"/>
                    <w:szCs w:val="18"/>
                  </w:rPr>
                  <w:delText>n matière de santé reproductive</w:delText>
                </w:r>
              </w:del>
            </w:ins>
          </w:p>
          <w:p w14:paraId="21AA7220" w14:textId="1D9E5151" w:rsidR="00561D9D" w:rsidDel="00FA173A" w:rsidRDefault="00561D9D" w:rsidP="00D27EF1">
            <w:pPr>
              <w:tabs>
                <w:tab w:val="left" w:pos="567"/>
                <w:tab w:val="left" w:pos="1276"/>
                <w:tab w:val="left" w:pos="2127"/>
              </w:tabs>
              <w:spacing w:before="100"/>
              <w:rPr>
                <w:ins w:id="8442" w:author="Dr Mamadou SANOGO" w:date="2023-10-26T15:54:00Z"/>
                <w:del w:id="8443" w:author="Cauris Cosmetics" w:date="2023-10-27T17:58:00Z"/>
                <w:rFonts w:asciiTheme="minorHAnsi" w:hAnsiTheme="minorHAnsi"/>
                <w:bCs/>
                <w:color w:val="000000" w:themeColor="text1"/>
                <w:sz w:val="18"/>
                <w:szCs w:val="18"/>
              </w:rPr>
            </w:pPr>
            <w:ins w:id="8444" w:author="Dr Mamadou SANOGO" w:date="2023-10-26T15:54:00Z">
              <w:del w:id="8445" w:author="Cauris Cosmetics" w:date="2023-10-27T17:58:00Z">
                <w:r w:rsidDel="00FA173A">
                  <w:rPr>
                    <w:rFonts w:asciiTheme="minorHAnsi" w:hAnsiTheme="minorHAnsi"/>
                    <w:bCs/>
                    <w:color w:val="000000" w:themeColor="text1"/>
                    <w:sz w:val="18"/>
                    <w:szCs w:val="18"/>
                  </w:rPr>
                  <w:delText>Maîtriser la législation en matière de santé reproductive</w:delText>
                </w:r>
              </w:del>
            </w:ins>
          </w:p>
          <w:p w14:paraId="22E9031A" w14:textId="34D7694F" w:rsidR="00561D9D" w:rsidRPr="00CE241E" w:rsidDel="00FA173A" w:rsidRDefault="00561D9D" w:rsidP="00D27EF1">
            <w:pPr>
              <w:tabs>
                <w:tab w:val="left" w:pos="567"/>
                <w:tab w:val="left" w:pos="1276"/>
                <w:tab w:val="left" w:pos="2127"/>
              </w:tabs>
              <w:spacing w:before="100"/>
              <w:rPr>
                <w:ins w:id="8446" w:author="Dr Mamadou SANOGO" w:date="2023-10-26T15:54:00Z"/>
                <w:del w:id="8447" w:author="Cauris Cosmetics" w:date="2023-10-27T17:58:00Z"/>
                <w:rFonts w:asciiTheme="minorHAnsi" w:hAnsiTheme="minorHAnsi"/>
                <w:bCs/>
                <w:color w:val="000000" w:themeColor="text1"/>
                <w:sz w:val="18"/>
                <w:szCs w:val="18"/>
              </w:rPr>
            </w:pPr>
            <w:ins w:id="8448" w:author="Dr Mamadou SANOGO" w:date="2023-10-26T15:54:00Z">
              <w:del w:id="8449" w:author="Cauris Cosmetics" w:date="2023-10-27T17:58:00Z">
                <w:r w:rsidRPr="00CE241E" w:rsidDel="00FA173A">
                  <w:rPr>
                    <w:rFonts w:asciiTheme="minorHAnsi" w:hAnsiTheme="minorHAnsi"/>
                    <w:bCs/>
                    <w:color w:val="000000" w:themeColor="text1"/>
                    <w:sz w:val="18"/>
                    <w:szCs w:val="18"/>
                  </w:rPr>
                  <w:delText>Gérer une unité de soins en santé reproductive</w:delText>
                </w:r>
              </w:del>
            </w:ins>
          </w:p>
          <w:p w14:paraId="6028CF3D" w14:textId="758772DA" w:rsidR="00561D9D" w:rsidRPr="00CE241E" w:rsidDel="00FA173A" w:rsidRDefault="00561D9D" w:rsidP="00D27EF1">
            <w:pPr>
              <w:tabs>
                <w:tab w:val="left" w:pos="567"/>
                <w:tab w:val="left" w:pos="1276"/>
                <w:tab w:val="left" w:pos="2127"/>
              </w:tabs>
              <w:spacing w:before="100"/>
              <w:rPr>
                <w:ins w:id="8450" w:author="Dr Mamadou SANOGO" w:date="2023-10-26T15:54:00Z"/>
                <w:del w:id="8451" w:author="Cauris Cosmetics" w:date="2023-10-27T17:58:00Z"/>
                <w:rFonts w:asciiTheme="minorHAnsi" w:hAnsiTheme="minorHAnsi"/>
                <w:bCs/>
                <w:color w:val="000000" w:themeColor="text1"/>
                <w:sz w:val="18"/>
                <w:szCs w:val="18"/>
              </w:rPr>
            </w:pPr>
            <w:ins w:id="8452" w:author="Dr Mamadou SANOGO" w:date="2023-10-26T15:54:00Z">
              <w:del w:id="8453" w:author="Cauris Cosmetics" w:date="2023-10-27T17:58:00Z">
                <w:r w:rsidRPr="00CE241E" w:rsidDel="00FA173A">
                  <w:rPr>
                    <w:rFonts w:asciiTheme="minorHAnsi" w:hAnsiTheme="minorHAnsi"/>
                    <w:bCs/>
                    <w:color w:val="000000" w:themeColor="text1"/>
                    <w:sz w:val="18"/>
                    <w:szCs w:val="18"/>
                  </w:rPr>
                  <w:delText>Planifier les activités d’un service de santé reproductive</w:delText>
                </w:r>
              </w:del>
            </w:ins>
          </w:p>
          <w:p w14:paraId="18A34C5A" w14:textId="6A2C564D" w:rsidR="00561D9D" w:rsidRPr="00CE241E" w:rsidDel="00FA173A" w:rsidRDefault="00561D9D" w:rsidP="00D27EF1">
            <w:pPr>
              <w:tabs>
                <w:tab w:val="left" w:pos="567"/>
                <w:tab w:val="left" w:pos="1276"/>
                <w:tab w:val="left" w:pos="2127"/>
              </w:tabs>
              <w:spacing w:before="100"/>
              <w:rPr>
                <w:ins w:id="8454" w:author="Dr Mamadou SANOGO" w:date="2023-10-26T15:54:00Z"/>
                <w:del w:id="8455" w:author="Cauris Cosmetics" w:date="2023-10-27T17:58:00Z"/>
                <w:rFonts w:asciiTheme="minorHAnsi" w:hAnsiTheme="minorHAnsi"/>
                <w:bCs/>
                <w:color w:val="000000" w:themeColor="text1"/>
                <w:sz w:val="18"/>
                <w:szCs w:val="18"/>
              </w:rPr>
            </w:pPr>
            <w:ins w:id="8456" w:author="Dr Mamadou SANOGO" w:date="2023-10-26T15:54:00Z">
              <w:del w:id="8457" w:author="Cauris Cosmetics" w:date="2023-10-27T17:58:00Z">
                <w:r w:rsidDel="00FA173A">
                  <w:rPr>
                    <w:rFonts w:asciiTheme="minorHAnsi" w:hAnsiTheme="minorHAnsi"/>
                    <w:bCs/>
                    <w:color w:val="000000" w:themeColor="text1"/>
                    <w:sz w:val="18"/>
                    <w:szCs w:val="18"/>
                  </w:rPr>
                  <w:delText xml:space="preserve">Conduire un </w:delText>
                </w:r>
                <w:r w:rsidRPr="00CE241E" w:rsidDel="00FA173A">
                  <w:rPr>
                    <w:rFonts w:asciiTheme="minorHAnsi" w:hAnsiTheme="minorHAnsi"/>
                    <w:bCs/>
                    <w:color w:val="000000" w:themeColor="text1"/>
                    <w:sz w:val="18"/>
                    <w:szCs w:val="18"/>
                  </w:rPr>
                  <w:delText>programme/projet en santé reproductive</w:delText>
                </w:r>
              </w:del>
            </w:ins>
          </w:p>
          <w:p w14:paraId="4BB4CF78" w14:textId="1663A245" w:rsidR="00561D9D" w:rsidRPr="00EC3588" w:rsidDel="00FA173A" w:rsidRDefault="00561D9D" w:rsidP="00D27EF1">
            <w:pPr>
              <w:tabs>
                <w:tab w:val="left" w:pos="567"/>
                <w:tab w:val="left" w:pos="1276"/>
                <w:tab w:val="left" w:pos="2127"/>
              </w:tabs>
              <w:spacing w:before="100"/>
              <w:rPr>
                <w:ins w:id="8458" w:author="Dr Mamadou SANOGO" w:date="2023-10-26T15:54:00Z"/>
                <w:del w:id="8459" w:author="Cauris Cosmetics" w:date="2023-10-27T17:58:00Z"/>
              </w:rPr>
            </w:pPr>
            <w:ins w:id="8460" w:author="Dr Mamadou SANOGO" w:date="2023-10-26T15:54:00Z">
              <w:del w:id="8461" w:author="Cauris Cosmetics" w:date="2023-10-27T17:58:00Z">
                <w:r w:rsidDel="00FA173A">
                  <w:rPr>
                    <w:rFonts w:asciiTheme="minorHAnsi" w:hAnsiTheme="minorHAnsi"/>
                    <w:bCs/>
                    <w:color w:val="000000" w:themeColor="text1"/>
                    <w:sz w:val="18"/>
                    <w:szCs w:val="18"/>
                  </w:rPr>
                  <w:delText xml:space="preserve">Assurer le suivi </w:delText>
                </w:r>
                <w:r w:rsidRPr="00CE241E" w:rsidDel="00FA173A">
                  <w:rPr>
                    <w:rFonts w:asciiTheme="minorHAnsi" w:hAnsiTheme="minorHAnsi"/>
                    <w:bCs/>
                    <w:color w:val="000000" w:themeColor="text1"/>
                    <w:sz w:val="18"/>
                    <w:szCs w:val="18"/>
                  </w:rPr>
                  <w:delText>et l’évaluation des projets/programmes</w:delText>
                </w:r>
                <w:r w:rsidDel="00FA173A">
                  <w:rPr>
                    <w:szCs w:val="24"/>
                  </w:rPr>
                  <w:delText xml:space="preserve"> </w:delText>
                </w:r>
              </w:del>
            </w:ins>
          </w:p>
        </w:tc>
        <w:tc>
          <w:tcPr>
            <w:tcW w:w="823" w:type="pct"/>
            <w:tcBorders>
              <w:top w:val="single" w:sz="4" w:space="0" w:color="auto"/>
              <w:left w:val="single" w:sz="4" w:space="0" w:color="auto"/>
              <w:right w:val="single" w:sz="4" w:space="0" w:color="auto"/>
            </w:tcBorders>
            <w:vAlign w:val="center"/>
          </w:tcPr>
          <w:p w14:paraId="7287FFF7" w14:textId="6023AAE8" w:rsidR="00561D9D" w:rsidRPr="003A0B5F" w:rsidDel="00FA173A" w:rsidRDefault="00561D9D" w:rsidP="00D27EF1">
            <w:pPr>
              <w:tabs>
                <w:tab w:val="left" w:pos="567"/>
                <w:tab w:val="left" w:pos="1276"/>
                <w:tab w:val="left" w:pos="2127"/>
              </w:tabs>
              <w:spacing w:before="100"/>
              <w:rPr>
                <w:ins w:id="8462" w:author="Dr Mamadou SANOGO" w:date="2023-10-26T15:54:00Z"/>
                <w:del w:id="8463" w:author="Cauris Cosmetics" w:date="2023-10-27T17:58:00Z"/>
                <w:rFonts w:asciiTheme="minorHAnsi" w:hAnsiTheme="minorHAnsi"/>
                <w:bCs/>
                <w:color w:val="000000" w:themeColor="text1"/>
                <w:szCs w:val="18"/>
              </w:rPr>
            </w:pPr>
            <w:ins w:id="8464" w:author="Dr Mamadou SANOGO" w:date="2023-10-26T15:54:00Z">
              <w:del w:id="8465" w:author="Cauris Cosmetics" w:date="2023-10-27T17:58:00Z">
                <w:r w:rsidRPr="003A0B5F" w:rsidDel="00FA173A">
                  <w:rPr>
                    <w:rFonts w:asciiTheme="minorHAnsi" w:hAnsiTheme="minorHAnsi"/>
                    <w:bCs/>
                    <w:color w:val="000000" w:themeColor="text1"/>
                    <w:szCs w:val="18"/>
                  </w:rPr>
                  <w:delText>Stratégies en SR/PF</w:delText>
                </w:r>
              </w:del>
            </w:ins>
          </w:p>
        </w:tc>
        <w:tc>
          <w:tcPr>
            <w:tcW w:w="316" w:type="pct"/>
            <w:tcBorders>
              <w:top w:val="single" w:sz="4" w:space="0" w:color="auto"/>
              <w:left w:val="single" w:sz="4" w:space="0" w:color="auto"/>
              <w:right w:val="single" w:sz="4" w:space="0" w:color="auto"/>
            </w:tcBorders>
            <w:vAlign w:val="center"/>
          </w:tcPr>
          <w:p w14:paraId="66738A9C" w14:textId="3520423E" w:rsidR="00561D9D" w:rsidDel="00FA173A" w:rsidRDefault="00561D9D" w:rsidP="00D27EF1">
            <w:pPr>
              <w:tabs>
                <w:tab w:val="left" w:pos="567"/>
                <w:tab w:val="left" w:pos="1276"/>
                <w:tab w:val="left" w:pos="2127"/>
              </w:tabs>
              <w:spacing w:before="100"/>
              <w:jc w:val="center"/>
              <w:rPr>
                <w:ins w:id="8466" w:author="Dr Mamadou SANOGO" w:date="2023-10-26T15:54:00Z"/>
                <w:del w:id="8467" w:author="Cauris Cosmetics" w:date="2023-10-27T17:58:00Z"/>
                <w:rFonts w:asciiTheme="minorHAnsi" w:hAnsiTheme="minorHAnsi"/>
                <w:bCs/>
                <w:color w:val="000000" w:themeColor="text1"/>
                <w:szCs w:val="18"/>
              </w:rPr>
            </w:pPr>
            <w:ins w:id="8468" w:author="Dr Mamadou SANOGO" w:date="2023-10-26T15:54:00Z">
              <w:del w:id="8469"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left w:val="single" w:sz="4" w:space="0" w:color="auto"/>
              <w:right w:val="single" w:sz="4" w:space="0" w:color="auto"/>
            </w:tcBorders>
            <w:vAlign w:val="center"/>
          </w:tcPr>
          <w:p w14:paraId="79996174" w14:textId="482786CF" w:rsidR="00561D9D" w:rsidRPr="00325280" w:rsidDel="00FA173A" w:rsidRDefault="00561D9D" w:rsidP="00D27EF1">
            <w:pPr>
              <w:tabs>
                <w:tab w:val="left" w:pos="567"/>
                <w:tab w:val="left" w:pos="1276"/>
                <w:tab w:val="left" w:pos="2127"/>
              </w:tabs>
              <w:spacing w:before="100"/>
              <w:jc w:val="center"/>
              <w:rPr>
                <w:ins w:id="8470" w:author="Dr Mamadou SANOGO" w:date="2023-10-26T15:54:00Z"/>
                <w:del w:id="8471" w:author="Cauris Cosmetics" w:date="2023-10-27T17:58:00Z"/>
                <w:rFonts w:asciiTheme="minorHAnsi" w:hAnsiTheme="minorHAnsi"/>
                <w:bCs/>
                <w:color w:val="000000" w:themeColor="text1"/>
                <w:szCs w:val="18"/>
              </w:rPr>
            </w:pPr>
            <w:ins w:id="8472" w:author="Dr Mamadou SANOGO" w:date="2023-10-26T15:54:00Z">
              <w:del w:id="8473" w:author="Cauris Cosmetics" w:date="2023-10-27T17:58:00Z">
                <w:r w:rsidDel="00FA173A">
                  <w:rPr>
                    <w:rFonts w:asciiTheme="minorHAnsi" w:hAnsiTheme="minorHAnsi"/>
                    <w:bCs/>
                    <w:color w:val="000000" w:themeColor="text1"/>
                    <w:szCs w:val="18"/>
                  </w:rPr>
                  <w:delText>40/20/2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/00</w:delText>
                </w:r>
              </w:del>
            </w:ins>
          </w:p>
        </w:tc>
        <w:tc>
          <w:tcPr>
            <w:tcW w:w="444" w:type="pct"/>
            <w:vMerge w:val="restart"/>
            <w:tcBorders>
              <w:left w:val="single" w:sz="4" w:space="0" w:color="auto"/>
              <w:right w:val="single" w:sz="4" w:space="0" w:color="auto"/>
            </w:tcBorders>
            <w:vAlign w:val="center"/>
          </w:tcPr>
          <w:p w14:paraId="0C3C96BB" w14:textId="0E4E0872" w:rsidR="00561D9D" w:rsidRPr="00325280" w:rsidDel="00FA173A" w:rsidRDefault="00561D9D" w:rsidP="00D27EF1">
            <w:pPr>
              <w:rPr>
                <w:ins w:id="8474" w:author="Dr Mamadou SANOGO" w:date="2023-10-26T15:54:00Z"/>
                <w:del w:id="8475" w:author="Cauris Cosmetics" w:date="2023-10-27T17:58:00Z"/>
                <w:rFonts w:asciiTheme="minorHAnsi" w:hAnsiTheme="minorHAnsi"/>
                <w:bCs/>
                <w:i/>
                <w:color w:val="000000" w:themeColor="text1"/>
                <w:sz w:val="16"/>
                <w:szCs w:val="16"/>
              </w:rPr>
            </w:pPr>
            <w:ins w:id="8476" w:author="Dr Mamadou SANOGO" w:date="2023-10-26T15:54:00Z">
              <w:del w:id="8477" w:author="Cauris Cosmetics" w:date="2023-10-27T17:58:00Z">
                <w:r w:rsidDel="00FA173A">
                  <w:rPr>
                    <w:rFonts w:asciiTheme="minorHAnsi" w:hAnsiTheme="minorHAnsi"/>
                    <w:bCs/>
                    <w:i/>
                    <w:color w:val="000000" w:themeColor="text1"/>
                    <w:sz w:val="16"/>
                    <w:szCs w:val="16"/>
                  </w:rPr>
                  <w:delText>Cours magistral, travaux dirigés</w:delText>
                </w:r>
                <w:r w:rsidRPr="003F087C" w:rsidDel="00FA173A">
                  <w:rPr>
                    <w:rFonts w:asciiTheme="minorHAnsi" w:hAnsiTheme="minorHAnsi"/>
                    <w:bCs/>
                    <w:i/>
                    <w:color w:val="000000" w:themeColor="text1"/>
                    <w:sz w:val="16"/>
                    <w:szCs w:val="16"/>
                  </w:rPr>
                  <w:delText>,</w:delText>
                </w:r>
                <w:r w:rsidDel="00FA173A">
                  <w:rPr>
                    <w:rFonts w:asciiTheme="minorHAnsi" w:hAnsiTheme="minorHAnsi"/>
                    <w:bCs/>
                    <w:i/>
                    <w:color w:val="000000" w:themeColor="text1"/>
                    <w:sz w:val="16"/>
                    <w:szCs w:val="16"/>
                  </w:rPr>
                  <w:delText xml:space="preserve"> travaux pratiques,</w:delText>
                </w:r>
                <w:r w:rsidRPr="003F087C" w:rsidDel="00FA173A">
                  <w:rPr>
                    <w:rFonts w:asciiTheme="minorHAnsi" w:hAnsiTheme="minorHAnsi"/>
                    <w:bCs/>
                    <w:i/>
                    <w:color w:val="000000" w:themeColor="text1"/>
                    <w:sz w:val="16"/>
                    <w:szCs w:val="16"/>
                  </w:rPr>
                  <w:delText xml:space="preserve"> études de cas, exposés participatifs, mise en situation réelle de travail</w:delText>
                </w:r>
              </w:del>
            </w:ins>
          </w:p>
        </w:tc>
        <w:tc>
          <w:tcPr>
            <w:tcW w:w="633" w:type="pct"/>
            <w:vMerge w:val="restart"/>
            <w:tcBorders>
              <w:left w:val="single" w:sz="4" w:space="0" w:color="auto"/>
              <w:right w:val="single" w:sz="4" w:space="0" w:color="auto"/>
            </w:tcBorders>
            <w:vAlign w:val="center"/>
          </w:tcPr>
          <w:p w14:paraId="0B6F3384" w14:textId="672E9750" w:rsidR="00561D9D" w:rsidRPr="00325280" w:rsidDel="00FA173A" w:rsidRDefault="00561D9D" w:rsidP="00D27EF1">
            <w:pPr>
              <w:rPr>
                <w:ins w:id="8478" w:author="Dr Mamadou SANOGO" w:date="2023-10-26T15:54:00Z"/>
                <w:del w:id="8479" w:author="Cauris Cosmetics" w:date="2023-10-27T17:58:00Z"/>
                <w:rFonts w:asciiTheme="minorHAnsi" w:hAnsiTheme="minorHAnsi"/>
                <w:bCs/>
                <w:i/>
                <w:color w:val="000000" w:themeColor="text1"/>
                <w:sz w:val="16"/>
                <w:szCs w:val="16"/>
              </w:rPr>
            </w:pPr>
            <w:ins w:id="8480" w:author="Dr Mamadou SANOGO" w:date="2023-10-26T15:54:00Z">
              <w:del w:id="8481" w:author="Cauris Cosmetics" w:date="2023-10-27T17:58: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1DC39BBC" w14:textId="588C66F6" w:rsidTr="00D27EF1">
        <w:trPr>
          <w:cantSplit/>
          <w:trHeight w:val="2527"/>
          <w:jc w:val="center"/>
          <w:ins w:id="8482" w:author="Dr Mamadou SANOGO" w:date="2023-10-26T15:54:00Z"/>
          <w:del w:id="8483" w:author="Cauris Cosmetics" w:date="2023-10-27T17:58:00Z"/>
        </w:trPr>
        <w:tc>
          <w:tcPr>
            <w:tcW w:w="948" w:type="pct"/>
            <w:vMerge/>
            <w:tcBorders>
              <w:left w:val="single" w:sz="4" w:space="0" w:color="auto"/>
              <w:right w:val="single" w:sz="4" w:space="0" w:color="auto"/>
            </w:tcBorders>
            <w:vAlign w:val="center"/>
          </w:tcPr>
          <w:p w14:paraId="6A191100" w14:textId="39D1457F" w:rsidR="00561D9D" w:rsidDel="00FA173A" w:rsidRDefault="00561D9D" w:rsidP="00D27EF1">
            <w:pPr>
              <w:rPr>
                <w:ins w:id="8484" w:author="Dr Mamadou SANOGO" w:date="2023-10-26T15:54:00Z"/>
                <w:del w:id="848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EAE0E1B" w14:textId="2C63FBAC" w:rsidR="00561D9D" w:rsidRPr="00325280" w:rsidDel="00FA173A" w:rsidRDefault="00561D9D" w:rsidP="00D27EF1">
            <w:pPr>
              <w:jc w:val="center"/>
              <w:rPr>
                <w:ins w:id="8486" w:author="Dr Mamadou SANOGO" w:date="2023-10-26T15:54:00Z"/>
                <w:del w:id="848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56600B3B" w14:textId="12BAAEF5" w:rsidR="00561D9D" w:rsidRPr="00922AE3" w:rsidDel="00FA173A" w:rsidRDefault="00561D9D" w:rsidP="00D27EF1">
            <w:pPr>
              <w:tabs>
                <w:tab w:val="left" w:pos="567"/>
                <w:tab w:val="left" w:pos="1276"/>
                <w:tab w:val="left" w:pos="2127"/>
              </w:tabs>
              <w:spacing w:before="100"/>
              <w:rPr>
                <w:ins w:id="8488" w:author="Dr Mamadou SANOGO" w:date="2023-10-26T15:54:00Z"/>
                <w:del w:id="8489"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vAlign w:val="center"/>
          </w:tcPr>
          <w:p w14:paraId="3D9BC614" w14:textId="2CABEB47" w:rsidR="00561D9D" w:rsidRPr="003A0B5F" w:rsidDel="00FA173A" w:rsidRDefault="00561D9D" w:rsidP="00D27EF1">
            <w:pPr>
              <w:tabs>
                <w:tab w:val="left" w:pos="567"/>
                <w:tab w:val="left" w:pos="1276"/>
                <w:tab w:val="left" w:pos="2127"/>
              </w:tabs>
              <w:spacing w:before="100"/>
              <w:rPr>
                <w:ins w:id="8490" w:author="Dr Mamadou SANOGO" w:date="2023-10-26T15:54:00Z"/>
                <w:del w:id="8491" w:author="Cauris Cosmetics" w:date="2023-10-27T17:58:00Z"/>
                <w:rFonts w:asciiTheme="minorHAnsi" w:hAnsiTheme="minorHAnsi"/>
                <w:bCs/>
                <w:color w:val="000000" w:themeColor="text1"/>
                <w:szCs w:val="18"/>
              </w:rPr>
            </w:pPr>
            <w:ins w:id="8492" w:author="Dr Mamadou SANOGO" w:date="2023-10-26T15:54:00Z">
              <w:del w:id="8493" w:author="Cauris Cosmetics" w:date="2023-10-27T17:58:00Z">
                <w:r w:rsidRPr="003A0B5F" w:rsidDel="00FA173A">
                  <w:rPr>
                    <w:rFonts w:asciiTheme="minorHAnsi" w:hAnsiTheme="minorHAnsi"/>
                    <w:bCs/>
                    <w:color w:val="000000" w:themeColor="text1"/>
                    <w:szCs w:val="18"/>
                  </w:rPr>
                  <w:delText xml:space="preserve">Ingénierie et pilotage d'un service de SR/PF </w:delText>
                </w:r>
              </w:del>
            </w:ins>
          </w:p>
        </w:tc>
        <w:tc>
          <w:tcPr>
            <w:tcW w:w="316" w:type="pct"/>
            <w:tcBorders>
              <w:top w:val="single" w:sz="4" w:space="0" w:color="auto"/>
              <w:left w:val="single" w:sz="4" w:space="0" w:color="auto"/>
              <w:right w:val="single" w:sz="4" w:space="0" w:color="auto"/>
            </w:tcBorders>
            <w:vAlign w:val="center"/>
          </w:tcPr>
          <w:p w14:paraId="1C0AB978" w14:textId="40B6870E" w:rsidR="00561D9D" w:rsidDel="00FA173A" w:rsidRDefault="00561D9D" w:rsidP="00D27EF1">
            <w:pPr>
              <w:tabs>
                <w:tab w:val="left" w:pos="567"/>
                <w:tab w:val="left" w:pos="1276"/>
                <w:tab w:val="left" w:pos="2127"/>
              </w:tabs>
              <w:spacing w:before="100"/>
              <w:jc w:val="center"/>
              <w:rPr>
                <w:ins w:id="8494" w:author="Dr Mamadou SANOGO" w:date="2023-10-26T15:54:00Z"/>
                <w:del w:id="8495" w:author="Cauris Cosmetics" w:date="2023-10-27T17:58:00Z"/>
                <w:rFonts w:asciiTheme="minorHAnsi" w:hAnsiTheme="minorHAnsi"/>
                <w:bCs/>
                <w:color w:val="000000" w:themeColor="text1"/>
                <w:szCs w:val="18"/>
              </w:rPr>
            </w:pPr>
            <w:ins w:id="8496" w:author="Dr Mamadou SANOGO" w:date="2023-10-26T15:54:00Z">
              <w:del w:id="8497"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27A0004" w14:textId="3567F143" w:rsidR="00561D9D" w:rsidRPr="00325280" w:rsidDel="00FA173A" w:rsidRDefault="00561D9D" w:rsidP="00D27EF1">
            <w:pPr>
              <w:tabs>
                <w:tab w:val="left" w:pos="567"/>
                <w:tab w:val="left" w:pos="1276"/>
                <w:tab w:val="left" w:pos="2127"/>
              </w:tabs>
              <w:spacing w:before="100"/>
              <w:jc w:val="center"/>
              <w:rPr>
                <w:ins w:id="8498" w:author="Dr Mamadou SANOGO" w:date="2023-10-26T15:54:00Z"/>
                <w:del w:id="8499"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D5F87F8" w14:textId="6F9F749F" w:rsidR="00561D9D" w:rsidRPr="00325280" w:rsidDel="00FA173A" w:rsidRDefault="00561D9D" w:rsidP="00D27EF1">
            <w:pPr>
              <w:rPr>
                <w:ins w:id="8500" w:author="Dr Mamadou SANOGO" w:date="2023-10-26T15:54:00Z"/>
                <w:del w:id="8501"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54F03239" w14:textId="5349FD6F" w:rsidR="00561D9D" w:rsidRPr="00325280" w:rsidDel="00FA173A" w:rsidRDefault="00561D9D" w:rsidP="00D27EF1">
            <w:pPr>
              <w:rPr>
                <w:ins w:id="8502" w:author="Dr Mamadou SANOGO" w:date="2023-10-26T15:54:00Z"/>
                <w:del w:id="8503" w:author="Cauris Cosmetics" w:date="2023-10-27T17:58:00Z"/>
                <w:rFonts w:asciiTheme="minorHAnsi" w:hAnsiTheme="minorHAnsi"/>
                <w:bCs/>
                <w:i/>
                <w:color w:val="000000" w:themeColor="text1"/>
                <w:sz w:val="16"/>
                <w:szCs w:val="16"/>
              </w:rPr>
            </w:pPr>
          </w:p>
        </w:tc>
      </w:tr>
      <w:tr w:rsidR="00561D9D" w:rsidDel="00FA173A" w14:paraId="6743C48E" w14:textId="57FB7CF5" w:rsidTr="00D27EF1">
        <w:trPr>
          <w:cantSplit/>
          <w:trHeight w:val="20"/>
          <w:jc w:val="center"/>
          <w:ins w:id="8504" w:author="Dr Mamadou SANOGO" w:date="2023-10-26T15:54:00Z"/>
          <w:del w:id="8505"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743A4BC4" w14:textId="25AFEA3A" w:rsidR="00561D9D" w:rsidDel="00FA173A" w:rsidRDefault="00561D9D" w:rsidP="00D27EF1">
            <w:pPr>
              <w:rPr>
                <w:ins w:id="8506" w:author="Dr Mamadou SANOGO" w:date="2023-10-26T15:54:00Z"/>
                <w:del w:id="8507" w:author="Cauris Cosmetics" w:date="2023-10-27T17:58:00Z"/>
                <w:rFonts w:asciiTheme="minorHAnsi" w:hAnsiTheme="minorHAnsi"/>
                <w:b/>
                <w:color w:val="000000" w:themeColor="text1"/>
              </w:rPr>
            </w:pPr>
            <w:ins w:id="8508" w:author="Dr Mamadou SANOGO" w:date="2023-10-26T15:54:00Z">
              <w:del w:id="8509" w:author="Cauris Cosmetics" w:date="2023-10-27T17:58:00Z">
                <w:r w:rsidDel="00FA173A">
                  <w:rPr>
                    <w:rFonts w:asciiTheme="minorHAnsi" w:hAnsiTheme="minorHAnsi"/>
                    <w:b/>
                    <w:color w:val="000000" w:themeColor="text1"/>
                  </w:rPr>
                  <w:delText>MGO233</w:delText>
                </w:r>
              </w:del>
            </w:ins>
          </w:p>
          <w:p w14:paraId="7B79A18D" w14:textId="30FAFCD8" w:rsidR="00561D9D" w:rsidRPr="00A425BB" w:rsidDel="00FA173A" w:rsidRDefault="00561D9D" w:rsidP="00D27EF1">
            <w:pPr>
              <w:rPr>
                <w:ins w:id="8510" w:author="Dr Mamadou SANOGO" w:date="2023-10-26T15:54:00Z"/>
                <w:del w:id="8511" w:author="Cauris Cosmetics" w:date="2023-10-27T17:58:00Z"/>
                <w:rFonts w:asciiTheme="minorHAnsi" w:hAnsiTheme="minorHAnsi"/>
                <w:b/>
                <w:color w:val="000000" w:themeColor="text1"/>
              </w:rPr>
            </w:pPr>
            <w:ins w:id="8512" w:author="Dr Mamadou SANOGO" w:date="2023-10-26T15:54:00Z">
              <w:del w:id="8513" w:author="Cauris Cosmetics" w:date="2023-10-27T17:58:00Z">
                <w:r w:rsidRPr="001060A1" w:rsidDel="00FA173A">
                  <w:rPr>
                    <w:rFonts w:asciiTheme="minorHAnsi" w:hAnsiTheme="minorHAnsi"/>
                    <w:b/>
                    <w:color w:val="000000" w:themeColor="text1"/>
                  </w:rPr>
                  <w:delText xml:space="preserve">Santé reproductive de  la mère </w:delText>
                </w:r>
              </w:del>
            </w:ins>
          </w:p>
        </w:tc>
        <w:tc>
          <w:tcPr>
            <w:tcW w:w="316" w:type="pct"/>
            <w:vMerge w:val="restart"/>
            <w:tcBorders>
              <w:top w:val="single" w:sz="4" w:space="0" w:color="auto"/>
              <w:left w:val="single" w:sz="4" w:space="0" w:color="auto"/>
              <w:right w:val="single" w:sz="4" w:space="0" w:color="auto"/>
            </w:tcBorders>
            <w:vAlign w:val="center"/>
            <w:hideMark/>
          </w:tcPr>
          <w:p w14:paraId="0437881A" w14:textId="747F0D0D" w:rsidR="00561D9D" w:rsidRPr="00325280" w:rsidDel="00FA173A" w:rsidRDefault="00561D9D" w:rsidP="00D27EF1">
            <w:pPr>
              <w:jc w:val="center"/>
              <w:rPr>
                <w:ins w:id="8514" w:author="Dr Mamadou SANOGO" w:date="2023-10-26T15:54:00Z"/>
                <w:del w:id="8515" w:author="Cauris Cosmetics" w:date="2023-10-27T17:58:00Z"/>
                <w:rFonts w:asciiTheme="minorHAnsi" w:hAnsiTheme="minorHAnsi"/>
                <w:b/>
                <w:color w:val="000000" w:themeColor="text1"/>
              </w:rPr>
            </w:pPr>
            <w:ins w:id="8516" w:author="Dr Mamadou SANOGO" w:date="2023-10-26T15:54:00Z">
              <w:del w:id="8517" w:author="Cauris Cosmetics" w:date="2023-10-27T17:58:00Z">
                <w:r w:rsidDel="00FA173A">
                  <w:rPr>
                    <w:rFonts w:asciiTheme="minorHAnsi" w:hAnsiTheme="minorHAnsi"/>
                    <w:b/>
                    <w:color w:val="000000" w:themeColor="text1"/>
                  </w:rPr>
                  <w:delText>6</w:delText>
                </w:r>
              </w:del>
            </w:ins>
          </w:p>
        </w:tc>
        <w:tc>
          <w:tcPr>
            <w:tcW w:w="887" w:type="pct"/>
            <w:vMerge w:val="restart"/>
            <w:tcBorders>
              <w:top w:val="single" w:sz="4" w:space="0" w:color="auto"/>
              <w:left w:val="single" w:sz="4" w:space="0" w:color="auto"/>
              <w:right w:val="single" w:sz="4" w:space="0" w:color="auto"/>
            </w:tcBorders>
            <w:vAlign w:val="center"/>
          </w:tcPr>
          <w:p w14:paraId="616CF3E2" w14:textId="1E015EFD" w:rsidR="00561D9D" w:rsidRPr="00CE241E" w:rsidDel="00FA173A" w:rsidRDefault="00561D9D" w:rsidP="00D27EF1">
            <w:pPr>
              <w:tabs>
                <w:tab w:val="left" w:pos="567"/>
                <w:tab w:val="left" w:pos="1276"/>
                <w:tab w:val="left" w:pos="2127"/>
              </w:tabs>
              <w:spacing w:before="100"/>
              <w:rPr>
                <w:ins w:id="8518" w:author="Dr Mamadou SANOGO" w:date="2023-10-26T15:54:00Z"/>
                <w:del w:id="8519" w:author="Cauris Cosmetics" w:date="2023-10-27T17:58:00Z"/>
                <w:rFonts w:asciiTheme="minorHAnsi" w:hAnsiTheme="minorHAnsi"/>
                <w:bCs/>
                <w:color w:val="000000" w:themeColor="text1"/>
                <w:sz w:val="18"/>
                <w:szCs w:val="18"/>
              </w:rPr>
            </w:pPr>
            <w:ins w:id="8520" w:author="Dr Mamadou SANOGO" w:date="2023-10-26T15:54:00Z">
              <w:del w:id="8521" w:author="Cauris Cosmetics" w:date="2023-10-27T17:58:00Z">
                <w:r w:rsidRPr="00CE241E"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2BD505E9" w14:textId="4ED21630" w:rsidR="00561D9D" w:rsidRPr="00CE241E" w:rsidDel="00FA173A" w:rsidRDefault="00561D9D" w:rsidP="00D27EF1">
            <w:pPr>
              <w:tabs>
                <w:tab w:val="left" w:pos="567"/>
                <w:tab w:val="left" w:pos="1276"/>
                <w:tab w:val="left" w:pos="2127"/>
              </w:tabs>
              <w:spacing w:before="100"/>
              <w:rPr>
                <w:ins w:id="8522" w:author="Dr Mamadou SANOGO" w:date="2023-10-26T15:54:00Z"/>
                <w:del w:id="8523" w:author="Cauris Cosmetics" w:date="2023-10-27T17:58:00Z"/>
                <w:rFonts w:asciiTheme="minorHAnsi" w:hAnsiTheme="minorHAnsi"/>
                <w:bCs/>
                <w:color w:val="000000" w:themeColor="text1"/>
                <w:sz w:val="18"/>
                <w:szCs w:val="18"/>
              </w:rPr>
            </w:pPr>
            <w:ins w:id="8524" w:author="Dr Mamadou SANOGO" w:date="2023-10-26T15:54:00Z">
              <w:del w:id="8525" w:author="Cauris Cosmetics" w:date="2023-10-27T17:58:00Z">
                <w:r w:rsidRPr="00CE241E"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CE241E" w:rsidDel="00FA173A">
                  <w:rPr>
                    <w:rFonts w:asciiTheme="minorHAnsi" w:hAnsiTheme="minorHAnsi"/>
                    <w:bCs/>
                    <w:color w:val="000000" w:themeColor="text1"/>
                    <w:sz w:val="18"/>
                    <w:szCs w:val="18"/>
                  </w:rPr>
                  <w:delText>courantes</w:delText>
                </w:r>
              </w:del>
            </w:ins>
          </w:p>
          <w:p w14:paraId="26508932" w14:textId="52E4F272" w:rsidR="00561D9D" w:rsidRPr="00CE241E" w:rsidDel="00FA173A" w:rsidRDefault="00561D9D" w:rsidP="00D27EF1">
            <w:pPr>
              <w:tabs>
                <w:tab w:val="left" w:pos="567"/>
                <w:tab w:val="left" w:pos="1276"/>
                <w:tab w:val="left" w:pos="2127"/>
              </w:tabs>
              <w:spacing w:before="100"/>
              <w:rPr>
                <w:ins w:id="8526" w:author="Dr Mamadou SANOGO" w:date="2023-10-26T15:54:00Z"/>
                <w:del w:id="8527" w:author="Cauris Cosmetics" w:date="2023-10-27T17:58:00Z"/>
                <w:rFonts w:asciiTheme="minorHAnsi" w:hAnsiTheme="minorHAnsi"/>
                <w:bCs/>
                <w:color w:val="000000" w:themeColor="text1"/>
                <w:sz w:val="18"/>
                <w:szCs w:val="18"/>
              </w:rPr>
            </w:pPr>
            <w:ins w:id="8528" w:author="Dr Mamadou SANOGO" w:date="2023-10-26T15:54:00Z">
              <w:del w:id="8529" w:author="Cauris Cosmetics" w:date="2023-10-27T17:58:00Z">
                <w:r w:rsidRPr="00CE241E" w:rsidDel="00FA173A">
                  <w:rPr>
                    <w:rFonts w:asciiTheme="minorHAnsi" w:hAnsiTheme="minorHAnsi"/>
                    <w:bCs/>
                    <w:color w:val="000000" w:themeColor="text1"/>
                    <w:sz w:val="18"/>
                    <w:szCs w:val="18"/>
                  </w:rPr>
                  <w:delText>Prodiguer des soins obstétricaux et néonataux d’urgence</w:delText>
                </w:r>
              </w:del>
            </w:ins>
          </w:p>
          <w:p w14:paraId="7AAC1CED" w14:textId="339CE3EF" w:rsidR="00561D9D" w:rsidRPr="00325280" w:rsidDel="00FA173A" w:rsidRDefault="00561D9D" w:rsidP="00D27EF1">
            <w:pPr>
              <w:tabs>
                <w:tab w:val="left" w:pos="567"/>
                <w:tab w:val="left" w:pos="1276"/>
                <w:tab w:val="left" w:pos="2127"/>
              </w:tabs>
              <w:spacing w:before="100"/>
              <w:rPr>
                <w:ins w:id="8530" w:author="Dr Mamadou SANOGO" w:date="2023-10-26T15:54:00Z"/>
                <w:del w:id="8531" w:author="Cauris Cosmetics" w:date="2023-10-27T17:58:00Z"/>
                <w:rFonts w:asciiTheme="minorHAnsi" w:hAnsiTheme="minorHAnsi"/>
                <w:bCs/>
                <w:color w:val="000000" w:themeColor="text1"/>
                <w:sz w:val="18"/>
                <w:szCs w:val="18"/>
              </w:rPr>
            </w:pPr>
            <w:ins w:id="8532" w:author="Dr Mamadou SANOGO" w:date="2023-10-26T15:54:00Z">
              <w:del w:id="8533" w:author="Cauris Cosmetics" w:date="2023-10-27T17:58:00Z">
                <w:r w:rsidDel="00FA173A">
                  <w:rPr>
                    <w:rFonts w:asciiTheme="minorHAnsi" w:hAnsiTheme="minorHAnsi"/>
                    <w:bCs/>
                    <w:color w:val="000000" w:themeColor="text1"/>
                    <w:sz w:val="18"/>
                    <w:szCs w:val="18"/>
                  </w:rPr>
                  <w:delText xml:space="preserve">Prévenir les </w:delText>
                </w:r>
                <w:r w:rsidRPr="00CE241E" w:rsidDel="00FA173A">
                  <w:rPr>
                    <w:rFonts w:asciiTheme="minorHAnsi" w:hAnsiTheme="minorHAnsi"/>
                    <w:bCs/>
                    <w:color w:val="000000" w:themeColor="text1"/>
                    <w:sz w:val="18"/>
                    <w:szCs w:val="18"/>
                  </w:rPr>
                  <w:delText>affections gynécologiques</w:delText>
                </w:r>
                <w:r w:rsidDel="00FA173A">
                  <w:rPr>
                    <w:rFonts w:asciiTheme="minorHAnsi" w:hAnsiTheme="minorHAnsi"/>
                    <w:bCs/>
                    <w:color w:val="000000" w:themeColor="text1"/>
                    <w:sz w:val="18"/>
                    <w:szCs w:val="18"/>
                  </w:rPr>
                  <w:delText xml:space="preserve"> et obstétricales courantes</w:delText>
                </w:r>
              </w:del>
            </w:ins>
          </w:p>
        </w:tc>
        <w:tc>
          <w:tcPr>
            <w:tcW w:w="823" w:type="pct"/>
            <w:tcBorders>
              <w:top w:val="single" w:sz="4" w:space="0" w:color="auto"/>
              <w:left w:val="single" w:sz="4" w:space="0" w:color="auto"/>
              <w:bottom w:val="single" w:sz="4" w:space="0" w:color="auto"/>
              <w:right w:val="single" w:sz="4" w:space="0" w:color="auto"/>
            </w:tcBorders>
            <w:vAlign w:val="center"/>
            <w:hideMark/>
          </w:tcPr>
          <w:p w14:paraId="37DEA12A" w14:textId="5B7A7B0B" w:rsidR="00561D9D" w:rsidRPr="004261F0" w:rsidDel="00FA173A" w:rsidRDefault="00561D9D" w:rsidP="00D27EF1">
            <w:pPr>
              <w:tabs>
                <w:tab w:val="left" w:pos="567"/>
                <w:tab w:val="left" w:pos="1276"/>
                <w:tab w:val="left" w:pos="2127"/>
              </w:tabs>
              <w:spacing w:before="100"/>
              <w:rPr>
                <w:ins w:id="8534" w:author="Dr Mamadou SANOGO" w:date="2023-10-26T15:54:00Z"/>
                <w:del w:id="8535" w:author="Cauris Cosmetics" w:date="2023-10-27T17:58:00Z"/>
                <w:rFonts w:asciiTheme="minorHAnsi" w:hAnsiTheme="minorHAnsi"/>
                <w:bCs/>
                <w:color w:val="000000" w:themeColor="text1"/>
                <w:szCs w:val="18"/>
              </w:rPr>
            </w:pPr>
            <w:ins w:id="8536" w:author="Dr Mamadou SANOGO" w:date="2023-10-26T15:54:00Z">
              <w:del w:id="8537" w:author="Cauris Cosmetics" w:date="2023-10-27T17:58:00Z">
                <w:r w:rsidRPr="004261F0" w:rsidDel="00FA173A">
                  <w:rPr>
                    <w:rFonts w:asciiTheme="minorHAnsi" w:hAnsiTheme="minorHAnsi"/>
                    <w:bCs/>
                    <w:color w:val="000000" w:themeColor="text1"/>
                    <w:szCs w:val="18"/>
                  </w:rPr>
                  <w:delText>Prise en charge des pathologies gynécologique</w:delText>
                </w:r>
                <w:r w:rsidDel="00FA173A">
                  <w:rPr>
                    <w:rFonts w:asciiTheme="minorHAnsi" w:hAnsiTheme="minorHAnsi"/>
                    <w:bCs/>
                    <w:color w:val="000000" w:themeColor="text1"/>
                    <w:szCs w:val="18"/>
                  </w:rPr>
                  <w:delText>s et</w:delText>
                </w:r>
                <w:r w:rsidRPr="004261F0" w:rsidDel="00FA173A">
                  <w:rPr>
                    <w:rFonts w:asciiTheme="minorHAnsi" w:hAnsiTheme="minorHAnsi"/>
                    <w:bCs/>
                    <w:color w:val="000000" w:themeColor="text1"/>
                    <w:szCs w:val="18"/>
                  </w:rPr>
                  <w:delText xml:space="preserve"> obstétricale</w:delText>
                </w:r>
                <w:r w:rsidDel="00FA173A">
                  <w:rPr>
                    <w:rFonts w:asciiTheme="minorHAnsi" w:hAnsiTheme="minorHAnsi"/>
                    <w:bCs/>
                    <w:color w:val="000000" w:themeColor="text1"/>
                    <w:szCs w:val="18"/>
                  </w:rPr>
                  <w:delText>s</w:delText>
                </w:r>
                <w:r w:rsidRPr="004261F0" w:rsidDel="00FA173A">
                  <w:rPr>
                    <w:rFonts w:asciiTheme="minorHAnsi" w:hAnsiTheme="minorHAnsi"/>
                    <w:bCs/>
                    <w:color w:val="000000" w:themeColor="text1"/>
                    <w:szCs w:val="18"/>
                  </w:rPr>
                  <w:delText xml:space="preserv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72D9A5D7" w14:textId="1D55819F" w:rsidR="00561D9D" w:rsidRPr="00325280" w:rsidDel="00FA173A" w:rsidRDefault="00561D9D" w:rsidP="00D27EF1">
            <w:pPr>
              <w:tabs>
                <w:tab w:val="left" w:pos="567"/>
                <w:tab w:val="left" w:pos="1276"/>
                <w:tab w:val="left" w:pos="2127"/>
              </w:tabs>
              <w:spacing w:before="100"/>
              <w:jc w:val="center"/>
              <w:rPr>
                <w:ins w:id="8538" w:author="Dr Mamadou SANOGO" w:date="2023-10-26T15:54:00Z"/>
                <w:del w:id="8539" w:author="Cauris Cosmetics" w:date="2023-10-27T17:58:00Z"/>
                <w:rFonts w:asciiTheme="minorHAnsi" w:hAnsiTheme="minorHAnsi"/>
                <w:bCs/>
                <w:color w:val="000000" w:themeColor="text1"/>
                <w:szCs w:val="18"/>
              </w:rPr>
            </w:pPr>
            <w:ins w:id="8540" w:author="Dr Mamadou SANOGO" w:date="2023-10-26T15:54:00Z">
              <w:del w:id="8541"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2BC244A" w14:textId="4C0BFB17" w:rsidR="00561D9D" w:rsidRPr="00325280" w:rsidDel="00FA173A" w:rsidRDefault="00561D9D" w:rsidP="00D27EF1">
            <w:pPr>
              <w:tabs>
                <w:tab w:val="left" w:pos="567"/>
                <w:tab w:val="left" w:pos="1276"/>
                <w:tab w:val="left" w:pos="2127"/>
              </w:tabs>
              <w:spacing w:before="100"/>
              <w:jc w:val="center"/>
              <w:rPr>
                <w:ins w:id="8542" w:author="Dr Mamadou SANOGO" w:date="2023-10-26T15:54:00Z"/>
                <w:del w:id="8543" w:author="Cauris Cosmetics" w:date="2023-10-27T17:58:00Z"/>
                <w:rFonts w:asciiTheme="minorHAnsi" w:hAnsiTheme="minorHAnsi"/>
                <w:bCs/>
                <w:color w:val="000000" w:themeColor="text1"/>
                <w:szCs w:val="18"/>
              </w:rPr>
            </w:pPr>
            <w:ins w:id="8544" w:author="Dr Mamadou SANOGO" w:date="2023-10-26T15:54:00Z">
              <w:del w:id="8545" w:author="Cauris Cosmetics" w:date="2023-10-27T17:58:00Z">
                <w:r w:rsidDel="00FA173A">
                  <w:rPr>
                    <w:rFonts w:asciiTheme="minorHAnsi" w:hAnsiTheme="minorHAnsi"/>
                    <w:bCs/>
                    <w:color w:val="000000" w:themeColor="text1"/>
                    <w:szCs w:val="18"/>
                  </w:rPr>
                  <w:delText>10/50/20/90</w:delText>
                </w:r>
              </w:del>
            </w:ins>
          </w:p>
        </w:tc>
        <w:tc>
          <w:tcPr>
            <w:tcW w:w="444" w:type="pct"/>
            <w:vMerge w:val="restart"/>
            <w:tcBorders>
              <w:top w:val="single" w:sz="4" w:space="0" w:color="auto"/>
              <w:left w:val="single" w:sz="4" w:space="0" w:color="auto"/>
              <w:right w:val="single" w:sz="4" w:space="0" w:color="auto"/>
            </w:tcBorders>
            <w:vAlign w:val="center"/>
            <w:hideMark/>
          </w:tcPr>
          <w:p w14:paraId="26C8F60A" w14:textId="698ECA10" w:rsidR="00561D9D" w:rsidDel="00FA173A" w:rsidRDefault="00561D9D" w:rsidP="00D27EF1">
            <w:pPr>
              <w:rPr>
                <w:ins w:id="8546" w:author="Dr Mamadou SANOGO" w:date="2023-10-26T15:54:00Z"/>
                <w:del w:id="8547" w:author="Cauris Cosmetics" w:date="2023-10-27T17:58:00Z"/>
              </w:rPr>
            </w:pPr>
            <w:ins w:id="8548" w:author="Dr Mamadou SANOGO" w:date="2023-10-26T15:54:00Z">
              <w:del w:id="8549"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0693983B" w14:textId="37DA97BA" w:rsidR="00561D9D" w:rsidDel="00FA173A" w:rsidRDefault="00561D9D" w:rsidP="00D27EF1">
            <w:pPr>
              <w:rPr>
                <w:ins w:id="8550" w:author="Dr Mamadou SANOGO" w:date="2023-10-26T15:54:00Z"/>
                <w:del w:id="8551" w:author="Cauris Cosmetics" w:date="2023-10-27T17:58:00Z"/>
              </w:rPr>
            </w:pPr>
            <w:ins w:id="8552" w:author="Dr Mamadou SANOGO" w:date="2023-10-26T15:54:00Z">
              <w:del w:id="8553"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A956AFA" w14:textId="6A6D04C7" w:rsidTr="00D27EF1">
        <w:trPr>
          <w:cantSplit/>
          <w:trHeight w:val="363"/>
          <w:jc w:val="center"/>
          <w:ins w:id="8554" w:author="Dr Mamadou SANOGO" w:date="2023-10-26T15:54:00Z"/>
          <w:del w:id="8555" w:author="Cauris Cosmetics" w:date="2023-10-27T17:58:00Z"/>
        </w:trPr>
        <w:tc>
          <w:tcPr>
            <w:tcW w:w="948" w:type="pct"/>
            <w:vMerge/>
            <w:tcBorders>
              <w:left w:val="single" w:sz="4" w:space="0" w:color="auto"/>
              <w:right w:val="single" w:sz="4" w:space="0" w:color="auto"/>
            </w:tcBorders>
            <w:vAlign w:val="center"/>
          </w:tcPr>
          <w:p w14:paraId="2DD87379" w14:textId="65F59A4B" w:rsidR="00561D9D" w:rsidRPr="00807E53" w:rsidDel="00FA173A" w:rsidRDefault="00561D9D" w:rsidP="00D27EF1">
            <w:pPr>
              <w:rPr>
                <w:ins w:id="8556" w:author="Dr Mamadou SANOGO" w:date="2023-10-26T15:54:00Z"/>
                <w:del w:id="855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63D2B468" w14:textId="1A2D208A" w:rsidR="00561D9D" w:rsidDel="00FA173A" w:rsidRDefault="00561D9D" w:rsidP="00D27EF1">
            <w:pPr>
              <w:jc w:val="center"/>
              <w:rPr>
                <w:ins w:id="8558" w:author="Dr Mamadou SANOGO" w:date="2023-10-26T15:54:00Z"/>
                <w:del w:id="8559"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255FF69D" w14:textId="50461A2F" w:rsidR="00561D9D" w:rsidRPr="00325280" w:rsidDel="00FA173A" w:rsidRDefault="00561D9D" w:rsidP="00D27EF1">
            <w:pPr>
              <w:tabs>
                <w:tab w:val="left" w:pos="567"/>
                <w:tab w:val="left" w:pos="1276"/>
                <w:tab w:val="left" w:pos="2127"/>
              </w:tabs>
              <w:spacing w:before="100"/>
              <w:rPr>
                <w:ins w:id="8560" w:author="Dr Mamadou SANOGO" w:date="2023-10-26T15:54:00Z"/>
                <w:del w:id="8561"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6D84B009" w14:textId="3C9D0317" w:rsidR="00561D9D" w:rsidRPr="004261F0" w:rsidDel="00FA173A" w:rsidRDefault="00561D9D" w:rsidP="00D27EF1">
            <w:pPr>
              <w:tabs>
                <w:tab w:val="left" w:pos="567"/>
                <w:tab w:val="left" w:pos="1276"/>
                <w:tab w:val="left" w:pos="2127"/>
              </w:tabs>
              <w:spacing w:before="100"/>
              <w:rPr>
                <w:ins w:id="8562" w:author="Dr Mamadou SANOGO" w:date="2023-10-26T15:54:00Z"/>
                <w:del w:id="8563" w:author="Cauris Cosmetics" w:date="2023-10-27T17:58:00Z"/>
                <w:rFonts w:asciiTheme="minorHAnsi" w:hAnsiTheme="minorHAnsi"/>
                <w:bCs/>
                <w:color w:val="000000" w:themeColor="text1"/>
                <w:szCs w:val="18"/>
              </w:rPr>
            </w:pPr>
            <w:ins w:id="8564" w:author="Dr Mamadou SANOGO" w:date="2023-10-26T15:54:00Z">
              <w:del w:id="8565" w:author="Cauris Cosmetics" w:date="2023-10-27T17:58:00Z">
                <w:r w:rsidRPr="004261F0" w:rsidDel="00FA173A">
                  <w:rPr>
                    <w:rFonts w:asciiTheme="minorHAnsi" w:hAnsiTheme="minorHAnsi"/>
                    <w:bCs/>
                    <w:color w:val="000000" w:themeColor="text1"/>
                    <w:szCs w:val="18"/>
                  </w:rPr>
                  <w:delText>Stage de prise en charg</w:delText>
                </w:r>
                <w:r w:rsidDel="00FA173A">
                  <w:rPr>
                    <w:rFonts w:asciiTheme="minorHAnsi" w:hAnsiTheme="minorHAnsi"/>
                    <w:bCs/>
                    <w:color w:val="000000" w:themeColor="text1"/>
                    <w:szCs w:val="18"/>
                  </w:rPr>
                  <w:delText xml:space="preserve">e des pathologies gynécologiques et </w:delText>
                </w:r>
                <w:r w:rsidRPr="004261F0" w:rsidDel="00FA173A">
                  <w:rPr>
                    <w:rFonts w:asciiTheme="minorHAnsi" w:hAnsiTheme="minorHAnsi"/>
                    <w:bCs/>
                    <w:color w:val="000000" w:themeColor="text1"/>
                    <w:szCs w:val="18"/>
                  </w:rPr>
                  <w:delText>obstétricale</w:delText>
                </w:r>
                <w:r w:rsidDel="00FA173A">
                  <w:rPr>
                    <w:rFonts w:asciiTheme="minorHAnsi" w:hAnsiTheme="minorHAnsi"/>
                    <w:bCs/>
                    <w:color w:val="000000" w:themeColor="text1"/>
                    <w:szCs w:val="18"/>
                  </w:rPr>
                  <w:delText>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66242A8" w14:textId="17428F51" w:rsidR="00561D9D" w:rsidDel="00FA173A" w:rsidRDefault="00561D9D" w:rsidP="00D27EF1">
            <w:pPr>
              <w:tabs>
                <w:tab w:val="left" w:pos="567"/>
                <w:tab w:val="left" w:pos="1276"/>
                <w:tab w:val="left" w:pos="2127"/>
              </w:tabs>
              <w:spacing w:before="100"/>
              <w:jc w:val="center"/>
              <w:rPr>
                <w:ins w:id="8566" w:author="Dr Mamadou SANOGO" w:date="2023-10-26T15:54:00Z"/>
                <w:del w:id="8567" w:author="Cauris Cosmetics" w:date="2023-10-27T17:58:00Z"/>
                <w:rFonts w:asciiTheme="minorHAnsi" w:hAnsiTheme="minorHAnsi"/>
                <w:bCs/>
                <w:color w:val="000000" w:themeColor="text1"/>
                <w:szCs w:val="18"/>
              </w:rPr>
            </w:pPr>
            <w:ins w:id="8568" w:author="Dr Mamadou SANOGO" w:date="2023-10-26T15:54:00Z">
              <w:del w:id="8569"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right w:val="single" w:sz="4" w:space="0" w:color="auto"/>
            </w:tcBorders>
            <w:vAlign w:val="center"/>
          </w:tcPr>
          <w:p w14:paraId="52A3E466" w14:textId="6F80E16D" w:rsidR="00561D9D" w:rsidDel="00FA173A" w:rsidRDefault="00561D9D" w:rsidP="00D27EF1">
            <w:pPr>
              <w:tabs>
                <w:tab w:val="left" w:pos="567"/>
                <w:tab w:val="left" w:pos="1276"/>
                <w:tab w:val="left" w:pos="2127"/>
              </w:tabs>
              <w:spacing w:before="100"/>
              <w:jc w:val="center"/>
              <w:rPr>
                <w:ins w:id="8570" w:author="Dr Mamadou SANOGO" w:date="2023-10-26T15:54:00Z"/>
                <w:del w:id="8571"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747DEDD3" w14:textId="3E550BFB" w:rsidR="00561D9D" w:rsidRPr="003F087C" w:rsidDel="00FA173A" w:rsidRDefault="00561D9D" w:rsidP="00D27EF1">
            <w:pPr>
              <w:rPr>
                <w:ins w:id="8572" w:author="Dr Mamadou SANOGO" w:date="2023-10-26T15:54:00Z"/>
                <w:del w:id="8573"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1E19B084" w14:textId="5FB97FE9" w:rsidR="00561D9D" w:rsidRPr="002A624B" w:rsidDel="00FA173A" w:rsidRDefault="00561D9D" w:rsidP="00D27EF1">
            <w:pPr>
              <w:rPr>
                <w:ins w:id="8574" w:author="Dr Mamadou SANOGO" w:date="2023-10-26T15:54:00Z"/>
                <w:del w:id="8575" w:author="Cauris Cosmetics" w:date="2023-10-27T17:58:00Z"/>
                <w:rFonts w:asciiTheme="minorHAnsi" w:hAnsiTheme="minorHAnsi"/>
                <w:bCs/>
                <w:i/>
                <w:color w:val="000000" w:themeColor="text1"/>
                <w:sz w:val="16"/>
                <w:szCs w:val="16"/>
              </w:rPr>
            </w:pPr>
          </w:p>
        </w:tc>
      </w:tr>
      <w:tr w:rsidR="00561D9D" w:rsidDel="00FA173A" w14:paraId="12A9FBFF" w14:textId="371F62FA" w:rsidTr="00D27EF1">
        <w:trPr>
          <w:cantSplit/>
          <w:trHeight w:val="776"/>
          <w:jc w:val="center"/>
          <w:ins w:id="8576" w:author="Dr Mamadou SANOGO" w:date="2023-10-26T15:54:00Z"/>
          <w:del w:id="8577" w:author="Cauris Cosmetics" w:date="2023-10-27T17:58:00Z"/>
        </w:trPr>
        <w:tc>
          <w:tcPr>
            <w:tcW w:w="948" w:type="pct"/>
            <w:vMerge/>
            <w:tcBorders>
              <w:left w:val="single" w:sz="4" w:space="0" w:color="auto"/>
              <w:bottom w:val="single" w:sz="4" w:space="0" w:color="auto"/>
              <w:right w:val="single" w:sz="4" w:space="0" w:color="auto"/>
            </w:tcBorders>
            <w:vAlign w:val="center"/>
          </w:tcPr>
          <w:p w14:paraId="3135ED69" w14:textId="735D3F26" w:rsidR="00561D9D" w:rsidRPr="00807E53" w:rsidDel="00FA173A" w:rsidRDefault="00561D9D" w:rsidP="00D27EF1">
            <w:pPr>
              <w:rPr>
                <w:ins w:id="8578" w:author="Dr Mamadou SANOGO" w:date="2023-10-26T15:54:00Z"/>
                <w:del w:id="8579"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7CE1A0E5" w14:textId="5B4C947B" w:rsidR="00561D9D" w:rsidDel="00FA173A" w:rsidRDefault="00561D9D" w:rsidP="00D27EF1">
            <w:pPr>
              <w:jc w:val="center"/>
              <w:rPr>
                <w:ins w:id="8580" w:author="Dr Mamadou SANOGO" w:date="2023-10-26T15:54:00Z"/>
                <w:del w:id="8581"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76E66387" w14:textId="23E9204E" w:rsidR="00561D9D" w:rsidRPr="00325280" w:rsidDel="00FA173A" w:rsidRDefault="00561D9D" w:rsidP="00D27EF1">
            <w:pPr>
              <w:tabs>
                <w:tab w:val="left" w:pos="567"/>
                <w:tab w:val="left" w:pos="1276"/>
                <w:tab w:val="left" w:pos="2127"/>
              </w:tabs>
              <w:spacing w:before="100"/>
              <w:rPr>
                <w:ins w:id="8582" w:author="Dr Mamadou SANOGO" w:date="2023-10-26T15:54:00Z"/>
                <w:del w:id="8583"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7F85396F" w14:textId="44A58338" w:rsidR="00561D9D" w:rsidRPr="004261F0" w:rsidDel="00FA173A" w:rsidRDefault="00561D9D" w:rsidP="00D27EF1">
            <w:pPr>
              <w:tabs>
                <w:tab w:val="left" w:pos="567"/>
                <w:tab w:val="left" w:pos="1276"/>
                <w:tab w:val="left" w:pos="2127"/>
              </w:tabs>
              <w:spacing w:before="100"/>
              <w:rPr>
                <w:ins w:id="8584" w:author="Dr Mamadou SANOGO" w:date="2023-10-26T15:54:00Z"/>
                <w:del w:id="8585" w:author="Cauris Cosmetics" w:date="2023-10-27T17:58:00Z"/>
                <w:rFonts w:asciiTheme="minorHAnsi" w:hAnsiTheme="minorHAnsi"/>
                <w:bCs/>
                <w:color w:val="000000" w:themeColor="text1"/>
                <w:szCs w:val="18"/>
              </w:rPr>
            </w:pPr>
            <w:ins w:id="8586" w:author="Dr Mamadou SANOGO" w:date="2023-10-26T15:54:00Z">
              <w:del w:id="8587" w:author="Cauris Cosmetics" w:date="2023-10-27T17:58:00Z">
                <w:r w:rsidRPr="004261F0" w:rsidDel="00FA173A">
                  <w:rPr>
                    <w:rFonts w:asciiTheme="minorHAnsi" w:hAnsiTheme="minorHAnsi"/>
                    <w:bCs/>
                    <w:color w:val="000000" w:themeColor="text1"/>
                    <w:szCs w:val="18"/>
                  </w:rPr>
                  <w:delText xml:space="preserve">Urgences obstétricales et néonatales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4F96038" w14:textId="6F3F8B82" w:rsidR="00561D9D" w:rsidDel="00FA173A" w:rsidRDefault="00561D9D" w:rsidP="00D27EF1">
            <w:pPr>
              <w:tabs>
                <w:tab w:val="left" w:pos="567"/>
                <w:tab w:val="left" w:pos="1276"/>
                <w:tab w:val="left" w:pos="2127"/>
              </w:tabs>
              <w:spacing w:before="100"/>
              <w:jc w:val="center"/>
              <w:rPr>
                <w:ins w:id="8588" w:author="Dr Mamadou SANOGO" w:date="2023-10-26T15:54:00Z"/>
                <w:del w:id="8589" w:author="Cauris Cosmetics" w:date="2023-10-27T17:58:00Z"/>
                <w:rFonts w:asciiTheme="minorHAnsi" w:hAnsiTheme="minorHAnsi"/>
                <w:bCs/>
                <w:color w:val="000000" w:themeColor="text1"/>
                <w:szCs w:val="18"/>
              </w:rPr>
            </w:pPr>
            <w:ins w:id="8590" w:author="Dr Mamadou SANOGO" w:date="2023-10-26T15:54:00Z">
              <w:del w:id="8591" w:author="Cauris Cosmetics" w:date="2023-10-27T17:58:00Z">
                <w:r w:rsidDel="00FA173A">
                  <w:rPr>
                    <w:rFonts w:asciiTheme="minorHAnsi" w:hAnsiTheme="minorHAnsi"/>
                    <w:bCs/>
                    <w:color w:val="000000" w:themeColor="text1"/>
                    <w:szCs w:val="18"/>
                  </w:rPr>
                  <w:delText>2</w:delText>
                </w:r>
              </w:del>
            </w:ins>
          </w:p>
        </w:tc>
        <w:tc>
          <w:tcPr>
            <w:tcW w:w="633" w:type="pct"/>
            <w:vMerge/>
            <w:tcBorders>
              <w:left w:val="single" w:sz="4" w:space="0" w:color="auto"/>
              <w:bottom w:val="single" w:sz="4" w:space="0" w:color="auto"/>
              <w:right w:val="single" w:sz="4" w:space="0" w:color="auto"/>
            </w:tcBorders>
            <w:vAlign w:val="center"/>
          </w:tcPr>
          <w:p w14:paraId="5DED18C9" w14:textId="73D7F45B" w:rsidR="00561D9D" w:rsidDel="00FA173A" w:rsidRDefault="00561D9D" w:rsidP="00D27EF1">
            <w:pPr>
              <w:tabs>
                <w:tab w:val="left" w:pos="567"/>
                <w:tab w:val="left" w:pos="1276"/>
                <w:tab w:val="left" w:pos="2127"/>
              </w:tabs>
              <w:spacing w:before="100"/>
              <w:jc w:val="center"/>
              <w:rPr>
                <w:ins w:id="8592" w:author="Dr Mamadou SANOGO" w:date="2023-10-26T15:54:00Z"/>
                <w:del w:id="8593"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6BDCCC0E" w14:textId="3EC64A42" w:rsidR="00561D9D" w:rsidRPr="003F087C" w:rsidDel="00FA173A" w:rsidRDefault="00561D9D" w:rsidP="00D27EF1">
            <w:pPr>
              <w:rPr>
                <w:ins w:id="8594" w:author="Dr Mamadou SANOGO" w:date="2023-10-26T15:54:00Z"/>
                <w:del w:id="8595"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108D2AA7" w14:textId="581BA1EA" w:rsidR="00561D9D" w:rsidRPr="002A624B" w:rsidDel="00FA173A" w:rsidRDefault="00561D9D" w:rsidP="00D27EF1">
            <w:pPr>
              <w:rPr>
                <w:ins w:id="8596" w:author="Dr Mamadou SANOGO" w:date="2023-10-26T15:54:00Z"/>
                <w:del w:id="8597" w:author="Cauris Cosmetics" w:date="2023-10-27T17:58:00Z"/>
                <w:rFonts w:asciiTheme="minorHAnsi" w:hAnsiTheme="minorHAnsi"/>
                <w:bCs/>
                <w:i/>
                <w:color w:val="000000" w:themeColor="text1"/>
                <w:sz w:val="16"/>
                <w:szCs w:val="16"/>
              </w:rPr>
            </w:pPr>
          </w:p>
        </w:tc>
      </w:tr>
      <w:tr w:rsidR="00561D9D" w:rsidDel="00FA173A" w14:paraId="0F5FD74F" w14:textId="66060BC3" w:rsidTr="00D27EF1">
        <w:trPr>
          <w:cantSplit/>
          <w:trHeight w:val="1544"/>
          <w:jc w:val="center"/>
          <w:ins w:id="8598" w:author="Dr Mamadou SANOGO" w:date="2023-10-26T15:54:00Z"/>
          <w:del w:id="8599"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1E352960" w14:textId="4A24E9E9" w:rsidR="00561D9D" w:rsidRPr="00A425BB" w:rsidDel="00FA173A" w:rsidRDefault="00561D9D" w:rsidP="00D27EF1">
            <w:pPr>
              <w:rPr>
                <w:ins w:id="8600" w:author="Dr Mamadou SANOGO" w:date="2023-10-26T15:54:00Z"/>
                <w:del w:id="8601" w:author="Cauris Cosmetics" w:date="2023-10-27T17:58:00Z"/>
                <w:rFonts w:asciiTheme="minorHAnsi" w:hAnsiTheme="minorHAnsi"/>
                <w:b/>
                <w:color w:val="000000" w:themeColor="text1"/>
              </w:rPr>
            </w:pPr>
          </w:p>
          <w:p w14:paraId="78810324" w14:textId="5489B6DF" w:rsidR="00561D9D" w:rsidDel="00FA173A" w:rsidRDefault="00561D9D" w:rsidP="00D27EF1">
            <w:pPr>
              <w:rPr>
                <w:ins w:id="8602" w:author="Dr Mamadou SANOGO" w:date="2023-10-26T15:54:00Z"/>
                <w:del w:id="8603" w:author="Cauris Cosmetics" w:date="2023-10-27T17:58:00Z"/>
                <w:rFonts w:asciiTheme="minorHAnsi" w:hAnsiTheme="minorHAnsi"/>
                <w:b/>
                <w:color w:val="000000" w:themeColor="text1"/>
              </w:rPr>
            </w:pPr>
            <w:ins w:id="8604" w:author="Dr Mamadou SANOGO" w:date="2023-10-26T15:54:00Z">
              <w:del w:id="8605" w:author="Cauris Cosmetics" w:date="2023-10-27T17:58:00Z">
                <w:r w:rsidDel="00FA173A">
                  <w:rPr>
                    <w:rFonts w:asciiTheme="minorHAnsi" w:hAnsiTheme="minorHAnsi"/>
                    <w:b/>
                    <w:color w:val="000000" w:themeColor="text1"/>
                  </w:rPr>
                  <w:delText>MGO234</w:delText>
                </w:r>
                <w:r w:rsidRPr="002820AE" w:rsidDel="00FA173A">
                  <w:rPr>
                    <w:rFonts w:asciiTheme="minorHAnsi" w:hAnsiTheme="minorHAnsi"/>
                    <w:b/>
                    <w:color w:val="000000" w:themeColor="text1"/>
                  </w:rPr>
                  <w:delText xml:space="preserve"> </w:delText>
                </w:r>
              </w:del>
            </w:ins>
          </w:p>
          <w:p w14:paraId="08626FEC" w14:textId="31BCB266" w:rsidR="00561D9D" w:rsidRPr="00A425BB" w:rsidDel="00FA173A" w:rsidRDefault="00561D9D" w:rsidP="00D27EF1">
            <w:pPr>
              <w:rPr>
                <w:ins w:id="8606" w:author="Dr Mamadou SANOGO" w:date="2023-10-26T15:54:00Z"/>
                <w:del w:id="8607" w:author="Cauris Cosmetics" w:date="2023-10-27T17:58:00Z"/>
                <w:rFonts w:asciiTheme="minorHAnsi" w:hAnsiTheme="minorHAnsi"/>
                <w:b/>
                <w:color w:val="000000" w:themeColor="text1"/>
              </w:rPr>
            </w:pPr>
            <w:ins w:id="8608" w:author="Dr Mamadou SANOGO" w:date="2023-10-26T15:54:00Z">
              <w:del w:id="8609" w:author="Cauris Cosmetics" w:date="2023-10-27T17:58:00Z">
                <w:r w:rsidRPr="00F238D2" w:rsidDel="00FA173A">
                  <w:rPr>
                    <w:rFonts w:asciiTheme="minorHAnsi" w:hAnsiTheme="minorHAnsi"/>
                    <w:b/>
                    <w:color w:val="000000" w:themeColor="text1"/>
                  </w:rPr>
                  <w:delText xml:space="preserve">Santé reproductive du nouveau-né </w:delText>
                </w:r>
              </w:del>
            </w:ins>
          </w:p>
        </w:tc>
        <w:tc>
          <w:tcPr>
            <w:tcW w:w="316" w:type="pct"/>
            <w:vMerge w:val="restart"/>
            <w:tcBorders>
              <w:top w:val="single" w:sz="4" w:space="0" w:color="auto"/>
              <w:left w:val="single" w:sz="4" w:space="0" w:color="auto"/>
              <w:right w:val="single" w:sz="4" w:space="0" w:color="auto"/>
            </w:tcBorders>
            <w:vAlign w:val="center"/>
            <w:hideMark/>
          </w:tcPr>
          <w:p w14:paraId="436C5D51" w14:textId="4A44D30A" w:rsidR="00561D9D" w:rsidRPr="00325280" w:rsidDel="00FA173A" w:rsidRDefault="00561D9D" w:rsidP="00D27EF1">
            <w:pPr>
              <w:jc w:val="center"/>
              <w:rPr>
                <w:ins w:id="8610" w:author="Dr Mamadou SANOGO" w:date="2023-10-26T15:54:00Z"/>
                <w:del w:id="8611" w:author="Cauris Cosmetics" w:date="2023-10-27T17:58:00Z"/>
                <w:rFonts w:asciiTheme="minorHAnsi" w:hAnsiTheme="minorHAnsi"/>
                <w:b/>
                <w:color w:val="000000" w:themeColor="text1"/>
              </w:rPr>
            </w:pPr>
            <w:ins w:id="8612" w:author="Dr Mamadou SANOGO" w:date="2023-10-26T15:54:00Z">
              <w:del w:id="8613"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hideMark/>
          </w:tcPr>
          <w:p w14:paraId="2F44C930" w14:textId="6BDC7B17" w:rsidR="00561D9D" w:rsidRPr="00D03EC1" w:rsidDel="00FA173A" w:rsidRDefault="00561D9D" w:rsidP="00D27EF1">
            <w:pPr>
              <w:tabs>
                <w:tab w:val="left" w:pos="567"/>
                <w:tab w:val="left" w:pos="1276"/>
                <w:tab w:val="left" w:pos="2127"/>
              </w:tabs>
              <w:spacing w:before="100"/>
              <w:rPr>
                <w:ins w:id="8614" w:author="Dr Mamadou SANOGO" w:date="2023-10-26T15:54:00Z"/>
                <w:del w:id="8615" w:author="Cauris Cosmetics" w:date="2023-10-27T17:58:00Z"/>
                <w:rFonts w:asciiTheme="minorHAnsi" w:hAnsiTheme="minorHAnsi"/>
                <w:bCs/>
                <w:color w:val="000000" w:themeColor="text1"/>
                <w:sz w:val="18"/>
                <w:szCs w:val="18"/>
              </w:rPr>
            </w:pPr>
            <w:ins w:id="8616" w:author="Dr Mamadou SANOGO" w:date="2023-10-26T15:54:00Z">
              <w:del w:id="8617" w:author="Cauris Cosmetics" w:date="2023-10-27T17:58:00Z">
                <w:r w:rsidRPr="00D03EC1" w:rsidDel="00FA173A">
                  <w:rPr>
                    <w:rFonts w:asciiTheme="minorHAnsi" w:hAnsiTheme="minorHAnsi"/>
                    <w:bCs/>
                    <w:color w:val="000000" w:themeColor="text1"/>
                    <w:sz w:val="18"/>
                    <w:szCs w:val="18"/>
                  </w:rPr>
                  <w:delText>Diagnostiquer les pathologies gynécologiques et obstétricales courantes, les urgences gynécologiques, obstétricales et néonatales</w:delText>
                </w:r>
              </w:del>
            </w:ins>
          </w:p>
          <w:p w14:paraId="7CE70B54" w14:textId="19A902AB" w:rsidR="00561D9D" w:rsidDel="00FA173A" w:rsidRDefault="00561D9D" w:rsidP="00D27EF1">
            <w:pPr>
              <w:tabs>
                <w:tab w:val="left" w:pos="567"/>
                <w:tab w:val="left" w:pos="1276"/>
                <w:tab w:val="left" w:pos="2127"/>
              </w:tabs>
              <w:spacing w:before="100"/>
              <w:rPr>
                <w:ins w:id="8618" w:author="Dr Mamadou SANOGO" w:date="2023-10-26T15:54:00Z"/>
                <w:del w:id="8619" w:author="Cauris Cosmetics" w:date="2023-10-27T17:58:00Z"/>
                <w:rFonts w:asciiTheme="minorHAnsi" w:hAnsiTheme="minorHAnsi"/>
                <w:bCs/>
                <w:color w:val="000000" w:themeColor="text1"/>
                <w:sz w:val="18"/>
                <w:szCs w:val="18"/>
              </w:rPr>
            </w:pPr>
            <w:ins w:id="8620" w:author="Dr Mamadou SANOGO" w:date="2023-10-26T15:54:00Z">
              <w:del w:id="8621" w:author="Cauris Cosmetics" w:date="2023-10-27T17:58:00Z">
                <w:r w:rsidDel="00FA173A">
                  <w:rPr>
                    <w:rFonts w:asciiTheme="minorHAnsi" w:hAnsiTheme="minorHAnsi"/>
                    <w:bCs/>
                    <w:color w:val="000000" w:themeColor="text1"/>
                    <w:sz w:val="18"/>
                    <w:szCs w:val="18"/>
                  </w:rPr>
                  <w:delText>Prodiguer des soins obstétricaux et néonataux d’urgence</w:delText>
                </w:r>
              </w:del>
            </w:ins>
          </w:p>
          <w:p w14:paraId="46AA8E00" w14:textId="6F98258A" w:rsidR="00561D9D" w:rsidRPr="00325280" w:rsidDel="00FA173A" w:rsidRDefault="00561D9D" w:rsidP="00D27EF1">
            <w:pPr>
              <w:tabs>
                <w:tab w:val="left" w:pos="567"/>
                <w:tab w:val="left" w:pos="1276"/>
                <w:tab w:val="left" w:pos="2127"/>
              </w:tabs>
              <w:spacing w:before="100"/>
              <w:rPr>
                <w:ins w:id="8622" w:author="Dr Mamadou SANOGO" w:date="2023-10-26T15:54:00Z"/>
                <w:del w:id="8623" w:author="Cauris Cosmetics" w:date="2023-10-27T17:58:00Z"/>
                <w:rFonts w:asciiTheme="minorHAnsi" w:hAnsiTheme="minorHAnsi"/>
                <w:bCs/>
                <w:color w:val="000000" w:themeColor="text1"/>
                <w:sz w:val="18"/>
                <w:szCs w:val="18"/>
              </w:rPr>
            </w:pPr>
            <w:ins w:id="8624" w:author="Dr Mamadou SANOGO" w:date="2023-10-26T15:54:00Z">
              <w:del w:id="8625" w:author="Cauris Cosmetics" w:date="2023-10-27T17:58:00Z">
                <w:r w:rsidDel="00FA173A">
                  <w:rPr>
                    <w:rFonts w:asciiTheme="minorHAnsi" w:hAnsiTheme="minorHAnsi"/>
                    <w:bCs/>
                    <w:color w:val="000000" w:themeColor="text1"/>
                    <w:sz w:val="18"/>
                    <w:szCs w:val="18"/>
                  </w:rPr>
                  <w:delText xml:space="preserve">Prévenir les affections </w:delText>
                </w:r>
                <w:r w:rsidRPr="00AD1C05" w:rsidDel="00FA173A">
                  <w:rPr>
                    <w:rFonts w:asciiTheme="minorHAnsi" w:hAnsiTheme="minorHAnsi"/>
                    <w:bCs/>
                    <w:color w:val="000000" w:themeColor="text1"/>
                    <w:sz w:val="18"/>
                    <w:szCs w:val="18"/>
                  </w:rPr>
                  <w:delText>gynécologiques et</w:delText>
                </w:r>
                <w:r w:rsidDel="00FA173A">
                  <w:rPr>
                    <w:rFonts w:asciiTheme="minorHAnsi" w:hAnsiTheme="minorHAnsi"/>
                    <w:bCs/>
                    <w:color w:val="000000" w:themeColor="text1"/>
                    <w:sz w:val="18"/>
                    <w:szCs w:val="18"/>
                  </w:rPr>
                  <w:delText xml:space="preserve"> obstétricales courantes</w:delText>
                </w:r>
              </w:del>
            </w:ins>
          </w:p>
        </w:tc>
        <w:tc>
          <w:tcPr>
            <w:tcW w:w="823" w:type="pct"/>
            <w:tcBorders>
              <w:top w:val="single" w:sz="4" w:space="0" w:color="auto"/>
              <w:left w:val="single" w:sz="4" w:space="0" w:color="auto"/>
              <w:bottom w:val="single" w:sz="4" w:space="0" w:color="auto"/>
              <w:right w:val="single" w:sz="4" w:space="0" w:color="auto"/>
            </w:tcBorders>
            <w:hideMark/>
          </w:tcPr>
          <w:p w14:paraId="181672D7" w14:textId="01CDA521" w:rsidR="00561D9D" w:rsidRPr="00F238D2" w:rsidDel="00FA173A" w:rsidRDefault="00561D9D" w:rsidP="00D27EF1">
            <w:pPr>
              <w:tabs>
                <w:tab w:val="left" w:pos="567"/>
                <w:tab w:val="left" w:pos="1276"/>
                <w:tab w:val="left" w:pos="2127"/>
              </w:tabs>
              <w:spacing w:before="100"/>
              <w:rPr>
                <w:ins w:id="8626" w:author="Dr Mamadou SANOGO" w:date="2023-10-26T15:54:00Z"/>
                <w:del w:id="8627" w:author="Cauris Cosmetics" w:date="2023-10-27T17:58:00Z"/>
                <w:rFonts w:asciiTheme="minorHAnsi" w:hAnsiTheme="minorHAnsi"/>
                <w:bCs/>
                <w:color w:val="000000" w:themeColor="text1"/>
                <w:szCs w:val="18"/>
              </w:rPr>
            </w:pPr>
            <w:ins w:id="8628" w:author="Dr Mamadou SANOGO" w:date="2023-10-26T15:54:00Z">
              <w:del w:id="8629" w:author="Cauris Cosmetics" w:date="2023-10-27T17:58:00Z">
                <w:r w:rsidRPr="00F238D2" w:rsidDel="00FA173A">
                  <w:rPr>
                    <w:rFonts w:asciiTheme="minorHAnsi" w:hAnsiTheme="minorHAnsi"/>
                    <w:bCs/>
                    <w:color w:val="000000" w:themeColor="text1"/>
                    <w:szCs w:val="18"/>
                  </w:rPr>
                  <w:delText>Prise en charge des pathologies du nouveau-né</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040579B" w14:textId="68753795" w:rsidR="00561D9D" w:rsidRPr="00325280" w:rsidDel="00FA173A" w:rsidRDefault="00561D9D" w:rsidP="00D27EF1">
            <w:pPr>
              <w:tabs>
                <w:tab w:val="left" w:pos="567"/>
                <w:tab w:val="left" w:pos="1276"/>
                <w:tab w:val="left" w:pos="2127"/>
              </w:tabs>
              <w:spacing w:before="100"/>
              <w:jc w:val="center"/>
              <w:rPr>
                <w:ins w:id="8630" w:author="Dr Mamadou SANOGO" w:date="2023-10-26T15:54:00Z"/>
                <w:del w:id="8631" w:author="Cauris Cosmetics" w:date="2023-10-27T17:58:00Z"/>
                <w:rFonts w:asciiTheme="minorHAnsi" w:hAnsiTheme="minorHAnsi"/>
                <w:bCs/>
                <w:color w:val="000000" w:themeColor="text1"/>
                <w:szCs w:val="18"/>
              </w:rPr>
            </w:pPr>
            <w:ins w:id="8632" w:author="Dr Mamadou SANOGO" w:date="2023-10-26T15:54:00Z">
              <w:del w:id="8633" w:author="Cauris Cosmetics" w:date="2023-10-27T17:58:00Z">
                <w:r w:rsidDel="00FA173A">
                  <w:rPr>
                    <w:rFonts w:asciiTheme="minorHAnsi" w:hAnsiTheme="minorHAnsi"/>
                    <w:bCs/>
                    <w:color w:val="000000" w:themeColor="text1"/>
                    <w:szCs w:val="18"/>
                  </w:rPr>
                  <w:delText>2</w:delText>
                </w:r>
              </w:del>
            </w:ins>
          </w:p>
        </w:tc>
        <w:tc>
          <w:tcPr>
            <w:tcW w:w="633" w:type="pct"/>
            <w:vMerge w:val="restart"/>
            <w:tcBorders>
              <w:top w:val="single" w:sz="4" w:space="0" w:color="auto"/>
              <w:left w:val="single" w:sz="4" w:space="0" w:color="auto"/>
              <w:right w:val="single" w:sz="4" w:space="0" w:color="auto"/>
            </w:tcBorders>
            <w:vAlign w:val="center"/>
            <w:hideMark/>
          </w:tcPr>
          <w:p w14:paraId="2F6DA34F" w14:textId="21EB7E87" w:rsidR="00561D9D" w:rsidRPr="00325280" w:rsidDel="00FA173A" w:rsidRDefault="00561D9D" w:rsidP="00D27EF1">
            <w:pPr>
              <w:tabs>
                <w:tab w:val="left" w:pos="567"/>
                <w:tab w:val="left" w:pos="1276"/>
                <w:tab w:val="left" w:pos="2127"/>
              </w:tabs>
              <w:spacing w:before="100"/>
              <w:jc w:val="center"/>
              <w:rPr>
                <w:ins w:id="8634" w:author="Dr Mamadou SANOGO" w:date="2023-10-26T15:54:00Z"/>
                <w:del w:id="8635" w:author="Cauris Cosmetics" w:date="2023-10-27T17:58:00Z"/>
                <w:rFonts w:asciiTheme="minorHAnsi" w:hAnsiTheme="minorHAnsi"/>
                <w:bCs/>
                <w:color w:val="000000" w:themeColor="text1"/>
                <w:szCs w:val="18"/>
              </w:rPr>
            </w:pPr>
            <w:ins w:id="8636" w:author="Dr Mamadou SANOGO" w:date="2023-10-26T15:54:00Z">
              <w:del w:id="8637" w:author="Cauris Cosmetics" w:date="2023-10-27T17:58:00Z">
                <w:r w:rsidDel="00FA173A">
                  <w:rPr>
                    <w:rFonts w:asciiTheme="minorHAnsi" w:hAnsiTheme="minorHAnsi"/>
                    <w:bCs/>
                    <w:color w:val="000000" w:themeColor="text1"/>
                    <w:szCs w:val="18"/>
                  </w:rPr>
                  <w:delText>00/40/2</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1C1EEAEA" w14:textId="60C0FF19" w:rsidR="00561D9D" w:rsidDel="00FA173A" w:rsidRDefault="00561D9D" w:rsidP="00D27EF1">
            <w:pPr>
              <w:rPr>
                <w:ins w:id="8638" w:author="Dr Mamadou SANOGO" w:date="2023-10-26T15:54:00Z"/>
                <w:del w:id="8639" w:author="Cauris Cosmetics" w:date="2023-10-27T17:58:00Z"/>
              </w:rPr>
            </w:pPr>
            <w:ins w:id="8640" w:author="Dr Mamadou SANOGO" w:date="2023-10-26T15:54:00Z">
              <w:del w:id="8641"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6926C4FC" w14:textId="2007CB11" w:rsidR="00561D9D" w:rsidDel="00FA173A" w:rsidRDefault="00561D9D" w:rsidP="00D27EF1">
            <w:pPr>
              <w:rPr>
                <w:ins w:id="8642" w:author="Dr Mamadou SANOGO" w:date="2023-10-26T15:54:00Z"/>
                <w:del w:id="8643" w:author="Cauris Cosmetics" w:date="2023-10-27T17:58:00Z"/>
              </w:rPr>
            </w:pPr>
            <w:ins w:id="8644" w:author="Dr Mamadou SANOGO" w:date="2023-10-26T15:54:00Z">
              <w:del w:id="8645"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55F2744C" w14:textId="5B4754EF" w:rsidTr="00D27EF1">
        <w:trPr>
          <w:cantSplit/>
          <w:trHeight w:val="1267"/>
          <w:jc w:val="center"/>
          <w:ins w:id="8646" w:author="Dr Mamadou SANOGO" w:date="2023-10-26T15:54:00Z"/>
          <w:del w:id="8647" w:author="Cauris Cosmetics" w:date="2023-10-27T17:58:00Z"/>
        </w:trPr>
        <w:tc>
          <w:tcPr>
            <w:tcW w:w="948" w:type="pct"/>
            <w:vMerge/>
            <w:tcBorders>
              <w:left w:val="single" w:sz="4" w:space="0" w:color="auto"/>
              <w:right w:val="single" w:sz="4" w:space="0" w:color="auto"/>
            </w:tcBorders>
            <w:vAlign w:val="center"/>
          </w:tcPr>
          <w:p w14:paraId="6AD3AA6B" w14:textId="10FE27B6" w:rsidR="00561D9D" w:rsidRPr="00A425BB" w:rsidDel="00FA173A" w:rsidRDefault="00561D9D" w:rsidP="00D27EF1">
            <w:pPr>
              <w:rPr>
                <w:ins w:id="8648" w:author="Dr Mamadou SANOGO" w:date="2023-10-26T15:54:00Z"/>
                <w:del w:id="864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553DB7F7" w14:textId="01462BDD" w:rsidR="00561D9D" w:rsidRPr="00325280" w:rsidDel="00FA173A" w:rsidRDefault="00561D9D" w:rsidP="00D27EF1">
            <w:pPr>
              <w:jc w:val="center"/>
              <w:rPr>
                <w:ins w:id="8650" w:author="Dr Mamadou SANOGO" w:date="2023-10-26T15:54:00Z"/>
                <w:del w:id="8651"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BC76A8E" w14:textId="7C0D8058" w:rsidR="00561D9D" w:rsidRPr="00325280" w:rsidDel="00FA173A" w:rsidRDefault="00561D9D" w:rsidP="00D27EF1">
            <w:pPr>
              <w:tabs>
                <w:tab w:val="left" w:pos="567"/>
                <w:tab w:val="left" w:pos="1276"/>
                <w:tab w:val="left" w:pos="2127"/>
              </w:tabs>
              <w:spacing w:before="100"/>
              <w:rPr>
                <w:ins w:id="8652" w:author="Dr Mamadou SANOGO" w:date="2023-10-26T15:54:00Z"/>
                <w:del w:id="8653"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hideMark/>
          </w:tcPr>
          <w:p w14:paraId="6C4F8BAC" w14:textId="325521C7" w:rsidR="00561D9D" w:rsidRPr="00F238D2" w:rsidDel="00FA173A" w:rsidRDefault="00561D9D" w:rsidP="00D27EF1">
            <w:pPr>
              <w:tabs>
                <w:tab w:val="left" w:pos="567"/>
                <w:tab w:val="left" w:pos="1276"/>
                <w:tab w:val="left" w:pos="2127"/>
              </w:tabs>
              <w:spacing w:before="100"/>
              <w:rPr>
                <w:ins w:id="8654" w:author="Dr Mamadou SANOGO" w:date="2023-10-26T15:54:00Z"/>
                <w:del w:id="8655" w:author="Cauris Cosmetics" w:date="2023-10-27T17:58:00Z"/>
                <w:rFonts w:asciiTheme="minorHAnsi" w:hAnsiTheme="minorHAnsi"/>
                <w:bCs/>
                <w:color w:val="000000" w:themeColor="text1"/>
                <w:szCs w:val="18"/>
              </w:rPr>
            </w:pPr>
            <w:ins w:id="8656" w:author="Dr Mamadou SANOGO" w:date="2023-10-26T15:54:00Z">
              <w:del w:id="8657" w:author="Cauris Cosmetics" w:date="2023-10-27T17:58:00Z">
                <w:r w:rsidRPr="00F238D2" w:rsidDel="00FA173A">
                  <w:rPr>
                    <w:rFonts w:asciiTheme="minorHAnsi" w:hAnsiTheme="minorHAnsi"/>
                    <w:bCs/>
                    <w:color w:val="000000" w:themeColor="text1"/>
                    <w:szCs w:val="18"/>
                  </w:rPr>
                  <w:delText>Stage  de prise en charge des pathologies du nouveau-né</w:delText>
                </w:r>
              </w:del>
            </w:ins>
          </w:p>
        </w:tc>
        <w:tc>
          <w:tcPr>
            <w:tcW w:w="316" w:type="pct"/>
            <w:tcBorders>
              <w:top w:val="single" w:sz="4" w:space="0" w:color="auto"/>
              <w:left w:val="single" w:sz="4" w:space="0" w:color="auto"/>
              <w:right w:val="single" w:sz="4" w:space="0" w:color="auto"/>
            </w:tcBorders>
            <w:vAlign w:val="center"/>
            <w:hideMark/>
          </w:tcPr>
          <w:p w14:paraId="42AE2744" w14:textId="4A9682CF" w:rsidR="00561D9D" w:rsidRPr="00325280" w:rsidDel="00FA173A" w:rsidRDefault="00561D9D" w:rsidP="00D27EF1">
            <w:pPr>
              <w:tabs>
                <w:tab w:val="left" w:pos="567"/>
                <w:tab w:val="left" w:pos="1276"/>
                <w:tab w:val="left" w:pos="2127"/>
              </w:tabs>
              <w:spacing w:before="100"/>
              <w:jc w:val="center"/>
              <w:rPr>
                <w:ins w:id="8658" w:author="Dr Mamadou SANOGO" w:date="2023-10-26T15:54:00Z"/>
                <w:del w:id="8659" w:author="Cauris Cosmetics" w:date="2023-10-27T17:58:00Z"/>
                <w:rFonts w:asciiTheme="minorHAnsi" w:hAnsiTheme="minorHAnsi"/>
                <w:bCs/>
                <w:color w:val="000000" w:themeColor="text1"/>
                <w:szCs w:val="18"/>
              </w:rPr>
            </w:pPr>
            <w:ins w:id="8660" w:author="Dr Mamadou SANOGO" w:date="2023-10-26T15:54:00Z">
              <w:del w:id="8661" w:author="Cauris Cosmetics" w:date="2023-10-27T17:58:00Z">
                <w:r w:rsidDel="00FA173A">
                  <w:rPr>
                    <w:rFonts w:asciiTheme="minorHAnsi" w:hAnsiTheme="minorHAnsi"/>
                    <w:bCs/>
                    <w:color w:val="000000" w:themeColor="text1"/>
                    <w:szCs w:val="18"/>
                  </w:rPr>
                  <w:delText>1</w:delText>
                </w:r>
              </w:del>
            </w:ins>
          </w:p>
          <w:p w14:paraId="2E253731" w14:textId="0B25294D" w:rsidR="00561D9D" w:rsidRPr="00325280" w:rsidDel="00FA173A" w:rsidRDefault="00561D9D" w:rsidP="00D27EF1">
            <w:pPr>
              <w:tabs>
                <w:tab w:val="left" w:pos="567"/>
                <w:tab w:val="left" w:pos="1276"/>
                <w:tab w:val="left" w:pos="2127"/>
              </w:tabs>
              <w:spacing w:before="100"/>
              <w:jc w:val="center"/>
              <w:rPr>
                <w:ins w:id="8662" w:author="Dr Mamadou SANOGO" w:date="2023-10-26T15:54:00Z"/>
                <w:del w:id="8663" w:author="Cauris Cosmetics" w:date="2023-10-27T17:58:00Z"/>
                <w:rFonts w:asciiTheme="minorHAnsi" w:hAnsiTheme="minorHAnsi"/>
                <w:bCs/>
                <w:color w:val="000000" w:themeColor="text1"/>
                <w:szCs w:val="18"/>
              </w:rPr>
            </w:pPr>
          </w:p>
        </w:tc>
        <w:tc>
          <w:tcPr>
            <w:tcW w:w="633" w:type="pct"/>
            <w:vMerge/>
            <w:tcBorders>
              <w:left w:val="single" w:sz="4" w:space="0" w:color="auto"/>
              <w:right w:val="single" w:sz="4" w:space="0" w:color="auto"/>
            </w:tcBorders>
            <w:vAlign w:val="center"/>
          </w:tcPr>
          <w:p w14:paraId="64C32452" w14:textId="2BAE2A3E" w:rsidR="00561D9D" w:rsidRPr="00325280" w:rsidDel="00FA173A" w:rsidRDefault="00561D9D" w:rsidP="00D27EF1">
            <w:pPr>
              <w:tabs>
                <w:tab w:val="left" w:pos="567"/>
                <w:tab w:val="left" w:pos="1276"/>
                <w:tab w:val="left" w:pos="2127"/>
              </w:tabs>
              <w:spacing w:before="100"/>
              <w:jc w:val="center"/>
              <w:rPr>
                <w:ins w:id="8664" w:author="Dr Mamadou SANOGO" w:date="2023-10-26T15:54:00Z"/>
                <w:del w:id="8665"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2D554F9B" w14:textId="53975A00" w:rsidR="00561D9D" w:rsidRPr="00325280" w:rsidDel="00FA173A" w:rsidRDefault="00561D9D" w:rsidP="00D27EF1">
            <w:pPr>
              <w:tabs>
                <w:tab w:val="left" w:pos="567"/>
                <w:tab w:val="left" w:pos="1276"/>
                <w:tab w:val="left" w:pos="2127"/>
              </w:tabs>
              <w:spacing w:before="100"/>
              <w:rPr>
                <w:ins w:id="8666" w:author="Dr Mamadou SANOGO" w:date="2023-10-26T15:54:00Z"/>
                <w:del w:id="8667"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3CDBC3C7" w14:textId="706484CB" w:rsidR="00561D9D" w:rsidRPr="00325280" w:rsidDel="00FA173A" w:rsidRDefault="00561D9D" w:rsidP="00D27EF1">
            <w:pPr>
              <w:tabs>
                <w:tab w:val="left" w:pos="567"/>
                <w:tab w:val="left" w:pos="1276"/>
                <w:tab w:val="left" w:pos="2127"/>
              </w:tabs>
              <w:spacing w:before="100"/>
              <w:rPr>
                <w:ins w:id="8668" w:author="Dr Mamadou SANOGO" w:date="2023-10-26T15:54:00Z"/>
                <w:del w:id="8669" w:author="Cauris Cosmetics" w:date="2023-10-27T17:58:00Z"/>
                <w:rFonts w:asciiTheme="minorHAnsi" w:hAnsiTheme="minorHAnsi"/>
                <w:bCs/>
                <w:i/>
                <w:color w:val="000000" w:themeColor="text1"/>
                <w:sz w:val="16"/>
                <w:szCs w:val="16"/>
              </w:rPr>
            </w:pPr>
          </w:p>
        </w:tc>
      </w:tr>
      <w:tr w:rsidR="00561D9D" w:rsidDel="00FA173A" w14:paraId="755A6625" w14:textId="3CA718D5" w:rsidTr="00D27EF1">
        <w:trPr>
          <w:cantSplit/>
          <w:trHeight w:val="204"/>
          <w:jc w:val="center"/>
          <w:ins w:id="8670" w:author="Dr Mamadou SANOGO" w:date="2023-10-26T15:54:00Z"/>
          <w:del w:id="8671" w:author="Cauris Cosmetics" w:date="2023-10-27T17:58:00Z"/>
        </w:trPr>
        <w:tc>
          <w:tcPr>
            <w:tcW w:w="948" w:type="pct"/>
            <w:vMerge/>
            <w:tcBorders>
              <w:left w:val="single" w:sz="4" w:space="0" w:color="auto"/>
              <w:right w:val="single" w:sz="4" w:space="0" w:color="auto"/>
            </w:tcBorders>
            <w:vAlign w:val="center"/>
          </w:tcPr>
          <w:p w14:paraId="51645AA1" w14:textId="5A9231F5" w:rsidR="00561D9D" w:rsidRPr="00A425BB" w:rsidDel="00FA173A" w:rsidRDefault="00561D9D" w:rsidP="00D27EF1">
            <w:pPr>
              <w:rPr>
                <w:ins w:id="8672" w:author="Dr Mamadou SANOGO" w:date="2023-10-26T15:54:00Z"/>
                <w:del w:id="8673"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1F5B639" w14:textId="35937BBE" w:rsidR="00561D9D" w:rsidRPr="00325280" w:rsidDel="00FA173A" w:rsidRDefault="00561D9D" w:rsidP="00D27EF1">
            <w:pPr>
              <w:jc w:val="center"/>
              <w:rPr>
                <w:ins w:id="8674" w:author="Dr Mamadou SANOGO" w:date="2023-10-26T15:54:00Z"/>
                <w:del w:id="8675"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1A5C531E" w14:textId="75FEE589" w:rsidR="00561D9D" w:rsidRPr="00325280" w:rsidDel="00FA173A" w:rsidRDefault="00561D9D" w:rsidP="00D27EF1">
            <w:pPr>
              <w:tabs>
                <w:tab w:val="left" w:pos="567"/>
                <w:tab w:val="left" w:pos="1276"/>
                <w:tab w:val="left" w:pos="2127"/>
              </w:tabs>
              <w:spacing w:before="100"/>
              <w:rPr>
                <w:ins w:id="8676" w:author="Dr Mamadou SANOGO" w:date="2023-10-26T15:54:00Z"/>
                <w:del w:id="8677"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right w:val="single" w:sz="4" w:space="0" w:color="auto"/>
            </w:tcBorders>
          </w:tcPr>
          <w:p w14:paraId="62ED7865" w14:textId="2057D1BA" w:rsidR="00561D9D" w:rsidRPr="00F238D2" w:rsidDel="00FA173A" w:rsidRDefault="00561D9D" w:rsidP="00D27EF1">
            <w:pPr>
              <w:tabs>
                <w:tab w:val="left" w:pos="567"/>
                <w:tab w:val="left" w:pos="1276"/>
                <w:tab w:val="left" w:pos="2127"/>
              </w:tabs>
              <w:spacing w:before="100"/>
              <w:rPr>
                <w:ins w:id="8678" w:author="Dr Mamadou SANOGO" w:date="2023-10-26T15:54:00Z"/>
                <w:del w:id="8679" w:author="Cauris Cosmetics" w:date="2023-10-27T17:58:00Z"/>
                <w:rFonts w:asciiTheme="minorHAnsi" w:hAnsiTheme="minorHAnsi"/>
                <w:bCs/>
                <w:color w:val="000000" w:themeColor="text1"/>
                <w:szCs w:val="18"/>
              </w:rPr>
            </w:pPr>
            <w:ins w:id="8680" w:author="Dr Mamadou SANOGO" w:date="2023-10-26T15:54:00Z">
              <w:del w:id="8681" w:author="Cauris Cosmetics" w:date="2023-10-27T17:58:00Z">
                <w:r w:rsidRPr="00F238D2" w:rsidDel="00FA173A">
                  <w:rPr>
                    <w:rFonts w:asciiTheme="minorHAnsi" w:hAnsiTheme="minorHAnsi"/>
                    <w:bCs/>
                    <w:color w:val="000000" w:themeColor="text1"/>
                    <w:szCs w:val="18"/>
                  </w:rPr>
                  <w:delText xml:space="preserve">Prise en charge  des IST/VIH/SIDA </w:delText>
                </w:r>
              </w:del>
            </w:ins>
          </w:p>
        </w:tc>
        <w:tc>
          <w:tcPr>
            <w:tcW w:w="316" w:type="pct"/>
            <w:tcBorders>
              <w:top w:val="single" w:sz="4" w:space="0" w:color="auto"/>
              <w:left w:val="single" w:sz="4" w:space="0" w:color="auto"/>
              <w:right w:val="single" w:sz="4" w:space="0" w:color="auto"/>
            </w:tcBorders>
            <w:vAlign w:val="center"/>
          </w:tcPr>
          <w:p w14:paraId="4B309401" w14:textId="27E6BDA5" w:rsidR="00561D9D" w:rsidDel="00FA173A" w:rsidRDefault="00561D9D" w:rsidP="00D27EF1">
            <w:pPr>
              <w:tabs>
                <w:tab w:val="left" w:pos="567"/>
                <w:tab w:val="left" w:pos="1276"/>
                <w:tab w:val="left" w:pos="2127"/>
              </w:tabs>
              <w:spacing w:before="100"/>
              <w:jc w:val="center"/>
              <w:rPr>
                <w:ins w:id="8682" w:author="Dr Mamadou SANOGO" w:date="2023-10-26T15:54:00Z"/>
                <w:del w:id="8683" w:author="Cauris Cosmetics" w:date="2023-10-27T17:58:00Z"/>
                <w:rFonts w:asciiTheme="minorHAnsi" w:hAnsiTheme="minorHAnsi"/>
                <w:bCs/>
                <w:color w:val="000000" w:themeColor="text1"/>
                <w:szCs w:val="18"/>
              </w:rPr>
            </w:pPr>
            <w:ins w:id="8684" w:author="Dr Mamadou SANOGO" w:date="2023-10-26T15:54:00Z">
              <w:del w:id="8685"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21AAD7FC" w14:textId="5A062FF7" w:rsidR="00561D9D" w:rsidRPr="00325280" w:rsidDel="00FA173A" w:rsidRDefault="00561D9D" w:rsidP="00D27EF1">
            <w:pPr>
              <w:tabs>
                <w:tab w:val="left" w:pos="567"/>
                <w:tab w:val="left" w:pos="1276"/>
                <w:tab w:val="left" w:pos="2127"/>
              </w:tabs>
              <w:spacing w:before="100"/>
              <w:jc w:val="center"/>
              <w:rPr>
                <w:ins w:id="8686" w:author="Dr Mamadou SANOGO" w:date="2023-10-26T15:54:00Z"/>
                <w:del w:id="8687"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tcPr>
          <w:p w14:paraId="322CAE6C" w14:textId="3A6B0C72" w:rsidR="00561D9D" w:rsidRPr="00325280" w:rsidDel="00FA173A" w:rsidRDefault="00561D9D" w:rsidP="00D27EF1">
            <w:pPr>
              <w:tabs>
                <w:tab w:val="left" w:pos="567"/>
                <w:tab w:val="left" w:pos="1276"/>
                <w:tab w:val="left" w:pos="2127"/>
              </w:tabs>
              <w:spacing w:before="100"/>
              <w:rPr>
                <w:ins w:id="8688" w:author="Dr Mamadou SANOGO" w:date="2023-10-26T15:54:00Z"/>
                <w:del w:id="8689"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tcPr>
          <w:p w14:paraId="772C30D5" w14:textId="37C9329A" w:rsidR="00561D9D" w:rsidRPr="00325280" w:rsidDel="00FA173A" w:rsidRDefault="00561D9D" w:rsidP="00D27EF1">
            <w:pPr>
              <w:tabs>
                <w:tab w:val="left" w:pos="567"/>
                <w:tab w:val="left" w:pos="1276"/>
                <w:tab w:val="left" w:pos="2127"/>
              </w:tabs>
              <w:spacing w:before="100"/>
              <w:rPr>
                <w:ins w:id="8690" w:author="Dr Mamadou SANOGO" w:date="2023-10-26T15:54:00Z"/>
                <w:del w:id="8691" w:author="Cauris Cosmetics" w:date="2023-10-27T17:58:00Z"/>
                <w:rFonts w:asciiTheme="minorHAnsi" w:hAnsiTheme="minorHAnsi"/>
                <w:bCs/>
                <w:i/>
                <w:color w:val="000000" w:themeColor="text1"/>
                <w:sz w:val="16"/>
                <w:szCs w:val="16"/>
              </w:rPr>
            </w:pPr>
          </w:p>
        </w:tc>
      </w:tr>
      <w:tr w:rsidR="00561D9D" w:rsidDel="00FA173A" w14:paraId="64825150" w14:textId="2D233D93" w:rsidTr="00D27EF1">
        <w:trPr>
          <w:cantSplit/>
          <w:trHeight w:val="1665"/>
          <w:jc w:val="center"/>
          <w:ins w:id="8692" w:author="Dr Mamadou SANOGO" w:date="2023-10-26T15:54:00Z"/>
          <w:del w:id="8693"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280D8291" w14:textId="0566692A" w:rsidR="00561D9D" w:rsidDel="00FA173A" w:rsidRDefault="00561D9D" w:rsidP="00D27EF1">
            <w:pPr>
              <w:rPr>
                <w:ins w:id="8694" w:author="Dr Mamadou SANOGO" w:date="2023-10-26T15:54:00Z"/>
                <w:del w:id="8695" w:author="Cauris Cosmetics" w:date="2023-10-27T17:58:00Z"/>
                <w:rFonts w:asciiTheme="minorHAnsi" w:hAnsiTheme="minorHAnsi"/>
                <w:b/>
                <w:color w:val="000000" w:themeColor="text1"/>
              </w:rPr>
            </w:pPr>
            <w:ins w:id="8696" w:author="Dr Mamadou SANOGO" w:date="2023-10-26T15:54:00Z">
              <w:del w:id="8697" w:author="Cauris Cosmetics" w:date="2023-10-27T17:58:00Z">
                <w:r w:rsidDel="00FA173A">
                  <w:rPr>
                    <w:rFonts w:asciiTheme="minorHAnsi" w:hAnsiTheme="minorHAnsi"/>
                    <w:b/>
                    <w:color w:val="000000" w:themeColor="text1"/>
                  </w:rPr>
                  <w:delText>MGO235</w:delText>
                </w:r>
              </w:del>
            </w:ins>
          </w:p>
          <w:p w14:paraId="2956C886" w14:textId="71BF3FD4" w:rsidR="00561D9D" w:rsidRPr="00A425BB" w:rsidDel="00FA173A" w:rsidRDefault="00561D9D" w:rsidP="00D27EF1">
            <w:pPr>
              <w:rPr>
                <w:ins w:id="8698" w:author="Dr Mamadou SANOGO" w:date="2023-10-26T15:54:00Z"/>
                <w:del w:id="8699" w:author="Cauris Cosmetics" w:date="2023-10-27T17:58:00Z"/>
                <w:rFonts w:asciiTheme="minorHAnsi" w:hAnsiTheme="minorHAnsi"/>
                <w:b/>
                <w:color w:val="000000" w:themeColor="text1"/>
              </w:rPr>
            </w:pPr>
            <w:ins w:id="8700" w:author="Dr Mamadou SANOGO" w:date="2023-10-26T15:54:00Z">
              <w:del w:id="8701" w:author="Cauris Cosmetics" w:date="2023-10-27T17:58:00Z">
                <w:r w:rsidRPr="00270DE4" w:rsidDel="00FA173A">
                  <w:rPr>
                    <w:rFonts w:asciiTheme="minorHAnsi" w:hAnsiTheme="minorHAnsi"/>
                    <w:b/>
                    <w:color w:val="000000" w:themeColor="text1"/>
                  </w:rPr>
                  <w:delText xml:space="preserve">Santé reproductive des adolescents et des jeunes </w:delText>
                </w:r>
              </w:del>
            </w:ins>
          </w:p>
        </w:tc>
        <w:tc>
          <w:tcPr>
            <w:tcW w:w="316" w:type="pct"/>
            <w:vMerge w:val="restart"/>
            <w:tcBorders>
              <w:top w:val="single" w:sz="4" w:space="0" w:color="auto"/>
              <w:left w:val="single" w:sz="4" w:space="0" w:color="auto"/>
              <w:right w:val="single" w:sz="4" w:space="0" w:color="auto"/>
            </w:tcBorders>
            <w:vAlign w:val="center"/>
          </w:tcPr>
          <w:p w14:paraId="015779FA" w14:textId="21537D51" w:rsidR="00561D9D" w:rsidRPr="00325280" w:rsidDel="00FA173A" w:rsidRDefault="00561D9D" w:rsidP="00D27EF1">
            <w:pPr>
              <w:jc w:val="center"/>
              <w:rPr>
                <w:ins w:id="8702" w:author="Dr Mamadou SANOGO" w:date="2023-10-26T15:54:00Z"/>
                <w:del w:id="8703" w:author="Cauris Cosmetics" w:date="2023-10-27T17:58:00Z"/>
                <w:rFonts w:asciiTheme="minorHAnsi" w:hAnsiTheme="minorHAnsi"/>
                <w:b/>
                <w:color w:val="000000" w:themeColor="text1"/>
              </w:rPr>
            </w:pPr>
            <w:ins w:id="8704" w:author="Dr Mamadou SANOGO" w:date="2023-10-26T15:54:00Z">
              <w:del w:id="8705" w:author="Cauris Cosmetics" w:date="2023-10-27T17:58:00Z">
                <w:r w:rsidDel="00FA173A">
                  <w:rPr>
                    <w:rFonts w:asciiTheme="minorHAnsi" w:hAnsiTheme="minorHAnsi"/>
                    <w:b/>
                    <w:color w:val="000000" w:themeColor="text1"/>
                  </w:rPr>
                  <w:delText>4</w:delText>
                </w:r>
              </w:del>
            </w:ins>
          </w:p>
        </w:tc>
        <w:tc>
          <w:tcPr>
            <w:tcW w:w="887" w:type="pct"/>
            <w:vMerge w:val="restart"/>
            <w:tcBorders>
              <w:top w:val="single" w:sz="4" w:space="0" w:color="auto"/>
              <w:left w:val="single" w:sz="4" w:space="0" w:color="auto"/>
              <w:right w:val="single" w:sz="4" w:space="0" w:color="auto"/>
            </w:tcBorders>
            <w:vAlign w:val="center"/>
          </w:tcPr>
          <w:p w14:paraId="13EF0F44" w14:textId="36D48FCD" w:rsidR="00561D9D" w:rsidRPr="00DD64CE" w:rsidDel="00FA173A" w:rsidRDefault="00561D9D" w:rsidP="00D27EF1">
            <w:pPr>
              <w:tabs>
                <w:tab w:val="left" w:pos="567"/>
                <w:tab w:val="left" w:pos="1276"/>
                <w:tab w:val="left" w:pos="2127"/>
              </w:tabs>
              <w:spacing w:before="100"/>
              <w:rPr>
                <w:ins w:id="8706" w:author="Dr Mamadou SANOGO" w:date="2023-10-26T15:54:00Z"/>
                <w:del w:id="8707" w:author="Cauris Cosmetics" w:date="2023-10-27T17:58:00Z"/>
                <w:rFonts w:asciiTheme="minorHAnsi" w:hAnsiTheme="minorHAnsi"/>
                <w:bCs/>
                <w:color w:val="000000" w:themeColor="text1"/>
                <w:sz w:val="18"/>
                <w:szCs w:val="18"/>
              </w:rPr>
            </w:pPr>
            <w:ins w:id="8708" w:author="Dr Mamadou SANOGO" w:date="2023-10-26T15:54:00Z">
              <w:del w:id="8709" w:author="Cauris Cosmetics" w:date="2023-10-27T17:58:00Z">
                <w:r w:rsidRPr="00DD64CE" w:rsidDel="00FA173A">
                  <w:rPr>
                    <w:rFonts w:asciiTheme="minorHAnsi" w:hAnsiTheme="minorHAnsi"/>
                    <w:bCs/>
                    <w:color w:val="000000" w:themeColor="text1"/>
                    <w:sz w:val="18"/>
                    <w:szCs w:val="18"/>
                  </w:rPr>
                  <w:delText>Identifier les besoins de l’individu, du couple, de la famille et de la communauté en matière de santé reproductive</w:delText>
                </w:r>
              </w:del>
            </w:ins>
          </w:p>
          <w:p w14:paraId="552953F5" w14:textId="045A0FB2" w:rsidR="00561D9D" w:rsidRPr="00DD64CE" w:rsidDel="00FA173A" w:rsidRDefault="00561D9D" w:rsidP="00D27EF1">
            <w:pPr>
              <w:tabs>
                <w:tab w:val="left" w:pos="567"/>
                <w:tab w:val="left" w:pos="1276"/>
                <w:tab w:val="left" w:pos="2127"/>
              </w:tabs>
              <w:spacing w:before="100"/>
              <w:rPr>
                <w:ins w:id="8710" w:author="Dr Mamadou SANOGO" w:date="2023-10-26T15:54:00Z"/>
                <w:del w:id="8711" w:author="Cauris Cosmetics" w:date="2023-10-27T17:58:00Z"/>
                <w:rFonts w:asciiTheme="minorHAnsi" w:hAnsiTheme="minorHAnsi"/>
                <w:bCs/>
                <w:color w:val="000000" w:themeColor="text1"/>
                <w:sz w:val="18"/>
                <w:szCs w:val="18"/>
              </w:rPr>
            </w:pPr>
            <w:ins w:id="8712" w:author="Dr Mamadou SANOGO" w:date="2023-10-26T15:54:00Z">
              <w:del w:id="8713" w:author="Cauris Cosmetics" w:date="2023-10-27T17:58:00Z">
                <w:r w:rsidRPr="00DD64CE" w:rsidDel="00FA173A">
                  <w:rPr>
                    <w:rFonts w:asciiTheme="minorHAnsi" w:hAnsiTheme="minorHAnsi"/>
                    <w:bCs/>
                    <w:color w:val="000000" w:themeColor="text1"/>
                    <w:sz w:val="18"/>
                    <w:szCs w:val="18"/>
                  </w:rPr>
                  <w:delText>Analyser les besoins en matière de</w:delText>
                </w:r>
                <w:r w:rsidDel="00FA173A">
                  <w:rPr>
                    <w:rFonts w:asciiTheme="minorHAnsi" w:hAnsiTheme="minorHAnsi"/>
                    <w:bCs/>
                    <w:color w:val="000000" w:themeColor="text1"/>
                    <w:sz w:val="18"/>
                    <w:szCs w:val="18"/>
                  </w:rPr>
                  <w:delText xml:space="preserve"> santé reproductive </w:delText>
                </w:r>
                <w:r w:rsidRPr="00DD64CE" w:rsidDel="00FA173A">
                  <w:rPr>
                    <w:rFonts w:asciiTheme="minorHAnsi" w:hAnsiTheme="minorHAnsi"/>
                    <w:bCs/>
                    <w:color w:val="000000" w:themeColor="text1"/>
                    <w:sz w:val="18"/>
                    <w:szCs w:val="18"/>
                  </w:rPr>
                  <w:delText xml:space="preserve">de l’individu, du couple, de la famille et de la communauté  </w:delText>
                </w:r>
              </w:del>
            </w:ins>
          </w:p>
          <w:p w14:paraId="2D86C272" w14:textId="6B3D68AB" w:rsidR="00561D9D" w:rsidRPr="00DD64CE" w:rsidDel="00FA173A" w:rsidRDefault="00561D9D" w:rsidP="00D27EF1">
            <w:pPr>
              <w:tabs>
                <w:tab w:val="left" w:pos="567"/>
                <w:tab w:val="left" w:pos="1276"/>
                <w:tab w:val="left" w:pos="2127"/>
              </w:tabs>
              <w:spacing w:before="100"/>
              <w:rPr>
                <w:ins w:id="8714" w:author="Dr Mamadou SANOGO" w:date="2023-10-26T15:54:00Z"/>
                <w:del w:id="8715" w:author="Cauris Cosmetics" w:date="2023-10-27T17:58:00Z"/>
                <w:rFonts w:asciiTheme="minorHAnsi" w:hAnsiTheme="minorHAnsi"/>
                <w:bCs/>
                <w:color w:val="000000" w:themeColor="text1"/>
                <w:sz w:val="18"/>
                <w:szCs w:val="18"/>
              </w:rPr>
            </w:pPr>
            <w:ins w:id="8716" w:author="Dr Mamadou SANOGO" w:date="2023-10-26T15:54:00Z">
              <w:del w:id="8717" w:author="Cauris Cosmetics" w:date="2023-10-27T17:58:00Z">
                <w:r w:rsidRPr="00DD64CE" w:rsidDel="00FA173A">
                  <w:rPr>
                    <w:rFonts w:asciiTheme="minorHAnsi" w:hAnsiTheme="minorHAnsi"/>
                    <w:bCs/>
                    <w:color w:val="000000" w:themeColor="text1"/>
                    <w:sz w:val="18"/>
                    <w:szCs w:val="18"/>
                  </w:rPr>
                  <w:delText>Planifier les interventions en matière de santé reproductive</w:delText>
                </w:r>
              </w:del>
            </w:ins>
          </w:p>
          <w:p w14:paraId="25DE68E1" w14:textId="51E08C5A" w:rsidR="00561D9D" w:rsidRPr="00DD64CE" w:rsidDel="00FA173A" w:rsidRDefault="00561D9D" w:rsidP="00D27EF1">
            <w:pPr>
              <w:tabs>
                <w:tab w:val="left" w:pos="567"/>
                <w:tab w:val="left" w:pos="1276"/>
                <w:tab w:val="left" w:pos="2127"/>
              </w:tabs>
              <w:spacing w:before="100"/>
              <w:rPr>
                <w:ins w:id="8718" w:author="Dr Mamadou SANOGO" w:date="2023-10-26T15:54:00Z"/>
                <w:del w:id="8719" w:author="Cauris Cosmetics" w:date="2023-10-27T17:58:00Z"/>
                <w:rFonts w:asciiTheme="minorHAnsi" w:hAnsiTheme="minorHAnsi"/>
                <w:bCs/>
                <w:color w:val="000000" w:themeColor="text1"/>
                <w:sz w:val="18"/>
                <w:szCs w:val="18"/>
              </w:rPr>
            </w:pPr>
            <w:ins w:id="8720" w:author="Dr Mamadou SANOGO" w:date="2023-10-26T15:54:00Z">
              <w:del w:id="8721" w:author="Cauris Cosmetics" w:date="2023-10-27T17:58:00Z">
                <w:r w:rsidRPr="00DD64CE" w:rsidDel="00FA173A">
                  <w:rPr>
                    <w:rFonts w:asciiTheme="minorHAnsi" w:hAnsiTheme="minorHAnsi"/>
                    <w:bCs/>
                    <w:color w:val="000000" w:themeColor="text1"/>
                    <w:sz w:val="18"/>
                    <w:szCs w:val="18"/>
                  </w:rPr>
                  <w:delText>Mettre en œuvre les interventions en matière de santé reproductive</w:delText>
                </w:r>
              </w:del>
            </w:ins>
          </w:p>
          <w:p w14:paraId="606A54EE" w14:textId="77B73FEF" w:rsidR="00561D9D" w:rsidRPr="00325280" w:rsidDel="00FA173A" w:rsidRDefault="00561D9D" w:rsidP="00D27EF1">
            <w:pPr>
              <w:tabs>
                <w:tab w:val="left" w:pos="567"/>
                <w:tab w:val="left" w:pos="1276"/>
                <w:tab w:val="left" w:pos="2127"/>
              </w:tabs>
              <w:spacing w:before="100"/>
              <w:rPr>
                <w:ins w:id="8722" w:author="Dr Mamadou SANOGO" w:date="2023-10-26T15:54:00Z"/>
                <w:del w:id="8723" w:author="Cauris Cosmetics" w:date="2023-10-27T17:58:00Z"/>
                <w:rFonts w:asciiTheme="minorHAnsi" w:hAnsiTheme="minorHAnsi"/>
                <w:bCs/>
                <w:color w:val="000000" w:themeColor="text1"/>
                <w:sz w:val="18"/>
                <w:szCs w:val="18"/>
              </w:rPr>
            </w:pPr>
            <w:ins w:id="8724" w:author="Dr Mamadou SANOGO" w:date="2023-10-26T15:54:00Z">
              <w:del w:id="8725" w:author="Cauris Cosmetics" w:date="2023-10-27T17:58:00Z">
                <w:r w:rsidRPr="00DD64CE" w:rsidDel="00FA173A">
                  <w:rPr>
                    <w:rFonts w:asciiTheme="minorHAnsi" w:hAnsiTheme="minorHAnsi"/>
                    <w:bCs/>
                    <w:color w:val="000000" w:themeColor="text1"/>
                    <w:sz w:val="18"/>
                    <w:szCs w:val="18"/>
                  </w:rPr>
                  <w:delText>Assurer le suivi et l’évaluation des interventions e</w:delText>
                </w:r>
                <w:r w:rsidDel="00FA173A">
                  <w:rPr>
                    <w:rFonts w:asciiTheme="minorHAnsi" w:hAnsiTheme="minorHAnsi"/>
                    <w:bCs/>
                    <w:color w:val="000000" w:themeColor="text1"/>
                    <w:sz w:val="18"/>
                    <w:szCs w:val="18"/>
                  </w:rPr>
                  <w:delText>n matière de santé reproductive</w:delText>
                </w:r>
              </w:del>
            </w:ins>
          </w:p>
        </w:tc>
        <w:tc>
          <w:tcPr>
            <w:tcW w:w="823" w:type="pct"/>
            <w:tcBorders>
              <w:top w:val="single" w:sz="4" w:space="0" w:color="auto"/>
              <w:left w:val="single" w:sz="4" w:space="0" w:color="auto"/>
              <w:right w:val="single" w:sz="4" w:space="0" w:color="auto"/>
            </w:tcBorders>
            <w:vAlign w:val="center"/>
            <w:hideMark/>
          </w:tcPr>
          <w:p w14:paraId="6A491C74" w14:textId="141CDE9F" w:rsidR="00561D9D" w:rsidRPr="00645D0C" w:rsidDel="00FA173A" w:rsidRDefault="00561D9D" w:rsidP="00D27EF1">
            <w:pPr>
              <w:tabs>
                <w:tab w:val="left" w:pos="567"/>
                <w:tab w:val="left" w:pos="1276"/>
                <w:tab w:val="left" w:pos="2127"/>
              </w:tabs>
              <w:spacing w:before="100"/>
              <w:rPr>
                <w:ins w:id="8726" w:author="Dr Mamadou SANOGO" w:date="2023-10-26T15:54:00Z"/>
                <w:del w:id="8727" w:author="Cauris Cosmetics" w:date="2023-10-27T17:58:00Z"/>
                <w:rFonts w:asciiTheme="minorHAnsi" w:hAnsiTheme="minorHAnsi"/>
                <w:bCs/>
                <w:color w:val="000000" w:themeColor="text1"/>
                <w:szCs w:val="18"/>
              </w:rPr>
            </w:pPr>
            <w:ins w:id="8728" w:author="Dr Mamadou SANOGO" w:date="2023-10-26T15:54:00Z">
              <w:del w:id="8729" w:author="Cauris Cosmetics" w:date="2023-10-27T17:58:00Z">
                <w:r w:rsidRPr="00645D0C" w:rsidDel="00FA173A">
                  <w:rPr>
                    <w:rFonts w:asciiTheme="minorHAnsi" w:hAnsiTheme="minorHAnsi"/>
                    <w:bCs/>
                    <w:color w:val="000000" w:themeColor="text1"/>
                    <w:szCs w:val="18"/>
                  </w:rPr>
                  <w:delText xml:space="preserve">Besoins spécifiques des adolescents </w:delText>
                </w:r>
                <w:r w:rsidDel="00FA173A">
                  <w:rPr>
                    <w:rFonts w:asciiTheme="minorHAnsi" w:hAnsiTheme="minorHAnsi"/>
                    <w:bCs/>
                    <w:color w:val="000000" w:themeColor="text1"/>
                    <w:szCs w:val="18"/>
                  </w:rPr>
                  <w:delText xml:space="preserve">et des jeunes en matière de SR </w:delText>
                </w:r>
              </w:del>
            </w:ins>
          </w:p>
        </w:tc>
        <w:tc>
          <w:tcPr>
            <w:tcW w:w="316" w:type="pct"/>
            <w:tcBorders>
              <w:top w:val="single" w:sz="4" w:space="0" w:color="auto"/>
              <w:left w:val="single" w:sz="4" w:space="0" w:color="auto"/>
              <w:right w:val="single" w:sz="4" w:space="0" w:color="auto"/>
            </w:tcBorders>
            <w:vAlign w:val="center"/>
            <w:hideMark/>
          </w:tcPr>
          <w:p w14:paraId="11D580DC" w14:textId="1EF29A79" w:rsidR="00561D9D" w:rsidRPr="00325280" w:rsidDel="00FA173A" w:rsidRDefault="00561D9D" w:rsidP="00D27EF1">
            <w:pPr>
              <w:tabs>
                <w:tab w:val="left" w:pos="567"/>
                <w:tab w:val="left" w:pos="1276"/>
                <w:tab w:val="left" w:pos="2127"/>
              </w:tabs>
              <w:spacing w:before="100"/>
              <w:jc w:val="center"/>
              <w:rPr>
                <w:ins w:id="8730" w:author="Dr Mamadou SANOGO" w:date="2023-10-26T15:54:00Z"/>
                <w:del w:id="8731" w:author="Cauris Cosmetics" w:date="2023-10-27T17:58:00Z"/>
                <w:rFonts w:asciiTheme="minorHAnsi" w:hAnsiTheme="minorHAnsi"/>
                <w:bCs/>
                <w:color w:val="000000" w:themeColor="text1"/>
                <w:szCs w:val="18"/>
              </w:rPr>
            </w:pPr>
            <w:ins w:id="8732" w:author="Dr Mamadou SANOGO" w:date="2023-10-26T15:54:00Z">
              <w:del w:id="8733" w:author="Cauris Cosmetics" w:date="2023-10-27T17:58:00Z">
                <w:r w:rsidRPr="00325280" w:rsidDel="00FA173A">
                  <w:rPr>
                    <w:rFonts w:asciiTheme="minorHAnsi" w:hAnsiTheme="minorHAnsi"/>
                    <w:bCs/>
                    <w:color w:val="000000" w:themeColor="text1"/>
                    <w:szCs w:val="18"/>
                  </w:rPr>
                  <w:delText>2</w:delText>
                </w:r>
              </w:del>
            </w:ins>
          </w:p>
          <w:p w14:paraId="46BD2EEB" w14:textId="5C1CE09B" w:rsidR="00561D9D" w:rsidRPr="00325280" w:rsidDel="00FA173A" w:rsidRDefault="00561D9D" w:rsidP="00D27EF1">
            <w:pPr>
              <w:tabs>
                <w:tab w:val="left" w:pos="567"/>
                <w:tab w:val="left" w:pos="1276"/>
                <w:tab w:val="left" w:pos="2127"/>
              </w:tabs>
              <w:spacing w:before="100"/>
              <w:jc w:val="center"/>
              <w:rPr>
                <w:ins w:id="8734" w:author="Dr Mamadou SANOGO" w:date="2023-10-26T15:54:00Z"/>
                <w:del w:id="8735" w:author="Cauris Cosmetics" w:date="2023-10-27T17:58:00Z"/>
                <w:rFonts w:asciiTheme="minorHAnsi" w:hAnsiTheme="minorHAnsi"/>
                <w:bCs/>
                <w:color w:val="000000" w:themeColor="text1"/>
                <w:szCs w:val="18"/>
              </w:rPr>
            </w:pPr>
          </w:p>
        </w:tc>
        <w:tc>
          <w:tcPr>
            <w:tcW w:w="633" w:type="pct"/>
            <w:vMerge w:val="restart"/>
            <w:tcBorders>
              <w:top w:val="single" w:sz="4" w:space="0" w:color="auto"/>
              <w:left w:val="single" w:sz="4" w:space="0" w:color="auto"/>
              <w:right w:val="single" w:sz="4" w:space="0" w:color="auto"/>
            </w:tcBorders>
            <w:vAlign w:val="center"/>
          </w:tcPr>
          <w:p w14:paraId="62BDD3A5" w14:textId="2893E5FC" w:rsidR="00561D9D" w:rsidRPr="00325280" w:rsidDel="00FA173A" w:rsidRDefault="00561D9D" w:rsidP="00D27EF1">
            <w:pPr>
              <w:tabs>
                <w:tab w:val="left" w:pos="567"/>
                <w:tab w:val="left" w:pos="1276"/>
                <w:tab w:val="left" w:pos="2127"/>
              </w:tabs>
              <w:spacing w:before="100"/>
              <w:jc w:val="center"/>
              <w:rPr>
                <w:ins w:id="8736" w:author="Dr Mamadou SANOGO" w:date="2023-10-26T15:54:00Z"/>
                <w:del w:id="8737" w:author="Cauris Cosmetics" w:date="2023-10-27T17:58:00Z"/>
                <w:rFonts w:asciiTheme="minorHAnsi" w:hAnsiTheme="minorHAnsi"/>
                <w:bCs/>
                <w:color w:val="000000" w:themeColor="text1"/>
                <w:szCs w:val="18"/>
              </w:rPr>
            </w:pPr>
            <w:ins w:id="8738" w:author="Dr Mamadou SANOGO" w:date="2023-10-26T15:54:00Z">
              <w:del w:id="8739" w:author="Cauris Cosmetics" w:date="2023-10-27T17:58:00Z">
                <w:r w:rsidDel="00FA173A">
                  <w:rPr>
                    <w:rFonts w:asciiTheme="minorHAnsi" w:hAnsiTheme="minorHAnsi"/>
                    <w:bCs/>
                    <w:color w:val="000000" w:themeColor="text1"/>
                    <w:szCs w:val="18"/>
                  </w:rPr>
                  <w:delText>10/5</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0</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/45</w:delText>
                </w:r>
              </w:del>
            </w:ins>
          </w:p>
        </w:tc>
        <w:tc>
          <w:tcPr>
            <w:tcW w:w="444" w:type="pct"/>
            <w:vMerge w:val="restart"/>
            <w:tcBorders>
              <w:top w:val="single" w:sz="4" w:space="0" w:color="auto"/>
              <w:left w:val="single" w:sz="4" w:space="0" w:color="auto"/>
              <w:right w:val="single" w:sz="4" w:space="0" w:color="auto"/>
            </w:tcBorders>
            <w:vAlign w:val="center"/>
            <w:hideMark/>
          </w:tcPr>
          <w:p w14:paraId="276D5ED3" w14:textId="6DF6ADFE" w:rsidR="00561D9D" w:rsidDel="00FA173A" w:rsidRDefault="00561D9D" w:rsidP="00D27EF1">
            <w:pPr>
              <w:rPr>
                <w:ins w:id="8740" w:author="Dr Mamadou SANOGO" w:date="2023-10-26T15:54:00Z"/>
                <w:del w:id="8741" w:author="Cauris Cosmetics" w:date="2023-10-27T17:58:00Z"/>
              </w:rPr>
            </w:pPr>
            <w:ins w:id="8742" w:author="Dr Mamadou SANOGO" w:date="2023-10-26T15:54:00Z">
              <w:del w:id="8743" w:author="Cauris Cosmetics" w:date="2023-10-27T17:58:00Z">
                <w:r w:rsidRPr="003F087C"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urs magistral, travaux dirigés</w:delText>
                </w:r>
                <w:r w:rsidRPr="003F087C" w:rsidDel="00FA173A">
                  <w:rPr>
                    <w:rFonts w:asciiTheme="minorHAnsi" w:hAnsiTheme="minorHAnsi"/>
                    <w:bCs/>
                    <w:i/>
                    <w:color w:val="000000" w:themeColor="text1"/>
                    <w:sz w:val="16"/>
                    <w:szCs w:val="16"/>
                  </w:rPr>
                  <w:delText>,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hideMark/>
          </w:tcPr>
          <w:p w14:paraId="29DB7E20" w14:textId="0331EB79" w:rsidR="00561D9D" w:rsidDel="00FA173A" w:rsidRDefault="00561D9D" w:rsidP="00D27EF1">
            <w:pPr>
              <w:rPr>
                <w:ins w:id="8744" w:author="Dr Mamadou SANOGO" w:date="2023-10-26T15:54:00Z"/>
                <w:del w:id="8745" w:author="Cauris Cosmetics" w:date="2023-10-27T17:58:00Z"/>
              </w:rPr>
            </w:pPr>
            <w:ins w:id="8746" w:author="Dr Mamadou SANOGO" w:date="2023-10-26T15:54:00Z">
              <w:del w:id="8747"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089F0412" w14:textId="658E4777" w:rsidTr="00D27EF1">
        <w:trPr>
          <w:cantSplit/>
          <w:trHeight w:val="1687"/>
          <w:jc w:val="center"/>
          <w:ins w:id="8748" w:author="Dr Mamadou SANOGO" w:date="2023-10-26T15:54:00Z"/>
          <w:del w:id="8749" w:author="Cauris Cosmetics" w:date="2023-10-27T17:58:00Z"/>
        </w:trPr>
        <w:tc>
          <w:tcPr>
            <w:tcW w:w="948" w:type="pct"/>
            <w:vMerge/>
            <w:tcBorders>
              <w:left w:val="single" w:sz="4" w:space="0" w:color="auto"/>
              <w:right w:val="single" w:sz="4" w:space="0" w:color="auto"/>
            </w:tcBorders>
            <w:vAlign w:val="center"/>
            <w:hideMark/>
          </w:tcPr>
          <w:p w14:paraId="76765309" w14:textId="3BFE0839" w:rsidR="00561D9D" w:rsidRPr="00A425BB" w:rsidDel="00FA173A" w:rsidRDefault="00561D9D" w:rsidP="00D27EF1">
            <w:pPr>
              <w:rPr>
                <w:ins w:id="8750" w:author="Dr Mamadou SANOGO" w:date="2023-10-26T15:54:00Z"/>
                <w:del w:id="8751"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345C6C78" w14:textId="1B8E38B1" w:rsidR="00561D9D" w:rsidRPr="00325280" w:rsidDel="00FA173A" w:rsidRDefault="00561D9D" w:rsidP="00D27EF1">
            <w:pPr>
              <w:jc w:val="center"/>
              <w:rPr>
                <w:ins w:id="8752" w:author="Dr Mamadou SANOGO" w:date="2023-10-26T15:54:00Z"/>
                <w:del w:id="8753"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hideMark/>
          </w:tcPr>
          <w:p w14:paraId="58B9F628" w14:textId="3A21AACE" w:rsidR="00561D9D" w:rsidRPr="00325280" w:rsidDel="00FA173A" w:rsidRDefault="00561D9D" w:rsidP="00D27EF1">
            <w:pPr>
              <w:tabs>
                <w:tab w:val="left" w:pos="567"/>
                <w:tab w:val="left" w:pos="1276"/>
                <w:tab w:val="left" w:pos="2127"/>
              </w:tabs>
              <w:spacing w:before="100"/>
              <w:rPr>
                <w:ins w:id="8754" w:author="Dr Mamadou SANOGO" w:date="2023-10-26T15:54:00Z"/>
                <w:del w:id="8755"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hideMark/>
          </w:tcPr>
          <w:p w14:paraId="71255011" w14:textId="4927149A" w:rsidR="00561D9D" w:rsidRPr="00645D0C" w:rsidDel="00FA173A" w:rsidRDefault="00561D9D" w:rsidP="00D27EF1">
            <w:pPr>
              <w:tabs>
                <w:tab w:val="left" w:pos="567"/>
                <w:tab w:val="left" w:pos="1276"/>
                <w:tab w:val="left" w:pos="2127"/>
              </w:tabs>
              <w:spacing w:before="100"/>
              <w:rPr>
                <w:ins w:id="8756" w:author="Dr Mamadou SANOGO" w:date="2023-10-26T15:54:00Z"/>
                <w:del w:id="8757" w:author="Cauris Cosmetics" w:date="2023-10-27T17:58:00Z"/>
                <w:rFonts w:asciiTheme="minorHAnsi" w:hAnsiTheme="minorHAnsi"/>
                <w:bCs/>
                <w:color w:val="000000" w:themeColor="text1"/>
                <w:szCs w:val="18"/>
              </w:rPr>
            </w:pPr>
            <w:ins w:id="8758" w:author="Dr Mamadou SANOGO" w:date="2023-10-26T15:54:00Z">
              <w:del w:id="8759" w:author="Cauris Cosmetics" w:date="2023-10-27T17:58:00Z">
                <w:r w:rsidRPr="00645D0C" w:rsidDel="00FA173A">
                  <w:rPr>
                    <w:rFonts w:asciiTheme="minorHAnsi" w:hAnsiTheme="minorHAnsi"/>
                    <w:bCs/>
                    <w:color w:val="000000" w:themeColor="text1"/>
                    <w:szCs w:val="18"/>
                  </w:rPr>
                  <w:delText>Prise en charge des IST/VIH/SIDA chez les adolescents et les jeunes</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3F7D9FD3" w14:textId="019C6069" w:rsidR="00561D9D" w:rsidRPr="00325280" w:rsidDel="00FA173A" w:rsidRDefault="00561D9D" w:rsidP="00D27EF1">
            <w:pPr>
              <w:tabs>
                <w:tab w:val="left" w:pos="567"/>
                <w:tab w:val="left" w:pos="1276"/>
                <w:tab w:val="left" w:pos="2127"/>
              </w:tabs>
              <w:jc w:val="center"/>
              <w:rPr>
                <w:ins w:id="8760" w:author="Dr Mamadou SANOGO" w:date="2023-10-26T15:54:00Z"/>
                <w:del w:id="8761" w:author="Cauris Cosmetics" w:date="2023-10-27T17:58:00Z"/>
                <w:rFonts w:asciiTheme="minorHAnsi" w:hAnsiTheme="minorHAnsi"/>
                <w:bCs/>
                <w:color w:val="000000" w:themeColor="text1"/>
                <w:szCs w:val="18"/>
              </w:rPr>
            </w:pPr>
            <w:ins w:id="8762" w:author="Dr Mamadou SANOGO" w:date="2023-10-26T15:54:00Z">
              <w:del w:id="8763"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hideMark/>
          </w:tcPr>
          <w:p w14:paraId="51694109" w14:textId="672B590F" w:rsidR="00561D9D" w:rsidRPr="00325280" w:rsidDel="00FA173A" w:rsidRDefault="00561D9D" w:rsidP="00D27EF1">
            <w:pPr>
              <w:tabs>
                <w:tab w:val="left" w:pos="567"/>
                <w:tab w:val="left" w:pos="1276"/>
                <w:tab w:val="left" w:pos="2127"/>
              </w:tabs>
              <w:spacing w:before="100"/>
              <w:jc w:val="center"/>
              <w:rPr>
                <w:ins w:id="8764" w:author="Dr Mamadou SANOGO" w:date="2023-10-26T15:54:00Z"/>
                <w:del w:id="8765" w:author="Cauris Cosmetics" w:date="2023-10-27T17:58:00Z"/>
                <w:rFonts w:asciiTheme="minorHAnsi" w:hAnsiTheme="minorHAnsi"/>
                <w:bCs/>
                <w:color w:val="000000" w:themeColor="text1"/>
                <w:szCs w:val="18"/>
              </w:rPr>
            </w:pPr>
          </w:p>
        </w:tc>
        <w:tc>
          <w:tcPr>
            <w:tcW w:w="444" w:type="pct"/>
            <w:vMerge/>
            <w:tcBorders>
              <w:left w:val="single" w:sz="4" w:space="0" w:color="auto"/>
              <w:right w:val="single" w:sz="4" w:space="0" w:color="auto"/>
            </w:tcBorders>
            <w:vAlign w:val="center"/>
            <w:hideMark/>
          </w:tcPr>
          <w:p w14:paraId="4DF0D8E0" w14:textId="05048825" w:rsidR="00561D9D" w:rsidRPr="00325280" w:rsidDel="00FA173A" w:rsidRDefault="00561D9D" w:rsidP="00D27EF1">
            <w:pPr>
              <w:tabs>
                <w:tab w:val="left" w:pos="567"/>
                <w:tab w:val="left" w:pos="1276"/>
                <w:tab w:val="left" w:pos="2127"/>
              </w:tabs>
              <w:spacing w:before="100"/>
              <w:rPr>
                <w:ins w:id="8766" w:author="Dr Mamadou SANOGO" w:date="2023-10-26T15:54:00Z"/>
                <w:del w:id="8767" w:author="Cauris Cosmetics" w:date="2023-10-27T17:58:00Z"/>
                <w:rFonts w:asciiTheme="minorHAnsi" w:hAnsiTheme="minorHAnsi"/>
                <w:bCs/>
                <w:i/>
                <w:color w:val="000000" w:themeColor="text1"/>
                <w:sz w:val="16"/>
                <w:szCs w:val="16"/>
              </w:rPr>
            </w:pPr>
          </w:p>
        </w:tc>
        <w:tc>
          <w:tcPr>
            <w:tcW w:w="633" w:type="pct"/>
            <w:vMerge/>
            <w:tcBorders>
              <w:left w:val="single" w:sz="4" w:space="0" w:color="auto"/>
              <w:right w:val="single" w:sz="4" w:space="0" w:color="auto"/>
            </w:tcBorders>
            <w:vAlign w:val="center"/>
            <w:hideMark/>
          </w:tcPr>
          <w:p w14:paraId="2BBCE4B7" w14:textId="19E79D67" w:rsidR="00561D9D" w:rsidRPr="00325280" w:rsidDel="00FA173A" w:rsidRDefault="00561D9D" w:rsidP="00D27EF1">
            <w:pPr>
              <w:tabs>
                <w:tab w:val="left" w:pos="567"/>
                <w:tab w:val="left" w:pos="1276"/>
                <w:tab w:val="left" w:pos="2127"/>
              </w:tabs>
              <w:spacing w:before="100"/>
              <w:rPr>
                <w:ins w:id="8768" w:author="Dr Mamadou SANOGO" w:date="2023-10-26T15:54:00Z"/>
                <w:del w:id="8769" w:author="Cauris Cosmetics" w:date="2023-10-27T17:58:00Z"/>
                <w:rFonts w:asciiTheme="minorHAnsi" w:hAnsiTheme="minorHAnsi"/>
                <w:bCs/>
                <w:i/>
                <w:color w:val="000000" w:themeColor="text1"/>
                <w:sz w:val="16"/>
                <w:szCs w:val="16"/>
              </w:rPr>
            </w:pPr>
          </w:p>
        </w:tc>
      </w:tr>
      <w:tr w:rsidR="00561D9D" w:rsidDel="00FA173A" w14:paraId="6274BC85" w14:textId="0D003972" w:rsidTr="00D27EF1">
        <w:trPr>
          <w:cantSplit/>
          <w:trHeight w:val="1555"/>
          <w:jc w:val="center"/>
          <w:ins w:id="8770" w:author="Dr Mamadou SANOGO" w:date="2023-10-26T15:54:00Z"/>
          <w:del w:id="8771" w:author="Cauris Cosmetics" w:date="2023-10-27T17:58:00Z"/>
        </w:trPr>
        <w:tc>
          <w:tcPr>
            <w:tcW w:w="948" w:type="pct"/>
            <w:vMerge/>
            <w:tcBorders>
              <w:left w:val="single" w:sz="4" w:space="0" w:color="auto"/>
              <w:bottom w:val="single" w:sz="4" w:space="0" w:color="auto"/>
              <w:right w:val="single" w:sz="4" w:space="0" w:color="auto"/>
            </w:tcBorders>
            <w:vAlign w:val="center"/>
          </w:tcPr>
          <w:p w14:paraId="576BD3DF" w14:textId="1E589246" w:rsidR="00561D9D" w:rsidRPr="00A425BB" w:rsidDel="00FA173A" w:rsidRDefault="00561D9D" w:rsidP="00D27EF1">
            <w:pPr>
              <w:rPr>
                <w:ins w:id="8772" w:author="Dr Mamadou SANOGO" w:date="2023-10-26T15:54:00Z"/>
                <w:del w:id="8773" w:author="Cauris Cosmetics" w:date="2023-10-27T17:58:00Z"/>
                <w:rFonts w:asciiTheme="minorHAnsi" w:hAnsiTheme="minorHAnsi"/>
                <w:b/>
                <w:color w:val="000000" w:themeColor="text1"/>
              </w:rPr>
            </w:pPr>
          </w:p>
        </w:tc>
        <w:tc>
          <w:tcPr>
            <w:tcW w:w="316" w:type="pct"/>
            <w:vMerge/>
            <w:tcBorders>
              <w:left w:val="single" w:sz="4" w:space="0" w:color="auto"/>
              <w:bottom w:val="single" w:sz="4" w:space="0" w:color="auto"/>
              <w:right w:val="single" w:sz="4" w:space="0" w:color="auto"/>
            </w:tcBorders>
            <w:vAlign w:val="center"/>
          </w:tcPr>
          <w:p w14:paraId="5EABE7BA" w14:textId="46F04C70" w:rsidR="00561D9D" w:rsidRPr="00325280" w:rsidDel="00FA173A" w:rsidRDefault="00561D9D" w:rsidP="00D27EF1">
            <w:pPr>
              <w:jc w:val="center"/>
              <w:rPr>
                <w:ins w:id="8774" w:author="Dr Mamadou SANOGO" w:date="2023-10-26T15:54:00Z"/>
                <w:del w:id="8775" w:author="Cauris Cosmetics" w:date="2023-10-27T17:58:00Z"/>
                <w:rFonts w:asciiTheme="minorHAnsi" w:hAnsiTheme="minorHAnsi"/>
                <w:b/>
                <w:color w:val="000000" w:themeColor="text1"/>
              </w:rPr>
            </w:pPr>
          </w:p>
        </w:tc>
        <w:tc>
          <w:tcPr>
            <w:tcW w:w="887" w:type="pct"/>
            <w:vMerge/>
            <w:tcBorders>
              <w:left w:val="single" w:sz="4" w:space="0" w:color="auto"/>
              <w:bottom w:val="single" w:sz="4" w:space="0" w:color="auto"/>
              <w:right w:val="single" w:sz="4" w:space="0" w:color="auto"/>
            </w:tcBorders>
            <w:vAlign w:val="center"/>
          </w:tcPr>
          <w:p w14:paraId="03E5C2FC" w14:textId="0BB149B2" w:rsidR="00561D9D" w:rsidRPr="00325280" w:rsidDel="00FA173A" w:rsidRDefault="00561D9D" w:rsidP="00D27EF1">
            <w:pPr>
              <w:tabs>
                <w:tab w:val="left" w:pos="567"/>
                <w:tab w:val="left" w:pos="1276"/>
                <w:tab w:val="left" w:pos="2127"/>
              </w:tabs>
              <w:spacing w:before="100"/>
              <w:rPr>
                <w:ins w:id="8776" w:author="Dr Mamadou SANOGO" w:date="2023-10-26T15:54:00Z"/>
                <w:del w:id="8777" w:author="Cauris Cosmetics" w:date="2023-10-27T17:58:00Z"/>
                <w:rFonts w:asciiTheme="minorHAnsi" w:hAnsiTheme="minorHAnsi"/>
                <w:bCs/>
                <w:color w:val="000000" w:themeColor="text1"/>
                <w:sz w:val="18"/>
                <w:szCs w:val="18"/>
              </w:rPr>
            </w:pPr>
          </w:p>
        </w:tc>
        <w:tc>
          <w:tcPr>
            <w:tcW w:w="823" w:type="pct"/>
            <w:tcBorders>
              <w:top w:val="single" w:sz="4" w:space="0" w:color="auto"/>
              <w:left w:val="single" w:sz="4" w:space="0" w:color="auto"/>
              <w:bottom w:val="single" w:sz="4" w:space="0" w:color="auto"/>
              <w:right w:val="single" w:sz="4" w:space="0" w:color="auto"/>
            </w:tcBorders>
            <w:vAlign w:val="center"/>
          </w:tcPr>
          <w:p w14:paraId="2075ED0E" w14:textId="0626AA72" w:rsidR="00561D9D" w:rsidRPr="00645D0C" w:rsidDel="00FA173A" w:rsidRDefault="00561D9D" w:rsidP="00D27EF1">
            <w:pPr>
              <w:tabs>
                <w:tab w:val="left" w:pos="567"/>
                <w:tab w:val="left" w:pos="1276"/>
                <w:tab w:val="left" w:pos="2127"/>
              </w:tabs>
              <w:spacing w:before="100"/>
              <w:rPr>
                <w:ins w:id="8778" w:author="Dr Mamadou SANOGO" w:date="2023-10-26T15:54:00Z"/>
                <w:del w:id="8779" w:author="Cauris Cosmetics" w:date="2023-10-27T17:58:00Z"/>
                <w:rFonts w:asciiTheme="minorHAnsi" w:hAnsiTheme="minorHAnsi"/>
                <w:bCs/>
                <w:color w:val="000000" w:themeColor="text1"/>
                <w:szCs w:val="18"/>
              </w:rPr>
            </w:pPr>
            <w:ins w:id="8780" w:author="Dr Mamadou SANOGO" w:date="2023-10-26T15:54:00Z">
              <w:del w:id="8781" w:author="Cauris Cosmetics" w:date="2023-10-27T17:58:00Z">
                <w:r w:rsidRPr="00645D0C" w:rsidDel="00FA173A">
                  <w:rPr>
                    <w:rFonts w:asciiTheme="minorHAnsi" w:hAnsiTheme="minorHAnsi"/>
                    <w:bCs/>
                    <w:color w:val="000000" w:themeColor="text1"/>
                    <w:szCs w:val="18"/>
                  </w:rPr>
                  <w:delText xml:space="preserve">Stage de prise en charge </w:delText>
                </w:r>
                <w:r w:rsidDel="00FA173A">
                  <w:rPr>
                    <w:rFonts w:asciiTheme="minorHAnsi" w:hAnsiTheme="minorHAnsi"/>
                    <w:bCs/>
                    <w:color w:val="000000" w:themeColor="text1"/>
                    <w:szCs w:val="18"/>
                  </w:rPr>
                  <w:delText xml:space="preserve">de </w:delText>
                </w:r>
                <w:r w:rsidRPr="00645D0C" w:rsidDel="00FA173A">
                  <w:rPr>
                    <w:rFonts w:asciiTheme="minorHAnsi" w:hAnsiTheme="minorHAnsi"/>
                    <w:bCs/>
                    <w:color w:val="000000" w:themeColor="text1"/>
                    <w:szCs w:val="18"/>
                  </w:rPr>
                  <w:delText>la santé</w:delText>
                </w:r>
                <w:r w:rsidDel="00FA173A">
                  <w:rPr>
                    <w:rFonts w:asciiTheme="minorHAnsi" w:hAnsiTheme="minorHAnsi"/>
                    <w:bCs/>
                    <w:color w:val="000000" w:themeColor="text1"/>
                    <w:szCs w:val="18"/>
                  </w:rPr>
                  <w:delText xml:space="preserve"> reproductive</w:delText>
                </w:r>
                <w:r w:rsidRPr="00645D0C" w:rsidDel="00FA173A">
                  <w:rPr>
                    <w:rFonts w:asciiTheme="minorHAnsi" w:hAnsiTheme="minorHAnsi"/>
                    <w:bCs/>
                    <w:color w:val="000000" w:themeColor="text1"/>
                    <w:szCs w:val="18"/>
                  </w:rPr>
                  <w:delText xml:space="preserve"> des adolescents et des jeunes</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6713EBB4" w14:textId="1945BF35" w:rsidR="00561D9D" w:rsidDel="00FA173A" w:rsidRDefault="00561D9D" w:rsidP="00D27EF1">
            <w:pPr>
              <w:tabs>
                <w:tab w:val="left" w:pos="567"/>
                <w:tab w:val="left" w:pos="1276"/>
                <w:tab w:val="left" w:pos="2127"/>
              </w:tabs>
              <w:jc w:val="center"/>
              <w:rPr>
                <w:ins w:id="8782" w:author="Dr Mamadou SANOGO" w:date="2023-10-26T15:54:00Z"/>
                <w:del w:id="8783" w:author="Cauris Cosmetics" w:date="2023-10-27T17:58:00Z"/>
                <w:rFonts w:asciiTheme="minorHAnsi" w:hAnsiTheme="minorHAnsi"/>
                <w:bCs/>
                <w:color w:val="000000" w:themeColor="text1"/>
                <w:szCs w:val="18"/>
              </w:rPr>
            </w:pPr>
            <w:ins w:id="8784" w:author="Dr Mamadou SANOGO" w:date="2023-10-26T15:54:00Z">
              <w:del w:id="8785"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bottom w:val="single" w:sz="4" w:space="0" w:color="auto"/>
              <w:right w:val="single" w:sz="4" w:space="0" w:color="auto"/>
            </w:tcBorders>
            <w:vAlign w:val="center"/>
          </w:tcPr>
          <w:p w14:paraId="02464C62" w14:textId="23C5076F" w:rsidR="00561D9D" w:rsidRPr="00325280" w:rsidDel="00FA173A" w:rsidRDefault="00561D9D" w:rsidP="00D27EF1">
            <w:pPr>
              <w:tabs>
                <w:tab w:val="left" w:pos="567"/>
                <w:tab w:val="left" w:pos="1276"/>
                <w:tab w:val="left" w:pos="2127"/>
              </w:tabs>
              <w:spacing w:before="100"/>
              <w:jc w:val="center"/>
              <w:rPr>
                <w:ins w:id="8786" w:author="Dr Mamadou SANOGO" w:date="2023-10-26T15:54:00Z"/>
                <w:del w:id="8787" w:author="Cauris Cosmetics" w:date="2023-10-27T17:58:00Z"/>
                <w:rFonts w:asciiTheme="minorHAnsi" w:hAnsiTheme="minorHAnsi"/>
                <w:bCs/>
                <w:color w:val="000000" w:themeColor="text1"/>
                <w:szCs w:val="18"/>
              </w:rPr>
            </w:pPr>
          </w:p>
        </w:tc>
        <w:tc>
          <w:tcPr>
            <w:tcW w:w="444" w:type="pct"/>
            <w:vMerge/>
            <w:tcBorders>
              <w:left w:val="single" w:sz="4" w:space="0" w:color="auto"/>
              <w:bottom w:val="single" w:sz="4" w:space="0" w:color="auto"/>
              <w:right w:val="single" w:sz="4" w:space="0" w:color="auto"/>
            </w:tcBorders>
            <w:vAlign w:val="center"/>
          </w:tcPr>
          <w:p w14:paraId="5DED05F8" w14:textId="58BAE31F" w:rsidR="00561D9D" w:rsidRPr="00325280" w:rsidDel="00FA173A" w:rsidRDefault="00561D9D" w:rsidP="00D27EF1">
            <w:pPr>
              <w:tabs>
                <w:tab w:val="left" w:pos="567"/>
                <w:tab w:val="left" w:pos="1276"/>
                <w:tab w:val="left" w:pos="2127"/>
              </w:tabs>
              <w:spacing w:before="100"/>
              <w:rPr>
                <w:ins w:id="8788" w:author="Dr Mamadou SANOGO" w:date="2023-10-26T15:54:00Z"/>
                <w:del w:id="8789" w:author="Cauris Cosmetics" w:date="2023-10-27T17:58:00Z"/>
                <w:rFonts w:asciiTheme="minorHAnsi" w:hAnsiTheme="minorHAnsi"/>
                <w:bCs/>
                <w:i/>
                <w:color w:val="000000" w:themeColor="text1"/>
                <w:sz w:val="16"/>
                <w:szCs w:val="16"/>
              </w:rPr>
            </w:pPr>
          </w:p>
        </w:tc>
        <w:tc>
          <w:tcPr>
            <w:tcW w:w="633" w:type="pct"/>
            <w:vMerge/>
            <w:tcBorders>
              <w:left w:val="single" w:sz="4" w:space="0" w:color="auto"/>
              <w:bottom w:val="single" w:sz="4" w:space="0" w:color="auto"/>
              <w:right w:val="single" w:sz="4" w:space="0" w:color="auto"/>
            </w:tcBorders>
            <w:vAlign w:val="center"/>
          </w:tcPr>
          <w:p w14:paraId="690AE80A" w14:textId="14A80623" w:rsidR="00561D9D" w:rsidRPr="00325280" w:rsidDel="00FA173A" w:rsidRDefault="00561D9D" w:rsidP="00D27EF1">
            <w:pPr>
              <w:tabs>
                <w:tab w:val="left" w:pos="567"/>
                <w:tab w:val="left" w:pos="1276"/>
                <w:tab w:val="left" w:pos="2127"/>
              </w:tabs>
              <w:spacing w:before="100"/>
              <w:rPr>
                <w:ins w:id="8790" w:author="Dr Mamadou SANOGO" w:date="2023-10-26T15:54:00Z"/>
                <w:del w:id="8791" w:author="Cauris Cosmetics" w:date="2023-10-27T17:58:00Z"/>
                <w:rFonts w:asciiTheme="minorHAnsi" w:hAnsiTheme="minorHAnsi"/>
                <w:bCs/>
                <w:i/>
                <w:color w:val="000000" w:themeColor="text1"/>
                <w:sz w:val="16"/>
                <w:szCs w:val="16"/>
              </w:rPr>
            </w:pPr>
          </w:p>
        </w:tc>
      </w:tr>
      <w:tr w:rsidR="00561D9D" w:rsidDel="00FA173A" w14:paraId="2FC2E6B7" w14:textId="6E2C5039" w:rsidTr="00D27EF1">
        <w:trPr>
          <w:cantSplit/>
          <w:trHeight w:val="20"/>
          <w:jc w:val="center"/>
          <w:ins w:id="8792" w:author="Dr Mamadou SANOGO" w:date="2023-10-26T15:54:00Z"/>
          <w:del w:id="8793" w:author="Cauris Cosmetics" w:date="2023-10-27T17:58:00Z"/>
        </w:trPr>
        <w:tc>
          <w:tcPr>
            <w:tcW w:w="948" w:type="pct"/>
            <w:vMerge w:val="restart"/>
            <w:tcBorders>
              <w:top w:val="single" w:sz="4" w:space="0" w:color="auto"/>
              <w:left w:val="single" w:sz="4" w:space="0" w:color="auto"/>
              <w:right w:val="single" w:sz="4" w:space="0" w:color="auto"/>
            </w:tcBorders>
            <w:vAlign w:val="center"/>
            <w:hideMark/>
          </w:tcPr>
          <w:p w14:paraId="337121F1" w14:textId="46F26580" w:rsidR="00561D9D" w:rsidDel="00FA173A" w:rsidRDefault="00561D9D" w:rsidP="00D27EF1">
            <w:pPr>
              <w:rPr>
                <w:ins w:id="8794" w:author="Dr Mamadou SANOGO" w:date="2023-10-26T15:54:00Z"/>
                <w:del w:id="8795" w:author="Cauris Cosmetics" w:date="2023-10-27T17:58:00Z"/>
                <w:rFonts w:asciiTheme="minorHAnsi" w:hAnsiTheme="minorHAnsi"/>
                <w:b/>
                <w:color w:val="000000" w:themeColor="text1"/>
              </w:rPr>
            </w:pPr>
            <w:ins w:id="8796" w:author="Dr Mamadou SANOGO" w:date="2023-10-26T15:54:00Z">
              <w:del w:id="8797" w:author="Cauris Cosmetics" w:date="2023-10-27T17:58:00Z">
                <w:r w:rsidDel="00FA173A">
                  <w:rPr>
                    <w:rFonts w:asciiTheme="minorHAnsi" w:hAnsiTheme="minorHAnsi"/>
                    <w:b/>
                    <w:color w:val="000000" w:themeColor="text1"/>
                  </w:rPr>
                  <w:delText>MGO236</w:delText>
                </w:r>
              </w:del>
            </w:ins>
          </w:p>
          <w:p w14:paraId="162FFC69" w14:textId="36049383" w:rsidR="00561D9D" w:rsidDel="00FA173A" w:rsidRDefault="00561D9D" w:rsidP="00D27EF1">
            <w:pPr>
              <w:rPr>
                <w:ins w:id="8798" w:author="Dr Mamadou SANOGO" w:date="2023-10-26T15:54:00Z"/>
                <w:del w:id="8799" w:author="Cauris Cosmetics" w:date="2023-10-27T17:58:00Z"/>
                <w:rFonts w:asciiTheme="minorHAnsi" w:hAnsiTheme="minorHAnsi"/>
                <w:b/>
                <w:color w:val="000000" w:themeColor="text1"/>
              </w:rPr>
            </w:pPr>
            <w:ins w:id="8800" w:author="Dr Mamadou SANOGO" w:date="2023-10-26T15:54:00Z">
              <w:del w:id="8801"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la femme</w:delText>
                </w:r>
              </w:del>
            </w:ins>
          </w:p>
          <w:p w14:paraId="49F30429" w14:textId="689BDD1B" w:rsidR="00561D9D" w:rsidRPr="00A425BB" w:rsidDel="00FA173A" w:rsidRDefault="00561D9D" w:rsidP="00D27EF1">
            <w:pPr>
              <w:rPr>
                <w:ins w:id="8802" w:author="Dr Mamadou SANOGO" w:date="2023-10-26T15:54:00Z"/>
                <w:del w:id="8803"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0AF385B2" w14:textId="3E7E50D1" w:rsidR="00561D9D" w:rsidRPr="00325280" w:rsidDel="00FA173A" w:rsidRDefault="00561D9D" w:rsidP="00D27EF1">
            <w:pPr>
              <w:jc w:val="center"/>
              <w:rPr>
                <w:ins w:id="8804" w:author="Dr Mamadou SANOGO" w:date="2023-10-26T15:54:00Z"/>
                <w:del w:id="8805" w:author="Cauris Cosmetics" w:date="2023-10-27T17:58:00Z"/>
                <w:rFonts w:asciiTheme="minorHAnsi" w:hAnsiTheme="minorHAnsi"/>
                <w:b/>
                <w:color w:val="000000" w:themeColor="text1"/>
              </w:rPr>
            </w:pPr>
          </w:p>
          <w:p w14:paraId="3B5CA740" w14:textId="089E595B" w:rsidR="00561D9D" w:rsidRPr="00325280" w:rsidDel="00FA173A" w:rsidRDefault="00561D9D" w:rsidP="00D27EF1">
            <w:pPr>
              <w:jc w:val="center"/>
              <w:rPr>
                <w:ins w:id="8806" w:author="Dr Mamadou SANOGO" w:date="2023-10-26T15:54:00Z"/>
                <w:del w:id="8807" w:author="Cauris Cosmetics" w:date="2023-10-27T17:58:00Z"/>
                <w:rFonts w:asciiTheme="minorHAnsi" w:hAnsiTheme="minorHAnsi"/>
                <w:b/>
                <w:color w:val="000000" w:themeColor="text1"/>
              </w:rPr>
            </w:pPr>
            <w:ins w:id="8808" w:author="Dr Mamadou SANOGO" w:date="2023-10-26T15:54:00Z">
              <w:del w:id="8809" w:author="Cauris Cosmetics" w:date="2023-10-27T17:58:00Z">
                <w:r w:rsidDel="00FA173A">
                  <w:rPr>
                    <w:rFonts w:asciiTheme="minorHAnsi" w:hAnsiTheme="minorHAnsi"/>
                    <w:b/>
                    <w:color w:val="000000" w:themeColor="text1"/>
                  </w:rPr>
                  <w:delText>5</w:delText>
                </w:r>
              </w:del>
            </w:ins>
          </w:p>
          <w:p w14:paraId="6C8914D2" w14:textId="3DD6B14E" w:rsidR="00561D9D" w:rsidRPr="00325280" w:rsidDel="00FA173A" w:rsidRDefault="00561D9D" w:rsidP="00D27EF1">
            <w:pPr>
              <w:jc w:val="center"/>
              <w:rPr>
                <w:ins w:id="8810" w:author="Dr Mamadou SANOGO" w:date="2023-10-26T15:54:00Z"/>
                <w:del w:id="8811" w:author="Cauris Cosmetics" w:date="2023-10-27T17:58:00Z"/>
                <w:rFonts w:asciiTheme="minorHAnsi" w:hAnsiTheme="minorHAnsi"/>
                <w:b/>
                <w:color w:val="000000" w:themeColor="text1"/>
              </w:rPr>
            </w:pPr>
          </w:p>
        </w:tc>
        <w:tc>
          <w:tcPr>
            <w:tcW w:w="887" w:type="pct"/>
            <w:vMerge w:val="restart"/>
            <w:tcBorders>
              <w:top w:val="single" w:sz="4" w:space="0" w:color="auto"/>
              <w:left w:val="single" w:sz="4" w:space="0" w:color="auto"/>
              <w:right w:val="single" w:sz="4" w:space="0" w:color="auto"/>
            </w:tcBorders>
            <w:vAlign w:val="center"/>
            <w:hideMark/>
          </w:tcPr>
          <w:p w14:paraId="61F09C92" w14:textId="336A3A06" w:rsidR="00561D9D" w:rsidRPr="004E2851" w:rsidDel="00FA173A" w:rsidRDefault="00561D9D" w:rsidP="00D27EF1">
            <w:pPr>
              <w:tabs>
                <w:tab w:val="left" w:pos="567"/>
                <w:tab w:val="left" w:pos="1276"/>
                <w:tab w:val="left" w:pos="2127"/>
              </w:tabs>
              <w:spacing w:before="100"/>
              <w:rPr>
                <w:ins w:id="8812" w:author="Dr Mamadou SANOGO" w:date="2023-10-26T15:54:00Z"/>
                <w:del w:id="8813" w:author="Cauris Cosmetics" w:date="2023-10-27T17:58:00Z"/>
                <w:rFonts w:asciiTheme="minorHAnsi" w:hAnsiTheme="minorHAnsi"/>
                <w:bCs/>
                <w:color w:val="000000" w:themeColor="text1"/>
                <w:sz w:val="18"/>
                <w:szCs w:val="18"/>
              </w:rPr>
            </w:pPr>
            <w:ins w:id="8814" w:author="Dr Mamadou SANOGO" w:date="2023-10-26T15:54:00Z">
              <w:del w:id="8815" w:author="Cauris Cosmetics" w:date="2023-10-27T17:58:00Z">
                <w:r w:rsidRPr="004E2851" w:rsidDel="00FA173A">
                  <w:rPr>
                    <w:rFonts w:asciiTheme="minorHAnsi" w:hAnsiTheme="minorHAnsi"/>
                    <w:bCs/>
                    <w:color w:val="000000" w:themeColor="text1"/>
                    <w:sz w:val="18"/>
                    <w:szCs w:val="18"/>
                  </w:rPr>
                  <w:delText>Diagnostiquer les pathologies gynécologiques et obstétricales courantes, les urgences gynécologiques, obstétricales</w:delText>
                </w:r>
              </w:del>
            </w:ins>
          </w:p>
          <w:p w14:paraId="66B3769C" w14:textId="01F43877" w:rsidR="00561D9D" w:rsidRPr="004E2851" w:rsidDel="00FA173A" w:rsidRDefault="00561D9D" w:rsidP="00D27EF1">
            <w:pPr>
              <w:tabs>
                <w:tab w:val="left" w:pos="567"/>
                <w:tab w:val="left" w:pos="1276"/>
                <w:tab w:val="left" w:pos="2127"/>
              </w:tabs>
              <w:spacing w:before="100"/>
              <w:rPr>
                <w:ins w:id="8816" w:author="Dr Mamadou SANOGO" w:date="2023-10-26T15:54:00Z"/>
                <w:del w:id="8817" w:author="Cauris Cosmetics" w:date="2023-10-27T17:58:00Z"/>
                <w:rFonts w:asciiTheme="minorHAnsi" w:hAnsiTheme="minorHAnsi"/>
                <w:bCs/>
                <w:color w:val="000000" w:themeColor="text1"/>
                <w:sz w:val="18"/>
                <w:szCs w:val="18"/>
              </w:rPr>
            </w:pPr>
            <w:ins w:id="8818" w:author="Dr Mamadou SANOGO" w:date="2023-10-26T15:54:00Z">
              <w:del w:id="8819" w:author="Cauris Cosmetics" w:date="2023-10-27T17:58:00Z">
                <w:r w:rsidRPr="004E2851" w:rsidDel="00FA173A">
                  <w:rPr>
                    <w:rFonts w:asciiTheme="minorHAnsi" w:hAnsiTheme="minorHAnsi"/>
                    <w:bCs/>
                    <w:color w:val="000000" w:themeColor="text1"/>
                    <w:sz w:val="18"/>
                    <w:szCs w:val="18"/>
                  </w:rPr>
                  <w:delText>Traiter les pathologies gynécologiques et obst</w:delText>
                </w:r>
                <w:r w:rsidDel="00FA173A">
                  <w:rPr>
                    <w:rFonts w:asciiTheme="minorHAnsi" w:hAnsiTheme="minorHAnsi"/>
                    <w:bCs/>
                    <w:color w:val="000000" w:themeColor="text1"/>
                    <w:sz w:val="18"/>
                    <w:szCs w:val="18"/>
                  </w:rPr>
                  <w:delText xml:space="preserve">étricales </w:delText>
                </w:r>
                <w:r w:rsidRPr="004E2851" w:rsidDel="00FA173A">
                  <w:rPr>
                    <w:rFonts w:asciiTheme="minorHAnsi" w:hAnsiTheme="minorHAnsi"/>
                    <w:bCs/>
                    <w:color w:val="000000" w:themeColor="text1"/>
                    <w:sz w:val="18"/>
                    <w:szCs w:val="18"/>
                  </w:rPr>
                  <w:delText>courantes</w:delText>
                </w:r>
              </w:del>
            </w:ins>
          </w:p>
          <w:p w14:paraId="0DDA3C41" w14:textId="1BB54F5D" w:rsidR="00561D9D" w:rsidRPr="00325280" w:rsidDel="00FA173A" w:rsidRDefault="00561D9D" w:rsidP="00D27EF1">
            <w:pPr>
              <w:tabs>
                <w:tab w:val="left" w:pos="567"/>
                <w:tab w:val="left" w:pos="1276"/>
                <w:tab w:val="left" w:pos="2127"/>
              </w:tabs>
              <w:spacing w:before="100"/>
              <w:rPr>
                <w:ins w:id="8820" w:author="Dr Mamadou SANOGO" w:date="2023-10-26T15:54:00Z"/>
                <w:del w:id="8821" w:author="Cauris Cosmetics" w:date="2023-10-27T17:58:00Z"/>
                <w:rFonts w:asciiTheme="minorHAnsi" w:hAnsiTheme="minorHAnsi"/>
                <w:bCs/>
                <w:color w:val="000000" w:themeColor="text1"/>
                <w:sz w:val="18"/>
                <w:szCs w:val="18"/>
              </w:rPr>
            </w:pPr>
            <w:ins w:id="8822" w:author="Dr Mamadou SANOGO" w:date="2023-10-26T15:54:00Z">
              <w:del w:id="8823" w:author="Cauris Cosmetics" w:date="2023-10-27T17:58:00Z">
                <w:r w:rsidRPr="004E2851" w:rsidDel="00FA173A">
                  <w:rPr>
                    <w:rFonts w:asciiTheme="minorHAnsi" w:hAnsiTheme="minorHAnsi"/>
                    <w:bCs/>
                    <w:color w:val="000000" w:themeColor="text1"/>
                    <w:sz w:val="18"/>
                    <w:szCs w:val="18"/>
                  </w:rPr>
                  <w:delText>Prévenir les affections gynécologiques et obstétricales courantes</w:delText>
                </w:r>
              </w:del>
            </w:ins>
          </w:p>
        </w:tc>
        <w:tc>
          <w:tcPr>
            <w:tcW w:w="823" w:type="pct"/>
            <w:tcBorders>
              <w:top w:val="single" w:sz="4" w:space="0" w:color="auto"/>
              <w:left w:val="single" w:sz="4" w:space="0" w:color="auto"/>
              <w:bottom w:val="single" w:sz="4" w:space="0" w:color="auto"/>
              <w:right w:val="single" w:sz="4" w:space="0" w:color="auto"/>
            </w:tcBorders>
          </w:tcPr>
          <w:p w14:paraId="08464D94" w14:textId="4B642EB9" w:rsidR="00561D9D" w:rsidRPr="00E512BB" w:rsidDel="00FA173A" w:rsidRDefault="00561D9D" w:rsidP="00D27EF1">
            <w:pPr>
              <w:tabs>
                <w:tab w:val="left" w:pos="567"/>
                <w:tab w:val="left" w:pos="1276"/>
                <w:tab w:val="left" w:pos="2127"/>
              </w:tabs>
              <w:spacing w:before="100"/>
              <w:rPr>
                <w:ins w:id="8824" w:author="Dr Mamadou SANOGO" w:date="2023-10-26T15:54:00Z"/>
                <w:del w:id="8825" w:author="Cauris Cosmetics" w:date="2023-10-27T17:58:00Z"/>
                <w:rFonts w:asciiTheme="minorHAnsi" w:hAnsiTheme="minorHAnsi"/>
                <w:bCs/>
                <w:color w:val="000000" w:themeColor="text1"/>
                <w:szCs w:val="18"/>
              </w:rPr>
            </w:pPr>
            <w:ins w:id="8826" w:author="Dr Mamadou SANOGO" w:date="2023-10-26T15:54:00Z">
              <w:del w:id="8827" w:author="Cauris Cosmetics" w:date="2023-10-27T17:58:00Z">
                <w:r w:rsidRPr="00E512BB" w:rsidDel="00FA173A">
                  <w:rPr>
                    <w:rFonts w:asciiTheme="minorHAnsi" w:hAnsiTheme="minorHAnsi"/>
                    <w:bCs/>
                    <w:color w:val="000000" w:themeColor="text1"/>
                    <w:szCs w:val="18"/>
                  </w:rPr>
                  <w:delText>Identifica</w:delText>
                </w:r>
                <w:r w:rsidDel="00FA173A">
                  <w:rPr>
                    <w:rFonts w:asciiTheme="minorHAnsi" w:hAnsiTheme="minorHAnsi"/>
                    <w:bCs/>
                    <w:color w:val="000000" w:themeColor="text1"/>
                    <w:szCs w:val="18"/>
                  </w:rPr>
                  <w:delText>tion  des dysfonctionnements de</w:delText>
                </w:r>
                <w:r w:rsidRPr="00E512BB" w:rsidDel="00FA173A">
                  <w:rPr>
                    <w:rFonts w:asciiTheme="minorHAnsi" w:hAnsiTheme="minorHAnsi"/>
                    <w:bCs/>
                    <w:color w:val="000000" w:themeColor="text1"/>
                    <w:szCs w:val="18"/>
                  </w:rPr>
                  <w:delText xml:space="preserve"> </w:delText>
                </w:r>
                <w:r w:rsidDel="00FA173A">
                  <w:rPr>
                    <w:rFonts w:asciiTheme="minorHAnsi" w:hAnsiTheme="minorHAnsi"/>
                    <w:bCs/>
                    <w:color w:val="000000" w:themeColor="text1"/>
                    <w:szCs w:val="18"/>
                  </w:rPr>
                  <w:delText>l’appareil</w:delText>
                </w:r>
                <w:r w:rsidRPr="00E512BB" w:rsidDel="00FA173A">
                  <w:rPr>
                    <w:rFonts w:asciiTheme="minorHAnsi" w:hAnsiTheme="minorHAnsi"/>
                    <w:bCs/>
                    <w:color w:val="000000" w:themeColor="text1"/>
                    <w:szCs w:val="18"/>
                  </w:rPr>
                  <w:delText xml:space="preserve"> de</w:delText>
                </w:r>
                <w:r w:rsidDel="00FA173A">
                  <w:rPr>
                    <w:rFonts w:asciiTheme="minorHAnsi" w:hAnsiTheme="minorHAnsi"/>
                    <w:bCs/>
                    <w:color w:val="000000" w:themeColor="text1"/>
                    <w:szCs w:val="18"/>
                  </w:rPr>
                  <w:delText xml:space="preserve"> </w:delText>
                </w:r>
                <w:r w:rsidRPr="00E512BB" w:rsidDel="00FA173A">
                  <w:rPr>
                    <w:rFonts w:asciiTheme="minorHAnsi" w:hAnsiTheme="minorHAnsi"/>
                    <w:bCs/>
                    <w:color w:val="000000" w:themeColor="text1"/>
                    <w:szCs w:val="18"/>
                  </w:rPr>
                  <w:delText xml:space="preserve"> reproduction chez la femme </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0C1AD094" w14:textId="78FCBA5D" w:rsidR="00561D9D" w:rsidRPr="00325280" w:rsidDel="00FA173A" w:rsidRDefault="00561D9D" w:rsidP="00D27EF1">
            <w:pPr>
              <w:tabs>
                <w:tab w:val="left" w:pos="567"/>
                <w:tab w:val="left" w:pos="1276"/>
                <w:tab w:val="left" w:pos="2127"/>
              </w:tabs>
              <w:spacing w:before="100"/>
              <w:jc w:val="center"/>
              <w:rPr>
                <w:ins w:id="8828" w:author="Dr Mamadou SANOGO" w:date="2023-10-26T15:54:00Z"/>
                <w:del w:id="8829" w:author="Cauris Cosmetics" w:date="2023-10-27T17:58:00Z"/>
                <w:rFonts w:asciiTheme="minorHAnsi" w:hAnsiTheme="minorHAnsi"/>
                <w:bCs/>
                <w:color w:val="000000" w:themeColor="text1"/>
                <w:szCs w:val="18"/>
              </w:rPr>
            </w:pPr>
            <w:ins w:id="8830" w:author="Dr Mamadou SANOGO" w:date="2023-10-26T15:54:00Z">
              <w:del w:id="8831"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7BC07EE0" w14:textId="66FCE7D8" w:rsidR="00561D9D" w:rsidRPr="00325280" w:rsidDel="00FA173A" w:rsidRDefault="00561D9D" w:rsidP="00D27EF1">
            <w:pPr>
              <w:tabs>
                <w:tab w:val="left" w:pos="567"/>
                <w:tab w:val="left" w:pos="1276"/>
                <w:tab w:val="left" w:pos="2127"/>
              </w:tabs>
              <w:spacing w:before="100"/>
              <w:jc w:val="center"/>
              <w:rPr>
                <w:ins w:id="8832" w:author="Dr Mamadou SANOGO" w:date="2023-10-26T15:54:00Z"/>
                <w:del w:id="8833" w:author="Cauris Cosmetics" w:date="2023-10-27T17:58:00Z"/>
                <w:rFonts w:asciiTheme="minorHAnsi" w:hAnsiTheme="minorHAnsi"/>
                <w:bCs/>
                <w:color w:val="000000" w:themeColor="text1"/>
                <w:szCs w:val="18"/>
              </w:rPr>
            </w:pPr>
            <w:ins w:id="8834" w:author="Dr Mamadou SANOGO" w:date="2023-10-26T15:54:00Z">
              <w:del w:id="8835" w:author="Cauris Cosmetics" w:date="2023-10-27T17:58:00Z">
                <w:r w:rsidDel="00FA173A">
                  <w:rPr>
                    <w:rFonts w:asciiTheme="minorHAnsi" w:hAnsiTheme="minorHAnsi"/>
                    <w:bCs/>
                    <w:color w:val="000000" w:themeColor="text1"/>
                    <w:szCs w:val="18"/>
                  </w:rPr>
                  <w:delText>00/6</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hideMark/>
          </w:tcPr>
          <w:p w14:paraId="22D051A9" w14:textId="3839F8D7" w:rsidR="00561D9D" w:rsidDel="00FA173A" w:rsidRDefault="00561D9D" w:rsidP="00D27EF1">
            <w:pPr>
              <w:rPr>
                <w:ins w:id="8836" w:author="Dr Mamadou SANOGO" w:date="2023-10-26T15:54:00Z"/>
                <w:del w:id="8837" w:author="Cauris Cosmetics" w:date="2023-10-27T17:58:00Z"/>
              </w:rPr>
            </w:pPr>
            <w:ins w:id="8838" w:author="Dr Mamadou SANOGO" w:date="2023-10-26T15:54:00Z">
              <w:del w:id="8839" w:author="Cauris Cosmetics" w:date="2023-10-27T17:58:00Z">
                <w:r w:rsidDel="00FA173A">
                  <w:rPr>
                    <w:rFonts w:asciiTheme="minorHAnsi" w:hAnsiTheme="minorHAnsi"/>
                    <w:bCs/>
                    <w:i/>
                    <w:color w:val="000000" w:themeColor="text1"/>
                    <w:sz w:val="16"/>
                    <w:szCs w:val="16"/>
                  </w:rPr>
                  <w:delText>Travaux dirigés</w:delText>
                </w:r>
                <w:r w:rsidRPr="003F087C" w:rsidDel="00FA173A">
                  <w:rPr>
                    <w:rFonts w:asciiTheme="minorHAnsi" w:hAnsiTheme="minorHAnsi"/>
                    <w:bCs/>
                    <w:i/>
                    <w:color w:val="000000" w:themeColor="text1"/>
                    <w:sz w:val="16"/>
                    <w:szCs w:val="16"/>
                  </w:rPr>
                  <w:delText xml:space="preserve">, </w:delText>
                </w:r>
                <w:r w:rsidDel="00FA173A">
                  <w:rPr>
                    <w:rFonts w:asciiTheme="minorHAnsi" w:hAnsiTheme="minorHAnsi"/>
                    <w:bCs/>
                    <w:i/>
                    <w:color w:val="000000" w:themeColor="text1"/>
                    <w:sz w:val="16"/>
                    <w:szCs w:val="16"/>
                  </w:rPr>
                  <w:delText xml:space="preserve">travaux pratiques, </w:delText>
                </w:r>
                <w:r w:rsidRPr="003F087C" w:rsidDel="00FA173A">
                  <w:rPr>
                    <w:rFonts w:asciiTheme="minorHAnsi" w:hAnsiTheme="minorHAnsi"/>
                    <w:bCs/>
                    <w:i/>
                    <w:color w:val="000000" w:themeColor="text1"/>
                    <w:sz w:val="16"/>
                    <w:szCs w:val="16"/>
                  </w:rPr>
                  <w:delText>études de cas, exposés participatifs, mise en situation réelle de travail</w:delText>
                </w:r>
                <w:r w:rsidDel="00FA173A">
                  <w:rPr>
                    <w:rFonts w:asciiTheme="minorHAnsi" w:hAnsiTheme="minorHAnsi"/>
                    <w:bCs/>
                    <w:i/>
                    <w:color w:val="000000" w:themeColor="text1"/>
                    <w:sz w:val="16"/>
                    <w:szCs w:val="16"/>
                  </w:rPr>
                  <w:delText>, stage</w:delText>
                </w:r>
                <w:r w:rsidRPr="003F087C" w:rsidDel="00FA173A">
                  <w:rPr>
                    <w:rFonts w:asciiTheme="minorHAnsi" w:hAnsiTheme="minorHAnsi"/>
                    <w:bCs/>
                    <w:i/>
                    <w:color w:val="000000" w:themeColor="text1"/>
                    <w:sz w:val="16"/>
                    <w:szCs w:val="16"/>
                  </w:rPr>
                  <w:delText xml:space="preserve"> </w:delText>
                </w:r>
              </w:del>
            </w:ins>
          </w:p>
        </w:tc>
        <w:tc>
          <w:tcPr>
            <w:tcW w:w="633" w:type="pct"/>
            <w:vMerge w:val="restart"/>
            <w:tcBorders>
              <w:top w:val="single" w:sz="4" w:space="0" w:color="auto"/>
              <w:left w:val="single" w:sz="4" w:space="0" w:color="auto"/>
              <w:right w:val="single" w:sz="4" w:space="0" w:color="auto"/>
            </w:tcBorders>
            <w:vAlign w:val="center"/>
            <w:hideMark/>
          </w:tcPr>
          <w:p w14:paraId="2CD984A8" w14:textId="2447B660" w:rsidR="00561D9D" w:rsidDel="00FA173A" w:rsidRDefault="00561D9D" w:rsidP="00D27EF1">
            <w:pPr>
              <w:rPr>
                <w:ins w:id="8840" w:author="Dr Mamadou SANOGO" w:date="2023-10-26T15:54:00Z"/>
                <w:del w:id="8841" w:author="Cauris Cosmetics" w:date="2023-10-27T17:58:00Z"/>
              </w:rPr>
            </w:pPr>
            <w:ins w:id="8842" w:author="Dr Mamadou SANOGO" w:date="2023-10-26T15:54:00Z">
              <w:del w:id="8843"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758CA295" w14:textId="18F988D4" w:rsidTr="00D27EF1">
        <w:trPr>
          <w:cantSplit/>
          <w:trHeight w:val="20"/>
          <w:jc w:val="center"/>
          <w:ins w:id="8844" w:author="Dr Mamadou SANOGO" w:date="2023-10-26T15:54:00Z"/>
          <w:del w:id="8845" w:author="Cauris Cosmetics" w:date="2023-10-27T17:58:00Z"/>
        </w:trPr>
        <w:tc>
          <w:tcPr>
            <w:tcW w:w="948" w:type="pct"/>
            <w:vMerge/>
            <w:tcBorders>
              <w:left w:val="single" w:sz="4" w:space="0" w:color="auto"/>
              <w:right w:val="single" w:sz="4" w:space="0" w:color="auto"/>
            </w:tcBorders>
            <w:vAlign w:val="center"/>
            <w:hideMark/>
          </w:tcPr>
          <w:p w14:paraId="6319D178" w14:textId="350E8242" w:rsidR="00561D9D" w:rsidRPr="00A425BB" w:rsidDel="00FA173A" w:rsidRDefault="00561D9D" w:rsidP="00D27EF1">
            <w:pPr>
              <w:rPr>
                <w:ins w:id="8846" w:author="Dr Mamadou SANOGO" w:date="2023-10-26T15:54:00Z"/>
                <w:del w:id="8847"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hideMark/>
          </w:tcPr>
          <w:p w14:paraId="7085E45F" w14:textId="08A7F905" w:rsidR="00561D9D" w:rsidDel="00FA173A" w:rsidRDefault="00561D9D" w:rsidP="00D27EF1">
            <w:pPr>
              <w:spacing w:line="276" w:lineRule="auto"/>
              <w:rPr>
                <w:ins w:id="8848" w:author="Dr Mamadou SANOGO" w:date="2023-10-26T15:54:00Z"/>
                <w:del w:id="8849" w:author="Cauris Cosmetics" w:date="2023-10-27T17:58:00Z"/>
                <w:bCs/>
                <w:szCs w:val="24"/>
                <w:u w:val="single"/>
                <w:lang w:eastAsia="en-US"/>
              </w:rPr>
            </w:pPr>
          </w:p>
        </w:tc>
        <w:tc>
          <w:tcPr>
            <w:tcW w:w="887" w:type="pct"/>
            <w:vMerge/>
            <w:tcBorders>
              <w:left w:val="single" w:sz="4" w:space="0" w:color="auto"/>
              <w:right w:val="single" w:sz="4" w:space="0" w:color="auto"/>
            </w:tcBorders>
            <w:vAlign w:val="center"/>
            <w:hideMark/>
          </w:tcPr>
          <w:p w14:paraId="5B971369" w14:textId="2F08DC88" w:rsidR="00561D9D" w:rsidDel="00FA173A" w:rsidRDefault="00561D9D" w:rsidP="00D27EF1">
            <w:pPr>
              <w:spacing w:line="276" w:lineRule="auto"/>
              <w:rPr>
                <w:ins w:id="8850" w:author="Dr Mamadou SANOGO" w:date="2023-10-26T15:54:00Z"/>
                <w:del w:id="8851"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4DD08992" w14:textId="2AD82D3C" w:rsidR="00561D9D" w:rsidRPr="00E512BB" w:rsidDel="00FA173A" w:rsidRDefault="00561D9D" w:rsidP="00D27EF1">
            <w:pPr>
              <w:tabs>
                <w:tab w:val="left" w:pos="567"/>
                <w:tab w:val="left" w:pos="1276"/>
                <w:tab w:val="left" w:pos="2127"/>
              </w:tabs>
              <w:spacing w:before="100"/>
              <w:rPr>
                <w:ins w:id="8852" w:author="Dr Mamadou SANOGO" w:date="2023-10-26T15:54:00Z"/>
                <w:del w:id="8853" w:author="Cauris Cosmetics" w:date="2023-10-27T17:58:00Z"/>
                <w:rFonts w:asciiTheme="minorHAnsi" w:hAnsiTheme="minorHAnsi"/>
                <w:bCs/>
                <w:color w:val="000000" w:themeColor="text1"/>
                <w:szCs w:val="18"/>
              </w:rPr>
            </w:pPr>
            <w:ins w:id="8854" w:author="Dr Mamadou SANOGO" w:date="2023-10-26T15:54:00Z">
              <w:del w:id="8855" w:author="Cauris Cosmetics" w:date="2023-10-27T17:58:00Z">
                <w:r w:rsidRPr="00E512BB" w:rsidDel="00FA173A">
                  <w:rPr>
                    <w:rFonts w:asciiTheme="minorHAnsi" w:hAnsiTheme="minorHAnsi"/>
                    <w:bCs/>
                    <w:color w:val="000000" w:themeColor="text1"/>
                    <w:szCs w:val="18"/>
                  </w:rPr>
                  <w:delText>Prise en charge des pathologies du système de reproduction de la femme</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543A8B7E" w14:textId="7DE7866C" w:rsidR="00561D9D" w:rsidRPr="00325280" w:rsidDel="00FA173A" w:rsidRDefault="00561D9D" w:rsidP="00D27EF1">
            <w:pPr>
              <w:tabs>
                <w:tab w:val="left" w:pos="567"/>
                <w:tab w:val="left" w:pos="1276"/>
                <w:tab w:val="left" w:pos="2127"/>
              </w:tabs>
              <w:spacing w:before="100"/>
              <w:jc w:val="center"/>
              <w:rPr>
                <w:ins w:id="8856" w:author="Dr Mamadou SANOGO" w:date="2023-10-26T15:54:00Z"/>
                <w:del w:id="8857" w:author="Cauris Cosmetics" w:date="2023-10-27T17:58:00Z"/>
                <w:rFonts w:asciiTheme="minorHAnsi" w:hAnsiTheme="minorHAnsi"/>
                <w:bCs/>
                <w:color w:val="000000" w:themeColor="text1"/>
                <w:szCs w:val="18"/>
              </w:rPr>
            </w:pPr>
            <w:ins w:id="8858" w:author="Dr Mamadou SANOGO" w:date="2023-10-26T15:54:00Z">
              <w:del w:id="8859"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hideMark/>
          </w:tcPr>
          <w:p w14:paraId="6506385D" w14:textId="361CCBC1" w:rsidR="00561D9D" w:rsidDel="00FA173A" w:rsidRDefault="00561D9D" w:rsidP="00D27EF1">
            <w:pPr>
              <w:spacing w:line="276" w:lineRule="auto"/>
              <w:rPr>
                <w:ins w:id="8860" w:author="Dr Mamadou SANOGO" w:date="2023-10-26T15:54:00Z"/>
                <w:del w:id="8861" w:author="Cauris Cosmetics" w:date="2023-10-27T17:58:00Z"/>
                <w:szCs w:val="24"/>
                <w:lang w:eastAsia="en-US"/>
              </w:rPr>
            </w:pPr>
          </w:p>
        </w:tc>
        <w:tc>
          <w:tcPr>
            <w:tcW w:w="444" w:type="pct"/>
            <w:vMerge/>
            <w:tcBorders>
              <w:left w:val="single" w:sz="4" w:space="0" w:color="auto"/>
              <w:right w:val="single" w:sz="4" w:space="0" w:color="auto"/>
            </w:tcBorders>
            <w:vAlign w:val="center"/>
            <w:hideMark/>
          </w:tcPr>
          <w:p w14:paraId="3AAD2E96" w14:textId="09C181F5" w:rsidR="00561D9D" w:rsidDel="00FA173A" w:rsidRDefault="00561D9D" w:rsidP="00D27EF1">
            <w:pPr>
              <w:spacing w:line="276" w:lineRule="auto"/>
              <w:rPr>
                <w:ins w:id="8862" w:author="Dr Mamadou SANOGO" w:date="2023-10-26T15:54:00Z"/>
                <w:del w:id="8863" w:author="Cauris Cosmetics" w:date="2023-10-27T17:58:00Z"/>
                <w:bCs/>
                <w:szCs w:val="24"/>
                <w:u w:val="single"/>
                <w:lang w:eastAsia="en-US"/>
              </w:rPr>
            </w:pPr>
          </w:p>
        </w:tc>
        <w:tc>
          <w:tcPr>
            <w:tcW w:w="633" w:type="pct"/>
            <w:vMerge/>
            <w:tcBorders>
              <w:left w:val="single" w:sz="4" w:space="0" w:color="auto"/>
              <w:right w:val="single" w:sz="4" w:space="0" w:color="auto"/>
            </w:tcBorders>
            <w:vAlign w:val="center"/>
            <w:hideMark/>
          </w:tcPr>
          <w:p w14:paraId="20E1126D" w14:textId="5FA35B7C" w:rsidR="00561D9D" w:rsidDel="00FA173A" w:rsidRDefault="00561D9D" w:rsidP="00D27EF1">
            <w:pPr>
              <w:spacing w:line="276" w:lineRule="auto"/>
              <w:rPr>
                <w:ins w:id="8864" w:author="Dr Mamadou SANOGO" w:date="2023-10-26T15:54:00Z"/>
                <w:del w:id="8865" w:author="Cauris Cosmetics" w:date="2023-10-27T17:58:00Z"/>
                <w:bCs/>
                <w:szCs w:val="24"/>
                <w:u w:val="single"/>
                <w:lang w:eastAsia="en-US"/>
              </w:rPr>
            </w:pPr>
          </w:p>
        </w:tc>
      </w:tr>
      <w:tr w:rsidR="00561D9D" w:rsidDel="00FA173A" w14:paraId="2FF0705D" w14:textId="667CF85E" w:rsidTr="00D27EF1">
        <w:trPr>
          <w:cantSplit/>
          <w:trHeight w:val="552"/>
          <w:jc w:val="center"/>
          <w:ins w:id="8866" w:author="Dr Mamadou SANOGO" w:date="2023-10-26T15:54:00Z"/>
          <w:del w:id="8867" w:author="Cauris Cosmetics" w:date="2023-10-27T17:58:00Z"/>
        </w:trPr>
        <w:tc>
          <w:tcPr>
            <w:tcW w:w="948" w:type="pct"/>
            <w:vMerge/>
            <w:tcBorders>
              <w:left w:val="single" w:sz="4" w:space="0" w:color="auto"/>
              <w:right w:val="single" w:sz="4" w:space="0" w:color="auto"/>
            </w:tcBorders>
            <w:vAlign w:val="center"/>
          </w:tcPr>
          <w:p w14:paraId="2F4616CE" w14:textId="3802EC42" w:rsidR="00561D9D" w:rsidRPr="00A425BB" w:rsidDel="00FA173A" w:rsidRDefault="00561D9D" w:rsidP="00D27EF1">
            <w:pPr>
              <w:rPr>
                <w:ins w:id="8868" w:author="Dr Mamadou SANOGO" w:date="2023-10-26T15:54:00Z"/>
                <w:del w:id="8869"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2EE5AD3C" w14:textId="632E5F24" w:rsidR="00561D9D" w:rsidDel="00FA173A" w:rsidRDefault="00561D9D" w:rsidP="00D27EF1">
            <w:pPr>
              <w:spacing w:line="276" w:lineRule="auto"/>
              <w:rPr>
                <w:ins w:id="8870" w:author="Dr Mamadou SANOGO" w:date="2023-10-26T15:54:00Z"/>
                <w:del w:id="8871" w:author="Cauris Cosmetics" w:date="2023-10-27T17:58:00Z"/>
                <w:bCs/>
                <w:szCs w:val="24"/>
                <w:u w:val="single"/>
                <w:lang w:eastAsia="en-US"/>
              </w:rPr>
            </w:pPr>
          </w:p>
        </w:tc>
        <w:tc>
          <w:tcPr>
            <w:tcW w:w="887" w:type="pct"/>
            <w:vMerge/>
            <w:tcBorders>
              <w:left w:val="single" w:sz="4" w:space="0" w:color="auto"/>
              <w:right w:val="single" w:sz="4" w:space="0" w:color="auto"/>
            </w:tcBorders>
            <w:vAlign w:val="center"/>
          </w:tcPr>
          <w:p w14:paraId="3C33ACD1" w14:textId="0504C6A4" w:rsidR="00561D9D" w:rsidDel="00FA173A" w:rsidRDefault="00561D9D" w:rsidP="00D27EF1">
            <w:pPr>
              <w:spacing w:line="276" w:lineRule="auto"/>
              <w:rPr>
                <w:ins w:id="8872" w:author="Dr Mamadou SANOGO" w:date="2023-10-26T15:54:00Z"/>
                <w:del w:id="8873"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2579957C" w14:textId="32645C80" w:rsidR="00561D9D" w:rsidRPr="00BF4F49" w:rsidDel="00FA173A" w:rsidRDefault="00561D9D" w:rsidP="00D27EF1">
            <w:pPr>
              <w:tabs>
                <w:tab w:val="left" w:pos="567"/>
                <w:tab w:val="left" w:pos="1276"/>
                <w:tab w:val="left" w:pos="2127"/>
              </w:tabs>
              <w:spacing w:before="100"/>
              <w:rPr>
                <w:ins w:id="8874" w:author="Dr Mamadou SANOGO" w:date="2023-10-26T15:54:00Z"/>
                <w:del w:id="8875" w:author="Cauris Cosmetics" w:date="2023-10-27T17:58:00Z"/>
                <w:rFonts w:asciiTheme="minorHAnsi" w:hAnsiTheme="minorHAnsi"/>
                <w:bCs/>
                <w:color w:val="000000" w:themeColor="text1"/>
                <w:szCs w:val="18"/>
              </w:rPr>
            </w:pPr>
            <w:ins w:id="8876" w:author="Dr Mamadou SANOGO" w:date="2023-10-26T15:54:00Z">
              <w:del w:id="8877"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44687B6E" w14:textId="7FB12CCC" w:rsidR="00561D9D" w:rsidDel="00FA173A" w:rsidRDefault="00561D9D" w:rsidP="00D27EF1">
            <w:pPr>
              <w:tabs>
                <w:tab w:val="left" w:pos="567"/>
                <w:tab w:val="left" w:pos="1276"/>
                <w:tab w:val="left" w:pos="2127"/>
              </w:tabs>
              <w:spacing w:before="100"/>
              <w:jc w:val="center"/>
              <w:rPr>
                <w:ins w:id="8878" w:author="Dr Mamadou SANOGO" w:date="2023-10-26T15:54:00Z"/>
                <w:del w:id="8879" w:author="Cauris Cosmetics" w:date="2023-10-27T17:58:00Z"/>
                <w:rFonts w:asciiTheme="minorHAnsi" w:hAnsiTheme="minorHAnsi"/>
                <w:bCs/>
                <w:color w:val="000000" w:themeColor="text1"/>
                <w:szCs w:val="18"/>
              </w:rPr>
            </w:pPr>
            <w:ins w:id="8880" w:author="Dr Mamadou SANOGO" w:date="2023-10-26T15:54:00Z">
              <w:del w:id="8881"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77540C71" w14:textId="4B1086AB" w:rsidR="00561D9D" w:rsidDel="00FA173A" w:rsidRDefault="00561D9D" w:rsidP="00D27EF1">
            <w:pPr>
              <w:spacing w:line="276" w:lineRule="auto"/>
              <w:rPr>
                <w:ins w:id="8882" w:author="Dr Mamadou SANOGO" w:date="2023-10-26T15:54:00Z"/>
                <w:del w:id="8883" w:author="Cauris Cosmetics" w:date="2023-10-27T17:58:00Z"/>
                <w:szCs w:val="24"/>
                <w:lang w:eastAsia="en-US"/>
              </w:rPr>
            </w:pPr>
          </w:p>
        </w:tc>
        <w:tc>
          <w:tcPr>
            <w:tcW w:w="444" w:type="pct"/>
            <w:vMerge/>
            <w:tcBorders>
              <w:left w:val="single" w:sz="4" w:space="0" w:color="auto"/>
              <w:right w:val="single" w:sz="4" w:space="0" w:color="auto"/>
            </w:tcBorders>
            <w:vAlign w:val="center"/>
          </w:tcPr>
          <w:p w14:paraId="6E6E30F3" w14:textId="540B3200" w:rsidR="00561D9D" w:rsidDel="00FA173A" w:rsidRDefault="00561D9D" w:rsidP="00D27EF1">
            <w:pPr>
              <w:spacing w:line="276" w:lineRule="auto"/>
              <w:rPr>
                <w:ins w:id="8884" w:author="Dr Mamadou SANOGO" w:date="2023-10-26T15:54:00Z"/>
                <w:del w:id="8885"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458DBAE" w14:textId="4C8A08B5" w:rsidR="00561D9D" w:rsidDel="00FA173A" w:rsidRDefault="00561D9D" w:rsidP="00D27EF1">
            <w:pPr>
              <w:spacing w:line="276" w:lineRule="auto"/>
              <w:rPr>
                <w:ins w:id="8886" w:author="Dr Mamadou SANOGO" w:date="2023-10-26T15:54:00Z"/>
                <w:del w:id="8887" w:author="Cauris Cosmetics" w:date="2023-10-27T17:58:00Z"/>
                <w:bCs/>
                <w:szCs w:val="24"/>
                <w:u w:val="single"/>
                <w:lang w:eastAsia="en-US"/>
              </w:rPr>
            </w:pPr>
          </w:p>
        </w:tc>
      </w:tr>
      <w:tr w:rsidR="00561D9D" w:rsidDel="00FA173A" w14:paraId="325EA8FA" w14:textId="03194E61" w:rsidTr="00D27EF1">
        <w:trPr>
          <w:cantSplit/>
          <w:trHeight w:val="1203"/>
          <w:jc w:val="center"/>
          <w:ins w:id="8888" w:author="Dr Mamadou SANOGO" w:date="2023-10-26T15:54:00Z"/>
          <w:del w:id="8889" w:author="Cauris Cosmetics" w:date="2023-10-27T17:58:00Z"/>
        </w:trPr>
        <w:tc>
          <w:tcPr>
            <w:tcW w:w="948" w:type="pct"/>
            <w:vMerge w:val="restart"/>
            <w:tcBorders>
              <w:top w:val="single" w:sz="4" w:space="0" w:color="auto"/>
              <w:left w:val="single" w:sz="4" w:space="0" w:color="auto"/>
              <w:right w:val="single" w:sz="4" w:space="0" w:color="auto"/>
            </w:tcBorders>
            <w:vAlign w:val="center"/>
          </w:tcPr>
          <w:p w14:paraId="36136492" w14:textId="3C74A3FB" w:rsidR="00561D9D" w:rsidDel="00FA173A" w:rsidRDefault="00561D9D" w:rsidP="00D27EF1">
            <w:pPr>
              <w:rPr>
                <w:ins w:id="8890" w:author="Dr Mamadou SANOGO" w:date="2023-10-26T15:54:00Z"/>
                <w:del w:id="8891" w:author="Cauris Cosmetics" w:date="2023-10-27T17:58:00Z"/>
                <w:rFonts w:asciiTheme="minorHAnsi" w:hAnsiTheme="minorHAnsi"/>
                <w:b/>
                <w:color w:val="000000" w:themeColor="text1"/>
              </w:rPr>
            </w:pPr>
            <w:ins w:id="8892" w:author="Dr Mamadou SANOGO" w:date="2023-10-26T15:54:00Z">
              <w:del w:id="8893" w:author="Cauris Cosmetics" w:date="2023-10-27T17:58:00Z">
                <w:r w:rsidDel="00FA173A">
                  <w:rPr>
                    <w:rFonts w:asciiTheme="minorHAnsi" w:hAnsiTheme="minorHAnsi"/>
                    <w:b/>
                    <w:color w:val="000000" w:themeColor="text1"/>
                  </w:rPr>
                  <w:delText>MGO237</w:delText>
                </w:r>
              </w:del>
            </w:ins>
          </w:p>
          <w:p w14:paraId="21060524" w14:textId="1269EF80" w:rsidR="00561D9D" w:rsidDel="00FA173A" w:rsidRDefault="00561D9D" w:rsidP="00D27EF1">
            <w:pPr>
              <w:rPr>
                <w:ins w:id="8894" w:author="Dr Mamadou SANOGO" w:date="2023-10-26T15:54:00Z"/>
                <w:del w:id="8895" w:author="Cauris Cosmetics" w:date="2023-10-27T17:58:00Z"/>
                <w:rFonts w:asciiTheme="minorHAnsi" w:hAnsiTheme="minorHAnsi"/>
                <w:b/>
                <w:color w:val="000000" w:themeColor="text1"/>
              </w:rPr>
            </w:pPr>
            <w:ins w:id="8896" w:author="Dr Mamadou SANOGO" w:date="2023-10-26T15:54:00Z">
              <w:del w:id="8897" w:author="Cauris Cosmetics" w:date="2023-10-27T17:58:00Z">
                <w:r w:rsidDel="00FA173A">
                  <w:rPr>
                    <w:rFonts w:asciiTheme="minorHAnsi" w:hAnsiTheme="minorHAnsi"/>
                    <w:b/>
                    <w:color w:val="000000" w:themeColor="text1"/>
                  </w:rPr>
                  <w:delText xml:space="preserve">Dysfonctionnement du système </w:delText>
                </w:r>
                <w:r w:rsidRPr="007513AA" w:rsidDel="00FA173A">
                  <w:rPr>
                    <w:rFonts w:asciiTheme="minorHAnsi" w:hAnsiTheme="minorHAnsi"/>
                    <w:b/>
                    <w:color w:val="000000" w:themeColor="text1"/>
                  </w:rPr>
                  <w:delText>de reproduction</w:delText>
                </w:r>
                <w:r w:rsidRPr="002820AE" w:rsidDel="00FA173A">
                  <w:rPr>
                    <w:rFonts w:asciiTheme="minorHAnsi" w:hAnsiTheme="minorHAnsi"/>
                    <w:b/>
                    <w:color w:val="000000" w:themeColor="text1"/>
                  </w:rPr>
                  <w:delText xml:space="preserve"> </w:delText>
                </w:r>
                <w:r w:rsidDel="00FA173A">
                  <w:rPr>
                    <w:rFonts w:asciiTheme="minorHAnsi" w:hAnsiTheme="minorHAnsi"/>
                    <w:b/>
                    <w:color w:val="000000" w:themeColor="text1"/>
                  </w:rPr>
                  <w:delText>chez l’homme</w:delText>
                </w:r>
              </w:del>
            </w:ins>
          </w:p>
          <w:p w14:paraId="7EFFF038" w14:textId="0515C790" w:rsidR="00561D9D" w:rsidDel="00FA173A" w:rsidRDefault="00561D9D" w:rsidP="00D27EF1">
            <w:pPr>
              <w:rPr>
                <w:ins w:id="8898" w:author="Dr Mamadou SANOGO" w:date="2023-10-26T15:54:00Z"/>
                <w:del w:id="8899" w:author="Cauris Cosmetics" w:date="2023-10-27T17:58:00Z"/>
                <w:rFonts w:asciiTheme="minorHAnsi" w:hAnsiTheme="minorHAnsi"/>
                <w:b/>
                <w:color w:val="000000" w:themeColor="text1"/>
              </w:rPr>
            </w:pPr>
          </w:p>
          <w:p w14:paraId="3BAF92C0" w14:textId="2F958C6C" w:rsidR="00561D9D" w:rsidRPr="00A425BB" w:rsidDel="00FA173A" w:rsidRDefault="00561D9D" w:rsidP="00D27EF1">
            <w:pPr>
              <w:rPr>
                <w:ins w:id="8900" w:author="Dr Mamadou SANOGO" w:date="2023-10-26T15:54:00Z"/>
                <w:del w:id="8901" w:author="Cauris Cosmetics" w:date="2023-10-27T17:58:00Z"/>
                <w:rFonts w:asciiTheme="minorHAnsi" w:hAnsiTheme="minorHAnsi"/>
                <w:b/>
                <w:color w:val="000000" w:themeColor="text1"/>
              </w:rPr>
            </w:pPr>
          </w:p>
        </w:tc>
        <w:tc>
          <w:tcPr>
            <w:tcW w:w="316" w:type="pct"/>
            <w:vMerge w:val="restart"/>
            <w:tcBorders>
              <w:top w:val="single" w:sz="4" w:space="0" w:color="auto"/>
              <w:left w:val="single" w:sz="4" w:space="0" w:color="auto"/>
              <w:right w:val="single" w:sz="4" w:space="0" w:color="auto"/>
            </w:tcBorders>
            <w:vAlign w:val="center"/>
          </w:tcPr>
          <w:p w14:paraId="599D93B5" w14:textId="78F8C6C4" w:rsidR="00561D9D" w:rsidDel="00FA173A" w:rsidRDefault="00561D9D" w:rsidP="00D27EF1">
            <w:pPr>
              <w:jc w:val="center"/>
              <w:rPr>
                <w:ins w:id="8902" w:author="Dr Mamadou SANOGO" w:date="2023-10-26T15:54:00Z"/>
                <w:del w:id="8903" w:author="Cauris Cosmetics" w:date="2023-10-27T17:58:00Z"/>
                <w:bCs/>
                <w:szCs w:val="24"/>
                <w:u w:val="single"/>
                <w:lang w:eastAsia="en-US"/>
              </w:rPr>
            </w:pPr>
            <w:ins w:id="8904" w:author="Dr Mamadou SANOGO" w:date="2023-10-26T15:54:00Z">
              <w:del w:id="8905" w:author="Cauris Cosmetics" w:date="2023-10-27T17:58:00Z">
                <w:r w:rsidDel="00FA173A">
                  <w:rPr>
                    <w:rFonts w:asciiTheme="minorHAnsi" w:hAnsiTheme="minorHAnsi"/>
                    <w:b/>
                    <w:color w:val="000000" w:themeColor="text1"/>
                  </w:rPr>
                  <w:delText>5</w:delText>
                </w:r>
              </w:del>
            </w:ins>
          </w:p>
        </w:tc>
        <w:tc>
          <w:tcPr>
            <w:tcW w:w="887" w:type="pct"/>
            <w:vMerge w:val="restart"/>
            <w:tcBorders>
              <w:top w:val="single" w:sz="4" w:space="0" w:color="auto"/>
              <w:left w:val="single" w:sz="4" w:space="0" w:color="auto"/>
              <w:right w:val="single" w:sz="4" w:space="0" w:color="auto"/>
            </w:tcBorders>
            <w:vAlign w:val="center"/>
          </w:tcPr>
          <w:p w14:paraId="0D387D4B" w14:textId="47FBDAE9" w:rsidR="00561D9D" w:rsidRPr="004E2851" w:rsidDel="00FA173A" w:rsidRDefault="00561D9D" w:rsidP="00D27EF1">
            <w:pPr>
              <w:tabs>
                <w:tab w:val="left" w:pos="567"/>
                <w:tab w:val="left" w:pos="1276"/>
                <w:tab w:val="left" w:pos="2127"/>
              </w:tabs>
              <w:spacing w:before="100"/>
              <w:rPr>
                <w:ins w:id="8906" w:author="Dr Mamadou SANOGO" w:date="2023-10-26T15:54:00Z"/>
                <w:del w:id="8907" w:author="Cauris Cosmetics" w:date="2023-10-27T17:58:00Z"/>
                <w:rFonts w:asciiTheme="minorHAnsi" w:hAnsiTheme="minorHAnsi"/>
                <w:bCs/>
                <w:color w:val="000000" w:themeColor="text1"/>
                <w:sz w:val="18"/>
                <w:szCs w:val="18"/>
              </w:rPr>
            </w:pPr>
            <w:ins w:id="8908" w:author="Dr Mamadou SANOGO" w:date="2023-10-26T15:54:00Z">
              <w:del w:id="8909" w:author="Cauris Cosmetics" w:date="2023-10-27T17:58:00Z">
                <w:r w:rsidRPr="004E2851" w:rsidDel="00FA173A">
                  <w:rPr>
                    <w:rFonts w:asciiTheme="minorHAnsi" w:hAnsiTheme="minorHAnsi"/>
                    <w:bCs/>
                    <w:color w:val="000000" w:themeColor="text1"/>
                    <w:sz w:val="18"/>
                    <w:szCs w:val="18"/>
                  </w:rPr>
                  <w:delText>Diagnostiquer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4B2B675C" w14:textId="00456039" w:rsidR="00561D9D" w:rsidRPr="004E2851" w:rsidDel="00FA173A" w:rsidRDefault="00561D9D" w:rsidP="00D27EF1">
            <w:pPr>
              <w:tabs>
                <w:tab w:val="left" w:pos="567"/>
                <w:tab w:val="left" w:pos="1276"/>
                <w:tab w:val="left" w:pos="2127"/>
              </w:tabs>
              <w:spacing w:before="100"/>
              <w:rPr>
                <w:ins w:id="8910" w:author="Dr Mamadou SANOGO" w:date="2023-10-26T15:54:00Z"/>
                <w:del w:id="8911" w:author="Cauris Cosmetics" w:date="2023-10-27T17:58:00Z"/>
                <w:rFonts w:asciiTheme="minorHAnsi" w:hAnsiTheme="minorHAnsi"/>
                <w:bCs/>
                <w:color w:val="000000" w:themeColor="text1"/>
                <w:sz w:val="18"/>
                <w:szCs w:val="18"/>
              </w:rPr>
            </w:pPr>
            <w:ins w:id="8912" w:author="Dr Mamadou SANOGO" w:date="2023-10-26T15:54:00Z">
              <w:del w:id="8913" w:author="Cauris Cosmetics" w:date="2023-10-27T17:58:00Z">
                <w:r w:rsidRPr="004E2851" w:rsidDel="00FA173A">
                  <w:rPr>
                    <w:rFonts w:asciiTheme="minorHAnsi" w:hAnsiTheme="minorHAnsi"/>
                    <w:bCs/>
                    <w:color w:val="000000" w:themeColor="text1"/>
                    <w:sz w:val="18"/>
                    <w:szCs w:val="18"/>
                  </w:rPr>
                  <w:delText>Traiter les pathologies courantes</w:delText>
                </w:r>
                <w:r w:rsidDel="00FA173A">
                  <w:rPr>
                    <w:rFonts w:asciiTheme="minorHAnsi" w:hAnsiTheme="minorHAnsi"/>
                    <w:bCs/>
                    <w:color w:val="000000" w:themeColor="text1"/>
                    <w:sz w:val="18"/>
                    <w:szCs w:val="18"/>
                  </w:rPr>
                  <w:delText xml:space="preserve"> de l’appareil reproducteur masculin</w:delText>
                </w:r>
              </w:del>
            </w:ins>
          </w:p>
          <w:p w14:paraId="5B290857" w14:textId="0089272E" w:rsidR="00561D9D" w:rsidRPr="004E2851" w:rsidDel="00FA173A" w:rsidRDefault="00561D9D" w:rsidP="00D27EF1">
            <w:pPr>
              <w:tabs>
                <w:tab w:val="left" w:pos="567"/>
                <w:tab w:val="left" w:pos="1276"/>
                <w:tab w:val="left" w:pos="2127"/>
              </w:tabs>
              <w:spacing w:before="100"/>
              <w:rPr>
                <w:ins w:id="8914" w:author="Dr Mamadou SANOGO" w:date="2023-10-26T15:54:00Z"/>
                <w:del w:id="8915" w:author="Cauris Cosmetics" w:date="2023-10-27T17:58:00Z"/>
                <w:rFonts w:asciiTheme="minorHAnsi" w:hAnsiTheme="minorHAnsi"/>
                <w:bCs/>
                <w:color w:val="000000" w:themeColor="text1"/>
                <w:sz w:val="18"/>
                <w:szCs w:val="18"/>
              </w:rPr>
            </w:pPr>
          </w:p>
          <w:p w14:paraId="5031DC3A" w14:textId="1B198B8B" w:rsidR="00561D9D" w:rsidRPr="00EC3588" w:rsidDel="00FA173A" w:rsidRDefault="00561D9D" w:rsidP="00D27EF1">
            <w:pPr>
              <w:tabs>
                <w:tab w:val="left" w:pos="567"/>
                <w:tab w:val="left" w:pos="1276"/>
                <w:tab w:val="left" w:pos="2127"/>
              </w:tabs>
              <w:spacing w:before="100"/>
              <w:rPr>
                <w:ins w:id="8916" w:author="Dr Mamadou SANOGO" w:date="2023-10-26T15:54:00Z"/>
                <w:del w:id="8917" w:author="Cauris Cosmetics" w:date="2023-10-27T17:58:00Z"/>
                <w:rFonts w:asciiTheme="minorHAnsi" w:hAnsiTheme="minorHAnsi"/>
                <w:bCs/>
                <w:color w:val="000000" w:themeColor="text1"/>
                <w:sz w:val="18"/>
                <w:szCs w:val="18"/>
              </w:rPr>
            </w:pPr>
            <w:ins w:id="8918" w:author="Dr Mamadou SANOGO" w:date="2023-10-26T15:54:00Z">
              <w:del w:id="8919" w:author="Cauris Cosmetics" w:date="2023-10-27T17:58:00Z">
                <w:r w:rsidRPr="004E2851" w:rsidDel="00FA173A">
                  <w:rPr>
                    <w:rFonts w:asciiTheme="minorHAnsi" w:hAnsiTheme="minorHAnsi"/>
                    <w:bCs/>
                    <w:color w:val="000000" w:themeColor="text1"/>
                    <w:sz w:val="18"/>
                    <w:szCs w:val="18"/>
                  </w:rPr>
                  <w:delText>Prévenir les affections courantes</w:delText>
                </w:r>
                <w:r w:rsidDel="00FA173A">
                  <w:rPr>
                    <w:rFonts w:asciiTheme="minorHAnsi" w:hAnsiTheme="minorHAnsi"/>
                    <w:bCs/>
                    <w:color w:val="000000" w:themeColor="text1"/>
                    <w:sz w:val="18"/>
                    <w:szCs w:val="18"/>
                  </w:rPr>
                  <w:delText xml:space="preserve"> de l’appareil reproducteur masculin</w:delText>
                </w:r>
              </w:del>
            </w:ins>
          </w:p>
        </w:tc>
        <w:tc>
          <w:tcPr>
            <w:tcW w:w="823" w:type="pct"/>
            <w:tcBorders>
              <w:top w:val="single" w:sz="4" w:space="0" w:color="auto"/>
              <w:left w:val="single" w:sz="4" w:space="0" w:color="auto"/>
              <w:bottom w:val="single" w:sz="4" w:space="0" w:color="auto"/>
              <w:right w:val="single" w:sz="4" w:space="0" w:color="auto"/>
            </w:tcBorders>
          </w:tcPr>
          <w:p w14:paraId="23DA891E" w14:textId="1B7F4E35" w:rsidR="00561D9D" w:rsidRPr="00E512BB" w:rsidDel="00FA173A" w:rsidRDefault="00561D9D" w:rsidP="00D27EF1">
            <w:pPr>
              <w:tabs>
                <w:tab w:val="left" w:pos="567"/>
                <w:tab w:val="left" w:pos="1276"/>
                <w:tab w:val="left" w:pos="2127"/>
              </w:tabs>
              <w:spacing w:before="100"/>
              <w:rPr>
                <w:ins w:id="8920" w:author="Dr Mamadou SANOGO" w:date="2023-10-26T15:54:00Z"/>
                <w:del w:id="8921" w:author="Cauris Cosmetics" w:date="2023-10-27T17:58:00Z"/>
                <w:rFonts w:asciiTheme="minorHAnsi" w:hAnsiTheme="minorHAnsi"/>
                <w:bCs/>
                <w:color w:val="000000" w:themeColor="text1"/>
                <w:szCs w:val="18"/>
              </w:rPr>
            </w:pPr>
            <w:ins w:id="8922" w:author="Dr Mamadou SANOGO" w:date="2023-10-26T15:54:00Z">
              <w:del w:id="8923" w:author="Cauris Cosmetics" w:date="2023-10-27T17:58:00Z">
                <w:r w:rsidRPr="00E512BB" w:rsidDel="00FA173A">
                  <w:rPr>
                    <w:rFonts w:asciiTheme="minorHAnsi" w:hAnsiTheme="minorHAnsi"/>
                    <w:bCs/>
                    <w:color w:val="000000" w:themeColor="text1"/>
                    <w:szCs w:val="18"/>
                  </w:rPr>
                  <w:delText xml:space="preserve">Identification  des </w:delText>
                </w:r>
                <w:r w:rsidDel="00FA173A">
                  <w:rPr>
                    <w:rFonts w:asciiTheme="minorHAnsi" w:hAnsiTheme="minorHAnsi"/>
                    <w:bCs/>
                    <w:color w:val="000000" w:themeColor="text1"/>
                    <w:szCs w:val="18"/>
                  </w:rPr>
                  <w:delText>dysfonctionnements de l’appareil</w:delText>
                </w:r>
                <w:r w:rsidRPr="00E512BB" w:rsidDel="00FA173A">
                  <w:rPr>
                    <w:rFonts w:asciiTheme="minorHAnsi" w:hAnsiTheme="minorHAnsi"/>
                    <w:bCs/>
                    <w:color w:val="000000" w:themeColor="text1"/>
                    <w:szCs w:val="18"/>
                  </w:rPr>
                  <w:delText xml:space="preserve"> de reproduction chez l'homme </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11CB1AE5" w14:textId="4B397F30" w:rsidR="00561D9D" w:rsidDel="00FA173A" w:rsidRDefault="00561D9D" w:rsidP="00D27EF1">
            <w:pPr>
              <w:tabs>
                <w:tab w:val="left" w:pos="567"/>
                <w:tab w:val="left" w:pos="1276"/>
                <w:tab w:val="left" w:pos="2127"/>
              </w:tabs>
              <w:spacing w:before="100"/>
              <w:jc w:val="center"/>
              <w:rPr>
                <w:ins w:id="8924" w:author="Dr Mamadou SANOGO" w:date="2023-10-26T15:54:00Z"/>
                <w:del w:id="8925" w:author="Cauris Cosmetics" w:date="2023-10-27T17:58:00Z"/>
                <w:rFonts w:asciiTheme="minorHAnsi" w:hAnsiTheme="minorHAnsi"/>
                <w:bCs/>
                <w:color w:val="000000" w:themeColor="text1"/>
                <w:szCs w:val="18"/>
              </w:rPr>
            </w:pPr>
            <w:ins w:id="8926" w:author="Dr Mamadou SANOGO" w:date="2023-10-26T15:54:00Z">
              <w:del w:id="8927" w:author="Cauris Cosmetics" w:date="2023-10-27T17:58:00Z">
                <w:r w:rsidDel="00FA173A">
                  <w:rPr>
                    <w:rFonts w:asciiTheme="minorHAnsi" w:hAnsiTheme="minorHAnsi"/>
                    <w:bCs/>
                    <w:color w:val="000000" w:themeColor="text1"/>
                    <w:szCs w:val="18"/>
                  </w:rPr>
                  <w:delText>1</w:delText>
                </w:r>
              </w:del>
            </w:ins>
          </w:p>
        </w:tc>
        <w:tc>
          <w:tcPr>
            <w:tcW w:w="633" w:type="pct"/>
            <w:vMerge w:val="restart"/>
            <w:tcBorders>
              <w:top w:val="single" w:sz="4" w:space="0" w:color="auto"/>
              <w:left w:val="single" w:sz="4" w:space="0" w:color="auto"/>
              <w:right w:val="single" w:sz="4" w:space="0" w:color="auto"/>
            </w:tcBorders>
            <w:vAlign w:val="center"/>
          </w:tcPr>
          <w:p w14:paraId="37D3723F" w14:textId="78FE8195" w:rsidR="00561D9D" w:rsidDel="00FA173A" w:rsidRDefault="00561D9D" w:rsidP="00D27EF1">
            <w:pPr>
              <w:tabs>
                <w:tab w:val="left" w:pos="567"/>
                <w:tab w:val="left" w:pos="1276"/>
                <w:tab w:val="left" w:pos="2127"/>
              </w:tabs>
              <w:spacing w:before="100"/>
              <w:jc w:val="center"/>
              <w:rPr>
                <w:ins w:id="8928" w:author="Dr Mamadou SANOGO" w:date="2023-10-26T15:54:00Z"/>
                <w:del w:id="8929" w:author="Cauris Cosmetics" w:date="2023-10-27T17:58:00Z"/>
                <w:szCs w:val="24"/>
                <w:lang w:eastAsia="en-US"/>
              </w:rPr>
            </w:pPr>
            <w:ins w:id="8930" w:author="Dr Mamadou SANOGO" w:date="2023-10-26T15:54:00Z">
              <w:del w:id="8931" w:author="Cauris Cosmetics" w:date="2023-10-27T17:58:00Z">
                <w:r w:rsidDel="00FA173A">
                  <w:rPr>
                    <w:rFonts w:asciiTheme="minorHAnsi" w:hAnsiTheme="minorHAnsi"/>
                    <w:bCs/>
                    <w:color w:val="000000" w:themeColor="text1"/>
                    <w:szCs w:val="18"/>
                  </w:rPr>
                  <w:delText>00/60</w:delText>
                </w:r>
                <w:r w:rsidRPr="00325280" w:rsidDel="00FA173A">
                  <w:rPr>
                    <w:rFonts w:asciiTheme="minorHAnsi" w:hAnsiTheme="minorHAnsi"/>
                    <w:bCs/>
                    <w:color w:val="000000" w:themeColor="text1"/>
                    <w:szCs w:val="18"/>
                  </w:rPr>
                  <w:delText>/</w:delText>
                </w:r>
                <w:r w:rsidDel="00FA173A">
                  <w:rPr>
                    <w:rFonts w:asciiTheme="minorHAnsi" w:hAnsiTheme="minorHAnsi"/>
                    <w:bCs/>
                    <w:color w:val="000000" w:themeColor="text1"/>
                    <w:szCs w:val="18"/>
                  </w:rPr>
                  <w:delText>20/45</w:delText>
                </w:r>
              </w:del>
            </w:ins>
          </w:p>
        </w:tc>
        <w:tc>
          <w:tcPr>
            <w:tcW w:w="444" w:type="pct"/>
            <w:vMerge w:val="restart"/>
            <w:tcBorders>
              <w:top w:val="single" w:sz="4" w:space="0" w:color="auto"/>
              <w:left w:val="single" w:sz="4" w:space="0" w:color="auto"/>
              <w:right w:val="single" w:sz="4" w:space="0" w:color="auto"/>
            </w:tcBorders>
            <w:vAlign w:val="center"/>
          </w:tcPr>
          <w:p w14:paraId="45D2B76C" w14:textId="23CA48A9" w:rsidR="00561D9D" w:rsidDel="00FA173A" w:rsidRDefault="00561D9D" w:rsidP="00D27EF1">
            <w:pPr>
              <w:rPr>
                <w:ins w:id="8932" w:author="Dr Mamadou SANOGO" w:date="2023-10-26T15:54:00Z"/>
                <w:del w:id="8933" w:author="Cauris Cosmetics" w:date="2023-10-27T17:58:00Z"/>
              </w:rPr>
            </w:pPr>
            <w:ins w:id="8934" w:author="Dr Mamadou SANOGO" w:date="2023-10-26T15:54:00Z">
              <w:del w:id="8935" w:author="Cauris Cosmetics" w:date="2023-10-27T17:58: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633" w:type="pct"/>
            <w:vMerge w:val="restart"/>
            <w:tcBorders>
              <w:top w:val="single" w:sz="4" w:space="0" w:color="auto"/>
              <w:left w:val="single" w:sz="4" w:space="0" w:color="auto"/>
              <w:right w:val="single" w:sz="4" w:space="0" w:color="auto"/>
            </w:tcBorders>
            <w:vAlign w:val="center"/>
          </w:tcPr>
          <w:p w14:paraId="3FD39096" w14:textId="47C59CB3" w:rsidR="00561D9D" w:rsidDel="00FA173A" w:rsidRDefault="00561D9D" w:rsidP="00D27EF1">
            <w:pPr>
              <w:rPr>
                <w:ins w:id="8936" w:author="Dr Mamadou SANOGO" w:date="2023-10-26T15:54:00Z"/>
                <w:del w:id="8937" w:author="Cauris Cosmetics" w:date="2023-10-27T17:58:00Z"/>
              </w:rPr>
            </w:pPr>
            <w:ins w:id="8938" w:author="Dr Mamadou SANOGO" w:date="2023-10-26T15:54:00Z">
              <w:del w:id="8939" w:author="Cauris Cosmetics" w:date="2023-10-27T17:58:00Z">
                <w:r w:rsidRPr="002A624B" w:rsidDel="00FA173A">
                  <w:rPr>
                    <w:rFonts w:asciiTheme="minorHAnsi" w:hAnsiTheme="minorHAnsi"/>
                    <w:bCs/>
                    <w:i/>
                    <w:color w:val="000000" w:themeColor="text1"/>
                    <w:sz w:val="16"/>
                    <w:szCs w:val="16"/>
                  </w:rPr>
                  <w:delText>Contrôle continu écrit ou oral, cas pratiques, Mise en situation réelle de travail</w:delText>
                </w:r>
              </w:del>
            </w:ins>
          </w:p>
        </w:tc>
      </w:tr>
      <w:tr w:rsidR="00561D9D" w:rsidDel="00FA173A" w14:paraId="6BE2DE6A" w14:textId="79394E03" w:rsidTr="00D27EF1">
        <w:trPr>
          <w:cantSplit/>
          <w:trHeight w:val="1124"/>
          <w:jc w:val="center"/>
          <w:ins w:id="8940" w:author="Dr Mamadou SANOGO" w:date="2023-10-26T15:54:00Z"/>
          <w:del w:id="8941" w:author="Cauris Cosmetics" w:date="2023-10-27T17:58:00Z"/>
        </w:trPr>
        <w:tc>
          <w:tcPr>
            <w:tcW w:w="948" w:type="pct"/>
            <w:vMerge/>
            <w:tcBorders>
              <w:left w:val="single" w:sz="4" w:space="0" w:color="auto"/>
              <w:right w:val="single" w:sz="4" w:space="0" w:color="auto"/>
            </w:tcBorders>
            <w:vAlign w:val="center"/>
          </w:tcPr>
          <w:p w14:paraId="74855A88" w14:textId="7CE0A06C" w:rsidR="00561D9D" w:rsidRPr="002820AE" w:rsidDel="00FA173A" w:rsidRDefault="00561D9D" w:rsidP="00D27EF1">
            <w:pPr>
              <w:rPr>
                <w:ins w:id="8942" w:author="Dr Mamadou SANOGO" w:date="2023-10-26T15:54:00Z"/>
                <w:del w:id="8943"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3AEEF9D5" w14:textId="5077507D" w:rsidR="00561D9D" w:rsidRPr="002820AE" w:rsidDel="00FA173A" w:rsidRDefault="00561D9D" w:rsidP="00D27EF1">
            <w:pPr>
              <w:jc w:val="center"/>
              <w:rPr>
                <w:ins w:id="8944" w:author="Dr Mamadou SANOGO" w:date="2023-10-26T15:54:00Z"/>
                <w:del w:id="8945"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7CF345E7" w14:textId="0C57A28E" w:rsidR="00561D9D" w:rsidDel="00FA173A" w:rsidRDefault="00561D9D" w:rsidP="00D27EF1">
            <w:pPr>
              <w:tabs>
                <w:tab w:val="left" w:pos="567"/>
                <w:tab w:val="left" w:pos="1276"/>
                <w:tab w:val="left" w:pos="2127"/>
              </w:tabs>
              <w:spacing w:before="100"/>
              <w:rPr>
                <w:ins w:id="8946" w:author="Dr Mamadou SANOGO" w:date="2023-10-26T15:54:00Z"/>
                <w:del w:id="8947" w:author="Cauris Cosmetics" w:date="2023-10-27T17:58:00Z"/>
                <w:bCs/>
                <w:szCs w:val="24"/>
                <w:u w:val="single"/>
                <w:lang w:eastAsia="en-US"/>
              </w:rPr>
            </w:pPr>
          </w:p>
        </w:tc>
        <w:tc>
          <w:tcPr>
            <w:tcW w:w="823" w:type="pct"/>
            <w:tcBorders>
              <w:top w:val="single" w:sz="4" w:space="0" w:color="auto"/>
              <w:left w:val="single" w:sz="4" w:space="0" w:color="auto"/>
              <w:bottom w:val="single" w:sz="4" w:space="0" w:color="auto"/>
              <w:right w:val="single" w:sz="4" w:space="0" w:color="auto"/>
            </w:tcBorders>
          </w:tcPr>
          <w:p w14:paraId="1BCDB3D8" w14:textId="50C0AEAA" w:rsidR="00561D9D" w:rsidRPr="00E512BB" w:rsidDel="00FA173A" w:rsidRDefault="00561D9D" w:rsidP="00D27EF1">
            <w:pPr>
              <w:tabs>
                <w:tab w:val="left" w:pos="567"/>
                <w:tab w:val="left" w:pos="1276"/>
                <w:tab w:val="left" w:pos="2127"/>
              </w:tabs>
              <w:spacing w:before="100"/>
              <w:rPr>
                <w:ins w:id="8948" w:author="Dr Mamadou SANOGO" w:date="2023-10-26T15:54:00Z"/>
                <w:del w:id="8949" w:author="Cauris Cosmetics" w:date="2023-10-27T17:58:00Z"/>
                <w:rFonts w:asciiTheme="minorHAnsi" w:hAnsiTheme="minorHAnsi"/>
                <w:bCs/>
                <w:color w:val="000000" w:themeColor="text1"/>
                <w:szCs w:val="18"/>
              </w:rPr>
            </w:pPr>
            <w:ins w:id="8950" w:author="Dr Mamadou SANOGO" w:date="2023-10-26T15:54:00Z">
              <w:del w:id="8951" w:author="Cauris Cosmetics" w:date="2023-10-27T17:58:00Z">
                <w:r w:rsidRPr="00E512BB" w:rsidDel="00FA173A">
                  <w:rPr>
                    <w:rFonts w:asciiTheme="minorHAnsi" w:hAnsiTheme="minorHAnsi"/>
                    <w:bCs/>
                    <w:color w:val="000000" w:themeColor="text1"/>
                    <w:szCs w:val="18"/>
                  </w:rPr>
                  <w:delText xml:space="preserve">Prise en charge des pathologies </w:delText>
                </w:r>
                <w:r w:rsidDel="00FA173A">
                  <w:rPr>
                    <w:rFonts w:asciiTheme="minorHAnsi" w:hAnsiTheme="minorHAnsi"/>
                    <w:bCs/>
                    <w:color w:val="000000" w:themeColor="text1"/>
                    <w:szCs w:val="18"/>
                  </w:rPr>
                  <w:delText>du système de reproduction de l’homm</w:delText>
                </w:r>
                <w:r w:rsidRPr="00E512BB" w:rsidDel="00FA173A">
                  <w:rPr>
                    <w:rFonts w:asciiTheme="minorHAnsi" w:hAnsiTheme="minorHAnsi"/>
                    <w:bCs/>
                    <w:color w:val="000000" w:themeColor="text1"/>
                    <w:szCs w:val="18"/>
                  </w:rPr>
                  <w:delText>e</w:delText>
                </w:r>
              </w:del>
            </w:ins>
          </w:p>
        </w:tc>
        <w:tc>
          <w:tcPr>
            <w:tcW w:w="316" w:type="pct"/>
            <w:tcBorders>
              <w:top w:val="single" w:sz="4" w:space="0" w:color="auto"/>
              <w:left w:val="single" w:sz="4" w:space="0" w:color="auto"/>
              <w:bottom w:val="single" w:sz="4" w:space="0" w:color="auto"/>
              <w:right w:val="single" w:sz="4" w:space="0" w:color="auto"/>
            </w:tcBorders>
            <w:vAlign w:val="center"/>
          </w:tcPr>
          <w:p w14:paraId="3D7921F0" w14:textId="21FB25F0" w:rsidR="00561D9D" w:rsidDel="00FA173A" w:rsidRDefault="00561D9D" w:rsidP="00D27EF1">
            <w:pPr>
              <w:tabs>
                <w:tab w:val="left" w:pos="567"/>
                <w:tab w:val="left" w:pos="1276"/>
                <w:tab w:val="left" w:pos="2127"/>
              </w:tabs>
              <w:spacing w:before="100"/>
              <w:jc w:val="center"/>
              <w:rPr>
                <w:ins w:id="8952" w:author="Dr Mamadou SANOGO" w:date="2023-10-26T15:54:00Z"/>
                <w:del w:id="8953" w:author="Cauris Cosmetics" w:date="2023-10-27T17:58:00Z"/>
                <w:rFonts w:asciiTheme="minorHAnsi" w:hAnsiTheme="minorHAnsi"/>
                <w:bCs/>
                <w:color w:val="000000" w:themeColor="text1"/>
                <w:szCs w:val="18"/>
              </w:rPr>
            </w:pPr>
            <w:ins w:id="8954" w:author="Dr Mamadou SANOGO" w:date="2023-10-26T15:54:00Z">
              <w:del w:id="8955" w:author="Cauris Cosmetics" w:date="2023-10-27T17:58:00Z">
                <w:r w:rsidDel="00FA173A">
                  <w:rPr>
                    <w:rFonts w:asciiTheme="minorHAnsi" w:hAnsiTheme="minorHAnsi"/>
                    <w:bCs/>
                    <w:color w:val="000000" w:themeColor="text1"/>
                    <w:szCs w:val="18"/>
                  </w:rPr>
                  <w:delText>3</w:delText>
                </w:r>
              </w:del>
            </w:ins>
          </w:p>
        </w:tc>
        <w:tc>
          <w:tcPr>
            <w:tcW w:w="633" w:type="pct"/>
            <w:vMerge/>
            <w:tcBorders>
              <w:left w:val="single" w:sz="4" w:space="0" w:color="auto"/>
              <w:right w:val="single" w:sz="4" w:space="0" w:color="auto"/>
            </w:tcBorders>
            <w:vAlign w:val="center"/>
          </w:tcPr>
          <w:p w14:paraId="6B17BE11" w14:textId="3AEB2A6D" w:rsidR="00561D9D" w:rsidDel="00FA173A" w:rsidRDefault="00561D9D" w:rsidP="00D27EF1">
            <w:pPr>
              <w:tabs>
                <w:tab w:val="left" w:pos="567"/>
                <w:tab w:val="left" w:pos="1276"/>
                <w:tab w:val="left" w:pos="2127"/>
              </w:tabs>
              <w:spacing w:before="100"/>
              <w:jc w:val="center"/>
              <w:rPr>
                <w:ins w:id="8956" w:author="Dr Mamadou SANOGO" w:date="2023-10-26T15:54:00Z"/>
                <w:del w:id="8957" w:author="Cauris Cosmetics" w:date="2023-10-27T17:58:00Z"/>
                <w:szCs w:val="24"/>
                <w:lang w:eastAsia="en-US"/>
              </w:rPr>
            </w:pPr>
          </w:p>
        </w:tc>
        <w:tc>
          <w:tcPr>
            <w:tcW w:w="444" w:type="pct"/>
            <w:vMerge/>
            <w:tcBorders>
              <w:left w:val="single" w:sz="4" w:space="0" w:color="auto"/>
              <w:right w:val="single" w:sz="4" w:space="0" w:color="auto"/>
            </w:tcBorders>
            <w:vAlign w:val="center"/>
          </w:tcPr>
          <w:p w14:paraId="08E36FC4" w14:textId="6AC760F3" w:rsidR="00561D9D" w:rsidDel="00FA173A" w:rsidRDefault="00561D9D" w:rsidP="00D27EF1">
            <w:pPr>
              <w:rPr>
                <w:ins w:id="8958" w:author="Dr Mamadou SANOGO" w:date="2023-10-26T15:54:00Z"/>
                <w:del w:id="8959"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184360BD" w14:textId="7DDF43CF" w:rsidR="00561D9D" w:rsidDel="00FA173A" w:rsidRDefault="00561D9D" w:rsidP="00D27EF1">
            <w:pPr>
              <w:rPr>
                <w:ins w:id="8960" w:author="Dr Mamadou SANOGO" w:date="2023-10-26T15:54:00Z"/>
                <w:del w:id="8961" w:author="Cauris Cosmetics" w:date="2023-10-27T17:58:00Z"/>
                <w:bCs/>
                <w:szCs w:val="24"/>
                <w:u w:val="single"/>
                <w:lang w:eastAsia="en-US"/>
              </w:rPr>
            </w:pPr>
          </w:p>
        </w:tc>
      </w:tr>
      <w:tr w:rsidR="00561D9D" w:rsidDel="00FA173A" w14:paraId="3603A3E1" w14:textId="1A6F4BF6" w:rsidTr="00D27EF1">
        <w:trPr>
          <w:cantSplit/>
          <w:trHeight w:val="498"/>
          <w:jc w:val="center"/>
          <w:ins w:id="8962" w:author="Dr Mamadou SANOGO" w:date="2023-10-26T15:54:00Z"/>
          <w:del w:id="8963" w:author="Cauris Cosmetics" w:date="2023-10-27T17:58:00Z"/>
        </w:trPr>
        <w:tc>
          <w:tcPr>
            <w:tcW w:w="948" w:type="pct"/>
            <w:vMerge/>
            <w:tcBorders>
              <w:left w:val="single" w:sz="4" w:space="0" w:color="auto"/>
              <w:right w:val="single" w:sz="4" w:space="0" w:color="auto"/>
            </w:tcBorders>
            <w:vAlign w:val="center"/>
          </w:tcPr>
          <w:p w14:paraId="797B8BB4" w14:textId="2672C5FF" w:rsidR="00561D9D" w:rsidRPr="002820AE" w:rsidDel="00FA173A" w:rsidRDefault="00561D9D" w:rsidP="00D27EF1">
            <w:pPr>
              <w:rPr>
                <w:ins w:id="8964" w:author="Dr Mamadou SANOGO" w:date="2023-10-26T15:54:00Z"/>
                <w:del w:id="8965" w:author="Cauris Cosmetics" w:date="2023-10-27T17:58:00Z"/>
                <w:rFonts w:asciiTheme="minorHAnsi" w:hAnsiTheme="minorHAnsi"/>
                <w:b/>
                <w:color w:val="000000" w:themeColor="text1"/>
              </w:rPr>
            </w:pPr>
          </w:p>
        </w:tc>
        <w:tc>
          <w:tcPr>
            <w:tcW w:w="316" w:type="pct"/>
            <w:vMerge/>
            <w:tcBorders>
              <w:left w:val="single" w:sz="4" w:space="0" w:color="auto"/>
              <w:right w:val="single" w:sz="4" w:space="0" w:color="auto"/>
            </w:tcBorders>
            <w:vAlign w:val="center"/>
          </w:tcPr>
          <w:p w14:paraId="13AB7AB2" w14:textId="1C2299B0" w:rsidR="00561D9D" w:rsidRPr="002820AE" w:rsidDel="00FA173A" w:rsidRDefault="00561D9D" w:rsidP="00D27EF1">
            <w:pPr>
              <w:jc w:val="center"/>
              <w:rPr>
                <w:ins w:id="8966" w:author="Dr Mamadou SANOGO" w:date="2023-10-26T15:54:00Z"/>
                <w:del w:id="8967" w:author="Cauris Cosmetics" w:date="2023-10-27T17:58:00Z"/>
                <w:rFonts w:asciiTheme="minorHAnsi" w:hAnsiTheme="minorHAnsi"/>
                <w:b/>
                <w:color w:val="000000" w:themeColor="text1"/>
              </w:rPr>
            </w:pPr>
          </w:p>
        </w:tc>
        <w:tc>
          <w:tcPr>
            <w:tcW w:w="887" w:type="pct"/>
            <w:vMerge/>
            <w:tcBorders>
              <w:left w:val="single" w:sz="4" w:space="0" w:color="auto"/>
              <w:right w:val="single" w:sz="4" w:space="0" w:color="auto"/>
            </w:tcBorders>
            <w:vAlign w:val="center"/>
          </w:tcPr>
          <w:p w14:paraId="348EAD58" w14:textId="766EA470" w:rsidR="00561D9D" w:rsidDel="00FA173A" w:rsidRDefault="00561D9D" w:rsidP="00D27EF1">
            <w:pPr>
              <w:tabs>
                <w:tab w:val="left" w:pos="567"/>
                <w:tab w:val="left" w:pos="1276"/>
                <w:tab w:val="left" w:pos="2127"/>
              </w:tabs>
              <w:spacing w:before="100"/>
              <w:rPr>
                <w:ins w:id="8968" w:author="Dr Mamadou SANOGO" w:date="2023-10-26T15:54:00Z"/>
                <w:del w:id="8969" w:author="Cauris Cosmetics" w:date="2023-10-27T17:58:00Z"/>
                <w:bCs/>
                <w:szCs w:val="24"/>
                <w:u w:val="single"/>
                <w:lang w:eastAsia="en-US"/>
              </w:rPr>
            </w:pPr>
          </w:p>
        </w:tc>
        <w:tc>
          <w:tcPr>
            <w:tcW w:w="823" w:type="pct"/>
            <w:tcBorders>
              <w:top w:val="single" w:sz="4" w:space="0" w:color="auto"/>
              <w:left w:val="single" w:sz="4" w:space="0" w:color="auto"/>
              <w:right w:val="single" w:sz="4" w:space="0" w:color="auto"/>
            </w:tcBorders>
            <w:vAlign w:val="center"/>
          </w:tcPr>
          <w:p w14:paraId="609CE906" w14:textId="698F1DF8" w:rsidR="00561D9D" w:rsidRPr="00BF4F49" w:rsidDel="00FA173A" w:rsidRDefault="00561D9D" w:rsidP="00D27EF1">
            <w:pPr>
              <w:tabs>
                <w:tab w:val="left" w:pos="567"/>
                <w:tab w:val="left" w:pos="1276"/>
                <w:tab w:val="left" w:pos="2127"/>
              </w:tabs>
              <w:spacing w:before="100"/>
              <w:rPr>
                <w:ins w:id="8970" w:author="Dr Mamadou SANOGO" w:date="2023-10-26T15:54:00Z"/>
                <w:del w:id="8971" w:author="Cauris Cosmetics" w:date="2023-10-27T17:58:00Z"/>
                <w:rFonts w:asciiTheme="minorHAnsi" w:hAnsiTheme="minorHAnsi"/>
                <w:bCs/>
                <w:color w:val="000000" w:themeColor="text1"/>
                <w:szCs w:val="18"/>
              </w:rPr>
            </w:pPr>
            <w:ins w:id="8972" w:author="Dr Mamadou SANOGO" w:date="2023-10-26T15:54:00Z">
              <w:del w:id="8973" w:author="Cauris Cosmetics" w:date="2023-10-27T17:58:00Z">
                <w:r w:rsidRPr="00645D0C" w:rsidDel="00FA173A">
                  <w:rPr>
                    <w:rFonts w:asciiTheme="minorHAnsi" w:hAnsiTheme="minorHAnsi"/>
                    <w:bCs/>
                    <w:color w:val="000000" w:themeColor="text1"/>
                    <w:szCs w:val="18"/>
                  </w:rPr>
                  <w:delText xml:space="preserve">Stage </w:delText>
                </w:r>
              </w:del>
            </w:ins>
          </w:p>
        </w:tc>
        <w:tc>
          <w:tcPr>
            <w:tcW w:w="316" w:type="pct"/>
            <w:tcBorders>
              <w:top w:val="single" w:sz="4" w:space="0" w:color="auto"/>
              <w:left w:val="single" w:sz="4" w:space="0" w:color="auto"/>
              <w:right w:val="single" w:sz="4" w:space="0" w:color="auto"/>
            </w:tcBorders>
            <w:vAlign w:val="center"/>
          </w:tcPr>
          <w:p w14:paraId="7EA48622" w14:textId="17A84693" w:rsidR="00561D9D" w:rsidDel="00FA173A" w:rsidRDefault="00561D9D" w:rsidP="00D27EF1">
            <w:pPr>
              <w:tabs>
                <w:tab w:val="left" w:pos="567"/>
                <w:tab w:val="left" w:pos="1276"/>
                <w:tab w:val="left" w:pos="2127"/>
              </w:tabs>
              <w:spacing w:before="100"/>
              <w:jc w:val="center"/>
              <w:rPr>
                <w:ins w:id="8974" w:author="Dr Mamadou SANOGO" w:date="2023-10-26T15:54:00Z"/>
                <w:del w:id="8975" w:author="Cauris Cosmetics" w:date="2023-10-27T17:58:00Z"/>
                <w:rFonts w:asciiTheme="minorHAnsi" w:hAnsiTheme="minorHAnsi"/>
                <w:bCs/>
                <w:color w:val="000000" w:themeColor="text1"/>
                <w:szCs w:val="18"/>
              </w:rPr>
            </w:pPr>
            <w:ins w:id="8976" w:author="Dr Mamadou SANOGO" w:date="2023-10-26T15:54:00Z">
              <w:del w:id="8977" w:author="Cauris Cosmetics" w:date="2023-10-27T17:58:00Z">
                <w:r w:rsidDel="00FA173A">
                  <w:rPr>
                    <w:rFonts w:asciiTheme="minorHAnsi" w:hAnsiTheme="minorHAnsi"/>
                    <w:bCs/>
                    <w:color w:val="000000" w:themeColor="text1"/>
                    <w:szCs w:val="18"/>
                  </w:rPr>
                  <w:delText>1</w:delText>
                </w:r>
              </w:del>
            </w:ins>
          </w:p>
        </w:tc>
        <w:tc>
          <w:tcPr>
            <w:tcW w:w="633" w:type="pct"/>
            <w:vMerge/>
            <w:tcBorders>
              <w:left w:val="single" w:sz="4" w:space="0" w:color="auto"/>
              <w:right w:val="single" w:sz="4" w:space="0" w:color="auto"/>
            </w:tcBorders>
            <w:vAlign w:val="center"/>
          </w:tcPr>
          <w:p w14:paraId="08BAC954" w14:textId="2DA82D4D" w:rsidR="00561D9D" w:rsidDel="00FA173A" w:rsidRDefault="00561D9D" w:rsidP="00D27EF1">
            <w:pPr>
              <w:tabs>
                <w:tab w:val="left" w:pos="567"/>
                <w:tab w:val="left" w:pos="1276"/>
                <w:tab w:val="left" w:pos="2127"/>
              </w:tabs>
              <w:spacing w:before="100"/>
              <w:jc w:val="center"/>
              <w:rPr>
                <w:ins w:id="8978" w:author="Dr Mamadou SANOGO" w:date="2023-10-26T15:54:00Z"/>
                <w:del w:id="8979" w:author="Cauris Cosmetics" w:date="2023-10-27T17:58:00Z"/>
                <w:szCs w:val="24"/>
                <w:lang w:eastAsia="en-US"/>
              </w:rPr>
            </w:pPr>
          </w:p>
        </w:tc>
        <w:tc>
          <w:tcPr>
            <w:tcW w:w="444" w:type="pct"/>
            <w:vMerge/>
            <w:tcBorders>
              <w:left w:val="single" w:sz="4" w:space="0" w:color="auto"/>
              <w:bottom w:val="single" w:sz="4" w:space="0" w:color="auto"/>
              <w:right w:val="single" w:sz="4" w:space="0" w:color="auto"/>
            </w:tcBorders>
            <w:vAlign w:val="center"/>
          </w:tcPr>
          <w:p w14:paraId="00CA627A" w14:textId="27DEA9C8" w:rsidR="00561D9D" w:rsidDel="00FA173A" w:rsidRDefault="00561D9D" w:rsidP="00D27EF1">
            <w:pPr>
              <w:rPr>
                <w:ins w:id="8980" w:author="Dr Mamadou SANOGO" w:date="2023-10-26T15:54:00Z"/>
                <w:del w:id="8981" w:author="Cauris Cosmetics" w:date="2023-10-27T17:58:00Z"/>
                <w:bCs/>
                <w:szCs w:val="24"/>
                <w:u w:val="single"/>
                <w:lang w:eastAsia="en-US"/>
              </w:rPr>
            </w:pPr>
          </w:p>
        </w:tc>
        <w:tc>
          <w:tcPr>
            <w:tcW w:w="633" w:type="pct"/>
            <w:vMerge/>
            <w:tcBorders>
              <w:left w:val="single" w:sz="4" w:space="0" w:color="auto"/>
              <w:right w:val="single" w:sz="4" w:space="0" w:color="auto"/>
            </w:tcBorders>
            <w:vAlign w:val="center"/>
          </w:tcPr>
          <w:p w14:paraId="6F309651" w14:textId="24242A16" w:rsidR="00561D9D" w:rsidDel="00FA173A" w:rsidRDefault="00561D9D" w:rsidP="00D27EF1">
            <w:pPr>
              <w:rPr>
                <w:ins w:id="8982" w:author="Dr Mamadou SANOGO" w:date="2023-10-26T15:54:00Z"/>
                <w:del w:id="8983" w:author="Cauris Cosmetics" w:date="2023-10-27T17:58:00Z"/>
                <w:bCs/>
                <w:szCs w:val="24"/>
                <w:u w:val="single"/>
                <w:lang w:eastAsia="en-US"/>
              </w:rPr>
            </w:pPr>
          </w:p>
        </w:tc>
      </w:tr>
      <w:tr w:rsidR="00561D9D" w:rsidDel="00FA173A" w14:paraId="5203BA3F" w14:textId="3DEF2A1D" w:rsidTr="00D27EF1">
        <w:trPr>
          <w:cantSplit/>
          <w:trHeight w:val="20"/>
          <w:jc w:val="center"/>
          <w:ins w:id="8984" w:author="Dr Mamadou SANOGO" w:date="2023-10-26T15:54:00Z"/>
          <w:del w:id="8985" w:author="Cauris Cosmetics" w:date="2023-10-27T17:58:00Z"/>
        </w:trPr>
        <w:tc>
          <w:tcPr>
            <w:tcW w:w="948" w:type="pct"/>
            <w:tcBorders>
              <w:top w:val="single" w:sz="4" w:space="0" w:color="auto"/>
              <w:left w:val="single" w:sz="4" w:space="0" w:color="auto"/>
              <w:bottom w:val="single" w:sz="4" w:space="0" w:color="auto"/>
              <w:right w:val="single" w:sz="4" w:space="0" w:color="auto"/>
            </w:tcBorders>
            <w:vAlign w:val="center"/>
            <w:hideMark/>
          </w:tcPr>
          <w:p w14:paraId="44B2B6E5" w14:textId="398E74C9" w:rsidR="00561D9D" w:rsidRPr="002F6190" w:rsidDel="00FA173A" w:rsidRDefault="00561D9D" w:rsidP="00D27EF1">
            <w:pPr>
              <w:tabs>
                <w:tab w:val="left" w:pos="567"/>
                <w:tab w:val="left" w:pos="1276"/>
                <w:tab w:val="left" w:pos="2127"/>
              </w:tabs>
              <w:spacing w:before="100"/>
              <w:rPr>
                <w:ins w:id="8986" w:author="Dr Mamadou SANOGO" w:date="2023-10-26T15:54:00Z"/>
                <w:del w:id="8987" w:author="Cauris Cosmetics" w:date="2023-10-27T17:58:00Z"/>
                <w:rFonts w:asciiTheme="minorHAnsi" w:hAnsiTheme="minorHAnsi"/>
                <w:b/>
                <w:bCs/>
                <w:color w:val="000000" w:themeColor="text1"/>
                <w:szCs w:val="16"/>
              </w:rPr>
            </w:pPr>
            <w:ins w:id="8988" w:author="Dr Mamadou SANOGO" w:date="2023-10-26T15:54:00Z">
              <w:del w:id="8989" w:author="Cauris Cosmetics" w:date="2023-10-27T17:58:00Z">
                <w:r w:rsidDel="00FA173A">
                  <w:rPr>
                    <w:rFonts w:asciiTheme="minorHAnsi" w:hAnsiTheme="minorHAnsi"/>
                    <w:b/>
                    <w:bCs/>
                    <w:color w:val="000000" w:themeColor="text1"/>
                    <w:szCs w:val="16"/>
                  </w:rPr>
                  <w:delText>Total Semestre 3</w:delText>
                </w:r>
              </w:del>
            </w:ins>
          </w:p>
        </w:tc>
        <w:tc>
          <w:tcPr>
            <w:tcW w:w="316" w:type="pct"/>
            <w:tcBorders>
              <w:top w:val="single" w:sz="4" w:space="0" w:color="auto"/>
              <w:left w:val="single" w:sz="4" w:space="0" w:color="auto"/>
              <w:bottom w:val="single" w:sz="4" w:space="0" w:color="auto"/>
              <w:right w:val="single" w:sz="4" w:space="0" w:color="auto"/>
            </w:tcBorders>
            <w:vAlign w:val="center"/>
            <w:hideMark/>
          </w:tcPr>
          <w:p w14:paraId="171F45F6" w14:textId="4375D153" w:rsidR="00561D9D" w:rsidRPr="002F6190" w:rsidDel="00FA173A" w:rsidRDefault="00561D9D" w:rsidP="00D27EF1">
            <w:pPr>
              <w:tabs>
                <w:tab w:val="left" w:pos="567"/>
                <w:tab w:val="left" w:pos="1276"/>
                <w:tab w:val="left" w:pos="2127"/>
              </w:tabs>
              <w:spacing w:before="100"/>
              <w:rPr>
                <w:ins w:id="8990" w:author="Dr Mamadou SANOGO" w:date="2023-10-26T15:54:00Z"/>
                <w:del w:id="8991" w:author="Cauris Cosmetics" w:date="2023-10-27T17:58:00Z"/>
                <w:rFonts w:asciiTheme="minorHAnsi" w:hAnsiTheme="minorHAnsi"/>
                <w:b/>
                <w:bCs/>
                <w:color w:val="000000" w:themeColor="text1"/>
                <w:szCs w:val="16"/>
              </w:rPr>
            </w:pPr>
            <w:ins w:id="8992" w:author="Dr Mamadou SANOGO" w:date="2023-10-26T15:54:00Z">
              <w:del w:id="8993" w:author="Cauris Cosmetics" w:date="2023-10-27T17:58:00Z">
                <w:r w:rsidRPr="002F6190" w:rsidDel="00FA173A">
                  <w:rPr>
                    <w:rFonts w:asciiTheme="minorHAnsi" w:hAnsiTheme="minorHAnsi"/>
                    <w:b/>
                    <w:bCs/>
                    <w:color w:val="000000" w:themeColor="text1"/>
                    <w:szCs w:val="16"/>
                  </w:rPr>
                  <w:delText>30</w:delText>
                </w:r>
              </w:del>
            </w:ins>
          </w:p>
        </w:tc>
        <w:tc>
          <w:tcPr>
            <w:tcW w:w="171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5CBAEE2" w14:textId="19EC4801" w:rsidR="00561D9D" w:rsidDel="00FA173A" w:rsidRDefault="00561D9D" w:rsidP="00D27EF1">
            <w:pPr>
              <w:tabs>
                <w:tab w:val="left" w:pos="567"/>
                <w:tab w:val="left" w:pos="1276"/>
                <w:tab w:val="left" w:pos="2127"/>
              </w:tabs>
              <w:spacing w:line="276" w:lineRule="auto"/>
              <w:rPr>
                <w:ins w:id="8994" w:author="Dr Mamadou SANOGO" w:date="2023-10-26T15:54:00Z"/>
                <w:del w:id="8995" w:author="Cauris Cosmetics" w:date="2023-10-27T17:58:00Z"/>
                <w:b/>
                <w:bCs/>
                <w:szCs w:val="24"/>
                <w:lang w:eastAsia="en-US"/>
              </w:rPr>
            </w:pPr>
          </w:p>
        </w:tc>
        <w:tc>
          <w:tcPr>
            <w:tcW w:w="316" w:type="pct"/>
            <w:tcBorders>
              <w:top w:val="single" w:sz="4" w:space="0" w:color="auto"/>
              <w:left w:val="single" w:sz="4" w:space="0" w:color="auto"/>
              <w:bottom w:val="single" w:sz="4" w:space="0" w:color="auto"/>
              <w:right w:val="single" w:sz="4" w:space="0" w:color="auto"/>
            </w:tcBorders>
            <w:vAlign w:val="center"/>
          </w:tcPr>
          <w:p w14:paraId="1200D6A4" w14:textId="5AD7257C" w:rsidR="00561D9D" w:rsidRPr="00565626" w:rsidDel="00FA173A" w:rsidRDefault="00561D9D" w:rsidP="00D27EF1">
            <w:pPr>
              <w:tabs>
                <w:tab w:val="left" w:pos="567"/>
                <w:tab w:val="left" w:pos="1276"/>
                <w:tab w:val="left" w:pos="2127"/>
              </w:tabs>
              <w:spacing w:before="100"/>
              <w:jc w:val="center"/>
              <w:rPr>
                <w:ins w:id="8996" w:author="Dr Mamadou SANOGO" w:date="2023-10-26T15:54:00Z"/>
                <w:del w:id="8997" w:author="Cauris Cosmetics" w:date="2023-10-27T17:58:00Z"/>
                <w:rFonts w:asciiTheme="minorHAnsi" w:hAnsiTheme="minorHAnsi"/>
                <w:b/>
                <w:bCs/>
                <w:color w:val="000000" w:themeColor="text1"/>
                <w:szCs w:val="16"/>
              </w:rPr>
            </w:pPr>
            <w:ins w:id="8998" w:author="Dr Mamadou SANOGO" w:date="2023-10-26T15:54:00Z">
              <w:del w:id="8999" w:author="Cauris Cosmetics" w:date="2023-10-27T17:58:00Z">
                <w:r w:rsidDel="00FA173A">
                  <w:rPr>
                    <w:rFonts w:asciiTheme="minorHAnsi" w:hAnsiTheme="minorHAnsi"/>
                    <w:b/>
                    <w:bCs/>
                    <w:color w:val="000000" w:themeColor="text1"/>
                    <w:szCs w:val="16"/>
                  </w:rPr>
                  <w:delText>30</w:delText>
                </w:r>
              </w:del>
            </w:ins>
          </w:p>
        </w:tc>
        <w:tc>
          <w:tcPr>
            <w:tcW w:w="633" w:type="pct"/>
            <w:tcBorders>
              <w:top w:val="single" w:sz="4" w:space="0" w:color="auto"/>
              <w:left w:val="single" w:sz="4" w:space="0" w:color="auto"/>
              <w:bottom w:val="single" w:sz="4" w:space="0" w:color="auto"/>
              <w:right w:val="single" w:sz="4" w:space="0" w:color="auto"/>
            </w:tcBorders>
            <w:vAlign w:val="center"/>
            <w:hideMark/>
          </w:tcPr>
          <w:p w14:paraId="45371071" w14:textId="63AC5ED3" w:rsidR="00561D9D" w:rsidRPr="00A939F9" w:rsidDel="00FA173A" w:rsidRDefault="00561D9D" w:rsidP="00D27EF1">
            <w:pPr>
              <w:tabs>
                <w:tab w:val="left" w:pos="567"/>
                <w:tab w:val="left" w:pos="1276"/>
                <w:tab w:val="left" w:pos="2127"/>
              </w:tabs>
              <w:spacing w:before="100"/>
              <w:jc w:val="center"/>
              <w:rPr>
                <w:ins w:id="9000" w:author="Dr Mamadou SANOGO" w:date="2023-10-26T15:54:00Z"/>
                <w:del w:id="9001" w:author="Cauris Cosmetics" w:date="2023-10-27T17:58:00Z"/>
                <w:rFonts w:asciiTheme="minorHAnsi" w:hAnsiTheme="minorHAnsi"/>
                <w:b/>
                <w:bCs/>
                <w:color w:val="000000" w:themeColor="text1"/>
                <w:szCs w:val="16"/>
              </w:rPr>
            </w:pPr>
            <w:ins w:id="9002" w:author="Dr Mamadou SANOGO" w:date="2023-10-26T15:54:00Z">
              <w:del w:id="9003" w:author="Cauris Cosmetics" w:date="2023-10-27T17:58:00Z">
                <w:r w:rsidDel="00FA173A">
                  <w:rPr>
                    <w:rFonts w:asciiTheme="minorHAnsi" w:hAnsiTheme="minorHAnsi"/>
                    <w:b/>
                    <w:bCs/>
                    <w:color w:val="000000" w:themeColor="text1"/>
                    <w:szCs w:val="16"/>
                  </w:rPr>
                  <w:delText>750</w:delText>
                </w:r>
              </w:del>
            </w:ins>
          </w:p>
        </w:tc>
        <w:tc>
          <w:tcPr>
            <w:tcW w:w="107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C7EA819" w14:textId="66BEB9EA" w:rsidR="00561D9D" w:rsidDel="00FA173A" w:rsidRDefault="00561D9D" w:rsidP="00D27EF1">
            <w:pPr>
              <w:tabs>
                <w:tab w:val="left" w:pos="567"/>
                <w:tab w:val="left" w:pos="1276"/>
                <w:tab w:val="left" w:pos="2127"/>
              </w:tabs>
              <w:spacing w:line="276" w:lineRule="auto"/>
              <w:rPr>
                <w:ins w:id="9004" w:author="Dr Mamadou SANOGO" w:date="2023-10-26T15:54:00Z"/>
                <w:del w:id="9005" w:author="Cauris Cosmetics" w:date="2023-10-27T17:58:00Z"/>
                <w:b/>
                <w:bCs/>
                <w:szCs w:val="24"/>
                <w:lang w:eastAsia="en-US"/>
              </w:rPr>
            </w:pPr>
          </w:p>
        </w:tc>
      </w:tr>
    </w:tbl>
    <w:p w14:paraId="740CE3C4" w14:textId="1D3BB3C2" w:rsidR="00561D9D" w:rsidRDefault="00561D9D">
      <w:pPr>
        <w:pStyle w:val="Titre"/>
        <w:jc w:val="both"/>
        <w:rPr>
          <w:ins w:id="9006" w:author="Dr Mamadou SANOGO" w:date="2023-10-27T11:39:00Z"/>
          <w:rFonts w:asciiTheme="minorHAnsi" w:hAnsiTheme="minorHAnsi"/>
          <w:b w:val="0"/>
          <w:bCs/>
          <w:sz w:val="20"/>
        </w:rPr>
        <w:pPrChange w:id="9007" w:author="Cauris Cosmetics" w:date="2023-10-27T17:58:00Z">
          <w:pPr>
            <w:pStyle w:val="Titre"/>
          </w:pPr>
        </w:pPrChange>
      </w:pPr>
    </w:p>
    <w:p w14:paraId="166BCAEF" w14:textId="12127108" w:rsidR="00AD42F4" w:rsidRDefault="00AD42F4" w:rsidP="00561D9D">
      <w:pPr>
        <w:pStyle w:val="Titre"/>
        <w:rPr>
          <w:ins w:id="9008" w:author="Dr Mamadou SANOGO" w:date="2023-10-27T11:39:00Z"/>
          <w:rFonts w:asciiTheme="minorHAnsi" w:hAnsiTheme="minorHAnsi"/>
          <w:b w:val="0"/>
          <w:bCs/>
          <w:sz w:val="20"/>
        </w:rPr>
      </w:pPr>
    </w:p>
    <w:p w14:paraId="6886EAC3" w14:textId="5503AD83" w:rsidR="00AD42F4" w:rsidRDefault="00AD42F4" w:rsidP="00561D9D">
      <w:pPr>
        <w:pStyle w:val="Titre"/>
        <w:rPr>
          <w:ins w:id="9009" w:author="Dr Mamadou SANOGO" w:date="2023-10-27T11:39:00Z"/>
          <w:rFonts w:asciiTheme="minorHAnsi" w:hAnsiTheme="minorHAnsi"/>
          <w:b w:val="0"/>
          <w:bCs/>
          <w:sz w:val="20"/>
        </w:rPr>
      </w:pPr>
    </w:p>
    <w:p w14:paraId="092458EE" w14:textId="1568EA3A" w:rsidR="00AD42F4" w:rsidRDefault="00AD42F4" w:rsidP="00561D9D">
      <w:pPr>
        <w:pStyle w:val="Titre"/>
        <w:rPr>
          <w:ins w:id="9010" w:author="Dr Mamadou SANOGO" w:date="2023-10-27T11:39:00Z"/>
          <w:rFonts w:asciiTheme="minorHAnsi" w:hAnsiTheme="minorHAnsi"/>
          <w:b w:val="0"/>
          <w:bCs/>
          <w:sz w:val="20"/>
        </w:rPr>
      </w:pPr>
    </w:p>
    <w:p w14:paraId="74EE8078" w14:textId="720DAB15" w:rsidR="00AD42F4" w:rsidRDefault="00AD42F4" w:rsidP="00561D9D">
      <w:pPr>
        <w:pStyle w:val="Titre"/>
        <w:rPr>
          <w:ins w:id="9011" w:author="Dr Mamadou SANOGO" w:date="2023-10-27T11:39:00Z"/>
          <w:rFonts w:asciiTheme="minorHAnsi" w:hAnsiTheme="minorHAnsi"/>
          <w:b w:val="0"/>
          <w:bCs/>
          <w:sz w:val="20"/>
        </w:rPr>
      </w:pPr>
    </w:p>
    <w:p w14:paraId="11692FDB" w14:textId="7C180D8C" w:rsidR="00AD42F4" w:rsidRDefault="00AD42F4" w:rsidP="00561D9D">
      <w:pPr>
        <w:pStyle w:val="Titre"/>
        <w:rPr>
          <w:ins w:id="9012" w:author="Dr Mamadou SANOGO" w:date="2023-10-27T11:39:00Z"/>
          <w:rFonts w:asciiTheme="minorHAnsi" w:hAnsiTheme="minorHAnsi"/>
          <w:b w:val="0"/>
          <w:bCs/>
          <w:sz w:val="20"/>
        </w:rPr>
      </w:pPr>
    </w:p>
    <w:p w14:paraId="41CCAB12" w14:textId="6494CC59" w:rsidR="00AD42F4" w:rsidRDefault="00AD42F4" w:rsidP="00561D9D">
      <w:pPr>
        <w:pStyle w:val="Titre"/>
        <w:rPr>
          <w:ins w:id="9013" w:author="Dr Mamadou SANOGO" w:date="2023-10-27T11:39:00Z"/>
          <w:rFonts w:asciiTheme="minorHAnsi" w:hAnsiTheme="minorHAnsi"/>
          <w:b w:val="0"/>
          <w:bCs/>
          <w:sz w:val="20"/>
        </w:rPr>
      </w:pPr>
    </w:p>
    <w:p w14:paraId="3B706CEA" w14:textId="579746B3" w:rsidR="00AD42F4" w:rsidRDefault="00AD42F4" w:rsidP="00561D9D">
      <w:pPr>
        <w:pStyle w:val="Titre"/>
        <w:rPr>
          <w:ins w:id="9014" w:author="Dr Mamadou SANOGO" w:date="2023-10-27T11:39:00Z"/>
          <w:rFonts w:asciiTheme="minorHAnsi" w:hAnsiTheme="minorHAnsi"/>
          <w:b w:val="0"/>
          <w:bCs/>
          <w:sz w:val="20"/>
        </w:rPr>
      </w:pPr>
    </w:p>
    <w:p w14:paraId="61802368" w14:textId="68BF070D" w:rsidR="00AD42F4" w:rsidRDefault="00AD42F4" w:rsidP="00561D9D">
      <w:pPr>
        <w:pStyle w:val="Titre"/>
        <w:rPr>
          <w:ins w:id="9015" w:author="Dr Mamadou SANOGO" w:date="2023-10-27T11:39:00Z"/>
          <w:rFonts w:asciiTheme="minorHAnsi" w:hAnsiTheme="minorHAnsi"/>
          <w:b w:val="0"/>
          <w:bCs/>
          <w:sz w:val="20"/>
        </w:rPr>
      </w:pPr>
    </w:p>
    <w:p w14:paraId="037E5E89" w14:textId="5C9459CE" w:rsidR="00AD42F4" w:rsidRDefault="00AD42F4" w:rsidP="00561D9D">
      <w:pPr>
        <w:pStyle w:val="Titre"/>
        <w:rPr>
          <w:ins w:id="9016" w:author="Dr Mamadou SANOGO" w:date="2023-10-27T11:39:00Z"/>
          <w:rFonts w:asciiTheme="minorHAnsi" w:hAnsiTheme="minorHAnsi"/>
          <w:b w:val="0"/>
          <w:bCs/>
          <w:sz w:val="20"/>
        </w:rPr>
      </w:pPr>
    </w:p>
    <w:p w14:paraId="424614CB" w14:textId="755160E2" w:rsidR="00AD42F4" w:rsidRDefault="00AD42F4" w:rsidP="00561D9D">
      <w:pPr>
        <w:pStyle w:val="Titre"/>
        <w:rPr>
          <w:ins w:id="9017" w:author="Dr Mamadou SANOGO" w:date="2023-10-27T11:39:00Z"/>
          <w:rFonts w:asciiTheme="minorHAnsi" w:hAnsiTheme="minorHAnsi"/>
          <w:b w:val="0"/>
          <w:bCs/>
          <w:sz w:val="20"/>
        </w:rPr>
      </w:pPr>
    </w:p>
    <w:p w14:paraId="4DFEB743" w14:textId="78D78F9B" w:rsidR="00AD42F4" w:rsidRDefault="00AD42F4" w:rsidP="00561D9D">
      <w:pPr>
        <w:pStyle w:val="Titre"/>
        <w:rPr>
          <w:ins w:id="9018" w:author="Dr Mamadou SANOGO" w:date="2023-10-27T11:39:00Z"/>
          <w:rFonts w:asciiTheme="minorHAnsi" w:hAnsiTheme="minorHAnsi"/>
          <w:b w:val="0"/>
          <w:bCs/>
          <w:sz w:val="20"/>
        </w:rPr>
      </w:pPr>
    </w:p>
    <w:p w14:paraId="00AD1E14" w14:textId="27DC9285" w:rsidR="00AD42F4" w:rsidRDefault="00AD42F4" w:rsidP="00561D9D">
      <w:pPr>
        <w:pStyle w:val="Titre"/>
        <w:rPr>
          <w:ins w:id="9019" w:author="Dr Mamadou SANOGO" w:date="2023-10-27T11:39:00Z"/>
          <w:rFonts w:asciiTheme="minorHAnsi" w:hAnsiTheme="minorHAnsi"/>
          <w:b w:val="0"/>
          <w:bCs/>
          <w:sz w:val="20"/>
        </w:rPr>
      </w:pPr>
    </w:p>
    <w:p w14:paraId="53EDD035" w14:textId="315A2ED6" w:rsidR="00AD42F4" w:rsidRDefault="00AD42F4" w:rsidP="00561D9D">
      <w:pPr>
        <w:pStyle w:val="Titre"/>
        <w:rPr>
          <w:ins w:id="9020" w:author="Dr Mamadou SANOGO" w:date="2023-10-27T11:39:00Z"/>
          <w:rFonts w:asciiTheme="minorHAnsi" w:hAnsiTheme="minorHAnsi"/>
          <w:b w:val="0"/>
          <w:bCs/>
          <w:sz w:val="20"/>
        </w:rPr>
      </w:pPr>
    </w:p>
    <w:p w14:paraId="6BC3A34D" w14:textId="7AAF8774" w:rsidR="00AD42F4" w:rsidRDefault="00AD42F4" w:rsidP="00561D9D">
      <w:pPr>
        <w:pStyle w:val="Titre"/>
        <w:rPr>
          <w:ins w:id="9021" w:author="Dr Mamadou SANOGO" w:date="2023-10-27T11:39:00Z"/>
          <w:rFonts w:asciiTheme="minorHAnsi" w:hAnsiTheme="minorHAnsi"/>
          <w:b w:val="0"/>
          <w:bCs/>
          <w:sz w:val="20"/>
        </w:rPr>
      </w:pPr>
    </w:p>
    <w:p w14:paraId="3AEC5F68" w14:textId="034BE1B2" w:rsidR="00AD42F4" w:rsidRDefault="00AD42F4" w:rsidP="00561D9D">
      <w:pPr>
        <w:pStyle w:val="Titre"/>
        <w:rPr>
          <w:ins w:id="9022" w:author="Dr Mamadou SANOGO" w:date="2023-10-27T14:03:00Z"/>
          <w:rFonts w:asciiTheme="minorHAnsi" w:hAnsiTheme="minorHAnsi"/>
          <w:b w:val="0"/>
          <w:bCs/>
          <w:sz w:val="20"/>
        </w:rPr>
      </w:pPr>
    </w:p>
    <w:p w14:paraId="111E1C52" w14:textId="4414018E" w:rsidR="006778CD" w:rsidRDefault="006778CD" w:rsidP="00561D9D">
      <w:pPr>
        <w:pStyle w:val="Titre"/>
        <w:rPr>
          <w:ins w:id="9023" w:author="Dr Mamadou SANOGO" w:date="2023-10-27T14:03:00Z"/>
          <w:rFonts w:asciiTheme="minorHAnsi" w:hAnsiTheme="minorHAnsi"/>
          <w:b w:val="0"/>
          <w:bCs/>
          <w:sz w:val="20"/>
        </w:rPr>
      </w:pPr>
    </w:p>
    <w:p w14:paraId="4E8C83D2" w14:textId="786DFE59" w:rsidR="006778CD" w:rsidRDefault="006778CD" w:rsidP="00561D9D">
      <w:pPr>
        <w:pStyle w:val="Titre"/>
        <w:rPr>
          <w:ins w:id="9024" w:author="Dr Mamadou SANOGO" w:date="2023-10-27T14:03:00Z"/>
          <w:rFonts w:asciiTheme="minorHAnsi" w:hAnsiTheme="minorHAnsi"/>
          <w:b w:val="0"/>
          <w:bCs/>
          <w:sz w:val="20"/>
        </w:rPr>
      </w:pPr>
    </w:p>
    <w:p w14:paraId="2EC38D8D" w14:textId="50A610CB" w:rsidR="006778CD" w:rsidRDefault="006778CD" w:rsidP="00561D9D">
      <w:pPr>
        <w:pStyle w:val="Titre"/>
        <w:rPr>
          <w:ins w:id="9025" w:author="Dr Mamadou SANOGO" w:date="2023-10-27T14:03:00Z"/>
          <w:rFonts w:asciiTheme="minorHAnsi" w:hAnsiTheme="minorHAnsi"/>
          <w:b w:val="0"/>
          <w:bCs/>
          <w:sz w:val="20"/>
        </w:rPr>
      </w:pPr>
    </w:p>
    <w:p w14:paraId="0DDF2300" w14:textId="44CA2232" w:rsidR="006778CD" w:rsidRDefault="006778CD" w:rsidP="00561D9D">
      <w:pPr>
        <w:pStyle w:val="Titre"/>
        <w:rPr>
          <w:ins w:id="9026" w:author="Dr Mamadou SANOGO" w:date="2023-10-27T14:03:00Z"/>
          <w:rFonts w:asciiTheme="minorHAnsi" w:hAnsiTheme="minorHAnsi"/>
          <w:b w:val="0"/>
          <w:bCs/>
          <w:sz w:val="20"/>
        </w:rPr>
      </w:pPr>
    </w:p>
    <w:p w14:paraId="198EB933" w14:textId="0E5547CF" w:rsidR="006778CD" w:rsidRDefault="006778CD" w:rsidP="00561D9D">
      <w:pPr>
        <w:pStyle w:val="Titre"/>
        <w:rPr>
          <w:ins w:id="9027" w:author="Dr Mamadou SANOGO" w:date="2023-10-27T14:03:00Z"/>
          <w:rFonts w:asciiTheme="minorHAnsi" w:hAnsiTheme="minorHAnsi"/>
          <w:b w:val="0"/>
          <w:bCs/>
          <w:sz w:val="20"/>
        </w:rPr>
      </w:pPr>
    </w:p>
    <w:p w14:paraId="78B08DA3" w14:textId="1033AC73" w:rsidR="006778CD" w:rsidRDefault="006778CD" w:rsidP="00561D9D">
      <w:pPr>
        <w:pStyle w:val="Titre"/>
        <w:rPr>
          <w:ins w:id="9028" w:author="Dr Mamadou SANOGO" w:date="2023-10-27T14:03:00Z"/>
          <w:rFonts w:asciiTheme="minorHAnsi" w:hAnsiTheme="minorHAnsi"/>
          <w:b w:val="0"/>
          <w:bCs/>
          <w:sz w:val="20"/>
        </w:rPr>
      </w:pPr>
    </w:p>
    <w:p w14:paraId="296B6B7B" w14:textId="2679B656" w:rsidR="006778CD" w:rsidRDefault="006778CD" w:rsidP="00561D9D">
      <w:pPr>
        <w:pStyle w:val="Titre"/>
        <w:rPr>
          <w:ins w:id="9029" w:author="Dr Mamadou SANOGO" w:date="2023-10-27T14:03:00Z"/>
          <w:rFonts w:asciiTheme="minorHAnsi" w:hAnsiTheme="minorHAnsi"/>
          <w:b w:val="0"/>
          <w:bCs/>
          <w:sz w:val="20"/>
        </w:rPr>
      </w:pPr>
    </w:p>
    <w:p w14:paraId="2654C1FB" w14:textId="7365F26F" w:rsidR="006778CD" w:rsidRDefault="006778CD" w:rsidP="00561D9D">
      <w:pPr>
        <w:pStyle w:val="Titre"/>
        <w:rPr>
          <w:ins w:id="9030" w:author="Dr Mamadou SANOGO" w:date="2023-10-27T14:03:00Z"/>
          <w:rFonts w:asciiTheme="minorHAnsi" w:hAnsiTheme="minorHAnsi"/>
          <w:b w:val="0"/>
          <w:bCs/>
          <w:sz w:val="20"/>
        </w:rPr>
      </w:pPr>
    </w:p>
    <w:p w14:paraId="29127C1E" w14:textId="0AD53E2D" w:rsidR="006778CD" w:rsidRDefault="006778CD" w:rsidP="00561D9D">
      <w:pPr>
        <w:pStyle w:val="Titre"/>
        <w:rPr>
          <w:ins w:id="9031" w:author="Dr Mamadou SANOGO" w:date="2023-10-27T14:03:00Z"/>
          <w:rFonts w:asciiTheme="minorHAnsi" w:hAnsiTheme="minorHAnsi"/>
          <w:b w:val="0"/>
          <w:bCs/>
          <w:sz w:val="20"/>
        </w:rPr>
      </w:pPr>
    </w:p>
    <w:p w14:paraId="31BEFE45" w14:textId="501925E2" w:rsidR="006778CD" w:rsidRDefault="006778CD" w:rsidP="00561D9D">
      <w:pPr>
        <w:pStyle w:val="Titre"/>
        <w:rPr>
          <w:ins w:id="9032" w:author="Dr Mamadou SANOGO" w:date="2023-10-27T14:03:00Z"/>
          <w:rFonts w:asciiTheme="minorHAnsi" w:hAnsiTheme="minorHAnsi"/>
          <w:b w:val="0"/>
          <w:bCs/>
          <w:sz w:val="20"/>
        </w:rPr>
      </w:pPr>
    </w:p>
    <w:p w14:paraId="6FCF215F" w14:textId="37564911" w:rsidR="006778CD" w:rsidRDefault="006778CD" w:rsidP="00561D9D">
      <w:pPr>
        <w:pStyle w:val="Titre"/>
        <w:rPr>
          <w:ins w:id="9033" w:author="Dr Mamadou SANOGO" w:date="2023-10-27T14:03:00Z"/>
          <w:rFonts w:asciiTheme="minorHAnsi" w:hAnsiTheme="minorHAnsi"/>
          <w:b w:val="0"/>
          <w:bCs/>
          <w:sz w:val="20"/>
        </w:rPr>
      </w:pPr>
    </w:p>
    <w:p w14:paraId="043DE553" w14:textId="40A7F832" w:rsidR="006778CD" w:rsidRDefault="006778CD" w:rsidP="00561D9D">
      <w:pPr>
        <w:pStyle w:val="Titre"/>
        <w:rPr>
          <w:ins w:id="9034" w:author="Dr Mamadou SANOGO" w:date="2023-10-27T14:03:00Z"/>
          <w:rFonts w:asciiTheme="minorHAnsi" w:hAnsiTheme="minorHAnsi"/>
          <w:b w:val="0"/>
          <w:bCs/>
          <w:sz w:val="20"/>
        </w:rPr>
      </w:pPr>
    </w:p>
    <w:p w14:paraId="06E95A5A" w14:textId="672F074E" w:rsidR="006778CD" w:rsidRDefault="006778CD" w:rsidP="00561D9D">
      <w:pPr>
        <w:pStyle w:val="Titre"/>
        <w:rPr>
          <w:ins w:id="9035" w:author="Dr Mamadou SANOGO" w:date="2023-10-27T14:03:00Z"/>
          <w:rFonts w:asciiTheme="minorHAnsi" w:hAnsiTheme="minorHAnsi"/>
          <w:b w:val="0"/>
          <w:bCs/>
          <w:sz w:val="20"/>
        </w:rPr>
      </w:pPr>
    </w:p>
    <w:p w14:paraId="12382909" w14:textId="627BCA00" w:rsidR="006778CD" w:rsidRDefault="006778CD" w:rsidP="00561D9D">
      <w:pPr>
        <w:pStyle w:val="Titre"/>
        <w:rPr>
          <w:ins w:id="9036" w:author="Dr Mamadou SANOGO" w:date="2023-10-27T14:03:00Z"/>
          <w:rFonts w:asciiTheme="minorHAnsi" w:hAnsiTheme="minorHAnsi"/>
          <w:b w:val="0"/>
          <w:bCs/>
          <w:sz w:val="20"/>
        </w:rPr>
      </w:pPr>
    </w:p>
    <w:p w14:paraId="420146A1" w14:textId="3822BCBD" w:rsidR="006778CD" w:rsidRDefault="006778CD" w:rsidP="00561D9D">
      <w:pPr>
        <w:pStyle w:val="Titre"/>
        <w:rPr>
          <w:ins w:id="9037" w:author="Dr Mamadou SANOGO" w:date="2023-10-27T14:03:00Z"/>
          <w:rFonts w:asciiTheme="minorHAnsi" w:hAnsiTheme="minorHAnsi"/>
          <w:b w:val="0"/>
          <w:bCs/>
          <w:sz w:val="20"/>
        </w:rPr>
      </w:pPr>
    </w:p>
    <w:p w14:paraId="27AF7CB2" w14:textId="60BF29B6" w:rsidR="006778CD" w:rsidRDefault="006778CD" w:rsidP="00561D9D">
      <w:pPr>
        <w:pStyle w:val="Titre"/>
        <w:rPr>
          <w:ins w:id="9038" w:author="Dr Mamadou SANOGO" w:date="2023-10-27T14:03:00Z"/>
          <w:rFonts w:asciiTheme="minorHAnsi" w:hAnsiTheme="minorHAnsi"/>
          <w:b w:val="0"/>
          <w:bCs/>
          <w:sz w:val="20"/>
        </w:rPr>
      </w:pPr>
    </w:p>
    <w:p w14:paraId="20B00675" w14:textId="19696570" w:rsidR="006778CD" w:rsidRDefault="006778CD" w:rsidP="00561D9D">
      <w:pPr>
        <w:pStyle w:val="Titre"/>
        <w:rPr>
          <w:ins w:id="9039" w:author="Dr Mamadou SANOGO" w:date="2023-10-27T14:03:00Z"/>
          <w:rFonts w:asciiTheme="minorHAnsi" w:hAnsiTheme="minorHAnsi"/>
          <w:b w:val="0"/>
          <w:bCs/>
          <w:sz w:val="20"/>
        </w:rPr>
      </w:pPr>
    </w:p>
    <w:p w14:paraId="7B653E05" w14:textId="114FF5EC" w:rsidR="006778CD" w:rsidRDefault="006778CD" w:rsidP="00561D9D">
      <w:pPr>
        <w:pStyle w:val="Titre"/>
        <w:rPr>
          <w:ins w:id="9040" w:author="Dr Mamadou SANOGO" w:date="2023-10-27T14:03:00Z"/>
          <w:rFonts w:asciiTheme="minorHAnsi" w:hAnsiTheme="minorHAnsi"/>
          <w:b w:val="0"/>
          <w:bCs/>
          <w:sz w:val="20"/>
        </w:rPr>
      </w:pPr>
    </w:p>
    <w:p w14:paraId="439A2888" w14:textId="6DC7315A" w:rsidR="006778CD" w:rsidRDefault="006778CD" w:rsidP="00561D9D">
      <w:pPr>
        <w:pStyle w:val="Titre"/>
        <w:rPr>
          <w:ins w:id="9041" w:author="Dr Mamadou SANOGO" w:date="2023-10-27T14:03:00Z"/>
          <w:rFonts w:asciiTheme="minorHAnsi" w:hAnsiTheme="minorHAnsi"/>
          <w:b w:val="0"/>
          <w:bCs/>
          <w:sz w:val="20"/>
        </w:rPr>
      </w:pPr>
    </w:p>
    <w:p w14:paraId="0DBD2B41" w14:textId="77777777" w:rsidR="006778CD" w:rsidRDefault="006778CD" w:rsidP="00561D9D">
      <w:pPr>
        <w:pStyle w:val="Titre"/>
        <w:rPr>
          <w:ins w:id="9042" w:author="Dr Mamadou SANOGO" w:date="2023-10-26T15:54:00Z"/>
          <w:rFonts w:asciiTheme="minorHAnsi" w:hAnsiTheme="minorHAnsi"/>
          <w:b w:val="0"/>
          <w:bCs/>
          <w:sz w:val="20"/>
        </w:rPr>
      </w:pPr>
    </w:p>
    <w:p w14:paraId="2D8AD116" w14:textId="77777777" w:rsidR="00561D9D" w:rsidRPr="003C750F" w:rsidRDefault="00561D9D" w:rsidP="00561D9D">
      <w:pPr>
        <w:rPr>
          <w:ins w:id="9043" w:author="Dr Mamadou SANOGO" w:date="2023-10-26T15:54:00Z"/>
          <w:color w:val="000000" w:themeColor="text1"/>
        </w:rPr>
      </w:pPr>
    </w:p>
    <w:p w14:paraId="41840EA3" w14:textId="56CC0EE5" w:rsidR="00561D9D" w:rsidDel="00FA173A" w:rsidRDefault="00561D9D" w:rsidP="00561D9D">
      <w:pPr>
        <w:pStyle w:val="Titre"/>
        <w:rPr>
          <w:ins w:id="9044" w:author="Dr Mamadou SANOGO" w:date="2023-10-26T15:54:00Z"/>
          <w:del w:id="9045" w:author="Cauris Cosmetics" w:date="2023-10-27T17:57:00Z"/>
          <w:rFonts w:ascii="Berlin Sans FB Demi" w:hAnsi="Berlin Sans FB Demi"/>
          <w:color w:val="000000" w:themeColor="text1"/>
        </w:rPr>
      </w:pPr>
      <w:ins w:id="9046" w:author="Dr Mamadou SANOGO" w:date="2023-10-26T15:54:00Z">
        <w:del w:id="9047" w:author="Cauris Cosmetics" w:date="2023-10-27T17:57:00Z">
          <w:r w:rsidRPr="003C750F" w:rsidDel="00FA173A">
            <w:rPr>
              <w:rFonts w:ascii="Berlin Sans FB Demi" w:hAnsi="Berlin Sans FB Demi"/>
              <w:color w:val="000000" w:themeColor="text1"/>
            </w:rPr>
            <w:delText>Semestre 4</w:delText>
          </w:r>
        </w:del>
      </w:ins>
    </w:p>
    <w:p w14:paraId="02324E4C" w14:textId="1E39335B" w:rsidR="00561D9D" w:rsidDel="00FA173A" w:rsidRDefault="00561D9D" w:rsidP="00561D9D">
      <w:pPr>
        <w:pStyle w:val="Titre"/>
        <w:rPr>
          <w:ins w:id="9048" w:author="Dr Mamadou SANOGO" w:date="2023-10-26T15:54:00Z"/>
          <w:del w:id="9049" w:author="Cauris Cosmetics" w:date="2023-10-27T17:57:00Z"/>
          <w:rFonts w:asciiTheme="minorHAnsi" w:hAnsiTheme="minorHAnsi"/>
          <w:b w:val="0"/>
          <w:bCs/>
          <w:sz w:val="20"/>
        </w:rPr>
      </w:pPr>
      <w:ins w:id="9050" w:author="Dr Mamadou SANOGO" w:date="2023-10-26T15:54:00Z">
        <w:del w:id="9051" w:author="Cauris Cosmetics" w:date="2023-10-27T17:57:00Z">
          <w:r w:rsidRPr="00735A3D" w:rsidDel="00FA173A">
            <w:rPr>
              <w:rFonts w:asciiTheme="minorHAnsi" w:hAnsiTheme="minorHAnsi"/>
              <w:sz w:val="20"/>
            </w:rPr>
            <w:delText>CM :</w:delText>
          </w:r>
          <w:r w:rsidDel="00FA173A">
            <w:rPr>
              <w:rFonts w:asciiTheme="minorHAnsi" w:hAnsiTheme="minorHAnsi"/>
              <w:b w:val="0"/>
              <w:sz w:val="20"/>
            </w:rPr>
            <w:delText xml:space="preserve"> Cours magistral</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A96560" w:rsidDel="00FA173A">
            <w:rPr>
              <w:rFonts w:asciiTheme="minorHAnsi" w:hAnsiTheme="minorHAnsi"/>
              <w:sz w:val="20"/>
            </w:rPr>
            <w:delText>TD :</w:delText>
          </w:r>
          <w:r w:rsidDel="00FA173A">
            <w:rPr>
              <w:rFonts w:asciiTheme="minorHAnsi" w:hAnsiTheme="minorHAnsi"/>
              <w:b w:val="0"/>
              <w:sz w:val="20"/>
            </w:rPr>
            <w:delText xml:space="preserve"> </w:delText>
          </w:r>
          <w:r w:rsidRPr="002F0621" w:rsidDel="00FA173A">
            <w:rPr>
              <w:rFonts w:asciiTheme="minorHAnsi" w:hAnsiTheme="minorHAnsi"/>
              <w:b w:val="0"/>
              <w:sz w:val="20"/>
            </w:rPr>
            <w:delText xml:space="preserve">Travaux dirigés </w:delText>
          </w:r>
          <w:r w:rsidDel="00FA173A">
            <w:rPr>
              <w:rFonts w:asciiTheme="minorHAnsi" w:hAnsiTheme="minorHAnsi"/>
              <w:b w:val="0"/>
              <w:sz w:val="20"/>
            </w:rPr>
            <w:delText>/</w:delText>
          </w:r>
          <w:r w:rsidRPr="00735A3D" w:rsidDel="00FA173A">
            <w:rPr>
              <w:rFonts w:asciiTheme="minorHAnsi" w:hAnsiTheme="minorHAnsi"/>
              <w:sz w:val="20"/>
            </w:rPr>
            <w:delText>TP :</w:delText>
          </w:r>
          <w:r w:rsidDel="00FA173A">
            <w:rPr>
              <w:rFonts w:asciiTheme="minorHAnsi" w:hAnsiTheme="minorHAnsi"/>
              <w:b w:val="0"/>
              <w:sz w:val="20"/>
            </w:rPr>
            <w:delText xml:space="preserve"> Travaux pratiques</w:delText>
          </w:r>
          <w:r w:rsidRPr="00735A3D" w:rsidDel="00FA173A">
            <w:rPr>
              <w:rFonts w:asciiTheme="minorHAnsi" w:hAnsiTheme="minorHAnsi"/>
              <w:b w:val="0"/>
              <w:sz w:val="20"/>
            </w:rPr>
            <w:delText>/</w:delText>
          </w:r>
          <w:r w:rsidDel="00FA173A">
            <w:rPr>
              <w:rFonts w:asciiTheme="minorHAnsi" w:hAnsiTheme="minorHAnsi"/>
              <w:b w:val="0"/>
              <w:sz w:val="20"/>
            </w:rPr>
            <w:delText xml:space="preserve"> /</w:delText>
          </w:r>
          <w:r w:rsidRPr="00250CEA" w:rsidDel="00FA173A">
            <w:rPr>
              <w:rFonts w:asciiTheme="minorHAnsi" w:hAnsiTheme="minorHAnsi"/>
              <w:sz w:val="20"/>
            </w:rPr>
            <w:delText>S:</w:delText>
          </w:r>
          <w:r w:rsidDel="00FA173A">
            <w:rPr>
              <w:rFonts w:asciiTheme="minorHAnsi" w:hAnsiTheme="minorHAnsi"/>
              <w:b w:val="0"/>
              <w:sz w:val="20"/>
            </w:rPr>
            <w:delText xml:space="preserve"> Stage/ </w:delText>
          </w:r>
          <w:r w:rsidDel="00FA173A">
            <w:rPr>
              <w:rFonts w:asciiTheme="minorHAnsi" w:hAnsiTheme="minorHAnsi"/>
              <w:sz w:val="20"/>
            </w:rPr>
            <w:delText>A</w:delText>
          </w:r>
          <w:r w:rsidDel="00FA173A">
            <w:rPr>
              <w:rFonts w:asciiTheme="minorHAnsi" w:hAnsiTheme="minorHAnsi"/>
              <w:b w:val="0"/>
              <w:sz w:val="20"/>
            </w:rPr>
            <w:delText>: Autres</w:delText>
          </w:r>
        </w:del>
      </w:ins>
    </w:p>
    <w:p w14:paraId="5EF26D3C" w14:textId="6683AD8D" w:rsidR="00561D9D" w:rsidDel="00FA173A" w:rsidRDefault="00561D9D" w:rsidP="00561D9D">
      <w:pPr>
        <w:pStyle w:val="Titre"/>
        <w:rPr>
          <w:ins w:id="9052" w:author="Dr Mamadou SANOGO" w:date="2023-10-26T15:54:00Z"/>
          <w:del w:id="9053" w:author="Cauris Cosmetics" w:date="2023-10-27T17:57:00Z"/>
          <w:rFonts w:asciiTheme="minorHAnsi" w:hAnsiTheme="minorHAnsi"/>
          <w:b w:val="0"/>
          <w:bCs/>
          <w:sz w:val="20"/>
        </w:rPr>
      </w:pPr>
      <w:ins w:id="9054" w:author="Dr Mamadou SANOGO" w:date="2023-10-26T15:54:00Z">
        <w:del w:id="9055" w:author="Cauris Cosmetics" w:date="2023-10-27T17:57:00Z">
          <w:r w:rsidDel="00FA173A">
            <w:rPr>
              <w:rFonts w:asciiTheme="minorHAnsi" w:hAnsiTheme="minorHAnsi"/>
              <w:sz w:val="20"/>
            </w:rPr>
            <w:delText>22,</w:delText>
          </w:r>
          <w:r w:rsidRPr="00E34367" w:rsidDel="00FA173A">
            <w:rPr>
              <w:rFonts w:asciiTheme="minorHAnsi" w:hAnsiTheme="minorHAnsi"/>
              <w:sz w:val="20"/>
            </w:rPr>
            <w:delText>5 heures de stage</w:delText>
          </w:r>
          <w:r w:rsidDel="00FA173A">
            <w:rPr>
              <w:rFonts w:asciiTheme="minorHAnsi" w:hAnsiTheme="minorHAnsi"/>
              <w:b w:val="0"/>
              <w:sz w:val="20"/>
            </w:rPr>
            <w:delText>= 0,5 crédit /</w:delText>
          </w:r>
          <w:r w:rsidDel="00FA173A">
            <w:rPr>
              <w:rFonts w:asciiTheme="minorHAnsi" w:hAnsiTheme="minorHAnsi"/>
              <w:sz w:val="20"/>
            </w:rPr>
            <w:delText>4</w:delText>
          </w:r>
          <w:r w:rsidRPr="00E34367" w:rsidDel="00FA173A">
            <w:rPr>
              <w:rFonts w:asciiTheme="minorHAnsi" w:hAnsiTheme="minorHAnsi"/>
              <w:sz w:val="20"/>
            </w:rPr>
            <w:delText>5 heures de stage</w:delText>
          </w:r>
          <w:r w:rsidDel="00FA173A">
            <w:rPr>
              <w:rFonts w:asciiTheme="minorHAnsi" w:hAnsiTheme="minorHAnsi"/>
              <w:b w:val="0"/>
              <w:sz w:val="20"/>
            </w:rPr>
            <w:delText xml:space="preserve">= 1 crédit/ </w:delText>
          </w:r>
          <w:r w:rsidDel="00FA173A">
            <w:rPr>
              <w:rFonts w:asciiTheme="minorHAnsi" w:hAnsiTheme="minorHAnsi"/>
              <w:sz w:val="20"/>
            </w:rPr>
            <w:delText>90</w:delText>
          </w:r>
          <w:r w:rsidRPr="00E34367" w:rsidDel="00FA173A">
            <w:rPr>
              <w:rFonts w:asciiTheme="minorHAnsi" w:hAnsiTheme="minorHAnsi"/>
              <w:sz w:val="20"/>
            </w:rPr>
            <w:delText xml:space="preserve"> heures de stage</w:delText>
          </w:r>
          <w:r w:rsidDel="00FA173A">
            <w:rPr>
              <w:rFonts w:asciiTheme="minorHAnsi" w:hAnsiTheme="minorHAnsi"/>
              <w:b w:val="0"/>
              <w:sz w:val="20"/>
            </w:rPr>
            <w:delText>= 2 crédits</w:delText>
          </w:r>
        </w:del>
      </w:ins>
    </w:p>
    <w:p w14:paraId="15557669" w14:textId="64A5F5C7" w:rsidR="00561D9D" w:rsidDel="00FA173A" w:rsidRDefault="00561D9D" w:rsidP="00561D9D">
      <w:pPr>
        <w:pStyle w:val="Titre"/>
        <w:rPr>
          <w:ins w:id="9056" w:author="Dr Mamadou SANOGO" w:date="2023-10-26T15:54:00Z"/>
          <w:del w:id="9057" w:author="Cauris Cosmetics" w:date="2023-10-27T17:57:00Z"/>
          <w:rFonts w:asciiTheme="minorHAnsi" w:hAnsiTheme="minorHAnsi"/>
          <w:b w:val="0"/>
          <w:bCs/>
          <w:sz w:val="20"/>
        </w:rPr>
      </w:pPr>
    </w:p>
    <w:tbl>
      <w:tblPr>
        <w:tblW w:w="603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4"/>
        <w:gridCol w:w="835"/>
        <w:gridCol w:w="1667"/>
        <w:gridCol w:w="1822"/>
        <w:gridCol w:w="910"/>
        <w:gridCol w:w="2123"/>
        <w:gridCol w:w="1516"/>
        <w:gridCol w:w="1213"/>
      </w:tblGrid>
      <w:tr w:rsidR="00561D9D" w:rsidDel="00FA173A" w14:paraId="336F126B" w14:textId="496E511F" w:rsidTr="00D27EF1">
        <w:trPr>
          <w:cantSplit/>
          <w:trHeight w:val="845"/>
          <w:jc w:val="center"/>
          <w:ins w:id="9058" w:author="Dr Mamadou SANOGO" w:date="2023-10-26T15:54:00Z"/>
          <w:del w:id="9059" w:author="Cauris Cosmetics" w:date="2023-10-27T17:57:00Z"/>
        </w:trPr>
        <w:tc>
          <w:tcPr>
            <w:tcW w:w="843" w:type="pct"/>
            <w:tcBorders>
              <w:top w:val="single" w:sz="4" w:space="0" w:color="auto"/>
              <w:left w:val="single" w:sz="4" w:space="0" w:color="auto"/>
              <w:bottom w:val="single" w:sz="4" w:space="0" w:color="auto"/>
              <w:right w:val="single" w:sz="4" w:space="0" w:color="auto"/>
            </w:tcBorders>
            <w:hideMark/>
          </w:tcPr>
          <w:p w14:paraId="0AAC5BEF" w14:textId="294E003D" w:rsidR="00561D9D" w:rsidRPr="006270A9" w:rsidDel="00FA173A" w:rsidRDefault="00561D9D" w:rsidP="00D27EF1">
            <w:pPr>
              <w:tabs>
                <w:tab w:val="left" w:pos="567"/>
                <w:tab w:val="left" w:pos="1276"/>
                <w:tab w:val="left" w:pos="2127"/>
              </w:tabs>
              <w:spacing w:before="100"/>
              <w:jc w:val="center"/>
              <w:rPr>
                <w:ins w:id="9060" w:author="Dr Mamadou SANOGO" w:date="2023-10-26T15:54:00Z"/>
                <w:del w:id="9061" w:author="Cauris Cosmetics" w:date="2023-10-27T17:57:00Z"/>
                <w:rFonts w:asciiTheme="minorHAnsi" w:hAnsiTheme="minorHAnsi"/>
                <w:b/>
                <w:bCs/>
                <w:color w:val="000000" w:themeColor="text1"/>
                <w:sz w:val="18"/>
                <w:szCs w:val="18"/>
              </w:rPr>
            </w:pPr>
            <w:ins w:id="9062" w:author="Dr Mamadou SANOGO" w:date="2023-10-26T15:54:00Z">
              <w:del w:id="9063" w:author="Cauris Cosmetics" w:date="2023-10-27T17:57:00Z">
                <w:r w:rsidRPr="006270A9" w:rsidDel="00FA173A">
                  <w:rPr>
                    <w:rFonts w:asciiTheme="minorHAnsi" w:hAnsiTheme="minorHAnsi"/>
                    <w:b/>
                    <w:bCs/>
                    <w:color w:val="000000" w:themeColor="text1"/>
                    <w:sz w:val="18"/>
                    <w:szCs w:val="16"/>
                  </w:rPr>
                  <w:delText>Unités d’Enseignement</w:delText>
                </w:r>
              </w:del>
            </w:ins>
          </w:p>
        </w:tc>
        <w:tc>
          <w:tcPr>
            <w:tcW w:w="344" w:type="pct"/>
            <w:tcBorders>
              <w:top w:val="single" w:sz="4" w:space="0" w:color="auto"/>
              <w:left w:val="single" w:sz="4" w:space="0" w:color="auto"/>
              <w:bottom w:val="single" w:sz="4" w:space="0" w:color="auto"/>
              <w:right w:val="single" w:sz="4" w:space="0" w:color="auto"/>
            </w:tcBorders>
            <w:hideMark/>
          </w:tcPr>
          <w:p w14:paraId="114FA5BC" w14:textId="34C373CF" w:rsidR="00561D9D" w:rsidRPr="006270A9" w:rsidDel="00FA173A" w:rsidRDefault="00561D9D" w:rsidP="00D27EF1">
            <w:pPr>
              <w:tabs>
                <w:tab w:val="left" w:pos="567"/>
                <w:tab w:val="left" w:pos="1276"/>
                <w:tab w:val="left" w:pos="2127"/>
              </w:tabs>
              <w:spacing w:before="100"/>
              <w:jc w:val="center"/>
              <w:rPr>
                <w:ins w:id="9064" w:author="Dr Mamadou SANOGO" w:date="2023-10-26T15:54:00Z"/>
                <w:del w:id="9065" w:author="Cauris Cosmetics" w:date="2023-10-27T17:57:00Z"/>
                <w:rFonts w:asciiTheme="minorHAnsi" w:hAnsiTheme="minorHAnsi"/>
                <w:b/>
                <w:bCs/>
                <w:color w:val="000000" w:themeColor="text1"/>
                <w:sz w:val="18"/>
                <w:szCs w:val="18"/>
              </w:rPr>
            </w:pPr>
            <w:ins w:id="9066" w:author="Dr Mamadou SANOGO" w:date="2023-10-26T15:54:00Z">
              <w:del w:id="9067" w:author="Cauris Cosmetics" w:date="2023-10-27T17:57:00Z">
                <w:r w:rsidRPr="006270A9" w:rsidDel="00FA173A">
                  <w:rPr>
                    <w:rFonts w:asciiTheme="minorHAnsi" w:hAnsiTheme="minorHAnsi"/>
                    <w:b/>
                    <w:bCs/>
                    <w:color w:val="000000" w:themeColor="text1"/>
                    <w:sz w:val="18"/>
                    <w:szCs w:val="18"/>
                  </w:rPr>
                  <w:delText>Crédits</w:delText>
                </w:r>
              </w:del>
            </w:ins>
          </w:p>
        </w:tc>
        <w:tc>
          <w:tcPr>
            <w:tcW w:w="687" w:type="pct"/>
            <w:tcBorders>
              <w:top w:val="single" w:sz="4" w:space="0" w:color="auto"/>
              <w:left w:val="single" w:sz="4" w:space="0" w:color="auto"/>
              <w:bottom w:val="single" w:sz="4" w:space="0" w:color="auto"/>
              <w:right w:val="single" w:sz="4" w:space="0" w:color="auto"/>
            </w:tcBorders>
            <w:hideMark/>
          </w:tcPr>
          <w:p w14:paraId="3795E2D5" w14:textId="031B8351" w:rsidR="00561D9D" w:rsidRPr="006270A9" w:rsidDel="00FA173A" w:rsidRDefault="00561D9D" w:rsidP="00D27EF1">
            <w:pPr>
              <w:tabs>
                <w:tab w:val="left" w:pos="567"/>
                <w:tab w:val="left" w:pos="1276"/>
                <w:tab w:val="left" w:pos="2127"/>
              </w:tabs>
              <w:jc w:val="center"/>
              <w:rPr>
                <w:ins w:id="9068" w:author="Dr Mamadou SANOGO" w:date="2023-10-26T15:54:00Z"/>
                <w:del w:id="9069" w:author="Cauris Cosmetics" w:date="2023-10-27T17:57:00Z"/>
                <w:rFonts w:asciiTheme="minorHAnsi" w:hAnsiTheme="minorHAnsi"/>
                <w:b/>
                <w:bCs/>
                <w:color w:val="000000" w:themeColor="text1"/>
                <w:sz w:val="18"/>
                <w:szCs w:val="18"/>
              </w:rPr>
            </w:pPr>
            <w:ins w:id="9070" w:author="Dr Mamadou SANOGO" w:date="2023-10-26T15:54:00Z">
              <w:del w:id="9071" w:author="Cauris Cosmetics" w:date="2023-10-27T17:57:00Z">
                <w:r w:rsidRPr="006270A9" w:rsidDel="00FA173A">
                  <w:rPr>
                    <w:rFonts w:asciiTheme="minorHAnsi" w:hAnsiTheme="minorHAnsi"/>
                    <w:b/>
                    <w:bCs/>
                    <w:color w:val="000000" w:themeColor="text1"/>
                    <w:sz w:val="18"/>
                    <w:szCs w:val="18"/>
                  </w:rPr>
                  <w:delText xml:space="preserve">Compétences </w:delText>
                </w:r>
              </w:del>
            </w:ins>
          </w:p>
          <w:p w14:paraId="0C2BCE70" w14:textId="221E9384" w:rsidR="00561D9D" w:rsidRPr="006270A9" w:rsidDel="00FA173A" w:rsidRDefault="00561D9D" w:rsidP="00D27EF1">
            <w:pPr>
              <w:tabs>
                <w:tab w:val="left" w:pos="567"/>
                <w:tab w:val="left" w:pos="1276"/>
                <w:tab w:val="left" w:pos="2127"/>
              </w:tabs>
              <w:jc w:val="center"/>
              <w:rPr>
                <w:ins w:id="9072" w:author="Dr Mamadou SANOGO" w:date="2023-10-26T15:54:00Z"/>
                <w:del w:id="9073" w:author="Cauris Cosmetics" w:date="2023-10-27T17:57:00Z"/>
                <w:rFonts w:asciiTheme="minorHAnsi" w:hAnsiTheme="minorHAnsi"/>
                <w:b/>
                <w:bCs/>
                <w:color w:val="000000" w:themeColor="text1"/>
                <w:sz w:val="18"/>
                <w:szCs w:val="18"/>
              </w:rPr>
            </w:pPr>
            <w:ins w:id="9074" w:author="Dr Mamadou SANOGO" w:date="2023-10-26T15:54:00Z">
              <w:del w:id="9075" w:author="Cauris Cosmetics" w:date="2023-10-27T17:57:00Z">
                <w:r w:rsidRPr="006270A9" w:rsidDel="00FA173A">
                  <w:rPr>
                    <w:rFonts w:asciiTheme="minorHAnsi" w:hAnsiTheme="minorHAnsi"/>
                    <w:b/>
                    <w:bCs/>
                    <w:color w:val="000000" w:themeColor="text1"/>
                    <w:sz w:val="18"/>
                    <w:szCs w:val="18"/>
                  </w:rPr>
                  <w:delText>et/ou</w:delText>
                </w:r>
              </w:del>
            </w:ins>
          </w:p>
          <w:p w14:paraId="079B55FD" w14:textId="52276275" w:rsidR="00561D9D" w:rsidRPr="006270A9" w:rsidDel="00FA173A" w:rsidRDefault="00561D9D" w:rsidP="00D27EF1">
            <w:pPr>
              <w:tabs>
                <w:tab w:val="left" w:pos="567"/>
                <w:tab w:val="left" w:pos="1276"/>
                <w:tab w:val="left" w:pos="2127"/>
              </w:tabs>
              <w:jc w:val="center"/>
              <w:rPr>
                <w:ins w:id="9076" w:author="Dr Mamadou SANOGO" w:date="2023-10-26T15:54:00Z"/>
                <w:del w:id="9077" w:author="Cauris Cosmetics" w:date="2023-10-27T17:57:00Z"/>
                <w:rFonts w:asciiTheme="minorHAnsi" w:hAnsiTheme="minorHAnsi"/>
                <w:b/>
                <w:bCs/>
                <w:color w:val="000000" w:themeColor="text1"/>
                <w:sz w:val="18"/>
                <w:szCs w:val="18"/>
              </w:rPr>
            </w:pPr>
            <w:ins w:id="9078" w:author="Dr Mamadou SANOGO" w:date="2023-10-26T15:54:00Z">
              <w:del w:id="9079" w:author="Cauris Cosmetics" w:date="2023-10-27T17:57:00Z">
                <w:r w:rsidRPr="006270A9" w:rsidDel="00FA173A">
                  <w:rPr>
                    <w:rFonts w:asciiTheme="minorHAnsi" w:hAnsiTheme="minorHAnsi"/>
                    <w:b/>
                    <w:bCs/>
                    <w:color w:val="000000" w:themeColor="text1"/>
                    <w:sz w:val="18"/>
                    <w:szCs w:val="18"/>
                  </w:rPr>
                  <w:delText xml:space="preserve"> connaissances attendues</w:delText>
                </w:r>
              </w:del>
            </w:ins>
          </w:p>
        </w:tc>
        <w:tc>
          <w:tcPr>
            <w:tcW w:w="751" w:type="pct"/>
            <w:tcBorders>
              <w:top w:val="single" w:sz="4" w:space="0" w:color="auto"/>
              <w:left w:val="single" w:sz="4" w:space="0" w:color="auto"/>
              <w:bottom w:val="single" w:sz="4" w:space="0" w:color="auto"/>
              <w:right w:val="single" w:sz="4" w:space="0" w:color="auto"/>
            </w:tcBorders>
            <w:hideMark/>
          </w:tcPr>
          <w:p w14:paraId="6D3E8055" w14:textId="2DEF1FDC" w:rsidR="00561D9D" w:rsidRPr="006270A9" w:rsidDel="00FA173A" w:rsidRDefault="00561D9D" w:rsidP="00D27EF1">
            <w:pPr>
              <w:tabs>
                <w:tab w:val="left" w:pos="567"/>
                <w:tab w:val="left" w:pos="1276"/>
                <w:tab w:val="left" w:pos="2127"/>
              </w:tabs>
              <w:spacing w:before="100"/>
              <w:jc w:val="center"/>
              <w:rPr>
                <w:ins w:id="9080" w:author="Dr Mamadou SANOGO" w:date="2023-10-26T15:54:00Z"/>
                <w:del w:id="9081" w:author="Cauris Cosmetics" w:date="2023-10-27T17:57:00Z"/>
                <w:rFonts w:asciiTheme="minorHAnsi" w:hAnsiTheme="minorHAnsi"/>
                <w:b/>
                <w:bCs/>
                <w:color w:val="000000" w:themeColor="text1"/>
                <w:sz w:val="18"/>
                <w:szCs w:val="18"/>
              </w:rPr>
            </w:pPr>
            <w:ins w:id="9082" w:author="Dr Mamadou SANOGO" w:date="2023-10-26T15:54:00Z">
              <w:del w:id="9083" w:author="Cauris Cosmetics" w:date="2023-10-27T17:57:00Z">
                <w:r w:rsidRPr="006270A9" w:rsidDel="00FA173A">
                  <w:rPr>
                    <w:rFonts w:asciiTheme="minorHAnsi" w:hAnsiTheme="minorHAnsi"/>
                    <w:b/>
                    <w:bCs/>
                    <w:color w:val="000000" w:themeColor="text1"/>
                    <w:sz w:val="18"/>
                    <w:szCs w:val="18"/>
                  </w:rPr>
                  <w:delText>Disciplines concernées</w:delText>
                </w:r>
              </w:del>
            </w:ins>
          </w:p>
        </w:tc>
        <w:tc>
          <w:tcPr>
            <w:tcW w:w="375" w:type="pct"/>
            <w:tcBorders>
              <w:top w:val="single" w:sz="4" w:space="0" w:color="auto"/>
              <w:left w:val="single" w:sz="4" w:space="0" w:color="auto"/>
              <w:bottom w:val="single" w:sz="4" w:space="0" w:color="auto"/>
              <w:right w:val="single" w:sz="4" w:space="0" w:color="auto"/>
            </w:tcBorders>
            <w:hideMark/>
          </w:tcPr>
          <w:p w14:paraId="11CE2A47" w14:textId="033DD11A" w:rsidR="00561D9D" w:rsidRPr="006270A9" w:rsidDel="00FA173A" w:rsidRDefault="00561D9D" w:rsidP="00D27EF1">
            <w:pPr>
              <w:tabs>
                <w:tab w:val="left" w:pos="567"/>
                <w:tab w:val="left" w:pos="1276"/>
                <w:tab w:val="left" w:pos="2127"/>
              </w:tabs>
              <w:jc w:val="center"/>
              <w:rPr>
                <w:ins w:id="9084" w:author="Dr Mamadou SANOGO" w:date="2023-10-26T15:54:00Z"/>
                <w:del w:id="9085" w:author="Cauris Cosmetics" w:date="2023-10-27T17:57:00Z"/>
                <w:rFonts w:asciiTheme="minorHAnsi" w:hAnsiTheme="minorHAnsi"/>
                <w:b/>
                <w:bCs/>
                <w:color w:val="000000" w:themeColor="text1"/>
                <w:sz w:val="18"/>
                <w:szCs w:val="18"/>
              </w:rPr>
            </w:pPr>
            <w:ins w:id="9086" w:author="Dr Mamadou SANOGO" w:date="2023-10-26T15:54:00Z">
              <w:del w:id="9087" w:author="Cauris Cosmetics" w:date="2023-10-27T17:57:00Z">
                <w:r w:rsidRPr="006270A9" w:rsidDel="00FA173A">
                  <w:rPr>
                    <w:rFonts w:asciiTheme="minorHAnsi" w:hAnsiTheme="minorHAnsi"/>
                    <w:b/>
                    <w:bCs/>
                    <w:color w:val="000000" w:themeColor="text1"/>
                    <w:sz w:val="18"/>
                    <w:szCs w:val="18"/>
                  </w:rPr>
                  <w:delText>Crédits</w:delText>
                </w:r>
              </w:del>
            </w:ins>
          </w:p>
          <w:p w14:paraId="2D38A0C3" w14:textId="0566B75C" w:rsidR="00561D9D" w:rsidRPr="006270A9" w:rsidDel="00FA173A" w:rsidRDefault="00561D9D" w:rsidP="00D27EF1">
            <w:pPr>
              <w:tabs>
                <w:tab w:val="left" w:pos="567"/>
                <w:tab w:val="left" w:pos="1276"/>
                <w:tab w:val="left" w:pos="2127"/>
              </w:tabs>
              <w:jc w:val="center"/>
              <w:rPr>
                <w:ins w:id="9088" w:author="Dr Mamadou SANOGO" w:date="2023-10-26T15:54:00Z"/>
                <w:del w:id="9089" w:author="Cauris Cosmetics" w:date="2023-10-27T17:57:00Z"/>
                <w:rFonts w:asciiTheme="minorHAnsi" w:hAnsiTheme="minorHAnsi"/>
                <w:b/>
                <w:bCs/>
                <w:color w:val="000000" w:themeColor="text1"/>
                <w:sz w:val="18"/>
                <w:szCs w:val="18"/>
              </w:rPr>
            </w:pPr>
            <w:ins w:id="9090" w:author="Dr Mamadou SANOGO" w:date="2023-10-26T15:54:00Z">
              <w:del w:id="9091" w:author="Cauris Cosmetics" w:date="2023-10-27T17:57:00Z">
                <w:r w:rsidRPr="006270A9" w:rsidDel="00FA173A">
                  <w:rPr>
                    <w:rFonts w:asciiTheme="minorHAnsi" w:hAnsiTheme="minorHAnsi"/>
                    <w:b/>
                    <w:bCs/>
                    <w:color w:val="000000" w:themeColor="text1"/>
                    <w:sz w:val="18"/>
                    <w:szCs w:val="18"/>
                  </w:rPr>
                  <w:delText>par discipline</w:delText>
                </w:r>
              </w:del>
            </w:ins>
          </w:p>
        </w:tc>
        <w:tc>
          <w:tcPr>
            <w:tcW w:w="875" w:type="pct"/>
            <w:tcBorders>
              <w:top w:val="single" w:sz="4" w:space="0" w:color="auto"/>
              <w:left w:val="single" w:sz="4" w:space="0" w:color="auto"/>
              <w:bottom w:val="single" w:sz="4" w:space="0" w:color="auto"/>
              <w:right w:val="single" w:sz="4" w:space="0" w:color="auto"/>
            </w:tcBorders>
            <w:hideMark/>
          </w:tcPr>
          <w:p w14:paraId="707C30CE" w14:textId="7E5E7F91" w:rsidR="00561D9D" w:rsidRPr="006270A9" w:rsidDel="00FA173A" w:rsidRDefault="00561D9D" w:rsidP="00D27EF1">
            <w:pPr>
              <w:tabs>
                <w:tab w:val="left" w:pos="567"/>
                <w:tab w:val="left" w:pos="1276"/>
                <w:tab w:val="left" w:pos="2127"/>
              </w:tabs>
              <w:jc w:val="center"/>
              <w:rPr>
                <w:ins w:id="9092" w:author="Dr Mamadou SANOGO" w:date="2023-10-26T15:54:00Z"/>
                <w:del w:id="9093" w:author="Cauris Cosmetics" w:date="2023-10-27T17:57:00Z"/>
                <w:rFonts w:asciiTheme="minorHAnsi" w:hAnsiTheme="minorHAnsi"/>
                <w:b/>
                <w:bCs/>
                <w:color w:val="000000" w:themeColor="text1"/>
                <w:sz w:val="18"/>
                <w:szCs w:val="18"/>
              </w:rPr>
            </w:pPr>
            <w:ins w:id="9094" w:author="Dr Mamadou SANOGO" w:date="2023-10-26T15:54:00Z">
              <w:del w:id="9095" w:author="Cauris Cosmetics" w:date="2023-10-27T17:57:00Z">
                <w:r w:rsidRPr="006270A9" w:rsidDel="00FA173A">
                  <w:rPr>
                    <w:rFonts w:asciiTheme="minorHAnsi" w:hAnsiTheme="minorHAnsi"/>
                    <w:b/>
                    <w:bCs/>
                    <w:color w:val="000000" w:themeColor="text1"/>
                    <w:sz w:val="18"/>
                    <w:szCs w:val="18"/>
                  </w:rPr>
                  <w:delText xml:space="preserve">Durée totale </w:delText>
                </w:r>
              </w:del>
            </w:ins>
          </w:p>
          <w:p w14:paraId="6769321D" w14:textId="481164A0" w:rsidR="00561D9D" w:rsidRPr="006270A9" w:rsidDel="00FA173A" w:rsidRDefault="00561D9D" w:rsidP="00D27EF1">
            <w:pPr>
              <w:tabs>
                <w:tab w:val="left" w:pos="567"/>
                <w:tab w:val="left" w:pos="1276"/>
                <w:tab w:val="left" w:pos="2127"/>
              </w:tabs>
              <w:jc w:val="center"/>
              <w:rPr>
                <w:ins w:id="9096" w:author="Dr Mamadou SANOGO" w:date="2023-10-26T15:54:00Z"/>
                <w:del w:id="9097" w:author="Cauris Cosmetics" w:date="2023-10-27T17:57:00Z"/>
                <w:rFonts w:asciiTheme="minorHAnsi" w:hAnsiTheme="minorHAnsi"/>
                <w:b/>
                <w:bCs/>
                <w:color w:val="000000" w:themeColor="text1"/>
                <w:sz w:val="18"/>
                <w:szCs w:val="18"/>
              </w:rPr>
            </w:pPr>
            <w:ins w:id="9098" w:author="Dr Mamadou SANOGO" w:date="2023-10-26T15:54:00Z">
              <w:del w:id="9099" w:author="Cauris Cosmetics" w:date="2023-10-27T17:57:00Z">
                <w:r w:rsidRPr="006270A9" w:rsidDel="00FA173A">
                  <w:rPr>
                    <w:rFonts w:asciiTheme="minorHAnsi" w:hAnsiTheme="minorHAnsi"/>
                    <w:b/>
                    <w:bCs/>
                    <w:color w:val="000000" w:themeColor="text1"/>
                    <w:sz w:val="18"/>
                    <w:szCs w:val="18"/>
                  </w:rPr>
                  <w:delText xml:space="preserve">par étudiant              </w:delText>
                </w:r>
                <w:r w:rsidDel="00FA173A">
                  <w:rPr>
                    <w:rFonts w:asciiTheme="minorHAnsi" w:hAnsiTheme="minorHAnsi"/>
                    <w:b/>
                    <w:bCs/>
                    <w:color w:val="000000" w:themeColor="text1"/>
                    <w:sz w:val="18"/>
                    <w:szCs w:val="18"/>
                  </w:rPr>
                  <w:delText xml:space="preserve">   (en heures) CM/TD/TP/S/A</w:delText>
                </w:r>
              </w:del>
            </w:ins>
          </w:p>
        </w:tc>
        <w:tc>
          <w:tcPr>
            <w:tcW w:w="625" w:type="pct"/>
            <w:tcBorders>
              <w:top w:val="single" w:sz="4" w:space="0" w:color="auto"/>
              <w:left w:val="single" w:sz="4" w:space="0" w:color="auto"/>
              <w:bottom w:val="single" w:sz="4" w:space="0" w:color="auto"/>
              <w:right w:val="single" w:sz="4" w:space="0" w:color="auto"/>
            </w:tcBorders>
            <w:hideMark/>
          </w:tcPr>
          <w:p w14:paraId="49B4764D" w14:textId="787F7377" w:rsidR="00561D9D" w:rsidRPr="006270A9" w:rsidDel="00FA173A" w:rsidRDefault="00561D9D" w:rsidP="00D27EF1">
            <w:pPr>
              <w:tabs>
                <w:tab w:val="left" w:pos="567"/>
                <w:tab w:val="left" w:pos="1276"/>
                <w:tab w:val="left" w:pos="2127"/>
              </w:tabs>
              <w:spacing w:before="100"/>
              <w:jc w:val="center"/>
              <w:rPr>
                <w:ins w:id="9100" w:author="Dr Mamadou SANOGO" w:date="2023-10-26T15:54:00Z"/>
                <w:del w:id="9101" w:author="Cauris Cosmetics" w:date="2023-10-27T17:57:00Z"/>
                <w:rFonts w:asciiTheme="minorHAnsi" w:hAnsiTheme="minorHAnsi"/>
                <w:b/>
                <w:bCs/>
                <w:color w:val="000000" w:themeColor="text1"/>
                <w:sz w:val="18"/>
                <w:szCs w:val="18"/>
              </w:rPr>
            </w:pPr>
            <w:ins w:id="9102" w:author="Dr Mamadou SANOGO" w:date="2023-10-26T15:54:00Z">
              <w:del w:id="9103" w:author="Cauris Cosmetics" w:date="2023-10-27T17:57:00Z">
                <w:r w:rsidRPr="006270A9" w:rsidDel="00FA173A">
                  <w:rPr>
                    <w:rFonts w:asciiTheme="minorHAnsi" w:hAnsiTheme="minorHAnsi"/>
                    <w:b/>
                    <w:bCs/>
                    <w:color w:val="000000" w:themeColor="text1"/>
                    <w:sz w:val="18"/>
                    <w:szCs w:val="18"/>
                  </w:rPr>
                  <w:delText>Modalités d’enseignement</w:delText>
                </w:r>
              </w:del>
            </w:ins>
          </w:p>
        </w:tc>
        <w:tc>
          <w:tcPr>
            <w:tcW w:w="500" w:type="pct"/>
            <w:tcBorders>
              <w:top w:val="single" w:sz="4" w:space="0" w:color="auto"/>
              <w:left w:val="single" w:sz="4" w:space="0" w:color="auto"/>
              <w:bottom w:val="single" w:sz="4" w:space="0" w:color="auto"/>
              <w:right w:val="single" w:sz="4" w:space="0" w:color="auto"/>
            </w:tcBorders>
            <w:hideMark/>
          </w:tcPr>
          <w:p w14:paraId="2B2B33CD" w14:textId="0B514FC8" w:rsidR="00561D9D" w:rsidRPr="006270A9" w:rsidDel="00FA173A" w:rsidRDefault="00561D9D" w:rsidP="00D27EF1">
            <w:pPr>
              <w:tabs>
                <w:tab w:val="left" w:pos="567"/>
                <w:tab w:val="left" w:pos="1276"/>
                <w:tab w:val="left" w:pos="2127"/>
              </w:tabs>
              <w:spacing w:before="100"/>
              <w:jc w:val="center"/>
              <w:rPr>
                <w:ins w:id="9104" w:author="Dr Mamadou SANOGO" w:date="2023-10-26T15:54:00Z"/>
                <w:del w:id="9105" w:author="Cauris Cosmetics" w:date="2023-10-27T17:57:00Z"/>
                <w:rFonts w:asciiTheme="minorHAnsi" w:hAnsiTheme="minorHAnsi"/>
                <w:b/>
                <w:bCs/>
                <w:color w:val="000000" w:themeColor="text1"/>
                <w:sz w:val="18"/>
                <w:szCs w:val="18"/>
              </w:rPr>
            </w:pPr>
            <w:ins w:id="9106" w:author="Dr Mamadou SANOGO" w:date="2023-10-26T15:54:00Z">
              <w:del w:id="9107" w:author="Cauris Cosmetics" w:date="2023-10-27T17:57:00Z">
                <w:r w:rsidRPr="006270A9" w:rsidDel="00FA173A">
                  <w:rPr>
                    <w:rFonts w:asciiTheme="minorHAnsi" w:hAnsiTheme="minorHAnsi"/>
                    <w:b/>
                    <w:bCs/>
                    <w:color w:val="000000" w:themeColor="text1"/>
                    <w:sz w:val="18"/>
                    <w:szCs w:val="18"/>
                  </w:rPr>
                  <w:delText>Modalités d’évaluation</w:delText>
                </w:r>
              </w:del>
            </w:ins>
          </w:p>
        </w:tc>
      </w:tr>
      <w:tr w:rsidR="00561D9D" w:rsidDel="00FA173A" w14:paraId="199E27FF" w14:textId="6FEBC3CA" w:rsidTr="00D27EF1">
        <w:trPr>
          <w:cantSplit/>
          <w:trHeight w:val="20"/>
          <w:jc w:val="center"/>
          <w:ins w:id="9108" w:author="Dr Mamadou SANOGO" w:date="2023-10-26T15:54:00Z"/>
          <w:del w:id="9109" w:author="Cauris Cosmetics" w:date="2023-10-27T17:57:00Z"/>
        </w:trPr>
        <w:tc>
          <w:tcPr>
            <w:tcW w:w="843" w:type="pct"/>
            <w:vMerge w:val="restart"/>
            <w:tcBorders>
              <w:top w:val="single" w:sz="4" w:space="0" w:color="auto"/>
              <w:left w:val="single" w:sz="4" w:space="0" w:color="auto"/>
              <w:right w:val="single" w:sz="4" w:space="0" w:color="auto"/>
            </w:tcBorders>
            <w:vAlign w:val="center"/>
            <w:hideMark/>
          </w:tcPr>
          <w:p w14:paraId="47226FA2" w14:textId="10A7FF05" w:rsidR="00561D9D" w:rsidDel="00FA173A" w:rsidRDefault="00561D9D" w:rsidP="00D27EF1">
            <w:pPr>
              <w:rPr>
                <w:ins w:id="9110" w:author="Dr Mamadou SANOGO" w:date="2023-10-26T15:54:00Z"/>
                <w:del w:id="9111" w:author="Cauris Cosmetics" w:date="2023-10-27T17:57:00Z"/>
                <w:rFonts w:asciiTheme="minorHAnsi" w:hAnsiTheme="minorHAnsi"/>
                <w:b/>
                <w:color w:val="000000" w:themeColor="text1"/>
              </w:rPr>
            </w:pPr>
            <w:ins w:id="9112" w:author="Dr Mamadou SANOGO" w:date="2023-10-26T15:54:00Z">
              <w:del w:id="9113" w:author="Cauris Cosmetics" w:date="2023-10-27T17:57:00Z">
                <w:r w:rsidDel="00FA173A">
                  <w:rPr>
                    <w:rFonts w:asciiTheme="minorHAnsi" w:hAnsiTheme="minorHAnsi"/>
                    <w:b/>
                    <w:color w:val="000000" w:themeColor="text1"/>
                  </w:rPr>
                  <w:delText>MCC241</w:delText>
                </w:r>
              </w:del>
            </w:ins>
          </w:p>
          <w:p w14:paraId="0F216EC0" w14:textId="4ED01FFA" w:rsidR="00561D9D" w:rsidRPr="00A425BB" w:rsidDel="00FA173A" w:rsidRDefault="00561D9D" w:rsidP="00D27EF1">
            <w:pPr>
              <w:rPr>
                <w:ins w:id="9114" w:author="Dr Mamadou SANOGO" w:date="2023-10-26T15:54:00Z"/>
                <w:del w:id="9115" w:author="Cauris Cosmetics" w:date="2023-10-27T17:57:00Z"/>
                <w:rFonts w:asciiTheme="minorHAnsi" w:hAnsiTheme="minorHAnsi"/>
                <w:b/>
                <w:color w:val="000000" w:themeColor="text1"/>
              </w:rPr>
            </w:pPr>
            <w:ins w:id="9116" w:author="Dr Mamadou SANOGO" w:date="2023-10-26T15:54:00Z">
              <w:del w:id="9117" w:author="Cauris Cosmetics" w:date="2023-10-27T17:57:00Z">
                <w:r w:rsidRPr="00FD088B" w:rsidDel="00FA173A">
                  <w:rPr>
                    <w:rFonts w:asciiTheme="minorHAnsi" w:hAnsiTheme="minorHAnsi"/>
                    <w:b/>
                    <w:color w:val="000000" w:themeColor="text1"/>
                  </w:rPr>
                  <w:delText>Mémoire de fin d’étude</w:delText>
                </w:r>
                <w:r w:rsidRPr="0000003F" w:rsidDel="00FA173A">
                  <w:rPr>
                    <w:szCs w:val="24"/>
                  </w:rPr>
                  <w:delText xml:space="preserve"> </w:delText>
                </w:r>
              </w:del>
            </w:ins>
          </w:p>
        </w:tc>
        <w:tc>
          <w:tcPr>
            <w:tcW w:w="344" w:type="pct"/>
            <w:vMerge w:val="restart"/>
            <w:tcBorders>
              <w:top w:val="single" w:sz="4" w:space="0" w:color="auto"/>
              <w:left w:val="single" w:sz="4" w:space="0" w:color="auto"/>
              <w:right w:val="single" w:sz="4" w:space="0" w:color="auto"/>
            </w:tcBorders>
            <w:vAlign w:val="center"/>
          </w:tcPr>
          <w:p w14:paraId="10A26783" w14:textId="1DE62894" w:rsidR="00561D9D" w:rsidRPr="00325280" w:rsidDel="00FA173A" w:rsidRDefault="00561D9D" w:rsidP="00D27EF1">
            <w:pPr>
              <w:jc w:val="center"/>
              <w:rPr>
                <w:ins w:id="9118" w:author="Dr Mamadou SANOGO" w:date="2023-10-26T15:54:00Z"/>
                <w:del w:id="9119" w:author="Cauris Cosmetics" w:date="2023-10-27T17:57:00Z"/>
                <w:rFonts w:asciiTheme="minorHAnsi" w:hAnsiTheme="minorHAnsi"/>
                <w:b/>
                <w:color w:val="000000" w:themeColor="text1"/>
              </w:rPr>
            </w:pPr>
            <w:ins w:id="9120" w:author="Dr Mamadou SANOGO" w:date="2023-10-26T15:54:00Z">
              <w:del w:id="9121" w:author="Cauris Cosmetics" w:date="2023-10-27T17:57:00Z">
                <w:r w:rsidRPr="00325280" w:rsidDel="00FA173A">
                  <w:rPr>
                    <w:rFonts w:asciiTheme="minorHAnsi" w:hAnsiTheme="minorHAnsi"/>
                    <w:b/>
                    <w:color w:val="000000" w:themeColor="text1"/>
                  </w:rPr>
                  <w:delText>6</w:delText>
                </w:r>
              </w:del>
            </w:ins>
          </w:p>
        </w:tc>
        <w:tc>
          <w:tcPr>
            <w:tcW w:w="687" w:type="pct"/>
            <w:vMerge w:val="restart"/>
            <w:tcBorders>
              <w:top w:val="single" w:sz="4" w:space="0" w:color="auto"/>
              <w:left w:val="single" w:sz="4" w:space="0" w:color="auto"/>
              <w:right w:val="single" w:sz="4" w:space="0" w:color="auto"/>
            </w:tcBorders>
            <w:vAlign w:val="center"/>
          </w:tcPr>
          <w:p w14:paraId="4169C310" w14:textId="66E391A2" w:rsidR="00561D9D" w:rsidDel="00FA173A" w:rsidRDefault="00561D9D" w:rsidP="00D27EF1">
            <w:pPr>
              <w:tabs>
                <w:tab w:val="left" w:pos="567"/>
                <w:tab w:val="left" w:pos="1276"/>
                <w:tab w:val="left" w:pos="2127"/>
              </w:tabs>
              <w:spacing w:before="100"/>
              <w:rPr>
                <w:ins w:id="9122" w:author="Dr Mamadou SANOGO" w:date="2023-10-26T15:54:00Z"/>
                <w:del w:id="9123" w:author="Cauris Cosmetics" w:date="2023-10-27T17:57:00Z"/>
                <w:rFonts w:asciiTheme="minorHAnsi" w:hAnsiTheme="minorHAnsi"/>
                <w:bCs/>
                <w:color w:val="000000" w:themeColor="text1"/>
                <w:sz w:val="18"/>
                <w:szCs w:val="18"/>
              </w:rPr>
            </w:pPr>
            <w:ins w:id="9124" w:author="Dr Mamadou SANOGO" w:date="2023-10-26T15:54:00Z">
              <w:del w:id="9125" w:author="Cauris Cosmetics" w:date="2023-10-27T17:57:00Z">
                <w:r w:rsidRPr="00C91353" w:rsidDel="00FA173A">
                  <w:rPr>
                    <w:rFonts w:asciiTheme="minorHAnsi" w:hAnsiTheme="minorHAnsi"/>
                    <w:bCs/>
                    <w:color w:val="000000" w:themeColor="text1"/>
                    <w:sz w:val="18"/>
                    <w:szCs w:val="18"/>
                  </w:rPr>
                  <w:delText>Maîtriser la méthodologie de la rec</w:delText>
                </w:r>
                <w:r w:rsidDel="00FA173A">
                  <w:rPr>
                    <w:rFonts w:asciiTheme="minorHAnsi" w:hAnsiTheme="minorHAnsi"/>
                    <w:bCs/>
                    <w:color w:val="000000" w:themeColor="text1"/>
                    <w:sz w:val="18"/>
                    <w:szCs w:val="18"/>
                  </w:rPr>
                  <w:delText xml:space="preserve">herche </w:delText>
                </w:r>
              </w:del>
            </w:ins>
          </w:p>
          <w:p w14:paraId="116D18AE" w14:textId="74E707EB" w:rsidR="00561D9D" w:rsidRPr="00C91353" w:rsidDel="00FA173A" w:rsidRDefault="00561D9D" w:rsidP="00D27EF1">
            <w:pPr>
              <w:tabs>
                <w:tab w:val="left" w:pos="567"/>
                <w:tab w:val="left" w:pos="1276"/>
                <w:tab w:val="left" w:pos="2127"/>
              </w:tabs>
              <w:spacing w:before="100"/>
              <w:rPr>
                <w:ins w:id="9126" w:author="Dr Mamadou SANOGO" w:date="2023-10-26T15:54:00Z"/>
                <w:del w:id="9127" w:author="Cauris Cosmetics" w:date="2023-10-27T17:57:00Z"/>
                <w:rFonts w:asciiTheme="minorHAnsi" w:hAnsiTheme="minorHAnsi"/>
                <w:bCs/>
                <w:color w:val="000000" w:themeColor="text1"/>
                <w:sz w:val="18"/>
                <w:szCs w:val="18"/>
              </w:rPr>
            </w:pPr>
            <w:ins w:id="9128" w:author="Dr Mamadou SANOGO" w:date="2023-10-26T15:54:00Z">
              <w:del w:id="9129" w:author="Cauris Cosmetics" w:date="2023-10-27T17:57:00Z">
                <w:r w:rsidRPr="00C91353" w:rsidDel="00FA173A">
                  <w:rPr>
                    <w:rFonts w:asciiTheme="minorHAnsi" w:hAnsiTheme="minorHAnsi"/>
                    <w:bCs/>
                    <w:color w:val="000000" w:themeColor="text1"/>
                    <w:sz w:val="18"/>
                    <w:szCs w:val="18"/>
                  </w:rPr>
                  <w:delText xml:space="preserve">Appliquer les principes et les méthodes d’enseignement/apprentissage </w:delText>
                </w:r>
              </w:del>
            </w:ins>
          </w:p>
          <w:p w14:paraId="215872DA" w14:textId="33527654" w:rsidR="00561D9D" w:rsidRPr="00C91353" w:rsidDel="00FA173A" w:rsidRDefault="00561D9D" w:rsidP="00D27EF1">
            <w:pPr>
              <w:tabs>
                <w:tab w:val="left" w:pos="567"/>
                <w:tab w:val="left" w:pos="1276"/>
                <w:tab w:val="left" w:pos="2127"/>
              </w:tabs>
              <w:spacing w:before="100"/>
              <w:rPr>
                <w:ins w:id="9130" w:author="Dr Mamadou SANOGO" w:date="2023-10-26T15:54:00Z"/>
                <w:del w:id="9131" w:author="Cauris Cosmetics" w:date="2023-10-27T17:57:00Z"/>
                <w:rFonts w:asciiTheme="minorHAnsi" w:hAnsiTheme="minorHAnsi"/>
                <w:bCs/>
                <w:color w:val="000000" w:themeColor="text1"/>
                <w:sz w:val="18"/>
                <w:szCs w:val="18"/>
              </w:rPr>
            </w:pPr>
            <w:ins w:id="9132" w:author="Dr Mamadou SANOGO" w:date="2023-10-26T15:54:00Z">
              <w:del w:id="9133" w:author="Cauris Cosmetics" w:date="2023-10-27T17:57:00Z">
                <w:r w:rsidRPr="00C91353" w:rsidDel="00FA173A">
                  <w:rPr>
                    <w:rFonts w:asciiTheme="minorHAnsi" w:hAnsiTheme="minorHAnsi"/>
                    <w:bCs/>
                    <w:color w:val="000000" w:themeColor="text1"/>
                    <w:sz w:val="18"/>
                    <w:szCs w:val="18"/>
                  </w:rPr>
                  <w:delText>Encadrer les stagiaires et le personnel placé sous sa responsabilité</w:delText>
                </w:r>
              </w:del>
            </w:ins>
          </w:p>
          <w:p w14:paraId="593ACC0B" w14:textId="5A5AC99E" w:rsidR="00561D9D" w:rsidRPr="00325280" w:rsidDel="00FA173A" w:rsidRDefault="00561D9D" w:rsidP="00D27EF1">
            <w:pPr>
              <w:tabs>
                <w:tab w:val="left" w:pos="567"/>
                <w:tab w:val="left" w:pos="1276"/>
                <w:tab w:val="left" w:pos="2127"/>
              </w:tabs>
              <w:spacing w:before="100"/>
              <w:rPr>
                <w:ins w:id="9134" w:author="Dr Mamadou SANOGO" w:date="2023-10-26T15:54:00Z"/>
                <w:del w:id="9135" w:author="Cauris Cosmetics" w:date="2023-10-27T17:57:00Z"/>
                <w:rFonts w:asciiTheme="minorHAnsi" w:hAnsiTheme="minorHAnsi"/>
                <w:bCs/>
                <w:color w:val="000000" w:themeColor="text1"/>
                <w:sz w:val="18"/>
                <w:szCs w:val="18"/>
              </w:rPr>
            </w:pPr>
            <w:ins w:id="9136" w:author="Dr Mamadou SANOGO" w:date="2023-10-26T15:54:00Z">
              <w:del w:id="9137" w:author="Cauris Cosmetics" w:date="2023-10-27T17:57:00Z">
                <w:r w:rsidRPr="00C91353" w:rsidDel="00FA173A">
                  <w:rPr>
                    <w:rFonts w:asciiTheme="minorHAnsi" w:hAnsiTheme="minorHAnsi"/>
                    <w:bCs/>
                    <w:color w:val="000000" w:themeColor="text1"/>
                    <w:sz w:val="18"/>
                    <w:szCs w:val="18"/>
                  </w:rPr>
                  <w:delText>Rédi</w:delText>
                </w:r>
                <w:r w:rsidDel="00FA173A">
                  <w:rPr>
                    <w:rFonts w:asciiTheme="minorHAnsi" w:hAnsiTheme="minorHAnsi"/>
                    <w:bCs/>
                    <w:color w:val="000000" w:themeColor="text1"/>
                    <w:sz w:val="18"/>
                    <w:szCs w:val="18"/>
                  </w:rPr>
                  <w:delText xml:space="preserve">ger un mémoire de fin d’études </w:delText>
                </w:r>
              </w:del>
            </w:ins>
          </w:p>
        </w:tc>
        <w:tc>
          <w:tcPr>
            <w:tcW w:w="751" w:type="pct"/>
            <w:tcBorders>
              <w:top w:val="single" w:sz="4" w:space="0" w:color="auto"/>
              <w:left w:val="single" w:sz="4" w:space="0" w:color="auto"/>
              <w:bottom w:val="single" w:sz="4" w:space="0" w:color="auto"/>
              <w:right w:val="single" w:sz="4" w:space="0" w:color="auto"/>
            </w:tcBorders>
            <w:vAlign w:val="center"/>
            <w:hideMark/>
          </w:tcPr>
          <w:p w14:paraId="3FB29A56" w14:textId="56CEDB41" w:rsidR="00561D9D" w:rsidRPr="00FD088B" w:rsidDel="00FA173A" w:rsidRDefault="00561D9D" w:rsidP="00D27EF1">
            <w:pPr>
              <w:tabs>
                <w:tab w:val="left" w:pos="567"/>
                <w:tab w:val="left" w:pos="1276"/>
                <w:tab w:val="left" w:pos="2127"/>
              </w:tabs>
              <w:spacing w:before="100"/>
              <w:rPr>
                <w:ins w:id="9138" w:author="Dr Mamadou SANOGO" w:date="2023-10-26T15:54:00Z"/>
                <w:del w:id="9139" w:author="Cauris Cosmetics" w:date="2023-10-27T17:57:00Z"/>
                <w:rFonts w:asciiTheme="minorHAnsi" w:hAnsiTheme="minorHAnsi"/>
                <w:bCs/>
                <w:color w:val="000000" w:themeColor="text1"/>
                <w:szCs w:val="18"/>
              </w:rPr>
            </w:pPr>
            <w:ins w:id="9140" w:author="Dr Mamadou SANOGO" w:date="2023-10-26T15:54:00Z">
              <w:del w:id="9141" w:author="Cauris Cosmetics" w:date="2023-10-27T17:57:00Z">
                <w:r w:rsidRPr="00FD088B" w:rsidDel="00FA173A">
                  <w:rPr>
                    <w:rFonts w:asciiTheme="minorHAnsi" w:hAnsiTheme="minorHAnsi"/>
                    <w:bCs/>
                    <w:color w:val="000000" w:themeColor="text1"/>
                    <w:szCs w:val="18"/>
                  </w:rPr>
                  <w:delText>Stage d’application</w:delText>
                </w:r>
              </w:del>
            </w:ins>
          </w:p>
        </w:tc>
        <w:tc>
          <w:tcPr>
            <w:tcW w:w="375" w:type="pct"/>
            <w:tcBorders>
              <w:top w:val="single" w:sz="4" w:space="0" w:color="auto"/>
              <w:left w:val="single" w:sz="4" w:space="0" w:color="auto"/>
              <w:bottom w:val="single" w:sz="4" w:space="0" w:color="auto"/>
              <w:right w:val="single" w:sz="4" w:space="0" w:color="auto"/>
            </w:tcBorders>
            <w:vAlign w:val="center"/>
            <w:hideMark/>
          </w:tcPr>
          <w:p w14:paraId="41D7B500" w14:textId="159BD65D" w:rsidR="00561D9D" w:rsidRPr="00325280" w:rsidDel="00FA173A" w:rsidRDefault="00561D9D" w:rsidP="00D27EF1">
            <w:pPr>
              <w:tabs>
                <w:tab w:val="left" w:pos="567"/>
                <w:tab w:val="left" w:pos="1276"/>
                <w:tab w:val="left" w:pos="2127"/>
              </w:tabs>
              <w:spacing w:before="100"/>
              <w:jc w:val="center"/>
              <w:rPr>
                <w:ins w:id="9142" w:author="Dr Mamadou SANOGO" w:date="2023-10-26T15:54:00Z"/>
                <w:del w:id="9143" w:author="Cauris Cosmetics" w:date="2023-10-27T17:57:00Z"/>
                <w:rFonts w:asciiTheme="minorHAnsi" w:hAnsiTheme="minorHAnsi"/>
                <w:bCs/>
                <w:color w:val="000000" w:themeColor="text1"/>
                <w:szCs w:val="18"/>
              </w:rPr>
            </w:pPr>
            <w:ins w:id="9144" w:author="Dr Mamadou SANOGO" w:date="2023-10-26T15:54:00Z">
              <w:del w:id="9145" w:author="Cauris Cosmetics" w:date="2023-10-27T17:57:00Z">
                <w:r w:rsidDel="00FA173A">
                  <w:rPr>
                    <w:rFonts w:asciiTheme="minorHAnsi" w:hAnsiTheme="minorHAnsi"/>
                    <w:bCs/>
                    <w:color w:val="000000" w:themeColor="text1"/>
                    <w:szCs w:val="18"/>
                  </w:rPr>
                  <w:delText>12</w:delText>
                </w:r>
              </w:del>
            </w:ins>
          </w:p>
        </w:tc>
        <w:tc>
          <w:tcPr>
            <w:tcW w:w="875" w:type="pct"/>
            <w:vMerge w:val="restart"/>
            <w:tcBorders>
              <w:top w:val="single" w:sz="4" w:space="0" w:color="auto"/>
              <w:left w:val="single" w:sz="4" w:space="0" w:color="auto"/>
              <w:right w:val="single" w:sz="4" w:space="0" w:color="auto"/>
            </w:tcBorders>
            <w:vAlign w:val="center"/>
          </w:tcPr>
          <w:p w14:paraId="0B47A016" w14:textId="46B28EF6" w:rsidR="00561D9D" w:rsidRPr="00325280" w:rsidDel="00FA173A" w:rsidRDefault="00561D9D" w:rsidP="00D27EF1">
            <w:pPr>
              <w:tabs>
                <w:tab w:val="left" w:pos="567"/>
                <w:tab w:val="left" w:pos="1276"/>
                <w:tab w:val="left" w:pos="2127"/>
              </w:tabs>
              <w:spacing w:before="100"/>
              <w:jc w:val="center"/>
              <w:rPr>
                <w:ins w:id="9146" w:author="Dr Mamadou SANOGO" w:date="2023-10-26T15:54:00Z"/>
                <w:del w:id="9147" w:author="Cauris Cosmetics" w:date="2023-10-27T17:57:00Z"/>
                <w:rFonts w:asciiTheme="minorHAnsi" w:hAnsiTheme="minorHAnsi"/>
                <w:bCs/>
                <w:color w:val="000000" w:themeColor="text1"/>
                <w:szCs w:val="18"/>
              </w:rPr>
            </w:pPr>
            <w:ins w:id="9148" w:author="Dr Mamadou SANOGO" w:date="2023-10-26T15:54:00Z">
              <w:del w:id="9149" w:author="Cauris Cosmetics" w:date="2023-10-27T17:57:00Z">
                <w:r w:rsidDel="00FA173A">
                  <w:rPr>
                    <w:rFonts w:asciiTheme="minorHAnsi" w:hAnsiTheme="minorHAnsi"/>
                    <w:bCs/>
                    <w:color w:val="000000" w:themeColor="text1"/>
                    <w:szCs w:val="18"/>
                  </w:rPr>
                  <w:delText>00/40/4</w:delText>
                </w:r>
                <w:r w:rsidRPr="00325280" w:rsidDel="00FA173A">
                  <w:rPr>
                    <w:rFonts w:asciiTheme="minorHAnsi" w:hAnsiTheme="minorHAnsi"/>
                    <w:bCs/>
                    <w:color w:val="000000" w:themeColor="text1"/>
                    <w:szCs w:val="18"/>
                  </w:rPr>
                  <w:delText>0</w:delText>
                </w:r>
                <w:r w:rsidDel="00FA173A">
                  <w:rPr>
                    <w:rFonts w:asciiTheme="minorHAnsi" w:hAnsiTheme="minorHAnsi"/>
                    <w:bCs/>
                    <w:color w:val="000000" w:themeColor="text1"/>
                    <w:szCs w:val="18"/>
                  </w:rPr>
                  <w:delText>/540/280</w:delText>
                </w:r>
              </w:del>
            </w:ins>
          </w:p>
        </w:tc>
        <w:tc>
          <w:tcPr>
            <w:tcW w:w="625" w:type="pct"/>
            <w:vMerge w:val="restart"/>
            <w:tcBorders>
              <w:top w:val="single" w:sz="4" w:space="0" w:color="auto"/>
              <w:left w:val="single" w:sz="4" w:space="0" w:color="auto"/>
              <w:right w:val="single" w:sz="4" w:space="0" w:color="auto"/>
            </w:tcBorders>
            <w:vAlign w:val="center"/>
            <w:hideMark/>
          </w:tcPr>
          <w:p w14:paraId="55D532B9" w14:textId="4C445B0E" w:rsidR="00561D9D" w:rsidDel="00FA173A" w:rsidRDefault="00561D9D" w:rsidP="00D27EF1">
            <w:pPr>
              <w:rPr>
                <w:ins w:id="9150" w:author="Dr Mamadou SANOGO" w:date="2023-10-26T15:54:00Z"/>
                <w:del w:id="9151" w:author="Cauris Cosmetics" w:date="2023-10-27T17:57:00Z"/>
              </w:rPr>
            </w:pPr>
            <w:ins w:id="9152" w:author="Dr Mamadou SANOGO" w:date="2023-10-26T15:54:00Z">
              <w:del w:id="9153" w:author="Cauris Cosmetics" w:date="2023-10-27T17:57:00Z">
                <w:r w:rsidDel="00FA173A">
                  <w:rPr>
                    <w:rFonts w:asciiTheme="minorHAnsi" w:hAnsiTheme="minorHAnsi"/>
                    <w:bCs/>
                    <w:i/>
                    <w:color w:val="000000" w:themeColor="text1"/>
                    <w:sz w:val="16"/>
                    <w:szCs w:val="16"/>
                  </w:rPr>
                  <w:delText>T</w:delText>
                </w:r>
                <w:r w:rsidRPr="003F087C" w:rsidDel="00FA173A">
                  <w:rPr>
                    <w:rFonts w:asciiTheme="minorHAnsi" w:hAnsiTheme="minorHAnsi"/>
                    <w:bCs/>
                    <w:i/>
                    <w:color w:val="000000" w:themeColor="text1"/>
                    <w:sz w:val="16"/>
                    <w:szCs w:val="16"/>
                  </w:rPr>
                  <w:delText>ravaux dirigés, travaux pratiques, études de cas, exposés participatifs, mise en situation réelle de travail</w:delText>
                </w:r>
                <w:r w:rsidDel="00FA173A">
                  <w:rPr>
                    <w:rFonts w:asciiTheme="minorHAnsi" w:hAnsiTheme="minorHAnsi"/>
                    <w:bCs/>
                    <w:i/>
                    <w:color w:val="000000" w:themeColor="text1"/>
                    <w:sz w:val="16"/>
                    <w:szCs w:val="16"/>
                  </w:rPr>
                  <w:delText>, stage</w:delText>
                </w:r>
              </w:del>
            </w:ins>
          </w:p>
        </w:tc>
        <w:tc>
          <w:tcPr>
            <w:tcW w:w="500" w:type="pct"/>
            <w:vMerge w:val="restart"/>
            <w:tcBorders>
              <w:top w:val="single" w:sz="4" w:space="0" w:color="auto"/>
              <w:left w:val="single" w:sz="4" w:space="0" w:color="auto"/>
              <w:right w:val="single" w:sz="4" w:space="0" w:color="auto"/>
            </w:tcBorders>
            <w:vAlign w:val="center"/>
            <w:hideMark/>
          </w:tcPr>
          <w:p w14:paraId="6F07CF07" w14:textId="3E9B8936" w:rsidR="00561D9D" w:rsidDel="00FA173A" w:rsidRDefault="00561D9D" w:rsidP="00D27EF1">
            <w:pPr>
              <w:rPr>
                <w:ins w:id="9154" w:author="Dr Mamadou SANOGO" w:date="2023-10-26T15:54:00Z"/>
                <w:del w:id="9155" w:author="Cauris Cosmetics" w:date="2023-10-27T17:57:00Z"/>
              </w:rPr>
            </w:pPr>
            <w:ins w:id="9156" w:author="Dr Mamadou SANOGO" w:date="2023-10-26T15:54:00Z">
              <w:del w:id="9157" w:author="Cauris Cosmetics" w:date="2023-10-27T17:57:00Z">
                <w:r w:rsidRPr="0038664D" w:rsidDel="00FA173A">
                  <w:rPr>
                    <w:rFonts w:asciiTheme="minorHAnsi" w:hAnsiTheme="minorHAnsi"/>
                    <w:bCs/>
                    <w:i/>
                    <w:color w:val="000000" w:themeColor="text1"/>
                    <w:sz w:val="16"/>
                    <w:szCs w:val="16"/>
                  </w:rPr>
                  <w:delText>Co</w:delText>
                </w:r>
                <w:r w:rsidDel="00FA173A">
                  <w:rPr>
                    <w:rFonts w:asciiTheme="minorHAnsi" w:hAnsiTheme="minorHAnsi"/>
                    <w:bCs/>
                    <w:i/>
                    <w:color w:val="000000" w:themeColor="text1"/>
                    <w:sz w:val="16"/>
                    <w:szCs w:val="16"/>
                  </w:rPr>
                  <w:delText>ntrôle continu écrit ou oral, cas pratiques</w:delText>
                </w:r>
                <w:r w:rsidRPr="0038664D" w:rsidDel="00FA173A">
                  <w:rPr>
                    <w:rFonts w:asciiTheme="minorHAnsi" w:hAnsiTheme="minorHAnsi"/>
                    <w:bCs/>
                    <w:i/>
                    <w:color w:val="000000" w:themeColor="text1"/>
                    <w:sz w:val="16"/>
                    <w:szCs w:val="16"/>
                  </w:rPr>
                  <w:delText>, Mise en situation réelle de travail</w:delText>
                </w:r>
              </w:del>
            </w:ins>
          </w:p>
        </w:tc>
      </w:tr>
      <w:tr w:rsidR="00561D9D" w:rsidDel="00FA173A" w14:paraId="033F75D5" w14:textId="6B5F059F" w:rsidTr="00D27EF1">
        <w:trPr>
          <w:cantSplit/>
          <w:trHeight w:val="162"/>
          <w:jc w:val="center"/>
          <w:ins w:id="9158" w:author="Dr Mamadou SANOGO" w:date="2023-10-26T15:54:00Z"/>
          <w:del w:id="9159" w:author="Cauris Cosmetics" w:date="2023-10-27T17:57:00Z"/>
        </w:trPr>
        <w:tc>
          <w:tcPr>
            <w:tcW w:w="843" w:type="pct"/>
            <w:vMerge/>
            <w:tcBorders>
              <w:left w:val="single" w:sz="4" w:space="0" w:color="auto"/>
              <w:right w:val="single" w:sz="4" w:space="0" w:color="auto"/>
            </w:tcBorders>
            <w:vAlign w:val="center"/>
            <w:hideMark/>
          </w:tcPr>
          <w:p w14:paraId="63711D34" w14:textId="42C32128" w:rsidR="00561D9D" w:rsidRPr="00A425BB" w:rsidDel="00FA173A" w:rsidRDefault="00561D9D" w:rsidP="00D27EF1">
            <w:pPr>
              <w:rPr>
                <w:ins w:id="9160" w:author="Dr Mamadou SANOGO" w:date="2023-10-26T15:54:00Z"/>
                <w:del w:id="9161" w:author="Cauris Cosmetics" w:date="2023-10-27T17:57:00Z"/>
                <w:rFonts w:asciiTheme="minorHAnsi" w:hAnsiTheme="minorHAnsi"/>
                <w:b/>
                <w:color w:val="000000" w:themeColor="text1"/>
              </w:rPr>
            </w:pPr>
          </w:p>
        </w:tc>
        <w:tc>
          <w:tcPr>
            <w:tcW w:w="344" w:type="pct"/>
            <w:vMerge/>
            <w:tcBorders>
              <w:left w:val="single" w:sz="4" w:space="0" w:color="auto"/>
              <w:right w:val="single" w:sz="4" w:space="0" w:color="auto"/>
            </w:tcBorders>
            <w:vAlign w:val="center"/>
            <w:hideMark/>
          </w:tcPr>
          <w:p w14:paraId="057A3D3E" w14:textId="52DBD046" w:rsidR="00561D9D" w:rsidRPr="00325280" w:rsidDel="00FA173A" w:rsidRDefault="00561D9D" w:rsidP="00D27EF1">
            <w:pPr>
              <w:jc w:val="center"/>
              <w:rPr>
                <w:ins w:id="9162" w:author="Dr Mamadou SANOGO" w:date="2023-10-26T15:54:00Z"/>
                <w:del w:id="9163" w:author="Cauris Cosmetics" w:date="2023-10-27T17:57:00Z"/>
                <w:rFonts w:asciiTheme="minorHAnsi" w:hAnsiTheme="minorHAnsi"/>
                <w:b/>
                <w:color w:val="000000" w:themeColor="text1"/>
              </w:rPr>
            </w:pPr>
          </w:p>
        </w:tc>
        <w:tc>
          <w:tcPr>
            <w:tcW w:w="687" w:type="pct"/>
            <w:vMerge/>
            <w:tcBorders>
              <w:left w:val="single" w:sz="4" w:space="0" w:color="auto"/>
              <w:right w:val="single" w:sz="4" w:space="0" w:color="auto"/>
            </w:tcBorders>
            <w:vAlign w:val="center"/>
            <w:hideMark/>
          </w:tcPr>
          <w:p w14:paraId="3D8C35D6" w14:textId="55D1F7FA" w:rsidR="00561D9D" w:rsidRPr="00325280" w:rsidDel="00FA173A" w:rsidRDefault="00561D9D" w:rsidP="00D27EF1">
            <w:pPr>
              <w:tabs>
                <w:tab w:val="left" w:pos="567"/>
                <w:tab w:val="left" w:pos="1276"/>
                <w:tab w:val="left" w:pos="2127"/>
              </w:tabs>
              <w:spacing w:before="100"/>
              <w:rPr>
                <w:ins w:id="9164" w:author="Dr Mamadou SANOGO" w:date="2023-10-26T15:54:00Z"/>
                <w:del w:id="9165"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bottom w:val="single" w:sz="4" w:space="0" w:color="auto"/>
              <w:right w:val="single" w:sz="4" w:space="0" w:color="auto"/>
            </w:tcBorders>
            <w:vAlign w:val="center"/>
            <w:hideMark/>
          </w:tcPr>
          <w:p w14:paraId="46FA2311" w14:textId="243250AB" w:rsidR="00561D9D" w:rsidRPr="00FD088B" w:rsidDel="00FA173A" w:rsidRDefault="00561D9D" w:rsidP="00D27EF1">
            <w:pPr>
              <w:tabs>
                <w:tab w:val="left" w:pos="567"/>
                <w:tab w:val="left" w:pos="1276"/>
                <w:tab w:val="left" w:pos="2127"/>
              </w:tabs>
              <w:spacing w:before="100"/>
              <w:rPr>
                <w:ins w:id="9166" w:author="Dr Mamadou SANOGO" w:date="2023-10-26T15:54:00Z"/>
                <w:del w:id="9167" w:author="Cauris Cosmetics" w:date="2023-10-27T17:57:00Z"/>
                <w:rFonts w:asciiTheme="minorHAnsi" w:hAnsiTheme="minorHAnsi"/>
                <w:bCs/>
                <w:color w:val="000000" w:themeColor="text1"/>
                <w:szCs w:val="18"/>
              </w:rPr>
            </w:pPr>
            <w:ins w:id="9168" w:author="Dr Mamadou SANOGO" w:date="2023-10-26T15:54:00Z">
              <w:del w:id="9169" w:author="Cauris Cosmetics" w:date="2023-10-27T17:57:00Z">
                <w:r w:rsidRPr="00FD088B" w:rsidDel="00FA173A">
                  <w:rPr>
                    <w:rFonts w:asciiTheme="minorHAnsi" w:hAnsiTheme="minorHAnsi"/>
                    <w:bCs/>
                    <w:color w:val="000000" w:themeColor="text1"/>
                    <w:szCs w:val="18"/>
                  </w:rPr>
                  <w:delText>Méthodologie de recherche</w:delText>
                </w:r>
              </w:del>
            </w:ins>
          </w:p>
        </w:tc>
        <w:tc>
          <w:tcPr>
            <w:tcW w:w="375" w:type="pct"/>
            <w:tcBorders>
              <w:top w:val="single" w:sz="4" w:space="0" w:color="auto"/>
              <w:left w:val="single" w:sz="4" w:space="0" w:color="auto"/>
              <w:bottom w:val="single" w:sz="4" w:space="0" w:color="auto"/>
              <w:right w:val="single" w:sz="4" w:space="0" w:color="auto"/>
            </w:tcBorders>
            <w:vAlign w:val="center"/>
          </w:tcPr>
          <w:p w14:paraId="0520123B" w14:textId="6DFA7C50" w:rsidR="00561D9D" w:rsidRPr="00325280" w:rsidDel="00FA173A" w:rsidRDefault="00561D9D" w:rsidP="00D27EF1">
            <w:pPr>
              <w:tabs>
                <w:tab w:val="left" w:pos="567"/>
                <w:tab w:val="left" w:pos="1276"/>
                <w:tab w:val="left" w:pos="2127"/>
              </w:tabs>
              <w:spacing w:before="100"/>
              <w:jc w:val="center"/>
              <w:rPr>
                <w:ins w:id="9170" w:author="Dr Mamadou SANOGO" w:date="2023-10-26T15:54:00Z"/>
                <w:del w:id="9171" w:author="Cauris Cosmetics" w:date="2023-10-27T17:57:00Z"/>
                <w:rFonts w:asciiTheme="minorHAnsi" w:hAnsiTheme="minorHAnsi"/>
                <w:bCs/>
                <w:color w:val="000000" w:themeColor="text1"/>
                <w:szCs w:val="18"/>
              </w:rPr>
            </w:pPr>
            <w:ins w:id="9172" w:author="Dr Mamadou SANOGO" w:date="2023-10-26T15:54:00Z">
              <w:del w:id="9173" w:author="Cauris Cosmetics" w:date="2023-10-27T17:57:00Z">
                <w:r w:rsidDel="00FA173A">
                  <w:rPr>
                    <w:rFonts w:asciiTheme="minorHAnsi" w:hAnsiTheme="minorHAnsi"/>
                    <w:bCs/>
                    <w:color w:val="000000" w:themeColor="text1"/>
                    <w:szCs w:val="18"/>
                  </w:rPr>
                  <w:delText>4</w:delText>
                </w:r>
              </w:del>
            </w:ins>
          </w:p>
        </w:tc>
        <w:tc>
          <w:tcPr>
            <w:tcW w:w="875" w:type="pct"/>
            <w:vMerge/>
            <w:tcBorders>
              <w:left w:val="single" w:sz="4" w:space="0" w:color="auto"/>
              <w:right w:val="single" w:sz="4" w:space="0" w:color="auto"/>
            </w:tcBorders>
            <w:vAlign w:val="center"/>
            <w:hideMark/>
          </w:tcPr>
          <w:p w14:paraId="3A6806C0" w14:textId="3D800405" w:rsidR="00561D9D" w:rsidRPr="00325280" w:rsidDel="00FA173A" w:rsidRDefault="00561D9D" w:rsidP="00D27EF1">
            <w:pPr>
              <w:tabs>
                <w:tab w:val="left" w:pos="567"/>
                <w:tab w:val="left" w:pos="1276"/>
                <w:tab w:val="left" w:pos="2127"/>
              </w:tabs>
              <w:spacing w:before="100"/>
              <w:jc w:val="center"/>
              <w:rPr>
                <w:ins w:id="9174" w:author="Dr Mamadou SANOGO" w:date="2023-10-26T15:54:00Z"/>
                <w:del w:id="9175" w:author="Cauris Cosmetics" w:date="2023-10-27T17:57:00Z"/>
                <w:rFonts w:asciiTheme="minorHAnsi" w:hAnsiTheme="minorHAnsi"/>
                <w:bCs/>
                <w:color w:val="000000" w:themeColor="text1"/>
                <w:szCs w:val="18"/>
              </w:rPr>
            </w:pPr>
          </w:p>
        </w:tc>
        <w:tc>
          <w:tcPr>
            <w:tcW w:w="625" w:type="pct"/>
            <w:vMerge/>
            <w:tcBorders>
              <w:left w:val="single" w:sz="4" w:space="0" w:color="auto"/>
              <w:right w:val="single" w:sz="4" w:space="0" w:color="auto"/>
            </w:tcBorders>
            <w:vAlign w:val="center"/>
            <w:hideMark/>
          </w:tcPr>
          <w:p w14:paraId="43D7B8C2" w14:textId="73271080" w:rsidR="00561D9D" w:rsidRPr="00325280" w:rsidDel="00FA173A" w:rsidRDefault="00561D9D" w:rsidP="00D27EF1">
            <w:pPr>
              <w:tabs>
                <w:tab w:val="left" w:pos="567"/>
                <w:tab w:val="left" w:pos="1276"/>
                <w:tab w:val="left" w:pos="2127"/>
              </w:tabs>
              <w:spacing w:before="100"/>
              <w:rPr>
                <w:ins w:id="9176" w:author="Dr Mamadou SANOGO" w:date="2023-10-26T15:54:00Z"/>
                <w:del w:id="9177" w:author="Cauris Cosmetics" w:date="2023-10-27T17:57:00Z"/>
                <w:rFonts w:asciiTheme="minorHAnsi" w:hAnsiTheme="minorHAnsi"/>
                <w:bCs/>
                <w:i/>
                <w:color w:val="000000" w:themeColor="text1"/>
                <w:sz w:val="16"/>
                <w:szCs w:val="16"/>
              </w:rPr>
            </w:pPr>
          </w:p>
        </w:tc>
        <w:tc>
          <w:tcPr>
            <w:tcW w:w="500" w:type="pct"/>
            <w:vMerge/>
            <w:tcBorders>
              <w:left w:val="single" w:sz="4" w:space="0" w:color="auto"/>
              <w:right w:val="single" w:sz="4" w:space="0" w:color="auto"/>
            </w:tcBorders>
            <w:vAlign w:val="center"/>
            <w:hideMark/>
          </w:tcPr>
          <w:p w14:paraId="45D7CF7B" w14:textId="3CB0F2CA" w:rsidR="00561D9D" w:rsidRPr="00325280" w:rsidDel="00FA173A" w:rsidRDefault="00561D9D" w:rsidP="00D27EF1">
            <w:pPr>
              <w:tabs>
                <w:tab w:val="left" w:pos="567"/>
                <w:tab w:val="left" w:pos="1276"/>
                <w:tab w:val="left" w:pos="2127"/>
              </w:tabs>
              <w:spacing w:before="100"/>
              <w:rPr>
                <w:ins w:id="9178" w:author="Dr Mamadou SANOGO" w:date="2023-10-26T15:54:00Z"/>
                <w:del w:id="9179" w:author="Cauris Cosmetics" w:date="2023-10-27T17:57:00Z"/>
                <w:rFonts w:asciiTheme="minorHAnsi" w:hAnsiTheme="minorHAnsi"/>
                <w:bCs/>
                <w:i/>
                <w:color w:val="000000" w:themeColor="text1"/>
                <w:sz w:val="16"/>
                <w:szCs w:val="16"/>
              </w:rPr>
            </w:pPr>
          </w:p>
        </w:tc>
      </w:tr>
      <w:tr w:rsidR="00561D9D" w:rsidDel="00FA173A" w14:paraId="335BD044" w14:textId="1F212D50" w:rsidTr="00D27EF1">
        <w:trPr>
          <w:cantSplit/>
          <w:trHeight w:val="943"/>
          <w:jc w:val="center"/>
          <w:ins w:id="9180" w:author="Dr Mamadou SANOGO" w:date="2023-10-26T15:54:00Z"/>
          <w:del w:id="9181" w:author="Cauris Cosmetics" w:date="2023-10-27T17:57:00Z"/>
        </w:trPr>
        <w:tc>
          <w:tcPr>
            <w:tcW w:w="843" w:type="pct"/>
            <w:vMerge/>
            <w:tcBorders>
              <w:left w:val="single" w:sz="4" w:space="0" w:color="auto"/>
              <w:bottom w:val="single" w:sz="4" w:space="0" w:color="auto"/>
              <w:right w:val="single" w:sz="4" w:space="0" w:color="auto"/>
            </w:tcBorders>
            <w:vAlign w:val="center"/>
          </w:tcPr>
          <w:p w14:paraId="34981F2E" w14:textId="3767A796" w:rsidR="00561D9D" w:rsidRPr="00A425BB" w:rsidDel="00FA173A" w:rsidRDefault="00561D9D" w:rsidP="00D27EF1">
            <w:pPr>
              <w:rPr>
                <w:ins w:id="9182" w:author="Dr Mamadou SANOGO" w:date="2023-10-26T15:54:00Z"/>
                <w:del w:id="9183" w:author="Cauris Cosmetics" w:date="2023-10-27T17:57:00Z"/>
                <w:rFonts w:asciiTheme="minorHAnsi" w:hAnsiTheme="minorHAnsi"/>
                <w:b/>
                <w:color w:val="000000" w:themeColor="text1"/>
              </w:rPr>
            </w:pPr>
          </w:p>
        </w:tc>
        <w:tc>
          <w:tcPr>
            <w:tcW w:w="344" w:type="pct"/>
            <w:vMerge/>
            <w:tcBorders>
              <w:left w:val="single" w:sz="4" w:space="0" w:color="auto"/>
              <w:bottom w:val="single" w:sz="4" w:space="0" w:color="auto"/>
              <w:right w:val="single" w:sz="4" w:space="0" w:color="auto"/>
            </w:tcBorders>
            <w:vAlign w:val="center"/>
          </w:tcPr>
          <w:p w14:paraId="4AF10765" w14:textId="1E950507" w:rsidR="00561D9D" w:rsidRPr="00325280" w:rsidDel="00FA173A" w:rsidRDefault="00561D9D" w:rsidP="00D27EF1">
            <w:pPr>
              <w:jc w:val="center"/>
              <w:rPr>
                <w:ins w:id="9184" w:author="Dr Mamadou SANOGO" w:date="2023-10-26T15:54:00Z"/>
                <w:del w:id="9185" w:author="Cauris Cosmetics" w:date="2023-10-27T17:57:00Z"/>
                <w:rFonts w:asciiTheme="minorHAnsi" w:hAnsiTheme="minorHAnsi"/>
                <w:b/>
                <w:color w:val="000000" w:themeColor="text1"/>
              </w:rPr>
            </w:pPr>
          </w:p>
        </w:tc>
        <w:tc>
          <w:tcPr>
            <w:tcW w:w="687" w:type="pct"/>
            <w:vMerge/>
            <w:tcBorders>
              <w:left w:val="single" w:sz="4" w:space="0" w:color="auto"/>
              <w:bottom w:val="single" w:sz="4" w:space="0" w:color="auto"/>
              <w:right w:val="single" w:sz="4" w:space="0" w:color="auto"/>
            </w:tcBorders>
            <w:vAlign w:val="center"/>
          </w:tcPr>
          <w:p w14:paraId="1BB59CD0" w14:textId="55EEA7B9" w:rsidR="00561D9D" w:rsidRPr="00325280" w:rsidDel="00FA173A" w:rsidRDefault="00561D9D" w:rsidP="00D27EF1">
            <w:pPr>
              <w:tabs>
                <w:tab w:val="left" w:pos="567"/>
                <w:tab w:val="left" w:pos="1276"/>
                <w:tab w:val="left" w:pos="2127"/>
              </w:tabs>
              <w:spacing w:before="100"/>
              <w:rPr>
                <w:ins w:id="9186" w:author="Dr Mamadou SANOGO" w:date="2023-10-26T15:54:00Z"/>
                <w:del w:id="9187" w:author="Cauris Cosmetics" w:date="2023-10-27T17:57:00Z"/>
                <w:rFonts w:asciiTheme="minorHAnsi" w:hAnsiTheme="minorHAnsi"/>
                <w:bCs/>
                <w:color w:val="000000" w:themeColor="text1"/>
                <w:sz w:val="18"/>
                <w:szCs w:val="18"/>
              </w:rPr>
            </w:pPr>
          </w:p>
        </w:tc>
        <w:tc>
          <w:tcPr>
            <w:tcW w:w="751" w:type="pct"/>
            <w:tcBorders>
              <w:top w:val="single" w:sz="4" w:space="0" w:color="auto"/>
              <w:left w:val="single" w:sz="4" w:space="0" w:color="auto"/>
              <w:right w:val="single" w:sz="4" w:space="0" w:color="auto"/>
            </w:tcBorders>
            <w:vAlign w:val="center"/>
          </w:tcPr>
          <w:p w14:paraId="214D995A" w14:textId="40476FAC" w:rsidR="00561D9D" w:rsidRPr="00FD088B" w:rsidDel="00FA173A" w:rsidRDefault="00561D9D" w:rsidP="00D27EF1">
            <w:pPr>
              <w:tabs>
                <w:tab w:val="left" w:pos="567"/>
                <w:tab w:val="left" w:pos="1276"/>
                <w:tab w:val="left" w:pos="2127"/>
              </w:tabs>
              <w:spacing w:before="100"/>
              <w:rPr>
                <w:ins w:id="9188" w:author="Dr Mamadou SANOGO" w:date="2023-10-26T15:54:00Z"/>
                <w:del w:id="9189" w:author="Cauris Cosmetics" w:date="2023-10-27T17:57:00Z"/>
                <w:rFonts w:asciiTheme="minorHAnsi" w:hAnsiTheme="minorHAnsi"/>
                <w:bCs/>
                <w:color w:val="000000" w:themeColor="text1"/>
                <w:szCs w:val="18"/>
              </w:rPr>
            </w:pPr>
            <w:ins w:id="9190" w:author="Dr Mamadou SANOGO" w:date="2023-10-26T15:54:00Z">
              <w:del w:id="9191" w:author="Cauris Cosmetics" w:date="2023-10-27T17:57:00Z">
                <w:r w:rsidRPr="00FD088B" w:rsidDel="00FA173A">
                  <w:rPr>
                    <w:rFonts w:asciiTheme="minorHAnsi" w:hAnsiTheme="minorHAnsi"/>
                    <w:bCs/>
                    <w:color w:val="000000" w:themeColor="text1"/>
                    <w:szCs w:val="18"/>
                  </w:rPr>
                  <w:delText>Rédaction  et soutenance de mémoire</w:delText>
                </w:r>
              </w:del>
            </w:ins>
          </w:p>
        </w:tc>
        <w:tc>
          <w:tcPr>
            <w:tcW w:w="375" w:type="pct"/>
            <w:tcBorders>
              <w:top w:val="single" w:sz="4" w:space="0" w:color="auto"/>
              <w:left w:val="single" w:sz="4" w:space="0" w:color="auto"/>
              <w:right w:val="single" w:sz="4" w:space="0" w:color="auto"/>
            </w:tcBorders>
            <w:vAlign w:val="center"/>
          </w:tcPr>
          <w:p w14:paraId="3900D79B" w14:textId="37F09F96" w:rsidR="00561D9D" w:rsidRPr="00325280" w:rsidDel="00FA173A" w:rsidRDefault="00561D9D" w:rsidP="00D27EF1">
            <w:pPr>
              <w:tabs>
                <w:tab w:val="left" w:pos="567"/>
                <w:tab w:val="left" w:pos="1276"/>
                <w:tab w:val="left" w:pos="2127"/>
              </w:tabs>
              <w:spacing w:before="100"/>
              <w:jc w:val="center"/>
              <w:rPr>
                <w:ins w:id="9192" w:author="Dr Mamadou SANOGO" w:date="2023-10-26T15:54:00Z"/>
                <w:del w:id="9193" w:author="Cauris Cosmetics" w:date="2023-10-27T17:57:00Z"/>
                <w:rFonts w:asciiTheme="minorHAnsi" w:hAnsiTheme="minorHAnsi"/>
                <w:bCs/>
                <w:color w:val="000000" w:themeColor="text1"/>
                <w:szCs w:val="18"/>
              </w:rPr>
            </w:pPr>
            <w:ins w:id="9194" w:author="Dr Mamadou SANOGO" w:date="2023-10-26T15:54:00Z">
              <w:del w:id="9195" w:author="Cauris Cosmetics" w:date="2023-10-27T17:57:00Z">
                <w:r w:rsidDel="00FA173A">
                  <w:rPr>
                    <w:rFonts w:asciiTheme="minorHAnsi" w:hAnsiTheme="minorHAnsi"/>
                    <w:bCs/>
                    <w:color w:val="000000" w:themeColor="text1"/>
                    <w:szCs w:val="18"/>
                  </w:rPr>
                  <w:delText>14</w:delText>
                </w:r>
              </w:del>
            </w:ins>
          </w:p>
        </w:tc>
        <w:tc>
          <w:tcPr>
            <w:tcW w:w="875" w:type="pct"/>
            <w:vMerge/>
            <w:tcBorders>
              <w:left w:val="single" w:sz="4" w:space="0" w:color="auto"/>
              <w:bottom w:val="single" w:sz="4" w:space="0" w:color="auto"/>
              <w:right w:val="single" w:sz="4" w:space="0" w:color="auto"/>
            </w:tcBorders>
            <w:vAlign w:val="center"/>
          </w:tcPr>
          <w:p w14:paraId="705C1AD7" w14:textId="25271349" w:rsidR="00561D9D" w:rsidRPr="00325280" w:rsidDel="00FA173A" w:rsidRDefault="00561D9D" w:rsidP="00D27EF1">
            <w:pPr>
              <w:tabs>
                <w:tab w:val="left" w:pos="567"/>
                <w:tab w:val="left" w:pos="1276"/>
                <w:tab w:val="left" w:pos="2127"/>
              </w:tabs>
              <w:spacing w:before="100"/>
              <w:jc w:val="center"/>
              <w:rPr>
                <w:ins w:id="9196" w:author="Dr Mamadou SANOGO" w:date="2023-10-26T15:54:00Z"/>
                <w:del w:id="9197" w:author="Cauris Cosmetics" w:date="2023-10-27T17:57:00Z"/>
                <w:rFonts w:asciiTheme="minorHAnsi" w:hAnsiTheme="minorHAnsi"/>
                <w:bCs/>
                <w:color w:val="000000" w:themeColor="text1"/>
                <w:szCs w:val="18"/>
              </w:rPr>
            </w:pPr>
          </w:p>
        </w:tc>
        <w:tc>
          <w:tcPr>
            <w:tcW w:w="625" w:type="pct"/>
            <w:vMerge/>
            <w:tcBorders>
              <w:left w:val="single" w:sz="4" w:space="0" w:color="auto"/>
              <w:bottom w:val="single" w:sz="4" w:space="0" w:color="auto"/>
              <w:right w:val="single" w:sz="4" w:space="0" w:color="auto"/>
            </w:tcBorders>
            <w:vAlign w:val="center"/>
          </w:tcPr>
          <w:p w14:paraId="187E9987" w14:textId="671BB088" w:rsidR="00561D9D" w:rsidRPr="00325280" w:rsidDel="00FA173A" w:rsidRDefault="00561D9D" w:rsidP="00D27EF1">
            <w:pPr>
              <w:tabs>
                <w:tab w:val="left" w:pos="567"/>
                <w:tab w:val="left" w:pos="1276"/>
                <w:tab w:val="left" w:pos="2127"/>
              </w:tabs>
              <w:spacing w:before="100"/>
              <w:rPr>
                <w:ins w:id="9198" w:author="Dr Mamadou SANOGO" w:date="2023-10-26T15:54:00Z"/>
                <w:del w:id="9199" w:author="Cauris Cosmetics" w:date="2023-10-27T17:57:00Z"/>
                <w:rFonts w:asciiTheme="minorHAnsi" w:hAnsiTheme="minorHAnsi"/>
                <w:bCs/>
                <w:i/>
                <w:color w:val="000000" w:themeColor="text1"/>
                <w:sz w:val="16"/>
                <w:szCs w:val="16"/>
              </w:rPr>
            </w:pPr>
          </w:p>
        </w:tc>
        <w:tc>
          <w:tcPr>
            <w:tcW w:w="500" w:type="pct"/>
            <w:vMerge/>
            <w:tcBorders>
              <w:left w:val="single" w:sz="4" w:space="0" w:color="auto"/>
              <w:bottom w:val="single" w:sz="4" w:space="0" w:color="auto"/>
              <w:right w:val="single" w:sz="4" w:space="0" w:color="auto"/>
            </w:tcBorders>
            <w:vAlign w:val="center"/>
          </w:tcPr>
          <w:p w14:paraId="4BD4876A" w14:textId="2C504985" w:rsidR="00561D9D" w:rsidRPr="00325280" w:rsidDel="00FA173A" w:rsidRDefault="00561D9D" w:rsidP="00D27EF1">
            <w:pPr>
              <w:tabs>
                <w:tab w:val="left" w:pos="567"/>
                <w:tab w:val="left" w:pos="1276"/>
                <w:tab w:val="left" w:pos="2127"/>
              </w:tabs>
              <w:spacing w:before="100"/>
              <w:rPr>
                <w:ins w:id="9200" w:author="Dr Mamadou SANOGO" w:date="2023-10-26T15:54:00Z"/>
                <w:del w:id="9201" w:author="Cauris Cosmetics" w:date="2023-10-27T17:57:00Z"/>
                <w:rFonts w:asciiTheme="minorHAnsi" w:hAnsiTheme="minorHAnsi"/>
                <w:bCs/>
                <w:i/>
                <w:color w:val="000000" w:themeColor="text1"/>
                <w:sz w:val="16"/>
                <w:szCs w:val="16"/>
              </w:rPr>
            </w:pPr>
          </w:p>
        </w:tc>
      </w:tr>
      <w:tr w:rsidR="00561D9D" w:rsidDel="00FA173A" w14:paraId="34C8406D" w14:textId="4355B29A" w:rsidTr="00D27EF1">
        <w:trPr>
          <w:cantSplit/>
          <w:trHeight w:val="20"/>
          <w:jc w:val="center"/>
          <w:ins w:id="9202" w:author="Dr Mamadou SANOGO" w:date="2023-10-26T15:54:00Z"/>
          <w:del w:id="9203" w:author="Cauris Cosmetics" w:date="2023-10-27T17:57:00Z"/>
        </w:trPr>
        <w:tc>
          <w:tcPr>
            <w:tcW w:w="843" w:type="pct"/>
            <w:tcBorders>
              <w:top w:val="single" w:sz="4" w:space="0" w:color="auto"/>
              <w:left w:val="single" w:sz="4" w:space="0" w:color="auto"/>
              <w:bottom w:val="single" w:sz="4" w:space="0" w:color="auto"/>
              <w:right w:val="single" w:sz="4" w:space="0" w:color="auto"/>
            </w:tcBorders>
            <w:vAlign w:val="center"/>
            <w:hideMark/>
          </w:tcPr>
          <w:p w14:paraId="6451839D" w14:textId="22E2DDC0" w:rsidR="00561D9D" w:rsidRPr="002F6190" w:rsidDel="00FA173A" w:rsidRDefault="00561D9D" w:rsidP="00D27EF1">
            <w:pPr>
              <w:tabs>
                <w:tab w:val="left" w:pos="567"/>
                <w:tab w:val="left" w:pos="1276"/>
                <w:tab w:val="left" w:pos="2127"/>
              </w:tabs>
              <w:spacing w:before="100"/>
              <w:rPr>
                <w:ins w:id="9204" w:author="Dr Mamadou SANOGO" w:date="2023-10-26T15:54:00Z"/>
                <w:del w:id="9205" w:author="Cauris Cosmetics" w:date="2023-10-27T17:57:00Z"/>
                <w:rFonts w:asciiTheme="minorHAnsi" w:hAnsiTheme="minorHAnsi"/>
                <w:b/>
                <w:bCs/>
                <w:color w:val="000000" w:themeColor="text1"/>
                <w:szCs w:val="16"/>
              </w:rPr>
            </w:pPr>
            <w:ins w:id="9206" w:author="Dr Mamadou SANOGO" w:date="2023-10-26T15:54:00Z">
              <w:del w:id="9207" w:author="Cauris Cosmetics" w:date="2023-10-27T17:57:00Z">
                <w:r w:rsidDel="00FA173A">
                  <w:rPr>
                    <w:rFonts w:asciiTheme="minorHAnsi" w:hAnsiTheme="minorHAnsi"/>
                    <w:b/>
                    <w:bCs/>
                    <w:color w:val="000000" w:themeColor="text1"/>
                    <w:szCs w:val="16"/>
                  </w:rPr>
                  <w:delText>Total Semestre 4</w:delText>
                </w:r>
              </w:del>
            </w:ins>
          </w:p>
        </w:tc>
        <w:tc>
          <w:tcPr>
            <w:tcW w:w="344" w:type="pct"/>
            <w:tcBorders>
              <w:top w:val="single" w:sz="4" w:space="0" w:color="auto"/>
              <w:left w:val="single" w:sz="4" w:space="0" w:color="auto"/>
              <w:bottom w:val="single" w:sz="4" w:space="0" w:color="auto"/>
              <w:right w:val="single" w:sz="4" w:space="0" w:color="auto"/>
            </w:tcBorders>
            <w:vAlign w:val="center"/>
            <w:hideMark/>
          </w:tcPr>
          <w:p w14:paraId="2632FFBE" w14:textId="6889D887" w:rsidR="00561D9D" w:rsidRPr="002F6190" w:rsidDel="00FA173A" w:rsidRDefault="00561D9D" w:rsidP="00D27EF1">
            <w:pPr>
              <w:tabs>
                <w:tab w:val="left" w:pos="567"/>
                <w:tab w:val="left" w:pos="1276"/>
                <w:tab w:val="left" w:pos="2127"/>
              </w:tabs>
              <w:spacing w:before="100"/>
              <w:rPr>
                <w:ins w:id="9208" w:author="Dr Mamadou SANOGO" w:date="2023-10-26T15:54:00Z"/>
                <w:del w:id="9209" w:author="Cauris Cosmetics" w:date="2023-10-27T17:57:00Z"/>
                <w:rFonts w:asciiTheme="minorHAnsi" w:hAnsiTheme="minorHAnsi"/>
                <w:b/>
                <w:bCs/>
                <w:color w:val="000000" w:themeColor="text1"/>
                <w:szCs w:val="16"/>
              </w:rPr>
            </w:pPr>
            <w:ins w:id="9210" w:author="Dr Mamadou SANOGO" w:date="2023-10-26T15:54:00Z">
              <w:del w:id="9211" w:author="Cauris Cosmetics" w:date="2023-10-27T17:57:00Z">
                <w:r w:rsidRPr="002F6190" w:rsidDel="00FA173A">
                  <w:rPr>
                    <w:rFonts w:asciiTheme="minorHAnsi" w:hAnsiTheme="minorHAnsi"/>
                    <w:b/>
                    <w:bCs/>
                    <w:color w:val="000000" w:themeColor="text1"/>
                    <w:szCs w:val="16"/>
                  </w:rPr>
                  <w:delText>30</w:delText>
                </w:r>
              </w:del>
            </w:ins>
          </w:p>
        </w:tc>
        <w:tc>
          <w:tcPr>
            <w:tcW w:w="143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D89F079" w14:textId="0B44AFF4" w:rsidR="00561D9D" w:rsidDel="00FA173A" w:rsidRDefault="00561D9D" w:rsidP="00D27EF1">
            <w:pPr>
              <w:tabs>
                <w:tab w:val="left" w:pos="567"/>
                <w:tab w:val="left" w:pos="1276"/>
                <w:tab w:val="left" w:pos="2127"/>
              </w:tabs>
              <w:spacing w:line="276" w:lineRule="auto"/>
              <w:rPr>
                <w:ins w:id="9212" w:author="Dr Mamadou SANOGO" w:date="2023-10-26T15:54:00Z"/>
                <w:del w:id="9213" w:author="Cauris Cosmetics" w:date="2023-10-27T17:57:00Z"/>
                <w:b/>
                <w:bCs/>
                <w:szCs w:val="24"/>
                <w:lang w:eastAsia="en-US"/>
              </w:rPr>
            </w:pPr>
          </w:p>
        </w:tc>
        <w:tc>
          <w:tcPr>
            <w:tcW w:w="375" w:type="pct"/>
            <w:tcBorders>
              <w:top w:val="single" w:sz="4" w:space="0" w:color="auto"/>
              <w:left w:val="single" w:sz="4" w:space="0" w:color="auto"/>
              <w:bottom w:val="single" w:sz="4" w:space="0" w:color="auto"/>
              <w:right w:val="single" w:sz="4" w:space="0" w:color="auto"/>
            </w:tcBorders>
            <w:vAlign w:val="center"/>
          </w:tcPr>
          <w:p w14:paraId="7FDAFA44" w14:textId="6A019926" w:rsidR="00561D9D" w:rsidRPr="00565626" w:rsidDel="00FA173A" w:rsidRDefault="00561D9D" w:rsidP="00D27EF1">
            <w:pPr>
              <w:tabs>
                <w:tab w:val="left" w:pos="567"/>
                <w:tab w:val="left" w:pos="1276"/>
                <w:tab w:val="left" w:pos="2127"/>
              </w:tabs>
              <w:spacing w:before="100"/>
              <w:jc w:val="center"/>
              <w:rPr>
                <w:ins w:id="9214" w:author="Dr Mamadou SANOGO" w:date="2023-10-26T15:54:00Z"/>
                <w:del w:id="9215" w:author="Cauris Cosmetics" w:date="2023-10-27T17:57:00Z"/>
                <w:rFonts w:asciiTheme="minorHAnsi" w:hAnsiTheme="minorHAnsi"/>
                <w:b/>
                <w:bCs/>
                <w:color w:val="000000" w:themeColor="text1"/>
                <w:szCs w:val="16"/>
              </w:rPr>
            </w:pPr>
            <w:ins w:id="9216" w:author="Dr Mamadou SANOGO" w:date="2023-10-26T15:54:00Z">
              <w:del w:id="9217" w:author="Cauris Cosmetics" w:date="2023-10-27T17:57:00Z">
                <w:r w:rsidDel="00FA173A">
                  <w:rPr>
                    <w:rFonts w:asciiTheme="minorHAnsi" w:hAnsiTheme="minorHAnsi"/>
                    <w:b/>
                    <w:bCs/>
                    <w:color w:val="000000" w:themeColor="text1"/>
                    <w:szCs w:val="16"/>
                  </w:rPr>
                  <w:delText>30</w:delText>
                </w:r>
              </w:del>
            </w:ins>
          </w:p>
        </w:tc>
        <w:tc>
          <w:tcPr>
            <w:tcW w:w="875" w:type="pct"/>
            <w:tcBorders>
              <w:top w:val="single" w:sz="4" w:space="0" w:color="auto"/>
              <w:left w:val="single" w:sz="4" w:space="0" w:color="auto"/>
              <w:bottom w:val="single" w:sz="4" w:space="0" w:color="auto"/>
              <w:right w:val="single" w:sz="4" w:space="0" w:color="auto"/>
            </w:tcBorders>
            <w:vAlign w:val="center"/>
            <w:hideMark/>
          </w:tcPr>
          <w:p w14:paraId="0EBFF845" w14:textId="4343F9E5" w:rsidR="00561D9D" w:rsidRPr="00A939F9" w:rsidDel="00FA173A" w:rsidRDefault="00561D9D" w:rsidP="00D27EF1">
            <w:pPr>
              <w:tabs>
                <w:tab w:val="left" w:pos="567"/>
                <w:tab w:val="left" w:pos="1276"/>
                <w:tab w:val="left" w:pos="2127"/>
              </w:tabs>
              <w:spacing w:before="100"/>
              <w:jc w:val="center"/>
              <w:rPr>
                <w:ins w:id="9218" w:author="Dr Mamadou SANOGO" w:date="2023-10-26T15:54:00Z"/>
                <w:del w:id="9219" w:author="Cauris Cosmetics" w:date="2023-10-27T17:57:00Z"/>
                <w:rFonts w:asciiTheme="minorHAnsi" w:hAnsiTheme="minorHAnsi"/>
                <w:b/>
                <w:bCs/>
                <w:color w:val="000000" w:themeColor="text1"/>
                <w:szCs w:val="16"/>
              </w:rPr>
            </w:pPr>
            <w:ins w:id="9220" w:author="Dr Mamadou SANOGO" w:date="2023-10-26T15:54:00Z">
              <w:del w:id="9221" w:author="Cauris Cosmetics" w:date="2023-10-27T17:57:00Z">
                <w:r w:rsidDel="00FA173A">
                  <w:rPr>
                    <w:rFonts w:asciiTheme="minorHAnsi" w:hAnsiTheme="minorHAnsi"/>
                    <w:b/>
                    <w:bCs/>
                    <w:color w:val="000000" w:themeColor="text1"/>
                    <w:szCs w:val="16"/>
                  </w:rPr>
                  <w:delText>900</w:delText>
                </w:r>
              </w:del>
            </w:ins>
          </w:p>
        </w:tc>
        <w:tc>
          <w:tcPr>
            <w:tcW w:w="112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42264" w14:textId="21D6AA73" w:rsidR="00561D9D" w:rsidDel="00FA173A" w:rsidRDefault="00561D9D" w:rsidP="00D27EF1">
            <w:pPr>
              <w:tabs>
                <w:tab w:val="left" w:pos="567"/>
                <w:tab w:val="left" w:pos="1276"/>
                <w:tab w:val="left" w:pos="2127"/>
              </w:tabs>
              <w:spacing w:line="276" w:lineRule="auto"/>
              <w:rPr>
                <w:ins w:id="9222" w:author="Dr Mamadou SANOGO" w:date="2023-10-26T15:54:00Z"/>
                <w:del w:id="9223" w:author="Cauris Cosmetics" w:date="2023-10-27T17:57:00Z"/>
                <w:b/>
                <w:bCs/>
                <w:szCs w:val="24"/>
                <w:lang w:eastAsia="en-US"/>
              </w:rPr>
            </w:pPr>
          </w:p>
        </w:tc>
      </w:tr>
    </w:tbl>
    <w:p w14:paraId="3944B72F" w14:textId="77777777" w:rsidR="00631BF4" w:rsidRPr="00683B98" w:rsidRDefault="00631BF4">
      <w:pPr>
        <w:pStyle w:val="Titre"/>
        <w:spacing w:line="276" w:lineRule="auto"/>
        <w:jc w:val="both"/>
        <w:rPr>
          <w:rFonts w:ascii="Berlin Sans FB Demi" w:hAnsi="Berlin Sans FB Demi"/>
          <w:color w:val="FF0000"/>
          <w:rPrChange w:id="9224" w:author="Dr Mamadou SANOGO" w:date="2023-10-26T15:46:00Z">
            <w:rPr>
              <w:rFonts w:ascii="Berlin Sans FB Demi" w:hAnsi="Berlin Sans FB Demi"/>
              <w:color w:val="000000" w:themeColor="text1"/>
            </w:rPr>
          </w:rPrChange>
        </w:rPr>
        <w:pPrChange w:id="9225" w:author="Cauris Cosmetics" w:date="2023-10-27T17:59:00Z">
          <w:pPr>
            <w:pStyle w:val="Titre"/>
            <w:spacing w:line="276" w:lineRule="auto"/>
          </w:pPr>
        </w:pPrChange>
      </w:pPr>
    </w:p>
    <w:p w14:paraId="27A98B60" w14:textId="6E76CE6B" w:rsidR="00631BF4" w:rsidRPr="00683B98" w:rsidDel="00561D9D" w:rsidRDefault="00631BF4" w:rsidP="00631BF4">
      <w:pPr>
        <w:pStyle w:val="Titre"/>
        <w:spacing w:line="276" w:lineRule="auto"/>
        <w:rPr>
          <w:del w:id="9226" w:author="Dr Mamadou SANOGO" w:date="2023-10-26T15:54:00Z"/>
          <w:rFonts w:ascii="Berlin Sans FB Demi" w:hAnsi="Berlin Sans FB Demi"/>
          <w:color w:val="FF0000"/>
          <w:rPrChange w:id="9227" w:author="Dr Mamadou SANOGO" w:date="2023-10-26T15:46:00Z">
            <w:rPr>
              <w:del w:id="9228" w:author="Dr Mamadou SANOGO" w:date="2023-10-26T15:54:00Z"/>
              <w:rFonts w:ascii="Berlin Sans FB Demi" w:hAnsi="Berlin Sans FB Demi"/>
              <w:color w:val="000000" w:themeColor="text1"/>
            </w:rPr>
          </w:rPrChange>
        </w:rPr>
      </w:pPr>
      <w:del w:id="9229" w:author="Dr Mamadou SANOGO" w:date="2023-10-26T15:54:00Z">
        <w:r w:rsidRPr="00683B98" w:rsidDel="00561D9D">
          <w:rPr>
            <w:rFonts w:ascii="Berlin Sans FB Demi" w:hAnsi="Berlin Sans FB Demi"/>
            <w:b w:val="0"/>
            <w:i w:val="0"/>
            <w:color w:val="FF0000"/>
            <w:rPrChange w:id="9230" w:author="Dr Mamadou SANOGO" w:date="2023-10-26T15:46:00Z">
              <w:rPr>
                <w:rFonts w:ascii="Berlin Sans FB Demi" w:hAnsi="Berlin Sans FB Demi"/>
                <w:b w:val="0"/>
                <w:i w:val="0"/>
                <w:color w:val="000000" w:themeColor="text1"/>
              </w:rPr>
            </w:rPrChange>
          </w:rPr>
          <w:delText>Semestre 3</w:delText>
        </w:r>
      </w:del>
    </w:p>
    <w:p w14:paraId="2E54A1B7" w14:textId="50A343A4" w:rsidR="00631BF4" w:rsidRPr="00683B98" w:rsidDel="00561D9D" w:rsidRDefault="00631BF4" w:rsidP="00631BF4">
      <w:pPr>
        <w:pStyle w:val="Titre"/>
        <w:spacing w:line="276" w:lineRule="auto"/>
        <w:rPr>
          <w:del w:id="9231" w:author="Dr Mamadou SANOGO" w:date="2023-10-26T15:54:00Z"/>
          <w:rFonts w:asciiTheme="minorHAnsi" w:hAnsiTheme="minorHAnsi"/>
          <w:b w:val="0"/>
          <w:bCs/>
          <w:color w:val="FF0000"/>
          <w:sz w:val="20"/>
          <w:rPrChange w:id="9232" w:author="Dr Mamadou SANOGO" w:date="2023-10-26T15:46:00Z">
            <w:rPr>
              <w:del w:id="9233" w:author="Dr Mamadou SANOGO" w:date="2023-10-26T15:54:00Z"/>
              <w:rFonts w:asciiTheme="minorHAnsi" w:hAnsiTheme="minorHAnsi"/>
              <w:b w:val="0"/>
              <w:bCs/>
              <w:sz w:val="20"/>
            </w:rPr>
          </w:rPrChange>
        </w:rPr>
      </w:pPr>
      <w:del w:id="9234" w:author="Dr Mamadou SANOGO" w:date="2023-10-26T15:54:00Z">
        <w:r w:rsidRPr="00683B98" w:rsidDel="00561D9D">
          <w:rPr>
            <w:rFonts w:asciiTheme="minorHAnsi" w:hAnsiTheme="minorHAnsi"/>
            <w:b w:val="0"/>
            <w:bCs/>
            <w:i w:val="0"/>
            <w:color w:val="FF0000"/>
            <w:sz w:val="20"/>
            <w:rPrChange w:id="9235" w:author="Dr Mamadou SANOGO" w:date="2023-10-26T15:46:00Z">
              <w:rPr>
                <w:rFonts w:asciiTheme="minorHAnsi" w:hAnsiTheme="minorHAnsi"/>
                <w:b w:val="0"/>
                <w:bCs/>
                <w:i w:val="0"/>
                <w:sz w:val="20"/>
              </w:rPr>
            </w:rPrChange>
          </w:rPr>
          <w:delText>CM :</w:delText>
        </w:r>
        <w:r w:rsidRPr="00683B98" w:rsidDel="00561D9D">
          <w:rPr>
            <w:rFonts w:asciiTheme="minorHAnsi" w:hAnsiTheme="minorHAnsi"/>
            <w:bCs/>
            <w:i w:val="0"/>
            <w:color w:val="FF0000"/>
            <w:sz w:val="20"/>
            <w:rPrChange w:id="9236" w:author="Dr Mamadou SANOGO" w:date="2023-10-26T15:46:00Z">
              <w:rPr>
                <w:rFonts w:asciiTheme="minorHAnsi" w:hAnsiTheme="minorHAnsi"/>
                <w:bCs/>
                <w:i w:val="0"/>
                <w:sz w:val="20"/>
              </w:rPr>
            </w:rPrChange>
          </w:rPr>
          <w:delText xml:space="preserve"> Cours magistral</w:delText>
        </w:r>
        <w:r w:rsidRPr="00683B98" w:rsidDel="00561D9D">
          <w:rPr>
            <w:rFonts w:asciiTheme="minorHAnsi" w:hAnsiTheme="minorHAnsi"/>
            <w:b w:val="0"/>
            <w:bCs/>
            <w:i w:val="0"/>
            <w:color w:val="FF0000"/>
            <w:sz w:val="20"/>
            <w:rPrChange w:id="9237" w:author="Dr Mamadou SANOGO" w:date="2023-10-26T15:46:00Z">
              <w:rPr>
                <w:rFonts w:asciiTheme="minorHAnsi" w:hAnsiTheme="minorHAnsi"/>
                <w:b w:val="0"/>
                <w:bCs/>
                <w:i w:val="0"/>
                <w:sz w:val="20"/>
              </w:rPr>
            </w:rPrChange>
          </w:rPr>
          <w:delText xml:space="preserve"> /TD :</w:delText>
        </w:r>
        <w:r w:rsidRPr="00683B98" w:rsidDel="00561D9D">
          <w:rPr>
            <w:rFonts w:asciiTheme="minorHAnsi" w:hAnsiTheme="minorHAnsi"/>
            <w:bCs/>
            <w:i w:val="0"/>
            <w:color w:val="FF0000"/>
            <w:sz w:val="20"/>
            <w:rPrChange w:id="9238" w:author="Dr Mamadou SANOGO" w:date="2023-10-26T15:46:00Z">
              <w:rPr>
                <w:rFonts w:asciiTheme="minorHAnsi" w:hAnsiTheme="minorHAnsi"/>
                <w:bCs/>
                <w:i w:val="0"/>
                <w:sz w:val="20"/>
              </w:rPr>
            </w:rPrChange>
          </w:rPr>
          <w:delText xml:space="preserve"> Travaux dirigés / </w:delText>
        </w:r>
        <w:r w:rsidRPr="00683B98" w:rsidDel="00561D9D">
          <w:rPr>
            <w:rFonts w:asciiTheme="minorHAnsi" w:hAnsiTheme="minorHAnsi"/>
            <w:b w:val="0"/>
            <w:bCs/>
            <w:i w:val="0"/>
            <w:color w:val="FF0000"/>
            <w:sz w:val="20"/>
            <w:rPrChange w:id="9239" w:author="Dr Mamadou SANOGO" w:date="2023-10-26T15:46:00Z">
              <w:rPr>
                <w:rFonts w:asciiTheme="minorHAnsi" w:hAnsiTheme="minorHAnsi"/>
                <w:b w:val="0"/>
                <w:bCs/>
                <w:i w:val="0"/>
                <w:sz w:val="20"/>
              </w:rPr>
            </w:rPrChange>
          </w:rPr>
          <w:delText>TP :</w:delText>
        </w:r>
        <w:r w:rsidRPr="00683B98" w:rsidDel="00561D9D">
          <w:rPr>
            <w:rFonts w:asciiTheme="minorHAnsi" w:hAnsiTheme="minorHAnsi"/>
            <w:bCs/>
            <w:i w:val="0"/>
            <w:color w:val="FF0000"/>
            <w:sz w:val="20"/>
            <w:rPrChange w:id="9240" w:author="Dr Mamadou SANOGO" w:date="2023-10-26T15:46:00Z">
              <w:rPr>
                <w:rFonts w:asciiTheme="minorHAnsi" w:hAnsiTheme="minorHAnsi"/>
                <w:bCs/>
                <w:i w:val="0"/>
                <w:sz w:val="20"/>
              </w:rPr>
            </w:rPrChange>
          </w:rPr>
          <w:delText xml:space="preserve"> Travaux pratiques/ / </w:delText>
        </w:r>
        <w:r w:rsidRPr="00683B98" w:rsidDel="00561D9D">
          <w:rPr>
            <w:rFonts w:asciiTheme="minorHAnsi" w:hAnsiTheme="minorHAnsi"/>
            <w:b w:val="0"/>
            <w:bCs/>
            <w:i w:val="0"/>
            <w:color w:val="FF0000"/>
            <w:sz w:val="20"/>
            <w:rPrChange w:id="9241" w:author="Dr Mamadou SANOGO" w:date="2023-10-26T15:46:00Z">
              <w:rPr>
                <w:rFonts w:asciiTheme="minorHAnsi" w:hAnsiTheme="minorHAnsi"/>
                <w:b w:val="0"/>
                <w:bCs/>
                <w:i w:val="0"/>
                <w:sz w:val="20"/>
              </w:rPr>
            </w:rPrChange>
          </w:rPr>
          <w:delText>S :</w:delText>
        </w:r>
        <w:r w:rsidRPr="00683B98" w:rsidDel="00561D9D">
          <w:rPr>
            <w:rFonts w:asciiTheme="minorHAnsi" w:hAnsiTheme="minorHAnsi"/>
            <w:bCs/>
            <w:i w:val="0"/>
            <w:color w:val="FF0000"/>
            <w:sz w:val="20"/>
            <w:rPrChange w:id="9242" w:author="Dr Mamadou SANOGO" w:date="2023-10-26T15:46:00Z">
              <w:rPr>
                <w:rFonts w:asciiTheme="minorHAnsi" w:hAnsiTheme="minorHAnsi"/>
                <w:bCs/>
                <w:i w:val="0"/>
                <w:sz w:val="20"/>
              </w:rPr>
            </w:rPrChange>
          </w:rPr>
          <w:delText xml:space="preserve"> Stage</w:delText>
        </w:r>
      </w:del>
    </w:p>
    <w:p w14:paraId="7FCCBA06" w14:textId="30F6B143" w:rsidR="00631BF4" w:rsidRPr="00683B98" w:rsidDel="00561D9D" w:rsidRDefault="00631BF4" w:rsidP="00631BF4">
      <w:pPr>
        <w:pStyle w:val="Titre"/>
        <w:spacing w:line="276" w:lineRule="auto"/>
        <w:rPr>
          <w:del w:id="9243" w:author="Dr Mamadou SANOGO" w:date="2023-10-26T15:54:00Z"/>
          <w:rFonts w:asciiTheme="minorHAnsi" w:hAnsiTheme="minorHAnsi"/>
          <w:b w:val="0"/>
          <w:bCs/>
          <w:color w:val="FF0000"/>
          <w:sz w:val="20"/>
          <w:rPrChange w:id="9244" w:author="Dr Mamadou SANOGO" w:date="2023-10-26T15:46:00Z">
            <w:rPr>
              <w:del w:id="9245" w:author="Dr Mamadou SANOGO" w:date="2023-10-26T15:54:00Z"/>
              <w:rFonts w:asciiTheme="minorHAnsi" w:hAnsiTheme="minorHAnsi"/>
              <w:b w:val="0"/>
              <w:bCs/>
              <w:sz w:val="20"/>
            </w:rPr>
          </w:rPrChange>
        </w:rPr>
      </w:pPr>
      <w:del w:id="9246" w:author="Dr Mamadou SANOGO" w:date="2023-10-26T15:54:00Z">
        <w:r w:rsidRPr="00683B98" w:rsidDel="00561D9D">
          <w:rPr>
            <w:rFonts w:asciiTheme="minorHAnsi" w:hAnsiTheme="minorHAnsi"/>
            <w:b w:val="0"/>
            <w:bCs/>
            <w:i w:val="0"/>
            <w:color w:val="FF0000"/>
            <w:sz w:val="20"/>
            <w:rPrChange w:id="9247" w:author="Dr Mamadou SANOGO" w:date="2023-10-26T15:46:00Z">
              <w:rPr>
                <w:rFonts w:asciiTheme="minorHAnsi" w:hAnsiTheme="minorHAnsi"/>
                <w:b w:val="0"/>
                <w:bCs/>
                <w:i w:val="0"/>
                <w:sz w:val="20"/>
              </w:rPr>
            </w:rPrChange>
          </w:rPr>
          <w:delText>45 heures de stage</w:delText>
        </w:r>
        <w:r w:rsidRPr="00683B98" w:rsidDel="00561D9D">
          <w:rPr>
            <w:rFonts w:asciiTheme="minorHAnsi" w:hAnsiTheme="minorHAnsi"/>
            <w:bCs/>
            <w:i w:val="0"/>
            <w:color w:val="FF0000"/>
            <w:sz w:val="20"/>
            <w:rPrChange w:id="9248" w:author="Dr Mamadou SANOGO" w:date="2023-10-26T15:46:00Z">
              <w:rPr>
                <w:rFonts w:asciiTheme="minorHAnsi" w:hAnsiTheme="minorHAnsi"/>
                <w:bCs/>
                <w:i w:val="0"/>
                <w:sz w:val="20"/>
              </w:rPr>
            </w:rPrChange>
          </w:rPr>
          <w:delText>= 1 crédit</w:delText>
        </w:r>
      </w:del>
    </w:p>
    <w:p w14:paraId="6C09827F" w14:textId="02FB2E8F" w:rsidR="00631BF4" w:rsidRPr="00683B98" w:rsidDel="00561D9D" w:rsidRDefault="00631BF4" w:rsidP="00631BF4">
      <w:pPr>
        <w:pStyle w:val="Titre"/>
        <w:spacing w:line="276" w:lineRule="auto"/>
        <w:rPr>
          <w:del w:id="9249" w:author="Dr Mamadou SANOGO" w:date="2023-10-26T15:54:00Z"/>
          <w:rFonts w:asciiTheme="minorHAnsi" w:hAnsiTheme="minorHAnsi"/>
          <w:b w:val="0"/>
          <w:bCs/>
          <w:color w:val="FF0000"/>
          <w:sz w:val="20"/>
          <w:rPrChange w:id="9250" w:author="Dr Mamadou SANOGO" w:date="2023-10-26T15:46:00Z">
            <w:rPr>
              <w:del w:id="9251" w:author="Dr Mamadou SANOGO" w:date="2023-10-26T15:54:00Z"/>
              <w:rFonts w:asciiTheme="minorHAnsi" w:hAnsiTheme="minorHAnsi"/>
              <w:b w:val="0"/>
              <w:bCs/>
              <w:sz w:val="20"/>
            </w:rPr>
          </w:rPrChange>
        </w:rPr>
      </w:pPr>
    </w:p>
    <w:tbl>
      <w:tblPr>
        <w:tblW w:w="5663" w:type="pct"/>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16"/>
        <w:gridCol w:w="606"/>
        <w:gridCol w:w="1904"/>
        <w:gridCol w:w="1936"/>
        <w:gridCol w:w="695"/>
        <w:gridCol w:w="906"/>
        <w:gridCol w:w="2013"/>
        <w:gridCol w:w="1512"/>
      </w:tblGrid>
      <w:tr w:rsidR="00683B98" w:rsidRPr="00683B98" w:rsidDel="00561D9D" w14:paraId="29A4A257" w14:textId="6FEDA908" w:rsidTr="00F26652">
        <w:trPr>
          <w:cantSplit/>
          <w:trHeight w:val="845"/>
          <w:del w:id="9252" w:author="Dr Mamadou SANOGO" w:date="2023-10-26T15:54:00Z"/>
        </w:trPr>
        <w:tc>
          <w:tcPr>
            <w:tcW w:w="797" w:type="pct"/>
            <w:tcBorders>
              <w:top w:val="single" w:sz="4" w:space="0" w:color="auto"/>
              <w:left w:val="single" w:sz="4" w:space="0" w:color="auto"/>
              <w:bottom w:val="single" w:sz="4" w:space="0" w:color="auto"/>
              <w:right w:val="single" w:sz="4" w:space="0" w:color="auto"/>
            </w:tcBorders>
            <w:hideMark/>
          </w:tcPr>
          <w:p w14:paraId="43E027F7" w14:textId="240EA5D2" w:rsidR="00631BF4" w:rsidRPr="00683B98" w:rsidDel="00561D9D" w:rsidRDefault="00631BF4" w:rsidP="00F26652">
            <w:pPr>
              <w:tabs>
                <w:tab w:val="left" w:pos="567"/>
                <w:tab w:val="left" w:pos="1276"/>
                <w:tab w:val="left" w:pos="2127"/>
              </w:tabs>
              <w:spacing w:line="240" w:lineRule="auto"/>
              <w:jc w:val="center"/>
              <w:rPr>
                <w:del w:id="9253" w:author="Dr Mamadou SANOGO" w:date="2023-10-26T15:54:00Z"/>
                <w:rFonts w:asciiTheme="minorHAnsi" w:hAnsiTheme="minorHAnsi"/>
                <w:b/>
                <w:bCs/>
                <w:color w:val="FF0000"/>
                <w:sz w:val="18"/>
                <w:szCs w:val="20"/>
                <w:rPrChange w:id="9254" w:author="Dr Mamadou SANOGO" w:date="2023-10-26T15:46:00Z">
                  <w:rPr>
                    <w:del w:id="9255" w:author="Dr Mamadou SANOGO" w:date="2023-10-26T15:54:00Z"/>
                    <w:rFonts w:asciiTheme="minorHAnsi" w:hAnsiTheme="minorHAnsi"/>
                    <w:b/>
                    <w:bCs/>
                    <w:color w:val="000000" w:themeColor="text1"/>
                    <w:sz w:val="18"/>
                    <w:szCs w:val="20"/>
                  </w:rPr>
                </w:rPrChange>
              </w:rPr>
            </w:pPr>
            <w:del w:id="9256" w:author="Dr Mamadou SANOGO" w:date="2023-10-26T15:54:00Z">
              <w:r w:rsidRPr="00683B98" w:rsidDel="00561D9D">
                <w:rPr>
                  <w:rFonts w:asciiTheme="minorHAnsi" w:hAnsiTheme="minorHAnsi"/>
                  <w:b/>
                  <w:bCs/>
                  <w:color w:val="FF0000"/>
                  <w:sz w:val="18"/>
                  <w:szCs w:val="20"/>
                  <w:rPrChange w:id="9257" w:author="Dr Mamadou SANOGO" w:date="2023-10-26T15:46:00Z">
                    <w:rPr>
                      <w:rFonts w:asciiTheme="minorHAnsi" w:hAnsiTheme="minorHAnsi"/>
                      <w:b/>
                      <w:bCs/>
                      <w:color w:val="000000" w:themeColor="text1"/>
                      <w:sz w:val="18"/>
                      <w:szCs w:val="20"/>
                    </w:rPr>
                  </w:rPrChange>
                </w:rPr>
                <w:delText>Unités d’Enseignement</w:delText>
              </w:r>
            </w:del>
          </w:p>
        </w:tc>
        <w:tc>
          <w:tcPr>
            <w:tcW w:w="266" w:type="pct"/>
            <w:tcBorders>
              <w:top w:val="single" w:sz="4" w:space="0" w:color="auto"/>
              <w:left w:val="single" w:sz="4" w:space="0" w:color="auto"/>
              <w:bottom w:val="single" w:sz="4" w:space="0" w:color="auto"/>
              <w:right w:val="single" w:sz="4" w:space="0" w:color="auto"/>
            </w:tcBorders>
            <w:hideMark/>
          </w:tcPr>
          <w:p w14:paraId="096A02E1" w14:textId="4868DD81" w:rsidR="00631BF4" w:rsidRPr="00683B98" w:rsidDel="00561D9D" w:rsidRDefault="00631BF4" w:rsidP="00F26652">
            <w:pPr>
              <w:tabs>
                <w:tab w:val="left" w:pos="567"/>
                <w:tab w:val="left" w:pos="1276"/>
                <w:tab w:val="left" w:pos="2127"/>
              </w:tabs>
              <w:spacing w:line="240" w:lineRule="auto"/>
              <w:jc w:val="center"/>
              <w:rPr>
                <w:del w:id="9258" w:author="Dr Mamadou SANOGO" w:date="2023-10-26T15:54:00Z"/>
                <w:rFonts w:asciiTheme="minorHAnsi" w:hAnsiTheme="minorHAnsi"/>
                <w:b/>
                <w:bCs/>
                <w:color w:val="FF0000"/>
                <w:sz w:val="18"/>
                <w:szCs w:val="20"/>
                <w:rPrChange w:id="9259" w:author="Dr Mamadou SANOGO" w:date="2023-10-26T15:46:00Z">
                  <w:rPr>
                    <w:del w:id="9260" w:author="Dr Mamadou SANOGO" w:date="2023-10-26T15:54:00Z"/>
                    <w:rFonts w:asciiTheme="minorHAnsi" w:hAnsiTheme="minorHAnsi"/>
                    <w:b/>
                    <w:bCs/>
                    <w:color w:val="000000" w:themeColor="text1"/>
                    <w:sz w:val="18"/>
                    <w:szCs w:val="20"/>
                  </w:rPr>
                </w:rPrChange>
              </w:rPr>
            </w:pPr>
            <w:del w:id="9261" w:author="Dr Mamadou SANOGO" w:date="2023-10-26T15:54:00Z">
              <w:r w:rsidRPr="00683B98" w:rsidDel="00561D9D">
                <w:rPr>
                  <w:rFonts w:asciiTheme="minorHAnsi" w:hAnsiTheme="minorHAnsi"/>
                  <w:b/>
                  <w:bCs/>
                  <w:color w:val="FF0000"/>
                  <w:sz w:val="18"/>
                  <w:szCs w:val="20"/>
                  <w:rPrChange w:id="9262" w:author="Dr Mamadou SANOGO" w:date="2023-10-26T15:46:00Z">
                    <w:rPr>
                      <w:rFonts w:asciiTheme="minorHAnsi" w:hAnsiTheme="minorHAnsi"/>
                      <w:b/>
                      <w:bCs/>
                      <w:color w:val="000000" w:themeColor="text1"/>
                      <w:sz w:val="18"/>
                      <w:szCs w:val="20"/>
                    </w:rPr>
                  </w:rPrChange>
                </w:rPr>
                <w:delText>Crédits</w:delText>
              </w:r>
            </w:del>
          </w:p>
        </w:tc>
        <w:tc>
          <w:tcPr>
            <w:tcW w:w="836" w:type="pct"/>
            <w:tcBorders>
              <w:top w:val="single" w:sz="4" w:space="0" w:color="auto"/>
              <w:left w:val="single" w:sz="4" w:space="0" w:color="auto"/>
              <w:bottom w:val="single" w:sz="4" w:space="0" w:color="auto"/>
              <w:right w:val="single" w:sz="4" w:space="0" w:color="auto"/>
            </w:tcBorders>
            <w:hideMark/>
          </w:tcPr>
          <w:p w14:paraId="42FD248A" w14:textId="67306EC8" w:rsidR="00631BF4" w:rsidRPr="00683B98" w:rsidDel="00561D9D" w:rsidRDefault="00631BF4" w:rsidP="00F26652">
            <w:pPr>
              <w:tabs>
                <w:tab w:val="left" w:pos="567"/>
                <w:tab w:val="left" w:pos="1276"/>
                <w:tab w:val="left" w:pos="2127"/>
              </w:tabs>
              <w:spacing w:line="240" w:lineRule="auto"/>
              <w:jc w:val="center"/>
              <w:rPr>
                <w:del w:id="9263" w:author="Dr Mamadou SANOGO" w:date="2023-10-26T15:54:00Z"/>
                <w:rFonts w:asciiTheme="minorHAnsi" w:hAnsiTheme="minorHAnsi"/>
                <w:b/>
                <w:bCs/>
                <w:color w:val="FF0000"/>
                <w:sz w:val="18"/>
                <w:szCs w:val="20"/>
                <w:rPrChange w:id="9264" w:author="Dr Mamadou SANOGO" w:date="2023-10-26T15:46:00Z">
                  <w:rPr>
                    <w:del w:id="9265" w:author="Dr Mamadou SANOGO" w:date="2023-10-26T15:54:00Z"/>
                    <w:rFonts w:asciiTheme="minorHAnsi" w:hAnsiTheme="minorHAnsi"/>
                    <w:b/>
                    <w:bCs/>
                    <w:color w:val="000000" w:themeColor="text1"/>
                    <w:sz w:val="18"/>
                    <w:szCs w:val="20"/>
                  </w:rPr>
                </w:rPrChange>
              </w:rPr>
            </w:pPr>
            <w:del w:id="9266" w:author="Dr Mamadou SANOGO" w:date="2023-10-26T15:54:00Z">
              <w:r w:rsidRPr="00683B98" w:rsidDel="00561D9D">
                <w:rPr>
                  <w:rFonts w:asciiTheme="minorHAnsi" w:hAnsiTheme="minorHAnsi"/>
                  <w:b/>
                  <w:bCs/>
                  <w:color w:val="FF0000"/>
                  <w:sz w:val="18"/>
                  <w:szCs w:val="20"/>
                  <w:rPrChange w:id="9267" w:author="Dr Mamadou SANOGO" w:date="2023-10-26T15:46:00Z">
                    <w:rPr>
                      <w:rFonts w:asciiTheme="minorHAnsi" w:hAnsiTheme="minorHAnsi"/>
                      <w:b/>
                      <w:bCs/>
                      <w:color w:val="000000" w:themeColor="text1"/>
                      <w:sz w:val="18"/>
                      <w:szCs w:val="20"/>
                    </w:rPr>
                  </w:rPrChange>
                </w:rPr>
                <w:delText xml:space="preserve">Compétences </w:delText>
              </w:r>
            </w:del>
          </w:p>
          <w:p w14:paraId="046FA1D2" w14:textId="30DC565B" w:rsidR="00631BF4" w:rsidRPr="00683B98" w:rsidDel="00561D9D" w:rsidRDefault="00631BF4" w:rsidP="00F26652">
            <w:pPr>
              <w:tabs>
                <w:tab w:val="left" w:pos="567"/>
                <w:tab w:val="left" w:pos="1276"/>
                <w:tab w:val="left" w:pos="2127"/>
              </w:tabs>
              <w:spacing w:line="240" w:lineRule="auto"/>
              <w:jc w:val="center"/>
              <w:rPr>
                <w:del w:id="9268" w:author="Dr Mamadou SANOGO" w:date="2023-10-26T15:54:00Z"/>
                <w:rFonts w:asciiTheme="minorHAnsi" w:hAnsiTheme="minorHAnsi"/>
                <w:b/>
                <w:bCs/>
                <w:color w:val="FF0000"/>
                <w:sz w:val="18"/>
                <w:szCs w:val="20"/>
                <w:rPrChange w:id="9269" w:author="Dr Mamadou SANOGO" w:date="2023-10-26T15:46:00Z">
                  <w:rPr>
                    <w:del w:id="9270" w:author="Dr Mamadou SANOGO" w:date="2023-10-26T15:54:00Z"/>
                    <w:rFonts w:asciiTheme="minorHAnsi" w:hAnsiTheme="minorHAnsi"/>
                    <w:b/>
                    <w:bCs/>
                    <w:color w:val="000000" w:themeColor="text1"/>
                    <w:sz w:val="18"/>
                    <w:szCs w:val="20"/>
                  </w:rPr>
                </w:rPrChange>
              </w:rPr>
            </w:pPr>
            <w:del w:id="9271" w:author="Dr Mamadou SANOGO" w:date="2023-10-26T15:54:00Z">
              <w:r w:rsidRPr="00683B98" w:rsidDel="00561D9D">
                <w:rPr>
                  <w:rFonts w:asciiTheme="minorHAnsi" w:hAnsiTheme="minorHAnsi"/>
                  <w:b/>
                  <w:bCs/>
                  <w:color w:val="FF0000"/>
                  <w:sz w:val="18"/>
                  <w:szCs w:val="20"/>
                  <w:rPrChange w:id="9272" w:author="Dr Mamadou SANOGO" w:date="2023-10-26T15:46:00Z">
                    <w:rPr>
                      <w:rFonts w:asciiTheme="minorHAnsi" w:hAnsiTheme="minorHAnsi"/>
                      <w:b/>
                      <w:bCs/>
                      <w:color w:val="000000" w:themeColor="text1"/>
                      <w:sz w:val="18"/>
                      <w:szCs w:val="20"/>
                    </w:rPr>
                  </w:rPrChange>
                </w:rPr>
                <w:delText>et/ou</w:delText>
              </w:r>
            </w:del>
          </w:p>
          <w:p w14:paraId="499FA70B" w14:textId="1418A237" w:rsidR="00631BF4" w:rsidRPr="00683B98" w:rsidDel="00561D9D" w:rsidRDefault="00631BF4" w:rsidP="00F26652">
            <w:pPr>
              <w:tabs>
                <w:tab w:val="left" w:pos="567"/>
                <w:tab w:val="left" w:pos="1276"/>
                <w:tab w:val="left" w:pos="2127"/>
              </w:tabs>
              <w:spacing w:line="240" w:lineRule="auto"/>
              <w:jc w:val="center"/>
              <w:rPr>
                <w:del w:id="9273" w:author="Dr Mamadou SANOGO" w:date="2023-10-26T15:54:00Z"/>
                <w:rFonts w:asciiTheme="minorHAnsi" w:hAnsiTheme="minorHAnsi"/>
                <w:b/>
                <w:bCs/>
                <w:color w:val="FF0000"/>
                <w:sz w:val="18"/>
                <w:szCs w:val="20"/>
                <w:rPrChange w:id="9274" w:author="Dr Mamadou SANOGO" w:date="2023-10-26T15:46:00Z">
                  <w:rPr>
                    <w:del w:id="9275" w:author="Dr Mamadou SANOGO" w:date="2023-10-26T15:54:00Z"/>
                    <w:rFonts w:asciiTheme="minorHAnsi" w:hAnsiTheme="minorHAnsi"/>
                    <w:b/>
                    <w:bCs/>
                    <w:color w:val="000000" w:themeColor="text1"/>
                    <w:sz w:val="18"/>
                    <w:szCs w:val="20"/>
                  </w:rPr>
                </w:rPrChange>
              </w:rPr>
            </w:pPr>
            <w:del w:id="9276" w:author="Dr Mamadou SANOGO" w:date="2023-10-26T15:54:00Z">
              <w:r w:rsidRPr="00683B98" w:rsidDel="00561D9D">
                <w:rPr>
                  <w:rFonts w:asciiTheme="minorHAnsi" w:hAnsiTheme="minorHAnsi"/>
                  <w:b/>
                  <w:bCs/>
                  <w:color w:val="FF0000"/>
                  <w:sz w:val="18"/>
                  <w:szCs w:val="20"/>
                  <w:rPrChange w:id="9277" w:author="Dr Mamadou SANOGO" w:date="2023-10-26T15:46:00Z">
                    <w:rPr>
                      <w:rFonts w:asciiTheme="minorHAnsi" w:hAnsiTheme="minorHAnsi"/>
                      <w:b/>
                      <w:bCs/>
                      <w:color w:val="000000" w:themeColor="text1"/>
                      <w:sz w:val="18"/>
                      <w:szCs w:val="20"/>
                    </w:rPr>
                  </w:rPrChange>
                </w:rPr>
                <w:delText xml:space="preserve"> connaissances attendues</w:delText>
              </w:r>
            </w:del>
          </w:p>
        </w:tc>
        <w:tc>
          <w:tcPr>
            <w:tcW w:w="850" w:type="pct"/>
            <w:tcBorders>
              <w:top w:val="single" w:sz="4" w:space="0" w:color="auto"/>
              <w:left w:val="single" w:sz="4" w:space="0" w:color="auto"/>
              <w:bottom w:val="single" w:sz="4" w:space="0" w:color="auto"/>
              <w:right w:val="single" w:sz="4" w:space="0" w:color="auto"/>
            </w:tcBorders>
            <w:hideMark/>
          </w:tcPr>
          <w:p w14:paraId="0CD81BDA" w14:textId="613AA724" w:rsidR="00631BF4" w:rsidRPr="00683B98" w:rsidDel="00561D9D" w:rsidRDefault="00631BF4" w:rsidP="00F26652">
            <w:pPr>
              <w:tabs>
                <w:tab w:val="left" w:pos="567"/>
                <w:tab w:val="left" w:pos="1276"/>
                <w:tab w:val="left" w:pos="2127"/>
              </w:tabs>
              <w:spacing w:line="240" w:lineRule="auto"/>
              <w:jc w:val="center"/>
              <w:rPr>
                <w:del w:id="9278" w:author="Dr Mamadou SANOGO" w:date="2023-10-26T15:54:00Z"/>
                <w:rFonts w:asciiTheme="minorHAnsi" w:hAnsiTheme="minorHAnsi"/>
                <w:b/>
                <w:bCs/>
                <w:color w:val="FF0000"/>
                <w:sz w:val="18"/>
                <w:szCs w:val="20"/>
                <w:rPrChange w:id="9279" w:author="Dr Mamadou SANOGO" w:date="2023-10-26T15:46:00Z">
                  <w:rPr>
                    <w:del w:id="9280" w:author="Dr Mamadou SANOGO" w:date="2023-10-26T15:54:00Z"/>
                    <w:rFonts w:asciiTheme="minorHAnsi" w:hAnsiTheme="minorHAnsi"/>
                    <w:b/>
                    <w:bCs/>
                    <w:color w:val="000000" w:themeColor="text1"/>
                    <w:sz w:val="18"/>
                    <w:szCs w:val="20"/>
                  </w:rPr>
                </w:rPrChange>
              </w:rPr>
            </w:pPr>
            <w:del w:id="9281" w:author="Dr Mamadou SANOGO" w:date="2023-10-26T15:54:00Z">
              <w:r w:rsidRPr="00683B98" w:rsidDel="00561D9D">
                <w:rPr>
                  <w:rFonts w:asciiTheme="minorHAnsi" w:hAnsiTheme="minorHAnsi"/>
                  <w:b/>
                  <w:bCs/>
                  <w:color w:val="FF0000"/>
                  <w:sz w:val="18"/>
                  <w:szCs w:val="20"/>
                  <w:rPrChange w:id="9282" w:author="Dr Mamadou SANOGO" w:date="2023-10-26T15:46:00Z">
                    <w:rPr>
                      <w:rFonts w:asciiTheme="minorHAnsi" w:hAnsiTheme="minorHAnsi"/>
                      <w:b/>
                      <w:bCs/>
                      <w:color w:val="000000" w:themeColor="text1"/>
                      <w:sz w:val="18"/>
                      <w:szCs w:val="20"/>
                    </w:rPr>
                  </w:rPrChange>
                </w:rPr>
                <w:delText>Disciplines concernées</w:delText>
              </w:r>
            </w:del>
          </w:p>
        </w:tc>
        <w:tc>
          <w:tcPr>
            <w:tcW w:w="305" w:type="pct"/>
            <w:tcBorders>
              <w:top w:val="single" w:sz="4" w:space="0" w:color="auto"/>
              <w:left w:val="single" w:sz="4" w:space="0" w:color="auto"/>
              <w:bottom w:val="single" w:sz="4" w:space="0" w:color="auto"/>
              <w:right w:val="single" w:sz="4" w:space="0" w:color="auto"/>
            </w:tcBorders>
            <w:hideMark/>
          </w:tcPr>
          <w:p w14:paraId="59B13F47" w14:textId="66C0C6FC" w:rsidR="00631BF4" w:rsidRPr="00683B98" w:rsidDel="00561D9D" w:rsidRDefault="00631BF4" w:rsidP="00F26652">
            <w:pPr>
              <w:tabs>
                <w:tab w:val="left" w:pos="567"/>
                <w:tab w:val="left" w:pos="1276"/>
                <w:tab w:val="left" w:pos="2127"/>
              </w:tabs>
              <w:spacing w:line="240" w:lineRule="auto"/>
              <w:jc w:val="center"/>
              <w:rPr>
                <w:del w:id="9283" w:author="Dr Mamadou SANOGO" w:date="2023-10-26T15:54:00Z"/>
                <w:rFonts w:asciiTheme="minorHAnsi" w:hAnsiTheme="minorHAnsi"/>
                <w:b/>
                <w:bCs/>
                <w:color w:val="FF0000"/>
                <w:sz w:val="18"/>
                <w:szCs w:val="20"/>
                <w:rPrChange w:id="9284" w:author="Dr Mamadou SANOGO" w:date="2023-10-26T15:46:00Z">
                  <w:rPr>
                    <w:del w:id="9285" w:author="Dr Mamadou SANOGO" w:date="2023-10-26T15:54:00Z"/>
                    <w:rFonts w:asciiTheme="minorHAnsi" w:hAnsiTheme="minorHAnsi"/>
                    <w:b/>
                    <w:bCs/>
                    <w:color w:val="000000" w:themeColor="text1"/>
                    <w:sz w:val="18"/>
                    <w:szCs w:val="20"/>
                  </w:rPr>
                </w:rPrChange>
              </w:rPr>
            </w:pPr>
            <w:del w:id="9286" w:author="Dr Mamadou SANOGO" w:date="2023-10-26T15:54:00Z">
              <w:r w:rsidRPr="00683B98" w:rsidDel="00561D9D">
                <w:rPr>
                  <w:rFonts w:asciiTheme="minorHAnsi" w:hAnsiTheme="minorHAnsi"/>
                  <w:b/>
                  <w:bCs/>
                  <w:color w:val="FF0000"/>
                  <w:sz w:val="18"/>
                  <w:szCs w:val="20"/>
                  <w:rPrChange w:id="9287" w:author="Dr Mamadou SANOGO" w:date="2023-10-26T15:46:00Z">
                    <w:rPr>
                      <w:rFonts w:asciiTheme="minorHAnsi" w:hAnsiTheme="minorHAnsi"/>
                      <w:b/>
                      <w:bCs/>
                      <w:color w:val="000000" w:themeColor="text1"/>
                      <w:sz w:val="18"/>
                      <w:szCs w:val="20"/>
                    </w:rPr>
                  </w:rPrChange>
                </w:rPr>
                <w:delText>Crédits</w:delText>
              </w:r>
            </w:del>
          </w:p>
          <w:p w14:paraId="7FD572C3" w14:textId="3C7B026D" w:rsidR="00631BF4" w:rsidRPr="00683B98" w:rsidDel="00561D9D" w:rsidRDefault="00631BF4" w:rsidP="00F26652">
            <w:pPr>
              <w:tabs>
                <w:tab w:val="left" w:pos="567"/>
                <w:tab w:val="left" w:pos="1276"/>
                <w:tab w:val="left" w:pos="2127"/>
              </w:tabs>
              <w:spacing w:line="240" w:lineRule="auto"/>
              <w:jc w:val="center"/>
              <w:rPr>
                <w:del w:id="9288" w:author="Dr Mamadou SANOGO" w:date="2023-10-26T15:54:00Z"/>
                <w:rFonts w:asciiTheme="minorHAnsi" w:hAnsiTheme="minorHAnsi"/>
                <w:b/>
                <w:bCs/>
                <w:color w:val="FF0000"/>
                <w:sz w:val="18"/>
                <w:szCs w:val="20"/>
                <w:rPrChange w:id="9289" w:author="Dr Mamadou SANOGO" w:date="2023-10-26T15:46:00Z">
                  <w:rPr>
                    <w:del w:id="9290" w:author="Dr Mamadou SANOGO" w:date="2023-10-26T15:54:00Z"/>
                    <w:rFonts w:asciiTheme="minorHAnsi" w:hAnsiTheme="minorHAnsi"/>
                    <w:b/>
                    <w:bCs/>
                    <w:color w:val="000000" w:themeColor="text1"/>
                    <w:sz w:val="18"/>
                    <w:szCs w:val="20"/>
                  </w:rPr>
                </w:rPrChange>
              </w:rPr>
            </w:pPr>
            <w:del w:id="9291" w:author="Dr Mamadou SANOGO" w:date="2023-10-26T15:54:00Z">
              <w:r w:rsidRPr="00683B98" w:rsidDel="00561D9D">
                <w:rPr>
                  <w:rFonts w:asciiTheme="minorHAnsi" w:hAnsiTheme="minorHAnsi"/>
                  <w:b/>
                  <w:bCs/>
                  <w:color w:val="FF0000"/>
                  <w:sz w:val="18"/>
                  <w:szCs w:val="20"/>
                  <w:rPrChange w:id="9292" w:author="Dr Mamadou SANOGO" w:date="2023-10-26T15:46:00Z">
                    <w:rPr>
                      <w:rFonts w:asciiTheme="minorHAnsi" w:hAnsiTheme="minorHAnsi"/>
                      <w:b/>
                      <w:bCs/>
                      <w:color w:val="000000" w:themeColor="text1"/>
                      <w:sz w:val="18"/>
                      <w:szCs w:val="20"/>
                    </w:rPr>
                  </w:rPrChange>
                </w:rPr>
                <w:delText>par discipline</w:delText>
              </w:r>
            </w:del>
          </w:p>
        </w:tc>
        <w:tc>
          <w:tcPr>
            <w:tcW w:w="398" w:type="pct"/>
            <w:tcBorders>
              <w:top w:val="single" w:sz="4" w:space="0" w:color="auto"/>
              <w:left w:val="single" w:sz="4" w:space="0" w:color="auto"/>
              <w:bottom w:val="single" w:sz="4" w:space="0" w:color="auto"/>
              <w:right w:val="single" w:sz="4" w:space="0" w:color="auto"/>
            </w:tcBorders>
            <w:hideMark/>
          </w:tcPr>
          <w:p w14:paraId="3AA0993A" w14:textId="143C0550" w:rsidR="00631BF4" w:rsidRPr="00683B98" w:rsidDel="00561D9D" w:rsidRDefault="00631BF4" w:rsidP="00F26652">
            <w:pPr>
              <w:tabs>
                <w:tab w:val="left" w:pos="567"/>
                <w:tab w:val="left" w:pos="1276"/>
                <w:tab w:val="left" w:pos="2127"/>
              </w:tabs>
              <w:spacing w:line="240" w:lineRule="auto"/>
              <w:jc w:val="center"/>
              <w:rPr>
                <w:del w:id="9293" w:author="Dr Mamadou SANOGO" w:date="2023-10-26T15:54:00Z"/>
                <w:rFonts w:asciiTheme="minorHAnsi" w:hAnsiTheme="minorHAnsi"/>
                <w:b/>
                <w:bCs/>
                <w:color w:val="FF0000"/>
                <w:sz w:val="18"/>
                <w:szCs w:val="20"/>
                <w:rPrChange w:id="9294" w:author="Dr Mamadou SANOGO" w:date="2023-10-26T15:46:00Z">
                  <w:rPr>
                    <w:del w:id="9295" w:author="Dr Mamadou SANOGO" w:date="2023-10-26T15:54:00Z"/>
                    <w:rFonts w:asciiTheme="minorHAnsi" w:hAnsiTheme="minorHAnsi"/>
                    <w:b/>
                    <w:bCs/>
                    <w:color w:val="000000" w:themeColor="text1"/>
                    <w:sz w:val="18"/>
                    <w:szCs w:val="20"/>
                  </w:rPr>
                </w:rPrChange>
              </w:rPr>
            </w:pPr>
            <w:del w:id="9296" w:author="Dr Mamadou SANOGO" w:date="2023-10-26T15:54:00Z">
              <w:r w:rsidRPr="00683B98" w:rsidDel="00561D9D">
                <w:rPr>
                  <w:rFonts w:asciiTheme="minorHAnsi" w:hAnsiTheme="minorHAnsi"/>
                  <w:b/>
                  <w:bCs/>
                  <w:color w:val="FF0000"/>
                  <w:sz w:val="18"/>
                  <w:szCs w:val="20"/>
                  <w:rPrChange w:id="9297" w:author="Dr Mamadou SANOGO" w:date="2023-10-26T15:46:00Z">
                    <w:rPr>
                      <w:rFonts w:asciiTheme="minorHAnsi" w:hAnsiTheme="minorHAnsi"/>
                      <w:b/>
                      <w:bCs/>
                      <w:color w:val="000000" w:themeColor="text1"/>
                      <w:sz w:val="18"/>
                      <w:szCs w:val="20"/>
                    </w:rPr>
                  </w:rPrChange>
                </w:rPr>
                <w:delText xml:space="preserve">Durée totale </w:delText>
              </w:r>
            </w:del>
          </w:p>
          <w:p w14:paraId="3E231F9C" w14:textId="0AA2E177" w:rsidR="00631BF4" w:rsidRPr="00683B98" w:rsidDel="00561D9D" w:rsidRDefault="00631BF4" w:rsidP="00F26652">
            <w:pPr>
              <w:tabs>
                <w:tab w:val="left" w:pos="567"/>
                <w:tab w:val="left" w:pos="1276"/>
                <w:tab w:val="left" w:pos="2127"/>
              </w:tabs>
              <w:spacing w:line="240" w:lineRule="auto"/>
              <w:jc w:val="center"/>
              <w:rPr>
                <w:del w:id="9298" w:author="Dr Mamadou SANOGO" w:date="2023-10-26T15:54:00Z"/>
                <w:rFonts w:asciiTheme="minorHAnsi" w:hAnsiTheme="minorHAnsi"/>
                <w:b/>
                <w:bCs/>
                <w:color w:val="FF0000"/>
                <w:sz w:val="18"/>
                <w:szCs w:val="20"/>
                <w:rPrChange w:id="9299" w:author="Dr Mamadou SANOGO" w:date="2023-10-26T15:46:00Z">
                  <w:rPr>
                    <w:del w:id="9300" w:author="Dr Mamadou SANOGO" w:date="2023-10-26T15:54:00Z"/>
                    <w:rFonts w:asciiTheme="minorHAnsi" w:hAnsiTheme="minorHAnsi"/>
                    <w:b/>
                    <w:bCs/>
                    <w:color w:val="000000" w:themeColor="text1"/>
                    <w:sz w:val="18"/>
                    <w:szCs w:val="20"/>
                  </w:rPr>
                </w:rPrChange>
              </w:rPr>
            </w:pPr>
            <w:del w:id="9301" w:author="Dr Mamadou SANOGO" w:date="2023-10-26T15:54:00Z">
              <w:r w:rsidRPr="00683B98" w:rsidDel="00561D9D">
                <w:rPr>
                  <w:rFonts w:asciiTheme="minorHAnsi" w:hAnsiTheme="minorHAnsi"/>
                  <w:b/>
                  <w:bCs/>
                  <w:color w:val="FF0000"/>
                  <w:sz w:val="18"/>
                  <w:szCs w:val="20"/>
                  <w:rPrChange w:id="9302" w:author="Dr Mamadou SANOGO" w:date="2023-10-26T15:46:00Z">
                    <w:rPr>
                      <w:rFonts w:asciiTheme="minorHAnsi" w:hAnsiTheme="minorHAnsi"/>
                      <w:b/>
                      <w:bCs/>
                      <w:color w:val="000000" w:themeColor="text1"/>
                      <w:sz w:val="18"/>
                      <w:szCs w:val="20"/>
                    </w:rPr>
                  </w:rPrChange>
                </w:rPr>
                <w:delText>par étudiant                 (en heures) CM/TD/TP/S</w:delText>
              </w:r>
            </w:del>
          </w:p>
        </w:tc>
        <w:tc>
          <w:tcPr>
            <w:tcW w:w="884" w:type="pct"/>
            <w:tcBorders>
              <w:top w:val="single" w:sz="4" w:space="0" w:color="auto"/>
              <w:left w:val="single" w:sz="4" w:space="0" w:color="auto"/>
              <w:bottom w:val="single" w:sz="4" w:space="0" w:color="auto"/>
              <w:right w:val="single" w:sz="4" w:space="0" w:color="auto"/>
            </w:tcBorders>
            <w:hideMark/>
          </w:tcPr>
          <w:p w14:paraId="64807FD5" w14:textId="759A4BFE" w:rsidR="00631BF4" w:rsidRPr="00683B98" w:rsidDel="00561D9D" w:rsidRDefault="00631BF4" w:rsidP="00F26652">
            <w:pPr>
              <w:tabs>
                <w:tab w:val="left" w:pos="567"/>
                <w:tab w:val="left" w:pos="1276"/>
                <w:tab w:val="left" w:pos="2127"/>
              </w:tabs>
              <w:spacing w:line="240" w:lineRule="auto"/>
              <w:jc w:val="center"/>
              <w:rPr>
                <w:del w:id="9303" w:author="Dr Mamadou SANOGO" w:date="2023-10-26T15:54:00Z"/>
                <w:rFonts w:asciiTheme="minorHAnsi" w:hAnsiTheme="minorHAnsi"/>
                <w:b/>
                <w:bCs/>
                <w:color w:val="FF0000"/>
                <w:sz w:val="18"/>
                <w:szCs w:val="20"/>
                <w:rPrChange w:id="9304" w:author="Dr Mamadou SANOGO" w:date="2023-10-26T15:46:00Z">
                  <w:rPr>
                    <w:del w:id="9305" w:author="Dr Mamadou SANOGO" w:date="2023-10-26T15:54:00Z"/>
                    <w:rFonts w:asciiTheme="minorHAnsi" w:hAnsiTheme="minorHAnsi"/>
                    <w:b/>
                    <w:bCs/>
                    <w:color w:val="000000" w:themeColor="text1"/>
                    <w:sz w:val="18"/>
                    <w:szCs w:val="20"/>
                  </w:rPr>
                </w:rPrChange>
              </w:rPr>
            </w:pPr>
            <w:del w:id="9306" w:author="Dr Mamadou SANOGO" w:date="2023-10-26T15:54:00Z">
              <w:r w:rsidRPr="00683B98" w:rsidDel="00561D9D">
                <w:rPr>
                  <w:rFonts w:asciiTheme="minorHAnsi" w:hAnsiTheme="minorHAnsi"/>
                  <w:b/>
                  <w:bCs/>
                  <w:color w:val="FF0000"/>
                  <w:sz w:val="18"/>
                  <w:szCs w:val="20"/>
                  <w:rPrChange w:id="9307" w:author="Dr Mamadou SANOGO" w:date="2023-10-26T15:46:00Z">
                    <w:rPr>
                      <w:rFonts w:asciiTheme="minorHAnsi" w:hAnsiTheme="minorHAnsi"/>
                      <w:b/>
                      <w:bCs/>
                      <w:color w:val="000000" w:themeColor="text1"/>
                      <w:sz w:val="18"/>
                      <w:szCs w:val="20"/>
                    </w:rPr>
                  </w:rPrChange>
                </w:rPr>
                <w:delText>Modalités d’enseignement</w:delText>
              </w:r>
            </w:del>
          </w:p>
        </w:tc>
        <w:tc>
          <w:tcPr>
            <w:tcW w:w="664" w:type="pct"/>
            <w:tcBorders>
              <w:top w:val="single" w:sz="4" w:space="0" w:color="auto"/>
              <w:left w:val="single" w:sz="4" w:space="0" w:color="auto"/>
              <w:bottom w:val="single" w:sz="4" w:space="0" w:color="auto"/>
              <w:right w:val="single" w:sz="4" w:space="0" w:color="auto"/>
            </w:tcBorders>
            <w:hideMark/>
          </w:tcPr>
          <w:p w14:paraId="30B4F841" w14:textId="4533D135" w:rsidR="00631BF4" w:rsidRPr="00683B98" w:rsidDel="00561D9D" w:rsidRDefault="00631BF4" w:rsidP="00F26652">
            <w:pPr>
              <w:tabs>
                <w:tab w:val="left" w:pos="567"/>
                <w:tab w:val="left" w:pos="1276"/>
                <w:tab w:val="left" w:pos="2127"/>
              </w:tabs>
              <w:spacing w:line="240" w:lineRule="auto"/>
              <w:jc w:val="center"/>
              <w:rPr>
                <w:del w:id="9308" w:author="Dr Mamadou SANOGO" w:date="2023-10-26T15:54:00Z"/>
                <w:rFonts w:asciiTheme="minorHAnsi" w:hAnsiTheme="minorHAnsi"/>
                <w:b/>
                <w:bCs/>
                <w:color w:val="FF0000"/>
                <w:sz w:val="18"/>
                <w:szCs w:val="20"/>
                <w:rPrChange w:id="9309" w:author="Dr Mamadou SANOGO" w:date="2023-10-26T15:46:00Z">
                  <w:rPr>
                    <w:del w:id="9310" w:author="Dr Mamadou SANOGO" w:date="2023-10-26T15:54:00Z"/>
                    <w:rFonts w:asciiTheme="minorHAnsi" w:hAnsiTheme="minorHAnsi"/>
                    <w:b/>
                    <w:bCs/>
                    <w:color w:val="000000" w:themeColor="text1"/>
                    <w:sz w:val="18"/>
                    <w:szCs w:val="20"/>
                  </w:rPr>
                </w:rPrChange>
              </w:rPr>
            </w:pPr>
            <w:del w:id="9311" w:author="Dr Mamadou SANOGO" w:date="2023-10-26T15:54:00Z">
              <w:r w:rsidRPr="00683B98" w:rsidDel="00561D9D">
                <w:rPr>
                  <w:rFonts w:asciiTheme="minorHAnsi" w:hAnsiTheme="minorHAnsi"/>
                  <w:b/>
                  <w:bCs/>
                  <w:color w:val="FF0000"/>
                  <w:sz w:val="18"/>
                  <w:szCs w:val="20"/>
                  <w:rPrChange w:id="9312"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7EC6EF3A" w14:textId="76055605" w:rsidTr="00F26652">
        <w:trPr>
          <w:cantSplit/>
          <w:trHeight w:val="20"/>
          <w:del w:id="9313"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2BF4BD72" w14:textId="7502ABC4" w:rsidR="00631BF4" w:rsidRPr="00683B98" w:rsidDel="00561D9D" w:rsidRDefault="00631BF4" w:rsidP="00F26652">
            <w:pPr>
              <w:spacing w:line="240" w:lineRule="auto"/>
              <w:rPr>
                <w:del w:id="9314" w:author="Dr Mamadou SANOGO" w:date="2023-10-26T15:54:00Z"/>
                <w:rFonts w:asciiTheme="minorHAnsi" w:hAnsiTheme="minorHAnsi"/>
                <w:b/>
                <w:color w:val="FF0000"/>
                <w:sz w:val="20"/>
                <w:szCs w:val="20"/>
                <w:rPrChange w:id="9315" w:author="Dr Mamadou SANOGO" w:date="2023-10-26T15:46:00Z">
                  <w:rPr>
                    <w:del w:id="9316" w:author="Dr Mamadou SANOGO" w:date="2023-10-26T15:54:00Z"/>
                    <w:rFonts w:asciiTheme="minorHAnsi" w:hAnsiTheme="minorHAnsi"/>
                    <w:b/>
                    <w:color w:val="000000" w:themeColor="text1"/>
                    <w:sz w:val="20"/>
                    <w:szCs w:val="20"/>
                  </w:rPr>
                </w:rPrChange>
              </w:rPr>
            </w:pPr>
            <w:del w:id="9317" w:author="Dr Mamadou SANOGO" w:date="2023-10-26T15:54:00Z">
              <w:r w:rsidRPr="00683B98" w:rsidDel="00561D9D">
                <w:rPr>
                  <w:rFonts w:asciiTheme="minorHAnsi" w:hAnsiTheme="minorHAnsi"/>
                  <w:b/>
                  <w:bCs/>
                  <w:color w:val="FF0000"/>
                  <w:sz w:val="20"/>
                  <w:szCs w:val="20"/>
                  <w:rPrChange w:id="9318" w:author="Dr Mamadou SANOGO" w:date="2023-10-26T15:46:00Z">
                    <w:rPr>
                      <w:rFonts w:asciiTheme="minorHAnsi" w:hAnsiTheme="minorHAnsi"/>
                      <w:b/>
                      <w:bCs/>
                      <w:color w:val="000000" w:themeColor="text1"/>
                      <w:sz w:val="20"/>
                      <w:szCs w:val="20"/>
                    </w:rPr>
                  </w:rPrChange>
                </w:rPr>
                <w:delText>FTE2301</w:delText>
              </w:r>
            </w:del>
          </w:p>
          <w:p w14:paraId="67149015" w14:textId="2F769304" w:rsidR="00631BF4" w:rsidRPr="00683B98" w:rsidDel="00561D9D" w:rsidRDefault="00631BF4" w:rsidP="00F26652">
            <w:pPr>
              <w:spacing w:line="240" w:lineRule="auto"/>
              <w:rPr>
                <w:del w:id="9319" w:author="Dr Mamadou SANOGO" w:date="2023-10-26T15:54:00Z"/>
                <w:rFonts w:asciiTheme="minorHAnsi" w:hAnsiTheme="minorHAnsi"/>
                <w:b/>
                <w:color w:val="FF0000"/>
                <w:sz w:val="20"/>
                <w:szCs w:val="20"/>
                <w:rPrChange w:id="9320" w:author="Dr Mamadou SANOGO" w:date="2023-10-26T15:46:00Z">
                  <w:rPr>
                    <w:del w:id="9321" w:author="Dr Mamadou SANOGO" w:date="2023-10-26T15:54:00Z"/>
                    <w:rFonts w:asciiTheme="minorHAnsi" w:hAnsiTheme="minorHAnsi"/>
                    <w:b/>
                    <w:color w:val="000000" w:themeColor="text1"/>
                    <w:sz w:val="20"/>
                    <w:szCs w:val="20"/>
                  </w:rPr>
                </w:rPrChange>
              </w:rPr>
            </w:pPr>
            <w:del w:id="9322" w:author="Dr Mamadou SANOGO" w:date="2023-10-26T15:54:00Z">
              <w:r w:rsidRPr="00683B98" w:rsidDel="00561D9D">
                <w:rPr>
                  <w:rFonts w:asciiTheme="minorHAnsi" w:hAnsiTheme="minorHAnsi"/>
                  <w:b/>
                  <w:color w:val="FF0000"/>
                  <w:sz w:val="20"/>
                  <w:szCs w:val="20"/>
                  <w:rPrChange w:id="9323" w:author="Dr Mamadou SANOGO" w:date="2023-10-26T15:46:00Z">
                    <w:rPr>
                      <w:rFonts w:asciiTheme="minorHAnsi" w:hAnsiTheme="minorHAnsi"/>
                      <w:b/>
                      <w:color w:val="000000" w:themeColor="text1"/>
                      <w:sz w:val="20"/>
                      <w:szCs w:val="20"/>
                    </w:rPr>
                  </w:rPrChange>
                </w:rPr>
                <w:delText xml:space="preserve">Fonction de travail de l’épidémiologiste </w:delText>
              </w:r>
            </w:del>
          </w:p>
        </w:tc>
        <w:tc>
          <w:tcPr>
            <w:tcW w:w="266" w:type="pct"/>
            <w:vMerge w:val="restart"/>
            <w:tcBorders>
              <w:top w:val="single" w:sz="4" w:space="0" w:color="auto"/>
              <w:left w:val="single" w:sz="4" w:space="0" w:color="auto"/>
              <w:right w:val="single" w:sz="4" w:space="0" w:color="auto"/>
            </w:tcBorders>
            <w:vAlign w:val="center"/>
          </w:tcPr>
          <w:p w14:paraId="1AE87562" w14:textId="676B91EA" w:rsidR="00631BF4" w:rsidRPr="00683B98" w:rsidDel="00561D9D" w:rsidRDefault="00631BF4" w:rsidP="00F26652">
            <w:pPr>
              <w:spacing w:line="240" w:lineRule="auto"/>
              <w:jc w:val="center"/>
              <w:rPr>
                <w:del w:id="9324" w:author="Dr Mamadou SANOGO" w:date="2023-10-26T15:54:00Z"/>
                <w:rFonts w:asciiTheme="minorHAnsi" w:hAnsiTheme="minorHAnsi"/>
                <w:b/>
                <w:color w:val="FF0000"/>
                <w:sz w:val="20"/>
                <w:szCs w:val="20"/>
                <w:rPrChange w:id="9325" w:author="Dr Mamadou SANOGO" w:date="2023-10-26T15:46:00Z">
                  <w:rPr>
                    <w:del w:id="9326" w:author="Dr Mamadou SANOGO" w:date="2023-10-26T15:54:00Z"/>
                    <w:rFonts w:asciiTheme="minorHAnsi" w:hAnsiTheme="minorHAnsi"/>
                    <w:b/>
                    <w:color w:val="000000" w:themeColor="text1"/>
                    <w:sz w:val="20"/>
                    <w:szCs w:val="20"/>
                  </w:rPr>
                </w:rPrChange>
              </w:rPr>
            </w:pPr>
            <w:del w:id="9327" w:author="Dr Mamadou SANOGO" w:date="2023-10-26T15:54:00Z">
              <w:r w:rsidRPr="00683B98" w:rsidDel="00561D9D">
                <w:rPr>
                  <w:rFonts w:asciiTheme="minorHAnsi" w:hAnsiTheme="minorHAnsi"/>
                  <w:b/>
                  <w:color w:val="FF0000"/>
                  <w:sz w:val="20"/>
                  <w:szCs w:val="20"/>
                  <w:rPrChange w:id="9328" w:author="Dr Mamadou SANOGO" w:date="2023-10-26T15:46:00Z">
                    <w:rPr>
                      <w:rFonts w:asciiTheme="minorHAnsi" w:hAnsiTheme="minorHAnsi"/>
                      <w:b/>
                      <w:color w:val="000000" w:themeColor="text1"/>
                      <w:sz w:val="20"/>
                      <w:szCs w:val="20"/>
                    </w:rPr>
                  </w:rPrChange>
                </w:rPr>
                <w:delText>2</w:delText>
              </w:r>
            </w:del>
          </w:p>
        </w:tc>
        <w:tc>
          <w:tcPr>
            <w:tcW w:w="836" w:type="pct"/>
            <w:vMerge w:val="restart"/>
            <w:tcBorders>
              <w:top w:val="single" w:sz="4" w:space="0" w:color="auto"/>
              <w:left w:val="single" w:sz="4" w:space="0" w:color="auto"/>
              <w:right w:val="single" w:sz="4" w:space="0" w:color="auto"/>
            </w:tcBorders>
            <w:vAlign w:val="center"/>
          </w:tcPr>
          <w:p w14:paraId="62EBFED3" w14:textId="66CD1ABE" w:rsidR="00631BF4" w:rsidRPr="00683B98" w:rsidDel="00561D9D" w:rsidRDefault="00631BF4" w:rsidP="00F26652">
            <w:pPr>
              <w:tabs>
                <w:tab w:val="left" w:pos="567"/>
                <w:tab w:val="left" w:pos="1276"/>
                <w:tab w:val="left" w:pos="2127"/>
              </w:tabs>
              <w:spacing w:line="240" w:lineRule="auto"/>
              <w:rPr>
                <w:del w:id="9329" w:author="Dr Mamadou SANOGO" w:date="2023-10-26T15:54:00Z"/>
                <w:rFonts w:asciiTheme="minorHAnsi" w:hAnsiTheme="minorHAnsi"/>
                <w:bCs/>
                <w:color w:val="FF0000"/>
                <w:sz w:val="20"/>
                <w:szCs w:val="20"/>
                <w:rPrChange w:id="9330" w:author="Dr Mamadou SANOGO" w:date="2023-10-26T15:46:00Z">
                  <w:rPr>
                    <w:del w:id="9331" w:author="Dr Mamadou SANOGO" w:date="2023-10-26T15:54:00Z"/>
                    <w:rFonts w:asciiTheme="minorHAnsi" w:hAnsiTheme="minorHAnsi"/>
                    <w:bCs/>
                    <w:color w:val="000000" w:themeColor="text1"/>
                    <w:sz w:val="20"/>
                    <w:szCs w:val="20"/>
                  </w:rPr>
                </w:rPrChange>
              </w:rPr>
            </w:pPr>
            <w:del w:id="9332" w:author="Dr Mamadou SANOGO" w:date="2023-10-26T15:54:00Z">
              <w:r w:rsidRPr="00683B98" w:rsidDel="00561D9D">
                <w:rPr>
                  <w:rFonts w:asciiTheme="minorHAnsi" w:hAnsiTheme="minorHAnsi"/>
                  <w:bCs/>
                  <w:color w:val="FF0000"/>
                  <w:sz w:val="20"/>
                  <w:szCs w:val="20"/>
                  <w:rPrChange w:id="9333" w:author="Dr Mamadou SANOGO" w:date="2023-10-26T15:46:00Z">
                    <w:rPr>
                      <w:rFonts w:asciiTheme="minorHAnsi" w:hAnsiTheme="minorHAnsi"/>
                      <w:bCs/>
                      <w:color w:val="000000" w:themeColor="text1"/>
                      <w:sz w:val="20"/>
                      <w:szCs w:val="20"/>
                    </w:rPr>
                  </w:rPrChange>
                </w:rPr>
                <w:delText>Maitriser la politique nationale en matière santé publique/épidémiologie ;Maîtriser la législation en matière de santé publique /épidémiologie ;Décrire la fonction de l’épidémiologiste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29BD6C5" w14:textId="1335A6CE" w:rsidR="00631BF4" w:rsidRPr="00683B98" w:rsidDel="00561D9D" w:rsidRDefault="00631BF4" w:rsidP="00F26652">
            <w:pPr>
              <w:tabs>
                <w:tab w:val="left" w:pos="567"/>
                <w:tab w:val="left" w:pos="1276"/>
                <w:tab w:val="left" w:pos="2127"/>
              </w:tabs>
              <w:spacing w:line="240" w:lineRule="auto"/>
              <w:rPr>
                <w:del w:id="9334" w:author="Dr Mamadou SANOGO" w:date="2023-10-26T15:54:00Z"/>
                <w:rFonts w:asciiTheme="minorHAnsi" w:hAnsiTheme="minorHAnsi"/>
                <w:bCs/>
                <w:color w:val="FF0000"/>
                <w:sz w:val="20"/>
                <w:szCs w:val="20"/>
                <w:rPrChange w:id="9335" w:author="Dr Mamadou SANOGO" w:date="2023-10-26T15:46:00Z">
                  <w:rPr>
                    <w:del w:id="9336" w:author="Dr Mamadou SANOGO" w:date="2023-10-26T15:54:00Z"/>
                    <w:rFonts w:asciiTheme="minorHAnsi" w:hAnsiTheme="minorHAnsi"/>
                    <w:bCs/>
                    <w:color w:val="000000" w:themeColor="text1"/>
                    <w:sz w:val="20"/>
                    <w:szCs w:val="20"/>
                  </w:rPr>
                </w:rPrChange>
              </w:rPr>
            </w:pPr>
            <w:del w:id="9337" w:author="Dr Mamadou SANOGO" w:date="2023-10-26T15:54:00Z">
              <w:r w:rsidRPr="00683B98" w:rsidDel="00561D9D">
                <w:rPr>
                  <w:rFonts w:asciiTheme="minorHAnsi" w:hAnsiTheme="minorHAnsi"/>
                  <w:bCs/>
                  <w:color w:val="FF0000"/>
                  <w:sz w:val="20"/>
                  <w:szCs w:val="20"/>
                  <w:rPrChange w:id="9338" w:author="Dr Mamadou SANOGO" w:date="2023-10-26T15:46:00Z">
                    <w:rPr>
                      <w:rFonts w:asciiTheme="minorHAnsi" w:hAnsiTheme="minorHAnsi"/>
                      <w:bCs/>
                      <w:color w:val="000000" w:themeColor="text1"/>
                      <w:sz w:val="20"/>
                      <w:szCs w:val="20"/>
                    </w:rPr>
                  </w:rPrChange>
                </w:rPr>
                <w:delText>Conditions d'exercice et tâches de l’épidémiologiste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F8B0F8A" w14:textId="7CE4479E" w:rsidR="00631BF4" w:rsidRPr="00683B98" w:rsidDel="00561D9D" w:rsidRDefault="00631BF4" w:rsidP="00F26652">
            <w:pPr>
              <w:tabs>
                <w:tab w:val="left" w:pos="567"/>
                <w:tab w:val="left" w:pos="1276"/>
                <w:tab w:val="left" w:pos="2127"/>
              </w:tabs>
              <w:spacing w:line="240" w:lineRule="auto"/>
              <w:jc w:val="center"/>
              <w:rPr>
                <w:del w:id="9339" w:author="Dr Mamadou SANOGO" w:date="2023-10-26T15:54:00Z"/>
                <w:rFonts w:asciiTheme="minorHAnsi" w:hAnsiTheme="minorHAnsi"/>
                <w:bCs/>
                <w:color w:val="FF0000"/>
                <w:sz w:val="20"/>
                <w:szCs w:val="20"/>
                <w:rPrChange w:id="9340" w:author="Dr Mamadou SANOGO" w:date="2023-10-26T15:46:00Z">
                  <w:rPr>
                    <w:del w:id="9341" w:author="Dr Mamadou SANOGO" w:date="2023-10-26T15:54:00Z"/>
                    <w:rFonts w:asciiTheme="minorHAnsi" w:hAnsiTheme="minorHAnsi"/>
                    <w:bCs/>
                    <w:color w:val="000000" w:themeColor="text1"/>
                    <w:sz w:val="20"/>
                    <w:szCs w:val="20"/>
                  </w:rPr>
                </w:rPrChange>
              </w:rPr>
            </w:pPr>
            <w:del w:id="9342" w:author="Dr Mamadou SANOGO" w:date="2023-10-26T15:54:00Z">
              <w:r w:rsidRPr="00683B98" w:rsidDel="00561D9D">
                <w:rPr>
                  <w:rFonts w:asciiTheme="minorHAnsi" w:hAnsiTheme="minorHAnsi"/>
                  <w:bCs/>
                  <w:color w:val="FF0000"/>
                  <w:sz w:val="20"/>
                  <w:szCs w:val="20"/>
                  <w:rPrChange w:id="9343"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14E02862" w14:textId="7A415850" w:rsidR="00631BF4" w:rsidRPr="00683B98" w:rsidDel="00561D9D" w:rsidRDefault="00631BF4" w:rsidP="00F26652">
            <w:pPr>
              <w:tabs>
                <w:tab w:val="left" w:pos="567"/>
                <w:tab w:val="left" w:pos="1276"/>
                <w:tab w:val="left" w:pos="2127"/>
              </w:tabs>
              <w:spacing w:line="240" w:lineRule="auto"/>
              <w:jc w:val="center"/>
              <w:rPr>
                <w:del w:id="9344" w:author="Dr Mamadou SANOGO" w:date="2023-10-26T15:54:00Z"/>
                <w:rFonts w:asciiTheme="minorHAnsi" w:hAnsiTheme="minorHAnsi"/>
                <w:bCs/>
                <w:color w:val="FF0000"/>
                <w:sz w:val="20"/>
                <w:szCs w:val="20"/>
                <w:rPrChange w:id="9345" w:author="Dr Mamadou SANOGO" w:date="2023-10-26T15:46:00Z">
                  <w:rPr>
                    <w:del w:id="9346" w:author="Dr Mamadou SANOGO" w:date="2023-10-26T15:54:00Z"/>
                    <w:rFonts w:asciiTheme="minorHAnsi" w:hAnsiTheme="minorHAnsi"/>
                    <w:bCs/>
                    <w:color w:val="000000" w:themeColor="text1"/>
                    <w:sz w:val="20"/>
                    <w:szCs w:val="20"/>
                  </w:rPr>
                </w:rPrChange>
              </w:rPr>
            </w:pPr>
            <w:del w:id="9347" w:author="Dr Mamadou SANOGO" w:date="2023-10-26T15:54:00Z">
              <w:r w:rsidRPr="00683B98" w:rsidDel="00561D9D">
                <w:rPr>
                  <w:rFonts w:asciiTheme="minorHAnsi" w:hAnsiTheme="minorHAnsi"/>
                  <w:bCs/>
                  <w:color w:val="FF0000"/>
                  <w:sz w:val="20"/>
                  <w:szCs w:val="20"/>
                  <w:rPrChange w:id="9348" w:author="Dr Mamadou SANOGO" w:date="2023-10-26T15:46:00Z">
                    <w:rPr>
                      <w:rFonts w:asciiTheme="minorHAnsi" w:hAnsiTheme="minorHAnsi"/>
                      <w:bCs/>
                      <w:color w:val="000000" w:themeColor="text1"/>
                      <w:sz w:val="20"/>
                      <w:szCs w:val="20"/>
                    </w:rPr>
                  </w:rPrChange>
                </w:rPr>
                <w:delText>40/00/00/00</w:delText>
              </w:r>
            </w:del>
          </w:p>
        </w:tc>
        <w:tc>
          <w:tcPr>
            <w:tcW w:w="884" w:type="pct"/>
            <w:vMerge w:val="restart"/>
            <w:tcBorders>
              <w:top w:val="single" w:sz="4" w:space="0" w:color="auto"/>
              <w:left w:val="single" w:sz="4" w:space="0" w:color="auto"/>
              <w:right w:val="single" w:sz="4" w:space="0" w:color="auto"/>
            </w:tcBorders>
            <w:vAlign w:val="center"/>
            <w:hideMark/>
          </w:tcPr>
          <w:p w14:paraId="7679E5D4" w14:textId="099ABF13" w:rsidR="00631BF4" w:rsidRPr="00683B98" w:rsidDel="00561D9D" w:rsidRDefault="00631BF4" w:rsidP="00F26652">
            <w:pPr>
              <w:spacing w:line="240" w:lineRule="auto"/>
              <w:rPr>
                <w:del w:id="9349" w:author="Dr Mamadou SANOGO" w:date="2023-10-26T15:54:00Z"/>
                <w:color w:val="FF0000"/>
                <w:sz w:val="20"/>
                <w:szCs w:val="20"/>
                <w:rPrChange w:id="9350" w:author="Dr Mamadou SANOGO" w:date="2023-10-26T15:46:00Z">
                  <w:rPr>
                    <w:del w:id="9351" w:author="Dr Mamadou SANOGO" w:date="2023-10-26T15:54:00Z"/>
                    <w:sz w:val="20"/>
                    <w:szCs w:val="20"/>
                  </w:rPr>
                </w:rPrChange>
              </w:rPr>
            </w:pPr>
            <w:del w:id="9352" w:author="Dr Mamadou SANOGO" w:date="2023-10-26T15:54:00Z">
              <w:r w:rsidRPr="00683B98" w:rsidDel="00561D9D">
                <w:rPr>
                  <w:rFonts w:asciiTheme="minorHAnsi" w:hAnsiTheme="minorHAnsi"/>
                  <w:bCs/>
                  <w:i/>
                  <w:color w:val="FF0000"/>
                  <w:sz w:val="20"/>
                  <w:szCs w:val="20"/>
                  <w:rPrChange w:id="9353" w:author="Dr Mamadou SANOGO" w:date="2023-10-26T15:46:00Z">
                    <w:rPr>
                      <w:rFonts w:asciiTheme="minorHAnsi" w:hAnsiTheme="minorHAnsi"/>
                      <w:bCs/>
                      <w:i/>
                      <w:color w:val="000000" w:themeColor="text1"/>
                      <w:sz w:val="20"/>
                      <w:szCs w:val="20"/>
                    </w:rPr>
                  </w:rPrChange>
                </w:rPr>
                <w:delText>Cours magistral,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D72F8FE" w14:textId="0A623E86" w:rsidR="00631BF4" w:rsidRPr="00683B98" w:rsidDel="00561D9D" w:rsidRDefault="00631BF4" w:rsidP="00F26652">
            <w:pPr>
              <w:spacing w:line="240" w:lineRule="auto"/>
              <w:rPr>
                <w:del w:id="9354" w:author="Dr Mamadou SANOGO" w:date="2023-10-26T15:54:00Z"/>
                <w:color w:val="FF0000"/>
                <w:sz w:val="20"/>
                <w:szCs w:val="20"/>
                <w:rPrChange w:id="9355" w:author="Dr Mamadou SANOGO" w:date="2023-10-26T15:46:00Z">
                  <w:rPr>
                    <w:del w:id="9356" w:author="Dr Mamadou SANOGO" w:date="2023-10-26T15:54:00Z"/>
                    <w:sz w:val="20"/>
                    <w:szCs w:val="20"/>
                  </w:rPr>
                </w:rPrChange>
              </w:rPr>
            </w:pPr>
            <w:del w:id="9357" w:author="Dr Mamadou SANOGO" w:date="2023-10-26T15:54:00Z">
              <w:r w:rsidRPr="00683B98" w:rsidDel="00561D9D">
                <w:rPr>
                  <w:rFonts w:asciiTheme="minorHAnsi" w:hAnsiTheme="minorHAnsi"/>
                  <w:bCs/>
                  <w:i/>
                  <w:color w:val="FF0000"/>
                  <w:sz w:val="20"/>
                  <w:szCs w:val="20"/>
                  <w:rPrChange w:id="935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9310C6" w14:textId="104EEC54" w:rsidTr="00F26652">
        <w:trPr>
          <w:cantSplit/>
          <w:trHeight w:val="1028"/>
          <w:del w:id="9359" w:author="Dr Mamadou SANOGO" w:date="2023-10-26T15:54:00Z"/>
        </w:trPr>
        <w:tc>
          <w:tcPr>
            <w:tcW w:w="797" w:type="pct"/>
            <w:vMerge/>
            <w:tcBorders>
              <w:left w:val="single" w:sz="4" w:space="0" w:color="auto"/>
              <w:right w:val="single" w:sz="4" w:space="0" w:color="auto"/>
            </w:tcBorders>
            <w:vAlign w:val="center"/>
            <w:hideMark/>
          </w:tcPr>
          <w:p w14:paraId="30D484CC" w14:textId="45C1F8A0" w:rsidR="00631BF4" w:rsidRPr="00683B98" w:rsidDel="00561D9D" w:rsidRDefault="00631BF4" w:rsidP="00F26652">
            <w:pPr>
              <w:spacing w:line="240" w:lineRule="auto"/>
              <w:rPr>
                <w:del w:id="9360" w:author="Dr Mamadou SANOGO" w:date="2023-10-26T15:54:00Z"/>
                <w:rFonts w:asciiTheme="minorHAnsi" w:hAnsiTheme="minorHAnsi"/>
                <w:b/>
                <w:color w:val="FF0000"/>
                <w:sz w:val="20"/>
                <w:szCs w:val="20"/>
                <w:rPrChange w:id="9361" w:author="Dr Mamadou SANOGO" w:date="2023-10-26T15:46:00Z">
                  <w:rPr>
                    <w:del w:id="936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63F76258" w14:textId="3D6BE0E0" w:rsidR="00631BF4" w:rsidRPr="00683B98" w:rsidDel="00561D9D" w:rsidRDefault="00631BF4" w:rsidP="00F26652">
            <w:pPr>
              <w:spacing w:line="240" w:lineRule="auto"/>
              <w:jc w:val="center"/>
              <w:rPr>
                <w:del w:id="9363" w:author="Dr Mamadou SANOGO" w:date="2023-10-26T15:54:00Z"/>
                <w:rFonts w:asciiTheme="minorHAnsi" w:hAnsiTheme="minorHAnsi"/>
                <w:b/>
                <w:color w:val="FF0000"/>
                <w:sz w:val="20"/>
                <w:szCs w:val="20"/>
                <w:rPrChange w:id="9364" w:author="Dr Mamadou SANOGO" w:date="2023-10-26T15:46:00Z">
                  <w:rPr>
                    <w:del w:id="936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2484BAD0" w14:textId="6E9EC78A" w:rsidR="00631BF4" w:rsidRPr="00683B98" w:rsidDel="00561D9D" w:rsidRDefault="00631BF4" w:rsidP="00F26652">
            <w:pPr>
              <w:tabs>
                <w:tab w:val="left" w:pos="567"/>
                <w:tab w:val="left" w:pos="1276"/>
                <w:tab w:val="left" w:pos="2127"/>
              </w:tabs>
              <w:spacing w:line="240" w:lineRule="auto"/>
              <w:rPr>
                <w:del w:id="9366" w:author="Dr Mamadou SANOGO" w:date="2023-10-26T15:54:00Z"/>
                <w:rFonts w:asciiTheme="minorHAnsi" w:hAnsiTheme="minorHAnsi"/>
                <w:bCs/>
                <w:color w:val="FF0000"/>
                <w:sz w:val="20"/>
                <w:szCs w:val="20"/>
                <w:rPrChange w:id="9367" w:author="Dr Mamadou SANOGO" w:date="2023-10-26T15:46:00Z">
                  <w:rPr>
                    <w:del w:id="9368"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12FF862C" w14:textId="0218717E" w:rsidR="00631BF4" w:rsidRPr="00683B98" w:rsidDel="00561D9D" w:rsidRDefault="00631BF4" w:rsidP="00F26652">
            <w:pPr>
              <w:tabs>
                <w:tab w:val="left" w:pos="567"/>
                <w:tab w:val="left" w:pos="1276"/>
                <w:tab w:val="left" w:pos="2127"/>
              </w:tabs>
              <w:spacing w:line="240" w:lineRule="auto"/>
              <w:rPr>
                <w:del w:id="9369" w:author="Dr Mamadou SANOGO" w:date="2023-10-26T15:54:00Z"/>
                <w:rFonts w:asciiTheme="minorHAnsi" w:hAnsiTheme="minorHAnsi"/>
                <w:bCs/>
                <w:color w:val="FF0000"/>
                <w:sz w:val="20"/>
                <w:szCs w:val="20"/>
                <w:rPrChange w:id="9370" w:author="Dr Mamadou SANOGO" w:date="2023-10-26T15:46:00Z">
                  <w:rPr>
                    <w:del w:id="9371" w:author="Dr Mamadou SANOGO" w:date="2023-10-26T15:54:00Z"/>
                    <w:rFonts w:asciiTheme="minorHAnsi" w:hAnsiTheme="minorHAnsi"/>
                    <w:bCs/>
                    <w:color w:val="000000" w:themeColor="text1"/>
                    <w:sz w:val="20"/>
                    <w:szCs w:val="20"/>
                  </w:rPr>
                </w:rPrChange>
              </w:rPr>
            </w:pPr>
            <w:del w:id="9372" w:author="Dr Mamadou SANOGO" w:date="2023-10-26T15:54:00Z">
              <w:r w:rsidRPr="00683B98" w:rsidDel="00561D9D">
                <w:rPr>
                  <w:rFonts w:asciiTheme="minorHAnsi" w:hAnsiTheme="minorHAnsi"/>
                  <w:bCs/>
                  <w:color w:val="FF0000"/>
                  <w:sz w:val="20"/>
                  <w:szCs w:val="20"/>
                  <w:rPrChange w:id="9373" w:author="Dr Mamadou SANOGO" w:date="2023-10-26T15:46:00Z">
                    <w:rPr>
                      <w:rFonts w:asciiTheme="minorHAnsi" w:hAnsiTheme="minorHAnsi"/>
                      <w:bCs/>
                      <w:color w:val="000000" w:themeColor="text1"/>
                      <w:sz w:val="20"/>
                      <w:szCs w:val="20"/>
                    </w:rPr>
                  </w:rPrChange>
                </w:rPr>
                <w:delText xml:space="preserve">Législation, habiletés et comportements nécessaires à l'exercice de la fonction d’épidémiologiste </w:delText>
              </w:r>
            </w:del>
          </w:p>
        </w:tc>
        <w:tc>
          <w:tcPr>
            <w:tcW w:w="305" w:type="pct"/>
            <w:tcBorders>
              <w:top w:val="single" w:sz="4" w:space="0" w:color="auto"/>
              <w:left w:val="single" w:sz="4" w:space="0" w:color="auto"/>
              <w:right w:val="single" w:sz="4" w:space="0" w:color="auto"/>
            </w:tcBorders>
            <w:vAlign w:val="center"/>
          </w:tcPr>
          <w:p w14:paraId="6FCAF9D5" w14:textId="2798886A" w:rsidR="00631BF4" w:rsidRPr="00683B98" w:rsidDel="00561D9D" w:rsidRDefault="00631BF4" w:rsidP="00F26652">
            <w:pPr>
              <w:tabs>
                <w:tab w:val="left" w:pos="567"/>
                <w:tab w:val="left" w:pos="1276"/>
                <w:tab w:val="left" w:pos="2127"/>
              </w:tabs>
              <w:spacing w:line="240" w:lineRule="auto"/>
              <w:jc w:val="center"/>
              <w:rPr>
                <w:del w:id="9374" w:author="Dr Mamadou SANOGO" w:date="2023-10-26T15:54:00Z"/>
                <w:rFonts w:asciiTheme="minorHAnsi" w:hAnsiTheme="minorHAnsi"/>
                <w:bCs/>
                <w:color w:val="FF0000"/>
                <w:sz w:val="20"/>
                <w:szCs w:val="20"/>
                <w:rPrChange w:id="9375" w:author="Dr Mamadou SANOGO" w:date="2023-10-26T15:46:00Z">
                  <w:rPr>
                    <w:del w:id="9376" w:author="Dr Mamadou SANOGO" w:date="2023-10-26T15:54:00Z"/>
                    <w:rFonts w:asciiTheme="minorHAnsi" w:hAnsiTheme="minorHAnsi"/>
                    <w:bCs/>
                    <w:color w:val="000000" w:themeColor="text1"/>
                    <w:sz w:val="20"/>
                    <w:szCs w:val="20"/>
                  </w:rPr>
                </w:rPrChange>
              </w:rPr>
            </w:pPr>
            <w:del w:id="9377" w:author="Dr Mamadou SANOGO" w:date="2023-10-26T15:54:00Z">
              <w:r w:rsidRPr="00683B98" w:rsidDel="00561D9D">
                <w:rPr>
                  <w:rFonts w:asciiTheme="minorHAnsi" w:hAnsiTheme="minorHAnsi"/>
                  <w:bCs/>
                  <w:color w:val="FF0000"/>
                  <w:sz w:val="20"/>
                  <w:szCs w:val="20"/>
                  <w:rPrChange w:id="937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58DF54E4" w14:textId="21B613B7" w:rsidR="00631BF4" w:rsidRPr="00683B98" w:rsidDel="00561D9D" w:rsidRDefault="00631BF4" w:rsidP="00F26652">
            <w:pPr>
              <w:tabs>
                <w:tab w:val="left" w:pos="567"/>
                <w:tab w:val="left" w:pos="1276"/>
                <w:tab w:val="left" w:pos="2127"/>
              </w:tabs>
              <w:spacing w:line="240" w:lineRule="auto"/>
              <w:jc w:val="center"/>
              <w:rPr>
                <w:del w:id="9379" w:author="Dr Mamadou SANOGO" w:date="2023-10-26T15:54:00Z"/>
                <w:rFonts w:asciiTheme="minorHAnsi" w:hAnsiTheme="minorHAnsi"/>
                <w:bCs/>
                <w:color w:val="FF0000"/>
                <w:sz w:val="20"/>
                <w:szCs w:val="20"/>
                <w:rPrChange w:id="9380" w:author="Dr Mamadou SANOGO" w:date="2023-10-26T15:46:00Z">
                  <w:rPr>
                    <w:del w:id="9381"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0AC89A0E" w14:textId="611F18B6" w:rsidR="00631BF4" w:rsidRPr="00683B98" w:rsidDel="00561D9D" w:rsidRDefault="00631BF4" w:rsidP="00F26652">
            <w:pPr>
              <w:tabs>
                <w:tab w:val="left" w:pos="567"/>
                <w:tab w:val="left" w:pos="1276"/>
                <w:tab w:val="left" w:pos="2127"/>
              </w:tabs>
              <w:spacing w:line="240" w:lineRule="auto"/>
              <w:rPr>
                <w:del w:id="9382" w:author="Dr Mamadou SANOGO" w:date="2023-10-26T15:54:00Z"/>
                <w:rFonts w:asciiTheme="minorHAnsi" w:hAnsiTheme="minorHAnsi"/>
                <w:bCs/>
                <w:i/>
                <w:color w:val="FF0000"/>
                <w:sz w:val="20"/>
                <w:szCs w:val="20"/>
                <w:rPrChange w:id="9383" w:author="Dr Mamadou SANOGO" w:date="2023-10-26T15:46:00Z">
                  <w:rPr>
                    <w:del w:id="9384"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4CCABBCA" w14:textId="0103F808" w:rsidR="00631BF4" w:rsidRPr="00683B98" w:rsidDel="00561D9D" w:rsidRDefault="00631BF4" w:rsidP="00F26652">
            <w:pPr>
              <w:tabs>
                <w:tab w:val="left" w:pos="567"/>
                <w:tab w:val="left" w:pos="1276"/>
                <w:tab w:val="left" w:pos="2127"/>
              </w:tabs>
              <w:spacing w:line="240" w:lineRule="auto"/>
              <w:rPr>
                <w:del w:id="9385" w:author="Dr Mamadou SANOGO" w:date="2023-10-26T15:54:00Z"/>
                <w:rFonts w:asciiTheme="minorHAnsi" w:hAnsiTheme="minorHAnsi"/>
                <w:bCs/>
                <w:i/>
                <w:color w:val="FF0000"/>
                <w:sz w:val="20"/>
                <w:szCs w:val="20"/>
                <w:rPrChange w:id="9386" w:author="Dr Mamadou SANOGO" w:date="2023-10-26T15:46:00Z">
                  <w:rPr>
                    <w:del w:id="9387" w:author="Dr Mamadou SANOGO" w:date="2023-10-26T15:54:00Z"/>
                    <w:rFonts w:asciiTheme="minorHAnsi" w:hAnsiTheme="minorHAnsi"/>
                    <w:bCs/>
                    <w:i/>
                    <w:color w:val="000000" w:themeColor="text1"/>
                    <w:sz w:val="20"/>
                    <w:szCs w:val="20"/>
                  </w:rPr>
                </w:rPrChange>
              </w:rPr>
            </w:pPr>
          </w:p>
        </w:tc>
      </w:tr>
      <w:tr w:rsidR="00683B98" w:rsidRPr="00683B98" w:rsidDel="00561D9D" w14:paraId="6D20ED4B" w14:textId="7BF3E759" w:rsidTr="00F26652">
        <w:trPr>
          <w:cantSplit/>
          <w:trHeight w:val="20"/>
          <w:del w:id="9388"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CF72DFB" w14:textId="5A7CFDAB" w:rsidR="00631BF4" w:rsidRPr="00683B98" w:rsidDel="00561D9D" w:rsidRDefault="00631BF4" w:rsidP="00F26652">
            <w:pPr>
              <w:spacing w:line="240" w:lineRule="auto"/>
              <w:rPr>
                <w:del w:id="9389" w:author="Dr Mamadou SANOGO" w:date="2023-10-26T15:54:00Z"/>
                <w:rFonts w:asciiTheme="minorHAnsi" w:hAnsiTheme="minorHAnsi"/>
                <w:b/>
                <w:color w:val="FF0000"/>
                <w:sz w:val="20"/>
                <w:szCs w:val="20"/>
                <w:rPrChange w:id="9390" w:author="Dr Mamadou SANOGO" w:date="2023-10-26T15:46:00Z">
                  <w:rPr>
                    <w:del w:id="9391" w:author="Dr Mamadou SANOGO" w:date="2023-10-26T15:54:00Z"/>
                    <w:rFonts w:asciiTheme="minorHAnsi" w:hAnsiTheme="minorHAnsi"/>
                    <w:b/>
                    <w:color w:val="000000" w:themeColor="text1"/>
                    <w:sz w:val="20"/>
                    <w:szCs w:val="20"/>
                  </w:rPr>
                </w:rPrChange>
              </w:rPr>
            </w:pPr>
            <w:del w:id="9392" w:author="Dr Mamadou SANOGO" w:date="2023-10-26T15:54:00Z">
              <w:r w:rsidRPr="00683B98" w:rsidDel="00561D9D">
                <w:rPr>
                  <w:rFonts w:asciiTheme="minorHAnsi" w:hAnsiTheme="minorHAnsi"/>
                  <w:b/>
                  <w:bCs/>
                  <w:color w:val="FF0000"/>
                  <w:sz w:val="20"/>
                  <w:szCs w:val="20"/>
                  <w:rPrChange w:id="9393" w:author="Dr Mamadou SANOGO" w:date="2023-10-26T15:46:00Z">
                    <w:rPr>
                      <w:rFonts w:asciiTheme="minorHAnsi" w:hAnsiTheme="minorHAnsi"/>
                      <w:b/>
                      <w:bCs/>
                      <w:color w:val="000000" w:themeColor="text1"/>
                      <w:sz w:val="20"/>
                      <w:szCs w:val="20"/>
                    </w:rPr>
                  </w:rPrChange>
                </w:rPr>
                <w:delText>QME2302</w:delText>
              </w:r>
            </w:del>
          </w:p>
          <w:p w14:paraId="11ABDCEA" w14:textId="4837B90F" w:rsidR="00631BF4" w:rsidRPr="00683B98" w:rsidDel="00561D9D" w:rsidRDefault="00631BF4" w:rsidP="00F26652">
            <w:pPr>
              <w:spacing w:line="240" w:lineRule="auto"/>
              <w:rPr>
                <w:del w:id="9394" w:author="Dr Mamadou SANOGO" w:date="2023-10-26T15:54:00Z"/>
                <w:rFonts w:asciiTheme="minorHAnsi" w:hAnsiTheme="minorHAnsi"/>
                <w:b/>
                <w:color w:val="FF0000"/>
                <w:sz w:val="20"/>
                <w:szCs w:val="20"/>
                <w:rPrChange w:id="9395" w:author="Dr Mamadou SANOGO" w:date="2023-10-26T15:46:00Z">
                  <w:rPr>
                    <w:del w:id="9396" w:author="Dr Mamadou SANOGO" w:date="2023-10-26T15:54:00Z"/>
                    <w:rFonts w:asciiTheme="minorHAnsi" w:hAnsiTheme="minorHAnsi"/>
                    <w:b/>
                    <w:color w:val="000000" w:themeColor="text1"/>
                    <w:sz w:val="20"/>
                    <w:szCs w:val="20"/>
                  </w:rPr>
                </w:rPrChange>
              </w:rPr>
            </w:pPr>
            <w:del w:id="9397" w:author="Dr Mamadou SANOGO" w:date="2023-10-26T15:54:00Z">
              <w:r w:rsidRPr="00683B98" w:rsidDel="00561D9D">
                <w:rPr>
                  <w:rFonts w:asciiTheme="minorHAnsi" w:hAnsiTheme="minorHAnsi"/>
                  <w:b/>
                  <w:color w:val="FF0000"/>
                  <w:sz w:val="20"/>
                  <w:szCs w:val="20"/>
                  <w:rPrChange w:id="9398" w:author="Dr Mamadou SANOGO" w:date="2023-10-26T15:46:00Z">
                    <w:rPr>
                      <w:rFonts w:asciiTheme="minorHAnsi" w:hAnsiTheme="minorHAnsi"/>
                      <w:b/>
                      <w:color w:val="000000" w:themeColor="text1"/>
                      <w:sz w:val="20"/>
                      <w:szCs w:val="20"/>
                    </w:rPr>
                  </w:rPrChange>
                </w:rPr>
                <w:delText xml:space="preserve">Qualités de la mesure en épidémiologie </w:delText>
              </w:r>
            </w:del>
          </w:p>
        </w:tc>
        <w:tc>
          <w:tcPr>
            <w:tcW w:w="266" w:type="pct"/>
            <w:vMerge w:val="restart"/>
            <w:tcBorders>
              <w:top w:val="single" w:sz="4" w:space="0" w:color="auto"/>
              <w:left w:val="single" w:sz="4" w:space="0" w:color="auto"/>
              <w:right w:val="single" w:sz="4" w:space="0" w:color="auto"/>
            </w:tcBorders>
            <w:vAlign w:val="center"/>
            <w:hideMark/>
          </w:tcPr>
          <w:p w14:paraId="0946B19C" w14:textId="0C6595A2" w:rsidR="00631BF4" w:rsidRPr="00683B98" w:rsidDel="00561D9D" w:rsidRDefault="00631BF4" w:rsidP="00F26652">
            <w:pPr>
              <w:spacing w:line="240" w:lineRule="auto"/>
              <w:jc w:val="center"/>
              <w:rPr>
                <w:del w:id="9399" w:author="Dr Mamadou SANOGO" w:date="2023-10-26T15:54:00Z"/>
                <w:rFonts w:asciiTheme="minorHAnsi" w:hAnsiTheme="minorHAnsi"/>
                <w:b/>
                <w:color w:val="FF0000"/>
                <w:sz w:val="20"/>
                <w:szCs w:val="20"/>
                <w:rPrChange w:id="9400" w:author="Dr Mamadou SANOGO" w:date="2023-10-26T15:46:00Z">
                  <w:rPr>
                    <w:del w:id="9401" w:author="Dr Mamadou SANOGO" w:date="2023-10-26T15:54:00Z"/>
                    <w:rFonts w:asciiTheme="minorHAnsi" w:hAnsiTheme="minorHAnsi"/>
                    <w:b/>
                    <w:color w:val="000000" w:themeColor="text1"/>
                    <w:sz w:val="20"/>
                    <w:szCs w:val="20"/>
                  </w:rPr>
                </w:rPrChange>
              </w:rPr>
            </w:pPr>
            <w:del w:id="9402" w:author="Dr Mamadou SANOGO" w:date="2023-10-26T15:54:00Z">
              <w:r w:rsidRPr="00683B98" w:rsidDel="00561D9D">
                <w:rPr>
                  <w:rFonts w:asciiTheme="minorHAnsi" w:hAnsiTheme="minorHAnsi"/>
                  <w:b/>
                  <w:color w:val="FF0000"/>
                  <w:sz w:val="20"/>
                  <w:szCs w:val="20"/>
                  <w:rPrChange w:id="9403" w:author="Dr Mamadou SANOGO" w:date="2023-10-26T15:46:00Z">
                    <w:rPr>
                      <w:rFonts w:asciiTheme="minorHAnsi" w:hAnsiTheme="minorHAnsi"/>
                      <w:b/>
                      <w:color w:val="000000" w:themeColor="text1"/>
                      <w:sz w:val="20"/>
                      <w:szCs w:val="20"/>
                    </w:rPr>
                  </w:rPrChange>
                </w:rPr>
                <w:delText>4</w:delText>
              </w:r>
            </w:del>
          </w:p>
        </w:tc>
        <w:tc>
          <w:tcPr>
            <w:tcW w:w="836" w:type="pct"/>
            <w:vMerge w:val="restart"/>
            <w:tcBorders>
              <w:top w:val="single" w:sz="4" w:space="0" w:color="auto"/>
              <w:left w:val="single" w:sz="4" w:space="0" w:color="auto"/>
              <w:right w:val="single" w:sz="4" w:space="0" w:color="auto"/>
            </w:tcBorders>
            <w:vAlign w:val="center"/>
          </w:tcPr>
          <w:p w14:paraId="781874C7" w14:textId="5DB73109" w:rsidR="00631BF4" w:rsidRPr="00683B98" w:rsidDel="00561D9D" w:rsidRDefault="00631BF4" w:rsidP="00F26652">
            <w:pPr>
              <w:tabs>
                <w:tab w:val="left" w:pos="567"/>
                <w:tab w:val="left" w:pos="1276"/>
                <w:tab w:val="left" w:pos="2127"/>
              </w:tabs>
              <w:spacing w:line="240" w:lineRule="auto"/>
              <w:rPr>
                <w:del w:id="9404" w:author="Dr Mamadou SANOGO" w:date="2023-10-26T15:54:00Z"/>
                <w:rFonts w:asciiTheme="minorHAnsi" w:hAnsiTheme="minorHAnsi"/>
                <w:bCs/>
                <w:color w:val="FF0000"/>
                <w:sz w:val="20"/>
                <w:szCs w:val="20"/>
                <w:rPrChange w:id="9405" w:author="Dr Mamadou SANOGO" w:date="2023-10-26T15:46:00Z">
                  <w:rPr>
                    <w:del w:id="9406" w:author="Dr Mamadou SANOGO" w:date="2023-10-26T15:54:00Z"/>
                    <w:rFonts w:asciiTheme="minorHAnsi" w:hAnsiTheme="minorHAnsi"/>
                    <w:bCs/>
                    <w:color w:val="000000" w:themeColor="text1"/>
                    <w:sz w:val="20"/>
                    <w:szCs w:val="20"/>
                  </w:rPr>
                </w:rPrChange>
              </w:rPr>
            </w:pPr>
            <w:del w:id="9407" w:author="Dr Mamadou SANOGO" w:date="2023-10-26T15:54:00Z">
              <w:r w:rsidRPr="00683B98" w:rsidDel="00561D9D">
                <w:rPr>
                  <w:rFonts w:asciiTheme="minorHAnsi" w:hAnsiTheme="minorHAnsi"/>
                  <w:bCs/>
                  <w:color w:val="FF0000"/>
                  <w:sz w:val="20"/>
                  <w:szCs w:val="20"/>
                  <w:rPrChange w:id="9408" w:author="Dr Mamadou SANOGO" w:date="2023-10-26T15:46:00Z">
                    <w:rPr>
                      <w:rFonts w:asciiTheme="minorHAnsi" w:hAnsiTheme="minorHAnsi"/>
                      <w:bCs/>
                      <w:color w:val="000000" w:themeColor="text1"/>
                      <w:sz w:val="20"/>
                      <w:szCs w:val="20"/>
                    </w:rPr>
                  </w:rPrChange>
                </w:rPr>
                <w:delText>Assurer le suivi des tendances des maladies ; Assurer la gestion d’une épidémie</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5D44DE97" w14:textId="7B8B9820" w:rsidR="00631BF4" w:rsidRPr="00683B98" w:rsidDel="00561D9D" w:rsidRDefault="00631BF4" w:rsidP="00F26652">
            <w:pPr>
              <w:tabs>
                <w:tab w:val="left" w:pos="567"/>
                <w:tab w:val="left" w:pos="1276"/>
                <w:tab w:val="left" w:pos="2127"/>
              </w:tabs>
              <w:spacing w:line="240" w:lineRule="auto"/>
              <w:rPr>
                <w:del w:id="9409" w:author="Dr Mamadou SANOGO" w:date="2023-10-26T15:54:00Z"/>
                <w:rFonts w:asciiTheme="minorHAnsi" w:hAnsiTheme="minorHAnsi"/>
                <w:bCs/>
                <w:color w:val="FF0000"/>
                <w:sz w:val="20"/>
                <w:szCs w:val="20"/>
                <w:rPrChange w:id="9410" w:author="Dr Mamadou SANOGO" w:date="2023-10-26T15:46:00Z">
                  <w:rPr>
                    <w:del w:id="9411" w:author="Dr Mamadou SANOGO" w:date="2023-10-26T15:54:00Z"/>
                    <w:rFonts w:asciiTheme="minorHAnsi" w:hAnsiTheme="minorHAnsi"/>
                    <w:bCs/>
                    <w:color w:val="000000" w:themeColor="text1"/>
                    <w:sz w:val="20"/>
                    <w:szCs w:val="20"/>
                  </w:rPr>
                </w:rPrChange>
              </w:rPr>
            </w:pPr>
            <w:del w:id="9412" w:author="Dr Mamadou SANOGO" w:date="2023-10-26T15:54:00Z">
              <w:r w:rsidRPr="00683B98" w:rsidDel="00561D9D">
                <w:rPr>
                  <w:rFonts w:asciiTheme="minorHAnsi" w:hAnsiTheme="minorHAnsi"/>
                  <w:bCs/>
                  <w:color w:val="FF0000"/>
                  <w:sz w:val="20"/>
                  <w:szCs w:val="20"/>
                  <w:rPrChange w:id="9413" w:author="Dr Mamadou SANOGO" w:date="2023-10-26T15:46:00Z">
                    <w:rPr>
                      <w:rFonts w:asciiTheme="minorHAnsi" w:hAnsiTheme="minorHAnsi"/>
                      <w:bCs/>
                      <w:color w:val="000000" w:themeColor="text1"/>
                      <w:sz w:val="20"/>
                      <w:szCs w:val="20"/>
                    </w:rPr>
                  </w:rPrChange>
                </w:rPr>
                <w:delText>Notions de précision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61C4110" w14:textId="0DB720D5" w:rsidR="00631BF4" w:rsidRPr="00683B98" w:rsidDel="00561D9D" w:rsidRDefault="00631BF4" w:rsidP="00F26652">
            <w:pPr>
              <w:tabs>
                <w:tab w:val="left" w:pos="567"/>
                <w:tab w:val="left" w:pos="1276"/>
                <w:tab w:val="left" w:pos="2127"/>
              </w:tabs>
              <w:spacing w:line="240" w:lineRule="auto"/>
              <w:jc w:val="center"/>
              <w:rPr>
                <w:del w:id="9414" w:author="Dr Mamadou SANOGO" w:date="2023-10-26T15:54:00Z"/>
                <w:rFonts w:asciiTheme="minorHAnsi" w:hAnsiTheme="minorHAnsi"/>
                <w:bCs/>
                <w:color w:val="FF0000"/>
                <w:sz w:val="20"/>
                <w:szCs w:val="20"/>
                <w:rPrChange w:id="9415" w:author="Dr Mamadou SANOGO" w:date="2023-10-26T15:46:00Z">
                  <w:rPr>
                    <w:del w:id="9416" w:author="Dr Mamadou SANOGO" w:date="2023-10-26T15:54:00Z"/>
                    <w:rFonts w:asciiTheme="minorHAnsi" w:hAnsiTheme="minorHAnsi"/>
                    <w:bCs/>
                    <w:color w:val="000000" w:themeColor="text1"/>
                    <w:sz w:val="20"/>
                    <w:szCs w:val="20"/>
                  </w:rPr>
                </w:rPrChange>
              </w:rPr>
            </w:pPr>
            <w:del w:id="9417" w:author="Dr Mamadou SANOGO" w:date="2023-10-26T15:54:00Z">
              <w:r w:rsidRPr="00683B98" w:rsidDel="00561D9D">
                <w:rPr>
                  <w:rFonts w:asciiTheme="minorHAnsi" w:hAnsiTheme="minorHAnsi"/>
                  <w:bCs/>
                  <w:color w:val="FF0000"/>
                  <w:sz w:val="20"/>
                  <w:szCs w:val="20"/>
                  <w:rPrChange w:id="9418"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hideMark/>
          </w:tcPr>
          <w:p w14:paraId="74F8E677" w14:textId="73B4ACE8" w:rsidR="00631BF4" w:rsidRPr="00683B98" w:rsidDel="00561D9D" w:rsidRDefault="00631BF4" w:rsidP="00F26652">
            <w:pPr>
              <w:tabs>
                <w:tab w:val="left" w:pos="567"/>
                <w:tab w:val="left" w:pos="1276"/>
                <w:tab w:val="left" w:pos="2127"/>
              </w:tabs>
              <w:spacing w:line="240" w:lineRule="auto"/>
              <w:jc w:val="center"/>
              <w:rPr>
                <w:del w:id="9419" w:author="Dr Mamadou SANOGO" w:date="2023-10-26T15:54:00Z"/>
                <w:rFonts w:asciiTheme="minorHAnsi" w:hAnsiTheme="minorHAnsi"/>
                <w:bCs/>
                <w:color w:val="FF0000"/>
                <w:sz w:val="20"/>
                <w:szCs w:val="20"/>
                <w:rPrChange w:id="9420" w:author="Dr Mamadou SANOGO" w:date="2023-10-26T15:46:00Z">
                  <w:rPr>
                    <w:del w:id="9421" w:author="Dr Mamadou SANOGO" w:date="2023-10-26T15:54:00Z"/>
                    <w:rFonts w:asciiTheme="minorHAnsi" w:hAnsiTheme="minorHAnsi"/>
                    <w:bCs/>
                    <w:color w:val="000000" w:themeColor="text1"/>
                    <w:sz w:val="20"/>
                    <w:szCs w:val="20"/>
                  </w:rPr>
                </w:rPrChange>
              </w:rPr>
            </w:pPr>
            <w:del w:id="9422" w:author="Dr Mamadou SANOGO" w:date="2023-10-26T15:54:00Z">
              <w:r w:rsidRPr="00683B98" w:rsidDel="00561D9D">
                <w:rPr>
                  <w:rFonts w:asciiTheme="minorHAnsi" w:hAnsiTheme="minorHAnsi"/>
                  <w:bCs/>
                  <w:color w:val="FF0000"/>
                  <w:sz w:val="20"/>
                  <w:szCs w:val="20"/>
                  <w:rPrChange w:id="9423" w:author="Dr Mamadou SANOGO" w:date="2023-10-26T15:46:00Z">
                    <w:rPr>
                      <w:rFonts w:asciiTheme="minorHAnsi" w:hAnsiTheme="minorHAnsi"/>
                      <w:bCs/>
                      <w:color w:val="000000" w:themeColor="text1"/>
                      <w:sz w:val="20"/>
                      <w:szCs w:val="20"/>
                    </w:rPr>
                  </w:rPrChange>
                </w:rPr>
                <w:delText>60/20/00/00</w:delText>
              </w:r>
            </w:del>
          </w:p>
        </w:tc>
        <w:tc>
          <w:tcPr>
            <w:tcW w:w="884" w:type="pct"/>
            <w:vMerge w:val="restart"/>
            <w:tcBorders>
              <w:top w:val="single" w:sz="4" w:space="0" w:color="auto"/>
              <w:left w:val="single" w:sz="4" w:space="0" w:color="auto"/>
              <w:right w:val="single" w:sz="4" w:space="0" w:color="auto"/>
            </w:tcBorders>
            <w:vAlign w:val="center"/>
            <w:hideMark/>
          </w:tcPr>
          <w:p w14:paraId="0BAE5367" w14:textId="1F522A49" w:rsidR="00631BF4" w:rsidRPr="00683B98" w:rsidDel="00561D9D" w:rsidRDefault="00631BF4" w:rsidP="00F26652">
            <w:pPr>
              <w:spacing w:line="240" w:lineRule="auto"/>
              <w:rPr>
                <w:del w:id="9424" w:author="Dr Mamadou SANOGO" w:date="2023-10-26T15:54:00Z"/>
                <w:color w:val="FF0000"/>
                <w:sz w:val="20"/>
                <w:szCs w:val="20"/>
                <w:rPrChange w:id="9425" w:author="Dr Mamadou SANOGO" w:date="2023-10-26T15:46:00Z">
                  <w:rPr>
                    <w:del w:id="9426" w:author="Dr Mamadou SANOGO" w:date="2023-10-26T15:54:00Z"/>
                    <w:sz w:val="20"/>
                    <w:szCs w:val="20"/>
                  </w:rPr>
                </w:rPrChange>
              </w:rPr>
            </w:pPr>
            <w:del w:id="9427" w:author="Dr Mamadou SANOGO" w:date="2023-10-26T15:54:00Z">
              <w:r w:rsidRPr="00683B98" w:rsidDel="00561D9D">
                <w:rPr>
                  <w:rFonts w:asciiTheme="minorHAnsi" w:hAnsiTheme="minorHAnsi"/>
                  <w:bCs/>
                  <w:i/>
                  <w:color w:val="FF0000"/>
                  <w:sz w:val="20"/>
                  <w:szCs w:val="20"/>
                  <w:rPrChange w:id="9428"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w:delText>
              </w:r>
            </w:del>
          </w:p>
        </w:tc>
        <w:tc>
          <w:tcPr>
            <w:tcW w:w="664" w:type="pct"/>
            <w:vMerge w:val="restart"/>
            <w:tcBorders>
              <w:top w:val="single" w:sz="4" w:space="0" w:color="auto"/>
              <w:left w:val="single" w:sz="4" w:space="0" w:color="auto"/>
              <w:right w:val="single" w:sz="4" w:space="0" w:color="auto"/>
            </w:tcBorders>
            <w:vAlign w:val="center"/>
            <w:hideMark/>
          </w:tcPr>
          <w:p w14:paraId="39C246BF" w14:textId="0E8E1623" w:rsidR="00631BF4" w:rsidRPr="00683B98" w:rsidDel="00561D9D" w:rsidRDefault="00631BF4" w:rsidP="00F26652">
            <w:pPr>
              <w:spacing w:line="240" w:lineRule="auto"/>
              <w:rPr>
                <w:del w:id="9429" w:author="Dr Mamadou SANOGO" w:date="2023-10-26T15:54:00Z"/>
                <w:color w:val="FF0000"/>
                <w:sz w:val="20"/>
                <w:szCs w:val="20"/>
                <w:rPrChange w:id="9430" w:author="Dr Mamadou SANOGO" w:date="2023-10-26T15:46:00Z">
                  <w:rPr>
                    <w:del w:id="9431" w:author="Dr Mamadou SANOGO" w:date="2023-10-26T15:54:00Z"/>
                    <w:sz w:val="20"/>
                    <w:szCs w:val="20"/>
                  </w:rPr>
                </w:rPrChange>
              </w:rPr>
            </w:pPr>
            <w:del w:id="9432" w:author="Dr Mamadou SANOGO" w:date="2023-10-26T15:54:00Z">
              <w:r w:rsidRPr="00683B98" w:rsidDel="00561D9D">
                <w:rPr>
                  <w:rFonts w:asciiTheme="minorHAnsi" w:hAnsiTheme="minorHAnsi"/>
                  <w:bCs/>
                  <w:i/>
                  <w:color w:val="FF0000"/>
                  <w:sz w:val="20"/>
                  <w:szCs w:val="20"/>
                  <w:rPrChange w:id="9433"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69130B6D" w14:textId="7F7E21FE" w:rsidTr="00F26652">
        <w:trPr>
          <w:cantSplit/>
          <w:trHeight w:val="538"/>
          <w:del w:id="9434" w:author="Dr Mamadou SANOGO" w:date="2023-10-26T15:54:00Z"/>
        </w:trPr>
        <w:tc>
          <w:tcPr>
            <w:tcW w:w="797" w:type="pct"/>
            <w:vMerge/>
            <w:tcBorders>
              <w:left w:val="single" w:sz="4" w:space="0" w:color="auto"/>
              <w:bottom w:val="single" w:sz="4" w:space="0" w:color="auto"/>
              <w:right w:val="single" w:sz="4" w:space="0" w:color="auto"/>
            </w:tcBorders>
            <w:vAlign w:val="center"/>
          </w:tcPr>
          <w:p w14:paraId="233C4345" w14:textId="56FF28BB" w:rsidR="00631BF4" w:rsidRPr="00683B98" w:rsidDel="00561D9D" w:rsidRDefault="00631BF4" w:rsidP="00F26652">
            <w:pPr>
              <w:spacing w:line="240" w:lineRule="auto"/>
              <w:rPr>
                <w:del w:id="9435" w:author="Dr Mamadou SANOGO" w:date="2023-10-26T15:54:00Z"/>
                <w:rFonts w:asciiTheme="minorHAnsi" w:hAnsiTheme="minorHAnsi"/>
                <w:b/>
                <w:color w:val="FF0000"/>
                <w:sz w:val="20"/>
                <w:szCs w:val="20"/>
                <w:rPrChange w:id="9436" w:author="Dr Mamadou SANOGO" w:date="2023-10-26T15:46:00Z">
                  <w:rPr>
                    <w:del w:id="943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59ED6CA1" w14:textId="15CA8140" w:rsidR="00631BF4" w:rsidRPr="00683B98" w:rsidDel="00561D9D" w:rsidRDefault="00631BF4" w:rsidP="00F26652">
            <w:pPr>
              <w:spacing w:line="240" w:lineRule="auto"/>
              <w:jc w:val="center"/>
              <w:rPr>
                <w:del w:id="9438" w:author="Dr Mamadou SANOGO" w:date="2023-10-26T15:54:00Z"/>
                <w:rFonts w:asciiTheme="minorHAnsi" w:hAnsiTheme="minorHAnsi"/>
                <w:b/>
                <w:color w:val="FF0000"/>
                <w:sz w:val="20"/>
                <w:szCs w:val="20"/>
                <w:rPrChange w:id="9439" w:author="Dr Mamadou SANOGO" w:date="2023-10-26T15:46:00Z">
                  <w:rPr>
                    <w:del w:id="9440"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46D5008" w14:textId="14CD3CA2" w:rsidR="00631BF4" w:rsidRPr="00683B98" w:rsidDel="00561D9D" w:rsidRDefault="00631BF4" w:rsidP="00F26652">
            <w:pPr>
              <w:tabs>
                <w:tab w:val="left" w:pos="567"/>
                <w:tab w:val="left" w:pos="1276"/>
                <w:tab w:val="left" w:pos="2127"/>
              </w:tabs>
              <w:spacing w:line="240" w:lineRule="auto"/>
              <w:rPr>
                <w:del w:id="9441" w:author="Dr Mamadou SANOGO" w:date="2023-10-26T15:54:00Z"/>
                <w:rFonts w:asciiTheme="minorHAnsi" w:hAnsiTheme="minorHAnsi"/>
                <w:bCs/>
                <w:color w:val="FF0000"/>
                <w:sz w:val="20"/>
                <w:szCs w:val="20"/>
                <w:rPrChange w:id="9442" w:author="Dr Mamadou SANOGO" w:date="2023-10-26T15:46:00Z">
                  <w:rPr>
                    <w:del w:id="9443"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70A3F9D3" w14:textId="15C07769" w:rsidR="00631BF4" w:rsidRPr="00683B98" w:rsidDel="00561D9D" w:rsidRDefault="00631BF4" w:rsidP="00F26652">
            <w:pPr>
              <w:tabs>
                <w:tab w:val="left" w:pos="567"/>
                <w:tab w:val="left" w:pos="1276"/>
                <w:tab w:val="left" w:pos="2127"/>
              </w:tabs>
              <w:spacing w:line="240" w:lineRule="auto"/>
              <w:rPr>
                <w:del w:id="9444" w:author="Dr Mamadou SANOGO" w:date="2023-10-26T15:54:00Z"/>
                <w:rFonts w:asciiTheme="minorHAnsi" w:hAnsiTheme="minorHAnsi"/>
                <w:bCs/>
                <w:color w:val="FF0000"/>
                <w:sz w:val="20"/>
                <w:szCs w:val="20"/>
                <w:rPrChange w:id="9445" w:author="Dr Mamadou SANOGO" w:date="2023-10-26T15:46:00Z">
                  <w:rPr>
                    <w:del w:id="9446" w:author="Dr Mamadou SANOGO" w:date="2023-10-26T15:54:00Z"/>
                    <w:rFonts w:asciiTheme="minorHAnsi" w:hAnsiTheme="minorHAnsi"/>
                    <w:bCs/>
                    <w:color w:val="000000" w:themeColor="text1"/>
                    <w:sz w:val="20"/>
                    <w:szCs w:val="20"/>
                  </w:rPr>
                </w:rPrChange>
              </w:rPr>
            </w:pPr>
            <w:del w:id="9447" w:author="Dr Mamadou SANOGO" w:date="2023-10-26T15:54:00Z">
              <w:r w:rsidRPr="00683B98" w:rsidDel="00561D9D">
                <w:rPr>
                  <w:rFonts w:asciiTheme="minorHAnsi" w:hAnsiTheme="minorHAnsi"/>
                  <w:bCs/>
                  <w:color w:val="FF0000"/>
                  <w:sz w:val="20"/>
                  <w:szCs w:val="20"/>
                  <w:rPrChange w:id="9448" w:author="Dr Mamadou SANOGO" w:date="2023-10-26T15:46:00Z">
                    <w:rPr>
                      <w:rFonts w:asciiTheme="minorHAnsi" w:hAnsiTheme="minorHAnsi"/>
                      <w:bCs/>
                      <w:color w:val="000000" w:themeColor="text1"/>
                      <w:sz w:val="20"/>
                      <w:szCs w:val="20"/>
                    </w:rPr>
                  </w:rPrChange>
                </w:rPr>
                <w:delText xml:space="preserve">Notions de validité et de biais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5DB41953" w14:textId="24584B80" w:rsidR="00631BF4" w:rsidRPr="00683B98" w:rsidDel="00561D9D" w:rsidRDefault="00631BF4" w:rsidP="00F26652">
            <w:pPr>
              <w:tabs>
                <w:tab w:val="left" w:pos="567"/>
                <w:tab w:val="left" w:pos="1276"/>
                <w:tab w:val="left" w:pos="2127"/>
              </w:tabs>
              <w:spacing w:line="240" w:lineRule="auto"/>
              <w:jc w:val="center"/>
              <w:rPr>
                <w:del w:id="9449" w:author="Dr Mamadou SANOGO" w:date="2023-10-26T15:54:00Z"/>
                <w:rFonts w:asciiTheme="minorHAnsi" w:hAnsiTheme="minorHAnsi"/>
                <w:bCs/>
                <w:color w:val="FF0000"/>
                <w:sz w:val="20"/>
                <w:szCs w:val="20"/>
                <w:rPrChange w:id="9450" w:author="Dr Mamadou SANOGO" w:date="2023-10-26T15:46:00Z">
                  <w:rPr>
                    <w:del w:id="9451" w:author="Dr Mamadou SANOGO" w:date="2023-10-26T15:54:00Z"/>
                    <w:rFonts w:asciiTheme="minorHAnsi" w:hAnsiTheme="minorHAnsi"/>
                    <w:bCs/>
                    <w:color w:val="000000" w:themeColor="text1"/>
                    <w:sz w:val="20"/>
                    <w:szCs w:val="20"/>
                  </w:rPr>
                </w:rPrChange>
              </w:rPr>
            </w:pPr>
            <w:del w:id="9452" w:author="Dr Mamadou SANOGO" w:date="2023-10-26T15:54:00Z">
              <w:r w:rsidRPr="00683B98" w:rsidDel="00561D9D">
                <w:rPr>
                  <w:rFonts w:asciiTheme="minorHAnsi" w:hAnsiTheme="minorHAnsi"/>
                  <w:bCs/>
                  <w:color w:val="FF0000"/>
                  <w:sz w:val="20"/>
                  <w:szCs w:val="20"/>
                  <w:rPrChange w:id="9453"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bottom w:val="single" w:sz="4" w:space="0" w:color="auto"/>
              <w:right w:val="single" w:sz="4" w:space="0" w:color="auto"/>
            </w:tcBorders>
            <w:vAlign w:val="center"/>
          </w:tcPr>
          <w:p w14:paraId="613C60CA" w14:textId="6A553F18" w:rsidR="00631BF4" w:rsidRPr="00683B98" w:rsidDel="00561D9D" w:rsidRDefault="00631BF4" w:rsidP="00F26652">
            <w:pPr>
              <w:tabs>
                <w:tab w:val="left" w:pos="567"/>
                <w:tab w:val="left" w:pos="1276"/>
                <w:tab w:val="left" w:pos="2127"/>
              </w:tabs>
              <w:spacing w:line="240" w:lineRule="auto"/>
              <w:jc w:val="center"/>
              <w:rPr>
                <w:del w:id="9454" w:author="Dr Mamadou SANOGO" w:date="2023-10-26T15:54:00Z"/>
                <w:rFonts w:asciiTheme="minorHAnsi" w:hAnsiTheme="minorHAnsi"/>
                <w:bCs/>
                <w:color w:val="FF0000"/>
                <w:sz w:val="20"/>
                <w:szCs w:val="20"/>
                <w:rPrChange w:id="9455" w:author="Dr Mamadou SANOGO" w:date="2023-10-26T15:46:00Z">
                  <w:rPr>
                    <w:del w:id="9456"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645A04D7" w14:textId="63627480" w:rsidR="00631BF4" w:rsidRPr="00683B98" w:rsidDel="00561D9D" w:rsidRDefault="00631BF4" w:rsidP="00F26652">
            <w:pPr>
              <w:spacing w:line="240" w:lineRule="auto"/>
              <w:rPr>
                <w:del w:id="9457" w:author="Dr Mamadou SANOGO" w:date="2023-10-26T15:54:00Z"/>
                <w:rFonts w:asciiTheme="minorHAnsi" w:hAnsiTheme="minorHAnsi"/>
                <w:bCs/>
                <w:i/>
                <w:color w:val="FF0000"/>
                <w:sz w:val="20"/>
                <w:szCs w:val="20"/>
                <w:rPrChange w:id="9458" w:author="Dr Mamadou SANOGO" w:date="2023-10-26T15:46:00Z">
                  <w:rPr>
                    <w:del w:id="9459"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6C7895AD" w14:textId="531C4B35" w:rsidR="00631BF4" w:rsidRPr="00683B98" w:rsidDel="00561D9D" w:rsidRDefault="00631BF4" w:rsidP="00F26652">
            <w:pPr>
              <w:spacing w:line="240" w:lineRule="auto"/>
              <w:rPr>
                <w:del w:id="9460" w:author="Dr Mamadou SANOGO" w:date="2023-10-26T15:54:00Z"/>
                <w:rFonts w:asciiTheme="minorHAnsi" w:hAnsiTheme="minorHAnsi"/>
                <w:bCs/>
                <w:i/>
                <w:color w:val="FF0000"/>
                <w:sz w:val="20"/>
                <w:szCs w:val="20"/>
                <w:rPrChange w:id="9461" w:author="Dr Mamadou SANOGO" w:date="2023-10-26T15:46:00Z">
                  <w:rPr>
                    <w:del w:id="9462" w:author="Dr Mamadou SANOGO" w:date="2023-10-26T15:54:00Z"/>
                    <w:rFonts w:asciiTheme="minorHAnsi" w:hAnsiTheme="minorHAnsi"/>
                    <w:bCs/>
                    <w:i/>
                    <w:color w:val="000000" w:themeColor="text1"/>
                    <w:sz w:val="20"/>
                    <w:szCs w:val="20"/>
                  </w:rPr>
                </w:rPrChange>
              </w:rPr>
            </w:pPr>
          </w:p>
        </w:tc>
      </w:tr>
      <w:tr w:rsidR="00683B98" w:rsidRPr="00683B98" w:rsidDel="00561D9D" w14:paraId="527D39F4" w14:textId="6CE3CD21" w:rsidTr="00F26652">
        <w:trPr>
          <w:cantSplit/>
          <w:trHeight w:val="20"/>
          <w:del w:id="9463"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1AAA3EEC" w14:textId="66E424E9" w:rsidR="00631BF4" w:rsidRPr="00683B98" w:rsidDel="00561D9D" w:rsidRDefault="00631BF4" w:rsidP="00F26652">
            <w:pPr>
              <w:spacing w:line="240" w:lineRule="auto"/>
              <w:rPr>
                <w:del w:id="9464" w:author="Dr Mamadou SANOGO" w:date="2023-10-26T15:54:00Z"/>
                <w:rFonts w:asciiTheme="minorHAnsi" w:hAnsiTheme="minorHAnsi"/>
                <w:b/>
                <w:color w:val="FF0000"/>
                <w:sz w:val="20"/>
                <w:szCs w:val="20"/>
                <w:lang w:val="en-US"/>
                <w:rPrChange w:id="9465" w:author="Dr Mamadou SANOGO" w:date="2023-10-26T15:46:00Z">
                  <w:rPr>
                    <w:del w:id="9466" w:author="Dr Mamadou SANOGO" w:date="2023-10-26T15:54:00Z"/>
                    <w:rFonts w:asciiTheme="minorHAnsi" w:hAnsiTheme="minorHAnsi"/>
                    <w:b/>
                    <w:color w:val="000000" w:themeColor="text1"/>
                    <w:sz w:val="20"/>
                    <w:szCs w:val="20"/>
                    <w:lang w:val="en-US"/>
                  </w:rPr>
                </w:rPrChange>
              </w:rPr>
            </w:pPr>
            <w:del w:id="9467" w:author="Dr Mamadou SANOGO" w:date="2023-10-26T15:54:00Z">
              <w:r w:rsidRPr="00683B98" w:rsidDel="00561D9D">
                <w:rPr>
                  <w:rFonts w:asciiTheme="minorHAnsi" w:hAnsiTheme="minorHAnsi"/>
                  <w:b/>
                  <w:bCs/>
                  <w:color w:val="FF0000"/>
                  <w:sz w:val="20"/>
                  <w:szCs w:val="20"/>
                  <w:lang w:val="en-US"/>
                  <w:rPrChange w:id="9468" w:author="Dr Mamadou SANOGO" w:date="2023-10-26T15:46:00Z">
                    <w:rPr>
                      <w:rFonts w:asciiTheme="minorHAnsi" w:hAnsiTheme="minorHAnsi"/>
                      <w:b/>
                      <w:bCs/>
                      <w:color w:val="000000" w:themeColor="text1"/>
                      <w:sz w:val="20"/>
                      <w:szCs w:val="20"/>
                      <w:lang w:val="en-US"/>
                    </w:rPr>
                  </w:rPrChange>
                </w:rPr>
                <w:delText>TEE2303</w:delText>
              </w:r>
            </w:del>
          </w:p>
          <w:p w14:paraId="103CB3E9" w14:textId="2BFCFCE5" w:rsidR="00631BF4" w:rsidRPr="00683B98" w:rsidDel="00561D9D" w:rsidRDefault="00631BF4" w:rsidP="00F26652">
            <w:pPr>
              <w:spacing w:line="240" w:lineRule="auto"/>
              <w:rPr>
                <w:del w:id="9469" w:author="Dr Mamadou SANOGO" w:date="2023-10-26T15:54:00Z"/>
                <w:rFonts w:asciiTheme="minorHAnsi" w:hAnsiTheme="minorHAnsi"/>
                <w:b/>
                <w:color w:val="FF0000"/>
                <w:sz w:val="20"/>
                <w:szCs w:val="20"/>
                <w:rPrChange w:id="9470" w:author="Dr Mamadou SANOGO" w:date="2023-10-26T15:46:00Z">
                  <w:rPr>
                    <w:del w:id="9471" w:author="Dr Mamadou SANOGO" w:date="2023-10-26T15:54:00Z"/>
                    <w:rFonts w:asciiTheme="minorHAnsi" w:hAnsiTheme="minorHAnsi"/>
                    <w:b/>
                    <w:color w:val="000000" w:themeColor="text1"/>
                    <w:sz w:val="20"/>
                    <w:szCs w:val="20"/>
                  </w:rPr>
                </w:rPrChange>
              </w:rPr>
            </w:pPr>
            <w:del w:id="9472" w:author="Dr Mamadou SANOGO" w:date="2023-10-26T15:54:00Z">
              <w:r w:rsidRPr="00683B98" w:rsidDel="00561D9D">
                <w:rPr>
                  <w:rFonts w:asciiTheme="minorHAnsi" w:hAnsiTheme="minorHAnsi"/>
                  <w:b/>
                  <w:color w:val="FF0000"/>
                  <w:sz w:val="20"/>
                  <w:szCs w:val="20"/>
                  <w:rPrChange w:id="9473" w:author="Dr Mamadou SANOGO" w:date="2023-10-26T15:46:00Z">
                    <w:rPr>
                      <w:rFonts w:asciiTheme="minorHAnsi" w:hAnsiTheme="minorHAnsi"/>
                      <w:b/>
                      <w:color w:val="000000" w:themeColor="text1"/>
                      <w:sz w:val="20"/>
                      <w:szCs w:val="20"/>
                    </w:rPr>
                  </w:rPrChange>
                </w:rPr>
                <w:delText xml:space="preserve">Typologies d’études épidémiologiques </w:delText>
              </w:r>
            </w:del>
          </w:p>
        </w:tc>
        <w:tc>
          <w:tcPr>
            <w:tcW w:w="266" w:type="pct"/>
            <w:vMerge w:val="restart"/>
            <w:tcBorders>
              <w:top w:val="single" w:sz="4" w:space="0" w:color="auto"/>
              <w:left w:val="single" w:sz="4" w:space="0" w:color="auto"/>
              <w:right w:val="single" w:sz="4" w:space="0" w:color="auto"/>
            </w:tcBorders>
            <w:vAlign w:val="center"/>
            <w:hideMark/>
          </w:tcPr>
          <w:p w14:paraId="03CEB2C3" w14:textId="4B49CD3B" w:rsidR="00631BF4" w:rsidRPr="00683B98" w:rsidDel="00561D9D" w:rsidRDefault="00631BF4" w:rsidP="00F26652">
            <w:pPr>
              <w:spacing w:line="240" w:lineRule="auto"/>
              <w:jc w:val="center"/>
              <w:rPr>
                <w:del w:id="9474" w:author="Dr Mamadou SANOGO" w:date="2023-10-26T15:54:00Z"/>
                <w:rFonts w:asciiTheme="minorHAnsi" w:hAnsiTheme="minorHAnsi"/>
                <w:b/>
                <w:color w:val="FF0000"/>
                <w:sz w:val="20"/>
                <w:szCs w:val="20"/>
                <w:rPrChange w:id="9475" w:author="Dr Mamadou SANOGO" w:date="2023-10-26T15:46:00Z">
                  <w:rPr>
                    <w:del w:id="9476" w:author="Dr Mamadou SANOGO" w:date="2023-10-26T15:54:00Z"/>
                    <w:rFonts w:asciiTheme="minorHAnsi" w:hAnsiTheme="minorHAnsi"/>
                    <w:b/>
                    <w:color w:val="000000" w:themeColor="text1"/>
                    <w:sz w:val="20"/>
                    <w:szCs w:val="20"/>
                  </w:rPr>
                </w:rPrChange>
              </w:rPr>
            </w:pPr>
            <w:del w:id="9477" w:author="Dr Mamadou SANOGO" w:date="2023-10-26T15:54:00Z">
              <w:r w:rsidRPr="00683B98" w:rsidDel="00561D9D">
                <w:rPr>
                  <w:rFonts w:asciiTheme="minorHAnsi" w:hAnsiTheme="minorHAnsi"/>
                  <w:b/>
                  <w:color w:val="FF0000"/>
                  <w:sz w:val="20"/>
                  <w:szCs w:val="20"/>
                  <w:rPrChange w:id="9478"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2BAC9066" w14:textId="3602772E" w:rsidR="00631BF4" w:rsidRPr="00683B98" w:rsidDel="00561D9D" w:rsidRDefault="00631BF4" w:rsidP="00F26652">
            <w:pPr>
              <w:tabs>
                <w:tab w:val="left" w:pos="567"/>
                <w:tab w:val="left" w:pos="1276"/>
                <w:tab w:val="left" w:pos="2127"/>
              </w:tabs>
              <w:spacing w:line="240" w:lineRule="auto"/>
              <w:rPr>
                <w:del w:id="9479" w:author="Dr Mamadou SANOGO" w:date="2023-10-26T15:54:00Z"/>
                <w:rFonts w:asciiTheme="minorHAnsi" w:hAnsiTheme="minorHAnsi"/>
                <w:bCs/>
                <w:color w:val="FF0000"/>
                <w:sz w:val="20"/>
                <w:szCs w:val="20"/>
                <w:rPrChange w:id="9480" w:author="Dr Mamadou SANOGO" w:date="2023-10-26T15:46:00Z">
                  <w:rPr>
                    <w:del w:id="9481" w:author="Dr Mamadou SANOGO" w:date="2023-10-26T15:54:00Z"/>
                    <w:rFonts w:asciiTheme="minorHAnsi" w:hAnsiTheme="minorHAnsi"/>
                    <w:bCs/>
                    <w:color w:val="000000" w:themeColor="text1"/>
                    <w:sz w:val="20"/>
                    <w:szCs w:val="20"/>
                  </w:rPr>
                </w:rPrChange>
              </w:rPr>
            </w:pPr>
            <w:del w:id="9482" w:author="Dr Mamadou SANOGO" w:date="2023-10-26T15:54:00Z">
              <w:r w:rsidRPr="00683B98" w:rsidDel="00561D9D">
                <w:rPr>
                  <w:rFonts w:asciiTheme="minorHAnsi" w:hAnsiTheme="minorHAnsi"/>
                  <w:bCs/>
                  <w:color w:val="FF0000"/>
                  <w:sz w:val="20"/>
                  <w:szCs w:val="20"/>
                  <w:rPrChange w:id="9483"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162C5D51" w14:textId="6283056F" w:rsidR="00631BF4" w:rsidRPr="00683B98" w:rsidDel="00561D9D" w:rsidRDefault="00631BF4" w:rsidP="00F26652">
            <w:pPr>
              <w:tabs>
                <w:tab w:val="left" w:pos="567"/>
                <w:tab w:val="left" w:pos="1276"/>
                <w:tab w:val="left" w:pos="2127"/>
              </w:tabs>
              <w:spacing w:line="240" w:lineRule="auto"/>
              <w:rPr>
                <w:del w:id="9484" w:author="Dr Mamadou SANOGO" w:date="2023-10-26T15:54:00Z"/>
                <w:rFonts w:asciiTheme="minorHAnsi" w:hAnsiTheme="minorHAnsi"/>
                <w:bCs/>
                <w:color w:val="FF0000"/>
                <w:sz w:val="20"/>
                <w:szCs w:val="20"/>
                <w:rPrChange w:id="9485" w:author="Dr Mamadou SANOGO" w:date="2023-10-26T15:46:00Z">
                  <w:rPr>
                    <w:del w:id="9486" w:author="Dr Mamadou SANOGO" w:date="2023-10-26T15:54:00Z"/>
                    <w:rFonts w:asciiTheme="minorHAnsi" w:hAnsiTheme="minorHAnsi"/>
                    <w:bCs/>
                    <w:color w:val="000000" w:themeColor="text1"/>
                    <w:sz w:val="20"/>
                    <w:szCs w:val="20"/>
                  </w:rPr>
                </w:rPrChange>
              </w:rPr>
            </w:pPr>
            <w:del w:id="9487" w:author="Dr Mamadou SANOGO" w:date="2023-10-26T15:54:00Z">
              <w:r w:rsidRPr="00683B98" w:rsidDel="00561D9D">
                <w:rPr>
                  <w:rFonts w:asciiTheme="minorHAnsi" w:hAnsiTheme="minorHAnsi"/>
                  <w:bCs/>
                  <w:color w:val="FF0000"/>
                  <w:sz w:val="20"/>
                  <w:szCs w:val="20"/>
                  <w:rPrChange w:id="9488" w:author="Dr Mamadou SANOGO" w:date="2023-10-26T15:46:00Z">
                    <w:rPr>
                      <w:rFonts w:asciiTheme="minorHAnsi" w:hAnsiTheme="minorHAnsi"/>
                      <w:bCs/>
                      <w:color w:val="000000" w:themeColor="text1"/>
                      <w:sz w:val="20"/>
                      <w:szCs w:val="20"/>
                    </w:rPr>
                  </w:rPrChange>
                </w:rPr>
                <w:delText>Types d’études en épidémiologie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3F04B21C" w14:textId="29333735" w:rsidR="00631BF4" w:rsidRPr="00683B98" w:rsidDel="00561D9D" w:rsidRDefault="00631BF4" w:rsidP="00F26652">
            <w:pPr>
              <w:tabs>
                <w:tab w:val="left" w:pos="567"/>
                <w:tab w:val="left" w:pos="1276"/>
                <w:tab w:val="left" w:pos="2127"/>
              </w:tabs>
              <w:spacing w:line="240" w:lineRule="auto"/>
              <w:jc w:val="center"/>
              <w:rPr>
                <w:del w:id="9489" w:author="Dr Mamadou SANOGO" w:date="2023-10-26T15:54:00Z"/>
                <w:rFonts w:asciiTheme="minorHAnsi" w:hAnsiTheme="minorHAnsi"/>
                <w:bCs/>
                <w:color w:val="FF0000"/>
                <w:sz w:val="20"/>
                <w:szCs w:val="20"/>
                <w:rPrChange w:id="9490" w:author="Dr Mamadou SANOGO" w:date="2023-10-26T15:46:00Z">
                  <w:rPr>
                    <w:del w:id="9491" w:author="Dr Mamadou SANOGO" w:date="2023-10-26T15:54:00Z"/>
                    <w:rFonts w:asciiTheme="minorHAnsi" w:hAnsiTheme="minorHAnsi"/>
                    <w:bCs/>
                    <w:color w:val="000000" w:themeColor="text1"/>
                    <w:sz w:val="20"/>
                    <w:szCs w:val="20"/>
                  </w:rPr>
                </w:rPrChange>
              </w:rPr>
            </w:pPr>
            <w:del w:id="9492" w:author="Dr Mamadou SANOGO" w:date="2023-10-26T15:54:00Z">
              <w:r w:rsidRPr="00683B98" w:rsidDel="00561D9D">
                <w:rPr>
                  <w:rFonts w:asciiTheme="minorHAnsi" w:hAnsiTheme="minorHAnsi"/>
                  <w:bCs/>
                  <w:color w:val="FF0000"/>
                  <w:sz w:val="20"/>
                  <w:szCs w:val="20"/>
                  <w:rPrChange w:id="9493" w:author="Dr Mamadou SANOGO" w:date="2023-10-26T15:46:00Z">
                    <w:rPr>
                      <w:rFonts w:asciiTheme="minorHAnsi" w:hAnsiTheme="minorHAnsi"/>
                      <w:bCs/>
                      <w:color w:val="000000" w:themeColor="text1"/>
                      <w:sz w:val="20"/>
                      <w:szCs w:val="20"/>
                    </w:rPr>
                  </w:rPrChange>
                </w:rPr>
                <w:delText>3</w:delText>
              </w:r>
            </w:del>
          </w:p>
        </w:tc>
        <w:tc>
          <w:tcPr>
            <w:tcW w:w="398" w:type="pct"/>
            <w:vMerge w:val="restart"/>
            <w:tcBorders>
              <w:top w:val="single" w:sz="4" w:space="0" w:color="auto"/>
              <w:left w:val="single" w:sz="4" w:space="0" w:color="auto"/>
              <w:right w:val="single" w:sz="4" w:space="0" w:color="auto"/>
            </w:tcBorders>
            <w:vAlign w:val="center"/>
            <w:hideMark/>
          </w:tcPr>
          <w:p w14:paraId="3231B32A" w14:textId="0A4B39F4" w:rsidR="00631BF4" w:rsidRPr="00683B98" w:rsidDel="00561D9D" w:rsidRDefault="00631BF4" w:rsidP="00F26652">
            <w:pPr>
              <w:tabs>
                <w:tab w:val="left" w:pos="567"/>
                <w:tab w:val="left" w:pos="1276"/>
                <w:tab w:val="left" w:pos="2127"/>
              </w:tabs>
              <w:spacing w:line="240" w:lineRule="auto"/>
              <w:jc w:val="center"/>
              <w:rPr>
                <w:del w:id="9494" w:author="Dr Mamadou SANOGO" w:date="2023-10-26T15:54:00Z"/>
                <w:rFonts w:asciiTheme="minorHAnsi" w:hAnsiTheme="minorHAnsi"/>
                <w:bCs/>
                <w:color w:val="FF0000"/>
                <w:sz w:val="20"/>
                <w:szCs w:val="20"/>
                <w:rPrChange w:id="9495" w:author="Dr Mamadou SANOGO" w:date="2023-10-26T15:46:00Z">
                  <w:rPr>
                    <w:del w:id="9496" w:author="Dr Mamadou SANOGO" w:date="2023-10-26T15:54:00Z"/>
                    <w:rFonts w:asciiTheme="minorHAnsi" w:hAnsiTheme="minorHAnsi"/>
                    <w:bCs/>
                    <w:color w:val="000000" w:themeColor="text1"/>
                    <w:sz w:val="20"/>
                    <w:szCs w:val="20"/>
                  </w:rPr>
                </w:rPrChange>
              </w:rPr>
            </w:pPr>
            <w:del w:id="9497" w:author="Dr Mamadou SANOGO" w:date="2023-10-26T15:54:00Z">
              <w:r w:rsidRPr="00683B98" w:rsidDel="00561D9D">
                <w:rPr>
                  <w:rFonts w:asciiTheme="minorHAnsi" w:hAnsiTheme="minorHAnsi"/>
                  <w:bCs/>
                  <w:color w:val="FF0000"/>
                  <w:sz w:val="20"/>
                  <w:szCs w:val="20"/>
                  <w:rPrChange w:id="9498"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37B327AD" w14:textId="7202BC42" w:rsidR="00631BF4" w:rsidRPr="00683B98" w:rsidDel="00561D9D" w:rsidRDefault="00631BF4" w:rsidP="00F26652">
            <w:pPr>
              <w:spacing w:line="240" w:lineRule="auto"/>
              <w:rPr>
                <w:del w:id="9499" w:author="Dr Mamadou SANOGO" w:date="2023-10-26T15:54:00Z"/>
                <w:color w:val="FF0000"/>
                <w:sz w:val="20"/>
                <w:szCs w:val="20"/>
                <w:rPrChange w:id="9500" w:author="Dr Mamadou SANOGO" w:date="2023-10-26T15:46:00Z">
                  <w:rPr>
                    <w:del w:id="9501" w:author="Dr Mamadou SANOGO" w:date="2023-10-26T15:54:00Z"/>
                    <w:sz w:val="20"/>
                    <w:szCs w:val="20"/>
                  </w:rPr>
                </w:rPrChange>
              </w:rPr>
            </w:pPr>
            <w:del w:id="9502" w:author="Dr Mamadou SANOGO" w:date="2023-10-26T15:54:00Z">
              <w:r w:rsidRPr="00683B98" w:rsidDel="00561D9D">
                <w:rPr>
                  <w:rFonts w:asciiTheme="minorHAnsi" w:hAnsiTheme="minorHAnsi"/>
                  <w:bCs/>
                  <w:i/>
                  <w:color w:val="FF0000"/>
                  <w:sz w:val="20"/>
                  <w:szCs w:val="20"/>
                  <w:rPrChange w:id="9503"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F05F462" w14:textId="20E42ECA" w:rsidR="00631BF4" w:rsidRPr="00683B98" w:rsidDel="00561D9D" w:rsidRDefault="00631BF4" w:rsidP="00F26652">
            <w:pPr>
              <w:spacing w:line="240" w:lineRule="auto"/>
              <w:rPr>
                <w:del w:id="9504" w:author="Dr Mamadou SANOGO" w:date="2023-10-26T15:54:00Z"/>
                <w:color w:val="FF0000"/>
                <w:sz w:val="20"/>
                <w:szCs w:val="20"/>
                <w:rPrChange w:id="9505" w:author="Dr Mamadou SANOGO" w:date="2023-10-26T15:46:00Z">
                  <w:rPr>
                    <w:del w:id="9506" w:author="Dr Mamadou SANOGO" w:date="2023-10-26T15:54:00Z"/>
                    <w:sz w:val="20"/>
                    <w:szCs w:val="20"/>
                  </w:rPr>
                </w:rPrChange>
              </w:rPr>
            </w:pPr>
            <w:del w:id="9507" w:author="Dr Mamadou SANOGO" w:date="2023-10-26T15:54:00Z">
              <w:r w:rsidRPr="00683B98" w:rsidDel="00561D9D">
                <w:rPr>
                  <w:rFonts w:asciiTheme="minorHAnsi" w:hAnsiTheme="minorHAnsi"/>
                  <w:bCs/>
                  <w:i/>
                  <w:color w:val="FF0000"/>
                  <w:sz w:val="20"/>
                  <w:szCs w:val="20"/>
                  <w:rPrChange w:id="9508"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93632D9" w14:textId="084F0063" w:rsidTr="00F26652">
        <w:trPr>
          <w:cantSplit/>
          <w:trHeight w:val="598"/>
          <w:del w:id="9509" w:author="Dr Mamadou SANOGO" w:date="2023-10-26T15:54:00Z"/>
        </w:trPr>
        <w:tc>
          <w:tcPr>
            <w:tcW w:w="797" w:type="pct"/>
            <w:vMerge/>
            <w:tcBorders>
              <w:left w:val="single" w:sz="4" w:space="0" w:color="auto"/>
              <w:right w:val="single" w:sz="4" w:space="0" w:color="auto"/>
            </w:tcBorders>
            <w:vAlign w:val="center"/>
          </w:tcPr>
          <w:p w14:paraId="29252447" w14:textId="7A414B58" w:rsidR="00631BF4" w:rsidRPr="00683B98" w:rsidDel="00561D9D" w:rsidRDefault="00631BF4" w:rsidP="00F26652">
            <w:pPr>
              <w:spacing w:line="240" w:lineRule="auto"/>
              <w:rPr>
                <w:del w:id="9510" w:author="Dr Mamadou SANOGO" w:date="2023-10-26T15:54:00Z"/>
                <w:rFonts w:asciiTheme="minorHAnsi" w:hAnsiTheme="minorHAnsi"/>
                <w:b/>
                <w:color w:val="FF0000"/>
                <w:sz w:val="20"/>
                <w:szCs w:val="20"/>
                <w:rPrChange w:id="9511" w:author="Dr Mamadou SANOGO" w:date="2023-10-26T15:46:00Z">
                  <w:rPr>
                    <w:del w:id="951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10ED7B15" w14:textId="35F45F96" w:rsidR="00631BF4" w:rsidRPr="00683B98" w:rsidDel="00561D9D" w:rsidRDefault="00631BF4" w:rsidP="00F26652">
            <w:pPr>
              <w:spacing w:line="240" w:lineRule="auto"/>
              <w:jc w:val="center"/>
              <w:rPr>
                <w:del w:id="9513" w:author="Dr Mamadou SANOGO" w:date="2023-10-26T15:54:00Z"/>
                <w:rFonts w:asciiTheme="minorHAnsi" w:hAnsiTheme="minorHAnsi"/>
                <w:b/>
                <w:color w:val="FF0000"/>
                <w:sz w:val="20"/>
                <w:szCs w:val="20"/>
                <w:rPrChange w:id="9514" w:author="Dr Mamadou SANOGO" w:date="2023-10-26T15:46:00Z">
                  <w:rPr>
                    <w:del w:id="951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1978C74" w14:textId="7B03D7A1" w:rsidR="00631BF4" w:rsidRPr="00683B98" w:rsidDel="00561D9D" w:rsidRDefault="00631BF4" w:rsidP="00F26652">
            <w:pPr>
              <w:tabs>
                <w:tab w:val="left" w:pos="567"/>
                <w:tab w:val="left" w:pos="1276"/>
                <w:tab w:val="left" w:pos="2127"/>
              </w:tabs>
              <w:spacing w:line="240" w:lineRule="auto"/>
              <w:rPr>
                <w:del w:id="9516" w:author="Dr Mamadou SANOGO" w:date="2023-10-26T15:54:00Z"/>
                <w:rFonts w:asciiTheme="minorHAnsi" w:hAnsiTheme="minorHAnsi"/>
                <w:bCs/>
                <w:color w:val="FF0000"/>
                <w:sz w:val="20"/>
                <w:szCs w:val="20"/>
                <w:rPrChange w:id="9517" w:author="Dr Mamadou SANOGO" w:date="2023-10-26T15:46:00Z">
                  <w:rPr>
                    <w:del w:id="9518"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hideMark/>
          </w:tcPr>
          <w:p w14:paraId="2DF3FDFB" w14:textId="4C570753" w:rsidR="00631BF4" w:rsidRPr="00683B98" w:rsidDel="00561D9D" w:rsidRDefault="00631BF4" w:rsidP="00F26652">
            <w:pPr>
              <w:tabs>
                <w:tab w:val="left" w:pos="567"/>
                <w:tab w:val="left" w:pos="1276"/>
                <w:tab w:val="left" w:pos="2127"/>
              </w:tabs>
              <w:spacing w:line="240" w:lineRule="auto"/>
              <w:rPr>
                <w:del w:id="9519" w:author="Dr Mamadou SANOGO" w:date="2023-10-26T15:54:00Z"/>
                <w:rFonts w:asciiTheme="minorHAnsi" w:hAnsiTheme="minorHAnsi"/>
                <w:bCs/>
                <w:color w:val="FF0000"/>
                <w:sz w:val="20"/>
                <w:szCs w:val="20"/>
                <w:rPrChange w:id="9520" w:author="Dr Mamadou SANOGO" w:date="2023-10-26T15:46:00Z">
                  <w:rPr>
                    <w:del w:id="9521" w:author="Dr Mamadou SANOGO" w:date="2023-10-26T15:54:00Z"/>
                    <w:rFonts w:asciiTheme="minorHAnsi" w:hAnsiTheme="minorHAnsi"/>
                    <w:bCs/>
                    <w:color w:val="000000" w:themeColor="text1"/>
                    <w:sz w:val="20"/>
                    <w:szCs w:val="20"/>
                  </w:rPr>
                </w:rPrChange>
              </w:rPr>
            </w:pPr>
            <w:del w:id="9522" w:author="Dr Mamadou SANOGO" w:date="2023-10-26T15:54:00Z">
              <w:r w:rsidRPr="00683B98" w:rsidDel="00561D9D">
                <w:rPr>
                  <w:rFonts w:asciiTheme="minorHAnsi" w:hAnsiTheme="minorHAnsi"/>
                  <w:bCs/>
                  <w:color w:val="FF0000"/>
                  <w:sz w:val="20"/>
                  <w:szCs w:val="20"/>
                  <w:rPrChange w:id="9523" w:author="Dr Mamadou SANOGO" w:date="2023-10-26T15:46:00Z">
                    <w:rPr>
                      <w:rFonts w:asciiTheme="minorHAnsi" w:hAnsiTheme="minorHAnsi"/>
                      <w:bCs/>
                      <w:color w:val="000000" w:themeColor="text1"/>
                      <w:sz w:val="20"/>
                      <w:szCs w:val="20"/>
                    </w:rPr>
                  </w:rPrChange>
                </w:rPr>
                <w:delText>Essais cliniques</w:delText>
              </w:r>
            </w:del>
          </w:p>
        </w:tc>
        <w:tc>
          <w:tcPr>
            <w:tcW w:w="305" w:type="pct"/>
            <w:tcBorders>
              <w:top w:val="single" w:sz="4" w:space="0" w:color="auto"/>
              <w:left w:val="single" w:sz="4" w:space="0" w:color="auto"/>
              <w:right w:val="single" w:sz="4" w:space="0" w:color="auto"/>
            </w:tcBorders>
            <w:vAlign w:val="center"/>
            <w:hideMark/>
          </w:tcPr>
          <w:p w14:paraId="046356BD" w14:textId="1E4A7F5A" w:rsidR="00631BF4" w:rsidRPr="00683B98" w:rsidDel="00561D9D" w:rsidRDefault="00631BF4" w:rsidP="00F26652">
            <w:pPr>
              <w:tabs>
                <w:tab w:val="left" w:pos="567"/>
                <w:tab w:val="left" w:pos="1276"/>
                <w:tab w:val="left" w:pos="2127"/>
              </w:tabs>
              <w:spacing w:line="240" w:lineRule="auto"/>
              <w:jc w:val="center"/>
              <w:rPr>
                <w:del w:id="9524" w:author="Dr Mamadou SANOGO" w:date="2023-10-26T15:54:00Z"/>
                <w:rFonts w:asciiTheme="minorHAnsi" w:hAnsiTheme="minorHAnsi"/>
                <w:bCs/>
                <w:color w:val="FF0000"/>
                <w:sz w:val="20"/>
                <w:szCs w:val="20"/>
                <w:rPrChange w:id="9525" w:author="Dr Mamadou SANOGO" w:date="2023-10-26T15:46:00Z">
                  <w:rPr>
                    <w:del w:id="9526" w:author="Dr Mamadou SANOGO" w:date="2023-10-26T15:54:00Z"/>
                    <w:rFonts w:asciiTheme="minorHAnsi" w:hAnsiTheme="minorHAnsi"/>
                    <w:bCs/>
                    <w:color w:val="000000" w:themeColor="text1"/>
                    <w:sz w:val="20"/>
                    <w:szCs w:val="20"/>
                  </w:rPr>
                </w:rPrChange>
              </w:rPr>
            </w:pPr>
            <w:del w:id="9527" w:author="Dr Mamadou SANOGO" w:date="2023-10-26T15:54:00Z">
              <w:r w:rsidRPr="00683B98" w:rsidDel="00561D9D">
                <w:rPr>
                  <w:rFonts w:asciiTheme="minorHAnsi" w:hAnsiTheme="minorHAnsi"/>
                  <w:bCs/>
                  <w:color w:val="FF0000"/>
                  <w:sz w:val="20"/>
                  <w:szCs w:val="20"/>
                  <w:rPrChange w:id="9528"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72033363" w14:textId="2B0466BB" w:rsidR="00631BF4" w:rsidRPr="00683B98" w:rsidDel="00561D9D" w:rsidRDefault="00631BF4" w:rsidP="00F26652">
            <w:pPr>
              <w:tabs>
                <w:tab w:val="left" w:pos="567"/>
                <w:tab w:val="left" w:pos="1276"/>
                <w:tab w:val="left" w:pos="2127"/>
              </w:tabs>
              <w:spacing w:line="240" w:lineRule="auto"/>
              <w:jc w:val="center"/>
              <w:rPr>
                <w:del w:id="9529" w:author="Dr Mamadou SANOGO" w:date="2023-10-26T15:54:00Z"/>
                <w:rFonts w:asciiTheme="minorHAnsi" w:hAnsiTheme="minorHAnsi"/>
                <w:bCs/>
                <w:color w:val="FF0000"/>
                <w:sz w:val="20"/>
                <w:szCs w:val="20"/>
                <w:rPrChange w:id="9530" w:author="Dr Mamadou SANOGO" w:date="2023-10-26T15:46:00Z">
                  <w:rPr>
                    <w:del w:id="9531"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FD7514A" w14:textId="62E5CEE6" w:rsidR="00631BF4" w:rsidRPr="00683B98" w:rsidDel="00561D9D" w:rsidRDefault="00631BF4" w:rsidP="00F26652">
            <w:pPr>
              <w:tabs>
                <w:tab w:val="left" w:pos="567"/>
                <w:tab w:val="left" w:pos="1276"/>
                <w:tab w:val="left" w:pos="2127"/>
              </w:tabs>
              <w:spacing w:line="240" w:lineRule="auto"/>
              <w:rPr>
                <w:del w:id="9532" w:author="Dr Mamadou SANOGO" w:date="2023-10-26T15:54:00Z"/>
                <w:rFonts w:asciiTheme="minorHAnsi" w:hAnsiTheme="minorHAnsi"/>
                <w:bCs/>
                <w:i/>
                <w:color w:val="FF0000"/>
                <w:sz w:val="20"/>
                <w:szCs w:val="20"/>
                <w:rPrChange w:id="9533" w:author="Dr Mamadou SANOGO" w:date="2023-10-26T15:46:00Z">
                  <w:rPr>
                    <w:del w:id="9534"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025670E8" w14:textId="253F4BE3" w:rsidR="00631BF4" w:rsidRPr="00683B98" w:rsidDel="00561D9D" w:rsidRDefault="00631BF4" w:rsidP="00F26652">
            <w:pPr>
              <w:tabs>
                <w:tab w:val="left" w:pos="567"/>
                <w:tab w:val="left" w:pos="1276"/>
                <w:tab w:val="left" w:pos="2127"/>
              </w:tabs>
              <w:spacing w:line="240" w:lineRule="auto"/>
              <w:rPr>
                <w:del w:id="9535" w:author="Dr Mamadou SANOGO" w:date="2023-10-26T15:54:00Z"/>
                <w:rFonts w:asciiTheme="minorHAnsi" w:hAnsiTheme="minorHAnsi"/>
                <w:bCs/>
                <w:i/>
                <w:color w:val="FF0000"/>
                <w:sz w:val="20"/>
                <w:szCs w:val="20"/>
                <w:rPrChange w:id="9536" w:author="Dr Mamadou SANOGO" w:date="2023-10-26T15:46:00Z">
                  <w:rPr>
                    <w:del w:id="9537" w:author="Dr Mamadou SANOGO" w:date="2023-10-26T15:54:00Z"/>
                    <w:rFonts w:asciiTheme="minorHAnsi" w:hAnsiTheme="minorHAnsi"/>
                    <w:bCs/>
                    <w:i/>
                    <w:color w:val="000000" w:themeColor="text1"/>
                    <w:sz w:val="20"/>
                    <w:szCs w:val="20"/>
                  </w:rPr>
                </w:rPrChange>
              </w:rPr>
            </w:pPr>
          </w:p>
        </w:tc>
      </w:tr>
      <w:tr w:rsidR="00683B98" w:rsidRPr="00683B98" w:rsidDel="00561D9D" w14:paraId="04B977C4" w14:textId="0E68DD29" w:rsidTr="00F26652">
        <w:trPr>
          <w:cantSplit/>
          <w:trHeight w:val="204"/>
          <w:del w:id="9538" w:author="Dr Mamadou SANOGO" w:date="2023-10-26T15:54:00Z"/>
        </w:trPr>
        <w:tc>
          <w:tcPr>
            <w:tcW w:w="797" w:type="pct"/>
            <w:vMerge/>
            <w:tcBorders>
              <w:left w:val="single" w:sz="4" w:space="0" w:color="auto"/>
              <w:right w:val="single" w:sz="4" w:space="0" w:color="auto"/>
            </w:tcBorders>
            <w:vAlign w:val="center"/>
          </w:tcPr>
          <w:p w14:paraId="3F497C03" w14:textId="59CE7CED" w:rsidR="00631BF4" w:rsidRPr="00683B98" w:rsidDel="00561D9D" w:rsidRDefault="00631BF4" w:rsidP="00F26652">
            <w:pPr>
              <w:spacing w:line="240" w:lineRule="auto"/>
              <w:rPr>
                <w:del w:id="9539" w:author="Dr Mamadou SANOGO" w:date="2023-10-26T15:54:00Z"/>
                <w:rFonts w:asciiTheme="minorHAnsi" w:hAnsiTheme="minorHAnsi"/>
                <w:b/>
                <w:color w:val="FF0000"/>
                <w:sz w:val="20"/>
                <w:szCs w:val="20"/>
                <w:rPrChange w:id="9540" w:author="Dr Mamadou SANOGO" w:date="2023-10-26T15:46:00Z">
                  <w:rPr>
                    <w:del w:id="9541"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01274D05" w14:textId="619B7B51" w:rsidR="00631BF4" w:rsidRPr="00683B98" w:rsidDel="00561D9D" w:rsidRDefault="00631BF4" w:rsidP="00F26652">
            <w:pPr>
              <w:spacing w:line="240" w:lineRule="auto"/>
              <w:jc w:val="center"/>
              <w:rPr>
                <w:del w:id="9542" w:author="Dr Mamadou SANOGO" w:date="2023-10-26T15:54:00Z"/>
                <w:rFonts w:asciiTheme="minorHAnsi" w:hAnsiTheme="minorHAnsi"/>
                <w:b/>
                <w:color w:val="FF0000"/>
                <w:sz w:val="20"/>
                <w:szCs w:val="20"/>
                <w:rPrChange w:id="9543" w:author="Dr Mamadou SANOGO" w:date="2023-10-26T15:46:00Z">
                  <w:rPr>
                    <w:del w:id="9544"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5BC268B2" w14:textId="24D6CFDC" w:rsidR="00631BF4" w:rsidRPr="00683B98" w:rsidDel="00561D9D" w:rsidRDefault="00631BF4" w:rsidP="00F26652">
            <w:pPr>
              <w:tabs>
                <w:tab w:val="left" w:pos="567"/>
                <w:tab w:val="left" w:pos="1276"/>
                <w:tab w:val="left" w:pos="2127"/>
              </w:tabs>
              <w:spacing w:line="240" w:lineRule="auto"/>
              <w:rPr>
                <w:del w:id="9545" w:author="Dr Mamadou SANOGO" w:date="2023-10-26T15:54:00Z"/>
                <w:rFonts w:asciiTheme="minorHAnsi" w:hAnsiTheme="minorHAnsi"/>
                <w:bCs/>
                <w:color w:val="FF0000"/>
                <w:sz w:val="20"/>
                <w:szCs w:val="20"/>
                <w:rPrChange w:id="9546" w:author="Dr Mamadou SANOGO" w:date="2023-10-26T15:46:00Z">
                  <w:rPr>
                    <w:del w:id="9547"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right w:val="single" w:sz="4" w:space="0" w:color="auto"/>
            </w:tcBorders>
            <w:vAlign w:val="center"/>
          </w:tcPr>
          <w:p w14:paraId="4C375120" w14:textId="36F27C55" w:rsidR="00631BF4" w:rsidRPr="00683B98" w:rsidDel="00561D9D" w:rsidRDefault="00631BF4" w:rsidP="00F26652">
            <w:pPr>
              <w:tabs>
                <w:tab w:val="left" w:pos="567"/>
                <w:tab w:val="left" w:pos="1276"/>
                <w:tab w:val="left" w:pos="2127"/>
              </w:tabs>
              <w:spacing w:line="240" w:lineRule="auto"/>
              <w:rPr>
                <w:del w:id="9548" w:author="Dr Mamadou SANOGO" w:date="2023-10-26T15:54:00Z"/>
                <w:rFonts w:asciiTheme="minorHAnsi" w:hAnsiTheme="minorHAnsi"/>
                <w:bCs/>
                <w:color w:val="FF0000"/>
                <w:sz w:val="20"/>
                <w:szCs w:val="20"/>
                <w:rPrChange w:id="9549" w:author="Dr Mamadou SANOGO" w:date="2023-10-26T15:46:00Z">
                  <w:rPr>
                    <w:del w:id="9550" w:author="Dr Mamadou SANOGO" w:date="2023-10-26T15:54:00Z"/>
                    <w:rFonts w:asciiTheme="minorHAnsi" w:hAnsiTheme="minorHAnsi"/>
                    <w:bCs/>
                    <w:color w:val="000000" w:themeColor="text1"/>
                    <w:sz w:val="20"/>
                    <w:szCs w:val="20"/>
                  </w:rPr>
                </w:rPrChange>
              </w:rPr>
            </w:pPr>
            <w:del w:id="9551" w:author="Dr Mamadou SANOGO" w:date="2023-10-26T15:54:00Z">
              <w:r w:rsidRPr="00683B98" w:rsidDel="00561D9D">
                <w:rPr>
                  <w:rFonts w:asciiTheme="minorHAnsi" w:hAnsiTheme="minorHAnsi"/>
                  <w:bCs/>
                  <w:color w:val="FF0000"/>
                  <w:sz w:val="20"/>
                  <w:szCs w:val="20"/>
                  <w:rPrChange w:id="9552"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right w:val="single" w:sz="4" w:space="0" w:color="auto"/>
            </w:tcBorders>
            <w:vAlign w:val="center"/>
          </w:tcPr>
          <w:p w14:paraId="0130237A" w14:textId="69D5EA7C" w:rsidR="00631BF4" w:rsidRPr="00683B98" w:rsidDel="00561D9D" w:rsidRDefault="00631BF4" w:rsidP="00F26652">
            <w:pPr>
              <w:tabs>
                <w:tab w:val="left" w:pos="567"/>
                <w:tab w:val="left" w:pos="1276"/>
                <w:tab w:val="left" w:pos="2127"/>
              </w:tabs>
              <w:spacing w:line="240" w:lineRule="auto"/>
              <w:jc w:val="center"/>
              <w:rPr>
                <w:del w:id="9553" w:author="Dr Mamadou SANOGO" w:date="2023-10-26T15:54:00Z"/>
                <w:rFonts w:asciiTheme="minorHAnsi" w:hAnsiTheme="minorHAnsi"/>
                <w:bCs/>
                <w:color w:val="FF0000"/>
                <w:sz w:val="20"/>
                <w:szCs w:val="20"/>
                <w:rPrChange w:id="9554" w:author="Dr Mamadou SANOGO" w:date="2023-10-26T15:46:00Z">
                  <w:rPr>
                    <w:del w:id="9555" w:author="Dr Mamadou SANOGO" w:date="2023-10-26T15:54:00Z"/>
                    <w:rFonts w:asciiTheme="minorHAnsi" w:hAnsiTheme="minorHAnsi"/>
                    <w:bCs/>
                    <w:color w:val="000000" w:themeColor="text1"/>
                    <w:sz w:val="20"/>
                    <w:szCs w:val="20"/>
                  </w:rPr>
                </w:rPrChange>
              </w:rPr>
            </w:pPr>
            <w:del w:id="9556" w:author="Dr Mamadou SANOGO" w:date="2023-10-26T15:54:00Z">
              <w:r w:rsidRPr="00683B98" w:rsidDel="00561D9D">
                <w:rPr>
                  <w:rFonts w:asciiTheme="minorHAnsi" w:hAnsiTheme="minorHAnsi"/>
                  <w:bCs/>
                  <w:color w:val="FF0000"/>
                  <w:sz w:val="20"/>
                  <w:szCs w:val="20"/>
                  <w:rPrChange w:id="9557"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2ECDB38C" w14:textId="4E918484" w:rsidR="00631BF4" w:rsidRPr="00683B98" w:rsidDel="00561D9D" w:rsidRDefault="00631BF4" w:rsidP="00F26652">
            <w:pPr>
              <w:tabs>
                <w:tab w:val="left" w:pos="567"/>
                <w:tab w:val="left" w:pos="1276"/>
                <w:tab w:val="left" w:pos="2127"/>
              </w:tabs>
              <w:spacing w:line="240" w:lineRule="auto"/>
              <w:jc w:val="center"/>
              <w:rPr>
                <w:del w:id="9558" w:author="Dr Mamadou SANOGO" w:date="2023-10-26T15:54:00Z"/>
                <w:rFonts w:asciiTheme="minorHAnsi" w:hAnsiTheme="minorHAnsi"/>
                <w:bCs/>
                <w:color w:val="FF0000"/>
                <w:sz w:val="20"/>
                <w:szCs w:val="20"/>
                <w:rPrChange w:id="9559" w:author="Dr Mamadou SANOGO" w:date="2023-10-26T15:46:00Z">
                  <w:rPr>
                    <w:del w:id="9560"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tcPr>
          <w:p w14:paraId="246DCC7E" w14:textId="3F95A441" w:rsidR="00631BF4" w:rsidRPr="00683B98" w:rsidDel="00561D9D" w:rsidRDefault="00631BF4" w:rsidP="00F26652">
            <w:pPr>
              <w:tabs>
                <w:tab w:val="left" w:pos="567"/>
                <w:tab w:val="left" w:pos="1276"/>
                <w:tab w:val="left" w:pos="2127"/>
              </w:tabs>
              <w:spacing w:line="240" w:lineRule="auto"/>
              <w:rPr>
                <w:del w:id="9561" w:author="Dr Mamadou SANOGO" w:date="2023-10-26T15:54:00Z"/>
                <w:rFonts w:asciiTheme="minorHAnsi" w:hAnsiTheme="minorHAnsi"/>
                <w:bCs/>
                <w:i/>
                <w:color w:val="FF0000"/>
                <w:sz w:val="20"/>
                <w:szCs w:val="20"/>
                <w:rPrChange w:id="9562" w:author="Dr Mamadou SANOGO" w:date="2023-10-26T15:46:00Z">
                  <w:rPr>
                    <w:del w:id="9563"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tcPr>
          <w:p w14:paraId="234AB975" w14:textId="6ACB2575" w:rsidR="00631BF4" w:rsidRPr="00683B98" w:rsidDel="00561D9D" w:rsidRDefault="00631BF4" w:rsidP="00F26652">
            <w:pPr>
              <w:tabs>
                <w:tab w:val="left" w:pos="567"/>
                <w:tab w:val="left" w:pos="1276"/>
                <w:tab w:val="left" w:pos="2127"/>
              </w:tabs>
              <w:spacing w:line="240" w:lineRule="auto"/>
              <w:rPr>
                <w:del w:id="9564" w:author="Dr Mamadou SANOGO" w:date="2023-10-26T15:54:00Z"/>
                <w:rFonts w:asciiTheme="minorHAnsi" w:hAnsiTheme="minorHAnsi"/>
                <w:bCs/>
                <w:i/>
                <w:color w:val="FF0000"/>
                <w:sz w:val="20"/>
                <w:szCs w:val="20"/>
                <w:rPrChange w:id="9565" w:author="Dr Mamadou SANOGO" w:date="2023-10-26T15:46:00Z">
                  <w:rPr>
                    <w:del w:id="9566" w:author="Dr Mamadou SANOGO" w:date="2023-10-26T15:54:00Z"/>
                    <w:rFonts w:asciiTheme="minorHAnsi" w:hAnsiTheme="minorHAnsi"/>
                    <w:bCs/>
                    <w:i/>
                    <w:color w:val="000000" w:themeColor="text1"/>
                    <w:sz w:val="20"/>
                    <w:szCs w:val="20"/>
                  </w:rPr>
                </w:rPrChange>
              </w:rPr>
            </w:pPr>
          </w:p>
        </w:tc>
      </w:tr>
      <w:tr w:rsidR="00683B98" w:rsidRPr="00683B98" w:rsidDel="00561D9D" w14:paraId="7A25B8AF" w14:textId="03D773B7" w:rsidTr="00F26652">
        <w:trPr>
          <w:cantSplit/>
          <w:trHeight w:val="1132"/>
          <w:del w:id="9567"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A344326" w14:textId="5EE06462" w:rsidR="00631BF4" w:rsidRPr="00683B98" w:rsidDel="00561D9D" w:rsidRDefault="00631BF4" w:rsidP="00F26652">
            <w:pPr>
              <w:spacing w:line="240" w:lineRule="auto"/>
              <w:rPr>
                <w:del w:id="9568" w:author="Dr Mamadou SANOGO" w:date="2023-10-26T15:54:00Z"/>
                <w:rFonts w:asciiTheme="minorHAnsi" w:hAnsiTheme="minorHAnsi"/>
                <w:b/>
                <w:color w:val="FF0000"/>
                <w:sz w:val="20"/>
                <w:szCs w:val="20"/>
                <w:rPrChange w:id="9569" w:author="Dr Mamadou SANOGO" w:date="2023-10-26T15:46:00Z">
                  <w:rPr>
                    <w:del w:id="9570" w:author="Dr Mamadou SANOGO" w:date="2023-10-26T15:54:00Z"/>
                    <w:rFonts w:asciiTheme="minorHAnsi" w:hAnsiTheme="minorHAnsi"/>
                    <w:b/>
                    <w:color w:val="000000" w:themeColor="text1"/>
                    <w:sz w:val="20"/>
                    <w:szCs w:val="20"/>
                  </w:rPr>
                </w:rPrChange>
              </w:rPr>
            </w:pPr>
            <w:del w:id="9571" w:author="Dr Mamadou SANOGO" w:date="2023-10-26T15:54:00Z">
              <w:r w:rsidRPr="00683B98" w:rsidDel="00561D9D">
                <w:rPr>
                  <w:rFonts w:asciiTheme="minorHAnsi" w:hAnsiTheme="minorHAnsi"/>
                  <w:b/>
                  <w:bCs/>
                  <w:color w:val="FF0000"/>
                  <w:sz w:val="20"/>
                  <w:szCs w:val="20"/>
                  <w:rPrChange w:id="9572" w:author="Dr Mamadou SANOGO" w:date="2023-10-26T15:46:00Z">
                    <w:rPr>
                      <w:rFonts w:asciiTheme="minorHAnsi" w:hAnsiTheme="minorHAnsi"/>
                      <w:b/>
                      <w:bCs/>
                      <w:color w:val="000000" w:themeColor="text1"/>
                      <w:sz w:val="20"/>
                      <w:szCs w:val="20"/>
                    </w:rPr>
                  </w:rPrChange>
                </w:rPr>
                <w:delText>RAE2304</w:delText>
              </w:r>
            </w:del>
          </w:p>
          <w:p w14:paraId="2201000E" w14:textId="52D81749" w:rsidR="00631BF4" w:rsidRPr="00683B98" w:rsidDel="00561D9D" w:rsidRDefault="00631BF4" w:rsidP="00F26652">
            <w:pPr>
              <w:spacing w:line="240" w:lineRule="auto"/>
              <w:rPr>
                <w:del w:id="9573" w:author="Dr Mamadou SANOGO" w:date="2023-10-26T15:54:00Z"/>
                <w:rFonts w:asciiTheme="minorHAnsi" w:hAnsiTheme="minorHAnsi"/>
                <w:b/>
                <w:color w:val="FF0000"/>
                <w:sz w:val="20"/>
                <w:szCs w:val="20"/>
                <w:rPrChange w:id="9574" w:author="Dr Mamadou SANOGO" w:date="2023-10-26T15:46:00Z">
                  <w:rPr>
                    <w:del w:id="9575" w:author="Dr Mamadou SANOGO" w:date="2023-10-26T15:54:00Z"/>
                    <w:rFonts w:asciiTheme="minorHAnsi" w:hAnsiTheme="minorHAnsi"/>
                    <w:b/>
                    <w:color w:val="000000" w:themeColor="text1"/>
                    <w:sz w:val="20"/>
                    <w:szCs w:val="20"/>
                  </w:rPr>
                </w:rPrChange>
              </w:rPr>
            </w:pPr>
            <w:del w:id="9576" w:author="Dr Mamadou SANOGO" w:date="2023-10-26T15:54:00Z">
              <w:r w:rsidRPr="00683B98" w:rsidDel="00561D9D">
                <w:rPr>
                  <w:rFonts w:asciiTheme="minorHAnsi" w:hAnsiTheme="minorHAnsi"/>
                  <w:b/>
                  <w:color w:val="FF0000"/>
                  <w:sz w:val="20"/>
                  <w:szCs w:val="20"/>
                  <w:rPrChange w:id="9577" w:author="Dr Mamadou SANOGO" w:date="2023-10-26T15:46:00Z">
                    <w:rPr>
                      <w:rFonts w:asciiTheme="minorHAnsi" w:hAnsiTheme="minorHAnsi"/>
                      <w:b/>
                      <w:color w:val="000000" w:themeColor="text1"/>
                      <w:sz w:val="20"/>
                      <w:szCs w:val="20"/>
                    </w:rPr>
                  </w:rPrChange>
                </w:rPr>
                <w:delText xml:space="preserve">Risques et associations en Epidémiologie </w:delText>
              </w:r>
            </w:del>
          </w:p>
          <w:p w14:paraId="1B6BE2D1" w14:textId="470228F4" w:rsidR="00631BF4" w:rsidRPr="00683B98" w:rsidDel="00561D9D" w:rsidRDefault="00631BF4" w:rsidP="00F26652">
            <w:pPr>
              <w:spacing w:line="240" w:lineRule="auto"/>
              <w:rPr>
                <w:del w:id="9578" w:author="Dr Mamadou SANOGO" w:date="2023-10-26T15:54:00Z"/>
                <w:rFonts w:asciiTheme="minorHAnsi" w:hAnsiTheme="minorHAnsi"/>
                <w:b/>
                <w:color w:val="FF0000"/>
                <w:sz w:val="20"/>
                <w:szCs w:val="20"/>
                <w:rPrChange w:id="9579" w:author="Dr Mamadou SANOGO" w:date="2023-10-26T15:46:00Z">
                  <w:rPr>
                    <w:del w:id="9580"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14E93B94" w14:textId="04F0A8DD" w:rsidR="00631BF4" w:rsidRPr="00683B98" w:rsidDel="00561D9D" w:rsidRDefault="00631BF4" w:rsidP="00F26652">
            <w:pPr>
              <w:spacing w:line="240" w:lineRule="auto"/>
              <w:jc w:val="center"/>
              <w:rPr>
                <w:del w:id="9581" w:author="Dr Mamadou SANOGO" w:date="2023-10-26T15:54:00Z"/>
                <w:rFonts w:asciiTheme="minorHAnsi" w:hAnsiTheme="minorHAnsi"/>
                <w:b/>
                <w:color w:val="FF0000"/>
                <w:sz w:val="20"/>
                <w:szCs w:val="20"/>
                <w:rPrChange w:id="9582" w:author="Dr Mamadou SANOGO" w:date="2023-10-26T15:46:00Z">
                  <w:rPr>
                    <w:del w:id="9583" w:author="Dr Mamadou SANOGO" w:date="2023-10-26T15:54:00Z"/>
                    <w:rFonts w:asciiTheme="minorHAnsi" w:hAnsiTheme="minorHAnsi"/>
                    <w:b/>
                    <w:color w:val="000000" w:themeColor="text1"/>
                    <w:sz w:val="20"/>
                    <w:szCs w:val="20"/>
                  </w:rPr>
                </w:rPrChange>
              </w:rPr>
            </w:pPr>
            <w:del w:id="9584" w:author="Dr Mamadou SANOGO" w:date="2023-10-26T15:54:00Z">
              <w:r w:rsidRPr="00683B98" w:rsidDel="00561D9D">
                <w:rPr>
                  <w:rFonts w:asciiTheme="minorHAnsi" w:hAnsiTheme="minorHAnsi"/>
                  <w:b/>
                  <w:color w:val="FF0000"/>
                  <w:sz w:val="20"/>
                  <w:szCs w:val="20"/>
                  <w:rPrChange w:id="9585"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529F5376" w14:textId="2DC53485" w:rsidR="00631BF4" w:rsidRPr="00683B98" w:rsidDel="00561D9D" w:rsidRDefault="00631BF4" w:rsidP="00F26652">
            <w:pPr>
              <w:tabs>
                <w:tab w:val="left" w:pos="567"/>
                <w:tab w:val="left" w:pos="1276"/>
                <w:tab w:val="left" w:pos="2127"/>
              </w:tabs>
              <w:spacing w:line="240" w:lineRule="auto"/>
              <w:rPr>
                <w:del w:id="9586" w:author="Dr Mamadou SANOGO" w:date="2023-10-26T15:54:00Z"/>
                <w:rFonts w:asciiTheme="minorHAnsi" w:hAnsiTheme="minorHAnsi"/>
                <w:bCs/>
                <w:color w:val="FF0000"/>
                <w:sz w:val="20"/>
                <w:szCs w:val="20"/>
                <w:rPrChange w:id="9587" w:author="Dr Mamadou SANOGO" w:date="2023-10-26T15:46:00Z">
                  <w:rPr>
                    <w:del w:id="9588" w:author="Dr Mamadou SANOGO" w:date="2023-10-26T15:54:00Z"/>
                    <w:rFonts w:asciiTheme="minorHAnsi" w:hAnsiTheme="minorHAnsi"/>
                    <w:bCs/>
                    <w:color w:val="000000" w:themeColor="text1"/>
                    <w:sz w:val="20"/>
                    <w:szCs w:val="20"/>
                  </w:rPr>
                </w:rPrChange>
              </w:rPr>
            </w:pPr>
            <w:del w:id="9589" w:author="Dr Mamadou SANOGO" w:date="2023-10-26T15:54:00Z">
              <w:r w:rsidRPr="00683B98" w:rsidDel="00561D9D">
                <w:rPr>
                  <w:rFonts w:asciiTheme="minorHAnsi" w:hAnsiTheme="minorHAnsi"/>
                  <w:bCs/>
                  <w:color w:val="FF0000"/>
                  <w:sz w:val="20"/>
                  <w:szCs w:val="20"/>
                  <w:rPrChange w:id="9590" w:author="Dr Mamadou SANOGO" w:date="2023-10-26T15:46:00Z">
                    <w:rPr>
                      <w:rFonts w:asciiTheme="minorHAnsi" w:hAnsiTheme="minorHAnsi"/>
                      <w:bCs/>
                      <w:color w:val="000000" w:themeColor="text1"/>
                      <w:sz w:val="20"/>
                      <w:szCs w:val="20"/>
                    </w:rPr>
                  </w:rPrChange>
                </w:rPr>
                <w:delText>Assurer le suivi des tendances des maladies</w:delText>
              </w:r>
            </w:del>
          </w:p>
          <w:p w14:paraId="4551C6A2" w14:textId="261375A5" w:rsidR="00631BF4" w:rsidRPr="00683B98" w:rsidDel="00561D9D" w:rsidRDefault="00631BF4" w:rsidP="00F26652">
            <w:pPr>
              <w:tabs>
                <w:tab w:val="left" w:pos="567"/>
                <w:tab w:val="left" w:pos="1276"/>
                <w:tab w:val="left" w:pos="2127"/>
              </w:tabs>
              <w:spacing w:line="240" w:lineRule="auto"/>
              <w:rPr>
                <w:del w:id="9591" w:author="Dr Mamadou SANOGO" w:date="2023-10-26T15:54:00Z"/>
                <w:rFonts w:asciiTheme="minorHAnsi" w:hAnsiTheme="minorHAnsi"/>
                <w:bCs/>
                <w:color w:val="FF0000"/>
                <w:sz w:val="20"/>
                <w:szCs w:val="20"/>
                <w:rPrChange w:id="9592" w:author="Dr Mamadou SANOGO" w:date="2023-10-26T15:46:00Z">
                  <w:rPr>
                    <w:del w:id="9593" w:author="Dr Mamadou SANOGO" w:date="2023-10-26T15:54:00Z"/>
                    <w:rFonts w:asciiTheme="minorHAnsi" w:hAnsiTheme="minorHAnsi"/>
                    <w:bCs/>
                    <w:color w:val="000000" w:themeColor="text1"/>
                    <w:sz w:val="20"/>
                    <w:szCs w:val="20"/>
                  </w:rPr>
                </w:rPrChange>
              </w:rPr>
            </w:pPr>
            <w:del w:id="9594" w:author="Dr Mamadou SANOGO" w:date="2023-10-26T15:54:00Z">
              <w:r w:rsidRPr="00683B98" w:rsidDel="00561D9D">
                <w:rPr>
                  <w:rFonts w:asciiTheme="minorHAnsi" w:hAnsiTheme="minorHAnsi"/>
                  <w:bCs/>
                  <w:color w:val="FF0000"/>
                  <w:sz w:val="20"/>
                  <w:szCs w:val="20"/>
                  <w:rPrChange w:id="9595" w:author="Dr Mamadou SANOGO" w:date="2023-10-26T15:46:00Z">
                    <w:rPr>
                      <w:rFonts w:asciiTheme="minorHAnsi" w:hAnsiTheme="minorHAnsi"/>
                      <w:bCs/>
                      <w:color w:val="000000" w:themeColor="text1"/>
                      <w:sz w:val="20"/>
                      <w:szCs w:val="20"/>
                    </w:rPr>
                  </w:rPrChange>
                </w:rPr>
                <w:delText xml:space="preserve">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6D3E1CD9" w14:textId="18510515" w:rsidR="00631BF4" w:rsidRPr="00683B98" w:rsidDel="00561D9D" w:rsidRDefault="00631BF4" w:rsidP="00F26652">
            <w:pPr>
              <w:tabs>
                <w:tab w:val="left" w:pos="567"/>
                <w:tab w:val="left" w:pos="1276"/>
                <w:tab w:val="left" w:pos="2127"/>
              </w:tabs>
              <w:spacing w:line="240" w:lineRule="auto"/>
              <w:rPr>
                <w:del w:id="9596" w:author="Dr Mamadou SANOGO" w:date="2023-10-26T15:54:00Z"/>
                <w:rFonts w:asciiTheme="minorHAnsi" w:hAnsiTheme="minorHAnsi"/>
                <w:bCs/>
                <w:color w:val="FF0000"/>
                <w:sz w:val="20"/>
                <w:szCs w:val="20"/>
                <w:rPrChange w:id="9597" w:author="Dr Mamadou SANOGO" w:date="2023-10-26T15:46:00Z">
                  <w:rPr>
                    <w:del w:id="9598" w:author="Dr Mamadou SANOGO" w:date="2023-10-26T15:54:00Z"/>
                    <w:rFonts w:asciiTheme="minorHAnsi" w:hAnsiTheme="minorHAnsi"/>
                    <w:bCs/>
                    <w:color w:val="000000" w:themeColor="text1"/>
                    <w:sz w:val="20"/>
                    <w:szCs w:val="20"/>
                  </w:rPr>
                </w:rPrChange>
              </w:rPr>
            </w:pPr>
            <w:del w:id="9599" w:author="Dr Mamadou SANOGO" w:date="2023-10-26T15:54:00Z">
              <w:r w:rsidRPr="00683B98" w:rsidDel="00561D9D">
                <w:rPr>
                  <w:rFonts w:asciiTheme="minorHAnsi" w:hAnsiTheme="minorHAnsi"/>
                  <w:bCs/>
                  <w:color w:val="FF0000"/>
                  <w:sz w:val="20"/>
                  <w:szCs w:val="20"/>
                  <w:rPrChange w:id="9600" w:author="Dr Mamadou SANOGO" w:date="2023-10-26T15:46:00Z">
                    <w:rPr>
                      <w:rFonts w:asciiTheme="minorHAnsi" w:hAnsiTheme="minorHAnsi"/>
                      <w:bCs/>
                      <w:color w:val="000000" w:themeColor="text1"/>
                      <w:sz w:val="20"/>
                      <w:szCs w:val="20"/>
                    </w:rPr>
                  </w:rPrChange>
                </w:rPr>
                <w:delText xml:space="preserve">Mesures d’impact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02E5B589" w14:textId="71759004" w:rsidR="00631BF4" w:rsidRPr="00683B98" w:rsidDel="00561D9D" w:rsidRDefault="00631BF4" w:rsidP="00F26652">
            <w:pPr>
              <w:tabs>
                <w:tab w:val="left" w:pos="567"/>
                <w:tab w:val="left" w:pos="1276"/>
                <w:tab w:val="left" w:pos="2127"/>
              </w:tabs>
              <w:spacing w:line="240" w:lineRule="auto"/>
              <w:jc w:val="center"/>
              <w:rPr>
                <w:del w:id="9601" w:author="Dr Mamadou SANOGO" w:date="2023-10-26T15:54:00Z"/>
                <w:rFonts w:asciiTheme="minorHAnsi" w:hAnsiTheme="minorHAnsi"/>
                <w:bCs/>
                <w:color w:val="FF0000"/>
                <w:sz w:val="20"/>
                <w:szCs w:val="20"/>
                <w:rPrChange w:id="9602" w:author="Dr Mamadou SANOGO" w:date="2023-10-26T15:46:00Z">
                  <w:rPr>
                    <w:del w:id="9603" w:author="Dr Mamadou SANOGO" w:date="2023-10-26T15:54:00Z"/>
                    <w:rFonts w:asciiTheme="minorHAnsi" w:hAnsiTheme="minorHAnsi"/>
                    <w:bCs/>
                    <w:color w:val="000000" w:themeColor="text1"/>
                    <w:sz w:val="20"/>
                    <w:szCs w:val="20"/>
                  </w:rPr>
                </w:rPrChange>
              </w:rPr>
            </w:pPr>
            <w:del w:id="9604" w:author="Dr Mamadou SANOGO" w:date="2023-10-26T15:54:00Z">
              <w:r w:rsidRPr="00683B98" w:rsidDel="00561D9D">
                <w:rPr>
                  <w:rFonts w:asciiTheme="minorHAnsi" w:hAnsiTheme="minorHAnsi"/>
                  <w:bCs/>
                  <w:color w:val="FF0000"/>
                  <w:sz w:val="20"/>
                  <w:szCs w:val="20"/>
                  <w:rPrChange w:id="9605"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4171F042" w14:textId="41EC807D" w:rsidR="00631BF4" w:rsidRPr="00683B98" w:rsidDel="00561D9D" w:rsidRDefault="00631BF4" w:rsidP="00F26652">
            <w:pPr>
              <w:tabs>
                <w:tab w:val="left" w:pos="567"/>
                <w:tab w:val="left" w:pos="1276"/>
                <w:tab w:val="left" w:pos="2127"/>
              </w:tabs>
              <w:spacing w:line="240" w:lineRule="auto"/>
              <w:jc w:val="center"/>
              <w:rPr>
                <w:del w:id="9606" w:author="Dr Mamadou SANOGO" w:date="2023-10-26T15:54:00Z"/>
                <w:rFonts w:asciiTheme="minorHAnsi" w:hAnsiTheme="minorHAnsi"/>
                <w:bCs/>
                <w:color w:val="FF0000"/>
                <w:sz w:val="20"/>
                <w:szCs w:val="20"/>
                <w:rPrChange w:id="9607" w:author="Dr Mamadou SANOGO" w:date="2023-10-26T15:46:00Z">
                  <w:rPr>
                    <w:del w:id="9608" w:author="Dr Mamadou SANOGO" w:date="2023-10-26T15:54:00Z"/>
                    <w:rFonts w:asciiTheme="minorHAnsi" w:hAnsiTheme="minorHAnsi"/>
                    <w:bCs/>
                    <w:color w:val="000000" w:themeColor="text1"/>
                    <w:sz w:val="20"/>
                    <w:szCs w:val="20"/>
                  </w:rPr>
                </w:rPrChange>
              </w:rPr>
            </w:pPr>
            <w:del w:id="9609" w:author="Dr Mamadou SANOGO" w:date="2023-10-26T15:54:00Z">
              <w:r w:rsidRPr="00683B98" w:rsidDel="00561D9D">
                <w:rPr>
                  <w:rFonts w:asciiTheme="minorHAnsi" w:hAnsiTheme="minorHAnsi"/>
                  <w:bCs/>
                  <w:color w:val="FF0000"/>
                  <w:sz w:val="20"/>
                  <w:szCs w:val="20"/>
                  <w:rPrChange w:id="9610" w:author="Dr Mamadou SANOGO" w:date="2023-10-26T15:46:00Z">
                    <w:rPr>
                      <w:rFonts w:asciiTheme="minorHAnsi" w:hAnsiTheme="minorHAnsi"/>
                      <w:bCs/>
                      <w:color w:val="000000" w:themeColor="text1"/>
                      <w:sz w:val="20"/>
                      <w:szCs w:val="20"/>
                    </w:rPr>
                  </w:rPrChange>
                </w:rPr>
                <w:delText>50/50/00/45</w:delText>
              </w:r>
            </w:del>
          </w:p>
        </w:tc>
        <w:tc>
          <w:tcPr>
            <w:tcW w:w="884" w:type="pct"/>
            <w:vMerge w:val="restart"/>
            <w:tcBorders>
              <w:top w:val="single" w:sz="4" w:space="0" w:color="auto"/>
              <w:left w:val="single" w:sz="4" w:space="0" w:color="auto"/>
              <w:right w:val="single" w:sz="4" w:space="0" w:color="auto"/>
            </w:tcBorders>
            <w:vAlign w:val="center"/>
            <w:hideMark/>
          </w:tcPr>
          <w:p w14:paraId="4B1AE341" w14:textId="7BA93523" w:rsidR="00631BF4" w:rsidRPr="00683B98" w:rsidDel="00561D9D" w:rsidRDefault="00631BF4" w:rsidP="00F26652">
            <w:pPr>
              <w:spacing w:line="240" w:lineRule="auto"/>
              <w:rPr>
                <w:del w:id="9611" w:author="Dr Mamadou SANOGO" w:date="2023-10-26T15:54:00Z"/>
                <w:color w:val="FF0000"/>
                <w:sz w:val="20"/>
                <w:szCs w:val="20"/>
                <w:rPrChange w:id="9612" w:author="Dr Mamadou SANOGO" w:date="2023-10-26T15:46:00Z">
                  <w:rPr>
                    <w:del w:id="9613" w:author="Dr Mamadou SANOGO" w:date="2023-10-26T15:54:00Z"/>
                    <w:sz w:val="20"/>
                    <w:szCs w:val="20"/>
                  </w:rPr>
                </w:rPrChange>
              </w:rPr>
            </w:pPr>
            <w:del w:id="9614" w:author="Dr Mamadou SANOGO" w:date="2023-10-26T15:54:00Z">
              <w:r w:rsidRPr="00683B98" w:rsidDel="00561D9D">
                <w:rPr>
                  <w:rFonts w:asciiTheme="minorHAnsi" w:hAnsiTheme="minorHAnsi"/>
                  <w:bCs/>
                  <w:i/>
                  <w:color w:val="FF0000"/>
                  <w:sz w:val="20"/>
                  <w:szCs w:val="20"/>
                  <w:rPrChange w:id="9615" w:author="Dr Mamadou SANOGO" w:date="2023-10-26T15:46:00Z">
                    <w:rPr>
                      <w:rFonts w:asciiTheme="minorHAnsi" w:hAnsiTheme="minorHAnsi"/>
                      <w:bCs/>
                      <w:i/>
                      <w:color w:val="000000" w:themeColor="text1"/>
                      <w:sz w:val="20"/>
                      <w:szCs w:val="20"/>
                    </w:rPr>
                  </w:rPrChange>
                </w:rPr>
                <w:delText>Cours magistral, travaux dirigés,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hideMark/>
          </w:tcPr>
          <w:p w14:paraId="618D05D5" w14:textId="33C41146" w:rsidR="00631BF4" w:rsidRPr="00683B98" w:rsidDel="00561D9D" w:rsidRDefault="00631BF4" w:rsidP="00F26652">
            <w:pPr>
              <w:spacing w:line="240" w:lineRule="auto"/>
              <w:rPr>
                <w:del w:id="9616" w:author="Dr Mamadou SANOGO" w:date="2023-10-26T15:54:00Z"/>
                <w:color w:val="FF0000"/>
                <w:sz w:val="20"/>
                <w:szCs w:val="20"/>
                <w:rPrChange w:id="9617" w:author="Dr Mamadou SANOGO" w:date="2023-10-26T15:46:00Z">
                  <w:rPr>
                    <w:del w:id="9618" w:author="Dr Mamadou SANOGO" w:date="2023-10-26T15:54:00Z"/>
                    <w:sz w:val="20"/>
                    <w:szCs w:val="20"/>
                  </w:rPr>
                </w:rPrChange>
              </w:rPr>
            </w:pPr>
            <w:del w:id="9619" w:author="Dr Mamadou SANOGO" w:date="2023-10-26T15:54:00Z">
              <w:r w:rsidRPr="00683B98" w:rsidDel="00561D9D">
                <w:rPr>
                  <w:rFonts w:asciiTheme="minorHAnsi" w:hAnsiTheme="minorHAnsi"/>
                  <w:bCs/>
                  <w:i/>
                  <w:color w:val="FF0000"/>
                  <w:sz w:val="20"/>
                  <w:szCs w:val="20"/>
                  <w:rPrChange w:id="9620"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45C58A13" w14:textId="5EE42D13" w:rsidTr="00F26652">
        <w:trPr>
          <w:cantSplit/>
          <w:trHeight w:val="20"/>
          <w:del w:id="9621" w:author="Dr Mamadou SANOGO" w:date="2023-10-26T15:54:00Z"/>
        </w:trPr>
        <w:tc>
          <w:tcPr>
            <w:tcW w:w="797" w:type="pct"/>
            <w:vMerge/>
            <w:tcBorders>
              <w:left w:val="single" w:sz="4" w:space="0" w:color="auto"/>
              <w:right w:val="single" w:sz="4" w:space="0" w:color="auto"/>
            </w:tcBorders>
            <w:vAlign w:val="center"/>
            <w:hideMark/>
          </w:tcPr>
          <w:p w14:paraId="142AF887" w14:textId="7B7ED951" w:rsidR="00631BF4" w:rsidRPr="00683B98" w:rsidDel="00561D9D" w:rsidRDefault="00631BF4" w:rsidP="00F26652">
            <w:pPr>
              <w:spacing w:line="240" w:lineRule="auto"/>
              <w:rPr>
                <w:del w:id="9622" w:author="Dr Mamadou SANOGO" w:date="2023-10-26T15:54:00Z"/>
                <w:rFonts w:asciiTheme="minorHAnsi" w:hAnsiTheme="minorHAnsi"/>
                <w:b/>
                <w:color w:val="FF0000"/>
                <w:sz w:val="20"/>
                <w:szCs w:val="20"/>
                <w:rPrChange w:id="9623" w:author="Dr Mamadou SANOGO" w:date="2023-10-26T15:46:00Z">
                  <w:rPr>
                    <w:del w:id="9624"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4F8D1CB2" w14:textId="4C63EE36" w:rsidR="00631BF4" w:rsidRPr="00683B98" w:rsidDel="00561D9D" w:rsidRDefault="00631BF4" w:rsidP="00F26652">
            <w:pPr>
              <w:spacing w:line="240" w:lineRule="auto"/>
              <w:jc w:val="center"/>
              <w:rPr>
                <w:del w:id="9625" w:author="Dr Mamadou SANOGO" w:date="2023-10-26T15:54:00Z"/>
                <w:rFonts w:asciiTheme="minorHAnsi" w:hAnsiTheme="minorHAnsi"/>
                <w:b/>
                <w:color w:val="FF0000"/>
                <w:sz w:val="20"/>
                <w:szCs w:val="20"/>
                <w:rPrChange w:id="9626" w:author="Dr Mamadou SANOGO" w:date="2023-10-26T15:46:00Z">
                  <w:rPr>
                    <w:del w:id="9627"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392C7B4" w14:textId="30B67C23" w:rsidR="00631BF4" w:rsidRPr="00683B98" w:rsidDel="00561D9D" w:rsidRDefault="00631BF4" w:rsidP="00F26652">
            <w:pPr>
              <w:tabs>
                <w:tab w:val="left" w:pos="567"/>
                <w:tab w:val="left" w:pos="1276"/>
                <w:tab w:val="left" w:pos="2127"/>
              </w:tabs>
              <w:spacing w:line="240" w:lineRule="auto"/>
              <w:rPr>
                <w:del w:id="9628" w:author="Dr Mamadou SANOGO" w:date="2023-10-26T15:54:00Z"/>
                <w:rFonts w:asciiTheme="minorHAnsi" w:hAnsiTheme="minorHAnsi"/>
                <w:bCs/>
                <w:color w:val="FF0000"/>
                <w:sz w:val="20"/>
                <w:szCs w:val="20"/>
                <w:rPrChange w:id="9629" w:author="Dr Mamadou SANOGO" w:date="2023-10-26T15:46:00Z">
                  <w:rPr>
                    <w:del w:id="9630"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61044BEF" w14:textId="1CA25290" w:rsidR="00631BF4" w:rsidRPr="00683B98" w:rsidDel="00561D9D" w:rsidRDefault="00631BF4" w:rsidP="00F26652">
            <w:pPr>
              <w:tabs>
                <w:tab w:val="left" w:pos="567"/>
                <w:tab w:val="left" w:pos="1276"/>
                <w:tab w:val="left" w:pos="2127"/>
              </w:tabs>
              <w:spacing w:line="240" w:lineRule="auto"/>
              <w:rPr>
                <w:del w:id="9631" w:author="Dr Mamadou SANOGO" w:date="2023-10-26T15:54:00Z"/>
                <w:rFonts w:asciiTheme="minorHAnsi" w:hAnsiTheme="minorHAnsi"/>
                <w:bCs/>
                <w:color w:val="FF0000"/>
                <w:sz w:val="20"/>
                <w:szCs w:val="20"/>
                <w:rPrChange w:id="9632" w:author="Dr Mamadou SANOGO" w:date="2023-10-26T15:46:00Z">
                  <w:rPr>
                    <w:del w:id="9633" w:author="Dr Mamadou SANOGO" w:date="2023-10-26T15:54:00Z"/>
                    <w:rFonts w:asciiTheme="minorHAnsi" w:hAnsiTheme="minorHAnsi"/>
                    <w:bCs/>
                    <w:color w:val="000000" w:themeColor="text1"/>
                    <w:sz w:val="20"/>
                    <w:szCs w:val="20"/>
                  </w:rPr>
                </w:rPrChange>
              </w:rPr>
            </w:pPr>
            <w:del w:id="9634" w:author="Dr Mamadou SANOGO" w:date="2023-10-26T15:54:00Z">
              <w:r w:rsidRPr="00683B98" w:rsidDel="00561D9D">
                <w:rPr>
                  <w:rFonts w:asciiTheme="minorHAnsi" w:hAnsiTheme="minorHAnsi"/>
                  <w:bCs/>
                  <w:color w:val="FF0000"/>
                  <w:sz w:val="20"/>
                  <w:szCs w:val="20"/>
                  <w:rPrChange w:id="9635" w:author="Dr Mamadou SANOGO" w:date="2023-10-26T15:46:00Z">
                    <w:rPr>
                      <w:rFonts w:asciiTheme="minorHAnsi" w:hAnsiTheme="minorHAnsi"/>
                      <w:bCs/>
                      <w:color w:val="000000" w:themeColor="text1"/>
                      <w:sz w:val="20"/>
                      <w:szCs w:val="20"/>
                    </w:rPr>
                  </w:rPrChange>
                </w:rPr>
                <w:delText>Mesures d’association</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7CE2004A" w14:textId="0F670A10" w:rsidR="00631BF4" w:rsidRPr="00683B98" w:rsidDel="00561D9D" w:rsidRDefault="00631BF4" w:rsidP="00F26652">
            <w:pPr>
              <w:tabs>
                <w:tab w:val="left" w:pos="567"/>
                <w:tab w:val="left" w:pos="1276"/>
                <w:tab w:val="left" w:pos="2127"/>
              </w:tabs>
              <w:spacing w:line="240" w:lineRule="auto"/>
              <w:jc w:val="center"/>
              <w:rPr>
                <w:del w:id="9636" w:author="Dr Mamadou SANOGO" w:date="2023-10-26T15:54:00Z"/>
                <w:rFonts w:asciiTheme="minorHAnsi" w:hAnsiTheme="minorHAnsi"/>
                <w:bCs/>
                <w:color w:val="FF0000"/>
                <w:sz w:val="20"/>
                <w:szCs w:val="20"/>
                <w:rPrChange w:id="9637" w:author="Dr Mamadou SANOGO" w:date="2023-10-26T15:46:00Z">
                  <w:rPr>
                    <w:del w:id="9638" w:author="Dr Mamadou SANOGO" w:date="2023-10-26T15:54:00Z"/>
                    <w:rFonts w:asciiTheme="minorHAnsi" w:hAnsiTheme="minorHAnsi"/>
                    <w:bCs/>
                    <w:color w:val="000000" w:themeColor="text1"/>
                    <w:sz w:val="20"/>
                    <w:szCs w:val="20"/>
                  </w:rPr>
                </w:rPrChange>
              </w:rPr>
            </w:pPr>
            <w:del w:id="9639" w:author="Dr Mamadou SANOGO" w:date="2023-10-26T15:54:00Z">
              <w:r w:rsidRPr="00683B98" w:rsidDel="00561D9D">
                <w:rPr>
                  <w:rFonts w:asciiTheme="minorHAnsi" w:hAnsiTheme="minorHAnsi"/>
                  <w:bCs/>
                  <w:color w:val="FF0000"/>
                  <w:sz w:val="20"/>
                  <w:szCs w:val="20"/>
                  <w:rPrChange w:id="9640"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05320961" w14:textId="7EF9CA7F" w:rsidR="00631BF4" w:rsidRPr="00683B98" w:rsidDel="00561D9D" w:rsidRDefault="00631BF4" w:rsidP="00F26652">
            <w:pPr>
              <w:tabs>
                <w:tab w:val="left" w:pos="567"/>
                <w:tab w:val="left" w:pos="1276"/>
                <w:tab w:val="left" w:pos="2127"/>
              </w:tabs>
              <w:spacing w:line="240" w:lineRule="auto"/>
              <w:jc w:val="center"/>
              <w:rPr>
                <w:del w:id="9641" w:author="Dr Mamadou SANOGO" w:date="2023-10-26T15:54:00Z"/>
                <w:rFonts w:asciiTheme="minorHAnsi" w:hAnsiTheme="minorHAnsi"/>
                <w:bCs/>
                <w:color w:val="FF0000"/>
                <w:sz w:val="20"/>
                <w:szCs w:val="20"/>
                <w:rPrChange w:id="9642" w:author="Dr Mamadou SANOGO" w:date="2023-10-26T15:46:00Z">
                  <w:rPr>
                    <w:del w:id="9643"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6B9E7054" w14:textId="4FDA5D4D" w:rsidR="00631BF4" w:rsidRPr="00683B98" w:rsidDel="00561D9D" w:rsidRDefault="00631BF4" w:rsidP="00F26652">
            <w:pPr>
              <w:tabs>
                <w:tab w:val="left" w:pos="567"/>
                <w:tab w:val="left" w:pos="1276"/>
                <w:tab w:val="left" w:pos="2127"/>
              </w:tabs>
              <w:spacing w:line="240" w:lineRule="auto"/>
              <w:rPr>
                <w:del w:id="9644" w:author="Dr Mamadou SANOGO" w:date="2023-10-26T15:54:00Z"/>
                <w:rFonts w:asciiTheme="minorHAnsi" w:hAnsiTheme="minorHAnsi"/>
                <w:bCs/>
                <w:i/>
                <w:color w:val="FF0000"/>
                <w:sz w:val="20"/>
                <w:szCs w:val="20"/>
                <w:rPrChange w:id="9645" w:author="Dr Mamadou SANOGO" w:date="2023-10-26T15:46:00Z">
                  <w:rPr>
                    <w:del w:id="9646"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38483928" w14:textId="073A33DC" w:rsidR="00631BF4" w:rsidRPr="00683B98" w:rsidDel="00561D9D" w:rsidRDefault="00631BF4" w:rsidP="00F26652">
            <w:pPr>
              <w:tabs>
                <w:tab w:val="left" w:pos="567"/>
                <w:tab w:val="left" w:pos="1276"/>
                <w:tab w:val="left" w:pos="2127"/>
              </w:tabs>
              <w:spacing w:line="240" w:lineRule="auto"/>
              <w:rPr>
                <w:del w:id="9647" w:author="Dr Mamadou SANOGO" w:date="2023-10-26T15:54:00Z"/>
                <w:rFonts w:asciiTheme="minorHAnsi" w:hAnsiTheme="minorHAnsi"/>
                <w:bCs/>
                <w:i/>
                <w:color w:val="FF0000"/>
                <w:sz w:val="20"/>
                <w:szCs w:val="20"/>
                <w:rPrChange w:id="9648" w:author="Dr Mamadou SANOGO" w:date="2023-10-26T15:46:00Z">
                  <w:rPr>
                    <w:del w:id="9649" w:author="Dr Mamadou SANOGO" w:date="2023-10-26T15:54:00Z"/>
                    <w:rFonts w:asciiTheme="minorHAnsi" w:hAnsiTheme="minorHAnsi"/>
                    <w:bCs/>
                    <w:i/>
                    <w:color w:val="000000" w:themeColor="text1"/>
                    <w:sz w:val="20"/>
                    <w:szCs w:val="20"/>
                  </w:rPr>
                </w:rPrChange>
              </w:rPr>
            </w:pPr>
          </w:p>
        </w:tc>
      </w:tr>
      <w:tr w:rsidR="00683B98" w:rsidRPr="00683B98" w:rsidDel="00561D9D" w14:paraId="29B65676" w14:textId="013FCC2B" w:rsidTr="00F26652">
        <w:trPr>
          <w:cantSplit/>
          <w:trHeight w:val="1687"/>
          <w:del w:id="9650" w:author="Dr Mamadou SANOGO" w:date="2023-10-26T15:54:00Z"/>
        </w:trPr>
        <w:tc>
          <w:tcPr>
            <w:tcW w:w="797" w:type="pct"/>
            <w:vMerge/>
            <w:tcBorders>
              <w:left w:val="single" w:sz="4" w:space="0" w:color="auto"/>
              <w:right w:val="single" w:sz="4" w:space="0" w:color="auto"/>
            </w:tcBorders>
            <w:vAlign w:val="center"/>
            <w:hideMark/>
          </w:tcPr>
          <w:p w14:paraId="464ECCE0" w14:textId="72A22DE8" w:rsidR="00631BF4" w:rsidRPr="00683B98" w:rsidDel="00561D9D" w:rsidRDefault="00631BF4" w:rsidP="00F26652">
            <w:pPr>
              <w:spacing w:line="240" w:lineRule="auto"/>
              <w:rPr>
                <w:del w:id="9651" w:author="Dr Mamadou SANOGO" w:date="2023-10-26T15:54:00Z"/>
                <w:rFonts w:asciiTheme="minorHAnsi" w:hAnsiTheme="minorHAnsi"/>
                <w:b/>
                <w:color w:val="FF0000"/>
                <w:sz w:val="20"/>
                <w:szCs w:val="20"/>
                <w:rPrChange w:id="9652" w:author="Dr Mamadou SANOGO" w:date="2023-10-26T15:46:00Z">
                  <w:rPr>
                    <w:del w:id="9653"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58167C46" w14:textId="52C80EB9" w:rsidR="00631BF4" w:rsidRPr="00683B98" w:rsidDel="00561D9D" w:rsidRDefault="00631BF4" w:rsidP="00F26652">
            <w:pPr>
              <w:spacing w:line="240" w:lineRule="auto"/>
              <w:jc w:val="center"/>
              <w:rPr>
                <w:del w:id="9654" w:author="Dr Mamadou SANOGO" w:date="2023-10-26T15:54:00Z"/>
                <w:rFonts w:asciiTheme="minorHAnsi" w:hAnsiTheme="minorHAnsi"/>
                <w:b/>
                <w:color w:val="FF0000"/>
                <w:sz w:val="20"/>
                <w:szCs w:val="20"/>
                <w:rPrChange w:id="9655" w:author="Dr Mamadou SANOGO" w:date="2023-10-26T15:46:00Z">
                  <w:rPr>
                    <w:del w:id="9656"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hideMark/>
          </w:tcPr>
          <w:p w14:paraId="71AA6D88" w14:textId="5FE9A958" w:rsidR="00631BF4" w:rsidRPr="00683B98" w:rsidDel="00561D9D" w:rsidRDefault="00631BF4" w:rsidP="00F26652">
            <w:pPr>
              <w:tabs>
                <w:tab w:val="left" w:pos="567"/>
                <w:tab w:val="left" w:pos="1276"/>
                <w:tab w:val="left" w:pos="2127"/>
              </w:tabs>
              <w:spacing w:line="240" w:lineRule="auto"/>
              <w:rPr>
                <w:del w:id="9657" w:author="Dr Mamadou SANOGO" w:date="2023-10-26T15:54:00Z"/>
                <w:rFonts w:asciiTheme="minorHAnsi" w:hAnsiTheme="minorHAnsi"/>
                <w:bCs/>
                <w:color w:val="FF0000"/>
                <w:sz w:val="20"/>
                <w:szCs w:val="20"/>
                <w:rPrChange w:id="9658" w:author="Dr Mamadou SANOGO" w:date="2023-10-26T15:46:00Z">
                  <w:rPr>
                    <w:del w:id="9659"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3238EE06" w14:textId="3B25CADC" w:rsidR="00631BF4" w:rsidRPr="00683B98" w:rsidDel="00561D9D" w:rsidRDefault="00631BF4" w:rsidP="00F26652">
            <w:pPr>
              <w:tabs>
                <w:tab w:val="left" w:pos="567"/>
                <w:tab w:val="left" w:pos="1276"/>
                <w:tab w:val="left" w:pos="2127"/>
              </w:tabs>
              <w:spacing w:line="240" w:lineRule="auto"/>
              <w:rPr>
                <w:del w:id="9660" w:author="Dr Mamadou SANOGO" w:date="2023-10-26T15:54:00Z"/>
                <w:rFonts w:asciiTheme="minorHAnsi" w:hAnsiTheme="minorHAnsi"/>
                <w:bCs/>
                <w:color w:val="FF0000"/>
                <w:sz w:val="20"/>
                <w:szCs w:val="20"/>
                <w:rPrChange w:id="9661" w:author="Dr Mamadou SANOGO" w:date="2023-10-26T15:46:00Z">
                  <w:rPr>
                    <w:del w:id="9662" w:author="Dr Mamadou SANOGO" w:date="2023-10-26T15:54:00Z"/>
                    <w:rFonts w:asciiTheme="minorHAnsi" w:hAnsiTheme="minorHAnsi"/>
                    <w:bCs/>
                    <w:color w:val="000000" w:themeColor="text1"/>
                    <w:sz w:val="20"/>
                    <w:szCs w:val="20"/>
                  </w:rPr>
                </w:rPrChange>
              </w:rPr>
            </w:pPr>
            <w:del w:id="9663" w:author="Dr Mamadou SANOGO" w:date="2023-10-26T15:54:00Z">
              <w:r w:rsidRPr="00683B98" w:rsidDel="00561D9D">
                <w:rPr>
                  <w:rFonts w:asciiTheme="minorHAnsi" w:hAnsiTheme="minorHAnsi"/>
                  <w:bCs/>
                  <w:color w:val="FF0000"/>
                  <w:sz w:val="20"/>
                  <w:szCs w:val="20"/>
                  <w:rPrChange w:id="9664" w:author="Dr Mamadou SANOGO" w:date="2023-10-26T15:46:00Z">
                    <w:rPr>
                      <w:rFonts w:asciiTheme="minorHAnsi" w:hAnsiTheme="minorHAnsi"/>
                      <w:bCs/>
                      <w:color w:val="000000" w:themeColor="text1"/>
                      <w:sz w:val="20"/>
                      <w:szCs w:val="20"/>
                    </w:rPr>
                  </w:rPrChange>
                </w:rPr>
                <w:delText>Notion de causalité</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4D101A25" w14:textId="531E82F8" w:rsidR="00631BF4" w:rsidRPr="00683B98" w:rsidDel="00561D9D" w:rsidRDefault="00631BF4" w:rsidP="00F26652">
            <w:pPr>
              <w:tabs>
                <w:tab w:val="left" w:pos="567"/>
                <w:tab w:val="left" w:pos="1276"/>
                <w:tab w:val="left" w:pos="2127"/>
              </w:tabs>
              <w:spacing w:line="240" w:lineRule="auto"/>
              <w:jc w:val="center"/>
              <w:rPr>
                <w:del w:id="9665" w:author="Dr Mamadou SANOGO" w:date="2023-10-26T15:54:00Z"/>
                <w:rFonts w:asciiTheme="minorHAnsi" w:hAnsiTheme="minorHAnsi"/>
                <w:bCs/>
                <w:color w:val="FF0000"/>
                <w:sz w:val="20"/>
                <w:szCs w:val="20"/>
                <w:rPrChange w:id="9666" w:author="Dr Mamadou SANOGO" w:date="2023-10-26T15:46:00Z">
                  <w:rPr>
                    <w:del w:id="9667" w:author="Dr Mamadou SANOGO" w:date="2023-10-26T15:54:00Z"/>
                    <w:rFonts w:asciiTheme="minorHAnsi" w:hAnsiTheme="minorHAnsi"/>
                    <w:bCs/>
                    <w:color w:val="000000" w:themeColor="text1"/>
                    <w:sz w:val="20"/>
                    <w:szCs w:val="20"/>
                  </w:rPr>
                </w:rPrChange>
              </w:rPr>
            </w:pPr>
            <w:del w:id="9668" w:author="Dr Mamadou SANOGO" w:date="2023-10-26T15:54:00Z">
              <w:r w:rsidRPr="00683B98" w:rsidDel="00561D9D">
                <w:rPr>
                  <w:rFonts w:asciiTheme="minorHAnsi" w:hAnsiTheme="minorHAnsi"/>
                  <w:bCs/>
                  <w:color w:val="FF0000"/>
                  <w:sz w:val="20"/>
                  <w:szCs w:val="20"/>
                  <w:rPrChange w:id="9669"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hideMark/>
          </w:tcPr>
          <w:p w14:paraId="7DC7DF98" w14:textId="549350BD" w:rsidR="00631BF4" w:rsidRPr="00683B98" w:rsidDel="00561D9D" w:rsidRDefault="00631BF4" w:rsidP="00F26652">
            <w:pPr>
              <w:tabs>
                <w:tab w:val="left" w:pos="567"/>
                <w:tab w:val="left" w:pos="1276"/>
                <w:tab w:val="left" w:pos="2127"/>
              </w:tabs>
              <w:spacing w:line="240" w:lineRule="auto"/>
              <w:jc w:val="center"/>
              <w:rPr>
                <w:del w:id="9670" w:author="Dr Mamadou SANOGO" w:date="2023-10-26T15:54:00Z"/>
                <w:rFonts w:asciiTheme="minorHAnsi" w:hAnsiTheme="minorHAnsi"/>
                <w:bCs/>
                <w:color w:val="FF0000"/>
                <w:sz w:val="20"/>
                <w:szCs w:val="20"/>
                <w:rPrChange w:id="9671" w:author="Dr Mamadou SANOGO" w:date="2023-10-26T15:46:00Z">
                  <w:rPr>
                    <w:del w:id="9672"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right w:val="single" w:sz="4" w:space="0" w:color="auto"/>
            </w:tcBorders>
            <w:vAlign w:val="center"/>
            <w:hideMark/>
          </w:tcPr>
          <w:p w14:paraId="77D9C878" w14:textId="328D4B09" w:rsidR="00631BF4" w:rsidRPr="00683B98" w:rsidDel="00561D9D" w:rsidRDefault="00631BF4" w:rsidP="00F26652">
            <w:pPr>
              <w:tabs>
                <w:tab w:val="left" w:pos="567"/>
                <w:tab w:val="left" w:pos="1276"/>
                <w:tab w:val="left" w:pos="2127"/>
              </w:tabs>
              <w:spacing w:line="240" w:lineRule="auto"/>
              <w:rPr>
                <w:del w:id="9673" w:author="Dr Mamadou SANOGO" w:date="2023-10-26T15:54:00Z"/>
                <w:rFonts w:asciiTheme="minorHAnsi" w:hAnsiTheme="minorHAnsi"/>
                <w:bCs/>
                <w:i/>
                <w:color w:val="FF0000"/>
                <w:sz w:val="20"/>
                <w:szCs w:val="20"/>
                <w:rPrChange w:id="9674" w:author="Dr Mamadou SANOGO" w:date="2023-10-26T15:46:00Z">
                  <w:rPr>
                    <w:del w:id="9675"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right w:val="single" w:sz="4" w:space="0" w:color="auto"/>
            </w:tcBorders>
            <w:vAlign w:val="center"/>
            <w:hideMark/>
          </w:tcPr>
          <w:p w14:paraId="78ECA657" w14:textId="71847314" w:rsidR="00631BF4" w:rsidRPr="00683B98" w:rsidDel="00561D9D" w:rsidRDefault="00631BF4" w:rsidP="00F26652">
            <w:pPr>
              <w:tabs>
                <w:tab w:val="left" w:pos="567"/>
                <w:tab w:val="left" w:pos="1276"/>
                <w:tab w:val="left" w:pos="2127"/>
              </w:tabs>
              <w:spacing w:line="240" w:lineRule="auto"/>
              <w:rPr>
                <w:del w:id="9676" w:author="Dr Mamadou SANOGO" w:date="2023-10-26T15:54:00Z"/>
                <w:rFonts w:asciiTheme="minorHAnsi" w:hAnsiTheme="minorHAnsi"/>
                <w:bCs/>
                <w:i/>
                <w:color w:val="FF0000"/>
                <w:sz w:val="20"/>
                <w:szCs w:val="20"/>
                <w:rPrChange w:id="9677" w:author="Dr Mamadou SANOGO" w:date="2023-10-26T15:46:00Z">
                  <w:rPr>
                    <w:del w:id="9678" w:author="Dr Mamadou SANOGO" w:date="2023-10-26T15:54:00Z"/>
                    <w:rFonts w:asciiTheme="minorHAnsi" w:hAnsiTheme="minorHAnsi"/>
                    <w:bCs/>
                    <w:i/>
                    <w:color w:val="000000" w:themeColor="text1"/>
                    <w:sz w:val="20"/>
                    <w:szCs w:val="20"/>
                  </w:rPr>
                </w:rPrChange>
              </w:rPr>
            </w:pPr>
          </w:p>
        </w:tc>
      </w:tr>
      <w:tr w:rsidR="00683B98" w:rsidRPr="00683B98" w:rsidDel="00561D9D" w14:paraId="0E39E847" w14:textId="5399D1B4" w:rsidTr="00F26652">
        <w:trPr>
          <w:cantSplit/>
          <w:trHeight w:val="58"/>
          <w:del w:id="9679" w:author="Dr Mamadou SANOGO" w:date="2023-10-26T15:54:00Z"/>
        </w:trPr>
        <w:tc>
          <w:tcPr>
            <w:tcW w:w="797" w:type="pct"/>
            <w:vMerge/>
            <w:tcBorders>
              <w:left w:val="single" w:sz="4" w:space="0" w:color="auto"/>
              <w:bottom w:val="single" w:sz="4" w:space="0" w:color="auto"/>
              <w:right w:val="single" w:sz="4" w:space="0" w:color="auto"/>
            </w:tcBorders>
            <w:vAlign w:val="center"/>
          </w:tcPr>
          <w:p w14:paraId="531FB446" w14:textId="07883184" w:rsidR="00631BF4" w:rsidRPr="00683B98" w:rsidDel="00561D9D" w:rsidRDefault="00631BF4" w:rsidP="00F26652">
            <w:pPr>
              <w:spacing w:line="240" w:lineRule="auto"/>
              <w:rPr>
                <w:del w:id="9680" w:author="Dr Mamadou SANOGO" w:date="2023-10-26T15:54:00Z"/>
                <w:rFonts w:asciiTheme="minorHAnsi" w:hAnsiTheme="minorHAnsi"/>
                <w:b/>
                <w:color w:val="FF0000"/>
                <w:sz w:val="20"/>
                <w:szCs w:val="20"/>
                <w:rPrChange w:id="9681" w:author="Dr Mamadou SANOGO" w:date="2023-10-26T15:46:00Z">
                  <w:rPr>
                    <w:del w:id="9682"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0253BF3E" w14:textId="0EE048A8" w:rsidR="00631BF4" w:rsidRPr="00683B98" w:rsidDel="00561D9D" w:rsidRDefault="00631BF4" w:rsidP="00F26652">
            <w:pPr>
              <w:spacing w:line="240" w:lineRule="auto"/>
              <w:jc w:val="center"/>
              <w:rPr>
                <w:del w:id="9683" w:author="Dr Mamadou SANOGO" w:date="2023-10-26T15:54:00Z"/>
                <w:rFonts w:asciiTheme="minorHAnsi" w:hAnsiTheme="minorHAnsi"/>
                <w:b/>
                <w:color w:val="FF0000"/>
                <w:sz w:val="20"/>
                <w:szCs w:val="20"/>
                <w:rPrChange w:id="9684" w:author="Dr Mamadou SANOGO" w:date="2023-10-26T15:46:00Z">
                  <w:rPr>
                    <w:del w:id="9685"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61DC70E2" w14:textId="4D5020BF" w:rsidR="00631BF4" w:rsidRPr="00683B98" w:rsidDel="00561D9D" w:rsidRDefault="00631BF4" w:rsidP="00F26652">
            <w:pPr>
              <w:tabs>
                <w:tab w:val="left" w:pos="567"/>
                <w:tab w:val="left" w:pos="1276"/>
                <w:tab w:val="left" w:pos="2127"/>
              </w:tabs>
              <w:spacing w:line="240" w:lineRule="auto"/>
              <w:rPr>
                <w:del w:id="9686" w:author="Dr Mamadou SANOGO" w:date="2023-10-26T15:54:00Z"/>
                <w:rFonts w:asciiTheme="minorHAnsi" w:hAnsiTheme="minorHAnsi"/>
                <w:bCs/>
                <w:color w:val="FF0000"/>
                <w:sz w:val="20"/>
                <w:szCs w:val="20"/>
                <w:rPrChange w:id="9687" w:author="Dr Mamadou SANOGO" w:date="2023-10-26T15:46:00Z">
                  <w:rPr>
                    <w:del w:id="9688" w:author="Dr Mamadou SANOGO" w:date="2023-10-26T15:54:00Z"/>
                    <w:rFonts w:asciiTheme="minorHAnsi" w:hAnsiTheme="minorHAnsi"/>
                    <w:bCs/>
                    <w:color w:val="000000" w:themeColor="text1"/>
                    <w:sz w:val="20"/>
                    <w:szCs w:val="20"/>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60E37341" w14:textId="5CEC0489" w:rsidR="00631BF4" w:rsidRPr="00683B98" w:rsidDel="00561D9D" w:rsidRDefault="00631BF4" w:rsidP="00F26652">
            <w:pPr>
              <w:tabs>
                <w:tab w:val="left" w:pos="567"/>
                <w:tab w:val="left" w:pos="1276"/>
                <w:tab w:val="left" w:pos="2127"/>
              </w:tabs>
              <w:spacing w:line="240" w:lineRule="auto"/>
              <w:rPr>
                <w:del w:id="9689" w:author="Dr Mamadou SANOGO" w:date="2023-10-26T15:54:00Z"/>
                <w:rFonts w:asciiTheme="minorHAnsi" w:hAnsiTheme="minorHAnsi"/>
                <w:bCs/>
                <w:color w:val="FF0000"/>
                <w:sz w:val="20"/>
                <w:szCs w:val="20"/>
                <w:rPrChange w:id="9690" w:author="Dr Mamadou SANOGO" w:date="2023-10-26T15:46:00Z">
                  <w:rPr>
                    <w:del w:id="9691" w:author="Dr Mamadou SANOGO" w:date="2023-10-26T15:54:00Z"/>
                    <w:rFonts w:asciiTheme="minorHAnsi" w:hAnsiTheme="minorHAnsi"/>
                    <w:bCs/>
                    <w:color w:val="000000" w:themeColor="text1"/>
                    <w:sz w:val="20"/>
                    <w:szCs w:val="20"/>
                  </w:rPr>
                </w:rPrChange>
              </w:rPr>
            </w:pPr>
            <w:del w:id="9692" w:author="Dr Mamadou SANOGO" w:date="2023-10-26T15:54:00Z">
              <w:r w:rsidRPr="00683B98" w:rsidDel="00561D9D">
                <w:rPr>
                  <w:rFonts w:asciiTheme="minorHAnsi" w:hAnsiTheme="minorHAnsi"/>
                  <w:bCs/>
                  <w:color w:val="FF0000"/>
                  <w:sz w:val="20"/>
                  <w:szCs w:val="20"/>
                  <w:rPrChange w:id="9693"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0C97DB3" w14:textId="1C7481C2" w:rsidR="00631BF4" w:rsidRPr="00683B98" w:rsidDel="00561D9D" w:rsidRDefault="00631BF4" w:rsidP="00F26652">
            <w:pPr>
              <w:tabs>
                <w:tab w:val="left" w:pos="567"/>
                <w:tab w:val="left" w:pos="1276"/>
                <w:tab w:val="left" w:pos="2127"/>
              </w:tabs>
              <w:spacing w:line="240" w:lineRule="auto"/>
              <w:jc w:val="center"/>
              <w:rPr>
                <w:del w:id="9694" w:author="Dr Mamadou SANOGO" w:date="2023-10-26T15:54:00Z"/>
                <w:rFonts w:asciiTheme="minorHAnsi" w:hAnsiTheme="minorHAnsi"/>
                <w:bCs/>
                <w:color w:val="FF0000"/>
                <w:sz w:val="20"/>
                <w:szCs w:val="20"/>
                <w:rPrChange w:id="9695" w:author="Dr Mamadou SANOGO" w:date="2023-10-26T15:46:00Z">
                  <w:rPr>
                    <w:del w:id="9696" w:author="Dr Mamadou SANOGO" w:date="2023-10-26T15:54:00Z"/>
                    <w:rFonts w:asciiTheme="minorHAnsi" w:hAnsiTheme="minorHAnsi"/>
                    <w:bCs/>
                    <w:color w:val="000000" w:themeColor="text1"/>
                    <w:sz w:val="20"/>
                    <w:szCs w:val="20"/>
                  </w:rPr>
                </w:rPrChange>
              </w:rPr>
            </w:pPr>
            <w:del w:id="9697" w:author="Dr Mamadou SANOGO" w:date="2023-10-26T15:54:00Z">
              <w:r w:rsidRPr="00683B98" w:rsidDel="00561D9D">
                <w:rPr>
                  <w:rFonts w:asciiTheme="minorHAnsi" w:hAnsiTheme="minorHAnsi"/>
                  <w:bCs/>
                  <w:color w:val="FF0000"/>
                  <w:sz w:val="20"/>
                  <w:szCs w:val="20"/>
                  <w:rPrChange w:id="9698"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CE803E3" w14:textId="3CA2B17D" w:rsidR="00631BF4" w:rsidRPr="00683B98" w:rsidDel="00561D9D" w:rsidRDefault="00631BF4" w:rsidP="00F26652">
            <w:pPr>
              <w:tabs>
                <w:tab w:val="left" w:pos="567"/>
                <w:tab w:val="left" w:pos="1276"/>
                <w:tab w:val="left" w:pos="2127"/>
              </w:tabs>
              <w:spacing w:line="240" w:lineRule="auto"/>
              <w:jc w:val="center"/>
              <w:rPr>
                <w:del w:id="9699" w:author="Dr Mamadou SANOGO" w:date="2023-10-26T15:54:00Z"/>
                <w:rFonts w:asciiTheme="minorHAnsi" w:hAnsiTheme="minorHAnsi"/>
                <w:bCs/>
                <w:color w:val="FF0000"/>
                <w:sz w:val="20"/>
                <w:szCs w:val="20"/>
                <w:rPrChange w:id="9700" w:author="Dr Mamadou SANOGO" w:date="2023-10-26T15:46:00Z">
                  <w:rPr>
                    <w:del w:id="9701" w:author="Dr Mamadou SANOGO" w:date="2023-10-26T15:54:00Z"/>
                    <w:rFonts w:asciiTheme="minorHAnsi" w:hAnsiTheme="minorHAnsi"/>
                    <w:bCs/>
                    <w:color w:val="000000" w:themeColor="text1"/>
                    <w:sz w:val="20"/>
                    <w:szCs w:val="20"/>
                  </w:rPr>
                </w:rPrChange>
              </w:rPr>
            </w:pPr>
          </w:p>
        </w:tc>
        <w:tc>
          <w:tcPr>
            <w:tcW w:w="884" w:type="pct"/>
            <w:vMerge/>
            <w:tcBorders>
              <w:left w:val="single" w:sz="4" w:space="0" w:color="auto"/>
              <w:bottom w:val="single" w:sz="4" w:space="0" w:color="auto"/>
              <w:right w:val="single" w:sz="4" w:space="0" w:color="auto"/>
            </w:tcBorders>
            <w:vAlign w:val="center"/>
          </w:tcPr>
          <w:p w14:paraId="0BE9D65D" w14:textId="487FE339" w:rsidR="00631BF4" w:rsidRPr="00683B98" w:rsidDel="00561D9D" w:rsidRDefault="00631BF4" w:rsidP="00F26652">
            <w:pPr>
              <w:tabs>
                <w:tab w:val="left" w:pos="567"/>
                <w:tab w:val="left" w:pos="1276"/>
                <w:tab w:val="left" w:pos="2127"/>
              </w:tabs>
              <w:spacing w:line="240" w:lineRule="auto"/>
              <w:rPr>
                <w:del w:id="9702" w:author="Dr Mamadou SANOGO" w:date="2023-10-26T15:54:00Z"/>
                <w:rFonts w:asciiTheme="minorHAnsi" w:hAnsiTheme="minorHAnsi"/>
                <w:bCs/>
                <w:i/>
                <w:color w:val="FF0000"/>
                <w:sz w:val="20"/>
                <w:szCs w:val="20"/>
                <w:rPrChange w:id="9703" w:author="Dr Mamadou SANOGO" w:date="2023-10-26T15:46:00Z">
                  <w:rPr>
                    <w:del w:id="9704" w:author="Dr Mamadou SANOGO" w:date="2023-10-26T15:54:00Z"/>
                    <w:rFonts w:asciiTheme="minorHAnsi" w:hAnsiTheme="minorHAnsi"/>
                    <w:bCs/>
                    <w:i/>
                    <w:color w:val="000000" w:themeColor="text1"/>
                    <w:sz w:val="20"/>
                    <w:szCs w:val="20"/>
                  </w:rPr>
                </w:rPrChange>
              </w:rPr>
            </w:pPr>
          </w:p>
        </w:tc>
        <w:tc>
          <w:tcPr>
            <w:tcW w:w="664" w:type="pct"/>
            <w:vMerge/>
            <w:tcBorders>
              <w:left w:val="single" w:sz="4" w:space="0" w:color="auto"/>
              <w:bottom w:val="single" w:sz="4" w:space="0" w:color="auto"/>
              <w:right w:val="single" w:sz="4" w:space="0" w:color="auto"/>
            </w:tcBorders>
            <w:vAlign w:val="center"/>
          </w:tcPr>
          <w:p w14:paraId="24D1586C" w14:textId="6D3CE13D" w:rsidR="00631BF4" w:rsidRPr="00683B98" w:rsidDel="00561D9D" w:rsidRDefault="00631BF4" w:rsidP="00F26652">
            <w:pPr>
              <w:tabs>
                <w:tab w:val="left" w:pos="567"/>
                <w:tab w:val="left" w:pos="1276"/>
                <w:tab w:val="left" w:pos="2127"/>
              </w:tabs>
              <w:spacing w:line="240" w:lineRule="auto"/>
              <w:rPr>
                <w:del w:id="9705" w:author="Dr Mamadou SANOGO" w:date="2023-10-26T15:54:00Z"/>
                <w:rFonts w:asciiTheme="minorHAnsi" w:hAnsiTheme="minorHAnsi"/>
                <w:bCs/>
                <w:i/>
                <w:color w:val="FF0000"/>
                <w:sz w:val="20"/>
                <w:szCs w:val="20"/>
                <w:rPrChange w:id="9706" w:author="Dr Mamadou SANOGO" w:date="2023-10-26T15:46:00Z">
                  <w:rPr>
                    <w:del w:id="9707" w:author="Dr Mamadou SANOGO" w:date="2023-10-26T15:54:00Z"/>
                    <w:rFonts w:asciiTheme="minorHAnsi" w:hAnsiTheme="minorHAnsi"/>
                    <w:bCs/>
                    <w:i/>
                    <w:color w:val="000000" w:themeColor="text1"/>
                    <w:sz w:val="20"/>
                    <w:szCs w:val="20"/>
                  </w:rPr>
                </w:rPrChange>
              </w:rPr>
            </w:pPr>
          </w:p>
        </w:tc>
      </w:tr>
      <w:tr w:rsidR="00683B98" w:rsidRPr="00683B98" w:rsidDel="00561D9D" w14:paraId="092BBFCF" w14:textId="47D04E88" w:rsidTr="00F26652">
        <w:trPr>
          <w:cantSplit/>
          <w:trHeight w:val="20"/>
          <w:del w:id="9708" w:author="Dr Mamadou SANOGO" w:date="2023-10-26T15:54:00Z"/>
        </w:trPr>
        <w:tc>
          <w:tcPr>
            <w:tcW w:w="797" w:type="pct"/>
            <w:vMerge w:val="restart"/>
            <w:tcBorders>
              <w:top w:val="single" w:sz="4" w:space="0" w:color="auto"/>
              <w:left w:val="single" w:sz="4" w:space="0" w:color="auto"/>
              <w:right w:val="single" w:sz="4" w:space="0" w:color="auto"/>
            </w:tcBorders>
            <w:vAlign w:val="center"/>
            <w:hideMark/>
          </w:tcPr>
          <w:p w14:paraId="5E909261" w14:textId="02F4747D" w:rsidR="00631BF4" w:rsidRPr="00683B98" w:rsidDel="00561D9D" w:rsidRDefault="00631BF4" w:rsidP="00F26652">
            <w:pPr>
              <w:spacing w:line="240" w:lineRule="auto"/>
              <w:rPr>
                <w:del w:id="9709" w:author="Dr Mamadou SANOGO" w:date="2023-10-26T15:54:00Z"/>
                <w:rFonts w:asciiTheme="minorHAnsi" w:hAnsiTheme="minorHAnsi"/>
                <w:b/>
                <w:color w:val="FF0000"/>
                <w:sz w:val="20"/>
                <w:szCs w:val="20"/>
                <w:lang w:val="fr-ML"/>
                <w:rPrChange w:id="9710" w:author="Dr Mamadou SANOGO" w:date="2023-10-26T15:46:00Z">
                  <w:rPr>
                    <w:del w:id="9711" w:author="Dr Mamadou SANOGO" w:date="2023-10-26T15:54:00Z"/>
                    <w:rFonts w:asciiTheme="minorHAnsi" w:hAnsiTheme="minorHAnsi"/>
                    <w:b/>
                    <w:color w:val="000000" w:themeColor="text1"/>
                    <w:sz w:val="20"/>
                    <w:szCs w:val="20"/>
                    <w:lang w:val="fr-ML"/>
                  </w:rPr>
                </w:rPrChange>
              </w:rPr>
            </w:pPr>
            <w:del w:id="9712" w:author="Dr Mamadou SANOGO" w:date="2023-10-26T15:54:00Z">
              <w:r w:rsidRPr="00683B98" w:rsidDel="00561D9D">
                <w:rPr>
                  <w:rFonts w:asciiTheme="minorHAnsi" w:hAnsiTheme="minorHAnsi"/>
                  <w:b/>
                  <w:bCs/>
                  <w:color w:val="FF0000"/>
                  <w:sz w:val="20"/>
                  <w:szCs w:val="20"/>
                  <w:lang w:val="fr-ML"/>
                  <w:rPrChange w:id="9713" w:author="Dr Mamadou SANOGO" w:date="2023-10-26T15:46:00Z">
                    <w:rPr>
                      <w:rFonts w:asciiTheme="minorHAnsi" w:hAnsiTheme="minorHAnsi"/>
                      <w:b/>
                      <w:bCs/>
                      <w:color w:val="000000" w:themeColor="text1"/>
                      <w:sz w:val="20"/>
                      <w:szCs w:val="20"/>
                      <w:lang w:val="fr-ML"/>
                    </w:rPr>
                  </w:rPrChange>
                </w:rPr>
                <w:delText>GEC2305</w:delText>
              </w:r>
            </w:del>
          </w:p>
          <w:p w14:paraId="6B4C81FB" w14:textId="7A0A82E8" w:rsidR="00631BF4" w:rsidRPr="00683B98" w:rsidDel="00561D9D" w:rsidRDefault="00631BF4" w:rsidP="00F26652">
            <w:pPr>
              <w:spacing w:line="240" w:lineRule="auto"/>
              <w:rPr>
                <w:del w:id="9714" w:author="Dr Mamadou SANOGO" w:date="2023-10-26T15:54:00Z"/>
                <w:rFonts w:asciiTheme="minorHAnsi" w:hAnsiTheme="minorHAnsi"/>
                <w:b/>
                <w:color w:val="FF0000"/>
                <w:sz w:val="20"/>
                <w:szCs w:val="20"/>
                <w:rPrChange w:id="9715" w:author="Dr Mamadou SANOGO" w:date="2023-10-26T15:46:00Z">
                  <w:rPr>
                    <w:del w:id="9716" w:author="Dr Mamadou SANOGO" w:date="2023-10-26T15:54:00Z"/>
                    <w:rFonts w:asciiTheme="minorHAnsi" w:hAnsiTheme="minorHAnsi"/>
                    <w:b/>
                    <w:color w:val="000000" w:themeColor="text1"/>
                    <w:sz w:val="20"/>
                    <w:szCs w:val="20"/>
                  </w:rPr>
                </w:rPrChange>
              </w:rPr>
            </w:pPr>
            <w:del w:id="9717" w:author="Dr Mamadou SANOGO" w:date="2023-10-26T15:54:00Z">
              <w:r w:rsidRPr="00683B98" w:rsidDel="00561D9D">
                <w:rPr>
                  <w:rFonts w:asciiTheme="minorHAnsi" w:hAnsiTheme="minorHAnsi"/>
                  <w:b/>
                  <w:color w:val="FF0000"/>
                  <w:sz w:val="20"/>
                  <w:szCs w:val="20"/>
                  <w:rPrChange w:id="9718" w:author="Dr Mamadou SANOGO" w:date="2023-10-26T15:46:00Z">
                    <w:rPr>
                      <w:rFonts w:asciiTheme="minorHAnsi" w:hAnsiTheme="minorHAnsi"/>
                      <w:b/>
                      <w:color w:val="000000" w:themeColor="text1"/>
                      <w:sz w:val="20"/>
                      <w:szCs w:val="20"/>
                    </w:rPr>
                  </w:rPrChange>
                </w:rPr>
                <w:delText xml:space="preserve">Gestion d’une épidémie/Catastrophe </w:delText>
              </w:r>
            </w:del>
          </w:p>
          <w:p w14:paraId="712365DA" w14:textId="004D0A7A" w:rsidR="00631BF4" w:rsidRPr="00683B98" w:rsidDel="00561D9D" w:rsidRDefault="00631BF4" w:rsidP="00F26652">
            <w:pPr>
              <w:spacing w:line="240" w:lineRule="auto"/>
              <w:rPr>
                <w:del w:id="9719" w:author="Dr Mamadou SANOGO" w:date="2023-10-26T15:54:00Z"/>
                <w:rFonts w:asciiTheme="minorHAnsi" w:hAnsiTheme="minorHAnsi"/>
                <w:b/>
                <w:color w:val="FF0000"/>
                <w:sz w:val="20"/>
                <w:szCs w:val="20"/>
                <w:rPrChange w:id="9720" w:author="Dr Mamadou SANOGO" w:date="2023-10-26T15:46:00Z">
                  <w:rPr>
                    <w:del w:id="9721"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6075D25" w14:textId="20B2F69D" w:rsidR="00631BF4" w:rsidRPr="00683B98" w:rsidDel="00561D9D" w:rsidRDefault="00631BF4" w:rsidP="00F26652">
            <w:pPr>
              <w:spacing w:line="240" w:lineRule="auto"/>
              <w:jc w:val="center"/>
              <w:rPr>
                <w:del w:id="9722" w:author="Dr Mamadou SANOGO" w:date="2023-10-26T15:54:00Z"/>
                <w:rFonts w:asciiTheme="minorHAnsi" w:hAnsiTheme="minorHAnsi"/>
                <w:b/>
                <w:color w:val="FF0000"/>
                <w:sz w:val="20"/>
                <w:szCs w:val="20"/>
                <w:rPrChange w:id="9723" w:author="Dr Mamadou SANOGO" w:date="2023-10-26T15:46:00Z">
                  <w:rPr>
                    <w:del w:id="9724" w:author="Dr Mamadou SANOGO" w:date="2023-10-26T15:54:00Z"/>
                    <w:rFonts w:asciiTheme="minorHAnsi" w:hAnsiTheme="minorHAnsi"/>
                    <w:b/>
                    <w:color w:val="000000" w:themeColor="text1"/>
                    <w:sz w:val="20"/>
                    <w:szCs w:val="20"/>
                  </w:rPr>
                </w:rPrChange>
              </w:rPr>
            </w:pPr>
            <w:del w:id="9725" w:author="Dr Mamadou SANOGO" w:date="2023-10-26T15:54:00Z">
              <w:r w:rsidRPr="00683B98" w:rsidDel="00561D9D">
                <w:rPr>
                  <w:rFonts w:asciiTheme="minorHAnsi" w:hAnsiTheme="minorHAnsi"/>
                  <w:b/>
                  <w:color w:val="FF0000"/>
                  <w:sz w:val="20"/>
                  <w:szCs w:val="20"/>
                  <w:rPrChange w:id="9726"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hideMark/>
          </w:tcPr>
          <w:p w14:paraId="138D4583" w14:textId="310EC858" w:rsidR="00631BF4" w:rsidRPr="00683B98" w:rsidDel="00561D9D" w:rsidRDefault="00631BF4" w:rsidP="00F26652">
            <w:pPr>
              <w:tabs>
                <w:tab w:val="left" w:pos="567"/>
                <w:tab w:val="left" w:pos="1276"/>
                <w:tab w:val="left" w:pos="2127"/>
              </w:tabs>
              <w:spacing w:line="240" w:lineRule="auto"/>
              <w:rPr>
                <w:del w:id="9727" w:author="Dr Mamadou SANOGO" w:date="2023-10-26T15:54:00Z"/>
                <w:rFonts w:asciiTheme="minorHAnsi" w:hAnsiTheme="minorHAnsi"/>
                <w:bCs/>
                <w:color w:val="FF0000"/>
                <w:sz w:val="20"/>
                <w:szCs w:val="20"/>
                <w:rPrChange w:id="9728" w:author="Dr Mamadou SANOGO" w:date="2023-10-26T15:46:00Z">
                  <w:rPr>
                    <w:del w:id="9729" w:author="Dr Mamadou SANOGO" w:date="2023-10-26T15:54:00Z"/>
                    <w:rFonts w:asciiTheme="minorHAnsi" w:hAnsiTheme="minorHAnsi"/>
                    <w:bCs/>
                    <w:color w:val="000000" w:themeColor="text1"/>
                    <w:sz w:val="20"/>
                    <w:szCs w:val="20"/>
                  </w:rPr>
                </w:rPrChange>
              </w:rPr>
            </w:pPr>
            <w:del w:id="9730" w:author="Dr Mamadou SANOGO" w:date="2023-10-26T15:54:00Z">
              <w:r w:rsidRPr="00683B98" w:rsidDel="00561D9D">
                <w:rPr>
                  <w:rFonts w:asciiTheme="minorHAnsi" w:hAnsiTheme="minorHAnsi"/>
                  <w:bCs/>
                  <w:color w:val="FF0000"/>
                  <w:sz w:val="20"/>
                  <w:szCs w:val="20"/>
                  <w:rPrChange w:id="9731" w:author="Dr Mamadou SANOGO" w:date="2023-10-26T15:46:00Z">
                    <w:rPr>
                      <w:rFonts w:asciiTheme="minorHAnsi" w:hAnsiTheme="minorHAnsi"/>
                      <w:bCs/>
                      <w:color w:val="000000" w:themeColor="text1"/>
                      <w:sz w:val="20"/>
                      <w:szCs w:val="20"/>
                    </w:rPr>
                  </w:rPrChange>
                </w:rPr>
                <w:delText xml:space="preserve">Assurer le suivi des tendances des maladies ; Assurer la gestion d’une épidémie : Utiliser les logiciels de gestion des données épidémiologiques : 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hideMark/>
          </w:tcPr>
          <w:p w14:paraId="2DB069D0" w14:textId="1A4BAC47" w:rsidR="00631BF4" w:rsidRPr="00683B98" w:rsidDel="00561D9D" w:rsidRDefault="00631BF4" w:rsidP="00F26652">
            <w:pPr>
              <w:tabs>
                <w:tab w:val="left" w:pos="567"/>
                <w:tab w:val="left" w:pos="1276"/>
                <w:tab w:val="left" w:pos="2127"/>
              </w:tabs>
              <w:spacing w:line="240" w:lineRule="auto"/>
              <w:rPr>
                <w:del w:id="9732" w:author="Dr Mamadou SANOGO" w:date="2023-10-26T15:54:00Z"/>
                <w:rFonts w:asciiTheme="minorHAnsi" w:hAnsiTheme="minorHAnsi"/>
                <w:bCs/>
                <w:color w:val="FF0000"/>
                <w:sz w:val="20"/>
                <w:szCs w:val="20"/>
                <w:rPrChange w:id="9733" w:author="Dr Mamadou SANOGO" w:date="2023-10-26T15:46:00Z">
                  <w:rPr>
                    <w:del w:id="9734" w:author="Dr Mamadou SANOGO" w:date="2023-10-26T15:54:00Z"/>
                    <w:rFonts w:asciiTheme="minorHAnsi" w:hAnsiTheme="minorHAnsi"/>
                    <w:bCs/>
                    <w:color w:val="000000" w:themeColor="text1"/>
                    <w:sz w:val="20"/>
                    <w:szCs w:val="20"/>
                  </w:rPr>
                </w:rPrChange>
              </w:rPr>
            </w:pPr>
            <w:del w:id="9735" w:author="Dr Mamadou SANOGO" w:date="2023-10-26T15:54:00Z">
              <w:r w:rsidRPr="00683B98" w:rsidDel="00561D9D">
                <w:rPr>
                  <w:rFonts w:asciiTheme="minorHAnsi" w:hAnsiTheme="minorHAnsi"/>
                  <w:bCs/>
                  <w:color w:val="FF0000"/>
                  <w:sz w:val="20"/>
                  <w:szCs w:val="20"/>
                  <w:rPrChange w:id="9736" w:author="Dr Mamadou SANOGO" w:date="2023-10-26T15:46:00Z">
                    <w:rPr>
                      <w:rFonts w:asciiTheme="minorHAnsi" w:hAnsiTheme="minorHAnsi"/>
                      <w:bCs/>
                      <w:color w:val="000000" w:themeColor="text1"/>
                      <w:sz w:val="20"/>
                      <w:szCs w:val="20"/>
                    </w:rPr>
                  </w:rPrChange>
                </w:rPr>
                <w:delText>Système de surveillance épidémiologique</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3D82561" w14:textId="4473E69D" w:rsidR="00631BF4" w:rsidRPr="00683B98" w:rsidDel="00561D9D" w:rsidRDefault="00631BF4" w:rsidP="00F26652">
            <w:pPr>
              <w:tabs>
                <w:tab w:val="left" w:pos="567"/>
                <w:tab w:val="left" w:pos="1276"/>
                <w:tab w:val="left" w:pos="2127"/>
              </w:tabs>
              <w:spacing w:line="240" w:lineRule="auto"/>
              <w:jc w:val="center"/>
              <w:rPr>
                <w:del w:id="9737" w:author="Dr Mamadou SANOGO" w:date="2023-10-26T15:54:00Z"/>
                <w:rFonts w:asciiTheme="minorHAnsi" w:hAnsiTheme="minorHAnsi"/>
                <w:bCs/>
                <w:color w:val="FF0000"/>
                <w:sz w:val="20"/>
                <w:szCs w:val="20"/>
                <w:rPrChange w:id="9738" w:author="Dr Mamadou SANOGO" w:date="2023-10-26T15:46:00Z">
                  <w:rPr>
                    <w:del w:id="9739" w:author="Dr Mamadou SANOGO" w:date="2023-10-26T15:54:00Z"/>
                    <w:rFonts w:asciiTheme="minorHAnsi" w:hAnsiTheme="minorHAnsi"/>
                    <w:bCs/>
                    <w:color w:val="000000" w:themeColor="text1"/>
                    <w:sz w:val="20"/>
                    <w:szCs w:val="20"/>
                  </w:rPr>
                </w:rPrChange>
              </w:rPr>
            </w:pPr>
            <w:del w:id="9740" w:author="Dr Mamadou SANOGO" w:date="2023-10-26T15:54:00Z">
              <w:r w:rsidRPr="00683B98" w:rsidDel="00561D9D">
                <w:rPr>
                  <w:rFonts w:asciiTheme="minorHAnsi" w:hAnsiTheme="minorHAnsi"/>
                  <w:bCs/>
                  <w:color w:val="FF0000"/>
                  <w:sz w:val="20"/>
                  <w:szCs w:val="20"/>
                  <w:rPrChange w:id="9741" w:author="Dr Mamadou SANOGO" w:date="2023-10-26T15:46:00Z">
                    <w:rPr>
                      <w:rFonts w:asciiTheme="minorHAnsi" w:hAnsiTheme="minorHAnsi"/>
                      <w:bCs/>
                      <w:color w:val="000000" w:themeColor="text1"/>
                      <w:sz w:val="20"/>
                      <w:szCs w:val="20"/>
                    </w:rPr>
                  </w:rPrChange>
                </w:rPr>
                <w:delText>1</w:delText>
              </w:r>
            </w:del>
          </w:p>
        </w:tc>
        <w:tc>
          <w:tcPr>
            <w:tcW w:w="398" w:type="pct"/>
            <w:vMerge w:val="restart"/>
            <w:tcBorders>
              <w:top w:val="single" w:sz="4" w:space="0" w:color="auto"/>
              <w:left w:val="single" w:sz="4" w:space="0" w:color="auto"/>
              <w:right w:val="single" w:sz="4" w:space="0" w:color="auto"/>
            </w:tcBorders>
            <w:vAlign w:val="center"/>
          </w:tcPr>
          <w:p w14:paraId="761EEBC0" w14:textId="4675E46D" w:rsidR="00631BF4" w:rsidRPr="00683B98" w:rsidDel="00561D9D" w:rsidRDefault="00631BF4" w:rsidP="00F26652">
            <w:pPr>
              <w:tabs>
                <w:tab w:val="left" w:pos="567"/>
                <w:tab w:val="left" w:pos="1276"/>
                <w:tab w:val="left" w:pos="2127"/>
              </w:tabs>
              <w:spacing w:line="240" w:lineRule="auto"/>
              <w:jc w:val="center"/>
              <w:rPr>
                <w:del w:id="9742" w:author="Dr Mamadou SANOGO" w:date="2023-10-26T15:54:00Z"/>
                <w:rFonts w:asciiTheme="minorHAnsi" w:hAnsiTheme="minorHAnsi"/>
                <w:bCs/>
                <w:color w:val="FF0000"/>
                <w:sz w:val="20"/>
                <w:szCs w:val="20"/>
                <w:rPrChange w:id="9743" w:author="Dr Mamadou SANOGO" w:date="2023-10-26T15:46:00Z">
                  <w:rPr>
                    <w:del w:id="9744" w:author="Dr Mamadou SANOGO" w:date="2023-10-26T15:54:00Z"/>
                    <w:rFonts w:asciiTheme="minorHAnsi" w:hAnsiTheme="minorHAnsi"/>
                    <w:bCs/>
                    <w:color w:val="000000" w:themeColor="text1"/>
                    <w:sz w:val="20"/>
                    <w:szCs w:val="20"/>
                  </w:rPr>
                </w:rPrChange>
              </w:rPr>
            </w:pPr>
            <w:del w:id="9745" w:author="Dr Mamadou SANOGO" w:date="2023-10-26T15:54:00Z">
              <w:r w:rsidRPr="00683B98" w:rsidDel="00561D9D">
                <w:rPr>
                  <w:rFonts w:asciiTheme="minorHAnsi" w:hAnsiTheme="minorHAnsi"/>
                  <w:bCs/>
                  <w:color w:val="FF0000"/>
                  <w:sz w:val="20"/>
                  <w:szCs w:val="20"/>
                  <w:rPrChange w:id="9746" w:author="Dr Mamadou SANOGO" w:date="2023-10-26T15:46:00Z">
                    <w:rPr>
                      <w:rFonts w:asciiTheme="minorHAnsi" w:hAnsiTheme="minorHAnsi"/>
                      <w:bCs/>
                      <w:color w:val="000000" w:themeColor="text1"/>
                      <w:sz w:val="20"/>
                      <w:szCs w:val="20"/>
                    </w:rPr>
                  </w:rPrChange>
                </w:rPr>
                <w:delText>60/40/00/45</w:delText>
              </w:r>
            </w:del>
          </w:p>
        </w:tc>
        <w:tc>
          <w:tcPr>
            <w:tcW w:w="884" w:type="pct"/>
            <w:vMerge w:val="restart"/>
            <w:tcBorders>
              <w:top w:val="single" w:sz="4" w:space="0" w:color="auto"/>
              <w:left w:val="single" w:sz="4" w:space="0" w:color="auto"/>
              <w:right w:val="single" w:sz="4" w:space="0" w:color="auto"/>
            </w:tcBorders>
            <w:vAlign w:val="center"/>
            <w:hideMark/>
          </w:tcPr>
          <w:p w14:paraId="1B472C13" w14:textId="441F5422" w:rsidR="00631BF4" w:rsidRPr="00683B98" w:rsidDel="00561D9D" w:rsidRDefault="00631BF4" w:rsidP="00F26652">
            <w:pPr>
              <w:spacing w:line="240" w:lineRule="auto"/>
              <w:rPr>
                <w:del w:id="9747" w:author="Dr Mamadou SANOGO" w:date="2023-10-26T15:54:00Z"/>
                <w:color w:val="FF0000"/>
                <w:sz w:val="20"/>
                <w:szCs w:val="20"/>
                <w:rPrChange w:id="9748" w:author="Dr Mamadou SANOGO" w:date="2023-10-26T15:46:00Z">
                  <w:rPr>
                    <w:del w:id="9749" w:author="Dr Mamadou SANOGO" w:date="2023-10-26T15:54:00Z"/>
                    <w:sz w:val="20"/>
                    <w:szCs w:val="20"/>
                  </w:rPr>
                </w:rPrChange>
              </w:rPr>
            </w:pPr>
            <w:del w:id="9750" w:author="Dr Mamadou SANOGO" w:date="2023-10-26T15:54:00Z">
              <w:r w:rsidRPr="00683B98" w:rsidDel="00561D9D">
                <w:rPr>
                  <w:rFonts w:asciiTheme="minorHAnsi" w:hAnsiTheme="minorHAnsi"/>
                  <w:bCs/>
                  <w:i/>
                  <w:color w:val="FF0000"/>
                  <w:sz w:val="20"/>
                  <w:szCs w:val="20"/>
                  <w:rPrChange w:id="9751" w:author="Dr Mamadou SANOGO" w:date="2023-10-26T15:46:00Z">
                    <w:rPr>
                      <w:rFonts w:asciiTheme="minorHAnsi" w:hAnsiTheme="minorHAnsi"/>
                      <w:bCs/>
                      <w:i/>
                      <w:color w:val="000000" w:themeColor="text1"/>
                      <w:sz w:val="20"/>
                      <w:szCs w:val="20"/>
                    </w:rPr>
                  </w:rPrChange>
                </w:rPr>
                <w:delText xml:space="preserve">Cours magistral, travaux dirigés, études de cas, exposés participatifs, mise en situation réelle de travail, stage </w:delText>
              </w:r>
            </w:del>
          </w:p>
        </w:tc>
        <w:tc>
          <w:tcPr>
            <w:tcW w:w="664" w:type="pct"/>
            <w:vMerge w:val="restart"/>
            <w:tcBorders>
              <w:top w:val="single" w:sz="4" w:space="0" w:color="auto"/>
              <w:left w:val="single" w:sz="4" w:space="0" w:color="auto"/>
              <w:right w:val="single" w:sz="4" w:space="0" w:color="auto"/>
            </w:tcBorders>
            <w:vAlign w:val="center"/>
            <w:hideMark/>
          </w:tcPr>
          <w:p w14:paraId="14728A2E" w14:textId="62789A9C" w:rsidR="00631BF4" w:rsidRPr="00683B98" w:rsidDel="00561D9D" w:rsidRDefault="00631BF4" w:rsidP="00F26652">
            <w:pPr>
              <w:spacing w:line="240" w:lineRule="auto"/>
              <w:rPr>
                <w:del w:id="9752" w:author="Dr Mamadou SANOGO" w:date="2023-10-26T15:54:00Z"/>
                <w:color w:val="FF0000"/>
                <w:sz w:val="20"/>
                <w:szCs w:val="20"/>
                <w:rPrChange w:id="9753" w:author="Dr Mamadou SANOGO" w:date="2023-10-26T15:46:00Z">
                  <w:rPr>
                    <w:del w:id="9754" w:author="Dr Mamadou SANOGO" w:date="2023-10-26T15:54:00Z"/>
                    <w:sz w:val="20"/>
                    <w:szCs w:val="20"/>
                  </w:rPr>
                </w:rPrChange>
              </w:rPr>
            </w:pPr>
            <w:del w:id="9755" w:author="Dr Mamadou SANOGO" w:date="2023-10-26T15:54:00Z">
              <w:r w:rsidRPr="00683B98" w:rsidDel="00561D9D">
                <w:rPr>
                  <w:rFonts w:asciiTheme="minorHAnsi" w:hAnsiTheme="minorHAnsi"/>
                  <w:bCs/>
                  <w:i/>
                  <w:color w:val="FF0000"/>
                  <w:sz w:val="20"/>
                  <w:szCs w:val="20"/>
                  <w:rPrChange w:id="9756"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3CDFE8AD" w14:textId="0AF63394" w:rsidTr="00F26652">
        <w:trPr>
          <w:cantSplit/>
          <w:trHeight w:val="20"/>
          <w:del w:id="9757" w:author="Dr Mamadou SANOGO" w:date="2023-10-26T15:54:00Z"/>
        </w:trPr>
        <w:tc>
          <w:tcPr>
            <w:tcW w:w="797" w:type="pct"/>
            <w:vMerge/>
            <w:tcBorders>
              <w:left w:val="single" w:sz="4" w:space="0" w:color="auto"/>
              <w:right w:val="single" w:sz="4" w:space="0" w:color="auto"/>
            </w:tcBorders>
            <w:vAlign w:val="center"/>
            <w:hideMark/>
          </w:tcPr>
          <w:p w14:paraId="6E6A2B68" w14:textId="1D618004" w:rsidR="00631BF4" w:rsidRPr="00683B98" w:rsidDel="00561D9D" w:rsidRDefault="00631BF4" w:rsidP="00F26652">
            <w:pPr>
              <w:spacing w:line="240" w:lineRule="auto"/>
              <w:rPr>
                <w:del w:id="9758" w:author="Dr Mamadou SANOGO" w:date="2023-10-26T15:54:00Z"/>
                <w:rFonts w:asciiTheme="minorHAnsi" w:hAnsiTheme="minorHAnsi"/>
                <w:b/>
                <w:color w:val="FF0000"/>
                <w:sz w:val="20"/>
                <w:szCs w:val="20"/>
                <w:rPrChange w:id="9759" w:author="Dr Mamadou SANOGO" w:date="2023-10-26T15:46:00Z">
                  <w:rPr>
                    <w:del w:id="976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hideMark/>
          </w:tcPr>
          <w:p w14:paraId="7A10325C" w14:textId="4078CD4E" w:rsidR="00631BF4" w:rsidRPr="00683B98" w:rsidDel="00561D9D" w:rsidRDefault="00631BF4" w:rsidP="00F26652">
            <w:pPr>
              <w:spacing w:line="240" w:lineRule="auto"/>
              <w:rPr>
                <w:del w:id="9761" w:author="Dr Mamadou SANOGO" w:date="2023-10-26T15:54:00Z"/>
                <w:bCs/>
                <w:color w:val="FF0000"/>
                <w:sz w:val="20"/>
                <w:szCs w:val="20"/>
                <w:u w:val="single"/>
                <w:lang w:eastAsia="en-US"/>
                <w:rPrChange w:id="9762" w:author="Dr Mamadou SANOGO" w:date="2023-10-26T15:46:00Z">
                  <w:rPr>
                    <w:del w:id="9763"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hideMark/>
          </w:tcPr>
          <w:p w14:paraId="5A68DDBE" w14:textId="7568F77C" w:rsidR="00631BF4" w:rsidRPr="00683B98" w:rsidDel="00561D9D" w:rsidRDefault="00631BF4" w:rsidP="00F26652">
            <w:pPr>
              <w:spacing w:line="240" w:lineRule="auto"/>
              <w:rPr>
                <w:del w:id="9764" w:author="Dr Mamadou SANOGO" w:date="2023-10-26T15:54:00Z"/>
                <w:bCs/>
                <w:color w:val="FF0000"/>
                <w:sz w:val="20"/>
                <w:szCs w:val="20"/>
                <w:u w:val="single"/>
                <w:lang w:eastAsia="en-US"/>
                <w:rPrChange w:id="9765" w:author="Dr Mamadou SANOGO" w:date="2023-10-26T15:46:00Z">
                  <w:rPr>
                    <w:del w:id="976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hideMark/>
          </w:tcPr>
          <w:p w14:paraId="040FB8A4" w14:textId="194ABD6A" w:rsidR="00631BF4" w:rsidRPr="00683B98" w:rsidDel="00561D9D" w:rsidRDefault="00631BF4" w:rsidP="00F26652">
            <w:pPr>
              <w:tabs>
                <w:tab w:val="left" w:pos="567"/>
                <w:tab w:val="left" w:pos="1276"/>
                <w:tab w:val="left" w:pos="2127"/>
              </w:tabs>
              <w:spacing w:line="240" w:lineRule="auto"/>
              <w:rPr>
                <w:del w:id="9767" w:author="Dr Mamadou SANOGO" w:date="2023-10-26T15:54:00Z"/>
                <w:rFonts w:asciiTheme="minorHAnsi" w:hAnsiTheme="minorHAnsi"/>
                <w:bCs/>
                <w:color w:val="FF0000"/>
                <w:sz w:val="20"/>
                <w:szCs w:val="20"/>
                <w:rPrChange w:id="9768" w:author="Dr Mamadou SANOGO" w:date="2023-10-26T15:46:00Z">
                  <w:rPr>
                    <w:del w:id="9769" w:author="Dr Mamadou SANOGO" w:date="2023-10-26T15:54:00Z"/>
                    <w:rFonts w:asciiTheme="minorHAnsi" w:hAnsiTheme="minorHAnsi"/>
                    <w:bCs/>
                    <w:color w:val="000000" w:themeColor="text1"/>
                    <w:sz w:val="20"/>
                    <w:szCs w:val="20"/>
                  </w:rPr>
                </w:rPrChange>
              </w:rPr>
            </w:pPr>
            <w:del w:id="9770" w:author="Dr Mamadou SANOGO" w:date="2023-10-26T15:54:00Z">
              <w:r w:rsidRPr="00683B98" w:rsidDel="00561D9D">
                <w:rPr>
                  <w:rFonts w:asciiTheme="minorHAnsi" w:hAnsiTheme="minorHAnsi"/>
                  <w:bCs/>
                  <w:color w:val="FF0000"/>
                  <w:sz w:val="20"/>
                  <w:szCs w:val="20"/>
                  <w:rPrChange w:id="9771" w:author="Dr Mamadou SANOGO" w:date="2023-10-26T15:46:00Z">
                    <w:rPr>
                      <w:rFonts w:asciiTheme="minorHAnsi" w:hAnsiTheme="minorHAnsi"/>
                      <w:bCs/>
                      <w:color w:val="000000" w:themeColor="text1"/>
                      <w:sz w:val="20"/>
                      <w:szCs w:val="20"/>
                    </w:rPr>
                  </w:rPrChange>
                </w:rPr>
                <w:delText xml:space="preserve">Investigation d’une épidémie </w:delText>
              </w:r>
            </w:del>
          </w:p>
        </w:tc>
        <w:tc>
          <w:tcPr>
            <w:tcW w:w="305" w:type="pct"/>
            <w:tcBorders>
              <w:top w:val="single" w:sz="4" w:space="0" w:color="auto"/>
              <w:left w:val="single" w:sz="4" w:space="0" w:color="auto"/>
              <w:bottom w:val="single" w:sz="4" w:space="0" w:color="auto"/>
              <w:right w:val="single" w:sz="4" w:space="0" w:color="auto"/>
            </w:tcBorders>
            <w:vAlign w:val="center"/>
            <w:hideMark/>
          </w:tcPr>
          <w:p w14:paraId="6A2B0D4B" w14:textId="420097A8" w:rsidR="00631BF4" w:rsidRPr="00683B98" w:rsidDel="00561D9D" w:rsidRDefault="00631BF4" w:rsidP="00F26652">
            <w:pPr>
              <w:tabs>
                <w:tab w:val="left" w:pos="567"/>
                <w:tab w:val="left" w:pos="1276"/>
                <w:tab w:val="left" w:pos="2127"/>
              </w:tabs>
              <w:spacing w:line="240" w:lineRule="auto"/>
              <w:jc w:val="center"/>
              <w:rPr>
                <w:del w:id="9772" w:author="Dr Mamadou SANOGO" w:date="2023-10-26T15:54:00Z"/>
                <w:rFonts w:asciiTheme="minorHAnsi" w:hAnsiTheme="minorHAnsi"/>
                <w:bCs/>
                <w:color w:val="FF0000"/>
                <w:sz w:val="20"/>
                <w:szCs w:val="20"/>
                <w:rPrChange w:id="9773" w:author="Dr Mamadou SANOGO" w:date="2023-10-26T15:46:00Z">
                  <w:rPr>
                    <w:del w:id="9774" w:author="Dr Mamadou SANOGO" w:date="2023-10-26T15:54:00Z"/>
                    <w:rFonts w:asciiTheme="minorHAnsi" w:hAnsiTheme="minorHAnsi"/>
                    <w:bCs/>
                    <w:color w:val="000000" w:themeColor="text1"/>
                    <w:sz w:val="20"/>
                    <w:szCs w:val="20"/>
                  </w:rPr>
                </w:rPrChange>
              </w:rPr>
            </w:pPr>
            <w:del w:id="9775" w:author="Dr Mamadou SANOGO" w:date="2023-10-26T15:54:00Z">
              <w:r w:rsidRPr="00683B98" w:rsidDel="00561D9D">
                <w:rPr>
                  <w:rFonts w:asciiTheme="minorHAnsi" w:hAnsiTheme="minorHAnsi"/>
                  <w:bCs/>
                  <w:color w:val="FF0000"/>
                  <w:sz w:val="20"/>
                  <w:szCs w:val="20"/>
                  <w:rPrChange w:id="9776"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hideMark/>
          </w:tcPr>
          <w:p w14:paraId="10A9EC69" w14:textId="2BC6CCAB" w:rsidR="00631BF4" w:rsidRPr="00683B98" w:rsidDel="00561D9D" w:rsidRDefault="00631BF4" w:rsidP="00F26652">
            <w:pPr>
              <w:spacing w:line="240" w:lineRule="auto"/>
              <w:rPr>
                <w:del w:id="9777" w:author="Dr Mamadou SANOGO" w:date="2023-10-26T15:54:00Z"/>
                <w:color w:val="FF0000"/>
                <w:sz w:val="20"/>
                <w:szCs w:val="20"/>
                <w:lang w:eastAsia="en-US"/>
                <w:rPrChange w:id="9778" w:author="Dr Mamadou SANOGO" w:date="2023-10-26T15:46:00Z">
                  <w:rPr>
                    <w:del w:id="9779"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hideMark/>
          </w:tcPr>
          <w:p w14:paraId="61DF3CC7" w14:textId="04A67E49" w:rsidR="00631BF4" w:rsidRPr="00683B98" w:rsidDel="00561D9D" w:rsidRDefault="00631BF4" w:rsidP="00F26652">
            <w:pPr>
              <w:spacing w:line="240" w:lineRule="auto"/>
              <w:rPr>
                <w:del w:id="9780" w:author="Dr Mamadou SANOGO" w:date="2023-10-26T15:54:00Z"/>
                <w:bCs/>
                <w:color w:val="FF0000"/>
                <w:sz w:val="20"/>
                <w:szCs w:val="20"/>
                <w:u w:val="single"/>
                <w:lang w:eastAsia="en-US"/>
                <w:rPrChange w:id="9781" w:author="Dr Mamadou SANOGO" w:date="2023-10-26T15:46:00Z">
                  <w:rPr>
                    <w:del w:id="9782"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hideMark/>
          </w:tcPr>
          <w:p w14:paraId="4C2B86D1" w14:textId="024778E9" w:rsidR="00631BF4" w:rsidRPr="00683B98" w:rsidDel="00561D9D" w:rsidRDefault="00631BF4" w:rsidP="00F26652">
            <w:pPr>
              <w:spacing w:line="240" w:lineRule="auto"/>
              <w:rPr>
                <w:del w:id="9783" w:author="Dr Mamadou SANOGO" w:date="2023-10-26T15:54:00Z"/>
                <w:bCs/>
                <w:color w:val="FF0000"/>
                <w:sz w:val="20"/>
                <w:szCs w:val="20"/>
                <w:u w:val="single"/>
                <w:lang w:eastAsia="en-US"/>
                <w:rPrChange w:id="9784" w:author="Dr Mamadou SANOGO" w:date="2023-10-26T15:46:00Z">
                  <w:rPr>
                    <w:del w:id="9785" w:author="Dr Mamadou SANOGO" w:date="2023-10-26T15:54:00Z"/>
                    <w:bCs/>
                    <w:sz w:val="20"/>
                    <w:szCs w:val="20"/>
                    <w:u w:val="single"/>
                    <w:lang w:eastAsia="en-US"/>
                  </w:rPr>
                </w:rPrChange>
              </w:rPr>
            </w:pPr>
          </w:p>
        </w:tc>
      </w:tr>
      <w:tr w:rsidR="00683B98" w:rsidRPr="00683B98" w:rsidDel="00561D9D" w14:paraId="4B663EE4" w14:textId="041D441C" w:rsidTr="00F26652">
        <w:trPr>
          <w:cantSplit/>
          <w:trHeight w:val="20"/>
          <w:del w:id="9786" w:author="Dr Mamadou SANOGO" w:date="2023-10-26T15:54:00Z"/>
        </w:trPr>
        <w:tc>
          <w:tcPr>
            <w:tcW w:w="797" w:type="pct"/>
            <w:vMerge/>
            <w:tcBorders>
              <w:left w:val="single" w:sz="4" w:space="0" w:color="auto"/>
              <w:right w:val="single" w:sz="4" w:space="0" w:color="auto"/>
            </w:tcBorders>
            <w:vAlign w:val="center"/>
          </w:tcPr>
          <w:p w14:paraId="74EE0C23" w14:textId="22255956" w:rsidR="00631BF4" w:rsidRPr="00683B98" w:rsidDel="00561D9D" w:rsidRDefault="00631BF4" w:rsidP="00F26652">
            <w:pPr>
              <w:spacing w:line="240" w:lineRule="auto"/>
              <w:rPr>
                <w:del w:id="9787" w:author="Dr Mamadou SANOGO" w:date="2023-10-26T15:54:00Z"/>
                <w:rFonts w:asciiTheme="minorHAnsi" w:hAnsiTheme="minorHAnsi"/>
                <w:b/>
                <w:color w:val="FF0000"/>
                <w:sz w:val="20"/>
                <w:szCs w:val="20"/>
                <w:rPrChange w:id="9788" w:author="Dr Mamadou SANOGO" w:date="2023-10-26T15:46:00Z">
                  <w:rPr>
                    <w:del w:id="978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B548C01" w14:textId="0DE0F4EE" w:rsidR="00631BF4" w:rsidRPr="00683B98" w:rsidDel="00561D9D" w:rsidRDefault="00631BF4" w:rsidP="00F26652">
            <w:pPr>
              <w:spacing w:line="240" w:lineRule="auto"/>
              <w:rPr>
                <w:del w:id="9790" w:author="Dr Mamadou SANOGO" w:date="2023-10-26T15:54:00Z"/>
                <w:bCs/>
                <w:color w:val="FF0000"/>
                <w:sz w:val="20"/>
                <w:szCs w:val="20"/>
                <w:u w:val="single"/>
                <w:lang w:eastAsia="en-US"/>
                <w:rPrChange w:id="9791" w:author="Dr Mamadou SANOGO" w:date="2023-10-26T15:46:00Z">
                  <w:rPr>
                    <w:del w:id="9792"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8BF4C8" w14:textId="0A20F7A3" w:rsidR="00631BF4" w:rsidRPr="00683B98" w:rsidDel="00561D9D" w:rsidRDefault="00631BF4" w:rsidP="00F26652">
            <w:pPr>
              <w:spacing w:line="240" w:lineRule="auto"/>
              <w:rPr>
                <w:del w:id="9793" w:author="Dr Mamadou SANOGO" w:date="2023-10-26T15:54:00Z"/>
                <w:bCs/>
                <w:color w:val="FF0000"/>
                <w:sz w:val="20"/>
                <w:szCs w:val="20"/>
                <w:u w:val="single"/>
                <w:lang w:eastAsia="en-US"/>
                <w:rPrChange w:id="9794" w:author="Dr Mamadou SANOGO" w:date="2023-10-26T15:46:00Z">
                  <w:rPr>
                    <w:del w:id="9795"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53A5E39" w14:textId="0F6B6259" w:rsidR="00631BF4" w:rsidRPr="00683B98" w:rsidDel="00561D9D" w:rsidRDefault="00631BF4" w:rsidP="00F26652">
            <w:pPr>
              <w:tabs>
                <w:tab w:val="left" w:pos="567"/>
                <w:tab w:val="left" w:pos="1276"/>
                <w:tab w:val="left" w:pos="2127"/>
              </w:tabs>
              <w:spacing w:line="240" w:lineRule="auto"/>
              <w:rPr>
                <w:del w:id="9796" w:author="Dr Mamadou SANOGO" w:date="2023-10-26T15:54:00Z"/>
                <w:rFonts w:asciiTheme="minorHAnsi" w:hAnsiTheme="minorHAnsi"/>
                <w:bCs/>
                <w:color w:val="FF0000"/>
                <w:sz w:val="20"/>
                <w:szCs w:val="20"/>
                <w:rPrChange w:id="9797" w:author="Dr Mamadou SANOGO" w:date="2023-10-26T15:46:00Z">
                  <w:rPr>
                    <w:del w:id="9798" w:author="Dr Mamadou SANOGO" w:date="2023-10-26T15:54:00Z"/>
                    <w:rFonts w:asciiTheme="minorHAnsi" w:hAnsiTheme="minorHAnsi"/>
                    <w:bCs/>
                    <w:color w:val="000000" w:themeColor="text1"/>
                    <w:sz w:val="20"/>
                    <w:szCs w:val="20"/>
                  </w:rPr>
                </w:rPrChange>
              </w:rPr>
            </w:pPr>
            <w:del w:id="9799" w:author="Dr Mamadou SANOGO" w:date="2023-10-26T15:54:00Z">
              <w:r w:rsidRPr="00683B98" w:rsidDel="00561D9D">
                <w:rPr>
                  <w:rFonts w:asciiTheme="minorHAnsi" w:hAnsiTheme="minorHAnsi"/>
                  <w:bCs/>
                  <w:color w:val="FF0000"/>
                  <w:sz w:val="20"/>
                  <w:szCs w:val="20"/>
                  <w:rPrChange w:id="9800" w:author="Dr Mamadou SANOGO" w:date="2023-10-26T15:46:00Z">
                    <w:rPr>
                      <w:rFonts w:asciiTheme="minorHAnsi" w:hAnsiTheme="minorHAnsi"/>
                      <w:bCs/>
                      <w:color w:val="000000" w:themeColor="text1"/>
                      <w:sz w:val="20"/>
                      <w:szCs w:val="20"/>
                    </w:rPr>
                  </w:rPrChange>
                </w:rPr>
                <w:delText>Epidémies et catastrophes</w:delText>
              </w:r>
            </w:del>
          </w:p>
        </w:tc>
        <w:tc>
          <w:tcPr>
            <w:tcW w:w="305" w:type="pct"/>
            <w:tcBorders>
              <w:top w:val="single" w:sz="4" w:space="0" w:color="auto"/>
              <w:left w:val="single" w:sz="4" w:space="0" w:color="auto"/>
              <w:bottom w:val="single" w:sz="4" w:space="0" w:color="auto"/>
              <w:right w:val="single" w:sz="4" w:space="0" w:color="auto"/>
            </w:tcBorders>
            <w:vAlign w:val="center"/>
          </w:tcPr>
          <w:p w14:paraId="2B3D61B6" w14:textId="53AAC666" w:rsidR="00631BF4" w:rsidRPr="00683B98" w:rsidDel="00561D9D" w:rsidRDefault="00631BF4" w:rsidP="00F26652">
            <w:pPr>
              <w:tabs>
                <w:tab w:val="left" w:pos="567"/>
                <w:tab w:val="left" w:pos="1276"/>
                <w:tab w:val="left" w:pos="2127"/>
              </w:tabs>
              <w:spacing w:line="240" w:lineRule="auto"/>
              <w:jc w:val="center"/>
              <w:rPr>
                <w:del w:id="9801" w:author="Dr Mamadou SANOGO" w:date="2023-10-26T15:54:00Z"/>
                <w:rFonts w:asciiTheme="minorHAnsi" w:hAnsiTheme="minorHAnsi"/>
                <w:bCs/>
                <w:color w:val="FF0000"/>
                <w:sz w:val="20"/>
                <w:szCs w:val="20"/>
                <w:rPrChange w:id="9802" w:author="Dr Mamadou SANOGO" w:date="2023-10-26T15:46:00Z">
                  <w:rPr>
                    <w:del w:id="9803" w:author="Dr Mamadou SANOGO" w:date="2023-10-26T15:54:00Z"/>
                    <w:rFonts w:asciiTheme="minorHAnsi" w:hAnsiTheme="minorHAnsi"/>
                    <w:bCs/>
                    <w:color w:val="000000" w:themeColor="text1"/>
                    <w:sz w:val="20"/>
                    <w:szCs w:val="20"/>
                  </w:rPr>
                </w:rPrChange>
              </w:rPr>
            </w:pPr>
            <w:del w:id="9804" w:author="Dr Mamadou SANOGO" w:date="2023-10-26T15:54:00Z">
              <w:r w:rsidRPr="00683B98" w:rsidDel="00561D9D">
                <w:rPr>
                  <w:rFonts w:asciiTheme="minorHAnsi" w:hAnsiTheme="minorHAnsi"/>
                  <w:bCs/>
                  <w:color w:val="FF0000"/>
                  <w:sz w:val="20"/>
                  <w:szCs w:val="20"/>
                  <w:rPrChange w:id="9805"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6CDA5503" w14:textId="598A108E" w:rsidR="00631BF4" w:rsidRPr="00683B98" w:rsidDel="00561D9D" w:rsidRDefault="00631BF4" w:rsidP="00F26652">
            <w:pPr>
              <w:spacing w:line="240" w:lineRule="auto"/>
              <w:rPr>
                <w:del w:id="9806" w:author="Dr Mamadou SANOGO" w:date="2023-10-26T15:54:00Z"/>
                <w:color w:val="FF0000"/>
                <w:sz w:val="20"/>
                <w:szCs w:val="20"/>
                <w:lang w:eastAsia="en-US"/>
                <w:rPrChange w:id="9807" w:author="Dr Mamadou SANOGO" w:date="2023-10-26T15:46:00Z">
                  <w:rPr>
                    <w:del w:id="9808"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0EFC4263" w14:textId="20AA037C" w:rsidR="00631BF4" w:rsidRPr="00683B98" w:rsidDel="00561D9D" w:rsidRDefault="00631BF4" w:rsidP="00F26652">
            <w:pPr>
              <w:spacing w:line="240" w:lineRule="auto"/>
              <w:rPr>
                <w:del w:id="9809" w:author="Dr Mamadou SANOGO" w:date="2023-10-26T15:54:00Z"/>
                <w:bCs/>
                <w:color w:val="FF0000"/>
                <w:sz w:val="20"/>
                <w:szCs w:val="20"/>
                <w:u w:val="single"/>
                <w:lang w:eastAsia="en-US"/>
                <w:rPrChange w:id="9810" w:author="Dr Mamadou SANOGO" w:date="2023-10-26T15:46:00Z">
                  <w:rPr>
                    <w:del w:id="9811"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7E8B91D3" w14:textId="3554751A" w:rsidR="00631BF4" w:rsidRPr="00683B98" w:rsidDel="00561D9D" w:rsidRDefault="00631BF4" w:rsidP="00F26652">
            <w:pPr>
              <w:spacing w:line="240" w:lineRule="auto"/>
              <w:rPr>
                <w:del w:id="9812" w:author="Dr Mamadou SANOGO" w:date="2023-10-26T15:54:00Z"/>
                <w:bCs/>
                <w:color w:val="FF0000"/>
                <w:sz w:val="20"/>
                <w:szCs w:val="20"/>
                <w:u w:val="single"/>
                <w:lang w:eastAsia="en-US"/>
                <w:rPrChange w:id="9813" w:author="Dr Mamadou SANOGO" w:date="2023-10-26T15:46:00Z">
                  <w:rPr>
                    <w:del w:id="9814" w:author="Dr Mamadou SANOGO" w:date="2023-10-26T15:54:00Z"/>
                    <w:bCs/>
                    <w:sz w:val="20"/>
                    <w:szCs w:val="20"/>
                    <w:u w:val="single"/>
                    <w:lang w:eastAsia="en-US"/>
                  </w:rPr>
                </w:rPrChange>
              </w:rPr>
            </w:pPr>
          </w:p>
        </w:tc>
      </w:tr>
      <w:tr w:rsidR="00683B98" w:rsidRPr="00683B98" w:rsidDel="00561D9D" w14:paraId="1AF7E3D5" w14:textId="3D6008A6" w:rsidTr="00F26652">
        <w:trPr>
          <w:cantSplit/>
          <w:trHeight w:val="578"/>
          <w:del w:id="9815" w:author="Dr Mamadou SANOGO" w:date="2023-10-26T15:54:00Z"/>
        </w:trPr>
        <w:tc>
          <w:tcPr>
            <w:tcW w:w="797" w:type="pct"/>
            <w:vMerge/>
            <w:tcBorders>
              <w:left w:val="single" w:sz="4" w:space="0" w:color="auto"/>
              <w:right w:val="single" w:sz="4" w:space="0" w:color="auto"/>
            </w:tcBorders>
            <w:vAlign w:val="center"/>
          </w:tcPr>
          <w:p w14:paraId="2C8798C1" w14:textId="71CA9B98" w:rsidR="00631BF4" w:rsidRPr="00683B98" w:rsidDel="00561D9D" w:rsidRDefault="00631BF4" w:rsidP="00F26652">
            <w:pPr>
              <w:spacing w:line="240" w:lineRule="auto"/>
              <w:rPr>
                <w:del w:id="9816" w:author="Dr Mamadou SANOGO" w:date="2023-10-26T15:54:00Z"/>
                <w:rFonts w:asciiTheme="minorHAnsi" w:hAnsiTheme="minorHAnsi"/>
                <w:b/>
                <w:color w:val="FF0000"/>
                <w:sz w:val="20"/>
                <w:szCs w:val="20"/>
                <w:rPrChange w:id="9817" w:author="Dr Mamadou SANOGO" w:date="2023-10-26T15:46:00Z">
                  <w:rPr>
                    <w:del w:id="981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68FBFB7A" w14:textId="04C0039E" w:rsidR="00631BF4" w:rsidRPr="00683B98" w:rsidDel="00561D9D" w:rsidRDefault="00631BF4" w:rsidP="00F26652">
            <w:pPr>
              <w:spacing w:line="240" w:lineRule="auto"/>
              <w:rPr>
                <w:del w:id="9819" w:author="Dr Mamadou SANOGO" w:date="2023-10-26T15:54:00Z"/>
                <w:bCs/>
                <w:color w:val="FF0000"/>
                <w:sz w:val="20"/>
                <w:szCs w:val="20"/>
                <w:u w:val="single"/>
                <w:lang w:eastAsia="en-US"/>
                <w:rPrChange w:id="9820" w:author="Dr Mamadou SANOGO" w:date="2023-10-26T15:46:00Z">
                  <w:rPr>
                    <w:del w:id="9821" w:author="Dr Mamadou SANOGO" w:date="2023-10-26T15:54:00Z"/>
                    <w:bCs/>
                    <w:sz w:val="20"/>
                    <w:szCs w:val="20"/>
                    <w:u w:val="single"/>
                    <w:lang w:eastAsia="en-US"/>
                  </w:rPr>
                </w:rPrChange>
              </w:rPr>
            </w:pPr>
          </w:p>
        </w:tc>
        <w:tc>
          <w:tcPr>
            <w:tcW w:w="836" w:type="pct"/>
            <w:vMerge/>
            <w:tcBorders>
              <w:left w:val="single" w:sz="4" w:space="0" w:color="auto"/>
              <w:right w:val="single" w:sz="4" w:space="0" w:color="auto"/>
            </w:tcBorders>
            <w:vAlign w:val="center"/>
          </w:tcPr>
          <w:p w14:paraId="25EB6F95" w14:textId="55577F5E" w:rsidR="00631BF4" w:rsidRPr="00683B98" w:rsidDel="00561D9D" w:rsidRDefault="00631BF4" w:rsidP="00F26652">
            <w:pPr>
              <w:spacing w:line="240" w:lineRule="auto"/>
              <w:rPr>
                <w:del w:id="9822" w:author="Dr Mamadou SANOGO" w:date="2023-10-26T15:54:00Z"/>
                <w:bCs/>
                <w:color w:val="FF0000"/>
                <w:sz w:val="20"/>
                <w:szCs w:val="20"/>
                <w:u w:val="single"/>
                <w:lang w:eastAsia="en-US"/>
                <w:rPrChange w:id="9823" w:author="Dr Mamadou SANOGO" w:date="2023-10-26T15:46:00Z">
                  <w:rPr>
                    <w:del w:id="9824"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54246F0F" w14:textId="4EA368D1" w:rsidR="00631BF4" w:rsidRPr="00683B98" w:rsidDel="00561D9D" w:rsidRDefault="00631BF4" w:rsidP="00F26652">
            <w:pPr>
              <w:tabs>
                <w:tab w:val="left" w:pos="567"/>
                <w:tab w:val="left" w:pos="1276"/>
                <w:tab w:val="left" w:pos="2127"/>
              </w:tabs>
              <w:spacing w:line="240" w:lineRule="auto"/>
              <w:rPr>
                <w:del w:id="9825" w:author="Dr Mamadou SANOGO" w:date="2023-10-26T15:54:00Z"/>
                <w:rFonts w:asciiTheme="minorHAnsi" w:hAnsiTheme="minorHAnsi"/>
                <w:bCs/>
                <w:color w:val="FF0000"/>
                <w:sz w:val="20"/>
                <w:szCs w:val="20"/>
                <w:rPrChange w:id="9826" w:author="Dr Mamadou SANOGO" w:date="2023-10-26T15:46:00Z">
                  <w:rPr>
                    <w:del w:id="9827" w:author="Dr Mamadou SANOGO" w:date="2023-10-26T15:54:00Z"/>
                    <w:rFonts w:asciiTheme="minorHAnsi" w:hAnsiTheme="minorHAnsi"/>
                    <w:bCs/>
                    <w:color w:val="000000" w:themeColor="text1"/>
                    <w:sz w:val="20"/>
                    <w:szCs w:val="20"/>
                  </w:rPr>
                </w:rPrChange>
              </w:rPr>
            </w:pPr>
            <w:del w:id="9828" w:author="Dr Mamadou SANOGO" w:date="2023-10-26T15:54:00Z">
              <w:r w:rsidRPr="00683B98" w:rsidDel="00561D9D">
                <w:rPr>
                  <w:rFonts w:asciiTheme="minorHAnsi" w:hAnsiTheme="minorHAnsi"/>
                  <w:bCs/>
                  <w:color w:val="FF0000"/>
                  <w:sz w:val="20"/>
                  <w:szCs w:val="20"/>
                  <w:rPrChange w:id="9829" w:author="Dr Mamadou SANOGO" w:date="2023-10-26T15:46:00Z">
                    <w:rPr>
                      <w:rFonts w:asciiTheme="minorHAnsi" w:hAnsiTheme="minorHAnsi"/>
                      <w:bCs/>
                      <w:color w:val="000000" w:themeColor="text1"/>
                      <w:sz w:val="20"/>
                      <w:szCs w:val="20"/>
                    </w:rPr>
                  </w:rPrChange>
                </w:rPr>
                <w:delText>Evaluation d’un test de dépistage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4C57AAD" w14:textId="00CC6D7A" w:rsidR="00631BF4" w:rsidRPr="00683B98" w:rsidDel="00561D9D" w:rsidRDefault="00631BF4" w:rsidP="00F26652">
            <w:pPr>
              <w:tabs>
                <w:tab w:val="left" w:pos="567"/>
                <w:tab w:val="left" w:pos="1276"/>
                <w:tab w:val="left" w:pos="2127"/>
              </w:tabs>
              <w:spacing w:line="240" w:lineRule="auto"/>
              <w:jc w:val="center"/>
              <w:rPr>
                <w:del w:id="9830" w:author="Dr Mamadou SANOGO" w:date="2023-10-26T15:54:00Z"/>
                <w:rFonts w:asciiTheme="minorHAnsi" w:hAnsiTheme="minorHAnsi"/>
                <w:bCs/>
                <w:color w:val="FF0000"/>
                <w:sz w:val="20"/>
                <w:szCs w:val="20"/>
                <w:rPrChange w:id="9831" w:author="Dr Mamadou SANOGO" w:date="2023-10-26T15:46:00Z">
                  <w:rPr>
                    <w:del w:id="9832" w:author="Dr Mamadou SANOGO" w:date="2023-10-26T15:54:00Z"/>
                    <w:rFonts w:asciiTheme="minorHAnsi" w:hAnsiTheme="minorHAnsi"/>
                    <w:bCs/>
                    <w:color w:val="000000" w:themeColor="text1"/>
                    <w:sz w:val="20"/>
                    <w:szCs w:val="20"/>
                  </w:rPr>
                </w:rPrChange>
              </w:rPr>
            </w:pPr>
            <w:del w:id="9833" w:author="Dr Mamadou SANOGO" w:date="2023-10-26T15:54:00Z">
              <w:r w:rsidRPr="00683B98" w:rsidDel="00561D9D">
                <w:rPr>
                  <w:rFonts w:asciiTheme="minorHAnsi" w:hAnsiTheme="minorHAnsi"/>
                  <w:bCs/>
                  <w:color w:val="FF0000"/>
                  <w:sz w:val="20"/>
                  <w:szCs w:val="20"/>
                  <w:rPrChange w:id="983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77000BB9" w14:textId="3D909219" w:rsidR="00631BF4" w:rsidRPr="00683B98" w:rsidDel="00561D9D" w:rsidRDefault="00631BF4" w:rsidP="00F26652">
            <w:pPr>
              <w:spacing w:line="240" w:lineRule="auto"/>
              <w:rPr>
                <w:del w:id="9835" w:author="Dr Mamadou SANOGO" w:date="2023-10-26T15:54:00Z"/>
                <w:color w:val="FF0000"/>
                <w:sz w:val="20"/>
                <w:szCs w:val="20"/>
                <w:lang w:eastAsia="en-US"/>
                <w:rPrChange w:id="9836" w:author="Dr Mamadou SANOGO" w:date="2023-10-26T15:46:00Z">
                  <w:rPr>
                    <w:del w:id="9837"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57CE9FFB" w14:textId="6E41AC70" w:rsidR="00631BF4" w:rsidRPr="00683B98" w:rsidDel="00561D9D" w:rsidRDefault="00631BF4" w:rsidP="00F26652">
            <w:pPr>
              <w:spacing w:line="240" w:lineRule="auto"/>
              <w:rPr>
                <w:del w:id="9838" w:author="Dr Mamadou SANOGO" w:date="2023-10-26T15:54:00Z"/>
                <w:bCs/>
                <w:color w:val="FF0000"/>
                <w:sz w:val="20"/>
                <w:szCs w:val="20"/>
                <w:u w:val="single"/>
                <w:lang w:eastAsia="en-US"/>
                <w:rPrChange w:id="9839" w:author="Dr Mamadou SANOGO" w:date="2023-10-26T15:46:00Z">
                  <w:rPr>
                    <w:del w:id="9840"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2CDC500E" w14:textId="68812472" w:rsidR="00631BF4" w:rsidRPr="00683B98" w:rsidDel="00561D9D" w:rsidRDefault="00631BF4" w:rsidP="00F26652">
            <w:pPr>
              <w:spacing w:line="240" w:lineRule="auto"/>
              <w:rPr>
                <w:del w:id="9841" w:author="Dr Mamadou SANOGO" w:date="2023-10-26T15:54:00Z"/>
                <w:bCs/>
                <w:color w:val="FF0000"/>
                <w:sz w:val="20"/>
                <w:szCs w:val="20"/>
                <w:u w:val="single"/>
                <w:lang w:eastAsia="en-US"/>
                <w:rPrChange w:id="9842" w:author="Dr Mamadou SANOGO" w:date="2023-10-26T15:46:00Z">
                  <w:rPr>
                    <w:del w:id="9843" w:author="Dr Mamadou SANOGO" w:date="2023-10-26T15:54:00Z"/>
                    <w:bCs/>
                    <w:sz w:val="20"/>
                    <w:szCs w:val="20"/>
                    <w:u w:val="single"/>
                    <w:lang w:eastAsia="en-US"/>
                  </w:rPr>
                </w:rPrChange>
              </w:rPr>
            </w:pPr>
          </w:p>
        </w:tc>
      </w:tr>
      <w:tr w:rsidR="00683B98" w:rsidRPr="00683B98" w:rsidDel="00561D9D" w14:paraId="1093011B" w14:textId="45E7ED97" w:rsidTr="00F26652">
        <w:trPr>
          <w:cantSplit/>
          <w:trHeight w:val="226"/>
          <w:del w:id="9844" w:author="Dr Mamadou SANOGO" w:date="2023-10-26T15:54:00Z"/>
        </w:trPr>
        <w:tc>
          <w:tcPr>
            <w:tcW w:w="797" w:type="pct"/>
            <w:vMerge/>
            <w:tcBorders>
              <w:left w:val="single" w:sz="4" w:space="0" w:color="auto"/>
              <w:bottom w:val="single" w:sz="4" w:space="0" w:color="auto"/>
              <w:right w:val="single" w:sz="4" w:space="0" w:color="auto"/>
            </w:tcBorders>
            <w:vAlign w:val="center"/>
          </w:tcPr>
          <w:p w14:paraId="32EC2571" w14:textId="28389CFA" w:rsidR="00631BF4" w:rsidRPr="00683B98" w:rsidDel="00561D9D" w:rsidRDefault="00631BF4" w:rsidP="00F26652">
            <w:pPr>
              <w:spacing w:line="240" w:lineRule="auto"/>
              <w:rPr>
                <w:del w:id="9845" w:author="Dr Mamadou SANOGO" w:date="2023-10-26T15:54:00Z"/>
                <w:rFonts w:asciiTheme="minorHAnsi" w:hAnsiTheme="minorHAnsi"/>
                <w:b/>
                <w:color w:val="FF0000"/>
                <w:sz w:val="20"/>
                <w:szCs w:val="20"/>
                <w:rPrChange w:id="9846" w:author="Dr Mamadou SANOGO" w:date="2023-10-26T15:46:00Z">
                  <w:rPr>
                    <w:del w:id="9847"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28652955" w14:textId="1EEAE00A" w:rsidR="00631BF4" w:rsidRPr="00683B98" w:rsidDel="00561D9D" w:rsidRDefault="00631BF4" w:rsidP="00F26652">
            <w:pPr>
              <w:spacing w:line="240" w:lineRule="auto"/>
              <w:rPr>
                <w:del w:id="9848" w:author="Dr Mamadou SANOGO" w:date="2023-10-26T15:54:00Z"/>
                <w:bCs/>
                <w:color w:val="FF0000"/>
                <w:sz w:val="20"/>
                <w:szCs w:val="20"/>
                <w:u w:val="single"/>
                <w:lang w:eastAsia="en-US"/>
                <w:rPrChange w:id="9849" w:author="Dr Mamadou SANOGO" w:date="2023-10-26T15:46:00Z">
                  <w:rPr>
                    <w:del w:id="9850" w:author="Dr Mamadou SANOGO" w:date="2023-10-26T15:54:00Z"/>
                    <w:bCs/>
                    <w:sz w:val="20"/>
                    <w:szCs w:val="20"/>
                    <w:u w:val="single"/>
                    <w:lang w:eastAsia="en-US"/>
                  </w:rPr>
                </w:rPrChange>
              </w:rPr>
            </w:pPr>
          </w:p>
        </w:tc>
        <w:tc>
          <w:tcPr>
            <w:tcW w:w="836" w:type="pct"/>
            <w:vMerge/>
            <w:tcBorders>
              <w:left w:val="single" w:sz="4" w:space="0" w:color="auto"/>
              <w:bottom w:val="single" w:sz="4" w:space="0" w:color="auto"/>
              <w:right w:val="single" w:sz="4" w:space="0" w:color="auto"/>
            </w:tcBorders>
            <w:vAlign w:val="center"/>
          </w:tcPr>
          <w:p w14:paraId="4BEF6E15" w14:textId="33A1A278" w:rsidR="00631BF4" w:rsidRPr="00683B98" w:rsidDel="00561D9D" w:rsidRDefault="00631BF4" w:rsidP="00F26652">
            <w:pPr>
              <w:spacing w:line="240" w:lineRule="auto"/>
              <w:rPr>
                <w:del w:id="9851" w:author="Dr Mamadou SANOGO" w:date="2023-10-26T15:54:00Z"/>
                <w:bCs/>
                <w:color w:val="FF0000"/>
                <w:sz w:val="20"/>
                <w:szCs w:val="20"/>
                <w:u w:val="single"/>
                <w:lang w:eastAsia="en-US"/>
                <w:rPrChange w:id="9852" w:author="Dr Mamadou SANOGO" w:date="2023-10-26T15:46:00Z">
                  <w:rPr>
                    <w:del w:id="9853"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3B5EEB0E" w14:textId="45938572" w:rsidR="00631BF4" w:rsidRPr="00683B98" w:rsidDel="00561D9D" w:rsidRDefault="00631BF4" w:rsidP="00F26652">
            <w:pPr>
              <w:tabs>
                <w:tab w:val="left" w:pos="567"/>
                <w:tab w:val="left" w:pos="1276"/>
                <w:tab w:val="left" w:pos="2127"/>
              </w:tabs>
              <w:spacing w:line="240" w:lineRule="auto"/>
              <w:rPr>
                <w:del w:id="9854" w:author="Dr Mamadou SANOGO" w:date="2023-10-26T15:54:00Z"/>
                <w:rFonts w:asciiTheme="minorHAnsi" w:hAnsiTheme="minorHAnsi"/>
                <w:bCs/>
                <w:color w:val="FF0000"/>
                <w:sz w:val="20"/>
                <w:szCs w:val="20"/>
                <w:rPrChange w:id="9855" w:author="Dr Mamadou SANOGO" w:date="2023-10-26T15:46:00Z">
                  <w:rPr>
                    <w:del w:id="9856" w:author="Dr Mamadou SANOGO" w:date="2023-10-26T15:54:00Z"/>
                    <w:rFonts w:asciiTheme="minorHAnsi" w:hAnsiTheme="minorHAnsi"/>
                    <w:bCs/>
                    <w:color w:val="000000" w:themeColor="text1"/>
                    <w:sz w:val="20"/>
                    <w:szCs w:val="20"/>
                  </w:rPr>
                </w:rPrChange>
              </w:rPr>
            </w:pPr>
            <w:del w:id="9857" w:author="Dr Mamadou SANOGO" w:date="2023-10-26T15:54:00Z">
              <w:r w:rsidRPr="00683B98" w:rsidDel="00561D9D">
                <w:rPr>
                  <w:rFonts w:asciiTheme="minorHAnsi" w:hAnsiTheme="minorHAnsi"/>
                  <w:bCs/>
                  <w:color w:val="FF0000"/>
                  <w:sz w:val="20"/>
                  <w:szCs w:val="20"/>
                  <w:rPrChange w:id="9858"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36C403E" w14:textId="29BA2334" w:rsidR="00631BF4" w:rsidRPr="00683B98" w:rsidDel="00561D9D" w:rsidRDefault="00631BF4" w:rsidP="00F26652">
            <w:pPr>
              <w:tabs>
                <w:tab w:val="left" w:pos="567"/>
                <w:tab w:val="left" w:pos="1276"/>
                <w:tab w:val="left" w:pos="2127"/>
              </w:tabs>
              <w:spacing w:line="240" w:lineRule="auto"/>
              <w:jc w:val="center"/>
              <w:rPr>
                <w:del w:id="9859" w:author="Dr Mamadou SANOGO" w:date="2023-10-26T15:54:00Z"/>
                <w:rFonts w:asciiTheme="minorHAnsi" w:hAnsiTheme="minorHAnsi"/>
                <w:bCs/>
                <w:color w:val="FF0000"/>
                <w:sz w:val="20"/>
                <w:szCs w:val="20"/>
                <w:rPrChange w:id="9860" w:author="Dr Mamadou SANOGO" w:date="2023-10-26T15:46:00Z">
                  <w:rPr>
                    <w:del w:id="9861" w:author="Dr Mamadou SANOGO" w:date="2023-10-26T15:54:00Z"/>
                    <w:rFonts w:asciiTheme="minorHAnsi" w:hAnsiTheme="minorHAnsi"/>
                    <w:bCs/>
                    <w:color w:val="000000" w:themeColor="text1"/>
                    <w:sz w:val="20"/>
                    <w:szCs w:val="20"/>
                  </w:rPr>
                </w:rPrChange>
              </w:rPr>
            </w:pPr>
            <w:del w:id="9862" w:author="Dr Mamadou SANOGO" w:date="2023-10-26T15:54:00Z">
              <w:r w:rsidRPr="00683B98" w:rsidDel="00561D9D">
                <w:rPr>
                  <w:rFonts w:asciiTheme="minorHAnsi" w:hAnsiTheme="minorHAnsi"/>
                  <w:bCs/>
                  <w:color w:val="FF0000"/>
                  <w:sz w:val="20"/>
                  <w:szCs w:val="20"/>
                  <w:rPrChange w:id="9863"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2AE9614B" w14:textId="64E549BF" w:rsidR="00631BF4" w:rsidRPr="00683B98" w:rsidDel="00561D9D" w:rsidRDefault="00631BF4" w:rsidP="00F26652">
            <w:pPr>
              <w:spacing w:line="240" w:lineRule="auto"/>
              <w:rPr>
                <w:del w:id="9864" w:author="Dr Mamadou SANOGO" w:date="2023-10-26T15:54:00Z"/>
                <w:color w:val="FF0000"/>
                <w:sz w:val="20"/>
                <w:szCs w:val="20"/>
                <w:lang w:eastAsia="en-US"/>
                <w:rPrChange w:id="9865" w:author="Dr Mamadou SANOGO" w:date="2023-10-26T15:46:00Z">
                  <w:rPr>
                    <w:del w:id="9866"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6463AC2" w14:textId="4B4B05A5" w:rsidR="00631BF4" w:rsidRPr="00683B98" w:rsidDel="00561D9D" w:rsidRDefault="00631BF4" w:rsidP="00F26652">
            <w:pPr>
              <w:spacing w:line="240" w:lineRule="auto"/>
              <w:rPr>
                <w:del w:id="9867" w:author="Dr Mamadou SANOGO" w:date="2023-10-26T15:54:00Z"/>
                <w:bCs/>
                <w:color w:val="FF0000"/>
                <w:sz w:val="20"/>
                <w:szCs w:val="20"/>
                <w:u w:val="single"/>
                <w:lang w:eastAsia="en-US"/>
                <w:rPrChange w:id="9868" w:author="Dr Mamadou SANOGO" w:date="2023-10-26T15:46:00Z">
                  <w:rPr>
                    <w:del w:id="9869"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F490D60" w14:textId="18245BF1" w:rsidR="00631BF4" w:rsidRPr="00683B98" w:rsidDel="00561D9D" w:rsidRDefault="00631BF4" w:rsidP="00F26652">
            <w:pPr>
              <w:spacing w:line="240" w:lineRule="auto"/>
              <w:rPr>
                <w:del w:id="9870" w:author="Dr Mamadou SANOGO" w:date="2023-10-26T15:54:00Z"/>
                <w:bCs/>
                <w:color w:val="FF0000"/>
                <w:sz w:val="20"/>
                <w:szCs w:val="20"/>
                <w:u w:val="single"/>
                <w:lang w:eastAsia="en-US"/>
                <w:rPrChange w:id="9871" w:author="Dr Mamadou SANOGO" w:date="2023-10-26T15:46:00Z">
                  <w:rPr>
                    <w:del w:id="9872" w:author="Dr Mamadou SANOGO" w:date="2023-10-26T15:54:00Z"/>
                    <w:bCs/>
                    <w:sz w:val="20"/>
                    <w:szCs w:val="20"/>
                    <w:u w:val="single"/>
                    <w:lang w:eastAsia="en-US"/>
                  </w:rPr>
                </w:rPrChange>
              </w:rPr>
            </w:pPr>
          </w:p>
        </w:tc>
      </w:tr>
      <w:tr w:rsidR="00683B98" w:rsidRPr="00683B98" w:rsidDel="00561D9D" w14:paraId="6E0E8D16" w14:textId="7265281B" w:rsidTr="00F26652">
        <w:trPr>
          <w:cantSplit/>
          <w:trHeight w:val="241"/>
          <w:del w:id="9873" w:author="Dr Mamadou SANOGO" w:date="2023-10-26T15:54:00Z"/>
        </w:trPr>
        <w:tc>
          <w:tcPr>
            <w:tcW w:w="797" w:type="pct"/>
            <w:vMerge w:val="restart"/>
            <w:tcBorders>
              <w:top w:val="single" w:sz="4" w:space="0" w:color="auto"/>
              <w:left w:val="single" w:sz="4" w:space="0" w:color="auto"/>
              <w:right w:val="single" w:sz="4" w:space="0" w:color="auto"/>
            </w:tcBorders>
            <w:vAlign w:val="center"/>
          </w:tcPr>
          <w:p w14:paraId="729E2B7E" w14:textId="294A7B95" w:rsidR="00631BF4" w:rsidRPr="00683B98" w:rsidDel="00561D9D" w:rsidRDefault="00631BF4" w:rsidP="00F26652">
            <w:pPr>
              <w:spacing w:line="240" w:lineRule="auto"/>
              <w:rPr>
                <w:del w:id="9874" w:author="Dr Mamadou SANOGO" w:date="2023-10-26T15:54:00Z"/>
                <w:rFonts w:asciiTheme="minorHAnsi" w:hAnsiTheme="minorHAnsi"/>
                <w:b/>
                <w:color w:val="FF0000"/>
                <w:sz w:val="20"/>
                <w:szCs w:val="20"/>
                <w:lang w:val="fr-ML"/>
                <w:rPrChange w:id="9875" w:author="Dr Mamadou SANOGO" w:date="2023-10-26T15:46:00Z">
                  <w:rPr>
                    <w:del w:id="9876" w:author="Dr Mamadou SANOGO" w:date="2023-10-26T15:54:00Z"/>
                    <w:rFonts w:asciiTheme="minorHAnsi" w:hAnsiTheme="minorHAnsi"/>
                    <w:b/>
                    <w:color w:val="000000" w:themeColor="text1"/>
                    <w:sz w:val="20"/>
                    <w:szCs w:val="20"/>
                    <w:lang w:val="fr-ML"/>
                  </w:rPr>
                </w:rPrChange>
              </w:rPr>
            </w:pPr>
            <w:del w:id="9877" w:author="Dr Mamadou SANOGO" w:date="2023-10-26T15:54:00Z">
              <w:r w:rsidRPr="00683B98" w:rsidDel="00561D9D">
                <w:rPr>
                  <w:rFonts w:asciiTheme="minorHAnsi" w:hAnsiTheme="minorHAnsi"/>
                  <w:b/>
                  <w:bCs/>
                  <w:color w:val="FF0000"/>
                  <w:sz w:val="20"/>
                  <w:szCs w:val="20"/>
                  <w:lang w:val="fr-ML"/>
                  <w:rPrChange w:id="9878" w:author="Dr Mamadou SANOGO" w:date="2023-10-26T15:46:00Z">
                    <w:rPr>
                      <w:rFonts w:asciiTheme="minorHAnsi" w:hAnsiTheme="minorHAnsi"/>
                      <w:b/>
                      <w:bCs/>
                      <w:color w:val="000000" w:themeColor="text1"/>
                      <w:sz w:val="20"/>
                      <w:szCs w:val="20"/>
                      <w:lang w:val="fr-ML"/>
                    </w:rPr>
                  </w:rPrChange>
                </w:rPr>
                <w:delText>GDE2306</w:delText>
              </w:r>
            </w:del>
          </w:p>
          <w:p w14:paraId="38F773F0" w14:textId="59E30AF1" w:rsidR="00631BF4" w:rsidRPr="00683B98" w:rsidDel="00561D9D" w:rsidRDefault="00631BF4" w:rsidP="00F26652">
            <w:pPr>
              <w:spacing w:line="240" w:lineRule="auto"/>
              <w:rPr>
                <w:del w:id="9879" w:author="Dr Mamadou SANOGO" w:date="2023-10-26T15:54:00Z"/>
                <w:rFonts w:asciiTheme="minorHAnsi" w:hAnsiTheme="minorHAnsi"/>
                <w:b/>
                <w:color w:val="FF0000"/>
                <w:sz w:val="20"/>
                <w:szCs w:val="20"/>
                <w:rPrChange w:id="9880" w:author="Dr Mamadou SANOGO" w:date="2023-10-26T15:46:00Z">
                  <w:rPr>
                    <w:del w:id="9881" w:author="Dr Mamadou SANOGO" w:date="2023-10-26T15:54:00Z"/>
                    <w:rFonts w:asciiTheme="minorHAnsi" w:hAnsiTheme="minorHAnsi"/>
                    <w:b/>
                    <w:color w:val="000000" w:themeColor="text1"/>
                    <w:sz w:val="20"/>
                    <w:szCs w:val="20"/>
                  </w:rPr>
                </w:rPrChange>
              </w:rPr>
            </w:pPr>
            <w:del w:id="9882" w:author="Dr Mamadou SANOGO" w:date="2023-10-26T15:54:00Z">
              <w:r w:rsidRPr="00683B98" w:rsidDel="00561D9D">
                <w:rPr>
                  <w:rFonts w:asciiTheme="minorHAnsi" w:hAnsiTheme="minorHAnsi"/>
                  <w:b/>
                  <w:color w:val="FF0000"/>
                  <w:sz w:val="20"/>
                  <w:szCs w:val="20"/>
                  <w:rPrChange w:id="9883" w:author="Dr Mamadou SANOGO" w:date="2023-10-26T15:46:00Z">
                    <w:rPr>
                      <w:rFonts w:asciiTheme="minorHAnsi" w:hAnsiTheme="minorHAnsi"/>
                      <w:b/>
                      <w:color w:val="000000" w:themeColor="text1"/>
                      <w:sz w:val="20"/>
                      <w:szCs w:val="20"/>
                    </w:rPr>
                  </w:rPrChange>
                </w:rPr>
                <w:delText>Gestion des données épidémiologiques</w:delText>
              </w:r>
            </w:del>
          </w:p>
          <w:p w14:paraId="08279F13" w14:textId="7627A154" w:rsidR="00631BF4" w:rsidRPr="00683B98" w:rsidDel="00561D9D" w:rsidRDefault="00631BF4" w:rsidP="00F26652">
            <w:pPr>
              <w:spacing w:line="240" w:lineRule="auto"/>
              <w:rPr>
                <w:del w:id="9884" w:author="Dr Mamadou SANOGO" w:date="2023-10-26T15:54:00Z"/>
                <w:rFonts w:asciiTheme="minorHAnsi" w:hAnsiTheme="minorHAnsi"/>
                <w:b/>
                <w:color w:val="FF0000"/>
                <w:sz w:val="20"/>
                <w:szCs w:val="20"/>
                <w:rPrChange w:id="9885" w:author="Dr Mamadou SANOGO" w:date="2023-10-26T15:46:00Z">
                  <w:rPr>
                    <w:del w:id="9886" w:author="Dr Mamadou SANOGO" w:date="2023-10-26T15:54:00Z"/>
                    <w:rFonts w:asciiTheme="minorHAnsi" w:hAnsiTheme="minorHAnsi"/>
                    <w:b/>
                    <w:color w:val="000000" w:themeColor="text1"/>
                    <w:sz w:val="20"/>
                    <w:szCs w:val="20"/>
                  </w:rPr>
                </w:rPrChange>
              </w:rPr>
            </w:pPr>
          </w:p>
        </w:tc>
        <w:tc>
          <w:tcPr>
            <w:tcW w:w="266" w:type="pct"/>
            <w:vMerge w:val="restart"/>
            <w:tcBorders>
              <w:top w:val="single" w:sz="4" w:space="0" w:color="auto"/>
              <w:left w:val="single" w:sz="4" w:space="0" w:color="auto"/>
              <w:right w:val="single" w:sz="4" w:space="0" w:color="auto"/>
            </w:tcBorders>
            <w:vAlign w:val="center"/>
          </w:tcPr>
          <w:p w14:paraId="730E4A0E" w14:textId="65EEA8CC" w:rsidR="00631BF4" w:rsidRPr="00683B98" w:rsidDel="00561D9D" w:rsidRDefault="00631BF4" w:rsidP="00F26652">
            <w:pPr>
              <w:spacing w:line="240" w:lineRule="auto"/>
              <w:jc w:val="center"/>
              <w:rPr>
                <w:del w:id="9887" w:author="Dr Mamadou SANOGO" w:date="2023-10-26T15:54:00Z"/>
                <w:bCs/>
                <w:color w:val="FF0000"/>
                <w:sz w:val="20"/>
                <w:szCs w:val="20"/>
                <w:u w:val="single"/>
                <w:lang w:eastAsia="en-US"/>
                <w:rPrChange w:id="9888" w:author="Dr Mamadou SANOGO" w:date="2023-10-26T15:46:00Z">
                  <w:rPr>
                    <w:del w:id="9889" w:author="Dr Mamadou SANOGO" w:date="2023-10-26T15:54:00Z"/>
                    <w:bCs/>
                    <w:sz w:val="20"/>
                    <w:szCs w:val="20"/>
                    <w:u w:val="single"/>
                    <w:lang w:eastAsia="en-US"/>
                  </w:rPr>
                </w:rPrChange>
              </w:rPr>
            </w:pPr>
            <w:del w:id="9890" w:author="Dr Mamadou SANOGO" w:date="2023-10-26T15:54:00Z">
              <w:r w:rsidRPr="00683B98" w:rsidDel="00561D9D">
                <w:rPr>
                  <w:rFonts w:asciiTheme="minorHAnsi" w:hAnsiTheme="minorHAnsi"/>
                  <w:b/>
                  <w:color w:val="FF0000"/>
                  <w:sz w:val="20"/>
                  <w:szCs w:val="20"/>
                  <w:rPrChange w:id="9891" w:author="Dr Mamadou SANOGO" w:date="2023-10-26T15:46:00Z">
                    <w:rPr>
                      <w:rFonts w:asciiTheme="minorHAnsi" w:hAnsiTheme="minorHAnsi"/>
                      <w:b/>
                      <w:color w:val="000000" w:themeColor="text1"/>
                      <w:sz w:val="20"/>
                      <w:szCs w:val="20"/>
                    </w:rPr>
                  </w:rPrChange>
                </w:rPr>
                <w:delText>6</w:delText>
              </w:r>
            </w:del>
          </w:p>
        </w:tc>
        <w:tc>
          <w:tcPr>
            <w:tcW w:w="836" w:type="pct"/>
            <w:vMerge w:val="restart"/>
            <w:tcBorders>
              <w:top w:val="single" w:sz="4" w:space="0" w:color="auto"/>
              <w:left w:val="single" w:sz="4" w:space="0" w:color="auto"/>
              <w:right w:val="single" w:sz="4" w:space="0" w:color="auto"/>
            </w:tcBorders>
            <w:vAlign w:val="center"/>
          </w:tcPr>
          <w:p w14:paraId="063BF719" w14:textId="0278F275" w:rsidR="00631BF4" w:rsidRPr="00683B98" w:rsidDel="00561D9D" w:rsidRDefault="00631BF4" w:rsidP="00F26652">
            <w:pPr>
              <w:tabs>
                <w:tab w:val="left" w:pos="567"/>
                <w:tab w:val="left" w:pos="1276"/>
                <w:tab w:val="left" w:pos="2127"/>
              </w:tabs>
              <w:spacing w:line="240" w:lineRule="auto"/>
              <w:rPr>
                <w:del w:id="9892" w:author="Dr Mamadou SANOGO" w:date="2023-10-26T15:54:00Z"/>
                <w:rFonts w:asciiTheme="minorHAnsi" w:hAnsiTheme="minorHAnsi"/>
                <w:bCs/>
                <w:color w:val="FF0000"/>
                <w:sz w:val="20"/>
                <w:szCs w:val="20"/>
                <w:rPrChange w:id="9893" w:author="Dr Mamadou SANOGO" w:date="2023-10-26T15:46:00Z">
                  <w:rPr>
                    <w:del w:id="9894" w:author="Dr Mamadou SANOGO" w:date="2023-10-26T15:54:00Z"/>
                    <w:rFonts w:asciiTheme="minorHAnsi" w:hAnsiTheme="minorHAnsi"/>
                    <w:bCs/>
                    <w:color w:val="000000" w:themeColor="text1"/>
                    <w:sz w:val="20"/>
                    <w:szCs w:val="20"/>
                  </w:rPr>
                </w:rPrChange>
              </w:rPr>
            </w:pPr>
            <w:del w:id="9895" w:author="Dr Mamadou SANOGO" w:date="2023-10-26T15:54:00Z">
              <w:r w:rsidRPr="00683B98" w:rsidDel="00561D9D">
                <w:rPr>
                  <w:rFonts w:asciiTheme="minorHAnsi" w:hAnsiTheme="minorHAnsi"/>
                  <w:bCs/>
                  <w:color w:val="FF0000"/>
                  <w:sz w:val="20"/>
                  <w:szCs w:val="20"/>
                  <w:rPrChange w:id="9896" w:author="Dr Mamadou SANOGO" w:date="2023-10-26T15:46:00Z">
                    <w:rPr>
                      <w:rFonts w:asciiTheme="minorHAnsi" w:hAnsiTheme="minorHAnsi"/>
                      <w:bCs/>
                      <w:color w:val="000000" w:themeColor="text1"/>
                      <w:sz w:val="20"/>
                      <w:szCs w:val="20"/>
                    </w:rPr>
                  </w:rPrChange>
                </w:rPr>
                <w:delText>Utiliser les logiciels de gestion des données épidémiologiques</w:delText>
              </w:r>
            </w:del>
          </w:p>
          <w:p w14:paraId="45831EDF" w14:textId="39DDD363" w:rsidR="00631BF4" w:rsidRPr="00683B98" w:rsidDel="00561D9D" w:rsidRDefault="00631BF4" w:rsidP="00F26652">
            <w:pPr>
              <w:tabs>
                <w:tab w:val="left" w:pos="567"/>
                <w:tab w:val="left" w:pos="1276"/>
                <w:tab w:val="left" w:pos="2127"/>
              </w:tabs>
              <w:spacing w:line="240" w:lineRule="auto"/>
              <w:rPr>
                <w:del w:id="9897" w:author="Dr Mamadou SANOGO" w:date="2023-10-26T15:54:00Z"/>
                <w:rFonts w:asciiTheme="minorHAnsi" w:hAnsiTheme="minorHAnsi"/>
                <w:bCs/>
                <w:color w:val="FF0000"/>
                <w:sz w:val="20"/>
                <w:szCs w:val="20"/>
                <w:rPrChange w:id="9898" w:author="Dr Mamadou SANOGO" w:date="2023-10-26T15:46:00Z">
                  <w:rPr>
                    <w:del w:id="9899" w:author="Dr Mamadou SANOGO" w:date="2023-10-26T15:54:00Z"/>
                    <w:rFonts w:asciiTheme="minorHAnsi" w:hAnsiTheme="minorHAnsi"/>
                    <w:bCs/>
                    <w:color w:val="000000" w:themeColor="text1"/>
                    <w:sz w:val="20"/>
                    <w:szCs w:val="20"/>
                  </w:rPr>
                </w:rPrChange>
              </w:rPr>
            </w:pPr>
            <w:del w:id="9900" w:author="Dr Mamadou SANOGO" w:date="2023-10-26T15:54:00Z">
              <w:r w:rsidRPr="00683B98" w:rsidDel="00561D9D">
                <w:rPr>
                  <w:rFonts w:asciiTheme="minorHAnsi" w:hAnsiTheme="minorHAnsi"/>
                  <w:bCs/>
                  <w:color w:val="FF0000"/>
                  <w:sz w:val="20"/>
                  <w:szCs w:val="20"/>
                  <w:rPrChange w:id="9901" w:author="Dr Mamadou SANOGO" w:date="2023-10-26T15:46:00Z">
                    <w:rPr>
                      <w:rFonts w:asciiTheme="minorHAnsi" w:hAnsiTheme="minorHAnsi"/>
                      <w:bCs/>
                      <w:color w:val="000000" w:themeColor="text1"/>
                      <w:sz w:val="20"/>
                      <w:szCs w:val="20"/>
                    </w:rPr>
                  </w:rPrChange>
                </w:rPr>
                <w:delText xml:space="preserve">Appliquer les principes et méthodes de l’épidémiologie dans le travail </w:delText>
              </w:r>
            </w:del>
          </w:p>
        </w:tc>
        <w:tc>
          <w:tcPr>
            <w:tcW w:w="850" w:type="pct"/>
            <w:tcBorders>
              <w:top w:val="single" w:sz="4" w:space="0" w:color="auto"/>
              <w:left w:val="single" w:sz="4" w:space="0" w:color="auto"/>
              <w:bottom w:val="single" w:sz="4" w:space="0" w:color="auto"/>
              <w:right w:val="single" w:sz="4" w:space="0" w:color="auto"/>
            </w:tcBorders>
            <w:vAlign w:val="center"/>
          </w:tcPr>
          <w:p w14:paraId="524431F8" w14:textId="300C3B2F" w:rsidR="00631BF4" w:rsidRPr="00683B98" w:rsidDel="00561D9D" w:rsidRDefault="00631BF4" w:rsidP="00F26652">
            <w:pPr>
              <w:tabs>
                <w:tab w:val="left" w:pos="567"/>
                <w:tab w:val="left" w:pos="1276"/>
                <w:tab w:val="left" w:pos="2127"/>
              </w:tabs>
              <w:spacing w:line="240" w:lineRule="auto"/>
              <w:rPr>
                <w:del w:id="9902" w:author="Dr Mamadou SANOGO" w:date="2023-10-26T15:54:00Z"/>
                <w:rFonts w:asciiTheme="minorHAnsi" w:hAnsiTheme="minorHAnsi"/>
                <w:bCs/>
                <w:color w:val="FF0000"/>
                <w:sz w:val="20"/>
                <w:szCs w:val="20"/>
                <w:rPrChange w:id="9903" w:author="Dr Mamadou SANOGO" w:date="2023-10-26T15:46:00Z">
                  <w:rPr>
                    <w:del w:id="9904" w:author="Dr Mamadou SANOGO" w:date="2023-10-26T15:54:00Z"/>
                    <w:rFonts w:asciiTheme="minorHAnsi" w:hAnsiTheme="minorHAnsi"/>
                    <w:bCs/>
                    <w:color w:val="000000" w:themeColor="text1"/>
                    <w:sz w:val="20"/>
                    <w:szCs w:val="20"/>
                  </w:rPr>
                </w:rPrChange>
              </w:rPr>
            </w:pPr>
            <w:del w:id="9905" w:author="Dr Mamadou SANOGO" w:date="2023-10-26T15:54:00Z">
              <w:r w:rsidRPr="00683B98" w:rsidDel="00561D9D">
                <w:rPr>
                  <w:rFonts w:asciiTheme="minorHAnsi" w:hAnsiTheme="minorHAnsi"/>
                  <w:bCs/>
                  <w:color w:val="FF0000"/>
                  <w:sz w:val="20"/>
                  <w:szCs w:val="20"/>
                  <w:rPrChange w:id="9906" w:author="Dr Mamadou SANOGO" w:date="2023-10-26T15:46:00Z">
                    <w:rPr>
                      <w:rFonts w:asciiTheme="minorHAnsi" w:hAnsiTheme="minorHAnsi"/>
                      <w:bCs/>
                      <w:color w:val="000000" w:themeColor="text1"/>
                      <w:sz w:val="20"/>
                      <w:szCs w:val="20"/>
                    </w:rPr>
                  </w:rPrChange>
                </w:rPr>
                <w:delText xml:space="preserve">Elaboration de formulaires (masques) de saisie des données d’enquêtes épidémiologiques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1D3DD295" w14:textId="28A229C1" w:rsidR="00631BF4" w:rsidRPr="00683B98" w:rsidDel="00561D9D" w:rsidRDefault="00631BF4" w:rsidP="00F26652">
            <w:pPr>
              <w:tabs>
                <w:tab w:val="left" w:pos="567"/>
                <w:tab w:val="left" w:pos="1276"/>
                <w:tab w:val="left" w:pos="2127"/>
              </w:tabs>
              <w:spacing w:line="240" w:lineRule="auto"/>
              <w:jc w:val="center"/>
              <w:rPr>
                <w:del w:id="9907" w:author="Dr Mamadou SANOGO" w:date="2023-10-26T15:54:00Z"/>
                <w:rFonts w:asciiTheme="minorHAnsi" w:hAnsiTheme="minorHAnsi"/>
                <w:bCs/>
                <w:color w:val="FF0000"/>
                <w:sz w:val="20"/>
                <w:szCs w:val="20"/>
                <w:rPrChange w:id="9908" w:author="Dr Mamadou SANOGO" w:date="2023-10-26T15:46:00Z">
                  <w:rPr>
                    <w:del w:id="9909" w:author="Dr Mamadou SANOGO" w:date="2023-10-26T15:54:00Z"/>
                    <w:rFonts w:asciiTheme="minorHAnsi" w:hAnsiTheme="minorHAnsi"/>
                    <w:bCs/>
                    <w:color w:val="000000" w:themeColor="text1"/>
                    <w:sz w:val="20"/>
                    <w:szCs w:val="20"/>
                  </w:rPr>
                </w:rPrChange>
              </w:rPr>
            </w:pPr>
            <w:del w:id="9910" w:author="Dr Mamadou SANOGO" w:date="2023-10-26T15:54:00Z">
              <w:r w:rsidRPr="00683B98" w:rsidDel="00561D9D">
                <w:rPr>
                  <w:rFonts w:asciiTheme="minorHAnsi" w:hAnsiTheme="minorHAnsi"/>
                  <w:bCs/>
                  <w:color w:val="FF0000"/>
                  <w:sz w:val="20"/>
                  <w:szCs w:val="20"/>
                  <w:rPrChange w:id="9911" w:author="Dr Mamadou SANOGO" w:date="2023-10-26T15:46:00Z">
                    <w:rPr>
                      <w:rFonts w:asciiTheme="minorHAnsi" w:hAnsiTheme="minorHAnsi"/>
                      <w:bCs/>
                      <w:color w:val="000000" w:themeColor="text1"/>
                      <w:sz w:val="20"/>
                      <w:szCs w:val="20"/>
                    </w:rPr>
                  </w:rPrChange>
                </w:rPr>
                <w:delText>2</w:delText>
              </w:r>
            </w:del>
          </w:p>
        </w:tc>
        <w:tc>
          <w:tcPr>
            <w:tcW w:w="398" w:type="pct"/>
            <w:vMerge w:val="restart"/>
            <w:tcBorders>
              <w:top w:val="single" w:sz="4" w:space="0" w:color="auto"/>
              <w:left w:val="single" w:sz="4" w:space="0" w:color="auto"/>
              <w:right w:val="single" w:sz="4" w:space="0" w:color="auto"/>
            </w:tcBorders>
            <w:vAlign w:val="center"/>
          </w:tcPr>
          <w:p w14:paraId="67C46FA6" w14:textId="6110FCE2" w:rsidR="00631BF4" w:rsidRPr="00683B98" w:rsidDel="00561D9D" w:rsidRDefault="00631BF4" w:rsidP="00F26652">
            <w:pPr>
              <w:tabs>
                <w:tab w:val="left" w:pos="567"/>
                <w:tab w:val="left" w:pos="1276"/>
                <w:tab w:val="left" w:pos="2127"/>
              </w:tabs>
              <w:spacing w:line="240" w:lineRule="auto"/>
              <w:jc w:val="center"/>
              <w:rPr>
                <w:del w:id="9912" w:author="Dr Mamadou SANOGO" w:date="2023-10-26T15:54:00Z"/>
                <w:color w:val="FF0000"/>
                <w:sz w:val="20"/>
                <w:szCs w:val="20"/>
                <w:lang w:eastAsia="en-US"/>
                <w:rPrChange w:id="9913" w:author="Dr Mamadou SANOGO" w:date="2023-10-26T15:46:00Z">
                  <w:rPr>
                    <w:del w:id="9914" w:author="Dr Mamadou SANOGO" w:date="2023-10-26T15:54:00Z"/>
                    <w:sz w:val="20"/>
                    <w:szCs w:val="20"/>
                    <w:lang w:eastAsia="en-US"/>
                  </w:rPr>
                </w:rPrChange>
              </w:rPr>
            </w:pPr>
            <w:del w:id="9915" w:author="Dr Mamadou SANOGO" w:date="2023-10-26T15:54:00Z">
              <w:r w:rsidRPr="00683B98" w:rsidDel="00561D9D">
                <w:rPr>
                  <w:rFonts w:asciiTheme="minorHAnsi" w:hAnsiTheme="minorHAnsi"/>
                  <w:bCs/>
                  <w:color w:val="FF0000"/>
                  <w:sz w:val="20"/>
                  <w:szCs w:val="20"/>
                  <w:rPrChange w:id="9916" w:author="Dr Mamadou SANOGO" w:date="2023-10-26T15:46:00Z">
                    <w:rPr>
                      <w:rFonts w:asciiTheme="minorHAnsi" w:hAnsiTheme="minorHAnsi"/>
                      <w:bCs/>
                      <w:color w:val="000000" w:themeColor="text1"/>
                      <w:sz w:val="20"/>
                      <w:szCs w:val="20"/>
                    </w:rPr>
                  </w:rPrChange>
                </w:rPr>
                <w:delText>30/40/30/45</w:delText>
              </w:r>
            </w:del>
          </w:p>
        </w:tc>
        <w:tc>
          <w:tcPr>
            <w:tcW w:w="884" w:type="pct"/>
            <w:vMerge w:val="restart"/>
            <w:tcBorders>
              <w:top w:val="single" w:sz="4" w:space="0" w:color="auto"/>
              <w:left w:val="single" w:sz="4" w:space="0" w:color="auto"/>
              <w:right w:val="single" w:sz="4" w:space="0" w:color="auto"/>
            </w:tcBorders>
            <w:vAlign w:val="center"/>
          </w:tcPr>
          <w:p w14:paraId="75FC251E" w14:textId="5B7033CA" w:rsidR="00631BF4" w:rsidRPr="00683B98" w:rsidDel="00561D9D" w:rsidRDefault="00631BF4" w:rsidP="00F26652">
            <w:pPr>
              <w:spacing w:line="240" w:lineRule="auto"/>
              <w:rPr>
                <w:del w:id="9917" w:author="Dr Mamadou SANOGO" w:date="2023-10-26T15:54:00Z"/>
                <w:color w:val="FF0000"/>
                <w:sz w:val="20"/>
                <w:szCs w:val="20"/>
                <w:rPrChange w:id="9918" w:author="Dr Mamadou SANOGO" w:date="2023-10-26T15:46:00Z">
                  <w:rPr>
                    <w:del w:id="9919" w:author="Dr Mamadou SANOGO" w:date="2023-10-26T15:54:00Z"/>
                    <w:sz w:val="20"/>
                    <w:szCs w:val="20"/>
                  </w:rPr>
                </w:rPrChange>
              </w:rPr>
            </w:pPr>
            <w:del w:id="9920" w:author="Dr Mamadou SANOGO" w:date="2023-10-26T15:54:00Z">
              <w:r w:rsidRPr="00683B98" w:rsidDel="00561D9D">
                <w:rPr>
                  <w:rFonts w:asciiTheme="minorHAnsi" w:hAnsiTheme="minorHAnsi"/>
                  <w:bCs/>
                  <w:i/>
                  <w:color w:val="FF0000"/>
                  <w:sz w:val="20"/>
                  <w:szCs w:val="20"/>
                  <w:rPrChange w:id="9921" w:author="Dr Mamadou SANOGO" w:date="2023-10-26T15:46:00Z">
                    <w:rPr>
                      <w:rFonts w:asciiTheme="minorHAnsi" w:hAnsiTheme="minorHAnsi"/>
                      <w:bCs/>
                      <w:i/>
                      <w:color w:val="000000" w:themeColor="text1"/>
                      <w:sz w:val="20"/>
                      <w:szCs w:val="20"/>
                    </w:rPr>
                  </w:rPrChange>
                </w:rPr>
                <w:delText>Cours magistral, travaux dirigés, travaux pratiques, études de cas, exposés participatifs, mise en situation réelle de travail, stage</w:delText>
              </w:r>
            </w:del>
          </w:p>
        </w:tc>
        <w:tc>
          <w:tcPr>
            <w:tcW w:w="664" w:type="pct"/>
            <w:vMerge w:val="restart"/>
            <w:tcBorders>
              <w:top w:val="single" w:sz="4" w:space="0" w:color="auto"/>
              <w:left w:val="single" w:sz="4" w:space="0" w:color="auto"/>
              <w:right w:val="single" w:sz="4" w:space="0" w:color="auto"/>
            </w:tcBorders>
            <w:vAlign w:val="center"/>
          </w:tcPr>
          <w:p w14:paraId="6528ECBA" w14:textId="120F5CBB" w:rsidR="00631BF4" w:rsidRPr="00683B98" w:rsidDel="00561D9D" w:rsidRDefault="00631BF4" w:rsidP="00F26652">
            <w:pPr>
              <w:spacing w:line="240" w:lineRule="auto"/>
              <w:rPr>
                <w:del w:id="9922" w:author="Dr Mamadou SANOGO" w:date="2023-10-26T15:54:00Z"/>
                <w:color w:val="FF0000"/>
                <w:sz w:val="20"/>
                <w:szCs w:val="20"/>
                <w:rPrChange w:id="9923" w:author="Dr Mamadou SANOGO" w:date="2023-10-26T15:46:00Z">
                  <w:rPr>
                    <w:del w:id="9924" w:author="Dr Mamadou SANOGO" w:date="2023-10-26T15:54:00Z"/>
                    <w:sz w:val="20"/>
                    <w:szCs w:val="20"/>
                  </w:rPr>
                </w:rPrChange>
              </w:rPr>
            </w:pPr>
            <w:del w:id="9925" w:author="Dr Mamadou SANOGO" w:date="2023-10-26T15:54:00Z">
              <w:r w:rsidRPr="00683B98" w:rsidDel="00561D9D">
                <w:rPr>
                  <w:rFonts w:asciiTheme="minorHAnsi" w:hAnsiTheme="minorHAnsi"/>
                  <w:bCs/>
                  <w:i/>
                  <w:color w:val="FF0000"/>
                  <w:sz w:val="20"/>
                  <w:szCs w:val="20"/>
                  <w:rPrChange w:id="9926"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5596C105" w14:textId="6E041F4D" w:rsidTr="00F26652">
        <w:trPr>
          <w:cantSplit/>
          <w:trHeight w:val="20"/>
          <w:del w:id="9927" w:author="Dr Mamadou SANOGO" w:date="2023-10-26T15:54:00Z"/>
        </w:trPr>
        <w:tc>
          <w:tcPr>
            <w:tcW w:w="797" w:type="pct"/>
            <w:vMerge/>
            <w:tcBorders>
              <w:left w:val="single" w:sz="4" w:space="0" w:color="auto"/>
              <w:right w:val="single" w:sz="4" w:space="0" w:color="auto"/>
            </w:tcBorders>
            <w:vAlign w:val="center"/>
          </w:tcPr>
          <w:p w14:paraId="3F4765F3" w14:textId="2DC07A29" w:rsidR="00631BF4" w:rsidRPr="00683B98" w:rsidDel="00561D9D" w:rsidRDefault="00631BF4" w:rsidP="00F26652">
            <w:pPr>
              <w:spacing w:line="240" w:lineRule="auto"/>
              <w:rPr>
                <w:del w:id="9928" w:author="Dr Mamadou SANOGO" w:date="2023-10-26T15:54:00Z"/>
                <w:rFonts w:asciiTheme="minorHAnsi" w:hAnsiTheme="minorHAnsi"/>
                <w:b/>
                <w:color w:val="FF0000"/>
                <w:sz w:val="20"/>
                <w:szCs w:val="20"/>
                <w:rPrChange w:id="9929" w:author="Dr Mamadou SANOGO" w:date="2023-10-26T15:46:00Z">
                  <w:rPr>
                    <w:del w:id="9930"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311EF6EA" w14:textId="4C1B5587" w:rsidR="00631BF4" w:rsidRPr="00683B98" w:rsidDel="00561D9D" w:rsidRDefault="00631BF4" w:rsidP="00F26652">
            <w:pPr>
              <w:spacing w:line="240" w:lineRule="auto"/>
              <w:jc w:val="center"/>
              <w:rPr>
                <w:del w:id="9931" w:author="Dr Mamadou SANOGO" w:date="2023-10-26T15:54:00Z"/>
                <w:rFonts w:asciiTheme="minorHAnsi" w:hAnsiTheme="minorHAnsi"/>
                <w:b/>
                <w:color w:val="FF0000"/>
                <w:sz w:val="20"/>
                <w:szCs w:val="20"/>
                <w:rPrChange w:id="9932" w:author="Dr Mamadou SANOGO" w:date="2023-10-26T15:46:00Z">
                  <w:rPr>
                    <w:del w:id="9933"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BF34E78" w14:textId="4FAD05B1" w:rsidR="00631BF4" w:rsidRPr="00683B98" w:rsidDel="00561D9D" w:rsidRDefault="00631BF4" w:rsidP="00F26652">
            <w:pPr>
              <w:tabs>
                <w:tab w:val="left" w:pos="567"/>
                <w:tab w:val="left" w:pos="1276"/>
                <w:tab w:val="left" w:pos="2127"/>
              </w:tabs>
              <w:spacing w:line="240" w:lineRule="auto"/>
              <w:rPr>
                <w:del w:id="9934" w:author="Dr Mamadou SANOGO" w:date="2023-10-26T15:54:00Z"/>
                <w:bCs/>
                <w:color w:val="FF0000"/>
                <w:sz w:val="20"/>
                <w:szCs w:val="20"/>
                <w:u w:val="single"/>
                <w:lang w:eastAsia="en-US"/>
                <w:rPrChange w:id="9935" w:author="Dr Mamadou SANOGO" w:date="2023-10-26T15:46:00Z">
                  <w:rPr>
                    <w:del w:id="9936"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101614CF" w14:textId="57D0BC3F" w:rsidR="00631BF4" w:rsidRPr="00683B98" w:rsidDel="00561D9D" w:rsidRDefault="00631BF4" w:rsidP="00F26652">
            <w:pPr>
              <w:tabs>
                <w:tab w:val="left" w:pos="567"/>
                <w:tab w:val="left" w:pos="1276"/>
                <w:tab w:val="left" w:pos="2127"/>
              </w:tabs>
              <w:spacing w:line="240" w:lineRule="auto"/>
              <w:rPr>
                <w:del w:id="9937" w:author="Dr Mamadou SANOGO" w:date="2023-10-26T15:54:00Z"/>
                <w:rFonts w:asciiTheme="minorHAnsi" w:hAnsiTheme="minorHAnsi"/>
                <w:bCs/>
                <w:color w:val="FF0000"/>
                <w:sz w:val="20"/>
                <w:szCs w:val="20"/>
                <w:rPrChange w:id="9938" w:author="Dr Mamadou SANOGO" w:date="2023-10-26T15:46:00Z">
                  <w:rPr>
                    <w:del w:id="9939" w:author="Dr Mamadou SANOGO" w:date="2023-10-26T15:54:00Z"/>
                    <w:rFonts w:asciiTheme="minorHAnsi" w:hAnsiTheme="minorHAnsi"/>
                    <w:bCs/>
                    <w:color w:val="000000" w:themeColor="text1"/>
                    <w:sz w:val="20"/>
                    <w:szCs w:val="20"/>
                  </w:rPr>
                </w:rPrChange>
              </w:rPr>
            </w:pPr>
            <w:del w:id="9940" w:author="Dr Mamadou SANOGO" w:date="2023-10-26T15:54:00Z">
              <w:r w:rsidRPr="00683B98" w:rsidDel="00561D9D">
                <w:rPr>
                  <w:rFonts w:asciiTheme="minorHAnsi" w:hAnsiTheme="minorHAnsi"/>
                  <w:bCs/>
                  <w:color w:val="FF0000"/>
                  <w:sz w:val="20"/>
                  <w:szCs w:val="20"/>
                  <w:rPrChange w:id="9941" w:author="Dr Mamadou SANOGO" w:date="2023-10-26T15:46:00Z">
                    <w:rPr>
                      <w:rFonts w:asciiTheme="minorHAnsi" w:hAnsiTheme="minorHAnsi"/>
                      <w:bCs/>
                      <w:color w:val="000000" w:themeColor="text1"/>
                      <w:sz w:val="20"/>
                      <w:szCs w:val="20"/>
                    </w:rPr>
                  </w:rPrChange>
                </w:rPr>
                <w:delText xml:space="preserve">Saisie des données dans les logiciels de gestion de données </w:delText>
              </w:r>
            </w:del>
          </w:p>
        </w:tc>
        <w:tc>
          <w:tcPr>
            <w:tcW w:w="305" w:type="pct"/>
            <w:tcBorders>
              <w:top w:val="single" w:sz="4" w:space="0" w:color="auto"/>
              <w:left w:val="single" w:sz="4" w:space="0" w:color="auto"/>
              <w:bottom w:val="single" w:sz="4" w:space="0" w:color="auto"/>
              <w:right w:val="single" w:sz="4" w:space="0" w:color="auto"/>
            </w:tcBorders>
            <w:vAlign w:val="center"/>
          </w:tcPr>
          <w:p w14:paraId="3A28FA0E" w14:textId="17487D11" w:rsidR="00631BF4" w:rsidRPr="00683B98" w:rsidDel="00561D9D" w:rsidRDefault="00631BF4" w:rsidP="00F26652">
            <w:pPr>
              <w:tabs>
                <w:tab w:val="left" w:pos="567"/>
                <w:tab w:val="left" w:pos="1276"/>
                <w:tab w:val="left" w:pos="2127"/>
              </w:tabs>
              <w:spacing w:line="240" w:lineRule="auto"/>
              <w:jc w:val="center"/>
              <w:rPr>
                <w:del w:id="9942" w:author="Dr Mamadou SANOGO" w:date="2023-10-26T15:54:00Z"/>
                <w:rFonts w:asciiTheme="minorHAnsi" w:hAnsiTheme="minorHAnsi"/>
                <w:bCs/>
                <w:color w:val="FF0000"/>
                <w:sz w:val="20"/>
                <w:szCs w:val="20"/>
                <w:rPrChange w:id="9943" w:author="Dr Mamadou SANOGO" w:date="2023-10-26T15:46:00Z">
                  <w:rPr>
                    <w:del w:id="9944" w:author="Dr Mamadou SANOGO" w:date="2023-10-26T15:54:00Z"/>
                    <w:rFonts w:asciiTheme="minorHAnsi" w:hAnsiTheme="minorHAnsi"/>
                    <w:bCs/>
                    <w:color w:val="000000" w:themeColor="text1"/>
                    <w:sz w:val="20"/>
                    <w:szCs w:val="20"/>
                  </w:rPr>
                </w:rPrChange>
              </w:rPr>
            </w:pPr>
            <w:del w:id="9945" w:author="Dr Mamadou SANOGO" w:date="2023-10-26T15:54:00Z">
              <w:r w:rsidRPr="00683B98" w:rsidDel="00561D9D">
                <w:rPr>
                  <w:rFonts w:asciiTheme="minorHAnsi" w:hAnsiTheme="minorHAnsi"/>
                  <w:bCs/>
                  <w:color w:val="FF0000"/>
                  <w:sz w:val="20"/>
                  <w:szCs w:val="20"/>
                  <w:rPrChange w:id="9946"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right w:val="single" w:sz="4" w:space="0" w:color="auto"/>
            </w:tcBorders>
            <w:vAlign w:val="center"/>
          </w:tcPr>
          <w:p w14:paraId="510DAF0C" w14:textId="52F2B4A4" w:rsidR="00631BF4" w:rsidRPr="00683B98" w:rsidDel="00561D9D" w:rsidRDefault="00631BF4" w:rsidP="00F26652">
            <w:pPr>
              <w:tabs>
                <w:tab w:val="left" w:pos="567"/>
                <w:tab w:val="left" w:pos="1276"/>
                <w:tab w:val="left" w:pos="2127"/>
              </w:tabs>
              <w:spacing w:line="240" w:lineRule="auto"/>
              <w:jc w:val="center"/>
              <w:rPr>
                <w:del w:id="9947" w:author="Dr Mamadou SANOGO" w:date="2023-10-26T15:54:00Z"/>
                <w:color w:val="FF0000"/>
                <w:sz w:val="20"/>
                <w:szCs w:val="20"/>
                <w:lang w:eastAsia="en-US"/>
                <w:rPrChange w:id="9948" w:author="Dr Mamadou SANOGO" w:date="2023-10-26T15:46:00Z">
                  <w:rPr>
                    <w:del w:id="9949" w:author="Dr Mamadou SANOGO" w:date="2023-10-26T15:54:00Z"/>
                    <w:sz w:val="20"/>
                    <w:szCs w:val="20"/>
                    <w:lang w:eastAsia="en-US"/>
                  </w:rPr>
                </w:rPrChange>
              </w:rPr>
            </w:pPr>
          </w:p>
        </w:tc>
        <w:tc>
          <w:tcPr>
            <w:tcW w:w="884" w:type="pct"/>
            <w:vMerge/>
            <w:tcBorders>
              <w:left w:val="single" w:sz="4" w:space="0" w:color="auto"/>
              <w:right w:val="single" w:sz="4" w:space="0" w:color="auto"/>
            </w:tcBorders>
            <w:vAlign w:val="center"/>
          </w:tcPr>
          <w:p w14:paraId="15012F89" w14:textId="4408CBA6" w:rsidR="00631BF4" w:rsidRPr="00683B98" w:rsidDel="00561D9D" w:rsidRDefault="00631BF4" w:rsidP="00F26652">
            <w:pPr>
              <w:spacing w:line="240" w:lineRule="auto"/>
              <w:rPr>
                <w:del w:id="9950" w:author="Dr Mamadou SANOGO" w:date="2023-10-26T15:54:00Z"/>
                <w:bCs/>
                <w:color w:val="FF0000"/>
                <w:sz w:val="20"/>
                <w:szCs w:val="20"/>
                <w:u w:val="single"/>
                <w:lang w:eastAsia="en-US"/>
                <w:rPrChange w:id="9951" w:author="Dr Mamadou SANOGO" w:date="2023-10-26T15:46:00Z">
                  <w:rPr>
                    <w:del w:id="9952" w:author="Dr Mamadou SANOGO" w:date="2023-10-26T15:54:00Z"/>
                    <w:bCs/>
                    <w:sz w:val="20"/>
                    <w:szCs w:val="20"/>
                    <w:u w:val="single"/>
                    <w:lang w:eastAsia="en-US"/>
                  </w:rPr>
                </w:rPrChange>
              </w:rPr>
            </w:pPr>
          </w:p>
        </w:tc>
        <w:tc>
          <w:tcPr>
            <w:tcW w:w="664" w:type="pct"/>
            <w:vMerge/>
            <w:tcBorders>
              <w:left w:val="single" w:sz="4" w:space="0" w:color="auto"/>
              <w:right w:val="single" w:sz="4" w:space="0" w:color="auto"/>
            </w:tcBorders>
            <w:vAlign w:val="center"/>
          </w:tcPr>
          <w:p w14:paraId="69895BE1" w14:textId="20797181" w:rsidR="00631BF4" w:rsidRPr="00683B98" w:rsidDel="00561D9D" w:rsidRDefault="00631BF4" w:rsidP="00F26652">
            <w:pPr>
              <w:spacing w:line="240" w:lineRule="auto"/>
              <w:rPr>
                <w:del w:id="9953" w:author="Dr Mamadou SANOGO" w:date="2023-10-26T15:54:00Z"/>
                <w:bCs/>
                <w:color w:val="FF0000"/>
                <w:sz w:val="20"/>
                <w:szCs w:val="20"/>
                <w:u w:val="single"/>
                <w:lang w:eastAsia="en-US"/>
                <w:rPrChange w:id="9954" w:author="Dr Mamadou SANOGO" w:date="2023-10-26T15:46:00Z">
                  <w:rPr>
                    <w:del w:id="9955" w:author="Dr Mamadou SANOGO" w:date="2023-10-26T15:54:00Z"/>
                    <w:bCs/>
                    <w:sz w:val="20"/>
                    <w:szCs w:val="20"/>
                    <w:u w:val="single"/>
                    <w:lang w:eastAsia="en-US"/>
                  </w:rPr>
                </w:rPrChange>
              </w:rPr>
            </w:pPr>
          </w:p>
        </w:tc>
      </w:tr>
      <w:tr w:rsidR="00683B98" w:rsidRPr="00683B98" w:rsidDel="00561D9D" w14:paraId="2089B9B4" w14:textId="5C6910F7" w:rsidTr="00F26652">
        <w:trPr>
          <w:cantSplit/>
          <w:trHeight w:val="543"/>
          <w:del w:id="9956" w:author="Dr Mamadou SANOGO" w:date="2023-10-26T15:54:00Z"/>
        </w:trPr>
        <w:tc>
          <w:tcPr>
            <w:tcW w:w="797" w:type="pct"/>
            <w:vMerge/>
            <w:tcBorders>
              <w:left w:val="single" w:sz="4" w:space="0" w:color="auto"/>
              <w:right w:val="single" w:sz="4" w:space="0" w:color="auto"/>
            </w:tcBorders>
            <w:vAlign w:val="center"/>
          </w:tcPr>
          <w:p w14:paraId="1377C771" w14:textId="2F31CB14" w:rsidR="00631BF4" w:rsidRPr="00683B98" w:rsidDel="00561D9D" w:rsidRDefault="00631BF4" w:rsidP="00F26652">
            <w:pPr>
              <w:spacing w:line="240" w:lineRule="auto"/>
              <w:rPr>
                <w:del w:id="9957" w:author="Dr Mamadou SANOGO" w:date="2023-10-26T15:54:00Z"/>
                <w:rFonts w:asciiTheme="minorHAnsi" w:hAnsiTheme="minorHAnsi"/>
                <w:b/>
                <w:color w:val="FF0000"/>
                <w:sz w:val="20"/>
                <w:szCs w:val="20"/>
                <w:rPrChange w:id="9958" w:author="Dr Mamadou SANOGO" w:date="2023-10-26T15:46:00Z">
                  <w:rPr>
                    <w:del w:id="9959"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right w:val="single" w:sz="4" w:space="0" w:color="auto"/>
            </w:tcBorders>
            <w:vAlign w:val="center"/>
          </w:tcPr>
          <w:p w14:paraId="752AFFBB" w14:textId="24488CB8" w:rsidR="00631BF4" w:rsidRPr="00683B98" w:rsidDel="00561D9D" w:rsidRDefault="00631BF4" w:rsidP="00F26652">
            <w:pPr>
              <w:spacing w:line="240" w:lineRule="auto"/>
              <w:jc w:val="center"/>
              <w:rPr>
                <w:del w:id="9960" w:author="Dr Mamadou SANOGO" w:date="2023-10-26T15:54:00Z"/>
                <w:rFonts w:asciiTheme="minorHAnsi" w:hAnsiTheme="minorHAnsi"/>
                <w:b/>
                <w:color w:val="FF0000"/>
                <w:sz w:val="20"/>
                <w:szCs w:val="20"/>
                <w:rPrChange w:id="9961" w:author="Dr Mamadou SANOGO" w:date="2023-10-26T15:46:00Z">
                  <w:rPr>
                    <w:del w:id="9962"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right w:val="single" w:sz="4" w:space="0" w:color="auto"/>
            </w:tcBorders>
            <w:vAlign w:val="center"/>
          </w:tcPr>
          <w:p w14:paraId="0DA1A64B" w14:textId="0E4B2924" w:rsidR="00631BF4" w:rsidRPr="00683B98" w:rsidDel="00561D9D" w:rsidRDefault="00631BF4" w:rsidP="00F26652">
            <w:pPr>
              <w:tabs>
                <w:tab w:val="left" w:pos="567"/>
                <w:tab w:val="left" w:pos="1276"/>
                <w:tab w:val="left" w:pos="2127"/>
              </w:tabs>
              <w:spacing w:line="240" w:lineRule="auto"/>
              <w:rPr>
                <w:del w:id="9963" w:author="Dr Mamadou SANOGO" w:date="2023-10-26T15:54:00Z"/>
                <w:bCs/>
                <w:color w:val="FF0000"/>
                <w:sz w:val="20"/>
                <w:szCs w:val="20"/>
                <w:u w:val="single"/>
                <w:lang w:eastAsia="en-US"/>
                <w:rPrChange w:id="9964" w:author="Dr Mamadou SANOGO" w:date="2023-10-26T15:46:00Z">
                  <w:rPr>
                    <w:del w:id="9965"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0D753A61" w14:textId="6F5EAD4E" w:rsidR="00631BF4" w:rsidRPr="00683B98" w:rsidDel="00561D9D" w:rsidRDefault="00631BF4" w:rsidP="00F26652">
            <w:pPr>
              <w:tabs>
                <w:tab w:val="left" w:pos="567"/>
                <w:tab w:val="left" w:pos="1276"/>
                <w:tab w:val="left" w:pos="2127"/>
              </w:tabs>
              <w:spacing w:line="240" w:lineRule="auto"/>
              <w:rPr>
                <w:del w:id="9966" w:author="Dr Mamadou SANOGO" w:date="2023-10-26T15:54:00Z"/>
                <w:rFonts w:asciiTheme="minorHAnsi" w:hAnsiTheme="minorHAnsi"/>
                <w:bCs/>
                <w:color w:val="FF0000"/>
                <w:sz w:val="20"/>
                <w:szCs w:val="20"/>
                <w:rPrChange w:id="9967" w:author="Dr Mamadou SANOGO" w:date="2023-10-26T15:46:00Z">
                  <w:rPr>
                    <w:del w:id="9968" w:author="Dr Mamadou SANOGO" w:date="2023-10-26T15:54:00Z"/>
                    <w:rFonts w:asciiTheme="minorHAnsi" w:hAnsiTheme="minorHAnsi"/>
                    <w:bCs/>
                    <w:color w:val="000000" w:themeColor="text1"/>
                    <w:sz w:val="20"/>
                    <w:szCs w:val="20"/>
                  </w:rPr>
                </w:rPrChange>
              </w:rPr>
            </w:pPr>
            <w:del w:id="9969" w:author="Dr Mamadou SANOGO" w:date="2023-10-26T15:54:00Z">
              <w:r w:rsidRPr="00683B98" w:rsidDel="00561D9D">
                <w:rPr>
                  <w:rFonts w:asciiTheme="minorHAnsi" w:hAnsiTheme="minorHAnsi"/>
                  <w:bCs/>
                  <w:color w:val="FF0000"/>
                  <w:sz w:val="20"/>
                  <w:szCs w:val="20"/>
                  <w:rPrChange w:id="9970" w:author="Dr Mamadou SANOGO" w:date="2023-10-26T15:46:00Z">
                    <w:rPr>
                      <w:rFonts w:asciiTheme="minorHAnsi" w:hAnsiTheme="minorHAnsi"/>
                      <w:bCs/>
                      <w:color w:val="000000" w:themeColor="text1"/>
                      <w:sz w:val="20"/>
                      <w:szCs w:val="20"/>
                    </w:rPr>
                  </w:rPrChange>
                </w:rPr>
                <w:delText>Elaboration de programme d’analyse de données d’enquêtes épidémiologiques (analyse descriptive, bivariée et multivariée)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654D5861" w14:textId="04E6E04D" w:rsidR="00631BF4" w:rsidRPr="00683B98" w:rsidDel="00561D9D" w:rsidRDefault="00631BF4" w:rsidP="00F26652">
            <w:pPr>
              <w:tabs>
                <w:tab w:val="left" w:pos="567"/>
                <w:tab w:val="left" w:pos="1276"/>
                <w:tab w:val="left" w:pos="2127"/>
              </w:tabs>
              <w:spacing w:line="240" w:lineRule="auto"/>
              <w:jc w:val="center"/>
              <w:rPr>
                <w:del w:id="9971" w:author="Dr Mamadou SANOGO" w:date="2023-10-26T15:54:00Z"/>
                <w:rFonts w:asciiTheme="minorHAnsi" w:hAnsiTheme="minorHAnsi"/>
                <w:bCs/>
                <w:color w:val="FF0000"/>
                <w:sz w:val="20"/>
                <w:szCs w:val="20"/>
                <w:rPrChange w:id="9972" w:author="Dr Mamadou SANOGO" w:date="2023-10-26T15:46:00Z">
                  <w:rPr>
                    <w:del w:id="9973" w:author="Dr Mamadou SANOGO" w:date="2023-10-26T15:54:00Z"/>
                    <w:rFonts w:asciiTheme="minorHAnsi" w:hAnsiTheme="minorHAnsi"/>
                    <w:bCs/>
                    <w:color w:val="000000" w:themeColor="text1"/>
                    <w:sz w:val="20"/>
                    <w:szCs w:val="20"/>
                  </w:rPr>
                </w:rPrChange>
              </w:rPr>
            </w:pPr>
            <w:del w:id="9974" w:author="Dr Mamadou SANOGO" w:date="2023-10-26T15:54:00Z">
              <w:r w:rsidRPr="00683B98" w:rsidDel="00561D9D">
                <w:rPr>
                  <w:rFonts w:asciiTheme="minorHAnsi" w:hAnsiTheme="minorHAnsi"/>
                  <w:bCs/>
                  <w:color w:val="FF0000"/>
                  <w:sz w:val="20"/>
                  <w:szCs w:val="20"/>
                  <w:rPrChange w:id="9975" w:author="Dr Mamadou SANOGO" w:date="2023-10-26T15:46:00Z">
                    <w:rPr>
                      <w:rFonts w:asciiTheme="minorHAnsi" w:hAnsiTheme="minorHAnsi"/>
                      <w:bCs/>
                      <w:color w:val="000000" w:themeColor="text1"/>
                      <w:sz w:val="20"/>
                      <w:szCs w:val="20"/>
                    </w:rPr>
                  </w:rPrChange>
                </w:rPr>
                <w:delText>2</w:delText>
              </w:r>
            </w:del>
          </w:p>
        </w:tc>
        <w:tc>
          <w:tcPr>
            <w:tcW w:w="398" w:type="pct"/>
            <w:vMerge/>
            <w:tcBorders>
              <w:left w:val="single" w:sz="4" w:space="0" w:color="auto"/>
              <w:right w:val="single" w:sz="4" w:space="0" w:color="auto"/>
            </w:tcBorders>
            <w:vAlign w:val="center"/>
          </w:tcPr>
          <w:p w14:paraId="63446378" w14:textId="28379B47" w:rsidR="00631BF4" w:rsidRPr="00683B98" w:rsidDel="00561D9D" w:rsidRDefault="00631BF4" w:rsidP="00F26652">
            <w:pPr>
              <w:tabs>
                <w:tab w:val="left" w:pos="567"/>
                <w:tab w:val="left" w:pos="1276"/>
                <w:tab w:val="left" w:pos="2127"/>
              </w:tabs>
              <w:spacing w:line="240" w:lineRule="auto"/>
              <w:jc w:val="center"/>
              <w:rPr>
                <w:del w:id="9976" w:author="Dr Mamadou SANOGO" w:date="2023-10-26T15:54:00Z"/>
                <w:color w:val="FF0000"/>
                <w:sz w:val="20"/>
                <w:szCs w:val="20"/>
                <w:lang w:eastAsia="en-US"/>
                <w:rPrChange w:id="9977" w:author="Dr Mamadou SANOGO" w:date="2023-10-26T15:46:00Z">
                  <w:rPr>
                    <w:del w:id="9978" w:author="Dr Mamadou SANOGO" w:date="2023-10-26T15:54:00Z"/>
                    <w:sz w:val="20"/>
                    <w:szCs w:val="20"/>
                    <w:lang w:eastAsia="en-US"/>
                  </w:rPr>
                </w:rPrChange>
              </w:rPr>
            </w:pPr>
          </w:p>
        </w:tc>
        <w:tc>
          <w:tcPr>
            <w:tcW w:w="884" w:type="pct"/>
            <w:vMerge/>
            <w:tcBorders>
              <w:left w:val="single" w:sz="4" w:space="0" w:color="auto"/>
              <w:bottom w:val="single" w:sz="4" w:space="0" w:color="auto"/>
              <w:right w:val="single" w:sz="4" w:space="0" w:color="auto"/>
            </w:tcBorders>
            <w:vAlign w:val="center"/>
          </w:tcPr>
          <w:p w14:paraId="51A8D174" w14:textId="784CBA32" w:rsidR="00631BF4" w:rsidRPr="00683B98" w:rsidDel="00561D9D" w:rsidRDefault="00631BF4" w:rsidP="00F26652">
            <w:pPr>
              <w:spacing w:line="240" w:lineRule="auto"/>
              <w:rPr>
                <w:del w:id="9979" w:author="Dr Mamadou SANOGO" w:date="2023-10-26T15:54:00Z"/>
                <w:bCs/>
                <w:color w:val="FF0000"/>
                <w:sz w:val="20"/>
                <w:szCs w:val="20"/>
                <w:u w:val="single"/>
                <w:lang w:eastAsia="en-US"/>
                <w:rPrChange w:id="9980" w:author="Dr Mamadou SANOGO" w:date="2023-10-26T15:46:00Z">
                  <w:rPr>
                    <w:del w:id="9981" w:author="Dr Mamadou SANOGO" w:date="2023-10-26T15:54:00Z"/>
                    <w:bCs/>
                    <w:sz w:val="20"/>
                    <w:szCs w:val="20"/>
                    <w:u w:val="single"/>
                    <w:lang w:eastAsia="en-US"/>
                  </w:rPr>
                </w:rPrChange>
              </w:rPr>
            </w:pPr>
          </w:p>
        </w:tc>
        <w:tc>
          <w:tcPr>
            <w:tcW w:w="664" w:type="pct"/>
            <w:vMerge/>
            <w:tcBorders>
              <w:left w:val="single" w:sz="4" w:space="0" w:color="auto"/>
              <w:bottom w:val="single" w:sz="4" w:space="0" w:color="auto"/>
              <w:right w:val="single" w:sz="4" w:space="0" w:color="auto"/>
            </w:tcBorders>
            <w:vAlign w:val="center"/>
          </w:tcPr>
          <w:p w14:paraId="54782755" w14:textId="32901457" w:rsidR="00631BF4" w:rsidRPr="00683B98" w:rsidDel="00561D9D" w:rsidRDefault="00631BF4" w:rsidP="00F26652">
            <w:pPr>
              <w:spacing w:line="240" w:lineRule="auto"/>
              <w:rPr>
                <w:del w:id="9982" w:author="Dr Mamadou SANOGO" w:date="2023-10-26T15:54:00Z"/>
                <w:bCs/>
                <w:color w:val="FF0000"/>
                <w:sz w:val="20"/>
                <w:szCs w:val="20"/>
                <w:u w:val="single"/>
                <w:lang w:eastAsia="en-US"/>
                <w:rPrChange w:id="9983" w:author="Dr Mamadou SANOGO" w:date="2023-10-26T15:46:00Z">
                  <w:rPr>
                    <w:del w:id="9984" w:author="Dr Mamadou SANOGO" w:date="2023-10-26T15:54:00Z"/>
                    <w:bCs/>
                    <w:sz w:val="20"/>
                    <w:szCs w:val="20"/>
                    <w:u w:val="single"/>
                    <w:lang w:eastAsia="en-US"/>
                  </w:rPr>
                </w:rPrChange>
              </w:rPr>
            </w:pPr>
          </w:p>
        </w:tc>
      </w:tr>
      <w:tr w:rsidR="00683B98" w:rsidRPr="00683B98" w:rsidDel="00561D9D" w14:paraId="68F4E2F9" w14:textId="2C8E1776" w:rsidTr="00F26652">
        <w:trPr>
          <w:cantSplit/>
          <w:trHeight w:val="150"/>
          <w:del w:id="9985" w:author="Dr Mamadou SANOGO" w:date="2023-10-26T15:54:00Z"/>
        </w:trPr>
        <w:tc>
          <w:tcPr>
            <w:tcW w:w="797" w:type="pct"/>
            <w:vMerge/>
            <w:tcBorders>
              <w:left w:val="single" w:sz="4" w:space="0" w:color="auto"/>
              <w:bottom w:val="single" w:sz="4" w:space="0" w:color="auto"/>
              <w:right w:val="single" w:sz="4" w:space="0" w:color="auto"/>
            </w:tcBorders>
            <w:vAlign w:val="center"/>
          </w:tcPr>
          <w:p w14:paraId="5EA5EF5A" w14:textId="45BCB8E2" w:rsidR="00631BF4" w:rsidRPr="00683B98" w:rsidDel="00561D9D" w:rsidRDefault="00631BF4" w:rsidP="00F26652">
            <w:pPr>
              <w:spacing w:line="240" w:lineRule="auto"/>
              <w:rPr>
                <w:del w:id="9986" w:author="Dr Mamadou SANOGO" w:date="2023-10-26T15:54:00Z"/>
                <w:rFonts w:asciiTheme="minorHAnsi" w:hAnsiTheme="minorHAnsi"/>
                <w:b/>
                <w:color w:val="FF0000"/>
                <w:sz w:val="20"/>
                <w:szCs w:val="20"/>
                <w:rPrChange w:id="9987" w:author="Dr Mamadou SANOGO" w:date="2023-10-26T15:46:00Z">
                  <w:rPr>
                    <w:del w:id="9988" w:author="Dr Mamadou SANOGO" w:date="2023-10-26T15:54:00Z"/>
                    <w:rFonts w:asciiTheme="minorHAnsi" w:hAnsiTheme="minorHAnsi"/>
                    <w:b/>
                    <w:color w:val="000000" w:themeColor="text1"/>
                    <w:sz w:val="20"/>
                    <w:szCs w:val="20"/>
                  </w:rPr>
                </w:rPrChange>
              </w:rPr>
            </w:pPr>
          </w:p>
        </w:tc>
        <w:tc>
          <w:tcPr>
            <w:tcW w:w="266" w:type="pct"/>
            <w:vMerge/>
            <w:tcBorders>
              <w:left w:val="single" w:sz="4" w:space="0" w:color="auto"/>
              <w:bottom w:val="single" w:sz="4" w:space="0" w:color="auto"/>
              <w:right w:val="single" w:sz="4" w:space="0" w:color="auto"/>
            </w:tcBorders>
            <w:vAlign w:val="center"/>
          </w:tcPr>
          <w:p w14:paraId="1EDC3C0B" w14:textId="740D982E" w:rsidR="00631BF4" w:rsidRPr="00683B98" w:rsidDel="00561D9D" w:rsidRDefault="00631BF4" w:rsidP="00F26652">
            <w:pPr>
              <w:spacing w:line="240" w:lineRule="auto"/>
              <w:jc w:val="center"/>
              <w:rPr>
                <w:del w:id="9989" w:author="Dr Mamadou SANOGO" w:date="2023-10-26T15:54:00Z"/>
                <w:rFonts w:asciiTheme="minorHAnsi" w:hAnsiTheme="minorHAnsi"/>
                <w:b/>
                <w:color w:val="FF0000"/>
                <w:sz w:val="20"/>
                <w:szCs w:val="20"/>
                <w:rPrChange w:id="9990" w:author="Dr Mamadou SANOGO" w:date="2023-10-26T15:46:00Z">
                  <w:rPr>
                    <w:del w:id="9991" w:author="Dr Mamadou SANOGO" w:date="2023-10-26T15:54:00Z"/>
                    <w:rFonts w:asciiTheme="minorHAnsi" w:hAnsiTheme="minorHAnsi"/>
                    <w:b/>
                    <w:color w:val="000000" w:themeColor="text1"/>
                    <w:sz w:val="20"/>
                    <w:szCs w:val="20"/>
                  </w:rPr>
                </w:rPrChange>
              </w:rPr>
            </w:pPr>
          </w:p>
        </w:tc>
        <w:tc>
          <w:tcPr>
            <w:tcW w:w="836" w:type="pct"/>
            <w:vMerge/>
            <w:tcBorders>
              <w:left w:val="single" w:sz="4" w:space="0" w:color="auto"/>
              <w:bottom w:val="single" w:sz="4" w:space="0" w:color="auto"/>
              <w:right w:val="single" w:sz="4" w:space="0" w:color="auto"/>
            </w:tcBorders>
            <w:vAlign w:val="center"/>
          </w:tcPr>
          <w:p w14:paraId="01F83E81" w14:textId="489413FF" w:rsidR="00631BF4" w:rsidRPr="00683B98" w:rsidDel="00561D9D" w:rsidRDefault="00631BF4" w:rsidP="00F26652">
            <w:pPr>
              <w:tabs>
                <w:tab w:val="left" w:pos="567"/>
                <w:tab w:val="left" w:pos="1276"/>
                <w:tab w:val="left" w:pos="2127"/>
              </w:tabs>
              <w:spacing w:line="240" w:lineRule="auto"/>
              <w:rPr>
                <w:del w:id="9992" w:author="Dr Mamadou SANOGO" w:date="2023-10-26T15:54:00Z"/>
                <w:bCs/>
                <w:color w:val="FF0000"/>
                <w:sz w:val="20"/>
                <w:szCs w:val="20"/>
                <w:u w:val="single"/>
                <w:lang w:eastAsia="en-US"/>
                <w:rPrChange w:id="9993" w:author="Dr Mamadou SANOGO" w:date="2023-10-26T15:46:00Z">
                  <w:rPr>
                    <w:del w:id="9994" w:author="Dr Mamadou SANOGO" w:date="2023-10-26T15:54:00Z"/>
                    <w:bCs/>
                    <w:sz w:val="20"/>
                    <w:szCs w:val="20"/>
                    <w:u w:val="single"/>
                    <w:lang w:eastAsia="en-US"/>
                  </w:rPr>
                </w:rPrChange>
              </w:rPr>
            </w:pPr>
          </w:p>
        </w:tc>
        <w:tc>
          <w:tcPr>
            <w:tcW w:w="850" w:type="pct"/>
            <w:tcBorders>
              <w:top w:val="single" w:sz="4" w:space="0" w:color="auto"/>
              <w:left w:val="single" w:sz="4" w:space="0" w:color="auto"/>
              <w:bottom w:val="single" w:sz="4" w:space="0" w:color="auto"/>
              <w:right w:val="single" w:sz="4" w:space="0" w:color="auto"/>
            </w:tcBorders>
            <w:vAlign w:val="center"/>
          </w:tcPr>
          <w:p w14:paraId="2B827970" w14:textId="0D52C99D" w:rsidR="00631BF4" w:rsidRPr="00683B98" w:rsidDel="00561D9D" w:rsidRDefault="00631BF4" w:rsidP="00F26652">
            <w:pPr>
              <w:tabs>
                <w:tab w:val="left" w:pos="567"/>
                <w:tab w:val="left" w:pos="1276"/>
                <w:tab w:val="left" w:pos="2127"/>
              </w:tabs>
              <w:spacing w:line="240" w:lineRule="auto"/>
              <w:rPr>
                <w:del w:id="9995" w:author="Dr Mamadou SANOGO" w:date="2023-10-26T15:54:00Z"/>
                <w:rFonts w:asciiTheme="minorHAnsi" w:hAnsiTheme="minorHAnsi"/>
                <w:bCs/>
                <w:color w:val="FF0000"/>
                <w:sz w:val="20"/>
                <w:szCs w:val="20"/>
                <w:rPrChange w:id="9996" w:author="Dr Mamadou SANOGO" w:date="2023-10-26T15:46:00Z">
                  <w:rPr>
                    <w:del w:id="9997" w:author="Dr Mamadou SANOGO" w:date="2023-10-26T15:54:00Z"/>
                    <w:rFonts w:asciiTheme="minorHAnsi" w:hAnsiTheme="minorHAnsi"/>
                    <w:bCs/>
                    <w:color w:val="000000" w:themeColor="text1"/>
                    <w:sz w:val="20"/>
                    <w:szCs w:val="20"/>
                  </w:rPr>
                </w:rPrChange>
              </w:rPr>
            </w:pPr>
            <w:del w:id="9998" w:author="Dr Mamadou SANOGO" w:date="2023-10-26T15:54:00Z">
              <w:r w:rsidRPr="00683B98" w:rsidDel="00561D9D">
                <w:rPr>
                  <w:rFonts w:asciiTheme="minorHAnsi" w:hAnsiTheme="minorHAnsi"/>
                  <w:bCs/>
                  <w:color w:val="FF0000"/>
                  <w:sz w:val="20"/>
                  <w:szCs w:val="20"/>
                  <w:rPrChange w:id="9999" w:author="Dr Mamadou SANOGO" w:date="2023-10-26T15:46:00Z">
                    <w:rPr>
                      <w:rFonts w:asciiTheme="minorHAnsi" w:hAnsiTheme="minorHAnsi"/>
                      <w:bCs/>
                      <w:color w:val="000000" w:themeColor="text1"/>
                      <w:sz w:val="20"/>
                      <w:szCs w:val="20"/>
                    </w:rPr>
                  </w:rPrChange>
                </w:rPr>
                <w:delText>Stage</w:delText>
              </w:r>
            </w:del>
          </w:p>
        </w:tc>
        <w:tc>
          <w:tcPr>
            <w:tcW w:w="305" w:type="pct"/>
            <w:tcBorders>
              <w:top w:val="single" w:sz="4" w:space="0" w:color="auto"/>
              <w:left w:val="single" w:sz="4" w:space="0" w:color="auto"/>
              <w:bottom w:val="single" w:sz="4" w:space="0" w:color="auto"/>
              <w:right w:val="single" w:sz="4" w:space="0" w:color="auto"/>
            </w:tcBorders>
            <w:vAlign w:val="center"/>
          </w:tcPr>
          <w:p w14:paraId="4779755D" w14:textId="6663B291" w:rsidR="00631BF4" w:rsidRPr="00683B98" w:rsidDel="00561D9D" w:rsidRDefault="00631BF4" w:rsidP="00F26652">
            <w:pPr>
              <w:tabs>
                <w:tab w:val="left" w:pos="567"/>
                <w:tab w:val="left" w:pos="1276"/>
                <w:tab w:val="left" w:pos="2127"/>
              </w:tabs>
              <w:spacing w:line="240" w:lineRule="auto"/>
              <w:jc w:val="center"/>
              <w:rPr>
                <w:del w:id="10000" w:author="Dr Mamadou SANOGO" w:date="2023-10-26T15:54:00Z"/>
                <w:rFonts w:asciiTheme="minorHAnsi" w:hAnsiTheme="minorHAnsi"/>
                <w:bCs/>
                <w:color w:val="FF0000"/>
                <w:sz w:val="20"/>
                <w:szCs w:val="20"/>
                <w:rPrChange w:id="10001" w:author="Dr Mamadou SANOGO" w:date="2023-10-26T15:46:00Z">
                  <w:rPr>
                    <w:del w:id="10002" w:author="Dr Mamadou SANOGO" w:date="2023-10-26T15:54:00Z"/>
                    <w:rFonts w:asciiTheme="minorHAnsi" w:hAnsiTheme="minorHAnsi"/>
                    <w:bCs/>
                    <w:color w:val="000000" w:themeColor="text1"/>
                    <w:sz w:val="20"/>
                    <w:szCs w:val="20"/>
                  </w:rPr>
                </w:rPrChange>
              </w:rPr>
            </w:pPr>
            <w:del w:id="10003" w:author="Dr Mamadou SANOGO" w:date="2023-10-26T15:54:00Z">
              <w:r w:rsidRPr="00683B98" w:rsidDel="00561D9D">
                <w:rPr>
                  <w:rFonts w:asciiTheme="minorHAnsi" w:hAnsiTheme="minorHAnsi"/>
                  <w:bCs/>
                  <w:color w:val="FF0000"/>
                  <w:sz w:val="20"/>
                  <w:szCs w:val="20"/>
                  <w:rPrChange w:id="10004" w:author="Dr Mamadou SANOGO" w:date="2023-10-26T15:46:00Z">
                    <w:rPr>
                      <w:rFonts w:asciiTheme="minorHAnsi" w:hAnsiTheme="minorHAnsi"/>
                      <w:bCs/>
                      <w:color w:val="000000" w:themeColor="text1"/>
                      <w:sz w:val="20"/>
                      <w:szCs w:val="20"/>
                    </w:rPr>
                  </w:rPrChange>
                </w:rPr>
                <w:delText>1</w:delText>
              </w:r>
            </w:del>
          </w:p>
        </w:tc>
        <w:tc>
          <w:tcPr>
            <w:tcW w:w="398" w:type="pct"/>
            <w:vMerge/>
            <w:tcBorders>
              <w:left w:val="single" w:sz="4" w:space="0" w:color="auto"/>
              <w:bottom w:val="single" w:sz="4" w:space="0" w:color="auto"/>
              <w:right w:val="single" w:sz="4" w:space="0" w:color="auto"/>
            </w:tcBorders>
            <w:vAlign w:val="center"/>
          </w:tcPr>
          <w:p w14:paraId="199839B1" w14:textId="19C64B8E" w:rsidR="00631BF4" w:rsidRPr="00683B98" w:rsidDel="00561D9D" w:rsidRDefault="00631BF4" w:rsidP="00F26652">
            <w:pPr>
              <w:tabs>
                <w:tab w:val="left" w:pos="567"/>
                <w:tab w:val="left" w:pos="1276"/>
                <w:tab w:val="left" w:pos="2127"/>
              </w:tabs>
              <w:spacing w:line="240" w:lineRule="auto"/>
              <w:jc w:val="center"/>
              <w:rPr>
                <w:del w:id="10005" w:author="Dr Mamadou SANOGO" w:date="2023-10-26T15:54:00Z"/>
                <w:color w:val="FF0000"/>
                <w:sz w:val="20"/>
                <w:szCs w:val="20"/>
                <w:lang w:eastAsia="en-US"/>
                <w:rPrChange w:id="10006" w:author="Dr Mamadou SANOGO" w:date="2023-10-26T15:46:00Z">
                  <w:rPr>
                    <w:del w:id="10007" w:author="Dr Mamadou SANOGO" w:date="2023-10-26T15:54:00Z"/>
                    <w:sz w:val="20"/>
                    <w:szCs w:val="20"/>
                    <w:lang w:eastAsia="en-US"/>
                  </w:rPr>
                </w:rPrChange>
              </w:rPr>
            </w:pPr>
          </w:p>
        </w:tc>
        <w:tc>
          <w:tcPr>
            <w:tcW w:w="884" w:type="pct"/>
            <w:tcBorders>
              <w:left w:val="single" w:sz="4" w:space="0" w:color="auto"/>
              <w:bottom w:val="single" w:sz="4" w:space="0" w:color="auto"/>
              <w:right w:val="single" w:sz="4" w:space="0" w:color="auto"/>
            </w:tcBorders>
            <w:vAlign w:val="center"/>
          </w:tcPr>
          <w:p w14:paraId="7FEA0B05" w14:textId="674D491F" w:rsidR="00631BF4" w:rsidRPr="00683B98" w:rsidDel="00561D9D" w:rsidRDefault="00631BF4" w:rsidP="00F26652">
            <w:pPr>
              <w:spacing w:line="240" w:lineRule="auto"/>
              <w:rPr>
                <w:del w:id="10008" w:author="Dr Mamadou SANOGO" w:date="2023-10-26T15:54:00Z"/>
                <w:bCs/>
                <w:color w:val="FF0000"/>
                <w:sz w:val="20"/>
                <w:szCs w:val="20"/>
                <w:u w:val="single"/>
                <w:lang w:eastAsia="en-US"/>
                <w:rPrChange w:id="10009" w:author="Dr Mamadou SANOGO" w:date="2023-10-26T15:46:00Z">
                  <w:rPr>
                    <w:del w:id="10010" w:author="Dr Mamadou SANOGO" w:date="2023-10-26T15:54:00Z"/>
                    <w:bCs/>
                    <w:sz w:val="20"/>
                    <w:szCs w:val="20"/>
                    <w:u w:val="single"/>
                    <w:lang w:eastAsia="en-US"/>
                  </w:rPr>
                </w:rPrChange>
              </w:rPr>
            </w:pPr>
          </w:p>
        </w:tc>
        <w:tc>
          <w:tcPr>
            <w:tcW w:w="664" w:type="pct"/>
            <w:tcBorders>
              <w:left w:val="single" w:sz="4" w:space="0" w:color="auto"/>
              <w:bottom w:val="single" w:sz="4" w:space="0" w:color="auto"/>
              <w:right w:val="single" w:sz="4" w:space="0" w:color="auto"/>
            </w:tcBorders>
            <w:vAlign w:val="center"/>
          </w:tcPr>
          <w:p w14:paraId="50B5C935" w14:textId="1AFB0F7E" w:rsidR="00631BF4" w:rsidRPr="00683B98" w:rsidDel="00561D9D" w:rsidRDefault="00631BF4" w:rsidP="00F26652">
            <w:pPr>
              <w:spacing w:line="240" w:lineRule="auto"/>
              <w:rPr>
                <w:del w:id="10011" w:author="Dr Mamadou SANOGO" w:date="2023-10-26T15:54:00Z"/>
                <w:bCs/>
                <w:color w:val="FF0000"/>
                <w:sz w:val="20"/>
                <w:szCs w:val="20"/>
                <w:u w:val="single"/>
                <w:lang w:eastAsia="en-US"/>
                <w:rPrChange w:id="10012" w:author="Dr Mamadou SANOGO" w:date="2023-10-26T15:46:00Z">
                  <w:rPr>
                    <w:del w:id="10013" w:author="Dr Mamadou SANOGO" w:date="2023-10-26T15:54:00Z"/>
                    <w:bCs/>
                    <w:sz w:val="20"/>
                    <w:szCs w:val="20"/>
                    <w:u w:val="single"/>
                    <w:lang w:eastAsia="en-US"/>
                  </w:rPr>
                </w:rPrChange>
              </w:rPr>
            </w:pPr>
          </w:p>
        </w:tc>
      </w:tr>
      <w:tr w:rsidR="00683B98" w:rsidRPr="00683B98" w:rsidDel="00561D9D" w14:paraId="49AADFFF" w14:textId="7A4D0001" w:rsidTr="00F26652">
        <w:trPr>
          <w:cantSplit/>
          <w:trHeight w:val="20"/>
          <w:del w:id="10014" w:author="Dr Mamadou SANOGO" w:date="2023-10-26T15:54:00Z"/>
        </w:trPr>
        <w:tc>
          <w:tcPr>
            <w:tcW w:w="797" w:type="pct"/>
            <w:tcBorders>
              <w:top w:val="single" w:sz="4" w:space="0" w:color="auto"/>
              <w:left w:val="single" w:sz="4" w:space="0" w:color="auto"/>
              <w:bottom w:val="single" w:sz="4" w:space="0" w:color="auto"/>
              <w:right w:val="single" w:sz="4" w:space="0" w:color="auto"/>
            </w:tcBorders>
            <w:vAlign w:val="center"/>
            <w:hideMark/>
          </w:tcPr>
          <w:p w14:paraId="15B459CE" w14:textId="07063EEF" w:rsidR="00631BF4" w:rsidRPr="00683B98" w:rsidDel="00561D9D" w:rsidRDefault="00631BF4" w:rsidP="00F26652">
            <w:pPr>
              <w:tabs>
                <w:tab w:val="left" w:pos="567"/>
                <w:tab w:val="left" w:pos="1276"/>
                <w:tab w:val="left" w:pos="2127"/>
              </w:tabs>
              <w:spacing w:line="240" w:lineRule="auto"/>
              <w:rPr>
                <w:del w:id="10015" w:author="Dr Mamadou SANOGO" w:date="2023-10-26T15:54:00Z"/>
                <w:rFonts w:asciiTheme="minorHAnsi" w:hAnsiTheme="minorHAnsi"/>
                <w:b/>
                <w:bCs/>
                <w:color w:val="FF0000"/>
                <w:sz w:val="20"/>
                <w:szCs w:val="20"/>
                <w:rPrChange w:id="10016" w:author="Dr Mamadou SANOGO" w:date="2023-10-26T15:46:00Z">
                  <w:rPr>
                    <w:del w:id="10017" w:author="Dr Mamadou SANOGO" w:date="2023-10-26T15:54:00Z"/>
                    <w:rFonts w:asciiTheme="minorHAnsi" w:hAnsiTheme="minorHAnsi"/>
                    <w:b/>
                    <w:bCs/>
                    <w:color w:val="000000" w:themeColor="text1"/>
                    <w:sz w:val="20"/>
                    <w:szCs w:val="20"/>
                  </w:rPr>
                </w:rPrChange>
              </w:rPr>
            </w:pPr>
            <w:del w:id="10018" w:author="Dr Mamadou SANOGO" w:date="2023-10-26T15:54:00Z">
              <w:r w:rsidRPr="00683B98" w:rsidDel="00561D9D">
                <w:rPr>
                  <w:rFonts w:asciiTheme="minorHAnsi" w:hAnsiTheme="minorHAnsi"/>
                  <w:b/>
                  <w:bCs/>
                  <w:color w:val="FF0000"/>
                  <w:sz w:val="20"/>
                  <w:szCs w:val="20"/>
                  <w:rPrChange w:id="10019" w:author="Dr Mamadou SANOGO" w:date="2023-10-26T15:46:00Z">
                    <w:rPr>
                      <w:rFonts w:asciiTheme="minorHAnsi" w:hAnsiTheme="minorHAnsi"/>
                      <w:b/>
                      <w:bCs/>
                      <w:color w:val="000000" w:themeColor="text1"/>
                      <w:sz w:val="20"/>
                      <w:szCs w:val="20"/>
                    </w:rPr>
                  </w:rPrChange>
                </w:rPr>
                <w:delText>Total Semestre 3</w:delText>
              </w:r>
            </w:del>
          </w:p>
        </w:tc>
        <w:tc>
          <w:tcPr>
            <w:tcW w:w="266" w:type="pct"/>
            <w:tcBorders>
              <w:top w:val="single" w:sz="4" w:space="0" w:color="auto"/>
              <w:left w:val="single" w:sz="4" w:space="0" w:color="auto"/>
              <w:bottom w:val="single" w:sz="4" w:space="0" w:color="auto"/>
              <w:right w:val="single" w:sz="4" w:space="0" w:color="auto"/>
            </w:tcBorders>
            <w:vAlign w:val="center"/>
            <w:hideMark/>
          </w:tcPr>
          <w:p w14:paraId="42E5E42A" w14:textId="0F2592DB" w:rsidR="00631BF4" w:rsidRPr="00683B98" w:rsidDel="00561D9D" w:rsidRDefault="00631BF4" w:rsidP="00F26652">
            <w:pPr>
              <w:tabs>
                <w:tab w:val="left" w:pos="567"/>
                <w:tab w:val="left" w:pos="1276"/>
                <w:tab w:val="left" w:pos="2127"/>
              </w:tabs>
              <w:spacing w:line="240" w:lineRule="auto"/>
              <w:rPr>
                <w:del w:id="10020" w:author="Dr Mamadou SANOGO" w:date="2023-10-26T15:54:00Z"/>
                <w:rFonts w:asciiTheme="minorHAnsi" w:hAnsiTheme="minorHAnsi"/>
                <w:b/>
                <w:bCs/>
                <w:color w:val="FF0000"/>
                <w:sz w:val="20"/>
                <w:szCs w:val="20"/>
                <w:rPrChange w:id="10021" w:author="Dr Mamadou SANOGO" w:date="2023-10-26T15:46:00Z">
                  <w:rPr>
                    <w:del w:id="10022" w:author="Dr Mamadou SANOGO" w:date="2023-10-26T15:54:00Z"/>
                    <w:rFonts w:asciiTheme="minorHAnsi" w:hAnsiTheme="minorHAnsi"/>
                    <w:b/>
                    <w:bCs/>
                    <w:color w:val="000000" w:themeColor="text1"/>
                    <w:sz w:val="20"/>
                    <w:szCs w:val="20"/>
                  </w:rPr>
                </w:rPrChange>
              </w:rPr>
            </w:pPr>
            <w:del w:id="10023" w:author="Dr Mamadou SANOGO" w:date="2023-10-26T15:54:00Z">
              <w:r w:rsidRPr="00683B98" w:rsidDel="00561D9D">
                <w:rPr>
                  <w:rFonts w:asciiTheme="minorHAnsi" w:hAnsiTheme="minorHAnsi"/>
                  <w:b/>
                  <w:bCs/>
                  <w:color w:val="FF0000"/>
                  <w:sz w:val="20"/>
                  <w:szCs w:val="20"/>
                  <w:rPrChange w:id="10024" w:author="Dr Mamadou SANOGO" w:date="2023-10-26T15:46:00Z">
                    <w:rPr>
                      <w:rFonts w:asciiTheme="minorHAnsi" w:hAnsiTheme="minorHAnsi"/>
                      <w:b/>
                      <w:bCs/>
                      <w:color w:val="000000" w:themeColor="text1"/>
                      <w:sz w:val="20"/>
                      <w:szCs w:val="20"/>
                    </w:rPr>
                  </w:rPrChange>
                </w:rPr>
                <w:delText>30</w:delText>
              </w:r>
            </w:del>
          </w:p>
        </w:tc>
        <w:tc>
          <w:tcPr>
            <w:tcW w:w="1686"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EFF2B" w14:textId="2F7FA643" w:rsidR="00631BF4" w:rsidRPr="00683B98" w:rsidDel="00561D9D" w:rsidRDefault="00631BF4" w:rsidP="00F26652">
            <w:pPr>
              <w:tabs>
                <w:tab w:val="left" w:pos="567"/>
                <w:tab w:val="left" w:pos="1276"/>
                <w:tab w:val="left" w:pos="2127"/>
              </w:tabs>
              <w:spacing w:line="240" w:lineRule="auto"/>
              <w:rPr>
                <w:del w:id="10025" w:author="Dr Mamadou SANOGO" w:date="2023-10-26T15:54:00Z"/>
                <w:b/>
                <w:bCs/>
                <w:color w:val="FF0000"/>
                <w:sz w:val="20"/>
                <w:szCs w:val="20"/>
                <w:lang w:eastAsia="en-US"/>
                <w:rPrChange w:id="10026" w:author="Dr Mamadou SANOGO" w:date="2023-10-26T15:46:00Z">
                  <w:rPr>
                    <w:del w:id="10027" w:author="Dr Mamadou SANOGO" w:date="2023-10-26T15:54:00Z"/>
                    <w:b/>
                    <w:bCs/>
                    <w:sz w:val="20"/>
                    <w:szCs w:val="20"/>
                    <w:lang w:eastAsia="en-US"/>
                  </w:rPr>
                </w:rPrChange>
              </w:rPr>
            </w:pPr>
          </w:p>
        </w:tc>
        <w:tc>
          <w:tcPr>
            <w:tcW w:w="305" w:type="pct"/>
            <w:tcBorders>
              <w:top w:val="single" w:sz="4" w:space="0" w:color="auto"/>
              <w:left w:val="single" w:sz="4" w:space="0" w:color="auto"/>
              <w:bottom w:val="single" w:sz="4" w:space="0" w:color="auto"/>
              <w:right w:val="single" w:sz="4" w:space="0" w:color="auto"/>
            </w:tcBorders>
            <w:vAlign w:val="center"/>
          </w:tcPr>
          <w:p w14:paraId="253FDB48" w14:textId="3B90BA0C" w:rsidR="00631BF4" w:rsidRPr="00683B98" w:rsidDel="00561D9D" w:rsidRDefault="00631BF4" w:rsidP="00F26652">
            <w:pPr>
              <w:tabs>
                <w:tab w:val="left" w:pos="567"/>
                <w:tab w:val="left" w:pos="1276"/>
                <w:tab w:val="left" w:pos="2127"/>
              </w:tabs>
              <w:spacing w:line="240" w:lineRule="auto"/>
              <w:jc w:val="center"/>
              <w:rPr>
                <w:del w:id="10028" w:author="Dr Mamadou SANOGO" w:date="2023-10-26T15:54:00Z"/>
                <w:rFonts w:asciiTheme="minorHAnsi" w:hAnsiTheme="minorHAnsi"/>
                <w:b/>
                <w:bCs/>
                <w:color w:val="FF0000"/>
                <w:sz w:val="20"/>
                <w:szCs w:val="20"/>
                <w:rPrChange w:id="10029" w:author="Dr Mamadou SANOGO" w:date="2023-10-26T15:46:00Z">
                  <w:rPr>
                    <w:del w:id="10030" w:author="Dr Mamadou SANOGO" w:date="2023-10-26T15:54:00Z"/>
                    <w:rFonts w:asciiTheme="minorHAnsi" w:hAnsiTheme="minorHAnsi"/>
                    <w:b/>
                    <w:bCs/>
                    <w:color w:val="000000" w:themeColor="text1"/>
                    <w:sz w:val="20"/>
                    <w:szCs w:val="20"/>
                  </w:rPr>
                </w:rPrChange>
              </w:rPr>
            </w:pPr>
            <w:del w:id="10031" w:author="Dr Mamadou SANOGO" w:date="2023-10-26T15:54:00Z">
              <w:r w:rsidRPr="00683B98" w:rsidDel="00561D9D">
                <w:rPr>
                  <w:rFonts w:asciiTheme="minorHAnsi" w:hAnsiTheme="minorHAnsi"/>
                  <w:b/>
                  <w:bCs/>
                  <w:color w:val="FF0000"/>
                  <w:sz w:val="20"/>
                  <w:szCs w:val="20"/>
                  <w:rPrChange w:id="10032" w:author="Dr Mamadou SANOGO" w:date="2023-10-26T15:46:00Z">
                    <w:rPr>
                      <w:rFonts w:asciiTheme="minorHAnsi" w:hAnsiTheme="minorHAnsi"/>
                      <w:b/>
                      <w:bCs/>
                      <w:color w:val="000000" w:themeColor="text1"/>
                      <w:sz w:val="20"/>
                      <w:szCs w:val="20"/>
                    </w:rPr>
                  </w:rPrChange>
                </w:rPr>
                <w:delText>30</w:delText>
              </w:r>
            </w:del>
          </w:p>
        </w:tc>
        <w:tc>
          <w:tcPr>
            <w:tcW w:w="398" w:type="pct"/>
            <w:tcBorders>
              <w:top w:val="single" w:sz="4" w:space="0" w:color="auto"/>
              <w:left w:val="single" w:sz="4" w:space="0" w:color="auto"/>
              <w:bottom w:val="single" w:sz="4" w:space="0" w:color="auto"/>
              <w:right w:val="single" w:sz="4" w:space="0" w:color="auto"/>
            </w:tcBorders>
            <w:vAlign w:val="center"/>
            <w:hideMark/>
          </w:tcPr>
          <w:p w14:paraId="1DCC17A6" w14:textId="7E69806E" w:rsidR="00631BF4" w:rsidRPr="00683B98" w:rsidDel="00561D9D" w:rsidRDefault="00631BF4" w:rsidP="00F26652">
            <w:pPr>
              <w:tabs>
                <w:tab w:val="left" w:pos="567"/>
                <w:tab w:val="left" w:pos="1276"/>
                <w:tab w:val="left" w:pos="2127"/>
              </w:tabs>
              <w:spacing w:line="240" w:lineRule="auto"/>
              <w:jc w:val="center"/>
              <w:rPr>
                <w:del w:id="10033" w:author="Dr Mamadou SANOGO" w:date="2023-10-26T15:54:00Z"/>
                <w:rFonts w:asciiTheme="minorHAnsi" w:hAnsiTheme="minorHAnsi"/>
                <w:b/>
                <w:bCs/>
                <w:color w:val="FF0000"/>
                <w:sz w:val="20"/>
                <w:szCs w:val="20"/>
                <w:rPrChange w:id="10034" w:author="Dr Mamadou SANOGO" w:date="2023-10-26T15:46:00Z">
                  <w:rPr>
                    <w:del w:id="10035" w:author="Dr Mamadou SANOGO" w:date="2023-10-26T15:54:00Z"/>
                    <w:rFonts w:asciiTheme="minorHAnsi" w:hAnsiTheme="minorHAnsi"/>
                    <w:b/>
                    <w:bCs/>
                    <w:color w:val="000000" w:themeColor="text1"/>
                    <w:sz w:val="20"/>
                    <w:szCs w:val="20"/>
                  </w:rPr>
                </w:rPrChange>
              </w:rPr>
            </w:pPr>
            <w:del w:id="10036" w:author="Dr Mamadou SANOGO" w:date="2023-10-26T15:54:00Z">
              <w:r w:rsidRPr="00683B98" w:rsidDel="00561D9D">
                <w:rPr>
                  <w:rFonts w:asciiTheme="minorHAnsi" w:hAnsiTheme="minorHAnsi"/>
                  <w:b/>
                  <w:bCs/>
                  <w:color w:val="FF0000"/>
                  <w:sz w:val="20"/>
                  <w:szCs w:val="20"/>
                  <w:rPrChange w:id="10037" w:author="Dr Mamadou SANOGO" w:date="2023-10-26T15:46:00Z">
                    <w:rPr>
                      <w:rFonts w:asciiTheme="minorHAnsi" w:hAnsiTheme="minorHAnsi"/>
                      <w:b/>
                      <w:bCs/>
                      <w:color w:val="000000" w:themeColor="text1"/>
                      <w:sz w:val="20"/>
                      <w:szCs w:val="20"/>
                    </w:rPr>
                  </w:rPrChange>
                </w:rPr>
                <w:delText>760</w:delText>
              </w:r>
            </w:del>
          </w:p>
        </w:tc>
        <w:tc>
          <w:tcPr>
            <w:tcW w:w="1548"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9B40183" w14:textId="30710156" w:rsidR="00631BF4" w:rsidRPr="00683B98" w:rsidDel="00561D9D" w:rsidRDefault="00631BF4" w:rsidP="00F26652">
            <w:pPr>
              <w:tabs>
                <w:tab w:val="left" w:pos="567"/>
                <w:tab w:val="left" w:pos="1276"/>
                <w:tab w:val="left" w:pos="2127"/>
              </w:tabs>
              <w:spacing w:line="240" w:lineRule="auto"/>
              <w:rPr>
                <w:del w:id="10038" w:author="Dr Mamadou SANOGO" w:date="2023-10-26T15:54:00Z"/>
                <w:b/>
                <w:bCs/>
                <w:color w:val="FF0000"/>
                <w:sz w:val="20"/>
                <w:szCs w:val="20"/>
                <w:lang w:eastAsia="en-US"/>
                <w:rPrChange w:id="10039" w:author="Dr Mamadou SANOGO" w:date="2023-10-26T15:46:00Z">
                  <w:rPr>
                    <w:del w:id="10040" w:author="Dr Mamadou SANOGO" w:date="2023-10-26T15:54:00Z"/>
                    <w:b/>
                    <w:bCs/>
                    <w:sz w:val="20"/>
                    <w:szCs w:val="20"/>
                    <w:lang w:eastAsia="en-US"/>
                  </w:rPr>
                </w:rPrChange>
              </w:rPr>
            </w:pPr>
          </w:p>
        </w:tc>
      </w:tr>
    </w:tbl>
    <w:p w14:paraId="3B601892" w14:textId="7706164E" w:rsidR="00631BF4" w:rsidRPr="00683B98" w:rsidDel="00561D9D" w:rsidRDefault="00631BF4" w:rsidP="00631BF4">
      <w:pPr>
        <w:pStyle w:val="Titre"/>
        <w:spacing w:line="276" w:lineRule="auto"/>
        <w:rPr>
          <w:del w:id="10041" w:author="Dr Mamadou SANOGO" w:date="2023-10-26T15:54:00Z"/>
          <w:rFonts w:asciiTheme="minorHAnsi" w:hAnsiTheme="minorHAnsi"/>
          <w:b w:val="0"/>
          <w:bCs/>
          <w:color w:val="FF0000"/>
          <w:sz w:val="20"/>
          <w:rPrChange w:id="10042" w:author="Dr Mamadou SANOGO" w:date="2023-10-26T15:46:00Z">
            <w:rPr>
              <w:del w:id="10043" w:author="Dr Mamadou SANOGO" w:date="2023-10-26T15:54:00Z"/>
              <w:rFonts w:asciiTheme="minorHAnsi" w:hAnsiTheme="minorHAnsi"/>
              <w:b w:val="0"/>
              <w:bCs/>
              <w:sz w:val="20"/>
            </w:rPr>
          </w:rPrChange>
        </w:rPr>
      </w:pPr>
    </w:p>
    <w:p w14:paraId="709B7832" w14:textId="77777777" w:rsidR="00631BF4" w:rsidRPr="00683B98" w:rsidDel="006350A6" w:rsidRDefault="00631BF4" w:rsidP="00631BF4">
      <w:pPr>
        <w:pStyle w:val="Titre"/>
        <w:spacing w:line="276" w:lineRule="auto"/>
        <w:rPr>
          <w:del w:id="10044" w:author="Dr Mamadou SANOGO" w:date="2023-10-25T14:38:00Z"/>
          <w:rFonts w:asciiTheme="minorHAnsi" w:hAnsiTheme="minorHAnsi"/>
          <w:b w:val="0"/>
          <w:bCs/>
          <w:color w:val="FF0000"/>
          <w:sz w:val="20"/>
          <w:rPrChange w:id="10045" w:author="Dr Mamadou SANOGO" w:date="2023-10-26T15:46:00Z">
            <w:rPr>
              <w:del w:id="10046" w:author="Dr Mamadou SANOGO" w:date="2023-10-25T14:38:00Z"/>
              <w:rFonts w:asciiTheme="minorHAnsi" w:hAnsiTheme="minorHAnsi"/>
              <w:b w:val="0"/>
              <w:bCs/>
              <w:sz w:val="20"/>
            </w:rPr>
          </w:rPrChange>
        </w:rPr>
      </w:pPr>
    </w:p>
    <w:p w14:paraId="175F0A3B" w14:textId="77777777" w:rsidR="00631BF4" w:rsidRPr="00683B98" w:rsidDel="006350A6" w:rsidRDefault="00631BF4" w:rsidP="00631BF4">
      <w:pPr>
        <w:pStyle w:val="Titre"/>
        <w:spacing w:line="276" w:lineRule="auto"/>
        <w:rPr>
          <w:del w:id="10047" w:author="Dr Mamadou SANOGO" w:date="2023-10-25T14:38:00Z"/>
          <w:rFonts w:asciiTheme="minorHAnsi" w:hAnsiTheme="minorHAnsi"/>
          <w:b w:val="0"/>
          <w:bCs/>
          <w:color w:val="FF0000"/>
          <w:sz w:val="20"/>
          <w:rPrChange w:id="10048" w:author="Dr Mamadou SANOGO" w:date="2023-10-26T15:46:00Z">
            <w:rPr>
              <w:del w:id="10049" w:author="Dr Mamadou SANOGO" w:date="2023-10-25T14:38:00Z"/>
              <w:rFonts w:asciiTheme="minorHAnsi" w:hAnsiTheme="minorHAnsi"/>
              <w:b w:val="0"/>
              <w:bCs/>
              <w:sz w:val="20"/>
            </w:rPr>
          </w:rPrChange>
        </w:rPr>
      </w:pPr>
    </w:p>
    <w:p w14:paraId="34183AD9" w14:textId="77777777" w:rsidR="00631BF4" w:rsidRPr="00683B98" w:rsidDel="006350A6" w:rsidRDefault="00631BF4" w:rsidP="00631BF4">
      <w:pPr>
        <w:pStyle w:val="Titre"/>
        <w:spacing w:line="276" w:lineRule="auto"/>
        <w:rPr>
          <w:del w:id="10050" w:author="Dr Mamadou SANOGO" w:date="2023-10-25T14:38:00Z"/>
          <w:rFonts w:asciiTheme="minorHAnsi" w:hAnsiTheme="minorHAnsi"/>
          <w:b w:val="0"/>
          <w:bCs/>
          <w:color w:val="FF0000"/>
          <w:sz w:val="20"/>
          <w:rPrChange w:id="10051" w:author="Dr Mamadou SANOGO" w:date="2023-10-26T15:46:00Z">
            <w:rPr>
              <w:del w:id="10052" w:author="Dr Mamadou SANOGO" w:date="2023-10-25T14:38:00Z"/>
              <w:rFonts w:asciiTheme="minorHAnsi" w:hAnsiTheme="minorHAnsi"/>
              <w:b w:val="0"/>
              <w:bCs/>
              <w:sz w:val="20"/>
            </w:rPr>
          </w:rPrChange>
        </w:rPr>
      </w:pPr>
    </w:p>
    <w:p w14:paraId="20966044" w14:textId="3F929690" w:rsidR="00631BF4" w:rsidRPr="00683B98" w:rsidDel="00561D9D" w:rsidRDefault="00631BF4">
      <w:pPr>
        <w:pStyle w:val="Titre"/>
        <w:spacing w:line="276" w:lineRule="auto"/>
        <w:jc w:val="left"/>
        <w:rPr>
          <w:del w:id="10053" w:author="Dr Mamadou SANOGO" w:date="2023-10-26T15:54:00Z"/>
          <w:rFonts w:asciiTheme="minorHAnsi" w:hAnsiTheme="minorHAnsi"/>
          <w:b w:val="0"/>
          <w:bCs/>
          <w:color w:val="FF0000"/>
          <w:sz w:val="20"/>
          <w:rPrChange w:id="10054" w:author="Dr Mamadou SANOGO" w:date="2023-10-26T15:46:00Z">
            <w:rPr>
              <w:del w:id="10055" w:author="Dr Mamadou SANOGO" w:date="2023-10-26T15:54:00Z"/>
              <w:rFonts w:asciiTheme="minorHAnsi" w:hAnsiTheme="minorHAnsi"/>
              <w:b w:val="0"/>
              <w:bCs/>
              <w:sz w:val="20"/>
            </w:rPr>
          </w:rPrChange>
        </w:rPr>
        <w:pPrChange w:id="10056" w:author="Dr Mamadou SANOGO" w:date="2023-10-25T14:38:00Z">
          <w:pPr>
            <w:pStyle w:val="Titre"/>
            <w:spacing w:line="276" w:lineRule="auto"/>
          </w:pPr>
        </w:pPrChange>
      </w:pPr>
    </w:p>
    <w:p w14:paraId="43F7C47B" w14:textId="1DCFFC16" w:rsidR="00631BF4" w:rsidRPr="00683B98" w:rsidDel="00561D9D" w:rsidRDefault="00631BF4" w:rsidP="00631BF4">
      <w:pPr>
        <w:pStyle w:val="Titre"/>
        <w:spacing w:line="276" w:lineRule="auto"/>
        <w:rPr>
          <w:del w:id="10057" w:author="Dr Mamadou SANOGO" w:date="2023-10-26T15:54:00Z"/>
          <w:rFonts w:ascii="Berlin Sans FB Demi" w:hAnsi="Berlin Sans FB Demi"/>
          <w:color w:val="FF0000"/>
          <w:rPrChange w:id="10058" w:author="Dr Mamadou SANOGO" w:date="2023-10-26T15:46:00Z">
            <w:rPr>
              <w:del w:id="10059" w:author="Dr Mamadou SANOGO" w:date="2023-10-26T15:54:00Z"/>
              <w:rFonts w:ascii="Berlin Sans FB Demi" w:hAnsi="Berlin Sans FB Demi"/>
              <w:color w:val="000000" w:themeColor="text1"/>
            </w:rPr>
          </w:rPrChange>
        </w:rPr>
      </w:pPr>
      <w:del w:id="10060" w:author="Dr Mamadou SANOGO" w:date="2023-10-26T15:54:00Z">
        <w:r w:rsidRPr="00683B98" w:rsidDel="00561D9D">
          <w:rPr>
            <w:rFonts w:ascii="Berlin Sans FB Demi" w:hAnsi="Berlin Sans FB Demi"/>
            <w:b w:val="0"/>
            <w:i w:val="0"/>
            <w:color w:val="FF0000"/>
            <w:rPrChange w:id="10061" w:author="Dr Mamadou SANOGO" w:date="2023-10-26T15:46:00Z">
              <w:rPr>
                <w:rFonts w:ascii="Berlin Sans FB Demi" w:hAnsi="Berlin Sans FB Demi"/>
                <w:b w:val="0"/>
                <w:i w:val="0"/>
                <w:color w:val="000000" w:themeColor="text1"/>
              </w:rPr>
            </w:rPrChange>
          </w:rPr>
          <w:delText>Semestre 4</w:delText>
        </w:r>
      </w:del>
    </w:p>
    <w:p w14:paraId="133969DE" w14:textId="576528BC" w:rsidR="00631BF4" w:rsidRPr="00683B98" w:rsidDel="00561D9D" w:rsidRDefault="00631BF4" w:rsidP="00631BF4">
      <w:pPr>
        <w:pStyle w:val="Titre"/>
        <w:spacing w:line="276" w:lineRule="auto"/>
        <w:rPr>
          <w:del w:id="10062" w:author="Dr Mamadou SANOGO" w:date="2023-10-26T15:54:00Z"/>
          <w:rFonts w:asciiTheme="minorHAnsi" w:hAnsiTheme="minorHAnsi"/>
          <w:b w:val="0"/>
          <w:bCs/>
          <w:color w:val="FF0000"/>
          <w:sz w:val="20"/>
          <w:rPrChange w:id="10063" w:author="Dr Mamadou SANOGO" w:date="2023-10-26T15:46:00Z">
            <w:rPr>
              <w:del w:id="10064" w:author="Dr Mamadou SANOGO" w:date="2023-10-26T15:54:00Z"/>
              <w:rFonts w:asciiTheme="minorHAnsi" w:hAnsiTheme="minorHAnsi"/>
              <w:b w:val="0"/>
              <w:bCs/>
              <w:sz w:val="20"/>
            </w:rPr>
          </w:rPrChange>
        </w:rPr>
      </w:pPr>
      <w:del w:id="10065" w:author="Dr Mamadou SANOGO" w:date="2023-10-26T15:54:00Z">
        <w:r w:rsidRPr="00683B98" w:rsidDel="00561D9D">
          <w:rPr>
            <w:rFonts w:asciiTheme="minorHAnsi" w:hAnsiTheme="minorHAnsi"/>
            <w:b w:val="0"/>
            <w:i w:val="0"/>
            <w:color w:val="FF0000"/>
            <w:sz w:val="20"/>
            <w:rPrChange w:id="10066" w:author="Dr Mamadou SANOGO" w:date="2023-10-26T15:46:00Z">
              <w:rPr>
                <w:rFonts w:asciiTheme="minorHAnsi" w:hAnsiTheme="minorHAnsi"/>
                <w:b w:val="0"/>
                <w:i w:val="0"/>
                <w:sz w:val="20"/>
              </w:rPr>
            </w:rPrChange>
          </w:rPr>
          <w:delText>CM :</w:delText>
        </w:r>
        <w:r w:rsidRPr="00683B98" w:rsidDel="00561D9D">
          <w:rPr>
            <w:rFonts w:asciiTheme="minorHAnsi" w:hAnsiTheme="minorHAnsi"/>
            <w:i w:val="0"/>
            <w:color w:val="FF0000"/>
            <w:sz w:val="20"/>
            <w:rPrChange w:id="10067" w:author="Dr Mamadou SANOGO" w:date="2023-10-26T15:46:00Z">
              <w:rPr>
                <w:rFonts w:asciiTheme="minorHAnsi" w:hAnsiTheme="minorHAnsi"/>
                <w:i w:val="0"/>
                <w:sz w:val="20"/>
              </w:rPr>
            </w:rPrChange>
          </w:rPr>
          <w:delText xml:space="preserve"> Cours magistral/ </w:delText>
        </w:r>
        <w:r w:rsidRPr="00683B98" w:rsidDel="00561D9D">
          <w:rPr>
            <w:rFonts w:asciiTheme="minorHAnsi" w:hAnsiTheme="minorHAnsi"/>
            <w:b w:val="0"/>
            <w:i w:val="0"/>
            <w:color w:val="FF0000"/>
            <w:sz w:val="20"/>
            <w:rPrChange w:id="10068" w:author="Dr Mamadou SANOGO" w:date="2023-10-26T15:46:00Z">
              <w:rPr>
                <w:rFonts w:asciiTheme="minorHAnsi" w:hAnsiTheme="minorHAnsi"/>
                <w:b w:val="0"/>
                <w:i w:val="0"/>
                <w:sz w:val="20"/>
              </w:rPr>
            </w:rPrChange>
          </w:rPr>
          <w:delText>TD :</w:delText>
        </w:r>
        <w:r w:rsidRPr="00683B98" w:rsidDel="00561D9D">
          <w:rPr>
            <w:rFonts w:asciiTheme="minorHAnsi" w:hAnsiTheme="minorHAnsi"/>
            <w:i w:val="0"/>
            <w:color w:val="FF0000"/>
            <w:sz w:val="20"/>
            <w:rPrChange w:id="10069" w:author="Dr Mamadou SANOGO" w:date="2023-10-26T15:46:00Z">
              <w:rPr>
                <w:rFonts w:asciiTheme="minorHAnsi" w:hAnsiTheme="minorHAnsi"/>
                <w:i w:val="0"/>
                <w:sz w:val="20"/>
              </w:rPr>
            </w:rPrChange>
          </w:rPr>
          <w:delText xml:space="preserve"> Travaux dirigés /</w:delText>
        </w:r>
        <w:r w:rsidRPr="00683B98" w:rsidDel="00561D9D">
          <w:rPr>
            <w:rFonts w:asciiTheme="minorHAnsi" w:hAnsiTheme="minorHAnsi"/>
            <w:b w:val="0"/>
            <w:i w:val="0"/>
            <w:color w:val="FF0000"/>
            <w:sz w:val="20"/>
            <w:rPrChange w:id="10070" w:author="Dr Mamadou SANOGO" w:date="2023-10-26T15:46:00Z">
              <w:rPr>
                <w:rFonts w:asciiTheme="minorHAnsi" w:hAnsiTheme="minorHAnsi"/>
                <w:b w:val="0"/>
                <w:i w:val="0"/>
                <w:sz w:val="20"/>
              </w:rPr>
            </w:rPrChange>
          </w:rPr>
          <w:delText>TP :</w:delText>
        </w:r>
        <w:r w:rsidRPr="00683B98" w:rsidDel="00561D9D">
          <w:rPr>
            <w:rFonts w:asciiTheme="minorHAnsi" w:hAnsiTheme="minorHAnsi"/>
            <w:i w:val="0"/>
            <w:color w:val="FF0000"/>
            <w:sz w:val="20"/>
            <w:rPrChange w:id="10071" w:author="Dr Mamadou SANOGO" w:date="2023-10-26T15:46:00Z">
              <w:rPr>
                <w:rFonts w:asciiTheme="minorHAnsi" w:hAnsiTheme="minorHAnsi"/>
                <w:i w:val="0"/>
                <w:sz w:val="20"/>
              </w:rPr>
            </w:rPrChange>
          </w:rPr>
          <w:delText xml:space="preserve"> Travaux pratiques/ /</w:delText>
        </w:r>
        <w:r w:rsidRPr="00683B98" w:rsidDel="00561D9D">
          <w:rPr>
            <w:rFonts w:asciiTheme="minorHAnsi" w:hAnsiTheme="minorHAnsi"/>
            <w:b w:val="0"/>
            <w:i w:val="0"/>
            <w:color w:val="FF0000"/>
            <w:sz w:val="20"/>
            <w:rPrChange w:id="10072" w:author="Dr Mamadou SANOGO" w:date="2023-10-26T15:46:00Z">
              <w:rPr>
                <w:rFonts w:asciiTheme="minorHAnsi" w:hAnsiTheme="minorHAnsi"/>
                <w:b w:val="0"/>
                <w:i w:val="0"/>
                <w:sz w:val="20"/>
              </w:rPr>
            </w:rPrChange>
          </w:rPr>
          <w:delText>S:</w:delText>
        </w:r>
        <w:r w:rsidRPr="00683B98" w:rsidDel="00561D9D">
          <w:rPr>
            <w:rFonts w:asciiTheme="minorHAnsi" w:hAnsiTheme="minorHAnsi"/>
            <w:i w:val="0"/>
            <w:color w:val="FF0000"/>
            <w:sz w:val="20"/>
            <w:rPrChange w:id="10073" w:author="Dr Mamadou SANOGO" w:date="2023-10-26T15:46:00Z">
              <w:rPr>
                <w:rFonts w:asciiTheme="minorHAnsi" w:hAnsiTheme="minorHAnsi"/>
                <w:i w:val="0"/>
                <w:sz w:val="20"/>
              </w:rPr>
            </w:rPrChange>
          </w:rPr>
          <w:delText xml:space="preserve"> Stage/ </w:delText>
        </w:r>
        <w:r w:rsidRPr="00683B98" w:rsidDel="00561D9D">
          <w:rPr>
            <w:rFonts w:asciiTheme="minorHAnsi" w:hAnsiTheme="minorHAnsi"/>
            <w:b w:val="0"/>
            <w:i w:val="0"/>
            <w:color w:val="FF0000"/>
            <w:sz w:val="20"/>
            <w:rPrChange w:id="10074" w:author="Dr Mamadou SANOGO" w:date="2023-10-26T15:46:00Z">
              <w:rPr>
                <w:rFonts w:asciiTheme="minorHAnsi" w:hAnsiTheme="minorHAnsi"/>
                <w:b w:val="0"/>
                <w:i w:val="0"/>
                <w:sz w:val="20"/>
              </w:rPr>
            </w:rPrChange>
          </w:rPr>
          <w:delText>A</w:delText>
        </w:r>
        <w:r w:rsidRPr="00683B98" w:rsidDel="00561D9D">
          <w:rPr>
            <w:rFonts w:asciiTheme="minorHAnsi" w:hAnsiTheme="minorHAnsi"/>
            <w:i w:val="0"/>
            <w:color w:val="FF0000"/>
            <w:sz w:val="20"/>
            <w:rPrChange w:id="10075" w:author="Dr Mamadou SANOGO" w:date="2023-10-26T15:46:00Z">
              <w:rPr>
                <w:rFonts w:asciiTheme="minorHAnsi" w:hAnsiTheme="minorHAnsi"/>
                <w:i w:val="0"/>
                <w:sz w:val="20"/>
              </w:rPr>
            </w:rPrChange>
          </w:rPr>
          <w:delText>: Autres</w:delText>
        </w:r>
      </w:del>
    </w:p>
    <w:p w14:paraId="1C9F328E" w14:textId="4F3028B6" w:rsidR="00631BF4" w:rsidRPr="00683B98" w:rsidDel="00561D9D" w:rsidRDefault="00631BF4" w:rsidP="00631BF4">
      <w:pPr>
        <w:pStyle w:val="Titre"/>
        <w:spacing w:line="276" w:lineRule="auto"/>
        <w:rPr>
          <w:del w:id="10076" w:author="Dr Mamadou SANOGO" w:date="2023-10-26T15:54:00Z"/>
          <w:rFonts w:asciiTheme="minorHAnsi" w:hAnsiTheme="minorHAnsi"/>
          <w:b w:val="0"/>
          <w:bCs/>
          <w:color w:val="FF0000"/>
          <w:sz w:val="20"/>
          <w:rPrChange w:id="10077" w:author="Dr Mamadou SANOGO" w:date="2023-10-26T15:46:00Z">
            <w:rPr>
              <w:del w:id="10078" w:author="Dr Mamadou SANOGO" w:date="2023-10-26T15:54:00Z"/>
              <w:rFonts w:asciiTheme="minorHAnsi" w:hAnsiTheme="minorHAnsi"/>
              <w:b w:val="0"/>
              <w:bCs/>
              <w:sz w:val="20"/>
            </w:rPr>
          </w:rPrChange>
        </w:rPr>
      </w:pPr>
      <w:del w:id="10079" w:author="Dr Mamadou SANOGO" w:date="2023-10-26T15:54:00Z">
        <w:r w:rsidRPr="00683B98" w:rsidDel="00561D9D">
          <w:rPr>
            <w:rFonts w:asciiTheme="minorHAnsi" w:hAnsiTheme="minorHAnsi"/>
            <w:b w:val="0"/>
            <w:i w:val="0"/>
            <w:color w:val="FF0000"/>
            <w:sz w:val="20"/>
            <w:rPrChange w:id="10080" w:author="Dr Mamadou SANOGO" w:date="2023-10-26T15:46:00Z">
              <w:rPr>
                <w:rFonts w:asciiTheme="minorHAnsi" w:hAnsiTheme="minorHAnsi"/>
                <w:b w:val="0"/>
                <w:i w:val="0"/>
                <w:sz w:val="20"/>
              </w:rPr>
            </w:rPrChange>
          </w:rPr>
          <w:delText>22,5 heures de stage</w:delText>
        </w:r>
        <w:r w:rsidRPr="00683B98" w:rsidDel="00561D9D">
          <w:rPr>
            <w:rFonts w:asciiTheme="minorHAnsi" w:hAnsiTheme="minorHAnsi"/>
            <w:i w:val="0"/>
            <w:color w:val="FF0000"/>
            <w:sz w:val="20"/>
            <w:rPrChange w:id="10081" w:author="Dr Mamadou SANOGO" w:date="2023-10-26T15:46:00Z">
              <w:rPr>
                <w:rFonts w:asciiTheme="minorHAnsi" w:hAnsiTheme="minorHAnsi"/>
                <w:i w:val="0"/>
                <w:sz w:val="20"/>
              </w:rPr>
            </w:rPrChange>
          </w:rPr>
          <w:delText>= 0,5 crédit /</w:delText>
        </w:r>
        <w:r w:rsidRPr="00683B98" w:rsidDel="00561D9D">
          <w:rPr>
            <w:rFonts w:asciiTheme="minorHAnsi" w:hAnsiTheme="minorHAnsi"/>
            <w:b w:val="0"/>
            <w:i w:val="0"/>
            <w:color w:val="FF0000"/>
            <w:sz w:val="20"/>
            <w:rPrChange w:id="10082" w:author="Dr Mamadou SANOGO" w:date="2023-10-26T15:46:00Z">
              <w:rPr>
                <w:rFonts w:asciiTheme="minorHAnsi" w:hAnsiTheme="minorHAnsi"/>
                <w:b w:val="0"/>
                <w:i w:val="0"/>
                <w:sz w:val="20"/>
              </w:rPr>
            </w:rPrChange>
          </w:rPr>
          <w:delText>45 heures de stage</w:delText>
        </w:r>
        <w:r w:rsidRPr="00683B98" w:rsidDel="00561D9D">
          <w:rPr>
            <w:rFonts w:asciiTheme="minorHAnsi" w:hAnsiTheme="minorHAnsi"/>
            <w:i w:val="0"/>
            <w:color w:val="FF0000"/>
            <w:sz w:val="20"/>
            <w:rPrChange w:id="10083" w:author="Dr Mamadou SANOGO" w:date="2023-10-26T15:46:00Z">
              <w:rPr>
                <w:rFonts w:asciiTheme="minorHAnsi" w:hAnsiTheme="minorHAnsi"/>
                <w:i w:val="0"/>
                <w:sz w:val="20"/>
              </w:rPr>
            </w:rPrChange>
          </w:rPr>
          <w:delText xml:space="preserve">= 1 crédit/ </w:delText>
        </w:r>
        <w:r w:rsidRPr="00683B98" w:rsidDel="00561D9D">
          <w:rPr>
            <w:rFonts w:asciiTheme="minorHAnsi" w:hAnsiTheme="minorHAnsi"/>
            <w:b w:val="0"/>
            <w:i w:val="0"/>
            <w:color w:val="FF0000"/>
            <w:sz w:val="20"/>
            <w:rPrChange w:id="10084" w:author="Dr Mamadou SANOGO" w:date="2023-10-26T15:46:00Z">
              <w:rPr>
                <w:rFonts w:asciiTheme="minorHAnsi" w:hAnsiTheme="minorHAnsi"/>
                <w:b w:val="0"/>
                <w:i w:val="0"/>
                <w:sz w:val="20"/>
              </w:rPr>
            </w:rPrChange>
          </w:rPr>
          <w:delText>90 heures de stage</w:delText>
        </w:r>
        <w:r w:rsidRPr="00683B98" w:rsidDel="00561D9D">
          <w:rPr>
            <w:rFonts w:asciiTheme="minorHAnsi" w:hAnsiTheme="minorHAnsi"/>
            <w:i w:val="0"/>
            <w:color w:val="FF0000"/>
            <w:sz w:val="20"/>
            <w:rPrChange w:id="10085" w:author="Dr Mamadou SANOGO" w:date="2023-10-26T15:46:00Z">
              <w:rPr>
                <w:rFonts w:asciiTheme="minorHAnsi" w:hAnsiTheme="minorHAnsi"/>
                <w:i w:val="0"/>
                <w:sz w:val="20"/>
              </w:rPr>
            </w:rPrChange>
          </w:rPr>
          <w:delText>= 2 crédits</w:delText>
        </w:r>
      </w:del>
    </w:p>
    <w:p w14:paraId="22634150" w14:textId="0596A989" w:rsidR="00631BF4" w:rsidRPr="00683B98" w:rsidDel="00561D9D" w:rsidRDefault="00631BF4" w:rsidP="00631BF4">
      <w:pPr>
        <w:pStyle w:val="Titre"/>
        <w:spacing w:line="276" w:lineRule="auto"/>
        <w:rPr>
          <w:del w:id="10086" w:author="Dr Mamadou SANOGO" w:date="2023-10-26T15:54:00Z"/>
          <w:rFonts w:asciiTheme="minorHAnsi" w:hAnsiTheme="minorHAnsi"/>
          <w:b w:val="0"/>
          <w:bCs/>
          <w:color w:val="FF0000"/>
          <w:sz w:val="20"/>
          <w:rPrChange w:id="10087" w:author="Dr Mamadou SANOGO" w:date="2023-10-26T15:46:00Z">
            <w:rPr>
              <w:del w:id="10088" w:author="Dr Mamadou SANOGO" w:date="2023-10-26T15:54:00Z"/>
              <w:rFonts w:asciiTheme="minorHAnsi" w:hAnsiTheme="minorHAnsi"/>
              <w:b w:val="0"/>
              <w:bCs/>
              <w:sz w:val="20"/>
            </w:rPr>
          </w:rPrChange>
        </w:rPr>
      </w:pPr>
    </w:p>
    <w:tbl>
      <w:tblPr>
        <w:tblW w:w="5595" w:type="pct"/>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13"/>
        <w:gridCol w:w="605"/>
        <w:gridCol w:w="1915"/>
        <w:gridCol w:w="1915"/>
        <w:gridCol w:w="707"/>
        <w:gridCol w:w="934"/>
        <w:gridCol w:w="1987"/>
        <w:gridCol w:w="1476"/>
      </w:tblGrid>
      <w:tr w:rsidR="00683B98" w:rsidRPr="00683B98" w:rsidDel="00561D9D" w14:paraId="227ABC2A" w14:textId="2ACA5BAE" w:rsidTr="00F26652">
        <w:trPr>
          <w:cantSplit/>
          <w:trHeight w:val="845"/>
          <w:del w:id="10089"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54CD57BA" w14:textId="17AFFCF2" w:rsidR="00631BF4" w:rsidRPr="00683B98" w:rsidDel="00561D9D" w:rsidRDefault="00631BF4" w:rsidP="00F26652">
            <w:pPr>
              <w:tabs>
                <w:tab w:val="left" w:pos="567"/>
                <w:tab w:val="left" w:pos="1276"/>
                <w:tab w:val="left" w:pos="2127"/>
              </w:tabs>
              <w:spacing w:line="240" w:lineRule="auto"/>
              <w:jc w:val="center"/>
              <w:rPr>
                <w:del w:id="10090" w:author="Dr Mamadou SANOGO" w:date="2023-10-26T15:54:00Z"/>
                <w:rFonts w:asciiTheme="minorHAnsi" w:hAnsiTheme="minorHAnsi"/>
                <w:b/>
                <w:bCs/>
                <w:color w:val="FF0000"/>
                <w:sz w:val="18"/>
                <w:szCs w:val="20"/>
                <w:rPrChange w:id="10091" w:author="Dr Mamadou SANOGO" w:date="2023-10-26T15:46:00Z">
                  <w:rPr>
                    <w:del w:id="10092" w:author="Dr Mamadou SANOGO" w:date="2023-10-26T15:54:00Z"/>
                    <w:rFonts w:asciiTheme="minorHAnsi" w:hAnsiTheme="minorHAnsi"/>
                    <w:b/>
                    <w:bCs/>
                    <w:color w:val="000000" w:themeColor="text1"/>
                    <w:sz w:val="18"/>
                    <w:szCs w:val="20"/>
                  </w:rPr>
                </w:rPrChange>
              </w:rPr>
            </w:pPr>
            <w:del w:id="10093" w:author="Dr Mamadou SANOGO" w:date="2023-10-26T15:54:00Z">
              <w:r w:rsidRPr="00683B98" w:rsidDel="00561D9D">
                <w:rPr>
                  <w:rFonts w:asciiTheme="minorHAnsi" w:hAnsiTheme="minorHAnsi"/>
                  <w:b/>
                  <w:bCs/>
                  <w:color w:val="FF0000"/>
                  <w:sz w:val="18"/>
                  <w:szCs w:val="20"/>
                  <w:rPrChange w:id="10094" w:author="Dr Mamadou SANOGO" w:date="2023-10-26T15:46:00Z">
                    <w:rPr>
                      <w:rFonts w:asciiTheme="minorHAnsi" w:hAnsiTheme="minorHAnsi"/>
                      <w:b/>
                      <w:bCs/>
                      <w:color w:val="000000" w:themeColor="text1"/>
                      <w:sz w:val="18"/>
                      <w:szCs w:val="20"/>
                    </w:rPr>
                  </w:rPrChange>
                </w:rPr>
                <w:delText>Unités d’Enseignement</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4AB6737" w14:textId="4A3E6B35" w:rsidR="00631BF4" w:rsidRPr="00683B98" w:rsidDel="00561D9D" w:rsidRDefault="00631BF4" w:rsidP="00F26652">
            <w:pPr>
              <w:tabs>
                <w:tab w:val="left" w:pos="567"/>
                <w:tab w:val="left" w:pos="1276"/>
                <w:tab w:val="left" w:pos="2127"/>
              </w:tabs>
              <w:spacing w:line="240" w:lineRule="auto"/>
              <w:jc w:val="center"/>
              <w:rPr>
                <w:del w:id="10095" w:author="Dr Mamadou SANOGO" w:date="2023-10-26T15:54:00Z"/>
                <w:rFonts w:asciiTheme="minorHAnsi" w:hAnsiTheme="minorHAnsi"/>
                <w:b/>
                <w:bCs/>
                <w:color w:val="FF0000"/>
                <w:sz w:val="18"/>
                <w:szCs w:val="20"/>
                <w:rPrChange w:id="10096" w:author="Dr Mamadou SANOGO" w:date="2023-10-26T15:46:00Z">
                  <w:rPr>
                    <w:del w:id="10097" w:author="Dr Mamadou SANOGO" w:date="2023-10-26T15:54:00Z"/>
                    <w:rFonts w:asciiTheme="minorHAnsi" w:hAnsiTheme="minorHAnsi"/>
                    <w:b/>
                    <w:bCs/>
                    <w:color w:val="000000" w:themeColor="text1"/>
                    <w:sz w:val="18"/>
                    <w:szCs w:val="20"/>
                  </w:rPr>
                </w:rPrChange>
              </w:rPr>
            </w:pPr>
            <w:del w:id="10098" w:author="Dr Mamadou SANOGO" w:date="2023-10-26T15:54:00Z">
              <w:r w:rsidRPr="00683B98" w:rsidDel="00561D9D">
                <w:rPr>
                  <w:rFonts w:asciiTheme="minorHAnsi" w:hAnsiTheme="minorHAnsi"/>
                  <w:b/>
                  <w:bCs/>
                  <w:color w:val="FF0000"/>
                  <w:sz w:val="18"/>
                  <w:szCs w:val="20"/>
                  <w:rPrChange w:id="10099" w:author="Dr Mamadou SANOGO" w:date="2023-10-26T15:46:00Z">
                    <w:rPr>
                      <w:rFonts w:asciiTheme="minorHAnsi" w:hAnsiTheme="minorHAnsi"/>
                      <w:b/>
                      <w:bCs/>
                      <w:color w:val="000000" w:themeColor="text1"/>
                      <w:sz w:val="18"/>
                      <w:szCs w:val="20"/>
                    </w:rPr>
                  </w:rPrChange>
                </w:rPr>
                <w:delText>Crédits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A3915C" w14:textId="3D95E2D2" w:rsidR="00631BF4" w:rsidRPr="00683B98" w:rsidDel="00561D9D" w:rsidRDefault="00631BF4" w:rsidP="00F26652">
            <w:pPr>
              <w:tabs>
                <w:tab w:val="left" w:pos="567"/>
                <w:tab w:val="left" w:pos="1276"/>
                <w:tab w:val="left" w:pos="2127"/>
              </w:tabs>
              <w:spacing w:line="240" w:lineRule="auto"/>
              <w:jc w:val="center"/>
              <w:rPr>
                <w:del w:id="10100" w:author="Dr Mamadou SANOGO" w:date="2023-10-26T15:54:00Z"/>
                <w:rFonts w:asciiTheme="minorHAnsi" w:hAnsiTheme="minorHAnsi"/>
                <w:b/>
                <w:bCs/>
                <w:color w:val="FF0000"/>
                <w:sz w:val="18"/>
                <w:szCs w:val="20"/>
                <w:rPrChange w:id="10101" w:author="Dr Mamadou SANOGO" w:date="2023-10-26T15:46:00Z">
                  <w:rPr>
                    <w:del w:id="10102" w:author="Dr Mamadou SANOGO" w:date="2023-10-26T15:54:00Z"/>
                    <w:rFonts w:asciiTheme="minorHAnsi" w:hAnsiTheme="minorHAnsi"/>
                    <w:b/>
                    <w:bCs/>
                    <w:color w:val="000000" w:themeColor="text1"/>
                    <w:sz w:val="18"/>
                    <w:szCs w:val="20"/>
                  </w:rPr>
                </w:rPrChange>
              </w:rPr>
            </w:pPr>
            <w:del w:id="10103" w:author="Dr Mamadou SANOGO" w:date="2023-10-26T15:54:00Z">
              <w:r w:rsidRPr="00683B98" w:rsidDel="00561D9D">
                <w:rPr>
                  <w:rFonts w:asciiTheme="minorHAnsi" w:hAnsiTheme="minorHAnsi"/>
                  <w:b/>
                  <w:bCs/>
                  <w:color w:val="FF0000"/>
                  <w:sz w:val="18"/>
                  <w:szCs w:val="20"/>
                  <w:rPrChange w:id="10104" w:author="Dr Mamadou SANOGO" w:date="2023-10-26T15:46:00Z">
                    <w:rPr>
                      <w:rFonts w:asciiTheme="minorHAnsi" w:hAnsiTheme="minorHAnsi"/>
                      <w:b/>
                      <w:bCs/>
                      <w:color w:val="000000" w:themeColor="text1"/>
                      <w:sz w:val="18"/>
                      <w:szCs w:val="20"/>
                    </w:rPr>
                  </w:rPrChange>
                </w:rPr>
                <w:delText>Compétences</w:delText>
              </w:r>
            </w:del>
          </w:p>
          <w:p w14:paraId="040C2AE0" w14:textId="2F197D13" w:rsidR="00631BF4" w:rsidRPr="00683B98" w:rsidDel="00561D9D" w:rsidRDefault="00631BF4" w:rsidP="00F26652">
            <w:pPr>
              <w:tabs>
                <w:tab w:val="left" w:pos="567"/>
                <w:tab w:val="left" w:pos="1276"/>
                <w:tab w:val="left" w:pos="2127"/>
              </w:tabs>
              <w:spacing w:line="240" w:lineRule="auto"/>
              <w:jc w:val="center"/>
              <w:rPr>
                <w:del w:id="10105" w:author="Dr Mamadou SANOGO" w:date="2023-10-26T15:54:00Z"/>
                <w:rFonts w:asciiTheme="minorHAnsi" w:hAnsiTheme="minorHAnsi"/>
                <w:b/>
                <w:bCs/>
                <w:color w:val="FF0000"/>
                <w:sz w:val="18"/>
                <w:szCs w:val="20"/>
                <w:rPrChange w:id="10106" w:author="Dr Mamadou SANOGO" w:date="2023-10-26T15:46:00Z">
                  <w:rPr>
                    <w:del w:id="10107" w:author="Dr Mamadou SANOGO" w:date="2023-10-26T15:54:00Z"/>
                    <w:rFonts w:asciiTheme="minorHAnsi" w:hAnsiTheme="minorHAnsi"/>
                    <w:b/>
                    <w:bCs/>
                    <w:color w:val="000000" w:themeColor="text1"/>
                    <w:sz w:val="18"/>
                    <w:szCs w:val="20"/>
                  </w:rPr>
                </w:rPrChange>
              </w:rPr>
            </w:pPr>
            <w:del w:id="10108" w:author="Dr Mamadou SANOGO" w:date="2023-10-26T15:54:00Z">
              <w:r w:rsidRPr="00683B98" w:rsidDel="00561D9D">
                <w:rPr>
                  <w:rFonts w:asciiTheme="minorHAnsi" w:hAnsiTheme="minorHAnsi"/>
                  <w:b/>
                  <w:bCs/>
                  <w:color w:val="FF0000"/>
                  <w:sz w:val="18"/>
                  <w:szCs w:val="20"/>
                  <w:rPrChange w:id="10109" w:author="Dr Mamadou SANOGO" w:date="2023-10-26T15:46:00Z">
                    <w:rPr>
                      <w:rFonts w:asciiTheme="minorHAnsi" w:hAnsiTheme="minorHAnsi"/>
                      <w:b/>
                      <w:bCs/>
                      <w:color w:val="000000" w:themeColor="text1"/>
                      <w:sz w:val="18"/>
                      <w:szCs w:val="20"/>
                    </w:rPr>
                  </w:rPrChange>
                </w:rPr>
                <w:delText>et/ou</w:delText>
              </w:r>
            </w:del>
          </w:p>
          <w:p w14:paraId="61D58C8B" w14:textId="52A9644D" w:rsidR="00631BF4" w:rsidRPr="00683B98" w:rsidDel="00561D9D" w:rsidRDefault="00631BF4" w:rsidP="00F26652">
            <w:pPr>
              <w:tabs>
                <w:tab w:val="left" w:pos="567"/>
                <w:tab w:val="left" w:pos="1276"/>
                <w:tab w:val="left" w:pos="2127"/>
              </w:tabs>
              <w:spacing w:line="240" w:lineRule="auto"/>
              <w:jc w:val="center"/>
              <w:rPr>
                <w:del w:id="10110" w:author="Dr Mamadou SANOGO" w:date="2023-10-26T15:54:00Z"/>
                <w:rFonts w:asciiTheme="minorHAnsi" w:hAnsiTheme="minorHAnsi"/>
                <w:b/>
                <w:bCs/>
                <w:color w:val="FF0000"/>
                <w:sz w:val="18"/>
                <w:szCs w:val="20"/>
                <w:rPrChange w:id="10111" w:author="Dr Mamadou SANOGO" w:date="2023-10-26T15:46:00Z">
                  <w:rPr>
                    <w:del w:id="10112" w:author="Dr Mamadou SANOGO" w:date="2023-10-26T15:54:00Z"/>
                    <w:rFonts w:asciiTheme="minorHAnsi" w:hAnsiTheme="minorHAnsi"/>
                    <w:b/>
                    <w:bCs/>
                    <w:color w:val="000000" w:themeColor="text1"/>
                    <w:sz w:val="18"/>
                    <w:szCs w:val="20"/>
                  </w:rPr>
                </w:rPrChange>
              </w:rPr>
            </w:pPr>
            <w:del w:id="10113" w:author="Dr Mamadou SANOGO" w:date="2023-10-26T15:54:00Z">
              <w:r w:rsidRPr="00683B98" w:rsidDel="00561D9D">
                <w:rPr>
                  <w:rFonts w:asciiTheme="minorHAnsi" w:hAnsiTheme="minorHAnsi"/>
                  <w:b/>
                  <w:bCs/>
                  <w:color w:val="FF0000"/>
                  <w:sz w:val="18"/>
                  <w:szCs w:val="20"/>
                  <w:rPrChange w:id="10114" w:author="Dr Mamadou SANOGO" w:date="2023-10-26T15:46:00Z">
                    <w:rPr>
                      <w:rFonts w:asciiTheme="minorHAnsi" w:hAnsiTheme="minorHAnsi"/>
                      <w:b/>
                      <w:bCs/>
                      <w:color w:val="000000" w:themeColor="text1"/>
                      <w:sz w:val="18"/>
                      <w:szCs w:val="20"/>
                    </w:rPr>
                  </w:rPrChange>
                </w:rPr>
                <w:delText>connaissances attendues</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587DA10A" w14:textId="226285B0" w:rsidR="00631BF4" w:rsidRPr="00683B98" w:rsidDel="00561D9D" w:rsidRDefault="00631BF4" w:rsidP="00F26652">
            <w:pPr>
              <w:tabs>
                <w:tab w:val="left" w:pos="567"/>
                <w:tab w:val="left" w:pos="1276"/>
                <w:tab w:val="left" w:pos="2127"/>
              </w:tabs>
              <w:spacing w:line="240" w:lineRule="auto"/>
              <w:jc w:val="center"/>
              <w:rPr>
                <w:del w:id="10115" w:author="Dr Mamadou SANOGO" w:date="2023-10-26T15:54:00Z"/>
                <w:rFonts w:asciiTheme="minorHAnsi" w:hAnsiTheme="minorHAnsi"/>
                <w:b/>
                <w:bCs/>
                <w:color w:val="FF0000"/>
                <w:sz w:val="18"/>
                <w:szCs w:val="20"/>
                <w:rPrChange w:id="10116" w:author="Dr Mamadou SANOGO" w:date="2023-10-26T15:46:00Z">
                  <w:rPr>
                    <w:del w:id="10117" w:author="Dr Mamadou SANOGO" w:date="2023-10-26T15:54:00Z"/>
                    <w:rFonts w:asciiTheme="minorHAnsi" w:hAnsiTheme="minorHAnsi"/>
                    <w:b/>
                    <w:bCs/>
                    <w:color w:val="000000" w:themeColor="text1"/>
                    <w:sz w:val="18"/>
                    <w:szCs w:val="20"/>
                  </w:rPr>
                </w:rPrChange>
              </w:rPr>
            </w:pPr>
            <w:del w:id="10118" w:author="Dr Mamadou SANOGO" w:date="2023-10-26T15:54:00Z">
              <w:r w:rsidRPr="00683B98" w:rsidDel="00561D9D">
                <w:rPr>
                  <w:rFonts w:asciiTheme="minorHAnsi" w:hAnsiTheme="minorHAnsi"/>
                  <w:b/>
                  <w:bCs/>
                  <w:color w:val="FF0000"/>
                  <w:sz w:val="18"/>
                  <w:szCs w:val="20"/>
                  <w:rPrChange w:id="10119" w:author="Dr Mamadou SANOGO" w:date="2023-10-26T15:46:00Z">
                    <w:rPr>
                      <w:rFonts w:asciiTheme="minorHAnsi" w:hAnsiTheme="minorHAnsi"/>
                      <w:b/>
                      <w:bCs/>
                      <w:color w:val="000000" w:themeColor="text1"/>
                      <w:sz w:val="18"/>
                      <w:szCs w:val="20"/>
                    </w:rPr>
                  </w:rPrChange>
                </w:rPr>
                <w:delText>Disciplines concernées</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697CFBA" w14:textId="3C97BD93" w:rsidR="00631BF4" w:rsidRPr="00683B98" w:rsidDel="00561D9D" w:rsidRDefault="00631BF4" w:rsidP="00F26652">
            <w:pPr>
              <w:tabs>
                <w:tab w:val="left" w:pos="567"/>
                <w:tab w:val="left" w:pos="1276"/>
                <w:tab w:val="left" w:pos="2127"/>
              </w:tabs>
              <w:spacing w:line="240" w:lineRule="auto"/>
              <w:jc w:val="center"/>
              <w:rPr>
                <w:del w:id="10120" w:author="Dr Mamadou SANOGO" w:date="2023-10-26T15:54:00Z"/>
                <w:rFonts w:asciiTheme="minorHAnsi" w:hAnsiTheme="minorHAnsi"/>
                <w:b/>
                <w:bCs/>
                <w:color w:val="FF0000"/>
                <w:sz w:val="18"/>
                <w:szCs w:val="20"/>
                <w:rPrChange w:id="10121" w:author="Dr Mamadou SANOGO" w:date="2023-10-26T15:46:00Z">
                  <w:rPr>
                    <w:del w:id="10122" w:author="Dr Mamadou SANOGO" w:date="2023-10-26T15:54:00Z"/>
                    <w:rFonts w:asciiTheme="minorHAnsi" w:hAnsiTheme="minorHAnsi"/>
                    <w:b/>
                    <w:bCs/>
                    <w:color w:val="000000" w:themeColor="text1"/>
                    <w:sz w:val="18"/>
                    <w:szCs w:val="20"/>
                  </w:rPr>
                </w:rPrChange>
              </w:rPr>
            </w:pPr>
            <w:del w:id="10123" w:author="Dr Mamadou SANOGO" w:date="2023-10-26T15:54:00Z">
              <w:r w:rsidRPr="00683B98" w:rsidDel="00561D9D">
                <w:rPr>
                  <w:rFonts w:asciiTheme="minorHAnsi" w:hAnsiTheme="minorHAnsi"/>
                  <w:b/>
                  <w:bCs/>
                  <w:color w:val="FF0000"/>
                  <w:sz w:val="18"/>
                  <w:szCs w:val="20"/>
                  <w:rPrChange w:id="10124" w:author="Dr Mamadou SANOGO" w:date="2023-10-26T15:46:00Z">
                    <w:rPr>
                      <w:rFonts w:asciiTheme="minorHAnsi" w:hAnsiTheme="minorHAnsi"/>
                      <w:b/>
                      <w:bCs/>
                      <w:color w:val="000000" w:themeColor="text1"/>
                      <w:sz w:val="18"/>
                      <w:szCs w:val="20"/>
                    </w:rPr>
                  </w:rPrChange>
                </w:rPr>
                <w:delText>Crédits</w:delText>
              </w:r>
            </w:del>
          </w:p>
          <w:p w14:paraId="6908FD44" w14:textId="41DCB24C" w:rsidR="00631BF4" w:rsidRPr="00683B98" w:rsidDel="00561D9D" w:rsidRDefault="00631BF4" w:rsidP="00F26652">
            <w:pPr>
              <w:tabs>
                <w:tab w:val="left" w:pos="567"/>
                <w:tab w:val="left" w:pos="1276"/>
                <w:tab w:val="left" w:pos="2127"/>
              </w:tabs>
              <w:spacing w:line="240" w:lineRule="auto"/>
              <w:jc w:val="center"/>
              <w:rPr>
                <w:del w:id="10125" w:author="Dr Mamadou SANOGO" w:date="2023-10-26T15:54:00Z"/>
                <w:rFonts w:asciiTheme="minorHAnsi" w:hAnsiTheme="minorHAnsi"/>
                <w:b/>
                <w:bCs/>
                <w:color w:val="FF0000"/>
                <w:sz w:val="18"/>
                <w:szCs w:val="20"/>
                <w:rPrChange w:id="10126" w:author="Dr Mamadou SANOGO" w:date="2023-10-26T15:46:00Z">
                  <w:rPr>
                    <w:del w:id="10127" w:author="Dr Mamadou SANOGO" w:date="2023-10-26T15:54:00Z"/>
                    <w:rFonts w:asciiTheme="minorHAnsi" w:hAnsiTheme="minorHAnsi"/>
                    <w:b/>
                    <w:bCs/>
                    <w:color w:val="000000" w:themeColor="text1"/>
                    <w:sz w:val="18"/>
                    <w:szCs w:val="20"/>
                  </w:rPr>
                </w:rPrChange>
              </w:rPr>
            </w:pPr>
            <w:del w:id="10128" w:author="Dr Mamadou SANOGO" w:date="2023-10-26T15:54:00Z">
              <w:r w:rsidRPr="00683B98" w:rsidDel="00561D9D">
                <w:rPr>
                  <w:rFonts w:asciiTheme="minorHAnsi" w:hAnsiTheme="minorHAnsi"/>
                  <w:b/>
                  <w:bCs/>
                  <w:color w:val="FF0000"/>
                  <w:sz w:val="18"/>
                  <w:szCs w:val="20"/>
                  <w:rPrChange w:id="10129" w:author="Dr Mamadou SANOGO" w:date="2023-10-26T15:46:00Z">
                    <w:rPr>
                      <w:rFonts w:asciiTheme="minorHAnsi" w:hAnsiTheme="minorHAnsi"/>
                      <w:b/>
                      <w:bCs/>
                      <w:color w:val="000000" w:themeColor="text1"/>
                      <w:sz w:val="18"/>
                      <w:szCs w:val="20"/>
                    </w:rPr>
                  </w:rPrChange>
                </w:rPr>
                <w:delText>par discipline</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8E90CB9" w14:textId="00473178" w:rsidR="00631BF4" w:rsidRPr="00683B98" w:rsidDel="00561D9D" w:rsidRDefault="00631BF4" w:rsidP="00F26652">
            <w:pPr>
              <w:tabs>
                <w:tab w:val="left" w:pos="567"/>
                <w:tab w:val="left" w:pos="1276"/>
                <w:tab w:val="left" w:pos="2127"/>
              </w:tabs>
              <w:spacing w:line="240" w:lineRule="auto"/>
              <w:jc w:val="center"/>
              <w:rPr>
                <w:del w:id="10130" w:author="Dr Mamadou SANOGO" w:date="2023-10-26T15:54:00Z"/>
                <w:rFonts w:asciiTheme="minorHAnsi" w:hAnsiTheme="minorHAnsi"/>
                <w:b/>
                <w:bCs/>
                <w:color w:val="FF0000"/>
                <w:sz w:val="18"/>
                <w:szCs w:val="20"/>
                <w:rPrChange w:id="10131" w:author="Dr Mamadou SANOGO" w:date="2023-10-26T15:46:00Z">
                  <w:rPr>
                    <w:del w:id="10132" w:author="Dr Mamadou SANOGO" w:date="2023-10-26T15:54:00Z"/>
                    <w:rFonts w:asciiTheme="minorHAnsi" w:hAnsiTheme="minorHAnsi"/>
                    <w:b/>
                    <w:bCs/>
                    <w:color w:val="000000" w:themeColor="text1"/>
                    <w:sz w:val="18"/>
                    <w:szCs w:val="20"/>
                  </w:rPr>
                </w:rPrChange>
              </w:rPr>
            </w:pPr>
            <w:del w:id="10133" w:author="Dr Mamadou SANOGO" w:date="2023-10-26T15:54:00Z">
              <w:r w:rsidRPr="00683B98" w:rsidDel="00561D9D">
                <w:rPr>
                  <w:rFonts w:asciiTheme="minorHAnsi" w:hAnsiTheme="minorHAnsi"/>
                  <w:b/>
                  <w:bCs/>
                  <w:color w:val="FF0000"/>
                  <w:sz w:val="18"/>
                  <w:szCs w:val="20"/>
                  <w:rPrChange w:id="10134" w:author="Dr Mamadou SANOGO" w:date="2023-10-26T15:46:00Z">
                    <w:rPr>
                      <w:rFonts w:asciiTheme="minorHAnsi" w:hAnsiTheme="minorHAnsi"/>
                      <w:b/>
                      <w:bCs/>
                      <w:color w:val="000000" w:themeColor="text1"/>
                      <w:sz w:val="18"/>
                      <w:szCs w:val="20"/>
                    </w:rPr>
                  </w:rPrChange>
                </w:rPr>
                <w:delText>Durée totale</w:delText>
              </w:r>
            </w:del>
          </w:p>
          <w:p w14:paraId="3F99C1B7" w14:textId="5A5583CC" w:rsidR="00631BF4" w:rsidRPr="00683B98" w:rsidDel="00561D9D" w:rsidRDefault="00631BF4" w:rsidP="00F26652">
            <w:pPr>
              <w:tabs>
                <w:tab w:val="left" w:pos="567"/>
                <w:tab w:val="left" w:pos="1276"/>
                <w:tab w:val="left" w:pos="2127"/>
              </w:tabs>
              <w:spacing w:line="240" w:lineRule="auto"/>
              <w:jc w:val="center"/>
              <w:rPr>
                <w:del w:id="10135" w:author="Dr Mamadou SANOGO" w:date="2023-10-26T15:54:00Z"/>
                <w:rFonts w:asciiTheme="minorHAnsi" w:hAnsiTheme="minorHAnsi"/>
                <w:b/>
                <w:bCs/>
                <w:color w:val="FF0000"/>
                <w:sz w:val="18"/>
                <w:szCs w:val="20"/>
                <w:rPrChange w:id="10136" w:author="Dr Mamadou SANOGO" w:date="2023-10-26T15:46:00Z">
                  <w:rPr>
                    <w:del w:id="10137" w:author="Dr Mamadou SANOGO" w:date="2023-10-26T15:54:00Z"/>
                    <w:rFonts w:asciiTheme="minorHAnsi" w:hAnsiTheme="minorHAnsi"/>
                    <w:b/>
                    <w:bCs/>
                    <w:color w:val="000000" w:themeColor="text1"/>
                    <w:sz w:val="18"/>
                    <w:szCs w:val="20"/>
                  </w:rPr>
                </w:rPrChange>
              </w:rPr>
            </w:pPr>
            <w:del w:id="10138" w:author="Dr Mamadou SANOGO" w:date="2023-10-26T15:54:00Z">
              <w:r w:rsidRPr="00683B98" w:rsidDel="00561D9D">
                <w:rPr>
                  <w:rFonts w:asciiTheme="minorHAnsi" w:hAnsiTheme="minorHAnsi"/>
                  <w:b/>
                  <w:bCs/>
                  <w:color w:val="FF0000"/>
                  <w:sz w:val="18"/>
                  <w:szCs w:val="20"/>
                  <w:rPrChange w:id="10139" w:author="Dr Mamadou SANOGO" w:date="2023-10-26T15:46:00Z">
                    <w:rPr>
                      <w:rFonts w:asciiTheme="minorHAnsi" w:hAnsiTheme="minorHAnsi"/>
                      <w:b/>
                      <w:bCs/>
                      <w:color w:val="000000" w:themeColor="text1"/>
                      <w:sz w:val="18"/>
                      <w:szCs w:val="20"/>
                    </w:rPr>
                  </w:rPrChange>
                </w:rPr>
                <w:delText>par étudiant (en heures) CM/TD/TP/S/A</w:delText>
              </w:r>
            </w:del>
          </w:p>
        </w:tc>
        <w:tc>
          <w:tcPr>
            <w:tcW w:w="883" w:type="pct"/>
            <w:tcBorders>
              <w:top w:val="single" w:sz="4" w:space="0" w:color="auto"/>
              <w:left w:val="single" w:sz="4" w:space="0" w:color="auto"/>
              <w:bottom w:val="single" w:sz="4" w:space="0" w:color="auto"/>
              <w:right w:val="single" w:sz="4" w:space="0" w:color="auto"/>
            </w:tcBorders>
            <w:vAlign w:val="center"/>
            <w:hideMark/>
          </w:tcPr>
          <w:p w14:paraId="08A95F47" w14:textId="37FEB296" w:rsidR="00631BF4" w:rsidRPr="00683B98" w:rsidDel="00561D9D" w:rsidRDefault="00631BF4" w:rsidP="00F26652">
            <w:pPr>
              <w:tabs>
                <w:tab w:val="left" w:pos="567"/>
                <w:tab w:val="left" w:pos="1276"/>
                <w:tab w:val="left" w:pos="2127"/>
              </w:tabs>
              <w:spacing w:line="240" w:lineRule="auto"/>
              <w:jc w:val="center"/>
              <w:rPr>
                <w:del w:id="10140" w:author="Dr Mamadou SANOGO" w:date="2023-10-26T15:54:00Z"/>
                <w:rFonts w:asciiTheme="minorHAnsi" w:hAnsiTheme="minorHAnsi"/>
                <w:b/>
                <w:bCs/>
                <w:color w:val="FF0000"/>
                <w:sz w:val="18"/>
                <w:szCs w:val="20"/>
                <w:rPrChange w:id="10141" w:author="Dr Mamadou SANOGO" w:date="2023-10-26T15:46:00Z">
                  <w:rPr>
                    <w:del w:id="10142" w:author="Dr Mamadou SANOGO" w:date="2023-10-26T15:54:00Z"/>
                    <w:rFonts w:asciiTheme="minorHAnsi" w:hAnsiTheme="minorHAnsi"/>
                    <w:b/>
                    <w:bCs/>
                    <w:color w:val="000000" w:themeColor="text1"/>
                    <w:sz w:val="18"/>
                    <w:szCs w:val="20"/>
                  </w:rPr>
                </w:rPrChange>
              </w:rPr>
            </w:pPr>
            <w:del w:id="10143" w:author="Dr Mamadou SANOGO" w:date="2023-10-26T15:54:00Z">
              <w:r w:rsidRPr="00683B98" w:rsidDel="00561D9D">
                <w:rPr>
                  <w:rFonts w:asciiTheme="minorHAnsi" w:hAnsiTheme="minorHAnsi"/>
                  <w:b/>
                  <w:bCs/>
                  <w:color w:val="FF0000"/>
                  <w:sz w:val="18"/>
                  <w:szCs w:val="20"/>
                  <w:rPrChange w:id="10144" w:author="Dr Mamadou SANOGO" w:date="2023-10-26T15:46:00Z">
                    <w:rPr>
                      <w:rFonts w:asciiTheme="minorHAnsi" w:hAnsiTheme="minorHAnsi"/>
                      <w:b/>
                      <w:bCs/>
                      <w:color w:val="000000" w:themeColor="text1"/>
                      <w:sz w:val="18"/>
                      <w:szCs w:val="20"/>
                    </w:rPr>
                  </w:rPrChange>
                </w:rPr>
                <w:delText>Modalités d’enseignement</w:delText>
              </w:r>
            </w:del>
          </w:p>
        </w:tc>
        <w:tc>
          <w:tcPr>
            <w:tcW w:w="656" w:type="pct"/>
            <w:tcBorders>
              <w:top w:val="single" w:sz="4" w:space="0" w:color="auto"/>
              <w:left w:val="single" w:sz="4" w:space="0" w:color="auto"/>
              <w:bottom w:val="single" w:sz="4" w:space="0" w:color="auto"/>
              <w:right w:val="single" w:sz="4" w:space="0" w:color="auto"/>
            </w:tcBorders>
            <w:vAlign w:val="center"/>
            <w:hideMark/>
          </w:tcPr>
          <w:p w14:paraId="64B8D971" w14:textId="04EA479F" w:rsidR="00631BF4" w:rsidRPr="00683B98" w:rsidDel="00561D9D" w:rsidRDefault="00631BF4" w:rsidP="00F26652">
            <w:pPr>
              <w:tabs>
                <w:tab w:val="left" w:pos="567"/>
                <w:tab w:val="left" w:pos="1276"/>
                <w:tab w:val="left" w:pos="2127"/>
              </w:tabs>
              <w:spacing w:line="240" w:lineRule="auto"/>
              <w:jc w:val="center"/>
              <w:rPr>
                <w:del w:id="10145" w:author="Dr Mamadou SANOGO" w:date="2023-10-26T15:54:00Z"/>
                <w:rFonts w:asciiTheme="minorHAnsi" w:hAnsiTheme="minorHAnsi"/>
                <w:b/>
                <w:bCs/>
                <w:color w:val="FF0000"/>
                <w:sz w:val="18"/>
                <w:szCs w:val="20"/>
                <w:rPrChange w:id="10146" w:author="Dr Mamadou SANOGO" w:date="2023-10-26T15:46:00Z">
                  <w:rPr>
                    <w:del w:id="10147" w:author="Dr Mamadou SANOGO" w:date="2023-10-26T15:54:00Z"/>
                    <w:rFonts w:asciiTheme="minorHAnsi" w:hAnsiTheme="minorHAnsi"/>
                    <w:b/>
                    <w:bCs/>
                    <w:color w:val="000000" w:themeColor="text1"/>
                    <w:sz w:val="18"/>
                    <w:szCs w:val="20"/>
                  </w:rPr>
                </w:rPrChange>
              </w:rPr>
            </w:pPr>
            <w:del w:id="10148" w:author="Dr Mamadou SANOGO" w:date="2023-10-26T15:54:00Z">
              <w:r w:rsidRPr="00683B98" w:rsidDel="00561D9D">
                <w:rPr>
                  <w:rFonts w:asciiTheme="minorHAnsi" w:hAnsiTheme="minorHAnsi"/>
                  <w:b/>
                  <w:bCs/>
                  <w:color w:val="FF0000"/>
                  <w:sz w:val="18"/>
                  <w:szCs w:val="20"/>
                  <w:rPrChange w:id="10149" w:author="Dr Mamadou SANOGO" w:date="2023-10-26T15:46:00Z">
                    <w:rPr>
                      <w:rFonts w:asciiTheme="minorHAnsi" w:hAnsiTheme="minorHAnsi"/>
                      <w:b/>
                      <w:bCs/>
                      <w:color w:val="000000" w:themeColor="text1"/>
                      <w:sz w:val="18"/>
                      <w:szCs w:val="20"/>
                    </w:rPr>
                  </w:rPrChange>
                </w:rPr>
                <w:delText>Modalités d’évaluation</w:delText>
              </w:r>
            </w:del>
          </w:p>
        </w:tc>
      </w:tr>
      <w:tr w:rsidR="00683B98" w:rsidRPr="00683B98" w:rsidDel="00561D9D" w14:paraId="07850F60" w14:textId="594A18C0" w:rsidTr="00F26652">
        <w:trPr>
          <w:cantSplit/>
          <w:trHeight w:val="20"/>
          <w:del w:id="10150" w:author="Dr Mamadou SANOGO" w:date="2023-10-26T15:54:00Z"/>
        </w:trPr>
        <w:tc>
          <w:tcPr>
            <w:tcW w:w="761" w:type="pct"/>
            <w:vMerge w:val="restart"/>
            <w:tcBorders>
              <w:top w:val="single" w:sz="4" w:space="0" w:color="auto"/>
              <w:left w:val="single" w:sz="4" w:space="0" w:color="auto"/>
              <w:right w:val="single" w:sz="4" w:space="0" w:color="auto"/>
            </w:tcBorders>
            <w:vAlign w:val="center"/>
            <w:hideMark/>
          </w:tcPr>
          <w:p w14:paraId="59915140" w14:textId="209145FF" w:rsidR="00631BF4" w:rsidRPr="00683B98" w:rsidDel="00561D9D" w:rsidRDefault="00631BF4" w:rsidP="00F26652">
            <w:pPr>
              <w:spacing w:line="276" w:lineRule="auto"/>
              <w:rPr>
                <w:del w:id="10151" w:author="Dr Mamadou SANOGO" w:date="2023-10-26T15:54:00Z"/>
                <w:rFonts w:asciiTheme="minorHAnsi" w:hAnsiTheme="minorHAnsi"/>
                <w:b/>
                <w:color w:val="FF0000"/>
                <w:sz w:val="20"/>
                <w:szCs w:val="20"/>
                <w:rPrChange w:id="10152" w:author="Dr Mamadou SANOGO" w:date="2023-10-26T15:46:00Z">
                  <w:rPr>
                    <w:del w:id="10153" w:author="Dr Mamadou SANOGO" w:date="2023-10-26T15:54:00Z"/>
                    <w:rFonts w:asciiTheme="minorHAnsi" w:hAnsiTheme="minorHAnsi"/>
                    <w:b/>
                    <w:color w:val="000000" w:themeColor="text1"/>
                    <w:sz w:val="20"/>
                    <w:szCs w:val="20"/>
                  </w:rPr>
                </w:rPrChange>
              </w:rPr>
            </w:pPr>
            <w:del w:id="10154" w:author="Dr Mamadou SANOGO" w:date="2023-10-26T15:54:00Z">
              <w:r w:rsidRPr="00683B98" w:rsidDel="00561D9D">
                <w:rPr>
                  <w:rFonts w:asciiTheme="minorHAnsi" w:hAnsiTheme="minorHAnsi"/>
                  <w:b/>
                  <w:color w:val="FF0000"/>
                  <w:sz w:val="20"/>
                  <w:szCs w:val="20"/>
                  <w:rPrChange w:id="10155" w:author="Dr Mamadou SANOGO" w:date="2023-10-26T15:46:00Z">
                    <w:rPr>
                      <w:rFonts w:asciiTheme="minorHAnsi" w:hAnsiTheme="minorHAnsi"/>
                      <w:b/>
                      <w:color w:val="000000" w:themeColor="text1"/>
                      <w:sz w:val="20"/>
                      <w:szCs w:val="20"/>
                    </w:rPr>
                  </w:rPrChange>
                </w:rPr>
                <w:delText>MFE2401</w:delText>
              </w:r>
            </w:del>
          </w:p>
          <w:p w14:paraId="36E6F4B8" w14:textId="13D9D1B1" w:rsidR="00631BF4" w:rsidRPr="00683B98" w:rsidDel="00561D9D" w:rsidRDefault="00631BF4" w:rsidP="00F26652">
            <w:pPr>
              <w:spacing w:line="276" w:lineRule="auto"/>
              <w:rPr>
                <w:del w:id="10156" w:author="Dr Mamadou SANOGO" w:date="2023-10-26T15:54:00Z"/>
                <w:rFonts w:asciiTheme="minorHAnsi" w:hAnsiTheme="minorHAnsi"/>
                <w:b/>
                <w:color w:val="FF0000"/>
                <w:sz w:val="20"/>
                <w:szCs w:val="20"/>
                <w:rPrChange w:id="10157" w:author="Dr Mamadou SANOGO" w:date="2023-10-26T15:46:00Z">
                  <w:rPr>
                    <w:del w:id="10158" w:author="Dr Mamadou SANOGO" w:date="2023-10-26T15:54:00Z"/>
                    <w:rFonts w:asciiTheme="minorHAnsi" w:hAnsiTheme="minorHAnsi"/>
                    <w:b/>
                    <w:color w:val="000000" w:themeColor="text1"/>
                    <w:sz w:val="20"/>
                    <w:szCs w:val="20"/>
                  </w:rPr>
                </w:rPrChange>
              </w:rPr>
            </w:pPr>
            <w:del w:id="10159" w:author="Dr Mamadou SANOGO" w:date="2023-10-26T15:54:00Z">
              <w:r w:rsidRPr="00683B98" w:rsidDel="00561D9D">
                <w:rPr>
                  <w:rFonts w:asciiTheme="minorHAnsi" w:hAnsiTheme="minorHAnsi"/>
                  <w:b/>
                  <w:color w:val="FF0000"/>
                  <w:sz w:val="20"/>
                  <w:szCs w:val="20"/>
                  <w:rPrChange w:id="10160" w:author="Dr Mamadou SANOGO" w:date="2023-10-26T15:46:00Z">
                    <w:rPr>
                      <w:rFonts w:asciiTheme="minorHAnsi" w:hAnsiTheme="minorHAnsi"/>
                      <w:b/>
                      <w:color w:val="000000" w:themeColor="text1"/>
                      <w:sz w:val="20"/>
                      <w:szCs w:val="20"/>
                    </w:rPr>
                  </w:rPrChange>
                </w:rPr>
                <w:delText>Mémoire de fin d’étude</w:delText>
              </w:r>
              <w:r w:rsidRPr="00683B98" w:rsidDel="00561D9D">
                <w:rPr>
                  <w:color w:val="FF0000"/>
                  <w:sz w:val="20"/>
                  <w:szCs w:val="20"/>
                  <w:rPrChange w:id="10161" w:author="Dr Mamadou SANOGO" w:date="2023-10-26T15:46:00Z">
                    <w:rPr>
                      <w:sz w:val="20"/>
                      <w:szCs w:val="20"/>
                    </w:rPr>
                  </w:rPrChange>
                </w:rPr>
                <w:delText xml:space="preserve"> </w:delText>
              </w:r>
            </w:del>
          </w:p>
        </w:tc>
        <w:tc>
          <w:tcPr>
            <w:tcW w:w="269" w:type="pct"/>
            <w:vMerge w:val="restart"/>
            <w:tcBorders>
              <w:top w:val="single" w:sz="4" w:space="0" w:color="auto"/>
              <w:left w:val="single" w:sz="4" w:space="0" w:color="auto"/>
              <w:right w:val="single" w:sz="4" w:space="0" w:color="auto"/>
            </w:tcBorders>
            <w:vAlign w:val="center"/>
          </w:tcPr>
          <w:p w14:paraId="554702F8" w14:textId="2348C2E4" w:rsidR="00631BF4" w:rsidRPr="00683B98" w:rsidDel="00561D9D" w:rsidRDefault="00631BF4" w:rsidP="00F26652">
            <w:pPr>
              <w:spacing w:line="276" w:lineRule="auto"/>
              <w:jc w:val="center"/>
              <w:rPr>
                <w:del w:id="10162" w:author="Dr Mamadou SANOGO" w:date="2023-10-26T15:54:00Z"/>
                <w:rFonts w:asciiTheme="minorHAnsi" w:hAnsiTheme="minorHAnsi"/>
                <w:b/>
                <w:color w:val="FF0000"/>
                <w:sz w:val="20"/>
                <w:szCs w:val="20"/>
                <w:rPrChange w:id="10163" w:author="Dr Mamadou SANOGO" w:date="2023-10-26T15:46:00Z">
                  <w:rPr>
                    <w:del w:id="10164" w:author="Dr Mamadou SANOGO" w:date="2023-10-26T15:54:00Z"/>
                    <w:rFonts w:asciiTheme="minorHAnsi" w:hAnsiTheme="minorHAnsi"/>
                    <w:b/>
                    <w:color w:val="000000" w:themeColor="text1"/>
                    <w:sz w:val="20"/>
                    <w:szCs w:val="20"/>
                  </w:rPr>
                </w:rPrChange>
              </w:rPr>
            </w:pPr>
            <w:del w:id="10165" w:author="Dr Mamadou SANOGO" w:date="2023-10-26T15:54:00Z">
              <w:r w:rsidRPr="00683B98" w:rsidDel="00561D9D">
                <w:rPr>
                  <w:rFonts w:asciiTheme="minorHAnsi" w:hAnsiTheme="minorHAnsi"/>
                  <w:b/>
                  <w:color w:val="FF0000"/>
                  <w:sz w:val="20"/>
                  <w:szCs w:val="20"/>
                  <w:rPrChange w:id="10166" w:author="Dr Mamadou SANOGO" w:date="2023-10-26T15:46:00Z">
                    <w:rPr>
                      <w:rFonts w:asciiTheme="minorHAnsi" w:hAnsiTheme="minorHAnsi"/>
                      <w:b/>
                      <w:color w:val="000000" w:themeColor="text1"/>
                      <w:sz w:val="20"/>
                      <w:szCs w:val="20"/>
                    </w:rPr>
                  </w:rPrChange>
                </w:rPr>
                <w:delText>6</w:delText>
              </w:r>
            </w:del>
          </w:p>
        </w:tc>
        <w:tc>
          <w:tcPr>
            <w:tcW w:w="851" w:type="pct"/>
            <w:vMerge w:val="restart"/>
            <w:tcBorders>
              <w:top w:val="single" w:sz="4" w:space="0" w:color="auto"/>
              <w:left w:val="single" w:sz="4" w:space="0" w:color="auto"/>
              <w:right w:val="single" w:sz="4" w:space="0" w:color="auto"/>
            </w:tcBorders>
            <w:vAlign w:val="center"/>
          </w:tcPr>
          <w:p w14:paraId="2049D2EA" w14:textId="1E867F4C" w:rsidR="00631BF4" w:rsidRPr="00683B98" w:rsidDel="00561D9D" w:rsidRDefault="00631BF4" w:rsidP="00F26652">
            <w:pPr>
              <w:tabs>
                <w:tab w:val="left" w:pos="567"/>
                <w:tab w:val="left" w:pos="1276"/>
                <w:tab w:val="left" w:pos="2127"/>
              </w:tabs>
              <w:spacing w:line="240" w:lineRule="auto"/>
              <w:rPr>
                <w:del w:id="10167" w:author="Dr Mamadou SANOGO" w:date="2023-10-26T15:54:00Z"/>
                <w:rFonts w:asciiTheme="minorHAnsi" w:hAnsiTheme="minorHAnsi"/>
                <w:bCs/>
                <w:color w:val="FF0000"/>
                <w:szCs w:val="18"/>
                <w:rPrChange w:id="10168" w:author="Dr Mamadou SANOGO" w:date="2023-10-26T15:46:00Z">
                  <w:rPr>
                    <w:del w:id="10169" w:author="Dr Mamadou SANOGO" w:date="2023-10-26T15:54:00Z"/>
                    <w:rFonts w:asciiTheme="minorHAnsi" w:hAnsiTheme="minorHAnsi"/>
                    <w:bCs/>
                    <w:color w:val="000000" w:themeColor="text1"/>
                    <w:szCs w:val="18"/>
                  </w:rPr>
                </w:rPrChange>
              </w:rPr>
            </w:pPr>
            <w:del w:id="10170" w:author="Dr Mamadou SANOGO" w:date="2023-10-26T15:54:00Z">
              <w:r w:rsidRPr="00683B98" w:rsidDel="00561D9D">
                <w:rPr>
                  <w:rFonts w:asciiTheme="minorHAnsi" w:hAnsiTheme="minorHAnsi"/>
                  <w:bCs/>
                  <w:color w:val="FF0000"/>
                  <w:szCs w:val="18"/>
                  <w:rPrChange w:id="10171" w:author="Dr Mamadou SANOGO" w:date="2023-10-26T15:46:00Z">
                    <w:rPr>
                      <w:rFonts w:asciiTheme="minorHAnsi" w:hAnsiTheme="minorHAnsi"/>
                      <w:bCs/>
                      <w:color w:val="000000" w:themeColor="text1"/>
                      <w:szCs w:val="18"/>
                    </w:rPr>
                  </w:rPrChange>
                </w:rPr>
                <w:delText xml:space="preserve">Maîtriser la méthodologie de la recherche </w:delText>
              </w:r>
            </w:del>
          </w:p>
          <w:p w14:paraId="4B2D2749" w14:textId="23DAB9E7" w:rsidR="00631BF4" w:rsidRPr="00683B98" w:rsidDel="00561D9D" w:rsidRDefault="00631BF4" w:rsidP="00F26652">
            <w:pPr>
              <w:spacing w:line="240" w:lineRule="auto"/>
              <w:rPr>
                <w:del w:id="10172" w:author="Dr Mamadou SANOGO" w:date="2023-10-26T15:54:00Z"/>
                <w:rFonts w:asciiTheme="minorHAnsi" w:hAnsiTheme="minorHAnsi"/>
                <w:bCs/>
                <w:color w:val="FF0000"/>
                <w:sz w:val="20"/>
                <w:szCs w:val="20"/>
                <w:rPrChange w:id="10173" w:author="Dr Mamadou SANOGO" w:date="2023-10-26T15:46:00Z">
                  <w:rPr>
                    <w:del w:id="10174" w:author="Dr Mamadou SANOGO" w:date="2023-10-26T15:54:00Z"/>
                    <w:rFonts w:asciiTheme="minorHAnsi" w:hAnsiTheme="minorHAnsi"/>
                    <w:bCs/>
                    <w:color w:val="000000" w:themeColor="text1"/>
                    <w:sz w:val="20"/>
                    <w:szCs w:val="20"/>
                  </w:rPr>
                </w:rPrChange>
              </w:rPr>
            </w:pPr>
            <w:del w:id="10175" w:author="Dr Mamadou SANOGO" w:date="2023-10-26T15:54:00Z">
              <w:r w:rsidRPr="00683B98" w:rsidDel="00561D9D">
                <w:rPr>
                  <w:rFonts w:asciiTheme="minorHAnsi" w:hAnsiTheme="minorHAnsi"/>
                  <w:bCs/>
                  <w:color w:val="FF0000"/>
                  <w:szCs w:val="18"/>
                  <w:rPrChange w:id="10176" w:author="Dr Mamadou SANOGO" w:date="2023-10-26T15:46:00Z">
                    <w:rPr>
                      <w:rFonts w:asciiTheme="minorHAnsi" w:hAnsiTheme="minorHAnsi"/>
                      <w:bCs/>
                      <w:color w:val="000000" w:themeColor="text1"/>
                      <w:szCs w:val="18"/>
                    </w:rPr>
                  </w:rPrChange>
                </w:rPr>
                <w:delText>Appliquer les principes et les méthodes d’enseignement / apprentissage ; Encadrer les stagiaires et le personnel placé sous sa responsabilité ; Rédiger un mémoire de fin d’études</w:delText>
              </w:r>
              <w:r w:rsidRPr="00683B98" w:rsidDel="00561D9D">
                <w:rPr>
                  <w:rFonts w:asciiTheme="minorHAnsi" w:hAnsiTheme="minorHAnsi"/>
                  <w:bCs/>
                  <w:color w:val="FF0000"/>
                  <w:sz w:val="20"/>
                  <w:szCs w:val="20"/>
                  <w:rPrChange w:id="10177" w:author="Dr Mamadou SANOGO" w:date="2023-10-26T15:46:00Z">
                    <w:rPr>
                      <w:rFonts w:asciiTheme="minorHAnsi" w:hAnsiTheme="minorHAnsi"/>
                      <w:bCs/>
                      <w:color w:val="000000" w:themeColor="text1"/>
                      <w:sz w:val="20"/>
                      <w:szCs w:val="20"/>
                    </w:rPr>
                  </w:rPrChange>
                </w:rPr>
                <w:delText xml:space="preserve"> </w:delText>
              </w:r>
            </w:del>
          </w:p>
        </w:tc>
        <w:tc>
          <w:tcPr>
            <w:tcW w:w="851" w:type="pct"/>
            <w:tcBorders>
              <w:top w:val="single" w:sz="4" w:space="0" w:color="auto"/>
              <w:left w:val="single" w:sz="4" w:space="0" w:color="auto"/>
              <w:bottom w:val="single" w:sz="4" w:space="0" w:color="auto"/>
              <w:right w:val="single" w:sz="4" w:space="0" w:color="auto"/>
            </w:tcBorders>
            <w:vAlign w:val="center"/>
            <w:hideMark/>
          </w:tcPr>
          <w:p w14:paraId="1E48F1EA" w14:textId="2E2ECDFD" w:rsidR="00631BF4" w:rsidRPr="00683B98" w:rsidDel="00561D9D" w:rsidRDefault="00631BF4" w:rsidP="00F26652">
            <w:pPr>
              <w:tabs>
                <w:tab w:val="left" w:pos="567"/>
                <w:tab w:val="left" w:pos="1276"/>
                <w:tab w:val="left" w:pos="2127"/>
              </w:tabs>
              <w:spacing w:before="100" w:line="276" w:lineRule="auto"/>
              <w:rPr>
                <w:del w:id="10178" w:author="Dr Mamadou SANOGO" w:date="2023-10-26T15:54:00Z"/>
                <w:rFonts w:asciiTheme="minorHAnsi" w:hAnsiTheme="minorHAnsi"/>
                <w:bCs/>
                <w:color w:val="FF0000"/>
                <w:sz w:val="20"/>
                <w:szCs w:val="20"/>
                <w:rPrChange w:id="10179" w:author="Dr Mamadou SANOGO" w:date="2023-10-26T15:46:00Z">
                  <w:rPr>
                    <w:del w:id="10180" w:author="Dr Mamadou SANOGO" w:date="2023-10-26T15:54:00Z"/>
                    <w:rFonts w:asciiTheme="minorHAnsi" w:hAnsiTheme="minorHAnsi"/>
                    <w:bCs/>
                    <w:color w:val="000000" w:themeColor="text1"/>
                    <w:sz w:val="20"/>
                    <w:szCs w:val="20"/>
                  </w:rPr>
                </w:rPrChange>
              </w:rPr>
            </w:pPr>
            <w:del w:id="10181" w:author="Dr Mamadou SANOGO" w:date="2023-10-26T15:54:00Z">
              <w:r w:rsidRPr="00683B98" w:rsidDel="00561D9D">
                <w:rPr>
                  <w:rFonts w:asciiTheme="minorHAnsi" w:hAnsiTheme="minorHAnsi"/>
                  <w:bCs/>
                  <w:color w:val="FF0000"/>
                  <w:sz w:val="20"/>
                  <w:szCs w:val="20"/>
                  <w:rPrChange w:id="10182" w:author="Dr Mamadou SANOGO" w:date="2023-10-26T15:46:00Z">
                    <w:rPr>
                      <w:rFonts w:asciiTheme="minorHAnsi" w:hAnsiTheme="minorHAnsi"/>
                      <w:bCs/>
                      <w:color w:val="000000" w:themeColor="text1"/>
                      <w:sz w:val="20"/>
                      <w:szCs w:val="20"/>
                    </w:rPr>
                  </w:rPrChange>
                </w:rPr>
                <w:delText>Stage d’application</w:delText>
              </w:r>
            </w:del>
          </w:p>
        </w:tc>
        <w:tc>
          <w:tcPr>
            <w:tcW w:w="314" w:type="pct"/>
            <w:tcBorders>
              <w:top w:val="single" w:sz="4" w:space="0" w:color="auto"/>
              <w:left w:val="single" w:sz="4" w:space="0" w:color="auto"/>
              <w:bottom w:val="single" w:sz="4" w:space="0" w:color="auto"/>
              <w:right w:val="single" w:sz="4" w:space="0" w:color="auto"/>
            </w:tcBorders>
            <w:vAlign w:val="center"/>
            <w:hideMark/>
          </w:tcPr>
          <w:p w14:paraId="6F75620A" w14:textId="45AAA5B1" w:rsidR="00631BF4" w:rsidRPr="00683B98" w:rsidDel="00561D9D" w:rsidRDefault="00631BF4" w:rsidP="00F26652">
            <w:pPr>
              <w:tabs>
                <w:tab w:val="left" w:pos="567"/>
                <w:tab w:val="left" w:pos="1276"/>
                <w:tab w:val="left" w:pos="2127"/>
              </w:tabs>
              <w:spacing w:before="100" w:line="276" w:lineRule="auto"/>
              <w:jc w:val="center"/>
              <w:rPr>
                <w:del w:id="10183" w:author="Dr Mamadou SANOGO" w:date="2023-10-26T15:54:00Z"/>
                <w:rFonts w:asciiTheme="minorHAnsi" w:hAnsiTheme="minorHAnsi"/>
                <w:bCs/>
                <w:color w:val="FF0000"/>
                <w:sz w:val="20"/>
                <w:szCs w:val="20"/>
                <w:rPrChange w:id="10184" w:author="Dr Mamadou SANOGO" w:date="2023-10-26T15:46:00Z">
                  <w:rPr>
                    <w:del w:id="10185" w:author="Dr Mamadou SANOGO" w:date="2023-10-26T15:54:00Z"/>
                    <w:rFonts w:asciiTheme="minorHAnsi" w:hAnsiTheme="minorHAnsi"/>
                    <w:bCs/>
                    <w:color w:val="000000" w:themeColor="text1"/>
                    <w:sz w:val="20"/>
                    <w:szCs w:val="20"/>
                  </w:rPr>
                </w:rPrChange>
              </w:rPr>
            </w:pPr>
            <w:del w:id="10186" w:author="Dr Mamadou SANOGO" w:date="2023-10-26T15:54:00Z">
              <w:r w:rsidRPr="00683B98" w:rsidDel="00561D9D">
                <w:rPr>
                  <w:rFonts w:asciiTheme="minorHAnsi" w:hAnsiTheme="minorHAnsi"/>
                  <w:bCs/>
                  <w:color w:val="FF0000"/>
                  <w:sz w:val="20"/>
                  <w:szCs w:val="20"/>
                  <w:rPrChange w:id="10187" w:author="Dr Mamadou SANOGO" w:date="2023-10-26T15:46:00Z">
                    <w:rPr>
                      <w:rFonts w:asciiTheme="minorHAnsi" w:hAnsiTheme="minorHAnsi"/>
                      <w:bCs/>
                      <w:color w:val="000000" w:themeColor="text1"/>
                      <w:sz w:val="20"/>
                      <w:szCs w:val="20"/>
                    </w:rPr>
                  </w:rPrChange>
                </w:rPr>
                <w:delText>12</w:delText>
              </w:r>
            </w:del>
          </w:p>
        </w:tc>
        <w:tc>
          <w:tcPr>
            <w:tcW w:w="415" w:type="pct"/>
            <w:vMerge w:val="restart"/>
            <w:tcBorders>
              <w:top w:val="single" w:sz="4" w:space="0" w:color="auto"/>
              <w:left w:val="single" w:sz="4" w:space="0" w:color="auto"/>
              <w:right w:val="single" w:sz="4" w:space="0" w:color="auto"/>
            </w:tcBorders>
            <w:vAlign w:val="center"/>
          </w:tcPr>
          <w:p w14:paraId="053F1724" w14:textId="1D0A659F" w:rsidR="00631BF4" w:rsidRPr="00683B98" w:rsidDel="00561D9D" w:rsidRDefault="00631BF4" w:rsidP="00F26652">
            <w:pPr>
              <w:spacing w:before="100" w:line="276" w:lineRule="auto"/>
              <w:jc w:val="center"/>
              <w:rPr>
                <w:del w:id="10188" w:author="Dr Mamadou SANOGO" w:date="2023-10-26T15:54:00Z"/>
                <w:rFonts w:asciiTheme="minorHAnsi" w:hAnsiTheme="minorHAnsi"/>
                <w:bCs/>
                <w:color w:val="FF0000"/>
                <w:sz w:val="20"/>
                <w:szCs w:val="20"/>
                <w:rPrChange w:id="10189" w:author="Dr Mamadou SANOGO" w:date="2023-10-26T15:46:00Z">
                  <w:rPr>
                    <w:del w:id="10190" w:author="Dr Mamadou SANOGO" w:date="2023-10-26T15:54:00Z"/>
                    <w:rFonts w:asciiTheme="minorHAnsi" w:hAnsiTheme="minorHAnsi"/>
                    <w:bCs/>
                    <w:color w:val="000000" w:themeColor="text1"/>
                    <w:sz w:val="20"/>
                    <w:szCs w:val="20"/>
                  </w:rPr>
                </w:rPrChange>
              </w:rPr>
            </w:pPr>
            <w:del w:id="10191" w:author="Dr Mamadou SANOGO" w:date="2023-10-26T15:54:00Z">
              <w:r w:rsidRPr="00683B98" w:rsidDel="00561D9D">
                <w:rPr>
                  <w:rFonts w:asciiTheme="minorHAnsi" w:hAnsiTheme="minorHAnsi"/>
                  <w:bCs/>
                  <w:color w:val="FF0000"/>
                  <w:sz w:val="20"/>
                  <w:szCs w:val="20"/>
                  <w:rPrChange w:id="10192" w:author="Dr Mamadou SANOGO" w:date="2023-10-26T15:46:00Z">
                    <w:rPr>
                      <w:rFonts w:asciiTheme="minorHAnsi" w:hAnsiTheme="minorHAnsi"/>
                      <w:bCs/>
                      <w:color w:val="000000" w:themeColor="text1"/>
                      <w:sz w:val="20"/>
                      <w:szCs w:val="20"/>
                    </w:rPr>
                  </w:rPrChange>
                </w:rPr>
                <w:delText>00/40/40/540/280</w:delText>
              </w:r>
            </w:del>
          </w:p>
        </w:tc>
        <w:tc>
          <w:tcPr>
            <w:tcW w:w="883" w:type="pct"/>
            <w:vMerge w:val="restart"/>
            <w:tcBorders>
              <w:top w:val="single" w:sz="4" w:space="0" w:color="auto"/>
              <w:left w:val="single" w:sz="4" w:space="0" w:color="auto"/>
              <w:right w:val="single" w:sz="4" w:space="0" w:color="auto"/>
            </w:tcBorders>
            <w:vAlign w:val="center"/>
            <w:hideMark/>
          </w:tcPr>
          <w:p w14:paraId="60677D25" w14:textId="37E2F08C" w:rsidR="00631BF4" w:rsidRPr="00683B98" w:rsidDel="00561D9D" w:rsidRDefault="00631BF4" w:rsidP="00F26652">
            <w:pPr>
              <w:spacing w:line="276" w:lineRule="auto"/>
              <w:rPr>
                <w:del w:id="10193" w:author="Dr Mamadou SANOGO" w:date="2023-10-26T15:54:00Z"/>
                <w:color w:val="FF0000"/>
                <w:sz w:val="20"/>
                <w:szCs w:val="20"/>
                <w:rPrChange w:id="10194" w:author="Dr Mamadou SANOGO" w:date="2023-10-26T15:46:00Z">
                  <w:rPr>
                    <w:del w:id="10195" w:author="Dr Mamadou SANOGO" w:date="2023-10-26T15:54:00Z"/>
                    <w:sz w:val="20"/>
                    <w:szCs w:val="20"/>
                  </w:rPr>
                </w:rPrChange>
              </w:rPr>
            </w:pPr>
            <w:del w:id="10196" w:author="Dr Mamadou SANOGO" w:date="2023-10-26T15:54:00Z">
              <w:r w:rsidRPr="00683B98" w:rsidDel="00561D9D">
                <w:rPr>
                  <w:rFonts w:asciiTheme="minorHAnsi" w:hAnsiTheme="minorHAnsi"/>
                  <w:bCs/>
                  <w:i/>
                  <w:color w:val="FF0000"/>
                  <w:sz w:val="20"/>
                  <w:szCs w:val="20"/>
                  <w:rPrChange w:id="10197" w:author="Dr Mamadou SANOGO" w:date="2023-10-26T15:46:00Z">
                    <w:rPr>
                      <w:rFonts w:asciiTheme="minorHAnsi" w:hAnsiTheme="minorHAnsi"/>
                      <w:bCs/>
                      <w:i/>
                      <w:color w:val="000000" w:themeColor="text1"/>
                      <w:sz w:val="20"/>
                      <w:szCs w:val="20"/>
                    </w:rPr>
                  </w:rPrChange>
                </w:rPr>
                <w:delText>Travaux dirigés, travaux pratiques, études de cas, exposés participatifs, mise en situation réelle de travail, stage</w:delText>
              </w:r>
            </w:del>
          </w:p>
        </w:tc>
        <w:tc>
          <w:tcPr>
            <w:tcW w:w="656" w:type="pct"/>
            <w:vMerge w:val="restart"/>
            <w:tcBorders>
              <w:top w:val="single" w:sz="4" w:space="0" w:color="auto"/>
              <w:left w:val="single" w:sz="4" w:space="0" w:color="auto"/>
              <w:right w:val="single" w:sz="4" w:space="0" w:color="auto"/>
            </w:tcBorders>
            <w:vAlign w:val="center"/>
            <w:hideMark/>
          </w:tcPr>
          <w:p w14:paraId="7D38CFB3" w14:textId="79AF6888" w:rsidR="00631BF4" w:rsidRPr="00683B98" w:rsidDel="00561D9D" w:rsidRDefault="00631BF4" w:rsidP="00F26652">
            <w:pPr>
              <w:spacing w:line="276" w:lineRule="auto"/>
              <w:rPr>
                <w:del w:id="10198" w:author="Dr Mamadou SANOGO" w:date="2023-10-26T15:54:00Z"/>
                <w:color w:val="FF0000"/>
                <w:sz w:val="20"/>
                <w:szCs w:val="20"/>
                <w:rPrChange w:id="10199" w:author="Dr Mamadou SANOGO" w:date="2023-10-26T15:46:00Z">
                  <w:rPr>
                    <w:del w:id="10200" w:author="Dr Mamadou SANOGO" w:date="2023-10-26T15:54:00Z"/>
                    <w:sz w:val="20"/>
                    <w:szCs w:val="20"/>
                  </w:rPr>
                </w:rPrChange>
              </w:rPr>
            </w:pPr>
            <w:del w:id="10201" w:author="Dr Mamadou SANOGO" w:date="2023-10-26T15:54:00Z">
              <w:r w:rsidRPr="00683B98" w:rsidDel="00561D9D">
                <w:rPr>
                  <w:rFonts w:asciiTheme="minorHAnsi" w:hAnsiTheme="minorHAnsi"/>
                  <w:bCs/>
                  <w:i/>
                  <w:color w:val="FF0000"/>
                  <w:sz w:val="20"/>
                  <w:szCs w:val="20"/>
                  <w:rPrChange w:id="10202" w:author="Dr Mamadou SANOGO" w:date="2023-10-26T15:46:00Z">
                    <w:rPr>
                      <w:rFonts w:asciiTheme="minorHAnsi" w:hAnsiTheme="minorHAnsi"/>
                      <w:bCs/>
                      <w:i/>
                      <w:color w:val="000000" w:themeColor="text1"/>
                      <w:sz w:val="20"/>
                      <w:szCs w:val="20"/>
                    </w:rPr>
                  </w:rPrChange>
                </w:rPr>
                <w:delText>Contrôle continu écrit ou oral, cas pratiques, Mise en situation réelle de travail</w:delText>
              </w:r>
            </w:del>
          </w:p>
        </w:tc>
      </w:tr>
      <w:tr w:rsidR="00683B98" w:rsidRPr="00683B98" w:rsidDel="00561D9D" w14:paraId="18AABF49" w14:textId="0F1DF4BB" w:rsidTr="00F26652">
        <w:trPr>
          <w:cantSplit/>
          <w:trHeight w:val="162"/>
          <w:del w:id="10203" w:author="Dr Mamadou SANOGO" w:date="2023-10-26T15:54:00Z"/>
        </w:trPr>
        <w:tc>
          <w:tcPr>
            <w:tcW w:w="761" w:type="pct"/>
            <w:vMerge/>
            <w:tcBorders>
              <w:left w:val="single" w:sz="4" w:space="0" w:color="auto"/>
              <w:right w:val="single" w:sz="4" w:space="0" w:color="auto"/>
            </w:tcBorders>
            <w:vAlign w:val="center"/>
            <w:hideMark/>
          </w:tcPr>
          <w:p w14:paraId="16AB8768" w14:textId="0AA45498" w:rsidR="00631BF4" w:rsidRPr="00683B98" w:rsidDel="00561D9D" w:rsidRDefault="00631BF4" w:rsidP="00F26652">
            <w:pPr>
              <w:spacing w:line="276" w:lineRule="auto"/>
              <w:rPr>
                <w:del w:id="10204" w:author="Dr Mamadou SANOGO" w:date="2023-10-26T15:54:00Z"/>
                <w:rFonts w:asciiTheme="minorHAnsi" w:hAnsiTheme="minorHAnsi"/>
                <w:b/>
                <w:color w:val="FF0000"/>
                <w:rPrChange w:id="10205" w:author="Dr Mamadou SANOGO" w:date="2023-10-26T15:46:00Z">
                  <w:rPr>
                    <w:del w:id="10206" w:author="Dr Mamadou SANOGO" w:date="2023-10-26T15:54:00Z"/>
                    <w:rFonts w:asciiTheme="minorHAnsi" w:hAnsiTheme="minorHAnsi"/>
                    <w:b/>
                    <w:color w:val="000000" w:themeColor="text1"/>
                  </w:rPr>
                </w:rPrChange>
              </w:rPr>
            </w:pPr>
          </w:p>
        </w:tc>
        <w:tc>
          <w:tcPr>
            <w:tcW w:w="269" w:type="pct"/>
            <w:vMerge/>
            <w:tcBorders>
              <w:left w:val="single" w:sz="4" w:space="0" w:color="auto"/>
              <w:right w:val="single" w:sz="4" w:space="0" w:color="auto"/>
            </w:tcBorders>
            <w:vAlign w:val="center"/>
            <w:hideMark/>
          </w:tcPr>
          <w:p w14:paraId="4D7656BB" w14:textId="5D4E12B3" w:rsidR="00631BF4" w:rsidRPr="00683B98" w:rsidDel="00561D9D" w:rsidRDefault="00631BF4" w:rsidP="00F26652">
            <w:pPr>
              <w:spacing w:line="276" w:lineRule="auto"/>
              <w:jc w:val="center"/>
              <w:rPr>
                <w:del w:id="10207" w:author="Dr Mamadou SANOGO" w:date="2023-10-26T15:54:00Z"/>
                <w:rFonts w:asciiTheme="minorHAnsi" w:hAnsiTheme="minorHAnsi"/>
                <w:b/>
                <w:color w:val="FF0000"/>
                <w:rPrChange w:id="10208" w:author="Dr Mamadou SANOGO" w:date="2023-10-26T15:46:00Z">
                  <w:rPr>
                    <w:del w:id="10209" w:author="Dr Mamadou SANOGO" w:date="2023-10-26T15:54:00Z"/>
                    <w:rFonts w:asciiTheme="minorHAnsi" w:hAnsiTheme="minorHAnsi"/>
                    <w:b/>
                    <w:color w:val="000000" w:themeColor="text1"/>
                  </w:rPr>
                </w:rPrChange>
              </w:rPr>
            </w:pPr>
          </w:p>
        </w:tc>
        <w:tc>
          <w:tcPr>
            <w:tcW w:w="851" w:type="pct"/>
            <w:vMerge/>
            <w:tcBorders>
              <w:left w:val="single" w:sz="4" w:space="0" w:color="auto"/>
              <w:right w:val="single" w:sz="4" w:space="0" w:color="auto"/>
            </w:tcBorders>
            <w:vAlign w:val="center"/>
            <w:hideMark/>
          </w:tcPr>
          <w:p w14:paraId="4FEA1561" w14:textId="173041CF" w:rsidR="00631BF4" w:rsidRPr="00683B98" w:rsidDel="00561D9D" w:rsidRDefault="00631BF4" w:rsidP="00F26652">
            <w:pPr>
              <w:tabs>
                <w:tab w:val="left" w:pos="567"/>
                <w:tab w:val="left" w:pos="1276"/>
                <w:tab w:val="left" w:pos="2127"/>
              </w:tabs>
              <w:spacing w:before="100" w:line="276" w:lineRule="auto"/>
              <w:rPr>
                <w:del w:id="10210" w:author="Dr Mamadou SANOGO" w:date="2023-10-26T15:54:00Z"/>
                <w:rFonts w:asciiTheme="minorHAnsi" w:hAnsiTheme="minorHAnsi"/>
                <w:bCs/>
                <w:color w:val="FF0000"/>
                <w:sz w:val="18"/>
                <w:szCs w:val="18"/>
                <w:rPrChange w:id="10211" w:author="Dr Mamadou SANOGO" w:date="2023-10-26T15:46:00Z">
                  <w:rPr>
                    <w:del w:id="10212"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bottom w:val="single" w:sz="4" w:space="0" w:color="auto"/>
              <w:right w:val="single" w:sz="4" w:space="0" w:color="auto"/>
            </w:tcBorders>
            <w:vAlign w:val="center"/>
            <w:hideMark/>
          </w:tcPr>
          <w:p w14:paraId="62431516" w14:textId="4CFBEB37" w:rsidR="00631BF4" w:rsidRPr="00683B98" w:rsidDel="00561D9D" w:rsidRDefault="00631BF4" w:rsidP="00F26652">
            <w:pPr>
              <w:tabs>
                <w:tab w:val="left" w:pos="567"/>
                <w:tab w:val="left" w:pos="1276"/>
                <w:tab w:val="left" w:pos="2127"/>
              </w:tabs>
              <w:spacing w:before="100" w:line="276" w:lineRule="auto"/>
              <w:rPr>
                <w:del w:id="10213" w:author="Dr Mamadou SANOGO" w:date="2023-10-26T15:54:00Z"/>
                <w:rFonts w:asciiTheme="minorHAnsi" w:hAnsiTheme="minorHAnsi"/>
                <w:bCs/>
                <w:color w:val="FF0000"/>
                <w:szCs w:val="18"/>
                <w:rPrChange w:id="10214" w:author="Dr Mamadou SANOGO" w:date="2023-10-26T15:46:00Z">
                  <w:rPr>
                    <w:del w:id="10215" w:author="Dr Mamadou SANOGO" w:date="2023-10-26T15:54:00Z"/>
                    <w:rFonts w:asciiTheme="minorHAnsi" w:hAnsiTheme="minorHAnsi"/>
                    <w:bCs/>
                    <w:color w:val="000000" w:themeColor="text1"/>
                    <w:szCs w:val="18"/>
                  </w:rPr>
                </w:rPrChange>
              </w:rPr>
            </w:pPr>
            <w:del w:id="10216" w:author="Dr Mamadou SANOGO" w:date="2023-10-26T15:54:00Z">
              <w:r w:rsidRPr="00683B98" w:rsidDel="00561D9D">
                <w:rPr>
                  <w:rFonts w:asciiTheme="minorHAnsi" w:hAnsiTheme="minorHAnsi"/>
                  <w:bCs/>
                  <w:color w:val="FF0000"/>
                  <w:szCs w:val="18"/>
                  <w:rPrChange w:id="10217" w:author="Dr Mamadou SANOGO" w:date="2023-10-26T15:46:00Z">
                    <w:rPr>
                      <w:rFonts w:asciiTheme="minorHAnsi" w:hAnsiTheme="minorHAnsi"/>
                      <w:bCs/>
                      <w:color w:val="000000" w:themeColor="text1"/>
                      <w:szCs w:val="18"/>
                    </w:rPr>
                  </w:rPrChange>
                </w:rPr>
                <w:delText>Méthodologie de recherche</w:delText>
              </w:r>
            </w:del>
          </w:p>
        </w:tc>
        <w:tc>
          <w:tcPr>
            <w:tcW w:w="314" w:type="pct"/>
            <w:tcBorders>
              <w:top w:val="single" w:sz="4" w:space="0" w:color="auto"/>
              <w:left w:val="single" w:sz="4" w:space="0" w:color="auto"/>
              <w:bottom w:val="single" w:sz="4" w:space="0" w:color="auto"/>
              <w:right w:val="single" w:sz="4" w:space="0" w:color="auto"/>
            </w:tcBorders>
            <w:vAlign w:val="center"/>
          </w:tcPr>
          <w:p w14:paraId="428CC795" w14:textId="573F3FD0" w:rsidR="00631BF4" w:rsidRPr="00683B98" w:rsidDel="00561D9D" w:rsidRDefault="00631BF4" w:rsidP="00F26652">
            <w:pPr>
              <w:tabs>
                <w:tab w:val="left" w:pos="567"/>
                <w:tab w:val="left" w:pos="1276"/>
                <w:tab w:val="left" w:pos="2127"/>
              </w:tabs>
              <w:spacing w:before="100" w:line="276" w:lineRule="auto"/>
              <w:jc w:val="center"/>
              <w:rPr>
                <w:del w:id="10218" w:author="Dr Mamadou SANOGO" w:date="2023-10-26T15:54:00Z"/>
                <w:rFonts w:asciiTheme="minorHAnsi" w:hAnsiTheme="minorHAnsi"/>
                <w:bCs/>
                <w:color w:val="FF0000"/>
                <w:szCs w:val="18"/>
                <w:rPrChange w:id="10219" w:author="Dr Mamadou SANOGO" w:date="2023-10-26T15:46:00Z">
                  <w:rPr>
                    <w:del w:id="10220" w:author="Dr Mamadou SANOGO" w:date="2023-10-26T15:54:00Z"/>
                    <w:rFonts w:asciiTheme="minorHAnsi" w:hAnsiTheme="minorHAnsi"/>
                    <w:bCs/>
                    <w:color w:val="000000" w:themeColor="text1"/>
                    <w:szCs w:val="18"/>
                  </w:rPr>
                </w:rPrChange>
              </w:rPr>
            </w:pPr>
            <w:del w:id="10221" w:author="Dr Mamadou SANOGO" w:date="2023-10-26T15:54:00Z">
              <w:r w:rsidRPr="00683B98" w:rsidDel="00561D9D">
                <w:rPr>
                  <w:rFonts w:asciiTheme="minorHAnsi" w:hAnsiTheme="minorHAnsi"/>
                  <w:bCs/>
                  <w:color w:val="FF0000"/>
                  <w:szCs w:val="18"/>
                  <w:rPrChange w:id="10222" w:author="Dr Mamadou SANOGO" w:date="2023-10-26T15:46:00Z">
                    <w:rPr>
                      <w:rFonts w:asciiTheme="minorHAnsi" w:hAnsiTheme="minorHAnsi"/>
                      <w:bCs/>
                      <w:color w:val="000000" w:themeColor="text1"/>
                      <w:szCs w:val="18"/>
                    </w:rPr>
                  </w:rPrChange>
                </w:rPr>
                <w:delText>4</w:delText>
              </w:r>
            </w:del>
          </w:p>
        </w:tc>
        <w:tc>
          <w:tcPr>
            <w:tcW w:w="415" w:type="pct"/>
            <w:vMerge/>
            <w:tcBorders>
              <w:left w:val="single" w:sz="4" w:space="0" w:color="auto"/>
              <w:right w:val="single" w:sz="4" w:space="0" w:color="auto"/>
            </w:tcBorders>
            <w:vAlign w:val="center"/>
            <w:hideMark/>
          </w:tcPr>
          <w:p w14:paraId="2DD169C2" w14:textId="307FF0F2" w:rsidR="00631BF4" w:rsidRPr="00683B98" w:rsidDel="00561D9D" w:rsidRDefault="00631BF4" w:rsidP="00F26652">
            <w:pPr>
              <w:tabs>
                <w:tab w:val="left" w:pos="567"/>
                <w:tab w:val="left" w:pos="1276"/>
                <w:tab w:val="left" w:pos="2127"/>
              </w:tabs>
              <w:spacing w:before="100" w:line="276" w:lineRule="auto"/>
              <w:jc w:val="center"/>
              <w:rPr>
                <w:del w:id="10223" w:author="Dr Mamadou SANOGO" w:date="2023-10-26T15:54:00Z"/>
                <w:rFonts w:asciiTheme="minorHAnsi" w:hAnsiTheme="minorHAnsi"/>
                <w:bCs/>
                <w:color w:val="FF0000"/>
                <w:szCs w:val="18"/>
                <w:rPrChange w:id="10224" w:author="Dr Mamadou SANOGO" w:date="2023-10-26T15:46:00Z">
                  <w:rPr>
                    <w:del w:id="10225" w:author="Dr Mamadou SANOGO" w:date="2023-10-26T15:54:00Z"/>
                    <w:rFonts w:asciiTheme="minorHAnsi" w:hAnsiTheme="minorHAnsi"/>
                    <w:bCs/>
                    <w:color w:val="000000" w:themeColor="text1"/>
                    <w:szCs w:val="18"/>
                  </w:rPr>
                </w:rPrChange>
              </w:rPr>
            </w:pPr>
          </w:p>
        </w:tc>
        <w:tc>
          <w:tcPr>
            <w:tcW w:w="883" w:type="pct"/>
            <w:vMerge/>
            <w:tcBorders>
              <w:left w:val="single" w:sz="4" w:space="0" w:color="auto"/>
              <w:right w:val="single" w:sz="4" w:space="0" w:color="auto"/>
            </w:tcBorders>
            <w:vAlign w:val="center"/>
            <w:hideMark/>
          </w:tcPr>
          <w:p w14:paraId="55D30E05" w14:textId="374B3A59" w:rsidR="00631BF4" w:rsidRPr="00683B98" w:rsidDel="00561D9D" w:rsidRDefault="00631BF4" w:rsidP="00F26652">
            <w:pPr>
              <w:tabs>
                <w:tab w:val="left" w:pos="567"/>
                <w:tab w:val="left" w:pos="1276"/>
                <w:tab w:val="left" w:pos="2127"/>
              </w:tabs>
              <w:spacing w:before="100" w:line="276" w:lineRule="auto"/>
              <w:rPr>
                <w:del w:id="10226" w:author="Dr Mamadou SANOGO" w:date="2023-10-26T15:54:00Z"/>
                <w:rFonts w:asciiTheme="minorHAnsi" w:hAnsiTheme="minorHAnsi"/>
                <w:bCs/>
                <w:i/>
                <w:color w:val="FF0000"/>
                <w:sz w:val="16"/>
                <w:szCs w:val="16"/>
                <w:rPrChange w:id="10227" w:author="Dr Mamadou SANOGO" w:date="2023-10-26T15:46:00Z">
                  <w:rPr>
                    <w:del w:id="10228"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right w:val="single" w:sz="4" w:space="0" w:color="auto"/>
            </w:tcBorders>
            <w:vAlign w:val="center"/>
            <w:hideMark/>
          </w:tcPr>
          <w:p w14:paraId="1CCDA7CA" w14:textId="5C0A3847" w:rsidR="00631BF4" w:rsidRPr="00683B98" w:rsidDel="00561D9D" w:rsidRDefault="00631BF4" w:rsidP="00F26652">
            <w:pPr>
              <w:tabs>
                <w:tab w:val="left" w:pos="567"/>
                <w:tab w:val="left" w:pos="1276"/>
                <w:tab w:val="left" w:pos="2127"/>
              </w:tabs>
              <w:spacing w:before="100" w:line="276" w:lineRule="auto"/>
              <w:rPr>
                <w:del w:id="10229" w:author="Dr Mamadou SANOGO" w:date="2023-10-26T15:54:00Z"/>
                <w:rFonts w:asciiTheme="minorHAnsi" w:hAnsiTheme="minorHAnsi"/>
                <w:bCs/>
                <w:i/>
                <w:color w:val="FF0000"/>
                <w:sz w:val="16"/>
                <w:szCs w:val="16"/>
                <w:rPrChange w:id="10230" w:author="Dr Mamadou SANOGO" w:date="2023-10-26T15:46:00Z">
                  <w:rPr>
                    <w:del w:id="10231" w:author="Dr Mamadou SANOGO" w:date="2023-10-26T15:54:00Z"/>
                    <w:rFonts w:asciiTheme="minorHAnsi" w:hAnsiTheme="minorHAnsi"/>
                    <w:bCs/>
                    <w:i/>
                    <w:color w:val="000000" w:themeColor="text1"/>
                    <w:sz w:val="16"/>
                    <w:szCs w:val="16"/>
                  </w:rPr>
                </w:rPrChange>
              </w:rPr>
            </w:pPr>
          </w:p>
        </w:tc>
      </w:tr>
      <w:tr w:rsidR="00683B98" w:rsidRPr="00683B98" w:rsidDel="00561D9D" w14:paraId="3A6D4D1A" w14:textId="72A0D6F5" w:rsidTr="00F26652">
        <w:trPr>
          <w:cantSplit/>
          <w:trHeight w:val="2667"/>
          <w:del w:id="10232" w:author="Dr Mamadou SANOGO" w:date="2023-10-26T15:54:00Z"/>
        </w:trPr>
        <w:tc>
          <w:tcPr>
            <w:tcW w:w="761" w:type="pct"/>
            <w:vMerge/>
            <w:tcBorders>
              <w:left w:val="single" w:sz="4" w:space="0" w:color="auto"/>
              <w:bottom w:val="single" w:sz="4" w:space="0" w:color="auto"/>
              <w:right w:val="single" w:sz="4" w:space="0" w:color="auto"/>
            </w:tcBorders>
            <w:vAlign w:val="center"/>
          </w:tcPr>
          <w:p w14:paraId="69791142" w14:textId="0B4263DB" w:rsidR="00631BF4" w:rsidRPr="00683B98" w:rsidDel="00561D9D" w:rsidRDefault="00631BF4" w:rsidP="00F26652">
            <w:pPr>
              <w:spacing w:line="276" w:lineRule="auto"/>
              <w:rPr>
                <w:del w:id="10233" w:author="Dr Mamadou SANOGO" w:date="2023-10-26T15:54:00Z"/>
                <w:rFonts w:asciiTheme="minorHAnsi" w:hAnsiTheme="minorHAnsi"/>
                <w:b/>
                <w:color w:val="FF0000"/>
                <w:rPrChange w:id="10234" w:author="Dr Mamadou SANOGO" w:date="2023-10-26T15:46:00Z">
                  <w:rPr>
                    <w:del w:id="10235" w:author="Dr Mamadou SANOGO" w:date="2023-10-26T15:54:00Z"/>
                    <w:rFonts w:asciiTheme="minorHAnsi" w:hAnsiTheme="minorHAnsi"/>
                    <w:b/>
                    <w:color w:val="000000" w:themeColor="text1"/>
                  </w:rPr>
                </w:rPrChange>
              </w:rPr>
            </w:pPr>
          </w:p>
        </w:tc>
        <w:tc>
          <w:tcPr>
            <w:tcW w:w="269" w:type="pct"/>
            <w:vMerge/>
            <w:tcBorders>
              <w:left w:val="single" w:sz="4" w:space="0" w:color="auto"/>
              <w:bottom w:val="single" w:sz="4" w:space="0" w:color="auto"/>
              <w:right w:val="single" w:sz="4" w:space="0" w:color="auto"/>
            </w:tcBorders>
            <w:vAlign w:val="center"/>
          </w:tcPr>
          <w:p w14:paraId="64980497" w14:textId="0CFD8BB3" w:rsidR="00631BF4" w:rsidRPr="00683B98" w:rsidDel="00561D9D" w:rsidRDefault="00631BF4" w:rsidP="00F26652">
            <w:pPr>
              <w:spacing w:line="276" w:lineRule="auto"/>
              <w:jc w:val="center"/>
              <w:rPr>
                <w:del w:id="10236" w:author="Dr Mamadou SANOGO" w:date="2023-10-26T15:54:00Z"/>
                <w:rFonts w:asciiTheme="minorHAnsi" w:hAnsiTheme="minorHAnsi"/>
                <w:b/>
                <w:color w:val="FF0000"/>
                <w:rPrChange w:id="10237" w:author="Dr Mamadou SANOGO" w:date="2023-10-26T15:46:00Z">
                  <w:rPr>
                    <w:del w:id="10238" w:author="Dr Mamadou SANOGO" w:date="2023-10-26T15:54:00Z"/>
                    <w:rFonts w:asciiTheme="minorHAnsi" w:hAnsiTheme="minorHAnsi"/>
                    <w:b/>
                    <w:color w:val="000000" w:themeColor="text1"/>
                  </w:rPr>
                </w:rPrChange>
              </w:rPr>
            </w:pPr>
          </w:p>
        </w:tc>
        <w:tc>
          <w:tcPr>
            <w:tcW w:w="851" w:type="pct"/>
            <w:vMerge/>
            <w:tcBorders>
              <w:left w:val="single" w:sz="4" w:space="0" w:color="auto"/>
              <w:bottom w:val="single" w:sz="4" w:space="0" w:color="auto"/>
              <w:right w:val="single" w:sz="4" w:space="0" w:color="auto"/>
            </w:tcBorders>
            <w:vAlign w:val="center"/>
          </w:tcPr>
          <w:p w14:paraId="36F4F91C" w14:textId="75E4FBE9" w:rsidR="00631BF4" w:rsidRPr="00683B98" w:rsidDel="00561D9D" w:rsidRDefault="00631BF4" w:rsidP="00F26652">
            <w:pPr>
              <w:tabs>
                <w:tab w:val="left" w:pos="567"/>
                <w:tab w:val="left" w:pos="1276"/>
                <w:tab w:val="left" w:pos="2127"/>
              </w:tabs>
              <w:spacing w:before="100" w:line="276" w:lineRule="auto"/>
              <w:rPr>
                <w:del w:id="10239" w:author="Dr Mamadou SANOGO" w:date="2023-10-26T15:54:00Z"/>
                <w:rFonts w:asciiTheme="minorHAnsi" w:hAnsiTheme="minorHAnsi"/>
                <w:bCs/>
                <w:color w:val="FF0000"/>
                <w:sz w:val="18"/>
                <w:szCs w:val="18"/>
                <w:rPrChange w:id="10240" w:author="Dr Mamadou SANOGO" w:date="2023-10-26T15:46:00Z">
                  <w:rPr>
                    <w:del w:id="10241" w:author="Dr Mamadou SANOGO" w:date="2023-10-26T15:54:00Z"/>
                    <w:rFonts w:asciiTheme="minorHAnsi" w:hAnsiTheme="minorHAnsi"/>
                    <w:bCs/>
                    <w:color w:val="000000" w:themeColor="text1"/>
                    <w:sz w:val="18"/>
                    <w:szCs w:val="18"/>
                  </w:rPr>
                </w:rPrChange>
              </w:rPr>
            </w:pPr>
          </w:p>
        </w:tc>
        <w:tc>
          <w:tcPr>
            <w:tcW w:w="851" w:type="pct"/>
            <w:tcBorders>
              <w:top w:val="single" w:sz="4" w:space="0" w:color="auto"/>
              <w:left w:val="single" w:sz="4" w:space="0" w:color="auto"/>
              <w:right w:val="single" w:sz="4" w:space="0" w:color="auto"/>
            </w:tcBorders>
            <w:vAlign w:val="center"/>
          </w:tcPr>
          <w:p w14:paraId="6F05825B" w14:textId="78C02A4D" w:rsidR="00631BF4" w:rsidRPr="00683B98" w:rsidDel="00561D9D" w:rsidRDefault="00631BF4" w:rsidP="00F26652">
            <w:pPr>
              <w:tabs>
                <w:tab w:val="left" w:pos="567"/>
                <w:tab w:val="left" w:pos="1276"/>
                <w:tab w:val="left" w:pos="2127"/>
              </w:tabs>
              <w:spacing w:before="100" w:line="276" w:lineRule="auto"/>
              <w:rPr>
                <w:del w:id="10242" w:author="Dr Mamadou SANOGO" w:date="2023-10-26T15:54:00Z"/>
                <w:rFonts w:asciiTheme="minorHAnsi" w:hAnsiTheme="minorHAnsi"/>
                <w:bCs/>
                <w:color w:val="FF0000"/>
                <w:szCs w:val="18"/>
                <w:rPrChange w:id="10243" w:author="Dr Mamadou SANOGO" w:date="2023-10-26T15:46:00Z">
                  <w:rPr>
                    <w:del w:id="10244" w:author="Dr Mamadou SANOGO" w:date="2023-10-26T15:54:00Z"/>
                    <w:rFonts w:asciiTheme="minorHAnsi" w:hAnsiTheme="minorHAnsi"/>
                    <w:bCs/>
                    <w:color w:val="000000" w:themeColor="text1"/>
                    <w:szCs w:val="18"/>
                  </w:rPr>
                </w:rPrChange>
              </w:rPr>
            </w:pPr>
            <w:del w:id="10245" w:author="Dr Mamadou SANOGO" w:date="2023-10-26T15:54:00Z">
              <w:r w:rsidRPr="00683B98" w:rsidDel="00561D9D">
                <w:rPr>
                  <w:rFonts w:asciiTheme="minorHAnsi" w:hAnsiTheme="minorHAnsi"/>
                  <w:bCs/>
                  <w:color w:val="FF0000"/>
                  <w:szCs w:val="18"/>
                  <w:rPrChange w:id="10246" w:author="Dr Mamadou SANOGO" w:date="2023-10-26T15:46:00Z">
                    <w:rPr>
                      <w:rFonts w:asciiTheme="minorHAnsi" w:hAnsiTheme="minorHAnsi"/>
                      <w:bCs/>
                      <w:color w:val="000000" w:themeColor="text1"/>
                      <w:szCs w:val="18"/>
                    </w:rPr>
                  </w:rPrChange>
                </w:rPr>
                <w:delText>Rédaction  et soutenance de mémoire</w:delText>
              </w:r>
            </w:del>
          </w:p>
        </w:tc>
        <w:tc>
          <w:tcPr>
            <w:tcW w:w="314" w:type="pct"/>
            <w:tcBorders>
              <w:top w:val="single" w:sz="4" w:space="0" w:color="auto"/>
              <w:left w:val="single" w:sz="4" w:space="0" w:color="auto"/>
              <w:right w:val="single" w:sz="4" w:space="0" w:color="auto"/>
            </w:tcBorders>
            <w:vAlign w:val="center"/>
          </w:tcPr>
          <w:p w14:paraId="4166DF6F" w14:textId="1A48B883" w:rsidR="00631BF4" w:rsidRPr="00683B98" w:rsidDel="00561D9D" w:rsidRDefault="00631BF4" w:rsidP="00F26652">
            <w:pPr>
              <w:tabs>
                <w:tab w:val="left" w:pos="567"/>
                <w:tab w:val="left" w:pos="1276"/>
                <w:tab w:val="left" w:pos="2127"/>
              </w:tabs>
              <w:spacing w:before="100" w:line="276" w:lineRule="auto"/>
              <w:jc w:val="center"/>
              <w:rPr>
                <w:del w:id="10247" w:author="Dr Mamadou SANOGO" w:date="2023-10-26T15:54:00Z"/>
                <w:rFonts w:asciiTheme="minorHAnsi" w:hAnsiTheme="minorHAnsi"/>
                <w:bCs/>
                <w:color w:val="FF0000"/>
                <w:szCs w:val="18"/>
                <w:rPrChange w:id="10248" w:author="Dr Mamadou SANOGO" w:date="2023-10-26T15:46:00Z">
                  <w:rPr>
                    <w:del w:id="10249" w:author="Dr Mamadou SANOGO" w:date="2023-10-26T15:54:00Z"/>
                    <w:rFonts w:asciiTheme="minorHAnsi" w:hAnsiTheme="minorHAnsi"/>
                    <w:bCs/>
                    <w:color w:val="000000" w:themeColor="text1"/>
                    <w:szCs w:val="18"/>
                  </w:rPr>
                </w:rPrChange>
              </w:rPr>
            </w:pPr>
            <w:del w:id="10250" w:author="Dr Mamadou SANOGO" w:date="2023-10-26T15:54:00Z">
              <w:r w:rsidRPr="00683B98" w:rsidDel="00561D9D">
                <w:rPr>
                  <w:rFonts w:asciiTheme="minorHAnsi" w:hAnsiTheme="minorHAnsi"/>
                  <w:bCs/>
                  <w:color w:val="FF0000"/>
                  <w:szCs w:val="18"/>
                  <w:rPrChange w:id="10251" w:author="Dr Mamadou SANOGO" w:date="2023-10-26T15:46:00Z">
                    <w:rPr>
                      <w:rFonts w:asciiTheme="minorHAnsi" w:hAnsiTheme="minorHAnsi"/>
                      <w:bCs/>
                      <w:color w:val="000000" w:themeColor="text1"/>
                      <w:szCs w:val="18"/>
                    </w:rPr>
                  </w:rPrChange>
                </w:rPr>
                <w:delText>14</w:delText>
              </w:r>
            </w:del>
          </w:p>
        </w:tc>
        <w:tc>
          <w:tcPr>
            <w:tcW w:w="415" w:type="pct"/>
            <w:vMerge/>
            <w:tcBorders>
              <w:left w:val="single" w:sz="4" w:space="0" w:color="auto"/>
              <w:bottom w:val="single" w:sz="4" w:space="0" w:color="auto"/>
              <w:right w:val="single" w:sz="4" w:space="0" w:color="auto"/>
            </w:tcBorders>
            <w:vAlign w:val="center"/>
          </w:tcPr>
          <w:p w14:paraId="22968143" w14:textId="72DB3FA5" w:rsidR="00631BF4" w:rsidRPr="00683B98" w:rsidDel="00561D9D" w:rsidRDefault="00631BF4" w:rsidP="00F26652">
            <w:pPr>
              <w:tabs>
                <w:tab w:val="left" w:pos="567"/>
                <w:tab w:val="left" w:pos="1276"/>
                <w:tab w:val="left" w:pos="2127"/>
              </w:tabs>
              <w:spacing w:before="100" w:line="276" w:lineRule="auto"/>
              <w:jc w:val="center"/>
              <w:rPr>
                <w:del w:id="10252" w:author="Dr Mamadou SANOGO" w:date="2023-10-26T15:54:00Z"/>
                <w:rFonts w:asciiTheme="minorHAnsi" w:hAnsiTheme="minorHAnsi"/>
                <w:bCs/>
                <w:color w:val="FF0000"/>
                <w:szCs w:val="18"/>
                <w:rPrChange w:id="10253" w:author="Dr Mamadou SANOGO" w:date="2023-10-26T15:46:00Z">
                  <w:rPr>
                    <w:del w:id="10254" w:author="Dr Mamadou SANOGO" w:date="2023-10-26T15:54:00Z"/>
                    <w:rFonts w:asciiTheme="minorHAnsi" w:hAnsiTheme="minorHAnsi"/>
                    <w:bCs/>
                    <w:color w:val="000000" w:themeColor="text1"/>
                    <w:szCs w:val="18"/>
                  </w:rPr>
                </w:rPrChange>
              </w:rPr>
            </w:pPr>
          </w:p>
        </w:tc>
        <w:tc>
          <w:tcPr>
            <w:tcW w:w="883" w:type="pct"/>
            <w:vMerge/>
            <w:tcBorders>
              <w:left w:val="single" w:sz="4" w:space="0" w:color="auto"/>
              <w:bottom w:val="single" w:sz="4" w:space="0" w:color="auto"/>
              <w:right w:val="single" w:sz="4" w:space="0" w:color="auto"/>
            </w:tcBorders>
            <w:vAlign w:val="center"/>
          </w:tcPr>
          <w:p w14:paraId="02E9BC50" w14:textId="602596C6" w:rsidR="00631BF4" w:rsidRPr="00683B98" w:rsidDel="00561D9D" w:rsidRDefault="00631BF4" w:rsidP="00F26652">
            <w:pPr>
              <w:tabs>
                <w:tab w:val="left" w:pos="567"/>
                <w:tab w:val="left" w:pos="1276"/>
                <w:tab w:val="left" w:pos="2127"/>
              </w:tabs>
              <w:spacing w:before="100" w:line="276" w:lineRule="auto"/>
              <w:rPr>
                <w:del w:id="10255" w:author="Dr Mamadou SANOGO" w:date="2023-10-26T15:54:00Z"/>
                <w:rFonts w:asciiTheme="minorHAnsi" w:hAnsiTheme="minorHAnsi"/>
                <w:bCs/>
                <w:i/>
                <w:color w:val="FF0000"/>
                <w:sz w:val="16"/>
                <w:szCs w:val="16"/>
                <w:rPrChange w:id="10256" w:author="Dr Mamadou SANOGO" w:date="2023-10-26T15:46:00Z">
                  <w:rPr>
                    <w:del w:id="10257" w:author="Dr Mamadou SANOGO" w:date="2023-10-26T15:54:00Z"/>
                    <w:rFonts w:asciiTheme="minorHAnsi" w:hAnsiTheme="minorHAnsi"/>
                    <w:bCs/>
                    <w:i/>
                    <w:color w:val="000000" w:themeColor="text1"/>
                    <w:sz w:val="16"/>
                    <w:szCs w:val="16"/>
                  </w:rPr>
                </w:rPrChange>
              </w:rPr>
            </w:pPr>
          </w:p>
        </w:tc>
        <w:tc>
          <w:tcPr>
            <w:tcW w:w="656" w:type="pct"/>
            <w:vMerge/>
            <w:tcBorders>
              <w:left w:val="single" w:sz="4" w:space="0" w:color="auto"/>
              <w:bottom w:val="single" w:sz="4" w:space="0" w:color="auto"/>
              <w:right w:val="single" w:sz="4" w:space="0" w:color="auto"/>
            </w:tcBorders>
            <w:vAlign w:val="center"/>
          </w:tcPr>
          <w:p w14:paraId="5BE9FBCA" w14:textId="1D161142" w:rsidR="00631BF4" w:rsidRPr="00683B98" w:rsidDel="00561D9D" w:rsidRDefault="00631BF4" w:rsidP="00F26652">
            <w:pPr>
              <w:tabs>
                <w:tab w:val="left" w:pos="567"/>
                <w:tab w:val="left" w:pos="1276"/>
                <w:tab w:val="left" w:pos="2127"/>
              </w:tabs>
              <w:spacing w:before="100" w:line="276" w:lineRule="auto"/>
              <w:rPr>
                <w:del w:id="10258" w:author="Dr Mamadou SANOGO" w:date="2023-10-26T15:54:00Z"/>
                <w:rFonts w:asciiTheme="minorHAnsi" w:hAnsiTheme="minorHAnsi"/>
                <w:bCs/>
                <w:i/>
                <w:color w:val="FF0000"/>
                <w:sz w:val="16"/>
                <w:szCs w:val="16"/>
                <w:rPrChange w:id="10259" w:author="Dr Mamadou SANOGO" w:date="2023-10-26T15:46:00Z">
                  <w:rPr>
                    <w:del w:id="10260" w:author="Dr Mamadou SANOGO" w:date="2023-10-26T15:54:00Z"/>
                    <w:rFonts w:asciiTheme="minorHAnsi" w:hAnsiTheme="minorHAnsi"/>
                    <w:bCs/>
                    <w:i/>
                    <w:color w:val="000000" w:themeColor="text1"/>
                    <w:sz w:val="16"/>
                    <w:szCs w:val="16"/>
                  </w:rPr>
                </w:rPrChange>
              </w:rPr>
            </w:pPr>
          </w:p>
        </w:tc>
      </w:tr>
      <w:tr w:rsidR="00683B98" w:rsidRPr="00683B98" w:rsidDel="00561D9D" w14:paraId="51827CA7" w14:textId="015555B4" w:rsidTr="00F26652">
        <w:trPr>
          <w:cantSplit/>
          <w:trHeight w:val="20"/>
          <w:del w:id="10261" w:author="Dr Mamadou SANOGO" w:date="2023-10-26T15:54:00Z"/>
        </w:trPr>
        <w:tc>
          <w:tcPr>
            <w:tcW w:w="761" w:type="pct"/>
            <w:tcBorders>
              <w:top w:val="single" w:sz="4" w:space="0" w:color="auto"/>
              <w:left w:val="single" w:sz="4" w:space="0" w:color="auto"/>
              <w:bottom w:val="single" w:sz="4" w:space="0" w:color="auto"/>
              <w:right w:val="single" w:sz="4" w:space="0" w:color="auto"/>
            </w:tcBorders>
            <w:vAlign w:val="center"/>
            <w:hideMark/>
          </w:tcPr>
          <w:p w14:paraId="0E33AB53" w14:textId="43949B05" w:rsidR="00631BF4" w:rsidRPr="00683B98" w:rsidDel="00561D9D" w:rsidRDefault="00631BF4" w:rsidP="00F26652">
            <w:pPr>
              <w:tabs>
                <w:tab w:val="left" w:pos="567"/>
                <w:tab w:val="left" w:pos="1276"/>
                <w:tab w:val="left" w:pos="2127"/>
              </w:tabs>
              <w:spacing w:before="100" w:line="276" w:lineRule="auto"/>
              <w:rPr>
                <w:del w:id="10262" w:author="Dr Mamadou SANOGO" w:date="2023-10-26T15:54:00Z"/>
                <w:rFonts w:asciiTheme="minorHAnsi" w:hAnsiTheme="minorHAnsi"/>
                <w:b/>
                <w:bCs/>
                <w:color w:val="FF0000"/>
                <w:szCs w:val="16"/>
                <w:rPrChange w:id="10263" w:author="Dr Mamadou SANOGO" w:date="2023-10-26T15:46:00Z">
                  <w:rPr>
                    <w:del w:id="10264" w:author="Dr Mamadou SANOGO" w:date="2023-10-26T15:54:00Z"/>
                    <w:rFonts w:asciiTheme="minorHAnsi" w:hAnsiTheme="minorHAnsi"/>
                    <w:b/>
                    <w:bCs/>
                    <w:color w:val="000000" w:themeColor="text1"/>
                    <w:szCs w:val="16"/>
                  </w:rPr>
                </w:rPrChange>
              </w:rPr>
            </w:pPr>
            <w:del w:id="10265" w:author="Dr Mamadou SANOGO" w:date="2023-10-26T15:54:00Z">
              <w:r w:rsidRPr="00683B98" w:rsidDel="00561D9D">
                <w:rPr>
                  <w:rFonts w:asciiTheme="minorHAnsi" w:hAnsiTheme="minorHAnsi"/>
                  <w:b/>
                  <w:bCs/>
                  <w:color w:val="FF0000"/>
                  <w:szCs w:val="16"/>
                  <w:rPrChange w:id="10266" w:author="Dr Mamadou SANOGO" w:date="2023-10-26T15:46:00Z">
                    <w:rPr>
                      <w:rFonts w:asciiTheme="minorHAnsi" w:hAnsiTheme="minorHAnsi"/>
                      <w:b/>
                      <w:bCs/>
                      <w:color w:val="000000" w:themeColor="text1"/>
                      <w:szCs w:val="16"/>
                    </w:rPr>
                  </w:rPrChange>
                </w:rPr>
                <w:delText>Total Semestre 4</w:delText>
              </w:r>
            </w:del>
          </w:p>
        </w:tc>
        <w:tc>
          <w:tcPr>
            <w:tcW w:w="269" w:type="pct"/>
            <w:tcBorders>
              <w:top w:val="single" w:sz="4" w:space="0" w:color="auto"/>
              <w:left w:val="single" w:sz="4" w:space="0" w:color="auto"/>
              <w:bottom w:val="single" w:sz="4" w:space="0" w:color="auto"/>
              <w:right w:val="single" w:sz="4" w:space="0" w:color="auto"/>
            </w:tcBorders>
            <w:vAlign w:val="center"/>
            <w:hideMark/>
          </w:tcPr>
          <w:p w14:paraId="6F405090" w14:textId="6095936F" w:rsidR="00631BF4" w:rsidRPr="00683B98" w:rsidDel="00561D9D" w:rsidRDefault="00631BF4" w:rsidP="00F26652">
            <w:pPr>
              <w:tabs>
                <w:tab w:val="left" w:pos="567"/>
                <w:tab w:val="left" w:pos="1276"/>
                <w:tab w:val="left" w:pos="2127"/>
              </w:tabs>
              <w:spacing w:before="100" w:line="276" w:lineRule="auto"/>
              <w:rPr>
                <w:del w:id="10267" w:author="Dr Mamadou SANOGO" w:date="2023-10-26T15:54:00Z"/>
                <w:rFonts w:asciiTheme="minorHAnsi" w:hAnsiTheme="minorHAnsi"/>
                <w:b/>
                <w:bCs/>
                <w:color w:val="FF0000"/>
                <w:szCs w:val="16"/>
                <w:rPrChange w:id="10268" w:author="Dr Mamadou SANOGO" w:date="2023-10-26T15:46:00Z">
                  <w:rPr>
                    <w:del w:id="10269" w:author="Dr Mamadou SANOGO" w:date="2023-10-26T15:54:00Z"/>
                    <w:rFonts w:asciiTheme="minorHAnsi" w:hAnsiTheme="minorHAnsi"/>
                    <w:b/>
                    <w:bCs/>
                    <w:color w:val="000000" w:themeColor="text1"/>
                    <w:szCs w:val="16"/>
                  </w:rPr>
                </w:rPrChange>
              </w:rPr>
            </w:pPr>
            <w:del w:id="10270" w:author="Dr Mamadou SANOGO" w:date="2023-10-26T15:54:00Z">
              <w:r w:rsidRPr="00683B98" w:rsidDel="00561D9D">
                <w:rPr>
                  <w:rFonts w:asciiTheme="minorHAnsi" w:hAnsiTheme="minorHAnsi"/>
                  <w:b/>
                  <w:bCs/>
                  <w:color w:val="FF0000"/>
                  <w:szCs w:val="16"/>
                  <w:rPrChange w:id="10271" w:author="Dr Mamadou SANOGO" w:date="2023-10-26T15:46:00Z">
                    <w:rPr>
                      <w:rFonts w:asciiTheme="minorHAnsi" w:hAnsiTheme="minorHAnsi"/>
                      <w:b/>
                      <w:bCs/>
                      <w:color w:val="000000" w:themeColor="text1"/>
                      <w:szCs w:val="16"/>
                    </w:rPr>
                  </w:rPrChange>
                </w:rPr>
                <w:delText>30</w:delText>
              </w:r>
            </w:del>
          </w:p>
        </w:tc>
        <w:tc>
          <w:tcPr>
            <w:tcW w:w="1702"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15F941C" w14:textId="6545E27D" w:rsidR="00631BF4" w:rsidRPr="00683B98" w:rsidDel="00561D9D" w:rsidRDefault="00631BF4" w:rsidP="00F26652">
            <w:pPr>
              <w:tabs>
                <w:tab w:val="left" w:pos="567"/>
                <w:tab w:val="left" w:pos="1276"/>
                <w:tab w:val="left" w:pos="2127"/>
              </w:tabs>
              <w:spacing w:line="276" w:lineRule="auto"/>
              <w:rPr>
                <w:del w:id="10272" w:author="Dr Mamadou SANOGO" w:date="2023-10-26T15:54:00Z"/>
                <w:b/>
                <w:bCs/>
                <w:color w:val="FF0000"/>
                <w:szCs w:val="24"/>
                <w:lang w:eastAsia="en-US"/>
                <w:rPrChange w:id="10273" w:author="Dr Mamadou SANOGO" w:date="2023-10-26T15:46:00Z">
                  <w:rPr>
                    <w:del w:id="10274" w:author="Dr Mamadou SANOGO" w:date="2023-10-26T15:54:00Z"/>
                    <w:b/>
                    <w:bCs/>
                    <w:szCs w:val="24"/>
                    <w:lang w:eastAsia="en-US"/>
                  </w:rPr>
                </w:rPrChange>
              </w:rPr>
            </w:pPr>
          </w:p>
        </w:tc>
        <w:tc>
          <w:tcPr>
            <w:tcW w:w="314" w:type="pct"/>
            <w:tcBorders>
              <w:top w:val="single" w:sz="4" w:space="0" w:color="auto"/>
              <w:left w:val="single" w:sz="4" w:space="0" w:color="auto"/>
              <w:bottom w:val="single" w:sz="4" w:space="0" w:color="auto"/>
              <w:right w:val="single" w:sz="4" w:space="0" w:color="auto"/>
            </w:tcBorders>
            <w:vAlign w:val="center"/>
          </w:tcPr>
          <w:p w14:paraId="1AC1A9F3" w14:textId="604631D5" w:rsidR="00631BF4" w:rsidRPr="00683B98" w:rsidDel="00561D9D" w:rsidRDefault="00631BF4" w:rsidP="00F26652">
            <w:pPr>
              <w:tabs>
                <w:tab w:val="left" w:pos="567"/>
                <w:tab w:val="left" w:pos="1276"/>
                <w:tab w:val="left" w:pos="2127"/>
              </w:tabs>
              <w:spacing w:before="100" w:line="276" w:lineRule="auto"/>
              <w:jc w:val="center"/>
              <w:rPr>
                <w:del w:id="10275" w:author="Dr Mamadou SANOGO" w:date="2023-10-26T15:54:00Z"/>
                <w:rFonts w:asciiTheme="minorHAnsi" w:hAnsiTheme="minorHAnsi"/>
                <w:b/>
                <w:bCs/>
                <w:color w:val="FF0000"/>
                <w:szCs w:val="16"/>
                <w:rPrChange w:id="10276" w:author="Dr Mamadou SANOGO" w:date="2023-10-26T15:46:00Z">
                  <w:rPr>
                    <w:del w:id="10277" w:author="Dr Mamadou SANOGO" w:date="2023-10-26T15:54:00Z"/>
                    <w:rFonts w:asciiTheme="minorHAnsi" w:hAnsiTheme="minorHAnsi"/>
                    <w:b/>
                    <w:bCs/>
                    <w:color w:val="000000" w:themeColor="text1"/>
                    <w:szCs w:val="16"/>
                  </w:rPr>
                </w:rPrChange>
              </w:rPr>
            </w:pPr>
            <w:del w:id="10278" w:author="Dr Mamadou SANOGO" w:date="2023-10-26T15:54:00Z">
              <w:r w:rsidRPr="00683B98" w:rsidDel="00561D9D">
                <w:rPr>
                  <w:rFonts w:asciiTheme="minorHAnsi" w:hAnsiTheme="minorHAnsi"/>
                  <w:b/>
                  <w:bCs/>
                  <w:color w:val="FF0000"/>
                  <w:szCs w:val="16"/>
                  <w:rPrChange w:id="10279" w:author="Dr Mamadou SANOGO" w:date="2023-10-26T15:46:00Z">
                    <w:rPr>
                      <w:rFonts w:asciiTheme="minorHAnsi" w:hAnsiTheme="minorHAnsi"/>
                      <w:b/>
                      <w:bCs/>
                      <w:color w:val="000000" w:themeColor="text1"/>
                      <w:szCs w:val="16"/>
                    </w:rPr>
                  </w:rPrChange>
                </w:rPr>
                <w:delText>30</w:delText>
              </w:r>
            </w:del>
          </w:p>
        </w:tc>
        <w:tc>
          <w:tcPr>
            <w:tcW w:w="415" w:type="pct"/>
            <w:tcBorders>
              <w:top w:val="single" w:sz="4" w:space="0" w:color="auto"/>
              <w:left w:val="single" w:sz="4" w:space="0" w:color="auto"/>
              <w:bottom w:val="single" w:sz="4" w:space="0" w:color="auto"/>
              <w:right w:val="single" w:sz="4" w:space="0" w:color="auto"/>
            </w:tcBorders>
            <w:vAlign w:val="center"/>
            <w:hideMark/>
          </w:tcPr>
          <w:p w14:paraId="12A19676" w14:textId="1B6117AB" w:rsidR="00631BF4" w:rsidRPr="00683B98" w:rsidDel="00561D9D" w:rsidRDefault="00631BF4" w:rsidP="00F26652">
            <w:pPr>
              <w:tabs>
                <w:tab w:val="left" w:pos="567"/>
                <w:tab w:val="left" w:pos="1276"/>
                <w:tab w:val="left" w:pos="2127"/>
              </w:tabs>
              <w:spacing w:before="100" w:line="276" w:lineRule="auto"/>
              <w:jc w:val="center"/>
              <w:rPr>
                <w:del w:id="10280" w:author="Dr Mamadou SANOGO" w:date="2023-10-26T15:54:00Z"/>
                <w:rFonts w:asciiTheme="minorHAnsi" w:hAnsiTheme="minorHAnsi"/>
                <w:b/>
                <w:bCs/>
                <w:color w:val="FF0000"/>
                <w:szCs w:val="16"/>
                <w:rPrChange w:id="10281" w:author="Dr Mamadou SANOGO" w:date="2023-10-26T15:46:00Z">
                  <w:rPr>
                    <w:del w:id="10282" w:author="Dr Mamadou SANOGO" w:date="2023-10-26T15:54:00Z"/>
                    <w:rFonts w:asciiTheme="minorHAnsi" w:hAnsiTheme="minorHAnsi"/>
                    <w:b/>
                    <w:bCs/>
                    <w:color w:val="000000" w:themeColor="text1"/>
                    <w:szCs w:val="16"/>
                  </w:rPr>
                </w:rPrChange>
              </w:rPr>
            </w:pPr>
            <w:del w:id="10283" w:author="Dr Mamadou SANOGO" w:date="2023-10-26T15:54:00Z">
              <w:r w:rsidRPr="00683B98" w:rsidDel="00561D9D">
                <w:rPr>
                  <w:rFonts w:asciiTheme="minorHAnsi" w:hAnsiTheme="minorHAnsi"/>
                  <w:b/>
                  <w:bCs/>
                  <w:color w:val="FF0000"/>
                  <w:szCs w:val="16"/>
                  <w:rPrChange w:id="10284" w:author="Dr Mamadou SANOGO" w:date="2023-10-26T15:46:00Z">
                    <w:rPr>
                      <w:rFonts w:asciiTheme="minorHAnsi" w:hAnsiTheme="minorHAnsi"/>
                      <w:b/>
                      <w:bCs/>
                      <w:color w:val="000000" w:themeColor="text1"/>
                      <w:szCs w:val="16"/>
                    </w:rPr>
                  </w:rPrChange>
                </w:rPr>
                <w:delText>900</w:delText>
              </w:r>
            </w:del>
          </w:p>
        </w:tc>
        <w:tc>
          <w:tcPr>
            <w:tcW w:w="1539"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15F5C5" w14:textId="76D5C0E0" w:rsidR="00631BF4" w:rsidRPr="00683B98" w:rsidDel="00561D9D" w:rsidRDefault="00631BF4" w:rsidP="00F26652">
            <w:pPr>
              <w:tabs>
                <w:tab w:val="left" w:pos="567"/>
                <w:tab w:val="left" w:pos="1276"/>
                <w:tab w:val="left" w:pos="2127"/>
              </w:tabs>
              <w:spacing w:line="276" w:lineRule="auto"/>
              <w:rPr>
                <w:del w:id="10285" w:author="Dr Mamadou SANOGO" w:date="2023-10-26T15:54:00Z"/>
                <w:b/>
                <w:bCs/>
                <w:color w:val="FF0000"/>
                <w:szCs w:val="24"/>
                <w:lang w:eastAsia="en-US"/>
                <w:rPrChange w:id="10286" w:author="Dr Mamadou SANOGO" w:date="2023-10-26T15:46:00Z">
                  <w:rPr>
                    <w:del w:id="10287" w:author="Dr Mamadou SANOGO" w:date="2023-10-26T15:54:00Z"/>
                    <w:b/>
                    <w:bCs/>
                    <w:szCs w:val="24"/>
                    <w:lang w:eastAsia="en-US"/>
                  </w:rPr>
                </w:rPrChange>
              </w:rPr>
            </w:pPr>
          </w:p>
        </w:tc>
      </w:tr>
    </w:tbl>
    <w:p w14:paraId="5B169A2B" w14:textId="41C5857A" w:rsidR="00631BF4" w:rsidRPr="00683B98" w:rsidDel="00561D9D" w:rsidRDefault="00631BF4" w:rsidP="00631BF4">
      <w:pPr>
        <w:rPr>
          <w:del w:id="10288" w:author="Dr Mamadou SANOGO" w:date="2023-10-26T15:54:00Z"/>
          <w:rFonts w:eastAsiaTheme="minorHAnsi"/>
          <w:color w:val="FF0000"/>
          <w:lang w:eastAsia="en-US"/>
          <w:rPrChange w:id="10289" w:author="Dr Mamadou SANOGO" w:date="2023-10-26T15:46:00Z">
            <w:rPr>
              <w:del w:id="10290" w:author="Dr Mamadou SANOGO" w:date="2023-10-26T15:54:00Z"/>
              <w:rFonts w:eastAsiaTheme="minorHAnsi"/>
              <w:lang w:eastAsia="en-US"/>
            </w:rPr>
          </w:rPrChange>
        </w:rPr>
      </w:pPr>
    </w:p>
    <w:p w14:paraId="340F2427" w14:textId="519E5DCE" w:rsidR="00011374" w:rsidRPr="007A4AFC" w:rsidDel="00561D9D" w:rsidRDefault="00011374" w:rsidP="00011374">
      <w:pPr>
        <w:widowControl w:val="0"/>
        <w:autoSpaceDE w:val="0"/>
        <w:autoSpaceDN w:val="0"/>
        <w:adjustRightInd w:val="0"/>
        <w:spacing w:before="5" w:line="280" w:lineRule="exact"/>
        <w:ind w:right="9"/>
        <w:rPr>
          <w:del w:id="10291" w:author="Dr Mamadou SANOGO" w:date="2023-10-26T15:54:00Z"/>
          <w:color w:val="000000" w:themeColor="text1"/>
          <w:sz w:val="28"/>
          <w:szCs w:val="28"/>
          <w:rPrChange w:id="10292" w:author="Dr Mamadou SANOGO" w:date="2023-10-25T18:15:00Z">
            <w:rPr>
              <w:del w:id="10293" w:author="Dr Mamadou SANOGO" w:date="2023-10-26T15:54:00Z"/>
              <w:color w:val="000000"/>
              <w:sz w:val="28"/>
              <w:szCs w:val="28"/>
            </w:rPr>
          </w:rPrChange>
        </w:rPr>
      </w:pPr>
    </w:p>
    <w:p w14:paraId="4D99F17F" w14:textId="77777777" w:rsidR="006350A6" w:rsidRPr="007A4AFC" w:rsidRDefault="006350A6" w:rsidP="006350A6">
      <w:pPr>
        <w:shd w:val="clear" w:color="auto" w:fill="FFFFFF"/>
        <w:spacing w:line="240" w:lineRule="auto"/>
        <w:ind w:right="9"/>
        <w:jc w:val="center"/>
        <w:rPr>
          <w:ins w:id="10294" w:author="Dr Mamadou SANOGO" w:date="2023-10-25T14:40:00Z"/>
          <w:color w:val="000000" w:themeColor="text1"/>
          <w:sz w:val="28"/>
          <w:szCs w:val="28"/>
          <w:rPrChange w:id="10295" w:author="Dr Mamadou SANOGO" w:date="2023-10-25T18:15:00Z">
            <w:rPr>
              <w:ins w:id="10296" w:author="Dr Mamadou SANOGO" w:date="2023-10-25T14:40:00Z"/>
              <w:color w:val="000000"/>
              <w:sz w:val="28"/>
              <w:szCs w:val="28"/>
            </w:rPr>
          </w:rPrChange>
        </w:rPr>
      </w:pPr>
    </w:p>
    <w:p w14:paraId="15190404" w14:textId="77777777" w:rsidR="006350A6" w:rsidRPr="007A4AFC" w:rsidRDefault="006350A6" w:rsidP="006350A6">
      <w:pPr>
        <w:shd w:val="clear" w:color="auto" w:fill="FFFFFF"/>
        <w:spacing w:line="240" w:lineRule="auto"/>
        <w:ind w:right="9"/>
        <w:jc w:val="center"/>
        <w:rPr>
          <w:ins w:id="10297" w:author="Dr Mamadou SANOGO" w:date="2023-10-25T14:40:00Z"/>
          <w:color w:val="000000" w:themeColor="text1"/>
          <w:sz w:val="28"/>
          <w:szCs w:val="28"/>
          <w:rPrChange w:id="10298" w:author="Dr Mamadou SANOGO" w:date="2023-10-25T18:15:00Z">
            <w:rPr>
              <w:ins w:id="10299" w:author="Dr Mamadou SANOGO" w:date="2023-10-25T14:40:00Z"/>
              <w:color w:val="000000"/>
              <w:sz w:val="28"/>
              <w:szCs w:val="28"/>
            </w:rPr>
          </w:rPrChange>
        </w:rPr>
      </w:pPr>
    </w:p>
    <w:p w14:paraId="08BBC10C" w14:textId="03CABE83" w:rsidR="006350A6" w:rsidRPr="007A4AFC" w:rsidRDefault="00011374" w:rsidP="006350A6">
      <w:pPr>
        <w:shd w:val="clear" w:color="auto" w:fill="FFFFFF"/>
        <w:spacing w:line="240" w:lineRule="auto"/>
        <w:ind w:right="9"/>
        <w:jc w:val="center"/>
        <w:rPr>
          <w:ins w:id="10300" w:author="Dr Mamadou SANOGO" w:date="2023-10-25T14:40:00Z"/>
          <w:color w:val="000000" w:themeColor="text1"/>
          <w:sz w:val="28"/>
          <w:szCs w:val="28"/>
          <w:rPrChange w:id="10301" w:author="Dr Mamadou SANOGO" w:date="2023-10-25T18:15:00Z">
            <w:rPr>
              <w:ins w:id="10302" w:author="Dr Mamadou SANOGO" w:date="2023-10-25T14:40:00Z"/>
              <w:color w:val="000000"/>
              <w:sz w:val="28"/>
              <w:szCs w:val="28"/>
            </w:rPr>
          </w:rPrChange>
        </w:rPr>
      </w:pPr>
      <w:del w:id="10303" w:author="Cauris Cosmetics" w:date="2023-10-27T17:59:00Z">
        <w:r w:rsidRPr="007A4AFC" w:rsidDel="00FA173A">
          <w:rPr>
            <w:color w:val="000000" w:themeColor="text1"/>
            <w:sz w:val="28"/>
            <w:szCs w:val="28"/>
            <w:rPrChange w:id="10304" w:author="Dr Mamadou SANOGO" w:date="2023-10-25T18:15:00Z">
              <w:rPr>
                <w:color w:val="000000"/>
                <w:sz w:val="28"/>
                <w:szCs w:val="28"/>
              </w:rPr>
            </w:rPrChange>
          </w:rPr>
          <w:br w:type="page"/>
        </w:r>
      </w:del>
    </w:p>
    <w:p w14:paraId="376BAFDB" w14:textId="77777777" w:rsidR="006350A6" w:rsidRPr="007A4AFC" w:rsidRDefault="006350A6" w:rsidP="006350A6">
      <w:pPr>
        <w:shd w:val="clear" w:color="auto" w:fill="FFFFFF"/>
        <w:spacing w:line="240" w:lineRule="auto"/>
        <w:ind w:right="9"/>
        <w:jc w:val="center"/>
        <w:rPr>
          <w:ins w:id="10305" w:author="Dr Mamadou SANOGO" w:date="2023-10-25T14:40:00Z"/>
          <w:color w:val="000000" w:themeColor="text1"/>
          <w:sz w:val="28"/>
          <w:szCs w:val="28"/>
          <w:rPrChange w:id="10306" w:author="Dr Mamadou SANOGO" w:date="2023-10-25T18:15:00Z">
            <w:rPr>
              <w:ins w:id="10307" w:author="Dr Mamadou SANOGO" w:date="2023-10-25T14:40:00Z"/>
              <w:color w:val="000000"/>
              <w:sz w:val="28"/>
              <w:szCs w:val="28"/>
            </w:rPr>
          </w:rPrChange>
        </w:rPr>
      </w:pPr>
    </w:p>
    <w:p w14:paraId="01BC0439" w14:textId="77777777" w:rsidR="006350A6" w:rsidRPr="007A4AFC" w:rsidRDefault="006350A6" w:rsidP="006350A6">
      <w:pPr>
        <w:shd w:val="clear" w:color="auto" w:fill="FFFFFF"/>
        <w:spacing w:line="240" w:lineRule="auto"/>
        <w:ind w:right="9"/>
        <w:jc w:val="center"/>
        <w:rPr>
          <w:ins w:id="10308" w:author="Dr Mamadou SANOGO" w:date="2023-10-25T14:40:00Z"/>
          <w:color w:val="000000" w:themeColor="text1"/>
          <w:sz w:val="28"/>
          <w:szCs w:val="28"/>
          <w:rPrChange w:id="10309" w:author="Dr Mamadou SANOGO" w:date="2023-10-25T18:15:00Z">
            <w:rPr>
              <w:ins w:id="10310" w:author="Dr Mamadou SANOGO" w:date="2023-10-25T14:40:00Z"/>
              <w:color w:val="000000"/>
              <w:sz w:val="28"/>
              <w:szCs w:val="28"/>
            </w:rPr>
          </w:rPrChange>
        </w:rPr>
      </w:pPr>
    </w:p>
    <w:p w14:paraId="09F62496" w14:textId="77777777" w:rsidR="006350A6" w:rsidRPr="007A4AFC" w:rsidRDefault="006350A6" w:rsidP="006350A6">
      <w:pPr>
        <w:shd w:val="clear" w:color="auto" w:fill="FFFFFF"/>
        <w:spacing w:line="240" w:lineRule="auto"/>
        <w:ind w:right="9"/>
        <w:jc w:val="center"/>
        <w:rPr>
          <w:ins w:id="10311" w:author="Dr Mamadou SANOGO" w:date="2023-10-25T14:40:00Z"/>
          <w:color w:val="000000" w:themeColor="text1"/>
          <w:sz w:val="28"/>
          <w:szCs w:val="28"/>
          <w:rPrChange w:id="10312" w:author="Dr Mamadou SANOGO" w:date="2023-10-25T18:15:00Z">
            <w:rPr>
              <w:ins w:id="10313" w:author="Dr Mamadou SANOGO" w:date="2023-10-25T14:40:00Z"/>
              <w:color w:val="000000"/>
              <w:sz w:val="28"/>
              <w:szCs w:val="28"/>
            </w:rPr>
          </w:rPrChange>
        </w:rPr>
      </w:pPr>
    </w:p>
    <w:p w14:paraId="0E2397DC" w14:textId="77777777" w:rsidR="006350A6" w:rsidRPr="007A4AFC" w:rsidRDefault="006350A6" w:rsidP="006350A6">
      <w:pPr>
        <w:shd w:val="clear" w:color="auto" w:fill="FFFFFF"/>
        <w:spacing w:line="240" w:lineRule="auto"/>
        <w:ind w:right="9"/>
        <w:jc w:val="center"/>
        <w:rPr>
          <w:ins w:id="10314" w:author="Dr Mamadou SANOGO" w:date="2023-10-25T14:40:00Z"/>
          <w:color w:val="000000" w:themeColor="text1"/>
          <w:sz w:val="28"/>
          <w:szCs w:val="28"/>
          <w:rPrChange w:id="10315" w:author="Dr Mamadou SANOGO" w:date="2023-10-25T18:15:00Z">
            <w:rPr>
              <w:ins w:id="10316" w:author="Dr Mamadou SANOGO" w:date="2023-10-25T14:40:00Z"/>
              <w:color w:val="000000"/>
              <w:sz w:val="28"/>
              <w:szCs w:val="28"/>
            </w:rPr>
          </w:rPrChange>
        </w:rPr>
      </w:pPr>
    </w:p>
    <w:p w14:paraId="6BF8DD7E" w14:textId="77777777" w:rsidR="006350A6" w:rsidRPr="007A4AFC" w:rsidRDefault="006350A6" w:rsidP="006350A6">
      <w:pPr>
        <w:shd w:val="clear" w:color="auto" w:fill="FFFFFF"/>
        <w:spacing w:line="240" w:lineRule="auto"/>
        <w:ind w:right="9"/>
        <w:jc w:val="center"/>
        <w:rPr>
          <w:ins w:id="10317" w:author="Dr Mamadou SANOGO" w:date="2023-10-25T14:40:00Z"/>
          <w:color w:val="000000" w:themeColor="text1"/>
          <w:sz w:val="28"/>
          <w:szCs w:val="28"/>
          <w:rPrChange w:id="10318" w:author="Dr Mamadou SANOGO" w:date="2023-10-25T18:15:00Z">
            <w:rPr>
              <w:ins w:id="10319" w:author="Dr Mamadou SANOGO" w:date="2023-10-25T14:40:00Z"/>
              <w:color w:val="000000"/>
              <w:sz w:val="28"/>
              <w:szCs w:val="28"/>
            </w:rPr>
          </w:rPrChange>
        </w:rPr>
      </w:pPr>
    </w:p>
    <w:p w14:paraId="18063E2B" w14:textId="77777777" w:rsidR="006350A6" w:rsidRPr="007A4AFC" w:rsidRDefault="006350A6" w:rsidP="006350A6">
      <w:pPr>
        <w:shd w:val="clear" w:color="auto" w:fill="FFFFFF"/>
        <w:spacing w:line="240" w:lineRule="auto"/>
        <w:ind w:right="9"/>
        <w:jc w:val="center"/>
        <w:rPr>
          <w:ins w:id="10320" w:author="Dr Mamadou SANOGO" w:date="2023-10-25T14:40:00Z"/>
          <w:color w:val="000000" w:themeColor="text1"/>
          <w:sz w:val="28"/>
          <w:szCs w:val="28"/>
          <w:rPrChange w:id="10321" w:author="Dr Mamadou SANOGO" w:date="2023-10-25T18:15:00Z">
            <w:rPr>
              <w:ins w:id="10322" w:author="Dr Mamadou SANOGO" w:date="2023-10-25T14:40:00Z"/>
              <w:color w:val="000000"/>
              <w:sz w:val="28"/>
              <w:szCs w:val="28"/>
            </w:rPr>
          </w:rPrChange>
        </w:rPr>
      </w:pPr>
    </w:p>
    <w:p w14:paraId="11F15E3F" w14:textId="77777777" w:rsidR="006350A6" w:rsidRPr="007A4AFC" w:rsidRDefault="006350A6" w:rsidP="006350A6">
      <w:pPr>
        <w:shd w:val="clear" w:color="auto" w:fill="FFFFFF"/>
        <w:spacing w:line="240" w:lineRule="auto"/>
        <w:ind w:right="9"/>
        <w:jc w:val="center"/>
        <w:rPr>
          <w:ins w:id="10323" w:author="Dr Mamadou SANOGO" w:date="2023-10-25T14:40:00Z"/>
          <w:color w:val="000000" w:themeColor="text1"/>
          <w:sz w:val="28"/>
          <w:szCs w:val="28"/>
          <w:rPrChange w:id="10324" w:author="Dr Mamadou SANOGO" w:date="2023-10-25T18:15:00Z">
            <w:rPr>
              <w:ins w:id="10325" w:author="Dr Mamadou SANOGO" w:date="2023-10-25T14:40:00Z"/>
              <w:color w:val="000000"/>
              <w:sz w:val="28"/>
              <w:szCs w:val="28"/>
            </w:rPr>
          </w:rPrChange>
        </w:rPr>
      </w:pPr>
    </w:p>
    <w:p w14:paraId="06177DED" w14:textId="77777777" w:rsidR="006350A6" w:rsidRPr="007A4AFC" w:rsidRDefault="006350A6" w:rsidP="006350A6">
      <w:pPr>
        <w:shd w:val="clear" w:color="auto" w:fill="FFFFFF"/>
        <w:spacing w:line="240" w:lineRule="auto"/>
        <w:ind w:right="9"/>
        <w:jc w:val="center"/>
        <w:rPr>
          <w:ins w:id="10326" w:author="Dr Mamadou SANOGO" w:date="2023-10-25T14:40:00Z"/>
          <w:color w:val="000000" w:themeColor="text1"/>
          <w:sz w:val="28"/>
          <w:szCs w:val="28"/>
          <w:rPrChange w:id="10327" w:author="Dr Mamadou SANOGO" w:date="2023-10-25T18:15:00Z">
            <w:rPr>
              <w:ins w:id="10328" w:author="Dr Mamadou SANOGO" w:date="2023-10-25T14:40:00Z"/>
              <w:color w:val="000000"/>
              <w:sz w:val="28"/>
              <w:szCs w:val="28"/>
            </w:rPr>
          </w:rPrChange>
        </w:rPr>
      </w:pPr>
    </w:p>
    <w:p w14:paraId="39CD88E6" w14:textId="025FB652" w:rsidR="006350A6" w:rsidRPr="007A4AFC" w:rsidRDefault="006350A6" w:rsidP="006350A6">
      <w:pPr>
        <w:shd w:val="clear" w:color="auto" w:fill="FFFFFF"/>
        <w:spacing w:line="240" w:lineRule="auto"/>
        <w:ind w:right="9"/>
        <w:jc w:val="center"/>
        <w:rPr>
          <w:ins w:id="10329" w:author="Dr Mamadou SANOGO" w:date="2023-10-25T14:40:00Z"/>
          <w:color w:val="000000" w:themeColor="text1"/>
          <w:sz w:val="28"/>
          <w:szCs w:val="28"/>
          <w:rPrChange w:id="10330" w:author="Dr Mamadou SANOGO" w:date="2023-10-25T18:15:00Z">
            <w:rPr>
              <w:ins w:id="10331" w:author="Dr Mamadou SANOGO" w:date="2023-10-25T14:40:00Z"/>
              <w:color w:val="000000"/>
              <w:sz w:val="28"/>
              <w:szCs w:val="28"/>
            </w:rPr>
          </w:rPrChange>
        </w:rPr>
      </w:pPr>
    </w:p>
    <w:p w14:paraId="2CE21306" w14:textId="0A22A965" w:rsidR="006350A6" w:rsidRPr="007A4AFC" w:rsidRDefault="006350A6" w:rsidP="006350A6">
      <w:pPr>
        <w:shd w:val="clear" w:color="auto" w:fill="FFFFFF"/>
        <w:spacing w:line="240" w:lineRule="auto"/>
        <w:ind w:right="9"/>
        <w:jc w:val="center"/>
        <w:rPr>
          <w:ins w:id="10332" w:author="Dr Mamadou SANOGO" w:date="2023-10-25T14:40:00Z"/>
          <w:color w:val="000000" w:themeColor="text1"/>
          <w:sz w:val="28"/>
          <w:szCs w:val="28"/>
          <w:rPrChange w:id="10333" w:author="Dr Mamadou SANOGO" w:date="2023-10-25T18:15:00Z">
            <w:rPr>
              <w:ins w:id="10334" w:author="Dr Mamadou SANOGO" w:date="2023-10-25T14:40:00Z"/>
              <w:color w:val="000000"/>
              <w:sz w:val="28"/>
              <w:szCs w:val="28"/>
            </w:rPr>
          </w:rPrChange>
        </w:rPr>
      </w:pPr>
    </w:p>
    <w:p w14:paraId="6EC949CF" w14:textId="40E92C65" w:rsidR="006350A6" w:rsidRPr="007A4AFC" w:rsidRDefault="006350A6" w:rsidP="006350A6">
      <w:pPr>
        <w:shd w:val="clear" w:color="auto" w:fill="FFFFFF"/>
        <w:spacing w:line="240" w:lineRule="auto"/>
        <w:ind w:right="9"/>
        <w:jc w:val="center"/>
        <w:rPr>
          <w:ins w:id="10335" w:author="Dr Mamadou SANOGO" w:date="2023-10-25T14:40:00Z"/>
          <w:color w:val="000000" w:themeColor="text1"/>
          <w:sz w:val="28"/>
          <w:szCs w:val="28"/>
          <w:rPrChange w:id="10336" w:author="Dr Mamadou SANOGO" w:date="2023-10-25T18:15:00Z">
            <w:rPr>
              <w:ins w:id="10337" w:author="Dr Mamadou SANOGO" w:date="2023-10-25T14:40:00Z"/>
              <w:color w:val="000000"/>
              <w:sz w:val="28"/>
              <w:szCs w:val="28"/>
            </w:rPr>
          </w:rPrChange>
        </w:rPr>
      </w:pPr>
    </w:p>
    <w:p w14:paraId="4C58EC77" w14:textId="77777777" w:rsidR="006350A6" w:rsidRPr="007A4AFC" w:rsidRDefault="006350A6" w:rsidP="006350A6">
      <w:pPr>
        <w:shd w:val="clear" w:color="auto" w:fill="FFFFFF"/>
        <w:spacing w:line="240" w:lineRule="auto"/>
        <w:ind w:right="9"/>
        <w:jc w:val="center"/>
        <w:rPr>
          <w:ins w:id="10338" w:author="Dr Mamadou SANOGO" w:date="2023-10-25T14:40:00Z"/>
          <w:color w:val="000000" w:themeColor="text1"/>
          <w:sz w:val="28"/>
          <w:szCs w:val="28"/>
          <w:rPrChange w:id="10339" w:author="Dr Mamadou SANOGO" w:date="2023-10-25T18:15:00Z">
            <w:rPr>
              <w:ins w:id="10340" w:author="Dr Mamadou SANOGO" w:date="2023-10-25T14:40:00Z"/>
              <w:color w:val="000000"/>
              <w:sz w:val="28"/>
              <w:szCs w:val="28"/>
            </w:rPr>
          </w:rPrChange>
        </w:rPr>
      </w:pPr>
    </w:p>
    <w:p w14:paraId="4ABE5106" w14:textId="77777777" w:rsidR="006350A6" w:rsidRPr="007A4AFC" w:rsidRDefault="006350A6" w:rsidP="006350A6">
      <w:pPr>
        <w:shd w:val="clear" w:color="auto" w:fill="FFFFFF"/>
        <w:spacing w:line="240" w:lineRule="auto"/>
        <w:ind w:right="9"/>
        <w:jc w:val="center"/>
        <w:rPr>
          <w:ins w:id="10341" w:author="Dr Mamadou SANOGO" w:date="2023-10-25T14:40:00Z"/>
          <w:color w:val="000000" w:themeColor="text1"/>
          <w:sz w:val="28"/>
          <w:szCs w:val="28"/>
          <w:rPrChange w:id="10342" w:author="Dr Mamadou SANOGO" w:date="2023-10-25T18:15:00Z">
            <w:rPr>
              <w:ins w:id="10343" w:author="Dr Mamadou SANOGO" w:date="2023-10-25T14:40:00Z"/>
              <w:color w:val="000000"/>
              <w:sz w:val="28"/>
              <w:szCs w:val="28"/>
            </w:rPr>
          </w:rPrChange>
        </w:rPr>
      </w:pPr>
    </w:p>
    <w:p w14:paraId="422E9195" w14:textId="58BFA233" w:rsidR="006350A6" w:rsidRPr="007A4AFC" w:rsidRDefault="006350A6" w:rsidP="006350A6">
      <w:pPr>
        <w:shd w:val="clear" w:color="auto" w:fill="FFFFFF"/>
        <w:spacing w:line="240" w:lineRule="auto"/>
        <w:ind w:right="9"/>
        <w:jc w:val="center"/>
        <w:rPr>
          <w:ins w:id="10344" w:author="Dr Mamadou SANOGO" w:date="2023-10-25T14:39:00Z"/>
          <w:rFonts w:eastAsiaTheme="minorHAnsi"/>
          <w:b/>
          <w:color w:val="000000" w:themeColor="text1"/>
          <w:sz w:val="44"/>
          <w:lang w:eastAsia="en-US"/>
          <w:rPrChange w:id="10345" w:author="Dr Mamadou SANOGO" w:date="2023-10-25T18:15:00Z">
            <w:rPr>
              <w:ins w:id="10346" w:author="Dr Mamadou SANOGO" w:date="2023-10-25T14:39:00Z"/>
              <w:rFonts w:eastAsiaTheme="minorHAnsi"/>
              <w:b/>
              <w:sz w:val="44"/>
              <w:lang w:eastAsia="en-US"/>
            </w:rPr>
          </w:rPrChange>
        </w:rPr>
      </w:pPr>
      <w:ins w:id="10347" w:author="Dr Mamadou SANOGO" w:date="2023-10-25T14:39:00Z">
        <w:r w:rsidRPr="007A4AFC">
          <w:rPr>
            <w:rFonts w:eastAsiaTheme="minorHAnsi"/>
            <w:b/>
            <w:color w:val="000000" w:themeColor="text1"/>
            <w:sz w:val="44"/>
            <w:lang w:eastAsia="en-US"/>
            <w:rPrChange w:id="10348" w:author="Dr Mamadou SANOGO" w:date="2023-10-25T18:15:00Z">
              <w:rPr>
                <w:rFonts w:eastAsiaTheme="minorHAnsi"/>
                <w:b/>
                <w:sz w:val="44"/>
                <w:lang w:eastAsia="en-US"/>
              </w:rPr>
            </w:rPrChange>
          </w:rPr>
          <w:t xml:space="preserve">Annexe n°008 : </w:t>
        </w:r>
      </w:ins>
      <w:ins w:id="10349" w:author="Dr Mamadou SANOGO" w:date="2023-10-25T14:40:00Z">
        <w:r w:rsidRPr="007A4AFC">
          <w:rPr>
            <w:rFonts w:eastAsiaTheme="minorHAnsi"/>
            <w:b/>
            <w:color w:val="000000" w:themeColor="text1"/>
            <w:sz w:val="44"/>
            <w:lang w:eastAsia="en-US"/>
            <w:rPrChange w:id="10350" w:author="Dr Mamadou SANOGO" w:date="2023-10-25T18:15:00Z">
              <w:rPr>
                <w:rFonts w:eastAsiaTheme="minorHAnsi"/>
                <w:b/>
                <w:sz w:val="44"/>
                <w:lang w:eastAsia="en-US"/>
              </w:rPr>
            </w:rPrChange>
          </w:rPr>
          <w:t>Décision de création</w:t>
        </w:r>
      </w:ins>
    </w:p>
    <w:p w14:paraId="481517B1" w14:textId="0F93CF48" w:rsidR="006350A6" w:rsidRPr="007A4AFC" w:rsidRDefault="00502781" w:rsidP="006350A6">
      <w:pPr>
        <w:shd w:val="clear" w:color="auto" w:fill="FFFFFF"/>
        <w:spacing w:line="240" w:lineRule="auto"/>
        <w:ind w:right="9"/>
        <w:jc w:val="center"/>
        <w:rPr>
          <w:ins w:id="10351" w:author="Dr Mamadou SANOGO" w:date="2023-10-25T14:36:00Z"/>
          <w:color w:val="000000" w:themeColor="text1"/>
          <w:sz w:val="28"/>
          <w:szCs w:val="28"/>
          <w:rPrChange w:id="10352" w:author="Dr Mamadou SANOGO" w:date="2023-10-25T18:15:00Z">
            <w:rPr>
              <w:ins w:id="10353" w:author="Dr Mamadou SANOGO" w:date="2023-10-25T14:36:00Z"/>
              <w:color w:val="000000"/>
              <w:sz w:val="28"/>
              <w:szCs w:val="28"/>
            </w:rPr>
          </w:rPrChange>
        </w:rPr>
      </w:pPr>
      <w:r w:rsidRPr="007A4AFC">
        <w:rPr>
          <w:color w:val="000000" w:themeColor="text1"/>
          <w:sz w:val="28"/>
          <w:szCs w:val="28"/>
          <w:rPrChange w:id="10354" w:author="Dr Mamadou SANOGO" w:date="2023-10-25T18:15:00Z">
            <w:rPr>
              <w:color w:val="000000"/>
              <w:sz w:val="28"/>
              <w:szCs w:val="28"/>
            </w:rPr>
          </w:rPrChange>
        </w:rPr>
        <w:br w:type="page"/>
      </w:r>
    </w:p>
    <w:p w14:paraId="46757C6D" w14:textId="77777777" w:rsidR="006350A6" w:rsidRPr="007A4AFC" w:rsidRDefault="006350A6" w:rsidP="006350A6">
      <w:pPr>
        <w:shd w:val="clear" w:color="auto" w:fill="FFFFFF"/>
        <w:spacing w:line="240" w:lineRule="auto"/>
        <w:ind w:right="9"/>
        <w:jc w:val="center"/>
        <w:rPr>
          <w:ins w:id="10355" w:author="Dr Mamadou SANOGO" w:date="2023-10-25T14:36:00Z"/>
          <w:color w:val="000000" w:themeColor="text1"/>
          <w:sz w:val="28"/>
          <w:szCs w:val="28"/>
          <w:rPrChange w:id="10356" w:author="Dr Mamadou SANOGO" w:date="2023-10-25T18:15:00Z">
            <w:rPr>
              <w:ins w:id="10357" w:author="Dr Mamadou SANOGO" w:date="2023-10-25T14:36:00Z"/>
              <w:color w:val="000000"/>
              <w:sz w:val="28"/>
              <w:szCs w:val="28"/>
            </w:rPr>
          </w:rPrChange>
        </w:rPr>
      </w:pPr>
    </w:p>
    <w:p w14:paraId="368E651F" w14:textId="77777777" w:rsidR="006350A6" w:rsidRPr="007A4AFC" w:rsidRDefault="006350A6" w:rsidP="006350A6">
      <w:pPr>
        <w:shd w:val="clear" w:color="auto" w:fill="FFFFFF"/>
        <w:spacing w:line="240" w:lineRule="auto"/>
        <w:ind w:right="9"/>
        <w:jc w:val="center"/>
        <w:rPr>
          <w:ins w:id="10358" w:author="Dr Mamadou SANOGO" w:date="2023-10-25T14:36:00Z"/>
          <w:color w:val="000000" w:themeColor="text1"/>
          <w:sz w:val="28"/>
          <w:szCs w:val="28"/>
          <w:rPrChange w:id="10359" w:author="Dr Mamadou SANOGO" w:date="2023-10-25T18:15:00Z">
            <w:rPr>
              <w:ins w:id="10360" w:author="Dr Mamadou SANOGO" w:date="2023-10-25T14:36:00Z"/>
              <w:color w:val="000000"/>
              <w:sz w:val="28"/>
              <w:szCs w:val="28"/>
            </w:rPr>
          </w:rPrChange>
        </w:rPr>
      </w:pPr>
    </w:p>
    <w:p w14:paraId="43CE58B8" w14:textId="77777777" w:rsidR="006350A6" w:rsidRPr="007A4AFC" w:rsidRDefault="006350A6" w:rsidP="006350A6">
      <w:pPr>
        <w:shd w:val="clear" w:color="auto" w:fill="FFFFFF"/>
        <w:spacing w:line="240" w:lineRule="auto"/>
        <w:ind w:right="9"/>
        <w:jc w:val="center"/>
        <w:rPr>
          <w:ins w:id="10361" w:author="Dr Mamadou SANOGO" w:date="2023-10-25T14:36:00Z"/>
          <w:color w:val="000000" w:themeColor="text1"/>
          <w:sz w:val="28"/>
          <w:szCs w:val="28"/>
          <w:rPrChange w:id="10362" w:author="Dr Mamadou SANOGO" w:date="2023-10-25T18:15:00Z">
            <w:rPr>
              <w:ins w:id="10363" w:author="Dr Mamadou SANOGO" w:date="2023-10-25T14:36:00Z"/>
              <w:color w:val="000000"/>
              <w:sz w:val="28"/>
              <w:szCs w:val="28"/>
            </w:rPr>
          </w:rPrChange>
        </w:rPr>
      </w:pPr>
    </w:p>
    <w:p w14:paraId="50CF8674" w14:textId="77777777" w:rsidR="006350A6" w:rsidRPr="007A4AFC" w:rsidRDefault="006350A6" w:rsidP="006350A6">
      <w:pPr>
        <w:shd w:val="clear" w:color="auto" w:fill="FFFFFF"/>
        <w:spacing w:line="240" w:lineRule="auto"/>
        <w:ind w:right="9"/>
        <w:jc w:val="center"/>
        <w:rPr>
          <w:ins w:id="10364" w:author="Dr Mamadou SANOGO" w:date="2023-10-25T14:36:00Z"/>
          <w:color w:val="000000" w:themeColor="text1"/>
          <w:sz w:val="28"/>
          <w:szCs w:val="28"/>
          <w:rPrChange w:id="10365" w:author="Dr Mamadou SANOGO" w:date="2023-10-25T18:15:00Z">
            <w:rPr>
              <w:ins w:id="10366" w:author="Dr Mamadou SANOGO" w:date="2023-10-25T14:36:00Z"/>
              <w:color w:val="000000"/>
              <w:sz w:val="28"/>
              <w:szCs w:val="28"/>
            </w:rPr>
          </w:rPrChange>
        </w:rPr>
      </w:pPr>
    </w:p>
    <w:p w14:paraId="409CE888" w14:textId="77777777" w:rsidR="006350A6" w:rsidRPr="007A4AFC" w:rsidRDefault="006350A6" w:rsidP="006350A6">
      <w:pPr>
        <w:shd w:val="clear" w:color="auto" w:fill="FFFFFF"/>
        <w:spacing w:line="240" w:lineRule="auto"/>
        <w:ind w:right="9"/>
        <w:jc w:val="center"/>
        <w:rPr>
          <w:ins w:id="10367" w:author="Dr Mamadou SANOGO" w:date="2023-10-25T14:36:00Z"/>
          <w:color w:val="000000" w:themeColor="text1"/>
          <w:sz w:val="28"/>
          <w:szCs w:val="28"/>
          <w:rPrChange w:id="10368" w:author="Dr Mamadou SANOGO" w:date="2023-10-25T18:15:00Z">
            <w:rPr>
              <w:ins w:id="10369" w:author="Dr Mamadou SANOGO" w:date="2023-10-25T14:36:00Z"/>
              <w:color w:val="000000"/>
              <w:sz w:val="28"/>
              <w:szCs w:val="28"/>
            </w:rPr>
          </w:rPrChange>
        </w:rPr>
      </w:pPr>
    </w:p>
    <w:p w14:paraId="4414F228" w14:textId="77777777" w:rsidR="006350A6" w:rsidRPr="007A4AFC" w:rsidRDefault="006350A6" w:rsidP="006350A6">
      <w:pPr>
        <w:shd w:val="clear" w:color="auto" w:fill="FFFFFF"/>
        <w:spacing w:line="240" w:lineRule="auto"/>
        <w:ind w:right="9"/>
        <w:jc w:val="center"/>
        <w:rPr>
          <w:ins w:id="10370" w:author="Dr Mamadou SANOGO" w:date="2023-10-25T14:36:00Z"/>
          <w:color w:val="000000" w:themeColor="text1"/>
          <w:sz w:val="28"/>
          <w:szCs w:val="28"/>
          <w:rPrChange w:id="10371" w:author="Dr Mamadou SANOGO" w:date="2023-10-25T18:15:00Z">
            <w:rPr>
              <w:ins w:id="10372" w:author="Dr Mamadou SANOGO" w:date="2023-10-25T14:36:00Z"/>
              <w:color w:val="000000"/>
              <w:sz w:val="28"/>
              <w:szCs w:val="28"/>
            </w:rPr>
          </w:rPrChange>
        </w:rPr>
      </w:pPr>
    </w:p>
    <w:p w14:paraId="625A8ECD" w14:textId="77777777" w:rsidR="006350A6" w:rsidRPr="007A4AFC" w:rsidRDefault="006350A6" w:rsidP="006350A6">
      <w:pPr>
        <w:shd w:val="clear" w:color="auto" w:fill="FFFFFF"/>
        <w:spacing w:line="240" w:lineRule="auto"/>
        <w:ind w:right="9"/>
        <w:jc w:val="center"/>
        <w:rPr>
          <w:ins w:id="10373" w:author="Dr Mamadou SANOGO" w:date="2023-10-25T14:36:00Z"/>
          <w:color w:val="000000" w:themeColor="text1"/>
          <w:sz w:val="28"/>
          <w:szCs w:val="28"/>
          <w:rPrChange w:id="10374" w:author="Dr Mamadou SANOGO" w:date="2023-10-25T18:15:00Z">
            <w:rPr>
              <w:ins w:id="10375" w:author="Dr Mamadou SANOGO" w:date="2023-10-25T14:36:00Z"/>
              <w:color w:val="000000"/>
              <w:sz w:val="28"/>
              <w:szCs w:val="28"/>
            </w:rPr>
          </w:rPrChange>
        </w:rPr>
      </w:pPr>
    </w:p>
    <w:p w14:paraId="10E5F65D" w14:textId="77777777" w:rsidR="006350A6" w:rsidRPr="007A4AFC" w:rsidRDefault="006350A6" w:rsidP="006350A6">
      <w:pPr>
        <w:shd w:val="clear" w:color="auto" w:fill="FFFFFF"/>
        <w:spacing w:line="240" w:lineRule="auto"/>
        <w:ind w:right="9"/>
        <w:jc w:val="center"/>
        <w:rPr>
          <w:ins w:id="10376" w:author="Dr Mamadou SANOGO" w:date="2023-10-25T14:36:00Z"/>
          <w:color w:val="000000" w:themeColor="text1"/>
          <w:sz w:val="28"/>
          <w:szCs w:val="28"/>
          <w:rPrChange w:id="10377" w:author="Dr Mamadou SANOGO" w:date="2023-10-25T18:15:00Z">
            <w:rPr>
              <w:ins w:id="10378" w:author="Dr Mamadou SANOGO" w:date="2023-10-25T14:36:00Z"/>
              <w:color w:val="000000"/>
              <w:sz w:val="28"/>
              <w:szCs w:val="28"/>
            </w:rPr>
          </w:rPrChange>
        </w:rPr>
      </w:pPr>
    </w:p>
    <w:p w14:paraId="7358571C" w14:textId="77777777" w:rsidR="006350A6" w:rsidRPr="007A4AFC" w:rsidRDefault="006350A6" w:rsidP="006350A6">
      <w:pPr>
        <w:shd w:val="clear" w:color="auto" w:fill="FFFFFF"/>
        <w:spacing w:line="240" w:lineRule="auto"/>
        <w:ind w:right="9"/>
        <w:jc w:val="center"/>
        <w:rPr>
          <w:ins w:id="10379" w:author="Dr Mamadou SANOGO" w:date="2023-10-25T14:36:00Z"/>
          <w:color w:val="000000" w:themeColor="text1"/>
          <w:sz w:val="28"/>
          <w:szCs w:val="28"/>
          <w:rPrChange w:id="10380" w:author="Dr Mamadou SANOGO" w:date="2023-10-25T18:15:00Z">
            <w:rPr>
              <w:ins w:id="10381" w:author="Dr Mamadou SANOGO" w:date="2023-10-25T14:36:00Z"/>
              <w:color w:val="000000"/>
              <w:sz w:val="28"/>
              <w:szCs w:val="28"/>
            </w:rPr>
          </w:rPrChange>
        </w:rPr>
      </w:pPr>
    </w:p>
    <w:p w14:paraId="4A4929B3" w14:textId="701B11B4" w:rsidR="006350A6" w:rsidRPr="007A4AFC" w:rsidRDefault="006350A6" w:rsidP="006350A6">
      <w:pPr>
        <w:shd w:val="clear" w:color="auto" w:fill="FFFFFF"/>
        <w:spacing w:line="240" w:lineRule="auto"/>
        <w:ind w:right="9"/>
        <w:jc w:val="center"/>
        <w:rPr>
          <w:ins w:id="10382" w:author="Dr Mamadou SANOGO" w:date="2023-10-25T14:41:00Z"/>
          <w:color w:val="000000" w:themeColor="text1"/>
          <w:sz w:val="28"/>
          <w:szCs w:val="28"/>
          <w:rPrChange w:id="10383" w:author="Dr Mamadou SANOGO" w:date="2023-10-25T18:15:00Z">
            <w:rPr>
              <w:ins w:id="10384" w:author="Dr Mamadou SANOGO" w:date="2023-10-25T14:41:00Z"/>
              <w:color w:val="000000"/>
              <w:sz w:val="28"/>
              <w:szCs w:val="28"/>
            </w:rPr>
          </w:rPrChange>
        </w:rPr>
      </w:pPr>
    </w:p>
    <w:p w14:paraId="59830912" w14:textId="24B8F699" w:rsidR="006350A6" w:rsidRPr="007A4AFC" w:rsidRDefault="006350A6" w:rsidP="006350A6">
      <w:pPr>
        <w:shd w:val="clear" w:color="auto" w:fill="FFFFFF"/>
        <w:spacing w:line="240" w:lineRule="auto"/>
        <w:ind w:right="9"/>
        <w:jc w:val="center"/>
        <w:rPr>
          <w:ins w:id="10385" w:author="Dr Mamadou SANOGO" w:date="2023-10-25T14:41:00Z"/>
          <w:color w:val="000000" w:themeColor="text1"/>
          <w:sz w:val="28"/>
          <w:szCs w:val="28"/>
          <w:rPrChange w:id="10386" w:author="Dr Mamadou SANOGO" w:date="2023-10-25T18:15:00Z">
            <w:rPr>
              <w:ins w:id="10387" w:author="Dr Mamadou SANOGO" w:date="2023-10-25T14:41:00Z"/>
              <w:color w:val="000000"/>
              <w:sz w:val="28"/>
              <w:szCs w:val="28"/>
            </w:rPr>
          </w:rPrChange>
        </w:rPr>
      </w:pPr>
    </w:p>
    <w:p w14:paraId="66D91157" w14:textId="12A49B38" w:rsidR="006350A6" w:rsidRPr="007A4AFC" w:rsidRDefault="006350A6" w:rsidP="006350A6">
      <w:pPr>
        <w:shd w:val="clear" w:color="auto" w:fill="FFFFFF"/>
        <w:spacing w:line="240" w:lineRule="auto"/>
        <w:ind w:right="9"/>
        <w:jc w:val="center"/>
        <w:rPr>
          <w:ins w:id="10388" w:author="Dr Mamadou SANOGO" w:date="2023-10-25T14:41:00Z"/>
          <w:color w:val="000000" w:themeColor="text1"/>
          <w:sz w:val="28"/>
          <w:szCs w:val="28"/>
          <w:rPrChange w:id="10389" w:author="Dr Mamadou SANOGO" w:date="2023-10-25T18:15:00Z">
            <w:rPr>
              <w:ins w:id="10390" w:author="Dr Mamadou SANOGO" w:date="2023-10-25T14:41:00Z"/>
              <w:color w:val="000000"/>
              <w:sz w:val="28"/>
              <w:szCs w:val="28"/>
            </w:rPr>
          </w:rPrChange>
        </w:rPr>
      </w:pPr>
    </w:p>
    <w:p w14:paraId="4FE368C4" w14:textId="01B3DD1E" w:rsidR="006350A6" w:rsidRPr="007A4AFC" w:rsidRDefault="006350A6" w:rsidP="006350A6">
      <w:pPr>
        <w:shd w:val="clear" w:color="auto" w:fill="FFFFFF"/>
        <w:spacing w:line="240" w:lineRule="auto"/>
        <w:ind w:right="9"/>
        <w:jc w:val="center"/>
        <w:rPr>
          <w:ins w:id="10391" w:author="Dr Mamadou SANOGO" w:date="2023-10-25T14:41:00Z"/>
          <w:color w:val="000000" w:themeColor="text1"/>
          <w:sz w:val="28"/>
          <w:szCs w:val="28"/>
          <w:rPrChange w:id="10392" w:author="Dr Mamadou SANOGO" w:date="2023-10-25T18:15:00Z">
            <w:rPr>
              <w:ins w:id="10393" w:author="Dr Mamadou SANOGO" w:date="2023-10-25T14:41:00Z"/>
              <w:color w:val="000000"/>
              <w:sz w:val="28"/>
              <w:szCs w:val="28"/>
            </w:rPr>
          </w:rPrChange>
        </w:rPr>
      </w:pPr>
    </w:p>
    <w:p w14:paraId="6C368AF5" w14:textId="42DA3265" w:rsidR="006350A6" w:rsidRPr="007A4AFC" w:rsidRDefault="006350A6" w:rsidP="006350A6">
      <w:pPr>
        <w:shd w:val="clear" w:color="auto" w:fill="FFFFFF"/>
        <w:spacing w:line="240" w:lineRule="auto"/>
        <w:ind w:right="9"/>
        <w:jc w:val="center"/>
        <w:rPr>
          <w:ins w:id="10394" w:author="Dr Mamadou SANOGO" w:date="2023-10-25T14:41:00Z"/>
          <w:color w:val="000000" w:themeColor="text1"/>
          <w:sz w:val="28"/>
          <w:szCs w:val="28"/>
          <w:rPrChange w:id="10395" w:author="Dr Mamadou SANOGO" w:date="2023-10-25T18:15:00Z">
            <w:rPr>
              <w:ins w:id="10396" w:author="Dr Mamadou SANOGO" w:date="2023-10-25T14:41:00Z"/>
              <w:color w:val="000000"/>
              <w:sz w:val="28"/>
              <w:szCs w:val="28"/>
            </w:rPr>
          </w:rPrChange>
        </w:rPr>
      </w:pPr>
    </w:p>
    <w:p w14:paraId="47CC1825" w14:textId="7257E6DF" w:rsidR="006350A6" w:rsidRPr="007A4AFC" w:rsidRDefault="006350A6" w:rsidP="006350A6">
      <w:pPr>
        <w:shd w:val="clear" w:color="auto" w:fill="FFFFFF"/>
        <w:spacing w:line="240" w:lineRule="auto"/>
        <w:ind w:right="9"/>
        <w:jc w:val="center"/>
        <w:rPr>
          <w:ins w:id="10397" w:author="Dr Mamadou SANOGO" w:date="2023-10-25T14:41:00Z"/>
          <w:color w:val="000000" w:themeColor="text1"/>
          <w:sz w:val="28"/>
          <w:szCs w:val="28"/>
          <w:rPrChange w:id="10398" w:author="Dr Mamadou SANOGO" w:date="2023-10-25T18:15:00Z">
            <w:rPr>
              <w:ins w:id="10399" w:author="Dr Mamadou SANOGO" w:date="2023-10-25T14:41:00Z"/>
              <w:color w:val="000000"/>
              <w:sz w:val="28"/>
              <w:szCs w:val="28"/>
            </w:rPr>
          </w:rPrChange>
        </w:rPr>
      </w:pPr>
    </w:p>
    <w:p w14:paraId="3140F385" w14:textId="4074EBC8" w:rsidR="006350A6" w:rsidRPr="007A4AFC" w:rsidRDefault="006350A6" w:rsidP="006350A6">
      <w:pPr>
        <w:shd w:val="clear" w:color="auto" w:fill="FFFFFF"/>
        <w:spacing w:line="240" w:lineRule="auto"/>
        <w:ind w:right="9"/>
        <w:jc w:val="center"/>
        <w:rPr>
          <w:ins w:id="10400" w:author="Dr Mamadou SANOGO" w:date="2023-10-25T14:41:00Z"/>
          <w:color w:val="000000" w:themeColor="text1"/>
          <w:sz w:val="28"/>
          <w:szCs w:val="28"/>
          <w:rPrChange w:id="10401" w:author="Dr Mamadou SANOGO" w:date="2023-10-25T18:15:00Z">
            <w:rPr>
              <w:ins w:id="10402" w:author="Dr Mamadou SANOGO" w:date="2023-10-25T14:41:00Z"/>
              <w:color w:val="000000"/>
              <w:sz w:val="28"/>
              <w:szCs w:val="28"/>
            </w:rPr>
          </w:rPrChange>
        </w:rPr>
      </w:pPr>
    </w:p>
    <w:p w14:paraId="608621D5" w14:textId="2940C4D9" w:rsidR="006350A6" w:rsidRPr="007A4AFC" w:rsidRDefault="006350A6" w:rsidP="006350A6">
      <w:pPr>
        <w:shd w:val="clear" w:color="auto" w:fill="FFFFFF"/>
        <w:spacing w:line="240" w:lineRule="auto"/>
        <w:ind w:right="9"/>
        <w:jc w:val="center"/>
        <w:rPr>
          <w:ins w:id="10403" w:author="Dr Mamadou SANOGO" w:date="2023-10-25T14:41:00Z"/>
          <w:color w:val="000000" w:themeColor="text1"/>
          <w:sz w:val="28"/>
          <w:szCs w:val="28"/>
          <w:rPrChange w:id="10404" w:author="Dr Mamadou SANOGO" w:date="2023-10-25T18:15:00Z">
            <w:rPr>
              <w:ins w:id="10405" w:author="Dr Mamadou SANOGO" w:date="2023-10-25T14:41:00Z"/>
              <w:color w:val="000000"/>
              <w:sz w:val="28"/>
              <w:szCs w:val="28"/>
            </w:rPr>
          </w:rPrChange>
        </w:rPr>
      </w:pPr>
    </w:p>
    <w:p w14:paraId="34CC8A81" w14:textId="192B2E71" w:rsidR="006350A6" w:rsidRPr="007A4AFC" w:rsidRDefault="006350A6" w:rsidP="006350A6">
      <w:pPr>
        <w:shd w:val="clear" w:color="auto" w:fill="FFFFFF"/>
        <w:spacing w:line="240" w:lineRule="auto"/>
        <w:ind w:right="9"/>
        <w:jc w:val="center"/>
        <w:rPr>
          <w:ins w:id="10406" w:author="Dr Mamadou SANOGO" w:date="2023-10-25T14:41:00Z"/>
          <w:color w:val="000000" w:themeColor="text1"/>
          <w:sz w:val="28"/>
          <w:szCs w:val="28"/>
          <w:rPrChange w:id="10407" w:author="Dr Mamadou SANOGO" w:date="2023-10-25T18:15:00Z">
            <w:rPr>
              <w:ins w:id="10408" w:author="Dr Mamadou SANOGO" w:date="2023-10-25T14:41:00Z"/>
              <w:color w:val="000000"/>
              <w:sz w:val="28"/>
              <w:szCs w:val="28"/>
            </w:rPr>
          </w:rPrChange>
        </w:rPr>
      </w:pPr>
    </w:p>
    <w:p w14:paraId="28A15DEC" w14:textId="62F383CA" w:rsidR="006350A6" w:rsidRPr="007A4AFC" w:rsidRDefault="006350A6" w:rsidP="006350A6">
      <w:pPr>
        <w:shd w:val="clear" w:color="auto" w:fill="FFFFFF"/>
        <w:spacing w:line="240" w:lineRule="auto"/>
        <w:ind w:right="9"/>
        <w:jc w:val="center"/>
        <w:rPr>
          <w:ins w:id="10409" w:author="Dr Mamadou SANOGO" w:date="2023-10-25T14:41:00Z"/>
          <w:color w:val="000000" w:themeColor="text1"/>
          <w:sz w:val="28"/>
          <w:szCs w:val="28"/>
          <w:rPrChange w:id="10410" w:author="Dr Mamadou SANOGO" w:date="2023-10-25T18:15:00Z">
            <w:rPr>
              <w:ins w:id="10411" w:author="Dr Mamadou SANOGO" w:date="2023-10-25T14:41:00Z"/>
              <w:color w:val="000000"/>
              <w:sz w:val="28"/>
              <w:szCs w:val="28"/>
            </w:rPr>
          </w:rPrChange>
        </w:rPr>
      </w:pPr>
    </w:p>
    <w:p w14:paraId="3313D89D" w14:textId="0F913B70" w:rsidR="006350A6" w:rsidRPr="007A4AFC" w:rsidRDefault="006350A6" w:rsidP="006350A6">
      <w:pPr>
        <w:shd w:val="clear" w:color="auto" w:fill="FFFFFF"/>
        <w:spacing w:line="240" w:lineRule="auto"/>
        <w:ind w:right="9"/>
        <w:jc w:val="center"/>
        <w:rPr>
          <w:ins w:id="10412" w:author="Dr Mamadou SANOGO" w:date="2023-10-25T14:41:00Z"/>
          <w:color w:val="000000" w:themeColor="text1"/>
          <w:sz w:val="28"/>
          <w:szCs w:val="28"/>
          <w:rPrChange w:id="10413" w:author="Dr Mamadou SANOGO" w:date="2023-10-25T18:15:00Z">
            <w:rPr>
              <w:ins w:id="10414" w:author="Dr Mamadou SANOGO" w:date="2023-10-25T14:41:00Z"/>
              <w:color w:val="000000"/>
              <w:sz w:val="28"/>
              <w:szCs w:val="28"/>
            </w:rPr>
          </w:rPrChange>
        </w:rPr>
      </w:pPr>
    </w:p>
    <w:p w14:paraId="51A1F919" w14:textId="43C11D08" w:rsidR="006350A6" w:rsidRPr="007A4AFC" w:rsidRDefault="006350A6" w:rsidP="006350A6">
      <w:pPr>
        <w:shd w:val="clear" w:color="auto" w:fill="FFFFFF"/>
        <w:spacing w:line="240" w:lineRule="auto"/>
        <w:ind w:right="9"/>
        <w:jc w:val="center"/>
        <w:rPr>
          <w:ins w:id="10415" w:author="Dr Mamadou SANOGO" w:date="2023-10-25T14:41:00Z"/>
          <w:color w:val="000000" w:themeColor="text1"/>
          <w:sz w:val="28"/>
          <w:szCs w:val="28"/>
          <w:rPrChange w:id="10416" w:author="Dr Mamadou SANOGO" w:date="2023-10-25T18:15:00Z">
            <w:rPr>
              <w:ins w:id="10417" w:author="Dr Mamadou SANOGO" w:date="2023-10-25T14:41:00Z"/>
              <w:color w:val="000000"/>
              <w:sz w:val="28"/>
              <w:szCs w:val="28"/>
            </w:rPr>
          </w:rPrChange>
        </w:rPr>
      </w:pPr>
    </w:p>
    <w:p w14:paraId="6283875B" w14:textId="1CD1ABCF" w:rsidR="006350A6" w:rsidRPr="007A4AFC" w:rsidRDefault="006350A6" w:rsidP="006350A6">
      <w:pPr>
        <w:shd w:val="clear" w:color="auto" w:fill="FFFFFF"/>
        <w:spacing w:line="240" w:lineRule="auto"/>
        <w:ind w:right="9"/>
        <w:jc w:val="center"/>
        <w:rPr>
          <w:ins w:id="10418" w:author="Dr Mamadou SANOGO" w:date="2023-10-25T14:41:00Z"/>
          <w:color w:val="000000" w:themeColor="text1"/>
          <w:sz w:val="28"/>
          <w:szCs w:val="28"/>
          <w:rPrChange w:id="10419" w:author="Dr Mamadou SANOGO" w:date="2023-10-25T18:15:00Z">
            <w:rPr>
              <w:ins w:id="10420" w:author="Dr Mamadou SANOGO" w:date="2023-10-25T14:41:00Z"/>
              <w:color w:val="000000"/>
              <w:sz w:val="28"/>
              <w:szCs w:val="28"/>
            </w:rPr>
          </w:rPrChange>
        </w:rPr>
      </w:pPr>
    </w:p>
    <w:p w14:paraId="32B8DD12" w14:textId="340EB1D5" w:rsidR="006350A6" w:rsidRPr="007A4AFC" w:rsidRDefault="006350A6" w:rsidP="006350A6">
      <w:pPr>
        <w:shd w:val="clear" w:color="auto" w:fill="FFFFFF"/>
        <w:spacing w:line="240" w:lineRule="auto"/>
        <w:ind w:right="9"/>
        <w:jc w:val="center"/>
        <w:rPr>
          <w:ins w:id="10421" w:author="Dr Mamadou SANOGO" w:date="2023-10-25T14:41:00Z"/>
          <w:color w:val="000000" w:themeColor="text1"/>
          <w:sz w:val="28"/>
          <w:szCs w:val="28"/>
          <w:rPrChange w:id="10422" w:author="Dr Mamadou SANOGO" w:date="2023-10-25T18:15:00Z">
            <w:rPr>
              <w:ins w:id="10423" w:author="Dr Mamadou SANOGO" w:date="2023-10-25T14:41:00Z"/>
              <w:color w:val="000000"/>
              <w:sz w:val="28"/>
              <w:szCs w:val="28"/>
            </w:rPr>
          </w:rPrChange>
        </w:rPr>
      </w:pPr>
    </w:p>
    <w:p w14:paraId="32C8F7B2" w14:textId="5542C251" w:rsidR="006350A6" w:rsidRPr="007A4AFC" w:rsidRDefault="006350A6" w:rsidP="006350A6">
      <w:pPr>
        <w:shd w:val="clear" w:color="auto" w:fill="FFFFFF"/>
        <w:spacing w:line="240" w:lineRule="auto"/>
        <w:ind w:right="9"/>
        <w:jc w:val="center"/>
        <w:rPr>
          <w:ins w:id="10424" w:author="Dr Mamadou SANOGO" w:date="2023-10-25T14:41:00Z"/>
          <w:color w:val="000000" w:themeColor="text1"/>
          <w:sz w:val="28"/>
          <w:szCs w:val="28"/>
          <w:rPrChange w:id="10425" w:author="Dr Mamadou SANOGO" w:date="2023-10-25T18:15:00Z">
            <w:rPr>
              <w:ins w:id="10426" w:author="Dr Mamadou SANOGO" w:date="2023-10-25T14:41:00Z"/>
              <w:color w:val="000000"/>
              <w:sz w:val="28"/>
              <w:szCs w:val="28"/>
            </w:rPr>
          </w:rPrChange>
        </w:rPr>
      </w:pPr>
    </w:p>
    <w:p w14:paraId="7D2573AA" w14:textId="66604C16" w:rsidR="006350A6" w:rsidRPr="007A4AFC" w:rsidRDefault="006350A6" w:rsidP="006350A6">
      <w:pPr>
        <w:shd w:val="clear" w:color="auto" w:fill="FFFFFF"/>
        <w:spacing w:line="240" w:lineRule="auto"/>
        <w:ind w:right="9"/>
        <w:jc w:val="center"/>
        <w:rPr>
          <w:ins w:id="10427" w:author="Dr Mamadou SANOGO" w:date="2023-10-25T14:41:00Z"/>
          <w:color w:val="000000" w:themeColor="text1"/>
          <w:sz w:val="28"/>
          <w:szCs w:val="28"/>
          <w:rPrChange w:id="10428" w:author="Dr Mamadou SANOGO" w:date="2023-10-25T18:15:00Z">
            <w:rPr>
              <w:ins w:id="10429" w:author="Dr Mamadou SANOGO" w:date="2023-10-25T14:41:00Z"/>
              <w:color w:val="000000"/>
              <w:sz w:val="28"/>
              <w:szCs w:val="28"/>
            </w:rPr>
          </w:rPrChange>
        </w:rPr>
      </w:pPr>
    </w:p>
    <w:p w14:paraId="1753DD55" w14:textId="00327A26" w:rsidR="006350A6" w:rsidRPr="007A4AFC" w:rsidRDefault="006350A6" w:rsidP="006350A6">
      <w:pPr>
        <w:shd w:val="clear" w:color="auto" w:fill="FFFFFF"/>
        <w:spacing w:line="240" w:lineRule="auto"/>
        <w:ind w:right="9"/>
        <w:jc w:val="center"/>
        <w:rPr>
          <w:ins w:id="10430" w:author="Dr Mamadou SANOGO" w:date="2023-10-25T14:41:00Z"/>
          <w:color w:val="000000" w:themeColor="text1"/>
          <w:sz w:val="28"/>
          <w:szCs w:val="28"/>
          <w:rPrChange w:id="10431" w:author="Dr Mamadou SANOGO" w:date="2023-10-25T18:15:00Z">
            <w:rPr>
              <w:ins w:id="10432" w:author="Dr Mamadou SANOGO" w:date="2023-10-25T14:41:00Z"/>
              <w:color w:val="000000"/>
              <w:sz w:val="28"/>
              <w:szCs w:val="28"/>
            </w:rPr>
          </w:rPrChange>
        </w:rPr>
      </w:pPr>
    </w:p>
    <w:p w14:paraId="2B84AAB2" w14:textId="25279326" w:rsidR="006350A6" w:rsidRPr="007A4AFC" w:rsidRDefault="006350A6" w:rsidP="006350A6">
      <w:pPr>
        <w:shd w:val="clear" w:color="auto" w:fill="FFFFFF"/>
        <w:spacing w:line="240" w:lineRule="auto"/>
        <w:ind w:right="9"/>
        <w:jc w:val="center"/>
        <w:rPr>
          <w:ins w:id="10433" w:author="Dr Mamadou SANOGO" w:date="2023-10-25T14:41:00Z"/>
          <w:color w:val="000000" w:themeColor="text1"/>
          <w:sz w:val="28"/>
          <w:szCs w:val="28"/>
          <w:rPrChange w:id="10434" w:author="Dr Mamadou SANOGO" w:date="2023-10-25T18:15:00Z">
            <w:rPr>
              <w:ins w:id="10435" w:author="Dr Mamadou SANOGO" w:date="2023-10-25T14:41:00Z"/>
              <w:color w:val="000000"/>
              <w:sz w:val="28"/>
              <w:szCs w:val="28"/>
            </w:rPr>
          </w:rPrChange>
        </w:rPr>
      </w:pPr>
    </w:p>
    <w:p w14:paraId="7A44DD96" w14:textId="58FDE2F5" w:rsidR="006350A6" w:rsidRPr="007A4AFC" w:rsidRDefault="006350A6" w:rsidP="006350A6">
      <w:pPr>
        <w:shd w:val="clear" w:color="auto" w:fill="FFFFFF"/>
        <w:spacing w:line="240" w:lineRule="auto"/>
        <w:ind w:right="9"/>
        <w:jc w:val="center"/>
        <w:rPr>
          <w:ins w:id="10436" w:author="Dr Mamadou SANOGO" w:date="2023-10-25T14:41:00Z"/>
          <w:color w:val="000000" w:themeColor="text1"/>
          <w:sz w:val="28"/>
          <w:szCs w:val="28"/>
          <w:rPrChange w:id="10437" w:author="Dr Mamadou SANOGO" w:date="2023-10-25T18:15:00Z">
            <w:rPr>
              <w:ins w:id="10438" w:author="Dr Mamadou SANOGO" w:date="2023-10-25T14:41:00Z"/>
              <w:color w:val="000000"/>
              <w:sz w:val="28"/>
              <w:szCs w:val="28"/>
            </w:rPr>
          </w:rPrChange>
        </w:rPr>
      </w:pPr>
    </w:p>
    <w:p w14:paraId="1EF8B93B" w14:textId="2B70ECC2" w:rsidR="006350A6" w:rsidRPr="007A4AFC" w:rsidRDefault="006350A6" w:rsidP="006350A6">
      <w:pPr>
        <w:shd w:val="clear" w:color="auto" w:fill="FFFFFF"/>
        <w:spacing w:line="240" w:lineRule="auto"/>
        <w:ind w:right="9"/>
        <w:jc w:val="center"/>
        <w:rPr>
          <w:ins w:id="10439" w:author="Dr Mamadou SANOGO" w:date="2023-10-25T14:41:00Z"/>
          <w:color w:val="000000" w:themeColor="text1"/>
          <w:sz w:val="28"/>
          <w:szCs w:val="28"/>
          <w:rPrChange w:id="10440" w:author="Dr Mamadou SANOGO" w:date="2023-10-25T18:15:00Z">
            <w:rPr>
              <w:ins w:id="10441" w:author="Dr Mamadou SANOGO" w:date="2023-10-25T14:41:00Z"/>
              <w:color w:val="000000"/>
              <w:sz w:val="28"/>
              <w:szCs w:val="28"/>
            </w:rPr>
          </w:rPrChange>
        </w:rPr>
      </w:pPr>
    </w:p>
    <w:p w14:paraId="2637A9D1" w14:textId="28A5D4CC" w:rsidR="006350A6" w:rsidRPr="007A4AFC" w:rsidRDefault="006350A6" w:rsidP="006350A6">
      <w:pPr>
        <w:shd w:val="clear" w:color="auto" w:fill="FFFFFF"/>
        <w:spacing w:line="240" w:lineRule="auto"/>
        <w:ind w:right="9"/>
        <w:jc w:val="center"/>
        <w:rPr>
          <w:ins w:id="10442" w:author="Dr Mamadou SANOGO" w:date="2023-10-25T14:41:00Z"/>
          <w:color w:val="000000" w:themeColor="text1"/>
          <w:sz w:val="28"/>
          <w:szCs w:val="28"/>
          <w:rPrChange w:id="10443" w:author="Dr Mamadou SANOGO" w:date="2023-10-25T18:15:00Z">
            <w:rPr>
              <w:ins w:id="10444" w:author="Dr Mamadou SANOGO" w:date="2023-10-25T14:41:00Z"/>
              <w:color w:val="000000"/>
              <w:sz w:val="28"/>
              <w:szCs w:val="28"/>
            </w:rPr>
          </w:rPrChange>
        </w:rPr>
      </w:pPr>
    </w:p>
    <w:p w14:paraId="7CE167C7" w14:textId="3212F791" w:rsidR="006350A6" w:rsidRPr="007A4AFC" w:rsidRDefault="006350A6" w:rsidP="006350A6">
      <w:pPr>
        <w:shd w:val="clear" w:color="auto" w:fill="FFFFFF"/>
        <w:spacing w:line="240" w:lineRule="auto"/>
        <w:ind w:right="9"/>
        <w:jc w:val="center"/>
        <w:rPr>
          <w:ins w:id="10445" w:author="Dr Mamadou SANOGO" w:date="2023-10-25T14:41:00Z"/>
          <w:color w:val="000000" w:themeColor="text1"/>
          <w:sz w:val="28"/>
          <w:szCs w:val="28"/>
          <w:rPrChange w:id="10446" w:author="Dr Mamadou SANOGO" w:date="2023-10-25T18:15:00Z">
            <w:rPr>
              <w:ins w:id="10447" w:author="Dr Mamadou SANOGO" w:date="2023-10-25T14:41:00Z"/>
              <w:color w:val="000000"/>
              <w:sz w:val="28"/>
              <w:szCs w:val="28"/>
            </w:rPr>
          </w:rPrChange>
        </w:rPr>
      </w:pPr>
    </w:p>
    <w:p w14:paraId="1CB05117" w14:textId="540EAB96" w:rsidR="006350A6" w:rsidRPr="007A4AFC" w:rsidRDefault="006350A6" w:rsidP="006350A6">
      <w:pPr>
        <w:shd w:val="clear" w:color="auto" w:fill="FFFFFF"/>
        <w:spacing w:line="240" w:lineRule="auto"/>
        <w:ind w:right="9"/>
        <w:jc w:val="center"/>
        <w:rPr>
          <w:ins w:id="10448" w:author="Dr Mamadou SANOGO" w:date="2023-10-25T14:41:00Z"/>
          <w:color w:val="000000" w:themeColor="text1"/>
          <w:sz w:val="28"/>
          <w:szCs w:val="28"/>
          <w:rPrChange w:id="10449" w:author="Dr Mamadou SANOGO" w:date="2023-10-25T18:15:00Z">
            <w:rPr>
              <w:ins w:id="10450" w:author="Dr Mamadou SANOGO" w:date="2023-10-25T14:41:00Z"/>
              <w:color w:val="000000"/>
              <w:sz w:val="28"/>
              <w:szCs w:val="28"/>
            </w:rPr>
          </w:rPrChange>
        </w:rPr>
      </w:pPr>
    </w:p>
    <w:p w14:paraId="51D9722B" w14:textId="6C4A096F" w:rsidR="006350A6" w:rsidRPr="007A4AFC" w:rsidRDefault="006350A6" w:rsidP="006350A6">
      <w:pPr>
        <w:shd w:val="clear" w:color="auto" w:fill="FFFFFF"/>
        <w:spacing w:line="240" w:lineRule="auto"/>
        <w:ind w:right="9"/>
        <w:jc w:val="center"/>
        <w:rPr>
          <w:ins w:id="10451" w:author="Dr Mamadou SANOGO" w:date="2023-10-25T14:41:00Z"/>
          <w:color w:val="000000" w:themeColor="text1"/>
          <w:sz w:val="28"/>
          <w:szCs w:val="28"/>
          <w:rPrChange w:id="10452" w:author="Dr Mamadou SANOGO" w:date="2023-10-25T18:15:00Z">
            <w:rPr>
              <w:ins w:id="10453" w:author="Dr Mamadou SANOGO" w:date="2023-10-25T14:41:00Z"/>
              <w:color w:val="000000"/>
              <w:sz w:val="28"/>
              <w:szCs w:val="28"/>
            </w:rPr>
          </w:rPrChange>
        </w:rPr>
      </w:pPr>
    </w:p>
    <w:p w14:paraId="6F58DAD3" w14:textId="46E2B9CE" w:rsidR="006350A6" w:rsidRPr="007A4AFC" w:rsidRDefault="006350A6" w:rsidP="006350A6">
      <w:pPr>
        <w:shd w:val="clear" w:color="auto" w:fill="FFFFFF"/>
        <w:spacing w:line="240" w:lineRule="auto"/>
        <w:ind w:right="9"/>
        <w:jc w:val="center"/>
        <w:rPr>
          <w:ins w:id="10454" w:author="Dr Mamadou SANOGO" w:date="2023-10-25T14:41:00Z"/>
          <w:color w:val="000000" w:themeColor="text1"/>
          <w:sz w:val="28"/>
          <w:szCs w:val="28"/>
          <w:rPrChange w:id="10455" w:author="Dr Mamadou SANOGO" w:date="2023-10-25T18:15:00Z">
            <w:rPr>
              <w:ins w:id="10456" w:author="Dr Mamadou SANOGO" w:date="2023-10-25T14:41:00Z"/>
              <w:color w:val="000000"/>
              <w:sz w:val="28"/>
              <w:szCs w:val="28"/>
            </w:rPr>
          </w:rPrChange>
        </w:rPr>
      </w:pPr>
    </w:p>
    <w:p w14:paraId="02FEF4A6" w14:textId="3C00E992" w:rsidR="006350A6" w:rsidRPr="007A4AFC" w:rsidRDefault="006350A6" w:rsidP="006350A6">
      <w:pPr>
        <w:shd w:val="clear" w:color="auto" w:fill="FFFFFF"/>
        <w:spacing w:line="240" w:lineRule="auto"/>
        <w:ind w:right="9"/>
        <w:jc w:val="center"/>
        <w:rPr>
          <w:ins w:id="10457" w:author="Dr Mamadou SANOGO" w:date="2023-10-25T14:41:00Z"/>
          <w:color w:val="000000" w:themeColor="text1"/>
          <w:sz w:val="28"/>
          <w:szCs w:val="28"/>
          <w:rPrChange w:id="10458" w:author="Dr Mamadou SANOGO" w:date="2023-10-25T18:15:00Z">
            <w:rPr>
              <w:ins w:id="10459" w:author="Dr Mamadou SANOGO" w:date="2023-10-25T14:41:00Z"/>
              <w:color w:val="000000"/>
              <w:sz w:val="28"/>
              <w:szCs w:val="28"/>
            </w:rPr>
          </w:rPrChange>
        </w:rPr>
      </w:pPr>
    </w:p>
    <w:p w14:paraId="0A0D692C" w14:textId="4B564DBD" w:rsidR="006350A6" w:rsidRPr="007A4AFC" w:rsidRDefault="006350A6" w:rsidP="006350A6">
      <w:pPr>
        <w:shd w:val="clear" w:color="auto" w:fill="FFFFFF"/>
        <w:spacing w:line="240" w:lineRule="auto"/>
        <w:ind w:right="9"/>
        <w:jc w:val="center"/>
        <w:rPr>
          <w:ins w:id="10460" w:author="Dr Mamadou SANOGO" w:date="2023-10-25T14:41:00Z"/>
          <w:color w:val="000000" w:themeColor="text1"/>
          <w:sz w:val="28"/>
          <w:szCs w:val="28"/>
          <w:rPrChange w:id="10461" w:author="Dr Mamadou SANOGO" w:date="2023-10-25T18:15:00Z">
            <w:rPr>
              <w:ins w:id="10462" w:author="Dr Mamadou SANOGO" w:date="2023-10-25T14:41:00Z"/>
              <w:color w:val="000000"/>
              <w:sz w:val="28"/>
              <w:szCs w:val="28"/>
            </w:rPr>
          </w:rPrChange>
        </w:rPr>
      </w:pPr>
    </w:p>
    <w:p w14:paraId="48F1371B" w14:textId="26DB5C87" w:rsidR="006350A6" w:rsidRPr="007A4AFC" w:rsidRDefault="006350A6" w:rsidP="006350A6">
      <w:pPr>
        <w:shd w:val="clear" w:color="auto" w:fill="FFFFFF"/>
        <w:spacing w:line="240" w:lineRule="auto"/>
        <w:ind w:right="9"/>
        <w:jc w:val="center"/>
        <w:rPr>
          <w:ins w:id="10463" w:author="Dr Mamadou SANOGO" w:date="2023-10-25T14:41:00Z"/>
          <w:color w:val="000000" w:themeColor="text1"/>
          <w:sz w:val="28"/>
          <w:szCs w:val="28"/>
          <w:rPrChange w:id="10464" w:author="Dr Mamadou SANOGO" w:date="2023-10-25T18:15:00Z">
            <w:rPr>
              <w:ins w:id="10465" w:author="Dr Mamadou SANOGO" w:date="2023-10-25T14:41:00Z"/>
              <w:color w:val="000000"/>
              <w:sz w:val="28"/>
              <w:szCs w:val="28"/>
            </w:rPr>
          </w:rPrChange>
        </w:rPr>
      </w:pPr>
    </w:p>
    <w:p w14:paraId="48796FCC" w14:textId="5C326CA9" w:rsidR="006350A6" w:rsidRPr="007A4AFC" w:rsidRDefault="006350A6" w:rsidP="006350A6">
      <w:pPr>
        <w:shd w:val="clear" w:color="auto" w:fill="FFFFFF"/>
        <w:spacing w:line="240" w:lineRule="auto"/>
        <w:ind w:right="9"/>
        <w:jc w:val="center"/>
        <w:rPr>
          <w:ins w:id="10466" w:author="Dr Mamadou SANOGO" w:date="2023-10-25T14:41:00Z"/>
          <w:color w:val="000000" w:themeColor="text1"/>
          <w:sz w:val="28"/>
          <w:szCs w:val="28"/>
          <w:rPrChange w:id="10467" w:author="Dr Mamadou SANOGO" w:date="2023-10-25T18:15:00Z">
            <w:rPr>
              <w:ins w:id="10468" w:author="Dr Mamadou SANOGO" w:date="2023-10-25T14:41:00Z"/>
              <w:color w:val="000000"/>
              <w:sz w:val="28"/>
              <w:szCs w:val="28"/>
            </w:rPr>
          </w:rPrChange>
        </w:rPr>
      </w:pPr>
    </w:p>
    <w:p w14:paraId="157F7261" w14:textId="0C0A1AD8" w:rsidR="006350A6" w:rsidRPr="007A4AFC" w:rsidRDefault="006350A6" w:rsidP="006350A6">
      <w:pPr>
        <w:shd w:val="clear" w:color="auto" w:fill="FFFFFF"/>
        <w:spacing w:line="240" w:lineRule="auto"/>
        <w:ind w:right="9"/>
        <w:jc w:val="center"/>
        <w:rPr>
          <w:ins w:id="10469" w:author="Dr Mamadou SANOGO" w:date="2023-10-25T14:41:00Z"/>
          <w:color w:val="000000" w:themeColor="text1"/>
          <w:sz w:val="28"/>
          <w:szCs w:val="28"/>
          <w:rPrChange w:id="10470" w:author="Dr Mamadou SANOGO" w:date="2023-10-25T18:15:00Z">
            <w:rPr>
              <w:ins w:id="10471" w:author="Dr Mamadou SANOGO" w:date="2023-10-25T14:41:00Z"/>
              <w:color w:val="000000"/>
              <w:sz w:val="28"/>
              <w:szCs w:val="28"/>
            </w:rPr>
          </w:rPrChange>
        </w:rPr>
      </w:pPr>
    </w:p>
    <w:p w14:paraId="7AB48836" w14:textId="0BBDEAF9" w:rsidR="006350A6" w:rsidRPr="007A4AFC" w:rsidRDefault="006350A6" w:rsidP="006350A6">
      <w:pPr>
        <w:shd w:val="clear" w:color="auto" w:fill="FFFFFF"/>
        <w:spacing w:line="240" w:lineRule="auto"/>
        <w:ind w:right="9"/>
        <w:jc w:val="center"/>
        <w:rPr>
          <w:ins w:id="10472" w:author="Dr Mamadou SANOGO" w:date="2023-10-25T14:41:00Z"/>
          <w:color w:val="000000" w:themeColor="text1"/>
          <w:sz w:val="28"/>
          <w:szCs w:val="28"/>
          <w:rPrChange w:id="10473" w:author="Dr Mamadou SANOGO" w:date="2023-10-25T18:15:00Z">
            <w:rPr>
              <w:ins w:id="10474" w:author="Dr Mamadou SANOGO" w:date="2023-10-25T14:41:00Z"/>
              <w:color w:val="000000"/>
              <w:sz w:val="28"/>
              <w:szCs w:val="28"/>
            </w:rPr>
          </w:rPrChange>
        </w:rPr>
      </w:pPr>
    </w:p>
    <w:p w14:paraId="0FEBFEF8" w14:textId="71D2482A" w:rsidR="006350A6" w:rsidRPr="007A4AFC" w:rsidRDefault="006350A6" w:rsidP="006350A6">
      <w:pPr>
        <w:shd w:val="clear" w:color="auto" w:fill="FFFFFF"/>
        <w:spacing w:line="240" w:lineRule="auto"/>
        <w:ind w:right="9"/>
        <w:jc w:val="center"/>
        <w:rPr>
          <w:ins w:id="10475" w:author="Dr Mamadou SANOGO" w:date="2023-10-25T14:41:00Z"/>
          <w:color w:val="000000" w:themeColor="text1"/>
          <w:sz w:val="28"/>
          <w:szCs w:val="28"/>
          <w:rPrChange w:id="10476" w:author="Dr Mamadou SANOGO" w:date="2023-10-25T18:15:00Z">
            <w:rPr>
              <w:ins w:id="10477" w:author="Dr Mamadou SANOGO" w:date="2023-10-25T14:41:00Z"/>
              <w:color w:val="000000"/>
              <w:sz w:val="28"/>
              <w:szCs w:val="28"/>
            </w:rPr>
          </w:rPrChange>
        </w:rPr>
      </w:pPr>
    </w:p>
    <w:p w14:paraId="2B275D5C" w14:textId="671AB3D4" w:rsidR="006350A6" w:rsidRPr="007A4AFC" w:rsidRDefault="006350A6" w:rsidP="006350A6">
      <w:pPr>
        <w:shd w:val="clear" w:color="auto" w:fill="FFFFFF"/>
        <w:spacing w:line="240" w:lineRule="auto"/>
        <w:ind w:right="9"/>
        <w:jc w:val="center"/>
        <w:rPr>
          <w:ins w:id="10478" w:author="Dr Mamadou SANOGO" w:date="2023-10-25T14:41:00Z"/>
          <w:color w:val="000000" w:themeColor="text1"/>
          <w:sz w:val="28"/>
          <w:szCs w:val="28"/>
          <w:rPrChange w:id="10479" w:author="Dr Mamadou SANOGO" w:date="2023-10-25T18:15:00Z">
            <w:rPr>
              <w:ins w:id="10480" w:author="Dr Mamadou SANOGO" w:date="2023-10-25T14:41:00Z"/>
              <w:color w:val="000000"/>
              <w:sz w:val="28"/>
              <w:szCs w:val="28"/>
            </w:rPr>
          </w:rPrChange>
        </w:rPr>
      </w:pPr>
    </w:p>
    <w:p w14:paraId="0671BDFC" w14:textId="6FFEDE8F" w:rsidR="006350A6" w:rsidRPr="007A4AFC" w:rsidRDefault="006350A6" w:rsidP="006350A6">
      <w:pPr>
        <w:shd w:val="clear" w:color="auto" w:fill="FFFFFF"/>
        <w:spacing w:line="240" w:lineRule="auto"/>
        <w:ind w:right="9"/>
        <w:jc w:val="center"/>
        <w:rPr>
          <w:ins w:id="10481" w:author="Dr Mamadou SANOGO" w:date="2023-10-25T14:41:00Z"/>
          <w:color w:val="000000" w:themeColor="text1"/>
          <w:sz w:val="28"/>
          <w:szCs w:val="28"/>
          <w:rPrChange w:id="10482" w:author="Dr Mamadou SANOGO" w:date="2023-10-25T18:15:00Z">
            <w:rPr>
              <w:ins w:id="10483" w:author="Dr Mamadou SANOGO" w:date="2023-10-25T14:41:00Z"/>
              <w:color w:val="000000"/>
              <w:sz w:val="28"/>
              <w:szCs w:val="28"/>
            </w:rPr>
          </w:rPrChange>
        </w:rPr>
      </w:pPr>
    </w:p>
    <w:p w14:paraId="1FACFF66" w14:textId="01C83E6E" w:rsidR="006350A6" w:rsidRPr="007A4AFC" w:rsidRDefault="006350A6" w:rsidP="006350A6">
      <w:pPr>
        <w:shd w:val="clear" w:color="auto" w:fill="FFFFFF"/>
        <w:spacing w:line="240" w:lineRule="auto"/>
        <w:ind w:right="9"/>
        <w:jc w:val="center"/>
        <w:rPr>
          <w:ins w:id="10484" w:author="Dr Mamadou SANOGO" w:date="2023-10-25T14:41:00Z"/>
          <w:color w:val="000000" w:themeColor="text1"/>
          <w:sz w:val="28"/>
          <w:szCs w:val="28"/>
          <w:rPrChange w:id="10485" w:author="Dr Mamadou SANOGO" w:date="2023-10-25T18:15:00Z">
            <w:rPr>
              <w:ins w:id="10486" w:author="Dr Mamadou SANOGO" w:date="2023-10-25T14:41:00Z"/>
              <w:color w:val="000000"/>
              <w:sz w:val="28"/>
              <w:szCs w:val="28"/>
            </w:rPr>
          </w:rPrChange>
        </w:rPr>
      </w:pPr>
    </w:p>
    <w:p w14:paraId="7A0FC0D3" w14:textId="65DFAA71" w:rsidR="006350A6" w:rsidRPr="007A4AFC" w:rsidRDefault="006350A6" w:rsidP="006350A6">
      <w:pPr>
        <w:shd w:val="clear" w:color="auto" w:fill="FFFFFF"/>
        <w:spacing w:line="240" w:lineRule="auto"/>
        <w:ind w:right="9"/>
        <w:jc w:val="center"/>
        <w:rPr>
          <w:ins w:id="10487" w:author="Dr Mamadou SANOGO" w:date="2023-10-25T14:41:00Z"/>
          <w:color w:val="000000" w:themeColor="text1"/>
          <w:sz w:val="28"/>
          <w:szCs w:val="28"/>
          <w:rPrChange w:id="10488" w:author="Dr Mamadou SANOGO" w:date="2023-10-25T18:15:00Z">
            <w:rPr>
              <w:ins w:id="10489" w:author="Dr Mamadou SANOGO" w:date="2023-10-25T14:41:00Z"/>
              <w:color w:val="000000"/>
              <w:sz w:val="28"/>
              <w:szCs w:val="28"/>
            </w:rPr>
          </w:rPrChange>
        </w:rPr>
      </w:pPr>
    </w:p>
    <w:p w14:paraId="509A95F1" w14:textId="113380DC" w:rsidR="006350A6" w:rsidRPr="007A4AFC" w:rsidRDefault="006350A6" w:rsidP="006350A6">
      <w:pPr>
        <w:shd w:val="clear" w:color="auto" w:fill="FFFFFF"/>
        <w:spacing w:line="240" w:lineRule="auto"/>
        <w:ind w:right="9"/>
        <w:jc w:val="center"/>
        <w:rPr>
          <w:ins w:id="10490" w:author="Dr Mamadou SANOGO" w:date="2023-10-25T14:41:00Z"/>
          <w:color w:val="000000" w:themeColor="text1"/>
          <w:sz w:val="28"/>
          <w:szCs w:val="28"/>
          <w:rPrChange w:id="10491" w:author="Dr Mamadou SANOGO" w:date="2023-10-25T18:15:00Z">
            <w:rPr>
              <w:ins w:id="10492" w:author="Dr Mamadou SANOGO" w:date="2023-10-25T14:41:00Z"/>
              <w:color w:val="000000"/>
              <w:sz w:val="28"/>
              <w:szCs w:val="28"/>
            </w:rPr>
          </w:rPrChange>
        </w:rPr>
      </w:pPr>
    </w:p>
    <w:p w14:paraId="7FE3434C" w14:textId="4A64DBC7" w:rsidR="006350A6" w:rsidRPr="007A4AFC" w:rsidRDefault="006350A6" w:rsidP="006350A6">
      <w:pPr>
        <w:shd w:val="clear" w:color="auto" w:fill="FFFFFF"/>
        <w:spacing w:line="240" w:lineRule="auto"/>
        <w:ind w:right="9"/>
        <w:jc w:val="center"/>
        <w:rPr>
          <w:ins w:id="10493" w:author="Dr Mamadou SANOGO" w:date="2023-10-25T14:41:00Z"/>
          <w:color w:val="000000" w:themeColor="text1"/>
          <w:sz w:val="28"/>
          <w:szCs w:val="28"/>
          <w:rPrChange w:id="10494" w:author="Dr Mamadou SANOGO" w:date="2023-10-25T18:15:00Z">
            <w:rPr>
              <w:ins w:id="10495" w:author="Dr Mamadou SANOGO" w:date="2023-10-25T14:41:00Z"/>
              <w:color w:val="000000"/>
              <w:sz w:val="28"/>
              <w:szCs w:val="28"/>
            </w:rPr>
          </w:rPrChange>
        </w:rPr>
      </w:pPr>
    </w:p>
    <w:p w14:paraId="1A5040E7" w14:textId="4DDD12BC" w:rsidR="006350A6" w:rsidRPr="007A4AFC" w:rsidRDefault="006350A6" w:rsidP="006350A6">
      <w:pPr>
        <w:shd w:val="clear" w:color="auto" w:fill="FFFFFF"/>
        <w:spacing w:line="240" w:lineRule="auto"/>
        <w:ind w:right="9"/>
        <w:jc w:val="center"/>
        <w:rPr>
          <w:ins w:id="10496" w:author="Dr Mamadou SANOGO" w:date="2023-10-25T14:42:00Z"/>
          <w:color w:val="000000" w:themeColor="text1"/>
          <w:sz w:val="28"/>
          <w:szCs w:val="28"/>
          <w:rPrChange w:id="10497" w:author="Dr Mamadou SANOGO" w:date="2023-10-25T18:15:00Z">
            <w:rPr>
              <w:ins w:id="10498" w:author="Dr Mamadou SANOGO" w:date="2023-10-25T14:42:00Z"/>
              <w:color w:val="000000"/>
              <w:sz w:val="28"/>
              <w:szCs w:val="28"/>
            </w:rPr>
          </w:rPrChange>
        </w:rPr>
      </w:pPr>
    </w:p>
    <w:p w14:paraId="352483B3" w14:textId="4B6468FF" w:rsidR="006350A6" w:rsidRPr="007A4AFC" w:rsidRDefault="006350A6" w:rsidP="006350A6">
      <w:pPr>
        <w:shd w:val="clear" w:color="auto" w:fill="FFFFFF"/>
        <w:spacing w:line="240" w:lineRule="auto"/>
        <w:ind w:right="9"/>
        <w:jc w:val="center"/>
        <w:rPr>
          <w:ins w:id="10499" w:author="Dr Mamadou SANOGO" w:date="2023-10-25T14:42:00Z"/>
          <w:color w:val="000000" w:themeColor="text1"/>
          <w:sz w:val="28"/>
          <w:szCs w:val="28"/>
          <w:rPrChange w:id="10500" w:author="Dr Mamadou SANOGO" w:date="2023-10-25T18:15:00Z">
            <w:rPr>
              <w:ins w:id="10501" w:author="Dr Mamadou SANOGO" w:date="2023-10-25T14:42:00Z"/>
              <w:color w:val="000000"/>
              <w:sz w:val="28"/>
              <w:szCs w:val="28"/>
            </w:rPr>
          </w:rPrChange>
        </w:rPr>
      </w:pPr>
    </w:p>
    <w:p w14:paraId="661CCDFC" w14:textId="7021AB1C" w:rsidR="006350A6" w:rsidRPr="007A4AFC" w:rsidRDefault="006350A6" w:rsidP="006350A6">
      <w:pPr>
        <w:shd w:val="clear" w:color="auto" w:fill="FFFFFF"/>
        <w:spacing w:line="240" w:lineRule="auto"/>
        <w:ind w:right="9"/>
        <w:jc w:val="center"/>
        <w:rPr>
          <w:ins w:id="10502" w:author="Dr Mamadou SANOGO" w:date="2023-10-25T14:42:00Z"/>
          <w:color w:val="000000" w:themeColor="text1"/>
          <w:sz w:val="28"/>
          <w:szCs w:val="28"/>
          <w:rPrChange w:id="10503" w:author="Dr Mamadou SANOGO" w:date="2023-10-25T18:15:00Z">
            <w:rPr>
              <w:ins w:id="10504" w:author="Dr Mamadou SANOGO" w:date="2023-10-25T14:42:00Z"/>
              <w:color w:val="000000"/>
              <w:sz w:val="28"/>
              <w:szCs w:val="28"/>
            </w:rPr>
          </w:rPrChange>
        </w:rPr>
      </w:pPr>
    </w:p>
    <w:p w14:paraId="56AE3C3E" w14:textId="4E5AB3D8" w:rsidR="006350A6" w:rsidRPr="007A4AFC" w:rsidRDefault="006350A6" w:rsidP="006350A6">
      <w:pPr>
        <w:shd w:val="clear" w:color="auto" w:fill="FFFFFF"/>
        <w:spacing w:line="240" w:lineRule="auto"/>
        <w:ind w:right="9"/>
        <w:jc w:val="center"/>
        <w:rPr>
          <w:ins w:id="10505" w:author="Dr Mamadou SANOGO" w:date="2023-10-25T14:42:00Z"/>
          <w:color w:val="000000" w:themeColor="text1"/>
          <w:sz w:val="28"/>
          <w:szCs w:val="28"/>
          <w:rPrChange w:id="10506" w:author="Dr Mamadou SANOGO" w:date="2023-10-25T18:15:00Z">
            <w:rPr>
              <w:ins w:id="10507" w:author="Dr Mamadou SANOGO" w:date="2023-10-25T14:42:00Z"/>
              <w:color w:val="000000"/>
              <w:sz w:val="28"/>
              <w:szCs w:val="28"/>
            </w:rPr>
          </w:rPrChange>
        </w:rPr>
      </w:pPr>
    </w:p>
    <w:p w14:paraId="640A1660" w14:textId="77777777" w:rsidR="006350A6" w:rsidRPr="007A4AFC" w:rsidRDefault="006350A6" w:rsidP="006350A6">
      <w:pPr>
        <w:shd w:val="clear" w:color="auto" w:fill="FFFFFF"/>
        <w:spacing w:line="240" w:lineRule="auto"/>
        <w:ind w:right="9"/>
        <w:jc w:val="center"/>
        <w:rPr>
          <w:ins w:id="10508" w:author="Dr Mamadou SANOGO" w:date="2023-10-25T14:41:00Z"/>
          <w:color w:val="000000" w:themeColor="text1"/>
          <w:sz w:val="28"/>
          <w:szCs w:val="28"/>
          <w:rPrChange w:id="10509" w:author="Dr Mamadou SANOGO" w:date="2023-10-25T18:15:00Z">
            <w:rPr>
              <w:ins w:id="10510" w:author="Dr Mamadou SANOGO" w:date="2023-10-25T14:41:00Z"/>
              <w:color w:val="000000"/>
              <w:sz w:val="28"/>
              <w:szCs w:val="28"/>
            </w:rPr>
          </w:rPrChange>
        </w:rPr>
      </w:pPr>
    </w:p>
    <w:p w14:paraId="36D75B7B" w14:textId="25E4DA84" w:rsidR="006350A6" w:rsidRPr="007A4AFC" w:rsidRDefault="006350A6" w:rsidP="006350A6">
      <w:pPr>
        <w:shd w:val="clear" w:color="auto" w:fill="FFFFFF"/>
        <w:spacing w:line="240" w:lineRule="auto"/>
        <w:ind w:right="9"/>
        <w:jc w:val="center"/>
        <w:rPr>
          <w:ins w:id="10511" w:author="Dr Mamadou SANOGO" w:date="2023-10-25T14:41:00Z"/>
          <w:color w:val="000000" w:themeColor="text1"/>
          <w:sz w:val="28"/>
          <w:szCs w:val="28"/>
          <w:rPrChange w:id="10512" w:author="Dr Mamadou SANOGO" w:date="2023-10-25T18:15:00Z">
            <w:rPr>
              <w:ins w:id="10513" w:author="Dr Mamadou SANOGO" w:date="2023-10-25T14:41:00Z"/>
              <w:color w:val="000000"/>
              <w:sz w:val="28"/>
              <w:szCs w:val="28"/>
            </w:rPr>
          </w:rPrChange>
        </w:rPr>
      </w:pPr>
    </w:p>
    <w:p w14:paraId="579FB479" w14:textId="55BEF868" w:rsidR="006350A6" w:rsidRPr="007A4AFC" w:rsidRDefault="006350A6" w:rsidP="006350A6">
      <w:pPr>
        <w:shd w:val="clear" w:color="auto" w:fill="FFFFFF"/>
        <w:spacing w:line="240" w:lineRule="auto"/>
        <w:ind w:right="9"/>
        <w:jc w:val="center"/>
        <w:rPr>
          <w:ins w:id="10514" w:author="Dr Mamadou SANOGO" w:date="2023-10-25T14:41:00Z"/>
          <w:color w:val="000000" w:themeColor="text1"/>
          <w:sz w:val="28"/>
          <w:szCs w:val="28"/>
          <w:rPrChange w:id="10515" w:author="Dr Mamadou SANOGO" w:date="2023-10-25T18:15:00Z">
            <w:rPr>
              <w:ins w:id="10516" w:author="Dr Mamadou SANOGO" w:date="2023-10-25T14:41:00Z"/>
              <w:color w:val="000000"/>
              <w:sz w:val="28"/>
              <w:szCs w:val="28"/>
            </w:rPr>
          </w:rPrChange>
        </w:rPr>
      </w:pPr>
    </w:p>
    <w:p w14:paraId="1A4C9BC7" w14:textId="268C6CB3" w:rsidR="006350A6" w:rsidRPr="007A4AFC" w:rsidRDefault="006350A6" w:rsidP="006350A6">
      <w:pPr>
        <w:shd w:val="clear" w:color="auto" w:fill="FFFFFF"/>
        <w:spacing w:line="240" w:lineRule="auto"/>
        <w:ind w:right="9"/>
        <w:jc w:val="center"/>
        <w:rPr>
          <w:ins w:id="10517" w:author="Dr Mamadou SANOGO" w:date="2023-10-25T14:41:00Z"/>
          <w:color w:val="000000" w:themeColor="text1"/>
          <w:sz w:val="28"/>
          <w:szCs w:val="28"/>
          <w:rPrChange w:id="10518" w:author="Dr Mamadou SANOGO" w:date="2023-10-25T18:15:00Z">
            <w:rPr>
              <w:ins w:id="10519" w:author="Dr Mamadou SANOGO" w:date="2023-10-25T14:41:00Z"/>
              <w:color w:val="000000"/>
              <w:sz w:val="28"/>
              <w:szCs w:val="28"/>
            </w:rPr>
          </w:rPrChange>
        </w:rPr>
      </w:pPr>
    </w:p>
    <w:p w14:paraId="7432DD2D" w14:textId="77777777" w:rsidR="006350A6" w:rsidRPr="007A4AFC" w:rsidRDefault="006350A6" w:rsidP="006350A6">
      <w:pPr>
        <w:shd w:val="clear" w:color="auto" w:fill="FFFFFF"/>
        <w:spacing w:line="240" w:lineRule="auto"/>
        <w:ind w:right="9"/>
        <w:jc w:val="center"/>
        <w:rPr>
          <w:ins w:id="10520" w:author="Dr Mamadou SANOGO" w:date="2023-10-25T14:36:00Z"/>
          <w:color w:val="000000" w:themeColor="text1"/>
          <w:sz w:val="28"/>
          <w:szCs w:val="28"/>
          <w:rPrChange w:id="10521" w:author="Dr Mamadou SANOGO" w:date="2023-10-25T18:15:00Z">
            <w:rPr>
              <w:ins w:id="10522" w:author="Dr Mamadou SANOGO" w:date="2023-10-25T14:36:00Z"/>
              <w:color w:val="000000"/>
              <w:sz w:val="28"/>
              <w:szCs w:val="28"/>
            </w:rPr>
          </w:rPrChange>
        </w:rPr>
      </w:pPr>
    </w:p>
    <w:p w14:paraId="2FE42012" w14:textId="77777777" w:rsidR="006350A6" w:rsidRPr="007A4AFC" w:rsidRDefault="006350A6" w:rsidP="006350A6">
      <w:pPr>
        <w:shd w:val="clear" w:color="auto" w:fill="FFFFFF"/>
        <w:spacing w:line="240" w:lineRule="auto"/>
        <w:ind w:right="9"/>
        <w:jc w:val="center"/>
        <w:rPr>
          <w:ins w:id="10523" w:author="Dr Mamadou SANOGO" w:date="2023-10-25T14:36:00Z"/>
          <w:color w:val="000000" w:themeColor="text1"/>
          <w:sz w:val="28"/>
          <w:szCs w:val="28"/>
          <w:rPrChange w:id="10524" w:author="Dr Mamadou SANOGO" w:date="2023-10-25T18:15:00Z">
            <w:rPr>
              <w:ins w:id="10525" w:author="Dr Mamadou SANOGO" w:date="2023-10-25T14:36:00Z"/>
              <w:color w:val="000000"/>
              <w:sz w:val="28"/>
              <w:szCs w:val="28"/>
            </w:rPr>
          </w:rPrChange>
        </w:rPr>
      </w:pPr>
    </w:p>
    <w:p w14:paraId="7939BC39" w14:textId="2A2ACFE0" w:rsidR="006350A6" w:rsidRPr="007A4AFC" w:rsidRDefault="006350A6" w:rsidP="006350A6">
      <w:pPr>
        <w:shd w:val="clear" w:color="auto" w:fill="FFFFFF"/>
        <w:spacing w:line="240" w:lineRule="auto"/>
        <w:ind w:right="9"/>
        <w:jc w:val="center"/>
        <w:rPr>
          <w:ins w:id="10526" w:author="Dr Mamadou SANOGO" w:date="2023-10-25T14:41:00Z"/>
          <w:rFonts w:eastAsiaTheme="minorHAnsi"/>
          <w:b/>
          <w:color w:val="000000" w:themeColor="text1"/>
          <w:sz w:val="44"/>
          <w:lang w:eastAsia="en-US"/>
          <w:rPrChange w:id="10527" w:author="Dr Mamadou SANOGO" w:date="2023-10-25T18:15:00Z">
            <w:rPr>
              <w:ins w:id="10528" w:author="Dr Mamadou SANOGO" w:date="2023-10-25T14:41:00Z"/>
              <w:rFonts w:eastAsiaTheme="minorHAnsi"/>
              <w:b/>
              <w:sz w:val="44"/>
              <w:lang w:eastAsia="en-US"/>
            </w:rPr>
          </w:rPrChange>
        </w:rPr>
      </w:pPr>
      <w:ins w:id="10529" w:author="Dr Mamadou SANOGO" w:date="2023-10-25T14:41:00Z">
        <w:r w:rsidRPr="007A4AFC">
          <w:rPr>
            <w:rFonts w:eastAsiaTheme="minorHAnsi"/>
            <w:b/>
            <w:color w:val="000000" w:themeColor="text1"/>
            <w:sz w:val="44"/>
            <w:lang w:eastAsia="en-US"/>
            <w:rPrChange w:id="10530" w:author="Dr Mamadou SANOGO" w:date="2023-10-25T18:15:00Z">
              <w:rPr>
                <w:rFonts w:eastAsiaTheme="minorHAnsi"/>
                <w:b/>
                <w:sz w:val="44"/>
                <w:lang w:eastAsia="en-US"/>
              </w:rPr>
            </w:rPrChange>
          </w:rPr>
          <w:t>Annexe n°00</w:t>
        </w:r>
      </w:ins>
      <w:ins w:id="10531" w:author="Dr Mamadou SANOGO" w:date="2023-10-25T14:42:00Z">
        <w:r w:rsidRPr="007A4AFC">
          <w:rPr>
            <w:rFonts w:eastAsiaTheme="minorHAnsi"/>
            <w:b/>
            <w:color w:val="000000" w:themeColor="text1"/>
            <w:sz w:val="44"/>
            <w:lang w:eastAsia="en-US"/>
            <w:rPrChange w:id="10532" w:author="Dr Mamadou SANOGO" w:date="2023-10-25T18:15:00Z">
              <w:rPr>
                <w:rFonts w:eastAsiaTheme="minorHAnsi"/>
                <w:b/>
                <w:sz w:val="44"/>
                <w:lang w:eastAsia="en-US"/>
              </w:rPr>
            </w:rPrChange>
          </w:rPr>
          <w:t>9</w:t>
        </w:r>
      </w:ins>
      <w:ins w:id="10533" w:author="Dr Mamadou SANOGO" w:date="2023-10-25T14:41:00Z">
        <w:r w:rsidRPr="007A4AFC">
          <w:rPr>
            <w:rFonts w:eastAsiaTheme="minorHAnsi"/>
            <w:b/>
            <w:color w:val="000000" w:themeColor="text1"/>
            <w:sz w:val="44"/>
            <w:lang w:eastAsia="en-US"/>
            <w:rPrChange w:id="10534" w:author="Dr Mamadou SANOGO" w:date="2023-10-25T18:15:00Z">
              <w:rPr>
                <w:rFonts w:eastAsiaTheme="minorHAnsi"/>
                <w:b/>
                <w:sz w:val="44"/>
                <w:lang w:eastAsia="en-US"/>
              </w:rPr>
            </w:rPrChange>
          </w:rPr>
          <w:t xml:space="preserve"> : </w:t>
        </w:r>
      </w:ins>
      <w:ins w:id="10535" w:author="Dr Mamadou SANOGO" w:date="2023-10-25T14:42:00Z">
        <w:r w:rsidRPr="007A4AFC">
          <w:rPr>
            <w:rFonts w:eastAsiaTheme="minorHAnsi"/>
            <w:b/>
            <w:color w:val="000000" w:themeColor="text1"/>
            <w:sz w:val="44"/>
            <w:lang w:eastAsia="en-US"/>
            <w:rPrChange w:id="10536" w:author="Dr Mamadou SANOGO" w:date="2023-10-25T18:15:00Z">
              <w:rPr>
                <w:rFonts w:eastAsiaTheme="minorHAnsi"/>
                <w:b/>
                <w:sz w:val="44"/>
                <w:lang w:eastAsia="en-US"/>
              </w:rPr>
            </w:rPrChange>
          </w:rPr>
          <w:t>Arrêté d’ouverture</w:t>
        </w:r>
      </w:ins>
    </w:p>
    <w:p w14:paraId="43EAB5E6" w14:textId="123A67B6" w:rsidR="00502781" w:rsidRPr="007A4AFC" w:rsidRDefault="00502781">
      <w:pPr>
        <w:spacing w:line="240" w:lineRule="auto"/>
        <w:rPr>
          <w:color w:val="000000" w:themeColor="text1"/>
          <w:sz w:val="28"/>
          <w:szCs w:val="28"/>
          <w:rPrChange w:id="10537" w:author="Dr Mamadou SANOGO" w:date="2023-10-25T18:15:00Z">
            <w:rPr>
              <w:color w:val="000000"/>
              <w:sz w:val="28"/>
              <w:szCs w:val="28"/>
            </w:rPr>
          </w:rPrChange>
        </w:rPr>
      </w:pPr>
    </w:p>
    <w:p w14:paraId="5B848480" w14:textId="08EC78DD" w:rsidR="00502781" w:rsidRPr="007A4AFC" w:rsidRDefault="00502781" w:rsidP="00502781">
      <w:pPr>
        <w:pStyle w:val="Titre2"/>
        <w:ind w:left="720"/>
        <w:rPr>
          <w:rFonts w:cs="Times New Roman"/>
          <w:b w:val="0"/>
          <w:sz w:val="24"/>
          <w:szCs w:val="24"/>
          <w:rPrChange w:id="10538" w:author="Dr Mamadou SANOGO" w:date="2023-10-25T18:15:00Z">
            <w:rPr>
              <w:rFonts w:cs="Times New Roman"/>
              <w:b w:val="0"/>
              <w:color w:val="auto"/>
              <w:sz w:val="24"/>
              <w:szCs w:val="24"/>
            </w:rPr>
          </w:rPrChange>
        </w:rPr>
      </w:pPr>
    </w:p>
    <w:p w14:paraId="72E56364" w14:textId="60C59FD4" w:rsidR="00502781" w:rsidRPr="007A4AFC" w:rsidRDefault="00502781" w:rsidP="00502781">
      <w:pPr>
        <w:rPr>
          <w:color w:val="000000" w:themeColor="text1"/>
          <w:rPrChange w:id="10539" w:author="Dr Mamadou SANOGO" w:date="2023-10-25T18:15:00Z">
            <w:rPr/>
          </w:rPrChange>
        </w:rPr>
      </w:pPr>
    </w:p>
    <w:p w14:paraId="18916E4C" w14:textId="264E1396" w:rsidR="00502781" w:rsidRPr="007A4AFC" w:rsidRDefault="00502781" w:rsidP="00502781">
      <w:pPr>
        <w:rPr>
          <w:color w:val="000000" w:themeColor="text1"/>
          <w:rPrChange w:id="10540" w:author="Dr Mamadou SANOGO" w:date="2023-10-25T18:15:00Z">
            <w:rPr/>
          </w:rPrChange>
        </w:rPr>
      </w:pPr>
    </w:p>
    <w:p w14:paraId="1C522202" w14:textId="0D76AA7E" w:rsidR="00502781" w:rsidRPr="007A4AFC" w:rsidRDefault="00502781" w:rsidP="00502781">
      <w:pPr>
        <w:rPr>
          <w:color w:val="000000" w:themeColor="text1"/>
          <w:rPrChange w:id="10541" w:author="Dr Mamadou SANOGO" w:date="2023-10-25T18:15:00Z">
            <w:rPr/>
          </w:rPrChange>
        </w:rPr>
      </w:pPr>
    </w:p>
    <w:p w14:paraId="1C775501" w14:textId="2966F60F" w:rsidR="00502781" w:rsidRPr="007A4AFC" w:rsidRDefault="00502781" w:rsidP="00502781">
      <w:pPr>
        <w:rPr>
          <w:color w:val="000000" w:themeColor="text1"/>
          <w:rPrChange w:id="10542" w:author="Dr Mamadou SANOGO" w:date="2023-10-25T18:15:00Z">
            <w:rPr/>
          </w:rPrChange>
        </w:rPr>
      </w:pPr>
    </w:p>
    <w:p w14:paraId="6DFA6E5F" w14:textId="1BF337D1" w:rsidR="00502781" w:rsidRPr="007A4AFC" w:rsidRDefault="00502781" w:rsidP="00502781">
      <w:pPr>
        <w:rPr>
          <w:color w:val="000000" w:themeColor="text1"/>
          <w:rPrChange w:id="10543" w:author="Dr Mamadou SANOGO" w:date="2023-10-25T18:15:00Z">
            <w:rPr/>
          </w:rPrChange>
        </w:rPr>
      </w:pPr>
    </w:p>
    <w:p w14:paraId="5CB0FD54" w14:textId="219F8DF7" w:rsidR="00502781" w:rsidRPr="007A4AFC" w:rsidRDefault="00502781" w:rsidP="00502781">
      <w:pPr>
        <w:rPr>
          <w:color w:val="000000" w:themeColor="text1"/>
          <w:rPrChange w:id="10544" w:author="Dr Mamadou SANOGO" w:date="2023-10-25T18:15:00Z">
            <w:rPr/>
          </w:rPrChange>
        </w:rPr>
      </w:pPr>
    </w:p>
    <w:p w14:paraId="0115F4DB" w14:textId="4D9B1CE7" w:rsidR="00502781" w:rsidRPr="007A4AFC" w:rsidRDefault="00502781" w:rsidP="00502781">
      <w:pPr>
        <w:rPr>
          <w:color w:val="000000" w:themeColor="text1"/>
          <w:rPrChange w:id="10545" w:author="Dr Mamadou SANOGO" w:date="2023-10-25T18:15:00Z">
            <w:rPr/>
          </w:rPrChange>
        </w:rPr>
      </w:pPr>
    </w:p>
    <w:p w14:paraId="52B0B4D7" w14:textId="125FB777" w:rsidR="00502781" w:rsidRPr="007A4AFC" w:rsidRDefault="00502781" w:rsidP="00502781">
      <w:pPr>
        <w:rPr>
          <w:color w:val="000000" w:themeColor="text1"/>
          <w:rPrChange w:id="10546" w:author="Dr Mamadou SANOGO" w:date="2023-10-25T18:15:00Z">
            <w:rPr/>
          </w:rPrChange>
        </w:rPr>
      </w:pPr>
    </w:p>
    <w:p w14:paraId="7D0E0474" w14:textId="5AC5827B" w:rsidR="00502781" w:rsidRPr="007A4AFC" w:rsidRDefault="00502781" w:rsidP="00502781">
      <w:pPr>
        <w:rPr>
          <w:ins w:id="10547" w:author="Dr Mamadou SANOGO" w:date="2023-10-25T14:36:00Z"/>
          <w:color w:val="000000" w:themeColor="text1"/>
          <w:rPrChange w:id="10548" w:author="Dr Mamadou SANOGO" w:date="2023-10-25T18:15:00Z">
            <w:rPr>
              <w:ins w:id="10549" w:author="Dr Mamadou SANOGO" w:date="2023-10-25T14:36:00Z"/>
            </w:rPr>
          </w:rPrChange>
        </w:rPr>
      </w:pPr>
    </w:p>
    <w:p w14:paraId="662B92B5" w14:textId="31AD39AB" w:rsidR="006350A6" w:rsidRPr="007A4AFC" w:rsidRDefault="006350A6" w:rsidP="00502781">
      <w:pPr>
        <w:rPr>
          <w:ins w:id="10550" w:author="Dr Mamadou SANOGO" w:date="2023-10-25T14:36:00Z"/>
          <w:color w:val="000000" w:themeColor="text1"/>
          <w:rPrChange w:id="10551" w:author="Dr Mamadou SANOGO" w:date="2023-10-25T18:15:00Z">
            <w:rPr>
              <w:ins w:id="10552" w:author="Dr Mamadou SANOGO" w:date="2023-10-25T14:36:00Z"/>
            </w:rPr>
          </w:rPrChange>
        </w:rPr>
      </w:pPr>
    </w:p>
    <w:p w14:paraId="5D8A261E" w14:textId="0A68E38D" w:rsidR="006350A6" w:rsidRPr="007A4AFC" w:rsidRDefault="006350A6" w:rsidP="00502781">
      <w:pPr>
        <w:rPr>
          <w:ins w:id="10553" w:author="Dr Mamadou SANOGO" w:date="2023-10-25T14:36:00Z"/>
          <w:color w:val="000000" w:themeColor="text1"/>
          <w:rPrChange w:id="10554" w:author="Dr Mamadou SANOGO" w:date="2023-10-25T18:15:00Z">
            <w:rPr>
              <w:ins w:id="10555" w:author="Dr Mamadou SANOGO" w:date="2023-10-25T14:36:00Z"/>
            </w:rPr>
          </w:rPrChange>
        </w:rPr>
      </w:pPr>
    </w:p>
    <w:p w14:paraId="74EE410E" w14:textId="70589BBA" w:rsidR="006350A6" w:rsidRPr="007A4AFC" w:rsidRDefault="006350A6" w:rsidP="00502781">
      <w:pPr>
        <w:rPr>
          <w:ins w:id="10556" w:author="Dr Mamadou SANOGO" w:date="2023-10-25T14:36:00Z"/>
          <w:color w:val="000000" w:themeColor="text1"/>
          <w:rPrChange w:id="10557" w:author="Dr Mamadou SANOGO" w:date="2023-10-25T18:15:00Z">
            <w:rPr>
              <w:ins w:id="10558" w:author="Dr Mamadou SANOGO" w:date="2023-10-25T14:36:00Z"/>
            </w:rPr>
          </w:rPrChange>
        </w:rPr>
      </w:pPr>
    </w:p>
    <w:p w14:paraId="125B2BA1" w14:textId="2A88FD20" w:rsidR="006350A6" w:rsidRPr="007A4AFC" w:rsidRDefault="006350A6" w:rsidP="00502781">
      <w:pPr>
        <w:rPr>
          <w:ins w:id="10559" w:author="Dr Mamadou SANOGO" w:date="2023-10-25T14:36:00Z"/>
          <w:color w:val="000000" w:themeColor="text1"/>
          <w:rPrChange w:id="10560" w:author="Dr Mamadou SANOGO" w:date="2023-10-25T18:15:00Z">
            <w:rPr>
              <w:ins w:id="10561" w:author="Dr Mamadou SANOGO" w:date="2023-10-25T14:36:00Z"/>
            </w:rPr>
          </w:rPrChange>
        </w:rPr>
      </w:pPr>
    </w:p>
    <w:p w14:paraId="6463822D" w14:textId="236EEAD6" w:rsidR="006350A6" w:rsidRPr="007A4AFC" w:rsidRDefault="006350A6" w:rsidP="00502781">
      <w:pPr>
        <w:rPr>
          <w:ins w:id="10562" w:author="Dr Mamadou SANOGO" w:date="2023-10-25T14:36:00Z"/>
          <w:color w:val="000000" w:themeColor="text1"/>
          <w:rPrChange w:id="10563" w:author="Dr Mamadou SANOGO" w:date="2023-10-25T18:15:00Z">
            <w:rPr>
              <w:ins w:id="10564" w:author="Dr Mamadou SANOGO" w:date="2023-10-25T14:36:00Z"/>
            </w:rPr>
          </w:rPrChange>
        </w:rPr>
      </w:pPr>
    </w:p>
    <w:p w14:paraId="7133DB99" w14:textId="238CF773" w:rsidR="006350A6" w:rsidRPr="007A4AFC" w:rsidRDefault="006350A6" w:rsidP="00502781">
      <w:pPr>
        <w:rPr>
          <w:ins w:id="10565" w:author="Dr Mamadou SANOGO" w:date="2023-10-25T14:36:00Z"/>
          <w:color w:val="000000" w:themeColor="text1"/>
          <w:rPrChange w:id="10566" w:author="Dr Mamadou SANOGO" w:date="2023-10-25T18:15:00Z">
            <w:rPr>
              <w:ins w:id="10567" w:author="Dr Mamadou SANOGO" w:date="2023-10-25T14:36:00Z"/>
            </w:rPr>
          </w:rPrChange>
        </w:rPr>
      </w:pPr>
    </w:p>
    <w:p w14:paraId="71FDB69D" w14:textId="35E5E1D0" w:rsidR="006350A6" w:rsidRPr="007A4AFC" w:rsidRDefault="006350A6" w:rsidP="00502781">
      <w:pPr>
        <w:rPr>
          <w:ins w:id="10568" w:author="Dr Mamadou SANOGO" w:date="2023-10-25T14:36:00Z"/>
          <w:color w:val="000000" w:themeColor="text1"/>
          <w:rPrChange w:id="10569" w:author="Dr Mamadou SANOGO" w:date="2023-10-25T18:15:00Z">
            <w:rPr>
              <w:ins w:id="10570" w:author="Dr Mamadou SANOGO" w:date="2023-10-25T14:36:00Z"/>
            </w:rPr>
          </w:rPrChange>
        </w:rPr>
      </w:pPr>
    </w:p>
    <w:p w14:paraId="4F14C4B9" w14:textId="77777777" w:rsidR="006350A6" w:rsidRPr="007A4AFC" w:rsidRDefault="006350A6" w:rsidP="00502781">
      <w:pPr>
        <w:rPr>
          <w:color w:val="000000" w:themeColor="text1"/>
          <w:rPrChange w:id="10571" w:author="Dr Mamadou SANOGO" w:date="2023-10-25T18:15:00Z">
            <w:rPr/>
          </w:rPrChange>
        </w:rPr>
      </w:pPr>
    </w:p>
    <w:p w14:paraId="0E07F81C" w14:textId="5B178BF1" w:rsidR="00502781" w:rsidRPr="007A4AFC" w:rsidRDefault="00502781" w:rsidP="00502781">
      <w:pPr>
        <w:rPr>
          <w:color w:val="000000" w:themeColor="text1"/>
          <w:rPrChange w:id="10572" w:author="Dr Mamadou SANOGO" w:date="2023-10-25T18:15:00Z">
            <w:rPr/>
          </w:rPrChange>
        </w:rPr>
      </w:pPr>
    </w:p>
    <w:p w14:paraId="12FA2F61" w14:textId="2564762D" w:rsidR="00502781" w:rsidRPr="007A4AFC" w:rsidRDefault="00502781" w:rsidP="00502781">
      <w:pPr>
        <w:rPr>
          <w:color w:val="000000" w:themeColor="text1"/>
          <w:rPrChange w:id="10573" w:author="Dr Mamadou SANOGO" w:date="2023-10-25T18:15:00Z">
            <w:rPr/>
          </w:rPrChange>
        </w:rPr>
      </w:pPr>
    </w:p>
    <w:p w14:paraId="1A16645B" w14:textId="77777777" w:rsidR="00502781" w:rsidRPr="007A4AFC" w:rsidRDefault="00502781" w:rsidP="00502781">
      <w:pPr>
        <w:rPr>
          <w:color w:val="000000" w:themeColor="text1"/>
          <w:rPrChange w:id="10574" w:author="Dr Mamadou SANOGO" w:date="2023-10-25T18:15:00Z">
            <w:rPr/>
          </w:rPrChange>
        </w:rPr>
      </w:pPr>
    </w:p>
    <w:p w14:paraId="338E38ED" w14:textId="55ECC548" w:rsidR="00502781" w:rsidRPr="007A4AFC" w:rsidDel="006350A6" w:rsidRDefault="00502781">
      <w:pPr>
        <w:pStyle w:val="Titre2"/>
        <w:numPr>
          <w:ilvl w:val="0"/>
          <w:numId w:val="8"/>
        </w:numPr>
        <w:jc w:val="center"/>
        <w:rPr>
          <w:del w:id="10575" w:author="Dr Mamadou SANOGO" w:date="2023-10-25T14:43:00Z"/>
          <w:rFonts w:cs="Times New Roman"/>
          <w:b w:val="0"/>
          <w:sz w:val="24"/>
          <w:szCs w:val="24"/>
          <w:rPrChange w:id="10576" w:author="Dr Mamadou SANOGO" w:date="2023-10-25T18:15:00Z">
            <w:rPr>
              <w:del w:id="10577" w:author="Dr Mamadou SANOGO" w:date="2023-10-25T14:43:00Z"/>
              <w:rFonts w:cs="Times New Roman"/>
              <w:b w:val="0"/>
              <w:color w:val="auto"/>
              <w:sz w:val="24"/>
              <w:szCs w:val="24"/>
            </w:rPr>
          </w:rPrChange>
        </w:rPr>
      </w:pPr>
      <w:bookmarkStart w:id="10578" w:name="_Toc145944531"/>
      <w:del w:id="10579" w:author="Dr Mamadou SANOGO" w:date="2023-10-25T14:43:00Z">
        <w:r w:rsidRPr="007A4AFC" w:rsidDel="006350A6">
          <w:rPr>
            <w:szCs w:val="24"/>
            <w:rPrChange w:id="10580" w:author="Dr Mamadou SANOGO" w:date="2023-10-25T18:15:00Z">
              <w:rPr>
                <w:color w:val="2E74B5" w:themeColor="accent1" w:themeShade="BF"/>
                <w:szCs w:val="24"/>
              </w:rPr>
            </w:rPrChange>
          </w:rPr>
          <w:delText>Institut Continental d'Appui pour le Développement de l'Entrepreneuriat Social (ICADES) - (Mauritanie)</w:delText>
        </w:r>
        <w:bookmarkEnd w:id="10578"/>
      </w:del>
    </w:p>
    <w:p w14:paraId="62177682" w14:textId="3D432A6F" w:rsidR="00502781" w:rsidRPr="007A4AFC" w:rsidRDefault="00502781" w:rsidP="00502781">
      <w:pPr>
        <w:rPr>
          <w:color w:val="000000" w:themeColor="text1"/>
          <w:rPrChange w:id="10581" w:author="Dr Mamadou SANOGO" w:date="2023-10-25T18:15:00Z">
            <w:rPr/>
          </w:rPrChange>
        </w:rPr>
      </w:pPr>
    </w:p>
    <w:p w14:paraId="54BFA74F" w14:textId="2DAE367B" w:rsidR="00502781" w:rsidRPr="007A4AFC" w:rsidRDefault="00502781" w:rsidP="00502781">
      <w:pPr>
        <w:rPr>
          <w:color w:val="000000" w:themeColor="text1"/>
          <w:rPrChange w:id="10582" w:author="Dr Mamadou SANOGO" w:date="2023-10-25T18:15:00Z">
            <w:rPr/>
          </w:rPrChange>
        </w:rPr>
      </w:pPr>
    </w:p>
    <w:p w14:paraId="0F6CCC00" w14:textId="4269B17F" w:rsidR="00502781" w:rsidRPr="007A4AFC" w:rsidRDefault="00502781" w:rsidP="00502781">
      <w:pPr>
        <w:rPr>
          <w:color w:val="000000" w:themeColor="text1"/>
          <w:rPrChange w:id="10583" w:author="Dr Mamadou SANOGO" w:date="2023-10-25T18:15:00Z">
            <w:rPr/>
          </w:rPrChange>
        </w:rPr>
      </w:pPr>
    </w:p>
    <w:p w14:paraId="6BCB2382" w14:textId="5188DC46" w:rsidR="00502781" w:rsidRPr="007A4AFC" w:rsidRDefault="00502781" w:rsidP="00502781">
      <w:pPr>
        <w:rPr>
          <w:color w:val="000000" w:themeColor="text1"/>
          <w:rPrChange w:id="10584" w:author="Dr Mamadou SANOGO" w:date="2023-10-25T18:15:00Z">
            <w:rPr/>
          </w:rPrChange>
        </w:rPr>
      </w:pPr>
    </w:p>
    <w:p w14:paraId="0A773975" w14:textId="1104A7EB" w:rsidR="00502781" w:rsidRPr="007A4AFC" w:rsidRDefault="00502781" w:rsidP="00502781">
      <w:pPr>
        <w:rPr>
          <w:color w:val="000000" w:themeColor="text1"/>
          <w:rPrChange w:id="10585" w:author="Dr Mamadou SANOGO" w:date="2023-10-25T18:15:00Z">
            <w:rPr/>
          </w:rPrChange>
        </w:rPr>
      </w:pPr>
    </w:p>
    <w:p w14:paraId="7AAA8A01" w14:textId="0246C9E0" w:rsidR="00502781" w:rsidRPr="007A4AFC" w:rsidRDefault="00502781" w:rsidP="00502781">
      <w:pPr>
        <w:rPr>
          <w:color w:val="000000" w:themeColor="text1"/>
          <w:rPrChange w:id="10586" w:author="Dr Mamadou SANOGO" w:date="2023-10-25T18:15:00Z">
            <w:rPr/>
          </w:rPrChange>
        </w:rPr>
      </w:pPr>
    </w:p>
    <w:p w14:paraId="70BB57EF" w14:textId="3DE5FDCF" w:rsidR="00502781" w:rsidRPr="007A4AFC" w:rsidRDefault="00502781" w:rsidP="00502781">
      <w:pPr>
        <w:rPr>
          <w:color w:val="000000" w:themeColor="text1"/>
          <w:rPrChange w:id="10587" w:author="Dr Mamadou SANOGO" w:date="2023-10-25T18:15:00Z">
            <w:rPr/>
          </w:rPrChange>
        </w:rPr>
      </w:pPr>
    </w:p>
    <w:p w14:paraId="3B46B1A3" w14:textId="036109BF" w:rsidR="00502781" w:rsidRPr="007A4AFC" w:rsidRDefault="00502781" w:rsidP="00502781">
      <w:pPr>
        <w:rPr>
          <w:color w:val="000000" w:themeColor="text1"/>
          <w:rPrChange w:id="10588" w:author="Dr Mamadou SANOGO" w:date="2023-10-25T18:15:00Z">
            <w:rPr/>
          </w:rPrChange>
        </w:rPr>
      </w:pPr>
    </w:p>
    <w:p w14:paraId="3CBF8C79" w14:textId="63980632" w:rsidR="00502781" w:rsidRPr="007A4AFC" w:rsidRDefault="00502781" w:rsidP="00502781">
      <w:pPr>
        <w:rPr>
          <w:color w:val="000000" w:themeColor="text1"/>
          <w:rPrChange w:id="10589" w:author="Dr Mamadou SANOGO" w:date="2023-10-25T18:15:00Z">
            <w:rPr/>
          </w:rPrChange>
        </w:rPr>
      </w:pPr>
    </w:p>
    <w:p w14:paraId="5A3291FE" w14:textId="7A0382BC" w:rsidR="00502781" w:rsidRPr="007A4AFC" w:rsidRDefault="00502781" w:rsidP="00502781">
      <w:pPr>
        <w:rPr>
          <w:color w:val="000000" w:themeColor="text1"/>
          <w:rPrChange w:id="10590" w:author="Dr Mamadou SANOGO" w:date="2023-10-25T18:15:00Z">
            <w:rPr/>
          </w:rPrChange>
        </w:rPr>
      </w:pPr>
    </w:p>
    <w:p w14:paraId="73BB684B" w14:textId="59184667" w:rsidR="00502781" w:rsidRPr="007A4AFC" w:rsidRDefault="00502781" w:rsidP="00502781">
      <w:pPr>
        <w:rPr>
          <w:color w:val="000000" w:themeColor="text1"/>
          <w:rPrChange w:id="10591" w:author="Dr Mamadou SANOGO" w:date="2023-10-25T18:15:00Z">
            <w:rPr/>
          </w:rPrChange>
        </w:rPr>
      </w:pPr>
    </w:p>
    <w:p w14:paraId="1351C45F" w14:textId="3C31A0DA" w:rsidR="00502781" w:rsidRPr="007A4AFC" w:rsidRDefault="00502781" w:rsidP="00502781">
      <w:pPr>
        <w:rPr>
          <w:color w:val="000000" w:themeColor="text1"/>
          <w:rPrChange w:id="10592" w:author="Dr Mamadou SANOGO" w:date="2023-10-25T18:15:00Z">
            <w:rPr/>
          </w:rPrChange>
        </w:rPr>
      </w:pPr>
    </w:p>
    <w:p w14:paraId="56F493CD" w14:textId="53F6C547" w:rsidR="00502781" w:rsidRPr="007A4AFC" w:rsidRDefault="00502781" w:rsidP="00502781">
      <w:pPr>
        <w:rPr>
          <w:color w:val="000000" w:themeColor="text1"/>
          <w:rPrChange w:id="10593" w:author="Dr Mamadou SANOGO" w:date="2023-10-25T18:15:00Z">
            <w:rPr/>
          </w:rPrChange>
        </w:rPr>
      </w:pPr>
    </w:p>
    <w:p w14:paraId="3CFB093D" w14:textId="02C7660F" w:rsidR="00502781" w:rsidRPr="007A4AFC" w:rsidRDefault="00502781" w:rsidP="00502781">
      <w:pPr>
        <w:rPr>
          <w:color w:val="000000" w:themeColor="text1"/>
          <w:rPrChange w:id="10594" w:author="Dr Mamadou SANOGO" w:date="2023-10-25T18:15:00Z">
            <w:rPr/>
          </w:rPrChange>
        </w:rPr>
      </w:pPr>
    </w:p>
    <w:p w14:paraId="36A2F1CA" w14:textId="79F55083" w:rsidR="00502781" w:rsidRPr="007A4AFC" w:rsidRDefault="00502781" w:rsidP="00502781">
      <w:pPr>
        <w:rPr>
          <w:color w:val="000000" w:themeColor="text1"/>
          <w:rPrChange w:id="10595" w:author="Dr Mamadou SANOGO" w:date="2023-10-25T18:15:00Z">
            <w:rPr/>
          </w:rPrChange>
        </w:rPr>
      </w:pPr>
    </w:p>
    <w:p w14:paraId="531E9C70" w14:textId="0C5F32A4" w:rsidR="00502781" w:rsidRPr="007A4AFC" w:rsidRDefault="00502781" w:rsidP="00502781">
      <w:pPr>
        <w:rPr>
          <w:color w:val="000000" w:themeColor="text1"/>
          <w:rPrChange w:id="10596" w:author="Dr Mamadou SANOGO" w:date="2023-10-25T18:15:00Z">
            <w:rPr/>
          </w:rPrChange>
        </w:rPr>
      </w:pPr>
    </w:p>
    <w:p w14:paraId="3B26850F" w14:textId="138ED4D6" w:rsidR="00502781" w:rsidRPr="007A4AFC" w:rsidRDefault="00502781" w:rsidP="00502781">
      <w:pPr>
        <w:rPr>
          <w:color w:val="000000" w:themeColor="text1"/>
          <w:rPrChange w:id="10597" w:author="Dr Mamadou SANOGO" w:date="2023-10-25T18:15:00Z">
            <w:rPr/>
          </w:rPrChange>
        </w:rPr>
      </w:pPr>
    </w:p>
    <w:p w14:paraId="6987CB04" w14:textId="61DE6524" w:rsidR="00502781" w:rsidRPr="007A4AFC" w:rsidRDefault="00502781" w:rsidP="00502781">
      <w:pPr>
        <w:rPr>
          <w:color w:val="000000" w:themeColor="text1"/>
          <w:rPrChange w:id="10598" w:author="Dr Mamadou SANOGO" w:date="2023-10-25T18:15:00Z">
            <w:rPr/>
          </w:rPrChange>
        </w:rPr>
      </w:pPr>
    </w:p>
    <w:p w14:paraId="2BDB02CD" w14:textId="6A73E348" w:rsidR="00502781" w:rsidRPr="007A4AFC" w:rsidRDefault="00502781" w:rsidP="00502781">
      <w:pPr>
        <w:rPr>
          <w:color w:val="000000" w:themeColor="text1"/>
          <w:rPrChange w:id="10599" w:author="Dr Mamadou SANOGO" w:date="2023-10-25T18:15:00Z">
            <w:rPr/>
          </w:rPrChange>
        </w:rPr>
      </w:pPr>
    </w:p>
    <w:p w14:paraId="7AE32196" w14:textId="352A398C" w:rsidR="00502781" w:rsidRPr="007A4AFC" w:rsidRDefault="00502781" w:rsidP="00502781">
      <w:pPr>
        <w:rPr>
          <w:color w:val="000000" w:themeColor="text1"/>
          <w:rPrChange w:id="10600" w:author="Dr Mamadou SANOGO" w:date="2023-10-25T18:15:00Z">
            <w:rPr/>
          </w:rPrChange>
        </w:rPr>
      </w:pPr>
    </w:p>
    <w:p w14:paraId="2FEE6DC0" w14:textId="0E732915" w:rsidR="00502781" w:rsidRPr="007A4AFC" w:rsidRDefault="00502781" w:rsidP="00502781">
      <w:pPr>
        <w:rPr>
          <w:color w:val="000000" w:themeColor="text1"/>
          <w:rPrChange w:id="10601" w:author="Dr Mamadou SANOGO" w:date="2023-10-25T18:15:00Z">
            <w:rPr/>
          </w:rPrChange>
        </w:rPr>
      </w:pPr>
    </w:p>
    <w:p w14:paraId="72FBC73E" w14:textId="65A34E57" w:rsidR="00502781" w:rsidRPr="007A4AFC" w:rsidRDefault="00502781" w:rsidP="00502781">
      <w:pPr>
        <w:rPr>
          <w:color w:val="000000" w:themeColor="text1"/>
          <w:rPrChange w:id="10602" w:author="Dr Mamadou SANOGO" w:date="2023-10-25T18:15:00Z">
            <w:rPr/>
          </w:rPrChange>
        </w:rPr>
      </w:pPr>
    </w:p>
    <w:p w14:paraId="450149A1" w14:textId="0C521E35" w:rsidR="00502781" w:rsidRPr="007A4AFC" w:rsidRDefault="00502781" w:rsidP="00502781">
      <w:pPr>
        <w:rPr>
          <w:color w:val="000000" w:themeColor="text1"/>
          <w:rPrChange w:id="10603" w:author="Dr Mamadou SANOGO" w:date="2023-10-25T18:15:00Z">
            <w:rPr/>
          </w:rPrChange>
        </w:rPr>
      </w:pPr>
    </w:p>
    <w:p w14:paraId="455D8389" w14:textId="20ECFEB1" w:rsidR="00502781" w:rsidRPr="007A4AFC" w:rsidRDefault="00502781" w:rsidP="00502781">
      <w:pPr>
        <w:rPr>
          <w:color w:val="000000" w:themeColor="text1"/>
          <w:rPrChange w:id="10604" w:author="Dr Mamadou SANOGO" w:date="2023-10-25T18:15:00Z">
            <w:rPr/>
          </w:rPrChange>
        </w:rPr>
      </w:pPr>
    </w:p>
    <w:p w14:paraId="3EF3A35E" w14:textId="2625EE66" w:rsidR="00502781" w:rsidRPr="007A4AFC" w:rsidRDefault="00502781" w:rsidP="00502781">
      <w:pPr>
        <w:rPr>
          <w:color w:val="000000" w:themeColor="text1"/>
          <w:rPrChange w:id="10605" w:author="Dr Mamadou SANOGO" w:date="2023-10-25T18:15:00Z">
            <w:rPr/>
          </w:rPrChange>
        </w:rPr>
      </w:pPr>
    </w:p>
    <w:p w14:paraId="183786EA" w14:textId="1D41487E" w:rsidR="00502781" w:rsidRPr="007A4AFC" w:rsidRDefault="00502781" w:rsidP="00502781">
      <w:pPr>
        <w:rPr>
          <w:color w:val="000000" w:themeColor="text1"/>
          <w:rPrChange w:id="10606" w:author="Dr Mamadou SANOGO" w:date="2023-10-25T18:15:00Z">
            <w:rPr/>
          </w:rPrChange>
        </w:rPr>
      </w:pPr>
    </w:p>
    <w:p w14:paraId="6C86D8BF" w14:textId="374647F1" w:rsidR="00502781" w:rsidRPr="007A4AFC" w:rsidRDefault="00502781" w:rsidP="00502781">
      <w:pPr>
        <w:rPr>
          <w:color w:val="000000" w:themeColor="text1"/>
          <w:rPrChange w:id="10607" w:author="Dr Mamadou SANOGO" w:date="2023-10-25T18:15:00Z">
            <w:rPr/>
          </w:rPrChange>
        </w:rPr>
      </w:pPr>
    </w:p>
    <w:p w14:paraId="1E42B08F" w14:textId="77777777" w:rsidR="00502781" w:rsidRPr="007A4AFC" w:rsidRDefault="00502781" w:rsidP="00502781">
      <w:pPr>
        <w:rPr>
          <w:color w:val="000000" w:themeColor="text1"/>
          <w:rPrChange w:id="10608" w:author="Dr Mamadou SANOGO" w:date="2023-10-25T18:15:00Z">
            <w:rPr/>
          </w:rPrChange>
        </w:rPr>
      </w:pPr>
    </w:p>
    <w:p w14:paraId="0140CC32" w14:textId="730AD440" w:rsidR="00502781" w:rsidRPr="007A4AFC" w:rsidDel="006350A6" w:rsidRDefault="00502781" w:rsidP="00502781">
      <w:pPr>
        <w:rPr>
          <w:del w:id="10609" w:author="Dr Mamadou SANOGO" w:date="2023-10-25T14:43:00Z"/>
          <w:color w:val="000000" w:themeColor="text1"/>
          <w:rPrChange w:id="10610" w:author="Dr Mamadou SANOGO" w:date="2023-10-25T18:15:00Z">
            <w:rPr>
              <w:del w:id="10611" w:author="Dr Mamadou SANOGO" w:date="2023-10-25T14:43:00Z"/>
            </w:rPr>
          </w:rPrChange>
        </w:rPr>
      </w:pPr>
    </w:p>
    <w:p w14:paraId="017D86A0" w14:textId="77777777" w:rsidR="00502781" w:rsidRPr="007A4AFC" w:rsidDel="006350A6" w:rsidRDefault="00502781" w:rsidP="00502781">
      <w:pPr>
        <w:rPr>
          <w:del w:id="10612" w:author="Dr Mamadou SANOGO" w:date="2023-10-25T14:43:00Z"/>
          <w:color w:val="000000" w:themeColor="text1"/>
          <w:rPrChange w:id="10613" w:author="Dr Mamadou SANOGO" w:date="2023-10-25T18:15:00Z">
            <w:rPr>
              <w:del w:id="10614" w:author="Dr Mamadou SANOGO" w:date="2023-10-25T14:43:00Z"/>
            </w:rPr>
          </w:rPrChange>
        </w:rPr>
      </w:pPr>
    </w:p>
    <w:p w14:paraId="722AB017" w14:textId="38ADF535" w:rsidR="00502781" w:rsidRPr="007A4AFC" w:rsidDel="00AD42F4" w:rsidRDefault="00502781">
      <w:pPr>
        <w:pStyle w:val="Titre2"/>
        <w:numPr>
          <w:ilvl w:val="0"/>
          <w:numId w:val="0"/>
        </w:numPr>
        <w:jc w:val="left"/>
        <w:rPr>
          <w:del w:id="10615" w:author="Dr Mamadou SANOGO" w:date="2023-10-27T11:40:00Z"/>
          <w:rFonts w:cs="Times New Roman"/>
          <w:b w:val="0"/>
          <w:sz w:val="24"/>
          <w:szCs w:val="24"/>
          <w:rPrChange w:id="10616" w:author="Dr Mamadou SANOGO" w:date="2023-10-25T18:15:00Z">
            <w:rPr>
              <w:del w:id="10617" w:author="Dr Mamadou SANOGO" w:date="2023-10-27T11:40:00Z"/>
              <w:rFonts w:cs="Times New Roman"/>
              <w:b w:val="0"/>
              <w:color w:val="auto"/>
              <w:sz w:val="24"/>
              <w:szCs w:val="24"/>
            </w:rPr>
          </w:rPrChange>
        </w:rPr>
        <w:pPrChange w:id="10618" w:author="Dr Mamadou SANOGO" w:date="2023-10-25T14:43:00Z">
          <w:pPr>
            <w:pStyle w:val="Titre2"/>
            <w:numPr>
              <w:ilvl w:val="0"/>
              <w:numId w:val="8"/>
            </w:numPr>
            <w:ind w:left="720" w:hanging="360"/>
            <w:jc w:val="center"/>
          </w:pPr>
        </w:pPrChange>
      </w:pPr>
      <w:bookmarkStart w:id="10619" w:name="_Toc145944532"/>
      <w:del w:id="10620" w:author="Dr Mamadou SANOGO" w:date="2023-10-25T14:43:00Z">
        <w:r w:rsidRPr="007A4AFC" w:rsidDel="006350A6">
          <w:rPr>
            <w:b w:val="0"/>
            <w:szCs w:val="24"/>
          </w:rPr>
          <w:delText>Université Elhadji Ibrahima Niasse (UEIN) - (Sénégal)</w:delText>
        </w:r>
      </w:del>
      <w:bookmarkEnd w:id="10619"/>
    </w:p>
    <w:p w14:paraId="3574C2DF" w14:textId="4758E487" w:rsidR="00502781" w:rsidRPr="00AD42F4" w:rsidDel="00AD42F4" w:rsidRDefault="00502781">
      <w:pPr>
        <w:pStyle w:val="Titre2"/>
        <w:rPr>
          <w:del w:id="10621" w:author="Dr Mamadou SANOGO" w:date="2023-10-27T11:40:00Z"/>
        </w:rPr>
        <w:pPrChange w:id="10622" w:author="Dr Mamadou SANOGO" w:date="2023-10-27T11:40:00Z">
          <w:pPr/>
        </w:pPrChange>
      </w:pPr>
    </w:p>
    <w:p w14:paraId="3843E91C" w14:textId="626DE1E5" w:rsidR="00502781" w:rsidRPr="007A4AFC" w:rsidDel="00AD42F4" w:rsidRDefault="00502781" w:rsidP="00502781">
      <w:pPr>
        <w:rPr>
          <w:del w:id="10623" w:author="Dr Mamadou SANOGO" w:date="2023-10-27T11:40:00Z"/>
          <w:color w:val="000000" w:themeColor="text1"/>
          <w:rPrChange w:id="10624" w:author="Dr Mamadou SANOGO" w:date="2023-10-25T18:15:00Z">
            <w:rPr>
              <w:del w:id="10625" w:author="Dr Mamadou SANOGO" w:date="2023-10-27T11:40:00Z"/>
            </w:rPr>
          </w:rPrChange>
        </w:rPr>
      </w:pPr>
    </w:p>
    <w:p w14:paraId="76E46277" w14:textId="77777777" w:rsidR="00837877" w:rsidRPr="007A4AFC" w:rsidDel="00AD42F4" w:rsidRDefault="00837877" w:rsidP="00502781">
      <w:pPr>
        <w:rPr>
          <w:del w:id="10626" w:author="Dr Mamadou SANOGO" w:date="2023-10-27T11:39:00Z"/>
          <w:color w:val="000000" w:themeColor="text1"/>
          <w:rPrChange w:id="10627" w:author="Dr Mamadou SANOGO" w:date="2023-10-25T18:15:00Z">
            <w:rPr>
              <w:del w:id="10628" w:author="Dr Mamadou SANOGO" w:date="2023-10-27T11:39:00Z"/>
            </w:rPr>
          </w:rPrChange>
        </w:rPr>
      </w:pPr>
    </w:p>
    <w:p w14:paraId="159D99BB" w14:textId="3DEEDFAA" w:rsidR="00502781" w:rsidRPr="007A4AFC" w:rsidDel="00AD42F4" w:rsidRDefault="00502781" w:rsidP="00502781">
      <w:pPr>
        <w:rPr>
          <w:del w:id="10629" w:author="Dr Mamadou SANOGO" w:date="2023-10-27T11:39:00Z"/>
          <w:color w:val="000000" w:themeColor="text1"/>
          <w:rPrChange w:id="10630" w:author="Dr Mamadou SANOGO" w:date="2023-10-25T18:15:00Z">
            <w:rPr>
              <w:del w:id="10631" w:author="Dr Mamadou SANOGO" w:date="2023-10-27T11:39:00Z"/>
            </w:rPr>
          </w:rPrChange>
        </w:rPr>
      </w:pPr>
    </w:p>
    <w:p w14:paraId="100762D0" w14:textId="35D6B1A0" w:rsidR="00502781" w:rsidRPr="007A4AFC" w:rsidRDefault="00502781" w:rsidP="00502781">
      <w:pPr>
        <w:rPr>
          <w:color w:val="000000" w:themeColor="text1"/>
          <w:rPrChange w:id="10632" w:author="Dr Mamadou SANOGO" w:date="2023-10-25T18:15:00Z">
            <w:rPr/>
          </w:rPrChange>
        </w:rPr>
      </w:pPr>
    </w:p>
    <w:p w14:paraId="0FF8971F" w14:textId="5A719906" w:rsidR="006350A6" w:rsidRPr="007A4AFC" w:rsidRDefault="006350A6" w:rsidP="006350A6">
      <w:pPr>
        <w:shd w:val="clear" w:color="auto" w:fill="FFFFFF"/>
        <w:spacing w:line="240" w:lineRule="auto"/>
        <w:ind w:right="9"/>
        <w:jc w:val="center"/>
        <w:rPr>
          <w:ins w:id="10633" w:author="Dr Mamadou SANOGO" w:date="2023-10-25T14:44:00Z"/>
          <w:rFonts w:eastAsiaTheme="minorHAnsi"/>
          <w:b/>
          <w:color w:val="000000" w:themeColor="text1"/>
          <w:sz w:val="44"/>
          <w:lang w:eastAsia="en-US"/>
          <w:rPrChange w:id="10634" w:author="Dr Mamadou SANOGO" w:date="2023-10-25T18:15:00Z">
            <w:rPr>
              <w:ins w:id="10635" w:author="Dr Mamadou SANOGO" w:date="2023-10-25T14:44:00Z"/>
              <w:rFonts w:eastAsiaTheme="minorHAnsi"/>
              <w:b/>
              <w:sz w:val="44"/>
              <w:lang w:eastAsia="en-US"/>
            </w:rPr>
          </w:rPrChange>
        </w:rPr>
      </w:pPr>
      <w:ins w:id="10636" w:author="Dr Mamadou SANOGO" w:date="2023-10-25T14:44:00Z">
        <w:r w:rsidRPr="007A4AFC">
          <w:rPr>
            <w:rFonts w:eastAsiaTheme="minorHAnsi"/>
            <w:b/>
            <w:color w:val="000000" w:themeColor="text1"/>
            <w:sz w:val="44"/>
            <w:lang w:eastAsia="en-US"/>
            <w:rPrChange w:id="10637" w:author="Dr Mamadou SANOGO" w:date="2023-10-25T18:15:00Z">
              <w:rPr>
                <w:rFonts w:eastAsiaTheme="minorHAnsi"/>
                <w:b/>
                <w:sz w:val="44"/>
                <w:lang w:eastAsia="en-US"/>
              </w:rPr>
            </w:rPrChange>
          </w:rPr>
          <w:t>Annexe n°0</w:t>
        </w:r>
      </w:ins>
      <w:ins w:id="10638" w:author="Dr Mamadou SANOGO" w:date="2023-10-25T14:47:00Z">
        <w:r w:rsidR="00837877" w:rsidRPr="007A4AFC">
          <w:rPr>
            <w:rFonts w:eastAsiaTheme="minorHAnsi"/>
            <w:b/>
            <w:color w:val="000000" w:themeColor="text1"/>
            <w:sz w:val="44"/>
            <w:lang w:eastAsia="en-US"/>
            <w:rPrChange w:id="10639" w:author="Dr Mamadou SANOGO" w:date="2023-10-25T18:15:00Z">
              <w:rPr>
                <w:rFonts w:eastAsiaTheme="minorHAnsi"/>
                <w:b/>
                <w:sz w:val="44"/>
                <w:lang w:eastAsia="en-US"/>
              </w:rPr>
            </w:rPrChange>
          </w:rPr>
          <w:t>10</w:t>
        </w:r>
      </w:ins>
      <w:ins w:id="10640" w:author="Dr Mamadou SANOGO" w:date="2023-10-25T14:44:00Z">
        <w:r w:rsidRPr="007A4AFC">
          <w:rPr>
            <w:rFonts w:eastAsiaTheme="minorHAnsi"/>
            <w:b/>
            <w:color w:val="000000" w:themeColor="text1"/>
            <w:sz w:val="44"/>
            <w:lang w:eastAsia="en-US"/>
            <w:rPrChange w:id="10641" w:author="Dr Mamadou SANOGO" w:date="2023-10-25T18:15:00Z">
              <w:rPr>
                <w:rFonts w:eastAsiaTheme="minorHAnsi"/>
                <w:b/>
                <w:sz w:val="44"/>
                <w:lang w:eastAsia="en-US"/>
              </w:rPr>
            </w:rPrChange>
          </w:rPr>
          <w:t xml:space="preserve"> : </w:t>
        </w:r>
      </w:ins>
      <w:ins w:id="10642" w:author="Dr Mamadou SANOGO" w:date="2023-10-25T14:47:00Z">
        <w:r w:rsidR="00837877" w:rsidRPr="007A4AFC">
          <w:rPr>
            <w:rFonts w:eastAsiaTheme="minorHAnsi"/>
            <w:b/>
            <w:color w:val="000000" w:themeColor="text1"/>
            <w:sz w:val="44"/>
            <w:lang w:eastAsia="en-US"/>
            <w:rPrChange w:id="10643" w:author="Dr Mamadou SANOGO" w:date="2023-10-25T18:15:00Z">
              <w:rPr>
                <w:rFonts w:eastAsiaTheme="minorHAnsi"/>
                <w:b/>
                <w:sz w:val="44"/>
                <w:lang w:eastAsia="en-US"/>
              </w:rPr>
            </w:rPrChange>
          </w:rPr>
          <w:t>Cahier de texte</w:t>
        </w:r>
      </w:ins>
    </w:p>
    <w:p w14:paraId="08690638" w14:textId="588ED4B8" w:rsidR="00502781" w:rsidRPr="007A4AFC" w:rsidRDefault="00502781" w:rsidP="00502781">
      <w:pPr>
        <w:rPr>
          <w:color w:val="000000" w:themeColor="text1"/>
          <w:rPrChange w:id="10644" w:author="Dr Mamadou SANOGO" w:date="2023-10-25T18:15:00Z">
            <w:rPr/>
          </w:rPrChange>
        </w:rPr>
      </w:pPr>
    </w:p>
    <w:p w14:paraId="7A836CA2" w14:textId="55ABFD1D" w:rsidR="00502781" w:rsidRPr="007A4AFC" w:rsidRDefault="00502781" w:rsidP="00502781">
      <w:pPr>
        <w:rPr>
          <w:color w:val="000000" w:themeColor="text1"/>
          <w:rPrChange w:id="10645" w:author="Dr Mamadou SANOGO" w:date="2023-10-25T18:15:00Z">
            <w:rPr/>
          </w:rPrChange>
        </w:rPr>
      </w:pPr>
    </w:p>
    <w:p w14:paraId="421A29E9" w14:textId="31B4A5FA" w:rsidR="00502781" w:rsidRPr="007A4AFC" w:rsidRDefault="00502781" w:rsidP="00502781">
      <w:pPr>
        <w:rPr>
          <w:color w:val="000000" w:themeColor="text1"/>
          <w:rPrChange w:id="10646" w:author="Dr Mamadou SANOGO" w:date="2023-10-25T18:15:00Z">
            <w:rPr/>
          </w:rPrChange>
        </w:rPr>
      </w:pPr>
    </w:p>
    <w:p w14:paraId="7A503A3D" w14:textId="4AF5AA29" w:rsidR="00502781" w:rsidRPr="007A4AFC" w:rsidRDefault="00502781" w:rsidP="00502781">
      <w:pPr>
        <w:rPr>
          <w:color w:val="000000" w:themeColor="text1"/>
          <w:rPrChange w:id="10647" w:author="Dr Mamadou SANOGO" w:date="2023-10-25T18:15:00Z">
            <w:rPr/>
          </w:rPrChange>
        </w:rPr>
      </w:pPr>
    </w:p>
    <w:p w14:paraId="4D8DC1B5" w14:textId="34C387DC" w:rsidR="00502781" w:rsidRPr="007A4AFC" w:rsidRDefault="00502781" w:rsidP="00502781">
      <w:pPr>
        <w:rPr>
          <w:color w:val="000000" w:themeColor="text1"/>
          <w:rPrChange w:id="10648" w:author="Dr Mamadou SANOGO" w:date="2023-10-25T18:15:00Z">
            <w:rPr/>
          </w:rPrChange>
        </w:rPr>
      </w:pPr>
    </w:p>
    <w:p w14:paraId="4C3FDAAA" w14:textId="427AE45F" w:rsidR="00502781" w:rsidRPr="007A4AFC" w:rsidRDefault="00502781" w:rsidP="00502781">
      <w:pPr>
        <w:rPr>
          <w:color w:val="000000" w:themeColor="text1"/>
          <w:rPrChange w:id="10649" w:author="Dr Mamadou SANOGO" w:date="2023-10-25T18:15:00Z">
            <w:rPr/>
          </w:rPrChange>
        </w:rPr>
      </w:pPr>
    </w:p>
    <w:p w14:paraId="7F97D72A" w14:textId="7C56198D" w:rsidR="00502781" w:rsidRPr="007A4AFC" w:rsidRDefault="00502781" w:rsidP="00502781">
      <w:pPr>
        <w:rPr>
          <w:color w:val="000000" w:themeColor="text1"/>
          <w:rPrChange w:id="10650" w:author="Dr Mamadou SANOGO" w:date="2023-10-25T18:15:00Z">
            <w:rPr/>
          </w:rPrChange>
        </w:rPr>
      </w:pPr>
    </w:p>
    <w:p w14:paraId="0E1F421E" w14:textId="65AF5D6B" w:rsidR="00502781" w:rsidRPr="007A4AFC" w:rsidRDefault="00502781" w:rsidP="00502781">
      <w:pPr>
        <w:rPr>
          <w:color w:val="000000" w:themeColor="text1"/>
          <w:rPrChange w:id="10651" w:author="Dr Mamadou SANOGO" w:date="2023-10-25T18:15:00Z">
            <w:rPr/>
          </w:rPrChange>
        </w:rPr>
      </w:pPr>
    </w:p>
    <w:p w14:paraId="139FBD8C" w14:textId="468302D0" w:rsidR="00502781" w:rsidRPr="007A4AFC" w:rsidRDefault="00502781" w:rsidP="00502781">
      <w:pPr>
        <w:rPr>
          <w:color w:val="000000" w:themeColor="text1"/>
          <w:rPrChange w:id="10652" w:author="Dr Mamadou SANOGO" w:date="2023-10-25T18:15:00Z">
            <w:rPr/>
          </w:rPrChange>
        </w:rPr>
      </w:pPr>
    </w:p>
    <w:p w14:paraId="2B0FC326" w14:textId="7254FEC1" w:rsidR="00502781" w:rsidRPr="007A4AFC" w:rsidRDefault="00502781" w:rsidP="00502781">
      <w:pPr>
        <w:rPr>
          <w:color w:val="000000" w:themeColor="text1"/>
          <w:rPrChange w:id="10653" w:author="Dr Mamadou SANOGO" w:date="2023-10-25T18:15:00Z">
            <w:rPr/>
          </w:rPrChange>
        </w:rPr>
      </w:pPr>
    </w:p>
    <w:p w14:paraId="41BE1B3D" w14:textId="71C976C3" w:rsidR="00502781" w:rsidRPr="007A4AFC" w:rsidRDefault="00502781" w:rsidP="00502781">
      <w:pPr>
        <w:rPr>
          <w:color w:val="000000" w:themeColor="text1"/>
          <w:rPrChange w:id="10654" w:author="Dr Mamadou SANOGO" w:date="2023-10-25T18:15:00Z">
            <w:rPr/>
          </w:rPrChange>
        </w:rPr>
      </w:pPr>
    </w:p>
    <w:p w14:paraId="58DE00F0" w14:textId="1AA9B3E2" w:rsidR="00502781" w:rsidRPr="007A4AFC" w:rsidRDefault="00502781" w:rsidP="00502781">
      <w:pPr>
        <w:rPr>
          <w:color w:val="000000" w:themeColor="text1"/>
          <w:rPrChange w:id="10655" w:author="Dr Mamadou SANOGO" w:date="2023-10-25T18:15:00Z">
            <w:rPr/>
          </w:rPrChange>
        </w:rPr>
      </w:pPr>
    </w:p>
    <w:p w14:paraId="7B669AF9" w14:textId="7F73CBEC" w:rsidR="00502781" w:rsidRPr="007A4AFC" w:rsidRDefault="00502781" w:rsidP="00502781">
      <w:pPr>
        <w:rPr>
          <w:color w:val="000000" w:themeColor="text1"/>
          <w:rPrChange w:id="10656" w:author="Dr Mamadou SANOGO" w:date="2023-10-25T18:15:00Z">
            <w:rPr/>
          </w:rPrChange>
        </w:rPr>
      </w:pPr>
    </w:p>
    <w:p w14:paraId="18631BBE" w14:textId="313E82B4" w:rsidR="00502781" w:rsidRPr="007A4AFC" w:rsidRDefault="00502781" w:rsidP="00502781">
      <w:pPr>
        <w:rPr>
          <w:color w:val="000000" w:themeColor="text1"/>
          <w:rPrChange w:id="10657" w:author="Dr Mamadou SANOGO" w:date="2023-10-25T18:15:00Z">
            <w:rPr/>
          </w:rPrChange>
        </w:rPr>
      </w:pPr>
    </w:p>
    <w:p w14:paraId="4629104D" w14:textId="3A94BB41" w:rsidR="00502781" w:rsidRPr="007A4AFC" w:rsidRDefault="00502781" w:rsidP="00502781">
      <w:pPr>
        <w:rPr>
          <w:color w:val="000000" w:themeColor="text1"/>
          <w:rPrChange w:id="10658" w:author="Dr Mamadou SANOGO" w:date="2023-10-25T18:15:00Z">
            <w:rPr/>
          </w:rPrChange>
        </w:rPr>
      </w:pPr>
    </w:p>
    <w:p w14:paraId="76E08F24" w14:textId="350925E4" w:rsidR="00502781" w:rsidRPr="007A4AFC" w:rsidRDefault="00502781" w:rsidP="00502781">
      <w:pPr>
        <w:rPr>
          <w:color w:val="000000" w:themeColor="text1"/>
          <w:rPrChange w:id="10659" w:author="Dr Mamadou SANOGO" w:date="2023-10-25T18:15:00Z">
            <w:rPr/>
          </w:rPrChange>
        </w:rPr>
      </w:pPr>
    </w:p>
    <w:p w14:paraId="3AFF796A" w14:textId="25611AB1" w:rsidR="00502781" w:rsidRPr="007A4AFC" w:rsidRDefault="00502781" w:rsidP="00502781">
      <w:pPr>
        <w:rPr>
          <w:color w:val="000000" w:themeColor="text1"/>
          <w:rPrChange w:id="10660" w:author="Dr Mamadou SANOGO" w:date="2023-10-25T18:15:00Z">
            <w:rPr/>
          </w:rPrChange>
        </w:rPr>
      </w:pPr>
    </w:p>
    <w:p w14:paraId="1949CB79" w14:textId="426ED584" w:rsidR="00502781" w:rsidRPr="007A4AFC" w:rsidRDefault="00502781" w:rsidP="00502781">
      <w:pPr>
        <w:rPr>
          <w:color w:val="000000" w:themeColor="text1"/>
          <w:rPrChange w:id="10661" w:author="Dr Mamadou SANOGO" w:date="2023-10-25T18:15:00Z">
            <w:rPr/>
          </w:rPrChange>
        </w:rPr>
      </w:pPr>
    </w:p>
    <w:p w14:paraId="31020E1C" w14:textId="41A832A8" w:rsidR="00502781" w:rsidRPr="007A4AFC" w:rsidRDefault="00502781" w:rsidP="00502781">
      <w:pPr>
        <w:rPr>
          <w:color w:val="000000" w:themeColor="text1"/>
          <w:rPrChange w:id="10662" w:author="Dr Mamadou SANOGO" w:date="2023-10-25T18:15:00Z">
            <w:rPr/>
          </w:rPrChange>
        </w:rPr>
      </w:pPr>
    </w:p>
    <w:p w14:paraId="6CAC2F72" w14:textId="18860A83" w:rsidR="00502781" w:rsidRPr="007A4AFC" w:rsidRDefault="00502781" w:rsidP="00502781">
      <w:pPr>
        <w:rPr>
          <w:color w:val="000000" w:themeColor="text1"/>
          <w:rPrChange w:id="10663" w:author="Dr Mamadou SANOGO" w:date="2023-10-25T18:15:00Z">
            <w:rPr/>
          </w:rPrChange>
        </w:rPr>
      </w:pPr>
    </w:p>
    <w:p w14:paraId="694DFFC1" w14:textId="0EBC9995" w:rsidR="00502781" w:rsidRPr="007A4AFC" w:rsidRDefault="00502781" w:rsidP="00502781">
      <w:pPr>
        <w:rPr>
          <w:color w:val="000000" w:themeColor="text1"/>
          <w:rPrChange w:id="10664" w:author="Dr Mamadou SANOGO" w:date="2023-10-25T18:15:00Z">
            <w:rPr/>
          </w:rPrChange>
        </w:rPr>
      </w:pPr>
    </w:p>
    <w:p w14:paraId="745CA5AB" w14:textId="7BA797A5" w:rsidR="00502781" w:rsidRPr="007A4AFC" w:rsidRDefault="00502781" w:rsidP="00502781">
      <w:pPr>
        <w:rPr>
          <w:color w:val="000000" w:themeColor="text1"/>
          <w:rPrChange w:id="10665" w:author="Dr Mamadou SANOGO" w:date="2023-10-25T18:15:00Z">
            <w:rPr/>
          </w:rPrChange>
        </w:rPr>
      </w:pPr>
    </w:p>
    <w:p w14:paraId="67718D93" w14:textId="026564D3" w:rsidR="00502781" w:rsidRPr="007A4AFC" w:rsidRDefault="00502781" w:rsidP="00502781">
      <w:pPr>
        <w:rPr>
          <w:color w:val="000000" w:themeColor="text1"/>
          <w:rPrChange w:id="10666" w:author="Dr Mamadou SANOGO" w:date="2023-10-25T18:15:00Z">
            <w:rPr/>
          </w:rPrChange>
        </w:rPr>
      </w:pPr>
    </w:p>
    <w:p w14:paraId="06D9A23C" w14:textId="53309AE5" w:rsidR="00502781" w:rsidRPr="007A4AFC" w:rsidRDefault="00502781" w:rsidP="00502781">
      <w:pPr>
        <w:rPr>
          <w:color w:val="000000" w:themeColor="text1"/>
          <w:rPrChange w:id="10667" w:author="Dr Mamadou SANOGO" w:date="2023-10-25T18:15:00Z">
            <w:rPr/>
          </w:rPrChange>
        </w:rPr>
      </w:pPr>
    </w:p>
    <w:p w14:paraId="0AB32C52" w14:textId="4C7E9E04" w:rsidR="00502781" w:rsidRPr="007A4AFC" w:rsidRDefault="00502781" w:rsidP="00502781">
      <w:pPr>
        <w:rPr>
          <w:color w:val="000000" w:themeColor="text1"/>
          <w:rPrChange w:id="10668" w:author="Dr Mamadou SANOGO" w:date="2023-10-25T18:15:00Z">
            <w:rPr/>
          </w:rPrChange>
        </w:rPr>
      </w:pPr>
    </w:p>
    <w:p w14:paraId="3080E967" w14:textId="687AD77D" w:rsidR="00502781" w:rsidRPr="007A4AFC" w:rsidRDefault="00502781" w:rsidP="00502781">
      <w:pPr>
        <w:rPr>
          <w:color w:val="000000" w:themeColor="text1"/>
          <w:rPrChange w:id="10669" w:author="Dr Mamadou SANOGO" w:date="2023-10-25T18:15:00Z">
            <w:rPr/>
          </w:rPrChange>
        </w:rPr>
      </w:pPr>
    </w:p>
    <w:p w14:paraId="4BA9D14B" w14:textId="080FF372" w:rsidR="00502781" w:rsidRPr="007A4AFC" w:rsidRDefault="00502781" w:rsidP="00502781">
      <w:pPr>
        <w:rPr>
          <w:color w:val="000000" w:themeColor="text1"/>
          <w:rPrChange w:id="10670" w:author="Dr Mamadou SANOGO" w:date="2023-10-25T18:15:00Z">
            <w:rPr/>
          </w:rPrChange>
        </w:rPr>
      </w:pPr>
    </w:p>
    <w:p w14:paraId="66FB0EFD" w14:textId="77777777" w:rsidR="00502781" w:rsidRPr="00614D94" w:rsidDel="006350A6" w:rsidRDefault="00502781">
      <w:pPr>
        <w:rPr>
          <w:del w:id="10671" w:author="Dr Mamadou SANOGO" w:date="2023-10-25T14:43:00Z"/>
          <w:color w:val="000000" w:themeColor="text1"/>
        </w:rPr>
      </w:pPr>
    </w:p>
    <w:p w14:paraId="6AB253F2" w14:textId="22DBD389" w:rsidR="00502781" w:rsidRPr="007A4AFC" w:rsidDel="006350A6" w:rsidRDefault="00502781">
      <w:pPr>
        <w:pStyle w:val="Titre2"/>
        <w:numPr>
          <w:ilvl w:val="0"/>
          <w:numId w:val="0"/>
        </w:numPr>
        <w:jc w:val="center"/>
        <w:rPr>
          <w:del w:id="10672" w:author="Dr Mamadou SANOGO" w:date="2023-10-25T14:43:00Z"/>
          <w:rFonts w:cs="Times New Roman"/>
          <w:b w:val="0"/>
          <w:sz w:val="24"/>
          <w:szCs w:val="24"/>
          <w:rPrChange w:id="10673" w:author="Dr Mamadou SANOGO" w:date="2023-10-25T18:15:00Z">
            <w:rPr>
              <w:del w:id="10674" w:author="Dr Mamadou SANOGO" w:date="2023-10-25T14:43:00Z"/>
              <w:rFonts w:cs="Times New Roman"/>
              <w:b w:val="0"/>
              <w:color w:val="auto"/>
              <w:sz w:val="24"/>
              <w:szCs w:val="24"/>
            </w:rPr>
          </w:rPrChange>
        </w:rPr>
        <w:pPrChange w:id="10675" w:author="Dr Mamadou SANOGO" w:date="2023-10-27T14:03:00Z">
          <w:pPr>
            <w:pStyle w:val="Titre2"/>
            <w:numPr>
              <w:ilvl w:val="0"/>
              <w:numId w:val="8"/>
            </w:numPr>
            <w:ind w:left="720" w:hanging="360"/>
            <w:jc w:val="center"/>
          </w:pPr>
        </w:pPrChange>
      </w:pPr>
      <w:bookmarkStart w:id="10676" w:name="_Toc145944533"/>
      <w:del w:id="10677" w:author="Dr Mamadou SANOGO" w:date="2023-10-25T14:43:00Z">
        <w:r w:rsidRPr="007A4AFC" w:rsidDel="006350A6">
          <w:rPr>
            <w:szCs w:val="24"/>
            <w:rPrChange w:id="10678" w:author="Dr Mamadou SANOGO" w:date="2023-10-25T18:15:00Z">
              <w:rPr>
                <w:color w:val="2E74B5" w:themeColor="accent1" w:themeShade="BF"/>
                <w:szCs w:val="24"/>
              </w:rPr>
            </w:rPrChange>
          </w:rPr>
          <w:delText>Université Kofi Annan de Guinée (UKAG)</w:delText>
        </w:r>
        <w:bookmarkEnd w:id="10676"/>
      </w:del>
    </w:p>
    <w:p w14:paraId="6278DD3F" w14:textId="77777777" w:rsidR="00011374" w:rsidRPr="007A4AFC" w:rsidRDefault="00011374">
      <w:pPr>
        <w:pStyle w:val="Titre2"/>
        <w:numPr>
          <w:ilvl w:val="0"/>
          <w:numId w:val="0"/>
        </w:numPr>
        <w:rPr>
          <w:rFonts w:cs="Times New Roman"/>
          <w:b w:val="0"/>
          <w:sz w:val="24"/>
          <w:szCs w:val="24"/>
          <w:rPrChange w:id="10679" w:author="Dr Mamadou SANOGO" w:date="2023-10-25T18:15:00Z">
            <w:rPr>
              <w:rFonts w:cs="Times New Roman"/>
              <w:b w:val="0"/>
              <w:color w:val="auto"/>
              <w:sz w:val="24"/>
              <w:szCs w:val="24"/>
            </w:rPr>
          </w:rPrChange>
        </w:rPr>
        <w:pPrChange w:id="10680" w:author="Dr Mamadou SANOGO" w:date="2023-10-27T14:03:00Z">
          <w:pPr>
            <w:pStyle w:val="Titre2"/>
            <w:ind w:left="720"/>
          </w:pPr>
        </w:pPrChange>
      </w:pPr>
    </w:p>
    <w:p w14:paraId="1E510835"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0681" w:author="Dr Mamadou SANOGO" w:date="2023-10-25T18:15:00Z">
            <w:rPr>
              <w:color w:val="000000"/>
              <w:sz w:val="28"/>
              <w:szCs w:val="28"/>
            </w:rPr>
          </w:rPrChange>
        </w:rPr>
      </w:pPr>
    </w:p>
    <w:p w14:paraId="25B48FF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2" w:author="Dr Mamadou SANOGO" w:date="2023-10-25T18:15:00Z">
            <w:rPr>
              <w:color w:val="000000"/>
              <w:szCs w:val="24"/>
            </w:rPr>
          </w:rPrChange>
        </w:rPr>
      </w:pPr>
    </w:p>
    <w:p w14:paraId="1B034E0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3" w:author="Dr Mamadou SANOGO" w:date="2023-10-25T18:15:00Z">
            <w:rPr>
              <w:color w:val="000000"/>
              <w:szCs w:val="24"/>
            </w:rPr>
          </w:rPrChange>
        </w:rPr>
      </w:pPr>
    </w:p>
    <w:p w14:paraId="68D5E3F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4" w:author="Dr Mamadou SANOGO" w:date="2023-10-25T18:15:00Z">
            <w:rPr>
              <w:color w:val="000000"/>
              <w:szCs w:val="24"/>
            </w:rPr>
          </w:rPrChange>
        </w:rPr>
      </w:pPr>
    </w:p>
    <w:p w14:paraId="70988B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5" w:author="Dr Mamadou SANOGO" w:date="2023-10-25T18:15:00Z">
            <w:rPr>
              <w:color w:val="000000"/>
              <w:szCs w:val="24"/>
            </w:rPr>
          </w:rPrChange>
        </w:rPr>
      </w:pPr>
    </w:p>
    <w:p w14:paraId="273E9D3C"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6" w:author="Dr Mamadou SANOGO" w:date="2023-10-25T18:15:00Z">
            <w:rPr>
              <w:color w:val="000000"/>
              <w:szCs w:val="24"/>
            </w:rPr>
          </w:rPrChange>
        </w:rPr>
      </w:pPr>
    </w:p>
    <w:p w14:paraId="2822CF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7" w:author="Dr Mamadou SANOGO" w:date="2023-10-25T18:15:00Z">
            <w:rPr>
              <w:color w:val="000000"/>
              <w:szCs w:val="24"/>
            </w:rPr>
          </w:rPrChange>
        </w:rPr>
      </w:pPr>
    </w:p>
    <w:p w14:paraId="5A75BCE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8" w:author="Dr Mamadou SANOGO" w:date="2023-10-25T18:15:00Z">
            <w:rPr>
              <w:color w:val="000000"/>
              <w:szCs w:val="24"/>
            </w:rPr>
          </w:rPrChange>
        </w:rPr>
      </w:pPr>
    </w:p>
    <w:p w14:paraId="71DC4D3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89" w:author="Dr Mamadou SANOGO" w:date="2023-10-25T18:15:00Z">
            <w:rPr>
              <w:color w:val="000000"/>
              <w:szCs w:val="24"/>
            </w:rPr>
          </w:rPrChange>
        </w:rPr>
      </w:pPr>
    </w:p>
    <w:p w14:paraId="2B8B47B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0" w:author="Dr Mamadou SANOGO" w:date="2023-10-25T18:15:00Z">
            <w:rPr>
              <w:color w:val="000000"/>
              <w:szCs w:val="24"/>
            </w:rPr>
          </w:rPrChange>
        </w:rPr>
      </w:pPr>
    </w:p>
    <w:p w14:paraId="194C1B2B"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1" w:author="Dr Mamadou SANOGO" w:date="2023-10-25T18:15:00Z">
            <w:rPr>
              <w:color w:val="000000"/>
              <w:szCs w:val="24"/>
            </w:rPr>
          </w:rPrChange>
        </w:rPr>
      </w:pPr>
    </w:p>
    <w:p w14:paraId="17BAFD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2" w:author="Dr Mamadou SANOGO" w:date="2023-10-25T18:15:00Z">
            <w:rPr>
              <w:color w:val="000000"/>
              <w:szCs w:val="24"/>
            </w:rPr>
          </w:rPrChange>
        </w:rPr>
      </w:pPr>
    </w:p>
    <w:p w14:paraId="7BA0445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3" w:author="Dr Mamadou SANOGO" w:date="2023-10-25T18:15:00Z">
            <w:rPr>
              <w:color w:val="000000"/>
              <w:szCs w:val="24"/>
            </w:rPr>
          </w:rPrChange>
        </w:rPr>
      </w:pPr>
    </w:p>
    <w:p w14:paraId="4E6A319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4" w:author="Dr Mamadou SANOGO" w:date="2023-10-25T18:15:00Z">
            <w:rPr>
              <w:color w:val="000000"/>
              <w:szCs w:val="24"/>
            </w:rPr>
          </w:rPrChange>
        </w:rPr>
      </w:pPr>
    </w:p>
    <w:p w14:paraId="5AFE51D7"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5" w:author="Dr Mamadou SANOGO" w:date="2023-10-25T18:15:00Z">
            <w:rPr>
              <w:color w:val="000000"/>
              <w:szCs w:val="24"/>
            </w:rPr>
          </w:rPrChange>
        </w:rPr>
      </w:pPr>
    </w:p>
    <w:p w14:paraId="69967DF8"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6" w:author="Dr Mamadou SANOGO" w:date="2023-10-25T18:15:00Z">
            <w:rPr>
              <w:color w:val="000000"/>
              <w:szCs w:val="24"/>
            </w:rPr>
          </w:rPrChange>
        </w:rPr>
      </w:pPr>
    </w:p>
    <w:p w14:paraId="4D6B7D44"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7" w:author="Dr Mamadou SANOGO" w:date="2023-10-25T18:15:00Z">
            <w:rPr>
              <w:color w:val="000000"/>
              <w:szCs w:val="24"/>
            </w:rPr>
          </w:rPrChange>
        </w:rPr>
      </w:pPr>
    </w:p>
    <w:p w14:paraId="2FB1824E"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8" w:author="Dr Mamadou SANOGO" w:date="2023-10-25T18:15:00Z">
            <w:rPr>
              <w:color w:val="000000"/>
              <w:szCs w:val="24"/>
            </w:rPr>
          </w:rPrChange>
        </w:rPr>
      </w:pPr>
    </w:p>
    <w:p w14:paraId="47E0B3B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699" w:author="Dr Mamadou SANOGO" w:date="2023-10-25T18:15:00Z">
            <w:rPr>
              <w:color w:val="000000"/>
              <w:szCs w:val="24"/>
            </w:rPr>
          </w:rPrChange>
        </w:rPr>
      </w:pPr>
    </w:p>
    <w:p w14:paraId="125A6079"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700" w:author="Dr Mamadou SANOGO" w:date="2023-10-25T18:15:00Z">
            <w:rPr>
              <w:color w:val="000000"/>
              <w:szCs w:val="24"/>
            </w:rPr>
          </w:rPrChange>
        </w:rPr>
      </w:pPr>
    </w:p>
    <w:p w14:paraId="3033CD43"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701" w:author="Dr Mamadou SANOGO" w:date="2023-10-25T18:15:00Z">
            <w:rPr>
              <w:color w:val="000000"/>
              <w:szCs w:val="24"/>
            </w:rPr>
          </w:rPrChange>
        </w:rPr>
      </w:pPr>
    </w:p>
    <w:p w14:paraId="4E564BDF"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702" w:author="Dr Mamadou SANOGO" w:date="2023-10-25T18:15:00Z">
            <w:rPr>
              <w:color w:val="000000"/>
              <w:szCs w:val="24"/>
            </w:rPr>
          </w:rPrChange>
        </w:rPr>
      </w:pPr>
    </w:p>
    <w:p w14:paraId="1D59F6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03" w:author="Dr Mamadou SANOGO" w:date="2023-10-25T18:15:00Z">
            <w:rPr>
              <w:color w:val="000000"/>
              <w:szCs w:val="24"/>
            </w:rPr>
          </w:rPrChange>
        </w:rPr>
      </w:pPr>
    </w:p>
    <w:p w14:paraId="234B088A" w14:textId="000DF9BB" w:rsidR="00773887" w:rsidRPr="007A4AFC" w:rsidRDefault="00773887" w:rsidP="00011374">
      <w:pPr>
        <w:widowControl w:val="0"/>
        <w:autoSpaceDE w:val="0"/>
        <w:autoSpaceDN w:val="0"/>
        <w:adjustRightInd w:val="0"/>
        <w:spacing w:line="240" w:lineRule="auto"/>
        <w:ind w:right="9"/>
        <w:rPr>
          <w:color w:val="000000" w:themeColor="text1"/>
          <w:szCs w:val="24"/>
          <w:rPrChange w:id="10704" w:author="Dr Mamadou SANOGO" w:date="2023-10-25T18:15:00Z">
            <w:rPr>
              <w:color w:val="000000"/>
              <w:szCs w:val="24"/>
            </w:rPr>
          </w:rPrChange>
        </w:rPr>
      </w:pPr>
    </w:p>
    <w:p w14:paraId="33323D52"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05" w:author="Dr Mamadou SANOGO" w:date="2023-10-25T18:15:00Z">
            <w:rPr>
              <w:color w:val="000000"/>
              <w:szCs w:val="24"/>
            </w:rPr>
          </w:rPrChange>
        </w:rPr>
      </w:pPr>
    </w:p>
    <w:p w14:paraId="29674A15"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06" w:author="Dr Mamadou SANOGO" w:date="2023-10-25T18:15:00Z">
            <w:rPr>
              <w:color w:val="000000"/>
              <w:szCs w:val="24"/>
            </w:rPr>
          </w:rPrChange>
        </w:rPr>
      </w:pPr>
    </w:p>
    <w:p w14:paraId="5FA97D41" w14:textId="77777777" w:rsidR="00011374" w:rsidRPr="007A4AFC" w:rsidRDefault="00011374" w:rsidP="00011374">
      <w:pPr>
        <w:widowControl w:val="0"/>
        <w:autoSpaceDE w:val="0"/>
        <w:autoSpaceDN w:val="0"/>
        <w:adjustRightInd w:val="0"/>
        <w:spacing w:line="240" w:lineRule="auto"/>
        <w:ind w:right="9"/>
        <w:rPr>
          <w:color w:val="000000" w:themeColor="text1"/>
          <w:szCs w:val="24"/>
          <w:rPrChange w:id="10707" w:author="Dr Mamadou SANOGO" w:date="2023-10-25T18:15:00Z">
            <w:rPr>
              <w:color w:val="000000"/>
              <w:szCs w:val="24"/>
            </w:rPr>
          </w:rPrChange>
        </w:rPr>
      </w:pPr>
    </w:p>
    <w:p w14:paraId="03AF2408" w14:textId="77777777" w:rsidR="00773887" w:rsidRPr="007A4AFC" w:rsidDel="006350A6" w:rsidRDefault="00773887" w:rsidP="00011374">
      <w:pPr>
        <w:widowControl w:val="0"/>
        <w:autoSpaceDE w:val="0"/>
        <w:autoSpaceDN w:val="0"/>
        <w:adjustRightInd w:val="0"/>
        <w:spacing w:line="240" w:lineRule="auto"/>
        <w:ind w:right="9"/>
        <w:rPr>
          <w:del w:id="10708" w:author="Dr Mamadou SANOGO" w:date="2023-10-25T14:43:00Z"/>
          <w:color w:val="000000" w:themeColor="text1"/>
          <w:szCs w:val="24"/>
          <w:rPrChange w:id="10709" w:author="Dr Mamadou SANOGO" w:date="2023-10-25T18:15:00Z">
            <w:rPr>
              <w:del w:id="10710" w:author="Dr Mamadou SANOGO" w:date="2023-10-25T14:43:00Z"/>
              <w:color w:val="000000"/>
              <w:szCs w:val="24"/>
            </w:rPr>
          </w:rPrChange>
        </w:rPr>
      </w:pPr>
    </w:p>
    <w:p w14:paraId="7105EF5D" w14:textId="77777777" w:rsidR="00773887" w:rsidRPr="007A4AFC" w:rsidDel="006350A6" w:rsidRDefault="00773887" w:rsidP="00011374">
      <w:pPr>
        <w:widowControl w:val="0"/>
        <w:autoSpaceDE w:val="0"/>
        <w:autoSpaceDN w:val="0"/>
        <w:adjustRightInd w:val="0"/>
        <w:spacing w:line="240" w:lineRule="auto"/>
        <w:ind w:right="9"/>
        <w:rPr>
          <w:del w:id="10711" w:author="Dr Mamadou SANOGO" w:date="2023-10-25T14:43:00Z"/>
          <w:color w:val="000000" w:themeColor="text1"/>
          <w:szCs w:val="24"/>
          <w:rPrChange w:id="10712" w:author="Dr Mamadou SANOGO" w:date="2023-10-25T18:15:00Z">
            <w:rPr>
              <w:del w:id="10713" w:author="Dr Mamadou SANOGO" w:date="2023-10-25T14:43:00Z"/>
              <w:color w:val="000000"/>
              <w:szCs w:val="24"/>
            </w:rPr>
          </w:rPrChange>
        </w:rPr>
      </w:pPr>
    </w:p>
    <w:p w14:paraId="0BBCC64A" w14:textId="77777777" w:rsidR="00773887" w:rsidRPr="007A4AFC" w:rsidDel="006350A6" w:rsidRDefault="00773887" w:rsidP="00011374">
      <w:pPr>
        <w:widowControl w:val="0"/>
        <w:autoSpaceDE w:val="0"/>
        <w:autoSpaceDN w:val="0"/>
        <w:adjustRightInd w:val="0"/>
        <w:spacing w:line="240" w:lineRule="auto"/>
        <w:ind w:right="9"/>
        <w:rPr>
          <w:del w:id="10714" w:author="Dr Mamadou SANOGO" w:date="2023-10-25T14:43:00Z"/>
          <w:color w:val="000000" w:themeColor="text1"/>
          <w:szCs w:val="24"/>
          <w:rPrChange w:id="10715" w:author="Dr Mamadou SANOGO" w:date="2023-10-25T18:15:00Z">
            <w:rPr>
              <w:del w:id="10716" w:author="Dr Mamadou SANOGO" w:date="2023-10-25T14:43:00Z"/>
              <w:color w:val="000000"/>
              <w:szCs w:val="24"/>
            </w:rPr>
          </w:rPrChange>
        </w:rPr>
      </w:pPr>
    </w:p>
    <w:p w14:paraId="48DE8194" w14:textId="2781AF2C" w:rsidR="00773887" w:rsidRPr="007A4AFC" w:rsidRDefault="00773887">
      <w:pPr>
        <w:pStyle w:val="Titre2"/>
        <w:numPr>
          <w:ilvl w:val="0"/>
          <w:numId w:val="0"/>
        </w:numPr>
        <w:jc w:val="left"/>
        <w:rPr>
          <w:rFonts w:cs="Times New Roman"/>
          <w:b w:val="0"/>
          <w:sz w:val="24"/>
          <w:szCs w:val="24"/>
          <w:rPrChange w:id="10717" w:author="Dr Mamadou SANOGO" w:date="2023-10-25T18:15:00Z">
            <w:rPr>
              <w:rFonts w:cs="Times New Roman"/>
              <w:b w:val="0"/>
              <w:color w:val="auto"/>
              <w:sz w:val="24"/>
              <w:szCs w:val="24"/>
            </w:rPr>
          </w:rPrChange>
        </w:rPr>
        <w:pPrChange w:id="10718" w:author="Dr Mamadou SANOGO" w:date="2023-10-25T14:43:00Z">
          <w:pPr>
            <w:pStyle w:val="Titre2"/>
            <w:numPr>
              <w:ilvl w:val="0"/>
              <w:numId w:val="8"/>
            </w:numPr>
            <w:ind w:left="720" w:hanging="360"/>
            <w:jc w:val="center"/>
          </w:pPr>
        </w:pPrChange>
      </w:pPr>
      <w:bookmarkStart w:id="10719" w:name="_Toc145944534"/>
      <w:del w:id="10720" w:author="Dr Mamadou SANOGO" w:date="2023-10-25T14:43:00Z">
        <w:r w:rsidRPr="007A4AFC" w:rsidDel="006350A6">
          <w:rPr>
            <w:rFonts w:cs="Times New Roman"/>
            <w:b w:val="0"/>
            <w:sz w:val="24"/>
            <w:szCs w:val="24"/>
            <w:rPrChange w:id="10721" w:author="Dr Mamadou SANOGO" w:date="2023-10-25T18:15:00Z">
              <w:rPr>
                <w:rFonts w:cs="Times New Roman"/>
                <w:b w:val="0"/>
                <w:color w:val="auto"/>
                <w:sz w:val="24"/>
                <w:szCs w:val="24"/>
              </w:rPr>
            </w:rPrChange>
          </w:rPr>
          <w:delText>Institut de Formation Sainte Marie(IFSM)</w:delText>
        </w:r>
      </w:del>
      <w:bookmarkEnd w:id="10719"/>
    </w:p>
    <w:p w14:paraId="640FAFF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2" w:author="Dr Mamadou SANOGO" w:date="2023-10-25T18:15:00Z">
            <w:rPr>
              <w:color w:val="000000"/>
              <w:szCs w:val="24"/>
            </w:rPr>
          </w:rPrChange>
        </w:rPr>
      </w:pPr>
    </w:p>
    <w:p w14:paraId="3529E62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3" w:author="Dr Mamadou SANOGO" w:date="2023-10-25T18:15:00Z">
            <w:rPr>
              <w:color w:val="000000"/>
              <w:szCs w:val="24"/>
            </w:rPr>
          </w:rPrChange>
        </w:rPr>
      </w:pPr>
    </w:p>
    <w:p w14:paraId="2370393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4" w:author="Dr Mamadou SANOGO" w:date="2023-10-25T18:15:00Z">
            <w:rPr>
              <w:color w:val="000000"/>
              <w:szCs w:val="24"/>
            </w:rPr>
          </w:rPrChange>
        </w:rPr>
      </w:pPr>
    </w:p>
    <w:p w14:paraId="234FF043"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5" w:author="Dr Mamadou SANOGO" w:date="2023-10-25T18:15:00Z">
            <w:rPr>
              <w:color w:val="000000"/>
              <w:szCs w:val="24"/>
            </w:rPr>
          </w:rPrChange>
        </w:rPr>
      </w:pPr>
    </w:p>
    <w:p w14:paraId="4CC108C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6" w:author="Dr Mamadou SANOGO" w:date="2023-10-25T18:15:00Z">
            <w:rPr>
              <w:color w:val="000000"/>
              <w:szCs w:val="24"/>
            </w:rPr>
          </w:rPrChange>
        </w:rPr>
      </w:pPr>
    </w:p>
    <w:p w14:paraId="247B0E0B"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7" w:author="Dr Mamadou SANOGO" w:date="2023-10-25T18:15:00Z">
            <w:rPr>
              <w:color w:val="000000"/>
              <w:szCs w:val="24"/>
            </w:rPr>
          </w:rPrChange>
        </w:rPr>
      </w:pPr>
    </w:p>
    <w:p w14:paraId="1FD67B9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8" w:author="Dr Mamadou SANOGO" w:date="2023-10-25T18:15:00Z">
            <w:rPr>
              <w:color w:val="000000"/>
              <w:szCs w:val="24"/>
            </w:rPr>
          </w:rPrChange>
        </w:rPr>
      </w:pPr>
    </w:p>
    <w:p w14:paraId="0250F1AF"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29" w:author="Dr Mamadou SANOGO" w:date="2023-10-25T18:15:00Z">
            <w:rPr>
              <w:color w:val="000000"/>
              <w:szCs w:val="24"/>
            </w:rPr>
          </w:rPrChange>
        </w:rPr>
      </w:pPr>
    </w:p>
    <w:p w14:paraId="76546A2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30" w:author="Dr Mamadou SANOGO" w:date="2023-10-25T18:15:00Z">
            <w:rPr>
              <w:color w:val="000000"/>
              <w:szCs w:val="24"/>
            </w:rPr>
          </w:rPrChange>
        </w:rPr>
      </w:pPr>
    </w:p>
    <w:p w14:paraId="1F79B1D1"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31" w:author="Dr Mamadou SANOGO" w:date="2023-10-25T18:15:00Z">
            <w:rPr>
              <w:color w:val="000000"/>
              <w:szCs w:val="24"/>
            </w:rPr>
          </w:rPrChange>
        </w:rPr>
      </w:pPr>
    </w:p>
    <w:p w14:paraId="1AA76057"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32" w:author="Dr Mamadou SANOGO" w:date="2023-10-25T18:15:00Z">
            <w:rPr>
              <w:color w:val="000000"/>
              <w:szCs w:val="24"/>
            </w:rPr>
          </w:rPrChange>
        </w:rPr>
      </w:pPr>
    </w:p>
    <w:p w14:paraId="2227B30A"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33" w:author="Dr Mamadou SANOGO" w:date="2023-10-25T18:15:00Z">
            <w:rPr>
              <w:color w:val="000000"/>
              <w:szCs w:val="24"/>
            </w:rPr>
          </w:rPrChange>
        </w:rPr>
      </w:pPr>
    </w:p>
    <w:p w14:paraId="680C3A68"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34" w:author="Dr Mamadou SANOGO" w:date="2023-10-25T18:15:00Z">
            <w:rPr>
              <w:color w:val="000000"/>
              <w:szCs w:val="24"/>
            </w:rPr>
          </w:rPrChange>
        </w:rPr>
      </w:pPr>
    </w:p>
    <w:p w14:paraId="38299554"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0735" w:author="Dr Mamadou SANOGO" w:date="2023-10-25T18:15:00Z">
            <w:rPr>
              <w:color w:val="000000"/>
              <w:szCs w:val="24"/>
            </w:rPr>
          </w:rPrChange>
        </w:rPr>
      </w:pPr>
    </w:p>
    <w:p w14:paraId="64C2BAB9" w14:textId="77777777" w:rsidR="00837877" w:rsidRPr="007A4AFC" w:rsidRDefault="00837877" w:rsidP="00837877">
      <w:pPr>
        <w:shd w:val="clear" w:color="auto" w:fill="FFFFFF"/>
        <w:spacing w:line="240" w:lineRule="auto"/>
        <w:ind w:right="9"/>
        <w:jc w:val="center"/>
        <w:rPr>
          <w:ins w:id="10736" w:author="Dr Mamadou SANOGO" w:date="2023-10-25T14:49:00Z"/>
          <w:rFonts w:eastAsiaTheme="minorHAnsi"/>
          <w:b/>
          <w:color w:val="000000" w:themeColor="text1"/>
          <w:sz w:val="44"/>
          <w:lang w:eastAsia="en-US"/>
          <w:rPrChange w:id="10737" w:author="Dr Mamadou SANOGO" w:date="2023-10-25T18:15:00Z">
            <w:rPr>
              <w:ins w:id="10738" w:author="Dr Mamadou SANOGO" w:date="2023-10-25T14:49:00Z"/>
              <w:rFonts w:eastAsiaTheme="minorHAnsi"/>
              <w:b/>
              <w:sz w:val="44"/>
              <w:lang w:eastAsia="en-US"/>
            </w:rPr>
          </w:rPrChange>
        </w:rPr>
      </w:pPr>
    </w:p>
    <w:p w14:paraId="593C65F9" w14:textId="77777777" w:rsidR="00837877" w:rsidRPr="007A4AFC" w:rsidRDefault="00837877" w:rsidP="00837877">
      <w:pPr>
        <w:shd w:val="clear" w:color="auto" w:fill="FFFFFF"/>
        <w:spacing w:line="240" w:lineRule="auto"/>
        <w:ind w:right="9"/>
        <w:jc w:val="center"/>
        <w:rPr>
          <w:ins w:id="10739" w:author="Dr Mamadou SANOGO" w:date="2023-10-25T14:49:00Z"/>
          <w:rFonts w:eastAsiaTheme="minorHAnsi"/>
          <w:b/>
          <w:color w:val="000000" w:themeColor="text1"/>
          <w:sz w:val="44"/>
          <w:lang w:eastAsia="en-US"/>
          <w:rPrChange w:id="10740" w:author="Dr Mamadou SANOGO" w:date="2023-10-25T18:15:00Z">
            <w:rPr>
              <w:ins w:id="10741" w:author="Dr Mamadou SANOGO" w:date="2023-10-25T14:49:00Z"/>
              <w:rFonts w:eastAsiaTheme="minorHAnsi"/>
              <w:b/>
              <w:sz w:val="44"/>
              <w:lang w:eastAsia="en-US"/>
            </w:rPr>
          </w:rPrChange>
        </w:rPr>
      </w:pPr>
    </w:p>
    <w:p w14:paraId="506F9186" w14:textId="1B5AE4AD" w:rsidR="00837877" w:rsidRDefault="00837877" w:rsidP="00837877">
      <w:pPr>
        <w:shd w:val="clear" w:color="auto" w:fill="FFFFFF"/>
        <w:spacing w:line="240" w:lineRule="auto"/>
        <w:ind w:right="9"/>
        <w:jc w:val="center"/>
        <w:rPr>
          <w:ins w:id="10742" w:author="Dr Mamadou SANOGO" w:date="2023-10-27T14:03:00Z"/>
          <w:rFonts w:eastAsiaTheme="minorHAnsi"/>
          <w:b/>
          <w:color w:val="000000" w:themeColor="text1"/>
          <w:sz w:val="44"/>
          <w:lang w:eastAsia="en-US"/>
        </w:rPr>
      </w:pPr>
    </w:p>
    <w:p w14:paraId="09037F91" w14:textId="6641926C" w:rsidR="006778CD" w:rsidRDefault="006778CD" w:rsidP="00837877">
      <w:pPr>
        <w:shd w:val="clear" w:color="auto" w:fill="FFFFFF"/>
        <w:spacing w:line="240" w:lineRule="auto"/>
        <w:ind w:right="9"/>
        <w:jc w:val="center"/>
        <w:rPr>
          <w:ins w:id="10743" w:author="Dr Mamadou SANOGO" w:date="2023-10-27T14:03:00Z"/>
          <w:rFonts w:eastAsiaTheme="minorHAnsi"/>
          <w:b/>
          <w:color w:val="000000" w:themeColor="text1"/>
          <w:sz w:val="44"/>
          <w:lang w:eastAsia="en-US"/>
        </w:rPr>
      </w:pPr>
    </w:p>
    <w:p w14:paraId="7C9B34A3" w14:textId="5DB1CB41" w:rsidR="006778CD" w:rsidRDefault="006778CD" w:rsidP="00837877">
      <w:pPr>
        <w:shd w:val="clear" w:color="auto" w:fill="FFFFFF"/>
        <w:spacing w:line="240" w:lineRule="auto"/>
        <w:ind w:right="9"/>
        <w:jc w:val="center"/>
        <w:rPr>
          <w:ins w:id="10744" w:author="Dr Mamadou SANOGO" w:date="2023-10-27T14:03:00Z"/>
          <w:rFonts w:eastAsiaTheme="minorHAnsi"/>
          <w:b/>
          <w:color w:val="000000" w:themeColor="text1"/>
          <w:sz w:val="44"/>
          <w:lang w:eastAsia="en-US"/>
        </w:rPr>
      </w:pPr>
    </w:p>
    <w:p w14:paraId="08CF61D8" w14:textId="52524111" w:rsidR="006778CD" w:rsidRDefault="006778CD" w:rsidP="00837877">
      <w:pPr>
        <w:shd w:val="clear" w:color="auto" w:fill="FFFFFF"/>
        <w:spacing w:line="240" w:lineRule="auto"/>
        <w:ind w:right="9"/>
        <w:jc w:val="center"/>
        <w:rPr>
          <w:ins w:id="10745" w:author="Dr Mamadou SANOGO" w:date="2023-10-27T14:03:00Z"/>
          <w:rFonts w:eastAsiaTheme="minorHAnsi"/>
          <w:b/>
          <w:color w:val="000000" w:themeColor="text1"/>
          <w:sz w:val="44"/>
          <w:lang w:eastAsia="en-US"/>
        </w:rPr>
      </w:pPr>
    </w:p>
    <w:p w14:paraId="3896FD05" w14:textId="431F19AE" w:rsidR="006778CD" w:rsidRDefault="006778CD" w:rsidP="00837877">
      <w:pPr>
        <w:shd w:val="clear" w:color="auto" w:fill="FFFFFF"/>
        <w:spacing w:line="240" w:lineRule="auto"/>
        <w:ind w:right="9"/>
        <w:jc w:val="center"/>
        <w:rPr>
          <w:ins w:id="10746" w:author="Dr Mamadou SANOGO" w:date="2023-10-27T14:03:00Z"/>
          <w:rFonts w:eastAsiaTheme="minorHAnsi"/>
          <w:b/>
          <w:color w:val="000000" w:themeColor="text1"/>
          <w:sz w:val="44"/>
          <w:lang w:eastAsia="en-US"/>
        </w:rPr>
      </w:pPr>
    </w:p>
    <w:p w14:paraId="1B2905E0" w14:textId="2A3E3AF0" w:rsidR="006778CD" w:rsidRDefault="006778CD" w:rsidP="00837877">
      <w:pPr>
        <w:shd w:val="clear" w:color="auto" w:fill="FFFFFF"/>
        <w:spacing w:line="240" w:lineRule="auto"/>
        <w:ind w:right="9"/>
        <w:jc w:val="center"/>
        <w:rPr>
          <w:ins w:id="10747" w:author="Dr Mamadou SANOGO" w:date="2023-10-27T14:03:00Z"/>
          <w:rFonts w:eastAsiaTheme="minorHAnsi"/>
          <w:b/>
          <w:color w:val="000000" w:themeColor="text1"/>
          <w:sz w:val="44"/>
          <w:lang w:eastAsia="en-US"/>
        </w:rPr>
      </w:pPr>
    </w:p>
    <w:p w14:paraId="3067D7B7" w14:textId="2FCA1FC7" w:rsidR="006778CD" w:rsidRDefault="006778CD" w:rsidP="00837877">
      <w:pPr>
        <w:shd w:val="clear" w:color="auto" w:fill="FFFFFF"/>
        <w:spacing w:line="240" w:lineRule="auto"/>
        <w:ind w:right="9"/>
        <w:jc w:val="center"/>
        <w:rPr>
          <w:ins w:id="10748" w:author="Dr Mamadou SANOGO" w:date="2023-10-27T14:04:00Z"/>
          <w:rFonts w:eastAsiaTheme="minorHAnsi"/>
          <w:b/>
          <w:color w:val="000000" w:themeColor="text1"/>
          <w:sz w:val="44"/>
          <w:lang w:eastAsia="en-US"/>
        </w:rPr>
      </w:pPr>
    </w:p>
    <w:p w14:paraId="7831D521" w14:textId="2A04D51E" w:rsidR="006778CD" w:rsidRDefault="006778CD" w:rsidP="00837877">
      <w:pPr>
        <w:shd w:val="clear" w:color="auto" w:fill="FFFFFF"/>
        <w:spacing w:line="240" w:lineRule="auto"/>
        <w:ind w:right="9"/>
        <w:jc w:val="center"/>
        <w:rPr>
          <w:ins w:id="10749" w:author="Dr Mamadou SANOGO" w:date="2023-10-27T14:04:00Z"/>
          <w:rFonts w:eastAsiaTheme="minorHAnsi"/>
          <w:b/>
          <w:color w:val="000000" w:themeColor="text1"/>
          <w:sz w:val="44"/>
          <w:lang w:eastAsia="en-US"/>
        </w:rPr>
      </w:pPr>
    </w:p>
    <w:p w14:paraId="1670A715" w14:textId="77777777" w:rsidR="006778CD" w:rsidRPr="007A4AFC" w:rsidRDefault="006778CD" w:rsidP="00837877">
      <w:pPr>
        <w:shd w:val="clear" w:color="auto" w:fill="FFFFFF"/>
        <w:spacing w:line="240" w:lineRule="auto"/>
        <w:ind w:right="9"/>
        <w:jc w:val="center"/>
        <w:rPr>
          <w:ins w:id="10750" w:author="Dr Mamadou SANOGO" w:date="2023-10-25T14:49:00Z"/>
          <w:rFonts w:eastAsiaTheme="minorHAnsi"/>
          <w:b/>
          <w:color w:val="000000" w:themeColor="text1"/>
          <w:sz w:val="44"/>
          <w:lang w:eastAsia="en-US"/>
          <w:rPrChange w:id="10751" w:author="Dr Mamadou SANOGO" w:date="2023-10-25T18:15:00Z">
            <w:rPr>
              <w:ins w:id="10752" w:author="Dr Mamadou SANOGO" w:date="2023-10-25T14:49:00Z"/>
              <w:rFonts w:eastAsiaTheme="minorHAnsi"/>
              <w:b/>
              <w:sz w:val="44"/>
              <w:lang w:eastAsia="en-US"/>
            </w:rPr>
          </w:rPrChange>
        </w:rPr>
      </w:pPr>
    </w:p>
    <w:p w14:paraId="79DD9815" w14:textId="77777777" w:rsidR="00837877" w:rsidRPr="007A4AFC" w:rsidRDefault="00837877" w:rsidP="00837877">
      <w:pPr>
        <w:shd w:val="clear" w:color="auto" w:fill="FFFFFF"/>
        <w:spacing w:line="240" w:lineRule="auto"/>
        <w:ind w:right="9"/>
        <w:jc w:val="center"/>
        <w:rPr>
          <w:ins w:id="10753" w:author="Dr Mamadou SANOGO" w:date="2023-10-25T14:49:00Z"/>
          <w:rFonts w:eastAsiaTheme="minorHAnsi"/>
          <w:b/>
          <w:color w:val="000000" w:themeColor="text1"/>
          <w:sz w:val="44"/>
          <w:lang w:eastAsia="en-US"/>
          <w:rPrChange w:id="10754" w:author="Dr Mamadou SANOGO" w:date="2023-10-25T18:15:00Z">
            <w:rPr>
              <w:ins w:id="10755" w:author="Dr Mamadou SANOGO" w:date="2023-10-25T14:49:00Z"/>
              <w:rFonts w:eastAsiaTheme="minorHAnsi"/>
              <w:b/>
              <w:sz w:val="44"/>
              <w:lang w:eastAsia="en-US"/>
            </w:rPr>
          </w:rPrChange>
        </w:rPr>
      </w:pPr>
    </w:p>
    <w:p w14:paraId="63F8C430" w14:textId="77777777" w:rsidR="00837877" w:rsidRPr="007A4AFC" w:rsidRDefault="00837877" w:rsidP="00837877">
      <w:pPr>
        <w:shd w:val="clear" w:color="auto" w:fill="FFFFFF"/>
        <w:spacing w:line="240" w:lineRule="auto"/>
        <w:ind w:right="9"/>
        <w:jc w:val="center"/>
        <w:rPr>
          <w:ins w:id="10756" w:author="Dr Mamadou SANOGO" w:date="2023-10-25T14:49:00Z"/>
          <w:rFonts w:eastAsiaTheme="minorHAnsi"/>
          <w:b/>
          <w:color w:val="000000" w:themeColor="text1"/>
          <w:sz w:val="44"/>
          <w:lang w:eastAsia="en-US"/>
          <w:rPrChange w:id="10757" w:author="Dr Mamadou SANOGO" w:date="2023-10-25T18:15:00Z">
            <w:rPr>
              <w:ins w:id="10758" w:author="Dr Mamadou SANOGO" w:date="2023-10-25T14:49:00Z"/>
              <w:rFonts w:eastAsiaTheme="minorHAnsi"/>
              <w:b/>
              <w:sz w:val="44"/>
              <w:lang w:eastAsia="en-US"/>
            </w:rPr>
          </w:rPrChange>
        </w:rPr>
      </w:pPr>
    </w:p>
    <w:p w14:paraId="5BE034CD" w14:textId="081D37F7" w:rsidR="00837877" w:rsidRPr="007A4AFC" w:rsidRDefault="00837877" w:rsidP="00837877">
      <w:pPr>
        <w:shd w:val="clear" w:color="auto" w:fill="FFFFFF"/>
        <w:spacing w:line="240" w:lineRule="auto"/>
        <w:ind w:right="9"/>
        <w:jc w:val="center"/>
        <w:rPr>
          <w:ins w:id="10759" w:author="Dr Mamadou SANOGO" w:date="2023-10-25T14:48:00Z"/>
          <w:rFonts w:eastAsiaTheme="minorHAnsi"/>
          <w:b/>
          <w:color w:val="000000" w:themeColor="text1"/>
          <w:sz w:val="44"/>
          <w:lang w:eastAsia="en-US"/>
          <w:rPrChange w:id="10760" w:author="Dr Mamadou SANOGO" w:date="2023-10-25T18:15:00Z">
            <w:rPr>
              <w:ins w:id="10761" w:author="Dr Mamadou SANOGO" w:date="2023-10-25T14:48:00Z"/>
              <w:rFonts w:eastAsiaTheme="minorHAnsi"/>
              <w:b/>
              <w:sz w:val="44"/>
              <w:lang w:eastAsia="en-US"/>
            </w:rPr>
          </w:rPrChange>
        </w:rPr>
      </w:pPr>
      <w:ins w:id="10762" w:author="Dr Mamadou SANOGO" w:date="2023-10-25T14:48:00Z">
        <w:r w:rsidRPr="007A4AFC">
          <w:rPr>
            <w:rFonts w:eastAsiaTheme="minorHAnsi"/>
            <w:b/>
            <w:color w:val="000000" w:themeColor="text1"/>
            <w:sz w:val="44"/>
            <w:lang w:eastAsia="en-US"/>
            <w:rPrChange w:id="10763" w:author="Dr Mamadou SANOGO" w:date="2023-10-25T18:15:00Z">
              <w:rPr>
                <w:rFonts w:eastAsiaTheme="minorHAnsi"/>
                <w:b/>
                <w:sz w:val="44"/>
                <w:lang w:eastAsia="en-US"/>
              </w:rPr>
            </w:rPrChange>
          </w:rPr>
          <w:t xml:space="preserve">Annexe n°011 : </w:t>
        </w:r>
      </w:ins>
      <w:ins w:id="10764" w:author="Dr Mamadou SANOGO" w:date="2023-10-25T14:49:00Z">
        <w:r w:rsidRPr="007A4AFC">
          <w:rPr>
            <w:rFonts w:eastAsiaTheme="minorHAnsi"/>
            <w:b/>
            <w:color w:val="000000" w:themeColor="text1"/>
            <w:sz w:val="44"/>
            <w:lang w:eastAsia="en-US"/>
            <w:rPrChange w:id="10765" w:author="Dr Mamadou SANOGO" w:date="2023-10-25T18:15:00Z">
              <w:rPr>
                <w:rFonts w:eastAsiaTheme="minorHAnsi"/>
                <w:b/>
                <w:sz w:val="44"/>
                <w:lang w:eastAsia="en-US"/>
              </w:rPr>
            </w:rPrChange>
          </w:rPr>
          <w:t>Conventions de partenariats avec certaines IES</w:t>
        </w:r>
      </w:ins>
    </w:p>
    <w:p w14:paraId="2E52806C" w14:textId="6534F8FE" w:rsidR="00773887" w:rsidRPr="007A4AFC" w:rsidDel="00837877" w:rsidRDefault="00773887" w:rsidP="00011374">
      <w:pPr>
        <w:widowControl w:val="0"/>
        <w:autoSpaceDE w:val="0"/>
        <w:autoSpaceDN w:val="0"/>
        <w:adjustRightInd w:val="0"/>
        <w:spacing w:line="240" w:lineRule="auto"/>
        <w:ind w:right="9"/>
        <w:rPr>
          <w:del w:id="10766" w:author="Dr Mamadou SANOGO" w:date="2023-10-25T14:49:00Z"/>
          <w:color w:val="000000" w:themeColor="text1"/>
          <w:szCs w:val="24"/>
          <w:rPrChange w:id="10767" w:author="Dr Mamadou SANOGO" w:date="2023-10-25T18:15:00Z">
            <w:rPr>
              <w:del w:id="10768" w:author="Dr Mamadou SANOGO" w:date="2023-10-25T14:49:00Z"/>
              <w:color w:val="000000"/>
              <w:szCs w:val="24"/>
            </w:rPr>
          </w:rPrChange>
        </w:rPr>
      </w:pPr>
    </w:p>
    <w:p w14:paraId="3C410B1B" w14:textId="037018A6" w:rsidR="00837877" w:rsidRPr="007A4AFC" w:rsidRDefault="00837877" w:rsidP="00011374">
      <w:pPr>
        <w:widowControl w:val="0"/>
        <w:autoSpaceDE w:val="0"/>
        <w:autoSpaceDN w:val="0"/>
        <w:adjustRightInd w:val="0"/>
        <w:spacing w:line="240" w:lineRule="auto"/>
        <w:ind w:right="9"/>
        <w:rPr>
          <w:ins w:id="10769" w:author="Dr Mamadou SANOGO" w:date="2023-10-25T14:51:00Z"/>
          <w:color w:val="000000" w:themeColor="text1"/>
          <w:szCs w:val="24"/>
          <w:rPrChange w:id="10770" w:author="Dr Mamadou SANOGO" w:date="2023-10-25T18:15:00Z">
            <w:rPr>
              <w:ins w:id="10771" w:author="Dr Mamadou SANOGO" w:date="2023-10-25T14:51:00Z"/>
              <w:color w:val="000000"/>
              <w:szCs w:val="24"/>
            </w:rPr>
          </w:rPrChange>
        </w:rPr>
      </w:pPr>
    </w:p>
    <w:p w14:paraId="7E6E4E8D" w14:textId="798F564F" w:rsidR="00837877" w:rsidRPr="007A4AFC" w:rsidRDefault="00837877" w:rsidP="00011374">
      <w:pPr>
        <w:widowControl w:val="0"/>
        <w:autoSpaceDE w:val="0"/>
        <w:autoSpaceDN w:val="0"/>
        <w:adjustRightInd w:val="0"/>
        <w:spacing w:line="240" w:lineRule="auto"/>
        <w:ind w:right="9"/>
        <w:rPr>
          <w:ins w:id="10772" w:author="Dr Mamadou SANOGO" w:date="2023-10-25T14:51:00Z"/>
          <w:color w:val="000000" w:themeColor="text1"/>
          <w:szCs w:val="24"/>
          <w:rPrChange w:id="10773" w:author="Dr Mamadou SANOGO" w:date="2023-10-25T18:15:00Z">
            <w:rPr>
              <w:ins w:id="10774" w:author="Dr Mamadou SANOGO" w:date="2023-10-25T14:51:00Z"/>
              <w:color w:val="000000"/>
              <w:szCs w:val="24"/>
            </w:rPr>
          </w:rPrChange>
        </w:rPr>
      </w:pPr>
    </w:p>
    <w:p w14:paraId="0AEF0A57" w14:textId="4DB64EF3" w:rsidR="00837877" w:rsidRPr="007A4AFC" w:rsidRDefault="00837877" w:rsidP="00011374">
      <w:pPr>
        <w:widowControl w:val="0"/>
        <w:autoSpaceDE w:val="0"/>
        <w:autoSpaceDN w:val="0"/>
        <w:adjustRightInd w:val="0"/>
        <w:spacing w:line="240" w:lineRule="auto"/>
        <w:ind w:right="9"/>
        <w:rPr>
          <w:ins w:id="10775" w:author="Dr Mamadou SANOGO" w:date="2023-10-25T14:51:00Z"/>
          <w:color w:val="000000" w:themeColor="text1"/>
          <w:szCs w:val="24"/>
          <w:rPrChange w:id="10776" w:author="Dr Mamadou SANOGO" w:date="2023-10-25T18:15:00Z">
            <w:rPr>
              <w:ins w:id="10777" w:author="Dr Mamadou SANOGO" w:date="2023-10-25T14:51:00Z"/>
              <w:color w:val="000000"/>
              <w:szCs w:val="24"/>
            </w:rPr>
          </w:rPrChange>
        </w:rPr>
      </w:pPr>
    </w:p>
    <w:p w14:paraId="65FFAAD3" w14:textId="367AF90C" w:rsidR="00837877" w:rsidRPr="007A4AFC" w:rsidRDefault="00837877" w:rsidP="00011374">
      <w:pPr>
        <w:widowControl w:val="0"/>
        <w:autoSpaceDE w:val="0"/>
        <w:autoSpaceDN w:val="0"/>
        <w:adjustRightInd w:val="0"/>
        <w:spacing w:line="240" w:lineRule="auto"/>
        <w:ind w:right="9"/>
        <w:rPr>
          <w:ins w:id="10778" w:author="Dr Mamadou SANOGO" w:date="2023-10-25T14:51:00Z"/>
          <w:color w:val="000000" w:themeColor="text1"/>
          <w:szCs w:val="24"/>
          <w:rPrChange w:id="10779" w:author="Dr Mamadou SANOGO" w:date="2023-10-25T18:15:00Z">
            <w:rPr>
              <w:ins w:id="10780" w:author="Dr Mamadou SANOGO" w:date="2023-10-25T14:51:00Z"/>
              <w:color w:val="000000"/>
              <w:szCs w:val="24"/>
            </w:rPr>
          </w:rPrChange>
        </w:rPr>
      </w:pPr>
    </w:p>
    <w:p w14:paraId="26B1126F" w14:textId="5812E9D9" w:rsidR="00837877" w:rsidRPr="007A4AFC" w:rsidRDefault="00837877" w:rsidP="00011374">
      <w:pPr>
        <w:widowControl w:val="0"/>
        <w:autoSpaceDE w:val="0"/>
        <w:autoSpaceDN w:val="0"/>
        <w:adjustRightInd w:val="0"/>
        <w:spacing w:line="240" w:lineRule="auto"/>
        <w:ind w:right="9"/>
        <w:rPr>
          <w:ins w:id="10781" w:author="Dr Mamadou SANOGO" w:date="2023-10-25T14:51:00Z"/>
          <w:color w:val="000000" w:themeColor="text1"/>
          <w:szCs w:val="24"/>
          <w:rPrChange w:id="10782" w:author="Dr Mamadou SANOGO" w:date="2023-10-25T18:15:00Z">
            <w:rPr>
              <w:ins w:id="10783" w:author="Dr Mamadou SANOGO" w:date="2023-10-25T14:51:00Z"/>
              <w:color w:val="000000"/>
              <w:szCs w:val="24"/>
            </w:rPr>
          </w:rPrChange>
        </w:rPr>
      </w:pPr>
    </w:p>
    <w:p w14:paraId="68A20DC9" w14:textId="19F48FBC" w:rsidR="00837877" w:rsidRPr="007A4AFC" w:rsidRDefault="00837877" w:rsidP="00011374">
      <w:pPr>
        <w:widowControl w:val="0"/>
        <w:autoSpaceDE w:val="0"/>
        <w:autoSpaceDN w:val="0"/>
        <w:adjustRightInd w:val="0"/>
        <w:spacing w:line="240" w:lineRule="auto"/>
        <w:ind w:right="9"/>
        <w:rPr>
          <w:ins w:id="10784" w:author="Dr Mamadou SANOGO" w:date="2023-10-25T14:51:00Z"/>
          <w:color w:val="000000" w:themeColor="text1"/>
          <w:szCs w:val="24"/>
          <w:rPrChange w:id="10785" w:author="Dr Mamadou SANOGO" w:date="2023-10-25T18:15:00Z">
            <w:rPr>
              <w:ins w:id="10786" w:author="Dr Mamadou SANOGO" w:date="2023-10-25T14:51:00Z"/>
              <w:color w:val="000000"/>
              <w:szCs w:val="24"/>
            </w:rPr>
          </w:rPrChange>
        </w:rPr>
      </w:pPr>
    </w:p>
    <w:p w14:paraId="563AD219" w14:textId="143E83CB" w:rsidR="00837877" w:rsidRPr="007A4AFC" w:rsidRDefault="00837877" w:rsidP="00011374">
      <w:pPr>
        <w:widowControl w:val="0"/>
        <w:autoSpaceDE w:val="0"/>
        <w:autoSpaceDN w:val="0"/>
        <w:adjustRightInd w:val="0"/>
        <w:spacing w:line="240" w:lineRule="auto"/>
        <w:ind w:right="9"/>
        <w:rPr>
          <w:ins w:id="10787" w:author="Dr Mamadou SANOGO" w:date="2023-10-25T14:51:00Z"/>
          <w:color w:val="000000" w:themeColor="text1"/>
          <w:szCs w:val="24"/>
          <w:rPrChange w:id="10788" w:author="Dr Mamadou SANOGO" w:date="2023-10-25T18:15:00Z">
            <w:rPr>
              <w:ins w:id="10789" w:author="Dr Mamadou SANOGO" w:date="2023-10-25T14:51:00Z"/>
              <w:color w:val="000000"/>
              <w:szCs w:val="24"/>
            </w:rPr>
          </w:rPrChange>
        </w:rPr>
      </w:pPr>
    </w:p>
    <w:p w14:paraId="3D52C056" w14:textId="0F91D3CC" w:rsidR="00837877" w:rsidRPr="007A4AFC" w:rsidRDefault="00837877" w:rsidP="00011374">
      <w:pPr>
        <w:widowControl w:val="0"/>
        <w:autoSpaceDE w:val="0"/>
        <w:autoSpaceDN w:val="0"/>
        <w:adjustRightInd w:val="0"/>
        <w:spacing w:line="240" w:lineRule="auto"/>
        <w:ind w:right="9"/>
        <w:rPr>
          <w:ins w:id="10790" w:author="Dr Mamadou SANOGO" w:date="2023-10-25T14:51:00Z"/>
          <w:color w:val="000000" w:themeColor="text1"/>
          <w:szCs w:val="24"/>
          <w:rPrChange w:id="10791" w:author="Dr Mamadou SANOGO" w:date="2023-10-25T18:15:00Z">
            <w:rPr>
              <w:ins w:id="10792" w:author="Dr Mamadou SANOGO" w:date="2023-10-25T14:51:00Z"/>
              <w:color w:val="000000"/>
              <w:szCs w:val="24"/>
            </w:rPr>
          </w:rPrChange>
        </w:rPr>
      </w:pPr>
    </w:p>
    <w:p w14:paraId="6876E35E" w14:textId="17957691" w:rsidR="00837877" w:rsidRPr="007A4AFC" w:rsidRDefault="00837877" w:rsidP="00011374">
      <w:pPr>
        <w:widowControl w:val="0"/>
        <w:autoSpaceDE w:val="0"/>
        <w:autoSpaceDN w:val="0"/>
        <w:adjustRightInd w:val="0"/>
        <w:spacing w:line="240" w:lineRule="auto"/>
        <w:ind w:right="9"/>
        <w:rPr>
          <w:ins w:id="10793" w:author="Dr Mamadou SANOGO" w:date="2023-10-25T14:51:00Z"/>
          <w:color w:val="000000" w:themeColor="text1"/>
          <w:szCs w:val="24"/>
          <w:rPrChange w:id="10794" w:author="Dr Mamadou SANOGO" w:date="2023-10-25T18:15:00Z">
            <w:rPr>
              <w:ins w:id="10795" w:author="Dr Mamadou SANOGO" w:date="2023-10-25T14:51:00Z"/>
              <w:color w:val="000000"/>
              <w:szCs w:val="24"/>
            </w:rPr>
          </w:rPrChange>
        </w:rPr>
      </w:pPr>
    </w:p>
    <w:p w14:paraId="5BF269BF" w14:textId="080EEEDD" w:rsidR="00837877" w:rsidRPr="007A4AFC" w:rsidRDefault="00837877" w:rsidP="00011374">
      <w:pPr>
        <w:widowControl w:val="0"/>
        <w:autoSpaceDE w:val="0"/>
        <w:autoSpaceDN w:val="0"/>
        <w:adjustRightInd w:val="0"/>
        <w:spacing w:line="240" w:lineRule="auto"/>
        <w:ind w:right="9"/>
        <w:rPr>
          <w:ins w:id="10796" w:author="Dr Mamadou SANOGO" w:date="2023-10-25T14:51:00Z"/>
          <w:color w:val="000000" w:themeColor="text1"/>
          <w:szCs w:val="24"/>
          <w:rPrChange w:id="10797" w:author="Dr Mamadou SANOGO" w:date="2023-10-25T18:15:00Z">
            <w:rPr>
              <w:ins w:id="10798" w:author="Dr Mamadou SANOGO" w:date="2023-10-25T14:51:00Z"/>
              <w:color w:val="000000"/>
              <w:szCs w:val="24"/>
            </w:rPr>
          </w:rPrChange>
        </w:rPr>
      </w:pPr>
    </w:p>
    <w:p w14:paraId="3FEE3A20" w14:textId="7EE1550E" w:rsidR="00837877" w:rsidRPr="007A4AFC" w:rsidRDefault="00837877" w:rsidP="00011374">
      <w:pPr>
        <w:widowControl w:val="0"/>
        <w:autoSpaceDE w:val="0"/>
        <w:autoSpaceDN w:val="0"/>
        <w:adjustRightInd w:val="0"/>
        <w:spacing w:line="240" w:lineRule="auto"/>
        <w:ind w:right="9"/>
        <w:rPr>
          <w:ins w:id="10799" w:author="Dr Mamadou SANOGO" w:date="2023-10-25T14:51:00Z"/>
          <w:color w:val="000000" w:themeColor="text1"/>
          <w:szCs w:val="24"/>
          <w:rPrChange w:id="10800" w:author="Dr Mamadou SANOGO" w:date="2023-10-25T18:15:00Z">
            <w:rPr>
              <w:ins w:id="10801" w:author="Dr Mamadou SANOGO" w:date="2023-10-25T14:51:00Z"/>
              <w:color w:val="000000"/>
              <w:szCs w:val="24"/>
            </w:rPr>
          </w:rPrChange>
        </w:rPr>
      </w:pPr>
    </w:p>
    <w:p w14:paraId="2589059B" w14:textId="7F5F2D82" w:rsidR="00837877" w:rsidRPr="007A4AFC" w:rsidRDefault="00837877" w:rsidP="00011374">
      <w:pPr>
        <w:widowControl w:val="0"/>
        <w:autoSpaceDE w:val="0"/>
        <w:autoSpaceDN w:val="0"/>
        <w:adjustRightInd w:val="0"/>
        <w:spacing w:line="240" w:lineRule="auto"/>
        <w:ind w:right="9"/>
        <w:rPr>
          <w:ins w:id="10802" w:author="Dr Mamadou SANOGO" w:date="2023-10-25T14:51:00Z"/>
          <w:color w:val="000000" w:themeColor="text1"/>
          <w:szCs w:val="24"/>
          <w:rPrChange w:id="10803" w:author="Dr Mamadou SANOGO" w:date="2023-10-25T18:15:00Z">
            <w:rPr>
              <w:ins w:id="10804" w:author="Dr Mamadou SANOGO" w:date="2023-10-25T14:51:00Z"/>
              <w:color w:val="000000"/>
              <w:szCs w:val="24"/>
            </w:rPr>
          </w:rPrChange>
        </w:rPr>
      </w:pPr>
    </w:p>
    <w:p w14:paraId="0161D927" w14:textId="11AFDB03" w:rsidR="00837877" w:rsidRPr="007A4AFC" w:rsidRDefault="00837877" w:rsidP="00011374">
      <w:pPr>
        <w:widowControl w:val="0"/>
        <w:autoSpaceDE w:val="0"/>
        <w:autoSpaceDN w:val="0"/>
        <w:adjustRightInd w:val="0"/>
        <w:spacing w:line="240" w:lineRule="auto"/>
        <w:ind w:right="9"/>
        <w:rPr>
          <w:ins w:id="10805" w:author="Dr Mamadou SANOGO" w:date="2023-10-25T14:51:00Z"/>
          <w:color w:val="000000" w:themeColor="text1"/>
          <w:szCs w:val="24"/>
          <w:rPrChange w:id="10806" w:author="Dr Mamadou SANOGO" w:date="2023-10-25T18:15:00Z">
            <w:rPr>
              <w:ins w:id="10807" w:author="Dr Mamadou SANOGO" w:date="2023-10-25T14:51:00Z"/>
              <w:color w:val="000000"/>
              <w:szCs w:val="24"/>
            </w:rPr>
          </w:rPrChange>
        </w:rPr>
      </w:pPr>
    </w:p>
    <w:p w14:paraId="2271C707" w14:textId="25C47B4E" w:rsidR="00837877" w:rsidRPr="007A4AFC" w:rsidRDefault="00837877" w:rsidP="00011374">
      <w:pPr>
        <w:widowControl w:val="0"/>
        <w:autoSpaceDE w:val="0"/>
        <w:autoSpaceDN w:val="0"/>
        <w:adjustRightInd w:val="0"/>
        <w:spacing w:line="240" w:lineRule="auto"/>
        <w:ind w:right="9"/>
        <w:rPr>
          <w:ins w:id="10808" w:author="Dr Mamadou SANOGO" w:date="2023-10-25T14:51:00Z"/>
          <w:color w:val="000000" w:themeColor="text1"/>
          <w:szCs w:val="24"/>
          <w:rPrChange w:id="10809" w:author="Dr Mamadou SANOGO" w:date="2023-10-25T18:15:00Z">
            <w:rPr>
              <w:ins w:id="10810" w:author="Dr Mamadou SANOGO" w:date="2023-10-25T14:51:00Z"/>
              <w:color w:val="000000"/>
              <w:szCs w:val="24"/>
            </w:rPr>
          </w:rPrChange>
        </w:rPr>
      </w:pPr>
    </w:p>
    <w:p w14:paraId="7DBB19C7" w14:textId="7C117B55" w:rsidR="00837877" w:rsidRPr="007A4AFC" w:rsidRDefault="00837877" w:rsidP="00011374">
      <w:pPr>
        <w:widowControl w:val="0"/>
        <w:autoSpaceDE w:val="0"/>
        <w:autoSpaceDN w:val="0"/>
        <w:adjustRightInd w:val="0"/>
        <w:spacing w:line="240" w:lineRule="auto"/>
        <w:ind w:right="9"/>
        <w:rPr>
          <w:ins w:id="10811" w:author="Dr Mamadou SANOGO" w:date="2023-10-25T14:51:00Z"/>
          <w:color w:val="000000" w:themeColor="text1"/>
          <w:szCs w:val="24"/>
          <w:rPrChange w:id="10812" w:author="Dr Mamadou SANOGO" w:date="2023-10-25T18:15:00Z">
            <w:rPr>
              <w:ins w:id="10813" w:author="Dr Mamadou SANOGO" w:date="2023-10-25T14:51:00Z"/>
              <w:color w:val="000000"/>
              <w:szCs w:val="24"/>
            </w:rPr>
          </w:rPrChange>
        </w:rPr>
      </w:pPr>
    </w:p>
    <w:p w14:paraId="45B55886" w14:textId="2E21BF38" w:rsidR="00837877" w:rsidRPr="007A4AFC" w:rsidRDefault="00837877" w:rsidP="00011374">
      <w:pPr>
        <w:widowControl w:val="0"/>
        <w:autoSpaceDE w:val="0"/>
        <w:autoSpaceDN w:val="0"/>
        <w:adjustRightInd w:val="0"/>
        <w:spacing w:line="240" w:lineRule="auto"/>
        <w:ind w:right="9"/>
        <w:rPr>
          <w:ins w:id="10814" w:author="Dr Mamadou SANOGO" w:date="2023-10-25T14:51:00Z"/>
          <w:color w:val="000000" w:themeColor="text1"/>
          <w:szCs w:val="24"/>
          <w:rPrChange w:id="10815" w:author="Dr Mamadou SANOGO" w:date="2023-10-25T18:15:00Z">
            <w:rPr>
              <w:ins w:id="10816" w:author="Dr Mamadou SANOGO" w:date="2023-10-25T14:51:00Z"/>
              <w:color w:val="000000"/>
              <w:szCs w:val="24"/>
            </w:rPr>
          </w:rPrChange>
        </w:rPr>
      </w:pPr>
    </w:p>
    <w:p w14:paraId="5FB1981D" w14:textId="68811965" w:rsidR="00837877" w:rsidRPr="007A4AFC" w:rsidRDefault="00837877" w:rsidP="00011374">
      <w:pPr>
        <w:widowControl w:val="0"/>
        <w:autoSpaceDE w:val="0"/>
        <w:autoSpaceDN w:val="0"/>
        <w:adjustRightInd w:val="0"/>
        <w:spacing w:line="240" w:lineRule="auto"/>
        <w:ind w:right="9"/>
        <w:rPr>
          <w:ins w:id="10817" w:author="Dr Mamadou SANOGO" w:date="2023-10-25T14:51:00Z"/>
          <w:color w:val="000000" w:themeColor="text1"/>
          <w:szCs w:val="24"/>
          <w:rPrChange w:id="10818" w:author="Dr Mamadou SANOGO" w:date="2023-10-25T18:15:00Z">
            <w:rPr>
              <w:ins w:id="10819" w:author="Dr Mamadou SANOGO" w:date="2023-10-25T14:51:00Z"/>
              <w:color w:val="000000"/>
              <w:szCs w:val="24"/>
            </w:rPr>
          </w:rPrChange>
        </w:rPr>
      </w:pPr>
    </w:p>
    <w:p w14:paraId="3BB82709" w14:textId="71594AE8" w:rsidR="00837877" w:rsidRPr="007A4AFC" w:rsidRDefault="00837877" w:rsidP="00011374">
      <w:pPr>
        <w:widowControl w:val="0"/>
        <w:autoSpaceDE w:val="0"/>
        <w:autoSpaceDN w:val="0"/>
        <w:adjustRightInd w:val="0"/>
        <w:spacing w:line="240" w:lineRule="auto"/>
        <w:ind w:right="9"/>
        <w:rPr>
          <w:ins w:id="10820" w:author="Dr Mamadou SANOGO" w:date="2023-10-25T14:51:00Z"/>
          <w:color w:val="000000" w:themeColor="text1"/>
          <w:szCs w:val="24"/>
          <w:rPrChange w:id="10821" w:author="Dr Mamadou SANOGO" w:date="2023-10-25T18:15:00Z">
            <w:rPr>
              <w:ins w:id="10822" w:author="Dr Mamadou SANOGO" w:date="2023-10-25T14:51:00Z"/>
              <w:color w:val="000000"/>
              <w:szCs w:val="24"/>
            </w:rPr>
          </w:rPrChange>
        </w:rPr>
      </w:pPr>
    </w:p>
    <w:p w14:paraId="099B951B" w14:textId="1A34A3D3" w:rsidR="00837877" w:rsidRPr="007A4AFC" w:rsidRDefault="00837877" w:rsidP="00011374">
      <w:pPr>
        <w:widowControl w:val="0"/>
        <w:autoSpaceDE w:val="0"/>
        <w:autoSpaceDN w:val="0"/>
        <w:adjustRightInd w:val="0"/>
        <w:spacing w:line="240" w:lineRule="auto"/>
        <w:ind w:right="9"/>
        <w:rPr>
          <w:ins w:id="10823" w:author="Dr Mamadou SANOGO" w:date="2023-10-25T14:51:00Z"/>
          <w:color w:val="000000" w:themeColor="text1"/>
          <w:szCs w:val="24"/>
          <w:rPrChange w:id="10824" w:author="Dr Mamadou SANOGO" w:date="2023-10-25T18:15:00Z">
            <w:rPr>
              <w:ins w:id="10825" w:author="Dr Mamadou SANOGO" w:date="2023-10-25T14:51:00Z"/>
              <w:color w:val="000000"/>
              <w:szCs w:val="24"/>
            </w:rPr>
          </w:rPrChange>
        </w:rPr>
      </w:pPr>
    </w:p>
    <w:p w14:paraId="707D8920" w14:textId="15C1D99F" w:rsidR="00837877" w:rsidRPr="007A4AFC" w:rsidRDefault="00837877" w:rsidP="00011374">
      <w:pPr>
        <w:widowControl w:val="0"/>
        <w:autoSpaceDE w:val="0"/>
        <w:autoSpaceDN w:val="0"/>
        <w:adjustRightInd w:val="0"/>
        <w:spacing w:line="240" w:lineRule="auto"/>
        <w:ind w:right="9"/>
        <w:rPr>
          <w:ins w:id="10826" w:author="Dr Mamadou SANOGO" w:date="2023-10-25T14:51:00Z"/>
          <w:color w:val="000000" w:themeColor="text1"/>
          <w:szCs w:val="24"/>
          <w:rPrChange w:id="10827" w:author="Dr Mamadou SANOGO" w:date="2023-10-25T18:15:00Z">
            <w:rPr>
              <w:ins w:id="10828" w:author="Dr Mamadou SANOGO" w:date="2023-10-25T14:51:00Z"/>
              <w:color w:val="000000"/>
              <w:szCs w:val="24"/>
            </w:rPr>
          </w:rPrChange>
        </w:rPr>
      </w:pPr>
    </w:p>
    <w:p w14:paraId="48C66574" w14:textId="5F84A3B7" w:rsidR="00837877" w:rsidRPr="007A4AFC" w:rsidRDefault="00837877" w:rsidP="00011374">
      <w:pPr>
        <w:widowControl w:val="0"/>
        <w:autoSpaceDE w:val="0"/>
        <w:autoSpaceDN w:val="0"/>
        <w:adjustRightInd w:val="0"/>
        <w:spacing w:line="240" w:lineRule="auto"/>
        <w:ind w:right="9"/>
        <w:rPr>
          <w:ins w:id="10829" w:author="Dr Mamadou SANOGO" w:date="2023-10-25T14:51:00Z"/>
          <w:color w:val="000000" w:themeColor="text1"/>
          <w:szCs w:val="24"/>
          <w:rPrChange w:id="10830" w:author="Dr Mamadou SANOGO" w:date="2023-10-25T18:15:00Z">
            <w:rPr>
              <w:ins w:id="10831" w:author="Dr Mamadou SANOGO" w:date="2023-10-25T14:51:00Z"/>
              <w:color w:val="000000"/>
              <w:szCs w:val="24"/>
            </w:rPr>
          </w:rPrChange>
        </w:rPr>
      </w:pPr>
    </w:p>
    <w:p w14:paraId="7E899D03" w14:textId="6238038B" w:rsidR="00837877" w:rsidRPr="007A4AFC" w:rsidRDefault="00837877" w:rsidP="00011374">
      <w:pPr>
        <w:widowControl w:val="0"/>
        <w:autoSpaceDE w:val="0"/>
        <w:autoSpaceDN w:val="0"/>
        <w:adjustRightInd w:val="0"/>
        <w:spacing w:line="240" w:lineRule="auto"/>
        <w:ind w:right="9"/>
        <w:rPr>
          <w:ins w:id="10832" w:author="Dr Mamadou SANOGO" w:date="2023-10-25T14:51:00Z"/>
          <w:color w:val="000000" w:themeColor="text1"/>
          <w:szCs w:val="24"/>
          <w:rPrChange w:id="10833" w:author="Dr Mamadou SANOGO" w:date="2023-10-25T18:15:00Z">
            <w:rPr>
              <w:ins w:id="10834" w:author="Dr Mamadou SANOGO" w:date="2023-10-25T14:51:00Z"/>
              <w:color w:val="000000"/>
              <w:szCs w:val="24"/>
            </w:rPr>
          </w:rPrChange>
        </w:rPr>
      </w:pPr>
    </w:p>
    <w:p w14:paraId="19ECD513" w14:textId="6152ED4F" w:rsidR="00837877" w:rsidRPr="007A4AFC" w:rsidRDefault="00837877" w:rsidP="00011374">
      <w:pPr>
        <w:widowControl w:val="0"/>
        <w:autoSpaceDE w:val="0"/>
        <w:autoSpaceDN w:val="0"/>
        <w:adjustRightInd w:val="0"/>
        <w:spacing w:line="240" w:lineRule="auto"/>
        <w:ind w:right="9"/>
        <w:rPr>
          <w:ins w:id="10835" w:author="Dr Mamadou SANOGO" w:date="2023-10-25T14:51:00Z"/>
          <w:color w:val="000000" w:themeColor="text1"/>
          <w:szCs w:val="24"/>
          <w:rPrChange w:id="10836" w:author="Dr Mamadou SANOGO" w:date="2023-10-25T18:15:00Z">
            <w:rPr>
              <w:ins w:id="10837" w:author="Dr Mamadou SANOGO" w:date="2023-10-25T14:51:00Z"/>
              <w:color w:val="000000"/>
              <w:szCs w:val="24"/>
            </w:rPr>
          </w:rPrChange>
        </w:rPr>
      </w:pPr>
    </w:p>
    <w:p w14:paraId="4566E171" w14:textId="1897C1F7" w:rsidR="00837877" w:rsidRPr="007A4AFC" w:rsidRDefault="00837877" w:rsidP="00011374">
      <w:pPr>
        <w:widowControl w:val="0"/>
        <w:autoSpaceDE w:val="0"/>
        <w:autoSpaceDN w:val="0"/>
        <w:adjustRightInd w:val="0"/>
        <w:spacing w:line="240" w:lineRule="auto"/>
        <w:ind w:right="9"/>
        <w:rPr>
          <w:ins w:id="10838" w:author="Dr Mamadou SANOGO" w:date="2023-10-25T14:51:00Z"/>
          <w:color w:val="000000" w:themeColor="text1"/>
          <w:szCs w:val="24"/>
          <w:rPrChange w:id="10839" w:author="Dr Mamadou SANOGO" w:date="2023-10-25T18:15:00Z">
            <w:rPr>
              <w:ins w:id="10840" w:author="Dr Mamadou SANOGO" w:date="2023-10-25T14:51:00Z"/>
              <w:color w:val="000000"/>
              <w:szCs w:val="24"/>
            </w:rPr>
          </w:rPrChange>
        </w:rPr>
      </w:pPr>
    </w:p>
    <w:p w14:paraId="10F8E884" w14:textId="5FC2B6D5" w:rsidR="00837877" w:rsidRPr="007A4AFC" w:rsidRDefault="00837877" w:rsidP="00011374">
      <w:pPr>
        <w:widowControl w:val="0"/>
        <w:autoSpaceDE w:val="0"/>
        <w:autoSpaceDN w:val="0"/>
        <w:adjustRightInd w:val="0"/>
        <w:spacing w:line="240" w:lineRule="auto"/>
        <w:ind w:right="9"/>
        <w:rPr>
          <w:ins w:id="10841" w:author="Dr Mamadou SANOGO" w:date="2023-10-25T14:51:00Z"/>
          <w:color w:val="000000" w:themeColor="text1"/>
          <w:szCs w:val="24"/>
          <w:rPrChange w:id="10842" w:author="Dr Mamadou SANOGO" w:date="2023-10-25T18:15:00Z">
            <w:rPr>
              <w:ins w:id="10843" w:author="Dr Mamadou SANOGO" w:date="2023-10-25T14:51:00Z"/>
              <w:color w:val="000000"/>
              <w:szCs w:val="24"/>
            </w:rPr>
          </w:rPrChange>
        </w:rPr>
      </w:pPr>
    </w:p>
    <w:p w14:paraId="4BECE3AB" w14:textId="4F5F4EB7" w:rsidR="00837877" w:rsidRPr="007A4AFC" w:rsidRDefault="00837877" w:rsidP="00011374">
      <w:pPr>
        <w:widowControl w:val="0"/>
        <w:autoSpaceDE w:val="0"/>
        <w:autoSpaceDN w:val="0"/>
        <w:adjustRightInd w:val="0"/>
        <w:spacing w:line="240" w:lineRule="auto"/>
        <w:ind w:right="9"/>
        <w:rPr>
          <w:ins w:id="10844" w:author="Dr Mamadou SANOGO" w:date="2023-10-25T14:51:00Z"/>
          <w:color w:val="000000" w:themeColor="text1"/>
          <w:szCs w:val="24"/>
          <w:rPrChange w:id="10845" w:author="Dr Mamadou SANOGO" w:date="2023-10-25T18:15:00Z">
            <w:rPr>
              <w:ins w:id="10846" w:author="Dr Mamadou SANOGO" w:date="2023-10-25T14:51:00Z"/>
              <w:color w:val="000000"/>
              <w:szCs w:val="24"/>
            </w:rPr>
          </w:rPrChange>
        </w:rPr>
      </w:pPr>
    </w:p>
    <w:p w14:paraId="165B9581" w14:textId="70085A7E" w:rsidR="00837877" w:rsidRPr="007A4AFC" w:rsidRDefault="00837877" w:rsidP="00011374">
      <w:pPr>
        <w:widowControl w:val="0"/>
        <w:autoSpaceDE w:val="0"/>
        <w:autoSpaceDN w:val="0"/>
        <w:adjustRightInd w:val="0"/>
        <w:spacing w:line="240" w:lineRule="auto"/>
        <w:ind w:right="9"/>
        <w:rPr>
          <w:ins w:id="10847" w:author="Dr Mamadou SANOGO" w:date="2023-10-25T14:51:00Z"/>
          <w:color w:val="000000" w:themeColor="text1"/>
          <w:szCs w:val="24"/>
          <w:rPrChange w:id="10848" w:author="Dr Mamadou SANOGO" w:date="2023-10-25T18:15:00Z">
            <w:rPr>
              <w:ins w:id="10849" w:author="Dr Mamadou SANOGO" w:date="2023-10-25T14:51:00Z"/>
              <w:color w:val="000000"/>
              <w:szCs w:val="24"/>
            </w:rPr>
          </w:rPrChange>
        </w:rPr>
      </w:pPr>
    </w:p>
    <w:p w14:paraId="0B848E49" w14:textId="5AD39829" w:rsidR="00837877" w:rsidRPr="007A4AFC" w:rsidRDefault="00837877" w:rsidP="00011374">
      <w:pPr>
        <w:widowControl w:val="0"/>
        <w:autoSpaceDE w:val="0"/>
        <w:autoSpaceDN w:val="0"/>
        <w:adjustRightInd w:val="0"/>
        <w:spacing w:line="240" w:lineRule="auto"/>
        <w:ind w:right="9"/>
        <w:rPr>
          <w:ins w:id="10850" w:author="Dr Mamadou SANOGO" w:date="2023-10-25T14:51:00Z"/>
          <w:color w:val="000000" w:themeColor="text1"/>
          <w:szCs w:val="24"/>
          <w:rPrChange w:id="10851" w:author="Dr Mamadou SANOGO" w:date="2023-10-25T18:15:00Z">
            <w:rPr>
              <w:ins w:id="10852" w:author="Dr Mamadou SANOGO" w:date="2023-10-25T14:51:00Z"/>
              <w:color w:val="000000"/>
              <w:szCs w:val="24"/>
            </w:rPr>
          </w:rPrChange>
        </w:rPr>
      </w:pPr>
    </w:p>
    <w:p w14:paraId="02814A38" w14:textId="2B2829A0" w:rsidR="00837877" w:rsidRPr="007A4AFC" w:rsidRDefault="00837877" w:rsidP="00011374">
      <w:pPr>
        <w:widowControl w:val="0"/>
        <w:autoSpaceDE w:val="0"/>
        <w:autoSpaceDN w:val="0"/>
        <w:adjustRightInd w:val="0"/>
        <w:spacing w:line="240" w:lineRule="auto"/>
        <w:ind w:right="9"/>
        <w:rPr>
          <w:ins w:id="10853" w:author="Dr Mamadou SANOGO" w:date="2023-10-25T14:51:00Z"/>
          <w:color w:val="000000" w:themeColor="text1"/>
          <w:szCs w:val="24"/>
          <w:rPrChange w:id="10854" w:author="Dr Mamadou SANOGO" w:date="2023-10-25T18:15:00Z">
            <w:rPr>
              <w:ins w:id="10855" w:author="Dr Mamadou SANOGO" w:date="2023-10-25T14:51:00Z"/>
              <w:color w:val="000000"/>
              <w:szCs w:val="24"/>
            </w:rPr>
          </w:rPrChange>
        </w:rPr>
      </w:pPr>
    </w:p>
    <w:p w14:paraId="3ED1B405" w14:textId="1839E87A" w:rsidR="00837877" w:rsidRPr="007A4AFC" w:rsidRDefault="00837877" w:rsidP="00011374">
      <w:pPr>
        <w:widowControl w:val="0"/>
        <w:autoSpaceDE w:val="0"/>
        <w:autoSpaceDN w:val="0"/>
        <w:adjustRightInd w:val="0"/>
        <w:spacing w:line="240" w:lineRule="auto"/>
        <w:ind w:right="9"/>
        <w:rPr>
          <w:ins w:id="10856" w:author="Dr Mamadou SANOGO" w:date="2023-10-25T14:51:00Z"/>
          <w:color w:val="000000" w:themeColor="text1"/>
          <w:szCs w:val="24"/>
          <w:rPrChange w:id="10857" w:author="Dr Mamadou SANOGO" w:date="2023-10-25T18:15:00Z">
            <w:rPr>
              <w:ins w:id="10858" w:author="Dr Mamadou SANOGO" w:date="2023-10-25T14:51:00Z"/>
              <w:color w:val="000000"/>
              <w:szCs w:val="24"/>
            </w:rPr>
          </w:rPrChange>
        </w:rPr>
      </w:pPr>
    </w:p>
    <w:p w14:paraId="0098467F" w14:textId="49C2D86C" w:rsidR="00837877" w:rsidRPr="007A4AFC" w:rsidRDefault="00837877" w:rsidP="00011374">
      <w:pPr>
        <w:widowControl w:val="0"/>
        <w:autoSpaceDE w:val="0"/>
        <w:autoSpaceDN w:val="0"/>
        <w:adjustRightInd w:val="0"/>
        <w:spacing w:line="240" w:lineRule="auto"/>
        <w:ind w:right="9"/>
        <w:rPr>
          <w:ins w:id="10859" w:author="Dr Mamadou SANOGO" w:date="2023-10-25T14:51:00Z"/>
          <w:color w:val="000000" w:themeColor="text1"/>
          <w:szCs w:val="24"/>
          <w:rPrChange w:id="10860" w:author="Dr Mamadou SANOGO" w:date="2023-10-25T18:15:00Z">
            <w:rPr>
              <w:ins w:id="10861" w:author="Dr Mamadou SANOGO" w:date="2023-10-25T14:51:00Z"/>
              <w:color w:val="000000"/>
              <w:szCs w:val="24"/>
            </w:rPr>
          </w:rPrChange>
        </w:rPr>
      </w:pPr>
    </w:p>
    <w:p w14:paraId="52F57349" w14:textId="57404AF8" w:rsidR="00837877" w:rsidRPr="007A4AFC" w:rsidRDefault="00837877" w:rsidP="00011374">
      <w:pPr>
        <w:widowControl w:val="0"/>
        <w:autoSpaceDE w:val="0"/>
        <w:autoSpaceDN w:val="0"/>
        <w:adjustRightInd w:val="0"/>
        <w:spacing w:line="240" w:lineRule="auto"/>
        <w:ind w:right="9"/>
        <w:rPr>
          <w:ins w:id="10862" w:author="Dr Mamadou SANOGO" w:date="2023-10-25T14:51:00Z"/>
          <w:color w:val="000000" w:themeColor="text1"/>
          <w:szCs w:val="24"/>
          <w:rPrChange w:id="10863" w:author="Dr Mamadou SANOGO" w:date="2023-10-25T18:15:00Z">
            <w:rPr>
              <w:ins w:id="10864" w:author="Dr Mamadou SANOGO" w:date="2023-10-25T14:51:00Z"/>
              <w:color w:val="000000"/>
              <w:szCs w:val="24"/>
            </w:rPr>
          </w:rPrChange>
        </w:rPr>
      </w:pPr>
    </w:p>
    <w:p w14:paraId="5888FD3C" w14:textId="6358AD50" w:rsidR="00837877" w:rsidRPr="007A4AFC" w:rsidRDefault="00837877" w:rsidP="00011374">
      <w:pPr>
        <w:widowControl w:val="0"/>
        <w:autoSpaceDE w:val="0"/>
        <w:autoSpaceDN w:val="0"/>
        <w:adjustRightInd w:val="0"/>
        <w:spacing w:line="240" w:lineRule="auto"/>
        <w:ind w:right="9"/>
        <w:rPr>
          <w:ins w:id="10865" w:author="Dr Mamadou SANOGO" w:date="2023-10-25T14:51:00Z"/>
          <w:color w:val="000000" w:themeColor="text1"/>
          <w:szCs w:val="24"/>
          <w:rPrChange w:id="10866" w:author="Dr Mamadou SANOGO" w:date="2023-10-25T18:15:00Z">
            <w:rPr>
              <w:ins w:id="10867" w:author="Dr Mamadou SANOGO" w:date="2023-10-25T14:51:00Z"/>
              <w:color w:val="000000"/>
              <w:szCs w:val="24"/>
            </w:rPr>
          </w:rPrChange>
        </w:rPr>
      </w:pPr>
    </w:p>
    <w:p w14:paraId="5BFDC6FA" w14:textId="2C0A18A4" w:rsidR="00837877" w:rsidRPr="007A4AFC" w:rsidRDefault="00837877" w:rsidP="00011374">
      <w:pPr>
        <w:widowControl w:val="0"/>
        <w:autoSpaceDE w:val="0"/>
        <w:autoSpaceDN w:val="0"/>
        <w:adjustRightInd w:val="0"/>
        <w:spacing w:line="240" w:lineRule="auto"/>
        <w:ind w:right="9"/>
        <w:rPr>
          <w:ins w:id="10868" w:author="Dr Mamadou SANOGO" w:date="2023-10-25T14:51:00Z"/>
          <w:color w:val="000000" w:themeColor="text1"/>
          <w:szCs w:val="24"/>
          <w:rPrChange w:id="10869" w:author="Dr Mamadou SANOGO" w:date="2023-10-25T18:15:00Z">
            <w:rPr>
              <w:ins w:id="10870" w:author="Dr Mamadou SANOGO" w:date="2023-10-25T14:51:00Z"/>
              <w:color w:val="000000"/>
              <w:szCs w:val="24"/>
            </w:rPr>
          </w:rPrChange>
        </w:rPr>
      </w:pPr>
    </w:p>
    <w:p w14:paraId="1A60081F" w14:textId="58C4F826" w:rsidR="00837877" w:rsidRPr="007A4AFC" w:rsidRDefault="00837877" w:rsidP="00011374">
      <w:pPr>
        <w:widowControl w:val="0"/>
        <w:autoSpaceDE w:val="0"/>
        <w:autoSpaceDN w:val="0"/>
        <w:adjustRightInd w:val="0"/>
        <w:spacing w:line="240" w:lineRule="auto"/>
        <w:ind w:right="9"/>
        <w:rPr>
          <w:ins w:id="10871" w:author="Dr Mamadou SANOGO" w:date="2023-10-25T14:51:00Z"/>
          <w:color w:val="000000" w:themeColor="text1"/>
          <w:szCs w:val="24"/>
          <w:rPrChange w:id="10872" w:author="Dr Mamadou SANOGO" w:date="2023-10-25T18:15:00Z">
            <w:rPr>
              <w:ins w:id="10873" w:author="Dr Mamadou SANOGO" w:date="2023-10-25T14:51:00Z"/>
              <w:color w:val="000000"/>
              <w:szCs w:val="24"/>
            </w:rPr>
          </w:rPrChange>
        </w:rPr>
      </w:pPr>
    </w:p>
    <w:p w14:paraId="1770BC73" w14:textId="51430F15" w:rsidR="00837877" w:rsidRPr="007A4AFC" w:rsidRDefault="00837877" w:rsidP="00011374">
      <w:pPr>
        <w:widowControl w:val="0"/>
        <w:autoSpaceDE w:val="0"/>
        <w:autoSpaceDN w:val="0"/>
        <w:adjustRightInd w:val="0"/>
        <w:spacing w:line="240" w:lineRule="auto"/>
        <w:ind w:right="9"/>
        <w:rPr>
          <w:ins w:id="10874" w:author="Dr Mamadou SANOGO" w:date="2023-10-25T14:51:00Z"/>
          <w:color w:val="000000" w:themeColor="text1"/>
          <w:szCs w:val="24"/>
          <w:rPrChange w:id="10875" w:author="Dr Mamadou SANOGO" w:date="2023-10-25T18:15:00Z">
            <w:rPr>
              <w:ins w:id="10876" w:author="Dr Mamadou SANOGO" w:date="2023-10-25T14:51:00Z"/>
              <w:color w:val="000000"/>
              <w:szCs w:val="24"/>
            </w:rPr>
          </w:rPrChange>
        </w:rPr>
      </w:pPr>
    </w:p>
    <w:p w14:paraId="14A66BF4" w14:textId="12DF67C9" w:rsidR="00837877" w:rsidRPr="007A4AFC" w:rsidRDefault="00837877" w:rsidP="00011374">
      <w:pPr>
        <w:widowControl w:val="0"/>
        <w:autoSpaceDE w:val="0"/>
        <w:autoSpaceDN w:val="0"/>
        <w:adjustRightInd w:val="0"/>
        <w:spacing w:line="240" w:lineRule="auto"/>
        <w:ind w:right="9"/>
        <w:rPr>
          <w:ins w:id="10877" w:author="Dr Mamadou SANOGO" w:date="2023-10-25T14:51:00Z"/>
          <w:color w:val="000000" w:themeColor="text1"/>
          <w:szCs w:val="24"/>
          <w:rPrChange w:id="10878" w:author="Dr Mamadou SANOGO" w:date="2023-10-25T18:15:00Z">
            <w:rPr>
              <w:ins w:id="10879" w:author="Dr Mamadou SANOGO" w:date="2023-10-25T14:51:00Z"/>
              <w:color w:val="000000"/>
              <w:szCs w:val="24"/>
            </w:rPr>
          </w:rPrChange>
        </w:rPr>
      </w:pPr>
    </w:p>
    <w:p w14:paraId="1F9D5540" w14:textId="6B55D62A" w:rsidR="00837877" w:rsidRPr="007A4AFC" w:rsidRDefault="00837877" w:rsidP="00011374">
      <w:pPr>
        <w:widowControl w:val="0"/>
        <w:autoSpaceDE w:val="0"/>
        <w:autoSpaceDN w:val="0"/>
        <w:adjustRightInd w:val="0"/>
        <w:spacing w:line="240" w:lineRule="auto"/>
        <w:ind w:right="9"/>
        <w:rPr>
          <w:ins w:id="10880" w:author="Dr Mamadou SANOGO" w:date="2023-10-25T14:52:00Z"/>
          <w:color w:val="000000" w:themeColor="text1"/>
          <w:szCs w:val="24"/>
          <w:rPrChange w:id="10881" w:author="Dr Mamadou SANOGO" w:date="2023-10-25T18:15:00Z">
            <w:rPr>
              <w:ins w:id="10882" w:author="Dr Mamadou SANOGO" w:date="2023-10-25T14:52:00Z"/>
              <w:color w:val="000000"/>
              <w:szCs w:val="24"/>
            </w:rPr>
          </w:rPrChange>
        </w:rPr>
      </w:pPr>
    </w:p>
    <w:p w14:paraId="57060AA8" w14:textId="2CCF76F2" w:rsidR="00837877" w:rsidRPr="007A4AFC" w:rsidRDefault="00837877" w:rsidP="00011374">
      <w:pPr>
        <w:widowControl w:val="0"/>
        <w:autoSpaceDE w:val="0"/>
        <w:autoSpaceDN w:val="0"/>
        <w:adjustRightInd w:val="0"/>
        <w:spacing w:line="240" w:lineRule="auto"/>
        <w:ind w:right="9"/>
        <w:rPr>
          <w:ins w:id="10883" w:author="Dr Mamadou SANOGO" w:date="2023-10-25T14:52:00Z"/>
          <w:color w:val="000000" w:themeColor="text1"/>
          <w:szCs w:val="24"/>
          <w:rPrChange w:id="10884" w:author="Dr Mamadou SANOGO" w:date="2023-10-25T18:15:00Z">
            <w:rPr>
              <w:ins w:id="10885" w:author="Dr Mamadou SANOGO" w:date="2023-10-25T14:52:00Z"/>
              <w:color w:val="000000"/>
              <w:szCs w:val="24"/>
            </w:rPr>
          </w:rPrChange>
        </w:rPr>
      </w:pPr>
    </w:p>
    <w:p w14:paraId="2E12FF34" w14:textId="21AD65FE" w:rsidR="00837877" w:rsidRPr="007A4AFC" w:rsidRDefault="00837877" w:rsidP="00011374">
      <w:pPr>
        <w:widowControl w:val="0"/>
        <w:autoSpaceDE w:val="0"/>
        <w:autoSpaceDN w:val="0"/>
        <w:adjustRightInd w:val="0"/>
        <w:spacing w:line="240" w:lineRule="auto"/>
        <w:ind w:right="9"/>
        <w:rPr>
          <w:ins w:id="10886" w:author="Dr Mamadou SANOGO" w:date="2023-10-25T14:52:00Z"/>
          <w:color w:val="000000" w:themeColor="text1"/>
          <w:szCs w:val="24"/>
          <w:rPrChange w:id="10887" w:author="Dr Mamadou SANOGO" w:date="2023-10-25T18:15:00Z">
            <w:rPr>
              <w:ins w:id="10888" w:author="Dr Mamadou SANOGO" w:date="2023-10-25T14:52:00Z"/>
              <w:color w:val="000000"/>
              <w:szCs w:val="24"/>
            </w:rPr>
          </w:rPrChange>
        </w:rPr>
      </w:pPr>
    </w:p>
    <w:p w14:paraId="142E9772" w14:textId="2D43D525" w:rsidR="00837877" w:rsidRPr="007A4AFC" w:rsidRDefault="00837877" w:rsidP="00011374">
      <w:pPr>
        <w:widowControl w:val="0"/>
        <w:autoSpaceDE w:val="0"/>
        <w:autoSpaceDN w:val="0"/>
        <w:adjustRightInd w:val="0"/>
        <w:spacing w:line="240" w:lineRule="auto"/>
        <w:ind w:right="9"/>
        <w:rPr>
          <w:ins w:id="10889" w:author="Dr Mamadou SANOGO" w:date="2023-10-25T14:52:00Z"/>
          <w:color w:val="000000" w:themeColor="text1"/>
          <w:szCs w:val="24"/>
          <w:rPrChange w:id="10890" w:author="Dr Mamadou SANOGO" w:date="2023-10-25T18:15:00Z">
            <w:rPr>
              <w:ins w:id="10891" w:author="Dr Mamadou SANOGO" w:date="2023-10-25T14:52:00Z"/>
              <w:color w:val="000000"/>
              <w:szCs w:val="24"/>
            </w:rPr>
          </w:rPrChange>
        </w:rPr>
      </w:pPr>
    </w:p>
    <w:p w14:paraId="1E54A7C9" w14:textId="667FEF41" w:rsidR="00837877" w:rsidRPr="007A4AFC" w:rsidRDefault="00837877" w:rsidP="00011374">
      <w:pPr>
        <w:widowControl w:val="0"/>
        <w:autoSpaceDE w:val="0"/>
        <w:autoSpaceDN w:val="0"/>
        <w:adjustRightInd w:val="0"/>
        <w:spacing w:line="240" w:lineRule="auto"/>
        <w:ind w:right="9"/>
        <w:rPr>
          <w:ins w:id="10892" w:author="Dr Mamadou SANOGO" w:date="2023-10-25T14:52:00Z"/>
          <w:color w:val="000000" w:themeColor="text1"/>
          <w:szCs w:val="24"/>
          <w:rPrChange w:id="10893" w:author="Dr Mamadou SANOGO" w:date="2023-10-25T18:15:00Z">
            <w:rPr>
              <w:ins w:id="10894" w:author="Dr Mamadou SANOGO" w:date="2023-10-25T14:52:00Z"/>
              <w:color w:val="000000"/>
              <w:szCs w:val="24"/>
            </w:rPr>
          </w:rPrChange>
        </w:rPr>
      </w:pPr>
    </w:p>
    <w:p w14:paraId="550A71CB" w14:textId="57A93046" w:rsidR="00837877" w:rsidRPr="007A4AFC" w:rsidRDefault="00837877" w:rsidP="00011374">
      <w:pPr>
        <w:widowControl w:val="0"/>
        <w:autoSpaceDE w:val="0"/>
        <w:autoSpaceDN w:val="0"/>
        <w:adjustRightInd w:val="0"/>
        <w:spacing w:line="240" w:lineRule="auto"/>
        <w:ind w:right="9"/>
        <w:rPr>
          <w:ins w:id="10895" w:author="Dr Mamadou SANOGO" w:date="2023-10-25T14:52:00Z"/>
          <w:color w:val="000000" w:themeColor="text1"/>
          <w:szCs w:val="24"/>
          <w:rPrChange w:id="10896" w:author="Dr Mamadou SANOGO" w:date="2023-10-25T18:15:00Z">
            <w:rPr>
              <w:ins w:id="10897" w:author="Dr Mamadou SANOGO" w:date="2023-10-25T14:52:00Z"/>
              <w:color w:val="000000"/>
              <w:szCs w:val="24"/>
            </w:rPr>
          </w:rPrChange>
        </w:rPr>
      </w:pPr>
    </w:p>
    <w:p w14:paraId="10ADDCED" w14:textId="09E5B98D" w:rsidR="00837877" w:rsidRPr="007A4AFC" w:rsidRDefault="00837877" w:rsidP="00011374">
      <w:pPr>
        <w:widowControl w:val="0"/>
        <w:autoSpaceDE w:val="0"/>
        <w:autoSpaceDN w:val="0"/>
        <w:adjustRightInd w:val="0"/>
        <w:spacing w:line="240" w:lineRule="auto"/>
        <w:ind w:right="9"/>
        <w:rPr>
          <w:ins w:id="10898" w:author="Dr Mamadou SANOGO" w:date="2023-10-25T14:52:00Z"/>
          <w:color w:val="000000" w:themeColor="text1"/>
          <w:szCs w:val="24"/>
          <w:rPrChange w:id="10899" w:author="Dr Mamadou SANOGO" w:date="2023-10-25T18:15:00Z">
            <w:rPr>
              <w:ins w:id="10900" w:author="Dr Mamadou SANOGO" w:date="2023-10-25T14:52:00Z"/>
              <w:color w:val="000000"/>
              <w:szCs w:val="24"/>
            </w:rPr>
          </w:rPrChange>
        </w:rPr>
      </w:pPr>
    </w:p>
    <w:p w14:paraId="4D0C12FD" w14:textId="7F5978A5" w:rsidR="00837877" w:rsidRPr="007A4AFC" w:rsidRDefault="00837877" w:rsidP="00011374">
      <w:pPr>
        <w:widowControl w:val="0"/>
        <w:autoSpaceDE w:val="0"/>
        <w:autoSpaceDN w:val="0"/>
        <w:adjustRightInd w:val="0"/>
        <w:spacing w:line="240" w:lineRule="auto"/>
        <w:ind w:right="9"/>
        <w:rPr>
          <w:ins w:id="10901" w:author="Dr Mamadou SANOGO" w:date="2023-10-25T14:52:00Z"/>
          <w:color w:val="000000" w:themeColor="text1"/>
          <w:szCs w:val="24"/>
          <w:rPrChange w:id="10902" w:author="Dr Mamadou SANOGO" w:date="2023-10-25T18:15:00Z">
            <w:rPr>
              <w:ins w:id="10903" w:author="Dr Mamadou SANOGO" w:date="2023-10-25T14:52:00Z"/>
              <w:color w:val="000000"/>
              <w:szCs w:val="24"/>
            </w:rPr>
          </w:rPrChange>
        </w:rPr>
      </w:pPr>
    </w:p>
    <w:p w14:paraId="2676482E" w14:textId="07E81EB6" w:rsidR="00837877" w:rsidRPr="007A4AFC" w:rsidRDefault="00837877" w:rsidP="00011374">
      <w:pPr>
        <w:widowControl w:val="0"/>
        <w:autoSpaceDE w:val="0"/>
        <w:autoSpaceDN w:val="0"/>
        <w:adjustRightInd w:val="0"/>
        <w:spacing w:line="240" w:lineRule="auto"/>
        <w:ind w:right="9"/>
        <w:rPr>
          <w:ins w:id="10904" w:author="Dr Mamadou SANOGO" w:date="2023-10-25T14:52:00Z"/>
          <w:color w:val="000000" w:themeColor="text1"/>
          <w:szCs w:val="24"/>
          <w:rPrChange w:id="10905" w:author="Dr Mamadou SANOGO" w:date="2023-10-25T18:15:00Z">
            <w:rPr>
              <w:ins w:id="10906" w:author="Dr Mamadou SANOGO" w:date="2023-10-25T14:52:00Z"/>
              <w:color w:val="000000"/>
              <w:szCs w:val="24"/>
            </w:rPr>
          </w:rPrChange>
        </w:rPr>
      </w:pPr>
    </w:p>
    <w:p w14:paraId="6EEEEE20" w14:textId="49170081" w:rsidR="00837877" w:rsidRPr="007A4AFC" w:rsidRDefault="00837877" w:rsidP="00011374">
      <w:pPr>
        <w:widowControl w:val="0"/>
        <w:autoSpaceDE w:val="0"/>
        <w:autoSpaceDN w:val="0"/>
        <w:adjustRightInd w:val="0"/>
        <w:spacing w:line="240" w:lineRule="auto"/>
        <w:ind w:right="9"/>
        <w:rPr>
          <w:ins w:id="10907" w:author="Dr Mamadou SANOGO" w:date="2023-10-25T14:52:00Z"/>
          <w:color w:val="000000" w:themeColor="text1"/>
          <w:szCs w:val="24"/>
          <w:rPrChange w:id="10908" w:author="Dr Mamadou SANOGO" w:date="2023-10-25T18:15:00Z">
            <w:rPr>
              <w:ins w:id="10909" w:author="Dr Mamadou SANOGO" w:date="2023-10-25T14:52:00Z"/>
              <w:color w:val="000000"/>
              <w:szCs w:val="24"/>
            </w:rPr>
          </w:rPrChange>
        </w:rPr>
      </w:pPr>
    </w:p>
    <w:p w14:paraId="127B3825" w14:textId="23E02AA8" w:rsidR="00837877" w:rsidRPr="007A4AFC" w:rsidRDefault="00837877" w:rsidP="00011374">
      <w:pPr>
        <w:widowControl w:val="0"/>
        <w:autoSpaceDE w:val="0"/>
        <w:autoSpaceDN w:val="0"/>
        <w:adjustRightInd w:val="0"/>
        <w:spacing w:line="240" w:lineRule="auto"/>
        <w:ind w:right="9"/>
        <w:rPr>
          <w:ins w:id="10910" w:author="Dr Mamadou SANOGO" w:date="2023-10-25T14:52:00Z"/>
          <w:color w:val="000000" w:themeColor="text1"/>
          <w:szCs w:val="24"/>
          <w:rPrChange w:id="10911" w:author="Dr Mamadou SANOGO" w:date="2023-10-25T18:15:00Z">
            <w:rPr>
              <w:ins w:id="10912" w:author="Dr Mamadou SANOGO" w:date="2023-10-25T14:52:00Z"/>
              <w:color w:val="000000"/>
              <w:szCs w:val="24"/>
            </w:rPr>
          </w:rPrChange>
        </w:rPr>
      </w:pPr>
    </w:p>
    <w:p w14:paraId="69D139BC" w14:textId="7B7B5BDC" w:rsidR="00837877" w:rsidRPr="007A4AFC" w:rsidRDefault="00837877" w:rsidP="00011374">
      <w:pPr>
        <w:widowControl w:val="0"/>
        <w:autoSpaceDE w:val="0"/>
        <w:autoSpaceDN w:val="0"/>
        <w:adjustRightInd w:val="0"/>
        <w:spacing w:line="240" w:lineRule="auto"/>
        <w:ind w:right="9"/>
        <w:rPr>
          <w:ins w:id="10913" w:author="Dr Mamadou SANOGO" w:date="2023-10-25T14:52:00Z"/>
          <w:color w:val="000000" w:themeColor="text1"/>
          <w:szCs w:val="24"/>
          <w:rPrChange w:id="10914" w:author="Dr Mamadou SANOGO" w:date="2023-10-25T18:15:00Z">
            <w:rPr>
              <w:ins w:id="10915" w:author="Dr Mamadou SANOGO" w:date="2023-10-25T14:52:00Z"/>
              <w:color w:val="000000"/>
              <w:szCs w:val="24"/>
            </w:rPr>
          </w:rPrChange>
        </w:rPr>
      </w:pPr>
    </w:p>
    <w:p w14:paraId="467FFEA8" w14:textId="0F6321F5" w:rsidR="00837877" w:rsidRPr="007A4AFC" w:rsidRDefault="00837877" w:rsidP="00011374">
      <w:pPr>
        <w:widowControl w:val="0"/>
        <w:autoSpaceDE w:val="0"/>
        <w:autoSpaceDN w:val="0"/>
        <w:adjustRightInd w:val="0"/>
        <w:spacing w:line="240" w:lineRule="auto"/>
        <w:ind w:right="9"/>
        <w:rPr>
          <w:ins w:id="10916" w:author="Dr Mamadou SANOGO" w:date="2023-10-25T14:52:00Z"/>
          <w:color w:val="000000" w:themeColor="text1"/>
          <w:szCs w:val="24"/>
          <w:rPrChange w:id="10917" w:author="Dr Mamadou SANOGO" w:date="2023-10-25T18:15:00Z">
            <w:rPr>
              <w:ins w:id="10918" w:author="Dr Mamadou SANOGO" w:date="2023-10-25T14:52:00Z"/>
              <w:color w:val="000000"/>
              <w:szCs w:val="24"/>
            </w:rPr>
          </w:rPrChange>
        </w:rPr>
      </w:pPr>
    </w:p>
    <w:p w14:paraId="691A7171" w14:textId="54859B90" w:rsidR="00837877" w:rsidRPr="007A4AFC" w:rsidRDefault="00837877" w:rsidP="00011374">
      <w:pPr>
        <w:widowControl w:val="0"/>
        <w:autoSpaceDE w:val="0"/>
        <w:autoSpaceDN w:val="0"/>
        <w:adjustRightInd w:val="0"/>
        <w:spacing w:line="240" w:lineRule="auto"/>
        <w:ind w:right="9"/>
        <w:rPr>
          <w:ins w:id="10919" w:author="Dr Mamadou SANOGO" w:date="2023-10-25T14:52:00Z"/>
          <w:color w:val="000000" w:themeColor="text1"/>
          <w:szCs w:val="24"/>
          <w:rPrChange w:id="10920" w:author="Dr Mamadou SANOGO" w:date="2023-10-25T18:15:00Z">
            <w:rPr>
              <w:ins w:id="10921" w:author="Dr Mamadou SANOGO" w:date="2023-10-25T14:52:00Z"/>
              <w:color w:val="000000"/>
              <w:szCs w:val="24"/>
            </w:rPr>
          </w:rPrChange>
        </w:rPr>
      </w:pPr>
    </w:p>
    <w:p w14:paraId="24ADD761" w14:textId="77B44DEE" w:rsidR="00837877" w:rsidRPr="007A4AFC" w:rsidRDefault="00837877" w:rsidP="00011374">
      <w:pPr>
        <w:widowControl w:val="0"/>
        <w:autoSpaceDE w:val="0"/>
        <w:autoSpaceDN w:val="0"/>
        <w:adjustRightInd w:val="0"/>
        <w:spacing w:line="240" w:lineRule="auto"/>
        <w:ind w:right="9"/>
        <w:rPr>
          <w:ins w:id="10922" w:author="Dr Mamadou SANOGO" w:date="2023-10-25T14:52:00Z"/>
          <w:color w:val="000000" w:themeColor="text1"/>
          <w:szCs w:val="24"/>
          <w:rPrChange w:id="10923" w:author="Dr Mamadou SANOGO" w:date="2023-10-25T18:15:00Z">
            <w:rPr>
              <w:ins w:id="10924" w:author="Dr Mamadou SANOGO" w:date="2023-10-25T14:52:00Z"/>
              <w:color w:val="000000"/>
              <w:szCs w:val="24"/>
            </w:rPr>
          </w:rPrChange>
        </w:rPr>
      </w:pPr>
    </w:p>
    <w:p w14:paraId="5B1EA54F" w14:textId="5D4998AB" w:rsidR="00837877" w:rsidRPr="007A4AFC" w:rsidRDefault="00837877" w:rsidP="00011374">
      <w:pPr>
        <w:widowControl w:val="0"/>
        <w:autoSpaceDE w:val="0"/>
        <w:autoSpaceDN w:val="0"/>
        <w:adjustRightInd w:val="0"/>
        <w:spacing w:line="240" w:lineRule="auto"/>
        <w:ind w:right="9"/>
        <w:rPr>
          <w:ins w:id="10925" w:author="Dr Mamadou SANOGO" w:date="2023-10-25T14:52:00Z"/>
          <w:color w:val="000000" w:themeColor="text1"/>
          <w:szCs w:val="24"/>
          <w:rPrChange w:id="10926" w:author="Dr Mamadou SANOGO" w:date="2023-10-25T18:15:00Z">
            <w:rPr>
              <w:ins w:id="10927" w:author="Dr Mamadou SANOGO" w:date="2023-10-25T14:52:00Z"/>
              <w:color w:val="000000"/>
              <w:szCs w:val="24"/>
            </w:rPr>
          </w:rPrChange>
        </w:rPr>
      </w:pPr>
    </w:p>
    <w:p w14:paraId="6B72B64E" w14:textId="54DC9765" w:rsidR="00837877" w:rsidRPr="007A4AFC" w:rsidRDefault="00837877" w:rsidP="00011374">
      <w:pPr>
        <w:widowControl w:val="0"/>
        <w:autoSpaceDE w:val="0"/>
        <w:autoSpaceDN w:val="0"/>
        <w:adjustRightInd w:val="0"/>
        <w:spacing w:line="240" w:lineRule="auto"/>
        <w:ind w:right="9"/>
        <w:rPr>
          <w:ins w:id="10928" w:author="Dr Mamadou SANOGO" w:date="2023-10-25T14:52:00Z"/>
          <w:color w:val="000000" w:themeColor="text1"/>
          <w:szCs w:val="24"/>
          <w:rPrChange w:id="10929" w:author="Dr Mamadou SANOGO" w:date="2023-10-25T18:15:00Z">
            <w:rPr>
              <w:ins w:id="10930" w:author="Dr Mamadou SANOGO" w:date="2023-10-25T14:52:00Z"/>
              <w:color w:val="000000"/>
              <w:szCs w:val="24"/>
            </w:rPr>
          </w:rPrChange>
        </w:rPr>
      </w:pPr>
    </w:p>
    <w:p w14:paraId="2DA8D01D" w14:textId="5ABD1458" w:rsidR="00837877" w:rsidRPr="007A4AFC" w:rsidRDefault="00837877" w:rsidP="00011374">
      <w:pPr>
        <w:widowControl w:val="0"/>
        <w:autoSpaceDE w:val="0"/>
        <w:autoSpaceDN w:val="0"/>
        <w:adjustRightInd w:val="0"/>
        <w:spacing w:line="240" w:lineRule="auto"/>
        <w:ind w:right="9"/>
        <w:rPr>
          <w:ins w:id="10931" w:author="Dr Mamadou SANOGO" w:date="2023-10-25T14:52:00Z"/>
          <w:color w:val="000000" w:themeColor="text1"/>
          <w:szCs w:val="24"/>
          <w:rPrChange w:id="10932" w:author="Dr Mamadou SANOGO" w:date="2023-10-25T18:15:00Z">
            <w:rPr>
              <w:ins w:id="10933" w:author="Dr Mamadou SANOGO" w:date="2023-10-25T14:52:00Z"/>
              <w:color w:val="000000"/>
              <w:szCs w:val="24"/>
            </w:rPr>
          </w:rPrChange>
        </w:rPr>
      </w:pPr>
    </w:p>
    <w:p w14:paraId="22C263EA" w14:textId="40D21900" w:rsidR="00837877" w:rsidRPr="007A4AFC" w:rsidRDefault="00837877" w:rsidP="00011374">
      <w:pPr>
        <w:widowControl w:val="0"/>
        <w:autoSpaceDE w:val="0"/>
        <w:autoSpaceDN w:val="0"/>
        <w:adjustRightInd w:val="0"/>
        <w:spacing w:line="240" w:lineRule="auto"/>
        <w:ind w:right="9"/>
        <w:rPr>
          <w:ins w:id="10934" w:author="Dr Mamadou SANOGO" w:date="2023-10-25T14:52:00Z"/>
          <w:color w:val="000000" w:themeColor="text1"/>
          <w:szCs w:val="24"/>
          <w:rPrChange w:id="10935" w:author="Dr Mamadou SANOGO" w:date="2023-10-25T18:15:00Z">
            <w:rPr>
              <w:ins w:id="10936" w:author="Dr Mamadou SANOGO" w:date="2023-10-25T14:52:00Z"/>
              <w:color w:val="000000"/>
              <w:szCs w:val="24"/>
            </w:rPr>
          </w:rPrChange>
        </w:rPr>
      </w:pPr>
    </w:p>
    <w:p w14:paraId="5715F44F" w14:textId="1F1A9858" w:rsidR="00837877" w:rsidRPr="007A4AFC" w:rsidRDefault="00837877" w:rsidP="00011374">
      <w:pPr>
        <w:widowControl w:val="0"/>
        <w:autoSpaceDE w:val="0"/>
        <w:autoSpaceDN w:val="0"/>
        <w:adjustRightInd w:val="0"/>
        <w:spacing w:line="240" w:lineRule="auto"/>
        <w:ind w:right="9"/>
        <w:rPr>
          <w:ins w:id="10937" w:author="Dr Mamadou SANOGO" w:date="2023-10-25T14:52:00Z"/>
          <w:color w:val="000000" w:themeColor="text1"/>
          <w:szCs w:val="24"/>
          <w:rPrChange w:id="10938" w:author="Dr Mamadou SANOGO" w:date="2023-10-25T18:15:00Z">
            <w:rPr>
              <w:ins w:id="10939" w:author="Dr Mamadou SANOGO" w:date="2023-10-25T14:52:00Z"/>
              <w:color w:val="000000"/>
              <w:szCs w:val="24"/>
            </w:rPr>
          </w:rPrChange>
        </w:rPr>
      </w:pPr>
    </w:p>
    <w:p w14:paraId="5A532E7A" w14:textId="2C20C594" w:rsidR="00837877" w:rsidRPr="007A4AFC" w:rsidRDefault="00837877" w:rsidP="00011374">
      <w:pPr>
        <w:widowControl w:val="0"/>
        <w:autoSpaceDE w:val="0"/>
        <w:autoSpaceDN w:val="0"/>
        <w:adjustRightInd w:val="0"/>
        <w:spacing w:line="240" w:lineRule="auto"/>
        <w:ind w:right="9"/>
        <w:rPr>
          <w:ins w:id="10940" w:author="Dr Mamadou SANOGO" w:date="2023-10-25T14:52:00Z"/>
          <w:color w:val="000000" w:themeColor="text1"/>
          <w:szCs w:val="24"/>
          <w:rPrChange w:id="10941" w:author="Dr Mamadou SANOGO" w:date="2023-10-25T18:15:00Z">
            <w:rPr>
              <w:ins w:id="10942" w:author="Dr Mamadou SANOGO" w:date="2023-10-25T14:52:00Z"/>
              <w:color w:val="000000"/>
              <w:szCs w:val="24"/>
            </w:rPr>
          </w:rPrChange>
        </w:rPr>
      </w:pPr>
    </w:p>
    <w:p w14:paraId="00487D7C" w14:textId="2D2A1245" w:rsidR="00837877" w:rsidRPr="007A4AFC" w:rsidRDefault="00837877" w:rsidP="00011374">
      <w:pPr>
        <w:widowControl w:val="0"/>
        <w:autoSpaceDE w:val="0"/>
        <w:autoSpaceDN w:val="0"/>
        <w:adjustRightInd w:val="0"/>
        <w:spacing w:line="240" w:lineRule="auto"/>
        <w:ind w:right="9"/>
        <w:rPr>
          <w:ins w:id="10943" w:author="Dr Mamadou SANOGO" w:date="2023-10-25T14:52:00Z"/>
          <w:color w:val="000000" w:themeColor="text1"/>
          <w:szCs w:val="24"/>
          <w:rPrChange w:id="10944" w:author="Dr Mamadou SANOGO" w:date="2023-10-25T18:15:00Z">
            <w:rPr>
              <w:ins w:id="10945" w:author="Dr Mamadou SANOGO" w:date="2023-10-25T14:52:00Z"/>
              <w:color w:val="000000"/>
              <w:szCs w:val="24"/>
            </w:rPr>
          </w:rPrChange>
        </w:rPr>
      </w:pPr>
    </w:p>
    <w:p w14:paraId="420BBAC1" w14:textId="2F20B3F0" w:rsidR="00837877" w:rsidRPr="007A4AFC" w:rsidRDefault="00837877" w:rsidP="00011374">
      <w:pPr>
        <w:widowControl w:val="0"/>
        <w:autoSpaceDE w:val="0"/>
        <w:autoSpaceDN w:val="0"/>
        <w:adjustRightInd w:val="0"/>
        <w:spacing w:line="240" w:lineRule="auto"/>
        <w:ind w:right="9"/>
        <w:rPr>
          <w:ins w:id="10946" w:author="Dr Mamadou SANOGO" w:date="2023-10-25T14:52:00Z"/>
          <w:color w:val="000000" w:themeColor="text1"/>
          <w:szCs w:val="24"/>
          <w:rPrChange w:id="10947" w:author="Dr Mamadou SANOGO" w:date="2023-10-25T18:15:00Z">
            <w:rPr>
              <w:ins w:id="10948" w:author="Dr Mamadou SANOGO" w:date="2023-10-25T14:52:00Z"/>
              <w:color w:val="000000"/>
              <w:szCs w:val="24"/>
            </w:rPr>
          </w:rPrChange>
        </w:rPr>
      </w:pPr>
    </w:p>
    <w:p w14:paraId="14A3C599" w14:textId="4A394D95" w:rsidR="00837877" w:rsidRPr="007A4AFC" w:rsidRDefault="00837877" w:rsidP="00011374">
      <w:pPr>
        <w:widowControl w:val="0"/>
        <w:autoSpaceDE w:val="0"/>
        <w:autoSpaceDN w:val="0"/>
        <w:adjustRightInd w:val="0"/>
        <w:spacing w:line="240" w:lineRule="auto"/>
        <w:ind w:right="9"/>
        <w:rPr>
          <w:ins w:id="10949" w:author="Dr Mamadou SANOGO" w:date="2023-10-25T14:52:00Z"/>
          <w:color w:val="000000" w:themeColor="text1"/>
          <w:szCs w:val="24"/>
          <w:rPrChange w:id="10950" w:author="Dr Mamadou SANOGO" w:date="2023-10-25T18:15:00Z">
            <w:rPr>
              <w:ins w:id="10951" w:author="Dr Mamadou SANOGO" w:date="2023-10-25T14:52:00Z"/>
              <w:color w:val="000000"/>
              <w:szCs w:val="24"/>
            </w:rPr>
          </w:rPrChange>
        </w:rPr>
      </w:pPr>
    </w:p>
    <w:p w14:paraId="1362294B" w14:textId="1E48DCB5" w:rsidR="00837877" w:rsidRPr="007A4AFC" w:rsidRDefault="00837877" w:rsidP="00011374">
      <w:pPr>
        <w:widowControl w:val="0"/>
        <w:autoSpaceDE w:val="0"/>
        <w:autoSpaceDN w:val="0"/>
        <w:adjustRightInd w:val="0"/>
        <w:spacing w:line="240" w:lineRule="auto"/>
        <w:ind w:right="9"/>
        <w:rPr>
          <w:ins w:id="10952" w:author="Dr Mamadou SANOGO" w:date="2023-10-25T14:52:00Z"/>
          <w:color w:val="000000" w:themeColor="text1"/>
          <w:szCs w:val="24"/>
          <w:rPrChange w:id="10953" w:author="Dr Mamadou SANOGO" w:date="2023-10-25T18:15:00Z">
            <w:rPr>
              <w:ins w:id="10954" w:author="Dr Mamadou SANOGO" w:date="2023-10-25T14:52:00Z"/>
              <w:color w:val="000000"/>
              <w:szCs w:val="24"/>
            </w:rPr>
          </w:rPrChange>
        </w:rPr>
      </w:pPr>
    </w:p>
    <w:p w14:paraId="6C47CF56" w14:textId="5E4D8C8A" w:rsidR="00837877" w:rsidRPr="007A4AFC" w:rsidRDefault="00837877" w:rsidP="00011374">
      <w:pPr>
        <w:widowControl w:val="0"/>
        <w:autoSpaceDE w:val="0"/>
        <w:autoSpaceDN w:val="0"/>
        <w:adjustRightInd w:val="0"/>
        <w:spacing w:line="240" w:lineRule="auto"/>
        <w:ind w:right="9"/>
        <w:rPr>
          <w:ins w:id="10955" w:author="Dr Mamadou SANOGO" w:date="2023-10-25T14:52:00Z"/>
          <w:color w:val="000000" w:themeColor="text1"/>
          <w:szCs w:val="24"/>
          <w:rPrChange w:id="10956" w:author="Dr Mamadou SANOGO" w:date="2023-10-25T18:15:00Z">
            <w:rPr>
              <w:ins w:id="10957" w:author="Dr Mamadou SANOGO" w:date="2023-10-25T14:52:00Z"/>
              <w:color w:val="000000"/>
              <w:szCs w:val="24"/>
            </w:rPr>
          </w:rPrChange>
        </w:rPr>
      </w:pPr>
    </w:p>
    <w:p w14:paraId="60156266" w14:textId="153DA9B9" w:rsidR="00837877" w:rsidRPr="007A4AFC" w:rsidRDefault="00837877" w:rsidP="00011374">
      <w:pPr>
        <w:widowControl w:val="0"/>
        <w:autoSpaceDE w:val="0"/>
        <w:autoSpaceDN w:val="0"/>
        <w:adjustRightInd w:val="0"/>
        <w:spacing w:line="240" w:lineRule="auto"/>
        <w:ind w:right="9"/>
        <w:rPr>
          <w:ins w:id="10958" w:author="Dr Mamadou SANOGO" w:date="2023-10-25T14:52:00Z"/>
          <w:color w:val="000000" w:themeColor="text1"/>
          <w:szCs w:val="24"/>
          <w:rPrChange w:id="10959" w:author="Dr Mamadou SANOGO" w:date="2023-10-25T18:15:00Z">
            <w:rPr>
              <w:ins w:id="10960" w:author="Dr Mamadou SANOGO" w:date="2023-10-25T14:52:00Z"/>
              <w:color w:val="000000"/>
              <w:szCs w:val="24"/>
            </w:rPr>
          </w:rPrChange>
        </w:rPr>
      </w:pPr>
    </w:p>
    <w:p w14:paraId="79A4CEC2" w14:textId="5566D7D5" w:rsidR="00837877" w:rsidRPr="007A4AFC" w:rsidRDefault="00837877" w:rsidP="00011374">
      <w:pPr>
        <w:widowControl w:val="0"/>
        <w:autoSpaceDE w:val="0"/>
        <w:autoSpaceDN w:val="0"/>
        <w:adjustRightInd w:val="0"/>
        <w:spacing w:line="240" w:lineRule="auto"/>
        <w:ind w:right="9"/>
        <w:rPr>
          <w:ins w:id="10961" w:author="Dr Mamadou SANOGO" w:date="2023-10-25T14:52:00Z"/>
          <w:color w:val="000000" w:themeColor="text1"/>
          <w:szCs w:val="24"/>
          <w:rPrChange w:id="10962" w:author="Dr Mamadou SANOGO" w:date="2023-10-25T18:15:00Z">
            <w:rPr>
              <w:ins w:id="10963" w:author="Dr Mamadou SANOGO" w:date="2023-10-25T14:52:00Z"/>
              <w:color w:val="000000"/>
              <w:szCs w:val="24"/>
            </w:rPr>
          </w:rPrChange>
        </w:rPr>
      </w:pPr>
    </w:p>
    <w:p w14:paraId="6572F280" w14:textId="4DBF70D0" w:rsidR="00837877" w:rsidRPr="007A4AFC" w:rsidRDefault="00837877" w:rsidP="00011374">
      <w:pPr>
        <w:widowControl w:val="0"/>
        <w:autoSpaceDE w:val="0"/>
        <w:autoSpaceDN w:val="0"/>
        <w:adjustRightInd w:val="0"/>
        <w:spacing w:line="240" w:lineRule="auto"/>
        <w:ind w:right="9"/>
        <w:rPr>
          <w:ins w:id="10964" w:author="Dr Mamadou SANOGO" w:date="2023-10-25T14:52:00Z"/>
          <w:color w:val="000000" w:themeColor="text1"/>
          <w:szCs w:val="24"/>
          <w:rPrChange w:id="10965" w:author="Dr Mamadou SANOGO" w:date="2023-10-25T18:15:00Z">
            <w:rPr>
              <w:ins w:id="10966" w:author="Dr Mamadou SANOGO" w:date="2023-10-25T14:52:00Z"/>
              <w:color w:val="000000"/>
              <w:szCs w:val="24"/>
            </w:rPr>
          </w:rPrChange>
        </w:rPr>
      </w:pPr>
    </w:p>
    <w:p w14:paraId="4457AEA8" w14:textId="16D39233" w:rsidR="00837877" w:rsidRPr="007A4AFC" w:rsidRDefault="00837877" w:rsidP="00011374">
      <w:pPr>
        <w:widowControl w:val="0"/>
        <w:autoSpaceDE w:val="0"/>
        <w:autoSpaceDN w:val="0"/>
        <w:adjustRightInd w:val="0"/>
        <w:spacing w:line="240" w:lineRule="auto"/>
        <w:ind w:right="9"/>
        <w:rPr>
          <w:ins w:id="10967" w:author="Dr Mamadou SANOGO" w:date="2023-10-25T14:52:00Z"/>
          <w:color w:val="000000" w:themeColor="text1"/>
          <w:szCs w:val="24"/>
          <w:rPrChange w:id="10968" w:author="Dr Mamadou SANOGO" w:date="2023-10-25T18:15:00Z">
            <w:rPr>
              <w:ins w:id="10969" w:author="Dr Mamadou SANOGO" w:date="2023-10-25T14:52:00Z"/>
              <w:color w:val="000000"/>
              <w:szCs w:val="24"/>
            </w:rPr>
          </w:rPrChange>
        </w:rPr>
      </w:pPr>
    </w:p>
    <w:p w14:paraId="4D9C7436" w14:textId="0D757155" w:rsidR="00837877" w:rsidRPr="007A4AFC" w:rsidRDefault="00837877" w:rsidP="00011374">
      <w:pPr>
        <w:widowControl w:val="0"/>
        <w:autoSpaceDE w:val="0"/>
        <w:autoSpaceDN w:val="0"/>
        <w:adjustRightInd w:val="0"/>
        <w:spacing w:line="240" w:lineRule="auto"/>
        <w:ind w:right="9"/>
        <w:rPr>
          <w:ins w:id="10970" w:author="Dr Mamadou SANOGO" w:date="2023-10-25T14:52:00Z"/>
          <w:color w:val="000000" w:themeColor="text1"/>
          <w:szCs w:val="24"/>
          <w:rPrChange w:id="10971" w:author="Dr Mamadou SANOGO" w:date="2023-10-25T18:15:00Z">
            <w:rPr>
              <w:ins w:id="10972" w:author="Dr Mamadou SANOGO" w:date="2023-10-25T14:52:00Z"/>
              <w:color w:val="000000"/>
              <w:szCs w:val="24"/>
            </w:rPr>
          </w:rPrChange>
        </w:rPr>
      </w:pPr>
    </w:p>
    <w:p w14:paraId="6D8978A2" w14:textId="28B79F17" w:rsidR="00837877" w:rsidRPr="007A4AFC" w:rsidRDefault="00837877" w:rsidP="00011374">
      <w:pPr>
        <w:widowControl w:val="0"/>
        <w:autoSpaceDE w:val="0"/>
        <w:autoSpaceDN w:val="0"/>
        <w:adjustRightInd w:val="0"/>
        <w:spacing w:line="240" w:lineRule="auto"/>
        <w:ind w:right="9"/>
        <w:rPr>
          <w:ins w:id="10973" w:author="Dr Mamadou SANOGO" w:date="2023-10-25T14:52:00Z"/>
          <w:color w:val="000000" w:themeColor="text1"/>
          <w:szCs w:val="24"/>
          <w:rPrChange w:id="10974" w:author="Dr Mamadou SANOGO" w:date="2023-10-25T18:15:00Z">
            <w:rPr>
              <w:ins w:id="10975" w:author="Dr Mamadou SANOGO" w:date="2023-10-25T14:52:00Z"/>
              <w:color w:val="000000"/>
              <w:szCs w:val="24"/>
            </w:rPr>
          </w:rPrChange>
        </w:rPr>
      </w:pPr>
    </w:p>
    <w:p w14:paraId="275EECF4" w14:textId="062D693A" w:rsidR="00837877" w:rsidRPr="007A4AFC" w:rsidRDefault="00837877" w:rsidP="00011374">
      <w:pPr>
        <w:widowControl w:val="0"/>
        <w:autoSpaceDE w:val="0"/>
        <w:autoSpaceDN w:val="0"/>
        <w:adjustRightInd w:val="0"/>
        <w:spacing w:line="240" w:lineRule="auto"/>
        <w:ind w:right="9"/>
        <w:rPr>
          <w:ins w:id="10976" w:author="Dr Mamadou SANOGO" w:date="2023-10-25T14:52:00Z"/>
          <w:color w:val="000000" w:themeColor="text1"/>
          <w:szCs w:val="24"/>
          <w:rPrChange w:id="10977" w:author="Dr Mamadou SANOGO" w:date="2023-10-25T18:15:00Z">
            <w:rPr>
              <w:ins w:id="10978" w:author="Dr Mamadou SANOGO" w:date="2023-10-25T14:52:00Z"/>
              <w:color w:val="000000"/>
              <w:szCs w:val="24"/>
            </w:rPr>
          </w:rPrChange>
        </w:rPr>
      </w:pPr>
    </w:p>
    <w:p w14:paraId="172A8295" w14:textId="3BE3B6D0" w:rsidR="00837877" w:rsidRPr="007A4AFC" w:rsidRDefault="00837877" w:rsidP="00011374">
      <w:pPr>
        <w:widowControl w:val="0"/>
        <w:autoSpaceDE w:val="0"/>
        <w:autoSpaceDN w:val="0"/>
        <w:adjustRightInd w:val="0"/>
        <w:spacing w:line="240" w:lineRule="auto"/>
        <w:ind w:right="9"/>
        <w:rPr>
          <w:ins w:id="10979" w:author="Dr Mamadou SANOGO" w:date="2023-10-25T14:52:00Z"/>
          <w:color w:val="000000" w:themeColor="text1"/>
          <w:szCs w:val="24"/>
          <w:rPrChange w:id="10980" w:author="Dr Mamadou SANOGO" w:date="2023-10-25T18:15:00Z">
            <w:rPr>
              <w:ins w:id="10981" w:author="Dr Mamadou SANOGO" w:date="2023-10-25T14:52:00Z"/>
              <w:color w:val="000000"/>
              <w:szCs w:val="24"/>
            </w:rPr>
          </w:rPrChange>
        </w:rPr>
      </w:pPr>
    </w:p>
    <w:p w14:paraId="29E92919" w14:textId="0093B068" w:rsidR="00837877" w:rsidRPr="007A4AFC" w:rsidRDefault="00837877" w:rsidP="00011374">
      <w:pPr>
        <w:widowControl w:val="0"/>
        <w:autoSpaceDE w:val="0"/>
        <w:autoSpaceDN w:val="0"/>
        <w:adjustRightInd w:val="0"/>
        <w:spacing w:line="240" w:lineRule="auto"/>
        <w:ind w:right="9"/>
        <w:rPr>
          <w:ins w:id="10982" w:author="Dr Mamadou SANOGO" w:date="2023-10-25T14:52:00Z"/>
          <w:color w:val="000000" w:themeColor="text1"/>
          <w:szCs w:val="24"/>
          <w:rPrChange w:id="10983" w:author="Dr Mamadou SANOGO" w:date="2023-10-25T18:15:00Z">
            <w:rPr>
              <w:ins w:id="10984" w:author="Dr Mamadou SANOGO" w:date="2023-10-25T14:52:00Z"/>
              <w:color w:val="000000"/>
              <w:szCs w:val="24"/>
            </w:rPr>
          </w:rPrChange>
        </w:rPr>
      </w:pPr>
    </w:p>
    <w:p w14:paraId="3CE342B3" w14:textId="4B943F9A" w:rsidR="00837877" w:rsidRPr="007A4AFC" w:rsidRDefault="00837877" w:rsidP="00011374">
      <w:pPr>
        <w:widowControl w:val="0"/>
        <w:autoSpaceDE w:val="0"/>
        <w:autoSpaceDN w:val="0"/>
        <w:adjustRightInd w:val="0"/>
        <w:spacing w:line="240" w:lineRule="auto"/>
        <w:ind w:right="9"/>
        <w:rPr>
          <w:ins w:id="10985" w:author="Dr Mamadou SANOGO" w:date="2023-10-25T14:52:00Z"/>
          <w:color w:val="000000" w:themeColor="text1"/>
          <w:szCs w:val="24"/>
          <w:rPrChange w:id="10986" w:author="Dr Mamadou SANOGO" w:date="2023-10-25T18:15:00Z">
            <w:rPr>
              <w:ins w:id="10987" w:author="Dr Mamadou SANOGO" w:date="2023-10-25T14:52:00Z"/>
              <w:color w:val="000000"/>
              <w:szCs w:val="24"/>
            </w:rPr>
          </w:rPrChange>
        </w:rPr>
      </w:pPr>
    </w:p>
    <w:p w14:paraId="1158CC2E" w14:textId="52C7F44C" w:rsidR="00837877" w:rsidRPr="007A4AFC" w:rsidRDefault="00837877" w:rsidP="00011374">
      <w:pPr>
        <w:widowControl w:val="0"/>
        <w:autoSpaceDE w:val="0"/>
        <w:autoSpaceDN w:val="0"/>
        <w:adjustRightInd w:val="0"/>
        <w:spacing w:line="240" w:lineRule="auto"/>
        <w:ind w:right="9"/>
        <w:rPr>
          <w:ins w:id="10988" w:author="Dr Mamadou SANOGO" w:date="2023-10-25T14:52:00Z"/>
          <w:color w:val="000000" w:themeColor="text1"/>
          <w:szCs w:val="24"/>
          <w:rPrChange w:id="10989" w:author="Dr Mamadou SANOGO" w:date="2023-10-25T18:15:00Z">
            <w:rPr>
              <w:ins w:id="10990" w:author="Dr Mamadou SANOGO" w:date="2023-10-25T14:52:00Z"/>
              <w:color w:val="000000"/>
              <w:szCs w:val="24"/>
            </w:rPr>
          </w:rPrChange>
        </w:rPr>
      </w:pPr>
    </w:p>
    <w:p w14:paraId="5BF3DA67" w14:textId="11905A26" w:rsidR="00837877" w:rsidRPr="007A4AFC" w:rsidRDefault="00837877" w:rsidP="00011374">
      <w:pPr>
        <w:widowControl w:val="0"/>
        <w:autoSpaceDE w:val="0"/>
        <w:autoSpaceDN w:val="0"/>
        <w:adjustRightInd w:val="0"/>
        <w:spacing w:line="240" w:lineRule="auto"/>
        <w:ind w:right="9"/>
        <w:rPr>
          <w:ins w:id="10991" w:author="Dr Mamadou SANOGO" w:date="2023-10-25T14:52:00Z"/>
          <w:color w:val="000000" w:themeColor="text1"/>
          <w:szCs w:val="24"/>
          <w:rPrChange w:id="10992" w:author="Dr Mamadou SANOGO" w:date="2023-10-25T18:15:00Z">
            <w:rPr>
              <w:ins w:id="10993" w:author="Dr Mamadou SANOGO" w:date="2023-10-25T14:52:00Z"/>
              <w:color w:val="000000"/>
              <w:szCs w:val="24"/>
            </w:rPr>
          </w:rPrChange>
        </w:rPr>
      </w:pPr>
    </w:p>
    <w:p w14:paraId="69DF2DFB" w14:textId="7CCC6B65" w:rsidR="00837877" w:rsidRPr="007A4AFC" w:rsidRDefault="00837877" w:rsidP="00011374">
      <w:pPr>
        <w:widowControl w:val="0"/>
        <w:autoSpaceDE w:val="0"/>
        <w:autoSpaceDN w:val="0"/>
        <w:adjustRightInd w:val="0"/>
        <w:spacing w:line="240" w:lineRule="auto"/>
        <w:ind w:right="9"/>
        <w:rPr>
          <w:ins w:id="10994" w:author="Dr Mamadou SANOGO" w:date="2023-10-25T14:52:00Z"/>
          <w:color w:val="000000" w:themeColor="text1"/>
          <w:szCs w:val="24"/>
          <w:rPrChange w:id="10995" w:author="Dr Mamadou SANOGO" w:date="2023-10-25T18:15:00Z">
            <w:rPr>
              <w:ins w:id="10996" w:author="Dr Mamadou SANOGO" w:date="2023-10-25T14:52:00Z"/>
              <w:color w:val="000000"/>
              <w:szCs w:val="24"/>
            </w:rPr>
          </w:rPrChange>
        </w:rPr>
      </w:pPr>
    </w:p>
    <w:p w14:paraId="4940FEE5" w14:textId="3D4F1466" w:rsidR="00837877" w:rsidRPr="007A4AFC" w:rsidRDefault="00837877" w:rsidP="00011374">
      <w:pPr>
        <w:widowControl w:val="0"/>
        <w:autoSpaceDE w:val="0"/>
        <w:autoSpaceDN w:val="0"/>
        <w:adjustRightInd w:val="0"/>
        <w:spacing w:line="240" w:lineRule="auto"/>
        <w:ind w:right="9"/>
        <w:rPr>
          <w:ins w:id="10997" w:author="Dr Mamadou SANOGO" w:date="2023-10-25T14:52:00Z"/>
          <w:color w:val="000000" w:themeColor="text1"/>
          <w:szCs w:val="24"/>
          <w:rPrChange w:id="10998" w:author="Dr Mamadou SANOGO" w:date="2023-10-25T18:15:00Z">
            <w:rPr>
              <w:ins w:id="10999" w:author="Dr Mamadou SANOGO" w:date="2023-10-25T14:52:00Z"/>
              <w:color w:val="000000"/>
              <w:szCs w:val="24"/>
            </w:rPr>
          </w:rPrChange>
        </w:rPr>
      </w:pPr>
    </w:p>
    <w:p w14:paraId="1DCE5A15" w14:textId="77328506" w:rsidR="00837877" w:rsidRPr="007A4AFC" w:rsidRDefault="00837877" w:rsidP="00011374">
      <w:pPr>
        <w:widowControl w:val="0"/>
        <w:autoSpaceDE w:val="0"/>
        <w:autoSpaceDN w:val="0"/>
        <w:adjustRightInd w:val="0"/>
        <w:spacing w:line="240" w:lineRule="auto"/>
        <w:ind w:right="9"/>
        <w:rPr>
          <w:ins w:id="11000" w:author="Dr Mamadou SANOGO" w:date="2023-10-25T14:52:00Z"/>
          <w:color w:val="000000" w:themeColor="text1"/>
          <w:szCs w:val="24"/>
          <w:rPrChange w:id="11001" w:author="Dr Mamadou SANOGO" w:date="2023-10-25T18:15:00Z">
            <w:rPr>
              <w:ins w:id="11002" w:author="Dr Mamadou SANOGO" w:date="2023-10-25T14:52:00Z"/>
              <w:color w:val="000000"/>
              <w:szCs w:val="24"/>
            </w:rPr>
          </w:rPrChange>
        </w:rPr>
      </w:pPr>
    </w:p>
    <w:p w14:paraId="682640F8" w14:textId="58E5B36B" w:rsidR="00837877" w:rsidRPr="007A4AFC" w:rsidRDefault="00837877" w:rsidP="00011374">
      <w:pPr>
        <w:widowControl w:val="0"/>
        <w:autoSpaceDE w:val="0"/>
        <w:autoSpaceDN w:val="0"/>
        <w:adjustRightInd w:val="0"/>
        <w:spacing w:line="240" w:lineRule="auto"/>
        <w:ind w:right="9"/>
        <w:rPr>
          <w:ins w:id="11003" w:author="Dr Mamadou SANOGO" w:date="2023-10-25T14:52:00Z"/>
          <w:color w:val="000000" w:themeColor="text1"/>
          <w:szCs w:val="24"/>
          <w:rPrChange w:id="11004" w:author="Dr Mamadou SANOGO" w:date="2023-10-25T18:15:00Z">
            <w:rPr>
              <w:ins w:id="11005" w:author="Dr Mamadou SANOGO" w:date="2023-10-25T14:52:00Z"/>
              <w:color w:val="000000"/>
              <w:szCs w:val="24"/>
            </w:rPr>
          </w:rPrChange>
        </w:rPr>
      </w:pPr>
    </w:p>
    <w:p w14:paraId="7F2102F5" w14:textId="45BD1BBB" w:rsidR="00837877" w:rsidRPr="007A4AFC" w:rsidRDefault="00837877" w:rsidP="00011374">
      <w:pPr>
        <w:widowControl w:val="0"/>
        <w:autoSpaceDE w:val="0"/>
        <w:autoSpaceDN w:val="0"/>
        <w:adjustRightInd w:val="0"/>
        <w:spacing w:line="240" w:lineRule="auto"/>
        <w:ind w:right="9"/>
        <w:rPr>
          <w:ins w:id="11006" w:author="Dr Mamadou SANOGO" w:date="2023-10-25T14:52:00Z"/>
          <w:color w:val="000000" w:themeColor="text1"/>
          <w:szCs w:val="24"/>
          <w:rPrChange w:id="11007" w:author="Dr Mamadou SANOGO" w:date="2023-10-25T18:15:00Z">
            <w:rPr>
              <w:ins w:id="11008" w:author="Dr Mamadou SANOGO" w:date="2023-10-25T14:52:00Z"/>
              <w:color w:val="000000"/>
              <w:szCs w:val="24"/>
            </w:rPr>
          </w:rPrChange>
        </w:rPr>
      </w:pPr>
    </w:p>
    <w:p w14:paraId="02DD9BD2" w14:textId="50FD4404" w:rsidR="00837877" w:rsidRPr="007A4AFC" w:rsidRDefault="00837877" w:rsidP="00011374">
      <w:pPr>
        <w:widowControl w:val="0"/>
        <w:autoSpaceDE w:val="0"/>
        <w:autoSpaceDN w:val="0"/>
        <w:adjustRightInd w:val="0"/>
        <w:spacing w:line="240" w:lineRule="auto"/>
        <w:ind w:right="9"/>
        <w:rPr>
          <w:ins w:id="11009" w:author="Dr Mamadou SANOGO" w:date="2023-10-25T14:52:00Z"/>
          <w:color w:val="000000" w:themeColor="text1"/>
          <w:szCs w:val="24"/>
          <w:rPrChange w:id="11010" w:author="Dr Mamadou SANOGO" w:date="2023-10-25T18:15:00Z">
            <w:rPr>
              <w:ins w:id="11011" w:author="Dr Mamadou SANOGO" w:date="2023-10-25T14:52:00Z"/>
              <w:color w:val="000000"/>
              <w:szCs w:val="24"/>
            </w:rPr>
          </w:rPrChange>
        </w:rPr>
      </w:pPr>
    </w:p>
    <w:p w14:paraId="1F272B7E" w14:textId="612BD351" w:rsidR="00837877" w:rsidRPr="007A4AFC" w:rsidRDefault="00837877" w:rsidP="00011374">
      <w:pPr>
        <w:widowControl w:val="0"/>
        <w:autoSpaceDE w:val="0"/>
        <w:autoSpaceDN w:val="0"/>
        <w:adjustRightInd w:val="0"/>
        <w:spacing w:line="240" w:lineRule="auto"/>
        <w:ind w:right="9"/>
        <w:rPr>
          <w:ins w:id="11012" w:author="Dr Mamadou SANOGO" w:date="2023-10-25T14:52:00Z"/>
          <w:color w:val="000000" w:themeColor="text1"/>
          <w:szCs w:val="24"/>
          <w:rPrChange w:id="11013" w:author="Dr Mamadou SANOGO" w:date="2023-10-25T18:15:00Z">
            <w:rPr>
              <w:ins w:id="11014" w:author="Dr Mamadou SANOGO" w:date="2023-10-25T14:52:00Z"/>
              <w:color w:val="000000"/>
              <w:szCs w:val="24"/>
            </w:rPr>
          </w:rPrChange>
        </w:rPr>
      </w:pPr>
    </w:p>
    <w:p w14:paraId="6956AC21" w14:textId="4D4AB272" w:rsidR="00837877" w:rsidRPr="007A4AFC" w:rsidRDefault="00837877" w:rsidP="00011374">
      <w:pPr>
        <w:widowControl w:val="0"/>
        <w:autoSpaceDE w:val="0"/>
        <w:autoSpaceDN w:val="0"/>
        <w:adjustRightInd w:val="0"/>
        <w:spacing w:line="240" w:lineRule="auto"/>
        <w:ind w:right="9"/>
        <w:rPr>
          <w:ins w:id="11015" w:author="Dr Mamadou SANOGO" w:date="2023-10-25T14:52:00Z"/>
          <w:color w:val="000000" w:themeColor="text1"/>
          <w:szCs w:val="24"/>
          <w:rPrChange w:id="11016" w:author="Dr Mamadou SANOGO" w:date="2023-10-25T18:15:00Z">
            <w:rPr>
              <w:ins w:id="11017" w:author="Dr Mamadou SANOGO" w:date="2023-10-25T14:52:00Z"/>
              <w:color w:val="000000"/>
              <w:szCs w:val="24"/>
            </w:rPr>
          </w:rPrChange>
        </w:rPr>
      </w:pPr>
    </w:p>
    <w:p w14:paraId="45AC9F3F" w14:textId="465F4198" w:rsidR="00837877" w:rsidRPr="007A4AFC" w:rsidRDefault="00837877" w:rsidP="00011374">
      <w:pPr>
        <w:widowControl w:val="0"/>
        <w:autoSpaceDE w:val="0"/>
        <w:autoSpaceDN w:val="0"/>
        <w:adjustRightInd w:val="0"/>
        <w:spacing w:line="240" w:lineRule="auto"/>
        <w:ind w:right="9"/>
        <w:rPr>
          <w:ins w:id="11018" w:author="Dr Mamadou SANOGO" w:date="2023-10-25T14:52:00Z"/>
          <w:color w:val="000000" w:themeColor="text1"/>
          <w:szCs w:val="24"/>
          <w:rPrChange w:id="11019" w:author="Dr Mamadou SANOGO" w:date="2023-10-25T18:15:00Z">
            <w:rPr>
              <w:ins w:id="11020" w:author="Dr Mamadou SANOGO" w:date="2023-10-25T14:52:00Z"/>
              <w:color w:val="000000"/>
              <w:szCs w:val="24"/>
            </w:rPr>
          </w:rPrChange>
        </w:rPr>
      </w:pPr>
    </w:p>
    <w:p w14:paraId="4F643C2F" w14:textId="27995082" w:rsidR="00837877" w:rsidRPr="007A4AFC" w:rsidRDefault="00837877" w:rsidP="00011374">
      <w:pPr>
        <w:widowControl w:val="0"/>
        <w:autoSpaceDE w:val="0"/>
        <w:autoSpaceDN w:val="0"/>
        <w:adjustRightInd w:val="0"/>
        <w:spacing w:line="240" w:lineRule="auto"/>
        <w:ind w:right="9"/>
        <w:rPr>
          <w:ins w:id="11021" w:author="Dr Mamadou SANOGO" w:date="2023-10-25T14:52:00Z"/>
          <w:color w:val="000000" w:themeColor="text1"/>
          <w:szCs w:val="24"/>
          <w:rPrChange w:id="11022" w:author="Dr Mamadou SANOGO" w:date="2023-10-25T18:15:00Z">
            <w:rPr>
              <w:ins w:id="11023" w:author="Dr Mamadou SANOGO" w:date="2023-10-25T14:52:00Z"/>
              <w:color w:val="000000"/>
              <w:szCs w:val="24"/>
            </w:rPr>
          </w:rPrChange>
        </w:rPr>
      </w:pPr>
    </w:p>
    <w:p w14:paraId="3FB26331" w14:textId="23EE886D" w:rsidR="00837877" w:rsidRPr="007A4AFC" w:rsidRDefault="00837877" w:rsidP="00011374">
      <w:pPr>
        <w:widowControl w:val="0"/>
        <w:autoSpaceDE w:val="0"/>
        <w:autoSpaceDN w:val="0"/>
        <w:adjustRightInd w:val="0"/>
        <w:spacing w:line="240" w:lineRule="auto"/>
        <w:ind w:right="9"/>
        <w:rPr>
          <w:ins w:id="11024" w:author="Dr Mamadou SANOGO" w:date="2023-10-25T14:52:00Z"/>
          <w:color w:val="000000" w:themeColor="text1"/>
          <w:szCs w:val="24"/>
          <w:rPrChange w:id="11025" w:author="Dr Mamadou SANOGO" w:date="2023-10-25T18:15:00Z">
            <w:rPr>
              <w:ins w:id="11026" w:author="Dr Mamadou SANOGO" w:date="2023-10-25T14:52:00Z"/>
              <w:color w:val="000000"/>
              <w:szCs w:val="24"/>
            </w:rPr>
          </w:rPrChange>
        </w:rPr>
      </w:pPr>
    </w:p>
    <w:p w14:paraId="10F491BF" w14:textId="3D314359" w:rsidR="00837877" w:rsidRPr="007A4AFC" w:rsidRDefault="00837877" w:rsidP="00011374">
      <w:pPr>
        <w:widowControl w:val="0"/>
        <w:autoSpaceDE w:val="0"/>
        <w:autoSpaceDN w:val="0"/>
        <w:adjustRightInd w:val="0"/>
        <w:spacing w:line="240" w:lineRule="auto"/>
        <w:ind w:right="9"/>
        <w:rPr>
          <w:ins w:id="11027" w:author="Dr Mamadou SANOGO" w:date="2023-10-25T14:52:00Z"/>
          <w:color w:val="000000" w:themeColor="text1"/>
          <w:szCs w:val="24"/>
          <w:rPrChange w:id="11028" w:author="Dr Mamadou SANOGO" w:date="2023-10-25T18:15:00Z">
            <w:rPr>
              <w:ins w:id="11029" w:author="Dr Mamadou SANOGO" w:date="2023-10-25T14:52:00Z"/>
              <w:color w:val="000000"/>
              <w:szCs w:val="24"/>
            </w:rPr>
          </w:rPrChange>
        </w:rPr>
      </w:pPr>
    </w:p>
    <w:p w14:paraId="25F175A4" w14:textId="45865006" w:rsidR="00837877" w:rsidRPr="007A4AFC" w:rsidRDefault="00837877" w:rsidP="00011374">
      <w:pPr>
        <w:widowControl w:val="0"/>
        <w:autoSpaceDE w:val="0"/>
        <w:autoSpaceDN w:val="0"/>
        <w:adjustRightInd w:val="0"/>
        <w:spacing w:line="240" w:lineRule="auto"/>
        <w:ind w:right="9"/>
        <w:rPr>
          <w:ins w:id="11030" w:author="Dr Mamadou SANOGO" w:date="2023-10-25T14:52:00Z"/>
          <w:color w:val="000000" w:themeColor="text1"/>
          <w:szCs w:val="24"/>
          <w:rPrChange w:id="11031" w:author="Dr Mamadou SANOGO" w:date="2023-10-25T18:15:00Z">
            <w:rPr>
              <w:ins w:id="11032" w:author="Dr Mamadou SANOGO" w:date="2023-10-25T14:52:00Z"/>
              <w:color w:val="000000"/>
              <w:szCs w:val="24"/>
            </w:rPr>
          </w:rPrChange>
        </w:rPr>
      </w:pPr>
    </w:p>
    <w:p w14:paraId="4CB8BE1C" w14:textId="3366EE9C" w:rsidR="00837877" w:rsidRPr="007A4AFC" w:rsidRDefault="00837877" w:rsidP="00011374">
      <w:pPr>
        <w:widowControl w:val="0"/>
        <w:autoSpaceDE w:val="0"/>
        <w:autoSpaceDN w:val="0"/>
        <w:adjustRightInd w:val="0"/>
        <w:spacing w:line="240" w:lineRule="auto"/>
        <w:ind w:right="9"/>
        <w:rPr>
          <w:ins w:id="11033" w:author="Dr Mamadou SANOGO" w:date="2023-10-25T14:52:00Z"/>
          <w:color w:val="000000" w:themeColor="text1"/>
          <w:szCs w:val="24"/>
          <w:rPrChange w:id="11034" w:author="Dr Mamadou SANOGO" w:date="2023-10-25T18:15:00Z">
            <w:rPr>
              <w:ins w:id="11035" w:author="Dr Mamadou SANOGO" w:date="2023-10-25T14:52:00Z"/>
              <w:color w:val="000000"/>
              <w:szCs w:val="24"/>
            </w:rPr>
          </w:rPrChange>
        </w:rPr>
      </w:pPr>
    </w:p>
    <w:p w14:paraId="0EDCB875" w14:textId="225AA9AB" w:rsidR="00837877" w:rsidRPr="007A4AFC" w:rsidRDefault="00837877" w:rsidP="00011374">
      <w:pPr>
        <w:widowControl w:val="0"/>
        <w:autoSpaceDE w:val="0"/>
        <w:autoSpaceDN w:val="0"/>
        <w:adjustRightInd w:val="0"/>
        <w:spacing w:line="240" w:lineRule="auto"/>
        <w:ind w:right="9"/>
        <w:rPr>
          <w:ins w:id="11036" w:author="Dr Mamadou SANOGO" w:date="2023-10-25T14:52:00Z"/>
          <w:color w:val="000000" w:themeColor="text1"/>
          <w:szCs w:val="24"/>
          <w:rPrChange w:id="11037" w:author="Dr Mamadou SANOGO" w:date="2023-10-25T18:15:00Z">
            <w:rPr>
              <w:ins w:id="11038" w:author="Dr Mamadou SANOGO" w:date="2023-10-25T14:52:00Z"/>
              <w:color w:val="000000"/>
              <w:szCs w:val="24"/>
            </w:rPr>
          </w:rPrChange>
        </w:rPr>
      </w:pPr>
    </w:p>
    <w:p w14:paraId="0B2BD5BF" w14:textId="03B17A20" w:rsidR="00837877" w:rsidRPr="007A4AFC" w:rsidRDefault="00837877" w:rsidP="00011374">
      <w:pPr>
        <w:widowControl w:val="0"/>
        <w:autoSpaceDE w:val="0"/>
        <w:autoSpaceDN w:val="0"/>
        <w:adjustRightInd w:val="0"/>
        <w:spacing w:line="240" w:lineRule="auto"/>
        <w:ind w:right="9"/>
        <w:rPr>
          <w:ins w:id="11039" w:author="Dr Mamadou SANOGO" w:date="2023-10-25T14:52:00Z"/>
          <w:color w:val="000000" w:themeColor="text1"/>
          <w:szCs w:val="24"/>
          <w:rPrChange w:id="11040" w:author="Dr Mamadou SANOGO" w:date="2023-10-25T18:15:00Z">
            <w:rPr>
              <w:ins w:id="11041" w:author="Dr Mamadou SANOGO" w:date="2023-10-25T14:52:00Z"/>
              <w:color w:val="000000"/>
              <w:szCs w:val="24"/>
            </w:rPr>
          </w:rPrChange>
        </w:rPr>
      </w:pPr>
    </w:p>
    <w:p w14:paraId="4AA6E123" w14:textId="60D2C739" w:rsidR="00837877" w:rsidRPr="007A4AFC" w:rsidRDefault="00837877" w:rsidP="00011374">
      <w:pPr>
        <w:widowControl w:val="0"/>
        <w:autoSpaceDE w:val="0"/>
        <w:autoSpaceDN w:val="0"/>
        <w:adjustRightInd w:val="0"/>
        <w:spacing w:line="240" w:lineRule="auto"/>
        <w:ind w:right="9"/>
        <w:rPr>
          <w:ins w:id="11042" w:author="Dr Mamadou SANOGO" w:date="2023-10-25T14:52:00Z"/>
          <w:color w:val="000000" w:themeColor="text1"/>
          <w:szCs w:val="24"/>
          <w:rPrChange w:id="11043" w:author="Dr Mamadou SANOGO" w:date="2023-10-25T18:15:00Z">
            <w:rPr>
              <w:ins w:id="11044" w:author="Dr Mamadou SANOGO" w:date="2023-10-25T14:52:00Z"/>
              <w:color w:val="000000"/>
              <w:szCs w:val="24"/>
            </w:rPr>
          </w:rPrChange>
        </w:rPr>
      </w:pPr>
    </w:p>
    <w:p w14:paraId="1131B458" w14:textId="4CCE334B" w:rsidR="00837877" w:rsidRPr="007A4AFC" w:rsidRDefault="00837877" w:rsidP="00011374">
      <w:pPr>
        <w:widowControl w:val="0"/>
        <w:autoSpaceDE w:val="0"/>
        <w:autoSpaceDN w:val="0"/>
        <w:adjustRightInd w:val="0"/>
        <w:spacing w:line="240" w:lineRule="auto"/>
        <w:ind w:right="9"/>
        <w:rPr>
          <w:ins w:id="11045" w:author="Dr Mamadou SANOGO" w:date="2023-10-25T14:52:00Z"/>
          <w:color w:val="000000" w:themeColor="text1"/>
          <w:szCs w:val="24"/>
          <w:rPrChange w:id="11046" w:author="Dr Mamadou SANOGO" w:date="2023-10-25T18:15:00Z">
            <w:rPr>
              <w:ins w:id="11047" w:author="Dr Mamadou SANOGO" w:date="2023-10-25T14:52:00Z"/>
              <w:color w:val="000000"/>
              <w:szCs w:val="24"/>
            </w:rPr>
          </w:rPrChange>
        </w:rPr>
      </w:pPr>
    </w:p>
    <w:p w14:paraId="1D92AD13" w14:textId="42151D52" w:rsidR="00837877" w:rsidRPr="007A4AFC" w:rsidRDefault="00837877" w:rsidP="00011374">
      <w:pPr>
        <w:widowControl w:val="0"/>
        <w:autoSpaceDE w:val="0"/>
        <w:autoSpaceDN w:val="0"/>
        <w:adjustRightInd w:val="0"/>
        <w:spacing w:line="240" w:lineRule="auto"/>
        <w:ind w:right="9"/>
        <w:rPr>
          <w:ins w:id="11048" w:author="Dr Mamadou SANOGO" w:date="2023-10-25T14:52:00Z"/>
          <w:color w:val="000000" w:themeColor="text1"/>
          <w:szCs w:val="24"/>
          <w:rPrChange w:id="11049" w:author="Dr Mamadou SANOGO" w:date="2023-10-25T18:15:00Z">
            <w:rPr>
              <w:ins w:id="11050" w:author="Dr Mamadou SANOGO" w:date="2023-10-25T14:52:00Z"/>
              <w:color w:val="000000"/>
              <w:szCs w:val="24"/>
            </w:rPr>
          </w:rPrChange>
        </w:rPr>
      </w:pPr>
    </w:p>
    <w:p w14:paraId="3F12A895" w14:textId="548E0B25" w:rsidR="00837877" w:rsidRPr="007A4AFC" w:rsidRDefault="00837877" w:rsidP="00011374">
      <w:pPr>
        <w:widowControl w:val="0"/>
        <w:autoSpaceDE w:val="0"/>
        <w:autoSpaceDN w:val="0"/>
        <w:adjustRightInd w:val="0"/>
        <w:spacing w:line="240" w:lineRule="auto"/>
        <w:ind w:right="9"/>
        <w:rPr>
          <w:ins w:id="11051" w:author="Dr Mamadou SANOGO" w:date="2023-10-25T14:52:00Z"/>
          <w:color w:val="000000" w:themeColor="text1"/>
          <w:szCs w:val="24"/>
          <w:rPrChange w:id="11052" w:author="Dr Mamadou SANOGO" w:date="2023-10-25T18:15:00Z">
            <w:rPr>
              <w:ins w:id="11053" w:author="Dr Mamadou SANOGO" w:date="2023-10-25T14:52:00Z"/>
              <w:color w:val="000000"/>
              <w:szCs w:val="24"/>
            </w:rPr>
          </w:rPrChange>
        </w:rPr>
      </w:pPr>
    </w:p>
    <w:p w14:paraId="684E797C" w14:textId="12EC7B64" w:rsidR="00837877" w:rsidRPr="007A4AFC" w:rsidRDefault="00837877" w:rsidP="00011374">
      <w:pPr>
        <w:widowControl w:val="0"/>
        <w:autoSpaceDE w:val="0"/>
        <w:autoSpaceDN w:val="0"/>
        <w:adjustRightInd w:val="0"/>
        <w:spacing w:line="240" w:lineRule="auto"/>
        <w:ind w:right="9"/>
        <w:rPr>
          <w:ins w:id="11054" w:author="Dr Mamadou SANOGO" w:date="2023-10-25T14:52:00Z"/>
          <w:color w:val="000000" w:themeColor="text1"/>
          <w:szCs w:val="24"/>
          <w:rPrChange w:id="11055" w:author="Dr Mamadou SANOGO" w:date="2023-10-25T18:15:00Z">
            <w:rPr>
              <w:ins w:id="11056" w:author="Dr Mamadou SANOGO" w:date="2023-10-25T14:52:00Z"/>
              <w:color w:val="000000"/>
              <w:szCs w:val="24"/>
            </w:rPr>
          </w:rPrChange>
        </w:rPr>
      </w:pPr>
    </w:p>
    <w:p w14:paraId="15466507" w14:textId="77777777" w:rsidR="00837877" w:rsidRPr="007A4AFC" w:rsidRDefault="00837877" w:rsidP="00011374">
      <w:pPr>
        <w:widowControl w:val="0"/>
        <w:autoSpaceDE w:val="0"/>
        <w:autoSpaceDN w:val="0"/>
        <w:adjustRightInd w:val="0"/>
        <w:spacing w:line="240" w:lineRule="auto"/>
        <w:ind w:right="9"/>
        <w:rPr>
          <w:ins w:id="11057" w:author="Dr Mamadou SANOGO" w:date="2023-10-25T14:51:00Z"/>
          <w:color w:val="000000" w:themeColor="text1"/>
          <w:szCs w:val="24"/>
          <w:rPrChange w:id="11058" w:author="Dr Mamadou SANOGO" w:date="2023-10-25T18:15:00Z">
            <w:rPr>
              <w:ins w:id="11059" w:author="Dr Mamadou SANOGO" w:date="2023-10-25T14:51:00Z"/>
              <w:color w:val="000000"/>
              <w:szCs w:val="24"/>
            </w:rPr>
          </w:rPrChange>
        </w:rPr>
      </w:pPr>
    </w:p>
    <w:p w14:paraId="2E157EF6"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060" w:author="Dr Mamadou SANOGO" w:date="2023-10-25T18:15:00Z">
            <w:rPr>
              <w:color w:val="000000"/>
              <w:szCs w:val="24"/>
            </w:rPr>
          </w:rPrChange>
        </w:rPr>
      </w:pPr>
    </w:p>
    <w:p w14:paraId="09B46109"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061" w:author="Dr Mamadou SANOGO" w:date="2023-10-25T18:15:00Z">
            <w:rPr>
              <w:color w:val="000000"/>
              <w:szCs w:val="24"/>
            </w:rPr>
          </w:rPrChange>
        </w:rPr>
      </w:pPr>
    </w:p>
    <w:p w14:paraId="67FB5C8D"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062" w:author="Dr Mamadou SANOGO" w:date="2023-10-25T18:15:00Z">
            <w:rPr>
              <w:color w:val="000000"/>
              <w:szCs w:val="24"/>
            </w:rPr>
          </w:rPrChange>
        </w:rPr>
      </w:pPr>
    </w:p>
    <w:p w14:paraId="311A7599" w14:textId="77777777" w:rsidR="00773887" w:rsidRPr="007A4AFC" w:rsidDel="00AD42F4" w:rsidRDefault="00773887" w:rsidP="00011374">
      <w:pPr>
        <w:widowControl w:val="0"/>
        <w:autoSpaceDE w:val="0"/>
        <w:autoSpaceDN w:val="0"/>
        <w:adjustRightInd w:val="0"/>
        <w:spacing w:line="240" w:lineRule="auto"/>
        <w:ind w:right="9"/>
        <w:rPr>
          <w:del w:id="11063" w:author="Dr Mamadou SANOGO" w:date="2023-10-27T11:40:00Z"/>
          <w:color w:val="000000" w:themeColor="text1"/>
          <w:szCs w:val="24"/>
          <w:rPrChange w:id="11064" w:author="Dr Mamadou SANOGO" w:date="2023-10-25T18:15:00Z">
            <w:rPr>
              <w:del w:id="11065" w:author="Dr Mamadou SANOGO" w:date="2023-10-27T11:40:00Z"/>
              <w:color w:val="000000"/>
              <w:szCs w:val="24"/>
            </w:rPr>
          </w:rPrChange>
        </w:rPr>
      </w:pPr>
    </w:p>
    <w:p w14:paraId="5F1E4965" w14:textId="77777777" w:rsidR="00773887" w:rsidRPr="007A4AFC" w:rsidDel="00AD42F4" w:rsidRDefault="00773887" w:rsidP="00011374">
      <w:pPr>
        <w:widowControl w:val="0"/>
        <w:autoSpaceDE w:val="0"/>
        <w:autoSpaceDN w:val="0"/>
        <w:adjustRightInd w:val="0"/>
        <w:spacing w:line="240" w:lineRule="auto"/>
        <w:ind w:right="9"/>
        <w:rPr>
          <w:del w:id="11066" w:author="Dr Mamadou SANOGO" w:date="2023-10-27T11:40:00Z"/>
          <w:color w:val="000000" w:themeColor="text1"/>
          <w:szCs w:val="24"/>
          <w:rPrChange w:id="11067" w:author="Dr Mamadou SANOGO" w:date="2023-10-25T18:15:00Z">
            <w:rPr>
              <w:del w:id="11068" w:author="Dr Mamadou SANOGO" w:date="2023-10-27T11:40:00Z"/>
              <w:color w:val="000000"/>
              <w:szCs w:val="24"/>
            </w:rPr>
          </w:rPrChange>
        </w:rPr>
      </w:pPr>
    </w:p>
    <w:p w14:paraId="27F2873A" w14:textId="77777777" w:rsidR="00773887" w:rsidRPr="007A4AFC" w:rsidDel="00AD42F4" w:rsidRDefault="00773887" w:rsidP="00011374">
      <w:pPr>
        <w:widowControl w:val="0"/>
        <w:autoSpaceDE w:val="0"/>
        <w:autoSpaceDN w:val="0"/>
        <w:adjustRightInd w:val="0"/>
        <w:spacing w:line="240" w:lineRule="auto"/>
        <w:ind w:right="9"/>
        <w:rPr>
          <w:del w:id="11069" w:author="Dr Mamadou SANOGO" w:date="2023-10-27T11:40:00Z"/>
          <w:color w:val="000000" w:themeColor="text1"/>
          <w:szCs w:val="24"/>
          <w:rPrChange w:id="11070" w:author="Dr Mamadou SANOGO" w:date="2023-10-25T18:15:00Z">
            <w:rPr>
              <w:del w:id="11071" w:author="Dr Mamadou SANOGO" w:date="2023-10-27T11:40:00Z"/>
              <w:color w:val="000000"/>
              <w:szCs w:val="24"/>
            </w:rPr>
          </w:rPrChange>
        </w:rPr>
      </w:pPr>
    </w:p>
    <w:p w14:paraId="1E3A8640" w14:textId="77777777" w:rsidR="00773887" w:rsidRPr="007A4AFC" w:rsidDel="00AD42F4" w:rsidRDefault="00773887" w:rsidP="00011374">
      <w:pPr>
        <w:widowControl w:val="0"/>
        <w:autoSpaceDE w:val="0"/>
        <w:autoSpaceDN w:val="0"/>
        <w:adjustRightInd w:val="0"/>
        <w:spacing w:line="240" w:lineRule="auto"/>
        <w:ind w:right="9"/>
        <w:rPr>
          <w:del w:id="11072" w:author="Dr Mamadou SANOGO" w:date="2023-10-27T11:40:00Z"/>
          <w:color w:val="000000" w:themeColor="text1"/>
          <w:szCs w:val="24"/>
          <w:rPrChange w:id="11073" w:author="Dr Mamadou SANOGO" w:date="2023-10-25T18:15:00Z">
            <w:rPr>
              <w:del w:id="11074" w:author="Dr Mamadou SANOGO" w:date="2023-10-27T11:40:00Z"/>
              <w:color w:val="000000"/>
              <w:szCs w:val="24"/>
            </w:rPr>
          </w:rPrChange>
        </w:rPr>
      </w:pPr>
    </w:p>
    <w:p w14:paraId="463D1858" w14:textId="77777777" w:rsidR="00773887" w:rsidRPr="007A4AFC" w:rsidDel="00AD42F4" w:rsidRDefault="00773887" w:rsidP="00011374">
      <w:pPr>
        <w:widowControl w:val="0"/>
        <w:autoSpaceDE w:val="0"/>
        <w:autoSpaceDN w:val="0"/>
        <w:adjustRightInd w:val="0"/>
        <w:spacing w:line="240" w:lineRule="auto"/>
        <w:ind w:right="9"/>
        <w:rPr>
          <w:del w:id="11075" w:author="Dr Mamadou SANOGO" w:date="2023-10-27T11:40:00Z"/>
          <w:color w:val="000000" w:themeColor="text1"/>
          <w:szCs w:val="24"/>
          <w:rPrChange w:id="11076" w:author="Dr Mamadou SANOGO" w:date="2023-10-25T18:15:00Z">
            <w:rPr>
              <w:del w:id="11077" w:author="Dr Mamadou SANOGO" w:date="2023-10-27T11:40:00Z"/>
              <w:color w:val="000000"/>
              <w:szCs w:val="24"/>
            </w:rPr>
          </w:rPrChange>
        </w:rPr>
      </w:pPr>
    </w:p>
    <w:p w14:paraId="30DBD2AB" w14:textId="77777777" w:rsidR="00773887" w:rsidRPr="007A4AFC" w:rsidDel="00AD42F4" w:rsidRDefault="00773887" w:rsidP="00011374">
      <w:pPr>
        <w:widowControl w:val="0"/>
        <w:autoSpaceDE w:val="0"/>
        <w:autoSpaceDN w:val="0"/>
        <w:adjustRightInd w:val="0"/>
        <w:spacing w:line="240" w:lineRule="auto"/>
        <w:ind w:right="9"/>
        <w:rPr>
          <w:del w:id="11078" w:author="Dr Mamadou SANOGO" w:date="2023-10-27T11:40:00Z"/>
          <w:color w:val="000000" w:themeColor="text1"/>
          <w:szCs w:val="24"/>
          <w:rPrChange w:id="11079" w:author="Dr Mamadou SANOGO" w:date="2023-10-25T18:15:00Z">
            <w:rPr>
              <w:del w:id="11080" w:author="Dr Mamadou SANOGO" w:date="2023-10-27T11:40:00Z"/>
              <w:color w:val="000000"/>
              <w:szCs w:val="24"/>
            </w:rPr>
          </w:rPrChange>
        </w:rPr>
      </w:pPr>
    </w:p>
    <w:p w14:paraId="7C2DB6C5" w14:textId="77777777" w:rsidR="00773887" w:rsidRPr="007A4AFC" w:rsidDel="00AD42F4" w:rsidRDefault="00773887" w:rsidP="00011374">
      <w:pPr>
        <w:widowControl w:val="0"/>
        <w:autoSpaceDE w:val="0"/>
        <w:autoSpaceDN w:val="0"/>
        <w:adjustRightInd w:val="0"/>
        <w:spacing w:line="240" w:lineRule="auto"/>
        <w:ind w:right="9"/>
        <w:rPr>
          <w:del w:id="11081" w:author="Dr Mamadou SANOGO" w:date="2023-10-27T11:40:00Z"/>
          <w:color w:val="000000" w:themeColor="text1"/>
          <w:szCs w:val="24"/>
          <w:rPrChange w:id="11082" w:author="Dr Mamadou SANOGO" w:date="2023-10-25T18:15:00Z">
            <w:rPr>
              <w:del w:id="11083" w:author="Dr Mamadou SANOGO" w:date="2023-10-27T11:40:00Z"/>
              <w:color w:val="000000"/>
              <w:szCs w:val="24"/>
            </w:rPr>
          </w:rPrChange>
        </w:rPr>
      </w:pPr>
    </w:p>
    <w:p w14:paraId="00C99CCE" w14:textId="77777777" w:rsidR="00773887" w:rsidRPr="007A4AFC" w:rsidRDefault="00773887" w:rsidP="00011374">
      <w:pPr>
        <w:widowControl w:val="0"/>
        <w:autoSpaceDE w:val="0"/>
        <w:autoSpaceDN w:val="0"/>
        <w:adjustRightInd w:val="0"/>
        <w:spacing w:line="240" w:lineRule="auto"/>
        <w:ind w:right="9"/>
        <w:rPr>
          <w:color w:val="000000" w:themeColor="text1"/>
          <w:szCs w:val="24"/>
          <w:rPrChange w:id="11084" w:author="Dr Mamadou SANOGO" w:date="2023-10-25T18:15:00Z">
            <w:rPr>
              <w:color w:val="000000"/>
              <w:szCs w:val="24"/>
            </w:rPr>
          </w:rPrChange>
        </w:rPr>
      </w:pPr>
    </w:p>
    <w:p w14:paraId="51913A6A" w14:textId="77777777" w:rsidR="00773887" w:rsidRPr="007A4AFC" w:rsidDel="002179BA" w:rsidRDefault="00773887" w:rsidP="00011374">
      <w:pPr>
        <w:widowControl w:val="0"/>
        <w:autoSpaceDE w:val="0"/>
        <w:autoSpaceDN w:val="0"/>
        <w:adjustRightInd w:val="0"/>
        <w:spacing w:line="240" w:lineRule="auto"/>
        <w:ind w:right="9"/>
        <w:rPr>
          <w:del w:id="11085" w:author="Dr Mamadou SANOGO" w:date="2023-10-25T15:06:00Z"/>
          <w:color w:val="000000" w:themeColor="text1"/>
          <w:szCs w:val="24"/>
          <w:rPrChange w:id="11086" w:author="Dr Mamadou SANOGO" w:date="2023-10-25T18:15:00Z">
            <w:rPr>
              <w:del w:id="11087" w:author="Dr Mamadou SANOGO" w:date="2023-10-25T15:06:00Z"/>
              <w:color w:val="000000"/>
              <w:szCs w:val="24"/>
            </w:rPr>
          </w:rPrChange>
        </w:rPr>
      </w:pPr>
    </w:p>
    <w:p w14:paraId="4B7ADB76" w14:textId="77777777" w:rsidR="00773887" w:rsidRPr="007A4AFC" w:rsidDel="002179BA" w:rsidRDefault="00773887" w:rsidP="00011374">
      <w:pPr>
        <w:widowControl w:val="0"/>
        <w:autoSpaceDE w:val="0"/>
        <w:autoSpaceDN w:val="0"/>
        <w:adjustRightInd w:val="0"/>
        <w:spacing w:line="240" w:lineRule="auto"/>
        <w:ind w:right="9"/>
        <w:rPr>
          <w:del w:id="11088" w:author="Dr Mamadou SANOGO" w:date="2023-10-25T15:06:00Z"/>
          <w:color w:val="000000" w:themeColor="text1"/>
          <w:szCs w:val="24"/>
          <w:rPrChange w:id="11089" w:author="Dr Mamadou SANOGO" w:date="2023-10-25T18:15:00Z">
            <w:rPr>
              <w:del w:id="11090" w:author="Dr Mamadou SANOGO" w:date="2023-10-25T15:06:00Z"/>
              <w:color w:val="000000"/>
              <w:szCs w:val="24"/>
            </w:rPr>
          </w:rPrChange>
        </w:rPr>
      </w:pPr>
    </w:p>
    <w:p w14:paraId="434212D6" w14:textId="77777777" w:rsidR="00773887" w:rsidRPr="007A4AFC" w:rsidDel="002179BA" w:rsidRDefault="00773887" w:rsidP="00011374">
      <w:pPr>
        <w:widowControl w:val="0"/>
        <w:autoSpaceDE w:val="0"/>
        <w:autoSpaceDN w:val="0"/>
        <w:adjustRightInd w:val="0"/>
        <w:spacing w:line="240" w:lineRule="auto"/>
        <w:ind w:right="9"/>
        <w:rPr>
          <w:del w:id="11091" w:author="Dr Mamadou SANOGO" w:date="2023-10-25T15:06:00Z"/>
          <w:color w:val="000000" w:themeColor="text1"/>
          <w:szCs w:val="24"/>
          <w:rPrChange w:id="11092" w:author="Dr Mamadou SANOGO" w:date="2023-10-25T18:15:00Z">
            <w:rPr>
              <w:del w:id="11093" w:author="Dr Mamadou SANOGO" w:date="2023-10-25T15:06:00Z"/>
              <w:color w:val="000000"/>
              <w:szCs w:val="24"/>
            </w:rPr>
          </w:rPrChange>
        </w:rPr>
      </w:pPr>
    </w:p>
    <w:p w14:paraId="58D974D5" w14:textId="77777777" w:rsidR="00773887" w:rsidRPr="007A4AFC" w:rsidDel="002179BA" w:rsidRDefault="00773887" w:rsidP="00011374">
      <w:pPr>
        <w:widowControl w:val="0"/>
        <w:autoSpaceDE w:val="0"/>
        <w:autoSpaceDN w:val="0"/>
        <w:adjustRightInd w:val="0"/>
        <w:spacing w:line="240" w:lineRule="auto"/>
        <w:ind w:right="9"/>
        <w:rPr>
          <w:del w:id="11094" w:author="Dr Mamadou SANOGO" w:date="2023-10-25T15:06:00Z"/>
          <w:color w:val="000000" w:themeColor="text1"/>
          <w:szCs w:val="24"/>
          <w:rPrChange w:id="11095" w:author="Dr Mamadou SANOGO" w:date="2023-10-25T18:15:00Z">
            <w:rPr>
              <w:del w:id="11096" w:author="Dr Mamadou SANOGO" w:date="2023-10-25T15:06:00Z"/>
              <w:color w:val="000000"/>
              <w:szCs w:val="24"/>
            </w:rPr>
          </w:rPrChange>
        </w:rPr>
      </w:pPr>
    </w:p>
    <w:p w14:paraId="2963E819" w14:textId="77777777" w:rsidR="00773887" w:rsidRPr="007A4AFC" w:rsidDel="002179BA" w:rsidRDefault="00773887" w:rsidP="00011374">
      <w:pPr>
        <w:widowControl w:val="0"/>
        <w:autoSpaceDE w:val="0"/>
        <w:autoSpaceDN w:val="0"/>
        <w:adjustRightInd w:val="0"/>
        <w:spacing w:line="240" w:lineRule="auto"/>
        <w:ind w:right="9"/>
        <w:rPr>
          <w:del w:id="11097" w:author="Dr Mamadou SANOGO" w:date="2023-10-25T15:06:00Z"/>
          <w:color w:val="000000" w:themeColor="text1"/>
          <w:szCs w:val="24"/>
          <w:rPrChange w:id="11098" w:author="Dr Mamadou SANOGO" w:date="2023-10-25T18:15:00Z">
            <w:rPr>
              <w:del w:id="11099" w:author="Dr Mamadou SANOGO" w:date="2023-10-25T15:06:00Z"/>
              <w:color w:val="000000"/>
              <w:szCs w:val="24"/>
            </w:rPr>
          </w:rPrChange>
        </w:rPr>
      </w:pPr>
    </w:p>
    <w:p w14:paraId="78CBBCF4" w14:textId="77777777" w:rsidR="00773887" w:rsidRPr="007A4AFC" w:rsidDel="002179BA" w:rsidRDefault="00773887" w:rsidP="00011374">
      <w:pPr>
        <w:widowControl w:val="0"/>
        <w:autoSpaceDE w:val="0"/>
        <w:autoSpaceDN w:val="0"/>
        <w:adjustRightInd w:val="0"/>
        <w:spacing w:line="240" w:lineRule="auto"/>
        <w:ind w:right="9"/>
        <w:rPr>
          <w:del w:id="11100" w:author="Dr Mamadou SANOGO" w:date="2023-10-25T15:06:00Z"/>
          <w:color w:val="000000" w:themeColor="text1"/>
          <w:szCs w:val="24"/>
          <w:rPrChange w:id="11101" w:author="Dr Mamadou SANOGO" w:date="2023-10-25T18:15:00Z">
            <w:rPr>
              <w:del w:id="11102" w:author="Dr Mamadou SANOGO" w:date="2023-10-25T15:06:00Z"/>
              <w:color w:val="000000"/>
              <w:szCs w:val="24"/>
            </w:rPr>
          </w:rPrChange>
        </w:rPr>
      </w:pPr>
    </w:p>
    <w:p w14:paraId="3B1CCD7C" w14:textId="77777777" w:rsidR="00773887" w:rsidRPr="007A4AFC" w:rsidDel="002179BA" w:rsidRDefault="00773887" w:rsidP="00011374">
      <w:pPr>
        <w:widowControl w:val="0"/>
        <w:autoSpaceDE w:val="0"/>
        <w:autoSpaceDN w:val="0"/>
        <w:adjustRightInd w:val="0"/>
        <w:spacing w:line="240" w:lineRule="auto"/>
        <w:ind w:right="9"/>
        <w:rPr>
          <w:del w:id="11103" w:author="Dr Mamadou SANOGO" w:date="2023-10-25T15:06:00Z"/>
          <w:color w:val="000000" w:themeColor="text1"/>
          <w:szCs w:val="24"/>
          <w:rPrChange w:id="11104" w:author="Dr Mamadou SANOGO" w:date="2023-10-25T18:15:00Z">
            <w:rPr>
              <w:del w:id="11105" w:author="Dr Mamadou SANOGO" w:date="2023-10-25T15:06:00Z"/>
              <w:color w:val="000000"/>
              <w:szCs w:val="24"/>
            </w:rPr>
          </w:rPrChange>
        </w:rPr>
      </w:pPr>
    </w:p>
    <w:p w14:paraId="5B03D6CD" w14:textId="77777777" w:rsidR="00773887" w:rsidRPr="007A4AFC" w:rsidDel="002179BA" w:rsidRDefault="00773887" w:rsidP="00011374">
      <w:pPr>
        <w:widowControl w:val="0"/>
        <w:autoSpaceDE w:val="0"/>
        <w:autoSpaceDN w:val="0"/>
        <w:adjustRightInd w:val="0"/>
        <w:spacing w:line="240" w:lineRule="auto"/>
        <w:ind w:right="9"/>
        <w:rPr>
          <w:del w:id="11106" w:author="Dr Mamadou SANOGO" w:date="2023-10-25T15:06:00Z"/>
          <w:color w:val="000000" w:themeColor="text1"/>
          <w:szCs w:val="24"/>
          <w:rPrChange w:id="11107" w:author="Dr Mamadou SANOGO" w:date="2023-10-25T18:15:00Z">
            <w:rPr>
              <w:del w:id="11108" w:author="Dr Mamadou SANOGO" w:date="2023-10-25T15:06:00Z"/>
              <w:color w:val="000000"/>
              <w:szCs w:val="24"/>
            </w:rPr>
          </w:rPrChange>
        </w:rPr>
      </w:pPr>
    </w:p>
    <w:p w14:paraId="3D545EA0" w14:textId="77777777" w:rsidR="00773887" w:rsidRPr="007A4AFC" w:rsidDel="002179BA" w:rsidRDefault="00773887" w:rsidP="00011374">
      <w:pPr>
        <w:widowControl w:val="0"/>
        <w:autoSpaceDE w:val="0"/>
        <w:autoSpaceDN w:val="0"/>
        <w:adjustRightInd w:val="0"/>
        <w:spacing w:line="240" w:lineRule="auto"/>
        <w:ind w:right="9"/>
        <w:rPr>
          <w:del w:id="11109" w:author="Dr Mamadou SANOGO" w:date="2023-10-25T15:06:00Z"/>
          <w:color w:val="000000" w:themeColor="text1"/>
          <w:szCs w:val="24"/>
          <w:rPrChange w:id="11110" w:author="Dr Mamadou SANOGO" w:date="2023-10-25T18:15:00Z">
            <w:rPr>
              <w:del w:id="11111" w:author="Dr Mamadou SANOGO" w:date="2023-10-25T15:06:00Z"/>
              <w:color w:val="000000"/>
              <w:szCs w:val="24"/>
            </w:rPr>
          </w:rPrChange>
        </w:rPr>
      </w:pPr>
    </w:p>
    <w:p w14:paraId="68BEE608" w14:textId="77777777" w:rsidR="00773887" w:rsidRPr="007A4AFC" w:rsidDel="002179BA" w:rsidRDefault="00773887" w:rsidP="00011374">
      <w:pPr>
        <w:widowControl w:val="0"/>
        <w:autoSpaceDE w:val="0"/>
        <w:autoSpaceDN w:val="0"/>
        <w:adjustRightInd w:val="0"/>
        <w:spacing w:line="240" w:lineRule="auto"/>
        <w:ind w:right="9"/>
        <w:rPr>
          <w:del w:id="11112" w:author="Dr Mamadou SANOGO" w:date="2023-10-25T15:06:00Z"/>
          <w:color w:val="000000" w:themeColor="text1"/>
          <w:szCs w:val="24"/>
          <w:rPrChange w:id="11113" w:author="Dr Mamadou SANOGO" w:date="2023-10-25T18:15:00Z">
            <w:rPr>
              <w:del w:id="11114" w:author="Dr Mamadou SANOGO" w:date="2023-10-25T15:06:00Z"/>
              <w:color w:val="000000"/>
              <w:szCs w:val="24"/>
            </w:rPr>
          </w:rPrChange>
        </w:rPr>
      </w:pPr>
    </w:p>
    <w:p w14:paraId="7E8BACCD" w14:textId="77777777" w:rsidR="00773887" w:rsidRPr="007A4AFC" w:rsidDel="002179BA" w:rsidRDefault="00773887" w:rsidP="00011374">
      <w:pPr>
        <w:widowControl w:val="0"/>
        <w:autoSpaceDE w:val="0"/>
        <w:autoSpaceDN w:val="0"/>
        <w:adjustRightInd w:val="0"/>
        <w:spacing w:line="240" w:lineRule="auto"/>
        <w:ind w:right="9"/>
        <w:rPr>
          <w:del w:id="11115" w:author="Dr Mamadou SANOGO" w:date="2023-10-25T15:06:00Z"/>
          <w:color w:val="000000" w:themeColor="text1"/>
          <w:szCs w:val="24"/>
          <w:rPrChange w:id="11116" w:author="Dr Mamadou SANOGO" w:date="2023-10-25T18:15:00Z">
            <w:rPr>
              <w:del w:id="11117" w:author="Dr Mamadou SANOGO" w:date="2023-10-25T15:06:00Z"/>
              <w:color w:val="000000"/>
              <w:szCs w:val="24"/>
            </w:rPr>
          </w:rPrChange>
        </w:rPr>
      </w:pPr>
    </w:p>
    <w:p w14:paraId="4F7123E4" w14:textId="77777777" w:rsidR="00773887" w:rsidRPr="007A4AFC" w:rsidDel="002179BA" w:rsidRDefault="00773887" w:rsidP="00011374">
      <w:pPr>
        <w:widowControl w:val="0"/>
        <w:autoSpaceDE w:val="0"/>
        <w:autoSpaceDN w:val="0"/>
        <w:adjustRightInd w:val="0"/>
        <w:spacing w:line="240" w:lineRule="auto"/>
        <w:ind w:right="9"/>
        <w:rPr>
          <w:del w:id="11118" w:author="Dr Mamadou SANOGO" w:date="2023-10-25T15:06:00Z"/>
          <w:color w:val="000000" w:themeColor="text1"/>
          <w:szCs w:val="24"/>
          <w:rPrChange w:id="11119" w:author="Dr Mamadou SANOGO" w:date="2023-10-25T18:15:00Z">
            <w:rPr>
              <w:del w:id="11120" w:author="Dr Mamadou SANOGO" w:date="2023-10-25T15:06:00Z"/>
              <w:color w:val="000000"/>
              <w:szCs w:val="24"/>
            </w:rPr>
          </w:rPrChange>
        </w:rPr>
      </w:pPr>
    </w:p>
    <w:p w14:paraId="427ABF90" w14:textId="77777777" w:rsidR="00773887" w:rsidRPr="007A4AFC" w:rsidDel="002179BA" w:rsidRDefault="00773887" w:rsidP="00011374">
      <w:pPr>
        <w:widowControl w:val="0"/>
        <w:autoSpaceDE w:val="0"/>
        <w:autoSpaceDN w:val="0"/>
        <w:adjustRightInd w:val="0"/>
        <w:spacing w:line="240" w:lineRule="auto"/>
        <w:ind w:right="9"/>
        <w:rPr>
          <w:del w:id="11121" w:author="Dr Mamadou SANOGO" w:date="2023-10-25T15:06:00Z"/>
          <w:color w:val="000000" w:themeColor="text1"/>
          <w:szCs w:val="24"/>
          <w:rPrChange w:id="11122" w:author="Dr Mamadou SANOGO" w:date="2023-10-25T18:15:00Z">
            <w:rPr>
              <w:del w:id="11123" w:author="Dr Mamadou SANOGO" w:date="2023-10-25T15:06:00Z"/>
              <w:color w:val="000000"/>
              <w:szCs w:val="24"/>
            </w:rPr>
          </w:rPrChange>
        </w:rPr>
      </w:pPr>
    </w:p>
    <w:p w14:paraId="7A13DA11" w14:textId="77777777" w:rsidR="00773887" w:rsidRPr="007A4AFC" w:rsidDel="002179BA" w:rsidRDefault="00773887" w:rsidP="00011374">
      <w:pPr>
        <w:widowControl w:val="0"/>
        <w:autoSpaceDE w:val="0"/>
        <w:autoSpaceDN w:val="0"/>
        <w:adjustRightInd w:val="0"/>
        <w:spacing w:line="240" w:lineRule="auto"/>
        <w:ind w:right="9"/>
        <w:rPr>
          <w:del w:id="11124" w:author="Dr Mamadou SANOGO" w:date="2023-10-25T15:06:00Z"/>
          <w:color w:val="000000" w:themeColor="text1"/>
          <w:szCs w:val="24"/>
          <w:rPrChange w:id="11125" w:author="Dr Mamadou SANOGO" w:date="2023-10-25T18:15:00Z">
            <w:rPr>
              <w:del w:id="11126" w:author="Dr Mamadou SANOGO" w:date="2023-10-25T15:06:00Z"/>
              <w:color w:val="000000"/>
              <w:szCs w:val="24"/>
            </w:rPr>
          </w:rPrChange>
        </w:rPr>
      </w:pPr>
    </w:p>
    <w:p w14:paraId="66A1A773" w14:textId="77777777" w:rsidR="00773887" w:rsidRPr="007A4AFC" w:rsidDel="002179BA" w:rsidRDefault="00773887" w:rsidP="00011374">
      <w:pPr>
        <w:widowControl w:val="0"/>
        <w:autoSpaceDE w:val="0"/>
        <w:autoSpaceDN w:val="0"/>
        <w:adjustRightInd w:val="0"/>
        <w:spacing w:line="240" w:lineRule="auto"/>
        <w:ind w:right="9"/>
        <w:rPr>
          <w:del w:id="11127" w:author="Dr Mamadou SANOGO" w:date="2023-10-25T15:06:00Z"/>
          <w:color w:val="000000" w:themeColor="text1"/>
          <w:szCs w:val="24"/>
          <w:rPrChange w:id="11128" w:author="Dr Mamadou SANOGO" w:date="2023-10-25T18:15:00Z">
            <w:rPr>
              <w:del w:id="11129" w:author="Dr Mamadou SANOGO" w:date="2023-10-25T15:06:00Z"/>
              <w:color w:val="000000"/>
              <w:szCs w:val="24"/>
            </w:rPr>
          </w:rPrChange>
        </w:rPr>
      </w:pPr>
    </w:p>
    <w:p w14:paraId="62A1C88F" w14:textId="77777777" w:rsidR="00773887" w:rsidRPr="007A4AFC" w:rsidDel="002179BA" w:rsidRDefault="00773887" w:rsidP="00011374">
      <w:pPr>
        <w:widowControl w:val="0"/>
        <w:autoSpaceDE w:val="0"/>
        <w:autoSpaceDN w:val="0"/>
        <w:adjustRightInd w:val="0"/>
        <w:spacing w:line="240" w:lineRule="auto"/>
        <w:ind w:right="9"/>
        <w:rPr>
          <w:del w:id="11130" w:author="Dr Mamadou SANOGO" w:date="2023-10-25T15:06:00Z"/>
          <w:color w:val="000000" w:themeColor="text1"/>
          <w:szCs w:val="24"/>
          <w:rPrChange w:id="11131" w:author="Dr Mamadou SANOGO" w:date="2023-10-25T18:15:00Z">
            <w:rPr>
              <w:del w:id="11132" w:author="Dr Mamadou SANOGO" w:date="2023-10-25T15:06:00Z"/>
              <w:color w:val="000000"/>
              <w:szCs w:val="24"/>
            </w:rPr>
          </w:rPrChange>
        </w:rPr>
      </w:pPr>
    </w:p>
    <w:p w14:paraId="7397F15C" w14:textId="77777777" w:rsidR="00773887" w:rsidRPr="007A4AFC" w:rsidDel="002179BA" w:rsidRDefault="00773887" w:rsidP="00011374">
      <w:pPr>
        <w:widowControl w:val="0"/>
        <w:autoSpaceDE w:val="0"/>
        <w:autoSpaceDN w:val="0"/>
        <w:adjustRightInd w:val="0"/>
        <w:spacing w:line="240" w:lineRule="auto"/>
        <w:ind w:right="9"/>
        <w:rPr>
          <w:del w:id="11133" w:author="Dr Mamadou SANOGO" w:date="2023-10-25T15:06:00Z"/>
          <w:color w:val="000000" w:themeColor="text1"/>
          <w:szCs w:val="24"/>
          <w:rPrChange w:id="11134" w:author="Dr Mamadou SANOGO" w:date="2023-10-25T18:15:00Z">
            <w:rPr>
              <w:del w:id="11135" w:author="Dr Mamadou SANOGO" w:date="2023-10-25T15:06:00Z"/>
              <w:color w:val="000000"/>
              <w:szCs w:val="24"/>
            </w:rPr>
          </w:rPrChange>
        </w:rPr>
      </w:pPr>
    </w:p>
    <w:p w14:paraId="27134757" w14:textId="77777777" w:rsidR="00773887" w:rsidRPr="007A4AFC" w:rsidDel="002179BA" w:rsidRDefault="00773887" w:rsidP="00011374">
      <w:pPr>
        <w:widowControl w:val="0"/>
        <w:autoSpaceDE w:val="0"/>
        <w:autoSpaceDN w:val="0"/>
        <w:adjustRightInd w:val="0"/>
        <w:spacing w:line="240" w:lineRule="auto"/>
        <w:ind w:right="9"/>
        <w:rPr>
          <w:del w:id="11136" w:author="Dr Mamadou SANOGO" w:date="2023-10-25T15:06:00Z"/>
          <w:color w:val="000000" w:themeColor="text1"/>
          <w:szCs w:val="24"/>
          <w:rPrChange w:id="11137" w:author="Dr Mamadou SANOGO" w:date="2023-10-25T18:15:00Z">
            <w:rPr>
              <w:del w:id="11138" w:author="Dr Mamadou SANOGO" w:date="2023-10-25T15:06:00Z"/>
              <w:color w:val="000000"/>
              <w:szCs w:val="24"/>
            </w:rPr>
          </w:rPrChange>
        </w:rPr>
      </w:pPr>
    </w:p>
    <w:p w14:paraId="29A4A442" w14:textId="77777777" w:rsidR="00773887" w:rsidRPr="007A4AFC" w:rsidDel="002179BA" w:rsidRDefault="00773887" w:rsidP="00011374">
      <w:pPr>
        <w:widowControl w:val="0"/>
        <w:autoSpaceDE w:val="0"/>
        <w:autoSpaceDN w:val="0"/>
        <w:adjustRightInd w:val="0"/>
        <w:spacing w:line="240" w:lineRule="auto"/>
        <w:ind w:right="9"/>
        <w:rPr>
          <w:del w:id="11139" w:author="Dr Mamadou SANOGO" w:date="2023-10-25T15:06:00Z"/>
          <w:color w:val="000000" w:themeColor="text1"/>
          <w:szCs w:val="24"/>
          <w:rPrChange w:id="11140" w:author="Dr Mamadou SANOGO" w:date="2023-10-25T18:15:00Z">
            <w:rPr>
              <w:del w:id="11141" w:author="Dr Mamadou SANOGO" w:date="2023-10-25T15:06:00Z"/>
              <w:color w:val="000000"/>
              <w:szCs w:val="24"/>
            </w:rPr>
          </w:rPrChange>
        </w:rPr>
      </w:pPr>
    </w:p>
    <w:p w14:paraId="2C3E2EAD" w14:textId="77777777" w:rsidR="00773887" w:rsidRPr="007A4AFC" w:rsidDel="002179BA" w:rsidRDefault="00773887" w:rsidP="00011374">
      <w:pPr>
        <w:widowControl w:val="0"/>
        <w:autoSpaceDE w:val="0"/>
        <w:autoSpaceDN w:val="0"/>
        <w:adjustRightInd w:val="0"/>
        <w:spacing w:line="240" w:lineRule="auto"/>
        <w:ind w:right="9"/>
        <w:rPr>
          <w:del w:id="11142" w:author="Dr Mamadou SANOGO" w:date="2023-10-25T15:06:00Z"/>
          <w:color w:val="000000" w:themeColor="text1"/>
          <w:szCs w:val="24"/>
          <w:rPrChange w:id="11143" w:author="Dr Mamadou SANOGO" w:date="2023-10-25T18:15:00Z">
            <w:rPr>
              <w:del w:id="11144" w:author="Dr Mamadou SANOGO" w:date="2023-10-25T15:06:00Z"/>
              <w:color w:val="000000"/>
              <w:szCs w:val="24"/>
            </w:rPr>
          </w:rPrChange>
        </w:rPr>
      </w:pPr>
    </w:p>
    <w:p w14:paraId="68916D40" w14:textId="77777777" w:rsidR="00773887" w:rsidRPr="007A4AFC" w:rsidDel="002179BA" w:rsidRDefault="00773887" w:rsidP="00011374">
      <w:pPr>
        <w:widowControl w:val="0"/>
        <w:autoSpaceDE w:val="0"/>
        <w:autoSpaceDN w:val="0"/>
        <w:adjustRightInd w:val="0"/>
        <w:spacing w:line="240" w:lineRule="auto"/>
        <w:ind w:right="9"/>
        <w:rPr>
          <w:del w:id="11145" w:author="Dr Mamadou SANOGO" w:date="2023-10-25T15:06:00Z"/>
          <w:color w:val="000000" w:themeColor="text1"/>
          <w:szCs w:val="24"/>
          <w:rPrChange w:id="11146" w:author="Dr Mamadou SANOGO" w:date="2023-10-25T18:15:00Z">
            <w:rPr>
              <w:del w:id="11147" w:author="Dr Mamadou SANOGO" w:date="2023-10-25T15:06:00Z"/>
              <w:color w:val="000000"/>
              <w:szCs w:val="24"/>
            </w:rPr>
          </w:rPrChange>
        </w:rPr>
      </w:pPr>
    </w:p>
    <w:p w14:paraId="2E191840" w14:textId="77777777" w:rsidR="00773887" w:rsidRPr="007A4AFC" w:rsidDel="002179BA" w:rsidRDefault="00773887" w:rsidP="00011374">
      <w:pPr>
        <w:widowControl w:val="0"/>
        <w:autoSpaceDE w:val="0"/>
        <w:autoSpaceDN w:val="0"/>
        <w:adjustRightInd w:val="0"/>
        <w:spacing w:line="240" w:lineRule="auto"/>
        <w:ind w:right="9"/>
        <w:rPr>
          <w:del w:id="11148" w:author="Dr Mamadou SANOGO" w:date="2023-10-25T15:06:00Z"/>
          <w:color w:val="000000" w:themeColor="text1"/>
          <w:szCs w:val="24"/>
          <w:rPrChange w:id="11149" w:author="Dr Mamadou SANOGO" w:date="2023-10-25T18:15:00Z">
            <w:rPr>
              <w:del w:id="11150" w:author="Dr Mamadou SANOGO" w:date="2023-10-25T15:06:00Z"/>
              <w:color w:val="000000"/>
              <w:szCs w:val="24"/>
            </w:rPr>
          </w:rPrChange>
        </w:rPr>
      </w:pPr>
    </w:p>
    <w:p w14:paraId="13C42D96" w14:textId="77777777" w:rsidR="00773887" w:rsidRPr="007A4AFC" w:rsidDel="002179BA" w:rsidRDefault="00773887" w:rsidP="00011374">
      <w:pPr>
        <w:widowControl w:val="0"/>
        <w:autoSpaceDE w:val="0"/>
        <w:autoSpaceDN w:val="0"/>
        <w:adjustRightInd w:val="0"/>
        <w:spacing w:line="240" w:lineRule="auto"/>
        <w:ind w:right="9"/>
        <w:rPr>
          <w:del w:id="11151" w:author="Dr Mamadou SANOGO" w:date="2023-10-25T15:06:00Z"/>
          <w:color w:val="000000" w:themeColor="text1"/>
          <w:szCs w:val="24"/>
          <w:rPrChange w:id="11152" w:author="Dr Mamadou SANOGO" w:date="2023-10-25T18:15:00Z">
            <w:rPr>
              <w:del w:id="11153" w:author="Dr Mamadou SANOGO" w:date="2023-10-25T15:06:00Z"/>
              <w:color w:val="000000"/>
              <w:szCs w:val="24"/>
            </w:rPr>
          </w:rPrChange>
        </w:rPr>
      </w:pPr>
    </w:p>
    <w:p w14:paraId="6815A144" w14:textId="77777777" w:rsidR="00773887" w:rsidRPr="007A4AFC" w:rsidDel="002179BA" w:rsidRDefault="00773887" w:rsidP="00011374">
      <w:pPr>
        <w:widowControl w:val="0"/>
        <w:autoSpaceDE w:val="0"/>
        <w:autoSpaceDN w:val="0"/>
        <w:adjustRightInd w:val="0"/>
        <w:spacing w:line="240" w:lineRule="auto"/>
        <w:ind w:right="9"/>
        <w:rPr>
          <w:del w:id="11154" w:author="Dr Mamadou SANOGO" w:date="2023-10-25T15:06:00Z"/>
          <w:color w:val="000000" w:themeColor="text1"/>
          <w:szCs w:val="24"/>
          <w:rPrChange w:id="11155" w:author="Dr Mamadou SANOGO" w:date="2023-10-25T18:15:00Z">
            <w:rPr>
              <w:del w:id="11156" w:author="Dr Mamadou SANOGO" w:date="2023-10-25T15:06:00Z"/>
              <w:color w:val="000000"/>
              <w:szCs w:val="24"/>
            </w:rPr>
          </w:rPrChange>
        </w:rPr>
      </w:pPr>
    </w:p>
    <w:p w14:paraId="20D89C60" w14:textId="77777777" w:rsidR="00773887" w:rsidRPr="007A4AFC" w:rsidDel="002179BA" w:rsidRDefault="00773887" w:rsidP="00011374">
      <w:pPr>
        <w:widowControl w:val="0"/>
        <w:autoSpaceDE w:val="0"/>
        <w:autoSpaceDN w:val="0"/>
        <w:adjustRightInd w:val="0"/>
        <w:spacing w:line="240" w:lineRule="auto"/>
        <w:ind w:right="9"/>
        <w:rPr>
          <w:del w:id="11157" w:author="Dr Mamadou SANOGO" w:date="2023-10-25T15:06:00Z"/>
          <w:color w:val="000000" w:themeColor="text1"/>
          <w:szCs w:val="24"/>
          <w:rPrChange w:id="11158" w:author="Dr Mamadou SANOGO" w:date="2023-10-25T18:15:00Z">
            <w:rPr>
              <w:del w:id="11159" w:author="Dr Mamadou SANOGO" w:date="2023-10-25T15:06:00Z"/>
              <w:color w:val="000000"/>
              <w:szCs w:val="24"/>
            </w:rPr>
          </w:rPrChange>
        </w:rPr>
      </w:pPr>
    </w:p>
    <w:p w14:paraId="30F3CD37" w14:textId="77777777" w:rsidR="00773887" w:rsidRPr="007A4AFC" w:rsidDel="002179BA" w:rsidRDefault="00773887" w:rsidP="00011374">
      <w:pPr>
        <w:widowControl w:val="0"/>
        <w:autoSpaceDE w:val="0"/>
        <w:autoSpaceDN w:val="0"/>
        <w:adjustRightInd w:val="0"/>
        <w:spacing w:line="240" w:lineRule="auto"/>
        <w:ind w:right="9"/>
        <w:rPr>
          <w:del w:id="11160" w:author="Dr Mamadou SANOGO" w:date="2023-10-25T15:06:00Z"/>
          <w:color w:val="000000" w:themeColor="text1"/>
          <w:szCs w:val="24"/>
          <w:rPrChange w:id="11161" w:author="Dr Mamadou SANOGO" w:date="2023-10-25T18:15:00Z">
            <w:rPr>
              <w:del w:id="11162" w:author="Dr Mamadou SANOGO" w:date="2023-10-25T15:06:00Z"/>
              <w:color w:val="000000"/>
              <w:szCs w:val="24"/>
            </w:rPr>
          </w:rPrChange>
        </w:rPr>
      </w:pPr>
    </w:p>
    <w:p w14:paraId="1414959E" w14:textId="77777777" w:rsidR="00773887" w:rsidRPr="007A4AFC" w:rsidDel="002179BA" w:rsidRDefault="00773887" w:rsidP="00011374">
      <w:pPr>
        <w:widowControl w:val="0"/>
        <w:autoSpaceDE w:val="0"/>
        <w:autoSpaceDN w:val="0"/>
        <w:adjustRightInd w:val="0"/>
        <w:spacing w:line="240" w:lineRule="auto"/>
        <w:ind w:right="9"/>
        <w:rPr>
          <w:del w:id="11163" w:author="Dr Mamadou SANOGO" w:date="2023-10-25T15:06:00Z"/>
          <w:color w:val="000000" w:themeColor="text1"/>
          <w:szCs w:val="24"/>
          <w:rPrChange w:id="11164" w:author="Dr Mamadou SANOGO" w:date="2023-10-25T18:15:00Z">
            <w:rPr>
              <w:del w:id="11165" w:author="Dr Mamadou SANOGO" w:date="2023-10-25T15:06:00Z"/>
              <w:color w:val="000000"/>
              <w:szCs w:val="24"/>
            </w:rPr>
          </w:rPrChange>
        </w:rPr>
      </w:pPr>
    </w:p>
    <w:p w14:paraId="53E22CC1" w14:textId="77777777" w:rsidR="00773887" w:rsidRPr="007A4AFC" w:rsidDel="002179BA" w:rsidRDefault="00773887" w:rsidP="00011374">
      <w:pPr>
        <w:widowControl w:val="0"/>
        <w:autoSpaceDE w:val="0"/>
        <w:autoSpaceDN w:val="0"/>
        <w:adjustRightInd w:val="0"/>
        <w:spacing w:line="240" w:lineRule="auto"/>
        <w:ind w:right="9"/>
        <w:rPr>
          <w:del w:id="11166" w:author="Dr Mamadou SANOGO" w:date="2023-10-25T15:06:00Z"/>
          <w:color w:val="000000" w:themeColor="text1"/>
          <w:szCs w:val="24"/>
          <w:rPrChange w:id="11167" w:author="Dr Mamadou SANOGO" w:date="2023-10-25T18:15:00Z">
            <w:rPr>
              <w:del w:id="11168" w:author="Dr Mamadou SANOGO" w:date="2023-10-25T15:06:00Z"/>
              <w:color w:val="000000"/>
              <w:szCs w:val="24"/>
            </w:rPr>
          </w:rPrChange>
        </w:rPr>
      </w:pPr>
    </w:p>
    <w:p w14:paraId="26DBBFA2" w14:textId="77777777" w:rsidR="00773887" w:rsidRPr="007A4AFC" w:rsidDel="002179BA" w:rsidRDefault="00773887" w:rsidP="00011374">
      <w:pPr>
        <w:widowControl w:val="0"/>
        <w:autoSpaceDE w:val="0"/>
        <w:autoSpaceDN w:val="0"/>
        <w:adjustRightInd w:val="0"/>
        <w:spacing w:line="240" w:lineRule="auto"/>
        <w:ind w:right="9"/>
        <w:rPr>
          <w:del w:id="11169" w:author="Dr Mamadou SANOGO" w:date="2023-10-25T15:06:00Z"/>
          <w:color w:val="000000" w:themeColor="text1"/>
          <w:szCs w:val="24"/>
          <w:rPrChange w:id="11170" w:author="Dr Mamadou SANOGO" w:date="2023-10-25T18:15:00Z">
            <w:rPr>
              <w:del w:id="11171" w:author="Dr Mamadou SANOGO" w:date="2023-10-25T15:06:00Z"/>
              <w:color w:val="000000"/>
              <w:szCs w:val="24"/>
            </w:rPr>
          </w:rPrChange>
        </w:rPr>
      </w:pPr>
    </w:p>
    <w:p w14:paraId="57536EC9" w14:textId="77777777" w:rsidR="00773887" w:rsidRPr="007A4AFC" w:rsidDel="002179BA" w:rsidRDefault="00773887" w:rsidP="00011374">
      <w:pPr>
        <w:widowControl w:val="0"/>
        <w:autoSpaceDE w:val="0"/>
        <w:autoSpaceDN w:val="0"/>
        <w:adjustRightInd w:val="0"/>
        <w:spacing w:line="240" w:lineRule="auto"/>
        <w:ind w:right="9"/>
        <w:rPr>
          <w:del w:id="11172" w:author="Dr Mamadou SANOGO" w:date="2023-10-25T15:06:00Z"/>
          <w:color w:val="000000" w:themeColor="text1"/>
          <w:szCs w:val="24"/>
          <w:rPrChange w:id="11173" w:author="Dr Mamadou SANOGO" w:date="2023-10-25T18:15:00Z">
            <w:rPr>
              <w:del w:id="11174" w:author="Dr Mamadou SANOGO" w:date="2023-10-25T15:06:00Z"/>
              <w:color w:val="000000"/>
              <w:szCs w:val="24"/>
            </w:rPr>
          </w:rPrChange>
        </w:rPr>
      </w:pPr>
    </w:p>
    <w:p w14:paraId="36CDF30E" w14:textId="77777777" w:rsidR="00773887" w:rsidRPr="007A4AFC" w:rsidDel="002179BA" w:rsidRDefault="00773887" w:rsidP="00011374">
      <w:pPr>
        <w:widowControl w:val="0"/>
        <w:autoSpaceDE w:val="0"/>
        <w:autoSpaceDN w:val="0"/>
        <w:adjustRightInd w:val="0"/>
        <w:spacing w:line="240" w:lineRule="auto"/>
        <w:ind w:right="9"/>
        <w:rPr>
          <w:del w:id="11175" w:author="Dr Mamadou SANOGO" w:date="2023-10-25T15:06:00Z"/>
          <w:color w:val="000000" w:themeColor="text1"/>
          <w:szCs w:val="24"/>
          <w:rPrChange w:id="11176" w:author="Dr Mamadou SANOGO" w:date="2023-10-25T18:15:00Z">
            <w:rPr>
              <w:del w:id="11177" w:author="Dr Mamadou SANOGO" w:date="2023-10-25T15:06:00Z"/>
              <w:color w:val="000000"/>
              <w:szCs w:val="24"/>
            </w:rPr>
          </w:rPrChange>
        </w:rPr>
      </w:pPr>
    </w:p>
    <w:p w14:paraId="15F2385B" w14:textId="77777777" w:rsidR="00773887" w:rsidRPr="007A4AFC" w:rsidDel="002179BA" w:rsidRDefault="00773887" w:rsidP="00011374">
      <w:pPr>
        <w:widowControl w:val="0"/>
        <w:autoSpaceDE w:val="0"/>
        <w:autoSpaceDN w:val="0"/>
        <w:adjustRightInd w:val="0"/>
        <w:spacing w:line="240" w:lineRule="auto"/>
        <w:ind w:right="9"/>
        <w:rPr>
          <w:del w:id="11178" w:author="Dr Mamadou SANOGO" w:date="2023-10-25T15:06:00Z"/>
          <w:color w:val="000000" w:themeColor="text1"/>
          <w:szCs w:val="24"/>
          <w:rPrChange w:id="11179" w:author="Dr Mamadou SANOGO" w:date="2023-10-25T18:15:00Z">
            <w:rPr>
              <w:del w:id="11180" w:author="Dr Mamadou SANOGO" w:date="2023-10-25T15:06:00Z"/>
              <w:color w:val="000000"/>
              <w:szCs w:val="24"/>
            </w:rPr>
          </w:rPrChange>
        </w:rPr>
      </w:pPr>
    </w:p>
    <w:p w14:paraId="04371F40" w14:textId="7F11D753" w:rsidR="00011374" w:rsidRPr="007A4AFC" w:rsidDel="00837877" w:rsidRDefault="00011374" w:rsidP="00EA40A4">
      <w:pPr>
        <w:pStyle w:val="Titre1"/>
        <w:spacing w:before="0" w:line="240" w:lineRule="auto"/>
        <w:jc w:val="center"/>
        <w:rPr>
          <w:del w:id="11181" w:author="Dr Mamadou SANOGO" w:date="2023-10-25T14:51:00Z"/>
          <w:rFonts w:eastAsiaTheme="minorHAnsi" w:cs="Times New Roman"/>
          <w:b w:val="0"/>
          <w:sz w:val="52"/>
          <w:lang w:eastAsia="en-US"/>
          <w:rPrChange w:id="11182" w:author="Dr Mamadou SANOGO" w:date="2023-10-25T18:15:00Z">
            <w:rPr>
              <w:del w:id="11183" w:author="Dr Mamadou SANOGO" w:date="2023-10-25T14:51:00Z"/>
              <w:rFonts w:eastAsiaTheme="minorHAnsi" w:cs="Times New Roman"/>
              <w:b w:val="0"/>
              <w:color w:val="auto"/>
              <w:sz w:val="52"/>
              <w:lang w:eastAsia="en-US"/>
            </w:rPr>
          </w:rPrChange>
        </w:rPr>
      </w:pPr>
      <w:bookmarkStart w:id="11184" w:name="_Toc145944535"/>
      <w:del w:id="11185" w:author="Dr Mamadou SANOGO" w:date="2023-10-25T14:51:00Z">
        <w:r w:rsidRPr="007A4AFC" w:rsidDel="00837877">
          <w:rPr>
            <w:rFonts w:eastAsiaTheme="minorHAnsi"/>
            <w:sz w:val="52"/>
            <w:lang w:eastAsia="en-US"/>
            <w:rPrChange w:id="11186" w:author="Dr Mamadou SANOGO" w:date="2023-10-25T18:15:00Z">
              <w:rPr>
                <w:rFonts w:eastAsiaTheme="minorHAnsi"/>
                <w:color w:val="2E74B5" w:themeColor="accent1" w:themeShade="BF"/>
                <w:sz w:val="52"/>
                <w:lang w:eastAsia="en-US"/>
              </w:rPr>
            </w:rPrChange>
          </w:rPr>
          <w:delText xml:space="preserve">Annexe </w:delText>
        </w:r>
        <w:r w:rsidR="007B4390" w:rsidRPr="007A4AFC" w:rsidDel="00837877">
          <w:rPr>
            <w:rFonts w:eastAsiaTheme="minorHAnsi"/>
            <w:sz w:val="52"/>
            <w:lang w:eastAsia="en-US"/>
            <w:rPrChange w:id="11187" w:author="Dr Mamadou SANOGO" w:date="2023-10-25T18:15:00Z">
              <w:rPr>
                <w:rFonts w:eastAsiaTheme="minorHAnsi"/>
                <w:color w:val="2E74B5" w:themeColor="accent1" w:themeShade="BF"/>
                <w:sz w:val="52"/>
                <w:lang w:eastAsia="en-US"/>
              </w:rPr>
            </w:rPrChange>
          </w:rPr>
          <w:delText>6</w:delText>
        </w:r>
        <w:r w:rsidRPr="007A4AFC" w:rsidDel="00837877">
          <w:rPr>
            <w:rFonts w:eastAsiaTheme="minorHAnsi"/>
            <w:sz w:val="52"/>
            <w:lang w:eastAsia="en-US"/>
            <w:rPrChange w:id="11188" w:author="Dr Mamadou SANOGO" w:date="2023-10-25T18:15:00Z">
              <w:rPr>
                <w:rFonts w:eastAsiaTheme="minorHAnsi"/>
                <w:color w:val="2E74B5" w:themeColor="accent1" w:themeShade="BF"/>
                <w:sz w:val="52"/>
                <w:lang w:eastAsia="en-US"/>
              </w:rPr>
            </w:rPrChange>
          </w:rPr>
          <w:delText xml:space="preserve"> : </w:delText>
        </w:r>
        <w:bookmarkEnd w:id="11184"/>
        <w:r w:rsidR="007B4390" w:rsidRPr="007A4AFC" w:rsidDel="00837877">
          <w:rPr>
            <w:rFonts w:eastAsiaTheme="minorHAnsi"/>
            <w:sz w:val="52"/>
            <w:lang w:eastAsia="en-US"/>
            <w:rPrChange w:id="11189" w:author="Dr Mamadou SANOGO" w:date="2023-10-25T18:15:00Z">
              <w:rPr>
                <w:rFonts w:eastAsiaTheme="minorHAnsi"/>
                <w:color w:val="2E74B5" w:themeColor="accent1" w:themeShade="BF"/>
                <w:sz w:val="52"/>
                <w:lang w:eastAsia="en-US"/>
              </w:rPr>
            </w:rPrChange>
          </w:rPr>
          <w:delText>Arrêté d’ouverture</w:delText>
        </w:r>
      </w:del>
    </w:p>
    <w:p w14:paraId="51B69EA9" w14:textId="77777777" w:rsidR="00011374" w:rsidRPr="007A4AFC" w:rsidDel="002179BA" w:rsidRDefault="00011374" w:rsidP="00011374">
      <w:pPr>
        <w:widowControl w:val="0"/>
        <w:autoSpaceDE w:val="0"/>
        <w:autoSpaceDN w:val="0"/>
        <w:adjustRightInd w:val="0"/>
        <w:spacing w:before="5" w:line="280" w:lineRule="exact"/>
        <w:ind w:right="9"/>
        <w:rPr>
          <w:del w:id="11190" w:author="Dr Mamadou SANOGO" w:date="2023-10-25T15:05:00Z"/>
          <w:color w:val="000000" w:themeColor="text1"/>
          <w:sz w:val="28"/>
          <w:szCs w:val="28"/>
          <w:rPrChange w:id="11191" w:author="Dr Mamadou SANOGO" w:date="2023-10-25T18:15:00Z">
            <w:rPr>
              <w:del w:id="11192" w:author="Dr Mamadou SANOGO" w:date="2023-10-25T15:05:00Z"/>
              <w:color w:val="000000"/>
              <w:sz w:val="28"/>
              <w:szCs w:val="28"/>
            </w:rPr>
          </w:rPrChange>
        </w:rPr>
      </w:pPr>
    </w:p>
    <w:p w14:paraId="65F18D03" w14:textId="77777777" w:rsidR="00011374" w:rsidRPr="007A4AFC" w:rsidDel="002179BA" w:rsidRDefault="00011374" w:rsidP="00011374">
      <w:pPr>
        <w:widowControl w:val="0"/>
        <w:autoSpaceDE w:val="0"/>
        <w:autoSpaceDN w:val="0"/>
        <w:adjustRightInd w:val="0"/>
        <w:spacing w:before="5" w:line="280" w:lineRule="exact"/>
        <w:ind w:right="9"/>
        <w:rPr>
          <w:del w:id="11193" w:author="Dr Mamadou SANOGO" w:date="2023-10-25T15:05:00Z"/>
          <w:color w:val="000000" w:themeColor="text1"/>
          <w:sz w:val="28"/>
          <w:szCs w:val="28"/>
          <w:rPrChange w:id="11194" w:author="Dr Mamadou SANOGO" w:date="2023-10-25T18:15:00Z">
            <w:rPr>
              <w:del w:id="11195" w:author="Dr Mamadou SANOGO" w:date="2023-10-25T15:05:00Z"/>
              <w:color w:val="000000"/>
              <w:sz w:val="28"/>
              <w:szCs w:val="28"/>
            </w:rPr>
          </w:rPrChange>
        </w:rPr>
      </w:pPr>
    </w:p>
    <w:p w14:paraId="41B48222" w14:textId="77777777" w:rsidR="00D81BFF" w:rsidRPr="007A4AFC" w:rsidRDefault="00D81BFF">
      <w:pPr>
        <w:shd w:val="clear" w:color="auto" w:fill="FFFFFF"/>
        <w:spacing w:line="240" w:lineRule="auto"/>
        <w:ind w:right="9"/>
        <w:jc w:val="left"/>
        <w:rPr>
          <w:ins w:id="11196" w:author="Dr Mamadou SANOGO" w:date="2023-10-25T15:02:00Z"/>
          <w:b/>
          <w:color w:val="000000" w:themeColor="text1"/>
          <w:sz w:val="44"/>
          <w:rPrChange w:id="11197" w:author="Dr Mamadou SANOGO" w:date="2023-10-25T18:15:00Z">
            <w:rPr>
              <w:ins w:id="11198" w:author="Dr Mamadou SANOGO" w:date="2023-10-25T15:02:00Z"/>
              <w:b/>
              <w:sz w:val="44"/>
            </w:rPr>
          </w:rPrChange>
        </w:rPr>
        <w:pPrChange w:id="11199" w:author="Dr Mamadou SANOGO" w:date="2023-10-25T15:06:00Z">
          <w:pPr>
            <w:shd w:val="clear" w:color="auto" w:fill="FFFFFF"/>
            <w:spacing w:line="240" w:lineRule="auto"/>
            <w:ind w:right="9"/>
            <w:jc w:val="center"/>
          </w:pPr>
        </w:pPrChange>
      </w:pPr>
    </w:p>
    <w:p w14:paraId="4D9C14CF" w14:textId="77777777" w:rsidR="00D81BFF" w:rsidRPr="007A4AFC" w:rsidRDefault="00D81BFF" w:rsidP="00D81BFF">
      <w:pPr>
        <w:shd w:val="clear" w:color="auto" w:fill="FFFFFF"/>
        <w:spacing w:line="240" w:lineRule="auto"/>
        <w:ind w:right="9"/>
        <w:jc w:val="center"/>
        <w:rPr>
          <w:ins w:id="11200" w:author="Dr Mamadou SANOGO" w:date="2023-10-25T15:02:00Z"/>
          <w:b/>
          <w:color w:val="000000" w:themeColor="text1"/>
          <w:sz w:val="44"/>
          <w:rPrChange w:id="11201" w:author="Dr Mamadou SANOGO" w:date="2023-10-25T18:15:00Z">
            <w:rPr>
              <w:ins w:id="11202" w:author="Dr Mamadou SANOGO" w:date="2023-10-25T15:02:00Z"/>
              <w:b/>
              <w:sz w:val="44"/>
            </w:rPr>
          </w:rPrChange>
        </w:rPr>
      </w:pPr>
    </w:p>
    <w:p w14:paraId="502E3181" w14:textId="3990B0E5" w:rsidR="00D81BFF" w:rsidRPr="007A4AFC" w:rsidRDefault="00D81BFF" w:rsidP="00D81BFF">
      <w:pPr>
        <w:shd w:val="clear" w:color="auto" w:fill="FFFFFF"/>
        <w:spacing w:line="240" w:lineRule="auto"/>
        <w:ind w:right="9"/>
        <w:jc w:val="center"/>
        <w:rPr>
          <w:ins w:id="11203" w:author="Dr Mamadou SANOGO" w:date="2023-10-25T15:03:00Z"/>
          <w:b/>
          <w:color w:val="000000" w:themeColor="text1"/>
          <w:sz w:val="44"/>
          <w:rPrChange w:id="11204" w:author="Dr Mamadou SANOGO" w:date="2023-10-25T18:15:00Z">
            <w:rPr>
              <w:ins w:id="11205" w:author="Dr Mamadou SANOGO" w:date="2023-10-25T15:03:00Z"/>
              <w:b/>
              <w:sz w:val="44"/>
            </w:rPr>
          </w:rPrChange>
        </w:rPr>
      </w:pPr>
      <w:ins w:id="11206" w:author="Dr Mamadou SANOGO" w:date="2023-10-25T15:02:00Z">
        <w:r w:rsidRPr="007A4AFC">
          <w:rPr>
            <w:b/>
            <w:color w:val="000000" w:themeColor="text1"/>
            <w:sz w:val="44"/>
            <w:rPrChange w:id="11207" w:author="Dr Mamadou SANOGO" w:date="2023-10-25T18:15:00Z">
              <w:rPr>
                <w:b/>
                <w:sz w:val="44"/>
              </w:rPr>
            </w:rPrChange>
          </w:rPr>
          <w:t>Annexe n°012 :</w:t>
        </w:r>
      </w:ins>
      <w:ins w:id="11208" w:author="Dr Mamadou SANOGO" w:date="2023-10-25T15:03:00Z">
        <w:r w:rsidRPr="007A4AFC">
          <w:rPr>
            <w:b/>
            <w:color w:val="000000" w:themeColor="text1"/>
            <w:sz w:val="44"/>
            <w:rPrChange w:id="11209" w:author="Dr Mamadou SANOGO" w:date="2023-10-25T18:15:00Z">
              <w:rPr>
                <w:b/>
                <w:sz w:val="44"/>
              </w:rPr>
            </w:rPrChange>
          </w:rPr>
          <w:t xml:space="preserve"> </w:t>
        </w:r>
      </w:ins>
      <w:ins w:id="11210" w:author="Dr Mamadou SANOGO" w:date="2023-10-25T15:02:00Z">
        <w:r w:rsidRPr="007A4AFC">
          <w:rPr>
            <w:b/>
            <w:color w:val="000000" w:themeColor="text1"/>
            <w:sz w:val="44"/>
            <w:rPrChange w:id="11211" w:author="Dr Mamadou SANOGO" w:date="2023-10-25T18:15:00Z">
              <w:rPr>
                <w:b/>
                <w:sz w:val="44"/>
              </w:rPr>
            </w:rPrChange>
          </w:rPr>
          <w:t>Conventions de partenariats avec certains organismes du monde socioprofessionnel</w:t>
        </w:r>
      </w:ins>
    </w:p>
    <w:p w14:paraId="250797C1" w14:textId="72533ABD" w:rsidR="00D81BFF" w:rsidRPr="007A4AFC" w:rsidRDefault="00D81BFF" w:rsidP="00D81BFF">
      <w:pPr>
        <w:shd w:val="clear" w:color="auto" w:fill="FFFFFF"/>
        <w:spacing w:line="240" w:lineRule="auto"/>
        <w:ind w:right="9"/>
        <w:jc w:val="center"/>
        <w:rPr>
          <w:ins w:id="11212" w:author="Dr Mamadou SANOGO" w:date="2023-10-25T15:03:00Z"/>
          <w:b/>
          <w:color w:val="000000" w:themeColor="text1"/>
          <w:sz w:val="44"/>
          <w:rPrChange w:id="11213" w:author="Dr Mamadou SANOGO" w:date="2023-10-25T18:15:00Z">
            <w:rPr>
              <w:ins w:id="11214" w:author="Dr Mamadou SANOGO" w:date="2023-10-25T15:03:00Z"/>
              <w:b/>
              <w:sz w:val="44"/>
            </w:rPr>
          </w:rPrChange>
        </w:rPr>
      </w:pPr>
    </w:p>
    <w:p w14:paraId="7E015786" w14:textId="63A0D71A" w:rsidR="00D81BFF" w:rsidRPr="007A4AFC" w:rsidRDefault="00D81BFF" w:rsidP="00D81BFF">
      <w:pPr>
        <w:shd w:val="clear" w:color="auto" w:fill="FFFFFF"/>
        <w:spacing w:line="240" w:lineRule="auto"/>
        <w:ind w:right="9"/>
        <w:jc w:val="center"/>
        <w:rPr>
          <w:ins w:id="11215" w:author="Dr Mamadou SANOGO" w:date="2023-10-25T15:03:00Z"/>
          <w:b/>
          <w:color w:val="000000" w:themeColor="text1"/>
          <w:sz w:val="44"/>
          <w:rPrChange w:id="11216" w:author="Dr Mamadou SANOGO" w:date="2023-10-25T18:15:00Z">
            <w:rPr>
              <w:ins w:id="11217" w:author="Dr Mamadou SANOGO" w:date="2023-10-25T15:03:00Z"/>
              <w:b/>
              <w:sz w:val="44"/>
            </w:rPr>
          </w:rPrChange>
        </w:rPr>
      </w:pPr>
    </w:p>
    <w:p w14:paraId="2C68E4DA" w14:textId="777D5CF4" w:rsidR="00D81BFF" w:rsidRPr="007A4AFC" w:rsidRDefault="00D81BFF" w:rsidP="00D81BFF">
      <w:pPr>
        <w:shd w:val="clear" w:color="auto" w:fill="FFFFFF"/>
        <w:spacing w:line="240" w:lineRule="auto"/>
        <w:ind w:right="9"/>
        <w:jc w:val="center"/>
        <w:rPr>
          <w:ins w:id="11218" w:author="Dr Mamadou SANOGO" w:date="2023-10-25T15:03:00Z"/>
          <w:b/>
          <w:color w:val="000000" w:themeColor="text1"/>
          <w:sz w:val="44"/>
          <w:rPrChange w:id="11219" w:author="Dr Mamadou SANOGO" w:date="2023-10-25T18:15:00Z">
            <w:rPr>
              <w:ins w:id="11220" w:author="Dr Mamadou SANOGO" w:date="2023-10-25T15:03:00Z"/>
              <w:b/>
              <w:sz w:val="44"/>
            </w:rPr>
          </w:rPrChange>
        </w:rPr>
      </w:pPr>
    </w:p>
    <w:p w14:paraId="1F63F1FB" w14:textId="2E94A766" w:rsidR="00D81BFF" w:rsidRPr="007A4AFC" w:rsidRDefault="00D81BFF" w:rsidP="00D81BFF">
      <w:pPr>
        <w:shd w:val="clear" w:color="auto" w:fill="FFFFFF"/>
        <w:spacing w:line="240" w:lineRule="auto"/>
        <w:ind w:right="9"/>
        <w:jc w:val="center"/>
        <w:rPr>
          <w:ins w:id="11221" w:author="Dr Mamadou SANOGO" w:date="2023-10-25T15:03:00Z"/>
          <w:b/>
          <w:color w:val="000000" w:themeColor="text1"/>
          <w:sz w:val="44"/>
          <w:rPrChange w:id="11222" w:author="Dr Mamadou SANOGO" w:date="2023-10-25T18:15:00Z">
            <w:rPr>
              <w:ins w:id="11223" w:author="Dr Mamadou SANOGO" w:date="2023-10-25T15:03:00Z"/>
              <w:b/>
              <w:sz w:val="44"/>
            </w:rPr>
          </w:rPrChange>
        </w:rPr>
      </w:pPr>
    </w:p>
    <w:p w14:paraId="17E6BFCF" w14:textId="268D4F3F" w:rsidR="00D81BFF" w:rsidRPr="007A4AFC" w:rsidRDefault="00D81BFF" w:rsidP="00D81BFF">
      <w:pPr>
        <w:shd w:val="clear" w:color="auto" w:fill="FFFFFF"/>
        <w:spacing w:line="240" w:lineRule="auto"/>
        <w:ind w:right="9"/>
        <w:jc w:val="center"/>
        <w:rPr>
          <w:ins w:id="11224" w:author="Dr Mamadou SANOGO" w:date="2023-10-25T15:03:00Z"/>
          <w:b/>
          <w:color w:val="000000" w:themeColor="text1"/>
          <w:sz w:val="44"/>
          <w:rPrChange w:id="11225" w:author="Dr Mamadou SANOGO" w:date="2023-10-25T18:15:00Z">
            <w:rPr>
              <w:ins w:id="11226" w:author="Dr Mamadou SANOGO" w:date="2023-10-25T15:03:00Z"/>
              <w:b/>
              <w:sz w:val="44"/>
            </w:rPr>
          </w:rPrChange>
        </w:rPr>
      </w:pPr>
    </w:p>
    <w:p w14:paraId="1625D8F0" w14:textId="6CB054C5" w:rsidR="00D81BFF" w:rsidRPr="007A4AFC" w:rsidRDefault="00D81BFF" w:rsidP="00D81BFF">
      <w:pPr>
        <w:shd w:val="clear" w:color="auto" w:fill="FFFFFF"/>
        <w:spacing w:line="240" w:lineRule="auto"/>
        <w:ind w:right="9"/>
        <w:jc w:val="center"/>
        <w:rPr>
          <w:ins w:id="11227" w:author="Dr Mamadou SANOGO" w:date="2023-10-25T15:03:00Z"/>
          <w:b/>
          <w:color w:val="000000" w:themeColor="text1"/>
          <w:sz w:val="44"/>
          <w:rPrChange w:id="11228" w:author="Dr Mamadou SANOGO" w:date="2023-10-25T18:15:00Z">
            <w:rPr>
              <w:ins w:id="11229" w:author="Dr Mamadou SANOGO" w:date="2023-10-25T15:03:00Z"/>
              <w:b/>
              <w:sz w:val="44"/>
            </w:rPr>
          </w:rPrChange>
        </w:rPr>
      </w:pPr>
    </w:p>
    <w:p w14:paraId="43B0F5C3" w14:textId="4E028EBF" w:rsidR="00D81BFF" w:rsidRPr="007A4AFC" w:rsidRDefault="00D81BFF" w:rsidP="00D81BFF">
      <w:pPr>
        <w:shd w:val="clear" w:color="auto" w:fill="FFFFFF"/>
        <w:spacing w:line="240" w:lineRule="auto"/>
        <w:ind w:right="9"/>
        <w:jc w:val="center"/>
        <w:rPr>
          <w:ins w:id="11230" w:author="Dr Mamadou SANOGO" w:date="2023-10-25T15:03:00Z"/>
          <w:b/>
          <w:color w:val="000000" w:themeColor="text1"/>
          <w:sz w:val="44"/>
          <w:rPrChange w:id="11231" w:author="Dr Mamadou SANOGO" w:date="2023-10-25T18:15:00Z">
            <w:rPr>
              <w:ins w:id="11232" w:author="Dr Mamadou SANOGO" w:date="2023-10-25T15:03:00Z"/>
              <w:b/>
              <w:sz w:val="44"/>
            </w:rPr>
          </w:rPrChange>
        </w:rPr>
      </w:pPr>
    </w:p>
    <w:p w14:paraId="532B088E" w14:textId="7F44E558" w:rsidR="00D81BFF" w:rsidRPr="007A4AFC" w:rsidRDefault="00D81BFF" w:rsidP="00D81BFF">
      <w:pPr>
        <w:shd w:val="clear" w:color="auto" w:fill="FFFFFF"/>
        <w:spacing w:line="240" w:lineRule="auto"/>
        <w:ind w:right="9"/>
        <w:jc w:val="center"/>
        <w:rPr>
          <w:ins w:id="11233" w:author="Dr Mamadou SANOGO" w:date="2023-10-25T15:03:00Z"/>
          <w:b/>
          <w:color w:val="000000" w:themeColor="text1"/>
          <w:sz w:val="44"/>
          <w:rPrChange w:id="11234" w:author="Dr Mamadou SANOGO" w:date="2023-10-25T18:15:00Z">
            <w:rPr>
              <w:ins w:id="11235" w:author="Dr Mamadou SANOGO" w:date="2023-10-25T15:03:00Z"/>
              <w:b/>
              <w:sz w:val="44"/>
            </w:rPr>
          </w:rPrChange>
        </w:rPr>
      </w:pPr>
    </w:p>
    <w:p w14:paraId="111F69F1" w14:textId="78CDE99C" w:rsidR="00D81BFF" w:rsidRPr="007A4AFC" w:rsidRDefault="00D81BFF" w:rsidP="00D81BFF">
      <w:pPr>
        <w:shd w:val="clear" w:color="auto" w:fill="FFFFFF"/>
        <w:spacing w:line="240" w:lineRule="auto"/>
        <w:ind w:right="9"/>
        <w:jc w:val="center"/>
        <w:rPr>
          <w:ins w:id="11236" w:author="Dr Mamadou SANOGO" w:date="2023-10-25T15:03:00Z"/>
          <w:b/>
          <w:color w:val="000000" w:themeColor="text1"/>
          <w:sz w:val="44"/>
          <w:rPrChange w:id="11237" w:author="Dr Mamadou SANOGO" w:date="2023-10-25T18:15:00Z">
            <w:rPr>
              <w:ins w:id="11238" w:author="Dr Mamadou SANOGO" w:date="2023-10-25T15:03:00Z"/>
              <w:b/>
              <w:sz w:val="44"/>
            </w:rPr>
          </w:rPrChange>
        </w:rPr>
      </w:pPr>
    </w:p>
    <w:p w14:paraId="0E87F4DE" w14:textId="5C1CDE84" w:rsidR="00D81BFF" w:rsidRPr="007A4AFC" w:rsidRDefault="00D81BFF" w:rsidP="00D81BFF">
      <w:pPr>
        <w:shd w:val="clear" w:color="auto" w:fill="FFFFFF"/>
        <w:spacing w:line="240" w:lineRule="auto"/>
        <w:ind w:right="9"/>
        <w:jc w:val="center"/>
        <w:rPr>
          <w:ins w:id="11239" w:author="Dr Mamadou SANOGO" w:date="2023-10-25T15:03:00Z"/>
          <w:b/>
          <w:color w:val="000000" w:themeColor="text1"/>
          <w:sz w:val="44"/>
          <w:rPrChange w:id="11240" w:author="Dr Mamadou SANOGO" w:date="2023-10-25T18:15:00Z">
            <w:rPr>
              <w:ins w:id="11241" w:author="Dr Mamadou SANOGO" w:date="2023-10-25T15:03:00Z"/>
              <w:b/>
              <w:sz w:val="44"/>
            </w:rPr>
          </w:rPrChange>
        </w:rPr>
      </w:pPr>
    </w:p>
    <w:p w14:paraId="5A914C4A" w14:textId="5A3E7F40" w:rsidR="00D81BFF" w:rsidRPr="007A4AFC" w:rsidRDefault="00D81BFF" w:rsidP="00D81BFF">
      <w:pPr>
        <w:shd w:val="clear" w:color="auto" w:fill="FFFFFF"/>
        <w:spacing w:line="240" w:lineRule="auto"/>
        <w:ind w:right="9"/>
        <w:jc w:val="center"/>
        <w:rPr>
          <w:ins w:id="11242" w:author="Dr Mamadou SANOGO" w:date="2023-10-25T15:03:00Z"/>
          <w:b/>
          <w:color w:val="000000" w:themeColor="text1"/>
          <w:sz w:val="44"/>
          <w:rPrChange w:id="11243" w:author="Dr Mamadou SANOGO" w:date="2023-10-25T18:15:00Z">
            <w:rPr>
              <w:ins w:id="11244" w:author="Dr Mamadou SANOGO" w:date="2023-10-25T15:03:00Z"/>
              <w:b/>
              <w:sz w:val="44"/>
            </w:rPr>
          </w:rPrChange>
        </w:rPr>
      </w:pPr>
    </w:p>
    <w:p w14:paraId="2AA48FD2" w14:textId="04A4E94F" w:rsidR="00D81BFF" w:rsidRPr="007A4AFC" w:rsidRDefault="00D81BFF" w:rsidP="00D81BFF">
      <w:pPr>
        <w:shd w:val="clear" w:color="auto" w:fill="FFFFFF"/>
        <w:spacing w:line="240" w:lineRule="auto"/>
        <w:ind w:right="9"/>
        <w:jc w:val="center"/>
        <w:rPr>
          <w:ins w:id="11245" w:author="Dr Mamadou SANOGO" w:date="2023-10-25T15:03:00Z"/>
          <w:b/>
          <w:color w:val="000000" w:themeColor="text1"/>
          <w:sz w:val="44"/>
          <w:rPrChange w:id="11246" w:author="Dr Mamadou SANOGO" w:date="2023-10-25T18:15:00Z">
            <w:rPr>
              <w:ins w:id="11247" w:author="Dr Mamadou SANOGO" w:date="2023-10-25T15:03:00Z"/>
              <w:b/>
              <w:sz w:val="44"/>
            </w:rPr>
          </w:rPrChange>
        </w:rPr>
      </w:pPr>
    </w:p>
    <w:p w14:paraId="459735C5" w14:textId="7CF3724F" w:rsidR="00D81BFF" w:rsidRPr="007A4AFC" w:rsidRDefault="00D81BFF" w:rsidP="00D81BFF">
      <w:pPr>
        <w:shd w:val="clear" w:color="auto" w:fill="FFFFFF"/>
        <w:spacing w:line="240" w:lineRule="auto"/>
        <w:ind w:right="9"/>
        <w:jc w:val="center"/>
        <w:rPr>
          <w:ins w:id="11248" w:author="Dr Mamadou SANOGO" w:date="2023-10-25T15:03:00Z"/>
          <w:b/>
          <w:color w:val="000000" w:themeColor="text1"/>
          <w:sz w:val="44"/>
          <w:rPrChange w:id="11249" w:author="Dr Mamadou SANOGO" w:date="2023-10-25T18:15:00Z">
            <w:rPr>
              <w:ins w:id="11250" w:author="Dr Mamadou SANOGO" w:date="2023-10-25T15:03:00Z"/>
              <w:b/>
              <w:sz w:val="44"/>
            </w:rPr>
          </w:rPrChange>
        </w:rPr>
      </w:pPr>
    </w:p>
    <w:p w14:paraId="227533A4" w14:textId="58474DF1" w:rsidR="00D81BFF" w:rsidRPr="007A4AFC" w:rsidRDefault="00D81BFF" w:rsidP="00D81BFF">
      <w:pPr>
        <w:shd w:val="clear" w:color="auto" w:fill="FFFFFF"/>
        <w:spacing w:line="240" w:lineRule="auto"/>
        <w:ind w:right="9"/>
        <w:jc w:val="center"/>
        <w:rPr>
          <w:ins w:id="11251" w:author="Dr Mamadou SANOGO" w:date="2023-10-25T15:03:00Z"/>
          <w:b/>
          <w:color w:val="000000" w:themeColor="text1"/>
          <w:sz w:val="44"/>
          <w:rPrChange w:id="11252" w:author="Dr Mamadou SANOGO" w:date="2023-10-25T18:15:00Z">
            <w:rPr>
              <w:ins w:id="11253" w:author="Dr Mamadou SANOGO" w:date="2023-10-25T15:03:00Z"/>
              <w:b/>
              <w:sz w:val="44"/>
            </w:rPr>
          </w:rPrChange>
        </w:rPr>
      </w:pPr>
    </w:p>
    <w:p w14:paraId="4285EF57" w14:textId="3106F1E0" w:rsidR="00D81BFF" w:rsidRPr="007A4AFC" w:rsidRDefault="00D81BFF" w:rsidP="00D81BFF">
      <w:pPr>
        <w:shd w:val="clear" w:color="auto" w:fill="FFFFFF"/>
        <w:spacing w:line="240" w:lineRule="auto"/>
        <w:ind w:right="9"/>
        <w:jc w:val="center"/>
        <w:rPr>
          <w:ins w:id="11254" w:author="Dr Mamadou SANOGO" w:date="2023-10-25T15:03:00Z"/>
          <w:b/>
          <w:color w:val="000000" w:themeColor="text1"/>
          <w:sz w:val="44"/>
          <w:rPrChange w:id="11255" w:author="Dr Mamadou SANOGO" w:date="2023-10-25T18:15:00Z">
            <w:rPr>
              <w:ins w:id="11256" w:author="Dr Mamadou SANOGO" w:date="2023-10-25T15:03:00Z"/>
              <w:b/>
              <w:sz w:val="44"/>
            </w:rPr>
          </w:rPrChange>
        </w:rPr>
      </w:pPr>
    </w:p>
    <w:p w14:paraId="7279E8B3" w14:textId="08225BD8" w:rsidR="00D81BFF" w:rsidRPr="007A4AFC" w:rsidRDefault="00D81BFF" w:rsidP="00D81BFF">
      <w:pPr>
        <w:shd w:val="clear" w:color="auto" w:fill="FFFFFF"/>
        <w:spacing w:line="240" w:lineRule="auto"/>
        <w:ind w:right="9"/>
        <w:jc w:val="center"/>
        <w:rPr>
          <w:ins w:id="11257" w:author="Dr Mamadou SANOGO" w:date="2023-10-25T15:03:00Z"/>
          <w:b/>
          <w:color w:val="000000" w:themeColor="text1"/>
          <w:sz w:val="44"/>
          <w:rPrChange w:id="11258" w:author="Dr Mamadou SANOGO" w:date="2023-10-25T18:15:00Z">
            <w:rPr>
              <w:ins w:id="11259" w:author="Dr Mamadou SANOGO" w:date="2023-10-25T15:03:00Z"/>
              <w:b/>
              <w:sz w:val="44"/>
            </w:rPr>
          </w:rPrChange>
        </w:rPr>
      </w:pPr>
    </w:p>
    <w:p w14:paraId="292A1CAD" w14:textId="5F987802" w:rsidR="00D81BFF" w:rsidRPr="007A4AFC" w:rsidRDefault="00D81BFF" w:rsidP="00D81BFF">
      <w:pPr>
        <w:shd w:val="clear" w:color="auto" w:fill="FFFFFF"/>
        <w:spacing w:line="240" w:lineRule="auto"/>
        <w:ind w:right="9"/>
        <w:jc w:val="center"/>
        <w:rPr>
          <w:ins w:id="11260" w:author="Dr Mamadou SANOGO" w:date="2023-10-25T15:03:00Z"/>
          <w:b/>
          <w:color w:val="000000" w:themeColor="text1"/>
          <w:sz w:val="44"/>
          <w:rPrChange w:id="11261" w:author="Dr Mamadou SANOGO" w:date="2023-10-25T18:15:00Z">
            <w:rPr>
              <w:ins w:id="11262" w:author="Dr Mamadou SANOGO" w:date="2023-10-25T15:03:00Z"/>
              <w:b/>
              <w:sz w:val="44"/>
            </w:rPr>
          </w:rPrChange>
        </w:rPr>
      </w:pPr>
    </w:p>
    <w:p w14:paraId="7740DD22" w14:textId="021CC16D" w:rsidR="00D81BFF" w:rsidRPr="007A4AFC" w:rsidRDefault="00D81BFF" w:rsidP="00D81BFF">
      <w:pPr>
        <w:shd w:val="clear" w:color="auto" w:fill="FFFFFF"/>
        <w:spacing w:line="240" w:lineRule="auto"/>
        <w:ind w:right="9"/>
        <w:jc w:val="center"/>
        <w:rPr>
          <w:ins w:id="11263" w:author="Dr Mamadou SANOGO" w:date="2023-10-25T15:03:00Z"/>
          <w:b/>
          <w:color w:val="000000" w:themeColor="text1"/>
          <w:sz w:val="44"/>
          <w:rPrChange w:id="11264" w:author="Dr Mamadou SANOGO" w:date="2023-10-25T18:15:00Z">
            <w:rPr>
              <w:ins w:id="11265" w:author="Dr Mamadou SANOGO" w:date="2023-10-25T15:03:00Z"/>
              <w:b/>
              <w:sz w:val="44"/>
            </w:rPr>
          </w:rPrChange>
        </w:rPr>
      </w:pPr>
    </w:p>
    <w:p w14:paraId="24352135" w14:textId="69B8E982" w:rsidR="00D81BFF" w:rsidRPr="007A4AFC" w:rsidRDefault="00D81BFF" w:rsidP="00D81BFF">
      <w:pPr>
        <w:shd w:val="clear" w:color="auto" w:fill="FFFFFF"/>
        <w:spacing w:line="240" w:lineRule="auto"/>
        <w:ind w:right="9"/>
        <w:jc w:val="center"/>
        <w:rPr>
          <w:ins w:id="11266" w:author="Dr Mamadou SANOGO" w:date="2023-10-25T15:03:00Z"/>
          <w:b/>
          <w:color w:val="000000" w:themeColor="text1"/>
          <w:sz w:val="44"/>
          <w:rPrChange w:id="11267" w:author="Dr Mamadou SANOGO" w:date="2023-10-25T18:15:00Z">
            <w:rPr>
              <w:ins w:id="11268" w:author="Dr Mamadou SANOGO" w:date="2023-10-25T15:03:00Z"/>
              <w:b/>
              <w:sz w:val="44"/>
            </w:rPr>
          </w:rPrChange>
        </w:rPr>
      </w:pPr>
    </w:p>
    <w:p w14:paraId="75E3024E" w14:textId="2D43DFA2" w:rsidR="00D81BFF" w:rsidRPr="007A4AFC" w:rsidRDefault="00D81BFF" w:rsidP="00D81BFF">
      <w:pPr>
        <w:shd w:val="clear" w:color="auto" w:fill="FFFFFF"/>
        <w:spacing w:line="240" w:lineRule="auto"/>
        <w:ind w:right="9"/>
        <w:jc w:val="center"/>
        <w:rPr>
          <w:ins w:id="11269" w:author="Dr Mamadou SANOGO" w:date="2023-10-25T15:03:00Z"/>
          <w:b/>
          <w:color w:val="000000" w:themeColor="text1"/>
          <w:sz w:val="44"/>
          <w:rPrChange w:id="11270" w:author="Dr Mamadou SANOGO" w:date="2023-10-25T18:15:00Z">
            <w:rPr>
              <w:ins w:id="11271" w:author="Dr Mamadou SANOGO" w:date="2023-10-25T15:03:00Z"/>
              <w:b/>
              <w:sz w:val="44"/>
            </w:rPr>
          </w:rPrChange>
        </w:rPr>
      </w:pPr>
    </w:p>
    <w:p w14:paraId="1FE70D37" w14:textId="61BC65F5" w:rsidR="00D81BFF" w:rsidRPr="007A4AFC" w:rsidRDefault="00D81BFF" w:rsidP="00D81BFF">
      <w:pPr>
        <w:shd w:val="clear" w:color="auto" w:fill="FFFFFF"/>
        <w:spacing w:line="240" w:lineRule="auto"/>
        <w:ind w:right="9"/>
        <w:jc w:val="center"/>
        <w:rPr>
          <w:ins w:id="11272" w:author="Dr Mamadou SANOGO" w:date="2023-10-25T15:03:00Z"/>
          <w:b/>
          <w:color w:val="000000" w:themeColor="text1"/>
          <w:sz w:val="44"/>
          <w:rPrChange w:id="11273" w:author="Dr Mamadou SANOGO" w:date="2023-10-25T18:15:00Z">
            <w:rPr>
              <w:ins w:id="11274" w:author="Dr Mamadou SANOGO" w:date="2023-10-25T15:03:00Z"/>
              <w:b/>
              <w:sz w:val="44"/>
            </w:rPr>
          </w:rPrChange>
        </w:rPr>
      </w:pPr>
    </w:p>
    <w:p w14:paraId="13A05DF2" w14:textId="1B470CAB" w:rsidR="00D81BFF" w:rsidRPr="007A4AFC" w:rsidRDefault="00D81BFF" w:rsidP="00D81BFF">
      <w:pPr>
        <w:shd w:val="clear" w:color="auto" w:fill="FFFFFF"/>
        <w:spacing w:line="240" w:lineRule="auto"/>
        <w:ind w:right="9"/>
        <w:jc w:val="center"/>
        <w:rPr>
          <w:ins w:id="11275" w:author="Dr Mamadou SANOGO" w:date="2023-10-25T15:03:00Z"/>
          <w:b/>
          <w:color w:val="000000" w:themeColor="text1"/>
          <w:sz w:val="44"/>
          <w:rPrChange w:id="11276" w:author="Dr Mamadou SANOGO" w:date="2023-10-25T18:15:00Z">
            <w:rPr>
              <w:ins w:id="11277" w:author="Dr Mamadou SANOGO" w:date="2023-10-25T15:03:00Z"/>
              <w:b/>
              <w:sz w:val="44"/>
            </w:rPr>
          </w:rPrChange>
        </w:rPr>
      </w:pPr>
    </w:p>
    <w:p w14:paraId="0FBDC52E" w14:textId="2D79AD36" w:rsidR="00D81BFF" w:rsidRPr="007A4AFC" w:rsidRDefault="00D81BFF" w:rsidP="00D81BFF">
      <w:pPr>
        <w:shd w:val="clear" w:color="auto" w:fill="FFFFFF"/>
        <w:spacing w:line="240" w:lineRule="auto"/>
        <w:ind w:right="9"/>
        <w:jc w:val="center"/>
        <w:rPr>
          <w:ins w:id="11278" w:author="Dr Mamadou SANOGO" w:date="2023-10-25T15:03:00Z"/>
          <w:b/>
          <w:color w:val="000000" w:themeColor="text1"/>
          <w:sz w:val="44"/>
          <w:rPrChange w:id="11279" w:author="Dr Mamadou SANOGO" w:date="2023-10-25T18:15:00Z">
            <w:rPr>
              <w:ins w:id="11280" w:author="Dr Mamadou SANOGO" w:date="2023-10-25T15:03:00Z"/>
              <w:b/>
              <w:sz w:val="44"/>
            </w:rPr>
          </w:rPrChange>
        </w:rPr>
      </w:pPr>
    </w:p>
    <w:p w14:paraId="2FF6CB0F" w14:textId="24CA8F70" w:rsidR="00D81BFF" w:rsidRPr="007A4AFC" w:rsidRDefault="00D81BFF" w:rsidP="00D81BFF">
      <w:pPr>
        <w:shd w:val="clear" w:color="auto" w:fill="FFFFFF"/>
        <w:spacing w:line="240" w:lineRule="auto"/>
        <w:ind w:right="9"/>
        <w:jc w:val="center"/>
        <w:rPr>
          <w:ins w:id="11281" w:author="Dr Mamadou SANOGO" w:date="2023-10-25T15:03:00Z"/>
          <w:b/>
          <w:color w:val="000000" w:themeColor="text1"/>
          <w:sz w:val="44"/>
          <w:rPrChange w:id="11282" w:author="Dr Mamadou SANOGO" w:date="2023-10-25T18:15:00Z">
            <w:rPr>
              <w:ins w:id="11283" w:author="Dr Mamadou SANOGO" w:date="2023-10-25T15:03:00Z"/>
              <w:b/>
              <w:sz w:val="44"/>
            </w:rPr>
          </w:rPrChange>
        </w:rPr>
      </w:pPr>
    </w:p>
    <w:p w14:paraId="09ED7589" w14:textId="70CEF60B" w:rsidR="00D81BFF" w:rsidRPr="007A4AFC" w:rsidRDefault="00D81BFF" w:rsidP="00D81BFF">
      <w:pPr>
        <w:shd w:val="clear" w:color="auto" w:fill="FFFFFF"/>
        <w:spacing w:line="240" w:lineRule="auto"/>
        <w:ind w:right="9"/>
        <w:jc w:val="center"/>
        <w:rPr>
          <w:ins w:id="11284" w:author="Dr Mamadou SANOGO" w:date="2023-10-25T15:03:00Z"/>
          <w:b/>
          <w:color w:val="000000" w:themeColor="text1"/>
          <w:sz w:val="44"/>
          <w:rPrChange w:id="11285" w:author="Dr Mamadou SANOGO" w:date="2023-10-25T18:15:00Z">
            <w:rPr>
              <w:ins w:id="11286" w:author="Dr Mamadou SANOGO" w:date="2023-10-25T15:03:00Z"/>
              <w:b/>
              <w:sz w:val="44"/>
            </w:rPr>
          </w:rPrChange>
        </w:rPr>
      </w:pPr>
    </w:p>
    <w:p w14:paraId="4EC1F643" w14:textId="5FEAADB3" w:rsidR="00D81BFF" w:rsidRPr="007A4AFC" w:rsidRDefault="00D81BFF" w:rsidP="00D81BFF">
      <w:pPr>
        <w:shd w:val="clear" w:color="auto" w:fill="FFFFFF"/>
        <w:spacing w:line="240" w:lineRule="auto"/>
        <w:ind w:right="9"/>
        <w:jc w:val="center"/>
        <w:rPr>
          <w:ins w:id="11287" w:author="Dr Mamadou SANOGO" w:date="2023-10-25T15:03:00Z"/>
          <w:b/>
          <w:color w:val="000000" w:themeColor="text1"/>
          <w:sz w:val="44"/>
          <w:rPrChange w:id="11288" w:author="Dr Mamadou SANOGO" w:date="2023-10-25T18:15:00Z">
            <w:rPr>
              <w:ins w:id="11289" w:author="Dr Mamadou SANOGO" w:date="2023-10-25T15:03:00Z"/>
              <w:b/>
              <w:sz w:val="44"/>
            </w:rPr>
          </w:rPrChange>
        </w:rPr>
      </w:pPr>
    </w:p>
    <w:p w14:paraId="49169F1E" w14:textId="12D4FD8B" w:rsidR="00D81BFF" w:rsidRPr="007A4AFC" w:rsidRDefault="00D81BFF" w:rsidP="00D81BFF">
      <w:pPr>
        <w:shd w:val="clear" w:color="auto" w:fill="FFFFFF"/>
        <w:spacing w:line="240" w:lineRule="auto"/>
        <w:ind w:right="9"/>
        <w:jc w:val="center"/>
        <w:rPr>
          <w:ins w:id="11290" w:author="Dr Mamadou SANOGO" w:date="2023-10-25T15:03:00Z"/>
          <w:b/>
          <w:color w:val="000000" w:themeColor="text1"/>
          <w:sz w:val="44"/>
          <w:rPrChange w:id="11291" w:author="Dr Mamadou SANOGO" w:date="2023-10-25T18:15:00Z">
            <w:rPr>
              <w:ins w:id="11292" w:author="Dr Mamadou SANOGO" w:date="2023-10-25T15:03:00Z"/>
              <w:b/>
              <w:sz w:val="44"/>
            </w:rPr>
          </w:rPrChange>
        </w:rPr>
      </w:pPr>
    </w:p>
    <w:p w14:paraId="100F71F3" w14:textId="59AC4545" w:rsidR="00D81BFF" w:rsidRPr="007A4AFC" w:rsidRDefault="00D81BFF" w:rsidP="00D81BFF">
      <w:pPr>
        <w:shd w:val="clear" w:color="auto" w:fill="FFFFFF"/>
        <w:spacing w:line="240" w:lineRule="auto"/>
        <w:ind w:right="9"/>
        <w:jc w:val="center"/>
        <w:rPr>
          <w:ins w:id="11293" w:author="Dr Mamadou SANOGO" w:date="2023-10-25T15:03:00Z"/>
          <w:b/>
          <w:color w:val="000000" w:themeColor="text1"/>
          <w:sz w:val="44"/>
          <w:rPrChange w:id="11294" w:author="Dr Mamadou SANOGO" w:date="2023-10-25T18:15:00Z">
            <w:rPr>
              <w:ins w:id="11295" w:author="Dr Mamadou SANOGO" w:date="2023-10-25T15:03:00Z"/>
              <w:b/>
              <w:sz w:val="44"/>
            </w:rPr>
          </w:rPrChange>
        </w:rPr>
      </w:pPr>
    </w:p>
    <w:p w14:paraId="40EA5846" w14:textId="7944A6FF" w:rsidR="00D81BFF" w:rsidRPr="007A4AFC" w:rsidRDefault="00D81BFF" w:rsidP="00D81BFF">
      <w:pPr>
        <w:shd w:val="clear" w:color="auto" w:fill="FFFFFF"/>
        <w:spacing w:line="240" w:lineRule="auto"/>
        <w:ind w:right="9"/>
        <w:jc w:val="center"/>
        <w:rPr>
          <w:ins w:id="11296" w:author="Dr Mamadou SANOGO" w:date="2023-10-25T15:03:00Z"/>
          <w:b/>
          <w:color w:val="000000" w:themeColor="text1"/>
          <w:sz w:val="44"/>
          <w:rPrChange w:id="11297" w:author="Dr Mamadou SANOGO" w:date="2023-10-25T18:15:00Z">
            <w:rPr>
              <w:ins w:id="11298" w:author="Dr Mamadou SANOGO" w:date="2023-10-25T15:03:00Z"/>
              <w:b/>
              <w:sz w:val="44"/>
            </w:rPr>
          </w:rPrChange>
        </w:rPr>
      </w:pPr>
    </w:p>
    <w:p w14:paraId="59C76B70" w14:textId="5D4C05E5" w:rsidR="00D81BFF" w:rsidRPr="007A4AFC" w:rsidRDefault="00D81BFF" w:rsidP="00D81BFF">
      <w:pPr>
        <w:shd w:val="clear" w:color="auto" w:fill="FFFFFF"/>
        <w:spacing w:line="240" w:lineRule="auto"/>
        <w:ind w:right="9"/>
        <w:jc w:val="center"/>
        <w:rPr>
          <w:ins w:id="11299" w:author="Dr Mamadou SANOGO" w:date="2023-10-25T15:03:00Z"/>
          <w:b/>
          <w:color w:val="000000" w:themeColor="text1"/>
          <w:sz w:val="44"/>
          <w:rPrChange w:id="11300" w:author="Dr Mamadou SANOGO" w:date="2023-10-25T18:15:00Z">
            <w:rPr>
              <w:ins w:id="11301" w:author="Dr Mamadou SANOGO" w:date="2023-10-25T15:03:00Z"/>
              <w:b/>
              <w:sz w:val="44"/>
            </w:rPr>
          </w:rPrChange>
        </w:rPr>
      </w:pPr>
    </w:p>
    <w:p w14:paraId="488AFD9B" w14:textId="0F3F9F41" w:rsidR="00D81BFF" w:rsidRPr="007A4AFC" w:rsidRDefault="00D81BFF" w:rsidP="00D81BFF">
      <w:pPr>
        <w:shd w:val="clear" w:color="auto" w:fill="FFFFFF"/>
        <w:spacing w:line="240" w:lineRule="auto"/>
        <w:ind w:right="9"/>
        <w:jc w:val="center"/>
        <w:rPr>
          <w:ins w:id="11302" w:author="Dr Mamadou SANOGO" w:date="2023-10-25T15:03:00Z"/>
          <w:b/>
          <w:color w:val="000000" w:themeColor="text1"/>
          <w:sz w:val="44"/>
          <w:rPrChange w:id="11303" w:author="Dr Mamadou SANOGO" w:date="2023-10-25T18:15:00Z">
            <w:rPr>
              <w:ins w:id="11304" w:author="Dr Mamadou SANOGO" w:date="2023-10-25T15:03:00Z"/>
              <w:b/>
              <w:sz w:val="44"/>
            </w:rPr>
          </w:rPrChange>
        </w:rPr>
      </w:pPr>
    </w:p>
    <w:p w14:paraId="16CD433A" w14:textId="04780756" w:rsidR="00D81BFF" w:rsidRPr="007A4AFC" w:rsidRDefault="00D81BFF" w:rsidP="00D81BFF">
      <w:pPr>
        <w:shd w:val="clear" w:color="auto" w:fill="FFFFFF"/>
        <w:spacing w:line="240" w:lineRule="auto"/>
        <w:ind w:right="9"/>
        <w:jc w:val="center"/>
        <w:rPr>
          <w:ins w:id="11305" w:author="Dr Mamadou SANOGO" w:date="2023-10-25T15:03:00Z"/>
          <w:b/>
          <w:color w:val="000000" w:themeColor="text1"/>
          <w:sz w:val="44"/>
          <w:rPrChange w:id="11306" w:author="Dr Mamadou SANOGO" w:date="2023-10-25T18:15:00Z">
            <w:rPr>
              <w:ins w:id="11307" w:author="Dr Mamadou SANOGO" w:date="2023-10-25T15:03:00Z"/>
              <w:b/>
              <w:sz w:val="44"/>
            </w:rPr>
          </w:rPrChange>
        </w:rPr>
      </w:pPr>
    </w:p>
    <w:p w14:paraId="0BBE1881" w14:textId="39B8C805" w:rsidR="00D81BFF" w:rsidRPr="007A4AFC" w:rsidRDefault="00D81BFF" w:rsidP="00D81BFF">
      <w:pPr>
        <w:shd w:val="clear" w:color="auto" w:fill="FFFFFF"/>
        <w:spacing w:line="240" w:lineRule="auto"/>
        <w:ind w:right="9"/>
        <w:jc w:val="center"/>
        <w:rPr>
          <w:ins w:id="11308" w:author="Dr Mamadou SANOGO" w:date="2023-10-25T15:03:00Z"/>
          <w:b/>
          <w:color w:val="000000" w:themeColor="text1"/>
          <w:sz w:val="44"/>
          <w:rPrChange w:id="11309" w:author="Dr Mamadou SANOGO" w:date="2023-10-25T18:15:00Z">
            <w:rPr>
              <w:ins w:id="11310" w:author="Dr Mamadou SANOGO" w:date="2023-10-25T15:03:00Z"/>
              <w:b/>
              <w:sz w:val="44"/>
            </w:rPr>
          </w:rPrChange>
        </w:rPr>
      </w:pPr>
    </w:p>
    <w:p w14:paraId="00DE29C0" w14:textId="7B055A3E" w:rsidR="00D81BFF" w:rsidRPr="007A4AFC" w:rsidRDefault="00D81BFF" w:rsidP="00D81BFF">
      <w:pPr>
        <w:shd w:val="clear" w:color="auto" w:fill="FFFFFF"/>
        <w:spacing w:line="240" w:lineRule="auto"/>
        <w:ind w:right="9"/>
        <w:jc w:val="center"/>
        <w:rPr>
          <w:ins w:id="11311" w:author="Dr Mamadou SANOGO" w:date="2023-10-25T15:03:00Z"/>
          <w:b/>
          <w:color w:val="000000" w:themeColor="text1"/>
          <w:sz w:val="44"/>
          <w:rPrChange w:id="11312" w:author="Dr Mamadou SANOGO" w:date="2023-10-25T18:15:00Z">
            <w:rPr>
              <w:ins w:id="11313" w:author="Dr Mamadou SANOGO" w:date="2023-10-25T15:03:00Z"/>
              <w:b/>
              <w:sz w:val="44"/>
            </w:rPr>
          </w:rPrChange>
        </w:rPr>
      </w:pPr>
    </w:p>
    <w:p w14:paraId="1763F34A" w14:textId="417D2076" w:rsidR="00D81BFF" w:rsidRPr="007A4AFC" w:rsidRDefault="00D81BFF" w:rsidP="00D81BFF">
      <w:pPr>
        <w:shd w:val="clear" w:color="auto" w:fill="FFFFFF"/>
        <w:spacing w:line="240" w:lineRule="auto"/>
        <w:ind w:right="9"/>
        <w:jc w:val="center"/>
        <w:rPr>
          <w:ins w:id="11314" w:author="Dr Mamadou SANOGO" w:date="2023-10-25T15:03:00Z"/>
          <w:b/>
          <w:color w:val="000000" w:themeColor="text1"/>
          <w:sz w:val="44"/>
          <w:rPrChange w:id="11315" w:author="Dr Mamadou SANOGO" w:date="2023-10-25T18:15:00Z">
            <w:rPr>
              <w:ins w:id="11316" w:author="Dr Mamadou SANOGO" w:date="2023-10-25T15:03:00Z"/>
              <w:b/>
              <w:sz w:val="44"/>
            </w:rPr>
          </w:rPrChange>
        </w:rPr>
      </w:pPr>
    </w:p>
    <w:p w14:paraId="78532807" w14:textId="7B66D335" w:rsidR="00D81BFF" w:rsidRPr="007A4AFC" w:rsidRDefault="00D81BFF" w:rsidP="00D81BFF">
      <w:pPr>
        <w:shd w:val="clear" w:color="auto" w:fill="FFFFFF"/>
        <w:spacing w:line="240" w:lineRule="auto"/>
        <w:ind w:right="9"/>
        <w:jc w:val="center"/>
        <w:rPr>
          <w:ins w:id="11317" w:author="Dr Mamadou SANOGO" w:date="2023-10-25T15:03:00Z"/>
          <w:b/>
          <w:color w:val="000000" w:themeColor="text1"/>
          <w:sz w:val="44"/>
          <w:rPrChange w:id="11318" w:author="Dr Mamadou SANOGO" w:date="2023-10-25T18:15:00Z">
            <w:rPr>
              <w:ins w:id="11319" w:author="Dr Mamadou SANOGO" w:date="2023-10-25T15:03:00Z"/>
              <w:b/>
              <w:sz w:val="44"/>
            </w:rPr>
          </w:rPrChange>
        </w:rPr>
      </w:pPr>
    </w:p>
    <w:p w14:paraId="32C19E4D" w14:textId="5860215E" w:rsidR="00D81BFF" w:rsidRPr="007A4AFC" w:rsidRDefault="00D81BFF" w:rsidP="00D81BFF">
      <w:pPr>
        <w:shd w:val="clear" w:color="auto" w:fill="FFFFFF"/>
        <w:spacing w:line="240" w:lineRule="auto"/>
        <w:ind w:right="9"/>
        <w:jc w:val="center"/>
        <w:rPr>
          <w:ins w:id="11320" w:author="Dr Mamadou SANOGO" w:date="2023-10-25T15:03:00Z"/>
          <w:b/>
          <w:color w:val="000000" w:themeColor="text1"/>
          <w:sz w:val="44"/>
          <w:rPrChange w:id="11321" w:author="Dr Mamadou SANOGO" w:date="2023-10-25T18:15:00Z">
            <w:rPr>
              <w:ins w:id="11322" w:author="Dr Mamadou SANOGO" w:date="2023-10-25T15:03:00Z"/>
              <w:b/>
              <w:sz w:val="44"/>
            </w:rPr>
          </w:rPrChange>
        </w:rPr>
      </w:pPr>
    </w:p>
    <w:p w14:paraId="7AECF274" w14:textId="740C83CC" w:rsidR="00D81BFF" w:rsidRPr="007A4AFC" w:rsidRDefault="00D81BFF" w:rsidP="00D81BFF">
      <w:pPr>
        <w:shd w:val="clear" w:color="auto" w:fill="FFFFFF"/>
        <w:spacing w:line="240" w:lineRule="auto"/>
        <w:ind w:right="9"/>
        <w:jc w:val="center"/>
        <w:rPr>
          <w:ins w:id="11323" w:author="Dr Mamadou SANOGO" w:date="2023-10-25T15:03:00Z"/>
          <w:b/>
          <w:color w:val="000000" w:themeColor="text1"/>
          <w:sz w:val="44"/>
          <w:rPrChange w:id="11324" w:author="Dr Mamadou SANOGO" w:date="2023-10-25T18:15:00Z">
            <w:rPr>
              <w:ins w:id="11325" w:author="Dr Mamadou SANOGO" w:date="2023-10-25T15:03:00Z"/>
              <w:b/>
              <w:sz w:val="44"/>
            </w:rPr>
          </w:rPrChange>
        </w:rPr>
      </w:pPr>
    </w:p>
    <w:p w14:paraId="1F292771" w14:textId="714E0E13" w:rsidR="00D81BFF" w:rsidRPr="007A4AFC" w:rsidRDefault="00D81BFF" w:rsidP="00D81BFF">
      <w:pPr>
        <w:shd w:val="clear" w:color="auto" w:fill="FFFFFF"/>
        <w:spacing w:line="240" w:lineRule="auto"/>
        <w:ind w:right="9"/>
        <w:jc w:val="center"/>
        <w:rPr>
          <w:ins w:id="11326" w:author="Dr Mamadou SANOGO" w:date="2023-10-25T15:03:00Z"/>
          <w:b/>
          <w:color w:val="000000" w:themeColor="text1"/>
          <w:sz w:val="44"/>
          <w:rPrChange w:id="11327" w:author="Dr Mamadou SANOGO" w:date="2023-10-25T18:15:00Z">
            <w:rPr>
              <w:ins w:id="11328" w:author="Dr Mamadou SANOGO" w:date="2023-10-25T15:03:00Z"/>
              <w:b/>
              <w:sz w:val="44"/>
            </w:rPr>
          </w:rPrChange>
        </w:rPr>
      </w:pPr>
    </w:p>
    <w:p w14:paraId="5A7ED0D6" w14:textId="46CEBA70" w:rsidR="00D81BFF" w:rsidRPr="007A4AFC" w:rsidRDefault="00D81BFF" w:rsidP="00D81BFF">
      <w:pPr>
        <w:shd w:val="clear" w:color="auto" w:fill="FFFFFF"/>
        <w:spacing w:line="240" w:lineRule="auto"/>
        <w:ind w:right="9"/>
        <w:jc w:val="center"/>
        <w:rPr>
          <w:ins w:id="11329" w:author="Dr Mamadou SANOGO" w:date="2023-10-25T15:03:00Z"/>
          <w:b/>
          <w:color w:val="000000" w:themeColor="text1"/>
          <w:sz w:val="44"/>
          <w:rPrChange w:id="11330" w:author="Dr Mamadou SANOGO" w:date="2023-10-25T18:15:00Z">
            <w:rPr>
              <w:ins w:id="11331" w:author="Dr Mamadou SANOGO" w:date="2023-10-25T15:03:00Z"/>
              <w:b/>
              <w:sz w:val="44"/>
            </w:rPr>
          </w:rPrChange>
        </w:rPr>
      </w:pPr>
    </w:p>
    <w:p w14:paraId="03D324A5" w14:textId="600D9EE3" w:rsidR="00D81BFF" w:rsidRPr="007A4AFC" w:rsidRDefault="00D81BFF" w:rsidP="00D81BFF">
      <w:pPr>
        <w:shd w:val="clear" w:color="auto" w:fill="FFFFFF"/>
        <w:spacing w:line="240" w:lineRule="auto"/>
        <w:ind w:right="9"/>
        <w:jc w:val="center"/>
        <w:rPr>
          <w:ins w:id="11332" w:author="Dr Mamadou SANOGO" w:date="2023-10-25T15:03:00Z"/>
          <w:b/>
          <w:color w:val="000000" w:themeColor="text1"/>
          <w:sz w:val="44"/>
          <w:rPrChange w:id="11333" w:author="Dr Mamadou SANOGO" w:date="2023-10-25T18:15:00Z">
            <w:rPr>
              <w:ins w:id="11334" w:author="Dr Mamadou SANOGO" w:date="2023-10-25T15:03:00Z"/>
              <w:b/>
              <w:sz w:val="44"/>
            </w:rPr>
          </w:rPrChange>
        </w:rPr>
      </w:pPr>
    </w:p>
    <w:p w14:paraId="05955697" w14:textId="4CA1B1CB" w:rsidR="00D81BFF" w:rsidRPr="007A4AFC" w:rsidRDefault="00D81BFF" w:rsidP="00D81BFF">
      <w:pPr>
        <w:shd w:val="clear" w:color="auto" w:fill="FFFFFF"/>
        <w:spacing w:line="240" w:lineRule="auto"/>
        <w:ind w:right="9"/>
        <w:jc w:val="center"/>
        <w:rPr>
          <w:ins w:id="11335" w:author="Dr Mamadou SANOGO" w:date="2023-10-25T15:03:00Z"/>
          <w:b/>
          <w:color w:val="000000" w:themeColor="text1"/>
          <w:sz w:val="44"/>
          <w:rPrChange w:id="11336" w:author="Dr Mamadou SANOGO" w:date="2023-10-25T18:15:00Z">
            <w:rPr>
              <w:ins w:id="11337" w:author="Dr Mamadou SANOGO" w:date="2023-10-25T15:03:00Z"/>
              <w:b/>
              <w:sz w:val="44"/>
            </w:rPr>
          </w:rPrChange>
        </w:rPr>
      </w:pPr>
    </w:p>
    <w:p w14:paraId="0BC27F82" w14:textId="77777777" w:rsidR="00D81BFF" w:rsidRPr="007A4AFC" w:rsidRDefault="00D81BFF">
      <w:pPr>
        <w:shd w:val="clear" w:color="auto" w:fill="FFFFFF"/>
        <w:spacing w:line="240" w:lineRule="auto"/>
        <w:ind w:right="9"/>
        <w:jc w:val="left"/>
        <w:rPr>
          <w:ins w:id="11338" w:author="Dr Mamadou SANOGO" w:date="2023-10-25T15:02:00Z"/>
          <w:b/>
          <w:color w:val="000000" w:themeColor="text1"/>
          <w:sz w:val="44"/>
          <w:rPrChange w:id="11339" w:author="Dr Mamadou SANOGO" w:date="2023-10-25T18:15:00Z">
            <w:rPr>
              <w:ins w:id="11340" w:author="Dr Mamadou SANOGO" w:date="2023-10-25T15:02:00Z"/>
              <w:b/>
              <w:sz w:val="44"/>
            </w:rPr>
          </w:rPrChange>
        </w:rPr>
        <w:pPrChange w:id="11341" w:author="Dr Mamadou SANOGO" w:date="2023-10-27T11:40:00Z">
          <w:pPr>
            <w:shd w:val="clear" w:color="auto" w:fill="FFFFFF"/>
            <w:spacing w:line="240" w:lineRule="auto"/>
            <w:ind w:right="9"/>
            <w:jc w:val="center"/>
          </w:pPr>
        </w:pPrChange>
      </w:pPr>
    </w:p>
    <w:p w14:paraId="172DF064" w14:textId="69AC835F" w:rsidR="00D81BFF" w:rsidRPr="007A4AFC" w:rsidRDefault="00D81BFF" w:rsidP="00D81BFF">
      <w:pPr>
        <w:shd w:val="clear" w:color="auto" w:fill="FFFFFF"/>
        <w:spacing w:line="240" w:lineRule="auto"/>
        <w:ind w:right="9"/>
        <w:jc w:val="center"/>
        <w:rPr>
          <w:ins w:id="11342" w:author="Dr Mamadou SANOGO" w:date="2023-10-25T15:07:00Z"/>
          <w:b/>
          <w:color w:val="000000" w:themeColor="text1"/>
          <w:sz w:val="44"/>
          <w:rPrChange w:id="11343" w:author="Dr Mamadou SANOGO" w:date="2023-10-25T18:15:00Z">
            <w:rPr>
              <w:ins w:id="11344" w:author="Dr Mamadou SANOGO" w:date="2023-10-25T15:07:00Z"/>
              <w:b/>
              <w:sz w:val="44"/>
            </w:rPr>
          </w:rPrChange>
        </w:rPr>
      </w:pPr>
      <w:ins w:id="11345" w:author="Dr Mamadou SANOGO" w:date="2023-10-25T15:02:00Z">
        <w:r w:rsidRPr="007A4AFC">
          <w:rPr>
            <w:b/>
            <w:color w:val="000000" w:themeColor="text1"/>
            <w:sz w:val="44"/>
            <w:rPrChange w:id="11346" w:author="Dr Mamadou SANOGO" w:date="2023-10-25T18:15:00Z">
              <w:rPr>
                <w:b/>
                <w:sz w:val="44"/>
              </w:rPr>
            </w:rPrChange>
          </w:rPr>
          <w:t>Annexe n°013 : Convocation, rapport de validation et liste de présence des membres des commissions d’élaboration du programme</w:t>
        </w:r>
      </w:ins>
    </w:p>
    <w:p w14:paraId="1A38C435" w14:textId="791D6A94" w:rsidR="002179BA" w:rsidRPr="007A4AFC" w:rsidRDefault="002179BA" w:rsidP="00D81BFF">
      <w:pPr>
        <w:shd w:val="clear" w:color="auto" w:fill="FFFFFF"/>
        <w:spacing w:line="240" w:lineRule="auto"/>
        <w:ind w:right="9"/>
        <w:jc w:val="center"/>
        <w:rPr>
          <w:ins w:id="11347" w:author="Dr Mamadou SANOGO" w:date="2023-10-25T15:07:00Z"/>
          <w:b/>
          <w:color w:val="000000" w:themeColor="text1"/>
          <w:sz w:val="44"/>
          <w:rPrChange w:id="11348" w:author="Dr Mamadou SANOGO" w:date="2023-10-25T18:15:00Z">
            <w:rPr>
              <w:ins w:id="11349" w:author="Dr Mamadou SANOGO" w:date="2023-10-25T15:07:00Z"/>
              <w:b/>
              <w:sz w:val="44"/>
            </w:rPr>
          </w:rPrChange>
        </w:rPr>
      </w:pPr>
    </w:p>
    <w:p w14:paraId="788E96CA" w14:textId="5F33F786" w:rsidR="002179BA" w:rsidRPr="007A4AFC" w:rsidRDefault="002179BA" w:rsidP="00D81BFF">
      <w:pPr>
        <w:shd w:val="clear" w:color="auto" w:fill="FFFFFF"/>
        <w:spacing w:line="240" w:lineRule="auto"/>
        <w:ind w:right="9"/>
        <w:jc w:val="center"/>
        <w:rPr>
          <w:ins w:id="11350" w:author="Dr Mamadou SANOGO" w:date="2023-10-25T15:07:00Z"/>
          <w:b/>
          <w:color w:val="000000" w:themeColor="text1"/>
          <w:sz w:val="44"/>
          <w:rPrChange w:id="11351" w:author="Dr Mamadou SANOGO" w:date="2023-10-25T18:15:00Z">
            <w:rPr>
              <w:ins w:id="11352" w:author="Dr Mamadou SANOGO" w:date="2023-10-25T15:07:00Z"/>
              <w:b/>
              <w:sz w:val="44"/>
            </w:rPr>
          </w:rPrChange>
        </w:rPr>
      </w:pPr>
    </w:p>
    <w:p w14:paraId="67ABC0BF" w14:textId="06B4DCAE" w:rsidR="002179BA" w:rsidRPr="007A4AFC" w:rsidRDefault="002179BA" w:rsidP="00D81BFF">
      <w:pPr>
        <w:shd w:val="clear" w:color="auto" w:fill="FFFFFF"/>
        <w:spacing w:line="240" w:lineRule="auto"/>
        <w:ind w:right="9"/>
        <w:jc w:val="center"/>
        <w:rPr>
          <w:ins w:id="11353" w:author="Dr Mamadou SANOGO" w:date="2023-10-25T16:11:00Z"/>
          <w:b/>
          <w:color w:val="000000" w:themeColor="text1"/>
          <w:sz w:val="44"/>
          <w:rPrChange w:id="11354" w:author="Dr Mamadou SANOGO" w:date="2023-10-25T18:15:00Z">
            <w:rPr>
              <w:ins w:id="11355" w:author="Dr Mamadou SANOGO" w:date="2023-10-25T16:11:00Z"/>
              <w:b/>
              <w:sz w:val="44"/>
            </w:rPr>
          </w:rPrChange>
        </w:rPr>
      </w:pPr>
    </w:p>
    <w:p w14:paraId="6382A101" w14:textId="3E7F7F1F" w:rsidR="00A47334" w:rsidRPr="007A4AFC" w:rsidRDefault="00A47334" w:rsidP="00D81BFF">
      <w:pPr>
        <w:shd w:val="clear" w:color="auto" w:fill="FFFFFF"/>
        <w:spacing w:line="240" w:lineRule="auto"/>
        <w:ind w:right="9"/>
        <w:jc w:val="center"/>
        <w:rPr>
          <w:ins w:id="11356" w:author="Dr Mamadou SANOGO" w:date="2023-10-25T16:11:00Z"/>
          <w:b/>
          <w:color w:val="000000" w:themeColor="text1"/>
          <w:sz w:val="44"/>
          <w:rPrChange w:id="11357" w:author="Dr Mamadou SANOGO" w:date="2023-10-25T18:15:00Z">
            <w:rPr>
              <w:ins w:id="11358" w:author="Dr Mamadou SANOGO" w:date="2023-10-25T16:11:00Z"/>
              <w:b/>
              <w:sz w:val="44"/>
            </w:rPr>
          </w:rPrChange>
        </w:rPr>
      </w:pPr>
    </w:p>
    <w:p w14:paraId="3C3CB01D" w14:textId="35EBD83D" w:rsidR="00A47334" w:rsidRPr="007A4AFC" w:rsidRDefault="00A47334" w:rsidP="00D81BFF">
      <w:pPr>
        <w:shd w:val="clear" w:color="auto" w:fill="FFFFFF"/>
        <w:spacing w:line="240" w:lineRule="auto"/>
        <w:ind w:right="9"/>
        <w:jc w:val="center"/>
        <w:rPr>
          <w:ins w:id="11359" w:author="Dr Mamadou SANOGO" w:date="2023-10-25T16:11:00Z"/>
          <w:b/>
          <w:color w:val="000000" w:themeColor="text1"/>
          <w:sz w:val="44"/>
          <w:rPrChange w:id="11360" w:author="Dr Mamadou SANOGO" w:date="2023-10-25T18:15:00Z">
            <w:rPr>
              <w:ins w:id="11361" w:author="Dr Mamadou SANOGO" w:date="2023-10-25T16:11:00Z"/>
              <w:b/>
              <w:sz w:val="44"/>
            </w:rPr>
          </w:rPrChange>
        </w:rPr>
      </w:pPr>
    </w:p>
    <w:p w14:paraId="33D35D46" w14:textId="4B18121F" w:rsidR="00A47334" w:rsidRPr="007A4AFC" w:rsidRDefault="00A47334" w:rsidP="00D81BFF">
      <w:pPr>
        <w:shd w:val="clear" w:color="auto" w:fill="FFFFFF"/>
        <w:spacing w:line="240" w:lineRule="auto"/>
        <w:ind w:right="9"/>
        <w:jc w:val="center"/>
        <w:rPr>
          <w:ins w:id="11362" w:author="Dr Mamadou SANOGO" w:date="2023-10-25T16:11:00Z"/>
          <w:b/>
          <w:color w:val="000000" w:themeColor="text1"/>
          <w:sz w:val="44"/>
          <w:rPrChange w:id="11363" w:author="Dr Mamadou SANOGO" w:date="2023-10-25T18:15:00Z">
            <w:rPr>
              <w:ins w:id="11364" w:author="Dr Mamadou SANOGO" w:date="2023-10-25T16:11:00Z"/>
              <w:b/>
              <w:sz w:val="44"/>
            </w:rPr>
          </w:rPrChange>
        </w:rPr>
      </w:pPr>
    </w:p>
    <w:p w14:paraId="757C1C48" w14:textId="091AF165" w:rsidR="00A47334" w:rsidRPr="007A4AFC" w:rsidRDefault="00A47334" w:rsidP="00D81BFF">
      <w:pPr>
        <w:shd w:val="clear" w:color="auto" w:fill="FFFFFF"/>
        <w:spacing w:line="240" w:lineRule="auto"/>
        <w:ind w:right="9"/>
        <w:jc w:val="center"/>
        <w:rPr>
          <w:ins w:id="11365" w:author="Dr Mamadou SANOGO" w:date="2023-10-25T16:11:00Z"/>
          <w:b/>
          <w:color w:val="000000" w:themeColor="text1"/>
          <w:sz w:val="44"/>
          <w:rPrChange w:id="11366" w:author="Dr Mamadou SANOGO" w:date="2023-10-25T18:15:00Z">
            <w:rPr>
              <w:ins w:id="11367" w:author="Dr Mamadou SANOGO" w:date="2023-10-25T16:11:00Z"/>
              <w:b/>
              <w:sz w:val="44"/>
            </w:rPr>
          </w:rPrChange>
        </w:rPr>
      </w:pPr>
    </w:p>
    <w:p w14:paraId="69AB7526" w14:textId="4C79FD31" w:rsidR="00A47334" w:rsidRPr="007A4AFC" w:rsidRDefault="00A47334" w:rsidP="00D81BFF">
      <w:pPr>
        <w:shd w:val="clear" w:color="auto" w:fill="FFFFFF"/>
        <w:spacing w:line="240" w:lineRule="auto"/>
        <w:ind w:right="9"/>
        <w:jc w:val="center"/>
        <w:rPr>
          <w:ins w:id="11368" w:author="Dr Mamadou SANOGO" w:date="2023-10-25T16:11:00Z"/>
          <w:b/>
          <w:color w:val="000000" w:themeColor="text1"/>
          <w:sz w:val="44"/>
          <w:rPrChange w:id="11369" w:author="Dr Mamadou SANOGO" w:date="2023-10-25T18:15:00Z">
            <w:rPr>
              <w:ins w:id="11370" w:author="Dr Mamadou SANOGO" w:date="2023-10-25T16:11:00Z"/>
              <w:b/>
              <w:sz w:val="44"/>
            </w:rPr>
          </w:rPrChange>
        </w:rPr>
      </w:pPr>
    </w:p>
    <w:p w14:paraId="7EF3201B" w14:textId="3EFA7A21" w:rsidR="00A47334" w:rsidRDefault="00A47334" w:rsidP="00D81BFF">
      <w:pPr>
        <w:shd w:val="clear" w:color="auto" w:fill="FFFFFF"/>
        <w:spacing w:line="240" w:lineRule="auto"/>
        <w:ind w:right="9"/>
        <w:jc w:val="center"/>
        <w:rPr>
          <w:ins w:id="11371" w:author="Dr Mamadou SANOGO" w:date="2023-10-27T14:04:00Z"/>
          <w:b/>
          <w:color w:val="000000" w:themeColor="text1"/>
          <w:sz w:val="44"/>
        </w:rPr>
      </w:pPr>
    </w:p>
    <w:p w14:paraId="2A2C1357" w14:textId="77EEB1CA" w:rsidR="006778CD" w:rsidRDefault="006778CD" w:rsidP="00D81BFF">
      <w:pPr>
        <w:shd w:val="clear" w:color="auto" w:fill="FFFFFF"/>
        <w:spacing w:line="240" w:lineRule="auto"/>
        <w:ind w:right="9"/>
        <w:jc w:val="center"/>
        <w:rPr>
          <w:ins w:id="11372" w:author="Dr Mamadou SANOGO" w:date="2023-10-27T14:04:00Z"/>
          <w:b/>
          <w:color w:val="000000" w:themeColor="text1"/>
          <w:sz w:val="44"/>
        </w:rPr>
      </w:pPr>
    </w:p>
    <w:p w14:paraId="1B2793A3" w14:textId="4641D99C" w:rsidR="006778CD" w:rsidRDefault="006778CD" w:rsidP="00D81BFF">
      <w:pPr>
        <w:shd w:val="clear" w:color="auto" w:fill="FFFFFF"/>
        <w:spacing w:line="240" w:lineRule="auto"/>
        <w:ind w:right="9"/>
        <w:jc w:val="center"/>
        <w:rPr>
          <w:ins w:id="11373" w:author="Dr Mamadou SANOGO" w:date="2023-10-27T14:04:00Z"/>
          <w:b/>
          <w:color w:val="000000" w:themeColor="text1"/>
          <w:sz w:val="44"/>
        </w:rPr>
      </w:pPr>
    </w:p>
    <w:p w14:paraId="67461A60" w14:textId="4F5D3F78" w:rsidR="006778CD" w:rsidRDefault="006778CD" w:rsidP="00D81BFF">
      <w:pPr>
        <w:shd w:val="clear" w:color="auto" w:fill="FFFFFF"/>
        <w:spacing w:line="240" w:lineRule="auto"/>
        <w:ind w:right="9"/>
        <w:jc w:val="center"/>
        <w:rPr>
          <w:ins w:id="11374" w:author="Dr Mamadou SANOGO" w:date="2023-10-27T14:04:00Z"/>
          <w:b/>
          <w:color w:val="000000" w:themeColor="text1"/>
          <w:sz w:val="44"/>
        </w:rPr>
      </w:pPr>
    </w:p>
    <w:p w14:paraId="4758C060" w14:textId="2667C08D" w:rsidR="006778CD" w:rsidRDefault="006778CD" w:rsidP="00D81BFF">
      <w:pPr>
        <w:shd w:val="clear" w:color="auto" w:fill="FFFFFF"/>
        <w:spacing w:line="240" w:lineRule="auto"/>
        <w:ind w:right="9"/>
        <w:jc w:val="center"/>
        <w:rPr>
          <w:ins w:id="11375" w:author="Dr Mamadou SANOGO" w:date="2023-10-27T14:04:00Z"/>
          <w:b/>
          <w:color w:val="000000" w:themeColor="text1"/>
          <w:sz w:val="44"/>
        </w:rPr>
      </w:pPr>
    </w:p>
    <w:p w14:paraId="75529B70" w14:textId="681F9CC6" w:rsidR="006778CD" w:rsidRDefault="006778CD" w:rsidP="00D81BFF">
      <w:pPr>
        <w:shd w:val="clear" w:color="auto" w:fill="FFFFFF"/>
        <w:spacing w:line="240" w:lineRule="auto"/>
        <w:ind w:right="9"/>
        <w:jc w:val="center"/>
        <w:rPr>
          <w:ins w:id="11376" w:author="Dr Mamadou SANOGO" w:date="2023-10-27T14:04:00Z"/>
          <w:b/>
          <w:color w:val="000000" w:themeColor="text1"/>
          <w:sz w:val="44"/>
        </w:rPr>
      </w:pPr>
    </w:p>
    <w:p w14:paraId="1FCE4494" w14:textId="77777777" w:rsidR="006778CD" w:rsidRPr="007A4AFC" w:rsidRDefault="006778CD" w:rsidP="00D81BFF">
      <w:pPr>
        <w:shd w:val="clear" w:color="auto" w:fill="FFFFFF"/>
        <w:spacing w:line="240" w:lineRule="auto"/>
        <w:ind w:right="9"/>
        <w:jc w:val="center"/>
        <w:rPr>
          <w:ins w:id="11377" w:author="Dr Mamadou SANOGO" w:date="2023-10-25T16:11:00Z"/>
          <w:b/>
          <w:color w:val="000000" w:themeColor="text1"/>
          <w:sz w:val="44"/>
          <w:rPrChange w:id="11378" w:author="Dr Mamadou SANOGO" w:date="2023-10-25T18:15:00Z">
            <w:rPr>
              <w:ins w:id="11379" w:author="Dr Mamadou SANOGO" w:date="2023-10-25T16:11:00Z"/>
              <w:b/>
              <w:sz w:val="44"/>
            </w:rPr>
          </w:rPrChange>
        </w:rPr>
      </w:pPr>
    </w:p>
    <w:p w14:paraId="5BECFC0D" w14:textId="029F94FA" w:rsidR="00A47334" w:rsidRPr="007A4AFC" w:rsidRDefault="00A47334">
      <w:pPr>
        <w:shd w:val="clear" w:color="auto" w:fill="FFFFFF"/>
        <w:spacing w:line="240" w:lineRule="auto"/>
        <w:ind w:right="9"/>
        <w:jc w:val="left"/>
        <w:rPr>
          <w:ins w:id="11380" w:author="Dr Mamadou SANOGO" w:date="2023-10-25T16:11:00Z"/>
          <w:b/>
          <w:color w:val="000000" w:themeColor="text1"/>
          <w:sz w:val="44"/>
          <w:rPrChange w:id="11381" w:author="Dr Mamadou SANOGO" w:date="2023-10-25T18:15:00Z">
            <w:rPr>
              <w:ins w:id="11382" w:author="Dr Mamadou SANOGO" w:date="2023-10-25T16:11:00Z"/>
              <w:b/>
              <w:sz w:val="44"/>
            </w:rPr>
          </w:rPrChange>
        </w:rPr>
        <w:pPrChange w:id="11383" w:author="Dr Mamadou SANOGO" w:date="2023-10-27T11:40:00Z">
          <w:pPr>
            <w:shd w:val="clear" w:color="auto" w:fill="FFFFFF"/>
            <w:spacing w:line="240" w:lineRule="auto"/>
            <w:ind w:right="9"/>
            <w:jc w:val="center"/>
          </w:pPr>
        </w:pPrChange>
      </w:pPr>
    </w:p>
    <w:p w14:paraId="39F2E9FE" w14:textId="426725B5" w:rsidR="00A47334" w:rsidRPr="007A4AFC" w:rsidRDefault="00A47334" w:rsidP="00A47334">
      <w:pPr>
        <w:rPr>
          <w:ins w:id="11384" w:author="Dr Mamadou SANOGO" w:date="2023-10-25T16:13:00Z"/>
          <w:b/>
          <w:color w:val="000000" w:themeColor="text1"/>
          <w:rPrChange w:id="11385" w:author="Dr Mamadou SANOGO" w:date="2023-10-25T18:15:00Z">
            <w:rPr>
              <w:ins w:id="11386" w:author="Dr Mamadou SANOGO" w:date="2023-10-25T16:13:00Z"/>
              <w:b/>
            </w:rPr>
          </w:rPrChange>
        </w:rPr>
      </w:pPr>
    </w:p>
    <w:p w14:paraId="03CB54B0" w14:textId="77777777" w:rsidR="00A47334" w:rsidRPr="007A4AFC" w:rsidRDefault="00A47334" w:rsidP="00A47334">
      <w:pPr>
        <w:spacing w:line="240" w:lineRule="auto"/>
        <w:rPr>
          <w:ins w:id="11387" w:author="Dr Mamadou SANOGO" w:date="2023-10-25T16:14:00Z"/>
          <w:rFonts w:eastAsia="Calibri"/>
          <w:color w:val="000000" w:themeColor="text1"/>
          <w:lang w:eastAsia="en-US"/>
          <w:rPrChange w:id="11388" w:author="Dr Mamadou SANOGO" w:date="2023-10-25T18:15:00Z">
            <w:rPr>
              <w:ins w:id="11389" w:author="Dr Mamadou SANOGO" w:date="2023-10-25T16:14:00Z"/>
              <w:rFonts w:eastAsia="Calibri"/>
              <w:lang w:eastAsia="en-US"/>
            </w:rPr>
          </w:rPrChange>
        </w:rPr>
      </w:pPr>
      <w:ins w:id="11390" w:author="Dr Mamadou SANOGO" w:date="2023-10-25T16:14:00Z">
        <w:r w:rsidRPr="007A4AFC">
          <w:rPr>
            <w:rFonts w:eastAsia="Calibri"/>
            <w:bCs/>
            <w:noProof/>
            <w:color w:val="000000" w:themeColor="text1"/>
            <w:sz w:val="40"/>
            <w:szCs w:val="40"/>
            <w:lang w:eastAsia="en-US"/>
            <w:rPrChange w:id="11391" w:author="Dr Mamadou SANOGO" w:date="2023-10-25T18:15:00Z">
              <w:rPr>
                <w:rFonts w:eastAsia="Calibri"/>
                <w:bCs/>
                <w:noProof/>
                <w:sz w:val="40"/>
                <w:szCs w:val="40"/>
                <w:lang w:eastAsia="en-US"/>
              </w:rPr>
            </w:rPrChange>
          </w:rPr>
          <w:drawing>
            <wp:anchor distT="0" distB="0" distL="114300" distR="114300" simplePos="0" relativeHeight="251664384" behindDoc="0" locked="0" layoutInCell="1" allowOverlap="1" wp14:anchorId="7F0029F7" wp14:editId="4456EF60">
              <wp:simplePos x="0" y="0"/>
              <wp:positionH relativeFrom="margin">
                <wp:posOffset>1184028</wp:posOffset>
              </wp:positionH>
              <wp:positionV relativeFrom="paragraph">
                <wp:posOffset>-293815</wp:posOffset>
              </wp:positionV>
              <wp:extent cx="3517219" cy="637540"/>
              <wp:effectExtent l="0" t="0" r="7620" b="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3517219" cy="637540"/>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2A7C904C" w14:textId="77777777" w:rsidR="00A47334" w:rsidRPr="007A4AFC" w:rsidRDefault="00A47334" w:rsidP="00A47334">
      <w:pPr>
        <w:spacing w:line="240" w:lineRule="auto"/>
        <w:rPr>
          <w:ins w:id="11392" w:author="Dr Mamadou SANOGO" w:date="2023-10-25T16:14:00Z"/>
          <w:rFonts w:eastAsia="Calibri"/>
          <w:color w:val="000000" w:themeColor="text1"/>
          <w:lang w:eastAsia="en-US"/>
          <w:rPrChange w:id="11393" w:author="Dr Mamadou SANOGO" w:date="2023-10-25T18:15:00Z">
            <w:rPr>
              <w:ins w:id="11394" w:author="Dr Mamadou SANOGO" w:date="2023-10-25T16:14:00Z"/>
              <w:rFonts w:eastAsia="Calibri"/>
              <w:lang w:eastAsia="en-US"/>
            </w:rPr>
          </w:rPrChange>
        </w:rPr>
      </w:pPr>
    </w:p>
    <w:p w14:paraId="07B87B78" w14:textId="77777777" w:rsidR="00A47334" w:rsidRPr="007A4AFC" w:rsidRDefault="00A47334" w:rsidP="00A47334">
      <w:pPr>
        <w:spacing w:line="240" w:lineRule="auto"/>
        <w:rPr>
          <w:ins w:id="11395" w:author="Dr Mamadou SANOGO" w:date="2023-10-25T16:14:00Z"/>
          <w:rFonts w:eastAsia="Calibri"/>
          <w:color w:val="000000" w:themeColor="text1"/>
          <w:lang w:eastAsia="en-US"/>
          <w:rPrChange w:id="11396" w:author="Dr Mamadou SANOGO" w:date="2023-10-25T18:15:00Z">
            <w:rPr>
              <w:ins w:id="11397" w:author="Dr Mamadou SANOGO" w:date="2023-10-25T16:14:00Z"/>
              <w:rFonts w:eastAsia="Calibri"/>
              <w:lang w:eastAsia="en-US"/>
            </w:rPr>
          </w:rPrChange>
        </w:rPr>
      </w:pPr>
    </w:p>
    <w:p w14:paraId="4B65657D" w14:textId="77777777" w:rsidR="00A47334" w:rsidRPr="007A4AFC" w:rsidRDefault="00A47334" w:rsidP="00A47334">
      <w:pPr>
        <w:spacing w:line="240" w:lineRule="auto"/>
        <w:rPr>
          <w:ins w:id="11398" w:author="Dr Mamadou SANOGO" w:date="2023-10-25T16:14:00Z"/>
          <w:rFonts w:eastAsia="Calibri"/>
          <w:b/>
          <w:bCs/>
          <w:color w:val="000000" w:themeColor="text1"/>
          <w:sz w:val="36"/>
          <w:szCs w:val="36"/>
          <w:lang w:eastAsia="en-US"/>
          <w:rPrChange w:id="11399" w:author="Dr Mamadou SANOGO" w:date="2023-10-25T18:15:00Z">
            <w:rPr>
              <w:ins w:id="11400" w:author="Dr Mamadou SANOGO" w:date="2023-10-25T16:14:00Z"/>
              <w:rFonts w:eastAsia="Calibri"/>
              <w:b/>
              <w:bCs/>
              <w:sz w:val="36"/>
              <w:szCs w:val="36"/>
              <w:lang w:eastAsia="en-US"/>
            </w:rPr>
          </w:rPrChange>
        </w:rPr>
      </w:pPr>
      <w:ins w:id="11401" w:author="Dr Mamadou SANOGO" w:date="2023-10-25T16:14:00Z">
        <w:r w:rsidRPr="007A4AFC">
          <w:rPr>
            <w:rFonts w:eastAsia="Calibri"/>
            <w:b/>
            <w:bCs/>
            <w:color w:val="000000" w:themeColor="text1"/>
            <w:sz w:val="36"/>
            <w:szCs w:val="36"/>
            <w:lang w:eastAsia="en-US"/>
            <w:rPrChange w:id="11402" w:author="Dr Mamadou SANOGO" w:date="2023-10-25T18:15:00Z">
              <w:rPr>
                <w:rFonts w:eastAsia="Calibri"/>
                <w:b/>
                <w:bCs/>
                <w:sz w:val="36"/>
                <w:szCs w:val="36"/>
                <w:lang w:eastAsia="en-US"/>
              </w:rPr>
            </w:rPrChange>
          </w:rPr>
          <w:t xml:space="preserve"> </w:t>
        </w:r>
      </w:ins>
    </w:p>
    <w:p w14:paraId="0BF33D69" w14:textId="77777777" w:rsidR="00A47334" w:rsidRPr="007A4AFC" w:rsidRDefault="00A47334" w:rsidP="00A47334">
      <w:pPr>
        <w:spacing w:line="240" w:lineRule="auto"/>
        <w:jc w:val="center"/>
        <w:rPr>
          <w:ins w:id="11403" w:author="Dr Mamadou SANOGO" w:date="2023-10-25T16:14:00Z"/>
          <w:rFonts w:ascii="Arial" w:eastAsia="Calibri" w:hAnsi="Arial" w:cs="Arial"/>
          <w:b/>
          <w:bCs/>
          <w:color w:val="000000" w:themeColor="text1"/>
          <w:sz w:val="36"/>
          <w:szCs w:val="36"/>
          <w:lang w:eastAsia="en-US"/>
          <w:rPrChange w:id="11404" w:author="Dr Mamadou SANOGO" w:date="2023-10-25T18:15:00Z">
            <w:rPr>
              <w:ins w:id="11405" w:author="Dr Mamadou SANOGO" w:date="2023-10-25T16:14:00Z"/>
              <w:rFonts w:ascii="Arial" w:eastAsia="Calibri" w:hAnsi="Arial" w:cs="Arial"/>
              <w:b/>
              <w:bCs/>
              <w:sz w:val="36"/>
              <w:szCs w:val="36"/>
              <w:lang w:eastAsia="en-US"/>
            </w:rPr>
          </w:rPrChange>
        </w:rPr>
      </w:pPr>
      <w:ins w:id="11406" w:author="Dr Mamadou SANOGO" w:date="2023-10-25T16:14:00Z">
        <w:r w:rsidRPr="007A4AFC">
          <w:rPr>
            <w:rFonts w:ascii="Arial" w:eastAsia="Calibri" w:hAnsi="Arial" w:cs="Arial"/>
            <w:b/>
            <w:bCs/>
            <w:color w:val="000000" w:themeColor="text1"/>
            <w:sz w:val="36"/>
            <w:szCs w:val="36"/>
            <w:lang w:eastAsia="en-US"/>
            <w:rPrChange w:id="11407" w:author="Dr Mamadou SANOGO" w:date="2023-10-25T18:15:00Z">
              <w:rPr>
                <w:rFonts w:ascii="Arial" w:eastAsia="Calibri" w:hAnsi="Arial" w:cs="Arial"/>
                <w:b/>
                <w:bCs/>
                <w:sz w:val="36"/>
                <w:szCs w:val="36"/>
                <w:lang w:eastAsia="en-US"/>
              </w:rPr>
            </w:rPrChange>
          </w:rPr>
          <w:t>Note de service N°004-DG/ESFé10920</w:t>
        </w:r>
      </w:ins>
    </w:p>
    <w:p w14:paraId="0D87A630" w14:textId="77777777" w:rsidR="00A47334" w:rsidRPr="007A4AFC" w:rsidRDefault="00A47334" w:rsidP="00A47334">
      <w:pPr>
        <w:spacing w:line="240" w:lineRule="auto"/>
        <w:rPr>
          <w:ins w:id="11408" w:author="Dr Mamadou SANOGO" w:date="2023-10-25T16:14:00Z"/>
          <w:rFonts w:ascii="Arial" w:eastAsia="Calibri" w:hAnsi="Arial" w:cs="Arial"/>
          <w:color w:val="000000" w:themeColor="text1"/>
          <w:lang w:eastAsia="en-US"/>
          <w:rPrChange w:id="11409" w:author="Dr Mamadou SANOGO" w:date="2023-10-25T18:15:00Z">
            <w:rPr>
              <w:ins w:id="11410" w:author="Dr Mamadou SANOGO" w:date="2023-10-25T16:14:00Z"/>
              <w:rFonts w:ascii="Arial" w:eastAsia="Calibri" w:hAnsi="Arial" w:cs="Arial"/>
              <w:lang w:eastAsia="en-US"/>
            </w:rPr>
          </w:rPrChange>
        </w:rPr>
      </w:pPr>
    </w:p>
    <w:p w14:paraId="27FF2607" w14:textId="77777777" w:rsidR="00A47334" w:rsidRPr="007A4AFC" w:rsidRDefault="00A47334" w:rsidP="00A47334">
      <w:pPr>
        <w:spacing w:line="240" w:lineRule="auto"/>
        <w:rPr>
          <w:ins w:id="11411" w:author="Dr Mamadou SANOGO" w:date="2023-10-25T16:14:00Z"/>
          <w:rFonts w:ascii="Arial" w:eastAsia="Calibri" w:hAnsi="Arial" w:cs="Arial"/>
          <w:color w:val="000000" w:themeColor="text1"/>
          <w:lang w:eastAsia="en-US"/>
          <w:rPrChange w:id="11412" w:author="Dr Mamadou SANOGO" w:date="2023-10-25T18:15:00Z">
            <w:rPr>
              <w:ins w:id="11413" w:author="Dr Mamadou SANOGO" w:date="2023-10-25T16:14:00Z"/>
              <w:rFonts w:ascii="Arial" w:eastAsia="Calibri" w:hAnsi="Arial" w:cs="Arial"/>
              <w:lang w:eastAsia="en-US"/>
            </w:rPr>
          </w:rPrChange>
        </w:rPr>
      </w:pPr>
      <w:ins w:id="11414" w:author="Dr Mamadou SANOGO" w:date="2023-10-25T16:14:00Z">
        <w:r w:rsidRPr="007A4AFC">
          <w:rPr>
            <w:rFonts w:ascii="Arial" w:eastAsia="Calibri" w:hAnsi="Arial" w:cs="Arial"/>
            <w:color w:val="000000" w:themeColor="text1"/>
            <w:lang w:eastAsia="en-US"/>
            <w:rPrChange w:id="11415" w:author="Dr Mamadou SANOGO" w:date="2023-10-25T18:15:00Z">
              <w:rPr>
                <w:rFonts w:ascii="Arial" w:eastAsia="Calibri" w:hAnsi="Arial" w:cs="Arial"/>
                <w:lang w:eastAsia="en-US"/>
              </w:rPr>
            </w:rPrChange>
          </w:rPr>
          <w:t xml:space="preserve">                                                  -------------------------------------------</w:t>
        </w:r>
      </w:ins>
    </w:p>
    <w:p w14:paraId="0262A2EE" w14:textId="77777777" w:rsidR="00A47334" w:rsidRPr="007A4AFC" w:rsidRDefault="00A47334" w:rsidP="00A47334">
      <w:pPr>
        <w:spacing w:line="276" w:lineRule="auto"/>
        <w:rPr>
          <w:ins w:id="11416" w:author="Dr Mamadou SANOGO" w:date="2023-10-25T16:14:00Z"/>
          <w:rFonts w:ascii="Arial" w:eastAsia="Calibri" w:hAnsi="Arial" w:cs="Arial"/>
          <w:color w:val="000000" w:themeColor="text1"/>
          <w:szCs w:val="24"/>
          <w:lang w:eastAsia="en-US"/>
          <w:rPrChange w:id="11417" w:author="Dr Mamadou SANOGO" w:date="2023-10-25T18:15:00Z">
            <w:rPr>
              <w:ins w:id="11418" w:author="Dr Mamadou SANOGO" w:date="2023-10-25T16:14:00Z"/>
              <w:rFonts w:ascii="Arial" w:eastAsia="Calibri" w:hAnsi="Arial" w:cs="Arial"/>
              <w:szCs w:val="24"/>
              <w:lang w:eastAsia="en-US"/>
            </w:rPr>
          </w:rPrChange>
        </w:rPr>
      </w:pPr>
    </w:p>
    <w:p w14:paraId="1D112369" w14:textId="77777777" w:rsidR="00A47334" w:rsidRPr="007A4AFC" w:rsidRDefault="00A47334" w:rsidP="00A47334">
      <w:pPr>
        <w:spacing w:line="276" w:lineRule="auto"/>
        <w:rPr>
          <w:ins w:id="11419" w:author="Dr Mamadou SANOGO" w:date="2023-10-25T16:14:00Z"/>
          <w:rFonts w:ascii="Arial" w:eastAsia="Calibri" w:hAnsi="Arial" w:cs="Arial"/>
          <w:color w:val="000000" w:themeColor="text1"/>
          <w:szCs w:val="24"/>
          <w:lang w:eastAsia="en-US"/>
          <w:rPrChange w:id="11420" w:author="Dr Mamadou SANOGO" w:date="2023-10-25T18:15:00Z">
            <w:rPr>
              <w:ins w:id="11421" w:author="Dr Mamadou SANOGO" w:date="2023-10-25T16:14:00Z"/>
              <w:rFonts w:ascii="Arial" w:eastAsia="Calibri" w:hAnsi="Arial" w:cs="Arial"/>
              <w:szCs w:val="24"/>
              <w:lang w:eastAsia="en-US"/>
            </w:rPr>
          </w:rPrChange>
        </w:rPr>
      </w:pPr>
      <w:ins w:id="11422" w:author="Dr Mamadou SANOGO" w:date="2023-10-25T16:14:00Z">
        <w:r w:rsidRPr="007A4AFC">
          <w:rPr>
            <w:rFonts w:ascii="Arial" w:eastAsia="Calibri" w:hAnsi="Arial" w:cs="Arial"/>
            <w:color w:val="000000" w:themeColor="text1"/>
            <w:szCs w:val="24"/>
            <w:lang w:eastAsia="en-US"/>
            <w:rPrChange w:id="11423" w:author="Dr Mamadou SANOGO" w:date="2023-10-25T18:15:00Z">
              <w:rPr>
                <w:rFonts w:ascii="Arial" w:eastAsia="Calibri" w:hAnsi="Arial" w:cs="Arial"/>
                <w:szCs w:val="24"/>
                <w:lang w:eastAsia="en-US"/>
              </w:rPr>
            </w:rPrChange>
          </w:rPr>
          <w:t xml:space="preserve">Je viens par la présente vous convoquer à une réunion extraordinaire </w:t>
        </w:r>
        <w:bookmarkStart w:id="11424" w:name="_Hlk149139590"/>
        <w:r w:rsidRPr="007A4AFC">
          <w:rPr>
            <w:rFonts w:ascii="Arial" w:eastAsia="Calibri" w:hAnsi="Arial" w:cs="Arial"/>
            <w:color w:val="000000" w:themeColor="text1"/>
            <w:szCs w:val="24"/>
            <w:lang w:eastAsia="en-US"/>
            <w:rPrChange w:id="11425" w:author="Dr Mamadou SANOGO" w:date="2023-10-25T18:15:00Z">
              <w:rPr>
                <w:rFonts w:ascii="Arial" w:eastAsia="Calibri" w:hAnsi="Arial" w:cs="Arial"/>
                <w:szCs w:val="24"/>
                <w:lang w:eastAsia="en-US"/>
              </w:rPr>
            </w:rPrChange>
          </w:rPr>
          <w:t>relative au projet d’ouverture de certains programmes de formation assez demandées</w:t>
        </w:r>
        <w:bookmarkEnd w:id="11424"/>
        <w:r w:rsidRPr="007A4AFC">
          <w:rPr>
            <w:rFonts w:ascii="Arial" w:eastAsia="Calibri" w:hAnsi="Arial" w:cs="Arial"/>
            <w:color w:val="000000" w:themeColor="text1"/>
            <w:szCs w:val="24"/>
            <w:lang w:eastAsia="en-US"/>
            <w:rPrChange w:id="11426" w:author="Dr Mamadou SANOGO" w:date="2023-10-25T18:15:00Z">
              <w:rPr>
                <w:rFonts w:ascii="Arial" w:eastAsia="Calibri" w:hAnsi="Arial" w:cs="Arial"/>
                <w:szCs w:val="24"/>
                <w:lang w:eastAsia="en-US"/>
              </w:rPr>
            </w:rPrChange>
          </w:rPr>
          <w:t xml:space="preserve"> le mardi 08 septembre 2020 dans la salle de conférence de l’EPSFé à 10H00mn. Il s’agit de:</w:t>
        </w:r>
      </w:ins>
    </w:p>
    <w:p w14:paraId="3588274C" w14:textId="77777777" w:rsidR="00A47334" w:rsidRPr="007A4AFC" w:rsidRDefault="00A47334" w:rsidP="00A47334">
      <w:pPr>
        <w:spacing w:line="276" w:lineRule="auto"/>
        <w:rPr>
          <w:ins w:id="11427" w:author="Dr Mamadou SANOGO" w:date="2023-10-25T16:14:00Z"/>
          <w:rFonts w:ascii="Arial" w:eastAsia="Calibri" w:hAnsi="Arial" w:cs="Arial"/>
          <w:color w:val="000000" w:themeColor="text1"/>
          <w:sz w:val="16"/>
          <w:szCs w:val="16"/>
          <w:lang w:eastAsia="en-US"/>
          <w:rPrChange w:id="11428" w:author="Dr Mamadou SANOGO" w:date="2023-10-25T18:15:00Z">
            <w:rPr>
              <w:ins w:id="11429" w:author="Dr Mamadou SANOGO" w:date="2023-10-25T16:14:00Z"/>
              <w:rFonts w:ascii="Arial" w:eastAsia="Calibri" w:hAnsi="Arial" w:cs="Arial"/>
              <w:sz w:val="16"/>
              <w:szCs w:val="16"/>
              <w:lang w:eastAsia="en-US"/>
            </w:rPr>
          </w:rPrChange>
        </w:rPr>
      </w:pPr>
      <w:ins w:id="11430" w:author="Dr Mamadou SANOGO" w:date="2023-10-25T16:14:00Z">
        <w:r w:rsidRPr="007A4AFC">
          <w:rPr>
            <w:rFonts w:ascii="Arial" w:eastAsia="Calibri" w:hAnsi="Arial" w:cs="Arial"/>
            <w:color w:val="000000" w:themeColor="text1"/>
            <w:szCs w:val="24"/>
            <w:lang w:eastAsia="en-US"/>
            <w:rPrChange w:id="11431" w:author="Dr Mamadou SANOGO" w:date="2023-10-25T18:15:00Z">
              <w:rPr>
                <w:rFonts w:ascii="Arial" w:eastAsia="Calibri" w:hAnsi="Arial" w:cs="Arial"/>
                <w:szCs w:val="24"/>
                <w:lang w:eastAsia="en-US"/>
              </w:rPr>
            </w:rPrChange>
          </w:rPr>
          <w:t xml:space="preserve"> </w:t>
        </w:r>
      </w:ins>
    </w:p>
    <w:p w14:paraId="43586946" w14:textId="77777777" w:rsidR="00A47334" w:rsidRPr="007A4AFC" w:rsidRDefault="00A47334" w:rsidP="00A47334">
      <w:pPr>
        <w:numPr>
          <w:ilvl w:val="0"/>
          <w:numId w:val="34"/>
        </w:numPr>
        <w:spacing w:line="276" w:lineRule="auto"/>
        <w:contextualSpacing/>
        <w:rPr>
          <w:ins w:id="11432" w:author="Dr Mamadou SANOGO" w:date="2023-10-25T16:14:00Z"/>
          <w:rFonts w:ascii="Arial" w:eastAsia="Calibri" w:hAnsi="Arial" w:cs="Arial"/>
          <w:color w:val="000000" w:themeColor="text1"/>
          <w:szCs w:val="24"/>
          <w:lang w:eastAsia="en-US"/>
          <w:rPrChange w:id="11433" w:author="Dr Mamadou SANOGO" w:date="2023-10-25T18:15:00Z">
            <w:rPr>
              <w:ins w:id="11434" w:author="Dr Mamadou SANOGO" w:date="2023-10-25T16:14:00Z"/>
              <w:rFonts w:ascii="Arial" w:eastAsia="Calibri" w:hAnsi="Arial" w:cs="Arial"/>
              <w:szCs w:val="24"/>
              <w:lang w:eastAsia="en-US"/>
            </w:rPr>
          </w:rPrChange>
        </w:rPr>
      </w:pPr>
      <w:bookmarkStart w:id="11435" w:name="_Hlk149140292"/>
      <w:ins w:id="11436" w:author="Dr Mamadou SANOGO" w:date="2023-10-25T16:14:00Z">
        <w:r w:rsidRPr="007A4AFC">
          <w:rPr>
            <w:rFonts w:ascii="Arial" w:eastAsia="Calibri" w:hAnsi="Arial" w:cs="Arial"/>
            <w:color w:val="000000" w:themeColor="text1"/>
            <w:szCs w:val="24"/>
            <w:lang w:eastAsia="en-US"/>
            <w:rPrChange w:id="11437" w:author="Dr Mamadou SANOGO" w:date="2023-10-25T18:15:00Z">
              <w:rPr>
                <w:rFonts w:ascii="Arial" w:eastAsia="Calibri" w:hAnsi="Arial" w:cs="Arial"/>
                <w:szCs w:val="24"/>
                <w:lang w:eastAsia="en-US"/>
              </w:rPr>
            </w:rPrChange>
          </w:rPr>
          <w:t>Santé environnementale</w:t>
        </w:r>
      </w:ins>
    </w:p>
    <w:p w14:paraId="31CB7407" w14:textId="77777777" w:rsidR="00A47334" w:rsidRPr="007A4AFC" w:rsidRDefault="00A47334" w:rsidP="00A47334">
      <w:pPr>
        <w:numPr>
          <w:ilvl w:val="0"/>
          <w:numId w:val="34"/>
        </w:numPr>
        <w:spacing w:line="276" w:lineRule="auto"/>
        <w:contextualSpacing/>
        <w:rPr>
          <w:ins w:id="11438" w:author="Dr Mamadou SANOGO" w:date="2023-10-25T16:14:00Z"/>
          <w:rFonts w:ascii="Arial" w:eastAsia="Calibri" w:hAnsi="Arial" w:cs="Arial"/>
          <w:color w:val="000000" w:themeColor="text1"/>
          <w:szCs w:val="24"/>
          <w:lang w:eastAsia="en-US"/>
          <w:rPrChange w:id="11439" w:author="Dr Mamadou SANOGO" w:date="2023-10-25T18:15:00Z">
            <w:rPr>
              <w:ins w:id="11440" w:author="Dr Mamadou SANOGO" w:date="2023-10-25T16:14:00Z"/>
              <w:rFonts w:ascii="Arial" w:eastAsia="Calibri" w:hAnsi="Arial" w:cs="Arial"/>
              <w:szCs w:val="24"/>
              <w:lang w:eastAsia="en-US"/>
            </w:rPr>
          </w:rPrChange>
        </w:rPr>
      </w:pPr>
      <w:ins w:id="11441" w:author="Dr Mamadou SANOGO" w:date="2023-10-25T16:14:00Z">
        <w:r w:rsidRPr="007A4AFC">
          <w:rPr>
            <w:rFonts w:ascii="Arial" w:eastAsia="Calibri" w:hAnsi="Arial" w:cs="Arial"/>
            <w:color w:val="000000" w:themeColor="text1"/>
            <w:szCs w:val="24"/>
            <w:lang w:eastAsia="en-US"/>
            <w:rPrChange w:id="11442" w:author="Dr Mamadou SANOGO" w:date="2023-10-25T18:15:00Z">
              <w:rPr>
                <w:rFonts w:ascii="Arial" w:eastAsia="Calibri" w:hAnsi="Arial" w:cs="Arial"/>
                <w:szCs w:val="24"/>
                <w:lang w:eastAsia="en-US"/>
              </w:rPr>
            </w:rPrChange>
          </w:rPr>
          <w:t xml:space="preserve">Nutrition </w:t>
        </w:r>
      </w:ins>
    </w:p>
    <w:p w14:paraId="652F02F6" w14:textId="77777777" w:rsidR="00A47334" w:rsidRPr="007A4AFC" w:rsidRDefault="00A47334" w:rsidP="00A47334">
      <w:pPr>
        <w:numPr>
          <w:ilvl w:val="0"/>
          <w:numId w:val="34"/>
        </w:numPr>
        <w:spacing w:line="276" w:lineRule="auto"/>
        <w:contextualSpacing/>
        <w:rPr>
          <w:ins w:id="11443" w:author="Dr Mamadou SANOGO" w:date="2023-10-25T16:14:00Z"/>
          <w:rFonts w:ascii="Arial" w:eastAsia="Calibri" w:hAnsi="Arial" w:cs="Arial"/>
          <w:color w:val="000000" w:themeColor="text1"/>
          <w:szCs w:val="24"/>
          <w:lang w:eastAsia="en-US"/>
          <w:rPrChange w:id="11444" w:author="Dr Mamadou SANOGO" w:date="2023-10-25T18:15:00Z">
            <w:rPr>
              <w:ins w:id="11445" w:author="Dr Mamadou SANOGO" w:date="2023-10-25T16:14:00Z"/>
              <w:rFonts w:ascii="Arial" w:eastAsia="Calibri" w:hAnsi="Arial" w:cs="Arial"/>
              <w:szCs w:val="24"/>
              <w:lang w:eastAsia="en-US"/>
            </w:rPr>
          </w:rPrChange>
        </w:rPr>
      </w:pPr>
      <w:ins w:id="11446" w:author="Dr Mamadou SANOGO" w:date="2023-10-25T16:14:00Z">
        <w:r w:rsidRPr="007A4AFC">
          <w:rPr>
            <w:rFonts w:ascii="Arial" w:eastAsia="Calibri" w:hAnsi="Arial" w:cs="Arial"/>
            <w:color w:val="000000" w:themeColor="text1"/>
            <w:szCs w:val="24"/>
            <w:lang w:eastAsia="en-US"/>
            <w:rPrChange w:id="11447" w:author="Dr Mamadou SANOGO" w:date="2023-10-25T18:15:00Z">
              <w:rPr>
                <w:rFonts w:ascii="Arial" w:eastAsia="Calibri" w:hAnsi="Arial" w:cs="Arial"/>
                <w:szCs w:val="24"/>
                <w:lang w:eastAsia="en-US"/>
              </w:rPr>
            </w:rPrChange>
          </w:rPr>
          <w:t xml:space="preserve">Epidémiologie </w:t>
        </w:r>
      </w:ins>
    </w:p>
    <w:p w14:paraId="57919013" w14:textId="77777777" w:rsidR="00A47334" w:rsidRPr="007A4AFC" w:rsidRDefault="00A47334" w:rsidP="00A47334">
      <w:pPr>
        <w:numPr>
          <w:ilvl w:val="0"/>
          <w:numId w:val="34"/>
        </w:numPr>
        <w:spacing w:line="276" w:lineRule="auto"/>
        <w:contextualSpacing/>
        <w:rPr>
          <w:ins w:id="11448" w:author="Dr Mamadou SANOGO" w:date="2023-10-25T16:14:00Z"/>
          <w:rFonts w:ascii="Arial" w:eastAsia="Calibri" w:hAnsi="Arial" w:cs="Arial"/>
          <w:color w:val="000000" w:themeColor="text1"/>
          <w:szCs w:val="24"/>
          <w:lang w:eastAsia="en-US"/>
          <w:rPrChange w:id="11449" w:author="Dr Mamadou SANOGO" w:date="2023-10-25T18:15:00Z">
            <w:rPr>
              <w:ins w:id="11450" w:author="Dr Mamadou SANOGO" w:date="2023-10-25T16:14:00Z"/>
              <w:rFonts w:ascii="Arial" w:eastAsia="Calibri" w:hAnsi="Arial" w:cs="Arial"/>
              <w:szCs w:val="24"/>
              <w:lang w:eastAsia="en-US"/>
            </w:rPr>
          </w:rPrChange>
        </w:rPr>
      </w:pPr>
      <w:ins w:id="11451" w:author="Dr Mamadou SANOGO" w:date="2023-10-25T16:14:00Z">
        <w:r w:rsidRPr="007A4AFC">
          <w:rPr>
            <w:rFonts w:ascii="Arial" w:eastAsia="Calibri" w:hAnsi="Arial" w:cs="Arial"/>
            <w:color w:val="000000" w:themeColor="text1"/>
            <w:szCs w:val="24"/>
            <w:lang w:eastAsia="en-US"/>
            <w:rPrChange w:id="11452" w:author="Dr Mamadou SANOGO" w:date="2023-10-25T18:15:00Z">
              <w:rPr>
                <w:rFonts w:ascii="Arial" w:eastAsia="Calibri" w:hAnsi="Arial" w:cs="Arial"/>
                <w:szCs w:val="24"/>
                <w:lang w:eastAsia="en-US"/>
              </w:rPr>
            </w:rPrChange>
          </w:rPr>
          <w:t xml:space="preserve">Gynécologie Obstétrique </w:t>
        </w:r>
      </w:ins>
    </w:p>
    <w:p w14:paraId="06511AA6" w14:textId="77777777" w:rsidR="00A47334" w:rsidRPr="007A4AFC" w:rsidRDefault="00A47334" w:rsidP="00A47334">
      <w:pPr>
        <w:numPr>
          <w:ilvl w:val="0"/>
          <w:numId w:val="34"/>
        </w:numPr>
        <w:spacing w:line="276" w:lineRule="auto"/>
        <w:contextualSpacing/>
        <w:rPr>
          <w:ins w:id="11453" w:author="Dr Mamadou SANOGO" w:date="2023-10-25T16:14:00Z"/>
          <w:rFonts w:ascii="Arial" w:eastAsia="Calibri" w:hAnsi="Arial" w:cs="Arial"/>
          <w:color w:val="000000" w:themeColor="text1"/>
          <w:szCs w:val="24"/>
          <w:lang w:eastAsia="en-US"/>
          <w:rPrChange w:id="11454" w:author="Dr Mamadou SANOGO" w:date="2023-10-25T18:15:00Z">
            <w:rPr>
              <w:ins w:id="11455" w:author="Dr Mamadou SANOGO" w:date="2023-10-25T16:14:00Z"/>
              <w:rFonts w:ascii="Arial" w:eastAsia="Calibri" w:hAnsi="Arial" w:cs="Arial"/>
              <w:szCs w:val="24"/>
              <w:lang w:eastAsia="en-US"/>
            </w:rPr>
          </w:rPrChange>
        </w:rPr>
      </w:pPr>
      <w:ins w:id="11456" w:author="Dr Mamadou SANOGO" w:date="2023-10-25T16:14:00Z">
        <w:r w:rsidRPr="007A4AFC">
          <w:rPr>
            <w:rFonts w:ascii="Arial" w:eastAsia="Calibri" w:hAnsi="Arial" w:cs="Arial"/>
            <w:color w:val="000000" w:themeColor="text1"/>
            <w:szCs w:val="24"/>
            <w:lang w:eastAsia="en-US"/>
            <w:rPrChange w:id="11457" w:author="Dr Mamadou SANOGO" w:date="2023-10-25T18:15:00Z">
              <w:rPr>
                <w:rFonts w:ascii="Arial" w:eastAsia="Calibri" w:hAnsi="Arial" w:cs="Arial"/>
                <w:szCs w:val="24"/>
                <w:lang w:eastAsia="en-US"/>
              </w:rPr>
            </w:rPrChange>
          </w:rPr>
          <w:t xml:space="preserve">Pédagogie en Science de la Santé </w:t>
        </w:r>
      </w:ins>
    </w:p>
    <w:p w14:paraId="7077FB70" w14:textId="77777777" w:rsidR="00A47334" w:rsidRPr="007A4AFC" w:rsidRDefault="00A47334" w:rsidP="00A47334">
      <w:pPr>
        <w:numPr>
          <w:ilvl w:val="0"/>
          <w:numId w:val="34"/>
        </w:numPr>
        <w:spacing w:line="276" w:lineRule="auto"/>
        <w:contextualSpacing/>
        <w:rPr>
          <w:ins w:id="11458" w:author="Dr Mamadou SANOGO" w:date="2023-10-25T16:14:00Z"/>
          <w:rFonts w:ascii="Arial" w:eastAsia="Calibri" w:hAnsi="Arial" w:cs="Arial"/>
          <w:color w:val="000000" w:themeColor="text1"/>
          <w:szCs w:val="24"/>
          <w:lang w:eastAsia="en-US"/>
          <w:rPrChange w:id="11459" w:author="Dr Mamadou SANOGO" w:date="2023-10-25T18:15:00Z">
            <w:rPr>
              <w:ins w:id="11460" w:author="Dr Mamadou SANOGO" w:date="2023-10-25T16:14:00Z"/>
              <w:rFonts w:ascii="Arial" w:eastAsia="Calibri" w:hAnsi="Arial" w:cs="Arial"/>
              <w:szCs w:val="24"/>
              <w:lang w:eastAsia="en-US"/>
            </w:rPr>
          </w:rPrChange>
        </w:rPr>
      </w:pPr>
      <w:ins w:id="11461" w:author="Dr Mamadou SANOGO" w:date="2023-10-25T16:14:00Z">
        <w:r w:rsidRPr="007A4AFC">
          <w:rPr>
            <w:rFonts w:ascii="Arial" w:eastAsia="Calibri" w:hAnsi="Arial" w:cs="Arial"/>
            <w:color w:val="000000" w:themeColor="text1"/>
            <w:szCs w:val="24"/>
            <w:lang w:eastAsia="en-US"/>
            <w:rPrChange w:id="11462" w:author="Dr Mamadou SANOGO" w:date="2023-10-25T18:15:00Z">
              <w:rPr>
                <w:rFonts w:ascii="Arial" w:eastAsia="Calibri" w:hAnsi="Arial" w:cs="Arial"/>
                <w:szCs w:val="24"/>
                <w:lang w:eastAsia="en-US"/>
              </w:rPr>
            </w:rPrChange>
          </w:rPr>
          <w:t xml:space="preserve">Management des Services de Santé </w:t>
        </w:r>
      </w:ins>
    </w:p>
    <w:bookmarkEnd w:id="11435"/>
    <w:p w14:paraId="45F5ED2D" w14:textId="77777777" w:rsidR="00A47334" w:rsidRPr="007A4AFC" w:rsidRDefault="00A47334" w:rsidP="00A47334">
      <w:pPr>
        <w:spacing w:line="276" w:lineRule="auto"/>
        <w:ind w:left="720"/>
        <w:contextualSpacing/>
        <w:rPr>
          <w:ins w:id="11463" w:author="Dr Mamadou SANOGO" w:date="2023-10-25T16:14:00Z"/>
          <w:rFonts w:ascii="Arial" w:eastAsia="Calibri" w:hAnsi="Arial" w:cs="Arial"/>
          <w:color w:val="000000" w:themeColor="text1"/>
          <w:sz w:val="18"/>
          <w:szCs w:val="18"/>
          <w:lang w:eastAsia="en-US"/>
          <w:rPrChange w:id="11464" w:author="Dr Mamadou SANOGO" w:date="2023-10-25T18:15:00Z">
            <w:rPr>
              <w:ins w:id="11465" w:author="Dr Mamadou SANOGO" w:date="2023-10-25T16:14:00Z"/>
              <w:rFonts w:ascii="Arial" w:eastAsia="Calibri" w:hAnsi="Arial" w:cs="Arial"/>
              <w:sz w:val="18"/>
              <w:szCs w:val="18"/>
              <w:lang w:eastAsia="en-US"/>
            </w:rPr>
          </w:rPrChange>
        </w:rPr>
      </w:pPr>
    </w:p>
    <w:p w14:paraId="0698A9FF" w14:textId="77777777" w:rsidR="00A47334" w:rsidRPr="007A4AFC" w:rsidRDefault="00A47334" w:rsidP="00A47334">
      <w:pPr>
        <w:spacing w:line="276" w:lineRule="auto"/>
        <w:rPr>
          <w:ins w:id="11466" w:author="Dr Mamadou SANOGO" w:date="2023-10-25T16:14:00Z"/>
          <w:rFonts w:ascii="Arial" w:eastAsia="Calibri" w:hAnsi="Arial" w:cs="Arial"/>
          <w:color w:val="000000" w:themeColor="text1"/>
          <w:szCs w:val="24"/>
          <w:lang w:eastAsia="en-US"/>
          <w:rPrChange w:id="11467" w:author="Dr Mamadou SANOGO" w:date="2023-10-25T18:15:00Z">
            <w:rPr>
              <w:ins w:id="11468" w:author="Dr Mamadou SANOGO" w:date="2023-10-25T16:14:00Z"/>
              <w:rFonts w:ascii="Arial" w:eastAsia="Calibri" w:hAnsi="Arial" w:cs="Arial"/>
              <w:szCs w:val="24"/>
              <w:lang w:eastAsia="en-US"/>
            </w:rPr>
          </w:rPrChange>
        </w:rPr>
      </w:pPr>
      <w:ins w:id="11469" w:author="Dr Mamadou SANOGO" w:date="2023-10-25T16:14:00Z">
        <w:r w:rsidRPr="007A4AFC">
          <w:rPr>
            <w:rFonts w:ascii="Arial" w:eastAsia="Calibri" w:hAnsi="Arial" w:cs="Arial"/>
            <w:color w:val="000000" w:themeColor="text1"/>
            <w:szCs w:val="24"/>
            <w:lang w:eastAsia="en-US"/>
            <w:rPrChange w:id="11470" w:author="Dr Mamadou SANOGO" w:date="2023-10-25T18:15:00Z">
              <w:rPr>
                <w:rFonts w:ascii="Arial" w:eastAsia="Calibri" w:hAnsi="Arial" w:cs="Arial"/>
                <w:szCs w:val="24"/>
                <w:lang w:eastAsia="en-US"/>
              </w:rPr>
            </w:rPrChange>
          </w:rPr>
          <w:t>L’objet de la réunion étant de discuter de la validation par pertinence de l’ouverture des programmes, veuillez bien réunir les éléments de travail, en l’espèce liés à vos différents départements.</w:t>
        </w:r>
      </w:ins>
    </w:p>
    <w:p w14:paraId="29BE5C87" w14:textId="77777777" w:rsidR="00A47334" w:rsidRPr="007A4AFC" w:rsidRDefault="00A47334" w:rsidP="00A47334">
      <w:pPr>
        <w:spacing w:line="276" w:lineRule="auto"/>
        <w:rPr>
          <w:ins w:id="11471" w:author="Dr Mamadou SANOGO" w:date="2023-10-25T16:14:00Z"/>
          <w:rFonts w:ascii="Arial" w:eastAsia="Calibri" w:hAnsi="Arial" w:cs="Arial"/>
          <w:color w:val="000000" w:themeColor="text1"/>
          <w:sz w:val="16"/>
          <w:szCs w:val="16"/>
          <w:lang w:eastAsia="en-US"/>
          <w:rPrChange w:id="11472" w:author="Dr Mamadou SANOGO" w:date="2023-10-25T18:15:00Z">
            <w:rPr>
              <w:ins w:id="11473" w:author="Dr Mamadou SANOGO" w:date="2023-10-25T16:14:00Z"/>
              <w:rFonts w:ascii="Arial" w:eastAsia="Calibri" w:hAnsi="Arial" w:cs="Arial"/>
              <w:sz w:val="16"/>
              <w:szCs w:val="16"/>
              <w:lang w:eastAsia="en-US"/>
            </w:rPr>
          </w:rPrChange>
        </w:rPr>
      </w:pPr>
    </w:p>
    <w:p w14:paraId="06F06610" w14:textId="77777777" w:rsidR="00A47334" w:rsidRPr="007A4AFC" w:rsidRDefault="00A47334" w:rsidP="00A47334">
      <w:pPr>
        <w:spacing w:line="276" w:lineRule="auto"/>
        <w:rPr>
          <w:ins w:id="11474" w:author="Dr Mamadou SANOGO" w:date="2023-10-25T16:14:00Z"/>
          <w:rFonts w:ascii="Arial" w:eastAsia="Calibri" w:hAnsi="Arial" w:cs="Arial"/>
          <w:color w:val="000000" w:themeColor="text1"/>
          <w:szCs w:val="24"/>
          <w:lang w:eastAsia="en-US"/>
          <w:rPrChange w:id="11475" w:author="Dr Mamadou SANOGO" w:date="2023-10-25T18:15:00Z">
            <w:rPr>
              <w:ins w:id="11476" w:author="Dr Mamadou SANOGO" w:date="2023-10-25T16:14:00Z"/>
              <w:rFonts w:ascii="Arial" w:eastAsia="Calibri" w:hAnsi="Arial" w:cs="Arial"/>
              <w:szCs w:val="24"/>
              <w:lang w:eastAsia="en-US"/>
            </w:rPr>
          </w:rPrChange>
        </w:rPr>
      </w:pPr>
      <w:ins w:id="11477" w:author="Dr Mamadou SANOGO" w:date="2023-10-25T16:14:00Z">
        <w:r w:rsidRPr="007A4AFC">
          <w:rPr>
            <w:rFonts w:ascii="Arial" w:eastAsia="Calibri" w:hAnsi="Arial" w:cs="Arial"/>
            <w:color w:val="000000" w:themeColor="text1"/>
            <w:szCs w:val="24"/>
            <w:lang w:eastAsia="en-US"/>
            <w:rPrChange w:id="11478" w:author="Dr Mamadou SANOGO" w:date="2023-10-25T18:15:00Z">
              <w:rPr>
                <w:rFonts w:ascii="Arial" w:eastAsia="Calibri" w:hAnsi="Arial" w:cs="Arial"/>
                <w:szCs w:val="24"/>
                <w:lang w:eastAsia="en-US"/>
              </w:rPr>
            </w:rPrChange>
          </w:rPr>
          <w:t xml:space="preserve">En comptant sur la bonne et compréhension, et collaboration de chacun de vous, je vous remercie d’avance pour votre participation. </w:t>
        </w:r>
      </w:ins>
    </w:p>
    <w:p w14:paraId="4F881E12" w14:textId="77777777" w:rsidR="00A47334" w:rsidRPr="007A4AFC" w:rsidRDefault="00A47334" w:rsidP="00A47334">
      <w:pPr>
        <w:spacing w:line="240" w:lineRule="auto"/>
        <w:rPr>
          <w:ins w:id="11479" w:author="Dr Mamadou SANOGO" w:date="2023-10-25T16:14:00Z"/>
          <w:rFonts w:ascii="Arial" w:eastAsia="Calibri" w:hAnsi="Arial" w:cs="Arial"/>
          <w:color w:val="000000" w:themeColor="text1"/>
          <w:lang w:eastAsia="en-US"/>
          <w:rPrChange w:id="11480" w:author="Dr Mamadou SANOGO" w:date="2023-10-25T18:15:00Z">
            <w:rPr>
              <w:ins w:id="11481" w:author="Dr Mamadou SANOGO" w:date="2023-10-25T16:14:00Z"/>
              <w:rFonts w:ascii="Arial" w:eastAsia="Calibri" w:hAnsi="Arial" w:cs="Arial"/>
              <w:lang w:eastAsia="en-US"/>
            </w:rPr>
          </w:rPrChange>
        </w:rPr>
      </w:pPr>
    </w:p>
    <w:p w14:paraId="33F68376" w14:textId="77777777" w:rsidR="00A47334" w:rsidRPr="007A4AFC" w:rsidRDefault="00A47334" w:rsidP="00A47334">
      <w:pPr>
        <w:spacing w:line="240" w:lineRule="auto"/>
        <w:jc w:val="right"/>
        <w:rPr>
          <w:ins w:id="11482" w:author="Dr Mamadou SANOGO" w:date="2023-10-25T16:14:00Z"/>
          <w:rFonts w:ascii="Arial" w:eastAsia="Calibri" w:hAnsi="Arial" w:cs="Arial"/>
          <w:color w:val="000000" w:themeColor="text1"/>
          <w:lang w:eastAsia="en-US"/>
          <w:rPrChange w:id="11483" w:author="Dr Mamadou SANOGO" w:date="2023-10-25T18:15:00Z">
            <w:rPr>
              <w:ins w:id="11484" w:author="Dr Mamadou SANOGO" w:date="2023-10-25T16:14:00Z"/>
              <w:rFonts w:ascii="Arial" w:eastAsia="Calibri" w:hAnsi="Arial" w:cs="Arial"/>
              <w:lang w:eastAsia="en-US"/>
            </w:rPr>
          </w:rPrChange>
        </w:rPr>
      </w:pPr>
    </w:p>
    <w:p w14:paraId="131E276D" w14:textId="77777777" w:rsidR="00A47334" w:rsidRPr="007A4AFC" w:rsidRDefault="00A47334" w:rsidP="00A47334">
      <w:pPr>
        <w:spacing w:line="240" w:lineRule="auto"/>
        <w:jc w:val="right"/>
        <w:rPr>
          <w:ins w:id="11485" w:author="Dr Mamadou SANOGO" w:date="2023-10-25T16:14:00Z"/>
          <w:rFonts w:ascii="Arial" w:eastAsia="Calibri" w:hAnsi="Arial" w:cs="Arial"/>
          <w:color w:val="000000" w:themeColor="text1"/>
          <w:lang w:eastAsia="en-US"/>
          <w:rPrChange w:id="11486" w:author="Dr Mamadou SANOGO" w:date="2023-10-25T18:15:00Z">
            <w:rPr>
              <w:ins w:id="11487" w:author="Dr Mamadou SANOGO" w:date="2023-10-25T16:14:00Z"/>
              <w:rFonts w:ascii="Arial" w:eastAsia="Calibri" w:hAnsi="Arial" w:cs="Arial"/>
              <w:lang w:eastAsia="en-US"/>
            </w:rPr>
          </w:rPrChange>
        </w:rPr>
      </w:pPr>
      <w:ins w:id="11488" w:author="Dr Mamadou SANOGO" w:date="2023-10-25T16:14:00Z">
        <w:r w:rsidRPr="007A4AFC">
          <w:rPr>
            <w:rFonts w:ascii="Arial" w:eastAsia="Calibri" w:hAnsi="Arial" w:cs="Arial"/>
            <w:color w:val="000000" w:themeColor="text1"/>
            <w:szCs w:val="24"/>
            <w:lang w:eastAsia="en-US"/>
            <w:rPrChange w:id="11489"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1490"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1491" w:author="Dr Mamadou SANOGO" w:date="2023-10-25T18:15:00Z">
              <w:rPr>
                <w:rFonts w:ascii="Arial" w:eastAsia="Calibri" w:hAnsi="Arial" w:cs="Arial"/>
                <w:szCs w:val="24"/>
                <w:lang w:eastAsia="en-US"/>
              </w:rPr>
            </w:rPrChange>
          </w:rPr>
          <w:t xml:space="preserve"> septembre 2020</w:t>
        </w:r>
      </w:ins>
    </w:p>
    <w:p w14:paraId="06DB471C" w14:textId="77777777" w:rsidR="00A47334" w:rsidRPr="007A4AFC" w:rsidRDefault="00A47334" w:rsidP="00A47334">
      <w:pPr>
        <w:spacing w:line="240" w:lineRule="auto"/>
        <w:jc w:val="right"/>
        <w:rPr>
          <w:ins w:id="11492" w:author="Dr Mamadou SANOGO" w:date="2023-10-25T16:14:00Z"/>
          <w:rFonts w:ascii="Arial" w:eastAsia="Calibri" w:hAnsi="Arial" w:cs="Arial"/>
          <w:color w:val="000000" w:themeColor="text1"/>
          <w:lang w:eastAsia="en-US"/>
          <w:rPrChange w:id="11493" w:author="Dr Mamadou SANOGO" w:date="2023-10-25T18:15:00Z">
            <w:rPr>
              <w:ins w:id="11494" w:author="Dr Mamadou SANOGO" w:date="2023-10-25T16:14:00Z"/>
              <w:rFonts w:ascii="Arial" w:eastAsia="Calibri" w:hAnsi="Arial" w:cs="Arial"/>
              <w:lang w:eastAsia="en-US"/>
            </w:rPr>
          </w:rPrChange>
        </w:rPr>
      </w:pPr>
    </w:p>
    <w:p w14:paraId="2543ADBA" w14:textId="77777777" w:rsidR="00A47334" w:rsidRPr="007A4AFC" w:rsidRDefault="00A47334" w:rsidP="00A47334">
      <w:pPr>
        <w:spacing w:line="240" w:lineRule="auto"/>
        <w:ind w:left="5664"/>
        <w:rPr>
          <w:ins w:id="11495" w:author="Dr Mamadou SANOGO" w:date="2023-10-25T16:14:00Z"/>
          <w:rFonts w:ascii="Arial" w:eastAsia="Calibri" w:hAnsi="Arial" w:cs="Arial"/>
          <w:b/>
          <w:bCs/>
          <w:color w:val="000000" w:themeColor="text1"/>
          <w:sz w:val="28"/>
          <w:szCs w:val="28"/>
          <w:lang w:eastAsia="en-US"/>
          <w:rPrChange w:id="11496" w:author="Dr Mamadou SANOGO" w:date="2023-10-25T18:15:00Z">
            <w:rPr>
              <w:ins w:id="11497" w:author="Dr Mamadou SANOGO" w:date="2023-10-25T16:14:00Z"/>
              <w:rFonts w:ascii="Arial" w:eastAsia="Calibri" w:hAnsi="Arial" w:cs="Arial"/>
              <w:b/>
              <w:bCs/>
              <w:sz w:val="28"/>
              <w:szCs w:val="28"/>
              <w:lang w:eastAsia="en-US"/>
            </w:rPr>
          </w:rPrChange>
        </w:rPr>
      </w:pPr>
      <w:ins w:id="11498" w:author="Dr Mamadou SANOGO" w:date="2023-10-25T16:14:00Z">
        <w:r w:rsidRPr="007A4AFC">
          <w:rPr>
            <w:rFonts w:ascii="Arial" w:eastAsia="Calibri" w:hAnsi="Arial" w:cs="Arial"/>
            <w:b/>
            <w:bCs/>
            <w:color w:val="000000" w:themeColor="text1"/>
            <w:sz w:val="28"/>
            <w:szCs w:val="28"/>
            <w:lang w:eastAsia="en-US"/>
            <w:rPrChange w:id="11499" w:author="Dr Mamadou SANOGO" w:date="2023-10-25T18:15:00Z">
              <w:rPr>
                <w:rFonts w:ascii="Arial" w:eastAsia="Calibri" w:hAnsi="Arial" w:cs="Arial"/>
                <w:b/>
                <w:bCs/>
                <w:sz w:val="28"/>
                <w:szCs w:val="28"/>
                <w:lang w:eastAsia="en-US"/>
              </w:rPr>
            </w:rPrChange>
          </w:rPr>
          <w:t xml:space="preserve">       Directeur Général </w:t>
        </w:r>
      </w:ins>
    </w:p>
    <w:p w14:paraId="306C8706" w14:textId="77777777" w:rsidR="00A47334" w:rsidRPr="007A4AFC" w:rsidRDefault="00A47334" w:rsidP="00A47334">
      <w:pPr>
        <w:spacing w:line="240" w:lineRule="auto"/>
        <w:ind w:left="5664"/>
        <w:rPr>
          <w:ins w:id="11500" w:author="Dr Mamadou SANOGO" w:date="2023-10-25T16:14:00Z"/>
          <w:rFonts w:ascii="Arial" w:eastAsia="Calibri" w:hAnsi="Arial" w:cs="Arial"/>
          <w:color w:val="000000" w:themeColor="text1"/>
          <w:lang w:eastAsia="en-US"/>
          <w:rPrChange w:id="11501" w:author="Dr Mamadou SANOGO" w:date="2023-10-25T18:15:00Z">
            <w:rPr>
              <w:ins w:id="11502" w:author="Dr Mamadou SANOGO" w:date="2023-10-25T16:14:00Z"/>
              <w:rFonts w:ascii="Arial" w:eastAsia="Calibri" w:hAnsi="Arial" w:cs="Arial"/>
              <w:lang w:eastAsia="en-US"/>
            </w:rPr>
          </w:rPrChange>
        </w:rPr>
      </w:pPr>
    </w:p>
    <w:p w14:paraId="4E84AB79" w14:textId="77777777" w:rsidR="00A47334" w:rsidRPr="007A4AFC" w:rsidRDefault="00A47334" w:rsidP="00A47334">
      <w:pPr>
        <w:spacing w:line="240" w:lineRule="auto"/>
        <w:ind w:left="5664"/>
        <w:rPr>
          <w:ins w:id="11503" w:author="Dr Mamadou SANOGO" w:date="2023-10-25T16:14:00Z"/>
          <w:rFonts w:ascii="Arial" w:eastAsia="Calibri" w:hAnsi="Arial" w:cs="Arial"/>
          <w:color w:val="000000" w:themeColor="text1"/>
          <w:lang w:eastAsia="en-US"/>
          <w:rPrChange w:id="11504" w:author="Dr Mamadou SANOGO" w:date="2023-10-25T18:15:00Z">
            <w:rPr>
              <w:ins w:id="11505" w:author="Dr Mamadou SANOGO" w:date="2023-10-25T16:14:00Z"/>
              <w:rFonts w:ascii="Arial" w:eastAsia="Calibri" w:hAnsi="Arial" w:cs="Arial"/>
              <w:lang w:eastAsia="en-US"/>
            </w:rPr>
          </w:rPrChange>
        </w:rPr>
      </w:pPr>
    </w:p>
    <w:p w14:paraId="52B326EF" w14:textId="77777777" w:rsidR="00A47334" w:rsidRPr="007A4AFC" w:rsidRDefault="00A47334" w:rsidP="00A47334">
      <w:pPr>
        <w:spacing w:line="240" w:lineRule="auto"/>
        <w:ind w:left="5664"/>
        <w:rPr>
          <w:ins w:id="11506" w:author="Dr Mamadou SANOGO" w:date="2023-10-25T16:14:00Z"/>
          <w:rFonts w:ascii="Arial" w:eastAsia="Calibri" w:hAnsi="Arial" w:cs="Arial"/>
          <w:color w:val="000000" w:themeColor="text1"/>
          <w:lang w:eastAsia="en-US"/>
          <w:rPrChange w:id="11507" w:author="Dr Mamadou SANOGO" w:date="2023-10-25T18:15:00Z">
            <w:rPr>
              <w:ins w:id="11508" w:author="Dr Mamadou SANOGO" w:date="2023-10-25T16:14:00Z"/>
              <w:rFonts w:ascii="Arial" w:eastAsia="Calibri" w:hAnsi="Arial" w:cs="Arial"/>
              <w:lang w:eastAsia="en-US"/>
            </w:rPr>
          </w:rPrChange>
        </w:rPr>
      </w:pPr>
    </w:p>
    <w:p w14:paraId="3DE980D5" w14:textId="77777777" w:rsidR="00A47334" w:rsidRPr="007A4AFC" w:rsidRDefault="00A47334" w:rsidP="00A47334">
      <w:pPr>
        <w:spacing w:line="240" w:lineRule="auto"/>
        <w:ind w:left="5664"/>
        <w:rPr>
          <w:ins w:id="11509" w:author="Dr Mamadou SANOGO" w:date="2023-10-25T16:14:00Z"/>
          <w:rFonts w:ascii="Arial" w:eastAsia="Calibri" w:hAnsi="Arial" w:cs="Arial"/>
          <w:color w:val="000000" w:themeColor="text1"/>
          <w:lang w:eastAsia="en-US"/>
          <w:rPrChange w:id="11510" w:author="Dr Mamadou SANOGO" w:date="2023-10-25T18:15:00Z">
            <w:rPr>
              <w:ins w:id="11511" w:author="Dr Mamadou SANOGO" w:date="2023-10-25T16:14:00Z"/>
              <w:rFonts w:ascii="Arial" w:eastAsia="Calibri" w:hAnsi="Arial" w:cs="Arial"/>
              <w:lang w:eastAsia="en-US"/>
            </w:rPr>
          </w:rPrChange>
        </w:rPr>
      </w:pPr>
    </w:p>
    <w:p w14:paraId="42003555" w14:textId="77777777" w:rsidR="00A47334" w:rsidRPr="007A4AFC" w:rsidRDefault="00A47334" w:rsidP="00A47334">
      <w:pPr>
        <w:spacing w:line="240" w:lineRule="auto"/>
        <w:ind w:left="5664"/>
        <w:rPr>
          <w:ins w:id="11512" w:author="Dr Mamadou SANOGO" w:date="2023-10-25T16:14:00Z"/>
          <w:rFonts w:ascii="Arial" w:eastAsia="Calibri" w:hAnsi="Arial" w:cs="Arial"/>
          <w:b/>
          <w:bCs/>
          <w:color w:val="000000" w:themeColor="text1"/>
          <w:lang w:eastAsia="en-US"/>
          <w:rPrChange w:id="11513" w:author="Dr Mamadou SANOGO" w:date="2023-10-25T18:15:00Z">
            <w:rPr>
              <w:ins w:id="11514" w:author="Dr Mamadou SANOGO" w:date="2023-10-25T16:14:00Z"/>
              <w:rFonts w:ascii="Arial" w:eastAsia="Calibri" w:hAnsi="Arial" w:cs="Arial"/>
              <w:b/>
              <w:bCs/>
              <w:lang w:eastAsia="en-US"/>
            </w:rPr>
          </w:rPrChange>
        </w:rPr>
      </w:pPr>
      <w:ins w:id="11515" w:author="Dr Mamadou SANOGO" w:date="2023-10-25T16:14:00Z">
        <w:r w:rsidRPr="007A4AFC">
          <w:rPr>
            <w:rFonts w:ascii="Arial" w:eastAsia="Calibri" w:hAnsi="Arial" w:cs="Arial"/>
            <w:b/>
            <w:bCs/>
            <w:color w:val="000000" w:themeColor="text1"/>
            <w:lang w:eastAsia="en-US"/>
            <w:rPrChange w:id="11516" w:author="Dr Mamadou SANOGO" w:date="2023-10-25T18:15:00Z">
              <w:rPr>
                <w:rFonts w:ascii="Arial" w:eastAsia="Calibri" w:hAnsi="Arial" w:cs="Arial"/>
                <w:b/>
                <w:bCs/>
                <w:lang w:eastAsia="en-US"/>
              </w:rPr>
            </w:rPrChange>
          </w:rPr>
          <w:t xml:space="preserve">                   </w:t>
        </w:r>
      </w:ins>
    </w:p>
    <w:p w14:paraId="1D0AE26F" w14:textId="77777777" w:rsidR="00A47334" w:rsidRPr="007A4AFC" w:rsidRDefault="00A47334" w:rsidP="00A47334">
      <w:pPr>
        <w:spacing w:line="240" w:lineRule="auto"/>
        <w:ind w:left="5664"/>
        <w:rPr>
          <w:ins w:id="11517" w:author="Dr Mamadou SANOGO" w:date="2023-10-25T16:14:00Z"/>
          <w:rFonts w:ascii="Arial" w:eastAsia="Calibri" w:hAnsi="Arial" w:cs="Arial"/>
          <w:b/>
          <w:bCs/>
          <w:color w:val="000000" w:themeColor="text1"/>
          <w:lang w:eastAsia="en-US"/>
          <w:rPrChange w:id="11518" w:author="Dr Mamadou SANOGO" w:date="2023-10-25T18:15:00Z">
            <w:rPr>
              <w:ins w:id="11519" w:author="Dr Mamadou SANOGO" w:date="2023-10-25T16:14:00Z"/>
              <w:rFonts w:ascii="Arial" w:eastAsia="Calibri" w:hAnsi="Arial" w:cs="Arial"/>
              <w:b/>
              <w:bCs/>
              <w:lang w:eastAsia="en-US"/>
            </w:rPr>
          </w:rPrChange>
        </w:rPr>
      </w:pPr>
    </w:p>
    <w:p w14:paraId="459D8D06" w14:textId="77777777" w:rsidR="00A47334" w:rsidRPr="007A4AFC" w:rsidRDefault="00A47334" w:rsidP="00A47334">
      <w:pPr>
        <w:spacing w:line="240" w:lineRule="auto"/>
        <w:ind w:left="5664"/>
        <w:rPr>
          <w:ins w:id="11520" w:author="Dr Mamadou SANOGO" w:date="2023-10-25T16:14:00Z"/>
          <w:rFonts w:ascii="Arial" w:eastAsia="Calibri" w:hAnsi="Arial" w:cs="Arial"/>
          <w:b/>
          <w:bCs/>
          <w:color w:val="000000" w:themeColor="text1"/>
          <w:lang w:eastAsia="en-US"/>
          <w:rPrChange w:id="11521" w:author="Dr Mamadou SANOGO" w:date="2023-10-25T18:15:00Z">
            <w:rPr>
              <w:ins w:id="11522" w:author="Dr Mamadou SANOGO" w:date="2023-10-25T16:14:00Z"/>
              <w:rFonts w:ascii="Arial" w:eastAsia="Calibri" w:hAnsi="Arial" w:cs="Arial"/>
              <w:b/>
              <w:bCs/>
              <w:lang w:eastAsia="en-US"/>
            </w:rPr>
          </w:rPrChange>
        </w:rPr>
      </w:pPr>
    </w:p>
    <w:p w14:paraId="4837EAB5" w14:textId="77777777" w:rsidR="00A47334" w:rsidRPr="007A4AFC" w:rsidRDefault="00A47334" w:rsidP="00A47334">
      <w:pPr>
        <w:spacing w:line="240" w:lineRule="auto"/>
        <w:ind w:left="5664"/>
        <w:rPr>
          <w:ins w:id="11523" w:author="Dr Mamadou SANOGO" w:date="2023-10-25T16:14:00Z"/>
          <w:rFonts w:ascii="Arial" w:eastAsia="Calibri" w:hAnsi="Arial" w:cs="Arial"/>
          <w:b/>
          <w:bCs/>
          <w:color w:val="000000" w:themeColor="text1"/>
          <w:lang w:eastAsia="en-US"/>
          <w:rPrChange w:id="11524" w:author="Dr Mamadou SANOGO" w:date="2023-10-25T18:15:00Z">
            <w:rPr>
              <w:ins w:id="11525" w:author="Dr Mamadou SANOGO" w:date="2023-10-25T16:14:00Z"/>
              <w:rFonts w:ascii="Arial" w:eastAsia="Calibri" w:hAnsi="Arial" w:cs="Arial"/>
              <w:b/>
              <w:bCs/>
              <w:lang w:eastAsia="en-US"/>
            </w:rPr>
          </w:rPrChange>
        </w:rPr>
      </w:pPr>
      <w:ins w:id="11526" w:author="Dr Mamadou SANOGO" w:date="2023-10-25T16:14:00Z">
        <w:r w:rsidRPr="007A4AFC">
          <w:rPr>
            <w:rFonts w:ascii="Arial" w:eastAsia="Calibri" w:hAnsi="Arial" w:cs="Arial"/>
            <w:b/>
            <w:bCs/>
            <w:color w:val="000000" w:themeColor="text1"/>
            <w:lang w:eastAsia="en-US"/>
            <w:rPrChange w:id="11527" w:author="Dr Mamadou SANOGO" w:date="2023-10-25T18:15:00Z">
              <w:rPr>
                <w:rFonts w:ascii="Arial" w:eastAsia="Calibri" w:hAnsi="Arial" w:cs="Arial"/>
                <w:b/>
                <w:bCs/>
                <w:lang w:eastAsia="en-US"/>
              </w:rPr>
            </w:rPrChange>
          </w:rPr>
          <w:t xml:space="preserve">        Dr SANOGO Mamadou </w:t>
        </w:r>
      </w:ins>
    </w:p>
    <w:p w14:paraId="2433FF31" w14:textId="23EB54C5" w:rsidR="00A47334" w:rsidRDefault="00A47334" w:rsidP="00A47334">
      <w:pPr>
        <w:spacing w:line="240" w:lineRule="auto"/>
        <w:ind w:left="5664"/>
        <w:rPr>
          <w:ins w:id="11528" w:author="Dr Mamadou SANOGO" w:date="2023-10-27T14:04:00Z"/>
          <w:rFonts w:ascii="Arial" w:eastAsia="Calibri" w:hAnsi="Arial" w:cs="Arial"/>
          <w:color w:val="000000" w:themeColor="text1"/>
          <w:lang w:eastAsia="en-US"/>
        </w:rPr>
      </w:pPr>
    </w:p>
    <w:p w14:paraId="161FD3C9" w14:textId="51623C08" w:rsidR="006778CD" w:rsidRDefault="006778CD" w:rsidP="00A47334">
      <w:pPr>
        <w:spacing w:line="240" w:lineRule="auto"/>
        <w:ind w:left="5664"/>
        <w:rPr>
          <w:ins w:id="11529" w:author="Dr Mamadou SANOGO" w:date="2023-10-27T14:04:00Z"/>
          <w:rFonts w:ascii="Arial" w:eastAsia="Calibri" w:hAnsi="Arial" w:cs="Arial"/>
          <w:color w:val="000000" w:themeColor="text1"/>
          <w:lang w:eastAsia="en-US"/>
        </w:rPr>
      </w:pPr>
    </w:p>
    <w:p w14:paraId="40A5F30C" w14:textId="71B6F556" w:rsidR="006778CD" w:rsidRDefault="006778CD" w:rsidP="00A47334">
      <w:pPr>
        <w:spacing w:line="240" w:lineRule="auto"/>
        <w:ind w:left="5664"/>
        <w:rPr>
          <w:ins w:id="11530" w:author="Dr Mamadou SANOGO" w:date="2023-10-27T14:04:00Z"/>
          <w:rFonts w:ascii="Arial" w:eastAsia="Calibri" w:hAnsi="Arial" w:cs="Arial"/>
          <w:color w:val="000000" w:themeColor="text1"/>
          <w:lang w:eastAsia="en-US"/>
        </w:rPr>
      </w:pPr>
    </w:p>
    <w:p w14:paraId="12EECA73" w14:textId="3B94D42B" w:rsidR="006778CD" w:rsidRDefault="006778CD" w:rsidP="00A47334">
      <w:pPr>
        <w:spacing w:line="240" w:lineRule="auto"/>
        <w:ind w:left="5664"/>
        <w:rPr>
          <w:ins w:id="11531" w:author="Dr Mamadou SANOGO" w:date="2023-10-27T14:04:00Z"/>
          <w:rFonts w:ascii="Arial" w:eastAsia="Calibri" w:hAnsi="Arial" w:cs="Arial"/>
          <w:color w:val="000000" w:themeColor="text1"/>
          <w:lang w:eastAsia="en-US"/>
        </w:rPr>
      </w:pPr>
    </w:p>
    <w:p w14:paraId="579C50F5" w14:textId="3D036254" w:rsidR="006778CD" w:rsidRDefault="006778CD" w:rsidP="00A47334">
      <w:pPr>
        <w:spacing w:line="240" w:lineRule="auto"/>
        <w:ind w:left="5664"/>
        <w:rPr>
          <w:ins w:id="11532" w:author="Dr Mamadou SANOGO" w:date="2023-10-27T14:04:00Z"/>
          <w:rFonts w:ascii="Arial" w:eastAsia="Calibri" w:hAnsi="Arial" w:cs="Arial"/>
          <w:color w:val="000000" w:themeColor="text1"/>
          <w:lang w:eastAsia="en-US"/>
        </w:rPr>
      </w:pPr>
    </w:p>
    <w:p w14:paraId="45E00509" w14:textId="77777777" w:rsidR="006778CD" w:rsidRPr="007A4AFC" w:rsidRDefault="006778CD" w:rsidP="00A47334">
      <w:pPr>
        <w:spacing w:line="240" w:lineRule="auto"/>
        <w:ind w:left="5664"/>
        <w:rPr>
          <w:ins w:id="11533" w:author="Dr Mamadou SANOGO" w:date="2023-10-25T16:14:00Z"/>
          <w:rFonts w:ascii="Arial" w:eastAsia="Calibri" w:hAnsi="Arial" w:cs="Arial"/>
          <w:color w:val="000000" w:themeColor="text1"/>
          <w:lang w:eastAsia="en-US"/>
          <w:rPrChange w:id="11534" w:author="Dr Mamadou SANOGO" w:date="2023-10-25T18:15:00Z">
            <w:rPr>
              <w:ins w:id="11535" w:author="Dr Mamadou SANOGO" w:date="2023-10-25T16:14:00Z"/>
              <w:rFonts w:ascii="Arial" w:eastAsia="Calibri" w:hAnsi="Arial" w:cs="Arial"/>
              <w:lang w:eastAsia="en-US"/>
            </w:rPr>
          </w:rPrChange>
        </w:rPr>
      </w:pPr>
    </w:p>
    <w:p w14:paraId="58E9B8B1" w14:textId="75D1E085" w:rsidR="00424982" w:rsidRPr="00AD42F4" w:rsidRDefault="00A47334">
      <w:pPr>
        <w:spacing w:line="240" w:lineRule="auto"/>
        <w:jc w:val="left"/>
        <w:rPr>
          <w:ins w:id="11536" w:author="Dr Mamadou SANOGO" w:date="2023-10-25T16:15:00Z"/>
          <w:rFonts w:ascii="Arial" w:eastAsia="Calibri" w:hAnsi="Arial" w:cs="Arial"/>
          <w:color w:val="000000" w:themeColor="text1"/>
          <w:lang w:eastAsia="en-US"/>
          <w:rPrChange w:id="11537" w:author="Dr Mamadou SANOGO" w:date="2023-10-27T11:41:00Z">
            <w:rPr>
              <w:ins w:id="11538" w:author="Dr Mamadou SANOGO" w:date="2023-10-25T16:15:00Z"/>
              <w:b/>
              <w:szCs w:val="24"/>
            </w:rPr>
          </w:rPrChange>
        </w:rPr>
        <w:pPrChange w:id="11539" w:author="Dr Mamadou SANOGO" w:date="2023-10-25T16:16:00Z">
          <w:pPr>
            <w:spacing w:line="240" w:lineRule="auto"/>
            <w:jc w:val="center"/>
          </w:pPr>
        </w:pPrChange>
      </w:pPr>
      <w:ins w:id="11540" w:author="Dr Mamadou SANOGO" w:date="2023-10-25T16:14:00Z">
        <w:r w:rsidRPr="007A4AFC">
          <w:rPr>
            <w:rFonts w:ascii="Arial" w:eastAsia="Calibri" w:hAnsi="Arial" w:cs="Arial"/>
            <w:color w:val="000000" w:themeColor="text1"/>
            <w:lang w:eastAsia="en-US"/>
            <w:rPrChange w:id="11541" w:author="Dr Mamadou SANOGO" w:date="2023-10-25T18:15:00Z">
              <w:rPr>
                <w:rFonts w:ascii="Arial" w:eastAsia="Calibri" w:hAnsi="Arial" w:cs="Arial"/>
                <w:lang w:eastAsia="en-US"/>
              </w:rPr>
            </w:rPrChange>
          </w:rPr>
          <w:t xml:space="preserve">         </w:t>
        </w:r>
      </w:ins>
    </w:p>
    <w:p w14:paraId="570585A5" w14:textId="77777777" w:rsidR="00424982" w:rsidRPr="007A4AFC" w:rsidRDefault="00424982" w:rsidP="00424982">
      <w:pPr>
        <w:spacing w:line="240" w:lineRule="auto"/>
        <w:jc w:val="center"/>
        <w:rPr>
          <w:ins w:id="11542" w:author="Dr Mamadou SANOGO" w:date="2023-10-25T16:15:00Z"/>
          <w:b/>
          <w:color w:val="000000" w:themeColor="text1"/>
          <w:szCs w:val="24"/>
          <w:rPrChange w:id="11543" w:author="Dr Mamadou SANOGO" w:date="2023-10-25T18:15:00Z">
            <w:rPr>
              <w:ins w:id="11544" w:author="Dr Mamadou SANOGO" w:date="2023-10-25T16:15:00Z"/>
              <w:b/>
              <w:szCs w:val="24"/>
            </w:rPr>
          </w:rPrChange>
        </w:rPr>
      </w:pPr>
      <w:ins w:id="11545" w:author="Dr Mamadou SANOGO" w:date="2023-10-25T16:15:00Z">
        <w:r w:rsidRPr="007A4AFC">
          <w:rPr>
            <w:b/>
            <w:color w:val="000000" w:themeColor="text1"/>
            <w:szCs w:val="24"/>
            <w:rPrChange w:id="11546" w:author="Dr Mamadou SANOGO" w:date="2023-10-25T18:15:00Z">
              <w:rPr>
                <w:b/>
                <w:szCs w:val="24"/>
              </w:rPr>
            </w:rPrChange>
          </w:rPr>
          <w:lastRenderedPageBreak/>
          <w:t>Rapport succinct de réunion</w:t>
        </w:r>
      </w:ins>
    </w:p>
    <w:p w14:paraId="09E4FE2F" w14:textId="77777777" w:rsidR="00424982" w:rsidRPr="007A4AFC" w:rsidRDefault="00424982" w:rsidP="00424982">
      <w:pPr>
        <w:spacing w:line="240" w:lineRule="auto"/>
        <w:rPr>
          <w:ins w:id="11547" w:author="Dr Mamadou SANOGO" w:date="2023-10-25T16:15:00Z"/>
          <w:color w:val="000000" w:themeColor="text1"/>
          <w:szCs w:val="24"/>
          <w:rPrChange w:id="11548" w:author="Dr Mamadou SANOGO" w:date="2023-10-25T18:15:00Z">
            <w:rPr>
              <w:ins w:id="11549" w:author="Dr Mamadou SANOGO" w:date="2023-10-25T16:15:00Z"/>
              <w:szCs w:val="24"/>
            </w:rPr>
          </w:rPrChange>
        </w:rPr>
      </w:pPr>
      <w:ins w:id="11550" w:author="Dr Mamadou SANOGO" w:date="2023-10-25T16:15:00Z">
        <w:r w:rsidRPr="007A4AFC">
          <w:rPr>
            <w:color w:val="000000" w:themeColor="text1"/>
            <w:szCs w:val="24"/>
            <w:rPrChange w:id="11551" w:author="Dr Mamadou SANOGO" w:date="2023-10-25T18:15:00Z">
              <w:rPr>
                <w:szCs w:val="24"/>
              </w:rPr>
            </w:rPrChange>
          </w:rPr>
          <w:t>L’an deux mille vingt le huit septembre à 10 heures s’est tenue la réunion extraordinaire relative au projet d’ouverture de certains programmes de formation dans la salle de conférence de l’École Privée de Santé Félix Houphouët Boigny (EPSFé).</w:t>
        </w:r>
      </w:ins>
    </w:p>
    <w:p w14:paraId="30F8127D" w14:textId="77777777" w:rsidR="00424982" w:rsidRPr="007A4AFC" w:rsidRDefault="00424982" w:rsidP="00424982">
      <w:pPr>
        <w:spacing w:line="240" w:lineRule="auto"/>
        <w:rPr>
          <w:ins w:id="11552" w:author="Dr Mamadou SANOGO" w:date="2023-10-25T16:15:00Z"/>
          <w:color w:val="000000" w:themeColor="text1"/>
          <w:szCs w:val="24"/>
          <w:rPrChange w:id="11553" w:author="Dr Mamadou SANOGO" w:date="2023-10-25T18:15:00Z">
            <w:rPr>
              <w:ins w:id="11554" w:author="Dr Mamadou SANOGO" w:date="2023-10-25T16:15:00Z"/>
              <w:szCs w:val="24"/>
            </w:rPr>
          </w:rPrChange>
        </w:rPr>
      </w:pPr>
    </w:p>
    <w:p w14:paraId="37EA0ED7" w14:textId="77777777" w:rsidR="00424982" w:rsidRPr="007A4AFC" w:rsidRDefault="00424982" w:rsidP="00424982">
      <w:pPr>
        <w:spacing w:line="240" w:lineRule="auto"/>
        <w:rPr>
          <w:ins w:id="11555" w:author="Dr Mamadou SANOGO" w:date="2023-10-25T16:15:00Z"/>
          <w:color w:val="000000" w:themeColor="text1"/>
          <w:szCs w:val="24"/>
          <w:rPrChange w:id="11556" w:author="Dr Mamadou SANOGO" w:date="2023-10-25T18:15:00Z">
            <w:rPr>
              <w:ins w:id="11557" w:author="Dr Mamadou SANOGO" w:date="2023-10-25T16:15:00Z"/>
              <w:szCs w:val="24"/>
            </w:rPr>
          </w:rPrChange>
        </w:rPr>
      </w:pPr>
      <w:ins w:id="11558" w:author="Dr Mamadou SANOGO" w:date="2023-10-25T16:15:00Z">
        <w:r w:rsidRPr="007A4AFC">
          <w:rPr>
            <w:color w:val="000000" w:themeColor="text1"/>
            <w:szCs w:val="24"/>
            <w:rPrChange w:id="11559" w:author="Dr Mamadou SANOGO" w:date="2023-10-25T18:15:00Z">
              <w:rPr>
                <w:szCs w:val="24"/>
              </w:rPr>
            </w:rPrChange>
          </w:rPr>
          <w:t xml:space="preserve">L’ordre du jour portait sur : </w:t>
        </w:r>
      </w:ins>
    </w:p>
    <w:p w14:paraId="2948283F" w14:textId="77777777" w:rsidR="00424982" w:rsidRPr="007A4AFC" w:rsidRDefault="00424982" w:rsidP="00424982">
      <w:pPr>
        <w:spacing w:line="240" w:lineRule="auto"/>
        <w:rPr>
          <w:ins w:id="11560" w:author="Dr Mamadou SANOGO" w:date="2023-10-25T16:15:00Z"/>
          <w:color w:val="000000" w:themeColor="text1"/>
          <w:szCs w:val="24"/>
          <w:rPrChange w:id="11561" w:author="Dr Mamadou SANOGO" w:date="2023-10-25T18:15:00Z">
            <w:rPr>
              <w:ins w:id="11562" w:author="Dr Mamadou SANOGO" w:date="2023-10-25T16:15:00Z"/>
              <w:szCs w:val="24"/>
            </w:rPr>
          </w:rPrChange>
        </w:rPr>
      </w:pPr>
      <w:ins w:id="11563" w:author="Dr Mamadou SANOGO" w:date="2023-10-25T16:15:00Z">
        <w:r w:rsidRPr="007A4AFC">
          <w:rPr>
            <w:color w:val="000000" w:themeColor="text1"/>
            <w:szCs w:val="24"/>
            <w:rPrChange w:id="11564" w:author="Dr Mamadou SANOGO" w:date="2023-10-25T18:15:00Z">
              <w:rPr>
                <w:szCs w:val="24"/>
              </w:rPr>
            </w:rPrChange>
          </w:rPr>
          <w:t xml:space="preserve">La discussion et la validation du projet d’ouverture des programmes de formation : </w:t>
        </w:r>
      </w:ins>
    </w:p>
    <w:p w14:paraId="503CC011" w14:textId="77777777" w:rsidR="00424982" w:rsidRPr="007A4AFC" w:rsidRDefault="00424982">
      <w:pPr>
        <w:numPr>
          <w:ilvl w:val="0"/>
          <w:numId w:val="38"/>
        </w:numPr>
        <w:spacing w:line="240" w:lineRule="auto"/>
        <w:contextualSpacing/>
        <w:rPr>
          <w:ins w:id="11565" w:author="Dr Mamadou SANOGO" w:date="2023-10-25T16:15:00Z"/>
          <w:color w:val="000000" w:themeColor="text1"/>
          <w:szCs w:val="24"/>
          <w:rPrChange w:id="11566" w:author="Dr Mamadou SANOGO" w:date="2023-10-25T18:15:00Z">
            <w:rPr>
              <w:ins w:id="11567" w:author="Dr Mamadou SANOGO" w:date="2023-10-25T16:15:00Z"/>
              <w:szCs w:val="24"/>
            </w:rPr>
          </w:rPrChange>
        </w:rPr>
        <w:pPrChange w:id="11568" w:author="Dr Mamadou SANOGO" w:date="2023-10-25T16:20:00Z">
          <w:pPr>
            <w:numPr>
              <w:numId w:val="31"/>
            </w:numPr>
            <w:spacing w:line="240" w:lineRule="auto"/>
            <w:ind w:left="720" w:hanging="360"/>
            <w:contextualSpacing/>
          </w:pPr>
        </w:pPrChange>
      </w:pPr>
      <w:ins w:id="11569" w:author="Dr Mamadou SANOGO" w:date="2023-10-25T16:15:00Z">
        <w:r w:rsidRPr="007A4AFC">
          <w:rPr>
            <w:color w:val="000000" w:themeColor="text1"/>
            <w:szCs w:val="24"/>
            <w:rPrChange w:id="11570" w:author="Dr Mamadou SANOGO" w:date="2023-10-25T18:15:00Z">
              <w:rPr>
                <w:szCs w:val="24"/>
              </w:rPr>
            </w:rPrChange>
          </w:rPr>
          <w:t>Santé environnementale</w:t>
        </w:r>
      </w:ins>
    </w:p>
    <w:p w14:paraId="45A13B72" w14:textId="77777777" w:rsidR="00424982" w:rsidRPr="007A4AFC" w:rsidRDefault="00424982">
      <w:pPr>
        <w:numPr>
          <w:ilvl w:val="0"/>
          <w:numId w:val="38"/>
        </w:numPr>
        <w:spacing w:line="240" w:lineRule="auto"/>
        <w:contextualSpacing/>
        <w:rPr>
          <w:ins w:id="11571" w:author="Dr Mamadou SANOGO" w:date="2023-10-25T16:15:00Z"/>
          <w:color w:val="000000" w:themeColor="text1"/>
          <w:szCs w:val="24"/>
          <w:rPrChange w:id="11572" w:author="Dr Mamadou SANOGO" w:date="2023-10-25T18:15:00Z">
            <w:rPr>
              <w:ins w:id="11573" w:author="Dr Mamadou SANOGO" w:date="2023-10-25T16:15:00Z"/>
              <w:szCs w:val="24"/>
            </w:rPr>
          </w:rPrChange>
        </w:rPr>
        <w:pPrChange w:id="11574" w:author="Dr Mamadou SANOGO" w:date="2023-10-25T16:20:00Z">
          <w:pPr>
            <w:numPr>
              <w:numId w:val="31"/>
            </w:numPr>
            <w:spacing w:line="240" w:lineRule="auto"/>
            <w:ind w:left="720" w:hanging="360"/>
            <w:contextualSpacing/>
          </w:pPr>
        </w:pPrChange>
      </w:pPr>
      <w:ins w:id="11575" w:author="Dr Mamadou SANOGO" w:date="2023-10-25T16:15:00Z">
        <w:r w:rsidRPr="007A4AFC">
          <w:rPr>
            <w:color w:val="000000" w:themeColor="text1"/>
            <w:szCs w:val="24"/>
            <w:rPrChange w:id="11576" w:author="Dr Mamadou SANOGO" w:date="2023-10-25T18:15:00Z">
              <w:rPr>
                <w:szCs w:val="24"/>
              </w:rPr>
            </w:rPrChange>
          </w:rPr>
          <w:t xml:space="preserve">Nutrition </w:t>
        </w:r>
      </w:ins>
    </w:p>
    <w:p w14:paraId="55725423" w14:textId="77777777" w:rsidR="00424982" w:rsidRPr="007A4AFC" w:rsidRDefault="00424982">
      <w:pPr>
        <w:numPr>
          <w:ilvl w:val="0"/>
          <w:numId w:val="38"/>
        </w:numPr>
        <w:spacing w:line="240" w:lineRule="auto"/>
        <w:contextualSpacing/>
        <w:rPr>
          <w:ins w:id="11577" w:author="Dr Mamadou SANOGO" w:date="2023-10-25T16:15:00Z"/>
          <w:color w:val="000000" w:themeColor="text1"/>
          <w:szCs w:val="24"/>
          <w:rPrChange w:id="11578" w:author="Dr Mamadou SANOGO" w:date="2023-10-25T18:15:00Z">
            <w:rPr>
              <w:ins w:id="11579" w:author="Dr Mamadou SANOGO" w:date="2023-10-25T16:15:00Z"/>
              <w:szCs w:val="24"/>
            </w:rPr>
          </w:rPrChange>
        </w:rPr>
        <w:pPrChange w:id="11580" w:author="Dr Mamadou SANOGO" w:date="2023-10-25T16:20:00Z">
          <w:pPr>
            <w:numPr>
              <w:numId w:val="31"/>
            </w:numPr>
            <w:spacing w:line="240" w:lineRule="auto"/>
            <w:ind w:left="720" w:hanging="360"/>
            <w:contextualSpacing/>
          </w:pPr>
        </w:pPrChange>
      </w:pPr>
      <w:ins w:id="11581" w:author="Dr Mamadou SANOGO" w:date="2023-10-25T16:15:00Z">
        <w:r w:rsidRPr="007A4AFC">
          <w:rPr>
            <w:color w:val="000000" w:themeColor="text1"/>
            <w:szCs w:val="24"/>
            <w:rPrChange w:id="11582" w:author="Dr Mamadou SANOGO" w:date="2023-10-25T18:15:00Z">
              <w:rPr>
                <w:szCs w:val="24"/>
              </w:rPr>
            </w:rPrChange>
          </w:rPr>
          <w:t xml:space="preserve">Epidémiologie </w:t>
        </w:r>
      </w:ins>
    </w:p>
    <w:p w14:paraId="1E12A6BF" w14:textId="77777777" w:rsidR="00424982" w:rsidRPr="007A4AFC" w:rsidRDefault="00424982">
      <w:pPr>
        <w:numPr>
          <w:ilvl w:val="0"/>
          <w:numId w:val="38"/>
        </w:numPr>
        <w:spacing w:line="240" w:lineRule="auto"/>
        <w:contextualSpacing/>
        <w:rPr>
          <w:ins w:id="11583" w:author="Dr Mamadou SANOGO" w:date="2023-10-25T16:15:00Z"/>
          <w:color w:val="000000" w:themeColor="text1"/>
          <w:szCs w:val="24"/>
          <w:rPrChange w:id="11584" w:author="Dr Mamadou SANOGO" w:date="2023-10-25T18:15:00Z">
            <w:rPr>
              <w:ins w:id="11585" w:author="Dr Mamadou SANOGO" w:date="2023-10-25T16:15:00Z"/>
              <w:szCs w:val="24"/>
            </w:rPr>
          </w:rPrChange>
        </w:rPr>
        <w:pPrChange w:id="11586" w:author="Dr Mamadou SANOGO" w:date="2023-10-25T16:20:00Z">
          <w:pPr>
            <w:numPr>
              <w:numId w:val="31"/>
            </w:numPr>
            <w:spacing w:line="240" w:lineRule="auto"/>
            <w:ind w:left="720" w:hanging="360"/>
            <w:contextualSpacing/>
          </w:pPr>
        </w:pPrChange>
      </w:pPr>
      <w:ins w:id="11587" w:author="Dr Mamadou SANOGO" w:date="2023-10-25T16:15:00Z">
        <w:r w:rsidRPr="007A4AFC">
          <w:rPr>
            <w:color w:val="000000" w:themeColor="text1"/>
            <w:szCs w:val="24"/>
            <w:rPrChange w:id="11588" w:author="Dr Mamadou SANOGO" w:date="2023-10-25T18:15:00Z">
              <w:rPr>
                <w:szCs w:val="24"/>
              </w:rPr>
            </w:rPrChange>
          </w:rPr>
          <w:t xml:space="preserve">Gynécologie Obstétrique </w:t>
        </w:r>
      </w:ins>
    </w:p>
    <w:p w14:paraId="4C93B3AB" w14:textId="77777777" w:rsidR="00424982" w:rsidRPr="007A4AFC" w:rsidRDefault="00424982">
      <w:pPr>
        <w:numPr>
          <w:ilvl w:val="0"/>
          <w:numId w:val="38"/>
        </w:numPr>
        <w:spacing w:line="240" w:lineRule="auto"/>
        <w:contextualSpacing/>
        <w:rPr>
          <w:ins w:id="11589" w:author="Dr Mamadou SANOGO" w:date="2023-10-25T16:15:00Z"/>
          <w:color w:val="000000" w:themeColor="text1"/>
          <w:szCs w:val="24"/>
          <w:rPrChange w:id="11590" w:author="Dr Mamadou SANOGO" w:date="2023-10-25T18:15:00Z">
            <w:rPr>
              <w:ins w:id="11591" w:author="Dr Mamadou SANOGO" w:date="2023-10-25T16:15:00Z"/>
              <w:szCs w:val="24"/>
            </w:rPr>
          </w:rPrChange>
        </w:rPr>
        <w:pPrChange w:id="11592" w:author="Dr Mamadou SANOGO" w:date="2023-10-25T16:20:00Z">
          <w:pPr>
            <w:numPr>
              <w:numId w:val="31"/>
            </w:numPr>
            <w:spacing w:line="240" w:lineRule="auto"/>
            <w:ind w:left="720" w:hanging="360"/>
            <w:contextualSpacing/>
          </w:pPr>
        </w:pPrChange>
      </w:pPr>
      <w:ins w:id="11593" w:author="Dr Mamadou SANOGO" w:date="2023-10-25T16:15:00Z">
        <w:r w:rsidRPr="007A4AFC">
          <w:rPr>
            <w:color w:val="000000" w:themeColor="text1"/>
            <w:szCs w:val="24"/>
            <w:rPrChange w:id="11594" w:author="Dr Mamadou SANOGO" w:date="2023-10-25T18:15:00Z">
              <w:rPr>
                <w:szCs w:val="24"/>
              </w:rPr>
            </w:rPrChange>
          </w:rPr>
          <w:t xml:space="preserve">Pédagogie en Science de la Santé </w:t>
        </w:r>
      </w:ins>
    </w:p>
    <w:p w14:paraId="59608F7F" w14:textId="77777777" w:rsidR="00424982" w:rsidRPr="007A4AFC" w:rsidRDefault="00424982">
      <w:pPr>
        <w:numPr>
          <w:ilvl w:val="0"/>
          <w:numId w:val="38"/>
        </w:numPr>
        <w:spacing w:line="240" w:lineRule="auto"/>
        <w:contextualSpacing/>
        <w:rPr>
          <w:ins w:id="11595" w:author="Dr Mamadou SANOGO" w:date="2023-10-25T16:15:00Z"/>
          <w:color w:val="000000" w:themeColor="text1"/>
          <w:szCs w:val="24"/>
          <w:rPrChange w:id="11596" w:author="Dr Mamadou SANOGO" w:date="2023-10-25T18:15:00Z">
            <w:rPr>
              <w:ins w:id="11597" w:author="Dr Mamadou SANOGO" w:date="2023-10-25T16:15:00Z"/>
              <w:szCs w:val="24"/>
            </w:rPr>
          </w:rPrChange>
        </w:rPr>
        <w:pPrChange w:id="11598" w:author="Dr Mamadou SANOGO" w:date="2023-10-25T16:20:00Z">
          <w:pPr>
            <w:numPr>
              <w:numId w:val="31"/>
            </w:numPr>
            <w:spacing w:line="240" w:lineRule="auto"/>
            <w:ind w:left="720" w:hanging="360"/>
            <w:contextualSpacing/>
          </w:pPr>
        </w:pPrChange>
      </w:pPr>
      <w:ins w:id="11599" w:author="Dr Mamadou SANOGO" w:date="2023-10-25T16:15:00Z">
        <w:r w:rsidRPr="007A4AFC">
          <w:rPr>
            <w:color w:val="000000" w:themeColor="text1"/>
            <w:szCs w:val="24"/>
            <w:rPrChange w:id="11600" w:author="Dr Mamadou SANOGO" w:date="2023-10-25T18:15:00Z">
              <w:rPr>
                <w:szCs w:val="24"/>
              </w:rPr>
            </w:rPrChange>
          </w:rPr>
          <w:t xml:space="preserve">Management des Services de Santé </w:t>
        </w:r>
      </w:ins>
    </w:p>
    <w:p w14:paraId="686DD5F3" w14:textId="77777777" w:rsidR="00424982" w:rsidRPr="007A4AFC" w:rsidRDefault="00424982" w:rsidP="00424982">
      <w:pPr>
        <w:spacing w:line="240" w:lineRule="auto"/>
        <w:ind w:left="720"/>
        <w:contextualSpacing/>
        <w:rPr>
          <w:ins w:id="11601" w:author="Dr Mamadou SANOGO" w:date="2023-10-25T16:15:00Z"/>
          <w:color w:val="000000" w:themeColor="text1"/>
          <w:szCs w:val="24"/>
          <w:rPrChange w:id="11602" w:author="Dr Mamadou SANOGO" w:date="2023-10-25T18:15:00Z">
            <w:rPr>
              <w:ins w:id="11603" w:author="Dr Mamadou SANOGO" w:date="2023-10-25T16:15:00Z"/>
              <w:szCs w:val="24"/>
            </w:rPr>
          </w:rPrChange>
        </w:rPr>
      </w:pPr>
    </w:p>
    <w:p w14:paraId="58B5AACF" w14:textId="77777777" w:rsidR="00424982" w:rsidRPr="007A4AFC" w:rsidRDefault="00424982" w:rsidP="00424982">
      <w:pPr>
        <w:spacing w:line="240" w:lineRule="auto"/>
        <w:rPr>
          <w:ins w:id="11604" w:author="Dr Mamadou SANOGO" w:date="2023-10-25T16:15:00Z"/>
          <w:color w:val="000000" w:themeColor="text1"/>
          <w:szCs w:val="24"/>
          <w:rPrChange w:id="11605" w:author="Dr Mamadou SANOGO" w:date="2023-10-25T18:15:00Z">
            <w:rPr>
              <w:ins w:id="11606" w:author="Dr Mamadou SANOGO" w:date="2023-10-25T16:15:00Z"/>
              <w:szCs w:val="24"/>
            </w:rPr>
          </w:rPrChange>
        </w:rPr>
      </w:pPr>
      <w:ins w:id="11607" w:author="Dr Mamadou SANOGO" w:date="2023-10-25T16:15:00Z">
        <w:r w:rsidRPr="007A4AFC">
          <w:rPr>
            <w:color w:val="000000" w:themeColor="text1"/>
            <w:szCs w:val="24"/>
            <w:rPrChange w:id="11608" w:author="Dr Mamadou SANOGO" w:date="2023-10-25T18:15:00Z">
              <w:rPr>
                <w:szCs w:val="24"/>
              </w:rPr>
            </w:rPrChange>
          </w:rPr>
          <w:t xml:space="preserve">Etaient présents outre le Directeur Général Dr Mamadou SANOGO qui présidait la séance. </w:t>
        </w:r>
      </w:ins>
    </w:p>
    <w:p w14:paraId="4C66B7BE" w14:textId="77777777" w:rsidR="00424982" w:rsidRPr="007A4AFC" w:rsidRDefault="00424982" w:rsidP="00424982">
      <w:pPr>
        <w:spacing w:line="240" w:lineRule="auto"/>
        <w:rPr>
          <w:ins w:id="11609" w:author="Dr Mamadou SANOGO" w:date="2023-10-25T16:15:00Z"/>
          <w:color w:val="000000" w:themeColor="text1"/>
          <w:szCs w:val="24"/>
          <w:rPrChange w:id="11610" w:author="Dr Mamadou SANOGO" w:date="2023-10-25T18:15:00Z">
            <w:rPr>
              <w:ins w:id="11611" w:author="Dr Mamadou SANOGO" w:date="2023-10-25T16:15:00Z"/>
              <w:szCs w:val="24"/>
            </w:rPr>
          </w:rPrChange>
        </w:rPr>
      </w:pPr>
    </w:p>
    <w:tbl>
      <w:tblPr>
        <w:tblW w:w="8931" w:type="dxa"/>
        <w:tblCellMar>
          <w:left w:w="70" w:type="dxa"/>
          <w:right w:w="70" w:type="dxa"/>
        </w:tblCellMar>
        <w:tblLook w:val="04A0" w:firstRow="1" w:lastRow="0" w:firstColumn="1" w:lastColumn="0" w:noHBand="0" w:noVBand="1"/>
      </w:tblPr>
      <w:tblGrid>
        <w:gridCol w:w="1200"/>
        <w:gridCol w:w="3336"/>
        <w:gridCol w:w="4395"/>
      </w:tblGrid>
      <w:tr w:rsidR="007A4AFC" w:rsidRPr="007A4AFC" w14:paraId="2D008152" w14:textId="77777777" w:rsidTr="00D27EF1">
        <w:trPr>
          <w:trHeight w:val="315"/>
          <w:ins w:id="11612" w:author="Dr Mamadou SANOGO" w:date="2023-10-25T16:15:00Z"/>
        </w:trPr>
        <w:tc>
          <w:tcPr>
            <w:tcW w:w="1200" w:type="dxa"/>
            <w:tcBorders>
              <w:top w:val="nil"/>
              <w:left w:val="nil"/>
              <w:bottom w:val="nil"/>
              <w:right w:val="nil"/>
            </w:tcBorders>
            <w:shd w:val="clear" w:color="auto" w:fill="auto"/>
            <w:noWrap/>
            <w:vAlign w:val="center"/>
            <w:hideMark/>
          </w:tcPr>
          <w:p w14:paraId="1BA3C71F" w14:textId="77777777" w:rsidR="00424982" w:rsidRPr="007A4AFC" w:rsidRDefault="00424982" w:rsidP="00424982">
            <w:pPr>
              <w:spacing w:line="240" w:lineRule="auto"/>
              <w:rPr>
                <w:ins w:id="11613" w:author="Dr Mamadou SANOGO" w:date="2023-10-25T16:15:00Z"/>
                <w:color w:val="000000" w:themeColor="text1"/>
                <w:szCs w:val="24"/>
                <w:rPrChange w:id="11614" w:author="Dr Mamadou SANOGO" w:date="2023-10-25T18:15:00Z">
                  <w:rPr>
                    <w:ins w:id="11615" w:author="Dr Mamadou SANOGO" w:date="2023-10-25T16:15:00Z"/>
                    <w:color w:val="000000"/>
                    <w:szCs w:val="24"/>
                  </w:rPr>
                </w:rPrChange>
              </w:rPr>
            </w:pPr>
            <w:ins w:id="11616" w:author="Dr Mamadou SANOGO" w:date="2023-10-25T16:15:00Z">
              <w:r w:rsidRPr="007A4AFC">
                <w:rPr>
                  <w:color w:val="000000" w:themeColor="text1"/>
                  <w:szCs w:val="24"/>
                  <w:rPrChange w:id="1161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751AB498" w14:textId="77777777" w:rsidR="00424982" w:rsidRPr="007A4AFC" w:rsidRDefault="00424982" w:rsidP="00424982">
            <w:pPr>
              <w:spacing w:line="240" w:lineRule="auto"/>
              <w:rPr>
                <w:ins w:id="11618" w:author="Dr Mamadou SANOGO" w:date="2023-10-25T16:15:00Z"/>
                <w:color w:val="000000" w:themeColor="text1"/>
                <w:szCs w:val="24"/>
                <w:rPrChange w:id="11619" w:author="Dr Mamadou SANOGO" w:date="2023-10-25T18:15:00Z">
                  <w:rPr>
                    <w:ins w:id="11620" w:author="Dr Mamadou SANOGO" w:date="2023-10-25T16:15:00Z"/>
                    <w:color w:val="000000"/>
                    <w:szCs w:val="24"/>
                  </w:rPr>
                </w:rPrChange>
              </w:rPr>
            </w:pPr>
            <w:ins w:id="11621" w:author="Dr Mamadou SANOGO" w:date="2023-10-25T16:15:00Z">
              <w:r w:rsidRPr="007A4AFC">
                <w:rPr>
                  <w:color w:val="000000" w:themeColor="text1"/>
                  <w:szCs w:val="24"/>
                  <w:rPrChange w:id="11622" w:author="Dr Mamadou SANOGO" w:date="2023-10-25T18:15:00Z">
                    <w:rPr>
                      <w:color w:val="000000"/>
                      <w:szCs w:val="24"/>
                    </w:rPr>
                  </w:rPrChange>
                </w:rPr>
                <w:t>BERTE Yacouba</w:t>
              </w:r>
            </w:ins>
          </w:p>
        </w:tc>
        <w:tc>
          <w:tcPr>
            <w:tcW w:w="4395" w:type="dxa"/>
            <w:tcBorders>
              <w:top w:val="nil"/>
              <w:left w:val="nil"/>
              <w:bottom w:val="nil"/>
              <w:right w:val="nil"/>
            </w:tcBorders>
            <w:shd w:val="clear" w:color="auto" w:fill="auto"/>
            <w:noWrap/>
            <w:vAlign w:val="center"/>
            <w:hideMark/>
          </w:tcPr>
          <w:p w14:paraId="1C8F1E3C" w14:textId="77777777" w:rsidR="00424982" w:rsidRPr="007A4AFC" w:rsidRDefault="00424982" w:rsidP="00424982">
            <w:pPr>
              <w:spacing w:line="240" w:lineRule="auto"/>
              <w:rPr>
                <w:ins w:id="11623" w:author="Dr Mamadou SANOGO" w:date="2023-10-25T16:15:00Z"/>
                <w:color w:val="000000" w:themeColor="text1"/>
                <w:szCs w:val="24"/>
                <w:rPrChange w:id="11624" w:author="Dr Mamadou SANOGO" w:date="2023-10-25T18:15:00Z">
                  <w:rPr>
                    <w:ins w:id="11625" w:author="Dr Mamadou SANOGO" w:date="2023-10-25T16:15:00Z"/>
                    <w:color w:val="000000"/>
                    <w:szCs w:val="24"/>
                  </w:rPr>
                </w:rPrChange>
              </w:rPr>
            </w:pPr>
            <w:ins w:id="11626" w:author="Dr Mamadou SANOGO" w:date="2023-10-25T16:15:00Z">
              <w:r w:rsidRPr="007A4AFC">
                <w:rPr>
                  <w:color w:val="000000" w:themeColor="text1"/>
                  <w:szCs w:val="24"/>
                  <w:rPrChange w:id="11627" w:author="Dr Mamadou SANOGO" w:date="2023-10-25T18:15:00Z">
                    <w:rPr>
                      <w:color w:val="000000"/>
                      <w:szCs w:val="24"/>
                    </w:rPr>
                  </w:rPrChange>
                </w:rPr>
                <w:t>Directeur des Etudes</w:t>
              </w:r>
            </w:ins>
          </w:p>
        </w:tc>
      </w:tr>
      <w:tr w:rsidR="007A4AFC" w:rsidRPr="007A4AFC" w14:paraId="614855CB" w14:textId="77777777" w:rsidTr="00D27EF1">
        <w:trPr>
          <w:trHeight w:val="315"/>
          <w:ins w:id="11628" w:author="Dr Mamadou SANOGO" w:date="2023-10-25T16:15:00Z"/>
        </w:trPr>
        <w:tc>
          <w:tcPr>
            <w:tcW w:w="1200" w:type="dxa"/>
            <w:tcBorders>
              <w:top w:val="nil"/>
              <w:left w:val="nil"/>
              <w:bottom w:val="nil"/>
              <w:right w:val="nil"/>
            </w:tcBorders>
            <w:shd w:val="clear" w:color="auto" w:fill="auto"/>
            <w:noWrap/>
            <w:vAlign w:val="center"/>
            <w:hideMark/>
          </w:tcPr>
          <w:p w14:paraId="267A73C9" w14:textId="77777777" w:rsidR="00424982" w:rsidRPr="007A4AFC" w:rsidRDefault="00424982" w:rsidP="00424982">
            <w:pPr>
              <w:spacing w:line="240" w:lineRule="auto"/>
              <w:rPr>
                <w:ins w:id="11629" w:author="Dr Mamadou SANOGO" w:date="2023-10-25T16:15:00Z"/>
                <w:color w:val="000000" w:themeColor="text1"/>
                <w:szCs w:val="24"/>
                <w:rPrChange w:id="11630" w:author="Dr Mamadou SANOGO" w:date="2023-10-25T18:15:00Z">
                  <w:rPr>
                    <w:ins w:id="11631" w:author="Dr Mamadou SANOGO" w:date="2023-10-25T16:15:00Z"/>
                    <w:color w:val="000000"/>
                    <w:szCs w:val="24"/>
                  </w:rPr>
                </w:rPrChange>
              </w:rPr>
            </w:pPr>
            <w:ins w:id="11632" w:author="Dr Mamadou SANOGO" w:date="2023-10-25T16:15:00Z">
              <w:r w:rsidRPr="007A4AFC">
                <w:rPr>
                  <w:color w:val="000000" w:themeColor="text1"/>
                  <w:szCs w:val="24"/>
                  <w:rPrChange w:id="1163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B8BAEA" w14:textId="77777777" w:rsidR="00424982" w:rsidRPr="007A4AFC" w:rsidRDefault="00424982" w:rsidP="00424982">
            <w:pPr>
              <w:spacing w:line="240" w:lineRule="auto"/>
              <w:rPr>
                <w:ins w:id="11634" w:author="Dr Mamadou SANOGO" w:date="2023-10-25T16:15:00Z"/>
                <w:color w:val="000000" w:themeColor="text1"/>
                <w:szCs w:val="24"/>
                <w:rPrChange w:id="11635" w:author="Dr Mamadou SANOGO" w:date="2023-10-25T18:15:00Z">
                  <w:rPr>
                    <w:ins w:id="11636" w:author="Dr Mamadou SANOGO" w:date="2023-10-25T16:15:00Z"/>
                    <w:color w:val="000000"/>
                    <w:szCs w:val="24"/>
                  </w:rPr>
                </w:rPrChange>
              </w:rPr>
            </w:pPr>
            <w:ins w:id="11637" w:author="Dr Mamadou SANOGO" w:date="2023-10-25T16:15:00Z">
              <w:r w:rsidRPr="007A4AFC">
                <w:rPr>
                  <w:color w:val="000000" w:themeColor="text1"/>
                  <w:szCs w:val="24"/>
                  <w:rPrChange w:id="11638" w:author="Dr Mamadou SANOGO" w:date="2023-10-25T18:15:00Z">
                    <w:rPr>
                      <w:color w:val="000000"/>
                      <w:szCs w:val="24"/>
                    </w:rPr>
                  </w:rPrChange>
                </w:rPr>
                <w:t>BERTHE Ahmadou</w:t>
              </w:r>
            </w:ins>
          </w:p>
        </w:tc>
        <w:tc>
          <w:tcPr>
            <w:tcW w:w="4395" w:type="dxa"/>
            <w:tcBorders>
              <w:top w:val="nil"/>
              <w:left w:val="nil"/>
              <w:bottom w:val="nil"/>
              <w:right w:val="nil"/>
            </w:tcBorders>
            <w:shd w:val="clear" w:color="auto" w:fill="auto"/>
            <w:noWrap/>
            <w:vAlign w:val="center"/>
            <w:hideMark/>
          </w:tcPr>
          <w:p w14:paraId="43E77521" w14:textId="77777777" w:rsidR="00424982" w:rsidRPr="007A4AFC" w:rsidRDefault="00424982" w:rsidP="00424982">
            <w:pPr>
              <w:spacing w:line="240" w:lineRule="auto"/>
              <w:rPr>
                <w:ins w:id="11639" w:author="Dr Mamadou SANOGO" w:date="2023-10-25T16:15:00Z"/>
                <w:color w:val="000000" w:themeColor="text1"/>
                <w:szCs w:val="24"/>
                <w:rPrChange w:id="11640" w:author="Dr Mamadou SANOGO" w:date="2023-10-25T18:15:00Z">
                  <w:rPr>
                    <w:ins w:id="11641" w:author="Dr Mamadou SANOGO" w:date="2023-10-25T16:15:00Z"/>
                    <w:color w:val="000000"/>
                    <w:szCs w:val="24"/>
                  </w:rPr>
                </w:rPrChange>
              </w:rPr>
            </w:pPr>
            <w:ins w:id="11642" w:author="Dr Mamadou SANOGO" w:date="2023-10-25T16:15:00Z">
              <w:r w:rsidRPr="007A4AFC">
                <w:rPr>
                  <w:color w:val="000000" w:themeColor="text1"/>
                  <w:szCs w:val="24"/>
                  <w:rPrChange w:id="11643" w:author="Dr Mamadou SANOGO" w:date="2023-10-25T18:15:00Z">
                    <w:rPr>
                      <w:color w:val="000000"/>
                      <w:szCs w:val="24"/>
                    </w:rPr>
                  </w:rPrChange>
                </w:rPr>
                <w:t>Responsable qualité de la formation</w:t>
              </w:r>
            </w:ins>
          </w:p>
        </w:tc>
      </w:tr>
      <w:tr w:rsidR="007A4AFC" w:rsidRPr="007A4AFC" w14:paraId="417FC41B" w14:textId="77777777" w:rsidTr="00D27EF1">
        <w:trPr>
          <w:trHeight w:val="315"/>
          <w:ins w:id="11644" w:author="Dr Mamadou SANOGO" w:date="2023-10-25T16:15:00Z"/>
        </w:trPr>
        <w:tc>
          <w:tcPr>
            <w:tcW w:w="1200" w:type="dxa"/>
            <w:tcBorders>
              <w:top w:val="nil"/>
              <w:left w:val="nil"/>
              <w:bottom w:val="nil"/>
              <w:right w:val="nil"/>
            </w:tcBorders>
            <w:shd w:val="clear" w:color="auto" w:fill="auto"/>
            <w:noWrap/>
            <w:vAlign w:val="center"/>
            <w:hideMark/>
          </w:tcPr>
          <w:p w14:paraId="12542D84" w14:textId="77777777" w:rsidR="00424982" w:rsidRPr="007A4AFC" w:rsidRDefault="00424982" w:rsidP="00424982">
            <w:pPr>
              <w:spacing w:line="240" w:lineRule="auto"/>
              <w:rPr>
                <w:ins w:id="11645" w:author="Dr Mamadou SANOGO" w:date="2023-10-25T16:15:00Z"/>
                <w:color w:val="000000" w:themeColor="text1"/>
                <w:szCs w:val="24"/>
                <w:rPrChange w:id="11646" w:author="Dr Mamadou SANOGO" w:date="2023-10-25T18:15:00Z">
                  <w:rPr>
                    <w:ins w:id="11647" w:author="Dr Mamadou SANOGO" w:date="2023-10-25T16:15:00Z"/>
                    <w:color w:val="000000"/>
                    <w:szCs w:val="24"/>
                  </w:rPr>
                </w:rPrChange>
              </w:rPr>
            </w:pPr>
            <w:ins w:id="11648" w:author="Dr Mamadou SANOGO" w:date="2023-10-25T16:15:00Z">
              <w:r w:rsidRPr="007A4AFC">
                <w:rPr>
                  <w:color w:val="000000" w:themeColor="text1"/>
                  <w:szCs w:val="24"/>
                  <w:rPrChange w:id="1164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262EEF4" w14:textId="77777777" w:rsidR="00424982" w:rsidRPr="007A4AFC" w:rsidRDefault="00424982" w:rsidP="00424982">
            <w:pPr>
              <w:spacing w:line="240" w:lineRule="auto"/>
              <w:rPr>
                <w:ins w:id="11650" w:author="Dr Mamadou SANOGO" w:date="2023-10-25T16:15:00Z"/>
                <w:color w:val="000000" w:themeColor="text1"/>
                <w:szCs w:val="24"/>
                <w:rPrChange w:id="11651" w:author="Dr Mamadou SANOGO" w:date="2023-10-25T18:15:00Z">
                  <w:rPr>
                    <w:ins w:id="11652" w:author="Dr Mamadou SANOGO" w:date="2023-10-25T16:15:00Z"/>
                    <w:color w:val="000000"/>
                    <w:szCs w:val="24"/>
                  </w:rPr>
                </w:rPrChange>
              </w:rPr>
            </w:pPr>
            <w:ins w:id="11653" w:author="Dr Mamadou SANOGO" w:date="2023-10-25T16:15:00Z">
              <w:r w:rsidRPr="007A4AFC">
                <w:rPr>
                  <w:color w:val="000000" w:themeColor="text1"/>
                  <w:szCs w:val="24"/>
                  <w:rPrChange w:id="11654" w:author="Dr Mamadou SANOGO" w:date="2023-10-25T18:15:00Z">
                    <w:rPr>
                      <w:color w:val="000000"/>
                      <w:szCs w:val="24"/>
                    </w:rPr>
                  </w:rPrChange>
                </w:rPr>
                <w:t>NIARE Issa</w:t>
              </w:r>
            </w:ins>
          </w:p>
        </w:tc>
        <w:tc>
          <w:tcPr>
            <w:tcW w:w="4395" w:type="dxa"/>
            <w:tcBorders>
              <w:top w:val="nil"/>
              <w:left w:val="nil"/>
              <w:bottom w:val="nil"/>
              <w:right w:val="nil"/>
            </w:tcBorders>
            <w:shd w:val="clear" w:color="auto" w:fill="auto"/>
            <w:noWrap/>
            <w:vAlign w:val="center"/>
            <w:hideMark/>
          </w:tcPr>
          <w:p w14:paraId="6875E3D9" w14:textId="77777777" w:rsidR="00424982" w:rsidRPr="007A4AFC" w:rsidRDefault="00424982" w:rsidP="00424982">
            <w:pPr>
              <w:spacing w:line="240" w:lineRule="auto"/>
              <w:rPr>
                <w:ins w:id="11655" w:author="Dr Mamadou SANOGO" w:date="2023-10-25T16:15:00Z"/>
                <w:color w:val="000000" w:themeColor="text1"/>
                <w:szCs w:val="24"/>
                <w:rPrChange w:id="11656" w:author="Dr Mamadou SANOGO" w:date="2023-10-25T18:15:00Z">
                  <w:rPr>
                    <w:ins w:id="11657" w:author="Dr Mamadou SANOGO" w:date="2023-10-25T16:15:00Z"/>
                    <w:color w:val="000000"/>
                    <w:szCs w:val="24"/>
                  </w:rPr>
                </w:rPrChange>
              </w:rPr>
            </w:pPr>
            <w:ins w:id="11658" w:author="Dr Mamadou SANOGO" w:date="2023-10-25T16:15:00Z">
              <w:r w:rsidRPr="007A4AFC">
                <w:rPr>
                  <w:color w:val="000000" w:themeColor="text1"/>
                  <w:szCs w:val="24"/>
                  <w:rPrChange w:id="11659" w:author="Dr Mamadou SANOGO" w:date="2023-10-25T18:15:00Z">
                    <w:rPr>
                      <w:color w:val="000000"/>
                      <w:szCs w:val="24"/>
                    </w:rPr>
                  </w:rPrChange>
                </w:rPr>
                <w:t>Surveillant Général</w:t>
              </w:r>
            </w:ins>
          </w:p>
        </w:tc>
      </w:tr>
      <w:tr w:rsidR="007A4AFC" w:rsidRPr="007A4AFC" w14:paraId="071563D9" w14:textId="77777777" w:rsidTr="00D27EF1">
        <w:trPr>
          <w:trHeight w:val="315"/>
          <w:ins w:id="11660" w:author="Dr Mamadou SANOGO" w:date="2023-10-25T16:15:00Z"/>
        </w:trPr>
        <w:tc>
          <w:tcPr>
            <w:tcW w:w="1200" w:type="dxa"/>
            <w:tcBorders>
              <w:top w:val="nil"/>
              <w:left w:val="nil"/>
              <w:bottom w:val="nil"/>
              <w:right w:val="nil"/>
            </w:tcBorders>
            <w:shd w:val="clear" w:color="auto" w:fill="auto"/>
            <w:noWrap/>
            <w:vAlign w:val="center"/>
            <w:hideMark/>
          </w:tcPr>
          <w:p w14:paraId="26423988" w14:textId="77777777" w:rsidR="00424982" w:rsidRPr="007A4AFC" w:rsidRDefault="00424982" w:rsidP="00424982">
            <w:pPr>
              <w:spacing w:line="240" w:lineRule="auto"/>
              <w:rPr>
                <w:ins w:id="11661" w:author="Dr Mamadou SANOGO" w:date="2023-10-25T16:15:00Z"/>
                <w:color w:val="000000" w:themeColor="text1"/>
                <w:szCs w:val="24"/>
                <w:rPrChange w:id="11662" w:author="Dr Mamadou SANOGO" w:date="2023-10-25T18:15:00Z">
                  <w:rPr>
                    <w:ins w:id="11663" w:author="Dr Mamadou SANOGO" w:date="2023-10-25T16:15:00Z"/>
                    <w:color w:val="000000"/>
                    <w:szCs w:val="24"/>
                  </w:rPr>
                </w:rPrChange>
              </w:rPr>
            </w:pPr>
            <w:ins w:id="11664" w:author="Dr Mamadou SANOGO" w:date="2023-10-25T16:15:00Z">
              <w:r w:rsidRPr="007A4AFC">
                <w:rPr>
                  <w:color w:val="000000" w:themeColor="text1"/>
                  <w:szCs w:val="24"/>
                  <w:rPrChange w:id="11665"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5A5CF20" w14:textId="77777777" w:rsidR="00424982" w:rsidRPr="007A4AFC" w:rsidRDefault="00424982" w:rsidP="00424982">
            <w:pPr>
              <w:spacing w:line="240" w:lineRule="auto"/>
              <w:rPr>
                <w:ins w:id="11666" w:author="Dr Mamadou SANOGO" w:date="2023-10-25T16:15:00Z"/>
                <w:color w:val="000000" w:themeColor="text1"/>
                <w:szCs w:val="24"/>
                <w:rPrChange w:id="11667" w:author="Dr Mamadou SANOGO" w:date="2023-10-25T18:15:00Z">
                  <w:rPr>
                    <w:ins w:id="11668" w:author="Dr Mamadou SANOGO" w:date="2023-10-25T16:15:00Z"/>
                    <w:color w:val="000000"/>
                    <w:szCs w:val="24"/>
                  </w:rPr>
                </w:rPrChange>
              </w:rPr>
            </w:pPr>
            <w:ins w:id="11669" w:author="Dr Mamadou SANOGO" w:date="2023-10-25T16:15:00Z">
              <w:r w:rsidRPr="007A4AFC">
                <w:rPr>
                  <w:color w:val="000000" w:themeColor="text1"/>
                  <w:szCs w:val="24"/>
                  <w:rPrChange w:id="11670" w:author="Dr Mamadou SANOGO" w:date="2023-10-25T18:15:00Z">
                    <w:rPr>
                      <w:color w:val="000000"/>
                      <w:szCs w:val="24"/>
                    </w:rPr>
                  </w:rPrChange>
                </w:rPr>
                <w:t>SOGOBA Rokiatou</w:t>
              </w:r>
            </w:ins>
          </w:p>
        </w:tc>
        <w:tc>
          <w:tcPr>
            <w:tcW w:w="4395" w:type="dxa"/>
            <w:tcBorders>
              <w:top w:val="nil"/>
              <w:left w:val="nil"/>
              <w:bottom w:val="nil"/>
              <w:right w:val="nil"/>
            </w:tcBorders>
            <w:shd w:val="clear" w:color="auto" w:fill="auto"/>
            <w:noWrap/>
            <w:vAlign w:val="center"/>
            <w:hideMark/>
          </w:tcPr>
          <w:p w14:paraId="5507EBB8" w14:textId="77777777" w:rsidR="00424982" w:rsidRPr="007A4AFC" w:rsidRDefault="00424982" w:rsidP="00424982">
            <w:pPr>
              <w:spacing w:line="240" w:lineRule="auto"/>
              <w:rPr>
                <w:ins w:id="11671" w:author="Dr Mamadou SANOGO" w:date="2023-10-25T16:15:00Z"/>
                <w:color w:val="000000" w:themeColor="text1"/>
                <w:szCs w:val="24"/>
                <w:rPrChange w:id="11672" w:author="Dr Mamadou SANOGO" w:date="2023-10-25T18:15:00Z">
                  <w:rPr>
                    <w:ins w:id="11673" w:author="Dr Mamadou SANOGO" w:date="2023-10-25T16:15:00Z"/>
                    <w:color w:val="000000"/>
                    <w:szCs w:val="24"/>
                  </w:rPr>
                </w:rPrChange>
              </w:rPr>
            </w:pPr>
            <w:ins w:id="11674" w:author="Dr Mamadou SANOGO" w:date="2023-10-25T16:15:00Z">
              <w:r w:rsidRPr="007A4AFC">
                <w:rPr>
                  <w:color w:val="000000" w:themeColor="text1"/>
                  <w:szCs w:val="24"/>
                  <w:rPrChange w:id="11675" w:author="Dr Mamadou SANOGO" w:date="2023-10-25T18:15:00Z">
                    <w:rPr>
                      <w:color w:val="000000"/>
                      <w:szCs w:val="24"/>
                    </w:rPr>
                  </w:rPrChange>
                </w:rPr>
                <w:t>Gestion et comptabilité</w:t>
              </w:r>
            </w:ins>
          </w:p>
        </w:tc>
      </w:tr>
      <w:tr w:rsidR="007A4AFC" w:rsidRPr="007A4AFC" w14:paraId="74C60E51" w14:textId="77777777" w:rsidTr="00D27EF1">
        <w:trPr>
          <w:trHeight w:val="315"/>
          <w:ins w:id="11676" w:author="Dr Mamadou SANOGO" w:date="2023-10-25T16:15:00Z"/>
        </w:trPr>
        <w:tc>
          <w:tcPr>
            <w:tcW w:w="1200" w:type="dxa"/>
            <w:tcBorders>
              <w:top w:val="nil"/>
              <w:left w:val="nil"/>
              <w:bottom w:val="nil"/>
              <w:right w:val="nil"/>
            </w:tcBorders>
            <w:shd w:val="clear" w:color="auto" w:fill="auto"/>
            <w:noWrap/>
            <w:vAlign w:val="center"/>
            <w:hideMark/>
          </w:tcPr>
          <w:p w14:paraId="6C46AB35" w14:textId="77777777" w:rsidR="00424982" w:rsidRPr="007A4AFC" w:rsidRDefault="00424982" w:rsidP="00424982">
            <w:pPr>
              <w:spacing w:line="240" w:lineRule="auto"/>
              <w:rPr>
                <w:ins w:id="11677" w:author="Dr Mamadou SANOGO" w:date="2023-10-25T16:15:00Z"/>
                <w:color w:val="000000" w:themeColor="text1"/>
                <w:szCs w:val="24"/>
                <w:rPrChange w:id="11678" w:author="Dr Mamadou SANOGO" w:date="2023-10-25T18:15:00Z">
                  <w:rPr>
                    <w:ins w:id="11679" w:author="Dr Mamadou SANOGO" w:date="2023-10-25T16:15:00Z"/>
                    <w:color w:val="000000"/>
                    <w:szCs w:val="24"/>
                  </w:rPr>
                </w:rPrChange>
              </w:rPr>
            </w:pPr>
            <w:ins w:id="11680" w:author="Dr Mamadou SANOGO" w:date="2023-10-25T16:15:00Z">
              <w:r w:rsidRPr="007A4AFC">
                <w:rPr>
                  <w:color w:val="000000" w:themeColor="text1"/>
                  <w:szCs w:val="24"/>
                  <w:rPrChange w:id="1168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E22F208" w14:textId="77777777" w:rsidR="00424982" w:rsidRPr="007A4AFC" w:rsidRDefault="00424982" w:rsidP="00424982">
            <w:pPr>
              <w:spacing w:line="240" w:lineRule="auto"/>
              <w:rPr>
                <w:ins w:id="11682" w:author="Dr Mamadou SANOGO" w:date="2023-10-25T16:15:00Z"/>
                <w:color w:val="000000" w:themeColor="text1"/>
                <w:szCs w:val="24"/>
                <w:rPrChange w:id="11683" w:author="Dr Mamadou SANOGO" w:date="2023-10-25T18:15:00Z">
                  <w:rPr>
                    <w:ins w:id="11684" w:author="Dr Mamadou SANOGO" w:date="2023-10-25T16:15:00Z"/>
                    <w:color w:val="000000"/>
                    <w:szCs w:val="24"/>
                  </w:rPr>
                </w:rPrChange>
              </w:rPr>
            </w:pPr>
            <w:ins w:id="11685" w:author="Dr Mamadou SANOGO" w:date="2023-10-25T16:15:00Z">
              <w:r w:rsidRPr="007A4AFC">
                <w:rPr>
                  <w:color w:val="000000" w:themeColor="text1"/>
                  <w:szCs w:val="24"/>
                  <w:rPrChange w:id="11686" w:author="Dr Mamadou SANOGO" w:date="2023-10-25T18:15:00Z">
                    <w:rPr>
                      <w:color w:val="000000"/>
                      <w:szCs w:val="24"/>
                    </w:rPr>
                  </w:rPrChange>
                </w:rPr>
                <w:t>DOUMBIA Moussa</w:t>
              </w:r>
            </w:ins>
          </w:p>
        </w:tc>
        <w:tc>
          <w:tcPr>
            <w:tcW w:w="4395" w:type="dxa"/>
            <w:tcBorders>
              <w:top w:val="nil"/>
              <w:left w:val="nil"/>
              <w:bottom w:val="nil"/>
              <w:right w:val="nil"/>
            </w:tcBorders>
            <w:shd w:val="clear" w:color="auto" w:fill="auto"/>
            <w:noWrap/>
            <w:vAlign w:val="center"/>
            <w:hideMark/>
          </w:tcPr>
          <w:p w14:paraId="4DAC1EC2" w14:textId="77777777" w:rsidR="00424982" w:rsidRPr="007A4AFC" w:rsidRDefault="00424982" w:rsidP="00424982">
            <w:pPr>
              <w:spacing w:line="240" w:lineRule="auto"/>
              <w:rPr>
                <w:ins w:id="11687" w:author="Dr Mamadou SANOGO" w:date="2023-10-25T16:15:00Z"/>
                <w:color w:val="000000" w:themeColor="text1"/>
                <w:szCs w:val="24"/>
                <w:rPrChange w:id="11688" w:author="Dr Mamadou SANOGO" w:date="2023-10-25T18:15:00Z">
                  <w:rPr>
                    <w:ins w:id="11689" w:author="Dr Mamadou SANOGO" w:date="2023-10-25T16:15:00Z"/>
                    <w:color w:val="000000"/>
                    <w:szCs w:val="24"/>
                  </w:rPr>
                </w:rPrChange>
              </w:rPr>
            </w:pPr>
            <w:ins w:id="11690" w:author="Dr Mamadou SANOGO" w:date="2023-10-25T16:15:00Z">
              <w:r w:rsidRPr="007A4AFC">
                <w:rPr>
                  <w:color w:val="000000" w:themeColor="text1"/>
                  <w:szCs w:val="24"/>
                  <w:rPrChange w:id="11691" w:author="Dr Mamadou SANOGO" w:date="2023-10-25T18:15:00Z">
                    <w:rPr>
                      <w:color w:val="000000"/>
                      <w:szCs w:val="24"/>
                    </w:rPr>
                  </w:rPrChange>
                </w:rPr>
                <w:t>Moniteur</w:t>
              </w:r>
            </w:ins>
          </w:p>
        </w:tc>
      </w:tr>
      <w:tr w:rsidR="007A4AFC" w:rsidRPr="007A4AFC" w14:paraId="7B840F3A" w14:textId="77777777" w:rsidTr="00D27EF1">
        <w:trPr>
          <w:trHeight w:val="315"/>
          <w:ins w:id="11692" w:author="Dr Mamadou SANOGO" w:date="2023-10-25T16:15:00Z"/>
        </w:trPr>
        <w:tc>
          <w:tcPr>
            <w:tcW w:w="1200" w:type="dxa"/>
            <w:tcBorders>
              <w:top w:val="nil"/>
              <w:left w:val="nil"/>
              <w:bottom w:val="nil"/>
              <w:right w:val="nil"/>
            </w:tcBorders>
            <w:shd w:val="clear" w:color="auto" w:fill="auto"/>
            <w:noWrap/>
            <w:vAlign w:val="center"/>
            <w:hideMark/>
          </w:tcPr>
          <w:p w14:paraId="21690D53" w14:textId="77777777" w:rsidR="00424982" w:rsidRPr="007A4AFC" w:rsidRDefault="00424982" w:rsidP="00424982">
            <w:pPr>
              <w:spacing w:line="240" w:lineRule="auto"/>
              <w:rPr>
                <w:ins w:id="11693" w:author="Dr Mamadou SANOGO" w:date="2023-10-25T16:15:00Z"/>
                <w:color w:val="000000" w:themeColor="text1"/>
                <w:szCs w:val="24"/>
                <w:rPrChange w:id="11694" w:author="Dr Mamadou SANOGO" w:date="2023-10-25T18:15:00Z">
                  <w:rPr>
                    <w:ins w:id="11695" w:author="Dr Mamadou SANOGO" w:date="2023-10-25T16:15:00Z"/>
                    <w:color w:val="000000"/>
                    <w:szCs w:val="24"/>
                  </w:rPr>
                </w:rPrChange>
              </w:rPr>
            </w:pPr>
            <w:ins w:id="11696" w:author="Dr Mamadou SANOGO" w:date="2023-10-25T16:15:00Z">
              <w:r w:rsidRPr="007A4AFC">
                <w:rPr>
                  <w:color w:val="000000" w:themeColor="text1"/>
                  <w:szCs w:val="24"/>
                  <w:rPrChange w:id="11697"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5630FB7F" w14:textId="77777777" w:rsidR="00424982" w:rsidRPr="007A4AFC" w:rsidRDefault="00424982" w:rsidP="00424982">
            <w:pPr>
              <w:spacing w:line="240" w:lineRule="auto"/>
              <w:rPr>
                <w:ins w:id="11698" w:author="Dr Mamadou SANOGO" w:date="2023-10-25T16:15:00Z"/>
                <w:color w:val="000000" w:themeColor="text1"/>
                <w:szCs w:val="24"/>
                <w:rPrChange w:id="11699" w:author="Dr Mamadou SANOGO" w:date="2023-10-25T18:15:00Z">
                  <w:rPr>
                    <w:ins w:id="11700" w:author="Dr Mamadou SANOGO" w:date="2023-10-25T16:15:00Z"/>
                    <w:color w:val="000000"/>
                    <w:szCs w:val="24"/>
                  </w:rPr>
                </w:rPrChange>
              </w:rPr>
            </w:pPr>
            <w:ins w:id="11701" w:author="Dr Mamadou SANOGO" w:date="2023-10-25T16:15:00Z">
              <w:r w:rsidRPr="007A4AFC">
                <w:rPr>
                  <w:color w:val="000000" w:themeColor="text1"/>
                  <w:szCs w:val="24"/>
                  <w:rPrChange w:id="11702" w:author="Dr Mamadou SANOGO" w:date="2023-10-25T18:15:00Z">
                    <w:rPr>
                      <w:color w:val="000000"/>
                      <w:szCs w:val="24"/>
                    </w:rPr>
                  </w:rPrChange>
                </w:rPr>
                <w:t>DIABY Fatoumata</w:t>
              </w:r>
            </w:ins>
          </w:p>
        </w:tc>
        <w:tc>
          <w:tcPr>
            <w:tcW w:w="4395" w:type="dxa"/>
            <w:tcBorders>
              <w:top w:val="nil"/>
              <w:left w:val="nil"/>
              <w:bottom w:val="nil"/>
              <w:right w:val="nil"/>
            </w:tcBorders>
            <w:shd w:val="clear" w:color="auto" w:fill="auto"/>
            <w:noWrap/>
            <w:vAlign w:val="center"/>
            <w:hideMark/>
          </w:tcPr>
          <w:p w14:paraId="302D28E1" w14:textId="77777777" w:rsidR="00424982" w:rsidRPr="007A4AFC" w:rsidRDefault="00424982" w:rsidP="00424982">
            <w:pPr>
              <w:spacing w:line="240" w:lineRule="auto"/>
              <w:rPr>
                <w:ins w:id="11703" w:author="Dr Mamadou SANOGO" w:date="2023-10-25T16:15:00Z"/>
                <w:color w:val="000000" w:themeColor="text1"/>
                <w:szCs w:val="24"/>
                <w:rPrChange w:id="11704" w:author="Dr Mamadou SANOGO" w:date="2023-10-25T18:15:00Z">
                  <w:rPr>
                    <w:ins w:id="11705" w:author="Dr Mamadou SANOGO" w:date="2023-10-25T16:15:00Z"/>
                    <w:color w:val="000000"/>
                    <w:szCs w:val="24"/>
                  </w:rPr>
                </w:rPrChange>
              </w:rPr>
            </w:pPr>
            <w:ins w:id="11706" w:author="Dr Mamadou SANOGO" w:date="2023-10-25T16:15:00Z">
              <w:r w:rsidRPr="007A4AFC">
                <w:rPr>
                  <w:color w:val="000000" w:themeColor="text1"/>
                  <w:szCs w:val="24"/>
                  <w:rPrChange w:id="11707" w:author="Dr Mamadou SANOGO" w:date="2023-10-25T18:15:00Z">
                    <w:rPr>
                      <w:color w:val="000000"/>
                      <w:szCs w:val="24"/>
                    </w:rPr>
                  </w:rPrChange>
                </w:rPr>
                <w:t>Monitrice</w:t>
              </w:r>
            </w:ins>
          </w:p>
        </w:tc>
      </w:tr>
      <w:tr w:rsidR="007A4AFC" w:rsidRPr="007A4AFC" w14:paraId="4DBDA805" w14:textId="77777777" w:rsidTr="00D27EF1">
        <w:trPr>
          <w:trHeight w:val="315"/>
          <w:ins w:id="11708" w:author="Dr Mamadou SANOGO" w:date="2023-10-25T16:15:00Z"/>
        </w:trPr>
        <w:tc>
          <w:tcPr>
            <w:tcW w:w="1200" w:type="dxa"/>
            <w:tcBorders>
              <w:top w:val="nil"/>
              <w:left w:val="nil"/>
              <w:bottom w:val="nil"/>
              <w:right w:val="nil"/>
            </w:tcBorders>
            <w:shd w:val="clear" w:color="auto" w:fill="auto"/>
            <w:noWrap/>
            <w:vAlign w:val="center"/>
            <w:hideMark/>
          </w:tcPr>
          <w:p w14:paraId="65036648" w14:textId="77777777" w:rsidR="00424982" w:rsidRPr="007A4AFC" w:rsidRDefault="00424982" w:rsidP="00424982">
            <w:pPr>
              <w:spacing w:line="240" w:lineRule="auto"/>
              <w:rPr>
                <w:ins w:id="11709" w:author="Dr Mamadou SANOGO" w:date="2023-10-25T16:15:00Z"/>
                <w:color w:val="000000" w:themeColor="text1"/>
                <w:szCs w:val="24"/>
                <w:rPrChange w:id="11710" w:author="Dr Mamadou SANOGO" w:date="2023-10-25T18:15:00Z">
                  <w:rPr>
                    <w:ins w:id="11711" w:author="Dr Mamadou SANOGO" w:date="2023-10-25T16:15:00Z"/>
                    <w:color w:val="000000"/>
                    <w:szCs w:val="24"/>
                  </w:rPr>
                </w:rPrChange>
              </w:rPr>
            </w:pPr>
            <w:ins w:id="11712" w:author="Dr Mamadou SANOGO" w:date="2023-10-25T16:15:00Z">
              <w:r w:rsidRPr="007A4AFC">
                <w:rPr>
                  <w:color w:val="000000" w:themeColor="text1"/>
                  <w:szCs w:val="24"/>
                  <w:rPrChange w:id="11713"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4E77D12A" w14:textId="77777777" w:rsidR="00424982" w:rsidRPr="007A4AFC" w:rsidRDefault="00424982" w:rsidP="00424982">
            <w:pPr>
              <w:spacing w:line="240" w:lineRule="auto"/>
              <w:rPr>
                <w:ins w:id="11714" w:author="Dr Mamadou SANOGO" w:date="2023-10-25T16:15:00Z"/>
                <w:color w:val="000000" w:themeColor="text1"/>
                <w:szCs w:val="24"/>
                <w:rPrChange w:id="11715" w:author="Dr Mamadou SANOGO" w:date="2023-10-25T18:15:00Z">
                  <w:rPr>
                    <w:ins w:id="11716" w:author="Dr Mamadou SANOGO" w:date="2023-10-25T16:15:00Z"/>
                    <w:color w:val="000000"/>
                    <w:szCs w:val="24"/>
                  </w:rPr>
                </w:rPrChange>
              </w:rPr>
            </w:pPr>
            <w:ins w:id="11717" w:author="Dr Mamadou SANOGO" w:date="2023-10-25T16:15:00Z">
              <w:r w:rsidRPr="007A4AFC">
                <w:rPr>
                  <w:color w:val="000000" w:themeColor="text1"/>
                  <w:szCs w:val="24"/>
                  <w:rPrChange w:id="11718" w:author="Dr Mamadou SANOGO" w:date="2023-10-25T18:15:00Z">
                    <w:rPr>
                      <w:color w:val="000000"/>
                      <w:szCs w:val="24"/>
                    </w:rPr>
                  </w:rPrChange>
                </w:rPr>
                <w:t>SAVADOGO Salimata</w:t>
              </w:r>
            </w:ins>
          </w:p>
        </w:tc>
        <w:tc>
          <w:tcPr>
            <w:tcW w:w="4395" w:type="dxa"/>
            <w:tcBorders>
              <w:top w:val="nil"/>
              <w:left w:val="nil"/>
              <w:bottom w:val="nil"/>
              <w:right w:val="nil"/>
            </w:tcBorders>
            <w:shd w:val="clear" w:color="auto" w:fill="auto"/>
            <w:noWrap/>
            <w:vAlign w:val="center"/>
            <w:hideMark/>
          </w:tcPr>
          <w:p w14:paraId="65A01F82" w14:textId="77777777" w:rsidR="00424982" w:rsidRPr="007A4AFC" w:rsidRDefault="00424982" w:rsidP="00424982">
            <w:pPr>
              <w:spacing w:line="240" w:lineRule="auto"/>
              <w:rPr>
                <w:ins w:id="11719" w:author="Dr Mamadou SANOGO" w:date="2023-10-25T16:15:00Z"/>
                <w:color w:val="000000" w:themeColor="text1"/>
                <w:szCs w:val="24"/>
                <w:rPrChange w:id="11720" w:author="Dr Mamadou SANOGO" w:date="2023-10-25T18:15:00Z">
                  <w:rPr>
                    <w:ins w:id="11721" w:author="Dr Mamadou SANOGO" w:date="2023-10-25T16:15:00Z"/>
                    <w:color w:val="000000"/>
                    <w:szCs w:val="24"/>
                  </w:rPr>
                </w:rPrChange>
              </w:rPr>
            </w:pPr>
            <w:ins w:id="11722" w:author="Dr Mamadou SANOGO" w:date="2023-10-25T16:15:00Z">
              <w:r w:rsidRPr="007A4AFC">
                <w:rPr>
                  <w:color w:val="000000" w:themeColor="text1"/>
                  <w:szCs w:val="24"/>
                  <w:rPrChange w:id="11723" w:author="Dr Mamadou SANOGO" w:date="2023-10-25T18:15:00Z">
                    <w:rPr>
                      <w:color w:val="000000"/>
                      <w:szCs w:val="24"/>
                    </w:rPr>
                  </w:rPrChange>
                </w:rPr>
                <w:t>Assistante de Direction</w:t>
              </w:r>
            </w:ins>
          </w:p>
        </w:tc>
      </w:tr>
      <w:tr w:rsidR="007A4AFC" w:rsidRPr="007A4AFC" w14:paraId="4F5DEC40" w14:textId="77777777" w:rsidTr="00D27EF1">
        <w:trPr>
          <w:trHeight w:val="315"/>
          <w:ins w:id="11724" w:author="Dr Mamadou SANOGO" w:date="2023-10-25T16:15:00Z"/>
        </w:trPr>
        <w:tc>
          <w:tcPr>
            <w:tcW w:w="1200" w:type="dxa"/>
            <w:tcBorders>
              <w:top w:val="nil"/>
              <w:left w:val="nil"/>
              <w:bottom w:val="nil"/>
              <w:right w:val="nil"/>
            </w:tcBorders>
            <w:shd w:val="clear" w:color="auto" w:fill="auto"/>
            <w:noWrap/>
            <w:vAlign w:val="center"/>
            <w:hideMark/>
          </w:tcPr>
          <w:p w14:paraId="66C241EE" w14:textId="77777777" w:rsidR="00424982" w:rsidRPr="007A4AFC" w:rsidRDefault="00424982" w:rsidP="00424982">
            <w:pPr>
              <w:spacing w:line="240" w:lineRule="auto"/>
              <w:rPr>
                <w:ins w:id="11725" w:author="Dr Mamadou SANOGO" w:date="2023-10-25T16:15:00Z"/>
                <w:color w:val="000000" w:themeColor="text1"/>
                <w:szCs w:val="24"/>
                <w:rPrChange w:id="11726" w:author="Dr Mamadou SANOGO" w:date="2023-10-25T18:15:00Z">
                  <w:rPr>
                    <w:ins w:id="11727" w:author="Dr Mamadou SANOGO" w:date="2023-10-25T16:15:00Z"/>
                    <w:color w:val="000000"/>
                    <w:szCs w:val="24"/>
                  </w:rPr>
                </w:rPrChange>
              </w:rPr>
            </w:pPr>
            <w:ins w:id="11728" w:author="Dr Mamadou SANOGO" w:date="2023-10-25T16:15:00Z">
              <w:r w:rsidRPr="007A4AFC">
                <w:rPr>
                  <w:color w:val="000000" w:themeColor="text1"/>
                  <w:szCs w:val="24"/>
                  <w:rPrChange w:id="1172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5683262" w14:textId="77777777" w:rsidR="00424982" w:rsidRPr="007A4AFC" w:rsidRDefault="00424982" w:rsidP="00424982">
            <w:pPr>
              <w:spacing w:line="240" w:lineRule="auto"/>
              <w:rPr>
                <w:ins w:id="11730" w:author="Dr Mamadou SANOGO" w:date="2023-10-25T16:15:00Z"/>
                <w:color w:val="000000" w:themeColor="text1"/>
                <w:szCs w:val="24"/>
                <w:rPrChange w:id="11731" w:author="Dr Mamadou SANOGO" w:date="2023-10-25T18:15:00Z">
                  <w:rPr>
                    <w:ins w:id="11732" w:author="Dr Mamadou SANOGO" w:date="2023-10-25T16:15:00Z"/>
                    <w:color w:val="000000"/>
                    <w:szCs w:val="24"/>
                  </w:rPr>
                </w:rPrChange>
              </w:rPr>
            </w:pPr>
            <w:ins w:id="11733" w:author="Dr Mamadou SANOGO" w:date="2023-10-25T16:15:00Z">
              <w:r w:rsidRPr="007A4AFC">
                <w:rPr>
                  <w:color w:val="000000" w:themeColor="text1"/>
                  <w:szCs w:val="24"/>
                  <w:rPrChange w:id="11734" w:author="Dr Mamadou SANOGO" w:date="2023-10-25T18:15:00Z">
                    <w:rPr>
                      <w:color w:val="000000"/>
                      <w:szCs w:val="24"/>
                    </w:rPr>
                  </w:rPrChange>
                </w:rPr>
                <w:t>HALAM Falla dit Abba</w:t>
              </w:r>
            </w:ins>
          </w:p>
        </w:tc>
        <w:tc>
          <w:tcPr>
            <w:tcW w:w="4395" w:type="dxa"/>
            <w:tcBorders>
              <w:top w:val="nil"/>
              <w:left w:val="nil"/>
              <w:bottom w:val="nil"/>
              <w:right w:val="nil"/>
            </w:tcBorders>
            <w:shd w:val="clear" w:color="auto" w:fill="auto"/>
            <w:noWrap/>
            <w:vAlign w:val="center"/>
            <w:hideMark/>
          </w:tcPr>
          <w:p w14:paraId="4961BB28" w14:textId="77777777" w:rsidR="00424982" w:rsidRPr="007A4AFC" w:rsidRDefault="00424982" w:rsidP="00424982">
            <w:pPr>
              <w:spacing w:line="240" w:lineRule="auto"/>
              <w:rPr>
                <w:ins w:id="11735" w:author="Dr Mamadou SANOGO" w:date="2023-10-25T16:15:00Z"/>
                <w:color w:val="000000" w:themeColor="text1"/>
                <w:szCs w:val="24"/>
                <w:rPrChange w:id="11736" w:author="Dr Mamadou SANOGO" w:date="2023-10-25T18:15:00Z">
                  <w:rPr>
                    <w:ins w:id="11737" w:author="Dr Mamadou SANOGO" w:date="2023-10-25T16:15:00Z"/>
                    <w:color w:val="000000"/>
                    <w:szCs w:val="24"/>
                  </w:rPr>
                </w:rPrChange>
              </w:rPr>
            </w:pPr>
            <w:ins w:id="11738" w:author="Dr Mamadou SANOGO" w:date="2023-10-25T16:15:00Z">
              <w:r w:rsidRPr="007A4AFC">
                <w:rPr>
                  <w:color w:val="000000" w:themeColor="text1"/>
                  <w:szCs w:val="24"/>
                  <w:rPrChange w:id="11739" w:author="Dr Mamadou SANOGO" w:date="2023-10-25T18:15:00Z">
                    <w:rPr>
                      <w:color w:val="000000"/>
                      <w:szCs w:val="24"/>
                    </w:rPr>
                  </w:rPrChange>
                </w:rPr>
                <w:t>Responsable bureautique et informatique</w:t>
              </w:r>
            </w:ins>
          </w:p>
        </w:tc>
      </w:tr>
      <w:tr w:rsidR="007A4AFC" w:rsidRPr="007A4AFC" w14:paraId="41A18CF1" w14:textId="77777777" w:rsidTr="00D27EF1">
        <w:trPr>
          <w:trHeight w:val="315"/>
          <w:ins w:id="11740" w:author="Dr Mamadou SANOGO" w:date="2023-10-25T16:15:00Z"/>
        </w:trPr>
        <w:tc>
          <w:tcPr>
            <w:tcW w:w="1200" w:type="dxa"/>
            <w:tcBorders>
              <w:top w:val="nil"/>
              <w:left w:val="nil"/>
              <w:bottom w:val="nil"/>
              <w:right w:val="nil"/>
            </w:tcBorders>
            <w:shd w:val="clear" w:color="auto" w:fill="auto"/>
            <w:noWrap/>
            <w:vAlign w:val="center"/>
            <w:hideMark/>
          </w:tcPr>
          <w:p w14:paraId="09A87857" w14:textId="77777777" w:rsidR="00424982" w:rsidRPr="007A4AFC" w:rsidRDefault="00424982" w:rsidP="00424982">
            <w:pPr>
              <w:spacing w:line="240" w:lineRule="auto"/>
              <w:rPr>
                <w:ins w:id="11741" w:author="Dr Mamadou SANOGO" w:date="2023-10-25T16:15:00Z"/>
                <w:color w:val="000000" w:themeColor="text1"/>
                <w:szCs w:val="24"/>
                <w:rPrChange w:id="11742" w:author="Dr Mamadou SANOGO" w:date="2023-10-25T18:15:00Z">
                  <w:rPr>
                    <w:ins w:id="11743" w:author="Dr Mamadou SANOGO" w:date="2023-10-25T16:15:00Z"/>
                    <w:color w:val="000000"/>
                    <w:szCs w:val="24"/>
                  </w:rPr>
                </w:rPrChange>
              </w:rPr>
            </w:pPr>
            <w:ins w:id="11744" w:author="Dr Mamadou SANOGO" w:date="2023-10-25T16:15:00Z">
              <w:r w:rsidRPr="007A4AFC">
                <w:rPr>
                  <w:color w:val="000000" w:themeColor="text1"/>
                  <w:szCs w:val="24"/>
                  <w:rPrChange w:id="1174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F1D49B2" w14:textId="77777777" w:rsidR="00424982" w:rsidRPr="007A4AFC" w:rsidRDefault="00424982" w:rsidP="00424982">
            <w:pPr>
              <w:spacing w:line="240" w:lineRule="auto"/>
              <w:rPr>
                <w:ins w:id="11746" w:author="Dr Mamadou SANOGO" w:date="2023-10-25T16:15:00Z"/>
                <w:color w:val="000000" w:themeColor="text1"/>
                <w:szCs w:val="24"/>
                <w:rPrChange w:id="11747" w:author="Dr Mamadou SANOGO" w:date="2023-10-25T18:15:00Z">
                  <w:rPr>
                    <w:ins w:id="11748" w:author="Dr Mamadou SANOGO" w:date="2023-10-25T16:15:00Z"/>
                    <w:color w:val="000000"/>
                    <w:szCs w:val="24"/>
                  </w:rPr>
                </w:rPrChange>
              </w:rPr>
            </w:pPr>
            <w:ins w:id="11749" w:author="Dr Mamadou SANOGO" w:date="2023-10-25T16:15:00Z">
              <w:r w:rsidRPr="007A4AFC">
                <w:rPr>
                  <w:color w:val="000000" w:themeColor="text1"/>
                  <w:szCs w:val="24"/>
                  <w:rPrChange w:id="11750" w:author="Dr Mamadou SANOGO" w:date="2023-10-25T18:15:00Z">
                    <w:rPr>
                      <w:color w:val="000000"/>
                      <w:szCs w:val="24"/>
                    </w:rPr>
                  </w:rPrChange>
                </w:rPr>
                <w:t>SIDIBE Drissa</w:t>
              </w:r>
            </w:ins>
          </w:p>
        </w:tc>
        <w:tc>
          <w:tcPr>
            <w:tcW w:w="4395" w:type="dxa"/>
            <w:tcBorders>
              <w:top w:val="nil"/>
              <w:left w:val="nil"/>
              <w:bottom w:val="nil"/>
              <w:right w:val="nil"/>
            </w:tcBorders>
            <w:shd w:val="clear" w:color="auto" w:fill="auto"/>
            <w:noWrap/>
            <w:vAlign w:val="center"/>
            <w:hideMark/>
          </w:tcPr>
          <w:p w14:paraId="41A0EBF5" w14:textId="77777777" w:rsidR="00424982" w:rsidRPr="007A4AFC" w:rsidRDefault="00424982" w:rsidP="00424982">
            <w:pPr>
              <w:spacing w:line="240" w:lineRule="auto"/>
              <w:rPr>
                <w:ins w:id="11751" w:author="Dr Mamadou SANOGO" w:date="2023-10-25T16:15:00Z"/>
                <w:color w:val="000000" w:themeColor="text1"/>
                <w:szCs w:val="24"/>
                <w:rPrChange w:id="11752" w:author="Dr Mamadou SANOGO" w:date="2023-10-25T18:15:00Z">
                  <w:rPr>
                    <w:ins w:id="11753" w:author="Dr Mamadou SANOGO" w:date="2023-10-25T16:15:00Z"/>
                    <w:color w:val="000000"/>
                    <w:szCs w:val="24"/>
                  </w:rPr>
                </w:rPrChange>
              </w:rPr>
            </w:pPr>
            <w:ins w:id="11754" w:author="Dr Mamadou SANOGO" w:date="2023-10-25T16:15:00Z">
              <w:r w:rsidRPr="007A4AFC">
                <w:rPr>
                  <w:color w:val="000000" w:themeColor="text1"/>
                  <w:szCs w:val="24"/>
                  <w:rPrChange w:id="11755" w:author="Dr Mamadou SANOGO" w:date="2023-10-25T18:15:00Z">
                    <w:rPr>
                      <w:color w:val="000000"/>
                      <w:szCs w:val="24"/>
                    </w:rPr>
                  </w:rPrChange>
                </w:rPr>
                <w:t>Professeur</w:t>
              </w:r>
            </w:ins>
          </w:p>
        </w:tc>
      </w:tr>
      <w:tr w:rsidR="007A4AFC" w:rsidRPr="007A4AFC" w14:paraId="2973027E" w14:textId="77777777" w:rsidTr="00D27EF1">
        <w:trPr>
          <w:trHeight w:val="315"/>
          <w:ins w:id="11756" w:author="Dr Mamadou SANOGO" w:date="2023-10-25T16:15:00Z"/>
        </w:trPr>
        <w:tc>
          <w:tcPr>
            <w:tcW w:w="1200" w:type="dxa"/>
            <w:tcBorders>
              <w:top w:val="nil"/>
              <w:left w:val="nil"/>
              <w:bottom w:val="nil"/>
              <w:right w:val="nil"/>
            </w:tcBorders>
            <w:shd w:val="clear" w:color="auto" w:fill="auto"/>
            <w:noWrap/>
            <w:vAlign w:val="center"/>
            <w:hideMark/>
          </w:tcPr>
          <w:p w14:paraId="0337AE32" w14:textId="77777777" w:rsidR="00424982" w:rsidRPr="007A4AFC" w:rsidRDefault="00424982" w:rsidP="00424982">
            <w:pPr>
              <w:spacing w:line="240" w:lineRule="auto"/>
              <w:rPr>
                <w:ins w:id="11757" w:author="Dr Mamadou SANOGO" w:date="2023-10-25T16:15:00Z"/>
                <w:color w:val="000000" w:themeColor="text1"/>
                <w:szCs w:val="24"/>
                <w:rPrChange w:id="11758" w:author="Dr Mamadou SANOGO" w:date="2023-10-25T18:15:00Z">
                  <w:rPr>
                    <w:ins w:id="11759" w:author="Dr Mamadou SANOGO" w:date="2023-10-25T16:15:00Z"/>
                    <w:color w:val="000000"/>
                    <w:szCs w:val="24"/>
                  </w:rPr>
                </w:rPrChange>
              </w:rPr>
            </w:pPr>
            <w:ins w:id="11760" w:author="Dr Mamadou SANOGO" w:date="2023-10-25T16:15:00Z">
              <w:r w:rsidRPr="007A4AFC">
                <w:rPr>
                  <w:color w:val="000000" w:themeColor="text1"/>
                  <w:szCs w:val="24"/>
                  <w:rPrChange w:id="11761"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0A2257C2" w14:textId="77777777" w:rsidR="00424982" w:rsidRPr="007A4AFC" w:rsidRDefault="00424982" w:rsidP="00424982">
            <w:pPr>
              <w:spacing w:line="240" w:lineRule="auto"/>
              <w:rPr>
                <w:ins w:id="11762" w:author="Dr Mamadou SANOGO" w:date="2023-10-25T16:15:00Z"/>
                <w:color w:val="000000" w:themeColor="text1"/>
                <w:szCs w:val="24"/>
                <w:rPrChange w:id="11763" w:author="Dr Mamadou SANOGO" w:date="2023-10-25T18:15:00Z">
                  <w:rPr>
                    <w:ins w:id="11764" w:author="Dr Mamadou SANOGO" w:date="2023-10-25T16:15:00Z"/>
                    <w:color w:val="000000"/>
                    <w:szCs w:val="24"/>
                  </w:rPr>
                </w:rPrChange>
              </w:rPr>
            </w:pPr>
            <w:ins w:id="11765" w:author="Dr Mamadou SANOGO" w:date="2023-10-25T16:15:00Z">
              <w:r w:rsidRPr="007A4AFC">
                <w:rPr>
                  <w:color w:val="000000" w:themeColor="text1"/>
                  <w:szCs w:val="24"/>
                  <w:rPrChange w:id="11766" w:author="Dr Mamadou SANOGO" w:date="2023-10-25T18:15:00Z">
                    <w:rPr>
                      <w:color w:val="000000"/>
                      <w:szCs w:val="24"/>
                    </w:rPr>
                  </w:rPrChange>
                </w:rPr>
                <w:t>DICKO Abderhamane</w:t>
              </w:r>
            </w:ins>
          </w:p>
        </w:tc>
        <w:tc>
          <w:tcPr>
            <w:tcW w:w="4395" w:type="dxa"/>
            <w:tcBorders>
              <w:top w:val="nil"/>
              <w:left w:val="nil"/>
              <w:bottom w:val="nil"/>
              <w:right w:val="nil"/>
            </w:tcBorders>
            <w:shd w:val="clear" w:color="auto" w:fill="auto"/>
            <w:noWrap/>
            <w:vAlign w:val="center"/>
            <w:hideMark/>
          </w:tcPr>
          <w:p w14:paraId="628D6BAB" w14:textId="77777777" w:rsidR="00424982" w:rsidRPr="007A4AFC" w:rsidRDefault="00424982" w:rsidP="00424982">
            <w:pPr>
              <w:spacing w:line="240" w:lineRule="auto"/>
              <w:rPr>
                <w:ins w:id="11767" w:author="Dr Mamadou SANOGO" w:date="2023-10-25T16:15:00Z"/>
                <w:color w:val="000000" w:themeColor="text1"/>
                <w:szCs w:val="24"/>
                <w:rPrChange w:id="11768" w:author="Dr Mamadou SANOGO" w:date="2023-10-25T18:15:00Z">
                  <w:rPr>
                    <w:ins w:id="11769" w:author="Dr Mamadou SANOGO" w:date="2023-10-25T16:15:00Z"/>
                    <w:color w:val="000000"/>
                    <w:szCs w:val="24"/>
                  </w:rPr>
                </w:rPrChange>
              </w:rPr>
            </w:pPr>
            <w:ins w:id="11770" w:author="Dr Mamadou SANOGO" w:date="2023-10-25T16:15:00Z">
              <w:r w:rsidRPr="007A4AFC">
                <w:rPr>
                  <w:color w:val="000000" w:themeColor="text1"/>
                  <w:szCs w:val="24"/>
                  <w:rPrChange w:id="11771" w:author="Dr Mamadou SANOGO" w:date="2023-10-25T18:15:00Z">
                    <w:rPr>
                      <w:color w:val="000000"/>
                      <w:szCs w:val="24"/>
                    </w:rPr>
                  </w:rPrChange>
                </w:rPr>
                <w:t>Professeur</w:t>
              </w:r>
            </w:ins>
          </w:p>
        </w:tc>
      </w:tr>
      <w:tr w:rsidR="007A4AFC" w:rsidRPr="007A4AFC" w14:paraId="0BA7B138" w14:textId="77777777" w:rsidTr="00D27EF1">
        <w:trPr>
          <w:trHeight w:val="315"/>
          <w:ins w:id="11772" w:author="Dr Mamadou SANOGO" w:date="2023-10-25T16:15:00Z"/>
        </w:trPr>
        <w:tc>
          <w:tcPr>
            <w:tcW w:w="1200" w:type="dxa"/>
            <w:tcBorders>
              <w:top w:val="nil"/>
              <w:left w:val="nil"/>
              <w:bottom w:val="nil"/>
              <w:right w:val="nil"/>
            </w:tcBorders>
            <w:shd w:val="clear" w:color="auto" w:fill="auto"/>
            <w:noWrap/>
            <w:vAlign w:val="center"/>
            <w:hideMark/>
          </w:tcPr>
          <w:p w14:paraId="4E3D131A" w14:textId="77777777" w:rsidR="00424982" w:rsidRPr="007A4AFC" w:rsidRDefault="00424982" w:rsidP="00424982">
            <w:pPr>
              <w:spacing w:line="240" w:lineRule="auto"/>
              <w:rPr>
                <w:ins w:id="11773" w:author="Dr Mamadou SANOGO" w:date="2023-10-25T16:15:00Z"/>
                <w:color w:val="000000" w:themeColor="text1"/>
                <w:szCs w:val="24"/>
                <w:rPrChange w:id="11774" w:author="Dr Mamadou SANOGO" w:date="2023-10-25T18:15:00Z">
                  <w:rPr>
                    <w:ins w:id="11775" w:author="Dr Mamadou SANOGO" w:date="2023-10-25T16:15:00Z"/>
                    <w:color w:val="000000"/>
                    <w:szCs w:val="24"/>
                  </w:rPr>
                </w:rPrChange>
              </w:rPr>
            </w:pPr>
            <w:ins w:id="11776" w:author="Dr Mamadou SANOGO" w:date="2023-10-25T16:15:00Z">
              <w:r w:rsidRPr="007A4AFC">
                <w:rPr>
                  <w:color w:val="000000" w:themeColor="text1"/>
                  <w:szCs w:val="24"/>
                  <w:rPrChange w:id="1177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1812A89C" w14:textId="77777777" w:rsidR="00424982" w:rsidRPr="007A4AFC" w:rsidRDefault="00424982" w:rsidP="00424982">
            <w:pPr>
              <w:spacing w:line="240" w:lineRule="auto"/>
              <w:rPr>
                <w:ins w:id="11778" w:author="Dr Mamadou SANOGO" w:date="2023-10-25T16:15:00Z"/>
                <w:color w:val="000000" w:themeColor="text1"/>
                <w:szCs w:val="24"/>
                <w:rPrChange w:id="11779" w:author="Dr Mamadou SANOGO" w:date="2023-10-25T18:15:00Z">
                  <w:rPr>
                    <w:ins w:id="11780" w:author="Dr Mamadou SANOGO" w:date="2023-10-25T16:15:00Z"/>
                    <w:color w:val="000000"/>
                    <w:szCs w:val="24"/>
                  </w:rPr>
                </w:rPrChange>
              </w:rPr>
            </w:pPr>
            <w:ins w:id="11781" w:author="Dr Mamadou SANOGO" w:date="2023-10-25T16:15:00Z">
              <w:r w:rsidRPr="007A4AFC">
                <w:rPr>
                  <w:color w:val="000000" w:themeColor="text1"/>
                  <w:szCs w:val="24"/>
                  <w:rPrChange w:id="11782" w:author="Dr Mamadou SANOGO" w:date="2023-10-25T18:15:00Z">
                    <w:rPr>
                      <w:color w:val="000000"/>
                      <w:szCs w:val="24"/>
                    </w:rPr>
                  </w:rPrChange>
                </w:rPr>
                <w:t>TOGO Mohamed</w:t>
              </w:r>
            </w:ins>
          </w:p>
        </w:tc>
        <w:tc>
          <w:tcPr>
            <w:tcW w:w="4395" w:type="dxa"/>
            <w:tcBorders>
              <w:top w:val="nil"/>
              <w:left w:val="nil"/>
              <w:bottom w:val="nil"/>
              <w:right w:val="nil"/>
            </w:tcBorders>
            <w:shd w:val="clear" w:color="auto" w:fill="auto"/>
            <w:noWrap/>
            <w:vAlign w:val="center"/>
            <w:hideMark/>
          </w:tcPr>
          <w:p w14:paraId="1EDB2C2F" w14:textId="77777777" w:rsidR="00424982" w:rsidRPr="007A4AFC" w:rsidRDefault="00424982" w:rsidP="00424982">
            <w:pPr>
              <w:spacing w:line="240" w:lineRule="auto"/>
              <w:rPr>
                <w:ins w:id="11783" w:author="Dr Mamadou SANOGO" w:date="2023-10-25T16:15:00Z"/>
                <w:color w:val="000000" w:themeColor="text1"/>
                <w:szCs w:val="24"/>
                <w:rPrChange w:id="11784" w:author="Dr Mamadou SANOGO" w:date="2023-10-25T18:15:00Z">
                  <w:rPr>
                    <w:ins w:id="11785" w:author="Dr Mamadou SANOGO" w:date="2023-10-25T16:15:00Z"/>
                    <w:color w:val="000000"/>
                    <w:szCs w:val="24"/>
                  </w:rPr>
                </w:rPrChange>
              </w:rPr>
            </w:pPr>
            <w:ins w:id="11786" w:author="Dr Mamadou SANOGO" w:date="2023-10-25T16:15:00Z">
              <w:r w:rsidRPr="007A4AFC">
                <w:rPr>
                  <w:color w:val="000000" w:themeColor="text1"/>
                  <w:szCs w:val="24"/>
                  <w:rPrChange w:id="11787" w:author="Dr Mamadou SANOGO" w:date="2023-10-25T18:15:00Z">
                    <w:rPr>
                      <w:color w:val="000000"/>
                      <w:szCs w:val="24"/>
                    </w:rPr>
                  </w:rPrChange>
                </w:rPr>
                <w:t>Professeur</w:t>
              </w:r>
            </w:ins>
          </w:p>
        </w:tc>
      </w:tr>
      <w:tr w:rsidR="007A4AFC" w:rsidRPr="007A4AFC" w14:paraId="501839F8" w14:textId="77777777" w:rsidTr="00D27EF1">
        <w:trPr>
          <w:trHeight w:val="315"/>
          <w:ins w:id="11788" w:author="Dr Mamadou SANOGO" w:date="2023-10-25T16:15:00Z"/>
        </w:trPr>
        <w:tc>
          <w:tcPr>
            <w:tcW w:w="1200" w:type="dxa"/>
            <w:tcBorders>
              <w:top w:val="nil"/>
              <w:left w:val="nil"/>
              <w:bottom w:val="nil"/>
              <w:right w:val="nil"/>
            </w:tcBorders>
            <w:shd w:val="clear" w:color="auto" w:fill="auto"/>
            <w:noWrap/>
            <w:vAlign w:val="center"/>
            <w:hideMark/>
          </w:tcPr>
          <w:p w14:paraId="40DC3950" w14:textId="77777777" w:rsidR="00424982" w:rsidRPr="007A4AFC" w:rsidRDefault="00424982" w:rsidP="00424982">
            <w:pPr>
              <w:spacing w:line="240" w:lineRule="auto"/>
              <w:rPr>
                <w:ins w:id="11789" w:author="Dr Mamadou SANOGO" w:date="2023-10-25T16:15:00Z"/>
                <w:color w:val="000000" w:themeColor="text1"/>
                <w:szCs w:val="24"/>
                <w:rPrChange w:id="11790" w:author="Dr Mamadou SANOGO" w:date="2023-10-25T18:15:00Z">
                  <w:rPr>
                    <w:ins w:id="11791" w:author="Dr Mamadou SANOGO" w:date="2023-10-25T16:15:00Z"/>
                    <w:color w:val="000000"/>
                    <w:szCs w:val="24"/>
                  </w:rPr>
                </w:rPrChange>
              </w:rPr>
            </w:pPr>
            <w:ins w:id="11792" w:author="Dr Mamadou SANOGO" w:date="2023-10-25T16:15:00Z">
              <w:r w:rsidRPr="007A4AFC">
                <w:rPr>
                  <w:color w:val="000000" w:themeColor="text1"/>
                  <w:szCs w:val="24"/>
                  <w:rPrChange w:id="11793"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B8F83BC" w14:textId="77777777" w:rsidR="00424982" w:rsidRPr="007A4AFC" w:rsidRDefault="00424982" w:rsidP="00424982">
            <w:pPr>
              <w:spacing w:line="240" w:lineRule="auto"/>
              <w:rPr>
                <w:ins w:id="11794" w:author="Dr Mamadou SANOGO" w:date="2023-10-25T16:15:00Z"/>
                <w:color w:val="000000" w:themeColor="text1"/>
                <w:szCs w:val="24"/>
                <w:rPrChange w:id="11795" w:author="Dr Mamadou SANOGO" w:date="2023-10-25T18:15:00Z">
                  <w:rPr>
                    <w:ins w:id="11796" w:author="Dr Mamadou SANOGO" w:date="2023-10-25T16:15:00Z"/>
                    <w:color w:val="000000"/>
                    <w:szCs w:val="24"/>
                  </w:rPr>
                </w:rPrChange>
              </w:rPr>
            </w:pPr>
            <w:ins w:id="11797" w:author="Dr Mamadou SANOGO" w:date="2023-10-25T16:15:00Z">
              <w:r w:rsidRPr="007A4AFC">
                <w:rPr>
                  <w:color w:val="000000" w:themeColor="text1"/>
                  <w:szCs w:val="24"/>
                  <w:rPrChange w:id="11798" w:author="Dr Mamadou SANOGO" w:date="2023-10-25T18:15:00Z">
                    <w:rPr>
                      <w:color w:val="000000"/>
                      <w:szCs w:val="24"/>
                    </w:rPr>
                  </w:rPrChange>
                </w:rPr>
                <w:t>TRAORE Yaya</w:t>
              </w:r>
            </w:ins>
          </w:p>
        </w:tc>
        <w:tc>
          <w:tcPr>
            <w:tcW w:w="4395" w:type="dxa"/>
            <w:tcBorders>
              <w:top w:val="nil"/>
              <w:left w:val="nil"/>
              <w:bottom w:val="nil"/>
              <w:right w:val="nil"/>
            </w:tcBorders>
            <w:shd w:val="clear" w:color="auto" w:fill="auto"/>
            <w:noWrap/>
            <w:vAlign w:val="center"/>
            <w:hideMark/>
          </w:tcPr>
          <w:p w14:paraId="2BBD9CB0" w14:textId="77777777" w:rsidR="00424982" w:rsidRPr="007A4AFC" w:rsidRDefault="00424982" w:rsidP="00424982">
            <w:pPr>
              <w:spacing w:line="240" w:lineRule="auto"/>
              <w:rPr>
                <w:ins w:id="11799" w:author="Dr Mamadou SANOGO" w:date="2023-10-25T16:15:00Z"/>
                <w:color w:val="000000" w:themeColor="text1"/>
                <w:szCs w:val="24"/>
                <w:rPrChange w:id="11800" w:author="Dr Mamadou SANOGO" w:date="2023-10-25T18:15:00Z">
                  <w:rPr>
                    <w:ins w:id="11801" w:author="Dr Mamadou SANOGO" w:date="2023-10-25T16:15:00Z"/>
                    <w:color w:val="000000"/>
                    <w:szCs w:val="24"/>
                  </w:rPr>
                </w:rPrChange>
              </w:rPr>
            </w:pPr>
            <w:ins w:id="11802" w:author="Dr Mamadou SANOGO" w:date="2023-10-25T16:15:00Z">
              <w:r w:rsidRPr="007A4AFC">
                <w:rPr>
                  <w:color w:val="000000" w:themeColor="text1"/>
                  <w:szCs w:val="24"/>
                  <w:rPrChange w:id="11803" w:author="Dr Mamadou SANOGO" w:date="2023-10-25T18:15:00Z">
                    <w:rPr>
                      <w:color w:val="000000"/>
                      <w:szCs w:val="24"/>
                    </w:rPr>
                  </w:rPrChange>
                </w:rPr>
                <w:t>Professeur</w:t>
              </w:r>
            </w:ins>
          </w:p>
        </w:tc>
      </w:tr>
      <w:tr w:rsidR="007A4AFC" w:rsidRPr="007A4AFC" w14:paraId="67E2D452" w14:textId="77777777" w:rsidTr="00D27EF1">
        <w:trPr>
          <w:trHeight w:val="315"/>
          <w:ins w:id="11804" w:author="Dr Mamadou SANOGO" w:date="2023-10-25T16:15:00Z"/>
        </w:trPr>
        <w:tc>
          <w:tcPr>
            <w:tcW w:w="1200" w:type="dxa"/>
            <w:tcBorders>
              <w:top w:val="nil"/>
              <w:left w:val="nil"/>
              <w:bottom w:val="nil"/>
              <w:right w:val="nil"/>
            </w:tcBorders>
            <w:shd w:val="clear" w:color="auto" w:fill="auto"/>
            <w:noWrap/>
            <w:vAlign w:val="center"/>
            <w:hideMark/>
          </w:tcPr>
          <w:p w14:paraId="012E4904" w14:textId="77777777" w:rsidR="00424982" w:rsidRPr="007A4AFC" w:rsidRDefault="00424982" w:rsidP="00424982">
            <w:pPr>
              <w:spacing w:line="240" w:lineRule="auto"/>
              <w:rPr>
                <w:ins w:id="11805" w:author="Dr Mamadou SANOGO" w:date="2023-10-25T16:15:00Z"/>
                <w:color w:val="000000" w:themeColor="text1"/>
                <w:szCs w:val="24"/>
                <w:rPrChange w:id="11806" w:author="Dr Mamadou SANOGO" w:date="2023-10-25T18:15:00Z">
                  <w:rPr>
                    <w:ins w:id="11807" w:author="Dr Mamadou SANOGO" w:date="2023-10-25T16:15:00Z"/>
                    <w:color w:val="000000"/>
                    <w:szCs w:val="24"/>
                  </w:rPr>
                </w:rPrChange>
              </w:rPr>
            </w:pPr>
            <w:ins w:id="11808" w:author="Dr Mamadou SANOGO" w:date="2023-10-25T16:15:00Z">
              <w:r w:rsidRPr="007A4AFC">
                <w:rPr>
                  <w:color w:val="000000" w:themeColor="text1"/>
                  <w:szCs w:val="24"/>
                  <w:rPrChange w:id="1180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B3C411" w14:textId="77777777" w:rsidR="00424982" w:rsidRPr="007A4AFC" w:rsidRDefault="00424982" w:rsidP="00424982">
            <w:pPr>
              <w:spacing w:line="240" w:lineRule="auto"/>
              <w:rPr>
                <w:ins w:id="11810" w:author="Dr Mamadou SANOGO" w:date="2023-10-25T16:15:00Z"/>
                <w:color w:val="000000" w:themeColor="text1"/>
                <w:szCs w:val="24"/>
                <w:rPrChange w:id="11811" w:author="Dr Mamadou SANOGO" w:date="2023-10-25T18:15:00Z">
                  <w:rPr>
                    <w:ins w:id="11812" w:author="Dr Mamadou SANOGO" w:date="2023-10-25T16:15:00Z"/>
                    <w:color w:val="000000"/>
                    <w:szCs w:val="24"/>
                  </w:rPr>
                </w:rPrChange>
              </w:rPr>
            </w:pPr>
            <w:ins w:id="11813" w:author="Dr Mamadou SANOGO" w:date="2023-10-25T16:15:00Z">
              <w:r w:rsidRPr="007A4AFC">
                <w:rPr>
                  <w:color w:val="000000" w:themeColor="text1"/>
                  <w:szCs w:val="24"/>
                  <w:rPrChange w:id="11814" w:author="Dr Mamadou SANOGO" w:date="2023-10-25T18:15:00Z">
                    <w:rPr>
                      <w:color w:val="000000"/>
                      <w:szCs w:val="24"/>
                    </w:rPr>
                  </w:rPrChange>
                </w:rPr>
                <w:t>DIALLO Baba</w:t>
              </w:r>
            </w:ins>
          </w:p>
        </w:tc>
        <w:tc>
          <w:tcPr>
            <w:tcW w:w="4395" w:type="dxa"/>
            <w:tcBorders>
              <w:top w:val="nil"/>
              <w:left w:val="nil"/>
              <w:bottom w:val="nil"/>
              <w:right w:val="nil"/>
            </w:tcBorders>
            <w:shd w:val="clear" w:color="auto" w:fill="auto"/>
            <w:noWrap/>
            <w:vAlign w:val="center"/>
            <w:hideMark/>
          </w:tcPr>
          <w:p w14:paraId="7675A10E" w14:textId="77777777" w:rsidR="00424982" w:rsidRPr="007A4AFC" w:rsidRDefault="00424982" w:rsidP="00424982">
            <w:pPr>
              <w:spacing w:line="240" w:lineRule="auto"/>
              <w:rPr>
                <w:ins w:id="11815" w:author="Dr Mamadou SANOGO" w:date="2023-10-25T16:15:00Z"/>
                <w:color w:val="000000" w:themeColor="text1"/>
                <w:szCs w:val="24"/>
                <w:rPrChange w:id="11816" w:author="Dr Mamadou SANOGO" w:date="2023-10-25T18:15:00Z">
                  <w:rPr>
                    <w:ins w:id="11817" w:author="Dr Mamadou SANOGO" w:date="2023-10-25T16:15:00Z"/>
                    <w:color w:val="000000"/>
                    <w:szCs w:val="24"/>
                  </w:rPr>
                </w:rPrChange>
              </w:rPr>
            </w:pPr>
            <w:ins w:id="11818" w:author="Dr Mamadou SANOGO" w:date="2023-10-25T16:15:00Z">
              <w:r w:rsidRPr="007A4AFC">
                <w:rPr>
                  <w:color w:val="000000" w:themeColor="text1"/>
                  <w:szCs w:val="24"/>
                  <w:rPrChange w:id="11819" w:author="Dr Mamadou SANOGO" w:date="2023-10-25T18:15:00Z">
                    <w:rPr>
                      <w:color w:val="000000"/>
                      <w:szCs w:val="24"/>
                    </w:rPr>
                  </w:rPrChange>
                </w:rPr>
                <w:t>Professeur</w:t>
              </w:r>
            </w:ins>
          </w:p>
        </w:tc>
      </w:tr>
      <w:tr w:rsidR="007A4AFC" w:rsidRPr="007A4AFC" w14:paraId="404E9C79" w14:textId="77777777" w:rsidTr="00D27EF1">
        <w:trPr>
          <w:trHeight w:val="315"/>
          <w:ins w:id="11820" w:author="Dr Mamadou SANOGO" w:date="2023-10-25T16:15:00Z"/>
        </w:trPr>
        <w:tc>
          <w:tcPr>
            <w:tcW w:w="1200" w:type="dxa"/>
            <w:tcBorders>
              <w:top w:val="nil"/>
              <w:left w:val="nil"/>
              <w:bottom w:val="nil"/>
              <w:right w:val="nil"/>
            </w:tcBorders>
            <w:shd w:val="clear" w:color="auto" w:fill="auto"/>
            <w:noWrap/>
            <w:vAlign w:val="center"/>
            <w:hideMark/>
          </w:tcPr>
          <w:p w14:paraId="276E1C07" w14:textId="77777777" w:rsidR="00424982" w:rsidRPr="007A4AFC" w:rsidRDefault="00424982" w:rsidP="00424982">
            <w:pPr>
              <w:spacing w:line="240" w:lineRule="auto"/>
              <w:rPr>
                <w:ins w:id="11821" w:author="Dr Mamadou SANOGO" w:date="2023-10-25T16:15:00Z"/>
                <w:color w:val="000000" w:themeColor="text1"/>
                <w:szCs w:val="24"/>
                <w:rPrChange w:id="11822" w:author="Dr Mamadou SANOGO" w:date="2023-10-25T18:15:00Z">
                  <w:rPr>
                    <w:ins w:id="11823" w:author="Dr Mamadou SANOGO" w:date="2023-10-25T16:15:00Z"/>
                    <w:color w:val="000000"/>
                    <w:szCs w:val="24"/>
                  </w:rPr>
                </w:rPrChange>
              </w:rPr>
            </w:pPr>
            <w:ins w:id="11824" w:author="Dr Mamadou SANOGO" w:date="2023-10-25T16:15:00Z">
              <w:r w:rsidRPr="007A4AFC">
                <w:rPr>
                  <w:color w:val="000000" w:themeColor="text1"/>
                  <w:szCs w:val="24"/>
                  <w:rPrChange w:id="11825"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4635F9E1" w14:textId="77777777" w:rsidR="00424982" w:rsidRPr="007A4AFC" w:rsidRDefault="00424982" w:rsidP="00424982">
            <w:pPr>
              <w:spacing w:line="240" w:lineRule="auto"/>
              <w:rPr>
                <w:ins w:id="11826" w:author="Dr Mamadou SANOGO" w:date="2023-10-25T16:15:00Z"/>
                <w:color w:val="000000" w:themeColor="text1"/>
                <w:szCs w:val="24"/>
                <w:rPrChange w:id="11827" w:author="Dr Mamadou SANOGO" w:date="2023-10-25T18:15:00Z">
                  <w:rPr>
                    <w:ins w:id="11828" w:author="Dr Mamadou SANOGO" w:date="2023-10-25T16:15:00Z"/>
                    <w:color w:val="000000"/>
                    <w:szCs w:val="24"/>
                  </w:rPr>
                </w:rPrChange>
              </w:rPr>
            </w:pPr>
            <w:ins w:id="11829" w:author="Dr Mamadou SANOGO" w:date="2023-10-25T16:15:00Z">
              <w:r w:rsidRPr="007A4AFC">
                <w:rPr>
                  <w:color w:val="000000" w:themeColor="text1"/>
                  <w:szCs w:val="24"/>
                  <w:rPrChange w:id="11830" w:author="Dr Mamadou SANOGO" w:date="2023-10-25T18:15:00Z">
                    <w:rPr>
                      <w:color w:val="000000"/>
                      <w:szCs w:val="24"/>
                    </w:rPr>
                  </w:rPrChange>
                </w:rPr>
                <w:t>AG OUFENE Al housseini</w:t>
              </w:r>
            </w:ins>
          </w:p>
        </w:tc>
        <w:tc>
          <w:tcPr>
            <w:tcW w:w="4395" w:type="dxa"/>
            <w:tcBorders>
              <w:top w:val="nil"/>
              <w:left w:val="nil"/>
              <w:bottom w:val="nil"/>
              <w:right w:val="nil"/>
            </w:tcBorders>
            <w:shd w:val="clear" w:color="auto" w:fill="auto"/>
            <w:noWrap/>
            <w:vAlign w:val="center"/>
            <w:hideMark/>
          </w:tcPr>
          <w:p w14:paraId="1FC01591" w14:textId="77777777" w:rsidR="00424982" w:rsidRPr="007A4AFC" w:rsidRDefault="00424982" w:rsidP="00424982">
            <w:pPr>
              <w:spacing w:line="240" w:lineRule="auto"/>
              <w:rPr>
                <w:ins w:id="11831" w:author="Dr Mamadou SANOGO" w:date="2023-10-25T16:15:00Z"/>
                <w:color w:val="000000" w:themeColor="text1"/>
                <w:szCs w:val="24"/>
                <w:rPrChange w:id="11832" w:author="Dr Mamadou SANOGO" w:date="2023-10-25T18:15:00Z">
                  <w:rPr>
                    <w:ins w:id="11833" w:author="Dr Mamadou SANOGO" w:date="2023-10-25T16:15:00Z"/>
                    <w:color w:val="000000"/>
                    <w:szCs w:val="24"/>
                  </w:rPr>
                </w:rPrChange>
              </w:rPr>
            </w:pPr>
            <w:ins w:id="11834" w:author="Dr Mamadou SANOGO" w:date="2023-10-25T16:15:00Z">
              <w:r w:rsidRPr="007A4AFC">
                <w:rPr>
                  <w:color w:val="000000" w:themeColor="text1"/>
                  <w:szCs w:val="24"/>
                  <w:rPrChange w:id="11835" w:author="Dr Mamadou SANOGO" w:date="2023-10-25T18:15:00Z">
                    <w:rPr>
                      <w:color w:val="000000"/>
                      <w:szCs w:val="24"/>
                    </w:rPr>
                  </w:rPrChange>
                </w:rPr>
                <w:t>Professeur</w:t>
              </w:r>
            </w:ins>
          </w:p>
        </w:tc>
      </w:tr>
      <w:tr w:rsidR="007A4AFC" w:rsidRPr="007A4AFC" w14:paraId="7C01B550" w14:textId="77777777" w:rsidTr="00D27EF1">
        <w:trPr>
          <w:trHeight w:val="315"/>
          <w:ins w:id="11836" w:author="Dr Mamadou SANOGO" w:date="2023-10-25T16:15:00Z"/>
        </w:trPr>
        <w:tc>
          <w:tcPr>
            <w:tcW w:w="1200" w:type="dxa"/>
            <w:tcBorders>
              <w:top w:val="nil"/>
              <w:left w:val="nil"/>
              <w:bottom w:val="nil"/>
              <w:right w:val="nil"/>
            </w:tcBorders>
            <w:shd w:val="clear" w:color="auto" w:fill="auto"/>
            <w:noWrap/>
            <w:vAlign w:val="center"/>
            <w:hideMark/>
          </w:tcPr>
          <w:p w14:paraId="7BE3B535" w14:textId="77777777" w:rsidR="00424982" w:rsidRPr="007A4AFC" w:rsidRDefault="00424982" w:rsidP="00424982">
            <w:pPr>
              <w:spacing w:line="240" w:lineRule="auto"/>
              <w:rPr>
                <w:ins w:id="11837" w:author="Dr Mamadou SANOGO" w:date="2023-10-25T16:15:00Z"/>
                <w:color w:val="000000" w:themeColor="text1"/>
                <w:szCs w:val="24"/>
                <w:rPrChange w:id="11838" w:author="Dr Mamadou SANOGO" w:date="2023-10-25T18:15:00Z">
                  <w:rPr>
                    <w:ins w:id="11839" w:author="Dr Mamadou SANOGO" w:date="2023-10-25T16:15:00Z"/>
                    <w:color w:val="000000"/>
                    <w:szCs w:val="24"/>
                  </w:rPr>
                </w:rPrChange>
              </w:rPr>
            </w:pPr>
            <w:ins w:id="11840" w:author="Dr Mamadou SANOGO" w:date="2023-10-25T16:15:00Z">
              <w:r w:rsidRPr="007A4AFC">
                <w:rPr>
                  <w:color w:val="000000" w:themeColor="text1"/>
                  <w:szCs w:val="24"/>
                  <w:rPrChange w:id="11841"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69ABA50B" w14:textId="77777777" w:rsidR="00424982" w:rsidRPr="007A4AFC" w:rsidRDefault="00424982" w:rsidP="00424982">
            <w:pPr>
              <w:spacing w:line="240" w:lineRule="auto"/>
              <w:rPr>
                <w:ins w:id="11842" w:author="Dr Mamadou SANOGO" w:date="2023-10-25T16:15:00Z"/>
                <w:color w:val="000000" w:themeColor="text1"/>
                <w:szCs w:val="24"/>
                <w:rPrChange w:id="11843" w:author="Dr Mamadou SANOGO" w:date="2023-10-25T18:15:00Z">
                  <w:rPr>
                    <w:ins w:id="11844" w:author="Dr Mamadou SANOGO" w:date="2023-10-25T16:15:00Z"/>
                    <w:color w:val="000000"/>
                    <w:szCs w:val="24"/>
                  </w:rPr>
                </w:rPrChange>
              </w:rPr>
            </w:pPr>
            <w:ins w:id="11845" w:author="Dr Mamadou SANOGO" w:date="2023-10-25T16:15:00Z">
              <w:r w:rsidRPr="007A4AFC">
                <w:rPr>
                  <w:color w:val="000000" w:themeColor="text1"/>
                  <w:szCs w:val="24"/>
                  <w:rPrChange w:id="11846" w:author="Dr Mamadou SANOGO" w:date="2023-10-25T18:15:00Z">
                    <w:rPr>
                      <w:color w:val="000000"/>
                      <w:szCs w:val="24"/>
                    </w:rPr>
                  </w:rPrChange>
                </w:rPr>
                <w:t>CISSE Oumou</w:t>
              </w:r>
            </w:ins>
          </w:p>
        </w:tc>
        <w:tc>
          <w:tcPr>
            <w:tcW w:w="4395" w:type="dxa"/>
            <w:tcBorders>
              <w:top w:val="nil"/>
              <w:left w:val="nil"/>
              <w:bottom w:val="nil"/>
              <w:right w:val="nil"/>
            </w:tcBorders>
            <w:shd w:val="clear" w:color="auto" w:fill="auto"/>
            <w:noWrap/>
            <w:vAlign w:val="center"/>
            <w:hideMark/>
          </w:tcPr>
          <w:p w14:paraId="78E77B52" w14:textId="77777777" w:rsidR="00424982" w:rsidRPr="007A4AFC" w:rsidRDefault="00424982" w:rsidP="00424982">
            <w:pPr>
              <w:spacing w:line="240" w:lineRule="auto"/>
              <w:rPr>
                <w:ins w:id="11847" w:author="Dr Mamadou SANOGO" w:date="2023-10-25T16:15:00Z"/>
                <w:color w:val="000000" w:themeColor="text1"/>
                <w:szCs w:val="24"/>
                <w:rPrChange w:id="11848" w:author="Dr Mamadou SANOGO" w:date="2023-10-25T18:15:00Z">
                  <w:rPr>
                    <w:ins w:id="11849" w:author="Dr Mamadou SANOGO" w:date="2023-10-25T16:15:00Z"/>
                    <w:color w:val="000000"/>
                    <w:szCs w:val="24"/>
                  </w:rPr>
                </w:rPrChange>
              </w:rPr>
            </w:pPr>
            <w:ins w:id="11850" w:author="Dr Mamadou SANOGO" w:date="2023-10-25T16:15:00Z">
              <w:r w:rsidRPr="007A4AFC">
                <w:rPr>
                  <w:color w:val="000000" w:themeColor="text1"/>
                  <w:szCs w:val="24"/>
                  <w:rPrChange w:id="11851" w:author="Dr Mamadou SANOGO" w:date="2023-10-25T18:15:00Z">
                    <w:rPr>
                      <w:color w:val="000000"/>
                      <w:szCs w:val="24"/>
                    </w:rPr>
                  </w:rPrChange>
                </w:rPr>
                <w:t>Représentant du bureau des étudiants</w:t>
              </w:r>
            </w:ins>
          </w:p>
        </w:tc>
      </w:tr>
      <w:tr w:rsidR="007A4AFC" w:rsidRPr="007A4AFC" w14:paraId="3681E170" w14:textId="77777777" w:rsidTr="00D27EF1">
        <w:trPr>
          <w:trHeight w:val="315"/>
          <w:ins w:id="11852" w:author="Dr Mamadou SANOGO" w:date="2023-10-25T16:15:00Z"/>
        </w:trPr>
        <w:tc>
          <w:tcPr>
            <w:tcW w:w="1200" w:type="dxa"/>
            <w:tcBorders>
              <w:top w:val="nil"/>
              <w:left w:val="nil"/>
              <w:bottom w:val="nil"/>
              <w:right w:val="nil"/>
            </w:tcBorders>
            <w:shd w:val="clear" w:color="auto" w:fill="auto"/>
            <w:noWrap/>
            <w:vAlign w:val="center"/>
            <w:hideMark/>
          </w:tcPr>
          <w:p w14:paraId="4E060BBD" w14:textId="77777777" w:rsidR="00424982" w:rsidRPr="007A4AFC" w:rsidRDefault="00424982" w:rsidP="00424982">
            <w:pPr>
              <w:spacing w:line="240" w:lineRule="auto"/>
              <w:rPr>
                <w:ins w:id="11853" w:author="Dr Mamadou SANOGO" w:date="2023-10-25T16:15:00Z"/>
                <w:color w:val="000000" w:themeColor="text1"/>
                <w:szCs w:val="24"/>
                <w:rPrChange w:id="11854" w:author="Dr Mamadou SANOGO" w:date="2023-10-25T18:15:00Z">
                  <w:rPr>
                    <w:ins w:id="11855" w:author="Dr Mamadou SANOGO" w:date="2023-10-25T16:15:00Z"/>
                    <w:color w:val="000000"/>
                    <w:szCs w:val="24"/>
                  </w:rPr>
                </w:rPrChange>
              </w:rPr>
            </w:pPr>
            <w:ins w:id="11856" w:author="Dr Mamadou SANOGO" w:date="2023-10-25T16:15:00Z">
              <w:r w:rsidRPr="007A4AFC">
                <w:rPr>
                  <w:color w:val="000000" w:themeColor="text1"/>
                  <w:szCs w:val="24"/>
                  <w:rPrChange w:id="11857"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58FD3BE8" w14:textId="77777777" w:rsidR="00424982" w:rsidRPr="007A4AFC" w:rsidRDefault="00424982" w:rsidP="00424982">
            <w:pPr>
              <w:spacing w:line="240" w:lineRule="auto"/>
              <w:rPr>
                <w:ins w:id="11858" w:author="Dr Mamadou SANOGO" w:date="2023-10-25T16:15:00Z"/>
                <w:color w:val="000000" w:themeColor="text1"/>
                <w:szCs w:val="24"/>
                <w:rPrChange w:id="11859" w:author="Dr Mamadou SANOGO" w:date="2023-10-25T18:15:00Z">
                  <w:rPr>
                    <w:ins w:id="11860" w:author="Dr Mamadou SANOGO" w:date="2023-10-25T16:15:00Z"/>
                    <w:color w:val="000000"/>
                    <w:szCs w:val="24"/>
                  </w:rPr>
                </w:rPrChange>
              </w:rPr>
            </w:pPr>
            <w:ins w:id="11861" w:author="Dr Mamadou SANOGO" w:date="2023-10-25T16:15:00Z">
              <w:r w:rsidRPr="007A4AFC">
                <w:rPr>
                  <w:color w:val="000000" w:themeColor="text1"/>
                  <w:szCs w:val="24"/>
                  <w:rPrChange w:id="11862" w:author="Dr Mamadou SANOGO" w:date="2023-10-25T18:15:00Z">
                    <w:rPr>
                      <w:color w:val="000000"/>
                      <w:szCs w:val="24"/>
                    </w:rPr>
                  </w:rPrChange>
                </w:rPr>
                <w:t>TRAORE Amadou</w:t>
              </w:r>
            </w:ins>
          </w:p>
        </w:tc>
        <w:tc>
          <w:tcPr>
            <w:tcW w:w="4395" w:type="dxa"/>
            <w:tcBorders>
              <w:top w:val="nil"/>
              <w:left w:val="nil"/>
              <w:bottom w:val="nil"/>
              <w:right w:val="nil"/>
            </w:tcBorders>
            <w:shd w:val="clear" w:color="auto" w:fill="auto"/>
            <w:noWrap/>
            <w:vAlign w:val="center"/>
            <w:hideMark/>
          </w:tcPr>
          <w:p w14:paraId="05F022DA" w14:textId="77777777" w:rsidR="00424982" w:rsidRPr="007A4AFC" w:rsidRDefault="00424982" w:rsidP="00424982">
            <w:pPr>
              <w:spacing w:line="240" w:lineRule="auto"/>
              <w:rPr>
                <w:ins w:id="11863" w:author="Dr Mamadou SANOGO" w:date="2023-10-25T16:15:00Z"/>
                <w:color w:val="000000" w:themeColor="text1"/>
                <w:szCs w:val="24"/>
                <w:rPrChange w:id="11864" w:author="Dr Mamadou SANOGO" w:date="2023-10-25T18:15:00Z">
                  <w:rPr>
                    <w:ins w:id="11865" w:author="Dr Mamadou SANOGO" w:date="2023-10-25T16:15:00Z"/>
                    <w:color w:val="000000"/>
                    <w:szCs w:val="24"/>
                  </w:rPr>
                </w:rPrChange>
              </w:rPr>
            </w:pPr>
            <w:ins w:id="11866" w:author="Dr Mamadou SANOGO" w:date="2023-10-25T16:15:00Z">
              <w:r w:rsidRPr="007A4AFC">
                <w:rPr>
                  <w:color w:val="000000" w:themeColor="text1"/>
                  <w:szCs w:val="24"/>
                  <w:rPrChange w:id="11867" w:author="Dr Mamadou SANOGO" w:date="2023-10-25T18:15:00Z">
                    <w:rPr>
                      <w:color w:val="000000"/>
                      <w:szCs w:val="24"/>
                    </w:rPr>
                  </w:rPrChange>
                </w:rPr>
                <w:t>Représentant du bureau des étudiants</w:t>
              </w:r>
            </w:ins>
          </w:p>
        </w:tc>
      </w:tr>
      <w:tr w:rsidR="007A4AFC" w:rsidRPr="007A4AFC" w14:paraId="752896D2" w14:textId="77777777" w:rsidTr="00D27EF1">
        <w:trPr>
          <w:trHeight w:val="315"/>
          <w:ins w:id="11868" w:author="Dr Mamadou SANOGO" w:date="2023-10-25T16:15:00Z"/>
        </w:trPr>
        <w:tc>
          <w:tcPr>
            <w:tcW w:w="1200" w:type="dxa"/>
            <w:tcBorders>
              <w:top w:val="nil"/>
              <w:left w:val="nil"/>
              <w:bottom w:val="nil"/>
              <w:right w:val="nil"/>
            </w:tcBorders>
            <w:shd w:val="clear" w:color="auto" w:fill="auto"/>
            <w:noWrap/>
            <w:vAlign w:val="center"/>
            <w:hideMark/>
          </w:tcPr>
          <w:p w14:paraId="09E3B182" w14:textId="77777777" w:rsidR="00424982" w:rsidRPr="007A4AFC" w:rsidRDefault="00424982" w:rsidP="00424982">
            <w:pPr>
              <w:spacing w:line="240" w:lineRule="auto"/>
              <w:rPr>
                <w:ins w:id="11869" w:author="Dr Mamadou SANOGO" w:date="2023-10-25T16:15:00Z"/>
                <w:color w:val="000000" w:themeColor="text1"/>
                <w:szCs w:val="24"/>
                <w:rPrChange w:id="11870" w:author="Dr Mamadou SANOGO" w:date="2023-10-25T18:15:00Z">
                  <w:rPr>
                    <w:ins w:id="11871" w:author="Dr Mamadou SANOGO" w:date="2023-10-25T16:15:00Z"/>
                    <w:color w:val="000000"/>
                    <w:szCs w:val="24"/>
                  </w:rPr>
                </w:rPrChange>
              </w:rPr>
            </w:pPr>
            <w:ins w:id="11872" w:author="Dr Mamadou SANOGO" w:date="2023-10-25T16:15:00Z">
              <w:r w:rsidRPr="007A4AFC">
                <w:rPr>
                  <w:color w:val="000000" w:themeColor="text1"/>
                  <w:szCs w:val="24"/>
                  <w:rPrChange w:id="11873" w:author="Dr Mamadou SANOGO" w:date="2023-10-25T18:15:00Z">
                    <w:rPr>
                      <w:color w:val="000000"/>
                      <w:szCs w:val="24"/>
                    </w:rPr>
                  </w:rPrChange>
                </w:rPr>
                <w:t>Madame</w:t>
              </w:r>
            </w:ins>
          </w:p>
        </w:tc>
        <w:tc>
          <w:tcPr>
            <w:tcW w:w="3336" w:type="dxa"/>
            <w:tcBorders>
              <w:top w:val="nil"/>
              <w:left w:val="nil"/>
              <w:bottom w:val="nil"/>
              <w:right w:val="nil"/>
            </w:tcBorders>
            <w:shd w:val="clear" w:color="auto" w:fill="auto"/>
            <w:noWrap/>
            <w:vAlign w:val="center"/>
            <w:hideMark/>
          </w:tcPr>
          <w:p w14:paraId="7F1D9001" w14:textId="77777777" w:rsidR="00424982" w:rsidRPr="007A4AFC" w:rsidRDefault="00424982" w:rsidP="00424982">
            <w:pPr>
              <w:spacing w:line="240" w:lineRule="auto"/>
              <w:rPr>
                <w:ins w:id="11874" w:author="Dr Mamadou SANOGO" w:date="2023-10-25T16:15:00Z"/>
                <w:color w:val="000000" w:themeColor="text1"/>
                <w:szCs w:val="24"/>
                <w:rPrChange w:id="11875" w:author="Dr Mamadou SANOGO" w:date="2023-10-25T18:15:00Z">
                  <w:rPr>
                    <w:ins w:id="11876" w:author="Dr Mamadou SANOGO" w:date="2023-10-25T16:15:00Z"/>
                    <w:color w:val="000000"/>
                    <w:szCs w:val="24"/>
                  </w:rPr>
                </w:rPrChange>
              </w:rPr>
            </w:pPr>
            <w:ins w:id="11877" w:author="Dr Mamadou SANOGO" w:date="2023-10-25T16:15:00Z">
              <w:r w:rsidRPr="007A4AFC">
                <w:rPr>
                  <w:color w:val="000000" w:themeColor="text1"/>
                  <w:szCs w:val="24"/>
                  <w:rPrChange w:id="11878" w:author="Dr Mamadou SANOGO" w:date="2023-10-25T18:15:00Z">
                    <w:rPr>
                      <w:color w:val="000000"/>
                      <w:szCs w:val="24"/>
                    </w:rPr>
                  </w:rPrChange>
                </w:rPr>
                <w:t>KONE Korotimi</w:t>
              </w:r>
            </w:ins>
          </w:p>
        </w:tc>
        <w:tc>
          <w:tcPr>
            <w:tcW w:w="4395" w:type="dxa"/>
            <w:tcBorders>
              <w:top w:val="nil"/>
              <w:left w:val="nil"/>
              <w:bottom w:val="nil"/>
              <w:right w:val="nil"/>
            </w:tcBorders>
            <w:shd w:val="clear" w:color="auto" w:fill="auto"/>
            <w:noWrap/>
            <w:vAlign w:val="center"/>
            <w:hideMark/>
          </w:tcPr>
          <w:p w14:paraId="2C2A7704" w14:textId="77777777" w:rsidR="00424982" w:rsidRPr="007A4AFC" w:rsidRDefault="00424982" w:rsidP="00424982">
            <w:pPr>
              <w:spacing w:line="240" w:lineRule="auto"/>
              <w:rPr>
                <w:ins w:id="11879" w:author="Dr Mamadou SANOGO" w:date="2023-10-25T16:15:00Z"/>
                <w:color w:val="000000" w:themeColor="text1"/>
                <w:szCs w:val="24"/>
                <w:rPrChange w:id="11880" w:author="Dr Mamadou SANOGO" w:date="2023-10-25T18:15:00Z">
                  <w:rPr>
                    <w:ins w:id="11881" w:author="Dr Mamadou SANOGO" w:date="2023-10-25T16:15:00Z"/>
                    <w:color w:val="000000"/>
                    <w:szCs w:val="24"/>
                  </w:rPr>
                </w:rPrChange>
              </w:rPr>
            </w:pPr>
            <w:ins w:id="11882" w:author="Dr Mamadou SANOGO" w:date="2023-10-25T16:15:00Z">
              <w:r w:rsidRPr="007A4AFC">
                <w:rPr>
                  <w:color w:val="000000" w:themeColor="text1"/>
                  <w:szCs w:val="24"/>
                  <w:rPrChange w:id="11883" w:author="Dr Mamadou SANOGO" w:date="2023-10-25T18:15:00Z">
                    <w:rPr>
                      <w:color w:val="000000"/>
                      <w:szCs w:val="24"/>
                    </w:rPr>
                  </w:rPrChange>
                </w:rPr>
                <w:t>Parent d’étudiant</w:t>
              </w:r>
            </w:ins>
          </w:p>
        </w:tc>
      </w:tr>
      <w:tr w:rsidR="007A4AFC" w:rsidRPr="007A4AFC" w14:paraId="1613C5DB" w14:textId="77777777" w:rsidTr="00D27EF1">
        <w:trPr>
          <w:trHeight w:val="315"/>
          <w:ins w:id="11884" w:author="Dr Mamadou SANOGO" w:date="2023-10-25T16:15:00Z"/>
        </w:trPr>
        <w:tc>
          <w:tcPr>
            <w:tcW w:w="1200" w:type="dxa"/>
            <w:tcBorders>
              <w:top w:val="nil"/>
              <w:left w:val="nil"/>
              <w:bottom w:val="nil"/>
              <w:right w:val="nil"/>
            </w:tcBorders>
            <w:shd w:val="clear" w:color="auto" w:fill="auto"/>
            <w:noWrap/>
            <w:vAlign w:val="center"/>
            <w:hideMark/>
          </w:tcPr>
          <w:p w14:paraId="3D8D0CF0" w14:textId="77777777" w:rsidR="00424982" w:rsidRPr="007A4AFC" w:rsidRDefault="00424982" w:rsidP="00424982">
            <w:pPr>
              <w:spacing w:line="240" w:lineRule="auto"/>
              <w:rPr>
                <w:ins w:id="11885" w:author="Dr Mamadou SANOGO" w:date="2023-10-25T16:15:00Z"/>
                <w:color w:val="000000" w:themeColor="text1"/>
                <w:szCs w:val="24"/>
                <w:rPrChange w:id="11886" w:author="Dr Mamadou SANOGO" w:date="2023-10-25T18:15:00Z">
                  <w:rPr>
                    <w:ins w:id="11887" w:author="Dr Mamadou SANOGO" w:date="2023-10-25T16:15:00Z"/>
                    <w:color w:val="000000"/>
                    <w:szCs w:val="24"/>
                  </w:rPr>
                </w:rPrChange>
              </w:rPr>
            </w:pPr>
            <w:ins w:id="11888" w:author="Dr Mamadou SANOGO" w:date="2023-10-25T16:15:00Z">
              <w:r w:rsidRPr="007A4AFC">
                <w:rPr>
                  <w:color w:val="000000" w:themeColor="text1"/>
                  <w:szCs w:val="24"/>
                  <w:rPrChange w:id="11889" w:author="Dr Mamadou SANOGO" w:date="2023-10-25T18:15:00Z">
                    <w:rPr>
                      <w:color w:val="000000"/>
                      <w:szCs w:val="24"/>
                    </w:rPr>
                  </w:rPrChange>
                </w:rPr>
                <w:t>Monsieur</w:t>
              </w:r>
            </w:ins>
          </w:p>
        </w:tc>
        <w:tc>
          <w:tcPr>
            <w:tcW w:w="3336" w:type="dxa"/>
            <w:tcBorders>
              <w:top w:val="nil"/>
              <w:left w:val="nil"/>
              <w:bottom w:val="nil"/>
              <w:right w:val="nil"/>
            </w:tcBorders>
            <w:shd w:val="clear" w:color="auto" w:fill="auto"/>
            <w:noWrap/>
            <w:vAlign w:val="center"/>
            <w:hideMark/>
          </w:tcPr>
          <w:p w14:paraId="67361F8A" w14:textId="77777777" w:rsidR="00424982" w:rsidRPr="007A4AFC" w:rsidRDefault="00424982" w:rsidP="00424982">
            <w:pPr>
              <w:spacing w:line="240" w:lineRule="auto"/>
              <w:rPr>
                <w:ins w:id="11890" w:author="Dr Mamadou SANOGO" w:date="2023-10-25T16:15:00Z"/>
                <w:color w:val="000000" w:themeColor="text1"/>
                <w:szCs w:val="24"/>
                <w:rPrChange w:id="11891" w:author="Dr Mamadou SANOGO" w:date="2023-10-25T18:15:00Z">
                  <w:rPr>
                    <w:ins w:id="11892" w:author="Dr Mamadou SANOGO" w:date="2023-10-25T16:15:00Z"/>
                    <w:color w:val="000000"/>
                    <w:szCs w:val="24"/>
                  </w:rPr>
                </w:rPrChange>
              </w:rPr>
            </w:pPr>
            <w:ins w:id="11893" w:author="Dr Mamadou SANOGO" w:date="2023-10-25T16:15:00Z">
              <w:r w:rsidRPr="007A4AFC">
                <w:rPr>
                  <w:color w:val="000000" w:themeColor="text1"/>
                  <w:szCs w:val="24"/>
                  <w:rPrChange w:id="11894" w:author="Dr Mamadou SANOGO" w:date="2023-10-25T18:15:00Z">
                    <w:rPr>
                      <w:color w:val="000000"/>
                      <w:szCs w:val="24"/>
                    </w:rPr>
                  </w:rPrChange>
                </w:rPr>
                <w:t>KEITA Siriman</w:t>
              </w:r>
            </w:ins>
          </w:p>
        </w:tc>
        <w:tc>
          <w:tcPr>
            <w:tcW w:w="4395" w:type="dxa"/>
            <w:tcBorders>
              <w:top w:val="nil"/>
              <w:left w:val="nil"/>
              <w:bottom w:val="nil"/>
              <w:right w:val="nil"/>
            </w:tcBorders>
            <w:shd w:val="clear" w:color="auto" w:fill="auto"/>
            <w:noWrap/>
            <w:vAlign w:val="center"/>
            <w:hideMark/>
          </w:tcPr>
          <w:p w14:paraId="2264CE7F" w14:textId="77777777" w:rsidR="00424982" w:rsidRPr="007A4AFC" w:rsidRDefault="00424982" w:rsidP="00424982">
            <w:pPr>
              <w:spacing w:line="240" w:lineRule="auto"/>
              <w:rPr>
                <w:ins w:id="11895" w:author="Dr Mamadou SANOGO" w:date="2023-10-25T16:15:00Z"/>
                <w:color w:val="000000" w:themeColor="text1"/>
                <w:szCs w:val="24"/>
                <w:rPrChange w:id="11896" w:author="Dr Mamadou SANOGO" w:date="2023-10-25T18:15:00Z">
                  <w:rPr>
                    <w:ins w:id="11897" w:author="Dr Mamadou SANOGO" w:date="2023-10-25T16:15:00Z"/>
                    <w:color w:val="000000"/>
                    <w:szCs w:val="24"/>
                  </w:rPr>
                </w:rPrChange>
              </w:rPr>
            </w:pPr>
            <w:ins w:id="11898" w:author="Dr Mamadou SANOGO" w:date="2023-10-25T16:15:00Z">
              <w:r w:rsidRPr="007A4AFC">
                <w:rPr>
                  <w:color w:val="000000" w:themeColor="text1"/>
                  <w:szCs w:val="24"/>
                  <w:rPrChange w:id="11899" w:author="Dr Mamadou SANOGO" w:date="2023-10-25T18:15:00Z">
                    <w:rPr>
                      <w:color w:val="000000"/>
                      <w:szCs w:val="24"/>
                    </w:rPr>
                  </w:rPrChange>
                </w:rPr>
                <w:t>Parent d’étudiant</w:t>
              </w:r>
            </w:ins>
          </w:p>
        </w:tc>
      </w:tr>
    </w:tbl>
    <w:p w14:paraId="52F573FE" w14:textId="77777777" w:rsidR="00424982" w:rsidRPr="007A4AFC" w:rsidRDefault="00424982" w:rsidP="00424982">
      <w:pPr>
        <w:spacing w:line="240" w:lineRule="auto"/>
        <w:rPr>
          <w:ins w:id="11900" w:author="Dr Mamadou SANOGO" w:date="2023-10-25T16:15:00Z"/>
          <w:color w:val="000000" w:themeColor="text1"/>
          <w:szCs w:val="24"/>
          <w:rPrChange w:id="11901" w:author="Dr Mamadou SANOGO" w:date="2023-10-25T18:15:00Z">
            <w:rPr>
              <w:ins w:id="11902" w:author="Dr Mamadou SANOGO" w:date="2023-10-25T16:15:00Z"/>
              <w:szCs w:val="24"/>
            </w:rPr>
          </w:rPrChange>
        </w:rPr>
      </w:pPr>
    </w:p>
    <w:p w14:paraId="2D6FBD54" w14:textId="77777777" w:rsidR="00424982" w:rsidRPr="007A4AFC" w:rsidRDefault="00424982" w:rsidP="00424982">
      <w:pPr>
        <w:spacing w:line="240" w:lineRule="auto"/>
        <w:rPr>
          <w:ins w:id="11903" w:author="Dr Mamadou SANOGO" w:date="2023-10-25T16:15:00Z"/>
          <w:color w:val="000000" w:themeColor="text1"/>
          <w:szCs w:val="24"/>
          <w:rPrChange w:id="11904" w:author="Dr Mamadou SANOGO" w:date="2023-10-25T18:15:00Z">
            <w:rPr>
              <w:ins w:id="11905" w:author="Dr Mamadou SANOGO" w:date="2023-10-25T16:15:00Z"/>
              <w:szCs w:val="24"/>
            </w:rPr>
          </w:rPrChange>
        </w:rPr>
      </w:pPr>
      <w:ins w:id="11906" w:author="Dr Mamadou SANOGO" w:date="2023-10-25T16:15:00Z">
        <w:r w:rsidRPr="007A4AFC">
          <w:rPr>
            <w:color w:val="000000" w:themeColor="text1"/>
            <w:szCs w:val="24"/>
            <w:rPrChange w:id="11907" w:author="Dr Mamadou SANOGO" w:date="2023-10-25T18:15:00Z">
              <w:rPr>
                <w:szCs w:val="24"/>
              </w:rPr>
            </w:rPrChange>
          </w:rPr>
          <w:t>Le secrétariat de séance était assuré par Mme Sogoba Rokia.</w:t>
        </w:r>
      </w:ins>
    </w:p>
    <w:p w14:paraId="32BF0221" w14:textId="77777777" w:rsidR="00424982" w:rsidRPr="007A4AFC" w:rsidRDefault="00424982" w:rsidP="00424982">
      <w:pPr>
        <w:spacing w:line="240" w:lineRule="auto"/>
        <w:rPr>
          <w:ins w:id="11908" w:author="Dr Mamadou SANOGO" w:date="2023-10-25T16:15:00Z"/>
          <w:color w:val="000000" w:themeColor="text1"/>
          <w:szCs w:val="24"/>
          <w:rPrChange w:id="11909" w:author="Dr Mamadou SANOGO" w:date="2023-10-25T18:15:00Z">
            <w:rPr>
              <w:ins w:id="11910" w:author="Dr Mamadou SANOGO" w:date="2023-10-25T16:15:00Z"/>
              <w:szCs w:val="24"/>
            </w:rPr>
          </w:rPrChange>
        </w:rPr>
      </w:pPr>
    </w:p>
    <w:p w14:paraId="64C171D2" w14:textId="77777777" w:rsidR="00424982" w:rsidRPr="007A4AFC" w:rsidRDefault="00424982" w:rsidP="00424982">
      <w:pPr>
        <w:spacing w:line="240" w:lineRule="auto"/>
        <w:rPr>
          <w:ins w:id="11911" w:author="Dr Mamadou SANOGO" w:date="2023-10-25T16:15:00Z"/>
          <w:color w:val="000000" w:themeColor="text1"/>
          <w:szCs w:val="24"/>
          <w:rPrChange w:id="11912" w:author="Dr Mamadou SANOGO" w:date="2023-10-25T18:15:00Z">
            <w:rPr>
              <w:ins w:id="11913" w:author="Dr Mamadou SANOGO" w:date="2023-10-25T16:15:00Z"/>
              <w:szCs w:val="24"/>
            </w:rPr>
          </w:rPrChange>
        </w:rPr>
      </w:pPr>
      <w:ins w:id="11914" w:author="Dr Mamadou SANOGO" w:date="2023-10-25T16:15:00Z">
        <w:r w:rsidRPr="007A4AFC">
          <w:rPr>
            <w:color w:val="000000" w:themeColor="text1"/>
            <w:szCs w:val="24"/>
            <w:rPrChange w:id="11915" w:author="Dr Mamadou SANOGO" w:date="2023-10-25T18:15:00Z">
              <w:rPr>
                <w:szCs w:val="24"/>
              </w:rPr>
            </w:rPrChange>
          </w:rPr>
          <w:t>Après les salutations et les remerciements du président pour la présence des uns et autres, le président procéda à l’ouverture de séance.</w:t>
        </w:r>
      </w:ins>
    </w:p>
    <w:p w14:paraId="6C386A37" w14:textId="77777777" w:rsidR="00424982" w:rsidRPr="007A4AFC" w:rsidRDefault="00424982" w:rsidP="00424982">
      <w:pPr>
        <w:spacing w:line="240" w:lineRule="auto"/>
        <w:rPr>
          <w:ins w:id="11916" w:author="Dr Mamadou SANOGO" w:date="2023-10-25T16:15:00Z"/>
          <w:color w:val="000000" w:themeColor="text1"/>
          <w:szCs w:val="24"/>
          <w:rPrChange w:id="11917" w:author="Dr Mamadou SANOGO" w:date="2023-10-25T18:15:00Z">
            <w:rPr>
              <w:ins w:id="11918" w:author="Dr Mamadou SANOGO" w:date="2023-10-25T16:15:00Z"/>
              <w:szCs w:val="24"/>
            </w:rPr>
          </w:rPrChange>
        </w:rPr>
      </w:pPr>
      <w:ins w:id="11919" w:author="Dr Mamadou SANOGO" w:date="2023-10-25T16:15:00Z">
        <w:r w:rsidRPr="007A4AFC">
          <w:rPr>
            <w:color w:val="000000" w:themeColor="text1"/>
            <w:szCs w:val="24"/>
            <w:rPrChange w:id="11920" w:author="Dr Mamadou SANOGO" w:date="2023-10-25T18:15:00Z">
              <w:rPr>
                <w:szCs w:val="24"/>
              </w:rPr>
            </w:rPrChange>
          </w:rPr>
          <w:t xml:space="preserve">Cette ouverture de séance fut précédée par un tour de table pour la présentation des participants. </w:t>
        </w:r>
      </w:ins>
    </w:p>
    <w:p w14:paraId="4B4FB385" w14:textId="77777777" w:rsidR="00424982" w:rsidRPr="007A4AFC" w:rsidRDefault="00424982" w:rsidP="00424982">
      <w:pPr>
        <w:spacing w:line="240" w:lineRule="auto"/>
        <w:rPr>
          <w:ins w:id="11921" w:author="Dr Mamadou SANOGO" w:date="2023-10-25T16:15:00Z"/>
          <w:b/>
          <w:color w:val="000000" w:themeColor="text1"/>
          <w:szCs w:val="24"/>
          <w:rPrChange w:id="11922" w:author="Dr Mamadou SANOGO" w:date="2023-10-25T18:15:00Z">
            <w:rPr>
              <w:ins w:id="11923" w:author="Dr Mamadou SANOGO" w:date="2023-10-25T16:15:00Z"/>
              <w:b/>
              <w:szCs w:val="24"/>
            </w:rPr>
          </w:rPrChange>
        </w:rPr>
      </w:pPr>
    </w:p>
    <w:p w14:paraId="4BA6D2C0" w14:textId="77777777" w:rsidR="00424982" w:rsidRPr="007A4AFC" w:rsidRDefault="00424982" w:rsidP="00424982">
      <w:pPr>
        <w:spacing w:line="240" w:lineRule="auto"/>
        <w:rPr>
          <w:ins w:id="11924" w:author="Dr Mamadou SANOGO" w:date="2023-10-25T16:15:00Z"/>
          <w:b/>
          <w:color w:val="000000" w:themeColor="text1"/>
          <w:szCs w:val="24"/>
          <w:rPrChange w:id="11925" w:author="Dr Mamadou SANOGO" w:date="2023-10-25T18:15:00Z">
            <w:rPr>
              <w:ins w:id="11926" w:author="Dr Mamadou SANOGO" w:date="2023-10-25T16:15:00Z"/>
              <w:b/>
              <w:szCs w:val="24"/>
            </w:rPr>
          </w:rPrChange>
        </w:rPr>
      </w:pPr>
    </w:p>
    <w:p w14:paraId="59EFFCFF" w14:textId="77777777" w:rsidR="00424982" w:rsidRPr="007A4AFC" w:rsidRDefault="00424982" w:rsidP="00424982">
      <w:pPr>
        <w:spacing w:line="240" w:lineRule="auto"/>
        <w:rPr>
          <w:ins w:id="11927" w:author="Dr Mamadou SANOGO" w:date="2023-10-25T16:15:00Z"/>
          <w:b/>
          <w:color w:val="000000" w:themeColor="text1"/>
          <w:szCs w:val="24"/>
          <w:rPrChange w:id="11928" w:author="Dr Mamadou SANOGO" w:date="2023-10-25T18:15:00Z">
            <w:rPr>
              <w:ins w:id="11929" w:author="Dr Mamadou SANOGO" w:date="2023-10-25T16:15:00Z"/>
              <w:b/>
              <w:szCs w:val="24"/>
            </w:rPr>
          </w:rPrChange>
        </w:rPr>
      </w:pPr>
    </w:p>
    <w:p w14:paraId="5E8D911D" w14:textId="55AE1CCF" w:rsidR="00424982" w:rsidRDefault="00424982" w:rsidP="00424982">
      <w:pPr>
        <w:spacing w:line="240" w:lineRule="auto"/>
        <w:rPr>
          <w:ins w:id="11930" w:author="Dr Mamadou SANOGO" w:date="2023-10-27T14:04:00Z"/>
          <w:b/>
          <w:color w:val="000000" w:themeColor="text1"/>
          <w:szCs w:val="24"/>
        </w:rPr>
      </w:pPr>
    </w:p>
    <w:p w14:paraId="13942125" w14:textId="4A0D74B4" w:rsidR="006778CD" w:rsidRDefault="006778CD" w:rsidP="00424982">
      <w:pPr>
        <w:spacing w:line="240" w:lineRule="auto"/>
        <w:rPr>
          <w:ins w:id="11931" w:author="Dr Mamadou SANOGO" w:date="2023-10-27T14:04:00Z"/>
          <w:b/>
          <w:color w:val="000000" w:themeColor="text1"/>
          <w:szCs w:val="24"/>
        </w:rPr>
      </w:pPr>
    </w:p>
    <w:p w14:paraId="0142F5E3" w14:textId="77777777" w:rsidR="006778CD" w:rsidRPr="007A4AFC" w:rsidRDefault="006778CD" w:rsidP="00424982">
      <w:pPr>
        <w:spacing w:line="240" w:lineRule="auto"/>
        <w:rPr>
          <w:ins w:id="11932" w:author="Dr Mamadou SANOGO" w:date="2023-10-25T16:15:00Z"/>
          <w:b/>
          <w:color w:val="000000" w:themeColor="text1"/>
          <w:szCs w:val="24"/>
          <w:rPrChange w:id="11933" w:author="Dr Mamadou SANOGO" w:date="2023-10-25T18:15:00Z">
            <w:rPr>
              <w:ins w:id="11934" w:author="Dr Mamadou SANOGO" w:date="2023-10-25T16:15:00Z"/>
              <w:b/>
              <w:szCs w:val="24"/>
            </w:rPr>
          </w:rPrChange>
        </w:rPr>
      </w:pPr>
    </w:p>
    <w:p w14:paraId="7804E810" w14:textId="77777777" w:rsidR="00424982" w:rsidRPr="007A4AFC" w:rsidRDefault="00424982" w:rsidP="00424982">
      <w:pPr>
        <w:spacing w:line="240" w:lineRule="auto"/>
        <w:rPr>
          <w:ins w:id="11935" w:author="Dr Mamadou SANOGO" w:date="2023-10-25T16:15:00Z"/>
          <w:b/>
          <w:color w:val="000000" w:themeColor="text1"/>
          <w:szCs w:val="24"/>
          <w:rPrChange w:id="11936" w:author="Dr Mamadou SANOGO" w:date="2023-10-25T18:15:00Z">
            <w:rPr>
              <w:ins w:id="11937" w:author="Dr Mamadou SANOGO" w:date="2023-10-25T16:15:00Z"/>
              <w:b/>
              <w:szCs w:val="24"/>
            </w:rPr>
          </w:rPrChange>
        </w:rPr>
      </w:pPr>
    </w:p>
    <w:p w14:paraId="6F47A88B" w14:textId="77777777" w:rsidR="00424982" w:rsidRPr="007A4AFC" w:rsidRDefault="00424982">
      <w:pPr>
        <w:numPr>
          <w:ilvl w:val="0"/>
          <w:numId w:val="37"/>
        </w:numPr>
        <w:spacing w:line="240" w:lineRule="auto"/>
        <w:contextualSpacing/>
        <w:rPr>
          <w:ins w:id="11938" w:author="Dr Mamadou SANOGO" w:date="2023-10-25T16:15:00Z"/>
          <w:b/>
          <w:color w:val="000000" w:themeColor="text1"/>
          <w:szCs w:val="24"/>
          <w:rPrChange w:id="11939" w:author="Dr Mamadou SANOGO" w:date="2023-10-25T18:15:00Z">
            <w:rPr>
              <w:ins w:id="11940" w:author="Dr Mamadou SANOGO" w:date="2023-10-25T16:15:00Z"/>
              <w:b/>
              <w:szCs w:val="24"/>
            </w:rPr>
          </w:rPrChange>
        </w:rPr>
        <w:pPrChange w:id="11941" w:author="Dr Mamadou SANOGO" w:date="2023-10-25T16:16:00Z">
          <w:pPr>
            <w:numPr>
              <w:numId w:val="33"/>
            </w:numPr>
            <w:spacing w:line="240" w:lineRule="auto"/>
            <w:ind w:left="720" w:hanging="360"/>
            <w:contextualSpacing/>
          </w:pPr>
        </w:pPrChange>
      </w:pPr>
      <w:ins w:id="11942" w:author="Dr Mamadou SANOGO" w:date="2023-10-25T16:15:00Z">
        <w:r w:rsidRPr="007A4AFC">
          <w:rPr>
            <w:b/>
            <w:color w:val="000000" w:themeColor="text1"/>
            <w:szCs w:val="24"/>
            <w:rPrChange w:id="11943" w:author="Dr Mamadou SANOGO" w:date="2023-10-25T18:15:00Z">
              <w:rPr>
                <w:b/>
                <w:szCs w:val="24"/>
              </w:rPr>
            </w:rPrChange>
          </w:rPr>
          <w:lastRenderedPageBreak/>
          <w:t>DISCUSSION DE LA PERTINENCE DE L’OUVERTURE DES PROGRAMMES</w:t>
        </w:r>
      </w:ins>
    </w:p>
    <w:p w14:paraId="2B19CAB8" w14:textId="4AE5A7DD" w:rsidR="00424982" w:rsidRPr="007A4AFC" w:rsidRDefault="00424982" w:rsidP="00424982">
      <w:pPr>
        <w:spacing w:line="240" w:lineRule="auto"/>
        <w:rPr>
          <w:ins w:id="11944" w:author="Dr Mamadou SANOGO" w:date="2023-10-25T16:15:00Z"/>
          <w:bCs/>
          <w:color w:val="000000" w:themeColor="text1"/>
          <w:szCs w:val="24"/>
          <w:rPrChange w:id="11945" w:author="Dr Mamadou SANOGO" w:date="2023-10-25T18:15:00Z">
            <w:rPr>
              <w:ins w:id="11946" w:author="Dr Mamadou SANOGO" w:date="2023-10-25T16:15:00Z"/>
              <w:bCs/>
              <w:szCs w:val="24"/>
            </w:rPr>
          </w:rPrChange>
        </w:rPr>
      </w:pPr>
      <w:ins w:id="11947" w:author="Dr Mamadou SANOGO" w:date="2023-10-25T16:15:00Z">
        <w:r w:rsidRPr="007A4AFC">
          <w:rPr>
            <w:bCs/>
            <w:color w:val="000000" w:themeColor="text1"/>
            <w:szCs w:val="24"/>
            <w:rPrChange w:id="11948" w:author="Dr Mamadou SANOGO" w:date="2023-10-25T18:15:00Z">
              <w:rPr>
                <w:bCs/>
                <w:szCs w:val="24"/>
              </w:rPr>
            </w:rPrChange>
          </w:rPr>
          <w:t>Après l</w:t>
        </w:r>
      </w:ins>
      <w:ins w:id="11949" w:author="Dr Mamadou SANOGO" w:date="2023-10-25T16:21:00Z">
        <w:r w:rsidRPr="007A4AFC">
          <w:rPr>
            <w:bCs/>
            <w:color w:val="000000" w:themeColor="text1"/>
            <w:szCs w:val="24"/>
            <w:rPrChange w:id="11950" w:author="Dr Mamadou SANOGO" w:date="2023-10-25T18:15:00Z">
              <w:rPr>
                <w:bCs/>
                <w:szCs w:val="24"/>
              </w:rPr>
            </w:rPrChange>
          </w:rPr>
          <w:t>’ouverture de la séance</w:t>
        </w:r>
      </w:ins>
      <w:ins w:id="11951" w:author="Dr Mamadou SANOGO" w:date="2023-10-25T16:15:00Z">
        <w:r w:rsidRPr="007A4AFC">
          <w:rPr>
            <w:bCs/>
            <w:color w:val="000000" w:themeColor="text1"/>
            <w:szCs w:val="24"/>
            <w:rPrChange w:id="11952" w:author="Dr Mamadou SANOGO" w:date="2023-10-25T18:15:00Z">
              <w:rPr>
                <w:bCs/>
                <w:szCs w:val="24"/>
              </w:rPr>
            </w:rPrChange>
          </w:rPr>
          <w:t xml:space="preserve">, la réunion a continué avec une présentation de chaque programme. Chacune des présentations a traité trois problématiques majeures : </w:t>
        </w:r>
      </w:ins>
    </w:p>
    <w:p w14:paraId="1782AFD1" w14:textId="77777777" w:rsidR="00424982" w:rsidRPr="007A4AFC" w:rsidRDefault="00424982" w:rsidP="00424982">
      <w:pPr>
        <w:numPr>
          <w:ilvl w:val="0"/>
          <w:numId w:val="32"/>
        </w:numPr>
        <w:spacing w:line="240" w:lineRule="auto"/>
        <w:contextualSpacing/>
        <w:rPr>
          <w:ins w:id="11953" w:author="Dr Mamadou SANOGO" w:date="2023-10-25T16:15:00Z"/>
          <w:color w:val="000000" w:themeColor="text1"/>
          <w:szCs w:val="24"/>
          <w:rPrChange w:id="11954" w:author="Dr Mamadou SANOGO" w:date="2023-10-25T18:15:00Z">
            <w:rPr>
              <w:ins w:id="11955" w:author="Dr Mamadou SANOGO" w:date="2023-10-25T16:15:00Z"/>
              <w:szCs w:val="24"/>
            </w:rPr>
          </w:rPrChange>
        </w:rPr>
      </w:pPr>
      <w:ins w:id="11956" w:author="Dr Mamadou SANOGO" w:date="2023-10-25T16:15:00Z">
        <w:r w:rsidRPr="007A4AFC">
          <w:rPr>
            <w:color w:val="000000" w:themeColor="text1"/>
            <w:szCs w:val="24"/>
            <w:rPrChange w:id="11957" w:author="Dr Mamadou SANOGO" w:date="2023-10-25T18:15:00Z">
              <w:rPr>
                <w:szCs w:val="24"/>
              </w:rPr>
            </w:rPrChange>
          </w:rPr>
          <w:t>Le rapport besoin et demande de la formation ;</w:t>
        </w:r>
      </w:ins>
    </w:p>
    <w:p w14:paraId="0B9F9688" w14:textId="77777777" w:rsidR="00424982" w:rsidRPr="007A4AFC" w:rsidRDefault="00424982" w:rsidP="00424982">
      <w:pPr>
        <w:numPr>
          <w:ilvl w:val="0"/>
          <w:numId w:val="32"/>
        </w:numPr>
        <w:spacing w:line="240" w:lineRule="auto"/>
        <w:contextualSpacing/>
        <w:rPr>
          <w:ins w:id="11958" w:author="Dr Mamadou SANOGO" w:date="2023-10-25T16:15:00Z"/>
          <w:color w:val="000000" w:themeColor="text1"/>
          <w:szCs w:val="24"/>
          <w:rPrChange w:id="11959" w:author="Dr Mamadou SANOGO" w:date="2023-10-25T18:15:00Z">
            <w:rPr>
              <w:ins w:id="11960" w:author="Dr Mamadou SANOGO" w:date="2023-10-25T16:15:00Z"/>
              <w:szCs w:val="24"/>
            </w:rPr>
          </w:rPrChange>
        </w:rPr>
      </w:pPr>
      <w:ins w:id="11961" w:author="Dr Mamadou SANOGO" w:date="2023-10-25T16:15:00Z">
        <w:r w:rsidRPr="007A4AFC">
          <w:rPr>
            <w:color w:val="000000" w:themeColor="text1"/>
            <w:szCs w:val="24"/>
            <w:rPrChange w:id="11962" w:author="Dr Mamadou SANOGO" w:date="2023-10-25T18:15:00Z">
              <w:rPr>
                <w:szCs w:val="24"/>
              </w:rPr>
            </w:rPrChange>
          </w:rPr>
          <w:t>La valeur ajoutée de la formation;</w:t>
        </w:r>
      </w:ins>
    </w:p>
    <w:p w14:paraId="045E9C54" w14:textId="77777777" w:rsidR="00424982" w:rsidRPr="007A4AFC" w:rsidRDefault="00424982" w:rsidP="00424982">
      <w:pPr>
        <w:numPr>
          <w:ilvl w:val="0"/>
          <w:numId w:val="32"/>
        </w:numPr>
        <w:spacing w:line="240" w:lineRule="auto"/>
        <w:contextualSpacing/>
        <w:rPr>
          <w:ins w:id="11963" w:author="Dr Mamadou SANOGO" w:date="2023-10-25T16:15:00Z"/>
          <w:color w:val="000000" w:themeColor="text1"/>
          <w:szCs w:val="24"/>
          <w:rPrChange w:id="11964" w:author="Dr Mamadou SANOGO" w:date="2023-10-25T18:15:00Z">
            <w:rPr>
              <w:ins w:id="11965" w:author="Dr Mamadou SANOGO" w:date="2023-10-25T16:15:00Z"/>
              <w:szCs w:val="24"/>
            </w:rPr>
          </w:rPrChange>
        </w:rPr>
      </w:pPr>
      <w:ins w:id="11966" w:author="Dr Mamadou SANOGO" w:date="2023-10-25T16:15:00Z">
        <w:r w:rsidRPr="007A4AFC">
          <w:rPr>
            <w:color w:val="000000" w:themeColor="text1"/>
            <w:szCs w:val="24"/>
            <w:rPrChange w:id="11967" w:author="Dr Mamadou SANOGO" w:date="2023-10-25T18:15:00Z">
              <w:rPr>
                <w:szCs w:val="24"/>
              </w:rPr>
            </w:rPrChange>
          </w:rPr>
          <w:t>La faisabilité</w:t>
        </w:r>
      </w:ins>
    </w:p>
    <w:p w14:paraId="3C9FE97B" w14:textId="77777777" w:rsidR="00424982" w:rsidRPr="007A4AFC" w:rsidRDefault="00424982" w:rsidP="00424982">
      <w:pPr>
        <w:spacing w:line="240" w:lineRule="auto"/>
        <w:rPr>
          <w:ins w:id="11968" w:author="Dr Mamadou SANOGO" w:date="2023-10-25T16:15:00Z"/>
          <w:color w:val="000000" w:themeColor="text1"/>
          <w:szCs w:val="24"/>
          <w:rPrChange w:id="11969" w:author="Dr Mamadou SANOGO" w:date="2023-10-25T18:15:00Z">
            <w:rPr>
              <w:ins w:id="11970" w:author="Dr Mamadou SANOGO" w:date="2023-10-25T16:15:00Z"/>
              <w:szCs w:val="24"/>
            </w:rPr>
          </w:rPrChange>
        </w:rPr>
      </w:pPr>
      <w:ins w:id="11971" w:author="Dr Mamadou SANOGO" w:date="2023-10-25T16:15:00Z">
        <w:r w:rsidRPr="007A4AFC">
          <w:rPr>
            <w:color w:val="000000" w:themeColor="text1"/>
            <w:szCs w:val="24"/>
            <w:rPrChange w:id="11972" w:author="Dr Mamadou SANOGO" w:date="2023-10-25T18:15:00Z">
              <w:rPr>
                <w:szCs w:val="24"/>
              </w:rPr>
            </w:rPrChange>
          </w:rPr>
          <w:t xml:space="preserve">Après ces différentes présentations, ce fut des questions/réponses. </w:t>
        </w:r>
      </w:ins>
    </w:p>
    <w:p w14:paraId="5DCCD88B" w14:textId="77777777" w:rsidR="00424982" w:rsidRPr="007A4AFC" w:rsidRDefault="00424982" w:rsidP="00424982">
      <w:pPr>
        <w:spacing w:line="240" w:lineRule="auto"/>
        <w:rPr>
          <w:ins w:id="11973" w:author="Dr Mamadou SANOGO" w:date="2023-10-25T16:15:00Z"/>
          <w:color w:val="000000" w:themeColor="text1"/>
          <w:szCs w:val="24"/>
          <w:rPrChange w:id="11974" w:author="Dr Mamadou SANOGO" w:date="2023-10-25T18:15:00Z">
            <w:rPr>
              <w:ins w:id="11975" w:author="Dr Mamadou SANOGO" w:date="2023-10-25T16:15:00Z"/>
              <w:szCs w:val="24"/>
            </w:rPr>
          </w:rPrChange>
        </w:rPr>
      </w:pPr>
      <w:ins w:id="11976" w:author="Dr Mamadou SANOGO" w:date="2023-10-25T16:15:00Z">
        <w:r w:rsidRPr="007A4AFC">
          <w:rPr>
            <w:color w:val="000000" w:themeColor="text1"/>
            <w:szCs w:val="24"/>
            <w:rPrChange w:id="11977" w:author="Dr Mamadou SANOGO" w:date="2023-10-25T18:15:00Z">
              <w:rPr>
                <w:szCs w:val="24"/>
              </w:rPr>
            </w:rPrChange>
          </w:rPr>
          <w:t>Au cours de la réunion des fiches plus détaillées de présentation des différentes formations ont été distribuées.</w:t>
        </w:r>
      </w:ins>
    </w:p>
    <w:p w14:paraId="169C2391" w14:textId="77777777" w:rsidR="00424982" w:rsidRPr="007A4AFC" w:rsidRDefault="00424982" w:rsidP="00424982">
      <w:pPr>
        <w:spacing w:line="240" w:lineRule="auto"/>
        <w:rPr>
          <w:ins w:id="11978" w:author="Dr Mamadou SANOGO" w:date="2023-10-25T16:15:00Z"/>
          <w:color w:val="000000" w:themeColor="text1"/>
          <w:sz w:val="10"/>
          <w:szCs w:val="24"/>
          <w:rPrChange w:id="11979" w:author="Dr Mamadou SANOGO" w:date="2023-10-25T18:15:00Z">
            <w:rPr>
              <w:ins w:id="11980" w:author="Dr Mamadou SANOGO" w:date="2023-10-25T16:15:00Z"/>
              <w:sz w:val="10"/>
              <w:szCs w:val="24"/>
            </w:rPr>
          </w:rPrChange>
        </w:rPr>
      </w:pPr>
    </w:p>
    <w:p w14:paraId="7F0D27B2" w14:textId="77777777" w:rsidR="00424982" w:rsidRPr="007A4AFC" w:rsidRDefault="00424982">
      <w:pPr>
        <w:numPr>
          <w:ilvl w:val="0"/>
          <w:numId w:val="37"/>
        </w:numPr>
        <w:spacing w:line="240" w:lineRule="auto"/>
        <w:contextualSpacing/>
        <w:rPr>
          <w:ins w:id="11981" w:author="Dr Mamadou SANOGO" w:date="2023-10-25T16:15:00Z"/>
          <w:b/>
          <w:color w:val="000000" w:themeColor="text1"/>
          <w:szCs w:val="24"/>
          <w:rPrChange w:id="11982" w:author="Dr Mamadou SANOGO" w:date="2023-10-25T18:15:00Z">
            <w:rPr>
              <w:ins w:id="11983" w:author="Dr Mamadou SANOGO" w:date="2023-10-25T16:15:00Z"/>
              <w:b/>
              <w:szCs w:val="24"/>
            </w:rPr>
          </w:rPrChange>
        </w:rPr>
        <w:pPrChange w:id="11984" w:author="Dr Mamadou SANOGO" w:date="2023-10-25T16:16:00Z">
          <w:pPr>
            <w:numPr>
              <w:numId w:val="33"/>
            </w:numPr>
            <w:spacing w:line="240" w:lineRule="auto"/>
            <w:ind w:left="720" w:hanging="360"/>
            <w:contextualSpacing/>
          </w:pPr>
        </w:pPrChange>
      </w:pPr>
      <w:ins w:id="11985" w:author="Dr Mamadou SANOGO" w:date="2023-10-25T16:15:00Z">
        <w:r w:rsidRPr="007A4AFC">
          <w:rPr>
            <w:b/>
            <w:color w:val="000000" w:themeColor="text1"/>
            <w:szCs w:val="24"/>
            <w:rPrChange w:id="11986" w:author="Dr Mamadou SANOGO" w:date="2023-10-25T18:15:00Z">
              <w:rPr>
                <w:b/>
                <w:szCs w:val="24"/>
              </w:rPr>
            </w:rPrChange>
          </w:rPr>
          <w:t>VALIDATION DU PROJET</w:t>
        </w:r>
      </w:ins>
    </w:p>
    <w:p w14:paraId="36B8D672" w14:textId="77777777" w:rsidR="00424982" w:rsidRPr="007A4AFC" w:rsidRDefault="00424982" w:rsidP="00424982">
      <w:pPr>
        <w:spacing w:line="240" w:lineRule="auto"/>
        <w:rPr>
          <w:ins w:id="11987" w:author="Dr Mamadou SANOGO" w:date="2023-10-25T16:15:00Z"/>
          <w:color w:val="000000" w:themeColor="text1"/>
          <w:szCs w:val="24"/>
          <w:rPrChange w:id="11988" w:author="Dr Mamadou SANOGO" w:date="2023-10-25T18:15:00Z">
            <w:rPr>
              <w:ins w:id="11989" w:author="Dr Mamadou SANOGO" w:date="2023-10-25T16:15:00Z"/>
              <w:szCs w:val="24"/>
            </w:rPr>
          </w:rPrChange>
        </w:rPr>
      </w:pPr>
      <w:ins w:id="11990" w:author="Dr Mamadou SANOGO" w:date="2023-10-25T16:15:00Z">
        <w:r w:rsidRPr="007A4AFC">
          <w:rPr>
            <w:color w:val="000000" w:themeColor="text1"/>
            <w:szCs w:val="24"/>
            <w:rPrChange w:id="11991" w:author="Dr Mamadou SANOGO" w:date="2023-10-25T18:15:00Z">
              <w:rPr>
                <w:szCs w:val="24"/>
              </w:rPr>
            </w:rPrChange>
          </w:rPr>
          <w:t>Prenant toujours la parole, le président proposa alors de se prononcer quant à la validation du projet.</w:t>
        </w:r>
      </w:ins>
    </w:p>
    <w:p w14:paraId="04347019" w14:textId="649E8FF8" w:rsidR="00424982" w:rsidRPr="007A4AFC" w:rsidRDefault="00424982" w:rsidP="00424982">
      <w:pPr>
        <w:spacing w:line="240" w:lineRule="auto"/>
        <w:rPr>
          <w:ins w:id="11992" w:author="Dr Mamadou SANOGO" w:date="2023-10-25T16:15:00Z"/>
          <w:color w:val="000000" w:themeColor="text1"/>
          <w:szCs w:val="24"/>
          <w:rPrChange w:id="11993" w:author="Dr Mamadou SANOGO" w:date="2023-10-25T18:15:00Z">
            <w:rPr>
              <w:ins w:id="11994" w:author="Dr Mamadou SANOGO" w:date="2023-10-25T16:15:00Z"/>
              <w:szCs w:val="24"/>
            </w:rPr>
          </w:rPrChange>
        </w:rPr>
      </w:pPr>
      <w:ins w:id="11995" w:author="Dr Mamadou SANOGO" w:date="2023-10-25T16:15:00Z">
        <w:r w:rsidRPr="007A4AFC">
          <w:rPr>
            <w:color w:val="000000" w:themeColor="text1"/>
            <w:szCs w:val="24"/>
            <w:rPrChange w:id="11996" w:author="Dr Mamadou SANOGO" w:date="2023-10-25T18:15:00Z">
              <w:rPr>
                <w:szCs w:val="24"/>
              </w:rPr>
            </w:rPrChange>
          </w:rPr>
          <w:t>À l’unanimité et en toute indépendance, tous les membres acquiescèrent au projet d’ouverture des programmes de formation</w:t>
        </w:r>
      </w:ins>
      <w:ins w:id="11997" w:author="Dr Mamadou SANOGO" w:date="2023-10-25T16:22:00Z">
        <w:r w:rsidRPr="007A4AFC">
          <w:rPr>
            <w:color w:val="000000" w:themeColor="text1"/>
            <w:szCs w:val="24"/>
            <w:rPrChange w:id="11998" w:author="Dr Mamadou SANOGO" w:date="2023-10-25T18:15:00Z">
              <w:rPr>
                <w:szCs w:val="24"/>
              </w:rPr>
            </w:rPrChange>
          </w:rPr>
          <w:t>. Ce qui mit fin à la réunion.</w:t>
        </w:r>
      </w:ins>
    </w:p>
    <w:p w14:paraId="65BEEF3B" w14:textId="77777777" w:rsidR="00424982" w:rsidRPr="007A4AFC" w:rsidRDefault="00424982" w:rsidP="00424982">
      <w:pPr>
        <w:spacing w:line="240" w:lineRule="auto"/>
        <w:jc w:val="right"/>
        <w:rPr>
          <w:ins w:id="11999" w:author="Dr Mamadou SANOGO" w:date="2023-10-25T16:15:00Z"/>
          <w:b/>
          <w:i/>
          <w:color w:val="000000" w:themeColor="text1"/>
          <w:szCs w:val="24"/>
          <w:rPrChange w:id="12000" w:author="Dr Mamadou SANOGO" w:date="2023-10-25T18:15:00Z">
            <w:rPr>
              <w:ins w:id="12001" w:author="Dr Mamadou SANOGO" w:date="2023-10-25T16:15:00Z"/>
              <w:b/>
              <w:i/>
              <w:szCs w:val="24"/>
            </w:rPr>
          </w:rPrChange>
        </w:rPr>
      </w:pPr>
      <w:ins w:id="12002" w:author="Dr Mamadou SANOGO" w:date="2023-10-25T16:15:00Z">
        <w:r w:rsidRPr="007A4AFC">
          <w:rPr>
            <w:b/>
            <w:i/>
            <w:color w:val="000000" w:themeColor="text1"/>
            <w:szCs w:val="24"/>
            <w:rPrChange w:id="12003" w:author="Dr Mamadou SANOGO" w:date="2023-10-25T18:15:00Z">
              <w:rPr>
                <w:b/>
                <w:i/>
                <w:szCs w:val="24"/>
              </w:rPr>
            </w:rPrChange>
          </w:rPr>
          <w:t>Bamako, le 1</w:t>
        </w:r>
        <w:r w:rsidRPr="007A4AFC">
          <w:rPr>
            <w:b/>
            <w:i/>
            <w:color w:val="000000" w:themeColor="text1"/>
            <w:szCs w:val="24"/>
            <w:vertAlign w:val="superscript"/>
            <w:rPrChange w:id="12004" w:author="Dr Mamadou SANOGO" w:date="2023-10-25T18:15:00Z">
              <w:rPr>
                <w:b/>
                <w:i/>
                <w:szCs w:val="24"/>
                <w:vertAlign w:val="superscript"/>
              </w:rPr>
            </w:rPrChange>
          </w:rPr>
          <w:t>er</w:t>
        </w:r>
        <w:r w:rsidRPr="007A4AFC">
          <w:rPr>
            <w:b/>
            <w:i/>
            <w:color w:val="000000" w:themeColor="text1"/>
            <w:szCs w:val="24"/>
            <w:rPrChange w:id="12005" w:author="Dr Mamadou SANOGO" w:date="2023-10-25T18:15:00Z">
              <w:rPr>
                <w:b/>
                <w:i/>
                <w:szCs w:val="24"/>
              </w:rPr>
            </w:rPrChange>
          </w:rPr>
          <w:t xml:space="preserve"> juin 2023</w:t>
        </w:r>
      </w:ins>
    </w:p>
    <w:p w14:paraId="68ECA0BE" w14:textId="77777777" w:rsidR="00424982" w:rsidRPr="007A4AFC" w:rsidRDefault="00424982" w:rsidP="00424982">
      <w:pPr>
        <w:spacing w:line="240" w:lineRule="auto"/>
        <w:jc w:val="right"/>
        <w:rPr>
          <w:ins w:id="12006" w:author="Dr Mamadou SANOGO" w:date="2023-10-25T16:15:00Z"/>
          <w:b/>
          <w:i/>
          <w:color w:val="000000" w:themeColor="text1"/>
          <w:szCs w:val="24"/>
          <w:rPrChange w:id="12007" w:author="Dr Mamadou SANOGO" w:date="2023-10-25T18:15:00Z">
            <w:rPr>
              <w:ins w:id="12008" w:author="Dr Mamadou SANOGO" w:date="2023-10-25T16:15:00Z"/>
              <w:b/>
              <w:i/>
              <w:szCs w:val="24"/>
            </w:rPr>
          </w:rPrChange>
        </w:rPr>
      </w:pPr>
    </w:p>
    <w:p w14:paraId="58DF91F5" w14:textId="75277B9C" w:rsidR="00424982" w:rsidRPr="007A4AFC" w:rsidRDefault="00424982" w:rsidP="00424982">
      <w:pPr>
        <w:spacing w:line="240" w:lineRule="auto"/>
        <w:rPr>
          <w:ins w:id="12009" w:author="Dr Mamadou SANOGO" w:date="2023-10-25T16:15:00Z"/>
          <w:b/>
          <w:i/>
          <w:color w:val="000000" w:themeColor="text1"/>
          <w:szCs w:val="24"/>
          <w:rPrChange w:id="12010" w:author="Dr Mamadou SANOGO" w:date="2023-10-25T18:15:00Z">
            <w:rPr>
              <w:ins w:id="12011" w:author="Dr Mamadou SANOGO" w:date="2023-10-25T16:15:00Z"/>
              <w:b/>
              <w:i/>
              <w:szCs w:val="24"/>
            </w:rPr>
          </w:rPrChange>
        </w:rPr>
      </w:pPr>
      <w:ins w:id="12012" w:author="Dr Mamadou SANOGO" w:date="2023-10-25T16:15:00Z">
        <w:r w:rsidRPr="007A4AFC">
          <w:rPr>
            <w:b/>
            <w:i/>
            <w:color w:val="000000" w:themeColor="text1"/>
            <w:szCs w:val="24"/>
            <w:rPrChange w:id="12013" w:author="Dr Mamadou SANOGO" w:date="2023-10-25T18:15:00Z">
              <w:rPr>
                <w:b/>
                <w:i/>
                <w:szCs w:val="24"/>
              </w:rPr>
            </w:rPrChange>
          </w:rPr>
          <w:tab/>
        </w:r>
        <w:r w:rsidRPr="007A4AFC">
          <w:rPr>
            <w:b/>
            <w:i/>
            <w:color w:val="000000" w:themeColor="text1"/>
            <w:szCs w:val="24"/>
            <w:rPrChange w:id="12014" w:author="Dr Mamadou SANOGO" w:date="2023-10-25T18:15:00Z">
              <w:rPr>
                <w:b/>
                <w:i/>
                <w:szCs w:val="24"/>
              </w:rPr>
            </w:rPrChange>
          </w:rPr>
          <w:tab/>
        </w:r>
        <w:r w:rsidRPr="007A4AFC">
          <w:rPr>
            <w:b/>
            <w:i/>
            <w:color w:val="000000" w:themeColor="text1"/>
            <w:szCs w:val="24"/>
            <w:rPrChange w:id="12015" w:author="Dr Mamadou SANOGO" w:date="2023-10-25T18:15:00Z">
              <w:rPr>
                <w:b/>
                <w:i/>
                <w:szCs w:val="24"/>
              </w:rPr>
            </w:rPrChange>
          </w:rPr>
          <w:tab/>
        </w:r>
        <w:r w:rsidRPr="007A4AFC">
          <w:rPr>
            <w:b/>
            <w:i/>
            <w:color w:val="000000" w:themeColor="text1"/>
            <w:szCs w:val="24"/>
            <w:rPrChange w:id="12016" w:author="Dr Mamadou SANOGO" w:date="2023-10-25T18:15:00Z">
              <w:rPr>
                <w:b/>
                <w:i/>
                <w:szCs w:val="24"/>
              </w:rPr>
            </w:rPrChange>
          </w:rPr>
          <w:tab/>
          <w:t xml:space="preserve">                                                                 La secrétaire de séance</w:t>
        </w:r>
        <w:r w:rsidRPr="007A4AFC">
          <w:rPr>
            <w:b/>
            <w:i/>
            <w:color w:val="000000" w:themeColor="text1"/>
            <w:szCs w:val="24"/>
            <w:rPrChange w:id="12017" w:author="Dr Mamadou SANOGO" w:date="2023-10-25T18:15:00Z">
              <w:rPr>
                <w:b/>
                <w:i/>
                <w:szCs w:val="24"/>
              </w:rPr>
            </w:rPrChange>
          </w:rPr>
          <w:tab/>
        </w:r>
        <w:r w:rsidRPr="007A4AFC">
          <w:rPr>
            <w:b/>
            <w:i/>
            <w:color w:val="000000" w:themeColor="text1"/>
            <w:szCs w:val="24"/>
            <w:rPrChange w:id="12018" w:author="Dr Mamadou SANOGO" w:date="2023-10-25T18:15:00Z">
              <w:rPr>
                <w:b/>
                <w:i/>
                <w:szCs w:val="24"/>
              </w:rPr>
            </w:rPrChange>
          </w:rPr>
          <w:tab/>
        </w:r>
        <w:r w:rsidRPr="007A4AFC">
          <w:rPr>
            <w:b/>
            <w:i/>
            <w:color w:val="000000" w:themeColor="text1"/>
            <w:szCs w:val="24"/>
            <w:rPrChange w:id="12019" w:author="Dr Mamadou SANOGO" w:date="2023-10-25T18:15:00Z">
              <w:rPr>
                <w:b/>
                <w:i/>
                <w:szCs w:val="24"/>
              </w:rPr>
            </w:rPrChange>
          </w:rPr>
          <w:tab/>
        </w:r>
        <w:r w:rsidRPr="007A4AFC">
          <w:rPr>
            <w:b/>
            <w:i/>
            <w:color w:val="000000" w:themeColor="text1"/>
            <w:szCs w:val="24"/>
            <w:rPrChange w:id="12020" w:author="Dr Mamadou SANOGO" w:date="2023-10-25T18:15:00Z">
              <w:rPr>
                <w:b/>
                <w:i/>
                <w:szCs w:val="24"/>
              </w:rPr>
            </w:rPrChange>
          </w:rPr>
          <w:tab/>
        </w:r>
        <w:r w:rsidRPr="007A4AFC">
          <w:rPr>
            <w:b/>
            <w:i/>
            <w:color w:val="000000" w:themeColor="text1"/>
            <w:szCs w:val="24"/>
            <w:rPrChange w:id="12021" w:author="Dr Mamadou SANOGO" w:date="2023-10-25T18:15:00Z">
              <w:rPr>
                <w:b/>
                <w:i/>
                <w:szCs w:val="24"/>
              </w:rPr>
            </w:rPrChange>
          </w:rPr>
          <w:tab/>
        </w:r>
      </w:ins>
    </w:p>
    <w:p w14:paraId="13EF444A" w14:textId="77777777" w:rsidR="00424982" w:rsidRPr="007A4AFC" w:rsidRDefault="00424982" w:rsidP="00424982">
      <w:pPr>
        <w:spacing w:line="240" w:lineRule="auto"/>
        <w:rPr>
          <w:ins w:id="12022" w:author="Dr Mamadou SANOGO" w:date="2023-10-25T16:15:00Z"/>
          <w:b/>
          <w:i/>
          <w:color w:val="000000" w:themeColor="text1"/>
          <w:szCs w:val="24"/>
          <w:rPrChange w:id="12023" w:author="Dr Mamadou SANOGO" w:date="2023-10-25T18:15:00Z">
            <w:rPr>
              <w:ins w:id="12024" w:author="Dr Mamadou SANOGO" w:date="2023-10-25T16:15:00Z"/>
              <w:b/>
              <w:i/>
              <w:szCs w:val="24"/>
            </w:rPr>
          </w:rPrChange>
        </w:rPr>
      </w:pPr>
    </w:p>
    <w:p w14:paraId="5D1B8E04" w14:textId="77777777" w:rsidR="00424982" w:rsidRPr="007A4AFC" w:rsidRDefault="00424982" w:rsidP="00424982">
      <w:pPr>
        <w:spacing w:line="240" w:lineRule="auto"/>
        <w:rPr>
          <w:ins w:id="12025" w:author="Dr Mamadou SANOGO" w:date="2023-10-25T16:15:00Z"/>
          <w:b/>
          <w:i/>
          <w:color w:val="000000" w:themeColor="text1"/>
          <w:szCs w:val="24"/>
          <w:rPrChange w:id="12026" w:author="Dr Mamadou SANOGO" w:date="2023-10-25T18:15:00Z">
            <w:rPr>
              <w:ins w:id="12027" w:author="Dr Mamadou SANOGO" w:date="2023-10-25T16:15:00Z"/>
              <w:b/>
              <w:i/>
              <w:szCs w:val="24"/>
            </w:rPr>
          </w:rPrChange>
        </w:rPr>
      </w:pPr>
    </w:p>
    <w:p w14:paraId="05242612" w14:textId="77777777" w:rsidR="00424982" w:rsidRPr="007A4AFC" w:rsidRDefault="00424982" w:rsidP="00424982">
      <w:pPr>
        <w:spacing w:line="240" w:lineRule="auto"/>
        <w:rPr>
          <w:ins w:id="12028" w:author="Dr Mamadou SANOGO" w:date="2023-10-25T16:15:00Z"/>
          <w:b/>
          <w:i/>
          <w:color w:val="000000" w:themeColor="text1"/>
          <w:szCs w:val="24"/>
          <w:rPrChange w:id="12029" w:author="Dr Mamadou SANOGO" w:date="2023-10-25T18:15:00Z">
            <w:rPr>
              <w:ins w:id="12030" w:author="Dr Mamadou SANOGO" w:date="2023-10-25T16:15:00Z"/>
              <w:b/>
              <w:i/>
              <w:szCs w:val="24"/>
            </w:rPr>
          </w:rPrChange>
        </w:rPr>
      </w:pPr>
    </w:p>
    <w:p w14:paraId="56D52241" w14:textId="77777777" w:rsidR="00424982" w:rsidRPr="007A4AFC" w:rsidRDefault="00424982" w:rsidP="00424982">
      <w:pPr>
        <w:spacing w:line="240" w:lineRule="auto"/>
        <w:rPr>
          <w:ins w:id="12031" w:author="Dr Mamadou SANOGO" w:date="2023-10-25T16:15:00Z"/>
          <w:b/>
          <w:i/>
          <w:color w:val="000000" w:themeColor="text1"/>
          <w:szCs w:val="24"/>
          <w:rPrChange w:id="12032" w:author="Dr Mamadou SANOGO" w:date="2023-10-25T18:15:00Z">
            <w:rPr>
              <w:ins w:id="12033" w:author="Dr Mamadou SANOGO" w:date="2023-10-25T16:15:00Z"/>
              <w:b/>
              <w:i/>
              <w:szCs w:val="24"/>
            </w:rPr>
          </w:rPrChange>
        </w:rPr>
      </w:pPr>
    </w:p>
    <w:p w14:paraId="49900DC6" w14:textId="2A62A760" w:rsidR="00424982" w:rsidRPr="007A4AFC" w:rsidRDefault="00424982" w:rsidP="00424982">
      <w:pPr>
        <w:spacing w:line="240" w:lineRule="auto"/>
        <w:rPr>
          <w:ins w:id="12034" w:author="Dr Mamadou SANOGO" w:date="2023-10-25T16:15:00Z"/>
          <w:b/>
          <w:i/>
          <w:color w:val="000000" w:themeColor="text1"/>
          <w:szCs w:val="24"/>
          <w:rPrChange w:id="12035" w:author="Dr Mamadou SANOGO" w:date="2023-10-25T18:15:00Z">
            <w:rPr>
              <w:ins w:id="12036" w:author="Dr Mamadou SANOGO" w:date="2023-10-25T16:15:00Z"/>
              <w:b/>
              <w:i/>
              <w:szCs w:val="24"/>
            </w:rPr>
          </w:rPrChange>
        </w:rPr>
      </w:pPr>
      <w:ins w:id="12037" w:author="Dr Mamadou SANOGO" w:date="2023-10-25T16:15:00Z">
        <w:r w:rsidRPr="007A4AFC">
          <w:rPr>
            <w:b/>
            <w:i/>
            <w:color w:val="000000" w:themeColor="text1"/>
            <w:szCs w:val="24"/>
            <w:rPrChange w:id="12038" w:author="Dr Mamadou SANOGO" w:date="2023-10-25T18:15:00Z">
              <w:rPr>
                <w:b/>
                <w:i/>
                <w:szCs w:val="24"/>
              </w:rPr>
            </w:rPrChange>
          </w:rPr>
          <w:t xml:space="preserve">                                                                                                                    Mme SOGOBA Rokia</w:t>
        </w:r>
      </w:ins>
    </w:p>
    <w:p w14:paraId="366D4FEE" w14:textId="77777777" w:rsidR="00424982" w:rsidRPr="007A4AFC" w:rsidRDefault="00424982" w:rsidP="00424982">
      <w:pPr>
        <w:spacing w:line="240" w:lineRule="auto"/>
        <w:rPr>
          <w:ins w:id="12039" w:author="Dr Mamadou SANOGO" w:date="2023-10-25T16:15:00Z"/>
          <w:b/>
          <w:i/>
          <w:color w:val="000000" w:themeColor="text1"/>
          <w:szCs w:val="24"/>
          <w:rPrChange w:id="12040" w:author="Dr Mamadou SANOGO" w:date="2023-10-25T18:15:00Z">
            <w:rPr>
              <w:ins w:id="12041" w:author="Dr Mamadou SANOGO" w:date="2023-10-25T16:15:00Z"/>
              <w:b/>
              <w:i/>
              <w:szCs w:val="24"/>
            </w:rPr>
          </w:rPrChange>
        </w:rPr>
      </w:pPr>
    </w:p>
    <w:p w14:paraId="1AA01FA0" w14:textId="77777777" w:rsidR="00424982" w:rsidRPr="007A4AFC" w:rsidRDefault="00424982" w:rsidP="00424982">
      <w:pPr>
        <w:spacing w:line="240" w:lineRule="auto"/>
        <w:rPr>
          <w:ins w:id="12042" w:author="Dr Mamadou SANOGO" w:date="2023-10-25T16:15:00Z"/>
          <w:color w:val="000000" w:themeColor="text1"/>
          <w:szCs w:val="24"/>
          <w:rPrChange w:id="12043" w:author="Dr Mamadou SANOGO" w:date="2023-10-25T18:15:00Z">
            <w:rPr>
              <w:ins w:id="12044" w:author="Dr Mamadou SANOGO" w:date="2023-10-25T16:15:00Z"/>
              <w:szCs w:val="24"/>
            </w:rPr>
          </w:rPrChange>
        </w:rPr>
      </w:pPr>
    </w:p>
    <w:p w14:paraId="47821522" w14:textId="7BC88661" w:rsidR="002179BA" w:rsidRPr="007A4AFC" w:rsidRDefault="002179BA" w:rsidP="00D81BFF">
      <w:pPr>
        <w:shd w:val="clear" w:color="auto" w:fill="FFFFFF"/>
        <w:spacing w:line="240" w:lineRule="auto"/>
        <w:ind w:right="9"/>
        <w:jc w:val="center"/>
        <w:rPr>
          <w:ins w:id="12045" w:author="Dr Mamadou SANOGO" w:date="2023-10-25T15:07:00Z"/>
          <w:b/>
          <w:color w:val="000000" w:themeColor="text1"/>
          <w:sz w:val="44"/>
          <w:rPrChange w:id="12046" w:author="Dr Mamadou SANOGO" w:date="2023-10-25T18:15:00Z">
            <w:rPr>
              <w:ins w:id="12047" w:author="Dr Mamadou SANOGO" w:date="2023-10-25T15:07:00Z"/>
              <w:b/>
              <w:sz w:val="44"/>
            </w:rPr>
          </w:rPrChange>
        </w:rPr>
      </w:pPr>
    </w:p>
    <w:p w14:paraId="56D83531" w14:textId="32BD9BA5" w:rsidR="002179BA" w:rsidRPr="007A4AFC" w:rsidRDefault="002179BA" w:rsidP="00D81BFF">
      <w:pPr>
        <w:shd w:val="clear" w:color="auto" w:fill="FFFFFF"/>
        <w:spacing w:line="240" w:lineRule="auto"/>
        <w:ind w:right="9"/>
        <w:jc w:val="center"/>
        <w:rPr>
          <w:ins w:id="12048" w:author="Dr Mamadou SANOGO" w:date="2023-10-25T15:07:00Z"/>
          <w:b/>
          <w:color w:val="000000" w:themeColor="text1"/>
          <w:sz w:val="44"/>
          <w:rPrChange w:id="12049" w:author="Dr Mamadou SANOGO" w:date="2023-10-25T18:15:00Z">
            <w:rPr>
              <w:ins w:id="12050" w:author="Dr Mamadou SANOGO" w:date="2023-10-25T15:07:00Z"/>
              <w:b/>
              <w:sz w:val="44"/>
            </w:rPr>
          </w:rPrChange>
        </w:rPr>
      </w:pPr>
    </w:p>
    <w:p w14:paraId="2F08C6D5" w14:textId="6D88C479" w:rsidR="002179BA" w:rsidRPr="007A4AFC" w:rsidRDefault="002179BA" w:rsidP="00D81BFF">
      <w:pPr>
        <w:shd w:val="clear" w:color="auto" w:fill="FFFFFF"/>
        <w:spacing w:line="240" w:lineRule="auto"/>
        <w:ind w:right="9"/>
        <w:jc w:val="center"/>
        <w:rPr>
          <w:ins w:id="12051" w:author="Dr Mamadou SANOGO" w:date="2023-10-25T15:07:00Z"/>
          <w:b/>
          <w:color w:val="000000" w:themeColor="text1"/>
          <w:sz w:val="44"/>
          <w:rPrChange w:id="12052" w:author="Dr Mamadou SANOGO" w:date="2023-10-25T18:15:00Z">
            <w:rPr>
              <w:ins w:id="12053" w:author="Dr Mamadou SANOGO" w:date="2023-10-25T15:07:00Z"/>
              <w:b/>
              <w:sz w:val="44"/>
            </w:rPr>
          </w:rPrChange>
        </w:rPr>
      </w:pPr>
    </w:p>
    <w:p w14:paraId="32E64F6B" w14:textId="2A6978FB" w:rsidR="002179BA" w:rsidRPr="007A4AFC" w:rsidRDefault="002179BA" w:rsidP="00D81BFF">
      <w:pPr>
        <w:shd w:val="clear" w:color="auto" w:fill="FFFFFF"/>
        <w:spacing w:line="240" w:lineRule="auto"/>
        <w:ind w:right="9"/>
        <w:jc w:val="center"/>
        <w:rPr>
          <w:ins w:id="12054" w:author="Dr Mamadou SANOGO" w:date="2023-10-25T15:07:00Z"/>
          <w:b/>
          <w:color w:val="000000" w:themeColor="text1"/>
          <w:sz w:val="44"/>
          <w:rPrChange w:id="12055" w:author="Dr Mamadou SANOGO" w:date="2023-10-25T18:15:00Z">
            <w:rPr>
              <w:ins w:id="12056" w:author="Dr Mamadou SANOGO" w:date="2023-10-25T15:07:00Z"/>
              <w:b/>
              <w:sz w:val="44"/>
            </w:rPr>
          </w:rPrChange>
        </w:rPr>
      </w:pPr>
    </w:p>
    <w:p w14:paraId="2B530150" w14:textId="4F651F08" w:rsidR="002179BA" w:rsidRPr="007A4AFC" w:rsidRDefault="002179BA" w:rsidP="00D81BFF">
      <w:pPr>
        <w:shd w:val="clear" w:color="auto" w:fill="FFFFFF"/>
        <w:spacing w:line="240" w:lineRule="auto"/>
        <w:ind w:right="9"/>
        <w:jc w:val="center"/>
        <w:rPr>
          <w:ins w:id="12057" w:author="Dr Mamadou SANOGO" w:date="2023-10-25T15:07:00Z"/>
          <w:b/>
          <w:color w:val="000000" w:themeColor="text1"/>
          <w:sz w:val="44"/>
          <w:rPrChange w:id="12058" w:author="Dr Mamadou SANOGO" w:date="2023-10-25T18:15:00Z">
            <w:rPr>
              <w:ins w:id="12059" w:author="Dr Mamadou SANOGO" w:date="2023-10-25T15:07:00Z"/>
              <w:b/>
              <w:sz w:val="44"/>
            </w:rPr>
          </w:rPrChange>
        </w:rPr>
      </w:pPr>
    </w:p>
    <w:p w14:paraId="75646279" w14:textId="3E1763B7" w:rsidR="002179BA" w:rsidRPr="007A4AFC" w:rsidRDefault="002179BA" w:rsidP="00D81BFF">
      <w:pPr>
        <w:shd w:val="clear" w:color="auto" w:fill="FFFFFF"/>
        <w:spacing w:line="240" w:lineRule="auto"/>
        <w:ind w:right="9"/>
        <w:jc w:val="center"/>
        <w:rPr>
          <w:ins w:id="12060" w:author="Dr Mamadou SANOGO" w:date="2023-10-25T15:07:00Z"/>
          <w:b/>
          <w:color w:val="000000" w:themeColor="text1"/>
          <w:sz w:val="44"/>
          <w:rPrChange w:id="12061" w:author="Dr Mamadou SANOGO" w:date="2023-10-25T18:15:00Z">
            <w:rPr>
              <w:ins w:id="12062" w:author="Dr Mamadou SANOGO" w:date="2023-10-25T15:07:00Z"/>
              <w:b/>
              <w:sz w:val="44"/>
            </w:rPr>
          </w:rPrChange>
        </w:rPr>
      </w:pPr>
    </w:p>
    <w:p w14:paraId="2259408B" w14:textId="646DA09D" w:rsidR="002179BA" w:rsidRPr="007A4AFC" w:rsidRDefault="002179BA" w:rsidP="00D81BFF">
      <w:pPr>
        <w:shd w:val="clear" w:color="auto" w:fill="FFFFFF"/>
        <w:spacing w:line="240" w:lineRule="auto"/>
        <w:ind w:right="9"/>
        <w:jc w:val="center"/>
        <w:rPr>
          <w:ins w:id="12063" w:author="Dr Mamadou SANOGO" w:date="2023-10-25T15:07:00Z"/>
          <w:b/>
          <w:color w:val="000000" w:themeColor="text1"/>
          <w:sz w:val="44"/>
          <w:rPrChange w:id="12064" w:author="Dr Mamadou SANOGO" w:date="2023-10-25T18:15:00Z">
            <w:rPr>
              <w:ins w:id="12065" w:author="Dr Mamadou SANOGO" w:date="2023-10-25T15:07:00Z"/>
              <w:b/>
              <w:sz w:val="44"/>
            </w:rPr>
          </w:rPrChange>
        </w:rPr>
      </w:pPr>
    </w:p>
    <w:p w14:paraId="5CB78777" w14:textId="17597C83" w:rsidR="002179BA" w:rsidRPr="007A4AFC" w:rsidRDefault="002179BA" w:rsidP="00D81BFF">
      <w:pPr>
        <w:shd w:val="clear" w:color="auto" w:fill="FFFFFF"/>
        <w:spacing w:line="240" w:lineRule="auto"/>
        <w:ind w:right="9"/>
        <w:jc w:val="center"/>
        <w:rPr>
          <w:ins w:id="12066" w:author="Dr Mamadou SANOGO" w:date="2023-10-25T15:07:00Z"/>
          <w:b/>
          <w:color w:val="000000" w:themeColor="text1"/>
          <w:sz w:val="44"/>
          <w:rPrChange w:id="12067" w:author="Dr Mamadou SANOGO" w:date="2023-10-25T18:15:00Z">
            <w:rPr>
              <w:ins w:id="12068" w:author="Dr Mamadou SANOGO" w:date="2023-10-25T15:07:00Z"/>
              <w:b/>
              <w:sz w:val="44"/>
            </w:rPr>
          </w:rPrChange>
        </w:rPr>
      </w:pPr>
    </w:p>
    <w:p w14:paraId="5F0A61E4" w14:textId="4822D041" w:rsidR="002179BA" w:rsidRPr="007A4AFC" w:rsidRDefault="002179BA" w:rsidP="00D81BFF">
      <w:pPr>
        <w:shd w:val="clear" w:color="auto" w:fill="FFFFFF"/>
        <w:spacing w:line="240" w:lineRule="auto"/>
        <w:ind w:right="9"/>
        <w:jc w:val="center"/>
        <w:rPr>
          <w:ins w:id="12069" w:author="Dr Mamadou SANOGO" w:date="2023-10-25T15:07:00Z"/>
          <w:b/>
          <w:color w:val="000000" w:themeColor="text1"/>
          <w:sz w:val="44"/>
          <w:rPrChange w:id="12070" w:author="Dr Mamadou SANOGO" w:date="2023-10-25T18:15:00Z">
            <w:rPr>
              <w:ins w:id="12071" w:author="Dr Mamadou SANOGO" w:date="2023-10-25T15:07:00Z"/>
              <w:b/>
              <w:sz w:val="44"/>
            </w:rPr>
          </w:rPrChange>
        </w:rPr>
      </w:pPr>
    </w:p>
    <w:p w14:paraId="7A9C2E0B" w14:textId="451B726D" w:rsidR="002179BA" w:rsidRPr="007A4AFC" w:rsidRDefault="002179BA" w:rsidP="00D81BFF">
      <w:pPr>
        <w:shd w:val="clear" w:color="auto" w:fill="FFFFFF"/>
        <w:spacing w:line="240" w:lineRule="auto"/>
        <w:ind w:right="9"/>
        <w:jc w:val="center"/>
        <w:rPr>
          <w:ins w:id="12072" w:author="Dr Mamadou SANOGO" w:date="2023-10-25T15:07:00Z"/>
          <w:b/>
          <w:color w:val="000000" w:themeColor="text1"/>
          <w:sz w:val="44"/>
          <w:rPrChange w:id="12073" w:author="Dr Mamadou SANOGO" w:date="2023-10-25T18:15:00Z">
            <w:rPr>
              <w:ins w:id="12074" w:author="Dr Mamadou SANOGO" w:date="2023-10-25T15:07:00Z"/>
              <w:b/>
              <w:sz w:val="44"/>
            </w:rPr>
          </w:rPrChange>
        </w:rPr>
      </w:pPr>
    </w:p>
    <w:p w14:paraId="49019371" w14:textId="18EDF81D" w:rsidR="002179BA" w:rsidRPr="007A4AFC" w:rsidRDefault="002179BA" w:rsidP="00D81BFF">
      <w:pPr>
        <w:shd w:val="clear" w:color="auto" w:fill="FFFFFF"/>
        <w:spacing w:line="240" w:lineRule="auto"/>
        <w:ind w:right="9"/>
        <w:jc w:val="center"/>
        <w:rPr>
          <w:ins w:id="12075" w:author="Dr Mamadou SANOGO" w:date="2023-10-25T15:07:00Z"/>
          <w:b/>
          <w:color w:val="000000" w:themeColor="text1"/>
          <w:sz w:val="44"/>
          <w:rPrChange w:id="12076" w:author="Dr Mamadou SANOGO" w:date="2023-10-25T18:15:00Z">
            <w:rPr>
              <w:ins w:id="12077" w:author="Dr Mamadou SANOGO" w:date="2023-10-25T15:07:00Z"/>
              <w:b/>
              <w:sz w:val="44"/>
            </w:rPr>
          </w:rPrChange>
        </w:rPr>
      </w:pPr>
    </w:p>
    <w:p w14:paraId="7C542C53" w14:textId="6438BACC" w:rsidR="002179BA" w:rsidRPr="007A4AFC" w:rsidRDefault="002179BA" w:rsidP="00D81BFF">
      <w:pPr>
        <w:shd w:val="clear" w:color="auto" w:fill="FFFFFF"/>
        <w:spacing w:line="240" w:lineRule="auto"/>
        <w:ind w:right="9"/>
        <w:jc w:val="center"/>
        <w:rPr>
          <w:ins w:id="12078" w:author="Dr Mamadou SANOGO" w:date="2023-10-25T15:07:00Z"/>
          <w:b/>
          <w:color w:val="000000" w:themeColor="text1"/>
          <w:sz w:val="44"/>
          <w:rPrChange w:id="12079" w:author="Dr Mamadou SANOGO" w:date="2023-10-25T18:15:00Z">
            <w:rPr>
              <w:ins w:id="12080" w:author="Dr Mamadou SANOGO" w:date="2023-10-25T15:07:00Z"/>
              <w:b/>
              <w:sz w:val="44"/>
            </w:rPr>
          </w:rPrChange>
        </w:rPr>
      </w:pPr>
    </w:p>
    <w:p w14:paraId="6F6308E3" w14:textId="4456D4C4" w:rsidR="002179BA" w:rsidRPr="007A4AFC" w:rsidRDefault="002179BA" w:rsidP="00D81BFF">
      <w:pPr>
        <w:shd w:val="clear" w:color="auto" w:fill="FFFFFF"/>
        <w:spacing w:line="240" w:lineRule="auto"/>
        <w:ind w:right="9"/>
        <w:jc w:val="center"/>
        <w:rPr>
          <w:ins w:id="12081" w:author="Dr Mamadou SANOGO" w:date="2023-10-25T15:07:00Z"/>
          <w:b/>
          <w:color w:val="000000" w:themeColor="text1"/>
          <w:sz w:val="44"/>
          <w:rPrChange w:id="12082" w:author="Dr Mamadou SANOGO" w:date="2023-10-25T18:15:00Z">
            <w:rPr>
              <w:ins w:id="12083" w:author="Dr Mamadou SANOGO" w:date="2023-10-25T15:07:00Z"/>
              <w:b/>
              <w:sz w:val="44"/>
            </w:rPr>
          </w:rPrChange>
        </w:rPr>
      </w:pPr>
    </w:p>
    <w:p w14:paraId="522D46C8" w14:textId="041B3FF0" w:rsidR="002179BA" w:rsidRPr="007A4AFC" w:rsidRDefault="002179BA" w:rsidP="00D81BFF">
      <w:pPr>
        <w:shd w:val="clear" w:color="auto" w:fill="FFFFFF"/>
        <w:spacing w:line="240" w:lineRule="auto"/>
        <w:ind w:right="9"/>
        <w:jc w:val="center"/>
        <w:rPr>
          <w:ins w:id="12084" w:author="Dr Mamadou SANOGO" w:date="2023-10-25T15:07:00Z"/>
          <w:b/>
          <w:color w:val="000000" w:themeColor="text1"/>
          <w:sz w:val="44"/>
          <w:rPrChange w:id="12085" w:author="Dr Mamadou SANOGO" w:date="2023-10-25T18:15:00Z">
            <w:rPr>
              <w:ins w:id="12086" w:author="Dr Mamadou SANOGO" w:date="2023-10-25T15:07:00Z"/>
              <w:b/>
              <w:sz w:val="44"/>
            </w:rPr>
          </w:rPrChange>
        </w:rPr>
      </w:pPr>
    </w:p>
    <w:p w14:paraId="247097EE" w14:textId="79FAC635" w:rsidR="002179BA" w:rsidRPr="007A4AFC" w:rsidRDefault="002179BA" w:rsidP="00D81BFF">
      <w:pPr>
        <w:shd w:val="clear" w:color="auto" w:fill="FFFFFF"/>
        <w:spacing w:line="240" w:lineRule="auto"/>
        <w:ind w:right="9"/>
        <w:jc w:val="center"/>
        <w:rPr>
          <w:ins w:id="12087" w:author="Dr Mamadou SANOGO" w:date="2023-10-25T15:07:00Z"/>
          <w:b/>
          <w:color w:val="000000" w:themeColor="text1"/>
          <w:sz w:val="44"/>
          <w:rPrChange w:id="12088" w:author="Dr Mamadou SANOGO" w:date="2023-10-25T18:15:00Z">
            <w:rPr>
              <w:ins w:id="12089" w:author="Dr Mamadou SANOGO" w:date="2023-10-25T15:07:00Z"/>
              <w:b/>
              <w:sz w:val="44"/>
            </w:rPr>
          </w:rPrChange>
        </w:rPr>
      </w:pPr>
    </w:p>
    <w:p w14:paraId="2492DC76" w14:textId="6F9397E1" w:rsidR="002179BA" w:rsidRPr="007A4AFC" w:rsidRDefault="002179BA" w:rsidP="00D81BFF">
      <w:pPr>
        <w:shd w:val="clear" w:color="auto" w:fill="FFFFFF"/>
        <w:spacing w:line="240" w:lineRule="auto"/>
        <w:ind w:right="9"/>
        <w:jc w:val="center"/>
        <w:rPr>
          <w:ins w:id="12090" w:author="Dr Mamadou SANOGO" w:date="2023-10-25T16:17:00Z"/>
          <w:b/>
          <w:color w:val="000000" w:themeColor="text1"/>
          <w:sz w:val="44"/>
          <w:rPrChange w:id="12091" w:author="Dr Mamadou SANOGO" w:date="2023-10-25T18:15:00Z">
            <w:rPr>
              <w:ins w:id="12092" w:author="Dr Mamadou SANOGO" w:date="2023-10-25T16:17:00Z"/>
              <w:b/>
              <w:sz w:val="44"/>
            </w:rPr>
          </w:rPrChange>
        </w:rPr>
      </w:pPr>
    </w:p>
    <w:p w14:paraId="0C367905" w14:textId="4B4DF35B" w:rsidR="00424982" w:rsidRPr="007A4AFC" w:rsidRDefault="00424982" w:rsidP="00D81BFF">
      <w:pPr>
        <w:shd w:val="clear" w:color="auto" w:fill="FFFFFF"/>
        <w:spacing w:line="240" w:lineRule="auto"/>
        <w:ind w:right="9"/>
        <w:jc w:val="center"/>
        <w:rPr>
          <w:ins w:id="12093" w:author="Dr Mamadou SANOGO" w:date="2023-10-25T16:17:00Z"/>
          <w:b/>
          <w:color w:val="000000" w:themeColor="text1"/>
          <w:sz w:val="44"/>
          <w:rPrChange w:id="12094" w:author="Dr Mamadou SANOGO" w:date="2023-10-25T18:15:00Z">
            <w:rPr>
              <w:ins w:id="12095" w:author="Dr Mamadou SANOGO" w:date="2023-10-25T16:17:00Z"/>
              <w:b/>
              <w:sz w:val="44"/>
            </w:rPr>
          </w:rPrChange>
        </w:rPr>
      </w:pPr>
    </w:p>
    <w:p w14:paraId="087DD49C" w14:textId="3B739E02" w:rsidR="00424982" w:rsidRPr="007A4AFC" w:rsidRDefault="00424982" w:rsidP="00D81BFF">
      <w:pPr>
        <w:shd w:val="clear" w:color="auto" w:fill="FFFFFF"/>
        <w:spacing w:line="240" w:lineRule="auto"/>
        <w:ind w:right="9"/>
        <w:jc w:val="center"/>
        <w:rPr>
          <w:ins w:id="12096" w:author="Dr Mamadou SANOGO" w:date="2023-10-25T16:17:00Z"/>
          <w:b/>
          <w:color w:val="000000" w:themeColor="text1"/>
          <w:sz w:val="44"/>
          <w:rPrChange w:id="12097" w:author="Dr Mamadou SANOGO" w:date="2023-10-25T18:15:00Z">
            <w:rPr>
              <w:ins w:id="12098" w:author="Dr Mamadou SANOGO" w:date="2023-10-25T16:17:00Z"/>
              <w:b/>
              <w:sz w:val="44"/>
            </w:rPr>
          </w:rPrChange>
        </w:rPr>
      </w:pPr>
    </w:p>
    <w:p w14:paraId="5D817AE2" w14:textId="7A9AEA61" w:rsidR="00424982" w:rsidRPr="007A4AFC" w:rsidRDefault="00424982" w:rsidP="00D81BFF">
      <w:pPr>
        <w:shd w:val="clear" w:color="auto" w:fill="FFFFFF"/>
        <w:spacing w:line="240" w:lineRule="auto"/>
        <w:ind w:right="9"/>
        <w:jc w:val="center"/>
        <w:rPr>
          <w:ins w:id="12099" w:author="Dr Mamadou SANOGO" w:date="2023-10-25T16:17:00Z"/>
          <w:b/>
          <w:color w:val="000000" w:themeColor="text1"/>
          <w:sz w:val="44"/>
          <w:rPrChange w:id="12100" w:author="Dr Mamadou SANOGO" w:date="2023-10-25T18:15:00Z">
            <w:rPr>
              <w:ins w:id="12101" w:author="Dr Mamadou SANOGO" w:date="2023-10-25T16:17:00Z"/>
              <w:b/>
              <w:sz w:val="44"/>
            </w:rPr>
          </w:rPrChange>
        </w:rPr>
      </w:pPr>
    </w:p>
    <w:p w14:paraId="241E7A36" w14:textId="77777777" w:rsidR="00424982" w:rsidRPr="007A4AFC" w:rsidRDefault="00424982" w:rsidP="00D81BFF">
      <w:pPr>
        <w:shd w:val="clear" w:color="auto" w:fill="FFFFFF"/>
        <w:spacing w:line="240" w:lineRule="auto"/>
        <w:ind w:right="9"/>
        <w:jc w:val="center"/>
        <w:rPr>
          <w:ins w:id="12102" w:author="Dr Mamadou SANOGO" w:date="2023-10-25T15:07:00Z"/>
          <w:b/>
          <w:color w:val="000000" w:themeColor="text1"/>
          <w:sz w:val="44"/>
          <w:rPrChange w:id="12103" w:author="Dr Mamadou SANOGO" w:date="2023-10-25T18:15:00Z">
            <w:rPr>
              <w:ins w:id="12104" w:author="Dr Mamadou SANOGO" w:date="2023-10-25T15:07:00Z"/>
              <w:b/>
              <w:sz w:val="44"/>
            </w:rPr>
          </w:rPrChange>
        </w:rPr>
      </w:pPr>
    </w:p>
    <w:p w14:paraId="183CF1B2" w14:textId="77777777" w:rsidR="002179BA" w:rsidRPr="007A4AFC" w:rsidRDefault="002179BA" w:rsidP="00D81BFF">
      <w:pPr>
        <w:shd w:val="clear" w:color="auto" w:fill="FFFFFF"/>
        <w:spacing w:line="240" w:lineRule="auto"/>
        <w:ind w:right="9"/>
        <w:jc w:val="center"/>
        <w:rPr>
          <w:ins w:id="12105" w:author="Dr Mamadou SANOGO" w:date="2023-10-25T15:02:00Z"/>
          <w:b/>
          <w:color w:val="000000" w:themeColor="text1"/>
          <w:sz w:val="44"/>
          <w:rPrChange w:id="12106" w:author="Dr Mamadou SANOGO" w:date="2023-10-25T18:15:00Z">
            <w:rPr>
              <w:ins w:id="12107" w:author="Dr Mamadou SANOGO" w:date="2023-10-25T15:02:00Z"/>
              <w:b/>
              <w:sz w:val="44"/>
            </w:rPr>
          </w:rPrChange>
        </w:rPr>
      </w:pPr>
    </w:p>
    <w:p w14:paraId="586BED97" w14:textId="2A01D411" w:rsidR="00D81BFF" w:rsidRPr="007A4AFC" w:rsidRDefault="00D81BFF" w:rsidP="00D81BFF">
      <w:pPr>
        <w:shd w:val="clear" w:color="auto" w:fill="FFFFFF"/>
        <w:spacing w:line="240" w:lineRule="auto"/>
        <w:ind w:right="9"/>
        <w:jc w:val="center"/>
        <w:rPr>
          <w:ins w:id="12108" w:author="Dr Mamadou SANOGO" w:date="2023-10-25T16:16:00Z"/>
          <w:b/>
          <w:color w:val="000000" w:themeColor="text1"/>
          <w:sz w:val="44"/>
          <w:rPrChange w:id="12109" w:author="Dr Mamadou SANOGO" w:date="2023-10-25T18:15:00Z">
            <w:rPr>
              <w:ins w:id="12110" w:author="Dr Mamadou SANOGO" w:date="2023-10-25T16:16:00Z"/>
              <w:b/>
              <w:sz w:val="44"/>
            </w:rPr>
          </w:rPrChange>
        </w:rPr>
      </w:pPr>
      <w:ins w:id="12111" w:author="Dr Mamadou SANOGO" w:date="2023-10-25T15:02:00Z">
        <w:r w:rsidRPr="007A4AFC">
          <w:rPr>
            <w:b/>
            <w:color w:val="000000" w:themeColor="text1"/>
            <w:sz w:val="44"/>
            <w:rPrChange w:id="12112" w:author="Dr Mamadou SANOGO" w:date="2023-10-25T18:15:00Z">
              <w:rPr>
                <w:b/>
                <w:sz w:val="44"/>
              </w:rPr>
            </w:rPrChange>
          </w:rPr>
          <w:t>Annexe n°014 : Référentiel-développement-SI-CAMES 41</w:t>
        </w:r>
      </w:ins>
    </w:p>
    <w:p w14:paraId="2331587C" w14:textId="63CA5084" w:rsidR="00424982" w:rsidRPr="007A4AFC" w:rsidRDefault="00424982" w:rsidP="00D81BFF">
      <w:pPr>
        <w:shd w:val="clear" w:color="auto" w:fill="FFFFFF"/>
        <w:spacing w:line="240" w:lineRule="auto"/>
        <w:ind w:right="9"/>
        <w:jc w:val="center"/>
        <w:rPr>
          <w:ins w:id="12113" w:author="Dr Mamadou SANOGO" w:date="2023-10-25T16:16:00Z"/>
          <w:b/>
          <w:color w:val="000000" w:themeColor="text1"/>
          <w:sz w:val="44"/>
          <w:rPrChange w:id="12114" w:author="Dr Mamadou SANOGO" w:date="2023-10-25T18:15:00Z">
            <w:rPr>
              <w:ins w:id="12115" w:author="Dr Mamadou SANOGO" w:date="2023-10-25T16:16:00Z"/>
              <w:b/>
              <w:sz w:val="44"/>
            </w:rPr>
          </w:rPrChange>
        </w:rPr>
      </w:pPr>
    </w:p>
    <w:p w14:paraId="637FD408" w14:textId="5D127802" w:rsidR="00424982" w:rsidRPr="007A4AFC" w:rsidRDefault="00424982" w:rsidP="00D81BFF">
      <w:pPr>
        <w:shd w:val="clear" w:color="auto" w:fill="FFFFFF"/>
        <w:spacing w:line="240" w:lineRule="auto"/>
        <w:ind w:right="9"/>
        <w:jc w:val="center"/>
        <w:rPr>
          <w:ins w:id="12116" w:author="Dr Mamadou SANOGO" w:date="2023-10-25T16:16:00Z"/>
          <w:b/>
          <w:color w:val="000000" w:themeColor="text1"/>
          <w:sz w:val="44"/>
          <w:rPrChange w:id="12117" w:author="Dr Mamadou SANOGO" w:date="2023-10-25T18:15:00Z">
            <w:rPr>
              <w:ins w:id="12118" w:author="Dr Mamadou SANOGO" w:date="2023-10-25T16:16:00Z"/>
              <w:b/>
              <w:sz w:val="44"/>
            </w:rPr>
          </w:rPrChange>
        </w:rPr>
      </w:pPr>
    </w:p>
    <w:p w14:paraId="2892C277" w14:textId="4FD7EEDA" w:rsidR="00424982" w:rsidRPr="007A4AFC" w:rsidRDefault="00424982" w:rsidP="00D81BFF">
      <w:pPr>
        <w:shd w:val="clear" w:color="auto" w:fill="FFFFFF"/>
        <w:spacing w:line="240" w:lineRule="auto"/>
        <w:ind w:right="9"/>
        <w:jc w:val="center"/>
        <w:rPr>
          <w:ins w:id="12119" w:author="Dr Mamadou SANOGO" w:date="2023-10-25T16:16:00Z"/>
          <w:b/>
          <w:color w:val="000000" w:themeColor="text1"/>
          <w:sz w:val="44"/>
          <w:rPrChange w:id="12120" w:author="Dr Mamadou SANOGO" w:date="2023-10-25T18:15:00Z">
            <w:rPr>
              <w:ins w:id="12121" w:author="Dr Mamadou SANOGO" w:date="2023-10-25T16:16:00Z"/>
              <w:b/>
              <w:sz w:val="44"/>
            </w:rPr>
          </w:rPrChange>
        </w:rPr>
      </w:pPr>
    </w:p>
    <w:p w14:paraId="29F2F6B1" w14:textId="24F931F2" w:rsidR="00424982" w:rsidRPr="007A4AFC" w:rsidRDefault="00424982" w:rsidP="00D81BFF">
      <w:pPr>
        <w:shd w:val="clear" w:color="auto" w:fill="FFFFFF"/>
        <w:spacing w:line="240" w:lineRule="auto"/>
        <w:ind w:right="9"/>
        <w:jc w:val="center"/>
        <w:rPr>
          <w:ins w:id="12122" w:author="Dr Mamadou SANOGO" w:date="2023-10-25T16:16:00Z"/>
          <w:b/>
          <w:color w:val="000000" w:themeColor="text1"/>
          <w:sz w:val="44"/>
          <w:rPrChange w:id="12123" w:author="Dr Mamadou SANOGO" w:date="2023-10-25T18:15:00Z">
            <w:rPr>
              <w:ins w:id="12124" w:author="Dr Mamadou SANOGO" w:date="2023-10-25T16:16:00Z"/>
              <w:b/>
              <w:sz w:val="44"/>
            </w:rPr>
          </w:rPrChange>
        </w:rPr>
      </w:pPr>
    </w:p>
    <w:p w14:paraId="06FDE690" w14:textId="5A2EB3D9" w:rsidR="00424982" w:rsidRPr="007A4AFC" w:rsidRDefault="00424982" w:rsidP="00D81BFF">
      <w:pPr>
        <w:shd w:val="clear" w:color="auto" w:fill="FFFFFF"/>
        <w:spacing w:line="240" w:lineRule="auto"/>
        <w:ind w:right="9"/>
        <w:jc w:val="center"/>
        <w:rPr>
          <w:ins w:id="12125" w:author="Dr Mamadou SANOGO" w:date="2023-10-25T16:16:00Z"/>
          <w:b/>
          <w:color w:val="000000" w:themeColor="text1"/>
          <w:sz w:val="44"/>
          <w:rPrChange w:id="12126" w:author="Dr Mamadou SANOGO" w:date="2023-10-25T18:15:00Z">
            <w:rPr>
              <w:ins w:id="12127" w:author="Dr Mamadou SANOGO" w:date="2023-10-25T16:16:00Z"/>
              <w:b/>
              <w:sz w:val="44"/>
            </w:rPr>
          </w:rPrChange>
        </w:rPr>
      </w:pPr>
    </w:p>
    <w:p w14:paraId="4CB66DC3" w14:textId="2661E495" w:rsidR="00424982" w:rsidRPr="007A4AFC" w:rsidRDefault="00424982" w:rsidP="00D81BFF">
      <w:pPr>
        <w:shd w:val="clear" w:color="auto" w:fill="FFFFFF"/>
        <w:spacing w:line="240" w:lineRule="auto"/>
        <w:ind w:right="9"/>
        <w:jc w:val="center"/>
        <w:rPr>
          <w:ins w:id="12128" w:author="Dr Mamadou SANOGO" w:date="2023-10-25T16:16:00Z"/>
          <w:b/>
          <w:color w:val="000000" w:themeColor="text1"/>
          <w:sz w:val="44"/>
          <w:rPrChange w:id="12129" w:author="Dr Mamadou SANOGO" w:date="2023-10-25T18:15:00Z">
            <w:rPr>
              <w:ins w:id="12130" w:author="Dr Mamadou SANOGO" w:date="2023-10-25T16:16:00Z"/>
              <w:b/>
              <w:sz w:val="44"/>
            </w:rPr>
          </w:rPrChange>
        </w:rPr>
      </w:pPr>
    </w:p>
    <w:p w14:paraId="148B003F" w14:textId="68927462" w:rsidR="00424982" w:rsidRPr="007A4AFC" w:rsidRDefault="00424982" w:rsidP="00D81BFF">
      <w:pPr>
        <w:shd w:val="clear" w:color="auto" w:fill="FFFFFF"/>
        <w:spacing w:line="240" w:lineRule="auto"/>
        <w:ind w:right="9"/>
        <w:jc w:val="center"/>
        <w:rPr>
          <w:ins w:id="12131" w:author="Dr Mamadou SANOGO" w:date="2023-10-25T16:16:00Z"/>
          <w:b/>
          <w:color w:val="000000" w:themeColor="text1"/>
          <w:sz w:val="44"/>
          <w:rPrChange w:id="12132" w:author="Dr Mamadou SANOGO" w:date="2023-10-25T18:15:00Z">
            <w:rPr>
              <w:ins w:id="12133" w:author="Dr Mamadou SANOGO" w:date="2023-10-25T16:16:00Z"/>
              <w:b/>
              <w:sz w:val="44"/>
            </w:rPr>
          </w:rPrChange>
        </w:rPr>
      </w:pPr>
    </w:p>
    <w:p w14:paraId="5587C292" w14:textId="22146A0F" w:rsidR="00424982" w:rsidRPr="007A4AFC" w:rsidRDefault="00424982" w:rsidP="00D81BFF">
      <w:pPr>
        <w:shd w:val="clear" w:color="auto" w:fill="FFFFFF"/>
        <w:spacing w:line="240" w:lineRule="auto"/>
        <w:ind w:right="9"/>
        <w:jc w:val="center"/>
        <w:rPr>
          <w:ins w:id="12134" w:author="Dr Mamadou SANOGO" w:date="2023-10-25T16:16:00Z"/>
          <w:b/>
          <w:color w:val="000000" w:themeColor="text1"/>
          <w:sz w:val="44"/>
          <w:rPrChange w:id="12135" w:author="Dr Mamadou SANOGO" w:date="2023-10-25T18:15:00Z">
            <w:rPr>
              <w:ins w:id="12136" w:author="Dr Mamadou SANOGO" w:date="2023-10-25T16:16:00Z"/>
              <w:b/>
              <w:sz w:val="44"/>
            </w:rPr>
          </w:rPrChange>
        </w:rPr>
      </w:pPr>
    </w:p>
    <w:p w14:paraId="0435803E" w14:textId="30FDA814" w:rsidR="00424982" w:rsidRPr="007A4AFC" w:rsidRDefault="00424982" w:rsidP="00D81BFF">
      <w:pPr>
        <w:shd w:val="clear" w:color="auto" w:fill="FFFFFF"/>
        <w:spacing w:line="240" w:lineRule="auto"/>
        <w:ind w:right="9"/>
        <w:jc w:val="center"/>
        <w:rPr>
          <w:ins w:id="12137" w:author="Dr Mamadou SANOGO" w:date="2023-10-25T16:16:00Z"/>
          <w:b/>
          <w:color w:val="000000" w:themeColor="text1"/>
          <w:sz w:val="44"/>
          <w:rPrChange w:id="12138" w:author="Dr Mamadou SANOGO" w:date="2023-10-25T18:15:00Z">
            <w:rPr>
              <w:ins w:id="12139" w:author="Dr Mamadou SANOGO" w:date="2023-10-25T16:16:00Z"/>
              <w:b/>
              <w:sz w:val="44"/>
            </w:rPr>
          </w:rPrChange>
        </w:rPr>
      </w:pPr>
    </w:p>
    <w:p w14:paraId="0E25D1BF" w14:textId="33DE64E5" w:rsidR="00424982" w:rsidRPr="007A4AFC" w:rsidRDefault="00424982" w:rsidP="00D81BFF">
      <w:pPr>
        <w:shd w:val="clear" w:color="auto" w:fill="FFFFFF"/>
        <w:spacing w:line="240" w:lineRule="auto"/>
        <w:ind w:right="9"/>
        <w:jc w:val="center"/>
        <w:rPr>
          <w:ins w:id="12140" w:author="Dr Mamadou SANOGO" w:date="2023-10-25T16:16:00Z"/>
          <w:b/>
          <w:color w:val="000000" w:themeColor="text1"/>
          <w:sz w:val="44"/>
          <w:rPrChange w:id="12141" w:author="Dr Mamadou SANOGO" w:date="2023-10-25T18:15:00Z">
            <w:rPr>
              <w:ins w:id="12142" w:author="Dr Mamadou SANOGO" w:date="2023-10-25T16:16:00Z"/>
              <w:b/>
              <w:sz w:val="44"/>
            </w:rPr>
          </w:rPrChange>
        </w:rPr>
      </w:pPr>
    </w:p>
    <w:p w14:paraId="75D16CF8" w14:textId="38E6D139" w:rsidR="00424982" w:rsidRPr="007A4AFC" w:rsidRDefault="00424982" w:rsidP="00D81BFF">
      <w:pPr>
        <w:shd w:val="clear" w:color="auto" w:fill="FFFFFF"/>
        <w:spacing w:line="240" w:lineRule="auto"/>
        <w:ind w:right="9"/>
        <w:jc w:val="center"/>
        <w:rPr>
          <w:ins w:id="12143" w:author="Dr Mamadou SANOGO" w:date="2023-10-25T16:16:00Z"/>
          <w:b/>
          <w:color w:val="000000" w:themeColor="text1"/>
          <w:sz w:val="44"/>
          <w:rPrChange w:id="12144" w:author="Dr Mamadou SANOGO" w:date="2023-10-25T18:15:00Z">
            <w:rPr>
              <w:ins w:id="12145" w:author="Dr Mamadou SANOGO" w:date="2023-10-25T16:16:00Z"/>
              <w:b/>
              <w:sz w:val="44"/>
            </w:rPr>
          </w:rPrChange>
        </w:rPr>
      </w:pPr>
    </w:p>
    <w:p w14:paraId="32B47994" w14:textId="5E11A177" w:rsidR="00424982" w:rsidRPr="007A4AFC" w:rsidRDefault="00424982" w:rsidP="00D81BFF">
      <w:pPr>
        <w:shd w:val="clear" w:color="auto" w:fill="FFFFFF"/>
        <w:spacing w:line="240" w:lineRule="auto"/>
        <w:ind w:right="9"/>
        <w:jc w:val="center"/>
        <w:rPr>
          <w:ins w:id="12146" w:author="Dr Mamadou SANOGO" w:date="2023-10-25T16:16:00Z"/>
          <w:b/>
          <w:color w:val="000000" w:themeColor="text1"/>
          <w:sz w:val="44"/>
          <w:rPrChange w:id="12147" w:author="Dr Mamadou SANOGO" w:date="2023-10-25T18:15:00Z">
            <w:rPr>
              <w:ins w:id="12148" w:author="Dr Mamadou SANOGO" w:date="2023-10-25T16:16:00Z"/>
              <w:b/>
              <w:sz w:val="44"/>
            </w:rPr>
          </w:rPrChange>
        </w:rPr>
      </w:pPr>
      <w:ins w:id="12149" w:author="Dr Mamadou SANOGO" w:date="2023-10-25T16:19:00Z">
        <w:r w:rsidRPr="007A4AFC">
          <w:rPr>
            <w:noProof/>
            <w:color w:val="000000" w:themeColor="text1"/>
            <w:rPrChange w:id="12150" w:author="Dr Mamadou SANOGO" w:date="2023-10-25T18:15:00Z">
              <w:rPr>
                <w:noProof/>
              </w:rPr>
            </w:rPrChange>
          </w:rPr>
          <w:lastRenderedPageBreak/>
          <w:drawing>
            <wp:inline distT="0" distB="0" distL="0" distR="0" wp14:anchorId="3CB5EDB7" wp14:editId="60425ADE">
              <wp:extent cx="5850890" cy="8076565"/>
              <wp:effectExtent l="0" t="0" r="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0890" cy="8076565"/>
                      </a:xfrm>
                      <a:prstGeom prst="rect">
                        <a:avLst/>
                      </a:prstGeom>
                      <a:noFill/>
                      <a:ln>
                        <a:noFill/>
                      </a:ln>
                    </pic:spPr>
                  </pic:pic>
                </a:graphicData>
              </a:graphic>
            </wp:inline>
          </w:drawing>
        </w:r>
      </w:ins>
    </w:p>
    <w:p w14:paraId="14574414" w14:textId="6F429CFC" w:rsidR="00424982" w:rsidRPr="007A4AFC" w:rsidRDefault="00424982" w:rsidP="00D81BFF">
      <w:pPr>
        <w:shd w:val="clear" w:color="auto" w:fill="FFFFFF"/>
        <w:spacing w:line="240" w:lineRule="auto"/>
        <w:ind w:right="9"/>
        <w:jc w:val="center"/>
        <w:rPr>
          <w:ins w:id="12151" w:author="Dr Mamadou SANOGO" w:date="2023-10-25T16:16:00Z"/>
          <w:b/>
          <w:color w:val="000000" w:themeColor="text1"/>
          <w:sz w:val="44"/>
          <w:rPrChange w:id="12152" w:author="Dr Mamadou SANOGO" w:date="2023-10-25T18:15:00Z">
            <w:rPr>
              <w:ins w:id="12153" w:author="Dr Mamadou SANOGO" w:date="2023-10-25T16:16:00Z"/>
              <w:b/>
              <w:sz w:val="44"/>
            </w:rPr>
          </w:rPrChange>
        </w:rPr>
      </w:pPr>
    </w:p>
    <w:p w14:paraId="698D5094" w14:textId="74916832" w:rsidR="00424982" w:rsidRPr="007A4AFC" w:rsidRDefault="00424982" w:rsidP="00D81BFF">
      <w:pPr>
        <w:shd w:val="clear" w:color="auto" w:fill="FFFFFF"/>
        <w:spacing w:line="240" w:lineRule="auto"/>
        <w:ind w:right="9"/>
        <w:jc w:val="center"/>
        <w:rPr>
          <w:ins w:id="12154" w:author="Dr Mamadou SANOGO" w:date="2023-10-25T16:16:00Z"/>
          <w:b/>
          <w:color w:val="000000" w:themeColor="text1"/>
          <w:sz w:val="44"/>
          <w:rPrChange w:id="12155" w:author="Dr Mamadou SANOGO" w:date="2023-10-25T18:15:00Z">
            <w:rPr>
              <w:ins w:id="12156" w:author="Dr Mamadou SANOGO" w:date="2023-10-25T16:16:00Z"/>
              <w:b/>
              <w:sz w:val="44"/>
            </w:rPr>
          </w:rPrChange>
        </w:rPr>
      </w:pPr>
    </w:p>
    <w:p w14:paraId="09573117" w14:textId="2B71E9A1" w:rsidR="00424982" w:rsidRPr="007A4AFC" w:rsidRDefault="00424982" w:rsidP="00D81BFF">
      <w:pPr>
        <w:shd w:val="clear" w:color="auto" w:fill="FFFFFF"/>
        <w:spacing w:line="240" w:lineRule="auto"/>
        <w:ind w:right="9"/>
        <w:jc w:val="center"/>
        <w:rPr>
          <w:ins w:id="12157" w:author="Dr Mamadou SANOGO" w:date="2023-10-25T16:16:00Z"/>
          <w:b/>
          <w:color w:val="000000" w:themeColor="text1"/>
          <w:sz w:val="44"/>
          <w:rPrChange w:id="12158" w:author="Dr Mamadou SANOGO" w:date="2023-10-25T18:15:00Z">
            <w:rPr>
              <w:ins w:id="12159" w:author="Dr Mamadou SANOGO" w:date="2023-10-25T16:16:00Z"/>
              <w:b/>
              <w:sz w:val="44"/>
            </w:rPr>
          </w:rPrChange>
        </w:rPr>
      </w:pPr>
    </w:p>
    <w:p w14:paraId="4C1C8CAB" w14:textId="0C8149A6" w:rsidR="00424982" w:rsidRPr="007A4AFC" w:rsidRDefault="00424982" w:rsidP="00D81BFF">
      <w:pPr>
        <w:shd w:val="clear" w:color="auto" w:fill="FFFFFF"/>
        <w:spacing w:line="240" w:lineRule="auto"/>
        <w:ind w:right="9"/>
        <w:jc w:val="center"/>
        <w:rPr>
          <w:ins w:id="12160" w:author="Dr Mamadou SANOGO" w:date="2023-10-25T16:16:00Z"/>
          <w:b/>
          <w:color w:val="000000" w:themeColor="text1"/>
          <w:sz w:val="44"/>
          <w:rPrChange w:id="12161" w:author="Dr Mamadou SANOGO" w:date="2023-10-25T18:15:00Z">
            <w:rPr>
              <w:ins w:id="12162" w:author="Dr Mamadou SANOGO" w:date="2023-10-25T16:16:00Z"/>
              <w:b/>
              <w:sz w:val="44"/>
            </w:rPr>
          </w:rPrChange>
        </w:rPr>
      </w:pPr>
    </w:p>
    <w:p w14:paraId="56F32BF6" w14:textId="11E7B76C" w:rsidR="00424982" w:rsidRPr="007A4AFC" w:rsidRDefault="00424982" w:rsidP="00D81BFF">
      <w:pPr>
        <w:shd w:val="clear" w:color="auto" w:fill="FFFFFF"/>
        <w:spacing w:line="240" w:lineRule="auto"/>
        <w:ind w:right="9"/>
        <w:jc w:val="center"/>
        <w:rPr>
          <w:ins w:id="12163" w:author="Dr Mamadou SANOGO" w:date="2023-10-25T16:16:00Z"/>
          <w:b/>
          <w:color w:val="000000" w:themeColor="text1"/>
          <w:sz w:val="44"/>
          <w:rPrChange w:id="12164" w:author="Dr Mamadou SANOGO" w:date="2023-10-25T18:15:00Z">
            <w:rPr>
              <w:ins w:id="12165" w:author="Dr Mamadou SANOGO" w:date="2023-10-25T16:16:00Z"/>
              <w:b/>
              <w:sz w:val="44"/>
            </w:rPr>
          </w:rPrChange>
        </w:rPr>
      </w:pPr>
    </w:p>
    <w:p w14:paraId="01746FEC" w14:textId="1F09BA7A" w:rsidR="00424982" w:rsidRPr="007A4AFC" w:rsidRDefault="00424982" w:rsidP="00D81BFF">
      <w:pPr>
        <w:shd w:val="clear" w:color="auto" w:fill="FFFFFF"/>
        <w:spacing w:line="240" w:lineRule="auto"/>
        <w:ind w:right="9"/>
        <w:jc w:val="center"/>
        <w:rPr>
          <w:ins w:id="12166" w:author="Dr Mamadou SANOGO" w:date="2023-10-25T16:16:00Z"/>
          <w:b/>
          <w:color w:val="000000" w:themeColor="text1"/>
          <w:sz w:val="44"/>
          <w:rPrChange w:id="12167" w:author="Dr Mamadou SANOGO" w:date="2023-10-25T18:15:00Z">
            <w:rPr>
              <w:ins w:id="12168" w:author="Dr Mamadou SANOGO" w:date="2023-10-25T16:16:00Z"/>
              <w:b/>
              <w:sz w:val="44"/>
            </w:rPr>
          </w:rPrChange>
        </w:rPr>
      </w:pPr>
    </w:p>
    <w:p w14:paraId="5343A459" w14:textId="73501107" w:rsidR="00424982" w:rsidRPr="007A4AFC" w:rsidRDefault="00424982" w:rsidP="00D81BFF">
      <w:pPr>
        <w:shd w:val="clear" w:color="auto" w:fill="FFFFFF"/>
        <w:spacing w:line="240" w:lineRule="auto"/>
        <w:ind w:right="9"/>
        <w:jc w:val="center"/>
        <w:rPr>
          <w:ins w:id="12169" w:author="Dr Mamadou SANOGO" w:date="2023-10-25T16:16:00Z"/>
          <w:b/>
          <w:color w:val="000000" w:themeColor="text1"/>
          <w:sz w:val="44"/>
          <w:rPrChange w:id="12170" w:author="Dr Mamadou SANOGO" w:date="2023-10-25T18:15:00Z">
            <w:rPr>
              <w:ins w:id="12171" w:author="Dr Mamadou SANOGO" w:date="2023-10-25T16:16:00Z"/>
              <w:b/>
              <w:sz w:val="44"/>
            </w:rPr>
          </w:rPrChange>
        </w:rPr>
      </w:pPr>
    </w:p>
    <w:p w14:paraId="61AA2B6F" w14:textId="7CED5CBD" w:rsidR="00424982" w:rsidRPr="007A4AFC" w:rsidRDefault="00424982" w:rsidP="00D81BFF">
      <w:pPr>
        <w:shd w:val="clear" w:color="auto" w:fill="FFFFFF"/>
        <w:spacing w:line="240" w:lineRule="auto"/>
        <w:ind w:right="9"/>
        <w:jc w:val="center"/>
        <w:rPr>
          <w:ins w:id="12172" w:author="Dr Mamadou SANOGO" w:date="2023-10-25T16:16:00Z"/>
          <w:b/>
          <w:color w:val="000000" w:themeColor="text1"/>
          <w:sz w:val="44"/>
          <w:rPrChange w:id="12173" w:author="Dr Mamadou SANOGO" w:date="2023-10-25T18:15:00Z">
            <w:rPr>
              <w:ins w:id="12174" w:author="Dr Mamadou SANOGO" w:date="2023-10-25T16:16:00Z"/>
              <w:b/>
              <w:sz w:val="44"/>
            </w:rPr>
          </w:rPrChange>
        </w:rPr>
      </w:pPr>
    </w:p>
    <w:p w14:paraId="06765777" w14:textId="51FB501B" w:rsidR="00424982" w:rsidRPr="007A4AFC" w:rsidRDefault="00424982" w:rsidP="00D81BFF">
      <w:pPr>
        <w:shd w:val="clear" w:color="auto" w:fill="FFFFFF"/>
        <w:spacing w:line="240" w:lineRule="auto"/>
        <w:ind w:right="9"/>
        <w:jc w:val="center"/>
        <w:rPr>
          <w:ins w:id="12175" w:author="Dr Mamadou SANOGO" w:date="2023-10-25T16:16:00Z"/>
          <w:b/>
          <w:color w:val="000000" w:themeColor="text1"/>
          <w:sz w:val="44"/>
          <w:rPrChange w:id="12176" w:author="Dr Mamadou SANOGO" w:date="2023-10-25T18:15:00Z">
            <w:rPr>
              <w:ins w:id="12177" w:author="Dr Mamadou SANOGO" w:date="2023-10-25T16:16:00Z"/>
              <w:b/>
              <w:sz w:val="44"/>
            </w:rPr>
          </w:rPrChange>
        </w:rPr>
      </w:pPr>
    </w:p>
    <w:p w14:paraId="313D01CA" w14:textId="369C7810" w:rsidR="00424982" w:rsidRPr="007A4AFC" w:rsidRDefault="00424982" w:rsidP="00D81BFF">
      <w:pPr>
        <w:shd w:val="clear" w:color="auto" w:fill="FFFFFF"/>
        <w:spacing w:line="240" w:lineRule="auto"/>
        <w:ind w:right="9"/>
        <w:jc w:val="center"/>
        <w:rPr>
          <w:ins w:id="12178" w:author="Dr Mamadou SANOGO" w:date="2023-10-25T16:16:00Z"/>
          <w:b/>
          <w:color w:val="000000" w:themeColor="text1"/>
          <w:sz w:val="44"/>
          <w:rPrChange w:id="12179" w:author="Dr Mamadou SANOGO" w:date="2023-10-25T18:15:00Z">
            <w:rPr>
              <w:ins w:id="12180" w:author="Dr Mamadou SANOGO" w:date="2023-10-25T16:16:00Z"/>
              <w:b/>
              <w:sz w:val="44"/>
            </w:rPr>
          </w:rPrChange>
        </w:rPr>
      </w:pPr>
    </w:p>
    <w:p w14:paraId="2BB6E0CB" w14:textId="24BA362F" w:rsidR="00424982" w:rsidRPr="007A4AFC" w:rsidRDefault="00424982" w:rsidP="00D81BFF">
      <w:pPr>
        <w:shd w:val="clear" w:color="auto" w:fill="FFFFFF"/>
        <w:spacing w:line="240" w:lineRule="auto"/>
        <w:ind w:right="9"/>
        <w:jc w:val="center"/>
        <w:rPr>
          <w:ins w:id="12181" w:author="Dr Mamadou SANOGO" w:date="2023-10-25T16:16:00Z"/>
          <w:b/>
          <w:color w:val="000000" w:themeColor="text1"/>
          <w:sz w:val="44"/>
          <w:rPrChange w:id="12182" w:author="Dr Mamadou SANOGO" w:date="2023-10-25T18:15:00Z">
            <w:rPr>
              <w:ins w:id="12183" w:author="Dr Mamadou SANOGO" w:date="2023-10-25T16:16:00Z"/>
              <w:b/>
              <w:sz w:val="44"/>
            </w:rPr>
          </w:rPrChange>
        </w:rPr>
      </w:pPr>
    </w:p>
    <w:p w14:paraId="5E9A68BF" w14:textId="77777777" w:rsidR="00424982" w:rsidRPr="007A4AFC" w:rsidRDefault="00424982" w:rsidP="00D81BFF">
      <w:pPr>
        <w:shd w:val="clear" w:color="auto" w:fill="FFFFFF"/>
        <w:spacing w:line="240" w:lineRule="auto"/>
        <w:ind w:right="9"/>
        <w:jc w:val="center"/>
        <w:rPr>
          <w:ins w:id="12184" w:author="Dr Mamadou SANOGO" w:date="2023-10-25T15:02:00Z"/>
          <w:b/>
          <w:color w:val="000000" w:themeColor="text1"/>
          <w:sz w:val="44"/>
          <w:rPrChange w:id="12185" w:author="Dr Mamadou SANOGO" w:date="2023-10-25T18:15:00Z">
            <w:rPr>
              <w:ins w:id="12186" w:author="Dr Mamadou SANOGO" w:date="2023-10-25T15:02:00Z"/>
              <w:b/>
              <w:sz w:val="44"/>
            </w:rPr>
          </w:rPrChange>
        </w:rPr>
      </w:pPr>
    </w:p>
    <w:p w14:paraId="3F869BB6" w14:textId="6DAD686D" w:rsidR="00D81BFF" w:rsidRPr="007A4AFC" w:rsidRDefault="00D81BFF" w:rsidP="00D81BFF">
      <w:pPr>
        <w:shd w:val="clear" w:color="auto" w:fill="FFFFFF"/>
        <w:spacing w:line="240" w:lineRule="auto"/>
        <w:ind w:right="9"/>
        <w:jc w:val="center"/>
        <w:rPr>
          <w:ins w:id="12187" w:author="Dr Mamadou SANOGO" w:date="2023-10-25T16:24:00Z"/>
          <w:b/>
          <w:color w:val="000000" w:themeColor="text1"/>
          <w:sz w:val="44"/>
          <w:rPrChange w:id="12188" w:author="Dr Mamadou SANOGO" w:date="2023-10-25T18:15:00Z">
            <w:rPr>
              <w:ins w:id="12189" w:author="Dr Mamadou SANOGO" w:date="2023-10-25T16:24:00Z"/>
              <w:b/>
              <w:sz w:val="44"/>
            </w:rPr>
          </w:rPrChange>
        </w:rPr>
      </w:pPr>
      <w:ins w:id="12190" w:author="Dr Mamadou SANOGO" w:date="2023-10-25T15:02:00Z">
        <w:r w:rsidRPr="007A4AFC">
          <w:rPr>
            <w:b/>
            <w:color w:val="000000" w:themeColor="text1"/>
            <w:sz w:val="44"/>
            <w:rPrChange w:id="12191" w:author="Dr Mamadou SANOGO" w:date="2023-10-25T18:15:00Z">
              <w:rPr>
                <w:b/>
                <w:sz w:val="44"/>
              </w:rPr>
            </w:rPrChange>
          </w:rPr>
          <w:t>Annexe n°015 : Décret N° 790/P-RM/du 31 Déc. 2008, Portant Institution du système LMD dans l’enseignement Supérieur au Mali</w:t>
        </w:r>
      </w:ins>
    </w:p>
    <w:p w14:paraId="308BFD35" w14:textId="0363714A" w:rsidR="00424982" w:rsidRPr="007A4AFC" w:rsidRDefault="00424982" w:rsidP="00D81BFF">
      <w:pPr>
        <w:shd w:val="clear" w:color="auto" w:fill="FFFFFF"/>
        <w:spacing w:line="240" w:lineRule="auto"/>
        <w:ind w:right="9"/>
        <w:jc w:val="center"/>
        <w:rPr>
          <w:ins w:id="12192" w:author="Dr Mamadou SANOGO" w:date="2023-10-25T16:24:00Z"/>
          <w:b/>
          <w:color w:val="000000" w:themeColor="text1"/>
          <w:sz w:val="44"/>
          <w:rPrChange w:id="12193" w:author="Dr Mamadou SANOGO" w:date="2023-10-25T18:15:00Z">
            <w:rPr>
              <w:ins w:id="12194" w:author="Dr Mamadou SANOGO" w:date="2023-10-25T16:24:00Z"/>
              <w:b/>
              <w:sz w:val="44"/>
            </w:rPr>
          </w:rPrChange>
        </w:rPr>
      </w:pPr>
    </w:p>
    <w:p w14:paraId="18FDE167" w14:textId="1E4658DC" w:rsidR="00424982" w:rsidRPr="007A4AFC" w:rsidRDefault="00424982" w:rsidP="00D81BFF">
      <w:pPr>
        <w:shd w:val="clear" w:color="auto" w:fill="FFFFFF"/>
        <w:spacing w:line="240" w:lineRule="auto"/>
        <w:ind w:right="9"/>
        <w:jc w:val="center"/>
        <w:rPr>
          <w:ins w:id="12195" w:author="Dr Mamadou SANOGO" w:date="2023-10-25T16:24:00Z"/>
          <w:b/>
          <w:color w:val="000000" w:themeColor="text1"/>
          <w:sz w:val="44"/>
          <w:rPrChange w:id="12196" w:author="Dr Mamadou SANOGO" w:date="2023-10-25T18:15:00Z">
            <w:rPr>
              <w:ins w:id="12197" w:author="Dr Mamadou SANOGO" w:date="2023-10-25T16:24:00Z"/>
              <w:b/>
              <w:sz w:val="44"/>
            </w:rPr>
          </w:rPrChange>
        </w:rPr>
      </w:pPr>
    </w:p>
    <w:p w14:paraId="0BCBBA7B" w14:textId="251F628A" w:rsidR="00424982" w:rsidRPr="007A4AFC" w:rsidRDefault="00424982" w:rsidP="00D81BFF">
      <w:pPr>
        <w:shd w:val="clear" w:color="auto" w:fill="FFFFFF"/>
        <w:spacing w:line="240" w:lineRule="auto"/>
        <w:ind w:right="9"/>
        <w:jc w:val="center"/>
        <w:rPr>
          <w:ins w:id="12198" w:author="Dr Mamadou SANOGO" w:date="2023-10-25T16:24:00Z"/>
          <w:b/>
          <w:color w:val="000000" w:themeColor="text1"/>
          <w:sz w:val="44"/>
          <w:rPrChange w:id="12199" w:author="Dr Mamadou SANOGO" w:date="2023-10-25T18:15:00Z">
            <w:rPr>
              <w:ins w:id="12200" w:author="Dr Mamadou SANOGO" w:date="2023-10-25T16:24:00Z"/>
              <w:b/>
              <w:sz w:val="44"/>
            </w:rPr>
          </w:rPrChange>
        </w:rPr>
      </w:pPr>
    </w:p>
    <w:p w14:paraId="40140FB1" w14:textId="4420162C" w:rsidR="00424982" w:rsidRPr="007A4AFC" w:rsidRDefault="00424982" w:rsidP="00D81BFF">
      <w:pPr>
        <w:shd w:val="clear" w:color="auto" w:fill="FFFFFF"/>
        <w:spacing w:line="240" w:lineRule="auto"/>
        <w:ind w:right="9"/>
        <w:jc w:val="center"/>
        <w:rPr>
          <w:ins w:id="12201" w:author="Dr Mamadou SANOGO" w:date="2023-10-25T16:24:00Z"/>
          <w:b/>
          <w:color w:val="000000" w:themeColor="text1"/>
          <w:sz w:val="44"/>
          <w:rPrChange w:id="12202" w:author="Dr Mamadou SANOGO" w:date="2023-10-25T18:15:00Z">
            <w:rPr>
              <w:ins w:id="12203" w:author="Dr Mamadou SANOGO" w:date="2023-10-25T16:24:00Z"/>
              <w:b/>
              <w:sz w:val="44"/>
            </w:rPr>
          </w:rPrChange>
        </w:rPr>
      </w:pPr>
    </w:p>
    <w:p w14:paraId="1DFF75F8" w14:textId="1E33BF78" w:rsidR="00424982" w:rsidRPr="007A4AFC" w:rsidRDefault="00424982" w:rsidP="00D81BFF">
      <w:pPr>
        <w:shd w:val="clear" w:color="auto" w:fill="FFFFFF"/>
        <w:spacing w:line="240" w:lineRule="auto"/>
        <w:ind w:right="9"/>
        <w:jc w:val="center"/>
        <w:rPr>
          <w:ins w:id="12204" w:author="Dr Mamadou SANOGO" w:date="2023-10-25T16:24:00Z"/>
          <w:b/>
          <w:color w:val="000000" w:themeColor="text1"/>
          <w:sz w:val="44"/>
          <w:rPrChange w:id="12205" w:author="Dr Mamadou SANOGO" w:date="2023-10-25T18:15:00Z">
            <w:rPr>
              <w:ins w:id="12206" w:author="Dr Mamadou SANOGO" w:date="2023-10-25T16:24:00Z"/>
              <w:b/>
              <w:sz w:val="44"/>
            </w:rPr>
          </w:rPrChange>
        </w:rPr>
      </w:pPr>
    </w:p>
    <w:p w14:paraId="42452148" w14:textId="1A498592" w:rsidR="00424982" w:rsidRPr="007A4AFC" w:rsidRDefault="00424982" w:rsidP="00D81BFF">
      <w:pPr>
        <w:shd w:val="clear" w:color="auto" w:fill="FFFFFF"/>
        <w:spacing w:line="240" w:lineRule="auto"/>
        <w:ind w:right="9"/>
        <w:jc w:val="center"/>
        <w:rPr>
          <w:ins w:id="12207" w:author="Dr Mamadou SANOGO" w:date="2023-10-25T16:24:00Z"/>
          <w:b/>
          <w:color w:val="000000" w:themeColor="text1"/>
          <w:sz w:val="44"/>
          <w:rPrChange w:id="12208" w:author="Dr Mamadou SANOGO" w:date="2023-10-25T18:15:00Z">
            <w:rPr>
              <w:ins w:id="12209" w:author="Dr Mamadou SANOGO" w:date="2023-10-25T16:24:00Z"/>
              <w:b/>
              <w:sz w:val="44"/>
            </w:rPr>
          </w:rPrChange>
        </w:rPr>
      </w:pPr>
    </w:p>
    <w:p w14:paraId="1195F208" w14:textId="6AA8D8DE" w:rsidR="00424982" w:rsidRPr="007A4AFC" w:rsidRDefault="00424982" w:rsidP="00D81BFF">
      <w:pPr>
        <w:shd w:val="clear" w:color="auto" w:fill="FFFFFF"/>
        <w:spacing w:line="240" w:lineRule="auto"/>
        <w:ind w:right="9"/>
        <w:jc w:val="center"/>
        <w:rPr>
          <w:ins w:id="12210" w:author="Dr Mamadou SANOGO" w:date="2023-10-25T16:24:00Z"/>
          <w:b/>
          <w:color w:val="000000" w:themeColor="text1"/>
          <w:sz w:val="44"/>
          <w:rPrChange w:id="12211" w:author="Dr Mamadou SANOGO" w:date="2023-10-25T18:15:00Z">
            <w:rPr>
              <w:ins w:id="12212" w:author="Dr Mamadou SANOGO" w:date="2023-10-25T16:24:00Z"/>
              <w:b/>
              <w:sz w:val="44"/>
            </w:rPr>
          </w:rPrChange>
        </w:rPr>
      </w:pPr>
    </w:p>
    <w:p w14:paraId="6A94B847" w14:textId="4FC65AF6" w:rsidR="00424982" w:rsidRPr="007A4AFC" w:rsidRDefault="00424982" w:rsidP="00D81BFF">
      <w:pPr>
        <w:shd w:val="clear" w:color="auto" w:fill="FFFFFF"/>
        <w:spacing w:line="240" w:lineRule="auto"/>
        <w:ind w:right="9"/>
        <w:jc w:val="center"/>
        <w:rPr>
          <w:ins w:id="12213" w:author="Dr Mamadou SANOGO" w:date="2023-10-25T16:24:00Z"/>
          <w:b/>
          <w:color w:val="000000" w:themeColor="text1"/>
          <w:sz w:val="44"/>
          <w:rPrChange w:id="12214" w:author="Dr Mamadou SANOGO" w:date="2023-10-25T18:15:00Z">
            <w:rPr>
              <w:ins w:id="12215" w:author="Dr Mamadou SANOGO" w:date="2023-10-25T16:24:00Z"/>
              <w:b/>
              <w:sz w:val="44"/>
            </w:rPr>
          </w:rPrChange>
        </w:rPr>
      </w:pPr>
    </w:p>
    <w:p w14:paraId="079C6490" w14:textId="12B89E8D" w:rsidR="00424982" w:rsidRPr="007A4AFC" w:rsidRDefault="00424982" w:rsidP="00D81BFF">
      <w:pPr>
        <w:shd w:val="clear" w:color="auto" w:fill="FFFFFF"/>
        <w:spacing w:line="240" w:lineRule="auto"/>
        <w:ind w:right="9"/>
        <w:jc w:val="center"/>
        <w:rPr>
          <w:ins w:id="12216" w:author="Dr Mamadou SANOGO" w:date="2023-10-25T16:24:00Z"/>
          <w:b/>
          <w:color w:val="000000" w:themeColor="text1"/>
          <w:sz w:val="44"/>
          <w:rPrChange w:id="12217" w:author="Dr Mamadou SANOGO" w:date="2023-10-25T18:15:00Z">
            <w:rPr>
              <w:ins w:id="12218" w:author="Dr Mamadou SANOGO" w:date="2023-10-25T16:24:00Z"/>
              <w:b/>
              <w:sz w:val="44"/>
            </w:rPr>
          </w:rPrChange>
        </w:rPr>
      </w:pPr>
    </w:p>
    <w:p w14:paraId="4FA736BA" w14:textId="19B8D0E0" w:rsidR="00424982" w:rsidRPr="007A4AFC" w:rsidRDefault="00424982" w:rsidP="00D81BFF">
      <w:pPr>
        <w:shd w:val="clear" w:color="auto" w:fill="FFFFFF"/>
        <w:spacing w:line="240" w:lineRule="auto"/>
        <w:ind w:right="9"/>
        <w:jc w:val="center"/>
        <w:rPr>
          <w:ins w:id="12219" w:author="Dr Mamadou SANOGO" w:date="2023-10-25T16:24:00Z"/>
          <w:b/>
          <w:color w:val="000000" w:themeColor="text1"/>
          <w:sz w:val="44"/>
          <w:rPrChange w:id="12220" w:author="Dr Mamadou SANOGO" w:date="2023-10-25T18:15:00Z">
            <w:rPr>
              <w:ins w:id="12221" w:author="Dr Mamadou SANOGO" w:date="2023-10-25T16:24:00Z"/>
              <w:b/>
              <w:sz w:val="44"/>
            </w:rPr>
          </w:rPrChange>
        </w:rPr>
      </w:pPr>
    </w:p>
    <w:p w14:paraId="6231DDB1" w14:textId="3376621F" w:rsidR="00424982" w:rsidRPr="007A4AFC" w:rsidRDefault="00424982" w:rsidP="00D81BFF">
      <w:pPr>
        <w:shd w:val="clear" w:color="auto" w:fill="FFFFFF"/>
        <w:spacing w:line="240" w:lineRule="auto"/>
        <w:ind w:right="9"/>
        <w:jc w:val="center"/>
        <w:rPr>
          <w:ins w:id="12222" w:author="Dr Mamadou SANOGO" w:date="2023-10-25T16:24:00Z"/>
          <w:b/>
          <w:color w:val="000000" w:themeColor="text1"/>
          <w:sz w:val="44"/>
          <w:rPrChange w:id="12223" w:author="Dr Mamadou SANOGO" w:date="2023-10-25T18:15:00Z">
            <w:rPr>
              <w:ins w:id="12224" w:author="Dr Mamadou SANOGO" w:date="2023-10-25T16:24:00Z"/>
              <w:b/>
              <w:sz w:val="44"/>
            </w:rPr>
          </w:rPrChange>
        </w:rPr>
      </w:pPr>
    </w:p>
    <w:p w14:paraId="5F9F1102" w14:textId="5BB37A79" w:rsidR="00424982" w:rsidRPr="007A4AFC" w:rsidRDefault="00424982" w:rsidP="00D81BFF">
      <w:pPr>
        <w:shd w:val="clear" w:color="auto" w:fill="FFFFFF"/>
        <w:spacing w:line="240" w:lineRule="auto"/>
        <w:ind w:right="9"/>
        <w:jc w:val="center"/>
        <w:rPr>
          <w:ins w:id="12225" w:author="Dr Mamadou SANOGO" w:date="2023-10-25T16:24:00Z"/>
          <w:b/>
          <w:color w:val="000000" w:themeColor="text1"/>
          <w:sz w:val="44"/>
          <w:rPrChange w:id="12226" w:author="Dr Mamadou SANOGO" w:date="2023-10-25T18:15:00Z">
            <w:rPr>
              <w:ins w:id="12227" w:author="Dr Mamadou SANOGO" w:date="2023-10-25T16:24:00Z"/>
              <w:b/>
              <w:sz w:val="44"/>
            </w:rPr>
          </w:rPrChange>
        </w:rPr>
      </w:pPr>
    </w:p>
    <w:p w14:paraId="0F6E4F00" w14:textId="32D55FD3" w:rsidR="00424982" w:rsidRPr="007A4AFC" w:rsidRDefault="00424982" w:rsidP="00D81BFF">
      <w:pPr>
        <w:shd w:val="clear" w:color="auto" w:fill="FFFFFF"/>
        <w:spacing w:line="240" w:lineRule="auto"/>
        <w:ind w:right="9"/>
        <w:jc w:val="center"/>
        <w:rPr>
          <w:ins w:id="12228" w:author="Dr Mamadou SANOGO" w:date="2023-10-25T16:24:00Z"/>
          <w:b/>
          <w:color w:val="000000" w:themeColor="text1"/>
          <w:sz w:val="44"/>
          <w:rPrChange w:id="12229" w:author="Dr Mamadou SANOGO" w:date="2023-10-25T18:15:00Z">
            <w:rPr>
              <w:ins w:id="12230" w:author="Dr Mamadou SANOGO" w:date="2023-10-25T16:24:00Z"/>
              <w:b/>
              <w:sz w:val="44"/>
            </w:rPr>
          </w:rPrChange>
        </w:rPr>
      </w:pPr>
    </w:p>
    <w:p w14:paraId="3EC9F1FA" w14:textId="7D0E1F41" w:rsidR="00424982" w:rsidRPr="007A4AFC" w:rsidRDefault="00424982" w:rsidP="00D81BFF">
      <w:pPr>
        <w:shd w:val="clear" w:color="auto" w:fill="FFFFFF"/>
        <w:spacing w:line="240" w:lineRule="auto"/>
        <w:ind w:right="9"/>
        <w:jc w:val="center"/>
        <w:rPr>
          <w:ins w:id="12231" w:author="Dr Mamadou SANOGO" w:date="2023-10-25T16:24:00Z"/>
          <w:b/>
          <w:color w:val="000000" w:themeColor="text1"/>
          <w:sz w:val="44"/>
          <w:rPrChange w:id="12232" w:author="Dr Mamadou SANOGO" w:date="2023-10-25T18:15:00Z">
            <w:rPr>
              <w:ins w:id="12233" w:author="Dr Mamadou SANOGO" w:date="2023-10-25T16:24:00Z"/>
              <w:b/>
              <w:sz w:val="44"/>
            </w:rPr>
          </w:rPrChange>
        </w:rPr>
      </w:pPr>
    </w:p>
    <w:p w14:paraId="21D1F461" w14:textId="673BCC2C" w:rsidR="00424982" w:rsidRPr="007A4AFC" w:rsidRDefault="00424982" w:rsidP="00D81BFF">
      <w:pPr>
        <w:shd w:val="clear" w:color="auto" w:fill="FFFFFF"/>
        <w:spacing w:line="240" w:lineRule="auto"/>
        <w:ind w:right="9"/>
        <w:jc w:val="center"/>
        <w:rPr>
          <w:ins w:id="12234" w:author="Dr Mamadou SANOGO" w:date="2023-10-25T16:24:00Z"/>
          <w:b/>
          <w:color w:val="000000" w:themeColor="text1"/>
          <w:sz w:val="44"/>
          <w:rPrChange w:id="12235" w:author="Dr Mamadou SANOGO" w:date="2023-10-25T18:15:00Z">
            <w:rPr>
              <w:ins w:id="12236" w:author="Dr Mamadou SANOGO" w:date="2023-10-25T16:24:00Z"/>
              <w:b/>
              <w:sz w:val="44"/>
            </w:rPr>
          </w:rPrChange>
        </w:rPr>
      </w:pPr>
    </w:p>
    <w:p w14:paraId="7C149F81" w14:textId="607CC9F3" w:rsidR="00424982" w:rsidRPr="007A4AFC" w:rsidRDefault="00424982" w:rsidP="00D81BFF">
      <w:pPr>
        <w:shd w:val="clear" w:color="auto" w:fill="FFFFFF"/>
        <w:spacing w:line="240" w:lineRule="auto"/>
        <w:ind w:right="9"/>
        <w:jc w:val="center"/>
        <w:rPr>
          <w:ins w:id="12237" w:author="Dr Mamadou SANOGO" w:date="2023-10-25T16:24:00Z"/>
          <w:b/>
          <w:color w:val="000000" w:themeColor="text1"/>
          <w:sz w:val="44"/>
          <w:rPrChange w:id="12238" w:author="Dr Mamadou SANOGO" w:date="2023-10-25T18:15:00Z">
            <w:rPr>
              <w:ins w:id="12239" w:author="Dr Mamadou SANOGO" w:date="2023-10-25T16:24:00Z"/>
              <w:b/>
              <w:sz w:val="44"/>
            </w:rPr>
          </w:rPrChange>
        </w:rPr>
      </w:pPr>
    </w:p>
    <w:p w14:paraId="2E5C576E" w14:textId="1CA56C67" w:rsidR="00424982" w:rsidRPr="007A4AFC" w:rsidRDefault="00424982" w:rsidP="00D81BFF">
      <w:pPr>
        <w:shd w:val="clear" w:color="auto" w:fill="FFFFFF"/>
        <w:spacing w:line="240" w:lineRule="auto"/>
        <w:ind w:right="9"/>
        <w:jc w:val="center"/>
        <w:rPr>
          <w:ins w:id="12240" w:author="Dr Mamadou SANOGO" w:date="2023-10-25T16:24:00Z"/>
          <w:b/>
          <w:color w:val="000000" w:themeColor="text1"/>
          <w:sz w:val="44"/>
          <w:rPrChange w:id="12241" w:author="Dr Mamadou SANOGO" w:date="2023-10-25T18:15:00Z">
            <w:rPr>
              <w:ins w:id="12242" w:author="Dr Mamadou SANOGO" w:date="2023-10-25T16:24:00Z"/>
              <w:b/>
              <w:sz w:val="44"/>
            </w:rPr>
          </w:rPrChange>
        </w:rPr>
      </w:pPr>
    </w:p>
    <w:p w14:paraId="113C7693" w14:textId="213254E4" w:rsidR="00424982" w:rsidRPr="007A4AFC" w:rsidRDefault="00424982" w:rsidP="00D81BFF">
      <w:pPr>
        <w:shd w:val="clear" w:color="auto" w:fill="FFFFFF"/>
        <w:spacing w:line="240" w:lineRule="auto"/>
        <w:ind w:right="9"/>
        <w:jc w:val="center"/>
        <w:rPr>
          <w:ins w:id="12243" w:author="Dr Mamadou SANOGO" w:date="2023-10-25T16:24:00Z"/>
          <w:b/>
          <w:color w:val="000000" w:themeColor="text1"/>
          <w:sz w:val="44"/>
          <w:rPrChange w:id="12244" w:author="Dr Mamadou SANOGO" w:date="2023-10-25T18:15:00Z">
            <w:rPr>
              <w:ins w:id="12245" w:author="Dr Mamadou SANOGO" w:date="2023-10-25T16:24:00Z"/>
              <w:b/>
              <w:sz w:val="44"/>
            </w:rPr>
          </w:rPrChange>
        </w:rPr>
      </w:pPr>
    </w:p>
    <w:p w14:paraId="22EF8526" w14:textId="5AF10AAE" w:rsidR="00424982" w:rsidRPr="007A4AFC" w:rsidRDefault="00424982" w:rsidP="00D81BFF">
      <w:pPr>
        <w:shd w:val="clear" w:color="auto" w:fill="FFFFFF"/>
        <w:spacing w:line="240" w:lineRule="auto"/>
        <w:ind w:right="9"/>
        <w:jc w:val="center"/>
        <w:rPr>
          <w:ins w:id="12246" w:author="Dr Mamadou SANOGO" w:date="2023-10-25T16:24:00Z"/>
          <w:b/>
          <w:color w:val="000000" w:themeColor="text1"/>
          <w:sz w:val="44"/>
          <w:rPrChange w:id="12247" w:author="Dr Mamadou SANOGO" w:date="2023-10-25T18:15:00Z">
            <w:rPr>
              <w:ins w:id="12248" w:author="Dr Mamadou SANOGO" w:date="2023-10-25T16:24:00Z"/>
              <w:b/>
              <w:sz w:val="44"/>
            </w:rPr>
          </w:rPrChange>
        </w:rPr>
      </w:pPr>
    </w:p>
    <w:p w14:paraId="6C339724" w14:textId="4E48C016" w:rsidR="00424982" w:rsidRPr="007A4AFC" w:rsidRDefault="00424982" w:rsidP="00D81BFF">
      <w:pPr>
        <w:shd w:val="clear" w:color="auto" w:fill="FFFFFF"/>
        <w:spacing w:line="240" w:lineRule="auto"/>
        <w:ind w:right="9"/>
        <w:jc w:val="center"/>
        <w:rPr>
          <w:ins w:id="12249" w:author="Dr Mamadou SANOGO" w:date="2023-10-25T16:24:00Z"/>
          <w:b/>
          <w:color w:val="000000" w:themeColor="text1"/>
          <w:sz w:val="44"/>
          <w:rPrChange w:id="12250" w:author="Dr Mamadou SANOGO" w:date="2023-10-25T18:15:00Z">
            <w:rPr>
              <w:ins w:id="12251" w:author="Dr Mamadou SANOGO" w:date="2023-10-25T16:24:00Z"/>
              <w:b/>
              <w:sz w:val="44"/>
            </w:rPr>
          </w:rPrChange>
        </w:rPr>
      </w:pPr>
    </w:p>
    <w:p w14:paraId="57FDFB69" w14:textId="39A8F69D" w:rsidR="00424982" w:rsidRPr="007A4AFC" w:rsidRDefault="00424982" w:rsidP="00D81BFF">
      <w:pPr>
        <w:shd w:val="clear" w:color="auto" w:fill="FFFFFF"/>
        <w:spacing w:line="240" w:lineRule="auto"/>
        <w:ind w:right="9"/>
        <w:jc w:val="center"/>
        <w:rPr>
          <w:ins w:id="12252" w:author="Dr Mamadou SANOGO" w:date="2023-10-25T16:24:00Z"/>
          <w:b/>
          <w:color w:val="000000" w:themeColor="text1"/>
          <w:sz w:val="44"/>
          <w:rPrChange w:id="12253" w:author="Dr Mamadou SANOGO" w:date="2023-10-25T18:15:00Z">
            <w:rPr>
              <w:ins w:id="12254" w:author="Dr Mamadou SANOGO" w:date="2023-10-25T16:24:00Z"/>
              <w:b/>
              <w:sz w:val="44"/>
            </w:rPr>
          </w:rPrChange>
        </w:rPr>
      </w:pPr>
    </w:p>
    <w:p w14:paraId="2209A999" w14:textId="487D9A36" w:rsidR="00424982" w:rsidRPr="007A4AFC" w:rsidRDefault="00424982" w:rsidP="00D81BFF">
      <w:pPr>
        <w:shd w:val="clear" w:color="auto" w:fill="FFFFFF"/>
        <w:spacing w:line="240" w:lineRule="auto"/>
        <w:ind w:right="9"/>
        <w:jc w:val="center"/>
        <w:rPr>
          <w:ins w:id="12255" w:author="Dr Mamadou SANOGO" w:date="2023-10-25T16:24:00Z"/>
          <w:b/>
          <w:color w:val="000000" w:themeColor="text1"/>
          <w:sz w:val="44"/>
          <w:rPrChange w:id="12256" w:author="Dr Mamadou SANOGO" w:date="2023-10-25T18:15:00Z">
            <w:rPr>
              <w:ins w:id="12257" w:author="Dr Mamadou SANOGO" w:date="2023-10-25T16:24:00Z"/>
              <w:b/>
              <w:sz w:val="44"/>
            </w:rPr>
          </w:rPrChange>
        </w:rPr>
      </w:pPr>
    </w:p>
    <w:p w14:paraId="1591F824" w14:textId="122ED83C" w:rsidR="00424982" w:rsidRPr="007A4AFC" w:rsidRDefault="00424982" w:rsidP="00D81BFF">
      <w:pPr>
        <w:shd w:val="clear" w:color="auto" w:fill="FFFFFF"/>
        <w:spacing w:line="240" w:lineRule="auto"/>
        <w:ind w:right="9"/>
        <w:jc w:val="center"/>
        <w:rPr>
          <w:ins w:id="12258" w:author="Dr Mamadou SANOGO" w:date="2023-10-25T16:24:00Z"/>
          <w:b/>
          <w:color w:val="000000" w:themeColor="text1"/>
          <w:sz w:val="44"/>
          <w:rPrChange w:id="12259" w:author="Dr Mamadou SANOGO" w:date="2023-10-25T18:15:00Z">
            <w:rPr>
              <w:ins w:id="12260" w:author="Dr Mamadou SANOGO" w:date="2023-10-25T16:24:00Z"/>
              <w:b/>
              <w:sz w:val="44"/>
            </w:rPr>
          </w:rPrChange>
        </w:rPr>
      </w:pPr>
    </w:p>
    <w:p w14:paraId="2A2A4200" w14:textId="046E8C93" w:rsidR="00424982" w:rsidRPr="007A4AFC" w:rsidRDefault="00424982" w:rsidP="00D81BFF">
      <w:pPr>
        <w:shd w:val="clear" w:color="auto" w:fill="FFFFFF"/>
        <w:spacing w:line="240" w:lineRule="auto"/>
        <w:ind w:right="9"/>
        <w:jc w:val="center"/>
        <w:rPr>
          <w:ins w:id="12261" w:author="Dr Mamadou SANOGO" w:date="2023-10-25T16:24:00Z"/>
          <w:b/>
          <w:color w:val="000000" w:themeColor="text1"/>
          <w:sz w:val="44"/>
          <w:rPrChange w:id="12262" w:author="Dr Mamadou SANOGO" w:date="2023-10-25T18:15:00Z">
            <w:rPr>
              <w:ins w:id="12263" w:author="Dr Mamadou SANOGO" w:date="2023-10-25T16:24:00Z"/>
              <w:b/>
              <w:sz w:val="44"/>
            </w:rPr>
          </w:rPrChange>
        </w:rPr>
      </w:pPr>
    </w:p>
    <w:p w14:paraId="20138C77" w14:textId="41C94614" w:rsidR="00424982" w:rsidRPr="007A4AFC" w:rsidRDefault="00424982" w:rsidP="00D81BFF">
      <w:pPr>
        <w:shd w:val="clear" w:color="auto" w:fill="FFFFFF"/>
        <w:spacing w:line="240" w:lineRule="auto"/>
        <w:ind w:right="9"/>
        <w:jc w:val="center"/>
        <w:rPr>
          <w:ins w:id="12264" w:author="Dr Mamadou SANOGO" w:date="2023-10-25T16:24:00Z"/>
          <w:b/>
          <w:color w:val="000000" w:themeColor="text1"/>
          <w:sz w:val="44"/>
          <w:rPrChange w:id="12265" w:author="Dr Mamadou SANOGO" w:date="2023-10-25T18:15:00Z">
            <w:rPr>
              <w:ins w:id="12266" w:author="Dr Mamadou SANOGO" w:date="2023-10-25T16:24:00Z"/>
              <w:b/>
              <w:sz w:val="44"/>
            </w:rPr>
          </w:rPrChange>
        </w:rPr>
      </w:pPr>
    </w:p>
    <w:p w14:paraId="619251D1" w14:textId="7752DE65" w:rsidR="00424982" w:rsidRPr="007A4AFC" w:rsidRDefault="00424982" w:rsidP="00D81BFF">
      <w:pPr>
        <w:shd w:val="clear" w:color="auto" w:fill="FFFFFF"/>
        <w:spacing w:line="240" w:lineRule="auto"/>
        <w:ind w:right="9"/>
        <w:jc w:val="center"/>
        <w:rPr>
          <w:ins w:id="12267" w:author="Dr Mamadou SANOGO" w:date="2023-10-25T16:24:00Z"/>
          <w:b/>
          <w:color w:val="000000" w:themeColor="text1"/>
          <w:sz w:val="44"/>
          <w:rPrChange w:id="12268" w:author="Dr Mamadou SANOGO" w:date="2023-10-25T18:15:00Z">
            <w:rPr>
              <w:ins w:id="12269" w:author="Dr Mamadou SANOGO" w:date="2023-10-25T16:24:00Z"/>
              <w:b/>
              <w:sz w:val="44"/>
            </w:rPr>
          </w:rPrChange>
        </w:rPr>
      </w:pPr>
    </w:p>
    <w:p w14:paraId="412AC333" w14:textId="5A96B7BD" w:rsidR="00424982" w:rsidRPr="007A4AFC" w:rsidRDefault="00424982" w:rsidP="00D81BFF">
      <w:pPr>
        <w:shd w:val="clear" w:color="auto" w:fill="FFFFFF"/>
        <w:spacing w:line="240" w:lineRule="auto"/>
        <w:ind w:right="9"/>
        <w:jc w:val="center"/>
        <w:rPr>
          <w:ins w:id="12270" w:author="Dr Mamadou SANOGO" w:date="2023-10-25T16:24:00Z"/>
          <w:b/>
          <w:color w:val="000000" w:themeColor="text1"/>
          <w:sz w:val="44"/>
          <w:rPrChange w:id="12271" w:author="Dr Mamadou SANOGO" w:date="2023-10-25T18:15:00Z">
            <w:rPr>
              <w:ins w:id="12272" w:author="Dr Mamadou SANOGO" w:date="2023-10-25T16:24:00Z"/>
              <w:b/>
              <w:sz w:val="44"/>
            </w:rPr>
          </w:rPrChange>
        </w:rPr>
      </w:pPr>
    </w:p>
    <w:p w14:paraId="6313AE77" w14:textId="13024C8D" w:rsidR="00424982" w:rsidRPr="007A4AFC" w:rsidRDefault="00424982" w:rsidP="00D81BFF">
      <w:pPr>
        <w:shd w:val="clear" w:color="auto" w:fill="FFFFFF"/>
        <w:spacing w:line="240" w:lineRule="auto"/>
        <w:ind w:right="9"/>
        <w:jc w:val="center"/>
        <w:rPr>
          <w:ins w:id="12273" w:author="Dr Mamadou SANOGO" w:date="2023-10-25T16:24:00Z"/>
          <w:b/>
          <w:color w:val="000000" w:themeColor="text1"/>
          <w:sz w:val="44"/>
          <w:rPrChange w:id="12274" w:author="Dr Mamadou SANOGO" w:date="2023-10-25T18:15:00Z">
            <w:rPr>
              <w:ins w:id="12275" w:author="Dr Mamadou SANOGO" w:date="2023-10-25T16:24:00Z"/>
              <w:b/>
              <w:sz w:val="44"/>
            </w:rPr>
          </w:rPrChange>
        </w:rPr>
      </w:pPr>
    </w:p>
    <w:p w14:paraId="5A3F8348" w14:textId="0AC23FF4" w:rsidR="00424982" w:rsidRPr="007A4AFC" w:rsidRDefault="00424982" w:rsidP="00D81BFF">
      <w:pPr>
        <w:shd w:val="clear" w:color="auto" w:fill="FFFFFF"/>
        <w:spacing w:line="240" w:lineRule="auto"/>
        <w:ind w:right="9"/>
        <w:jc w:val="center"/>
        <w:rPr>
          <w:ins w:id="12276" w:author="Dr Mamadou SANOGO" w:date="2023-10-25T16:24:00Z"/>
          <w:b/>
          <w:color w:val="000000" w:themeColor="text1"/>
          <w:sz w:val="44"/>
          <w:rPrChange w:id="12277" w:author="Dr Mamadou SANOGO" w:date="2023-10-25T18:15:00Z">
            <w:rPr>
              <w:ins w:id="12278" w:author="Dr Mamadou SANOGO" w:date="2023-10-25T16:24:00Z"/>
              <w:b/>
              <w:sz w:val="44"/>
            </w:rPr>
          </w:rPrChange>
        </w:rPr>
      </w:pPr>
    </w:p>
    <w:p w14:paraId="591C229F" w14:textId="4D2245C9" w:rsidR="00424982" w:rsidRPr="007A4AFC" w:rsidRDefault="00424982" w:rsidP="00D81BFF">
      <w:pPr>
        <w:shd w:val="clear" w:color="auto" w:fill="FFFFFF"/>
        <w:spacing w:line="240" w:lineRule="auto"/>
        <w:ind w:right="9"/>
        <w:jc w:val="center"/>
        <w:rPr>
          <w:ins w:id="12279" w:author="Dr Mamadou SANOGO" w:date="2023-10-25T16:24:00Z"/>
          <w:b/>
          <w:color w:val="000000" w:themeColor="text1"/>
          <w:sz w:val="44"/>
          <w:rPrChange w:id="12280" w:author="Dr Mamadou SANOGO" w:date="2023-10-25T18:15:00Z">
            <w:rPr>
              <w:ins w:id="12281" w:author="Dr Mamadou SANOGO" w:date="2023-10-25T16:24:00Z"/>
              <w:b/>
              <w:sz w:val="44"/>
            </w:rPr>
          </w:rPrChange>
        </w:rPr>
      </w:pPr>
    </w:p>
    <w:p w14:paraId="36DC109A" w14:textId="5CCDA473" w:rsidR="00424982" w:rsidRPr="007A4AFC" w:rsidRDefault="00424982" w:rsidP="00D81BFF">
      <w:pPr>
        <w:shd w:val="clear" w:color="auto" w:fill="FFFFFF"/>
        <w:spacing w:line="240" w:lineRule="auto"/>
        <w:ind w:right="9"/>
        <w:jc w:val="center"/>
        <w:rPr>
          <w:ins w:id="12282" w:author="Dr Mamadou SANOGO" w:date="2023-10-25T16:24:00Z"/>
          <w:b/>
          <w:color w:val="000000" w:themeColor="text1"/>
          <w:sz w:val="44"/>
          <w:rPrChange w:id="12283" w:author="Dr Mamadou SANOGO" w:date="2023-10-25T18:15:00Z">
            <w:rPr>
              <w:ins w:id="12284" w:author="Dr Mamadou SANOGO" w:date="2023-10-25T16:24:00Z"/>
              <w:b/>
              <w:sz w:val="44"/>
            </w:rPr>
          </w:rPrChange>
        </w:rPr>
      </w:pPr>
    </w:p>
    <w:p w14:paraId="582AA5B8" w14:textId="044CEE21" w:rsidR="00424982" w:rsidRPr="007A4AFC" w:rsidRDefault="00424982" w:rsidP="00D81BFF">
      <w:pPr>
        <w:shd w:val="clear" w:color="auto" w:fill="FFFFFF"/>
        <w:spacing w:line="240" w:lineRule="auto"/>
        <w:ind w:right="9"/>
        <w:jc w:val="center"/>
        <w:rPr>
          <w:ins w:id="12285" w:author="Dr Mamadou SANOGO" w:date="2023-10-25T16:24:00Z"/>
          <w:b/>
          <w:color w:val="000000" w:themeColor="text1"/>
          <w:sz w:val="44"/>
          <w:rPrChange w:id="12286" w:author="Dr Mamadou SANOGO" w:date="2023-10-25T18:15:00Z">
            <w:rPr>
              <w:ins w:id="12287" w:author="Dr Mamadou SANOGO" w:date="2023-10-25T16:24:00Z"/>
              <w:b/>
              <w:sz w:val="44"/>
            </w:rPr>
          </w:rPrChange>
        </w:rPr>
      </w:pPr>
    </w:p>
    <w:p w14:paraId="16581240" w14:textId="08DC7456" w:rsidR="00424982" w:rsidRPr="007A4AFC" w:rsidRDefault="00424982" w:rsidP="00D81BFF">
      <w:pPr>
        <w:shd w:val="clear" w:color="auto" w:fill="FFFFFF"/>
        <w:spacing w:line="240" w:lineRule="auto"/>
        <w:ind w:right="9"/>
        <w:jc w:val="center"/>
        <w:rPr>
          <w:ins w:id="12288" w:author="Dr Mamadou SANOGO" w:date="2023-10-25T16:24:00Z"/>
          <w:b/>
          <w:color w:val="000000" w:themeColor="text1"/>
          <w:sz w:val="44"/>
          <w:rPrChange w:id="12289" w:author="Dr Mamadou SANOGO" w:date="2023-10-25T18:15:00Z">
            <w:rPr>
              <w:ins w:id="12290" w:author="Dr Mamadou SANOGO" w:date="2023-10-25T16:24:00Z"/>
              <w:b/>
              <w:sz w:val="44"/>
            </w:rPr>
          </w:rPrChange>
        </w:rPr>
      </w:pPr>
    </w:p>
    <w:p w14:paraId="0C67BF24" w14:textId="164AE59D" w:rsidR="00424982" w:rsidRPr="007A4AFC" w:rsidRDefault="00424982" w:rsidP="00D81BFF">
      <w:pPr>
        <w:shd w:val="clear" w:color="auto" w:fill="FFFFFF"/>
        <w:spacing w:line="240" w:lineRule="auto"/>
        <w:ind w:right="9"/>
        <w:jc w:val="center"/>
        <w:rPr>
          <w:ins w:id="12291" w:author="Dr Mamadou SANOGO" w:date="2023-10-25T16:24:00Z"/>
          <w:b/>
          <w:color w:val="000000" w:themeColor="text1"/>
          <w:sz w:val="44"/>
          <w:rPrChange w:id="12292" w:author="Dr Mamadou SANOGO" w:date="2023-10-25T18:15:00Z">
            <w:rPr>
              <w:ins w:id="12293" w:author="Dr Mamadou SANOGO" w:date="2023-10-25T16:24:00Z"/>
              <w:b/>
              <w:sz w:val="44"/>
            </w:rPr>
          </w:rPrChange>
        </w:rPr>
      </w:pPr>
    </w:p>
    <w:p w14:paraId="52577C25" w14:textId="1B3E5033" w:rsidR="00424982" w:rsidRPr="007A4AFC" w:rsidRDefault="00424982" w:rsidP="00D81BFF">
      <w:pPr>
        <w:shd w:val="clear" w:color="auto" w:fill="FFFFFF"/>
        <w:spacing w:line="240" w:lineRule="auto"/>
        <w:ind w:right="9"/>
        <w:jc w:val="center"/>
        <w:rPr>
          <w:ins w:id="12294" w:author="Dr Mamadou SANOGO" w:date="2023-10-25T16:24:00Z"/>
          <w:b/>
          <w:color w:val="000000" w:themeColor="text1"/>
          <w:sz w:val="44"/>
          <w:rPrChange w:id="12295" w:author="Dr Mamadou SANOGO" w:date="2023-10-25T18:15:00Z">
            <w:rPr>
              <w:ins w:id="12296" w:author="Dr Mamadou SANOGO" w:date="2023-10-25T16:24:00Z"/>
              <w:b/>
              <w:sz w:val="44"/>
            </w:rPr>
          </w:rPrChange>
        </w:rPr>
      </w:pPr>
    </w:p>
    <w:p w14:paraId="40976BD3" w14:textId="0C5E64E3" w:rsidR="00424982" w:rsidRPr="007A4AFC" w:rsidRDefault="00424982" w:rsidP="00D81BFF">
      <w:pPr>
        <w:shd w:val="clear" w:color="auto" w:fill="FFFFFF"/>
        <w:spacing w:line="240" w:lineRule="auto"/>
        <w:ind w:right="9"/>
        <w:jc w:val="center"/>
        <w:rPr>
          <w:ins w:id="12297" w:author="Dr Mamadou SANOGO" w:date="2023-10-25T16:24:00Z"/>
          <w:b/>
          <w:color w:val="000000" w:themeColor="text1"/>
          <w:sz w:val="44"/>
          <w:rPrChange w:id="12298" w:author="Dr Mamadou SANOGO" w:date="2023-10-25T18:15:00Z">
            <w:rPr>
              <w:ins w:id="12299" w:author="Dr Mamadou SANOGO" w:date="2023-10-25T16:24:00Z"/>
              <w:b/>
              <w:sz w:val="44"/>
            </w:rPr>
          </w:rPrChange>
        </w:rPr>
      </w:pPr>
    </w:p>
    <w:p w14:paraId="1C51092C" w14:textId="65375760" w:rsidR="00424982" w:rsidRPr="007A4AFC" w:rsidRDefault="00424982" w:rsidP="00D81BFF">
      <w:pPr>
        <w:shd w:val="clear" w:color="auto" w:fill="FFFFFF"/>
        <w:spacing w:line="240" w:lineRule="auto"/>
        <w:ind w:right="9"/>
        <w:jc w:val="center"/>
        <w:rPr>
          <w:ins w:id="12300" w:author="Dr Mamadou SANOGO" w:date="2023-10-25T16:24:00Z"/>
          <w:b/>
          <w:color w:val="000000" w:themeColor="text1"/>
          <w:sz w:val="44"/>
          <w:rPrChange w:id="12301" w:author="Dr Mamadou SANOGO" w:date="2023-10-25T18:15:00Z">
            <w:rPr>
              <w:ins w:id="12302" w:author="Dr Mamadou SANOGO" w:date="2023-10-25T16:24:00Z"/>
              <w:b/>
              <w:sz w:val="44"/>
            </w:rPr>
          </w:rPrChange>
        </w:rPr>
      </w:pPr>
    </w:p>
    <w:p w14:paraId="171FFD8E" w14:textId="4FB3F7FF" w:rsidR="00424982" w:rsidRPr="007A4AFC" w:rsidRDefault="00424982" w:rsidP="00D81BFF">
      <w:pPr>
        <w:shd w:val="clear" w:color="auto" w:fill="FFFFFF"/>
        <w:spacing w:line="240" w:lineRule="auto"/>
        <w:ind w:right="9"/>
        <w:jc w:val="center"/>
        <w:rPr>
          <w:ins w:id="12303" w:author="Dr Mamadou SANOGO" w:date="2023-10-25T16:24:00Z"/>
          <w:b/>
          <w:color w:val="000000" w:themeColor="text1"/>
          <w:sz w:val="44"/>
          <w:rPrChange w:id="12304" w:author="Dr Mamadou SANOGO" w:date="2023-10-25T18:15:00Z">
            <w:rPr>
              <w:ins w:id="12305" w:author="Dr Mamadou SANOGO" w:date="2023-10-25T16:24:00Z"/>
              <w:b/>
              <w:sz w:val="44"/>
            </w:rPr>
          </w:rPrChange>
        </w:rPr>
      </w:pPr>
    </w:p>
    <w:p w14:paraId="463DDD89" w14:textId="24BA319E" w:rsidR="00424982" w:rsidRPr="007A4AFC" w:rsidRDefault="00424982" w:rsidP="00D81BFF">
      <w:pPr>
        <w:shd w:val="clear" w:color="auto" w:fill="FFFFFF"/>
        <w:spacing w:line="240" w:lineRule="auto"/>
        <w:ind w:right="9"/>
        <w:jc w:val="center"/>
        <w:rPr>
          <w:ins w:id="12306" w:author="Dr Mamadou SANOGO" w:date="2023-10-25T16:24:00Z"/>
          <w:b/>
          <w:color w:val="000000" w:themeColor="text1"/>
          <w:sz w:val="44"/>
          <w:rPrChange w:id="12307" w:author="Dr Mamadou SANOGO" w:date="2023-10-25T18:15:00Z">
            <w:rPr>
              <w:ins w:id="12308" w:author="Dr Mamadou SANOGO" w:date="2023-10-25T16:24:00Z"/>
              <w:b/>
              <w:sz w:val="44"/>
            </w:rPr>
          </w:rPrChange>
        </w:rPr>
      </w:pPr>
    </w:p>
    <w:p w14:paraId="160E4BA0" w14:textId="3A243CE8" w:rsidR="00424982" w:rsidRPr="007A4AFC" w:rsidRDefault="00424982" w:rsidP="00D81BFF">
      <w:pPr>
        <w:shd w:val="clear" w:color="auto" w:fill="FFFFFF"/>
        <w:spacing w:line="240" w:lineRule="auto"/>
        <w:ind w:right="9"/>
        <w:jc w:val="center"/>
        <w:rPr>
          <w:ins w:id="12309" w:author="Dr Mamadou SANOGO" w:date="2023-10-25T16:24:00Z"/>
          <w:b/>
          <w:color w:val="000000" w:themeColor="text1"/>
          <w:sz w:val="44"/>
          <w:rPrChange w:id="12310" w:author="Dr Mamadou SANOGO" w:date="2023-10-25T18:15:00Z">
            <w:rPr>
              <w:ins w:id="12311" w:author="Dr Mamadou SANOGO" w:date="2023-10-25T16:24:00Z"/>
              <w:b/>
              <w:sz w:val="44"/>
            </w:rPr>
          </w:rPrChange>
        </w:rPr>
      </w:pPr>
    </w:p>
    <w:p w14:paraId="1B415B70" w14:textId="571DC93C" w:rsidR="00424982" w:rsidRPr="007A4AFC" w:rsidRDefault="00424982" w:rsidP="00D81BFF">
      <w:pPr>
        <w:shd w:val="clear" w:color="auto" w:fill="FFFFFF"/>
        <w:spacing w:line="240" w:lineRule="auto"/>
        <w:ind w:right="9"/>
        <w:jc w:val="center"/>
        <w:rPr>
          <w:ins w:id="12312" w:author="Dr Mamadou SANOGO" w:date="2023-10-25T16:24:00Z"/>
          <w:b/>
          <w:color w:val="000000" w:themeColor="text1"/>
          <w:sz w:val="44"/>
          <w:rPrChange w:id="12313" w:author="Dr Mamadou SANOGO" w:date="2023-10-25T18:15:00Z">
            <w:rPr>
              <w:ins w:id="12314" w:author="Dr Mamadou SANOGO" w:date="2023-10-25T16:24:00Z"/>
              <w:b/>
              <w:sz w:val="44"/>
            </w:rPr>
          </w:rPrChange>
        </w:rPr>
      </w:pPr>
    </w:p>
    <w:p w14:paraId="2CBDE5EE" w14:textId="5620CB1B" w:rsidR="00424982" w:rsidRPr="007A4AFC" w:rsidRDefault="00424982" w:rsidP="00D81BFF">
      <w:pPr>
        <w:shd w:val="clear" w:color="auto" w:fill="FFFFFF"/>
        <w:spacing w:line="240" w:lineRule="auto"/>
        <w:ind w:right="9"/>
        <w:jc w:val="center"/>
        <w:rPr>
          <w:ins w:id="12315" w:author="Dr Mamadou SANOGO" w:date="2023-10-25T16:24:00Z"/>
          <w:b/>
          <w:color w:val="000000" w:themeColor="text1"/>
          <w:sz w:val="44"/>
          <w:rPrChange w:id="12316" w:author="Dr Mamadou SANOGO" w:date="2023-10-25T18:15:00Z">
            <w:rPr>
              <w:ins w:id="12317" w:author="Dr Mamadou SANOGO" w:date="2023-10-25T16:24:00Z"/>
              <w:b/>
              <w:sz w:val="44"/>
            </w:rPr>
          </w:rPrChange>
        </w:rPr>
      </w:pPr>
    </w:p>
    <w:p w14:paraId="431CAF96" w14:textId="63160325" w:rsidR="00424982" w:rsidRPr="007A4AFC" w:rsidRDefault="00424982" w:rsidP="00D81BFF">
      <w:pPr>
        <w:shd w:val="clear" w:color="auto" w:fill="FFFFFF"/>
        <w:spacing w:line="240" w:lineRule="auto"/>
        <w:ind w:right="9"/>
        <w:jc w:val="center"/>
        <w:rPr>
          <w:ins w:id="12318" w:author="Dr Mamadou SANOGO" w:date="2023-10-25T16:24:00Z"/>
          <w:b/>
          <w:color w:val="000000" w:themeColor="text1"/>
          <w:sz w:val="44"/>
          <w:rPrChange w:id="12319" w:author="Dr Mamadou SANOGO" w:date="2023-10-25T18:15:00Z">
            <w:rPr>
              <w:ins w:id="12320" w:author="Dr Mamadou SANOGO" w:date="2023-10-25T16:24:00Z"/>
              <w:b/>
              <w:sz w:val="44"/>
            </w:rPr>
          </w:rPrChange>
        </w:rPr>
      </w:pPr>
    </w:p>
    <w:p w14:paraId="5E837FE1" w14:textId="02D157C9" w:rsidR="00424982" w:rsidRPr="007A4AFC" w:rsidRDefault="00424982" w:rsidP="00D81BFF">
      <w:pPr>
        <w:shd w:val="clear" w:color="auto" w:fill="FFFFFF"/>
        <w:spacing w:line="240" w:lineRule="auto"/>
        <w:ind w:right="9"/>
        <w:jc w:val="center"/>
        <w:rPr>
          <w:ins w:id="12321" w:author="Dr Mamadou SANOGO" w:date="2023-10-25T16:24:00Z"/>
          <w:b/>
          <w:color w:val="000000" w:themeColor="text1"/>
          <w:sz w:val="44"/>
          <w:rPrChange w:id="12322" w:author="Dr Mamadou SANOGO" w:date="2023-10-25T18:15:00Z">
            <w:rPr>
              <w:ins w:id="12323" w:author="Dr Mamadou SANOGO" w:date="2023-10-25T16:24:00Z"/>
              <w:b/>
              <w:sz w:val="44"/>
            </w:rPr>
          </w:rPrChange>
        </w:rPr>
      </w:pPr>
    </w:p>
    <w:p w14:paraId="34216ED8" w14:textId="77777777" w:rsidR="00424982" w:rsidRPr="007A4AFC" w:rsidRDefault="00424982" w:rsidP="00D81BFF">
      <w:pPr>
        <w:shd w:val="clear" w:color="auto" w:fill="FFFFFF"/>
        <w:spacing w:line="240" w:lineRule="auto"/>
        <w:ind w:right="9"/>
        <w:jc w:val="center"/>
        <w:rPr>
          <w:ins w:id="12324" w:author="Dr Mamadou SANOGO" w:date="2023-10-25T16:24:00Z"/>
          <w:b/>
          <w:color w:val="000000" w:themeColor="text1"/>
          <w:sz w:val="44"/>
          <w:rPrChange w:id="12325" w:author="Dr Mamadou SANOGO" w:date="2023-10-25T18:15:00Z">
            <w:rPr>
              <w:ins w:id="12326" w:author="Dr Mamadou SANOGO" w:date="2023-10-25T16:24:00Z"/>
              <w:b/>
              <w:sz w:val="44"/>
            </w:rPr>
          </w:rPrChange>
        </w:rPr>
      </w:pPr>
    </w:p>
    <w:p w14:paraId="54A25E5E" w14:textId="158B26F8" w:rsidR="00424982" w:rsidRPr="007A4AFC" w:rsidRDefault="00424982" w:rsidP="00D81BFF">
      <w:pPr>
        <w:shd w:val="clear" w:color="auto" w:fill="FFFFFF"/>
        <w:spacing w:line="240" w:lineRule="auto"/>
        <w:ind w:right="9"/>
        <w:jc w:val="center"/>
        <w:rPr>
          <w:ins w:id="12327" w:author="Dr Mamadou SANOGO" w:date="2023-10-25T16:24:00Z"/>
          <w:b/>
          <w:color w:val="000000" w:themeColor="text1"/>
          <w:sz w:val="44"/>
          <w:rPrChange w:id="12328" w:author="Dr Mamadou SANOGO" w:date="2023-10-25T18:15:00Z">
            <w:rPr>
              <w:ins w:id="12329" w:author="Dr Mamadou SANOGO" w:date="2023-10-25T16:24:00Z"/>
              <w:b/>
              <w:sz w:val="44"/>
            </w:rPr>
          </w:rPrChange>
        </w:rPr>
      </w:pPr>
    </w:p>
    <w:p w14:paraId="1662C0DA" w14:textId="5ECDE902" w:rsidR="00424982" w:rsidRPr="007A4AFC" w:rsidRDefault="00424982" w:rsidP="00D81BFF">
      <w:pPr>
        <w:shd w:val="clear" w:color="auto" w:fill="FFFFFF"/>
        <w:spacing w:line="240" w:lineRule="auto"/>
        <w:ind w:right="9"/>
        <w:jc w:val="center"/>
        <w:rPr>
          <w:ins w:id="12330" w:author="Dr Mamadou SANOGO" w:date="2023-10-25T16:24:00Z"/>
          <w:b/>
          <w:color w:val="000000" w:themeColor="text1"/>
          <w:sz w:val="44"/>
          <w:rPrChange w:id="12331" w:author="Dr Mamadou SANOGO" w:date="2023-10-25T18:15:00Z">
            <w:rPr>
              <w:ins w:id="12332" w:author="Dr Mamadou SANOGO" w:date="2023-10-25T16:24:00Z"/>
              <w:b/>
              <w:sz w:val="44"/>
            </w:rPr>
          </w:rPrChange>
        </w:rPr>
      </w:pPr>
    </w:p>
    <w:p w14:paraId="1C70E079" w14:textId="4A39CF52" w:rsidR="00424982" w:rsidRPr="007A4AFC" w:rsidRDefault="00424982" w:rsidP="00D81BFF">
      <w:pPr>
        <w:shd w:val="clear" w:color="auto" w:fill="FFFFFF"/>
        <w:spacing w:line="240" w:lineRule="auto"/>
        <w:ind w:right="9"/>
        <w:jc w:val="center"/>
        <w:rPr>
          <w:ins w:id="12333" w:author="Dr Mamadou SANOGO" w:date="2023-10-25T16:24:00Z"/>
          <w:b/>
          <w:color w:val="000000" w:themeColor="text1"/>
          <w:sz w:val="44"/>
          <w:rPrChange w:id="12334" w:author="Dr Mamadou SANOGO" w:date="2023-10-25T18:15:00Z">
            <w:rPr>
              <w:ins w:id="12335" w:author="Dr Mamadou SANOGO" w:date="2023-10-25T16:24:00Z"/>
              <w:b/>
              <w:sz w:val="44"/>
            </w:rPr>
          </w:rPrChange>
        </w:rPr>
      </w:pPr>
    </w:p>
    <w:p w14:paraId="26D35A27" w14:textId="61188CC9" w:rsidR="00424982" w:rsidRPr="007A4AFC" w:rsidRDefault="00424982" w:rsidP="00D81BFF">
      <w:pPr>
        <w:shd w:val="clear" w:color="auto" w:fill="FFFFFF"/>
        <w:spacing w:line="240" w:lineRule="auto"/>
        <w:ind w:right="9"/>
        <w:jc w:val="center"/>
        <w:rPr>
          <w:ins w:id="12336" w:author="Dr Mamadou SANOGO" w:date="2023-10-25T16:25:00Z"/>
          <w:b/>
          <w:color w:val="000000" w:themeColor="text1"/>
          <w:sz w:val="44"/>
          <w:rPrChange w:id="12337" w:author="Dr Mamadou SANOGO" w:date="2023-10-25T18:15:00Z">
            <w:rPr>
              <w:ins w:id="12338" w:author="Dr Mamadou SANOGO" w:date="2023-10-25T16:25:00Z"/>
              <w:b/>
              <w:sz w:val="44"/>
            </w:rPr>
          </w:rPrChange>
        </w:rPr>
      </w:pPr>
    </w:p>
    <w:p w14:paraId="05DDF7C7" w14:textId="77777777" w:rsidR="00424982" w:rsidRPr="007A4AFC" w:rsidRDefault="00424982" w:rsidP="00D81BFF">
      <w:pPr>
        <w:shd w:val="clear" w:color="auto" w:fill="FFFFFF"/>
        <w:spacing w:line="240" w:lineRule="auto"/>
        <w:ind w:right="9"/>
        <w:jc w:val="center"/>
        <w:rPr>
          <w:ins w:id="12339" w:author="Dr Mamadou SANOGO" w:date="2023-10-25T16:24:00Z"/>
          <w:b/>
          <w:color w:val="000000" w:themeColor="text1"/>
          <w:sz w:val="44"/>
          <w:rPrChange w:id="12340" w:author="Dr Mamadou SANOGO" w:date="2023-10-25T18:15:00Z">
            <w:rPr>
              <w:ins w:id="12341" w:author="Dr Mamadou SANOGO" w:date="2023-10-25T16:24:00Z"/>
              <w:b/>
              <w:sz w:val="44"/>
            </w:rPr>
          </w:rPrChange>
        </w:rPr>
      </w:pPr>
    </w:p>
    <w:p w14:paraId="148C1CB4" w14:textId="28987722" w:rsidR="00424982" w:rsidRPr="007A4AFC" w:rsidRDefault="00424982" w:rsidP="00D81BFF">
      <w:pPr>
        <w:shd w:val="clear" w:color="auto" w:fill="FFFFFF"/>
        <w:spacing w:line="240" w:lineRule="auto"/>
        <w:ind w:right="9"/>
        <w:jc w:val="center"/>
        <w:rPr>
          <w:ins w:id="12342" w:author="Dr Mamadou SANOGO" w:date="2023-10-25T16:24:00Z"/>
          <w:b/>
          <w:color w:val="000000" w:themeColor="text1"/>
          <w:sz w:val="44"/>
          <w:rPrChange w:id="12343" w:author="Dr Mamadou SANOGO" w:date="2023-10-25T18:15:00Z">
            <w:rPr>
              <w:ins w:id="12344" w:author="Dr Mamadou SANOGO" w:date="2023-10-25T16:24:00Z"/>
              <w:b/>
              <w:sz w:val="44"/>
            </w:rPr>
          </w:rPrChange>
        </w:rPr>
      </w:pPr>
    </w:p>
    <w:p w14:paraId="7C1F143C" w14:textId="6DB4F247" w:rsidR="00424982" w:rsidRPr="007A4AFC" w:rsidRDefault="00424982" w:rsidP="00D81BFF">
      <w:pPr>
        <w:shd w:val="clear" w:color="auto" w:fill="FFFFFF"/>
        <w:spacing w:line="240" w:lineRule="auto"/>
        <w:ind w:right="9"/>
        <w:jc w:val="center"/>
        <w:rPr>
          <w:ins w:id="12345" w:author="Dr Mamadou SANOGO" w:date="2023-10-25T16:24:00Z"/>
          <w:b/>
          <w:color w:val="000000" w:themeColor="text1"/>
          <w:sz w:val="44"/>
          <w:rPrChange w:id="12346" w:author="Dr Mamadou SANOGO" w:date="2023-10-25T18:15:00Z">
            <w:rPr>
              <w:ins w:id="12347" w:author="Dr Mamadou SANOGO" w:date="2023-10-25T16:24:00Z"/>
              <w:b/>
              <w:sz w:val="44"/>
            </w:rPr>
          </w:rPrChange>
        </w:rPr>
      </w:pPr>
    </w:p>
    <w:p w14:paraId="51BF8CA5" w14:textId="77777777" w:rsidR="00424982" w:rsidRPr="007A4AFC" w:rsidRDefault="00424982" w:rsidP="00D81BFF">
      <w:pPr>
        <w:shd w:val="clear" w:color="auto" w:fill="FFFFFF"/>
        <w:spacing w:line="240" w:lineRule="auto"/>
        <w:ind w:right="9"/>
        <w:jc w:val="center"/>
        <w:rPr>
          <w:ins w:id="12348" w:author="Dr Mamadou SANOGO" w:date="2023-10-25T15:02:00Z"/>
          <w:b/>
          <w:color w:val="000000" w:themeColor="text1"/>
          <w:sz w:val="44"/>
          <w:rPrChange w:id="12349" w:author="Dr Mamadou SANOGO" w:date="2023-10-25T18:15:00Z">
            <w:rPr>
              <w:ins w:id="12350" w:author="Dr Mamadou SANOGO" w:date="2023-10-25T15:02:00Z"/>
              <w:b/>
              <w:sz w:val="44"/>
            </w:rPr>
          </w:rPrChange>
        </w:rPr>
      </w:pPr>
    </w:p>
    <w:p w14:paraId="2A107780" w14:textId="44CC5F32" w:rsidR="00D81BFF" w:rsidRPr="007A4AFC" w:rsidRDefault="00D81BFF" w:rsidP="00D81BFF">
      <w:pPr>
        <w:shd w:val="clear" w:color="auto" w:fill="FFFFFF"/>
        <w:spacing w:line="240" w:lineRule="auto"/>
        <w:ind w:right="9"/>
        <w:jc w:val="center"/>
        <w:rPr>
          <w:ins w:id="12351" w:author="Dr Mamadou SANOGO" w:date="2023-10-25T16:24:00Z"/>
          <w:b/>
          <w:color w:val="000000" w:themeColor="text1"/>
          <w:sz w:val="44"/>
          <w:rPrChange w:id="12352" w:author="Dr Mamadou SANOGO" w:date="2023-10-25T18:15:00Z">
            <w:rPr>
              <w:ins w:id="12353" w:author="Dr Mamadou SANOGO" w:date="2023-10-25T16:24:00Z"/>
              <w:b/>
              <w:sz w:val="44"/>
            </w:rPr>
          </w:rPrChange>
        </w:rPr>
      </w:pPr>
      <w:ins w:id="12354" w:author="Dr Mamadou SANOGO" w:date="2023-10-25T15:02:00Z">
        <w:r w:rsidRPr="007A4AFC">
          <w:rPr>
            <w:b/>
            <w:color w:val="000000" w:themeColor="text1"/>
            <w:sz w:val="44"/>
            <w:rPrChange w:id="12355" w:author="Dr Mamadou SANOGO" w:date="2023-10-25T18:15:00Z">
              <w:rPr>
                <w:b/>
                <w:sz w:val="44"/>
              </w:rPr>
            </w:rPrChange>
          </w:rPr>
          <w:t>Annexe n°016 : Cadre organique de l’EPSFé</w:t>
        </w:r>
      </w:ins>
    </w:p>
    <w:p w14:paraId="6F6CD023" w14:textId="10036B2D" w:rsidR="00424982" w:rsidRPr="007A4AFC" w:rsidRDefault="00424982" w:rsidP="00D81BFF">
      <w:pPr>
        <w:shd w:val="clear" w:color="auto" w:fill="FFFFFF"/>
        <w:spacing w:line="240" w:lineRule="auto"/>
        <w:ind w:right="9"/>
        <w:jc w:val="center"/>
        <w:rPr>
          <w:ins w:id="12356" w:author="Dr Mamadou SANOGO" w:date="2023-10-25T16:24:00Z"/>
          <w:b/>
          <w:color w:val="000000" w:themeColor="text1"/>
          <w:sz w:val="44"/>
          <w:rPrChange w:id="12357" w:author="Dr Mamadou SANOGO" w:date="2023-10-25T18:15:00Z">
            <w:rPr>
              <w:ins w:id="12358" w:author="Dr Mamadou SANOGO" w:date="2023-10-25T16:24:00Z"/>
              <w:b/>
              <w:sz w:val="44"/>
            </w:rPr>
          </w:rPrChange>
        </w:rPr>
      </w:pPr>
    </w:p>
    <w:p w14:paraId="6E3368DF" w14:textId="547F5E43" w:rsidR="00424982" w:rsidRPr="007A4AFC" w:rsidRDefault="00424982" w:rsidP="00D81BFF">
      <w:pPr>
        <w:shd w:val="clear" w:color="auto" w:fill="FFFFFF"/>
        <w:spacing w:line="240" w:lineRule="auto"/>
        <w:ind w:right="9"/>
        <w:jc w:val="center"/>
        <w:rPr>
          <w:ins w:id="12359" w:author="Dr Mamadou SANOGO" w:date="2023-10-25T16:24:00Z"/>
          <w:b/>
          <w:color w:val="000000" w:themeColor="text1"/>
          <w:sz w:val="44"/>
          <w:rPrChange w:id="12360" w:author="Dr Mamadou SANOGO" w:date="2023-10-25T18:15:00Z">
            <w:rPr>
              <w:ins w:id="12361" w:author="Dr Mamadou SANOGO" w:date="2023-10-25T16:24:00Z"/>
              <w:b/>
              <w:sz w:val="44"/>
            </w:rPr>
          </w:rPrChange>
        </w:rPr>
      </w:pPr>
    </w:p>
    <w:p w14:paraId="35502527" w14:textId="79CE8CAB" w:rsidR="00424982" w:rsidRPr="007A4AFC" w:rsidRDefault="00424982" w:rsidP="00D81BFF">
      <w:pPr>
        <w:shd w:val="clear" w:color="auto" w:fill="FFFFFF"/>
        <w:spacing w:line="240" w:lineRule="auto"/>
        <w:ind w:right="9"/>
        <w:jc w:val="center"/>
        <w:rPr>
          <w:ins w:id="12362" w:author="Dr Mamadou SANOGO" w:date="2023-10-25T16:24:00Z"/>
          <w:b/>
          <w:color w:val="000000" w:themeColor="text1"/>
          <w:sz w:val="44"/>
          <w:rPrChange w:id="12363" w:author="Dr Mamadou SANOGO" w:date="2023-10-25T18:15:00Z">
            <w:rPr>
              <w:ins w:id="12364" w:author="Dr Mamadou SANOGO" w:date="2023-10-25T16:24:00Z"/>
              <w:b/>
              <w:sz w:val="44"/>
            </w:rPr>
          </w:rPrChange>
        </w:rPr>
      </w:pPr>
    </w:p>
    <w:p w14:paraId="03F7798E" w14:textId="54B8AB96" w:rsidR="00424982" w:rsidRPr="007A4AFC" w:rsidRDefault="00424982" w:rsidP="00D81BFF">
      <w:pPr>
        <w:shd w:val="clear" w:color="auto" w:fill="FFFFFF"/>
        <w:spacing w:line="240" w:lineRule="auto"/>
        <w:ind w:right="9"/>
        <w:jc w:val="center"/>
        <w:rPr>
          <w:ins w:id="12365" w:author="Dr Mamadou SANOGO" w:date="2023-10-25T16:24:00Z"/>
          <w:b/>
          <w:color w:val="000000" w:themeColor="text1"/>
          <w:sz w:val="44"/>
          <w:rPrChange w:id="12366" w:author="Dr Mamadou SANOGO" w:date="2023-10-25T18:15:00Z">
            <w:rPr>
              <w:ins w:id="12367" w:author="Dr Mamadou SANOGO" w:date="2023-10-25T16:24:00Z"/>
              <w:b/>
              <w:sz w:val="44"/>
            </w:rPr>
          </w:rPrChange>
        </w:rPr>
      </w:pPr>
    </w:p>
    <w:p w14:paraId="4B9B8E88" w14:textId="36C40280" w:rsidR="00424982" w:rsidRPr="007A4AFC" w:rsidRDefault="00424982" w:rsidP="00D81BFF">
      <w:pPr>
        <w:shd w:val="clear" w:color="auto" w:fill="FFFFFF"/>
        <w:spacing w:line="240" w:lineRule="auto"/>
        <w:ind w:right="9"/>
        <w:jc w:val="center"/>
        <w:rPr>
          <w:ins w:id="12368" w:author="Dr Mamadou SANOGO" w:date="2023-10-25T16:24:00Z"/>
          <w:b/>
          <w:color w:val="000000" w:themeColor="text1"/>
          <w:sz w:val="44"/>
          <w:rPrChange w:id="12369" w:author="Dr Mamadou SANOGO" w:date="2023-10-25T18:15:00Z">
            <w:rPr>
              <w:ins w:id="12370" w:author="Dr Mamadou SANOGO" w:date="2023-10-25T16:24:00Z"/>
              <w:b/>
              <w:sz w:val="44"/>
            </w:rPr>
          </w:rPrChange>
        </w:rPr>
      </w:pPr>
    </w:p>
    <w:p w14:paraId="18A0C317" w14:textId="52FB17B4" w:rsidR="00424982" w:rsidRPr="007A4AFC" w:rsidRDefault="00424982" w:rsidP="00D81BFF">
      <w:pPr>
        <w:shd w:val="clear" w:color="auto" w:fill="FFFFFF"/>
        <w:spacing w:line="240" w:lineRule="auto"/>
        <w:ind w:right="9"/>
        <w:jc w:val="center"/>
        <w:rPr>
          <w:ins w:id="12371" w:author="Dr Mamadou SANOGO" w:date="2023-10-25T16:24:00Z"/>
          <w:b/>
          <w:color w:val="000000" w:themeColor="text1"/>
          <w:sz w:val="44"/>
          <w:rPrChange w:id="12372" w:author="Dr Mamadou SANOGO" w:date="2023-10-25T18:15:00Z">
            <w:rPr>
              <w:ins w:id="12373" w:author="Dr Mamadou SANOGO" w:date="2023-10-25T16:24:00Z"/>
              <w:b/>
              <w:sz w:val="44"/>
            </w:rPr>
          </w:rPrChange>
        </w:rPr>
      </w:pPr>
    </w:p>
    <w:p w14:paraId="6ABE6B5D" w14:textId="032FEEF5" w:rsidR="00424982" w:rsidRPr="007A4AFC" w:rsidRDefault="00424982" w:rsidP="00D81BFF">
      <w:pPr>
        <w:shd w:val="clear" w:color="auto" w:fill="FFFFFF"/>
        <w:spacing w:line="240" w:lineRule="auto"/>
        <w:ind w:right="9"/>
        <w:jc w:val="center"/>
        <w:rPr>
          <w:ins w:id="12374" w:author="Dr Mamadou SANOGO" w:date="2023-10-25T15:02:00Z"/>
          <w:b/>
          <w:color w:val="000000" w:themeColor="text1"/>
          <w:sz w:val="44"/>
          <w:rPrChange w:id="12375" w:author="Dr Mamadou SANOGO" w:date="2023-10-25T18:15:00Z">
            <w:rPr>
              <w:ins w:id="12376" w:author="Dr Mamadou SANOGO" w:date="2023-10-25T15:02:00Z"/>
              <w:b/>
              <w:sz w:val="44"/>
            </w:rPr>
          </w:rPrChange>
        </w:rPr>
      </w:pPr>
      <w:ins w:id="12377" w:author="Dr Mamadou SANOGO" w:date="2023-10-25T16:25:00Z">
        <w:r w:rsidRPr="007A4AFC">
          <w:rPr>
            <w:noProof/>
            <w:color w:val="000000" w:themeColor="text1"/>
            <w:sz w:val="28"/>
            <w:szCs w:val="28"/>
            <w:rPrChange w:id="12378" w:author="Dr Mamadou SANOGO" w:date="2023-10-25T18:15:00Z">
              <w:rPr>
                <w:noProof/>
                <w:color w:val="000000"/>
                <w:sz w:val="28"/>
                <w:szCs w:val="28"/>
              </w:rPr>
            </w:rPrChange>
          </w:rPr>
          <w:lastRenderedPageBreak/>
          <w:drawing>
            <wp:inline distT="0" distB="0" distL="0" distR="0" wp14:anchorId="60EEE2F3" wp14:editId="3E51113A">
              <wp:extent cx="5850890" cy="5535507"/>
              <wp:effectExtent l="0" t="0" r="16510" b="0"/>
              <wp:docPr id="15" name="Diagramme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ins>
    </w:p>
    <w:p w14:paraId="648F7BDF" w14:textId="77777777" w:rsidR="00A209C6" w:rsidRPr="007A4AFC" w:rsidRDefault="00A209C6" w:rsidP="00D81BFF">
      <w:pPr>
        <w:shd w:val="clear" w:color="auto" w:fill="FFFFFF"/>
        <w:spacing w:line="240" w:lineRule="auto"/>
        <w:ind w:right="9"/>
        <w:jc w:val="center"/>
        <w:rPr>
          <w:ins w:id="12379" w:author="Dr Mamadou SANOGO" w:date="2023-10-25T16:26:00Z"/>
          <w:b/>
          <w:color w:val="000000" w:themeColor="text1"/>
          <w:sz w:val="44"/>
          <w:rPrChange w:id="12380" w:author="Dr Mamadou SANOGO" w:date="2023-10-25T18:15:00Z">
            <w:rPr>
              <w:ins w:id="12381" w:author="Dr Mamadou SANOGO" w:date="2023-10-25T16:26:00Z"/>
              <w:b/>
              <w:sz w:val="44"/>
            </w:rPr>
          </w:rPrChange>
        </w:rPr>
      </w:pPr>
    </w:p>
    <w:p w14:paraId="33B63F22" w14:textId="77777777" w:rsidR="00A209C6" w:rsidRPr="007A4AFC" w:rsidRDefault="00A209C6" w:rsidP="00D81BFF">
      <w:pPr>
        <w:shd w:val="clear" w:color="auto" w:fill="FFFFFF"/>
        <w:spacing w:line="240" w:lineRule="auto"/>
        <w:ind w:right="9"/>
        <w:jc w:val="center"/>
        <w:rPr>
          <w:ins w:id="12382" w:author="Dr Mamadou SANOGO" w:date="2023-10-25T16:26:00Z"/>
          <w:b/>
          <w:color w:val="000000" w:themeColor="text1"/>
          <w:sz w:val="44"/>
          <w:rPrChange w:id="12383" w:author="Dr Mamadou SANOGO" w:date="2023-10-25T18:15:00Z">
            <w:rPr>
              <w:ins w:id="12384" w:author="Dr Mamadou SANOGO" w:date="2023-10-25T16:26:00Z"/>
              <w:b/>
              <w:sz w:val="44"/>
            </w:rPr>
          </w:rPrChange>
        </w:rPr>
      </w:pPr>
    </w:p>
    <w:p w14:paraId="77AC1EEC" w14:textId="77777777" w:rsidR="00A209C6" w:rsidRPr="007A4AFC" w:rsidRDefault="00A209C6" w:rsidP="00D81BFF">
      <w:pPr>
        <w:shd w:val="clear" w:color="auto" w:fill="FFFFFF"/>
        <w:spacing w:line="240" w:lineRule="auto"/>
        <w:ind w:right="9"/>
        <w:jc w:val="center"/>
        <w:rPr>
          <w:ins w:id="12385" w:author="Dr Mamadou SANOGO" w:date="2023-10-25T16:26:00Z"/>
          <w:b/>
          <w:color w:val="000000" w:themeColor="text1"/>
          <w:sz w:val="44"/>
          <w:rPrChange w:id="12386" w:author="Dr Mamadou SANOGO" w:date="2023-10-25T18:15:00Z">
            <w:rPr>
              <w:ins w:id="12387" w:author="Dr Mamadou SANOGO" w:date="2023-10-25T16:26:00Z"/>
              <w:b/>
              <w:sz w:val="44"/>
            </w:rPr>
          </w:rPrChange>
        </w:rPr>
      </w:pPr>
    </w:p>
    <w:p w14:paraId="2BEF2EF4" w14:textId="77777777" w:rsidR="00A209C6" w:rsidRPr="007A4AFC" w:rsidRDefault="00A209C6" w:rsidP="00D81BFF">
      <w:pPr>
        <w:shd w:val="clear" w:color="auto" w:fill="FFFFFF"/>
        <w:spacing w:line="240" w:lineRule="auto"/>
        <w:ind w:right="9"/>
        <w:jc w:val="center"/>
        <w:rPr>
          <w:ins w:id="12388" w:author="Dr Mamadou SANOGO" w:date="2023-10-25T16:26:00Z"/>
          <w:b/>
          <w:color w:val="000000" w:themeColor="text1"/>
          <w:sz w:val="44"/>
          <w:rPrChange w:id="12389" w:author="Dr Mamadou SANOGO" w:date="2023-10-25T18:15:00Z">
            <w:rPr>
              <w:ins w:id="12390" w:author="Dr Mamadou SANOGO" w:date="2023-10-25T16:26:00Z"/>
              <w:b/>
              <w:sz w:val="44"/>
            </w:rPr>
          </w:rPrChange>
        </w:rPr>
      </w:pPr>
    </w:p>
    <w:p w14:paraId="597B5B91" w14:textId="77777777" w:rsidR="00A209C6" w:rsidRPr="007A4AFC" w:rsidRDefault="00A209C6" w:rsidP="00D81BFF">
      <w:pPr>
        <w:shd w:val="clear" w:color="auto" w:fill="FFFFFF"/>
        <w:spacing w:line="240" w:lineRule="auto"/>
        <w:ind w:right="9"/>
        <w:jc w:val="center"/>
        <w:rPr>
          <w:ins w:id="12391" w:author="Dr Mamadou SANOGO" w:date="2023-10-25T16:26:00Z"/>
          <w:b/>
          <w:color w:val="000000" w:themeColor="text1"/>
          <w:sz w:val="44"/>
          <w:rPrChange w:id="12392" w:author="Dr Mamadou SANOGO" w:date="2023-10-25T18:15:00Z">
            <w:rPr>
              <w:ins w:id="12393" w:author="Dr Mamadou SANOGO" w:date="2023-10-25T16:26:00Z"/>
              <w:b/>
              <w:sz w:val="44"/>
            </w:rPr>
          </w:rPrChange>
        </w:rPr>
      </w:pPr>
    </w:p>
    <w:p w14:paraId="58CCC5EF" w14:textId="77777777" w:rsidR="00A209C6" w:rsidRPr="007A4AFC" w:rsidRDefault="00A209C6" w:rsidP="00D81BFF">
      <w:pPr>
        <w:shd w:val="clear" w:color="auto" w:fill="FFFFFF"/>
        <w:spacing w:line="240" w:lineRule="auto"/>
        <w:ind w:right="9"/>
        <w:jc w:val="center"/>
        <w:rPr>
          <w:ins w:id="12394" w:author="Dr Mamadou SANOGO" w:date="2023-10-25T16:26:00Z"/>
          <w:b/>
          <w:color w:val="000000" w:themeColor="text1"/>
          <w:sz w:val="44"/>
          <w:rPrChange w:id="12395" w:author="Dr Mamadou SANOGO" w:date="2023-10-25T18:15:00Z">
            <w:rPr>
              <w:ins w:id="12396" w:author="Dr Mamadou SANOGO" w:date="2023-10-25T16:26:00Z"/>
              <w:b/>
              <w:sz w:val="44"/>
            </w:rPr>
          </w:rPrChange>
        </w:rPr>
      </w:pPr>
    </w:p>
    <w:p w14:paraId="07CA4392" w14:textId="77777777" w:rsidR="00A209C6" w:rsidRPr="007A4AFC" w:rsidRDefault="00A209C6" w:rsidP="00D81BFF">
      <w:pPr>
        <w:shd w:val="clear" w:color="auto" w:fill="FFFFFF"/>
        <w:spacing w:line="240" w:lineRule="auto"/>
        <w:ind w:right="9"/>
        <w:jc w:val="center"/>
        <w:rPr>
          <w:ins w:id="12397" w:author="Dr Mamadou SANOGO" w:date="2023-10-25T16:26:00Z"/>
          <w:b/>
          <w:color w:val="000000" w:themeColor="text1"/>
          <w:sz w:val="44"/>
          <w:rPrChange w:id="12398" w:author="Dr Mamadou SANOGO" w:date="2023-10-25T18:15:00Z">
            <w:rPr>
              <w:ins w:id="12399" w:author="Dr Mamadou SANOGO" w:date="2023-10-25T16:26:00Z"/>
              <w:b/>
              <w:sz w:val="44"/>
            </w:rPr>
          </w:rPrChange>
        </w:rPr>
      </w:pPr>
    </w:p>
    <w:p w14:paraId="319DEBD4" w14:textId="77777777" w:rsidR="00A209C6" w:rsidRPr="007A4AFC" w:rsidRDefault="00A209C6" w:rsidP="00D81BFF">
      <w:pPr>
        <w:shd w:val="clear" w:color="auto" w:fill="FFFFFF"/>
        <w:spacing w:line="240" w:lineRule="auto"/>
        <w:ind w:right="9"/>
        <w:jc w:val="center"/>
        <w:rPr>
          <w:ins w:id="12400" w:author="Dr Mamadou SANOGO" w:date="2023-10-25T16:26:00Z"/>
          <w:b/>
          <w:color w:val="000000" w:themeColor="text1"/>
          <w:sz w:val="44"/>
          <w:rPrChange w:id="12401" w:author="Dr Mamadou SANOGO" w:date="2023-10-25T18:15:00Z">
            <w:rPr>
              <w:ins w:id="12402" w:author="Dr Mamadou SANOGO" w:date="2023-10-25T16:26:00Z"/>
              <w:b/>
              <w:sz w:val="44"/>
            </w:rPr>
          </w:rPrChange>
        </w:rPr>
      </w:pPr>
    </w:p>
    <w:p w14:paraId="50CAA7F5" w14:textId="77777777" w:rsidR="00A209C6" w:rsidRPr="007A4AFC" w:rsidRDefault="00A209C6" w:rsidP="00D81BFF">
      <w:pPr>
        <w:shd w:val="clear" w:color="auto" w:fill="FFFFFF"/>
        <w:spacing w:line="240" w:lineRule="auto"/>
        <w:ind w:right="9"/>
        <w:jc w:val="center"/>
        <w:rPr>
          <w:ins w:id="12403" w:author="Dr Mamadou SANOGO" w:date="2023-10-25T16:26:00Z"/>
          <w:b/>
          <w:color w:val="000000" w:themeColor="text1"/>
          <w:sz w:val="44"/>
          <w:rPrChange w:id="12404" w:author="Dr Mamadou SANOGO" w:date="2023-10-25T18:15:00Z">
            <w:rPr>
              <w:ins w:id="12405" w:author="Dr Mamadou SANOGO" w:date="2023-10-25T16:26:00Z"/>
              <w:b/>
              <w:sz w:val="44"/>
            </w:rPr>
          </w:rPrChange>
        </w:rPr>
      </w:pPr>
    </w:p>
    <w:p w14:paraId="25F9DFF9" w14:textId="48BB6FE9" w:rsidR="00A209C6" w:rsidRDefault="00A209C6" w:rsidP="00D81BFF">
      <w:pPr>
        <w:shd w:val="clear" w:color="auto" w:fill="FFFFFF"/>
        <w:spacing w:line="240" w:lineRule="auto"/>
        <w:ind w:right="9"/>
        <w:jc w:val="center"/>
        <w:rPr>
          <w:ins w:id="12406" w:author="Dr Mamadou SANOGO" w:date="2023-10-27T14:04:00Z"/>
          <w:b/>
          <w:color w:val="000000" w:themeColor="text1"/>
          <w:sz w:val="44"/>
        </w:rPr>
      </w:pPr>
    </w:p>
    <w:p w14:paraId="59C11815" w14:textId="756A670C" w:rsidR="006778CD" w:rsidRDefault="006778CD" w:rsidP="00D81BFF">
      <w:pPr>
        <w:shd w:val="clear" w:color="auto" w:fill="FFFFFF"/>
        <w:spacing w:line="240" w:lineRule="auto"/>
        <w:ind w:right="9"/>
        <w:jc w:val="center"/>
        <w:rPr>
          <w:ins w:id="12407" w:author="Dr Mamadou SANOGO" w:date="2023-10-27T14:04:00Z"/>
          <w:b/>
          <w:color w:val="000000" w:themeColor="text1"/>
          <w:sz w:val="44"/>
        </w:rPr>
      </w:pPr>
    </w:p>
    <w:p w14:paraId="0E00365E" w14:textId="734AAEF5" w:rsidR="006778CD" w:rsidRDefault="006778CD" w:rsidP="00D81BFF">
      <w:pPr>
        <w:shd w:val="clear" w:color="auto" w:fill="FFFFFF"/>
        <w:spacing w:line="240" w:lineRule="auto"/>
        <w:ind w:right="9"/>
        <w:jc w:val="center"/>
        <w:rPr>
          <w:ins w:id="12408" w:author="Dr Mamadou SANOGO" w:date="2023-10-27T14:04:00Z"/>
          <w:b/>
          <w:color w:val="000000" w:themeColor="text1"/>
          <w:sz w:val="44"/>
        </w:rPr>
      </w:pPr>
    </w:p>
    <w:p w14:paraId="1326F500" w14:textId="69BC617C" w:rsidR="006778CD" w:rsidRDefault="006778CD" w:rsidP="00D81BFF">
      <w:pPr>
        <w:shd w:val="clear" w:color="auto" w:fill="FFFFFF"/>
        <w:spacing w:line="240" w:lineRule="auto"/>
        <w:ind w:right="9"/>
        <w:jc w:val="center"/>
        <w:rPr>
          <w:ins w:id="12409" w:author="Dr Mamadou SANOGO" w:date="2023-10-27T14:04:00Z"/>
          <w:b/>
          <w:color w:val="000000" w:themeColor="text1"/>
          <w:sz w:val="44"/>
        </w:rPr>
      </w:pPr>
    </w:p>
    <w:p w14:paraId="7AF4D000" w14:textId="250B2516" w:rsidR="006778CD" w:rsidRDefault="006778CD" w:rsidP="00D81BFF">
      <w:pPr>
        <w:shd w:val="clear" w:color="auto" w:fill="FFFFFF"/>
        <w:spacing w:line="240" w:lineRule="auto"/>
        <w:ind w:right="9"/>
        <w:jc w:val="center"/>
        <w:rPr>
          <w:ins w:id="12410" w:author="Dr Mamadou SANOGO" w:date="2023-10-27T14:04:00Z"/>
          <w:b/>
          <w:color w:val="000000" w:themeColor="text1"/>
          <w:sz w:val="44"/>
        </w:rPr>
      </w:pPr>
    </w:p>
    <w:p w14:paraId="379A74AA" w14:textId="77777777" w:rsidR="006778CD" w:rsidRPr="007A4AFC" w:rsidRDefault="006778CD" w:rsidP="00D81BFF">
      <w:pPr>
        <w:shd w:val="clear" w:color="auto" w:fill="FFFFFF"/>
        <w:spacing w:line="240" w:lineRule="auto"/>
        <w:ind w:right="9"/>
        <w:jc w:val="center"/>
        <w:rPr>
          <w:ins w:id="12411" w:author="Dr Mamadou SANOGO" w:date="2023-10-25T16:26:00Z"/>
          <w:b/>
          <w:color w:val="000000" w:themeColor="text1"/>
          <w:sz w:val="44"/>
          <w:rPrChange w:id="12412" w:author="Dr Mamadou SANOGO" w:date="2023-10-25T18:15:00Z">
            <w:rPr>
              <w:ins w:id="12413" w:author="Dr Mamadou SANOGO" w:date="2023-10-25T16:26:00Z"/>
              <w:b/>
              <w:sz w:val="44"/>
            </w:rPr>
          </w:rPrChange>
        </w:rPr>
      </w:pPr>
    </w:p>
    <w:p w14:paraId="7EE9645A" w14:textId="77777777" w:rsidR="00A209C6" w:rsidRPr="007A4AFC" w:rsidRDefault="00A209C6" w:rsidP="00D81BFF">
      <w:pPr>
        <w:shd w:val="clear" w:color="auto" w:fill="FFFFFF"/>
        <w:spacing w:line="240" w:lineRule="auto"/>
        <w:ind w:right="9"/>
        <w:jc w:val="center"/>
        <w:rPr>
          <w:ins w:id="12414" w:author="Dr Mamadou SANOGO" w:date="2023-10-25T16:26:00Z"/>
          <w:b/>
          <w:color w:val="000000" w:themeColor="text1"/>
          <w:sz w:val="44"/>
          <w:rPrChange w:id="12415" w:author="Dr Mamadou SANOGO" w:date="2023-10-25T18:15:00Z">
            <w:rPr>
              <w:ins w:id="12416" w:author="Dr Mamadou SANOGO" w:date="2023-10-25T16:26:00Z"/>
              <w:b/>
              <w:sz w:val="44"/>
            </w:rPr>
          </w:rPrChange>
        </w:rPr>
      </w:pPr>
    </w:p>
    <w:p w14:paraId="54C52FEF" w14:textId="5ABD863F" w:rsidR="00D81BFF" w:rsidRPr="007A4AFC" w:rsidRDefault="00D81BFF" w:rsidP="00D81BFF">
      <w:pPr>
        <w:shd w:val="clear" w:color="auto" w:fill="FFFFFF"/>
        <w:spacing w:line="240" w:lineRule="auto"/>
        <w:ind w:right="9"/>
        <w:jc w:val="center"/>
        <w:rPr>
          <w:ins w:id="12417" w:author="Dr Mamadou SANOGO" w:date="2023-10-25T16:39:00Z"/>
          <w:b/>
          <w:color w:val="000000" w:themeColor="text1"/>
          <w:sz w:val="44"/>
          <w:rPrChange w:id="12418" w:author="Dr Mamadou SANOGO" w:date="2023-10-25T18:15:00Z">
            <w:rPr>
              <w:ins w:id="12419" w:author="Dr Mamadou SANOGO" w:date="2023-10-25T16:39:00Z"/>
              <w:b/>
              <w:sz w:val="44"/>
            </w:rPr>
          </w:rPrChange>
        </w:rPr>
      </w:pPr>
      <w:ins w:id="12420" w:author="Dr Mamadou SANOGO" w:date="2023-10-25T15:02:00Z">
        <w:r w:rsidRPr="007A4AFC">
          <w:rPr>
            <w:b/>
            <w:color w:val="000000" w:themeColor="text1"/>
            <w:sz w:val="44"/>
            <w:rPrChange w:id="12421" w:author="Dr Mamadou SANOGO" w:date="2023-10-25T18:15:00Z">
              <w:rPr>
                <w:b/>
                <w:sz w:val="44"/>
              </w:rPr>
            </w:rPrChange>
          </w:rPr>
          <w:t>Annexe n°017 : Actes de nomination des membres de l’équipe pédagogique</w:t>
        </w:r>
      </w:ins>
    </w:p>
    <w:p w14:paraId="33D3F282" w14:textId="07733BCE" w:rsidR="00D3265D" w:rsidRPr="007A4AFC" w:rsidRDefault="00D3265D" w:rsidP="00D81BFF">
      <w:pPr>
        <w:shd w:val="clear" w:color="auto" w:fill="FFFFFF"/>
        <w:spacing w:line="240" w:lineRule="auto"/>
        <w:ind w:right="9"/>
        <w:jc w:val="center"/>
        <w:rPr>
          <w:ins w:id="12422" w:author="Dr Mamadou SANOGO" w:date="2023-10-25T16:39:00Z"/>
          <w:b/>
          <w:color w:val="000000" w:themeColor="text1"/>
          <w:sz w:val="44"/>
          <w:rPrChange w:id="12423" w:author="Dr Mamadou SANOGO" w:date="2023-10-25T18:15:00Z">
            <w:rPr>
              <w:ins w:id="12424" w:author="Dr Mamadou SANOGO" w:date="2023-10-25T16:39:00Z"/>
              <w:b/>
              <w:sz w:val="44"/>
            </w:rPr>
          </w:rPrChange>
        </w:rPr>
      </w:pPr>
    </w:p>
    <w:p w14:paraId="6ACA068E" w14:textId="75D51249" w:rsidR="00D3265D" w:rsidRPr="007A4AFC" w:rsidRDefault="00D3265D" w:rsidP="00D81BFF">
      <w:pPr>
        <w:shd w:val="clear" w:color="auto" w:fill="FFFFFF"/>
        <w:spacing w:line="240" w:lineRule="auto"/>
        <w:ind w:right="9"/>
        <w:jc w:val="center"/>
        <w:rPr>
          <w:ins w:id="12425" w:author="Dr Mamadou SANOGO" w:date="2023-10-25T16:39:00Z"/>
          <w:b/>
          <w:color w:val="000000" w:themeColor="text1"/>
          <w:sz w:val="44"/>
          <w:rPrChange w:id="12426" w:author="Dr Mamadou SANOGO" w:date="2023-10-25T18:15:00Z">
            <w:rPr>
              <w:ins w:id="12427" w:author="Dr Mamadou SANOGO" w:date="2023-10-25T16:39:00Z"/>
              <w:b/>
              <w:sz w:val="44"/>
            </w:rPr>
          </w:rPrChange>
        </w:rPr>
      </w:pPr>
    </w:p>
    <w:p w14:paraId="0A2B6F90" w14:textId="786EDC3C" w:rsidR="00D3265D" w:rsidRPr="007A4AFC" w:rsidRDefault="00D3265D" w:rsidP="00D81BFF">
      <w:pPr>
        <w:shd w:val="clear" w:color="auto" w:fill="FFFFFF"/>
        <w:spacing w:line="240" w:lineRule="auto"/>
        <w:ind w:right="9"/>
        <w:jc w:val="center"/>
        <w:rPr>
          <w:ins w:id="12428" w:author="Dr Mamadou SANOGO" w:date="2023-10-25T16:39:00Z"/>
          <w:b/>
          <w:color w:val="000000" w:themeColor="text1"/>
          <w:sz w:val="44"/>
          <w:rPrChange w:id="12429" w:author="Dr Mamadou SANOGO" w:date="2023-10-25T18:15:00Z">
            <w:rPr>
              <w:ins w:id="12430" w:author="Dr Mamadou SANOGO" w:date="2023-10-25T16:39:00Z"/>
              <w:b/>
              <w:sz w:val="44"/>
            </w:rPr>
          </w:rPrChange>
        </w:rPr>
      </w:pPr>
    </w:p>
    <w:p w14:paraId="5003F2B1" w14:textId="361D0D8E" w:rsidR="00D3265D" w:rsidRPr="007A4AFC" w:rsidRDefault="00D3265D" w:rsidP="00D81BFF">
      <w:pPr>
        <w:shd w:val="clear" w:color="auto" w:fill="FFFFFF"/>
        <w:spacing w:line="240" w:lineRule="auto"/>
        <w:ind w:right="9"/>
        <w:jc w:val="center"/>
        <w:rPr>
          <w:ins w:id="12431" w:author="Dr Mamadou SANOGO" w:date="2023-10-25T16:39:00Z"/>
          <w:b/>
          <w:color w:val="000000" w:themeColor="text1"/>
          <w:sz w:val="44"/>
          <w:rPrChange w:id="12432" w:author="Dr Mamadou SANOGO" w:date="2023-10-25T18:15:00Z">
            <w:rPr>
              <w:ins w:id="12433" w:author="Dr Mamadou SANOGO" w:date="2023-10-25T16:39:00Z"/>
              <w:b/>
              <w:sz w:val="44"/>
            </w:rPr>
          </w:rPrChange>
        </w:rPr>
      </w:pPr>
    </w:p>
    <w:p w14:paraId="139DCF1D" w14:textId="49E1A58F" w:rsidR="00D3265D" w:rsidRPr="007A4AFC" w:rsidRDefault="00D3265D" w:rsidP="00D81BFF">
      <w:pPr>
        <w:shd w:val="clear" w:color="auto" w:fill="FFFFFF"/>
        <w:spacing w:line="240" w:lineRule="auto"/>
        <w:ind w:right="9"/>
        <w:jc w:val="center"/>
        <w:rPr>
          <w:ins w:id="12434" w:author="Dr Mamadou SANOGO" w:date="2023-10-25T16:39:00Z"/>
          <w:b/>
          <w:color w:val="000000" w:themeColor="text1"/>
          <w:sz w:val="44"/>
          <w:rPrChange w:id="12435" w:author="Dr Mamadou SANOGO" w:date="2023-10-25T18:15:00Z">
            <w:rPr>
              <w:ins w:id="12436" w:author="Dr Mamadou SANOGO" w:date="2023-10-25T16:39:00Z"/>
              <w:b/>
              <w:sz w:val="44"/>
            </w:rPr>
          </w:rPrChange>
        </w:rPr>
      </w:pPr>
    </w:p>
    <w:p w14:paraId="709944D9" w14:textId="4D9C1280" w:rsidR="00D3265D" w:rsidRPr="007A4AFC" w:rsidRDefault="00D3265D" w:rsidP="00D81BFF">
      <w:pPr>
        <w:shd w:val="clear" w:color="auto" w:fill="FFFFFF"/>
        <w:spacing w:line="240" w:lineRule="auto"/>
        <w:ind w:right="9"/>
        <w:jc w:val="center"/>
        <w:rPr>
          <w:ins w:id="12437" w:author="Dr Mamadou SANOGO" w:date="2023-10-25T16:39:00Z"/>
          <w:b/>
          <w:color w:val="000000" w:themeColor="text1"/>
          <w:sz w:val="44"/>
          <w:rPrChange w:id="12438" w:author="Dr Mamadou SANOGO" w:date="2023-10-25T18:15:00Z">
            <w:rPr>
              <w:ins w:id="12439" w:author="Dr Mamadou SANOGO" w:date="2023-10-25T16:39:00Z"/>
              <w:b/>
              <w:sz w:val="44"/>
            </w:rPr>
          </w:rPrChange>
        </w:rPr>
      </w:pPr>
    </w:p>
    <w:p w14:paraId="777E8A8B" w14:textId="47090186" w:rsidR="00D3265D" w:rsidRPr="007A4AFC" w:rsidRDefault="00D3265D" w:rsidP="00D81BFF">
      <w:pPr>
        <w:shd w:val="clear" w:color="auto" w:fill="FFFFFF"/>
        <w:spacing w:line="240" w:lineRule="auto"/>
        <w:ind w:right="9"/>
        <w:jc w:val="center"/>
        <w:rPr>
          <w:ins w:id="12440" w:author="Dr Mamadou SANOGO" w:date="2023-10-25T16:39:00Z"/>
          <w:b/>
          <w:color w:val="000000" w:themeColor="text1"/>
          <w:sz w:val="44"/>
          <w:rPrChange w:id="12441" w:author="Dr Mamadou SANOGO" w:date="2023-10-25T18:15:00Z">
            <w:rPr>
              <w:ins w:id="12442" w:author="Dr Mamadou SANOGO" w:date="2023-10-25T16:39:00Z"/>
              <w:b/>
              <w:sz w:val="44"/>
            </w:rPr>
          </w:rPrChange>
        </w:rPr>
      </w:pPr>
    </w:p>
    <w:p w14:paraId="3F8C5A21" w14:textId="48804B8D" w:rsidR="00D3265D" w:rsidRPr="007A4AFC" w:rsidRDefault="00D3265D" w:rsidP="00D81BFF">
      <w:pPr>
        <w:shd w:val="clear" w:color="auto" w:fill="FFFFFF"/>
        <w:spacing w:line="240" w:lineRule="auto"/>
        <w:ind w:right="9"/>
        <w:jc w:val="center"/>
        <w:rPr>
          <w:ins w:id="12443" w:author="Dr Mamadou SANOGO" w:date="2023-10-25T16:39:00Z"/>
          <w:b/>
          <w:color w:val="000000" w:themeColor="text1"/>
          <w:sz w:val="44"/>
          <w:rPrChange w:id="12444" w:author="Dr Mamadou SANOGO" w:date="2023-10-25T18:15:00Z">
            <w:rPr>
              <w:ins w:id="12445" w:author="Dr Mamadou SANOGO" w:date="2023-10-25T16:39:00Z"/>
              <w:b/>
              <w:sz w:val="44"/>
            </w:rPr>
          </w:rPrChange>
        </w:rPr>
      </w:pPr>
    </w:p>
    <w:p w14:paraId="7CDF4BBE" w14:textId="56B2E144" w:rsidR="00D3265D" w:rsidRPr="007A4AFC" w:rsidRDefault="00D3265D" w:rsidP="00D81BFF">
      <w:pPr>
        <w:shd w:val="clear" w:color="auto" w:fill="FFFFFF"/>
        <w:spacing w:line="240" w:lineRule="auto"/>
        <w:ind w:right="9"/>
        <w:jc w:val="center"/>
        <w:rPr>
          <w:ins w:id="12446" w:author="Dr Mamadou SANOGO" w:date="2023-10-25T16:39:00Z"/>
          <w:b/>
          <w:color w:val="000000" w:themeColor="text1"/>
          <w:sz w:val="44"/>
          <w:rPrChange w:id="12447" w:author="Dr Mamadou SANOGO" w:date="2023-10-25T18:15:00Z">
            <w:rPr>
              <w:ins w:id="12448" w:author="Dr Mamadou SANOGO" w:date="2023-10-25T16:39:00Z"/>
              <w:b/>
              <w:sz w:val="44"/>
            </w:rPr>
          </w:rPrChange>
        </w:rPr>
      </w:pPr>
    </w:p>
    <w:p w14:paraId="2778D27C" w14:textId="02AC3926" w:rsidR="00D3265D" w:rsidRPr="007A4AFC" w:rsidRDefault="00D3265D" w:rsidP="00D81BFF">
      <w:pPr>
        <w:shd w:val="clear" w:color="auto" w:fill="FFFFFF"/>
        <w:spacing w:line="240" w:lineRule="auto"/>
        <w:ind w:right="9"/>
        <w:jc w:val="center"/>
        <w:rPr>
          <w:ins w:id="12449" w:author="Dr Mamadou SANOGO" w:date="2023-10-25T16:39:00Z"/>
          <w:b/>
          <w:color w:val="000000" w:themeColor="text1"/>
          <w:sz w:val="44"/>
          <w:rPrChange w:id="12450" w:author="Dr Mamadou SANOGO" w:date="2023-10-25T18:15:00Z">
            <w:rPr>
              <w:ins w:id="12451" w:author="Dr Mamadou SANOGO" w:date="2023-10-25T16:39:00Z"/>
              <w:b/>
              <w:sz w:val="44"/>
            </w:rPr>
          </w:rPrChange>
        </w:rPr>
      </w:pPr>
    </w:p>
    <w:p w14:paraId="24190E72" w14:textId="15ADA651" w:rsidR="00D3265D" w:rsidRPr="007A4AFC" w:rsidRDefault="00D3265D" w:rsidP="00D81BFF">
      <w:pPr>
        <w:shd w:val="clear" w:color="auto" w:fill="FFFFFF"/>
        <w:spacing w:line="240" w:lineRule="auto"/>
        <w:ind w:right="9"/>
        <w:jc w:val="center"/>
        <w:rPr>
          <w:ins w:id="12452" w:author="Dr Mamadou SANOGO" w:date="2023-10-25T16:39:00Z"/>
          <w:b/>
          <w:color w:val="000000" w:themeColor="text1"/>
          <w:sz w:val="44"/>
          <w:rPrChange w:id="12453" w:author="Dr Mamadou SANOGO" w:date="2023-10-25T18:15:00Z">
            <w:rPr>
              <w:ins w:id="12454" w:author="Dr Mamadou SANOGO" w:date="2023-10-25T16:39:00Z"/>
              <w:b/>
              <w:sz w:val="44"/>
            </w:rPr>
          </w:rPrChange>
        </w:rPr>
      </w:pPr>
    </w:p>
    <w:p w14:paraId="41D220A1" w14:textId="64DDA3FC" w:rsidR="00D3265D" w:rsidRPr="007A4AFC" w:rsidRDefault="00D3265D" w:rsidP="00D81BFF">
      <w:pPr>
        <w:shd w:val="clear" w:color="auto" w:fill="FFFFFF"/>
        <w:spacing w:line="240" w:lineRule="auto"/>
        <w:ind w:right="9"/>
        <w:jc w:val="center"/>
        <w:rPr>
          <w:ins w:id="12455" w:author="Dr Mamadou SANOGO" w:date="2023-10-25T16:39:00Z"/>
          <w:b/>
          <w:color w:val="000000" w:themeColor="text1"/>
          <w:sz w:val="44"/>
          <w:rPrChange w:id="12456" w:author="Dr Mamadou SANOGO" w:date="2023-10-25T18:15:00Z">
            <w:rPr>
              <w:ins w:id="12457" w:author="Dr Mamadou SANOGO" w:date="2023-10-25T16:39:00Z"/>
              <w:b/>
              <w:sz w:val="44"/>
            </w:rPr>
          </w:rPrChange>
        </w:rPr>
      </w:pPr>
    </w:p>
    <w:p w14:paraId="25E8E8FE" w14:textId="0F2DE4FA" w:rsidR="00D3265D" w:rsidRPr="007A4AFC" w:rsidRDefault="00D3265D" w:rsidP="00D81BFF">
      <w:pPr>
        <w:shd w:val="clear" w:color="auto" w:fill="FFFFFF"/>
        <w:spacing w:line="240" w:lineRule="auto"/>
        <w:ind w:right="9"/>
        <w:jc w:val="center"/>
        <w:rPr>
          <w:ins w:id="12458" w:author="Dr Mamadou SANOGO" w:date="2023-10-25T16:39:00Z"/>
          <w:b/>
          <w:color w:val="000000" w:themeColor="text1"/>
          <w:sz w:val="44"/>
          <w:rPrChange w:id="12459" w:author="Dr Mamadou SANOGO" w:date="2023-10-25T18:15:00Z">
            <w:rPr>
              <w:ins w:id="12460" w:author="Dr Mamadou SANOGO" w:date="2023-10-25T16:39:00Z"/>
              <w:b/>
              <w:sz w:val="44"/>
            </w:rPr>
          </w:rPrChange>
        </w:rPr>
      </w:pPr>
    </w:p>
    <w:p w14:paraId="6EB6112D" w14:textId="2029D05F" w:rsidR="00D3265D" w:rsidRPr="007A4AFC" w:rsidRDefault="00D3265D" w:rsidP="00D81BFF">
      <w:pPr>
        <w:shd w:val="clear" w:color="auto" w:fill="FFFFFF"/>
        <w:spacing w:line="240" w:lineRule="auto"/>
        <w:ind w:right="9"/>
        <w:jc w:val="center"/>
        <w:rPr>
          <w:ins w:id="12461" w:author="Dr Mamadou SANOGO" w:date="2023-10-25T16:39:00Z"/>
          <w:b/>
          <w:color w:val="000000" w:themeColor="text1"/>
          <w:sz w:val="44"/>
          <w:rPrChange w:id="12462" w:author="Dr Mamadou SANOGO" w:date="2023-10-25T18:15:00Z">
            <w:rPr>
              <w:ins w:id="12463" w:author="Dr Mamadou SANOGO" w:date="2023-10-25T16:39:00Z"/>
              <w:b/>
              <w:sz w:val="44"/>
            </w:rPr>
          </w:rPrChange>
        </w:rPr>
      </w:pPr>
    </w:p>
    <w:p w14:paraId="7F2B9710" w14:textId="31F155A3" w:rsidR="00D3265D" w:rsidRPr="007A4AFC" w:rsidRDefault="00D3265D" w:rsidP="00D81BFF">
      <w:pPr>
        <w:shd w:val="clear" w:color="auto" w:fill="FFFFFF"/>
        <w:spacing w:line="240" w:lineRule="auto"/>
        <w:ind w:right="9"/>
        <w:jc w:val="center"/>
        <w:rPr>
          <w:ins w:id="12464" w:author="Dr Mamadou SANOGO" w:date="2023-10-25T16:39:00Z"/>
          <w:b/>
          <w:color w:val="000000" w:themeColor="text1"/>
          <w:sz w:val="44"/>
          <w:rPrChange w:id="12465" w:author="Dr Mamadou SANOGO" w:date="2023-10-25T18:15:00Z">
            <w:rPr>
              <w:ins w:id="12466" w:author="Dr Mamadou SANOGO" w:date="2023-10-25T16:39:00Z"/>
              <w:b/>
              <w:sz w:val="44"/>
            </w:rPr>
          </w:rPrChange>
        </w:rPr>
      </w:pPr>
    </w:p>
    <w:p w14:paraId="126F1C25" w14:textId="2F4C3438" w:rsidR="00D3265D" w:rsidRPr="007A4AFC" w:rsidRDefault="00D3265D" w:rsidP="00D81BFF">
      <w:pPr>
        <w:shd w:val="clear" w:color="auto" w:fill="FFFFFF"/>
        <w:spacing w:line="240" w:lineRule="auto"/>
        <w:ind w:right="9"/>
        <w:jc w:val="center"/>
        <w:rPr>
          <w:ins w:id="12467" w:author="Dr Mamadou SANOGO" w:date="2023-10-25T16:39:00Z"/>
          <w:b/>
          <w:color w:val="000000" w:themeColor="text1"/>
          <w:sz w:val="44"/>
          <w:rPrChange w:id="12468" w:author="Dr Mamadou SANOGO" w:date="2023-10-25T18:15:00Z">
            <w:rPr>
              <w:ins w:id="12469" w:author="Dr Mamadou SANOGO" w:date="2023-10-25T16:39:00Z"/>
              <w:b/>
              <w:sz w:val="44"/>
            </w:rPr>
          </w:rPrChange>
        </w:rPr>
      </w:pPr>
    </w:p>
    <w:p w14:paraId="197C10CD" w14:textId="19CC5CA1" w:rsidR="00D3265D" w:rsidRPr="007A4AFC" w:rsidRDefault="00D3265D" w:rsidP="00D81BFF">
      <w:pPr>
        <w:shd w:val="clear" w:color="auto" w:fill="FFFFFF"/>
        <w:spacing w:line="240" w:lineRule="auto"/>
        <w:ind w:right="9"/>
        <w:jc w:val="center"/>
        <w:rPr>
          <w:ins w:id="12470" w:author="Dr Mamadou SANOGO" w:date="2023-10-25T16:39:00Z"/>
          <w:b/>
          <w:color w:val="000000" w:themeColor="text1"/>
          <w:sz w:val="44"/>
          <w:rPrChange w:id="12471" w:author="Dr Mamadou SANOGO" w:date="2023-10-25T18:15:00Z">
            <w:rPr>
              <w:ins w:id="12472" w:author="Dr Mamadou SANOGO" w:date="2023-10-25T16:39:00Z"/>
              <w:b/>
              <w:sz w:val="44"/>
            </w:rPr>
          </w:rPrChange>
        </w:rPr>
      </w:pPr>
    </w:p>
    <w:p w14:paraId="500A4176" w14:textId="015BB91A" w:rsidR="00D3265D" w:rsidRPr="007A4AFC" w:rsidRDefault="00D3265D" w:rsidP="00D81BFF">
      <w:pPr>
        <w:shd w:val="clear" w:color="auto" w:fill="FFFFFF"/>
        <w:spacing w:line="240" w:lineRule="auto"/>
        <w:ind w:right="9"/>
        <w:jc w:val="center"/>
        <w:rPr>
          <w:ins w:id="12473" w:author="Dr Mamadou SANOGO" w:date="2023-10-25T16:39:00Z"/>
          <w:b/>
          <w:color w:val="000000" w:themeColor="text1"/>
          <w:sz w:val="44"/>
          <w:rPrChange w:id="12474" w:author="Dr Mamadou SANOGO" w:date="2023-10-25T18:15:00Z">
            <w:rPr>
              <w:ins w:id="12475" w:author="Dr Mamadou SANOGO" w:date="2023-10-25T16:39:00Z"/>
              <w:b/>
              <w:sz w:val="44"/>
            </w:rPr>
          </w:rPrChange>
        </w:rPr>
      </w:pPr>
    </w:p>
    <w:p w14:paraId="36D8C95A" w14:textId="3CD731D9" w:rsidR="00D3265D" w:rsidRPr="007A4AFC" w:rsidRDefault="006778CD" w:rsidP="00D81BFF">
      <w:pPr>
        <w:shd w:val="clear" w:color="auto" w:fill="FFFFFF"/>
        <w:spacing w:line="240" w:lineRule="auto"/>
        <w:ind w:right="9"/>
        <w:jc w:val="center"/>
        <w:rPr>
          <w:ins w:id="12476" w:author="Dr Mamadou SANOGO" w:date="2023-10-25T16:39:00Z"/>
          <w:b/>
          <w:color w:val="000000" w:themeColor="text1"/>
          <w:sz w:val="44"/>
          <w:rPrChange w:id="12477" w:author="Dr Mamadou SANOGO" w:date="2023-10-25T18:15:00Z">
            <w:rPr>
              <w:ins w:id="12478" w:author="Dr Mamadou SANOGO" w:date="2023-10-25T16:39:00Z"/>
              <w:b/>
              <w:sz w:val="44"/>
            </w:rPr>
          </w:rPrChange>
        </w:rPr>
      </w:pPr>
      <w:ins w:id="12479" w:author="Dr Mamadou SANOGO" w:date="2023-10-25T16:40:00Z">
        <w:r w:rsidRPr="007A4AFC">
          <w:rPr>
            <w:rFonts w:eastAsia="Calibri"/>
            <w:bCs/>
            <w:noProof/>
            <w:color w:val="000000" w:themeColor="text1"/>
            <w:sz w:val="40"/>
            <w:szCs w:val="40"/>
            <w:lang w:eastAsia="en-US"/>
            <w:rPrChange w:id="12480" w:author="Dr Mamadou SANOGO" w:date="2023-10-25T18:15:00Z">
              <w:rPr>
                <w:rFonts w:eastAsia="Calibri"/>
                <w:bCs/>
                <w:noProof/>
                <w:sz w:val="40"/>
                <w:szCs w:val="40"/>
                <w:lang w:eastAsia="en-US"/>
              </w:rPr>
            </w:rPrChange>
          </w:rPr>
          <w:lastRenderedPageBreak/>
          <w:drawing>
            <wp:anchor distT="0" distB="0" distL="114300" distR="114300" simplePos="0" relativeHeight="251666432" behindDoc="0" locked="0" layoutInCell="1" allowOverlap="1" wp14:anchorId="13473810" wp14:editId="09193854">
              <wp:simplePos x="0" y="0"/>
              <wp:positionH relativeFrom="margin">
                <wp:posOffset>1798291</wp:posOffset>
              </wp:positionH>
              <wp:positionV relativeFrom="paragraph">
                <wp:posOffset>6397</wp:posOffset>
              </wp:positionV>
              <wp:extent cx="2628900" cy="636809"/>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2628900" cy="636809"/>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5EABA595" w14:textId="236B75A3" w:rsidR="00D3265D" w:rsidRPr="007A4AFC" w:rsidRDefault="00D3265D" w:rsidP="00D81BFF">
      <w:pPr>
        <w:shd w:val="clear" w:color="auto" w:fill="FFFFFF"/>
        <w:spacing w:line="240" w:lineRule="auto"/>
        <w:ind w:right="9"/>
        <w:jc w:val="center"/>
        <w:rPr>
          <w:ins w:id="12481" w:author="Dr Mamadou SANOGO" w:date="2023-10-25T16:39:00Z"/>
          <w:b/>
          <w:color w:val="000000" w:themeColor="text1"/>
          <w:sz w:val="44"/>
          <w:rPrChange w:id="12482" w:author="Dr Mamadou SANOGO" w:date="2023-10-25T18:15:00Z">
            <w:rPr>
              <w:ins w:id="12483" w:author="Dr Mamadou SANOGO" w:date="2023-10-25T16:39:00Z"/>
              <w:b/>
              <w:sz w:val="44"/>
            </w:rPr>
          </w:rPrChange>
        </w:rPr>
      </w:pPr>
    </w:p>
    <w:p w14:paraId="64B40E0C" w14:textId="195A6B68" w:rsidR="00D3265D" w:rsidRPr="006778CD" w:rsidRDefault="00D3265D">
      <w:pPr>
        <w:shd w:val="clear" w:color="auto" w:fill="FFFFFF"/>
        <w:spacing w:line="240" w:lineRule="auto"/>
        <w:ind w:right="9"/>
        <w:jc w:val="center"/>
        <w:rPr>
          <w:ins w:id="12484" w:author="Dr Mamadou SANOGO" w:date="2023-10-25T16:40:00Z"/>
          <w:b/>
          <w:color w:val="000000" w:themeColor="text1"/>
          <w:sz w:val="20"/>
          <w:szCs w:val="8"/>
          <w:rPrChange w:id="12485" w:author="Dr Mamadou SANOGO" w:date="2023-10-27T14:05:00Z">
            <w:rPr>
              <w:ins w:id="12486" w:author="Dr Mamadou SANOGO" w:date="2023-10-25T16:40:00Z"/>
              <w:rFonts w:eastAsia="Calibri"/>
              <w:lang w:eastAsia="en-US"/>
            </w:rPr>
          </w:rPrChange>
        </w:rPr>
        <w:pPrChange w:id="12487" w:author="Dr Mamadou SANOGO" w:date="2023-10-27T11:43:00Z">
          <w:pPr>
            <w:spacing w:line="240" w:lineRule="auto"/>
          </w:pPr>
        </w:pPrChange>
      </w:pPr>
    </w:p>
    <w:p w14:paraId="160069E6" w14:textId="3A535EF9" w:rsidR="00D3265D" w:rsidRPr="00AD42F4" w:rsidRDefault="00D3265D">
      <w:pPr>
        <w:spacing w:line="240" w:lineRule="auto"/>
        <w:jc w:val="center"/>
        <w:rPr>
          <w:ins w:id="12488" w:author="Dr Mamadou SANOGO" w:date="2023-10-25T16:40:00Z"/>
          <w:rFonts w:ascii="Arial" w:eastAsia="Calibri" w:hAnsi="Arial" w:cs="Arial"/>
          <w:b/>
          <w:bCs/>
          <w:color w:val="000000" w:themeColor="text1"/>
          <w:sz w:val="36"/>
          <w:szCs w:val="36"/>
          <w:lang w:eastAsia="en-US"/>
          <w:rPrChange w:id="12489" w:author="Dr Mamadou SANOGO" w:date="2023-10-27T11:42:00Z">
            <w:rPr>
              <w:ins w:id="12490" w:author="Dr Mamadou SANOGO" w:date="2023-10-25T16:40:00Z"/>
              <w:rFonts w:ascii="Arial" w:eastAsia="Calibri" w:hAnsi="Arial" w:cs="Arial"/>
              <w:lang w:eastAsia="en-US"/>
            </w:rPr>
          </w:rPrChange>
        </w:rPr>
        <w:pPrChange w:id="12491" w:author="Dr Mamadou SANOGO" w:date="2023-10-27T14:04:00Z">
          <w:pPr>
            <w:spacing w:line="240" w:lineRule="auto"/>
          </w:pPr>
        </w:pPrChange>
      </w:pPr>
      <w:ins w:id="12492" w:author="Dr Mamadou SANOGO" w:date="2023-10-25T16:40:00Z">
        <w:r w:rsidRPr="007A4AFC">
          <w:rPr>
            <w:rFonts w:ascii="Arial" w:eastAsia="Calibri" w:hAnsi="Arial" w:cs="Arial"/>
            <w:b/>
            <w:bCs/>
            <w:color w:val="000000" w:themeColor="text1"/>
            <w:sz w:val="36"/>
            <w:szCs w:val="36"/>
            <w:lang w:eastAsia="en-US"/>
            <w:rPrChange w:id="12493" w:author="Dr Mamadou SANOGO" w:date="2023-10-25T18:15:00Z">
              <w:rPr>
                <w:rFonts w:ascii="Arial" w:eastAsia="Calibri" w:hAnsi="Arial" w:cs="Arial"/>
                <w:b/>
                <w:bCs/>
                <w:sz w:val="36"/>
                <w:szCs w:val="36"/>
                <w:lang w:eastAsia="en-US"/>
              </w:rPr>
            </w:rPrChange>
          </w:rPr>
          <w:t>DECISION N°008-DG/ESFé30718</w:t>
        </w:r>
      </w:ins>
    </w:p>
    <w:p w14:paraId="28EB50DB" w14:textId="1A2547F0" w:rsidR="00D3265D" w:rsidRPr="007A4AFC" w:rsidRDefault="00D3265D">
      <w:pPr>
        <w:spacing w:line="240" w:lineRule="auto"/>
        <w:jc w:val="center"/>
        <w:rPr>
          <w:ins w:id="12494" w:author="Dr Mamadou SANOGO" w:date="2023-10-25T16:40:00Z"/>
          <w:rFonts w:ascii="Arial" w:eastAsia="Calibri" w:hAnsi="Arial" w:cs="Arial"/>
          <w:b/>
          <w:bCs/>
          <w:color w:val="000000" w:themeColor="text1"/>
          <w:lang w:eastAsia="en-US"/>
          <w:rPrChange w:id="12495" w:author="Dr Mamadou SANOGO" w:date="2023-10-25T18:15:00Z">
            <w:rPr>
              <w:ins w:id="12496" w:author="Dr Mamadou SANOGO" w:date="2023-10-25T16:40:00Z"/>
              <w:rFonts w:ascii="Arial" w:eastAsia="Calibri" w:hAnsi="Arial" w:cs="Arial"/>
              <w:b/>
              <w:bCs/>
              <w:lang w:eastAsia="en-US"/>
            </w:rPr>
          </w:rPrChange>
        </w:rPr>
        <w:pPrChange w:id="12497" w:author="Dr Mamadou SANOGO" w:date="2023-10-27T14:04:00Z">
          <w:pPr>
            <w:spacing w:line="240" w:lineRule="auto"/>
          </w:pPr>
        </w:pPrChange>
      </w:pPr>
      <w:ins w:id="12498" w:author="Dr Mamadou SANOGO" w:date="2023-10-25T16:40:00Z">
        <w:r w:rsidRPr="007A4AFC">
          <w:rPr>
            <w:rFonts w:ascii="Arial" w:eastAsia="Calibri" w:hAnsi="Arial" w:cs="Arial"/>
            <w:b/>
            <w:bCs/>
            <w:color w:val="000000" w:themeColor="text1"/>
            <w:sz w:val="20"/>
            <w:szCs w:val="20"/>
            <w:lang w:eastAsia="en-US"/>
            <w:rPrChange w:id="12499" w:author="Dr Mamadou SANOGO" w:date="2023-10-25T18:15:00Z">
              <w:rPr>
                <w:rFonts w:ascii="Arial" w:eastAsia="Calibri" w:hAnsi="Arial" w:cs="Arial"/>
                <w:b/>
                <w:bCs/>
                <w:sz w:val="20"/>
                <w:szCs w:val="20"/>
                <w:lang w:eastAsia="en-US"/>
              </w:rPr>
            </w:rPrChange>
          </w:rPr>
          <w:t>PORTANT NOMMINATION DES RESPONSABLES PEDAGOGIQUES ET ADMINISTRATIFS</w:t>
        </w:r>
      </w:ins>
    </w:p>
    <w:p w14:paraId="6689B327" w14:textId="77777777" w:rsidR="00D3265D" w:rsidRPr="007A4AFC" w:rsidRDefault="00D3265D" w:rsidP="00D3265D">
      <w:pPr>
        <w:spacing w:line="276" w:lineRule="auto"/>
        <w:rPr>
          <w:ins w:id="12500" w:author="Dr Mamadou SANOGO" w:date="2023-10-25T16:40:00Z"/>
          <w:rFonts w:ascii="Arial" w:eastAsia="Calibri" w:hAnsi="Arial" w:cs="Arial"/>
          <w:color w:val="000000" w:themeColor="text1"/>
          <w:szCs w:val="24"/>
          <w:lang w:eastAsia="en-US"/>
          <w:rPrChange w:id="12501" w:author="Dr Mamadou SANOGO" w:date="2023-10-25T18:15:00Z">
            <w:rPr>
              <w:ins w:id="12502" w:author="Dr Mamadou SANOGO" w:date="2023-10-25T16:40:00Z"/>
              <w:rFonts w:ascii="Arial" w:eastAsia="Calibri" w:hAnsi="Arial" w:cs="Arial"/>
              <w:szCs w:val="24"/>
              <w:lang w:eastAsia="en-US"/>
            </w:rPr>
          </w:rPrChange>
        </w:rPr>
      </w:pPr>
    </w:p>
    <w:p w14:paraId="4BAAD7F4" w14:textId="77777777" w:rsidR="00D3265D" w:rsidRPr="007A4AFC" w:rsidRDefault="00D3265D" w:rsidP="00D3265D">
      <w:pPr>
        <w:spacing w:line="276" w:lineRule="auto"/>
        <w:jc w:val="center"/>
        <w:rPr>
          <w:ins w:id="12503" w:author="Dr Mamadou SANOGO" w:date="2023-10-25T16:40:00Z"/>
          <w:rFonts w:ascii="Arial" w:eastAsia="Calibri" w:hAnsi="Arial" w:cs="Arial"/>
          <w:b/>
          <w:bCs/>
          <w:color w:val="000000" w:themeColor="text1"/>
          <w:szCs w:val="24"/>
          <w:lang w:eastAsia="en-US"/>
          <w:rPrChange w:id="12504" w:author="Dr Mamadou SANOGO" w:date="2023-10-25T18:15:00Z">
            <w:rPr>
              <w:ins w:id="12505" w:author="Dr Mamadou SANOGO" w:date="2023-10-25T16:40:00Z"/>
              <w:rFonts w:ascii="Arial" w:eastAsia="Calibri" w:hAnsi="Arial" w:cs="Arial"/>
              <w:b/>
              <w:bCs/>
              <w:szCs w:val="24"/>
              <w:lang w:eastAsia="en-US"/>
            </w:rPr>
          </w:rPrChange>
        </w:rPr>
      </w:pPr>
      <w:ins w:id="12506" w:author="Dr Mamadou SANOGO" w:date="2023-10-25T16:40:00Z">
        <w:r w:rsidRPr="007A4AFC">
          <w:rPr>
            <w:rFonts w:ascii="Arial" w:eastAsia="Calibri" w:hAnsi="Arial" w:cs="Arial"/>
            <w:b/>
            <w:bCs/>
            <w:color w:val="000000" w:themeColor="text1"/>
            <w:szCs w:val="24"/>
            <w:lang w:eastAsia="en-US"/>
            <w:rPrChange w:id="12507" w:author="Dr Mamadou SANOGO" w:date="2023-10-25T18:15:00Z">
              <w:rPr>
                <w:rFonts w:ascii="Arial" w:eastAsia="Calibri" w:hAnsi="Arial" w:cs="Arial"/>
                <w:b/>
                <w:bCs/>
                <w:szCs w:val="24"/>
                <w:lang w:eastAsia="en-US"/>
              </w:rPr>
            </w:rPrChange>
          </w:rPr>
          <w:t>Le Directeur General,</w:t>
        </w:r>
      </w:ins>
    </w:p>
    <w:p w14:paraId="742B7DFC" w14:textId="77777777" w:rsidR="00D3265D" w:rsidRPr="007A4AFC" w:rsidRDefault="00D3265D" w:rsidP="00D3265D">
      <w:pPr>
        <w:spacing w:line="276" w:lineRule="auto"/>
        <w:rPr>
          <w:ins w:id="12508" w:author="Dr Mamadou SANOGO" w:date="2023-10-25T16:40:00Z"/>
          <w:rFonts w:ascii="Arial" w:eastAsia="Calibri" w:hAnsi="Arial" w:cs="Arial"/>
          <w:color w:val="000000" w:themeColor="text1"/>
          <w:szCs w:val="24"/>
          <w:lang w:eastAsia="en-US"/>
          <w:rPrChange w:id="12509" w:author="Dr Mamadou SANOGO" w:date="2023-10-25T18:15:00Z">
            <w:rPr>
              <w:ins w:id="12510" w:author="Dr Mamadou SANOGO" w:date="2023-10-25T16:40:00Z"/>
              <w:rFonts w:ascii="Arial" w:eastAsia="Calibri" w:hAnsi="Arial" w:cs="Arial"/>
              <w:szCs w:val="24"/>
              <w:lang w:eastAsia="en-US"/>
            </w:rPr>
          </w:rPrChange>
        </w:rPr>
      </w:pPr>
      <w:ins w:id="12511" w:author="Dr Mamadou SANOGO" w:date="2023-10-25T16:40:00Z">
        <w:r w:rsidRPr="007A4AFC">
          <w:rPr>
            <w:rFonts w:ascii="Arial" w:eastAsia="Calibri" w:hAnsi="Arial" w:cs="Arial"/>
            <w:color w:val="000000" w:themeColor="text1"/>
            <w:szCs w:val="24"/>
            <w:lang w:eastAsia="en-US"/>
            <w:rPrChange w:id="12512" w:author="Dr Mamadou SANOGO" w:date="2023-10-25T18:15:00Z">
              <w:rPr>
                <w:rFonts w:ascii="Arial" w:eastAsia="Calibri" w:hAnsi="Arial" w:cs="Arial"/>
                <w:szCs w:val="24"/>
                <w:lang w:eastAsia="en-US"/>
              </w:rPr>
            </w:rPrChange>
          </w:rPr>
          <w:t>Vu la Loi n°2012-013 du 24 février 2012 relative aux établissements privés d’enseignement en république du Mali</w:t>
        </w:r>
      </w:ins>
    </w:p>
    <w:p w14:paraId="438D1E4A" w14:textId="77777777" w:rsidR="00D3265D" w:rsidRPr="007A4AFC" w:rsidRDefault="00D3265D" w:rsidP="00D3265D">
      <w:pPr>
        <w:spacing w:line="276" w:lineRule="auto"/>
        <w:rPr>
          <w:ins w:id="12513" w:author="Dr Mamadou SANOGO" w:date="2023-10-25T16:40:00Z"/>
          <w:rFonts w:ascii="Arial" w:eastAsia="Calibri" w:hAnsi="Arial" w:cs="Arial"/>
          <w:color w:val="000000" w:themeColor="text1"/>
          <w:szCs w:val="24"/>
          <w:lang w:eastAsia="en-US"/>
          <w:rPrChange w:id="12514" w:author="Dr Mamadou SANOGO" w:date="2023-10-25T18:15:00Z">
            <w:rPr>
              <w:ins w:id="12515" w:author="Dr Mamadou SANOGO" w:date="2023-10-25T16:40:00Z"/>
              <w:rFonts w:ascii="Arial" w:eastAsia="Calibri" w:hAnsi="Arial" w:cs="Arial"/>
              <w:szCs w:val="24"/>
              <w:lang w:eastAsia="en-US"/>
            </w:rPr>
          </w:rPrChange>
        </w:rPr>
      </w:pPr>
      <w:ins w:id="12516" w:author="Dr Mamadou SANOGO" w:date="2023-10-25T16:40:00Z">
        <w:r w:rsidRPr="007A4AFC">
          <w:rPr>
            <w:rFonts w:ascii="Arial" w:eastAsia="Calibri" w:hAnsi="Arial" w:cs="Arial"/>
            <w:color w:val="000000" w:themeColor="text1"/>
            <w:szCs w:val="24"/>
            <w:lang w:eastAsia="en-US"/>
            <w:rPrChange w:id="12517" w:author="Dr Mamadou SANOGO" w:date="2023-10-25T18:15:00Z">
              <w:rPr>
                <w:rFonts w:ascii="Arial" w:eastAsia="Calibri" w:hAnsi="Arial" w:cs="Arial"/>
                <w:szCs w:val="24"/>
                <w:lang w:eastAsia="en-US"/>
              </w:rPr>
            </w:rPrChange>
          </w:rPr>
          <w:t>Vu la Décision n° 2014-0000714/MERSRS-SG du 25 juin 2014 autorisant la création de l’école privée de santé Félix Houphouët Boigny</w:t>
        </w:r>
      </w:ins>
    </w:p>
    <w:p w14:paraId="17CFCC89" w14:textId="77777777" w:rsidR="00D3265D" w:rsidRPr="007A4AFC" w:rsidRDefault="00D3265D" w:rsidP="00D3265D">
      <w:pPr>
        <w:spacing w:line="276" w:lineRule="auto"/>
        <w:rPr>
          <w:ins w:id="12518" w:author="Dr Mamadou SANOGO" w:date="2023-10-25T16:40:00Z"/>
          <w:rFonts w:ascii="Arial" w:eastAsia="Calibri" w:hAnsi="Arial" w:cs="Arial"/>
          <w:color w:val="000000" w:themeColor="text1"/>
          <w:szCs w:val="24"/>
          <w:lang w:eastAsia="en-US"/>
          <w:rPrChange w:id="12519" w:author="Dr Mamadou SANOGO" w:date="2023-10-25T18:15:00Z">
            <w:rPr>
              <w:ins w:id="12520" w:author="Dr Mamadou SANOGO" w:date="2023-10-25T16:40:00Z"/>
              <w:rFonts w:ascii="Arial" w:eastAsia="Calibri" w:hAnsi="Arial" w:cs="Arial"/>
              <w:szCs w:val="24"/>
              <w:lang w:eastAsia="en-US"/>
            </w:rPr>
          </w:rPrChange>
        </w:rPr>
      </w:pPr>
      <w:ins w:id="12521" w:author="Dr Mamadou SANOGO" w:date="2023-10-25T16:40:00Z">
        <w:r w:rsidRPr="007A4AFC">
          <w:rPr>
            <w:rFonts w:ascii="Arial" w:eastAsia="Calibri" w:hAnsi="Arial" w:cs="Arial"/>
            <w:color w:val="000000" w:themeColor="text1"/>
            <w:szCs w:val="24"/>
            <w:lang w:eastAsia="en-US"/>
            <w:rPrChange w:id="12522" w:author="Dr Mamadou SANOGO" w:date="2023-10-25T18:15:00Z">
              <w:rPr>
                <w:rFonts w:ascii="Arial" w:eastAsia="Calibri" w:hAnsi="Arial" w:cs="Arial"/>
                <w:szCs w:val="24"/>
                <w:lang w:eastAsia="en-US"/>
              </w:rPr>
            </w:rPrChange>
          </w:rPr>
          <w:t xml:space="preserve">Vu l’Arrêté 1167/MEN-SG du 17 Avril 2019 autorisant l’ouverture de l’école privée de santé Félix Houphouët Boigny. </w:t>
        </w:r>
      </w:ins>
    </w:p>
    <w:p w14:paraId="19E65A78" w14:textId="77777777" w:rsidR="00D3265D" w:rsidRPr="007A4AFC" w:rsidRDefault="00D3265D" w:rsidP="00D3265D">
      <w:pPr>
        <w:spacing w:line="276" w:lineRule="auto"/>
        <w:rPr>
          <w:ins w:id="12523" w:author="Dr Mamadou SANOGO" w:date="2023-10-25T16:40:00Z"/>
          <w:rFonts w:ascii="Arial" w:eastAsia="Calibri" w:hAnsi="Arial" w:cs="Arial"/>
          <w:color w:val="000000" w:themeColor="text1"/>
          <w:szCs w:val="24"/>
          <w:lang w:eastAsia="en-US"/>
          <w:rPrChange w:id="12524" w:author="Dr Mamadou SANOGO" w:date="2023-10-25T18:15:00Z">
            <w:rPr>
              <w:ins w:id="12525" w:author="Dr Mamadou SANOGO" w:date="2023-10-25T16:40:00Z"/>
              <w:rFonts w:ascii="Arial" w:eastAsia="Calibri" w:hAnsi="Arial" w:cs="Arial"/>
              <w:szCs w:val="24"/>
              <w:lang w:eastAsia="en-US"/>
            </w:rPr>
          </w:rPrChange>
        </w:rPr>
      </w:pPr>
      <w:ins w:id="12526" w:author="Dr Mamadou SANOGO" w:date="2023-10-25T16:40:00Z">
        <w:r w:rsidRPr="007A4AFC">
          <w:rPr>
            <w:rFonts w:ascii="Arial" w:eastAsia="Calibri" w:hAnsi="Arial" w:cs="Arial"/>
            <w:color w:val="000000" w:themeColor="text1"/>
            <w:szCs w:val="24"/>
            <w:lang w:eastAsia="en-US"/>
            <w:rPrChange w:id="12527" w:author="Dr Mamadou SANOGO" w:date="2023-10-25T18:15:00Z">
              <w:rPr>
                <w:rFonts w:ascii="Arial" w:eastAsia="Calibri" w:hAnsi="Arial" w:cs="Arial"/>
                <w:szCs w:val="24"/>
                <w:lang w:eastAsia="en-US"/>
              </w:rPr>
            </w:rPrChange>
          </w:rPr>
          <w:t xml:space="preserve">  </w:t>
        </w:r>
      </w:ins>
    </w:p>
    <w:p w14:paraId="12ED59A4" w14:textId="28865769" w:rsidR="00D3265D" w:rsidRPr="006778CD" w:rsidRDefault="00D3265D">
      <w:pPr>
        <w:spacing w:line="276" w:lineRule="auto"/>
        <w:jc w:val="center"/>
        <w:rPr>
          <w:ins w:id="12528" w:author="Dr Mamadou SANOGO" w:date="2023-10-25T16:40:00Z"/>
          <w:rFonts w:ascii="Arial" w:eastAsia="Calibri" w:hAnsi="Arial" w:cs="Arial"/>
          <w:b/>
          <w:bCs/>
          <w:color w:val="000000" w:themeColor="text1"/>
          <w:szCs w:val="24"/>
          <w:lang w:eastAsia="en-US"/>
          <w:rPrChange w:id="12529" w:author="Dr Mamadou SANOGO" w:date="2023-10-27T14:05:00Z">
            <w:rPr>
              <w:ins w:id="12530" w:author="Dr Mamadou SANOGO" w:date="2023-10-25T16:40:00Z"/>
              <w:rFonts w:ascii="Arial" w:eastAsia="Calibri" w:hAnsi="Arial" w:cs="Arial"/>
              <w:sz w:val="20"/>
              <w:szCs w:val="20"/>
              <w:lang w:eastAsia="en-US"/>
            </w:rPr>
          </w:rPrChange>
        </w:rPr>
        <w:pPrChange w:id="12531" w:author="Dr Mamadou SANOGO" w:date="2023-10-27T14:05:00Z">
          <w:pPr>
            <w:spacing w:line="276" w:lineRule="auto"/>
          </w:pPr>
        </w:pPrChange>
      </w:pPr>
      <w:ins w:id="12532" w:author="Dr Mamadou SANOGO" w:date="2023-10-25T16:40:00Z">
        <w:r w:rsidRPr="007A4AFC">
          <w:rPr>
            <w:rFonts w:ascii="Arial" w:eastAsia="Calibri" w:hAnsi="Arial" w:cs="Arial"/>
            <w:b/>
            <w:bCs/>
            <w:color w:val="000000" w:themeColor="text1"/>
            <w:szCs w:val="24"/>
            <w:lang w:eastAsia="en-US"/>
            <w:rPrChange w:id="12533" w:author="Dr Mamadou SANOGO" w:date="2023-10-25T18:15:00Z">
              <w:rPr>
                <w:rFonts w:ascii="Arial" w:eastAsia="Calibri" w:hAnsi="Arial" w:cs="Arial"/>
                <w:b/>
                <w:bCs/>
                <w:szCs w:val="24"/>
                <w:lang w:eastAsia="en-US"/>
              </w:rPr>
            </w:rPrChange>
          </w:rPr>
          <w:t>DECIDE</w:t>
        </w:r>
      </w:ins>
    </w:p>
    <w:p w14:paraId="3694A08D" w14:textId="77777777" w:rsidR="00D3265D" w:rsidRPr="007A4AFC" w:rsidRDefault="00D3265D" w:rsidP="00D3265D">
      <w:pPr>
        <w:spacing w:line="276" w:lineRule="auto"/>
        <w:rPr>
          <w:ins w:id="12534" w:author="Dr Mamadou SANOGO" w:date="2023-10-25T16:40:00Z"/>
          <w:rFonts w:ascii="Arial" w:eastAsia="Calibri" w:hAnsi="Arial" w:cs="Arial"/>
          <w:color w:val="000000" w:themeColor="text1"/>
          <w:szCs w:val="24"/>
          <w:lang w:eastAsia="en-US"/>
          <w:rPrChange w:id="12535" w:author="Dr Mamadou SANOGO" w:date="2023-10-25T18:15:00Z">
            <w:rPr>
              <w:ins w:id="12536" w:author="Dr Mamadou SANOGO" w:date="2023-10-25T16:40:00Z"/>
              <w:rFonts w:ascii="Arial" w:eastAsia="Calibri" w:hAnsi="Arial" w:cs="Arial"/>
              <w:szCs w:val="24"/>
              <w:lang w:eastAsia="en-US"/>
            </w:rPr>
          </w:rPrChange>
        </w:rPr>
      </w:pPr>
      <w:ins w:id="12537" w:author="Dr Mamadou SANOGO" w:date="2023-10-25T16:40:00Z">
        <w:r w:rsidRPr="007A4AFC">
          <w:rPr>
            <w:rFonts w:ascii="Arial" w:eastAsia="Calibri" w:hAnsi="Arial" w:cs="Arial"/>
            <w:b/>
            <w:bCs/>
            <w:color w:val="000000" w:themeColor="text1"/>
            <w:szCs w:val="24"/>
            <w:lang w:eastAsia="en-US"/>
            <w:rPrChange w:id="12538" w:author="Dr Mamadou SANOGO" w:date="2023-10-25T18:15:00Z">
              <w:rPr>
                <w:rFonts w:ascii="Arial" w:eastAsia="Calibri" w:hAnsi="Arial" w:cs="Arial"/>
                <w:b/>
                <w:bCs/>
                <w:szCs w:val="24"/>
                <w:lang w:eastAsia="en-US"/>
              </w:rPr>
            </w:rPrChange>
          </w:rPr>
          <w:t>Article 1</w:t>
        </w:r>
        <w:r w:rsidRPr="007A4AFC">
          <w:rPr>
            <w:rFonts w:ascii="Arial" w:eastAsia="Calibri" w:hAnsi="Arial" w:cs="Arial"/>
            <w:color w:val="000000" w:themeColor="text1"/>
            <w:szCs w:val="24"/>
            <w:lang w:eastAsia="en-US"/>
            <w:rPrChange w:id="12539" w:author="Dr Mamadou SANOGO" w:date="2023-10-25T18:15:00Z">
              <w:rPr>
                <w:rFonts w:ascii="Arial" w:eastAsia="Calibri" w:hAnsi="Arial" w:cs="Arial"/>
                <w:szCs w:val="24"/>
                <w:lang w:eastAsia="en-US"/>
              </w:rPr>
            </w:rPrChange>
          </w:rPr>
          <w:t> : sont nommés responsables Administratifs, les personnes dont les noms suivent </w:t>
        </w:r>
      </w:ins>
    </w:p>
    <w:p w14:paraId="7EE00EFF" w14:textId="77777777" w:rsidR="00D3265D" w:rsidRPr="007A4AFC" w:rsidRDefault="00D3265D" w:rsidP="00D3265D">
      <w:pPr>
        <w:spacing w:line="276" w:lineRule="auto"/>
        <w:rPr>
          <w:ins w:id="12540" w:author="Dr Mamadou SANOGO" w:date="2023-10-25T16:40:00Z"/>
          <w:rFonts w:ascii="Arial" w:eastAsia="Calibri" w:hAnsi="Arial" w:cs="Arial"/>
          <w:color w:val="000000" w:themeColor="text1"/>
          <w:szCs w:val="24"/>
          <w:lang w:eastAsia="en-US"/>
          <w:rPrChange w:id="12541" w:author="Dr Mamadou SANOGO" w:date="2023-10-25T18:15:00Z">
            <w:rPr>
              <w:ins w:id="12542" w:author="Dr Mamadou SANOGO" w:date="2023-10-25T16:40:00Z"/>
              <w:rFonts w:ascii="Arial" w:eastAsia="Calibri" w:hAnsi="Arial" w:cs="Arial"/>
              <w:szCs w:val="24"/>
              <w:lang w:eastAsia="en-US"/>
            </w:rPr>
          </w:rPrChange>
        </w:rPr>
      </w:pPr>
      <w:ins w:id="12543" w:author="Dr Mamadou SANOGO" w:date="2023-10-25T16:40:00Z">
        <w:r w:rsidRPr="007A4AFC">
          <w:rPr>
            <w:rFonts w:ascii="Arial" w:eastAsia="Calibri" w:hAnsi="Arial" w:cs="Arial"/>
            <w:color w:val="000000" w:themeColor="text1"/>
            <w:szCs w:val="24"/>
            <w:lang w:eastAsia="en-US"/>
            <w:rPrChange w:id="12544" w:author="Dr Mamadou SANOGO" w:date="2023-10-25T18:15:00Z">
              <w:rPr>
                <w:rFonts w:ascii="Arial" w:eastAsia="Calibri" w:hAnsi="Arial" w:cs="Arial"/>
                <w:szCs w:val="24"/>
                <w:lang w:eastAsia="en-US"/>
              </w:rPr>
            </w:rPrChange>
          </w:rPr>
          <w:t>-Directeur General : M. Mamadou SANOGO</w:t>
        </w:r>
      </w:ins>
    </w:p>
    <w:p w14:paraId="74AC3B4E" w14:textId="77777777" w:rsidR="00D3265D" w:rsidRPr="007A4AFC" w:rsidRDefault="00D3265D" w:rsidP="00D3265D">
      <w:pPr>
        <w:spacing w:line="276" w:lineRule="auto"/>
        <w:rPr>
          <w:ins w:id="12545" w:author="Dr Mamadou SANOGO" w:date="2023-10-25T16:40:00Z"/>
          <w:rFonts w:ascii="Arial" w:eastAsia="Calibri" w:hAnsi="Arial" w:cs="Arial"/>
          <w:color w:val="000000" w:themeColor="text1"/>
          <w:szCs w:val="24"/>
          <w:lang w:eastAsia="en-US"/>
          <w:rPrChange w:id="12546" w:author="Dr Mamadou SANOGO" w:date="2023-10-25T18:15:00Z">
            <w:rPr>
              <w:ins w:id="12547" w:author="Dr Mamadou SANOGO" w:date="2023-10-25T16:40:00Z"/>
              <w:rFonts w:ascii="Arial" w:eastAsia="Calibri" w:hAnsi="Arial" w:cs="Arial"/>
              <w:szCs w:val="24"/>
              <w:lang w:eastAsia="en-US"/>
            </w:rPr>
          </w:rPrChange>
        </w:rPr>
      </w:pPr>
      <w:ins w:id="12548" w:author="Dr Mamadou SANOGO" w:date="2023-10-25T16:40:00Z">
        <w:r w:rsidRPr="007A4AFC">
          <w:rPr>
            <w:rFonts w:ascii="Arial" w:eastAsia="Calibri" w:hAnsi="Arial" w:cs="Arial"/>
            <w:color w:val="000000" w:themeColor="text1"/>
            <w:szCs w:val="24"/>
            <w:lang w:eastAsia="en-US"/>
            <w:rPrChange w:id="12549" w:author="Dr Mamadou SANOGO" w:date="2023-10-25T18:15:00Z">
              <w:rPr>
                <w:rFonts w:ascii="Arial" w:eastAsia="Calibri" w:hAnsi="Arial" w:cs="Arial"/>
                <w:szCs w:val="24"/>
                <w:lang w:eastAsia="en-US"/>
              </w:rPr>
            </w:rPrChange>
          </w:rPr>
          <w:t>-Secrétaire : Mme Kadidja SAMAKE</w:t>
        </w:r>
      </w:ins>
    </w:p>
    <w:p w14:paraId="0E6C041E" w14:textId="77777777" w:rsidR="00D3265D" w:rsidRPr="007A4AFC" w:rsidRDefault="00D3265D" w:rsidP="00D3265D">
      <w:pPr>
        <w:spacing w:line="276" w:lineRule="auto"/>
        <w:rPr>
          <w:ins w:id="12550" w:author="Dr Mamadou SANOGO" w:date="2023-10-25T16:40:00Z"/>
          <w:rFonts w:ascii="Arial" w:eastAsia="Calibri" w:hAnsi="Arial" w:cs="Arial"/>
          <w:color w:val="000000" w:themeColor="text1"/>
          <w:szCs w:val="24"/>
          <w:lang w:eastAsia="en-US"/>
          <w:rPrChange w:id="12551" w:author="Dr Mamadou SANOGO" w:date="2023-10-25T18:15:00Z">
            <w:rPr>
              <w:ins w:id="12552" w:author="Dr Mamadou SANOGO" w:date="2023-10-25T16:40:00Z"/>
              <w:rFonts w:ascii="Arial" w:eastAsia="Calibri" w:hAnsi="Arial" w:cs="Arial"/>
              <w:szCs w:val="24"/>
              <w:lang w:eastAsia="en-US"/>
            </w:rPr>
          </w:rPrChange>
        </w:rPr>
      </w:pPr>
      <w:ins w:id="12553" w:author="Dr Mamadou SANOGO" w:date="2023-10-25T16:40:00Z">
        <w:r w:rsidRPr="007A4AFC">
          <w:rPr>
            <w:rFonts w:ascii="Arial" w:eastAsia="Calibri" w:hAnsi="Arial" w:cs="Arial"/>
            <w:color w:val="000000" w:themeColor="text1"/>
            <w:szCs w:val="24"/>
            <w:lang w:eastAsia="en-US"/>
            <w:rPrChange w:id="12554" w:author="Dr Mamadou SANOGO" w:date="2023-10-25T18:15:00Z">
              <w:rPr>
                <w:rFonts w:ascii="Arial" w:eastAsia="Calibri" w:hAnsi="Arial" w:cs="Arial"/>
                <w:szCs w:val="24"/>
                <w:lang w:eastAsia="en-US"/>
              </w:rPr>
            </w:rPrChange>
          </w:rPr>
          <w:t>-Comptable : Mme Rokiatou DEMBELE</w:t>
        </w:r>
      </w:ins>
    </w:p>
    <w:p w14:paraId="60E6B236" w14:textId="77777777" w:rsidR="00D3265D" w:rsidRPr="007A4AFC" w:rsidRDefault="00D3265D" w:rsidP="00D3265D">
      <w:pPr>
        <w:spacing w:line="276" w:lineRule="auto"/>
        <w:rPr>
          <w:ins w:id="12555" w:author="Dr Mamadou SANOGO" w:date="2023-10-25T16:40:00Z"/>
          <w:rFonts w:ascii="Arial" w:eastAsia="Calibri" w:hAnsi="Arial" w:cs="Arial"/>
          <w:color w:val="000000" w:themeColor="text1"/>
          <w:szCs w:val="24"/>
          <w:lang w:eastAsia="en-US"/>
          <w:rPrChange w:id="12556" w:author="Dr Mamadou SANOGO" w:date="2023-10-25T18:15:00Z">
            <w:rPr>
              <w:ins w:id="12557" w:author="Dr Mamadou SANOGO" w:date="2023-10-25T16:40:00Z"/>
              <w:rFonts w:ascii="Arial" w:eastAsia="Calibri" w:hAnsi="Arial" w:cs="Arial"/>
              <w:szCs w:val="24"/>
              <w:lang w:eastAsia="en-US"/>
            </w:rPr>
          </w:rPrChange>
        </w:rPr>
      </w:pPr>
      <w:ins w:id="12558" w:author="Dr Mamadou SANOGO" w:date="2023-10-25T16:40:00Z">
        <w:r w:rsidRPr="007A4AFC">
          <w:rPr>
            <w:rFonts w:ascii="Arial" w:eastAsia="Calibri" w:hAnsi="Arial" w:cs="Arial"/>
            <w:color w:val="000000" w:themeColor="text1"/>
            <w:szCs w:val="24"/>
            <w:lang w:eastAsia="en-US"/>
            <w:rPrChange w:id="12559" w:author="Dr Mamadou SANOGO" w:date="2023-10-25T18:15:00Z">
              <w:rPr>
                <w:rFonts w:ascii="Arial" w:eastAsia="Calibri" w:hAnsi="Arial" w:cs="Arial"/>
                <w:szCs w:val="24"/>
                <w:lang w:eastAsia="en-US"/>
              </w:rPr>
            </w:rPrChange>
          </w:rPr>
          <w:t>-Directeur des Etudes : M. Adama KONE</w:t>
        </w:r>
      </w:ins>
    </w:p>
    <w:p w14:paraId="0D4FAE1E" w14:textId="77777777" w:rsidR="00D3265D" w:rsidRPr="007A4AFC" w:rsidRDefault="00D3265D" w:rsidP="00D3265D">
      <w:pPr>
        <w:spacing w:line="276" w:lineRule="auto"/>
        <w:rPr>
          <w:ins w:id="12560" w:author="Dr Mamadou SANOGO" w:date="2023-10-25T16:40:00Z"/>
          <w:rFonts w:ascii="Arial" w:eastAsia="Calibri" w:hAnsi="Arial" w:cs="Arial"/>
          <w:color w:val="000000" w:themeColor="text1"/>
          <w:szCs w:val="24"/>
          <w:lang w:eastAsia="en-US"/>
          <w:rPrChange w:id="12561" w:author="Dr Mamadou SANOGO" w:date="2023-10-25T18:15:00Z">
            <w:rPr>
              <w:ins w:id="12562" w:author="Dr Mamadou SANOGO" w:date="2023-10-25T16:40:00Z"/>
              <w:rFonts w:ascii="Arial" w:eastAsia="Calibri" w:hAnsi="Arial" w:cs="Arial"/>
              <w:szCs w:val="24"/>
              <w:lang w:eastAsia="en-US"/>
            </w:rPr>
          </w:rPrChange>
        </w:rPr>
      </w:pPr>
      <w:ins w:id="12563" w:author="Dr Mamadou SANOGO" w:date="2023-10-25T16:40:00Z">
        <w:r w:rsidRPr="007A4AFC">
          <w:rPr>
            <w:rFonts w:ascii="Arial" w:eastAsia="Calibri" w:hAnsi="Arial" w:cs="Arial"/>
            <w:color w:val="000000" w:themeColor="text1"/>
            <w:szCs w:val="24"/>
            <w:lang w:eastAsia="en-US"/>
            <w:rPrChange w:id="12564" w:author="Dr Mamadou SANOGO" w:date="2023-10-25T18:15:00Z">
              <w:rPr>
                <w:rFonts w:ascii="Arial" w:eastAsia="Calibri" w:hAnsi="Arial" w:cs="Arial"/>
                <w:szCs w:val="24"/>
                <w:lang w:eastAsia="en-US"/>
              </w:rPr>
            </w:rPrChange>
          </w:rPr>
          <w:t xml:space="preserve"> </w:t>
        </w:r>
      </w:ins>
    </w:p>
    <w:p w14:paraId="44D768F9" w14:textId="77777777" w:rsidR="00D3265D" w:rsidRPr="007A4AFC" w:rsidRDefault="00D3265D" w:rsidP="00D3265D">
      <w:pPr>
        <w:spacing w:line="276" w:lineRule="auto"/>
        <w:rPr>
          <w:ins w:id="12565" w:author="Dr Mamadou SANOGO" w:date="2023-10-25T16:40:00Z"/>
          <w:rFonts w:ascii="Arial" w:eastAsia="Calibri" w:hAnsi="Arial" w:cs="Arial"/>
          <w:color w:val="000000" w:themeColor="text1"/>
          <w:szCs w:val="24"/>
          <w:lang w:eastAsia="en-US"/>
          <w:rPrChange w:id="12566" w:author="Dr Mamadou SANOGO" w:date="2023-10-25T18:15:00Z">
            <w:rPr>
              <w:ins w:id="12567" w:author="Dr Mamadou SANOGO" w:date="2023-10-25T16:40:00Z"/>
              <w:rFonts w:ascii="Arial" w:eastAsia="Calibri" w:hAnsi="Arial" w:cs="Arial"/>
              <w:szCs w:val="24"/>
              <w:lang w:eastAsia="en-US"/>
            </w:rPr>
          </w:rPrChange>
        </w:rPr>
      </w:pPr>
      <w:ins w:id="12568" w:author="Dr Mamadou SANOGO" w:date="2023-10-25T16:40:00Z">
        <w:r w:rsidRPr="007A4AFC">
          <w:rPr>
            <w:rFonts w:ascii="Arial" w:eastAsia="Calibri" w:hAnsi="Arial" w:cs="Arial"/>
            <w:b/>
            <w:bCs/>
            <w:color w:val="000000" w:themeColor="text1"/>
            <w:szCs w:val="24"/>
            <w:lang w:eastAsia="en-US"/>
            <w:rPrChange w:id="12569" w:author="Dr Mamadou SANOGO" w:date="2023-10-25T18:15:00Z">
              <w:rPr>
                <w:rFonts w:ascii="Arial" w:eastAsia="Calibri" w:hAnsi="Arial" w:cs="Arial"/>
                <w:b/>
                <w:bCs/>
                <w:szCs w:val="24"/>
                <w:lang w:eastAsia="en-US"/>
              </w:rPr>
            </w:rPrChange>
          </w:rPr>
          <w:t>Article 2 :</w:t>
        </w:r>
        <w:r w:rsidRPr="007A4AFC">
          <w:rPr>
            <w:rFonts w:ascii="Arial" w:eastAsia="Calibri" w:hAnsi="Arial" w:cs="Arial"/>
            <w:color w:val="000000" w:themeColor="text1"/>
            <w:szCs w:val="24"/>
            <w:lang w:eastAsia="en-US"/>
            <w:rPrChange w:id="12570" w:author="Dr Mamadou SANOGO" w:date="2023-10-25T18:15:00Z">
              <w:rPr>
                <w:rFonts w:ascii="Arial" w:eastAsia="Calibri" w:hAnsi="Arial" w:cs="Arial"/>
                <w:szCs w:val="24"/>
                <w:lang w:eastAsia="en-US"/>
              </w:rPr>
            </w:rPrChange>
          </w:rPr>
          <w:t xml:space="preserve"> sont nommés responsables pédagogiques, les personnes dont les noms suivent </w:t>
        </w:r>
      </w:ins>
    </w:p>
    <w:p w14:paraId="16E2FB84" w14:textId="77777777" w:rsidR="00D3265D" w:rsidRPr="007A4AFC" w:rsidRDefault="00D3265D" w:rsidP="00D3265D">
      <w:pPr>
        <w:spacing w:line="276" w:lineRule="auto"/>
        <w:rPr>
          <w:ins w:id="12571" w:author="Dr Mamadou SANOGO" w:date="2023-10-25T16:40:00Z"/>
          <w:rFonts w:ascii="Arial" w:eastAsia="Calibri" w:hAnsi="Arial" w:cs="Arial"/>
          <w:color w:val="000000" w:themeColor="text1"/>
          <w:szCs w:val="24"/>
          <w:lang w:eastAsia="en-US"/>
          <w:rPrChange w:id="12572" w:author="Dr Mamadou SANOGO" w:date="2023-10-25T18:15:00Z">
            <w:rPr>
              <w:ins w:id="12573" w:author="Dr Mamadou SANOGO" w:date="2023-10-25T16:40:00Z"/>
              <w:rFonts w:ascii="Arial" w:eastAsia="Calibri" w:hAnsi="Arial" w:cs="Arial"/>
              <w:szCs w:val="24"/>
              <w:lang w:eastAsia="en-US"/>
            </w:rPr>
          </w:rPrChange>
        </w:rPr>
      </w:pPr>
      <w:ins w:id="12574" w:author="Dr Mamadou SANOGO" w:date="2023-10-25T16:40:00Z">
        <w:r w:rsidRPr="007A4AFC">
          <w:rPr>
            <w:rFonts w:ascii="Arial" w:eastAsia="Calibri" w:hAnsi="Arial" w:cs="Arial"/>
            <w:color w:val="000000" w:themeColor="text1"/>
            <w:szCs w:val="24"/>
            <w:lang w:eastAsia="en-US"/>
            <w:rPrChange w:id="12575" w:author="Dr Mamadou SANOGO" w:date="2023-10-25T18:15:00Z">
              <w:rPr>
                <w:rFonts w:ascii="Arial" w:eastAsia="Calibri" w:hAnsi="Arial" w:cs="Arial"/>
                <w:szCs w:val="24"/>
                <w:lang w:eastAsia="en-US"/>
              </w:rPr>
            </w:rPrChange>
          </w:rPr>
          <w:t>-Directeur des Etudes : M. Adama KONE</w:t>
        </w:r>
      </w:ins>
    </w:p>
    <w:p w14:paraId="1CD7AF60" w14:textId="77777777" w:rsidR="00D3265D" w:rsidRPr="007A4AFC" w:rsidRDefault="00D3265D" w:rsidP="00D3265D">
      <w:pPr>
        <w:spacing w:line="276" w:lineRule="auto"/>
        <w:rPr>
          <w:ins w:id="12576" w:author="Dr Mamadou SANOGO" w:date="2023-10-25T16:40:00Z"/>
          <w:rFonts w:ascii="Arial" w:eastAsia="Calibri" w:hAnsi="Arial" w:cs="Arial"/>
          <w:color w:val="000000" w:themeColor="text1"/>
          <w:szCs w:val="24"/>
          <w:lang w:eastAsia="en-US"/>
          <w:rPrChange w:id="12577" w:author="Dr Mamadou SANOGO" w:date="2023-10-25T18:15:00Z">
            <w:rPr>
              <w:ins w:id="12578" w:author="Dr Mamadou SANOGO" w:date="2023-10-25T16:40:00Z"/>
              <w:rFonts w:ascii="Arial" w:eastAsia="Calibri" w:hAnsi="Arial" w:cs="Arial"/>
              <w:szCs w:val="24"/>
              <w:lang w:eastAsia="en-US"/>
            </w:rPr>
          </w:rPrChange>
        </w:rPr>
      </w:pPr>
      <w:ins w:id="12579" w:author="Dr Mamadou SANOGO" w:date="2023-10-25T16:40:00Z">
        <w:r w:rsidRPr="007A4AFC">
          <w:rPr>
            <w:rFonts w:ascii="Arial" w:eastAsia="Calibri" w:hAnsi="Arial" w:cs="Arial"/>
            <w:color w:val="000000" w:themeColor="text1"/>
            <w:szCs w:val="24"/>
            <w:lang w:eastAsia="en-US"/>
            <w:rPrChange w:id="12580" w:author="Dr Mamadou SANOGO" w:date="2023-10-25T18:15:00Z">
              <w:rPr>
                <w:rFonts w:ascii="Arial" w:eastAsia="Calibri" w:hAnsi="Arial" w:cs="Arial"/>
                <w:szCs w:val="24"/>
                <w:lang w:eastAsia="en-US"/>
              </w:rPr>
            </w:rPrChange>
          </w:rPr>
          <w:t>-Surveillant General : M. Issa NIARE</w:t>
        </w:r>
      </w:ins>
    </w:p>
    <w:p w14:paraId="196FC71A" w14:textId="77777777" w:rsidR="00D3265D" w:rsidRPr="007A4AFC" w:rsidRDefault="00D3265D" w:rsidP="00D3265D">
      <w:pPr>
        <w:spacing w:line="276" w:lineRule="auto"/>
        <w:rPr>
          <w:ins w:id="12581" w:author="Dr Mamadou SANOGO" w:date="2023-10-25T16:40:00Z"/>
          <w:rFonts w:ascii="Arial" w:eastAsia="Calibri" w:hAnsi="Arial" w:cs="Arial"/>
          <w:color w:val="000000" w:themeColor="text1"/>
          <w:szCs w:val="24"/>
          <w:lang w:eastAsia="en-US"/>
          <w:rPrChange w:id="12582" w:author="Dr Mamadou SANOGO" w:date="2023-10-25T18:15:00Z">
            <w:rPr>
              <w:ins w:id="12583" w:author="Dr Mamadou SANOGO" w:date="2023-10-25T16:40:00Z"/>
              <w:rFonts w:ascii="Arial" w:eastAsia="Calibri" w:hAnsi="Arial" w:cs="Arial"/>
              <w:szCs w:val="24"/>
              <w:lang w:eastAsia="en-US"/>
            </w:rPr>
          </w:rPrChange>
        </w:rPr>
      </w:pPr>
      <w:ins w:id="12584" w:author="Dr Mamadou SANOGO" w:date="2023-10-25T16:40:00Z">
        <w:r w:rsidRPr="007A4AFC">
          <w:rPr>
            <w:rFonts w:ascii="Arial" w:eastAsia="Calibri" w:hAnsi="Arial" w:cs="Arial"/>
            <w:color w:val="000000" w:themeColor="text1"/>
            <w:szCs w:val="24"/>
            <w:lang w:eastAsia="en-US"/>
            <w:rPrChange w:id="12585" w:author="Dr Mamadou SANOGO" w:date="2023-10-25T18:15:00Z">
              <w:rPr>
                <w:rFonts w:ascii="Arial" w:eastAsia="Calibri" w:hAnsi="Arial" w:cs="Arial"/>
                <w:szCs w:val="24"/>
                <w:lang w:eastAsia="en-US"/>
              </w:rPr>
            </w:rPrChange>
          </w:rPr>
          <w:t>-Responsable département licence : M. Yacouba Tionon SANOGO</w:t>
        </w:r>
      </w:ins>
    </w:p>
    <w:p w14:paraId="7035E006" w14:textId="77777777" w:rsidR="00D3265D" w:rsidRPr="007A4AFC" w:rsidRDefault="00D3265D" w:rsidP="00D3265D">
      <w:pPr>
        <w:spacing w:line="276" w:lineRule="auto"/>
        <w:rPr>
          <w:ins w:id="12586" w:author="Dr Mamadou SANOGO" w:date="2023-10-25T16:40:00Z"/>
          <w:rFonts w:ascii="Arial" w:eastAsia="Calibri" w:hAnsi="Arial" w:cs="Arial"/>
          <w:color w:val="000000" w:themeColor="text1"/>
          <w:szCs w:val="24"/>
          <w:lang w:eastAsia="en-US"/>
          <w:rPrChange w:id="12587" w:author="Dr Mamadou SANOGO" w:date="2023-10-25T18:15:00Z">
            <w:rPr>
              <w:ins w:id="12588" w:author="Dr Mamadou SANOGO" w:date="2023-10-25T16:40:00Z"/>
              <w:rFonts w:ascii="Arial" w:eastAsia="Calibri" w:hAnsi="Arial" w:cs="Arial"/>
              <w:szCs w:val="24"/>
              <w:lang w:eastAsia="en-US"/>
            </w:rPr>
          </w:rPrChange>
        </w:rPr>
      </w:pPr>
      <w:ins w:id="12589" w:author="Dr Mamadou SANOGO" w:date="2023-10-25T16:40:00Z">
        <w:r w:rsidRPr="007A4AFC">
          <w:rPr>
            <w:rFonts w:ascii="Arial" w:eastAsia="Calibri" w:hAnsi="Arial" w:cs="Arial"/>
            <w:color w:val="000000" w:themeColor="text1"/>
            <w:szCs w:val="24"/>
            <w:lang w:eastAsia="en-US"/>
            <w:rPrChange w:id="12590" w:author="Dr Mamadou SANOGO" w:date="2023-10-25T18:15:00Z">
              <w:rPr>
                <w:rFonts w:ascii="Arial" w:eastAsia="Calibri" w:hAnsi="Arial" w:cs="Arial"/>
                <w:szCs w:val="24"/>
                <w:lang w:eastAsia="en-US"/>
              </w:rPr>
            </w:rPrChange>
          </w:rPr>
          <w:t>-Responsable département master : M. Moussa DOUMBIA</w:t>
        </w:r>
      </w:ins>
    </w:p>
    <w:p w14:paraId="5DE02D21" w14:textId="77777777" w:rsidR="00D3265D" w:rsidRPr="007A4AFC" w:rsidRDefault="00D3265D" w:rsidP="00D3265D">
      <w:pPr>
        <w:spacing w:line="276" w:lineRule="auto"/>
        <w:rPr>
          <w:ins w:id="12591" w:author="Dr Mamadou SANOGO" w:date="2023-10-25T16:40:00Z"/>
          <w:rFonts w:ascii="Arial" w:eastAsia="Calibri" w:hAnsi="Arial" w:cs="Arial"/>
          <w:color w:val="000000" w:themeColor="text1"/>
          <w:szCs w:val="24"/>
          <w:lang w:eastAsia="en-US"/>
          <w:rPrChange w:id="12592" w:author="Dr Mamadou SANOGO" w:date="2023-10-25T18:15:00Z">
            <w:rPr>
              <w:ins w:id="12593" w:author="Dr Mamadou SANOGO" w:date="2023-10-25T16:40:00Z"/>
              <w:rFonts w:ascii="Arial" w:eastAsia="Calibri" w:hAnsi="Arial" w:cs="Arial"/>
              <w:szCs w:val="24"/>
              <w:lang w:eastAsia="en-US"/>
            </w:rPr>
          </w:rPrChange>
        </w:rPr>
      </w:pPr>
      <w:ins w:id="12594" w:author="Dr Mamadou SANOGO" w:date="2023-10-25T16:40:00Z">
        <w:r w:rsidRPr="007A4AFC">
          <w:rPr>
            <w:rFonts w:ascii="Arial" w:eastAsia="Calibri" w:hAnsi="Arial" w:cs="Arial"/>
            <w:color w:val="000000" w:themeColor="text1"/>
            <w:szCs w:val="24"/>
            <w:lang w:eastAsia="en-US"/>
            <w:rPrChange w:id="12595" w:author="Dr Mamadou SANOGO" w:date="2023-10-25T18:15:00Z">
              <w:rPr>
                <w:rFonts w:ascii="Arial" w:eastAsia="Calibri" w:hAnsi="Arial" w:cs="Arial"/>
                <w:szCs w:val="24"/>
                <w:lang w:eastAsia="en-US"/>
              </w:rPr>
            </w:rPrChange>
          </w:rPr>
          <w:t>-Moniteurs : Mme Fatoumata DIABY, Mme Romaine SANGARE, Mme Kadiatou DIARRA</w:t>
        </w:r>
      </w:ins>
    </w:p>
    <w:p w14:paraId="7C303B01" w14:textId="77777777" w:rsidR="00D3265D" w:rsidRPr="007A4AFC" w:rsidRDefault="00D3265D" w:rsidP="00D3265D">
      <w:pPr>
        <w:spacing w:line="276" w:lineRule="auto"/>
        <w:rPr>
          <w:ins w:id="12596" w:author="Dr Mamadou SANOGO" w:date="2023-10-25T16:40:00Z"/>
          <w:rFonts w:ascii="Arial" w:eastAsia="Calibri" w:hAnsi="Arial" w:cs="Arial"/>
          <w:color w:val="000000" w:themeColor="text1"/>
          <w:szCs w:val="24"/>
          <w:lang w:eastAsia="en-US"/>
          <w:rPrChange w:id="12597" w:author="Dr Mamadou SANOGO" w:date="2023-10-25T18:15:00Z">
            <w:rPr>
              <w:ins w:id="12598" w:author="Dr Mamadou SANOGO" w:date="2023-10-25T16:40:00Z"/>
              <w:rFonts w:ascii="Arial" w:eastAsia="Calibri" w:hAnsi="Arial" w:cs="Arial"/>
              <w:szCs w:val="24"/>
              <w:lang w:eastAsia="en-US"/>
            </w:rPr>
          </w:rPrChange>
        </w:rPr>
      </w:pPr>
    </w:p>
    <w:p w14:paraId="61548468" w14:textId="77777777" w:rsidR="00D3265D" w:rsidRPr="007A4AFC" w:rsidRDefault="00D3265D" w:rsidP="00D3265D">
      <w:pPr>
        <w:spacing w:line="276" w:lineRule="auto"/>
        <w:rPr>
          <w:ins w:id="12599" w:author="Dr Mamadou SANOGO" w:date="2023-10-25T16:40:00Z"/>
          <w:rFonts w:ascii="Arial" w:eastAsia="Calibri" w:hAnsi="Arial" w:cs="Arial"/>
          <w:b/>
          <w:bCs/>
          <w:color w:val="000000" w:themeColor="text1"/>
          <w:u w:val="single"/>
          <w:lang w:eastAsia="en-US"/>
          <w:rPrChange w:id="12600" w:author="Dr Mamadou SANOGO" w:date="2023-10-25T18:15:00Z">
            <w:rPr>
              <w:ins w:id="12601" w:author="Dr Mamadou SANOGO" w:date="2023-10-25T16:40:00Z"/>
              <w:rFonts w:ascii="Arial" w:eastAsia="Calibri" w:hAnsi="Arial" w:cs="Arial"/>
              <w:b/>
              <w:bCs/>
              <w:u w:val="single"/>
              <w:lang w:eastAsia="en-US"/>
            </w:rPr>
          </w:rPrChange>
        </w:rPr>
      </w:pPr>
      <w:ins w:id="12602" w:author="Dr Mamadou SANOGO" w:date="2023-10-25T16:40:00Z">
        <w:r w:rsidRPr="007A4AFC">
          <w:rPr>
            <w:rFonts w:ascii="Arial" w:eastAsia="Calibri" w:hAnsi="Arial" w:cs="Arial"/>
            <w:b/>
            <w:bCs/>
            <w:color w:val="000000" w:themeColor="text1"/>
            <w:u w:val="single"/>
            <w:lang w:eastAsia="en-US"/>
            <w:rPrChange w:id="12603" w:author="Dr Mamadou SANOGO" w:date="2023-10-25T18:15:00Z">
              <w:rPr>
                <w:rFonts w:ascii="Arial" w:eastAsia="Calibri" w:hAnsi="Arial" w:cs="Arial"/>
                <w:b/>
                <w:bCs/>
                <w:u w:val="single"/>
                <w:lang w:eastAsia="en-US"/>
              </w:rPr>
            </w:rPrChange>
          </w:rPr>
          <w:t>AMPLIATIONS</w:t>
        </w:r>
      </w:ins>
    </w:p>
    <w:p w14:paraId="02686B1E" w14:textId="77777777" w:rsidR="00D3265D" w:rsidRPr="007A4AFC" w:rsidRDefault="00D3265D" w:rsidP="00D3265D">
      <w:pPr>
        <w:spacing w:line="276" w:lineRule="auto"/>
        <w:rPr>
          <w:ins w:id="12604" w:author="Dr Mamadou SANOGO" w:date="2023-10-25T16:40:00Z"/>
          <w:rFonts w:ascii="Arial" w:eastAsia="Calibri" w:hAnsi="Arial" w:cs="Arial"/>
          <w:color w:val="000000" w:themeColor="text1"/>
          <w:szCs w:val="24"/>
          <w:lang w:eastAsia="en-US"/>
          <w:rPrChange w:id="12605" w:author="Dr Mamadou SANOGO" w:date="2023-10-25T18:15:00Z">
            <w:rPr>
              <w:ins w:id="12606" w:author="Dr Mamadou SANOGO" w:date="2023-10-25T16:40:00Z"/>
              <w:rFonts w:ascii="Arial" w:eastAsia="Calibri" w:hAnsi="Arial" w:cs="Arial"/>
              <w:szCs w:val="24"/>
              <w:lang w:eastAsia="en-US"/>
            </w:rPr>
          </w:rPrChange>
        </w:rPr>
      </w:pPr>
      <w:ins w:id="12607" w:author="Dr Mamadou SANOGO" w:date="2023-10-25T16:40:00Z">
        <w:r w:rsidRPr="007A4AFC">
          <w:rPr>
            <w:rFonts w:ascii="Arial" w:eastAsia="Calibri" w:hAnsi="Arial" w:cs="Arial"/>
            <w:color w:val="000000" w:themeColor="text1"/>
            <w:szCs w:val="24"/>
            <w:lang w:eastAsia="en-US"/>
            <w:rPrChange w:id="12608" w:author="Dr Mamadou SANOGO" w:date="2023-10-25T18:15:00Z">
              <w:rPr>
                <w:rFonts w:ascii="Arial" w:eastAsia="Calibri" w:hAnsi="Arial" w:cs="Arial"/>
                <w:szCs w:val="24"/>
                <w:lang w:eastAsia="en-US"/>
              </w:rPr>
            </w:rPrChange>
          </w:rPr>
          <w:t>-Original---------------------------------01</w:t>
        </w:r>
      </w:ins>
    </w:p>
    <w:p w14:paraId="7AE20F7F" w14:textId="77777777" w:rsidR="00D3265D" w:rsidRPr="007A4AFC" w:rsidRDefault="00D3265D" w:rsidP="00D3265D">
      <w:pPr>
        <w:spacing w:line="276" w:lineRule="auto"/>
        <w:rPr>
          <w:ins w:id="12609" w:author="Dr Mamadou SANOGO" w:date="2023-10-25T16:40:00Z"/>
          <w:rFonts w:ascii="Arial" w:eastAsia="Calibri" w:hAnsi="Arial" w:cs="Arial"/>
          <w:color w:val="000000" w:themeColor="text1"/>
          <w:szCs w:val="24"/>
          <w:lang w:eastAsia="en-US"/>
          <w:rPrChange w:id="12610" w:author="Dr Mamadou SANOGO" w:date="2023-10-25T18:15:00Z">
            <w:rPr>
              <w:ins w:id="12611" w:author="Dr Mamadou SANOGO" w:date="2023-10-25T16:40:00Z"/>
              <w:rFonts w:ascii="Arial" w:eastAsia="Calibri" w:hAnsi="Arial" w:cs="Arial"/>
              <w:szCs w:val="24"/>
              <w:lang w:eastAsia="en-US"/>
            </w:rPr>
          </w:rPrChange>
        </w:rPr>
      </w:pPr>
      <w:ins w:id="12612" w:author="Dr Mamadou SANOGO" w:date="2023-10-25T16:40:00Z">
        <w:r w:rsidRPr="007A4AFC">
          <w:rPr>
            <w:rFonts w:ascii="Arial" w:eastAsia="Calibri" w:hAnsi="Arial" w:cs="Arial"/>
            <w:color w:val="000000" w:themeColor="text1"/>
            <w:szCs w:val="24"/>
            <w:lang w:eastAsia="en-US"/>
            <w:rPrChange w:id="12613" w:author="Dr Mamadou SANOGO" w:date="2023-10-25T18:15:00Z">
              <w:rPr>
                <w:rFonts w:ascii="Arial" w:eastAsia="Calibri" w:hAnsi="Arial" w:cs="Arial"/>
                <w:szCs w:val="24"/>
                <w:lang w:eastAsia="en-US"/>
              </w:rPr>
            </w:rPrChange>
          </w:rPr>
          <w:t>-Archives--------------------------------01</w:t>
        </w:r>
      </w:ins>
    </w:p>
    <w:p w14:paraId="4D7984C8" w14:textId="77777777" w:rsidR="00D3265D" w:rsidRPr="007A4AFC" w:rsidRDefault="00D3265D" w:rsidP="00D3265D">
      <w:pPr>
        <w:spacing w:line="276" w:lineRule="auto"/>
        <w:rPr>
          <w:ins w:id="12614" w:author="Dr Mamadou SANOGO" w:date="2023-10-25T16:40:00Z"/>
          <w:rFonts w:ascii="Arial" w:eastAsia="Calibri" w:hAnsi="Arial" w:cs="Arial"/>
          <w:color w:val="000000" w:themeColor="text1"/>
          <w:szCs w:val="24"/>
          <w:lang w:eastAsia="en-US"/>
          <w:rPrChange w:id="12615" w:author="Dr Mamadou SANOGO" w:date="2023-10-25T18:15:00Z">
            <w:rPr>
              <w:ins w:id="12616" w:author="Dr Mamadou SANOGO" w:date="2023-10-25T16:40:00Z"/>
              <w:rFonts w:ascii="Arial" w:eastAsia="Calibri" w:hAnsi="Arial" w:cs="Arial"/>
              <w:szCs w:val="24"/>
              <w:lang w:eastAsia="en-US"/>
            </w:rPr>
          </w:rPrChange>
        </w:rPr>
      </w:pPr>
      <w:ins w:id="12617" w:author="Dr Mamadou SANOGO" w:date="2023-10-25T16:40:00Z">
        <w:r w:rsidRPr="007A4AFC">
          <w:rPr>
            <w:rFonts w:ascii="Arial" w:eastAsia="Calibri" w:hAnsi="Arial" w:cs="Arial"/>
            <w:color w:val="000000" w:themeColor="text1"/>
            <w:szCs w:val="24"/>
            <w:lang w:eastAsia="en-US"/>
            <w:rPrChange w:id="12618" w:author="Dr Mamadou SANOGO" w:date="2023-10-25T18:15:00Z">
              <w:rPr>
                <w:rFonts w:ascii="Arial" w:eastAsia="Calibri" w:hAnsi="Arial" w:cs="Arial"/>
                <w:szCs w:val="24"/>
                <w:lang w:eastAsia="en-US"/>
              </w:rPr>
            </w:rPrChange>
          </w:rPr>
          <w:t>-Intéressés------------------------------11</w:t>
        </w:r>
      </w:ins>
    </w:p>
    <w:p w14:paraId="49E7D0FC" w14:textId="77777777" w:rsidR="00D3265D" w:rsidRPr="007A4AFC" w:rsidRDefault="00D3265D" w:rsidP="00D3265D">
      <w:pPr>
        <w:spacing w:line="240" w:lineRule="auto"/>
        <w:rPr>
          <w:ins w:id="12619" w:author="Dr Mamadou SANOGO" w:date="2023-10-25T16:40:00Z"/>
          <w:rFonts w:ascii="Arial" w:eastAsia="Calibri" w:hAnsi="Arial" w:cs="Arial"/>
          <w:color w:val="000000" w:themeColor="text1"/>
          <w:lang w:eastAsia="en-US"/>
          <w:rPrChange w:id="12620" w:author="Dr Mamadou SANOGO" w:date="2023-10-25T18:15:00Z">
            <w:rPr>
              <w:ins w:id="12621" w:author="Dr Mamadou SANOGO" w:date="2023-10-25T16:40:00Z"/>
              <w:rFonts w:ascii="Arial" w:eastAsia="Calibri" w:hAnsi="Arial" w:cs="Arial"/>
              <w:lang w:eastAsia="en-US"/>
            </w:rPr>
          </w:rPrChange>
        </w:rPr>
      </w:pPr>
    </w:p>
    <w:p w14:paraId="5D4935B4" w14:textId="77777777" w:rsidR="00D3265D" w:rsidRPr="007A4AFC" w:rsidRDefault="00D3265D" w:rsidP="00D3265D">
      <w:pPr>
        <w:spacing w:line="240" w:lineRule="auto"/>
        <w:jc w:val="right"/>
        <w:rPr>
          <w:ins w:id="12622" w:author="Dr Mamadou SANOGO" w:date="2023-10-25T16:40:00Z"/>
          <w:rFonts w:ascii="Arial" w:eastAsia="Calibri" w:hAnsi="Arial" w:cs="Arial"/>
          <w:color w:val="000000" w:themeColor="text1"/>
          <w:lang w:eastAsia="en-US"/>
          <w:rPrChange w:id="12623" w:author="Dr Mamadou SANOGO" w:date="2023-10-25T18:15:00Z">
            <w:rPr>
              <w:ins w:id="12624" w:author="Dr Mamadou SANOGO" w:date="2023-10-25T16:40:00Z"/>
              <w:rFonts w:ascii="Arial" w:eastAsia="Calibri" w:hAnsi="Arial" w:cs="Arial"/>
              <w:lang w:eastAsia="en-US"/>
            </w:rPr>
          </w:rPrChange>
        </w:rPr>
      </w:pPr>
      <w:ins w:id="12625" w:author="Dr Mamadou SANOGO" w:date="2023-10-25T16:40:00Z">
        <w:r w:rsidRPr="007A4AFC">
          <w:rPr>
            <w:rFonts w:ascii="Arial" w:eastAsia="Calibri" w:hAnsi="Arial" w:cs="Arial"/>
            <w:color w:val="000000" w:themeColor="text1"/>
            <w:szCs w:val="24"/>
            <w:lang w:eastAsia="en-US"/>
            <w:rPrChange w:id="12626" w:author="Dr Mamadou SANOGO" w:date="2023-10-25T18:15:00Z">
              <w:rPr>
                <w:rFonts w:ascii="Arial" w:eastAsia="Calibri" w:hAnsi="Arial" w:cs="Arial"/>
                <w:szCs w:val="24"/>
                <w:lang w:eastAsia="en-US"/>
              </w:rPr>
            </w:rPrChange>
          </w:rPr>
          <w:t xml:space="preserve"> Bamako le 1</w:t>
        </w:r>
        <w:r w:rsidRPr="007A4AFC">
          <w:rPr>
            <w:rFonts w:ascii="Arial" w:eastAsia="Calibri" w:hAnsi="Arial" w:cs="Arial"/>
            <w:color w:val="000000" w:themeColor="text1"/>
            <w:szCs w:val="24"/>
            <w:vertAlign w:val="superscript"/>
            <w:lang w:eastAsia="en-US"/>
            <w:rPrChange w:id="12627" w:author="Dr Mamadou SANOGO" w:date="2023-10-25T18:15:00Z">
              <w:rPr>
                <w:rFonts w:ascii="Arial" w:eastAsia="Calibri" w:hAnsi="Arial" w:cs="Arial"/>
                <w:szCs w:val="24"/>
                <w:vertAlign w:val="superscript"/>
                <w:lang w:eastAsia="en-US"/>
              </w:rPr>
            </w:rPrChange>
          </w:rPr>
          <w:t>er</w:t>
        </w:r>
        <w:r w:rsidRPr="007A4AFC">
          <w:rPr>
            <w:rFonts w:ascii="Arial" w:eastAsia="Calibri" w:hAnsi="Arial" w:cs="Arial"/>
            <w:color w:val="000000" w:themeColor="text1"/>
            <w:szCs w:val="24"/>
            <w:lang w:eastAsia="en-US"/>
            <w:rPrChange w:id="12628" w:author="Dr Mamadou SANOGO" w:date="2023-10-25T18:15:00Z">
              <w:rPr>
                <w:rFonts w:ascii="Arial" w:eastAsia="Calibri" w:hAnsi="Arial" w:cs="Arial"/>
                <w:szCs w:val="24"/>
                <w:lang w:eastAsia="en-US"/>
              </w:rPr>
            </w:rPrChange>
          </w:rPr>
          <w:t xml:space="preserve"> septembre 2018</w:t>
        </w:r>
      </w:ins>
    </w:p>
    <w:p w14:paraId="521FA534" w14:textId="77777777" w:rsidR="00AD42F4" w:rsidRPr="007A4AFC" w:rsidRDefault="00AD42F4" w:rsidP="00D3265D">
      <w:pPr>
        <w:spacing w:line="240" w:lineRule="auto"/>
        <w:jc w:val="right"/>
        <w:rPr>
          <w:ins w:id="12629" w:author="Dr Mamadou SANOGO" w:date="2023-10-25T16:40:00Z"/>
          <w:rFonts w:ascii="Arial" w:eastAsia="Calibri" w:hAnsi="Arial" w:cs="Arial"/>
          <w:color w:val="000000" w:themeColor="text1"/>
          <w:lang w:eastAsia="en-US"/>
          <w:rPrChange w:id="12630" w:author="Dr Mamadou SANOGO" w:date="2023-10-25T18:15:00Z">
            <w:rPr>
              <w:ins w:id="12631" w:author="Dr Mamadou SANOGO" w:date="2023-10-25T16:40:00Z"/>
              <w:rFonts w:ascii="Arial" w:eastAsia="Calibri" w:hAnsi="Arial" w:cs="Arial"/>
              <w:lang w:eastAsia="en-US"/>
            </w:rPr>
          </w:rPrChange>
        </w:rPr>
      </w:pPr>
    </w:p>
    <w:p w14:paraId="37303078" w14:textId="77777777" w:rsidR="00D3265D" w:rsidRPr="007A4AFC" w:rsidRDefault="00D3265D" w:rsidP="00D3265D">
      <w:pPr>
        <w:spacing w:line="240" w:lineRule="auto"/>
        <w:ind w:left="5664"/>
        <w:rPr>
          <w:ins w:id="12632" w:author="Dr Mamadou SANOGO" w:date="2023-10-25T16:40:00Z"/>
          <w:rFonts w:ascii="Arial" w:eastAsia="Calibri" w:hAnsi="Arial" w:cs="Arial"/>
          <w:b/>
          <w:bCs/>
          <w:color w:val="000000" w:themeColor="text1"/>
          <w:sz w:val="28"/>
          <w:szCs w:val="28"/>
          <w:lang w:eastAsia="en-US"/>
          <w:rPrChange w:id="12633" w:author="Dr Mamadou SANOGO" w:date="2023-10-25T18:15:00Z">
            <w:rPr>
              <w:ins w:id="12634" w:author="Dr Mamadou SANOGO" w:date="2023-10-25T16:40:00Z"/>
              <w:rFonts w:ascii="Arial" w:eastAsia="Calibri" w:hAnsi="Arial" w:cs="Arial"/>
              <w:b/>
              <w:bCs/>
              <w:sz w:val="28"/>
              <w:szCs w:val="28"/>
              <w:lang w:eastAsia="en-US"/>
            </w:rPr>
          </w:rPrChange>
        </w:rPr>
      </w:pPr>
      <w:ins w:id="12635" w:author="Dr Mamadou SANOGO" w:date="2023-10-25T16:40:00Z">
        <w:r w:rsidRPr="007A4AFC">
          <w:rPr>
            <w:rFonts w:ascii="Arial" w:eastAsia="Calibri" w:hAnsi="Arial" w:cs="Arial"/>
            <w:b/>
            <w:bCs/>
            <w:color w:val="000000" w:themeColor="text1"/>
            <w:sz w:val="28"/>
            <w:szCs w:val="28"/>
            <w:lang w:eastAsia="en-US"/>
            <w:rPrChange w:id="12636" w:author="Dr Mamadou SANOGO" w:date="2023-10-25T18:15:00Z">
              <w:rPr>
                <w:rFonts w:ascii="Arial" w:eastAsia="Calibri" w:hAnsi="Arial" w:cs="Arial"/>
                <w:b/>
                <w:bCs/>
                <w:sz w:val="28"/>
                <w:szCs w:val="28"/>
                <w:lang w:eastAsia="en-US"/>
              </w:rPr>
            </w:rPrChange>
          </w:rPr>
          <w:t xml:space="preserve">       Directeur Général</w:t>
        </w:r>
      </w:ins>
    </w:p>
    <w:p w14:paraId="3FF2937B" w14:textId="635BE64B" w:rsidR="00D3265D" w:rsidRDefault="00D3265D" w:rsidP="00AD42F4">
      <w:pPr>
        <w:spacing w:line="240" w:lineRule="auto"/>
        <w:rPr>
          <w:ins w:id="12637" w:author="Dr Mamadou SANOGO" w:date="2023-10-27T14:05:00Z"/>
          <w:rFonts w:ascii="Arial" w:eastAsia="Calibri" w:hAnsi="Arial" w:cs="Arial"/>
          <w:b/>
          <w:bCs/>
          <w:color w:val="000000" w:themeColor="text1"/>
          <w:lang w:eastAsia="en-US"/>
        </w:rPr>
      </w:pPr>
    </w:p>
    <w:p w14:paraId="579EA8AE" w14:textId="586C0F4A" w:rsidR="006778CD" w:rsidRDefault="006778CD" w:rsidP="00AD42F4">
      <w:pPr>
        <w:spacing w:line="240" w:lineRule="auto"/>
        <w:rPr>
          <w:ins w:id="12638" w:author="Dr Mamadou SANOGO" w:date="2023-10-27T14:05:00Z"/>
          <w:rFonts w:ascii="Arial" w:eastAsia="Calibri" w:hAnsi="Arial" w:cs="Arial"/>
          <w:b/>
          <w:bCs/>
          <w:color w:val="000000" w:themeColor="text1"/>
          <w:lang w:eastAsia="en-US"/>
        </w:rPr>
      </w:pPr>
    </w:p>
    <w:p w14:paraId="44936226" w14:textId="25C729E0" w:rsidR="006778CD" w:rsidRDefault="006778CD" w:rsidP="00AD42F4">
      <w:pPr>
        <w:spacing w:line="240" w:lineRule="auto"/>
        <w:rPr>
          <w:ins w:id="12639" w:author="Dr Mamadou SANOGO" w:date="2023-10-27T14:05:00Z"/>
          <w:rFonts w:ascii="Arial" w:eastAsia="Calibri" w:hAnsi="Arial" w:cs="Arial"/>
          <w:b/>
          <w:bCs/>
          <w:color w:val="000000" w:themeColor="text1"/>
          <w:lang w:eastAsia="en-US"/>
        </w:rPr>
      </w:pPr>
    </w:p>
    <w:p w14:paraId="649E3816" w14:textId="7C5C6650" w:rsidR="006778CD" w:rsidRDefault="006778CD" w:rsidP="00AD42F4">
      <w:pPr>
        <w:spacing w:line="240" w:lineRule="auto"/>
        <w:rPr>
          <w:ins w:id="12640" w:author="Dr Mamadou SANOGO" w:date="2023-10-27T14:05:00Z"/>
          <w:rFonts w:ascii="Arial" w:eastAsia="Calibri" w:hAnsi="Arial" w:cs="Arial"/>
          <w:b/>
          <w:bCs/>
          <w:color w:val="000000" w:themeColor="text1"/>
          <w:lang w:eastAsia="en-US"/>
        </w:rPr>
      </w:pPr>
    </w:p>
    <w:p w14:paraId="7FCE11EE" w14:textId="77777777" w:rsidR="006778CD" w:rsidRPr="007A4AFC" w:rsidRDefault="006778CD">
      <w:pPr>
        <w:spacing w:line="240" w:lineRule="auto"/>
        <w:rPr>
          <w:ins w:id="12641" w:author="Dr Mamadou SANOGO" w:date="2023-10-25T16:40:00Z"/>
          <w:rFonts w:ascii="Arial" w:eastAsia="Calibri" w:hAnsi="Arial" w:cs="Arial"/>
          <w:b/>
          <w:bCs/>
          <w:color w:val="000000" w:themeColor="text1"/>
          <w:lang w:eastAsia="en-US"/>
          <w:rPrChange w:id="12642" w:author="Dr Mamadou SANOGO" w:date="2023-10-25T18:15:00Z">
            <w:rPr>
              <w:ins w:id="12643" w:author="Dr Mamadou SANOGO" w:date="2023-10-25T16:40:00Z"/>
              <w:rFonts w:ascii="Arial" w:eastAsia="Calibri" w:hAnsi="Arial" w:cs="Arial"/>
              <w:b/>
              <w:bCs/>
              <w:lang w:eastAsia="en-US"/>
            </w:rPr>
          </w:rPrChange>
        </w:rPr>
        <w:pPrChange w:id="12644" w:author="Dr Mamadou SANOGO" w:date="2023-10-27T11:43:00Z">
          <w:pPr>
            <w:spacing w:line="240" w:lineRule="auto"/>
            <w:ind w:left="5664"/>
          </w:pPr>
        </w:pPrChange>
      </w:pPr>
    </w:p>
    <w:p w14:paraId="5810B045" w14:textId="77777777" w:rsidR="00D3265D" w:rsidRPr="007A4AFC" w:rsidRDefault="00D3265D" w:rsidP="00D3265D">
      <w:pPr>
        <w:spacing w:line="240" w:lineRule="auto"/>
        <w:ind w:left="5664"/>
        <w:rPr>
          <w:ins w:id="12645" w:author="Dr Mamadou SANOGO" w:date="2023-10-25T16:40:00Z"/>
          <w:rFonts w:ascii="Arial" w:eastAsia="Calibri" w:hAnsi="Arial" w:cs="Arial"/>
          <w:b/>
          <w:bCs/>
          <w:color w:val="000000" w:themeColor="text1"/>
          <w:lang w:eastAsia="en-US"/>
          <w:rPrChange w:id="12646" w:author="Dr Mamadou SANOGO" w:date="2023-10-25T18:15:00Z">
            <w:rPr>
              <w:ins w:id="12647" w:author="Dr Mamadou SANOGO" w:date="2023-10-25T16:40:00Z"/>
              <w:rFonts w:ascii="Arial" w:eastAsia="Calibri" w:hAnsi="Arial" w:cs="Arial"/>
              <w:b/>
              <w:bCs/>
              <w:lang w:eastAsia="en-US"/>
            </w:rPr>
          </w:rPrChange>
        </w:rPr>
      </w:pPr>
      <w:ins w:id="12648" w:author="Dr Mamadou SANOGO" w:date="2023-10-25T16:40:00Z">
        <w:r w:rsidRPr="007A4AFC">
          <w:rPr>
            <w:rFonts w:ascii="Arial" w:eastAsia="Calibri" w:hAnsi="Arial" w:cs="Arial"/>
            <w:b/>
            <w:bCs/>
            <w:color w:val="000000" w:themeColor="text1"/>
            <w:lang w:eastAsia="en-US"/>
            <w:rPrChange w:id="12649" w:author="Dr Mamadou SANOGO" w:date="2023-10-25T18:15:00Z">
              <w:rPr>
                <w:rFonts w:ascii="Arial" w:eastAsia="Calibri" w:hAnsi="Arial" w:cs="Arial"/>
                <w:b/>
                <w:bCs/>
                <w:lang w:eastAsia="en-US"/>
              </w:rPr>
            </w:rPrChange>
          </w:rPr>
          <w:t xml:space="preserve">        Dr SANOGO Mamadou </w:t>
        </w:r>
      </w:ins>
    </w:p>
    <w:p w14:paraId="454CA914" w14:textId="77777777" w:rsidR="00D3265D" w:rsidRPr="007A4AFC" w:rsidRDefault="00D3265D" w:rsidP="00D81BFF">
      <w:pPr>
        <w:shd w:val="clear" w:color="auto" w:fill="FFFFFF"/>
        <w:spacing w:line="240" w:lineRule="auto"/>
        <w:ind w:right="9"/>
        <w:jc w:val="center"/>
        <w:rPr>
          <w:ins w:id="12650" w:author="Dr Mamadou SANOGO" w:date="2023-10-25T15:02:00Z"/>
          <w:b/>
          <w:color w:val="000000" w:themeColor="text1"/>
          <w:sz w:val="44"/>
          <w:rPrChange w:id="12651" w:author="Dr Mamadou SANOGO" w:date="2023-10-25T18:15:00Z">
            <w:rPr>
              <w:ins w:id="12652" w:author="Dr Mamadou SANOGO" w:date="2023-10-25T15:02:00Z"/>
              <w:b/>
              <w:sz w:val="44"/>
            </w:rPr>
          </w:rPrChange>
        </w:rPr>
      </w:pPr>
    </w:p>
    <w:p w14:paraId="5A2B069E" w14:textId="77777777" w:rsidR="00D3265D" w:rsidRPr="007A4AFC" w:rsidRDefault="00D3265D" w:rsidP="00D81BFF">
      <w:pPr>
        <w:shd w:val="clear" w:color="auto" w:fill="FFFFFF"/>
        <w:spacing w:line="240" w:lineRule="auto"/>
        <w:ind w:right="9"/>
        <w:jc w:val="center"/>
        <w:rPr>
          <w:ins w:id="12653" w:author="Dr Mamadou SANOGO" w:date="2023-10-25T16:40:00Z"/>
          <w:b/>
          <w:color w:val="000000" w:themeColor="text1"/>
          <w:sz w:val="44"/>
          <w:rPrChange w:id="12654" w:author="Dr Mamadou SANOGO" w:date="2023-10-25T18:15:00Z">
            <w:rPr>
              <w:ins w:id="12655" w:author="Dr Mamadou SANOGO" w:date="2023-10-25T16:40:00Z"/>
              <w:b/>
              <w:sz w:val="44"/>
            </w:rPr>
          </w:rPrChange>
        </w:rPr>
      </w:pPr>
    </w:p>
    <w:p w14:paraId="5E7027ED" w14:textId="77777777" w:rsidR="00D3265D" w:rsidRPr="007A4AFC" w:rsidRDefault="00D3265D" w:rsidP="00D81BFF">
      <w:pPr>
        <w:shd w:val="clear" w:color="auto" w:fill="FFFFFF"/>
        <w:spacing w:line="240" w:lineRule="auto"/>
        <w:ind w:right="9"/>
        <w:jc w:val="center"/>
        <w:rPr>
          <w:ins w:id="12656" w:author="Dr Mamadou SANOGO" w:date="2023-10-25T16:40:00Z"/>
          <w:b/>
          <w:color w:val="000000" w:themeColor="text1"/>
          <w:sz w:val="44"/>
          <w:rPrChange w:id="12657" w:author="Dr Mamadou SANOGO" w:date="2023-10-25T18:15:00Z">
            <w:rPr>
              <w:ins w:id="12658" w:author="Dr Mamadou SANOGO" w:date="2023-10-25T16:40:00Z"/>
              <w:b/>
              <w:sz w:val="44"/>
            </w:rPr>
          </w:rPrChange>
        </w:rPr>
      </w:pPr>
    </w:p>
    <w:p w14:paraId="1F9514EB" w14:textId="77777777" w:rsidR="00D3265D" w:rsidRPr="007A4AFC" w:rsidRDefault="00D3265D" w:rsidP="00D81BFF">
      <w:pPr>
        <w:shd w:val="clear" w:color="auto" w:fill="FFFFFF"/>
        <w:spacing w:line="240" w:lineRule="auto"/>
        <w:ind w:right="9"/>
        <w:jc w:val="center"/>
        <w:rPr>
          <w:ins w:id="12659" w:author="Dr Mamadou SANOGO" w:date="2023-10-25T16:40:00Z"/>
          <w:b/>
          <w:color w:val="000000" w:themeColor="text1"/>
          <w:sz w:val="44"/>
          <w:rPrChange w:id="12660" w:author="Dr Mamadou SANOGO" w:date="2023-10-25T18:15:00Z">
            <w:rPr>
              <w:ins w:id="12661" w:author="Dr Mamadou SANOGO" w:date="2023-10-25T16:40:00Z"/>
              <w:b/>
              <w:sz w:val="44"/>
            </w:rPr>
          </w:rPrChange>
        </w:rPr>
      </w:pPr>
    </w:p>
    <w:p w14:paraId="09639F40" w14:textId="77777777" w:rsidR="00D3265D" w:rsidRPr="007A4AFC" w:rsidRDefault="00D3265D" w:rsidP="00D81BFF">
      <w:pPr>
        <w:shd w:val="clear" w:color="auto" w:fill="FFFFFF"/>
        <w:spacing w:line="240" w:lineRule="auto"/>
        <w:ind w:right="9"/>
        <w:jc w:val="center"/>
        <w:rPr>
          <w:ins w:id="12662" w:author="Dr Mamadou SANOGO" w:date="2023-10-25T16:40:00Z"/>
          <w:b/>
          <w:color w:val="000000" w:themeColor="text1"/>
          <w:sz w:val="44"/>
          <w:rPrChange w:id="12663" w:author="Dr Mamadou SANOGO" w:date="2023-10-25T18:15:00Z">
            <w:rPr>
              <w:ins w:id="12664" w:author="Dr Mamadou SANOGO" w:date="2023-10-25T16:40:00Z"/>
              <w:b/>
              <w:sz w:val="44"/>
            </w:rPr>
          </w:rPrChange>
        </w:rPr>
      </w:pPr>
    </w:p>
    <w:p w14:paraId="0488C052" w14:textId="77777777" w:rsidR="00D3265D" w:rsidRPr="007A4AFC" w:rsidRDefault="00D3265D" w:rsidP="00D81BFF">
      <w:pPr>
        <w:shd w:val="clear" w:color="auto" w:fill="FFFFFF"/>
        <w:spacing w:line="240" w:lineRule="auto"/>
        <w:ind w:right="9"/>
        <w:jc w:val="center"/>
        <w:rPr>
          <w:ins w:id="12665" w:author="Dr Mamadou SANOGO" w:date="2023-10-25T16:40:00Z"/>
          <w:b/>
          <w:color w:val="000000" w:themeColor="text1"/>
          <w:sz w:val="44"/>
          <w:rPrChange w:id="12666" w:author="Dr Mamadou SANOGO" w:date="2023-10-25T18:15:00Z">
            <w:rPr>
              <w:ins w:id="12667" w:author="Dr Mamadou SANOGO" w:date="2023-10-25T16:40:00Z"/>
              <w:b/>
              <w:sz w:val="44"/>
            </w:rPr>
          </w:rPrChange>
        </w:rPr>
      </w:pPr>
    </w:p>
    <w:p w14:paraId="2B50EE45" w14:textId="77777777" w:rsidR="00D3265D" w:rsidRPr="007A4AFC" w:rsidRDefault="00D3265D" w:rsidP="00D81BFF">
      <w:pPr>
        <w:shd w:val="clear" w:color="auto" w:fill="FFFFFF"/>
        <w:spacing w:line="240" w:lineRule="auto"/>
        <w:ind w:right="9"/>
        <w:jc w:val="center"/>
        <w:rPr>
          <w:ins w:id="12668" w:author="Dr Mamadou SANOGO" w:date="2023-10-25T16:40:00Z"/>
          <w:b/>
          <w:color w:val="000000" w:themeColor="text1"/>
          <w:sz w:val="44"/>
          <w:rPrChange w:id="12669" w:author="Dr Mamadou SANOGO" w:date="2023-10-25T18:15:00Z">
            <w:rPr>
              <w:ins w:id="12670" w:author="Dr Mamadou SANOGO" w:date="2023-10-25T16:40:00Z"/>
              <w:b/>
              <w:sz w:val="44"/>
            </w:rPr>
          </w:rPrChange>
        </w:rPr>
      </w:pPr>
    </w:p>
    <w:p w14:paraId="2BCCB3C6" w14:textId="564EB7BC" w:rsidR="00D81BFF" w:rsidRPr="007A4AFC" w:rsidRDefault="00D81BFF" w:rsidP="00D81BFF">
      <w:pPr>
        <w:shd w:val="clear" w:color="auto" w:fill="FFFFFF"/>
        <w:spacing w:line="240" w:lineRule="auto"/>
        <w:ind w:right="9"/>
        <w:jc w:val="center"/>
        <w:rPr>
          <w:ins w:id="12671" w:author="Dr Mamadou SANOGO" w:date="2023-10-25T16:40:00Z"/>
          <w:b/>
          <w:color w:val="000000" w:themeColor="text1"/>
          <w:sz w:val="44"/>
          <w:rPrChange w:id="12672" w:author="Dr Mamadou SANOGO" w:date="2023-10-25T18:15:00Z">
            <w:rPr>
              <w:ins w:id="12673" w:author="Dr Mamadou SANOGO" w:date="2023-10-25T16:40:00Z"/>
              <w:b/>
              <w:sz w:val="44"/>
            </w:rPr>
          </w:rPrChange>
        </w:rPr>
      </w:pPr>
      <w:ins w:id="12674" w:author="Dr Mamadou SANOGO" w:date="2023-10-25T15:02:00Z">
        <w:r w:rsidRPr="007A4AFC">
          <w:rPr>
            <w:b/>
            <w:color w:val="000000" w:themeColor="text1"/>
            <w:sz w:val="44"/>
            <w:rPrChange w:id="12675" w:author="Dr Mamadou SANOGO" w:date="2023-10-25T18:15:00Z">
              <w:rPr>
                <w:b/>
                <w:sz w:val="44"/>
              </w:rPr>
            </w:rPrChange>
          </w:rPr>
          <w:t xml:space="preserve">Annexe n°018 : Règlement intérieur   </w:t>
        </w:r>
      </w:ins>
    </w:p>
    <w:p w14:paraId="55F8E6D0" w14:textId="7E495331" w:rsidR="00D3265D" w:rsidRPr="007A4AFC" w:rsidRDefault="00D3265D" w:rsidP="00D81BFF">
      <w:pPr>
        <w:shd w:val="clear" w:color="auto" w:fill="FFFFFF"/>
        <w:spacing w:line="240" w:lineRule="auto"/>
        <w:ind w:right="9"/>
        <w:jc w:val="center"/>
        <w:rPr>
          <w:ins w:id="12676" w:author="Dr Mamadou SANOGO" w:date="2023-10-25T16:40:00Z"/>
          <w:b/>
          <w:color w:val="000000" w:themeColor="text1"/>
          <w:sz w:val="44"/>
          <w:rPrChange w:id="12677" w:author="Dr Mamadou SANOGO" w:date="2023-10-25T18:15:00Z">
            <w:rPr>
              <w:ins w:id="12678" w:author="Dr Mamadou SANOGO" w:date="2023-10-25T16:40:00Z"/>
              <w:b/>
              <w:sz w:val="44"/>
            </w:rPr>
          </w:rPrChange>
        </w:rPr>
      </w:pPr>
    </w:p>
    <w:p w14:paraId="5E097197" w14:textId="762BFDC7" w:rsidR="00D3265D" w:rsidRPr="007A4AFC" w:rsidRDefault="00D3265D" w:rsidP="00D81BFF">
      <w:pPr>
        <w:shd w:val="clear" w:color="auto" w:fill="FFFFFF"/>
        <w:spacing w:line="240" w:lineRule="auto"/>
        <w:ind w:right="9"/>
        <w:jc w:val="center"/>
        <w:rPr>
          <w:ins w:id="12679" w:author="Dr Mamadou SANOGO" w:date="2023-10-25T16:40:00Z"/>
          <w:b/>
          <w:color w:val="000000" w:themeColor="text1"/>
          <w:sz w:val="44"/>
          <w:rPrChange w:id="12680" w:author="Dr Mamadou SANOGO" w:date="2023-10-25T18:15:00Z">
            <w:rPr>
              <w:ins w:id="12681" w:author="Dr Mamadou SANOGO" w:date="2023-10-25T16:40:00Z"/>
              <w:b/>
              <w:sz w:val="44"/>
            </w:rPr>
          </w:rPrChange>
        </w:rPr>
      </w:pPr>
    </w:p>
    <w:p w14:paraId="10B3AC4A" w14:textId="008C73BF" w:rsidR="00D3265D" w:rsidRPr="007A4AFC" w:rsidRDefault="00D3265D" w:rsidP="00D81BFF">
      <w:pPr>
        <w:shd w:val="clear" w:color="auto" w:fill="FFFFFF"/>
        <w:spacing w:line="240" w:lineRule="auto"/>
        <w:ind w:right="9"/>
        <w:jc w:val="center"/>
        <w:rPr>
          <w:ins w:id="12682" w:author="Dr Mamadou SANOGO" w:date="2023-10-25T16:40:00Z"/>
          <w:b/>
          <w:color w:val="000000" w:themeColor="text1"/>
          <w:sz w:val="44"/>
          <w:rPrChange w:id="12683" w:author="Dr Mamadou SANOGO" w:date="2023-10-25T18:15:00Z">
            <w:rPr>
              <w:ins w:id="12684" w:author="Dr Mamadou SANOGO" w:date="2023-10-25T16:40:00Z"/>
              <w:b/>
              <w:sz w:val="44"/>
            </w:rPr>
          </w:rPrChange>
        </w:rPr>
      </w:pPr>
    </w:p>
    <w:p w14:paraId="274112AC" w14:textId="6A49C465" w:rsidR="00D3265D" w:rsidRPr="007A4AFC" w:rsidRDefault="00D3265D" w:rsidP="00D81BFF">
      <w:pPr>
        <w:shd w:val="clear" w:color="auto" w:fill="FFFFFF"/>
        <w:spacing w:line="240" w:lineRule="auto"/>
        <w:ind w:right="9"/>
        <w:jc w:val="center"/>
        <w:rPr>
          <w:ins w:id="12685" w:author="Dr Mamadou SANOGO" w:date="2023-10-25T16:40:00Z"/>
          <w:b/>
          <w:color w:val="000000" w:themeColor="text1"/>
          <w:sz w:val="44"/>
          <w:rPrChange w:id="12686" w:author="Dr Mamadou SANOGO" w:date="2023-10-25T18:15:00Z">
            <w:rPr>
              <w:ins w:id="12687" w:author="Dr Mamadou SANOGO" w:date="2023-10-25T16:40:00Z"/>
              <w:b/>
              <w:sz w:val="44"/>
            </w:rPr>
          </w:rPrChange>
        </w:rPr>
      </w:pPr>
    </w:p>
    <w:p w14:paraId="2B004CB4" w14:textId="58689449" w:rsidR="00D3265D" w:rsidRPr="007A4AFC" w:rsidRDefault="00D3265D" w:rsidP="00D81BFF">
      <w:pPr>
        <w:shd w:val="clear" w:color="auto" w:fill="FFFFFF"/>
        <w:spacing w:line="240" w:lineRule="auto"/>
        <w:ind w:right="9"/>
        <w:jc w:val="center"/>
        <w:rPr>
          <w:ins w:id="12688" w:author="Dr Mamadou SANOGO" w:date="2023-10-25T16:40:00Z"/>
          <w:b/>
          <w:color w:val="000000" w:themeColor="text1"/>
          <w:sz w:val="44"/>
          <w:rPrChange w:id="12689" w:author="Dr Mamadou SANOGO" w:date="2023-10-25T18:15:00Z">
            <w:rPr>
              <w:ins w:id="12690" w:author="Dr Mamadou SANOGO" w:date="2023-10-25T16:40:00Z"/>
              <w:b/>
              <w:sz w:val="44"/>
            </w:rPr>
          </w:rPrChange>
        </w:rPr>
      </w:pPr>
    </w:p>
    <w:p w14:paraId="3F0DA463" w14:textId="54A19750" w:rsidR="00D3265D" w:rsidRPr="007A4AFC" w:rsidRDefault="00D3265D" w:rsidP="00D81BFF">
      <w:pPr>
        <w:shd w:val="clear" w:color="auto" w:fill="FFFFFF"/>
        <w:spacing w:line="240" w:lineRule="auto"/>
        <w:ind w:right="9"/>
        <w:jc w:val="center"/>
        <w:rPr>
          <w:ins w:id="12691" w:author="Dr Mamadou SANOGO" w:date="2023-10-25T16:40:00Z"/>
          <w:b/>
          <w:color w:val="000000" w:themeColor="text1"/>
          <w:sz w:val="44"/>
          <w:rPrChange w:id="12692" w:author="Dr Mamadou SANOGO" w:date="2023-10-25T18:15:00Z">
            <w:rPr>
              <w:ins w:id="12693" w:author="Dr Mamadou SANOGO" w:date="2023-10-25T16:40:00Z"/>
              <w:b/>
              <w:sz w:val="44"/>
            </w:rPr>
          </w:rPrChange>
        </w:rPr>
      </w:pPr>
    </w:p>
    <w:p w14:paraId="5636A8AF" w14:textId="6A1633D4" w:rsidR="00D3265D" w:rsidRPr="007A4AFC" w:rsidRDefault="00D3265D" w:rsidP="00D81BFF">
      <w:pPr>
        <w:shd w:val="clear" w:color="auto" w:fill="FFFFFF"/>
        <w:spacing w:line="240" w:lineRule="auto"/>
        <w:ind w:right="9"/>
        <w:jc w:val="center"/>
        <w:rPr>
          <w:ins w:id="12694" w:author="Dr Mamadou SANOGO" w:date="2023-10-25T16:40:00Z"/>
          <w:b/>
          <w:color w:val="000000" w:themeColor="text1"/>
          <w:sz w:val="44"/>
          <w:rPrChange w:id="12695" w:author="Dr Mamadou SANOGO" w:date="2023-10-25T18:15:00Z">
            <w:rPr>
              <w:ins w:id="12696" w:author="Dr Mamadou SANOGO" w:date="2023-10-25T16:40:00Z"/>
              <w:b/>
              <w:sz w:val="44"/>
            </w:rPr>
          </w:rPrChange>
        </w:rPr>
      </w:pPr>
    </w:p>
    <w:p w14:paraId="70CF2D32" w14:textId="689387B7" w:rsidR="00D3265D" w:rsidRPr="007A4AFC" w:rsidRDefault="00D3265D" w:rsidP="00D81BFF">
      <w:pPr>
        <w:shd w:val="clear" w:color="auto" w:fill="FFFFFF"/>
        <w:spacing w:line="240" w:lineRule="auto"/>
        <w:ind w:right="9"/>
        <w:jc w:val="center"/>
        <w:rPr>
          <w:ins w:id="12697" w:author="Dr Mamadou SANOGO" w:date="2023-10-25T16:40:00Z"/>
          <w:b/>
          <w:color w:val="000000" w:themeColor="text1"/>
          <w:sz w:val="44"/>
          <w:rPrChange w:id="12698" w:author="Dr Mamadou SANOGO" w:date="2023-10-25T18:15:00Z">
            <w:rPr>
              <w:ins w:id="12699" w:author="Dr Mamadou SANOGO" w:date="2023-10-25T16:40:00Z"/>
              <w:b/>
              <w:sz w:val="44"/>
            </w:rPr>
          </w:rPrChange>
        </w:rPr>
      </w:pPr>
    </w:p>
    <w:p w14:paraId="7ECA53A4" w14:textId="19A76802" w:rsidR="00D3265D" w:rsidRPr="007A4AFC" w:rsidRDefault="00D3265D" w:rsidP="00D81BFF">
      <w:pPr>
        <w:shd w:val="clear" w:color="auto" w:fill="FFFFFF"/>
        <w:spacing w:line="240" w:lineRule="auto"/>
        <w:ind w:right="9"/>
        <w:jc w:val="center"/>
        <w:rPr>
          <w:ins w:id="12700" w:author="Dr Mamadou SANOGO" w:date="2023-10-25T16:40:00Z"/>
          <w:b/>
          <w:color w:val="000000" w:themeColor="text1"/>
          <w:sz w:val="44"/>
          <w:rPrChange w:id="12701" w:author="Dr Mamadou SANOGO" w:date="2023-10-25T18:15:00Z">
            <w:rPr>
              <w:ins w:id="12702" w:author="Dr Mamadou SANOGO" w:date="2023-10-25T16:40:00Z"/>
              <w:b/>
              <w:sz w:val="44"/>
            </w:rPr>
          </w:rPrChange>
        </w:rPr>
      </w:pPr>
    </w:p>
    <w:p w14:paraId="464DC475" w14:textId="287AF8B6" w:rsidR="00D3265D" w:rsidRPr="007A4AFC" w:rsidRDefault="00D3265D" w:rsidP="00D81BFF">
      <w:pPr>
        <w:shd w:val="clear" w:color="auto" w:fill="FFFFFF"/>
        <w:spacing w:line="240" w:lineRule="auto"/>
        <w:ind w:right="9"/>
        <w:jc w:val="center"/>
        <w:rPr>
          <w:ins w:id="12703" w:author="Dr Mamadou SANOGO" w:date="2023-10-25T16:40:00Z"/>
          <w:b/>
          <w:color w:val="000000" w:themeColor="text1"/>
          <w:sz w:val="44"/>
          <w:rPrChange w:id="12704" w:author="Dr Mamadou SANOGO" w:date="2023-10-25T18:15:00Z">
            <w:rPr>
              <w:ins w:id="12705" w:author="Dr Mamadou SANOGO" w:date="2023-10-25T16:40:00Z"/>
              <w:b/>
              <w:sz w:val="44"/>
            </w:rPr>
          </w:rPrChange>
        </w:rPr>
      </w:pPr>
    </w:p>
    <w:p w14:paraId="10A41EDC" w14:textId="1BE4E33C" w:rsidR="00D3265D" w:rsidRPr="007A4AFC" w:rsidRDefault="00D3265D" w:rsidP="00D81BFF">
      <w:pPr>
        <w:shd w:val="clear" w:color="auto" w:fill="FFFFFF"/>
        <w:spacing w:line="240" w:lineRule="auto"/>
        <w:ind w:right="9"/>
        <w:jc w:val="center"/>
        <w:rPr>
          <w:ins w:id="12706" w:author="Dr Mamadou SANOGO" w:date="2023-10-25T16:40:00Z"/>
          <w:b/>
          <w:color w:val="000000" w:themeColor="text1"/>
          <w:sz w:val="44"/>
          <w:rPrChange w:id="12707" w:author="Dr Mamadou SANOGO" w:date="2023-10-25T18:15:00Z">
            <w:rPr>
              <w:ins w:id="12708" w:author="Dr Mamadou SANOGO" w:date="2023-10-25T16:40:00Z"/>
              <w:b/>
              <w:sz w:val="44"/>
            </w:rPr>
          </w:rPrChange>
        </w:rPr>
      </w:pPr>
    </w:p>
    <w:p w14:paraId="36EE32FD" w14:textId="223EE0C0" w:rsidR="00D3265D" w:rsidRPr="007A4AFC" w:rsidRDefault="00D3265D" w:rsidP="00D81BFF">
      <w:pPr>
        <w:shd w:val="clear" w:color="auto" w:fill="FFFFFF"/>
        <w:spacing w:line="240" w:lineRule="auto"/>
        <w:ind w:right="9"/>
        <w:jc w:val="center"/>
        <w:rPr>
          <w:ins w:id="12709" w:author="Dr Mamadou SANOGO" w:date="2023-10-25T16:40:00Z"/>
          <w:b/>
          <w:color w:val="000000" w:themeColor="text1"/>
          <w:sz w:val="44"/>
          <w:rPrChange w:id="12710" w:author="Dr Mamadou SANOGO" w:date="2023-10-25T18:15:00Z">
            <w:rPr>
              <w:ins w:id="12711" w:author="Dr Mamadou SANOGO" w:date="2023-10-25T16:40:00Z"/>
              <w:b/>
              <w:sz w:val="44"/>
            </w:rPr>
          </w:rPrChange>
        </w:rPr>
      </w:pPr>
    </w:p>
    <w:p w14:paraId="6140DCBF" w14:textId="7C7CF38D" w:rsidR="00D3265D" w:rsidRPr="007A4AFC" w:rsidRDefault="00D3265D" w:rsidP="00D81BFF">
      <w:pPr>
        <w:shd w:val="clear" w:color="auto" w:fill="FFFFFF"/>
        <w:spacing w:line="240" w:lineRule="auto"/>
        <w:ind w:right="9"/>
        <w:jc w:val="center"/>
        <w:rPr>
          <w:ins w:id="12712" w:author="Dr Mamadou SANOGO" w:date="2023-10-25T16:40:00Z"/>
          <w:b/>
          <w:color w:val="000000" w:themeColor="text1"/>
          <w:sz w:val="44"/>
          <w:rPrChange w:id="12713" w:author="Dr Mamadou SANOGO" w:date="2023-10-25T18:15:00Z">
            <w:rPr>
              <w:ins w:id="12714" w:author="Dr Mamadou SANOGO" w:date="2023-10-25T16:40:00Z"/>
              <w:b/>
              <w:sz w:val="44"/>
            </w:rPr>
          </w:rPrChange>
        </w:rPr>
      </w:pPr>
    </w:p>
    <w:p w14:paraId="60985936" w14:textId="062FC3A3" w:rsidR="00D3265D" w:rsidRPr="007A4AFC" w:rsidRDefault="00D3265D" w:rsidP="00D81BFF">
      <w:pPr>
        <w:shd w:val="clear" w:color="auto" w:fill="FFFFFF"/>
        <w:spacing w:line="240" w:lineRule="auto"/>
        <w:ind w:right="9"/>
        <w:jc w:val="center"/>
        <w:rPr>
          <w:ins w:id="12715" w:author="Dr Mamadou SANOGO" w:date="2023-10-25T16:40:00Z"/>
          <w:b/>
          <w:color w:val="000000" w:themeColor="text1"/>
          <w:sz w:val="44"/>
          <w:rPrChange w:id="12716" w:author="Dr Mamadou SANOGO" w:date="2023-10-25T18:15:00Z">
            <w:rPr>
              <w:ins w:id="12717" w:author="Dr Mamadou SANOGO" w:date="2023-10-25T16:40:00Z"/>
              <w:b/>
              <w:sz w:val="44"/>
            </w:rPr>
          </w:rPrChange>
        </w:rPr>
      </w:pPr>
    </w:p>
    <w:p w14:paraId="7170E674" w14:textId="1B7D911B" w:rsidR="00D3265D" w:rsidRPr="007A4AFC" w:rsidRDefault="00D3265D" w:rsidP="00D81BFF">
      <w:pPr>
        <w:shd w:val="clear" w:color="auto" w:fill="FFFFFF"/>
        <w:spacing w:line="240" w:lineRule="auto"/>
        <w:ind w:right="9"/>
        <w:jc w:val="center"/>
        <w:rPr>
          <w:ins w:id="12718" w:author="Dr Mamadou SANOGO" w:date="2023-10-25T16:40:00Z"/>
          <w:b/>
          <w:color w:val="000000" w:themeColor="text1"/>
          <w:sz w:val="44"/>
          <w:rPrChange w:id="12719" w:author="Dr Mamadou SANOGO" w:date="2023-10-25T18:15:00Z">
            <w:rPr>
              <w:ins w:id="12720" w:author="Dr Mamadou SANOGO" w:date="2023-10-25T16:40:00Z"/>
              <w:b/>
              <w:sz w:val="44"/>
            </w:rPr>
          </w:rPrChange>
        </w:rPr>
      </w:pPr>
    </w:p>
    <w:p w14:paraId="3B347A26" w14:textId="3C3F4D1F" w:rsidR="00D3265D" w:rsidRPr="007A4AFC" w:rsidRDefault="00D3265D" w:rsidP="00D81BFF">
      <w:pPr>
        <w:shd w:val="clear" w:color="auto" w:fill="FFFFFF"/>
        <w:spacing w:line="240" w:lineRule="auto"/>
        <w:ind w:right="9"/>
        <w:jc w:val="center"/>
        <w:rPr>
          <w:ins w:id="12721" w:author="Dr Mamadou SANOGO" w:date="2023-10-25T16:40:00Z"/>
          <w:b/>
          <w:color w:val="000000" w:themeColor="text1"/>
          <w:sz w:val="44"/>
          <w:rPrChange w:id="12722" w:author="Dr Mamadou SANOGO" w:date="2023-10-25T18:15:00Z">
            <w:rPr>
              <w:ins w:id="12723" w:author="Dr Mamadou SANOGO" w:date="2023-10-25T16:40:00Z"/>
              <w:b/>
              <w:sz w:val="44"/>
            </w:rPr>
          </w:rPrChange>
        </w:rPr>
      </w:pPr>
    </w:p>
    <w:p w14:paraId="637E8057" w14:textId="08E56AB6" w:rsidR="00D3265D" w:rsidRPr="007A4AFC" w:rsidRDefault="00D3265D" w:rsidP="00D81BFF">
      <w:pPr>
        <w:shd w:val="clear" w:color="auto" w:fill="FFFFFF"/>
        <w:spacing w:line="240" w:lineRule="auto"/>
        <w:ind w:right="9"/>
        <w:jc w:val="center"/>
        <w:rPr>
          <w:ins w:id="12724" w:author="Dr Mamadou SANOGO" w:date="2023-10-25T16:40:00Z"/>
          <w:b/>
          <w:color w:val="000000" w:themeColor="text1"/>
          <w:sz w:val="44"/>
          <w:rPrChange w:id="12725" w:author="Dr Mamadou SANOGO" w:date="2023-10-25T18:15:00Z">
            <w:rPr>
              <w:ins w:id="12726" w:author="Dr Mamadou SANOGO" w:date="2023-10-25T16:40:00Z"/>
              <w:b/>
              <w:sz w:val="44"/>
            </w:rPr>
          </w:rPrChange>
        </w:rPr>
      </w:pPr>
    </w:p>
    <w:p w14:paraId="643B8A21" w14:textId="4BED4D38" w:rsidR="00D3265D" w:rsidRPr="007A4AFC" w:rsidRDefault="00D3265D" w:rsidP="00D81BFF">
      <w:pPr>
        <w:shd w:val="clear" w:color="auto" w:fill="FFFFFF"/>
        <w:spacing w:line="240" w:lineRule="auto"/>
        <w:ind w:right="9"/>
        <w:jc w:val="center"/>
        <w:rPr>
          <w:ins w:id="12727" w:author="Dr Mamadou SANOGO" w:date="2023-10-25T16:40:00Z"/>
          <w:b/>
          <w:color w:val="000000" w:themeColor="text1"/>
          <w:sz w:val="44"/>
          <w:rPrChange w:id="12728" w:author="Dr Mamadou SANOGO" w:date="2023-10-25T18:15:00Z">
            <w:rPr>
              <w:ins w:id="12729" w:author="Dr Mamadou SANOGO" w:date="2023-10-25T16:40:00Z"/>
              <w:b/>
              <w:sz w:val="44"/>
            </w:rPr>
          </w:rPrChange>
        </w:rPr>
      </w:pPr>
    </w:p>
    <w:p w14:paraId="69B84C76" w14:textId="7F000F43" w:rsidR="00D3265D" w:rsidRPr="007A4AFC" w:rsidRDefault="00D3265D" w:rsidP="00D81BFF">
      <w:pPr>
        <w:shd w:val="clear" w:color="auto" w:fill="FFFFFF"/>
        <w:spacing w:line="240" w:lineRule="auto"/>
        <w:ind w:right="9"/>
        <w:jc w:val="center"/>
        <w:rPr>
          <w:ins w:id="12730" w:author="Dr Mamadou SANOGO" w:date="2023-10-25T16:40:00Z"/>
          <w:b/>
          <w:color w:val="000000" w:themeColor="text1"/>
          <w:sz w:val="44"/>
          <w:rPrChange w:id="12731" w:author="Dr Mamadou SANOGO" w:date="2023-10-25T18:15:00Z">
            <w:rPr>
              <w:ins w:id="12732" w:author="Dr Mamadou SANOGO" w:date="2023-10-25T16:40:00Z"/>
              <w:b/>
              <w:sz w:val="44"/>
            </w:rPr>
          </w:rPrChange>
        </w:rPr>
      </w:pPr>
    </w:p>
    <w:p w14:paraId="40566BC9" w14:textId="22D1EBA3" w:rsidR="00D3265D" w:rsidRPr="007A4AFC" w:rsidRDefault="00D3265D" w:rsidP="00D81BFF">
      <w:pPr>
        <w:shd w:val="clear" w:color="auto" w:fill="FFFFFF"/>
        <w:spacing w:line="240" w:lineRule="auto"/>
        <w:ind w:right="9"/>
        <w:jc w:val="center"/>
        <w:rPr>
          <w:ins w:id="12733" w:author="Dr Mamadou SANOGO" w:date="2023-10-25T16:40:00Z"/>
          <w:b/>
          <w:color w:val="000000" w:themeColor="text1"/>
          <w:sz w:val="44"/>
          <w:rPrChange w:id="12734" w:author="Dr Mamadou SANOGO" w:date="2023-10-25T18:15:00Z">
            <w:rPr>
              <w:ins w:id="12735" w:author="Dr Mamadou SANOGO" w:date="2023-10-25T16:40:00Z"/>
              <w:b/>
              <w:sz w:val="44"/>
            </w:rPr>
          </w:rPrChange>
        </w:rPr>
      </w:pPr>
    </w:p>
    <w:p w14:paraId="1F6A4005" w14:textId="77777777" w:rsidR="00D3265D" w:rsidRPr="007A4AFC" w:rsidRDefault="00D3265D" w:rsidP="00D3265D">
      <w:pPr>
        <w:widowControl w:val="0"/>
        <w:autoSpaceDE w:val="0"/>
        <w:autoSpaceDN w:val="0"/>
        <w:adjustRightInd w:val="0"/>
        <w:spacing w:line="240" w:lineRule="auto"/>
        <w:rPr>
          <w:ins w:id="12736" w:author="Dr Mamadou SANOGO" w:date="2023-10-25T16:41:00Z"/>
          <w:rFonts w:ascii="Cambria" w:hAnsi="Cambria"/>
          <w:color w:val="000000" w:themeColor="text1"/>
          <w:rPrChange w:id="12737" w:author="Dr Mamadou SANOGO" w:date="2023-10-25T18:15:00Z">
            <w:rPr>
              <w:ins w:id="12738" w:author="Dr Mamadou SANOGO" w:date="2023-10-25T16:41:00Z"/>
              <w:rFonts w:ascii="Cambria" w:hAnsi="Cambria"/>
            </w:rPr>
          </w:rPrChange>
        </w:rPr>
      </w:pPr>
    </w:p>
    <w:p w14:paraId="4A26B265" w14:textId="77777777" w:rsidR="00D3265D" w:rsidRPr="007A4AFC" w:rsidRDefault="00D3265D" w:rsidP="00D3265D">
      <w:pPr>
        <w:widowControl w:val="0"/>
        <w:autoSpaceDE w:val="0"/>
        <w:autoSpaceDN w:val="0"/>
        <w:adjustRightInd w:val="0"/>
        <w:spacing w:line="240" w:lineRule="auto"/>
        <w:rPr>
          <w:ins w:id="12739" w:author="Dr Mamadou SANOGO" w:date="2023-10-25T16:41:00Z"/>
          <w:rFonts w:ascii="Cambria" w:hAnsi="Cambria"/>
          <w:color w:val="000000" w:themeColor="text1"/>
          <w:rPrChange w:id="12740" w:author="Dr Mamadou SANOGO" w:date="2023-10-25T18:15:00Z">
            <w:rPr>
              <w:ins w:id="12741" w:author="Dr Mamadou SANOGO" w:date="2023-10-25T16:41:00Z"/>
              <w:rFonts w:ascii="Cambria" w:hAnsi="Cambria"/>
            </w:rPr>
          </w:rPrChange>
        </w:rPr>
      </w:pPr>
    </w:p>
    <w:p w14:paraId="49969778" w14:textId="77777777" w:rsidR="00D3265D" w:rsidRPr="007A4AFC" w:rsidRDefault="00D3265D" w:rsidP="00D3265D">
      <w:pPr>
        <w:widowControl w:val="0"/>
        <w:autoSpaceDE w:val="0"/>
        <w:autoSpaceDN w:val="0"/>
        <w:adjustRightInd w:val="0"/>
        <w:spacing w:line="240" w:lineRule="auto"/>
        <w:rPr>
          <w:ins w:id="12742" w:author="Dr Mamadou SANOGO" w:date="2023-10-25T16:41:00Z"/>
          <w:rFonts w:ascii="Cambria" w:hAnsi="Cambria"/>
          <w:color w:val="000000" w:themeColor="text1"/>
          <w:rPrChange w:id="12743" w:author="Dr Mamadou SANOGO" w:date="2023-10-25T18:15:00Z">
            <w:rPr>
              <w:ins w:id="12744" w:author="Dr Mamadou SANOGO" w:date="2023-10-25T16:41:00Z"/>
              <w:rFonts w:ascii="Cambria" w:hAnsi="Cambria"/>
            </w:rPr>
          </w:rPrChange>
        </w:rPr>
      </w:pPr>
    </w:p>
    <w:p w14:paraId="313DBB13" w14:textId="77777777" w:rsidR="00D3265D" w:rsidRPr="007A4AFC" w:rsidRDefault="00D3265D" w:rsidP="00D3265D">
      <w:pPr>
        <w:widowControl w:val="0"/>
        <w:autoSpaceDE w:val="0"/>
        <w:autoSpaceDN w:val="0"/>
        <w:adjustRightInd w:val="0"/>
        <w:spacing w:line="240" w:lineRule="auto"/>
        <w:rPr>
          <w:ins w:id="12745" w:author="Dr Mamadou SANOGO" w:date="2023-10-25T16:41:00Z"/>
          <w:rFonts w:ascii="Cambria" w:hAnsi="Cambria"/>
          <w:color w:val="000000" w:themeColor="text1"/>
          <w:rPrChange w:id="12746" w:author="Dr Mamadou SANOGO" w:date="2023-10-25T18:15:00Z">
            <w:rPr>
              <w:ins w:id="12747" w:author="Dr Mamadou SANOGO" w:date="2023-10-25T16:41:00Z"/>
              <w:rFonts w:ascii="Cambria" w:hAnsi="Cambria"/>
            </w:rPr>
          </w:rPrChange>
        </w:rPr>
      </w:pPr>
    </w:p>
    <w:p w14:paraId="283E91A2" w14:textId="77777777" w:rsidR="00D3265D" w:rsidRPr="007A4AFC" w:rsidRDefault="00D3265D" w:rsidP="00D3265D">
      <w:pPr>
        <w:widowControl w:val="0"/>
        <w:autoSpaceDE w:val="0"/>
        <w:autoSpaceDN w:val="0"/>
        <w:adjustRightInd w:val="0"/>
        <w:spacing w:line="240" w:lineRule="auto"/>
        <w:rPr>
          <w:ins w:id="12748" w:author="Dr Mamadou SANOGO" w:date="2023-10-25T16:41:00Z"/>
          <w:rFonts w:ascii="Cambria" w:hAnsi="Cambria"/>
          <w:color w:val="000000" w:themeColor="text1"/>
          <w:rPrChange w:id="12749" w:author="Dr Mamadou SANOGO" w:date="2023-10-25T18:15:00Z">
            <w:rPr>
              <w:ins w:id="12750" w:author="Dr Mamadou SANOGO" w:date="2023-10-25T16:41:00Z"/>
              <w:rFonts w:ascii="Cambria" w:hAnsi="Cambria"/>
            </w:rPr>
          </w:rPrChange>
        </w:rPr>
      </w:pPr>
    </w:p>
    <w:p w14:paraId="0365C381" w14:textId="77777777" w:rsidR="00D3265D" w:rsidRPr="007A4AFC" w:rsidRDefault="00D3265D" w:rsidP="00D3265D">
      <w:pPr>
        <w:widowControl w:val="0"/>
        <w:autoSpaceDE w:val="0"/>
        <w:autoSpaceDN w:val="0"/>
        <w:adjustRightInd w:val="0"/>
        <w:spacing w:line="240" w:lineRule="auto"/>
        <w:rPr>
          <w:ins w:id="12751" w:author="Dr Mamadou SANOGO" w:date="2023-10-25T16:41:00Z"/>
          <w:rFonts w:ascii="Cambria" w:hAnsi="Cambria"/>
          <w:color w:val="000000" w:themeColor="text1"/>
          <w:rPrChange w:id="12752" w:author="Dr Mamadou SANOGO" w:date="2023-10-25T18:15:00Z">
            <w:rPr>
              <w:ins w:id="12753" w:author="Dr Mamadou SANOGO" w:date="2023-10-25T16:41:00Z"/>
              <w:rFonts w:ascii="Cambria" w:hAnsi="Cambria"/>
            </w:rPr>
          </w:rPrChange>
        </w:rPr>
      </w:pPr>
    </w:p>
    <w:p w14:paraId="7209E28F" w14:textId="77777777" w:rsidR="00D3265D" w:rsidRPr="007A4AFC" w:rsidRDefault="00D3265D" w:rsidP="00D3265D">
      <w:pPr>
        <w:widowControl w:val="0"/>
        <w:autoSpaceDE w:val="0"/>
        <w:autoSpaceDN w:val="0"/>
        <w:adjustRightInd w:val="0"/>
        <w:spacing w:line="240" w:lineRule="auto"/>
        <w:rPr>
          <w:ins w:id="12754" w:author="Dr Mamadou SANOGO" w:date="2023-10-25T16:41:00Z"/>
          <w:rFonts w:ascii="Cambria" w:hAnsi="Cambria"/>
          <w:color w:val="000000" w:themeColor="text1"/>
          <w:lang w:val="fr-ML"/>
          <w:rPrChange w:id="12755" w:author="Dr Mamadou SANOGO" w:date="2023-10-25T18:15:00Z">
            <w:rPr>
              <w:ins w:id="12756" w:author="Dr Mamadou SANOGO" w:date="2023-10-25T16:41:00Z"/>
              <w:rFonts w:ascii="Cambria" w:hAnsi="Cambria"/>
              <w:lang w:val="fr-ML"/>
            </w:rPr>
          </w:rPrChange>
        </w:rPr>
      </w:pPr>
    </w:p>
    <w:p w14:paraId="004578B8" w14:textId="77777777" w:rsidR="00D3265D" w:rsidRPr="007A4AFC" w:rsidRDefault="00D3265D" w:rsidP="00D3265D">
      <w:pPr>
        <w:widowControl w:val="0"/>
        <w:autoSpaceDE w:val="0"/>
        <w:autoSpaceDN w:val="0"/>
        <w:adjustRightInd w:val="0"/>
        <w:spacing w:line="240" w:lineRule="auto"/>
        <w:rPr>
          <w:ins w:id="12757" w:author="Dr Mamadou SANOGO" w:date="2023-10-25T16:41:00Z"/>
          <w:rFonts w:ascii="Cambria" w:hAnsi="Cambria"/>
          <w:color w:val="000000" w:themeColor="text1"/>
          <w:lang w:val="fr-ML"/>
          <w:rPrChange w:id="12758" w:author="Dr Mamadou SANOGO" w:date="2023-10-25T18:15:00Z">
            <w:rPr>
              <w:ins w:id="12759" w:author="Dr Mamadou SANOGO" w:date="2023-10-25T16:41:00Z"/>
              <w:rFonts w:ascii="Cambria" w:hAnsi="Cambria"/>
              <w:lang w:val="fr-ML"/>
            </w:rPr>
          </w:rPrChange>
        </w:rPr>
      </w:pPr>
    </w:p>
    <w:p w14:paraId="0434EC8F" w14:textId="77777777" w:rsidR="00D3265D" w:rsidRPr="007A4AFC" w:rsidRDefault="00D3265D" w:rsidP="00D3265D">
      <w:pPr>
        <w:widowControl w:val="0"/>
        <w:autoSpaceDE w:val="0"/>
        <w:autoSpaceDN w:val="0"/>
        <w:adjustRightInd w:val="0"/>
        <w:spacing w:line="240" w:lineRule="auto"/>
        <w:rPr>
          <w:ins w:id="12760" w:author="Dr Mamadou SANOGO" w:date="2023-10-25T16:41:00Z"/>
          <w:rFonts w:ascii="Cambria" w:hAnsi="Cambria"/>
          <w:color w:val="000000" w:themeColor="text1"/>
          <w:lang w:val="fr-ML"/>
          <w:rPrChange w:id="12761" w:author="Dr Mamadou SANOGO" w:date="2023-10-25T18:15:00Z">
            <w:rPr>
              <w:ins w:id="12762" w:author="Dr Mamadou SANOGO" w:date="2023-10-25T16:41:00Z"/>
              <w:rFonts w:ascii="Cambria" w:hAnsi="Cambria"/>
              <w:lang w:val="fr-ML"/>
            </w:rPr>
          </w:rPrChange>
        </w:rPr>
      </w:pPr>
    </w:p>
    <w:p w14:paraId="7D63E8E3" w14:textId="77777777" w:rsidR="00D3265D" w:rsidRPr="007A4AFC" w:rsidRDefault="00D3265D" w:rsidP="00D3265D">
      <w:pPr>
        <w:widowControl w:val="0"/>
        <w:autoSpaceDE w:val="0"/>
        <w:autoSpaceDN w:val="0"/>
        <w:adjustRightInd w:val="0"/>
        <w:spacing w:line="240" w:lineRule="auto"/>
        <w:rPr>
          <w:ins w:id="12763" w:author="Dr Mamadou SANOGO" w:date="2023-10-25T16:41:00Z"/>
          <w:rFonts w:ascii="Cambria" w:hAnsi="Cambria"/>
          <w:color w:val="000000" w:themeColor="text1"/>
          <w:lang w:val="fr-ML"/>
          <w:rPrChange w:id="12764" w:author="Dr Mamadou SANOGO" w:date="2023-10-25T18:15:00Z">
            <w:rPr>
              <w:ins w:id="12765" w:author="Dr Mamadou SANOGO" w:date="2023-10-25T16:41:00Z"/>
              <w:rFonts w:ascii="Cambria" w:hAnsi="Cambria"/>
              <w:lang w:val="fr-ML"/>
            </w:rPr>
          </w:rPrChange>
        </w:rPr>
      </w:pPr>
    </w:p>
    <w:p w14:paraId="7CEA4ADA" w14:textId="77777777" w:rsidR="00D3265D" w:rsidRPr="007A4AFC" w:rsidRDefault="00D3265D" w:rsidP="00D3265D">
      <w:pPr>
        <w:widowControl w:val="0"/>
        <w:autoSpaceDE w:val="0"/>
        <w:autoSpaceDN w:val="0"/>
        <w:adjustRightInd w:val="0"/>
        <w:spacing w:line="240" w:lineRule="auto"/>
        <w:rPr>
          <w:ins w:id="12766" w:author="Dr Mamadou SANOGO" w:date="2023-10-25T16:41:00Z"/>
          <w:rFonts w:ascii="Cambria" w:hAnsi="Cambria"/>
          <w:color w:val="000000" w:themeColor="text1"/>
          <w:lang w:val="fr-ML"/>
          <w:rPrChange w:id="12767" w:author="Dr Mamadou SANOGO" w:date="2023-10-25T18:15:00Z">
            <w:rPr>
              <w:ins w:id="12768" w:author="Dr Mamadou SANOGO" w:date="2023-10-25T16:41:00Z"/>
              <w:rFonts w:ascii="Cambria" w:hAnsi="Cambria"/>
              <w:lang w:val="fr-ML"/>
            </w:rPr>
          </w:rPrChange>
        </w:rPr>
      </w:pPr>
    </w:p>
    <w:p w14:paraId="2B1E21DA" w14:textId="77777777" w:rsidR="00D3265D" w:rsidRPr="007A4AFC" w:rsidRDefault="00D3265D" w:rsidP="00D3265D">
      <w:pPr>
        <w:widowControl w:val="0"/>
        <w:autoSpaceDE w:val="0"/>
        <w:autoSpaceDN w:val="0"/>
        <w:adjustRightInd w:val="0"/>
        <w:spacing w:line="240" w:lineRule="auto"/>
        <w:rPr>
          <w:ins w:id="12769" w:author="Dr Mamadou SANOGO" w:date="2023-10-25T16:41:00Z"/>
          <w:rFonts w:ascii="Cambria" w:hAnsi="Cambria"/>
          <w:color w:val="000000" w:themeColor="text1"/>
          <w:lang w:val="fr-ML"/>
          <w:rPrChange w:id="12770" w:author="Dr Mamadou SANOGO" w:date="2023-10-25T18:15:00Z">
            <w:rPr>
              <w:ins w:id="12771" w:author="Dr Mamadou SANOGO" w:date="2023-10-25T16:41:00Z"/>
              <w:rFonts w:ascii="Cambria" w:hAnsi="Cambria"/>
              <w:lang w:val="fr-ML"/>
            </w:rPr>
          </w:rPrChange>
        </w:rPr>
      </w:pPr>
    </w:p>
    <w:p w14:paraId="3E056CD4" w14:textId="77777777" w:rsidR="00D3265D" w:rsidRPr="007A4AFC" w:rsidRDefault="00D3265D" w:rsidP="00D3265D">
      <w:pPr>
        <w:widowControl w:val="0"/>
        <w:autoSpaceDE w:val="0"/>
        <w:autoSpaceDN w:val="0"/>
        <w:adjustRightInd w:val="0"/>
        <w:spacing w:line="240" w:lineRule="auto"/>
        <w:rPr>
          <w:ins w:id="12772" w:author="Dr Mamadou SANOGO" w:date="2023-10-25T16:41:00Z"/>
          <w:rFonts w:ascii="Cambria" w:hAnsi="Cambria"/>
          <w:color w:val="000000" w:themeColor="text1"/>
          <w:lang w:val="fr-ML"/>
          <w:rPrChange w:id="12773" w:author="Dr Mamadou SANOGO" w:date="2023-10-25T18:15:00Z">
            <w:rPr>
              <w:ins w:id="12774" w:author="Dr Mamadou SANOGO" w:date="2023-10-25T16:41:00Z"/>
              <w:rFonts w:ascii="Cambria" w:hAnsi="Cambria"/>
              <w:lang w:val="fr-ML"/>
            </w:rPr>
          </w:rPrChange>
        </w:rPr>
      </w:pPr>
    </w:p>
    <w:p w14:paraId="712CE98A" w14:textId="77777777" w:rsidR="00D3265D" w:rsidRPr="007A4AFC" w:rsidRDefault="00D3265D" w:rsidP="00D3265D">
      <w:pPr>
        <w:widowControl w:val="0"/>
        <w:autoSpaceDE w:val="0"/>
        <w:autoSpaceDN w:val="0"/>
        <w:adjustRightInd w:val="0"/>
        <w:spacing w:line="240" w:lineRule="auto"/>
        <w:rPr>
          <w:ins w:id="12775" w:author="Dr Mamadou SANOGO" w:date="2023-10-25T16:41:00Z"/>
          <w:rFonts w:ascii="Cambria" w:hAnsi="Cambria"/>
          <w:color w:val="000000" w:themeColor="text1"/>
          <w:lang w:val="fr-ML"/>
          <w:rPrChange w:id="12776" w:author="Dr Mamadou SANOGO" w:date="2023-10-25T18:15:00Z">
            <w:rPr>
              <w:ins w:id="12777" w:author="Dr Mamadou SANOGO" w:date="2023-10-25T16:41:00Z"/>
              <w:rFonts w:ascii="Cambria" w:hAnsi="Cambria"/>
              <w:lang w:val="fr-ML"/>
            </w:rPr>
          </w:rPrChange>
        </w:rPr>
      </w:pPr>
    </w:p>
    <w:p w14:paraId="63083BE1" w14:textId="77777777" w:rsidR="00D3265D" w:rsidRPr="007A4AFC" w:rsidRDefault="00D3265D" w:rsidP="00D3265D">
      <w:pPr>
        <w:widowControl w:val="0"/>
        <w:autoSpaceDE w:val="0"/>
        <w:autoSpaceDN w:val="0"/>
        <w:adjustRightInd w:val="0"/>
        <w:spacing w:line="240" w:lineRule="auto"/>
        <w:rPr>
          <w:ins w:id="12778" w:author="Dr Mamadou SANOGO" w:date="2023-10-25T16:41:00Z"/>
          <w:rFonts w:ascii="Cambria" w:hAnsi="Cambria"/>
          <w:color w:val="000000" w:themeColor="text1"/>
          <w:lang w:val="fr-ML"/>
          <w:rPrChange w:id="12779" w:author="Dr Mamadou SANOGO" w:date="2023-10-25T18:15:00Z">
            <w:rPr>
              <w:ins w:id="12780" w:author="Dr Mamadou SANOGO" w:date="2023-10-25T16:41:00Z"/>
              <w:rFonts w:ascii="Cambria" w:hAnsi="Cambria"/>
              <w:lang w:val="fr-ML"/>
            </w:rPr>
          </w:rPrChange>
        </w:rPr>
      </w:pPr>
    </w:p>
    <w:p w14:paraId="4DEE248B" w14:textId="77777777" w:rsidR="00D3265D" w:rsidRPr="007A4AFC" w:rsidRDefault="00D3265D" w:rsidP="00D3265D">
      <w:pPr>
        <w:widowControl w:val="0"/>
        <w:autoSpaceDE w:val="0"/>
        <w:autoSpaceDN w:val="0"/>
        <w:adjustRightInd w:val="0"/>
        <w:spacing w:line="240" w:lineRule="auto"/>
        <w:rPr>
          <w:ins w:id="12781" w:author="Dr Mamadou SANOGO" w:date="2023-10-25T16:41:00Z"/>
          <w:rFonts w:ascii="Cambria" w:hAnsi="Cambria"/>
          <w:color w:val="000000" w:themeColor="text1"/>
          <w:lang w:val="fr-ML"/>
          <w:rPrChange w:id="12782" w:author="Dr Mamadou SANOGO" w:date="2023-10-25T18:15:00Z">
            <w:rPr>
              <w:ins w:id="12783" w:author="Dr Mamadou SANOGO" w:date="2023-10-25T16:41:00Z"/>
              <w:rFonts w:ascii="Cambria" w:hAnsi="Cambria"/>
              <w:lang w:val="fr-ML"/>
            </w:rPr>
          </w:rPrChange>
        </w:rPr>
      </w:pPr>
    </w:p>
    <w:p w14:paraId="43FCC15C" w14:textId="77777777" w:rsidR="00D3265D" w:rsidRPr="007A4AFC" w:rsidRDefault="00D3265D" w:rsidP="00D3265D">
      <w:pPr>
        <w:widowControl w:val="0"/>
        <w:autoSpaceDE w:val="0"/>
        <w:autoSpaceDN w:val="0"/>
        <w:adjustRightInd w:val="0"/>
        <w:spacing w:line="240" w:lineRule="auto"/>
        <w:jc w:val="center"/>
        <w:rPr>
          <w:ins w:id="12784" w:author="Dr Mamadou SANOGO" w:date="2023-10-25T16:41:00Z"/>
          <w:rFonts w:ascii="Cambria" w:hAnsi="Cambria"/>
          <w:b/>
          <w:color w:val="000000" w:themeColor="text1"/>
          <w:sz w:val="40"/>
          <w:lang w:val="fr-ML"/>
          <w:rPrChange w:id="12785" w:author="Dr Mamadou SANOGO" w:date="2023-10-25T18:15:00Z">
            <w:rPr>
              <w:ins w:id="12786" w:author="Dr Mamadou SANOGO" w:date="2023-10-25T16:41:00Z"/>
              <w:rFonts w:ascii="Cambria" w:hAnsi="Cambria"/>
              <w:b/>
              <w:sz w:val="40"/>
              <w:lang w:val="fr-ML"/>
            </w:rPr>
          </w:rPrChange>
        </w:rPr>
      </w:pPr>
      <w:ins w:id="12787" w:author="Dr Mamadou SANOGO" w:date="2023-10-25T16:41:00Z">
        <w:r w:rsidRPr="007A4AFC">
          <w:rPr>
            <w:rFonts w:ascii="Cambria" w:hAnsi="Cambria"/>
            <w:b/>
            <w:color w:val="000000" w:themeColor="text1"/>
            <w:sz w:val="40"/>
            <w:lang w:val="fr-ML"/>
            <w:rPrChange w:id="12788" w:author="Dr Mamadou SANOGO" w:date="2023-10-25T18:15:00Z">
              <w:rPr>
                <w:rFonts w:ascii="Cambria" w:hAnsi="Cambria"/>
                <w:b/>
                <w:sz w:val="40"/>
                <w:lang w:val="fr-ML"/>
              </w:rPr>
            </w:rPrChange>
          </w:rPr>
          <w:t>Règlement intérieur de l’École Privée de Santé Félix Houphouët Boigny (EPSFé)</w:t>
        </w:r>
      </w:ins>
    </w:p>
    <w:p w14:paraId="5292D098" w14:textId="77777777" w:rsidR="00D3265D" w:rsidRPr="007A4AFC" w:rsidRDefault="00D3265D" w:rsidP="00D3265D">
      <w:pPr>
        <w:widowControl w:val="0"/>
        <w:autoSpaceDE w:val="0"/>
        <w:autoSpaceDN w:val="0"/>
        <w:adjustRightInd w:val="0"/>
        <w:spacing w:line="240" w:lineRule="auto"/>
        <w:rPr>
          <w:ins w:id="12789" w:author="Dr Mamadou SANOGO" w:date="2023-10-25T16:41:00Z"/>
          <w:rFonts w:ascii="Cambria" w:hAnsi="Cambria"/>
          <w:color w:val="000000" w:themeColor="text1"/>
          <w:lang w:val="fr-ML"/>
          <w:rPrChange w:id="12790" w:author="Dr Mamadou SANOGO" w:date="2023-10-25T18:15:00Z">
            <w:rPr>
              <w:ins w:id="12791" w:author="Dr Mamadou SANOGO" w:date="2023-10-25T16:41:00Z"/>
              <w:rFonts w:ascii="Cambria" w:hAnsi="Cambria"/>
              <w:lang w:val="fr-ML"/>
            </w:rPr>
          </w:rPrChange>
        </w:rPr>
      </w:pPr>
    </w:p>
    <w:p w14:paraId="65593FD1" w14:textId="77777777" w:rsidR="00D3265D" w:rsidRPr="007A4AFC" w:rsidRDefault="00D3265D" w:rsidP="00D3265D">
      <w:pPr>
        <w:widowControl w:val="0"/>
        <w:autoSpaceDE w:val="0"/>
        <w:autoSpaceDN w:val="0"/>
        <w:adjustRightInd w:val="0"/>
        <w:spacing w:line="240" w:lineRule="auto"/>
        <w:rPr>
          <w:ins w:id="12792" w:author="Dr Mamadou SANOGO" w:date="2023-10-25T16:41:00Z"/>
          <w:rFonts w:ascii="Cambria" w:hAnsi="Cambria"/>
          <w:color w:val="000000" w:themeColor="text1"/>
          <w:lang w:val="fr-ML"/>
          <w:rPrChange w:id="12793" w:author="Dr Mamadou SANOGO" w:date="2023-10-25T18:15:00Z">
            <w:rPr>
              <w:ins w:id="12794" w:author="Dr Mamadou SANOGO" w:date="2023-10-25T16:41:00Z"/>
              <w:rFonts w:ascii="Cambria" w:hAnsi="Cambria"/>
              <w:lang w:val="fr-ML"/>
            </w:rPr>
          </w:rPrChange>
        </w:rPr>
      </w:pPr>
    </w:p>
    <w:p w14:paraId="2BF224A5" w14:textId="77777777" w:rsidR="00D3265D" w:rsidRPr="007A4AFC" w:rsidRDefault="00D3265D" w:rsidP="00D3265D">
      <w:pPr>
        <w:widowControl w:val="0"/>
        <w:autoSpaceDE w:val="0"/>
        <w:autoSpaceDN w:val="0"/>
        <w:adjustRightInd w:val="0"/>
        <w:spacing w:line="240" w:lineRule="auto"/>
        <w:rPr>
          <w:ins w:id="12795" w:author="Dr Mamadou SANOGO" w:date="2023-10-25T16:41:00Z"/>
          <w:rFonts w:ascii="Cambria" w:hAnsi="Cambria"/>
          <w:color w:val="000000" w:themeColor="text1"/>
          <w:lang w:val="fr-ML"/>
          <w:rPrChange w:id="12796" w:author="Dr Mamadou SANOGO" w:date="2023-10-25T18:15:00Z">
            <w:rPr>
              <w:ins w:id="12797" w:author="Dr Mamadou SANOGO" w:date="2023-10-25T16:41:00Z"/>
              <w:rFonts w:ascii="Cambria" w:hAnsi="Cambria"/>
              <w:lang w:val="fr-ML"/>
            </w:rPr>
          </w:rPrChange>
        </w:rPr>
      </w:pPr>
    </w:p>
    <w:p w14:paraId="0374A11E" w14:textId="77777777" w:rsidR="00D3265D" w:rsidRPr="007A4AFC" w:rsidRDefault="00D3265D" w:rsidP="00D3265D">
      <w:pPr>
        <w:widowControl w:val="0"/>
        <w:autoSpaceDE w:val="0"/>
        <w:autoSpaceDN w:val="0"/>
        <w:adjustRightInd w:val="0"/>
        <w:spacing w:line="240" w:lineRule="auto"/>
        <w:rPr>
          <w:ins w:id="12798" w:author="Dr Mamadou SANOGO" w:date="2023-10-25T16:41:00Z"/>
          <w:rFonts w:ascii="Cambria" w:hAnsi="Cambria"/>
          <w:color w:val="000000" w:themeColor="text1"/>
          <w:lang w:val="fr-ML"/>
          <w:rPrChange w:id="12799" w:author="Dr Mamadou SANOGO" w:date="2023-10-25T18:15:00Z">
            <w:rPr>
              <w:ins w:id="12800" w:author="Dr Mamadou SANOGO" w:date="2023-10-25T16:41:00Z"/>
              <w:rFonts w:ascii="Cambria" w:hAnsi="Cambria"/>
              <w:lang w:val="fr-ML"/>
            </w:rPr>
          </w:rPrChange>
        </w:rPr>
      </w:pPr>
    </w:p>
    <w:p w14:paraId="2C55A0D7" w14:textId="77777777" w:rsidR="00D3265D" w:rsidRPr="007A4AFC" w:rsidRDefault="00D3265D" w:rsidP="00D3265D">
      <w:pPr>
        <w:widowControl w:val="0"/>
        <w:autoSpaceDE w:val="0"/>
        <w:autoSpaceDN w:val="0"/>
        <w:adjustRightInd w:val="0"/>
        <w:spacing w:line="240" w:lineRule="auto"/>
        <w:rPr>
          <w:ins w:id="12801" w:author="Dr Mamadou SANOGO" w:date="2023-10-25T16:41:00Z"/>
          <w:rFonts w:ascii="Cambria" w:hAnsi="Cambria"/>
          <w:color w:val="000000" w:themeColor="text1"/>
          <w:lang w:val="fr-ML"/>
          <w:rPrChange w:id="12802" w:author="Dr Mamadou SANOGO" w:date="2023-10-25T18:15:00Z">
            <w:rPr>
              <w:ins w:id="12803" w:author="Dr Mamadou SANOGO" w:date="2023-10-25T16:41:00Z"/>
              <w:rFonts w:ascii="Cambria" w:hAnsi="Cambria"/>
              <w:lang w:val="fr-ML"/>
            </w:rPr>
          </w:rPrChange>
        </w:rPr>
      </w:pPr>
    </w:p>
    <w:p w14:paraId="6C0820A2" w14:textId="77777777" w:rsidR="00D3265D" w:rsidRPr="007A4AFC" w:rsidRDefault="00D3265D" w:rsidP="00D3265D">
      <w:pPr>
        <w:widowControl w:val="0"/>
        <w:autoSpaceDE w:val="0"/>
        <w:autoSpaceDN w:val="0"/>
        <w:adjustRightInd w:val="0"/>
        <w:spacing w:line="240" w:lineRule="auto"/>
        <w:rPr>
          <w:ins w:id="12804" w:author="Dr Mamadou SANOGO" w:date="2023-10-25T16:41:00Z"/>
          <w:rFonts w:ascii="Cambria" w:hAnsi="Cambria"/>
          <w:color w:val="000000" w:themeColor="text1"/>
          <w:lang w:val="fr-ML"/>
          <w:rPrChange w:id="12805" w:author="Dr Mamadou SANOGO" w:date="2023-10-25T18:15:00Z">
            <w:rPr>
              <w:ins w:id="12806" w:author="Dr Mamadou SANOGO" w:date="2023-10-25T16:41:00Z"/>
              <w:rFonts w:ascii="Cambria" w:hAnsi="Cambria"/>
              <w:lang w:val="fr-ML"/>
            </w:rPr>
          </w:rPrChange>
        </w:rPr>
      </w:pPr>
    </w:p>
    <w:p w14:paraId="0ED8E077" w14:textId="77777777" w:rsidR="00D3265D" w:rsidRPr="007A4AFC" w:rsidRDefault="00D3265D" w:rsidP="00D3265D">
      <w:pPr>
        <w:widowControl w:val="0"/>
        <w:autoSpaceDE w:val="0"/>
        <w:autoSpaceDN w:val="0"/>
        <w:adjustRightInd w:val="0"/>
        <w:spacing w:line="240" w:lineRule="auto"/>
        <w:rPr>
          <w:ins w:id="12807" w:author="Dr Mamadou SANOGO" w:date="2023-10-25T16:41:00Z"/>
          <w:rFonts w:ascii="Cambria" w:hAnsi="Cambria"/>
          <w:color w:val="000000" w:themeColor="text1"/>
          <w:lang w:val="fr-ML"/>
          <w:rPrChange w:id="12808" w:author="Dr Mamadou SANOGO" w:date="2023-10-25T18:15:00Z">
            <w:rPr>
              <w:ins w:id="12809" w:author="Dr Mamadou SANOGO" w:date="2023-10-25T16:41:00Z"/>
              <w:rFonts w:ascii="Cambria" w:hAnsi="Cambria"/>
              <w:lang w:val="fr-ML"/>
            </w:rPr>
          </w:rPrChange>
        </w:rPr>
      </w:pPr>
    </w:p>
    <w:p w14:paraId="3127E137" w14:textId="77777777" w:rsidR="00D3265D" w:rsidRPr="007A4AFC" w:rsidRDefault="00D3265D" w:rsidP="00D3265D">
      <w:pPr>
        <w:widowControl w:val="0"/>
        <w:autoSpaceDE w:val="0"/>
        <w:autoSpaceDN w:val="0"/>
        <w:adjustRightInd w:val="0"/>
        <w:spacing w:line="240" w:lineRule="auto"/>
        <w:rPr>
          <w:ins w:id="12810" w:author="Dr Mamadou SANOGO" w:date="2023-10-25T16:41:00Z"/>
          <w:rFonts w:ascii="Cambria" w:hAnsi="Cambria"/>
          <w:color w:val="000000" w:themeColor="text1"/>
          <w:lang w:val="fr-ML"/>
          <w:rPrChange w:id="12811" w:author="Dr Mamadou SANOGO" w:date="2023-10-25T18:15:00Z">
            <w:rPr>
              <w:ins w:id="12812" w:author="Dr Mamadou SANOGO" w:date="2023-10-25T16:41:00Z"/>
              <w:rFonts w:ascii="Cambria" w:hAnsi="Cambria"/>
              <w:lang w:val="fr-ML"/>
            </w:rPr>
          </w:rPrChange>
        </w:rPr>
      </w:pPr>
    </w:p>
    <w:p w14:paraId="61F7C65B" w14:textId="77777777" w:rsidR="00D3265D" w:rsidRPr="007A4AFC" w:rsidRDefault="00D3265D" w:rsidP="00D3265D">
      <w:pPr>
        <w:widowControl w:val="0"/>
        <w:autoSpaceDE w:val="0"/>
        <w:autoSpaceDN w:val="0"/>
        <w:adjustRightInd w:val="0"/>
        <w:spacing w:line="240" w:lineRule="auto"/>
        <w:rPr>
          <w:ins w:id="12813" w:author="Dr Mamadou SANOGO" w:date="2023-10-25T16:41:00Z"/>
          <w:rFonts w:ascii="Cambria" w:hAnsi="Cambria"/>
          <w:color w:val="000000" w:themeColor="text1"/>
          <w:lang w:val="fr-ML"/>
          <w:rPrChange w:id="12814" w:author="Dr Mamadou SANOGO" w:date="2023-10-25T18:15:00Z">
            <w:rPr>
              <w:ins w:id="12815" w:author="Dr Mamadou SANOGO" w:date="2023-10-25T16:41:00Z"/>
              <w:rFonts w:ascii="Cambria" w:hAnsi="Cambria"/>
              <w:lang w:val="fr-ML"/>
            </w:rPr>
          </w:rPrChange>
        </w:rPr>
      </w:pPr>
    </w:p>
    <w:p w14:paraId="798186EB" w14:textId="77777777" w:rsidR="00D3265D" w:rsidRPr="007A4AFC" w:rsidRDefault="00D3265D" w:rsidP="00D3265D">
      <w:pPr>
        <w:widowControl w:val="0"/>
        <w:autoSpaceDE w:val="0"/>
        <w:autoSpaceDN w:val="0"/>
        <w:adjustRightInd w:val="0"/>
        <w:spacing w:line="240" w:lineRule="auto"/>
        <w:rPr>
          <w:ins w:id="12816" w:author="Dr Mamadou SANOGO" w:date="2023-10-25T16:41:00Z"/>
          <w:rFonts w:ascii="Cambria" w:hAnsi="Cambria"/>
          <w:color w:val="000000" w:themeColor="text1"/>
          <w:lang w:val="fr-ML"/>
          <w:rPrChange w:id="12817" w:author="Dr Mamadou SANOGO" w:date="2023-10-25T18:15:00Z">
            <w:rPr>
              <w:ins w:id="12818" w:author="Dr Mamadou SANOGO" w:date="2023-10-25T16:41:00Z"/>
              <w:rFonts w:ascii="Cambria" w:hAnsi="Cambria"/>
              <w:lang w:val="fr-ML"/>
            </w:rPr>
          </w:rPrChange>
        </w:rPr>
      </w:pPr>
    </w:p>
    <w:p w14:paraId="7921DADB" w14:textId="77777777" w:rsidR="00D3265D" w:rsidRPr="007A4AFC" w:rsidRDefault="00D3265D" w:rsidP="00D3265D">
      <w:pPr>
        <w:widowControl w:val="0"/>
        <w:autoSpaceDE w:val="0"/>
        <w:autoSpaceDN w:val="0"/>
        <w:adjustRightInd w:val="0"/>
        <w:spacing w:line="240" w:lineRule="auto"/>
        <w:rPr>
          <w:ins w:id="12819" w:author="Dr Mamadou SANOGO" w:date="2023-10-25T16:41:00Z"/>
          <w:rFonts w:ascii="Cambria" w:hAnsi="Cambria"/>
          <w:color w:val="000000" w:themeColor="text1"/>
          <w:lang w:val="fr-ML"/>
          <w:rPrChange w:id="12820" w:author="Dr Mamadou SANOGO" w:date="2023-10-25T18:15:00Z">
            <w:rPr>
              <w:ins w:id="12821" w:author="Dr Mamadou SANOGO" w:date="2023-10-25T16:41:00Z"/>
              <w:rFonts w:ascii="Cambria" w:hAnsi="Cambria"/>
              <w:lang w:val="fr-ML"/>
            </w:rPr>
          </w:rPrChange>
        </w:rPr>
      </w:pPr>
    </w:p>
    <w:p w14:paraId="22D5FC92" w14:textId="77777777" w:rsidR="00D3265D" w:rsidRPr="007A4AFC" w:rsidRDefault="00D3265D" w:rsidP="00D3265D">
      <w:pPr>
        <w:widowControl w:val="0"/>
        <w:autoSpaceDE w:val="0"/>
        <w:autoSpaceDN w:val="0"/>
        <w:adjustRightInd w:val="0"/>
        <w:spacing w:line="240" w:lineRule="auto"/>
        <w:rPr>
          <w:ins w:id="12822" w:author="Dr Mamadou SANOGO" w:date="2023-10-25T16:41:00Z"/>
          <w:rFonts w:ascii="Cambria" w:hAnsi="Cambria"/>
          <w:color w:val="000000" w:themeColor="text1"/>
          <w:lang w:val="fr-ML"/>
          <w:rPrChange w:id="12823" w:author="Dr Mamadou SANOGO" w:date="2023-10-25T18:15:00Z">
            <w:rPr>
              <w:ins w:id="12824" w:author="Dr Mamadou SANOGO" w:date="2023-10-25T16:41:00Z"/>
              <w:rFonts w:ascii="Cambria" w:hAnsi="Cambria"/>
              <w:lang w:val="fr-ML"/>
            </w:rPr>
          </w:rPrChange>
        </w:rPr>
      </w:pPr>
    </w:p>
    <w:p w14:paraId="06472E01" w14:textId="77777777" w:rsidR="00D3265D" w:rsidRPr="007A4AFC" w:rsidRDefault="00D3265D" w:rsidP="00D3265D">
      <w:pPr>
        <w:widowControl w:val="0"/>
        <w:autoSpaceDE w:val="0"/>
        <w:autoSpaceDN w:val="0"/>
        <w:adjustRightInd w:val="0"/>
        <w:spacing w:line="240" w:lineRule="auto"/>
        <w:rPr>
          <w:ins w:id="12825" w:author="Dr Mamadou SANOGO" w:date="2023-10-25T16:41:00Z"/>
          <w:rFonts w:ascii="Cambria" w:hAnsi="Cambria"/>
          <w:color w:val="000000" w:themeColor="text1"/>
          <w:lang w:val="fr-ML"/>
          <w:rPrChange w:id="12826" w:author="Dr Mamadou SANOGO" w:date="2023-10-25T18:15:00Z">
            <w:rPr>
              <w:ins w:id="12827" w:author="Dr Mamadou SANOGO" w:date="2023-10-25T16:41:00Z"/>
              <w:rFonts w:ascii="Cambria" w:hAnsi="Cambria"/>
              <w:lang w:val="fr-ML"/>
            </w:rPr>
          </w:rPrChange>
        </w:rPr>
      </w:pPr>
    </w:p>
    <w:p w14:paraId="73BCA258" w14:textId="77777777" w:rsidR="00D3265D" w:rsidRPr="007A4AFC" w:rsidRDefault="00D3265D" w:rsidP="00D3265D">
      <w:pPr>
        <w:widowControl w:val="0"/>
        <w:autoSpaceDE w:val="0"/>
        <w:autoSpaceDN w:val="0"/>
        <w:adjustRightInd w:val="0"/>
        <w:spacing w:line="240" w:lineRule="auto"/>
        <w:rPr>
          <w:ins w:id="12828" w:author="Dr Mamadou SANOGO" w:date="2023-10-25T16:41:00Z"/>
          <w:rFonts w:ascii="Cambria" w:hAnsi="Cambria"/>
          <w:color w:val="000000" w:themeColor="text1"/>
          <w:lang w:val="fr-ML"/>
          <w:rPrChange w:id="12829" w:author="Dr Mamadou SANOGO" w:date="2023-10-25T18:15:00Z">
            <w:rPr>
              <w:ins w:id="12830" w:author="Dr Mamadou SANOGO" w:date="2023-10-25T16:41:00Z"/>
              <w:rFonts w:ascii="Cambria" w:hAnsi="Cambria"/>
              <w:lang w:val="fr-ML"/>
            </w:rPr>
          </w:rPrChange>
        </w:rPr>
      </w:pPr>
    </w:p>
    <w:p w14:paraId="26ACFCD6" w14:textId="77777777" w:rsidR="00D3265D" w:rsidRPr="007A4AFC" w:rsidRDefault="00D3265D" w:rsidP="00D3265D">
      <w:pPr>
        <w:widowControl w:val="0"/>
        <w:autoSpaceDE w:val="0"/>
        <w:autoSpaceDN w:val="0"/>
        <w:adjustRightInd w:val="0"/>
        <w:spacing w:line="240" w:lineRule="auto"/>
        <w:rPr>
          <w:ins w:id="12831" w:author="Dr Mamadou SANOGO" w:date="2023-10-25T16:41:00Z"/>
          <w:rFonts w:ascii="Cambria" w:hAnsi="Cambria"/>
          <w:color w:val="000000" w:themeColor="text1"/>
          <w:lang w:val="fr-ML"/>
          <w:rPrChange w:id="12832" w:author="Dr Mamadou SANOGO" w:date="2023-10-25T18:15:00Z">
            <w:rPr>
              <w:ins w:id="12833" w:author="Dr Mamadou SANOGO" w:date="2023-10-25T16:41:00Z"/>
              <w:rFonts w:ascii="Cambria" w:hAnsi="Cambria"/>
              <w:lang w:val="fr-ML"/>
            </w:rPr>
          </w:rPrChange>
        </w:rPr>
      </w:pPr>
    </w:p>
    <w:p w14:paraId="556C62C0" w14:textId="77777777" w:rsidR="00D3265D" w:rsidRPr="007A4AFC" w:rsidRDefault="00D3265D" w:rsidP="00D3265D">
      <w:pPr>
        <w:widowControl w:val="0"/>
        <w:autoSpaceDE w:val="0"/>
        <w:autoSpaceDN w:val="0"/>
        <w:adjustRightInd w:val="0"/>
        <w:spacing w:line="240" w:lineRule="auto"/>
        <w:rPr>
          <w:ins w:id="12834" w:author="Dr Mamadou SANOGO" w:date="2023-10-25T16:41:00Z"/>
          <w:rFonts w:ascii="Cambria" w:hAnsi="Cambria"/>
          <w:color w:val="000000" w:themeColor="text1"/>
          <w:lang w:val="fr-ML"/>
          <w:rPrChange w:id="12835" w:author="Dr Mamadou SANOGO" w:date="2023-10-25T18:15:00Z">
            <w:rPr>
              <w:ins w:id="12836" w:author="Dr Mamadou SANOGO" w:date="2023-10-25T16:41:00Z"/>
              <w:rFonts w:ascii="Cambria" w:hAnsi="Cambria"/>
              <w:lang w:val="fr-ML"/>
            </w:rPr>
          </w:rPrChange>
        </w:rPr>
      </w:pPr>
    </w:p>
    <w:p w14:paraId="3A1544C1" w14:textId="77777777" w:rsidR="00D3265D" w:rsidRPr="007A4AFC" w:rsidRDefault="00D3265D" w:rsidP="00D3265D">
      <w:pPr>
        <w:widowControl w:val="0"/>
        <w:autoSpaceDE w:val="0"/>
        <w:autoSpaceDN w:val="0"/>
        <w:adjustRightInd w:val="0"/>
        <w:spacing w:line="240" w:lineRule="auto"/>
        <w:rPr>
          <w:ins w:id="12837" w:author="Dr Mamadou SANOGO" w:date="2023-10-25T16:41:00Z"/>
          <w:rFonts w:ascii="Cambria" w:hAnsi="Cambria"/>
          <w:color w:val="000000" w:themeColor="text1"/>
          <w:lang w:val="fr-ML"/>
          <w:rPrChange w:id="12838" w:author="Dr Mamadou SANOGO" w:date="2023-10-25T18:15:00Z">
            <w:rPr>
              <w:ins w:id="12839" w:author="Dr Mamadou SANOGO" w:date="2023-10-25T16:41:00Z"/>
              <w:rFonts w:ascii="Cambria" w:hAnsi="Cambria"/>
              <w:lang w:val="fr-ML"/>
            </w:rPr>
          </w:rPrChange>
        </w:rPr>
      </w:pPr>
    </w:p>
    <w:p w14:paraId="5CFB7442" w14:textId="77777777" w:rsidR="00D3265D" w:rsidRPr="007A4AFC" w:rsidRDefault="00D3265D" w:rsidP="00D3265D">
      <w:pPr>
        <w:widowControl w:val="0"/>
        <w:autoSpaceDE w:val="0"/>
        <w:autoSpaceDN w:val="0"/>
        <w:adjustRightInd w:val="0"/>
        <w:spacing w:line="240" w:lineRule="auto"/>
        <w:rPr>
          <w:ins w:id="12840" w:author="Dr Mamadou SANOGO" w:date="2023-10-25T16:41:00Z"/>
          <w:rFonts w:ascii="Cambria" w:hAnsi="Cambria"/>
          <w:color w:val="000000" w:themeColor="text1"/>
          <w:lang w:val="fr-ML"/>
          <w:rPrChange w:id="12841" w:author="Dr Mamadou SANOGO" w:date="2023-10-25T18:15:00Z">
            <w:rPr>
              <w:ins w:id="12842" w:author="Dr Mamadou SANOGO" w:date="2023-10-25T16:41:00Z"/>
              <w:rFonts w:ascii="Cambria" w:hAnsi="Cambria"/>
              <w:lang w:val="fr-ML"/>
            </w:rPr>
          </w:rPrChange>
        </w:rPr>
      </w:pPr>
    </w:p>
    <w:p w14:paraId="17D16DF5" w14:textId="77777777" w:rsidR="00D3265D" w:rsidRPr="007A4AFC" w:rsidRDefault="00D3265D" w:rsidP="00D3265D">
      <w:pPr>
        <w:widowControl w:val="0"/>
        <w:autoSpaceDE w:val="0"/>
        <w:autoSpaceDN w:val="0"/>
        <w:adjustRightInd w:val="0"/>
        <w:spacing w:line="240" w:lineRule="auto"/>
        <w:rPr>
          <w:ins w:id="12843" w:author="Dr Mamadou SANOGO" w:date="2023-10-25T16:41:00Z"/>
          <w:rFonts w:ascii="Cambria" w:hAnsi="Cambria"/>
          <w:color w:val="000000" w:themeColor="text1"/>
          <w:lang w:val="fr-ML"/>
          <w:rPrChange w:id="12844" w:author="Dr Mamadou SANOGO" w:date="2023-10-25T18:15:00Z">
            <w:rPr>
              <w:ins w:id="12845" w:author="Dr Mamadou SANOGO" w:date="2023-10-25T16:41:00Z"/>
              <w:rFonts w:ascii="Cambria" w:hAnsi="Cambria"/>
              <w:lang w:val="fr-ML"/>
            </w:rPr>
          </w:rPrChange>
        </w:rPr>
      </w:pPr>
    </w:p>
    <w:p w14:paraId="58741ADB" w14:textId="77777777" w:rsidR="00D3265D" w:rsidRPr="007A4AFC" w:rsidRDefault="00D3265D" w:rsidP="00D3265D">
      <w:pPr>
        <w:widowControl w:val="0"/>
        <w:autoSpaceDE w:val="0"/>
        <w:autoSpaceDN w:val="0"/>
        <w:adjustRightInd w:val="0"/>
        <w:spacing w:line="240" w:lineRule="auto"/>
        <w:rPr>
          <w:ins w:id="12846" w:author="Dr Mamadou SANOGO" w:date="2023-10-25T16:41:00Z"/>
          <w:rFonts w:ascii="Cambria" w:hAnsi="Cambria"/>
          <w:color w:val="000000" w:themeColor="text1"/>
          <w:lang w:val="fr-ML"/>
          <w:rPrChange w:id="12847" w:author="Dr Mamadou SANOGO" w:date="2023-10-25T18:15:00Z">
            <w:rPr>
              <w:ins w:id="12848" w:author="Dr Mamadou SANOGO" w:date="2023-10-25T16:41:00Z"/>
              <w:rFonts w:ascii="Cambria" w:hAnsi="Cambria"/>
              <w:lang w:val="fr-ML"/>
            </w:rPr>
          </w:rPrChange>
        </w:rPr>
      </w:pPr>
    </w:p>
    <w:p w14:paraId="36D37694" w14:textId="7C37BF10" w:rsidR="00D3265D" w:rsidRDefault="00D3265D" w:rsidP="00DA7BA7">
      <w:pPr>
        <w:widowControl w:val="0"/>
        <w:autoSpaceDE w:val="0"/>
        <w:autoSpaceDN w:val="0"/>
        <w:adjustRightInd w:val="0"/>
        <w:spacing w:line="240" w:lineRule="auto"/>
        <w:jc w:val="right"/>
        <w:rPr>
          <w:ins w:id="12849" w:author="Dr Mamadou SANOGO" w:date="2023-10-27T14:05:00Z"/>
          <w:rFonts w:ascii="Cambria" w:hAnsi="Cambria" w:cs="Arial"/>
          <w:b/>
          <w:i/>
          <w:color w:val="000000" w:themeColor="text1"/>
          <w:lang w:val="fr-ML"/>
        </w:rPr>
      </w:pPr>
      <w:ins w:id="12850" w:author="Dr Mamadou SANOGO" w:date="2023-10-25T16:41:00Z">
        <w:r w:rsidRPr="007A4AFC">
          <w:rPr>
            <w:rFonts w:ascii="Cambria" w:hAnsi="Cambria" w:cs="Arial"/>
            <w:b/>
            <w:i/>
            <w:color w:val="000000" w:themeColor="text1"/>
            <w:lang w:val="fr-ML"/>
            <w:rPrChange w:id="12851" w:author="Dr Mamadou SANOGO" w:date="2023-10-25T18:15:00Z">
              <w:rPr>
                <w:rFonts w:ascii="Cambria" w:hAnsi="Cambria" w:cs="Arial"/>
                <w:b/>
                <w:i/>
                <w:lang w:val="fr-ML"/>
              </w:rPr>
            </w:rPrChange>
          </w:rPr>
          <w:t>Approuvé par le Conseil D’Orientation</w:t>
        </w:r>
      </w:ins>
    </w:p>
    <w:p w14:paraId="01A9C400" w14:textId="524EAC68" w:rsidR="006778CD" w:rsidRDefault="006778CD" w:rsidP="00DA7BA7">
      <w:pPr>
        <w:widowControl w:val="0"/>
        <w:autoSpaceDE w:val="0"/>
        <w:autoSpaceDN w:val="0"/>
        <w:adjustRightInd w:val="0"/>
        <w:spacing w:line="240" w:lineRule="auto"/>
        <w:jc w:val="right"/>
        <w:rPr>
          <w:ins w:id="12852" w:author="Dr Mamadou SANOGO" w:date="2023-10-27T14:05:00Z"/>
          <w:rFonts w:ascii="Cambria" w:hAnsi="Cambria" w:cs="Arial"/>
          <w:b/>
          <w:i/>
          <w:color w:val="000000" w:themeColor="text1"/>
          <w:lang w:val="fr-ML"/>
        </w:rPr>
      </w:pPr>
    </w:p>
    <w:p w14:paraId="2F38F3DD" w14:textId="0B14A4AF" w:rsidR="006778CD" w:rsidRDefault="006778CD" w:rsidP="00DA7BA7">
      <w:pPr>
        <w:widowControl w:val="0"/>
        <w:autoSpaceDE w:val="0"/>
        <w:autoSpaceDN w:val="0"/>
        <w:adjustRightInd w:val="0"/>
        <w:spacing w:line="240" w:lineRule="auto"/>
        <w:jc w:val="right"/>
        <w:rPr>
          <w:ins w:id="12853" w:author="Dr Mamadou SANOGO" w:date="2023-10-27T14:05:00Z"/>
          <w:rFonts w:ascii="Cambria" w:hAnsi="Cambria" w:cs="Arial"/>
          <w:b/>
          <w:i/>
          <w:color w:val="000000" w:themeColor="text1"/>
          <w:lang w:val="fr-ML"/>
        </w:rPr>
      </w:pPr>
    </w:p>
    <w:p w14:paraId="31FE7643" w14:textId="4D088210" w:rsidR="006778CD" w:rsidRDefault="006778CD" w:rsidP="00DA7BA7">
      <w:pPr>
        <w:widowControl w:val="0"/>
        <w:autoSpaceDE w:val="0"/>
        <w:autoSpaceDN w:val="0"/>
        <w:adjustRightInd w:val="0"/>
        <w:spacing w:line="240" w:lineRule="auto"/>
        <w:jc w:val="right"/>
        <w:rPr>
          <w:ins w:id="12854" w:author="Dr Mamadou SANOGO" w:date="2023-10-27T14:05:00Z"/>
          <w:rFonts w:ascii="Cambria" w:hAnsi="Cambria" w:cs="Arial"/>
          <w:b/>
          <w:i/>
          <w:color w:val="000000" w:themeColor="text1"/>
          <w:lang w:val="fr-ML"/>
        </w:rPr>
      </w:pPr>
    </w:p>
    <w:p w14:paraId="5A728C75" w14:textId="15993F96" w:rsidR="006778CD" w:rsidRDefault="006778CD" w:rsidP="00DA7BA7">
      <w:pPr>
        <w:widowControl w:val="0"/>
        <w:autoSpaceDE w:val="0"/>
        <w:autoSpaceDN w:val="0"/>
        <w:adjustRightInd w:val="0"/>
        <w:spacing w:line="240" w:lineRule="auto"/>
        <w:jc w:val="right"/>
        <w:rPr>
          <w:ins w:id="12855" w:author="Dr Mamadou SANOGO" w:date="2023-10-27T14:05:00Z"/>
          <w:rFonts w:ascii="Cambria" w:hAnsi="Cambria" w:cs="Arial"/>
          <w:b/>
          <w:i/>
          <w:color w:val="000000" w:themeColor="text1"/>
          <w:lang w:val="fr-ML"/>
        </w:rPr>
      </w:pPr>
    </w:p>
    <w:p w14:paraId="332907C1" w14:textId="48544142" w:rsidR="006778CD" w:rsidRDefault="006778CD" w:rsidP="00DA7BA7">
      <w:pPr>
        <w:widowControl w:val="0"/>
        <w:autoSpaceDE w:val="0"/>
        <w:autoSpaceDN w:val="0"/>
        <w:adjustRightInd w:val="0"/>
        <w:spacing w:line="240" w:lineRule="auto"/>
        <w:jc w:val="right"/>
        <w:rPr>
          <w:ins w:id="12856" w:author="Dr Mamadou SANOGO" w:date="2023-10-27T14:05:00Z"/>
          <w:rFonts w:ascii="Cambria" w:hAnsi="Cambria" w:cs="Arial"/>
          <w:b/>
          <w:i/>
          <w:color w:val="000000" w:themeColor="text1"/>
          <w:lang w:val="fr-ML"/>
        </w:rPr>
      </w:pPr>
    </w:p>
    <w:p w14:paraId="63584F20" w14:textId="77777777" w:rsidR="006778CD" w:rsidRPr="00DA7BA7" w:rsidRDefault="006778CD">
      <w:pPr>
        <w:widowControl w:val="0"/>
        <w:autoSpaceDE w:val="0"/>
        <w:autoSpaceDN w:val="0"/>
        <w:adjustRightInd w:val="0"/>
        <w:spacing w:line="240" w:lineRule="auto"/>
        <w:jc w:val="right"/>
        <w:rPr>
          <w:ins w:id="12857" w:author="Dr Mamadou SANOGO" w:date="2023-10-25T16:41:00Z"/>
          <w:rFonts w:ascii="Cambria" w:hAnsi="Cambria" w:cs="Arial"/>
          <w:b/>
          <w:i/>
          <w:color w:val="000000" w:themeColor="text1"/>
          <w:lang w:val="fr-ML"/>
          <w:rPrChange w:id="12858" w:author="Dr Mamadou SANOGO" w:date="2023-10-27T11:44:00Z">
            <w:rPr>
              <w:ins w:id="12859" w:author="Dr Mamadou SANOGO" w:date="2023-10-25T16:41:00Z"/>
              <w:rFonts w:ascii="Cambria" w:hAnsi="Cambria" w:cs="Arial"/>
              <w:lang w:val="fr-ML"/>
            </w:rPr>
          </w:rPrChange>
        </w:rPr>
        <w:pPrChange w:id="12860" w:author="Dr Mamadou SANOGO" w:date="2023-10-27T11:44:00Z">
          <w:pPr>
            <w:widowControl w:val="0"/>
            <w:autoSpaceDE w:val="0"/>
            <w:autoSpaceDN w:val="0"/>
            <w:adjustRightInd w:val="0"/>
            <w:spacing w:line="240" w:lineRule="auto"/>
          </w:pPr>
        </w:pPrChange>
      </w:pPr>
    </w:p>
    <w:p w14:paraId="6978CFA6" w14:textId="3EF7036D" w:rsidR="00D3265D" w:rsidRPr="007A4AFC" w:rsidRDefault="00D3265D" w:rsidP="00D3265D">
      <w:pPr>
        <w:widowControl w:val="0"/>
        <w:autoSpaceDE w:val="0"/>
        <w:autoSpaceDN w:val="0"/>
        <w:adjustRightInd w:val="0"/>
        <w:spacing w:line="240" w:lineRule="auto"/>
        <w:rPr>
          <w:ins w:id="12861" w:author="Dr Mamadou SANOGO" w:date="2023-10-25T16:41:00Z"/>
          <w:rFonts w:ascii="Cambria" w:hAnsi="Cambria" w:cs="Arial"/>
          <w:color w:val="000000" w:themeColor="text1"/>
          <w:lang w:val="fr-ML"/>
          <w:rPrChange w:id="12862" w:author="Dr Mamadou SANOGO" w:date="2023-10-25T18:15:00Z">
            <w:rPr>
              <w:ins w:id="12863" w:author="Dr Mamadou SANOGO" w:date="2023-10-25T16:41:00Z"/>
              <w:rFonts w:ascii="Cambria" w:hAnsi="Cambria" w:cs="Arial"/>
              <w:lang w:val="fr-ML"/>
            </w:rPr>
          </w:rPrChange>
        </w:rPr>
      </w:pPr>
      <w:ins w:id="12864" w:author="Dr Mamadou SANOGO" w:date="2023-10-25T16:41:00Z">
        <w:r w:rsidRPr="007A4AFC">
          <w:rPr>
            <w:rFonts w:ascii="Cambria" w:hAnsi="Cambria" w:cs="Arial"/>
            <w:b/>
            <w:bCs/>
            <w:color w:val="000000" w:themeColor="text1"/>
            <w:lang w:val="fr-ML"/>
            <w:rPrChange w:id="12865" w:author="Dr Mamadou SANOGO" w:date="2023-10-25T18:15:00Z">
              <w:rPr>
                <w:rFonts w:ascii="Cambria" w:hAnsi="Cambria" w:cs="Arial"/>
                <w:b/>
                <w:bCs/>
                <w:lang w:val="fr-ML"/>
              </w:rPr>
            </w:rPrChange>
          </w:rPr>
          <w:lastRenderedPageBreak/>
          <w:t>PREAMBULE</w:t>
        </w:r>
      </w:ins>
    </w:p>
    <w:p w14:paraId="5AC302DF" w14:textId="77777777" w:rsidR="00D3265D" w:rsidRPr="007A4AFC" w:rsidRDefault="00D3265D" w:rsidP="00D3265D">
      <w:pPr>
        <w:widowControl w:val="0"/>
        <w:autoSpaceDE w:val="0"/>
        <w:autoSpaceDN w:val="0"/>
        <w:adjustRightInd w:val="0"/>
        <w:spacing w:line="240" w:lineRule="auto"/>
        <w:rPr>
          <w:ins w:id="12866" w:author="Dr Mamadou SANOGO" w:date="2023-10-25T16:41:00Z"/>
          <w:rFonts w:ascii="Cambria" w:hAnsi="Cambria" w:cs="Arial"/>
          <w:color w:val="000000" w:themeColor="text1"/>
          <w:lang w:val="fr-ML"/>
          <w:rPrChange w:id="12867" w:author="Dr Mamadou SANOGO" w:date="2023-10-25T18:15:00Z">
            <w:rPr>
              <w:ins w:id="12868" w:author="Dr Mamadou SANOGO" w:date="2023-10-25T16:41:00Z"/>
              <w:rFonts w:ascii="Cambria" w:hAnsi="Cambria" w:cs="Arial"/>
              <w:lang w:val="fr-ML"/>
            </w:rPr>
          </w:rPrChange>
        </w:rPr>
      </w:pPr>
      <w:ins w:id="12869" w:author="Dr Mamadou SANOGO" w:date="2023-10-25T16:41:00Z">
        <w:r w:rsidRPr="007A4AFC">
          <w:rPr>
            <w:rFonts w:ascii="Cambria" w:hAnsi="Cambria" w:cs="Arial"/>
            <w:color w:val="000000" w:themeColor="text1"/>
            <w:lang w:val="fr-ML"/>
            <w:rPrChange w:id="12870" w:author="Dr Mamadou SANOGO" w:date="2023-10-25T18:15:00Z">
              <w:rPr>
                <w:rFonts w:ascii="Cambria" w:hAnsi="Cambria" w:cs="Arial"/>
                <w:lang w:val="fr-ML"/>
              </w:rPr>
            </w:rPrChange>
          </w:rPr>
          <w:t>Le service privé de l’enseignement supérieur est laïc et indépendant de toute emprise politique, économique, religieuse ou idéologique ; il tend à l’objectivité du savoir ; il respecte la diversité des opinions. Le principe de laïcité de l’enseignement privé est un principe à valeur constitutionnelle.</w:t>
        </w:r>
      </w:ins>
    </w:p>
    <w:p w14:paraId="0652109D" w14:textId="77777777" w:rsidR="00D3265D" w:rsidRPr="007A4AFC" w:rsidRDefault="00D3265D" w:rsidP="00D3265D">
      <w:pPr>
        <w:widowControl w:val="0"/>
        <w:autoSpaceDE w:val="0"/>
        <w:autoSpaceDN w:val="0"/>
        <w:adjustRightInd w:val="0"/>
        <w:spacing w:line="240" w:lineRule="auto"/>
        <w:rPr>
          <w:ins w:id="12871" w:author="Dr Mamadou SANOGO" w:date="2023-10-25T16:41:00Z"/>
          <w:rFonts w:ascii="Cambria" w:hAnsi="Cambria" w:cs="Arial"/>
          <w:color w:val="000000" w:themeColor="text1"/>
          <w:sz w:val="10"/>
          <w:lang w:val="fr-ML"/>
          <w:rPrChange w:id="12872" w:author="Dr Mamadou SANOGO" w:date="2023-10-25T18:15:00Z">
            <w:rPr>
              <w:ins w:id="12873" w:author="Dr Mamadou SANOGO" w:date="2023-10-25T16:41:00Z"/>
              <w:rFonts w:ascii="Cambria" w:hAnsi="Cambria" w:cs="Arial"/>
              <w:sz w:val="10"/>
              <w:lang w:val="fr-ML"/>
            </w:rPr>
          </w:rPrChange>
        </w:rPr>
      </w:pPr>
    </w:p>
    <w:p w14:paraId="15540438" w14:textId="77777777" w:rsidR="00D3265D" w:rsidRPr="007A4AFC" w:rsidRDefault="00D3265D" w:rsidP="00D3265D">
      <w:pPr>
        <w:widowControl w:val="0"/>
        <w:autoSpaceDE w:val="0"/>
        <w:autoSpaceDN w:val="0"/>
        <w:adjustRightInd w:val="0"/>
        <w:spacing w:line="240" w:lineRule="auto"/>
        <w:rPr>
          <w:ins w:id="12874" w:author="Dr Mamadou SANOGO" w:date="2023-10-25T16:41:00Z"/>
          <w:rFonts w:ascii="Cambria" w:hAnsi="Cambria" w:cs="Arial"/>
          <w:color w:val="000000" w:themeColor="text1"/>
          <w:lang w:val="fr-ML"/>
          <w:rPrChange w:id="12875" w:author="Dr Mamadou SANOGO" w:date="2023-10-25T18:15:00Z">
            <w:rPr>
              <w:ins w:id="12876" w:author="Dr Mamadou SANOGO" w:date="2023-10-25T16:41:00Z"/>
              <w:rFonts w:ascii="Cambria" w:hAnsi="Cambria" w:cs="Arial"/>
              <w:lang w:val="fr-ML"/>
            </w:rPr>
          </w:rPrChange>
        </w:rPr>
      </w:pPr>
      <w:ins w:id="12877" w:author="Dr Mamadou SANOGO" w:date="2023-10-25T16:41:00Z">
        <w:r w:rsidRPr="007A4AFC">
          <w:rPr>
            <w:rFonts w:ascii="Cambria" w:hAnsi="Cambria" w:cs="Arial"/>
            <w:b/>
            <w:bCs/>
            <w:color w:val="000000" w:themeColor="text1"/>
            <w:lang w:val="fr-ML"/>
            <w:rPrChange w:id="12878" w:author="Dr Mamadou SANOGO" w:date="2023-10-25T18:15:00Z">
              <w:rPr>
                <w:rFonts w:ascii="Cambria" w:hAnsi="Cambria" w:cs="Arial"/>
                <w:b/>
                <w:bCs/>
                <w:lang w:val="fr-ML"/>
              </w:rPr>
            </w:rPrChange>
          </w:rPr>
          <w:t>Article 1 - Champ d’application</w:t>
        </w:r>
      </w:ins>
    </w:p>
    <w:p w14:paraId="5332A020" w14:textId="77777777" w:rsidR="00D3265D" w:rsidRPr="007A4AFC" w:rsidRDefault="00D3265D" w:rsidP="00D3265D">
      <w:pPr>
        <w:widowControl w:val="0"/>
        <w:autoSpaceDE w:val="0"/>
        <w:autoSpaceDN w:val="0"/>
        <w:adjustRightInd w:val="0"/>
        <w:spacing w:line="240" w:lineRule="auto"/>
        <w:rPr>
          <w:ins w:id="12879" w:author="Dr Mamadou SANOGO" w:date="2023-10-25T16:41:00Z"/>
          <w:rFonts w:ascii="Cambria" w:hAnsi="Cambria" w:cs="Arial"/>
          <w:color w:val="000000" w:themeColor="text1"/>
          <w:lang w:val="fr-ML"/>
          <w:rPrChange w:id="12880" w:author="Dr Mamadou SANOGO" w:date="2023-10-25T18:15:00Z">
            <w:rPr>
              <w:ins w:id="12881" w:author="Dr Mamadou SANOGO" w:date="2023-10-25T16:41:00Z"/>
              <w:rFonts w:ascii="Cambria" w:hAnsi="Cambria" w:cs="Arial"/>
              <w:lang w:val="fr-ML"/>
            </w:rPr>
          </w:rPrChange>
        </w:rPr>
      </w:pPr>
      <w:ins w:id="12882" w:author="Dr Mamadou SANOGO" w:date="2023-10-25T16:41:00Z">
        <w:r w:rsidRPr="007A4AFC">
          <w:rPr>
            <w:rFonts w:ascii="Cambria" w:hAnsi="Cambria" w:cs="Arial"/>
            <w:color w:val="000000" w:themeColor="text1"/>
            <w:lang w:val="fr-ML"/>
            <w:rPrChange w:id="12883" w:author="Dr Mamadou SANOGO" w:date="2023-10-25T18:15:00Z">
              <w:rPr>
                <w:rFonts w:ascii="Cambria" w:hAnsi="Cambria" w:cs="Arial"/>
                <w:lang w:val="fr-ML"/>
              </w:rPr>
            </w:rPrChange>
          </w:rPr>
          <w:t>Les dispositions du présent règlement intérieur ont vocation à s’appliquer :</w:t>
        </w:r>
      </w:ins>
    </w:p>
    <w:p w14:paraId="5835C5EA" w14:textId="77777777" w:rsidR="00D3265D" w:rsidRPr="007A4AFC" w:rsidRDefault="00D3265D" w:rsidP="00D3265D">
      <w:pPr>
        <w:widowControl w:val="0"/>
        <w:autoSpaceDE w:val="0"/>
        <w:autoSpaceDN w:val="0"/>
        <w:adjustRightInd w:val="0"/>
        <w:spacing w:line="240" w:lineRule="auto"/>
        <w:rPr>
          <w:ins w:id="12884" w:author="Dr Mamadou SANOGO" w:date="2023-10-25T16:41:00Z"/>
          <w:rFonts w:ascii="Cambria" w:hAnsi="Cambria" w:cs="Arial"/>
          <w:color w:val="000000" w:themeColor="text1"/>
          <w:lang w:val="fr-ML"/>
          <w:rPrChange w:id="12885" w:author="Dr Mamadou SANOGO" w:date="2023-10-25T18:15:00Z">
            <w:rPr>
              <w:ins w:id="12886" w:author="Dr Mamadou SANOGO" w:date="2023-10-25T16:41:00Z"/>
              <w:rFonts w:ascii="Cambria" w:hAnsi="Cambria" w:cs="Arial"/>
              <w:lang w:val="fr-ML"/>
            </w:rPr>
          </w:rPrChange>
        </w:rPr>
      </w:pPr>
      <w:ins w:id="12887" w:author="Dr Mamadou SANOGO" w:date="2023-10-25T16:41:00Z">
        <w:r w:rsidRPr="007A4AFC">
          <w:rPr>
            <w:rFonts w:ascii="Cambria" w:hAnsi="Cambria" w:cs="Arial"/>
            <w:color w:val="000000" w:themeColor="text1"/>
            <w:lang w:val="fr-ML"/>
            <w:rPrChange w:id="12888" w:author="Dr Mamadou SANOGO" w:date="2023-10-25T18:15:00Z">
              <w:rPr>
                <w:rFonts w:ascii="Cambria" w:hAnsi="Cambria" w:cs="Arial"/>
                <w:lang w:val="fr-ML"/>
              </w:rPr>
            </w:rPrChange>
          </w:rPr>
          <w:t xml:space="preserve">- à l’ensemble des usagers de </w:t>
        </w:r>
        <w:r w:rsidRPr="007A4AFC">
          <w:rPr>
            <w:rFonts w:ascii="Cambria" w:hAnsi="Cambria" w:cs="Arial"/>
            <w:bCs/>
            <w:color w:val="000000" w:themeColor="text1"/>
            <w:lang w:val="fr-ML"/>
            <w:rPrChange w:id="12889" w:author="Dr Mamadou SANOGO" w:date="2023-10-25T18:15:00Z">
              <w:rPr>
                <w:rFonts w:ascii="Cambria" w:hAnsi="Cambria" w:cs="Arial"/>
                <w:bCs/>
                <w:lang w:val="fr-ML"/>
              </w:rPr>
            </w:rPrChange>
          </w:rPr>
          <w:t>l’École Privée de Santé Félix Houphouët Boigny</w:t>
        </w:r>
        <w:r w:rsidRPr="007A4AFC">
          <w:rPr>
            <w:rFonts w:ascii="Cambria" w:hAnsi="Cambria" w:cs="Arial"/>
            <w:b/>
            <w:bCs/>
            <w:color w:val="000000" w:themeColor="text1"/>
            <w:lang w:val="fr-ML"/>
            <w:rPrChange w:id="12890" w:author="Dr Mamadou SANOGO" w:date="2023-10-25T18:15:00Z">
              <w:rPr>
                <w:rFonts w:ascii="Cambria" w:hAnsi="Cambria" w:cs="Arial"/>
                <w:b/>
                <w:bCs/>
                <w:lang w:val="fr-ML"/>
              </w:rPr>
            </w:rPrChange>
          </w:rPr>
          <w:t xml:space="preserve">, </w:t>
        </w:r>
        <w:r w:rsidRPr="007A4AFC">
          <w:rPr>
            <w:rFonts w:ascii="Cambria" w:hAnsi="Cambria" w:cs="Arial"/>
            <w:color w:val="000000" w:themeColor="text1"/>
            <w:lang w:val="fr-ML"/>
            <w:rPrChange w:id="12891" w:author="Dr Mamadou SANOGO" w:date="2023-10-25T18:15:00Z">
              <w:rPr>
                <w:rFonts w:ascii="Cambria" w:hAnsi="Cambria" w:cs="Arial"/>
                <w:lang w:val="fr-ML"/>
              </w:rPr>
            </w:rPrChange>
          </w:rPr>
          <w:t>notamment aux étudiants ;</w:t>
        </w:r>
      </w:ins>
    </w:p>
    <w:p w14:paraId="21F67721" w14:textId="77777777" w:rsidR="00D3265D" w:rsidRPr="007A4AFC" w:rsidRDefault="00D3265D" w:rsidP="00D3265D">
      <w:pPr>
        <w:widowControl w:val="0"/>
        <w:autoSpaceDE w:val="0"/>
        <w:autoSpaceDN w:val="0"/>
        <w:adjustRightInd w:val="0"/>
        <w:spacing w:line="240" w:lineRule="auto"/>
        <w:rPr>
          <w:ins w:id="12892" w:author="Dr Mamadou SANOGO" w:date="2023-10-25T16:41:00Z"/>
          <w:rFonts w:ascii="Cambria" w:hAnsi="Cambria" w:cs="Arial"/>
          <w:color w:val="000000" w:themeColor="text1"/>
          <w:lang w:val="fr-ML"/>
          <w:rPrChange w:id="12893" w:author="Dr Mamadou SANOGO" w:date="2023-10-25T18:15:00Z">
            <w:rPr>
              <w:ins w:id="12894" w:author="Dr Mamadou SANOGO" w:date="2023-10-25T16:41:00Z"/>
              <w:rFonts w:ascii="Cambria" w:hAnsi="Cambria" w:cs="Arial"/>
              <w:lang w:val="fr-ML"/>
            </w:rPr>
          </w:rPrChange>
        </w:rPr>
      </w:pPr>
      <w:ins w:id="12895" w:author="Dr Mamadou SANOGO" w:date="2023-10-25T16:41:00Z">
        <w:r w:rsidRPr="007A4AFC">
          <w:rPr>
            <w:rFonts w:ascii="Cambria" w:hAnsi="Cambria" w:cs="Arial"/>
            <w:color w:val="000000" w:themeColor="text1"/>
            <w:lang w:val="fr-ML"/>
            <w:rPrChange w:id="12896" w:author="Dr Mamadou SANOGO" w:date="2023-10-25T18:15:00Z">
              <w:rPr>
                <w:rFonts w:ascii="Cambria" w:hAnsi="Cambria" w:cs="Arial"/>
                <w:lang w:val="fr-ML"/>
              </w:rPr>
            </w:rPrChange>
          </w:rPr>
          <w:t>- à l’ensemble du personnel de l’École Privée de Santé Félix Houphouët Boigny  ;</w:t>
        </w:r>
      </w:ins>
    </w:p>
    <w:p w14:paraId="0744EDA8" w14:textId="77777777" w:rsidR="00D3265D" w:rsidRPr="007A4AFC" w:rsidRDefault="00D3265D" w:rsidP="00D3265D">
      <w:pPr>
        <w:widowControl w:val="0"/>
        <w:autoSpaceDE w:val="0"/>
        <w:autoSpaceDN w:val="0"/>
        <w:adjustRightInd w:val="0"/>
        <w:spacing w:line="240" w:lineRule="auto"/>
        <w:rPr>
          <w:ins w:id="12897" w:author="Dr Mamadou SANOGO" w:date="2023-10-25T16:41:00Z"/>
          <w:rFonts w:ascii="Cambria" w:hAnsi="Cambria" w:cs="Arial"/>
          <w:color w:val="000000" w:themeColor="text1"/>
          <w:lang w:val="fr-ML"/>
          <w:rPrChange w:id="12898" w:author="Dr Mamadou SANOGO" w:date="2023-10-25T18:15:00Z">
            <w:rPr>
              <w:ins w:id="12899" w:author="Dr Mamadou SANOGO" w:date="2023-10-25T16:41:00Z"/>
              <w:rFonts w:ascii="Cambria" w:hAnsi="Cambria" w:cs="Arial"/>
              <w:lang w:val="fr-ML"/>
            </w:rPr>
          </w:rPrChange>
        </w:rPr>
      </w:pPr>
      <w:ins w:id="12900" w:author="Dr Mamadou SANOGO" w:date="2023-10-25T16:41:00Z">
        <w:r w:rsidRPr="007A4AFC">
          <w:rPr>
            <w:rFonts w:ascii="Cambria" w:hAnsi="Cambria" w:cs="Arial"/>
            <w:color w:val="000000" w:themeColor="text1"/>
            <w:lang w:val="fr-ML"/>
            <w:rPrChange w:id="12901" w:author="Dr Mamadou SANOGO" w:date="2023-10-25T18:15:00Z">
              <w:rPr>
                <w:rFonts w:ascii="Cambria" w:hAnsi="Cambria" w:cs="Arial"/>
                <w:lang w:val="fr-ML"/>
              </w:rPr>
            </w:rPrChange>
          </w:rPr>
          <w:t>- et, d’une manière générale, à toute personne physique ou morale présente, à quelque titre que ce soit, au sein de l’École Privée de Santé Félix Houphouët Boigny (ex : personnel d’organismes extérieurs ou hébergés, prestataires, visiteurs, invités, collaborateurs bénévoles….).</w:t>
        </w:r>
      </w:ins>
    </w:p>
    <w:p w14:paraId="7A5DF023" w14:textId="77777777" w:rsidR="00D3265D" w:rsidRPr="007A4AFC" w:rsidRDefault="00D3265D" w:rsidP="00D3265D">
      <w:pPr>
        <w:widowControl w:val="0"/>
        <w:autoSpaceDE w:val="0"/>
        <w:autoSpaceDN w:val="0"/>
        <w:adjustRightInd w:val="0"/>
        <w:spacing w:line="240" w:lineRule="auto"/>
        <w:rPr>
          <w:ins w:id="12902" w:author="Dr Mamadou SANOGO" w:date="2023-10-25T16:41:00Z"/>
          <w:rFonts w:ascii="Cambria" w:hAnsi="Cambria" w:cs="Arial"/>
          <w:color w:val="000000" w:themeColor="text1"/>
          <w:sz w:val="10"/>
          <w:lang w:val="fr-ML"/>
          <w:rPrChange w:id="12903" w:author="Dr Mamadou SANOGO" w:date="2023-10-25T18:15:00Z">
            <w:rPr>
              <w:ins w:id="12904" w:author="Dr Mamadou SANOGO" w:date="2023-10-25T16:41:00Z"/>
              <w:rFonts w:ascii="Cambria" w:hAnsi="Cambria" w:cs="Arial"/>
              <w:sz w:val="10"/>
              <w:lang w:val="fr-ML"/>
            </w:rPr>
          </w:rPrChange>
        </w:rPr>
      </w:pPr>
    </w:p>
    <w:p w14:paraId="00D27211" w14:textId="77777777" w:rsidR="00D3265D" w:rsidRPr="007A4AFC" w:rsidRDefault="00D3265D" w:rsidP="00D3265D">
      <w:pPr>
        <w:widowControl w:val="0"/>
        <w:autoSpaceDE w:val="0"/>
        <w:autoSpaceDN w:val="0"/>
        <w:adjustRightInd w:val="0"/>
        <w:spacing w:line="240" w:lineRule="auto"/>
        <w:rPr>
          <w:ins w:id="12905" w:author="Dr Mamadou SANOGO" w:date="2023-10-25T16:41:00Z"/>
          <w:rFonts w:ascii="Cambria" w:hAnsi="Cambria" w:cs="Arial"/>
          <w:color w:val="000000" w:themeColor="text1"/>
          <w:lang w:val="fr-ML"/>
          <w:rPrChange w:id="12906" w:author="Dr Mamadou SANOGO" w:date="2023-10-25T18:15:00Z">
            <w:rPr>
              <w:ins w:id="12907" w:author="Dr Mamadou SANOGO" w:date="2023-10-25T16:41:00Z"/>
              <w:rFonts w:ascii="Cambria" w:hAnsi="Cambria" w:cs="Arial"/>
              <w:lang w:val="fr-ML"/>
            </w:rPr>
          </w:rPrChange>
        </w:rPr>
      </w:pPr>
      <w:ins w:id="12908" w:author="Dr Mamadou SANOGO" w:date="2023-10-25T16:41:00Z">
        <w:r w:rsidRPr="007A4AFC">
          <w:rPr>
            <w:rFonts w:ascii="Cambria" w:hAnsi="Cambria" w:cs="Arial"/>
            <w:b/>
            <w:bCs/>
            <w:color w:val="000000" w:themeColor="text1"/>
            <w:lang w:val="fr-ML"/>
            <w:rPrChange w:id="12909" w:author="Dr Mamadou SANOGO" w:date="2023-10-25T18:15:00Z">
              <w:rPr>
                <w:rFonts w:ascii="Cambria" w:hAnsi="Cambria" w:cs="Arial"/>
                <w:b/>
                <w:bCs/>
                <w:lang w:val="fr-ML"/>
              </w:rPr>
            </w:rPrChange>
          </w:rPr>
          <w:t>Article 2 – Hiérarchie des règlements intérieurs</w:t>
        </w:r>
      </w:ins>
    </w:p>
    <w:p w14:paraId="246EB9B0" w14:textId="77777777" w:rsidR="00D3265D" w:rsidRPr="007A4AFC" w:rsidRDefault="00D3265D" w:rsidP="00D3265D">
      <w:pPr>
        <w:widowControl w:val="0"/>
        <w:autoSpaceDE w:val="0"/>
        <w:autoSpaceDN w:val="0"/>
        <w:adjustRightInd w:val="0"/>
        <w:spacing w:line="240" w:lineRule="auto"/>
        <w:rPr>
          <w:ins w:id="12910" w:author="Dr Mamadou SANOGO" w:date="2023-10-25T16:41:00Z"/>
          <w:rFonts w:ascii="Cambria" w:hAnsi="Cambria" w:cs="Arial"/>
          <w:color w:val="000000" w:themeColor="text1"/>
          <w:lang w:val="fr-ML"/>
          <w:rPrChange w:id="12911" w:author="Dr Mamadou SANOGO" w:date="2023-10-25T18:15:00Z">
            <w:rPr>
              <w:ins w:id="12912" w:author="Dr Mamadou SANOGO" w:date="2023-10-25T16:41:00Z"/>
              <w:rFonts w:ascii="Cambria" w:hAnsi="Cambria" w:cs="Arial"/>
              <w:lang w:val="fr-ML"/>
            </w:rPr>
          </w:rPrChange>
        </w:rPr>
      </w:pPr>
      <w:ins w:id="12913" w:author="Dr Mamadou SANOGO" w:date="2023-10-25T16:41:00Z">
        <w:r w:rsidRPr="007A4AFC">
          <w:rPr>
            <w:rFonts w:ascii="Cambria" w:hAnsi="Cambria" w:cs="Arial"/>
            <w:b/>
            <w:bCs/>
            <w:color w:val="000000" w:themeColor="text1"/>
            <w:lang w:val="fr-ML"/>
            <w:rPrChange w:id="12914" w:author="Dr Mamadou SANOGO" w:date="2023-10-25T18:15:00Z">
              <w:rPr>
                <w:rFonts w:ascii="Cambria" w:hAnsi="Cambria" w:cs="Arial"/>
                <w:b/>
                <w:bCs/>
                <w:lang w:val="fr-ML"/>
              </w:rPr>
            </w:rPrChange>
          </w:rPr>
          <w:t xml:space="preserve">2-1 </w:t>
        </w:r>
        <w:r w:rsidRPr="007A4AFC">
          <w:rPr>
            <w:rFonts w:ascii="Cambria" w:hAnsi="Cambria" w:cs="Arial"/>
            <w:color w:val="000000" w:themeColor="text1"/>
            <w:lang w:val="fr-ML"/>
            <w:rPrChange w:id="12915" w:author="Dr Mamadou SANOGO" w:date="2023-10-25T18:15:00Z">
              <w:rPr>
                <w:rFonts w:ascii="Cambria" w:hAnsi="Cambria" w:cs="Arial"/>
                <w:lang w:val="fr-ML"/>
              </w:rPr>
            </w:rPrChange>
          </w:rPr>
          <w:t>Aucune disposition des règlements intérieurs des différentes composantes de l’École Privée de Santé Félix Houphouët Boigny ne peut faire obstacle à l’application du présent règlement intérieur.</w:t>
        </w:r>
      </w:ins>
    </w:p>
    <w:p w14:paraId="46D661AA" w14:textId="77777777" w:rsidR="00D3265D" w:rsidRPr="007A4AFC" w:rsidRDefault="00D3265D" w:rsidP="00D3265D">
      <w:pPr>
        <w:widowControl w:val="0"/>
        <w:autoSpaceDE w:val="0"/>
        <w:autoSpaceDN w:val="0"/>
        <w:adjustRightInd w:val="0"/>
        <w:spacing w:line="240" w:lineRule="auto"/>
        <w:rPr>
          <w:ins w:id="12916" w:author="Dr Mamadou SANOGO" w:date="2023-10-25T16:41:00Z"/>
          <w:rFonts w:ascii="Cambria" w:hAnsi="Cambria" w:cs="Arial"/>
          <w:color w:val="000000" w:themeColor="text1"/>
          <w:lang w:val="fr-ML"/>
          <w:rPrChange w:id="12917" w:author="Dr Mamadou SANOGO" w:date="2023-10-25T18:15:00Z">
            <w:rPr>
              <w:ins w:id="12918" w:author="Dr Mamadou SANOGO" w:date="2023-10-25T16:41:00Z"/>
              <w:rFonts w:ascii="Cambria" w:hAnsi="Cambria" w:cs="Arial"/>
              <w:lang w:val="fr-ML"/>
            </w:rPr>
          </w:rPrChange>
        </w:rPr>
      </w:pPr>
      <w:ins w:id="12919" w:author="Dr Mamadou SANOGO" w:date="2023-10-25T16:41:00Z">
        <w:r w:rsidRPr="007A4AFC">
          <w:rPr>
            <w:rFonts w:ascii="Cambria" w:hAnsi="Cambria" w:cs="Arial"/>
            <w:b/>
            <w:bCs/>
            <w:color w:val="000000" w:themeColor="text1"/>
            <w:lang w:val="fr-ML"/>
            <w:rPrChange w:id="12920" w:author="Dr Mamadou SANOGO" w:date="2023-10-25T18:15:00Z">
              <w:rPr>
                <w:rFonts w:ascii="Cambria" w:hAnsi="Cambria" w:cs="Arial"/>
                <w:b/>
                <w:bCs/>
                <w:lang w:val="fr-ML"/>
              </w:rPr>
            </w:rPrChange>
          </w:rPr>
          <w:t xml:space="preserve">2-2 </w:t>
        </w:r>
        <w:r w:rsidRPr="007A4AFC">
          <w:rPr>
            <w:rFonts w:ascii="Cambria" w:hAnsi="Cambria" w:cs="Arial"/>
            <w:color w:val="000000" w:themeColor="text1"/>
            <w:lang w:val="fr-ML"/>
            <w:rPrChange w:id="12921" w:author="Dr Mamadou SANOGO" w:date="2023-10-25T18:15:00Z">
              <w:rPr>
                <w:rFonts w:ascii="Cambria" w:hAnsi="Cambria" w:cs="Arial"/>
                <w:lang w:val="fr-ML"/>
              </w:rPr>
            </w:rPrChange>
          </w:rPr>
          <w:t>Les personnes relevant d’établissements ou d’organismes distincts de l’École Privée de Santé Félix Houphouët Boigny ne peuvent se prévaloir de dispositions propres qui seraient contraires ou incompatibles avec les dispositions du présent règlement intérieur ou des règlements intérieurs des différentes composantes de l’École Privée de Santé Félix Houphouët Boigny  .</w:t>
        </w:r>
      </w:ins>
    </w:p>
    <w:p w14:paraId="296D9C1A" w14:textId="77777777" w:rsidR="00D3265D" w:rsidRPr="007A4AFC" w:rsidRDefault="00D3265D" w:rsidP="00D3265D">
      <w:pPr>
        <w:widowControl w:val="0"/>
        <w:autoSpaceDE w:val="0"/>
        <w:autoSpaceDN w:val="0"/>
        <w:adjustRightInd w:val="0"/>
        <w:spacing w:line="240" w:lineRule="auto"/>
        <w:rPr>
          <w:ins w:id="12922" w:author="Dr Mamadou SANOGO" w:date="2023-10-25T16:41:00Z"/>
          <w:rFonts w:ascii="Cambria" w:hAnsi="Cambria" w:cs="Arial"/>
          <w:color w:val="000000" w:themeColor="text1"/>
          <w:sz w:val="10"/>
          <w:lang w:val="fr-ML"/>
          <w:rPrChange w:id="12923" w:author="Dr Mamadou SANOGO" w:date="2023-10-25T18:15:00Z">
            <w:rPr>
              <w:ins w:id="12924" w:author="Dr Mamadou SANOGO" w:date="2023-10-25T16:41:00Z"/>
              <w:rFonts w:ascii="Cambria" w:hAnsi="Cambria" w:cs="Arial"/>
              <w:sz w:val="10"/>
              <w:lang w:val="fr-ML"/>
            </w:rPr>
          </w:rPrChange>
        </w:rPr>
      </w:pPr>
    </w:p>
    <w:p w14:paraId="6D0A4B70" w14:textId="77777777" w:rsidR="00D3265D" w:rsidRPr="007A4AFC" w:rsidRDefault="00D3265D" w:rsidP="00D3265D">
      <w:pPr>
        <w:widowControl w:val="0"/>
        <w:autoSpaceDE w:val="0"/>
        <w:autoSpaceDN w:val="0"/>
        <w:adjustRightInd w:val="0"/>
        <w:spacing w:line="240" w:lineRule="auto"/>
        <w:rPr>
          <w:ins w:id="12925" w:author="Dr Mamadou SANOGO" w:date="2023-10-25T16:41:00Z"/>
          <w:rFonts w:ascii="Cambria" w:hAnsi="Cambria" w:cs="Arial"/>
          <w:b/>
          <w:bCs/>
          <w:color w:val="000000" w:themeColor="text1"/>
          <w:lang w:val="fr-ML"/>
          <w:rPrChange w:id="12926" w:author="Dr Mamadou SANOGO" w:date="2023-10-25T18:15:00Z">
            <w:rPr>
              <w:ins w:id="12927" w:author="Dr Mamadou SANOGO" w:date="2023-10-25T16:41:00Z"/>
              <w:rFonts w:ascii="Cambria" w:hAnsi="Cambria" w:cs="Arial"/>
              <w:b/>
              <w:bCs/>
              <w:lang w:val="fr-ML"/>
            </w:rPr>
          </w:rPrChange>
        </w:rPr>
      </w:pPr>
      <w:ins w:id="12928" w:author="Dr Mamadou SANOGO" w:date="2023-10-25T16:41:00Z">
        <w:r w:rsidRPr="007A4AFC">
          <w:rPr>
            <w:rFonts w:ascii="Cambria" w:hAnsi="Cambria" w:cs="Arial"/>
            <w:b/>
            <w:bCs/>
            <w:color w:val="000000" w:themeColor="text1"/>
            <w:lang w:val="fr-ML"/>
            <w:rPrChange w:id="12929" w:author="Dr Mamadou SANOGO" w:date="2023-10-25T18:15:00Z">
              <w:rPr>
                <w:rFonts w:ascii="Cambria" w:hAnsi="Cambria" w:cs="Arial"/>
                <w:b/>
                <w:bCs/>
                <w:lang w:val="fr-ML"/>
              </w:rPr>
            </w:rPrChange>
          </w:rPr>
          <w:t xml:space="preserve">TITRE I : DISPOSITIONS COMMUNES CHAPITRE I : DISPOSITIONS GENERALES </w:t>
        </w:r>
      </w:ins>
    </w:p>
    <w:p w14:paraId="3EFCF828" w14:textId="77777777" w:rsidR="00D3265D" w:rsidRPr="007A4AFC" w:rsidRDefault="00D3265D" w:rsidP="00D3265D">
      <w:pPr>
        <w:widowControl w:val="0"/>
        <w:autoSpaceDE w:val="0"/>
        <w:autoSpaceDN w:val="0"/>
        <w:adjustRightInd w:val="0"/>
        <w:spacing w:line="240" w:lineRule="auto"/>
        <w:rPr>
          <w:ins w:id="12930" w:author="Dr Mamadou SANOGO" w:date="2023-10-25T16:41:00Z"/>
          <w:rFonts w:ascii="Cambria" w:hAnsi="Cambria" w:cs="Arial"/>
          <w:b/>
          <w:bCs/>
          <w:color w:val="000000" w:themeColor="text1"/>
          <w:sz w:val="6"/>
          <w:lang w:val="fr-ML"/>
          <w:rPrChange w:id="12931" w:author="Dr Mamadou SANOGO" w:date="2023-10-25T18:15:00Z">
            <w:rPr>
              <w:ins w:id="12932" w:author="Dr Mamadou SANOGO" w:date="2023-10-25T16:41:00Z"/>
              <w:rFonts w:ascii="Cambria" w:hAnsi="Cambria" w:cs="Arial"/>
              <w:b/>
              <w:bCs/>
              <w:sz w:val="6"/>
              <w:lang w:val="fr-ML"/>
            </w:rPr>
          </w:rPrChange>
        </w:rPr>
      </w:pPr>
    </w:p>
    <w:p w14:paraId="09C8E2BD" w14:textId="77777777" w:rsidR="00D3265D" w:rsidRPr="007A4AFC" w:rsidRDefault="00D3265D" w:rsidP="00D3265D">
      <w:pPr>
        <w:widowControl w:val="0"/>
        <w:autoSpaceDE w:val="0"/>
        <w:autoSpaceDN w:val="0"/>
        <w:adjustRightInd w:val="0"/>
        <w:spacing w:line="240" w:lineRule="auto"/>
        <w:rPr>
          <w:ins w:id="12933" w:author="Dr Mamadou SANOGO" w:date="2023-10-25T16:41:00Z"/>
          <w:rFonts w:ascii="Cambria" w:hAnsi="Cambria" w:cs="Arial"/>
          <w:color w:val="000000" w:themeColor="text1"/>
          <w:lang w:val="fr-ML"/>
          <w:rPrChange w:id="12934" w:author="Dr Mamadou SANOGO" w:date="2023-10-25T18:15:00Z">
            <w:rPr>
              <w:ins w:id="12935" w:author="Dr Mamadou SANOGO" w:date="2023-10-25T16:41:00Z"/>
              <w:rFonts w:ascii="Cambria" w:hAnsi="Cambria" w:cs="Arial"/>
              <w:lang w:val="fr-ML"/>
            </w:rPr>
          </w:rPrChange>
        </w:rPr>
      </w:pPr>
      <w:ins w:id="12936" w:author="Dr Mamadou SANOGO" w:date="2023-10-25T16:41:00Z">
        <w:r w:rsidRPr="007A4AFC">
          <w:rPr>
            <w:rFonts w:ascii="Cambria" w:hAnsi="Cambria" w:cs="Arial"/>
            <w:b/>
            <w:bCs/>
            <w:color w:val="000000" w:themeColor="text1"/>
            <w:lang w:val="fr-ML"/>
            <w:rPrChange w:id="12937" w:author="Dr Mamadou SANOGO" w:date="2023-10-25T18:15:00Z">
              <w:rPr>
                <w:rFonts w:ascii="Cambria" w:hAnsi="Cambria" w:cs="Arial"/>
                <w:b/>
                <w:bCs/>
                <w:lang w:val="fr-ML"/>
              </w:rPr>
            </w:rPrChange>
          </w:rPr>
          <w:t>Article 3 - Comportement général</w:t>
        </w:r>
      </w:ins>
    </w:p>
    <w:p w14:paraId="7AAF15B8" w14:textId="77777777" w:rsidR="00D3265D" w:rsidRPr="007A4AFC" w:rsidRDefault="00D3265D" w:rsidP="00D3265D">
      <w:pPr>
        <w:widowControl w:val="0"/>
        <w:autoSpaceDE w:val="0"/>
        <w:autoSpaceDN w:val="0"/>
        <w:adjustRightInd w:val="0"/>
        <w:spacing w:line="240" w:lineRule="auto"/>
        <w:rPr>
          <w:ins w:id="12938" w:author="Dr Mamadou SANOGO" w:date="2023-10-25T16:41:00Z"/>
          <w:rFonts w:ascii="Cambria" w:hAnsi="Cambria" w:cs="Arial"/>
          <w:color w:val="000000" w:themeColor="text1"/>
          <w:lang w:val="fr-ML"/>
          <w:rPrChange w:id="12939" w:author="Dr Mamadou SANOGO" w:date="2023-10-25T18:15:00Z">
            <w:rPr>
              <w:ins w:id="12940" w:author="Dr Mamadou SANOGO" w:date="2023-10-25T16:41:00Z"/>
              <w:rFonts w:ascii="Cambria" w:hAnsi="Cambria" w:cs="Arial"/>
              <w:lang w:val="fr-ML"/>
            </w:rPr>
          </w:rPrChange>
        </w:rPr>
      </w:pPr>
      <w:ins w:id="12941" w:author="Dr Mamadou SANOGO" w:date="2023-10-25T16:41:00Z">
        <w:r w:rsidRPr="007A4AFC">
          <w:rPr>
            <w:rFonts w:ascii="Cambria" w:hAnsi="Cambria" w:cs="Arial"/>
            <w:b/>
            <w:bCs/>
            <w:color w:val="000000" w:themeColor="text1"/>
            <w:lang w:val="fr-ML"/>
            <w:rPrChange w:id="12942" w:author="Dr Mamadou SANOGO" w:date="2023-10-25T18:15:00Z">
              <w:rPr>
                <w:rFonts w:ascii="Cambria" w:hAnsi="Cambria" w:cs="Arial"/>
                <w:b/>
                <w:bCs/>
                <w:lang w:val="fr-ML"/>
              </w:rPr>
            </w:rPrChange>
          </w:rPr>
          <w:t xml:space="preserve">3-1 </w:t>
        </w:r>
        <w:r w:rsidRPr="007A4AFC">
          <w:rPr>
            <w:rFonts w:ascii="Cambria" w:hAnsi="Cambria" w:cs="Arial"/>
            <w:color w:val="000000" w:themeColor="text1"/>
            <w:lang w:val="fr-ML"/>
            <w:rPrChange w:id="12943" w:author="Dr Mamadou SANOGO" w:date="2023-10-25T18:15:00Z">
              <w:rPr>
                <w:rFonts w:ascii="Cambria" w:hAnsi="Cambria" w:cs="Arial"/>
                <w:lang w:val="fr-ML"/>
              </w:rPr>
            </w:rPrChange>
          </w:rPr>
          <w:t>Les comportements individuels (notamment acte, attitude, propos ou tenue) ne doivent pas être de nature à :</w:t>
        </w:r>
      </w:ins>
    </w:p>
    <w:p w14:paraId="29E1225D" w14:textId="77777777" w:rsidR="00D3265D" w:rsidRPr="007A4AFC" w:rsidRDefault="00D3265D" w:rsidP="00D3265D">
      <w:pPr>
        <w:widowControl w:val="0"/>
        <w:autoSpaceDE w:val="0"/>
        <w:autoSpaceDN w:val="0"/>
        <w:adjustRightInd w:val="0"/>
        <w:spacing w:line="240" w:lineRule="auto"/>
        <w:rPr>
          <w:ins w:id="12944" w:author="Dr Mamadou SANOGO" w:date="2023-10-25T16:41:00Z"/>
          <w:rFonts w:ascii="Cambria" w:hAnsi="Cambria" w:cs="Arial"/>
          <w:color w:val="000000" w:themeColor="text1"/>
          <w:lang w:val="fr-ML"/>
          <w:rPrChange w:id="12945" w:author="Dr Mamadou SANOGO" w:date="2023-10-25T18:15:00Z">
            <w:rPr>
              <w:ins w:id="12946" w:author="Dr Mamadou SANOGO" w:date="2023-10-25T16:41:00Z"/>
              <w:rFonts w:ascii="Cambria" w:hAnsi="Cambria" w:cs="Arial"/>
              <w:lang w:val="fr-ML"/>
            </w:rPr>
          </w:rPrChange>
        </w:rPr>
      </w:pPr>
      <w:ins w:id="12947" w:author="Dr Mamadou SANOGO" w:date="2023-10-25T16:41:00Z">
        <w:r w:rsidRPr="007A4AFC">
          <w:rPr>
            <w:rFonts w:ascii="Cambria" w:hAnsi="Cambria" w:cs="Arial"/>
            <w:color w:val="000000" w:themeColor="text1"/>
            <w:lang w:val="fr-ML"/>
            <w:rPrChange w:id="12948" w:author="Dr Mamadou SANOGO" w:date="2023-10-25T18:15:00Z">
              <w:rPr>
                <w:rFonts w:ascii="Cambria" w:hAnsi="Cambria" w:cs="Arial"/>
                <w:lang w:val="fr-ML"/>
              </w:rPr>
            </w:rPrChange>
          </w:rPr>
          <w:t>- porter atteinte à l’ordre public et au bon fonctionnement de l’École Privée de Santé Félix Houphouët Boigny ;</w:t>
        </w:r>
      </w:ins>
    </w:p>
    <w:p w14:paraId="3CF020A1" w14:textId="77777777" w:rsidR="00D3265D" w:rsidRPr="007A4AFC" w:rsidRDefault="00D3265D" w:rsidP="00D3265D">
      <w:pPr>
        <w:widowControl w:val="0"/>
        <w:autoSpaceDE w:val="0"/>
        <w:autoSpaceDN w:val="0"/>
        <w:adjustRightInd w:val="0"/>
        <w:spacing w:line="240" w:lineRule="auto"/>
        <w:rPr>
          <w:ins w:id="12949" w:author="Dr Mamadou SANOGO" w:date="2023-10-25T16:41:00Z"/>
          <w:rFonts w:ascii="Cambria" w:hAnsi="Cambria" w:cs="Arial"/>
          <w:color w:val="000000" w:themeColor="text1"/>
          <w:lang w:val="fr-ML"/>
          <w:rPrChange w:id="12950" w:author="Dr Mamadou SANOGO" w:date="2023-10-25T18:15:00Z">
            <w:rPr>
              <w:ins w:id="12951" w:author="Dr Mamadou SANOGO" w:date="2023-10-25T16:41:00Z"/>
              <w:rFonts w:ascii="Cambria" w:hAnsi="Cambria" w:cs="Arial"/>
              <w:lang w:val="fr-ML"/>
            </w:rPr>
          </w:rPrChange>
        </w:rPr>
      </w:pPr>
      <w:ins w:id="12952" w:author="Dr Mamadou SANOGO" w:date="2023-10-25T16:41:00Z">
        <w:r w:rsidRPr="007A4AFC">
          <w:rPr>
            <w:rFonts w:ascii="Cambria" w:hAnsi="Cambria" w:cs="Arial"/>
            <w:color w:val="000000" w:themeColor="text1"/>
            <w:lang w:val="fr-ML"/>
            <w:rPrChange w:id="12953" w:author="Dr Mamadou SANOGO" w:date="2023-10-25T18:15:00Z">
              <w:rPr>
                <w:rFonts w:ascii="Cambria" w:hAnsi="Cambria" w:cs="Arial"/>
                <w:lang w:val="fr-ML"/>
              </w:rPr>
            </w:rPrChange>
          </w:rPr>
          <w:t>- créer une perturbation dans le déroulement des activités d’enseignement et de recherche (cours, examens…), administratives, sportives et culturelles et, en général, de toute manifestation autorisée sur les différents sites de l’École Privée de Santé Félix Houphouët Boigny ;</w:t>
        </w:r>
      </w:ins>
    </w:p>
    <w:p w14:paraId="632087F8" w14:textId="77777777" w:rsidR="00D3265D" w:rsidRPr="007A4AFC" w:rsidRDefault="00D3265D" w:rsidP="00D3265D">
      <w:pPr>
        <w:widowControl w:val="0"/>
        <w:autoSpaceDE w:val="0"/>
        <w:autoSpaceDN w:val="0"/>
        <w:adjustRightInd w:val="0"/>
        <w:spacing w:line="240" w:lineRule="auto"/>
        <w:rPr>
          <w:ins w:id="12954" w:author="Dr Mamadou SANOGO" w:date="2023-10-25T16:41:00Z"/>
          <w:rFonts w:ascii="Cambria" w:hAnsi="Cambria" w:cs="Arial"/>
          <w:color w:val="000000" w:themeColor="text1"/>
          <w:lang w:val="fr-ML"/>
          <w:rPrChange w:id="12955" w:author="Dr Mamadou SANOGO" w:date="2023-10-25T18:15:00Z">
            <w:rPr>
              <w:ins w:id="12956" w:author="Dr Mamadou SANOGO" w:date="2023-10-25T16:41:00Z"/>
              <w:rFonts w:ascii="Cambria" w:hAnsi="Cambria" w:cs="Arial"/>
              <w:lang w:val="fr-ML"/>
            </w:rPr>
          </w:rPrChange>
        </w:rPr>
      </w:pPr>
      <w:ins w:id="12957" w:author="Dr Mamadou SANOGO" w:date="2023-10-25T16:41:00Z">
        <w:r w:rsidRPr="007A4AFC">
          <w:rPr>
            <w:rFonts w:ascii="Cambria" w:hAnsi="Cambria" w:cs="Arial"/>
            <w:color w:val="000000" w:themeColor="text1"/>
            <w:lang w:val="fr-ML"/>
            <w:rPrChange w:id="12958" w:author="Dr Mamadou SANOGO" w:date="2023-10-25T18:15:00Z">
              <w:rPr>
                <w:rFonts w:ascii="Cambria" w:hAnsi="Cambria" w:cs="Arial"/>
                <w:lang w:val="fr-ML"/>
              </w:rPr>
            </w:rPrChange>
          </w:rPr>
          <w:t>- porter atteinte au principe de laïcité du service privé de l’enseignement supérieur ;</w:t>
        </w:r>
      </w:ins>
    </w:p>
    <w:p w14:paraId="720D19DF" w14:textId="77777777" w:rsidR="00D3265D" w:rsidRPr="007A4AFC" w:rsidRDefault="00D3265D" w:rsidP="00D3265D">
      <w:pPr>
        <w:widowControl w:val="0"/>
        <w:autoSpaceDE w:val="0"/>
        <w:autoSpaceDN w:val="0"/>
        <w:adjustRightInd w:val="0"/>
        <w:spacing w:line="240" w:lineRule="auto"/>
        <w:rPr>
          <w:ins w:id="12959" w:author="Dr Mamadou SANOGO" w:date="2023-10-25T16:41:00Z"/>
          <w:rFonts w:ascii="Cambria" w:hAnsi="Cambria" w:cs="Arial"/>
          <w:color w:val="000000" w:themeColor="text1"/>
          <w:lang w:val="fr-ML"/>
          <w:rPrChange w:id="12960" w:author="Dr Mamadou SANOGO" w:date="2023-10-25T18:15:00Z">
            <w:rPr>
              <w:ins w:id="12961" w:author="Dr Mamadou SANOGO" w:date="2023-10-25T16:41:00Z"/>
              <w:rFonts w:ascii="Cambria" w:hAnsi="Cambria" w:cs="Arial"/>
              <w:lang w:val="fr-ML"/>
            </w:rPr>
          </w:rPrChange>
        </w:rPr>
      </w:pPr>
      <w:ins w:id="12962" w:author="Dr Mamadou SANOGO" w:date="2023-10-25T16:41:00Z">
        <w:r w:rsidRPr="007A4AFC">
          <w:rPr>
            <w:rFonts w:ascii="Cambria" w:hAnsi="Cambria" w:cs="Arial"/>
            <w:color w:val="000000" w:themeColor="text1"/>
            <w:lang w:val="fr-ML"/>
            <w:rPrChange w:id="12963" w:author="Dr Mamadou SANOGO" w:date="2023-10-25T18:15:00Z">
              <w:rPr>
                <w:rFonts w:ascii="Cambria" w:hAnsi="Cambria" w:cs="Arial"/>
                <w:lang w:val="fr-ML"/>
              </w:rPr>
            </w:rPrChange>
          </w:rPr>
          <w:t>- porter atteinte à la santé, l’hygiène et la sécurité des personnes et des biens.</w:t>
        </w:r>
      </w:ins>
    </w:p>
    <w:p w14:paraId="7BA6659C" w14:textId="77777777" w:rsidR="00D3265D" w:rsidRPr="007A4AFC" w:rsidRDefault="00D3265D" w:rsidP="00D3265D">
      <w:pPr>
        <w:widowControl w:val="0"/>
        <w:autoSpaceDE w:val="0"/>
        <w:autoSpaceDN w:val="0"/>
        <w:adjustRightInd w:val="0"/>
        <w:spacing w:line="240" w:lineRule="auto"/>
        <w:rPr>
          <w:ins w:id="12964" w:author="Dr Mamadou SANOGO" w:date="2023-10-25T16:41:00Z"/>
          <w:rFonts w:ascii="Cambria" w:hAnsi="Cambria" w:cs="Arial"/>
          <w:color w:val="000000" w:themeColor="text1"/>
          <w:lang w:val="fr-ML"/>
          <w:rPrChange w:id="12965" w:author="Dr Mamadou SANOGO" w:date="2023-10-25T18:15:00Z">
            <w:rPr>
              <w:ins w:id="12966" w:author="Dr Mamadou SANOGO" w:date="2023-10-25T16:41:00Z"/>
              <w:rFonts w:ascii="Cambria" w:hAnsi="Cambria" w:cs="Arial"/>
              <w:lang w:val="fr-ML"/>
            </w:rPr>
          </w:rPrChange>
        </w:rPr>
      </w:pPr>
      <w:ins w:id="12967" w:author="Dr Mamadou SANOGO" w:date="2023-10-25T16:41:00Z">
        <w:r w:rsidRPr="007A4AFC">
          <w:rPr>
            <w:rFonts w:ascii="Cambria" w:hAnsi="Cambria" w:cs="Arial"/>
            <w:b/>
            <w:bCs/>
            <w:color w:val="000000" w:themeColor="text1"/>
            <w:lang w:val="fr-ML"/>
            <w:rPrChange w:id="12968" w:author="Dr Mamadou SANOGO" w:date="2023-10-25T18:15:00Z">
              <w:rPr>
                <w:rFonts w:ascii="Cambria" w:hAnsi="Cambria" w:cs="Arial"/>
                <w:b/>
                <w:bCs/>
                <w:lang w:val="fr-ML"/>
              </w:rPr>
            </w:rPrChange>
          </w:rPr>
          <w:t xml:space="preserve">3-2 </w:t>
        </w:r>
        <w:r w:rsidRPr="007A4AFC">
          <w:rPr>
            <w:rFonts w:ascii="Cambria" w:hAnsi="Cambria" w:cs="Arial"/>
            <w:color w:val="000000" w:themeColor="text1"/>
            <w:lang w:val="fr-ML"/>
            <w:rPrChange w:id="12969" w:author="Dr Mamadou SANOGO" w:date="2023-10-25T18:15:00Z">
              <w:rPr>
                <w:rFonts w:ascii="Cambria" w:hAnsi="Cambria" w:cs="Arial"/>
                <w:lang w:val="fr-ML"/>
              </w:rPr>
            </w:rPrChange>
          </w:rPr>
          <w:t>D’une manière générale, les comportements individuels doivent être conformes aux règles communément admises en matière de respect d’autrui et de civilité, ainsi qu’aux lois et règlements en vigueur.</w:t>
        </w:r>
      </w:ins>
    </w:p>
    <w:p w14:paraId="39951D90" w14:textId="77777777" w:rsidR="00D3265D" w:rsidRPr="007A4AFC" w:rsidRDefault="00D3265D" w:rsidP="00D3265D">
      <w:pPr>
        <w:widowControl w:val="0"/>
        <w:autoSpaceDE w:val="0"/>
        <w:autoSpaceDN w:val="0"/>
        <w:adjustRightInd w:val="0"/>
        <w:spacing w:line="240" w:lineRule="auto"/>
        <w:rPr>
          <w:ins w:id="12970" w:author="Dr Mamadou SANOGO" w:date="2023-10-25T16:41:00Z"/>
          <w:rFonts w:ascii="Cambria" w:hAnsi="Cambria" w:cs="Arial"/>
          <w:color w:val="000000" w:themeColor="text1"/>
          <w:sz w:val="10"/>
          <w:lang w:val="fr-ML"/>
          <w:rPrChange w:id="12971" w:author="Dr Mamadou SANOGO" w:date="2023-10-25T18:15:00Z">
            <w:rPr>
              <w:ins w:id="12972" w:author="Dr Mamadou SANOGO" w:date="2023-10-25T16:41:00Z"/>
              <w:rFonts w:ascii="Cambria" w:hAnsi="Cambria" w:cs="Arial"/>
              <w:sz w:val="10"/>
              <w:lang w:val="fr-ML"/>
            </w:rPr>
          </w:rPrChange>
        </w:rPr>
      </w:pPr>
    </w:p>
    <w:p w14:paraId="289BFBF3" w14:textId="77777777" w:rsidR="00D3265D" w:rsidRPr="007A4AFC" w:rsidRDefault="00D3265D" w:rsidP="00D3265D">
      <w:pPr>
        <w:widowControl w:val="0"/>
        <w:autoSpaceDE w:val="0"/>
        <w:autoSpaceDN w:val="0"/>
        <w:adjustRightInd w:val="0"/>
        <w:spacing w:line="240" w:lineRule="auto"/>
        <w:rPr>
          <w:ins w:id="12973" w:author="Dr Mamadou SANOGO" w:date="2023-10-25T16:41:00Z"/>
          <w:rFonts w:ascii="Cambria" w:hAnsi="Cambria" w:cs="Arial"/>
          <w:color w:val="000000" w:themeColor="text1"/>
          <w:lang w:val="fr-ML"/>
          <w:rPrChange w:id="12974" w:author="Dr Mamadou SANOGO" w:date="2023-10-25T18:15:00Z">
            <w:rPr>
              <w:ins w:id="12975" w:author="Dr Mamadou SANOGO" w:date="2023-10-25T16:41:00Z"/>
              <w:rFonts w:ascii="Cambria" w:hAnsi="Cambria" w:cs="Arial"/>
              <w:lang w:val="fr-ML"/>
            </w:rPr>
          </w:rPrChange>
        </w:rPr>
      </w:pPr>
      <w:ins w:id="12976" w:author="Dr Mamadou SANOGO" w:date="2023-10-25T16:41:00Z">
        <w:r w:rsidRPr="007A4AFC">
          <w:rPr>
            <w:rFonts w:ascii="Cambria" w:hAnsi="Cambria" w:cs="Arial"/>
            <w:b/>
            <w:bCs/>
            <w:color w:val="000000" w:themeColor="text1"/>
            <w:lang w:val="fr-ML"/>
            <w:rPrChange w:id="12977" w:author="Dr Mamadou SANOGO" w:date="2023-10-25T18:15:00Z">
              <w:rPr>
                <w:rFonts w:ascii="Cambria" w:hAnsi="Cambria" w:cs="Arial"/>
                <w:b/>
                <w:bCs/>
                <w:lang w:val="fr-ML"/>
              </w:rPr>
            </w:rPrChange>
          </w:rPr>
          <w:t>Article 4 - Harcèlement</w:t>
        </w:r>
      </w:ins>
    </w:p>
    <w:p w14:paraId="031D5C91" w14:textId="77777777" w:rsidR="00D3265D" w:rsidRPr="007A4AFC" w:rsidRDefault="00D3265D" w:rsidP="0027496F">
      <w:pPr>
        <w:widowControl w:val="0"/>
        <w:autoSpaceDE w:val="0"/>
        <w:autoSpaceDN w:val="0"/>
        <w:adjustRightInd w:val="0"/>
        <w:spacing w:line="240" w:lineRule="auto"/>
        <w:rPr>
          <w:ins w:id="12978" w:author="Dr Mamadou SANOGO" w:date="2023-10-25T16:41:00Z"/>
          <w:rFonts w:ascii="Cambria" w:hAnsi="Cambria" w:cs="Arial"/>
          <w:color w:val="000000" w:themeColor="text1"/>
          <w:lang w:val="fr-ML"/>
          <w:rPrChange w:id="12979" w:author="Dr Mamadou SANOGO" w:date="2023-10-25T18:15:00Z">
            <w:rPr>
              <w:ins w:id="12980" w:author="Dr Mamadou SANOGO" w:date="2023-10-25T16:41:00Z"/>
              <w:rFonts w:ascii="Cambria" w:hAnsi="Cambria" w:cs="Arial"/>
              <w:color w:val="000000"/>
              <w:lang w:val="fr-ML"/>
            </w:rPr>
          </w:rPrChange>
        </w:rPr>
      </w:pPr>
      <w:ins w:id="12981" w:author="Dr Mamadou SANOGO" w:date="2023-10-25T16:41:00Z">
        <w:r w:rsidRPr="007A4AFC">
          <w:rPr>
            <w:rFonts w:ascii="Cambria" w:hAnsi="Cambria" w:cs="Arial"/>
            <w:b/>
            <w:bCs/>
            <w:color w:val="000000" w:themeColor="text1"/>
            <w:lang w:val="fr-ML"/>
            <w:rPrChange w:id="12982" w:author="Dr Mamadou SANOGO" w:date="2023-10-25T18:15:00Z">
              <w:rPr>
                <w:rFonts w:ascii="Cambria" w:hAnsi="Cambria" w:cs="Arial"/>
                <w:b/>
                <w:bCs/>
                <w:lang w:val="fr-ML"/>
              </w:rPr>
            </w:rPrChange>
          </w:rPr>
          <w:t xml:space="preserve">4-1 </w:t>
        </w:r>
        <w:r w:rsidRPr="007A4AFC">
          <w:rPr>
            <w:rFonts w:ascii="Cambria" w:hAnsi="Cambria" w:cs="Arial"/>
            <w:color w:val="000000" w:themeColor="text1"/>
            <w:lang w:val="fr-ML"/>
            <w:rPrChange w:id="12983" w:author="Dr Mamadou SANOGO" w:date="2023-10-25T18:15:00Z">
              <w:rPr>
                <w:rFonts w:ascii="Cambria" w:hAnsi="Cambria" w:cs="Arial"/>
                <w:lang w:val="fr-ML"/>
              </w:rPr>
            </w:rPrChange>
          </w:rPr>
          <w:t xml:space="preserve">Sont </w:t>
        </w:r>
        <w:r w:rsidRPr="007A4AFC">
          <w:rPr>
            <w:rFonts w:ascii="Cambria" w:hAnsi="Cambria" w:cs="Arial"/>
            <w:color w:val="000000" w:themeColor="text1"/>
            <w:lang w:val="fr-ML"/>
            <w:rPrChange w:id="12984" w:author="Dr Mamadou SANOGO" w:date="2023-10-25T18:15:00Z">
              <w:rPr>
                <w:rFonts w:ascii="Cambria" w:hAnsi="Cambria" w:cs="Arial"/>
                <w:color w:val="1A1A1A"/>
                <w:lang w:val="fr-ML"/>
              </w:rPr>
            </w:rPrChange>
          </w:rPr>
          <w:t>des délits punissables dans les conditions prévues par le code pénal :</w:t>
        </w:r>
      </w:ins>
    </w:p>
    <w:p w14:paraId="1874DE80" w14:textId="77777777" w:rsidR="00D3265D" w:rsidRPr="007A4AFC" w:rsidRDefault="00D3265D" w:rsidP="0027496F">
      <w:pPr>
        <w:widowControl w:val="0"/>
        <w:autoSpaceDE w:val="0"/>
        <w:autoSpaceDN w:val="0"/>
        <w:adjustRightInd w:val="0"/>
        <w:spacing w:line="240" w:lineRule="auto"/>
        <w:rPr>
          <w:ins w:id="12985" w:author="Dr Mamadou SANOGO" w:date="2023-10-25T16:41:00Z"/>
          <w:rFonts w:ascii="Cambria" w:hAnsi="Cambria" w:cs="Arial"/>
          <w:color w:val="000000" w:themeColor="text1"/>
          <w:lang w:val="fr-ML"/>
          <w:rPrChange w:id="12986" w:author="Dr Mamadou SANOGO" w:date="2023-10-25T18:15:00Z">
            <w:rPr>
              <w:ins w:id="12987" w:author="Dr Mamadou SANOGO" w:date="2023-10-25T16:41:00Z"/>
              <w:rFonts w:ascii="Cambria" w:hAnsi="Cambria" w:cs="Arial"/>
              <w:color w:val="000000"/>
              <w:lang w:val="fr-ML"/>
            </w:rPr>
          </w:rPrChange>
        </w:rPr>
      </w:pPr>
      <w:ins w:id="12988" w:author="Dr Mamadou SANOGO" w:date="2023-10-25T16:41:00Z">
        <w:r w:rsidRPr="007A4AFC">
          <w:rPr>
            <w:rFonts w:ascii="Cambria" w:hAnsi="Cambria" w:cs="Arial"/>
            <w:color w:val="000000" w:themeColor="text1"/>
            <w:lang w:val="fr-ML"/>
            <w:rPrChange w:id="12989" w:author="Dr Mamadou SANOGO" w:date="2023-10-25T18:15:00Z">
              <w:rPr>
                <w:rFonts w:ascii="Cambria" w:hAnsi="Cambria" w:cs="Arial"/>
                <w:color w:val="000000"/>
                <w:lang w:val="fr-ML"/>
              </w:rPr>
            </w:rPrChange>
          </w:rPr>
          <w:t>- le fait de harceler autrui par des agissements répétés ayant pour objet ou pour effet, une dégradation des conditions de travail susceptibles de porter atteinte à ses droits et à sa dignité, d’altérer sa santé physique ou mentale ou de compromettre son avenir professionnel ;</w:t>
        </w:r>
      </w:ins>
    </w:p>
    <w:p w14:paraId="56889457" w14:textId="77777777" w:rsidR="00D3265D" w:rsidRPr="007A4AFC" w:rsidRDefault="00D3265D" w:rsidP="00D3265D">
      <w:pPr>
        <w:widowControl w:val="0"/>
        <w:autoSpaceDE w:val="0"/>
        <w:autoSpaceDN w:val="0"/>
        <w:adjustRightInd w:val="0"/>
        <w:spacing w:line="240" w:lineRule="auto"/>
        <w:rPr>
          <w:ins w:id="12990" w:author="Dr Mamadou SANOGO" w:date="2023-10-25T16:41:00Z"/>
          <w:rFonts w:ascii="Cambria" w:hAnsi="Cambria" w:cs="Arial"/>
          <w:color w:val="000000" w:themeColor="text1"/>
          <w:lang w:val="fr-ML"/>
          <w:rPrChange w:id="12991" w:author="Dr Mamadou SANOGO" w:date="2023-10-25T18:15:00Z">
            <w:rPr>
              <w:ins w:id="12992" w:author="Dr Mamadou SANOGO" w:date="2023-10-25T16:41:00Z"/>
              <w:rFonts w:ascii="Cambria" w:hAnsi="Cambria" w:cs="Arial"/>
              <w:color w:val="000000"/>
              <w:lang w:val="fr-ML"/>
            </w:rPr>
          </w:rPrChange>
        </w:rPr>
      </w:pPr>
      <w:ins w:id="12993" w:author="Dr Mamadou SANOGO" w:date="2023-10-25T16:41:00Z">
        <w:r w:rsidRPr="007A4AFC">
          <w:rPr>
            <w:rFonts w:ascii="Cambria" w:hAnsi="Cambria" w:cs="Arial"/>
            <w:color w:val="000000" w:themeColor="text1"/>
            <w:lang w:val="fr-ML"/>
            <w:rPrChange w:id="12994" w:author="Dr Mamadou SANOGO" w:date="2023-10-25T18:15:00Z">
              <w:rPr>
                <w:rFonts w:ascii="Cambria" w:hAnsi="Cambria" w:cs="Arial"/>
                <w:color w:val="000000"/>
                <w:lang w:val="fr-ML"/>
              </w:rPr>
            </w:rPrChange>
          </w:rPr>
          <w:t>- le fait de harceler autrui dans le but d’obtenir des faveurs de nature sexuelle.</w:t>
        </w:r>
      </w:ins>
    </w:p>
    <w:p w14:paraId="50AFB528" w14:textId="77777777" w:rsidR="00D3265D" w:rsidRPr="007A4AFC" w:rsidRDefault="00D3265D" w:rsidP="00D3265D">
      <w:pPr>
        <w:widowControl w:val="0"/>
        <w:autoSpaceDE w:val="0"/>
        <w:autoSpaceDN w:val="0"/>
        <w:adjustRightInd w:val="0"/>
        <w:spacing w:line="240" w:lineRule="auto"/>
        <w:rPr>
          <w:ins w:id="12995" w:author="Dr Mamadou SANOGO" w:date="2023-10-25T16:41:00Z"/>
          <w:rFonts w:ascii="Cambria" w:hAnsi="Cambria" w:cs="Arial"/>
          <w:color w:val="000000" w:themeColor="text1"/>
          <w:lang w:val="fr-ML"/>
          <w:rPrChange w:id="12996" w:author="Dr Mamadou SANOGO" w:date="2023-10-25T18:15:00Z">
            <w:rPr>
              <w:ins w:id="12997" w:author="Dr Mamadou SANOGO" w:date="2023-10-25T16:41:00Z"/>
              <w:rFonts w:ascii="Cambria" w:hAnsi="Cambria" w:cs="Arial"/>
              <w:color w:val="000000"/>
              <w:lang w:val="fr-ML"/>
            </w:rPr>
          </w:rPrChange>
        </w:rPr>
      </w:pPr>
      <w:ins w:id="12998" w:author="Dr Mamadou SANOGO" w:date="2023-10-25T16:41:00Z">
        <w:r w:rsidRPr="007A4AFC">
          <w:rPr>
            <w:rFonts w:ascii="Cambria" w:hAnsi="Cambria" w:cs="Arial"/>
            <w:b/>
            <w:bCs/>
            <w:color w:val="000000" w:themeColor="text1"/>
            <w:lang w:val="fr-ML"/>
            <w:rPrChange w:id="12999" w:author="Dr Mamadou SANOGO" w:date="2023-10-25T18:15:00Z">
              <w:rPr>
                <w:rFonts w:ascii="Cambria" w:hAnsi="Cambria" w:cs="Arial"/>
                <w:b/>
                <w:bCs/>
                <w:color w:val="000000"/>
                <w:lang w:val="fr-ML"/>
              </w:rPr>
            </w:rPrChange>
          </w:rPr>
          <w:t xml:space="preserve">4-2 </w:t>
        </w:r>
        <w:r w:rsidRPr="007A4AFC">
          <w:rPr>
            <w:rFonts w:ascii="Cambria" w:hAnsi="Cambria" w:cs="Arial"/>
            <w:color w:val="000000" w:themeColor="text1"/>
            <w:lang w:val="fr-ML"/>
            <w:rPrChange w:id="13000" w:author="Dr Mamadou SANOGO" w:date="2023-10-25T18:15:00Z">
              <w:rPr>
                <w:rFonts w:ascii="Cambria" w:hAnsi="Cambria" w:cs="Arial"/>
                <w:color w:val="1A1A1A"/>
                <w:lang w:val="fr-ML"/>
              </w:rPr>
            </w:rPrChange>
          </w:rPr>
          <w:t xml:space="preserve">Le </w:t>
        </w:r>
        <w:r w:rsidRPr="007A4AFC">
          <w:rPr>
            <w:rFonts w:ascii="Cambria" w:hAnsi="Cambria" w:cs="Arial"/>
            <w:color w:val="000000" w:themeColor="text1"/>
            <w:lang w:val="fr-ML"/>
            <w:rPrChange w:id="13001" w:author="Dr Mamadou SANOGO" w:date="2023-10-25T18:15:00Z">
              <w:rPr>
                <w:rFonts w:ascii="Cambria" w:hAnsi="Cambria" w:cs="Arial"/>
                <w:color w:val="000000"/>
                <w:lang w:val="fr-ML"/>
              </w:rPr>
            </w:rPrChange>
          </w:rPr>
          <w:t xml:space="preserve">harcèlement </w:t>
        </w:r>
        <w:r w:rsidRPr="007A4AFC">
          <w:rPr>
            <w:rFonts w:ascii="Cambria" w:hAnsi="Cambria" w:cs="Arial"/>
            <w:color w:val="000000" w:themeColor="text1"/>
            <w:lang w:val="fr-ML"/>
            <w:rPrChange w:id="13002" w:author="Dr Mamadou SANOGO" w:date="2023-10-25T18:15:00Z">
              <w:rPr>
                <w:rFonts w:ascii="Cambria" w:hAnsi="Cambria" w:cs="Arial"/>
                <w:color w:val="1A1A1A"/>
                <w:lang w:val="fr-ML"/>
              </w:rPr>
            </w:rPrChange>
          </w:rPr>
          <w:t>peut donner lieu à une sanction disciplinaire indépendamment de la mise en œuvre de poursuites pénales.</w:t>
        </w:r>
      </w:ins>
    </w:p>
    <w:p w14:paraId="7FC59A6A" w14:textId="77777777" w:rsidR="00D3265D" w:rsidRPr="007A4AFC" w:rsidRDefault="00D3265D" w:rsidP="00D3265D">
      <w:pPr>
        <w:widowControl w:val="0"/>
        <w:autoSpaceDE w:val="0"/>
        <w:autoSpaceDN w:val="0"/>
        <w:adjustRightInd w:val="0"/>
        <w:spacing w:line="240" w:lineRule="auto"/>
        <w:rPr>
          <w:ins w:id="13003" w:author="Dr Mamadou SANOGO" w:date="2023-10-25T16:41:00Z"/>
          <w:rFonts w:ascii="Cambria" w:hAnsi="Cambria" w:cs="Arial"/>
          <w:color w:val="000000" w:themeColor="text1"/>
          <w:lang w:val="fr-ML"/>
          <w:rPrChange w:id="13004" w:author="Dr Mamadou SANOGO" w:date="2023-10-25T18:15:00Z">
            <w:rPr>
              <w:ins w:id="13005" w:author="Dr Mamadou SANOGO" w:date="2023-10-25T16:41:00Z"/>
              <w:rFonts w:ascii="Cambria" w:hAnsi="Cambria" w:cs="Arial"/>
              <w:color w:val="000000"/>
              <w:lang w:val="fr-ML"/>
            </w:rPr>
          </w:rPrChange>
        </w:rPr>
      </w:pPr>
      <w:ins w:id="13006" w:author="Dr Mamadou SANOGO" w:date="2023-10-25T16:41:00Z">
        <w:r w:rsidRPr="007A4AFC">
          <w:rPr>
            <w:rFonts w:ascii="Cambria" w:hAnsi="Cambria" w:cs="Arial"/>
            <w:b/>
            <w:bCs/>
            <w:color w:val="000000" w:themeColor="text1"/>
            <w:lang w:val="fr-ML"/>
            <w:rPrChange w:id="13007" w:author="Dr Mamadou SANOGO" w:date="2023-10-25T18:15:00Z">
              <w:rPr>
                <w:rFonts w:ascii="Cambria" w:hAnsi="Cambria" w:cs="Arial"/>
                <w:b/>
                <w:bCs/>
                <w:color w:val="000000"/>
                <w:lang w:val="fr-ML"/>
              </w:rPr>
            </w:rPrChange>
          </w:rPr>
          <w:t>Article 5 - Usage des moyens de communication</w:t>
        </w:r>
      </w:ins>
    </w:p>
    <w:p w14:paraId="5AC1E15F" w14:textId="77777777" w:rsidR="00D3265D" w:rsidRPr="007A4AFC" w:rsidRDefault="00D3265D" w:rsidP="00D3265D">
      <w:pPr>
        <w:widowControl w:val="0"/>
        <w:autoSpaceDE w:val="0"/>
        <w:autoSpaceDN w:val="0"/>
        <w:adjustRightInd w:val="0"/>
        <w:spacing w:line="240" w:lineRule="auto"/>
        <w:rPr>
          <w:ins w:id="13008" w:author="Dr Mamadou SANOGO" w:date="2023-10-25T16:41:00Z"/>
          <w:rFonts w:ascii="Cambria" w:hAnsi="Cambria" w:cs="Arial"/>
          <w:color w:val="000000" w:themeColor="text1"/>
          <w:lang w:val="fr-ML"/>
          <w:rPrChange w:id="13009" w:author="Dr Mamadou SANOGO" w:date="2023-10-25T18:15:00Z">
            <w:rPr>
              <w:ins w:id="13010" w:author="Dr Mamadou SANOGO" w:date="2023-10-25T16:41:00Z"/>
              <w:rFonts w:ascii="Cambria" w:hAnsi="Cambria" w:cs="Arial"/>
              <w:color w:val="000000"/>
              <w:lang w:val="fr-ML"/>
            </w:rPr>
          </w:rPrChange>
        </w:rPr>
      </w:pPr>
      <w:ins w:id="13011" w:author="Dr Mamadou SANOGO" w:date="2023-10-25T16:41:00Z">
        <w:r w:rsidRPr="007A4AFC">
          <w:rPr>
            <w:rFonts w:ascii="Cambria" w:hAnsi="Cambria" w:cs="Arial"/>
            <w:color w:val="000000" w:themeColor="text1"/>
            <w:lang w:val="fr-ML"/>
            <w:rPrChange w:id="13012" w:author="Dr Mamadou SANOGO" w:date="2023-10-25T18:15:00Z">
              <w:rPr>
                <w:rFonts w:ascii="Cambria" w:hAnsi="Cambria" w:cs="Arial"/>
                <w:color w:val="000000"/>
                <w:lang w:val="fr-ML"/>
              </w:rPr>
            </w:rPrChange>
          </w:rPr>
          <w:t>Le téléphone portable et tous les moyens de communication et de transmission doivent être en position éteinte pendant les cours, examens et concours ainsi qu’au sein des bibliothèques et lors des conférences.</w:t>
        </w:r>
      </w:ins>
    </w:p>
    <w:p w14:paraId="5AEFE5EE" w14:textId="77777777" w:rsidR="00D3265D" w:rsidRPr="007A4AFC" w:rsidRDefault="00D3265D" w:rsidP="00D3265D">
      <w:pPr>
        <w:widowControl w:val="0"/>
        <w:autoSpaceDE w:val="0"/>
        <w:autoSpaceDN w:val="0"/>
        <w:adjustRightInd w:val="0"/>
        <w:spacing w:line="240" w:lineRule="auto"/>
        <w:rPr>
          <w:ins w:id="13013" w:author="Dr Mamadou SANOGO" w:date="2023-10-25T16:41:00Z"/>
          <w:rFonts w:ascii="Cambria" w:hAnsi="Cambria" w:cs="Arial"/>
          <w:color w:val="000000" w:themeColor="text1"/>
          <w:lang w:val="fr-ML"/>
          <w:rPrChange w:id="13014" w:author="Dr Mamadou SANOGO" w:date="2023-10-25T18:15:00Z">
            <w:rPr>
              <w:ins w:id="13015" w:author="Dr Mamadou SANOGO" w:date="2023-10-25T16:41:00Z"/>
              <w:rFonts w:ascii="Cambria" w:hAnsi="Cambria" w:cs="Arial"/>
              <w:color w:val="000000"/>
              <w:lang w:val="fr-ML"/>
            </w:rPr>
          </w:rPrChange>
        </w:rPr>
      </w:pPr>
      <w:ins w:id="13016" w:author="Dr Mamadou SANOGO" w:date="2023-10-25T16:41:00Z">
        <w:r w:rsidRPr="007A4AFC">
          <w:rPr>
            <w:rFonts w:ascii="Cambria" w:hAnsi="Cambria" w:cs="Arial"/>
            <w:b/>
            <w:bCs/>
            <w:color w:val="000000" w:themeColor="text1"/>
            <w:lang w:val="fr-ML"/>
            <w:rPrChange w:id="13017" w:author="Dr Mamadou SANOGO" w:date="2023-10-25T18:15:00Z">
              <w:rPr>
                <w:rFonts w:ascii="Cambria" w:hAnsi="Cambria" w:cs="Arial"/>
                <w:b/>
                <w:bCs/>
                <w:color w:val="000000"/>
                <w:lang w:val="fr-ML"/>
              </w:rPr>
            </w:rPrChange>
          </w:rPr>
          <w:t>Article 6 - Contrefaçon</w:t>
        </w:r>
      </w:ins>
    </w:p>
    <w:p w14:paraId="4054D54B" w14:textId="77777777" w:rsidR="00D3265D" w:rsidRPr="007A4AFC" w:rsidRDefault="00D3265D" w:rsidP="00D3265D">
      <w:pPr>
        <w:widowControl w:val="0"/>
        <w:autoSpaceDE w:val="0"/>
        <w:autoSpaceDN w:val="0"/>
        <w:adjustRightInd w:val="0"/>
        <w:spacing w:line="240" w:lineRule="auto"/>
        <w:rPr>
          <w:ins w:id="13018" w:author="Dr Mamadou SANOGO" w:date="2023-10-25T16:41:00Z"/>
          <w:rFonts w:ascii="Cambria" w:hAnsi="Cambria" w:cs="Arial"/>
          <w:color w:val="000000" w:themeColor="text1"/>
          <w:lang w:val="fr-ML"/>
          <w:rPrChange w:id="13019" w:author="Dr Mamadou SANOGO" w:date="2023-10-25T18:15:00Z">
            <w:rPr>
              <w:ins w:id="13020" w:author="Dr Mamadou SANOGO" w:date="2023-10-25T16:41:00Z"/>
              <w:rFonts w:ascii="Cambria" w:hAnsi="Cambria" w:cs="Arial"/>
              <w:color w:val="000000"/>
              <w:lang w:val="fr-ML"/>
            </w:rPr>
          </w:rPrChange>
        </w:rPr>
      </w:pPr>
      <w:ins w:id="13021" w:author="Dr Mamadou SANOGO" w:date="2023-10-25T16:41:00Z">
        <w:r w:rsidRPr="007A4AFC">
          <w:rPr>
            <w:rFonts w:ascii="Cambria" w:hAnsi="Cambria" w:cs="Arial"/>
            <w:b/>
            <w:bCs/>
            <w:color w:val="000000" w:themeColor="text1"/>
            <w:lang w:val="fr-ML"/>
            <w:rPrChange w:id="13022" w:author="Dr Mamadou SANOGO" w:date="2023-10-25T18:15:00Z">
              <w:rPr>
                <w:rFonts w:ascii="Cambria" w:hAnsi="Cambria" w:cs="Arial"/>
                <w:b/>
                <w:bCs/>
                <w:color w:val="000000"/>
                <w:lang w:val="fr-ML"/>
              </w:rPr>
            </w:rPrChange>
          </w:rPr>
          <w:lastRenderedPageBreak/>
          <w:t xml:space="preserve">6-1 </w:t>
        </w:r>
        <w:r w:rsidRPr="007A4AFC">
          <w:rPr>
            <w:rFonts w:ascii="Cambria" w:hAnsi="Cambria" w:cs="Arial"/>
            <w:color w:val="000000" w:themeColor="text1"/>
            <w:lang w:val="fr-ML"/>
            <w:rPrChange w:id="13023" w:author="Dr Mamadou SANOGO" w:date="2023-10-25T18:15:00Z">
              <w:rPr>
                <w:rFonts w:ascii="Cambria" w:hAnsi="Cambria" w:cs="Arial"/>
                <w:color w:val="000000"/>
                <w:lang w:val="fr-ML"/>
              </w:rPr>
            </w:rPrChange>
          </w:rPr>
          <w:t>Conformément au code de la propriété intellectuelle, toute représentation ou reproduction intégrale ou partielle d’une œuvre de l’esprit faite sans le consentement de son auteur est illicite.</w:t>
        </w:r>
      </w:ins>
    </w:p>
    <w:p w14:paraId="1187856D" w14:textId="77777777" w:rsidR="00D3265D" w:rsidRPr="007A4AFC" w:rsidRDefault="00D3265D" w:rsidP="00D3265D">
      <w:pPr>
        <w:widowControl w:val="0"/>
        <w:autoSpaceDE w:val="0"/>
        <w:autoSpaceDN w:val="0"/>
        <w:adjustRightInd w:val="0"/>
        <w:spacing w:line="240" w:lineRule="auto"/>
        <w:rPr>
          <w:ins w:id="13024" w:author="Dr Mamadou SANOGO" w:date="2023-10-25T16:41:00Z"/>
          <w:rFonts w:ascii="Cambria" w:hAnsi="Cambria" w:cs="Arial"/>
          <w:color w:val="000000" w:themeColor="text1"/>
          <w:lang w:val="fr-ML"/>
          <w:rPrChange w:id="13025" w:author="Dr Mamadou SANOGO" w:date="2023-10-25T18:15:00Z">
            <w:rPr>
              <w:ins w:id="13026" w:author="Dr Mamadou SANOGO" w:date="2023-10-25T16:41:00Z"/>
              <w:rFonts w:ascii="Cambria" w:hAnsi="Cambria" w:cs="Arial"/>
              <w:color w:val="000000"/>
              <w:lang w:val="fr-ML"/>
            </w:rPr>
          </w:rPrChange>
        </w:rPr>
      </w:pPr>
      <w:ins w:id="13027" w:author="Dr Mamadou SANOGO" w:date="2023-10-25T16:41:00Z">
        <w:r w:rsidRPr="007A4AFC">
          <w:rPr>
            <w:rFonts w:ascii="Cambria" w:hAnsi="Cambria" w:cs="Arial"/>
            <w:b/>
            <w:bCs/>
            <w:color w:val="000000" w:themeColor="text1"/>
            <w:lang w:val="fr-ML"/>
            <w:rPrChange w:id="13028" w:author="Dr Mamadou SANOGO" w:date="2023-10-25T18:15:00Z">
              <w:rPr>
                <w:rFonts w:ascii="Cambria" w:hAnsi="Cambria" w:cs="Arial"/>
                <w:b/>
                <w:bCs/>
                <w:color w:val="000000"/>
                <w:lang w:val="fr-ML"/>
              </w:rPr>
            </w:rPrChange>
          </w:rPr>
          <w:t xml:space="preserve">6-2 </w:t>
        </w:r>
        <w:r w:rsidRPr="007A4AFC">
          <w:rPr>
            <w:rFonts w:ascii="Cambria" w:hAnsi="Cambria" w:cs="Arial"/>
            <w:color w:val="000000" w:themeColor="text1"/>
            <w:lang w:val="fr-ML"/>
            <w:rPrChange w:id="13029" w:author="Dr Mamadou SANOGO" w:date="2023-10-25T18:15:00Z">
              <w:rPr>
                <w:rFonts w:ascii="Cambria" w:hAnsi="Cambria" w:cs="Arial"/>
                <w:color w:val="000000"/>
                <w:lang w:val="fr-ML"/>
              </w:rPr>
            </w:rPrChange>
          </w:rPr>
          <w:t xml:space="preserve">Le délit de contrefaçon (plagiat) peut donner lieu à une sanction disciplinaire </w:t>
        </w:r>
        <w:r w:rsidRPr="007A4AFC">
          <w:rPr>
            <w:rFonts w:ascii="Cambria" w:hAnsi="Cambria" w:cs="Arial"/>
            <w:color w:val="000000" w:themeColor="text1"/>
            <w:lang w:val="fr-ML"/>
            <w:rPrChange w:id="13030" w:author="Dr Mamadou SANOGO" w:date="2023-10-25T18:15:00Z">
              <w:rPr>
                <w:rFonts w:ascii="Cambria" w:hAnsi="Cambria" w:cs="Arial"/>
                <w:color w:val="1A1A1A"/>
                <w:lang w:val="fr-ML"/>
              </w:rPr>
            </w:rPrChange>
          </w:rPr>
          <w:t>indépendamment de la mise en œuvre de poursuites pénales.</w:t>
        </w:r>
      </w:ins>
    </w:p>
    <w:p w14:paraId="17165EA6" w14:textId="77777777" w:rsidR="00D3265D" w:rsidRPr="007A4AFC" w:rsidRDefault="00D3265D" w:rsidP="00D3265D">
      <w:pPr>
        <w:widowControl w:val="0"/>
        <w:autoSpaceDE w:val="0"/>
        <w:autoSpaceDN w:val="0"/>
        <w:adjustRightInd w:val="0"/>
        <w:spacing w:line="240" w:lineRule="auto"/>
        <w:rPr>
          <w:ins w:id="13031" w:author="Dr Mamadou SANOGO" w:date="2023-10-25T16:41:00Z"/>
          <w:rFonts w:ascii="Cambria" w:hAnsi="Cambria" w:cs="Arial"/>
          <w:color w:val="000000" w:themeColor="text1"/>
          <w:lang w:val="fr-ML"/>
          <w:rPrChange w:id="13032" w:author="Dr Mamadou SANOGO" w:date="2023-10-25T18:15:00Z">
            <w:rPr>
              <w:ins w:id="13033" w:author="Dr Mamadou SANOGO" w:date="2023-10-25T16:41:00Z"/>
              <w:rFonts w:ascii="Cambria" w:hAnsi="Cambria" w:cs="Arial"/>
              <w:color w:val="000000"/>
              <w:lang w:val="fr-ML"/>
            </w:rPr>
          </w:rPrChange>
        </w:rPr>
      </w:pPr>
    </w:p>
    <w:p w14:paraId="5039B4AF" w14:textId="77777777" w:rsidR="00D3265D" w:rsidRPr="007A4AFC" w:rsidRDefault="00D3265D" w:rsidP="00D3265D">
      <w:pPr>
        <w:widowControl w:val="0"/>
        <w:autoSpaceDE w:val="0"/>
        <w:autoSpaceDN w:val="0"/>
        <w:adjustRightInd w:val="0"/>
        <w:spacing w:line="240" w:lineRule="auto"/>
        <w:rPr>
          <w:ins w:id="13034" w:author="Dr Mamadou SANOGO" w:date="2023-10-25T16:41:00Z"/>
          <w:rFonts w:ascii="Cambria" w:hAnsi="Cambria" w:cs="Arial"/>
          <w:color w:val="000000" w:themeColor="text1"/>
          <w:lang w:val="fr-ML"/>
          <w:rPrChange w:id="13035" w:author="Dr Mamadou SANOGO" w:date="2023-10-25T18:15:00Z">
            <w:rPr>
              <w:ins w:id="13036" w:author="Dr Mamadou SANOGO" w:date="2023-10-25T16:41:00Z"/>
              <w:rFonts w:ascii="Cambria" w:hAnsi="Cambria" w:cs="Arial"/>
              <w:color w:val="000000"/>
              <w:lang w:val="fr-ML"/>
            </w:rPr>
          </w:rPrChange>
        </w:rPr>
      </w:pPr>
      <w:ins w:id="13037" w:author="Dr Mamadou SANOGO" w:date="2023-10-25T16:41:00Z">
        <w:r w:rsidRPr="007A4AFC">
          <w:rPr>
            <w:rFonts w:ascii="Cambria" w:hAnsi="Cambria" w:cs="Arial"/>
            <w:b/>
            <w:bCs/>
            <w:color w:val="000000" w:themeColor="text1"/>
            <w:lang w:val="fr-ML"/>
            <w:rPrChange w:id="13038" w:author="Dr Mamadou SANOGO" w:date="2023-10-25T18:15:00Z">
              <w:rPr>
                <w:rFonts w:ascii="Cambria" w:hAnsi="Cambria" w:cs="Arial"/>
                <w:b/>
                <w:bCs/>
                <w:color w:val="000000"/>
                <w:lang w:val="fr-ML"/>
              </w:rPr>
            </w:rPrChange>
          </w:rPr>
          <w:t>Article 7 - Effets et objets personnels</w:t>
        </w:r>
      </w:ins>
    </w:p>
    <w:p w14:paraId="50D5881F" w14:textId="77777777" w:rsidR="00D3265D" w:rsidRPr="007A4AFC" w:rsidRDefault="00D3265D" w:rsidP="00D3265D">
      <w:pPr>
        <w:widowControl w:val="0"/>
        <w:autoSpaceDE w:val="0"/>
        <w:autoSpaceDN w:val="0"/>
        <w:adjustRightInd w:val="0"/>
        <w:spacing w:line="240" w:lineRule="auto"/>
        <w:rPr>
          <w:ins w:id="13039" w:author="Dr Mamadou SANOGO" w:date="2023-10-25T16:41:00Z"/>
          <w:rFonts w:ascii="Cambria" w:hAnsi="Cambria" w:cs="Arial"/>
          <w:color w:val="000000" w:themeColor="text1"/>
          <w:lang w:val="fr-ML"/>
          <w:rPrChange w:id="13040" w:author="Dr Mamadou SANOGO" w:date="2023-10-25T18:15:00Z">
            <w:rPr>
              <w:ins w:id="13041" w:author="Dr Mamadou SANOGO" w:date="2023-10-25T16:41:00Z"/>
              <w:rFonts w:ascii="Cambria" w:hAnsi="Cambria" w:cs="Arial"/>
              <w:color w:val="000000"/>
              <w:lang w:val="fr-ML"/>
            </w:rPr>
          </w:rPrChange>
        </w:rPr>
      </w:pPr>
      <w:ins w:id="13042" w:author="Dr Mamadou SANOGO" w:date="2023-10-25T16:41:00Z">
        <w:r w:rsidRPr="007A4AFC">
          <w:rPr>
            <w:rFonts w:ascii="Cambria" w:hAnsi="Cambria" w:cs="Arial"/>
            <w:color w:val="000000" w:themeColor="text1"/>
            <w:lang w:val="fr-ML"/>
            <w:rPrChange w:id="13043" w:author="Dr Mamadou SANOGO" w:date="2023-10-25T18:15:00Z">
              <w:rPr>
                <w:rFonts w:ascii="Cambria" w:hAnsi="Cambria" w:cs="Arial"/>
                <w:color w:val="000000"/>
                <w:lang w:val="fr-ML"/>
              </w:rPr>
            </w:rPrChange>
          </w:rPr>
          <w:t>L’École Privée de Santé Félix Houphouët Boigny ne peut être tenue pour responsable de la disparition ou de l’atteinte aux biens personnels, lesquels sont toujours réputés demeurer sous la garde de leur propriétaire ou détenteur.</w:t>
        </w:r>
      </w:ins>
    </w:p>
    <w:p w14:paraId="2AD3F257" w14:textId="77777777" w:rsidR="00D3265D" w:rsidRPr="007A4AFC" w:rsidRDefault="00D3265D" w:rsidP="00D3265D">
      <w:pPr>
        <w:widowControl w:val="0"/>
        <w:autoSpaceDE w:val="0"/>
        <w:autoSpaceDN w:val="0"/>
        <w:adjustRightInd w:val="0"/>
        <w:spacing w:line="240" w:lineRule="auto"/>
        <w:rPr>
          <w:ins w:id="13044" w:author="Dr Mamadou SANOGO" w:date="2023-10-25T16:41:00Z"/>
          <w:rFonts w:ascii="Cambria" w:hAnsi="Cambria" w:cs="Arial"/>
          <w:color w:val="000000" w:themeColor="text1"/>
          <w:sz w:val="10"/>
          <w:lang w:val="fr-ML"/>
          <w:rPrChange w:id="13045" w:author="Dr Mamadou SANOGO" w:date="2023-10-25T18:15:00Z">
            <w:rPr>
              <w:ins w:id="13046" w:author="Dr Mamadou SANOGO" w:date="2023-10-25T16:41:00Z"/>
              <w:rFonts w:ascii="Cambria" w:hAnsi="Cambria" w:cs="Arial"/>
              <w:color w:val="000000"/>
              <w:sz w:val="10"/>
              <w:lang w:val="fr-ML"/>
            </w:rPr>
          </w:rPrChange>
        </w:rPr>
      </w:pPr>
    </w:p>
    <w:p w14:paraId="2004CEB8" w14:textId="77777777" w:rsidR="00D3265D" w:rsidRPr="007A4AFC" w:rsidRDefault="00D3265D" w:rsidP="00D3265D">
      <w:pPr>
        <w:widowControl w:val="0"/>
        <w:autoSpaceDE w:val="0"/>
        <w:autoSpaceDN w:val="0"/>
        <w:adjustRightInd w:val="0"/>
        <w:spacing w:line="240" w:lineRule="auto"/>
        <w:rPr>
          <w:ins w:id="13047" w:author="Dr Mamadou SANOGO" w:date="2023-10-25T16:41:00Z"/>
          <w:rFonts w:ascii="Cambria" w:hAnsi="Cambria" w:cs="Arial"/>
          <w:b/>
          <w:bCs/>
          <w:color w:val="000000" w:themeColor="text1"/>
          <w:lang w:val="fr-ML"/>
          <w:rPrChange w:id="13048" w:author="Dr Mamadou SANOGO" w:date="2023-10-25T18:15:00Z">
            <w:rPr>
              <w:ins w:id="13049" w:author="Dr Mamadou SANOGO" w:date="2023-10-25T16:41:00Z"/>
              <w:rFonts w:ascii="Cambria" w:hAnsi="Cambria" w:cs="Arial"/>
              <w:b/>
              <w:bCs/>
              <w:color w:val="000000"/>
              <w:lang w:val="fr-ML"/>
            </w:rPr>
          </w:rPrChange>
        </w:rPr>
      </w:pPr>
      <w:ins w:id="13050" w:author="Dr Mamadou SANOGO" w:date="2023-10-25T16:41:00Z">
        <w:r w:rsidRPr="007A4AFC">
          <w:rPr>
            <w:rFonts w:ascii="Cambria" w:hAnsi="Cambria" w:cs="Arial"/>
            <w:b/>
            <w:bCs/>
            <w:color w:val="000000" w:themeColor="text1"/>
            <w:lang w:val="fr-ML"/>
            <w:rPrChange w:id="13051" w:author="Dr Mamadou SANOGO" w:date="2023-10-25T18:15:00Z">
              <w:rPr>
                <w:rFonts w:ascii="Cambria" w:hAnsi="Cambria" w:cs="Arial"/>
                <w:b/>
                <w:bCs/>
                <w:color w:val="000000"/>
                <w:lang w:val="fr-ML"/>
              </w:rPr>
            </w:rPrChange>
          </w:rPr>
          <w:t xml:space="preserve">CHAPITRE II : RESPECT DES REGLES D’HYGIENE ET DE SECURITE </w:t>
        </w:r>
      </w:ins>
    </w:p>
    <w:p w14:paraId="737B3DE2" w14:textId="77777777" w:rsidR="00D3265D" w:rsidRPr="007A4AFC" w:rsidRDefault="00D3265D" w:rsidP="00D3265D">
      <w:pPr>
        <w:widowControl w:val="0"/>
        <w:autoSpaceDE w:val="0"/>
        <w:autoSpaceDN w:val="0"/>
        <w:adjustRightInd w:val="0"/>
        <w:spacing w:line="240" w:lineRule="auto"/>
        <w:rPr>
          <w:ins w:id="13052" w:author="Dr Mamadou SANOGO" w:date="2023-10-25T16:41:00Z"/>
          <w:rFonts w:ascii="Cambria" w:hAnsi="Cambria" w:cs="Arial"/>
          <w:color w:val="000000" w:themeColor="text1"/>
          <w:lang w:val="fr-ML"/>
          <w:rPrChange w:id="13053" w:author="Dr Mamadou SANOGO" w:date="2023-10-25T18:15:00Z">
            <w:rPr>
              <w:ins w:id="13054" w:author="Dr Mamadou SANOGO" w:date="2023-10-25T16:41:00Z"/>
              <w:rFonts w:ascii="Cambria" w:hAnsi="Cambria" w:cs="Arial"/>
              <w:color w:val="000000"/>
              <w:lang w:val="fr-ML"/>
            </w:rPr>
          </w:rPrChange>
        </w:rPr>
      </w:pPr>
      <w:ins w:id="13055" w:author="Dr Mamadou SANOGO" w:date="2023-10-25T16:41:00Z">
        <w:r w:rsidRPr="007A4AFC">
          <w:rPr>
            <w:rFonts w:ascii="Cambria" w:hAnsi="Cambria" w:cs="Arial"/>
            <w:b/>
            <w:bCs/>
            <w:color w:val="000000" w:themeColor="text1"/>
            <w:lang w:val="fr-ML"/>
            <w:rPrChange w:id="13056" w:author="Dr Mamadou SANOGO" w:date="2023-10-25T18:15:00Z">
              <w:rPr>
                <w:rFonts w:ascii="Cambria" w:hAnsi="Cambria" w:cs="Arial"/>
                <w:b/>
                <w:bCs/>
                <w:color w:val="000000"/>
                <w:lang w:val="fr-ML"/>
              </w:rPr>
            </w:rPrChange>
          </w:rPr>
          <w:t>Article 8 - Interdiction de fumer</w:t>
        </w:r>
      </w:ins>
    </w:p>
    <w:p w14:paraId="5A020D86" w14:textId="77777777" w:rsidR="00D3265D" w:rsidRPr="007A4AFC" w:rsidRDefault="00D3265D" w:rsidP="00D3265D">
      <w:pPr>
        <w:widowControl w:val="0"/>
        <w:autoSpaceDE w:val="0"/>
        <w:autoSpaceDN w:val="0"/>
        <w:adjustRightInd w:val="0"/>
        <w:spacing w:line="240" w:lineRule="auto"/>
        <w:rPr>
          <w:ins w:id="13057" w:author="Dr Mamadou SANOGO" w:date="2023-10-25T16:41:00Z"/>
          <w:rFonts w:ascii="Cambria" w:hAnsi="Cambria" w:cs="Arial"/>
          <w:color w:val="000000" w:themeColor="text1"/>
          <w:lang w:val="fr-ML"/>
          <w:rPrChange w:id="13058" w:author="Dr Mamadou SANOGO" w:date="2023-10-25T18:15:00Z">
            <w:rPr>
              <w:ins w:id="13059" w:author="Dr Mamadou SANOGO" w:date="2023-10-25T16:41:00Z"/>
              <w:rFonts w:ascii="Cambria" w:hAnsi="Cambria" w:cs="Arial"/>
              <w:color w:val="000000"/>
              <w:lang w:val="fr-ML"/>
            </w:rPr>
          </w:rPrChange>
        </w:rPr>
      </w:pPr>
      <w:ins w:id="13060" w:author="Dr Mamadou SANOGO" w:date="2023-10-25T16:41:00Z">
        <w:r w:rsidRPr="007A4AFC">
          <w:rPr>
            <w:rFonts w:ascii="Cambria" w:hAnsi="Cambria" w:cs="Arial"/>
            <w:color w:val="000000" w:themeColor="text1"/>
            <w:lang w:val="fr-ML"/>
            <w:rPrChange w:id="13061" w:author="Dr Mamadou SANOGO" w:date="2023-10-25T18:15:00Z">
              <w:rPr>
                <w:rFonts w:ascii="Cambria" w:hAnsi="Cambria" w:cs="Arial"/>
                <w:color w:val="000000"/>
                <w:lang w:val="fr-ML"/>
              </w:rPr>
            </w:rPrChange>
          </w:rPr>
          <w:t>Conformément aux dispositions du code de la santé publique, il est interdit de fumer dans les lieux affectés à un usage collectif, sauf dans les locaux expressément réservés aux fumeurs.</w:t>
        </w:r>
      </w:ins>
    </w:p>
    <w:p w14:paraId="1BCDA26D" w14:textId="77777777" w:rsidR="00D3265D" w:rsidRPr="007A4AFC" w:rsidRDefault="00D3265D" w:rsidP="00D3265D">
      <w:pPr>
        <w:widowControl w:val="0"/>
        <w:autoSpaceDE w:val="0"/>
        <w:autoSpaceDN w:val="0"/>
        <w:adjustRightInd w:val="0"/>
        <w:spacing w:line="240" w:lineRule="auto"/>
        <w:rPr>
          <w:ins w:id="13062" w:author="Dr Mamadou SANOGO" w:date="2023-10-25T16:41:00Z"/>
          <w:rFonts w:ascii="Cambria" w:hAnsi="Cambria" w:cs="Arial"/>
          <w:color w:val="000000" w:themeColor="text1"/>
          <w:sz w:val="8"/>
          <w:lang w:val="fr-ML"/>
          <w:rPrChange w:id="13063" w:author="Dr Mamadou SANOGO" w:date="2023-10-25T18:15:00Z">
            <w:rPr>
              <w:ins w:id="13064" w:author="Dr Mamadou SANOGO" w:date="2023-10-25T16:41:00Z"/>
              <w:rFonts w:ascii="Cambria" w:hAnsi="Cambria" w:cs="Arial"/>
              <w:color w:val="000000"/>
              <w:sz w:val="8"/>
              <w:lang w:val="fr-ML"/>
            </w:rPr>
          </w:rPrChange>
        </w:rPr>
      </w:pPr>
    </w:p>
    <w:p w14:paraId="3ADCF3C8" w14:textId="77777777" w:rsidR="00D3265D" w:rsidRPr="007A4AFC" w:rsidRDefault="00D3265D" w:rsidP="00D3265D">
      <w:pPr>
        <w:widowControl w:val="0"/>
        <w:autoSpaceDE w:val="0"/>
        <w:autoSpaceDN w:val="0"/>
        <w:adjustRightInd w:val="0"/>
        <w:spacing w:line="240" w:lineRule="auto"/>
        <w:rPr>
          <w:ins w:id="13065" w:author="Dr Mamadou SANOGO" w:date="2023-10-25T16:41:00Z"/>
          <w:rFonts w:ascii="Cambria" w:hAnsi="Cambria" w:cs="Arial"/>
          <w:color w:val="000000" w:themeColor="text1"/>
          <w:lang w:val="fr-ML"/>
          <w:rPrChange w:id="13066" w:author="Dr Mamadou SANOGO" w:date="2023-10-25T18:15:00Z">
            <w:rPr>
              <w:ins w:id="13067" w:author="Dr Mamadou SANOGO" w:date="2023-10-25T16:41:00Z"/>
              <w:rFonts w:ascii="Cambria" w:hAnsi="Cambria" w:cs="Arial"/>
              <w:color w:val="000000"/>
              <w:lang w:val="fr-ML"/>
            </w:rPr>
          </w:rPrChange>
        </w:rPr>
      </w:pPr>
      <w:ins w:id="13068" w:author="Dr Mamadou SANOGO" w:date="2023-10-25T16:41:00Z">
        <w:r w:rsidRPr="007A4AFC">
          <w:rPr>
            <w:rFonts w:ascii="Cambria" w:hAnsi="Cambria" w:cs="Arial"/>
            <w:b/>
            <w:bCs/>
            <w:color w:val="000000" w:themeColor="text1"/>
            <w:lang w:val="fr-ML"/>
            <w:rPrChange w:id="13069" w:author="Dr Mamadou SANOGO" w:date="2023-10-25T18:15:00Z">
              <w:rPr>
                <w:rFonts w:ascii="Cambria" w:hAnsi="Cambria" w:cs="Arial"/>
                <w:b/>
                <w:bCs/>
                <w:color w:val="000000"/>
                <w:lang w:val="fr-ML"/>
              </w:rPr>
            </w:rPrChange>
          </w:rPr>
          <w:t>Article 9 - Respect des consignes de sécurité</w:t>
        </w:r>
      </w:ins>
    </w:p>
    <w:p w14:paraId="498124BC" w14:textId="77777777" w:rsidR="00D3265D" w:rsidRPr="007A4AFC" w:rsidRDefault="00D3265D" w:rsidP="00D3265D">
      <w:pPr>
        <w:widowControl w:val="0"/>
        <w:autoSpaceDE w:val="0"/>
        <w:autoSpaceDN w:val="0"/>
        <w:adjustRightInd w:val="0"/>
        <w:spacing w:line="240" w:lineRule="auto"/>
        <w:rPr>
          <w:ins w:id="13070" w:author="Dr Mamadou SANOGO" w:date="2023-10-25T16:41:00Z"/>
          <w:rFonts w:ascii="Cambria" w:hAnsi="Cambria" w:cs="Arial"/>
          <w:color w:val="000000" w:themeColor="text1"/>
          <w:lang w:val="fr-ML"/>
          <w:rPrChange w:id="13071" w:author="Dr Mamadou SANOGO" w:date="2023-10-25T18:15:00Z">
            <w:rPr>
              <w:ins w:id="13072" w:author="Dr Mamadou SANOGO" w:date="2023-10-25T16:41:00Z"/>
              <w:rFonts w:ascii="Cambria" w:hAnsi="Cambria" w:cs="Arial"/>
              <w:color w:val="000000"/>
              <w:lang w:val="fr-ML"/>
            </w:rPr>
          </w:rPrChange>
        </w:rPr>
      </w:pPr>
      <w:ins w:id="13073" w:author="Dr Mamadou SANOGO" w:date="2023-10-25T16:41:00Z">
        <w:r w:rsidRPr="007A4AFC">
          <w:rPr>
            <w:rFonts w:ascii="Cambria" w:hAnsi="Cambria" w:cs="Arial"/>
            <w:b/>
            <w:bCs/>
            <w:color w:val="000000" w:themeColor="text1"/>
            <w:lang w:val="fr-ML"/>
            <w:rPrChange w:id="13074" w:author="Dr Mamadou SANOGO" w:date="2023-10-25T18:15:00Z">
              <w:rPr>
                <w:rFonts w:ascii="Cambria" w:hAnsi="Cambria" w:cs="Arial"/>
                <w:b/>
                <w:bCs/>
                <w:color w:val="000000"/>
                <w:lang w:val="fr-ML"/>
              </w:rPr>
            </w:rPrChange>
          </w:rPr>
          <w:t xml:space="preserve">9-1 </w:t>
        </w:r>
        <w:r w:rsidRPr="007A4AFC">
          <w:rPr>
            <w:rFonts w:ascii="Cambria" w:hAnsi="Cambria" w:cs="Arial"/>
            <w:color w:val="000000" w:themeColor="text1"/>
            <w:lang w:val="fr-ML"/>
            <w:rPrChange w:id="13075" w:author="Dr Mamadou SANOGO" w:date="2023-10-25T18:15:00Z">
              <w:rPr>
                <w:rFonts w:ascii="Cambria" w:hAnsi="Cambria" w:cs="Arial"/>
                <w:color w:val="000000"/>
                <w:lang w:val="fr-ML"/>
              </w:rPr>
            </w:rPrChange>
          </w:rPr>
          <w:t>Quel que soit le lieu où elle se trouve au sein de l’École Privée de Santé Félix Houphouët Boigny, toute personne doit impérativement prendre connaissance et respecter :</w:t>
        </w:r>
      </w:ins>
    </w:p>
    <w:p w14:paraId="7A6B1B68" w14:textId="77777777" w:rsidR="00D3265D" w:rsidRPr="007A4AFC" w:rsidRDefault="00D3265D" w:rsidP="00D3265D">
      <w:pPr>
        <w:widowControl w:val="0"/>
        <w:autoSpaceDE w:val="0"/>
        <w:autoSpaceDN w:val="0"/>
        <w:adjustRightInd w:val="0"/>
        <w:spacing w:line="240" w:lineRule="auto"/>
        <w:rPr>
          <w:ins w:id="13076" w:author="Dr Mamadou SANOGO" w:date="2023-10-25T16:41:00Z"/>
          <w:rFonts w:ascii="Cambria" w:hAnsi="Cambria" w:cs="Arial"/>
          <w:color w:val="000000" w:themeColor="text1"/>
          <w:lang w:val="fr-ML"/>
          <w:rPrChange w:id="13077" w:author="Dr Mamadou SANOGO" w:date="2023-10-25T18:15:00Z">
            <w:rPr>
              <w:ins w:id="13078" w:author="Dr Mamadou SANOGO" w:date="2023-10-25T16:41:00Z"/>
              <w:rFonts w:ascii="Cambria" w:hAnsi="Cambria" w:cs="Arial"/>
              <w:color w:val="000000"/>
              <w:lang w:val="fr-ML"/>
            </w:rPr>
          </w:rPrChange>
        </w:rPr>
      </w:pPr>
      <w:ins w:id="13079" w:author="Dr Mamadou SANOGO" w:date="2023-10-25T16:41:00Z">
        <w:r w:rsidRPr="007A4AFC">
          <w:rPr>
            <w:rFonts w:ascii="Cambria" w:hAnsi="Cambria" w:cs="Arial"/>
            <w:color w:val="000000" w:themeColor="text1"/>
            <w:lang w:val="fr-ML"/>
            <w:rPrChange w:id="13080" w:author="Dr Mamadou SANOGO" w:date="2023-10-25T18:15:00Z">
              <w:rPr>
                <w:rFonts w:ascii="Cambria" w:hAnsi="Cambria" w:cs="Arial"/>
                <w:color w:val="000000"/>
                <w:lang w:val="fr-ML"/>
              </w:rPr>
            </w:rPrChange>
          </w:rPr>
          <w:t>- les consignes générales de sécurité, et notamment les consignes d’évacuation en cas d’incendie ;</w:t>
        </w:r>
      </w:ins>
    </w:p>
    <w:p w14:paraId="7A07602F" w14:textId="77777777" w:rsidR="00D3265D" w:rsidRPr="007A4AFC" w:rsidRDefault="00D3265D" w:rsidP="00D3265D">
      <w:pPr>
        <w:widowControl w:val="0"/>
        <w:autoSpaceDE w:val="0"/>
        <w:autoSpaceDN w:val="0"/>
        <w:adjustRightInd w:val="0"/>
        <w:spacing w:line="240" w:lineRule="auto"/>
        <w:rPr>
          <w:ins w:id="13081" w:author="Dr Mamadou SANOGO" w:date="2023-10-25T16:41:00Z"/>
          <w:rFonts w:ascii="Cambria" w:hAnsi="Cambria" w:cs="Arial"/>
          <w:color w:val="000000" w:themeColor="text1"/>
          <w:lang w:val="fr-ML"/>
          <w:rPrChange w:id="13082" w:author="Dr Mamadou SANOGO" w:date="2023-10-25T18:15:00Z">
            <w:rPr>
              <w:ins w:id="13083" w:author="Dr Mamadou SANOGO" w:date="2023-10-25T16:41:00Z"/>
              <w:rFonts w:ascii="Cambria" w:hAnsi="Cambria" w:cs="Arial"/>
              <w:color w:val="000000"/>
              <w:lang w:val="fr-ML"/>
            </w:rPr>
          </w:rPrChange>
        </w:rPr>
      </w:pPr>
      <w:ins w:id="13084" w:author="Dr Mamadou SANOGO" w:date="2023-10-25T16:41:00Z">
        <w:r w:rsidRPr="007A4AFC">
          <w:rPr>
            <w:rFonts w:ascii="Cambria" w:hAnsi="Cambria" w:cs="Arial"/>
            <w:color w:val="000000" w:themeColor="text1"/>
            <w:lang w:val="fr-ML"/>
            <w:rPrChange w:id="13085" w:author="Dr Mamadou SANOGO" w:date="2023-10-25T18:15:00Z">
              <w:rPr>
                <w:rFonts w:ascii="Cambria" w:hAnsi="Cambria" w:cs="Arial"/>
                <w:color w:val="000000"/>
                <w:lang w:val="fr-ML"/>
              </w:rPr>
            </w:rPrChange>
          </w:rPr>
          <w:t>- les consignes particulières de sécurité, et notamment celles relatives à la détention ou la manipulation des produits dangereux au sein des laboratoires.</w:t>
        </w:r>
      </w:ins>
    </w:p>
    <w:p w14:paraId="0801F193" w14:textId="77777777" w:rsidR="00D3265D" w:rsidRPr="007A4AFC" w:rsidRDefault="00D3265D" w:rsidP="00D3265D">
      <w:pPr>
        <w:widowControl w:val="0"/>
        <w:autoSpaceDE w:val="0"/>
        <w:autoSpaceDN w:val="0"/>
        <w:adjustRightInd w:val="0"/>
        <w:spacing w:line="240" w:lineRule="auto"/>
        <w:rPr>
          <w:ins w:id="13086" w:author="Dr Mamadou SANOGO" w:date="2023-10-25T16:41:00Z"/>
          <w:rFonts w:ascii="Cambria" w:hAnsi="Cambria" w:cs="Arial"/>
          <w:color w:val="000000" w:themeColor="text1"/>
          <w:lang w:val="fr-ML"/>
          <w:rPrChange w:id="13087" w:author="Dr Mamadou SANOGO" w:date="2023-10-25T18:15:00Z">
            <w:rPr>
              <w:ins w:id="13088" w:author="Dr Mamadou SANOGO" w:date="2023-10-25T16:41:00Z"/>
              <w:rFonts w:ascii="Cambria" w:hAnsi="Cambria" w:cs="Arial"/>
              <w:color w:val="000000"/>
              <w:lang w:val="fr-ML"/>
            </w:rPr>
          </w:rPrChange>
        </w:rPr>
      </w:pPr>
      <w:ins w:id="13089" w:author="Dr Mamadou SANOGO" w:date="2023-10-25T16:41:00Z">
        <w:r w:rsidRPr="007A4AFC">
          <w:rPr>
            <w:rFonts w:ascii="Cambria" w:hAnsi="Cambria" w:cs="Arial"/>
            <w:b/>
            <w:bCs/>
            <w:color w:val="000000" w:themeColor="text1"/>
            <w:lang w:val="fr-ML"/>
            <w:rPrChange w:id="13090" w:author="Dr Mamadou SANOGO" w:date="2023-10-25T18:15:00Z">
              <w:rPr>
                <w:rFonts w:ascii="Cambria" w:hAnsi="Cambria" w:cs="Arial"/>
                <w:b/>
                <w:bCs/>
                <w:color w:val="000000"/>
                <w:lang w:val="fr-ML"/>
              </w:rPr>
            </w:rPrChange>
          </w:rPr>
          <w:t xml:space="preserve">9-2 </w:t>
        </w:r>
        <w:r w:rsidRPr="007A4AFC">
          <w:rPr>
            <w:rFonts w:ascii="Cambria" w:hAnsi="Cambria" w:cs="Arial"/>
            <w:color w:val="000000" w:themeColor="text1"/>
            <w:lang w:val="fr-ML"/>
            <w:rPrChange w:id="13091" w:author="Dr Mamadou SANOGO" w:date="2023-10-25T18:15:00Z">
              <w:rPr>
                <w:rFonts w:ascii="Cambria" w:hAnsi="Cambria" w:cs="Arial"/>
                <w:color w:val="000000"/>
                <w:lang w:val="fr-ML"/>
              </w:rPr>
            </w:rPrChange>
          </w:rPr>
          <w:t>Il convient, le cas échéant, de se reporter aux documents affichés ou distribués au sein de l’École Privée de Santé Félix Houphouët Boigny.</w:t>
        </w:r>
      </w:ins>
    </w:p>
    <w:p w14:paraId="4D9D49AD" w14:textId="77777777" w:rsidR="00D3265D" w:rsidRPr="007A4AFC" w:rsidRDefault="00D3265D" w:rsidP="00D3265D">
      <w:pPr>
        <w:widowControl w:val="0"/>
        <w:autoSpaceDE w:val="0"/>
        <w:autoSpaceDN w:val="0"/>
        <w:adjustRightInd w:val="0"/>
        <w:spacing w:line="240" w:lineRule="auto"/>
        <w:rPr>
          <w:ins w:id="13092" w:author="Dr Mamadou SANOGO" w:date="2023-10-25T16:41:00Z"/>
          <w:rFonts w:ascii="Cambria" w:hAnsi="Cambria" w:cs="Arial"/>
          <w:color w:val="000000" w:themeColor="text1"/>
          <w:sz w:val="8"/>
          <w:lang w:val="fr-ML"/>
          <w:rPrChange w:id="13093" w:author="Dr Mamadou SANOGO" w:date="2023-10-25T18:15:00Z">
            <w:rPr>
              <w:ins w:id="13094" w:author="Dr Mamadou SANOGO" w:date="2023-10-25T16:41:00Z"/>
              <w:rFonts w:ascii="Cambria" w:hAnsi="Cambria" w:cs="Arial"/>
              <w:color w:val="000000"/>
              <w:sz w:val="8"/>
              <w:lang w:val="fr-ML"/>
            </w:rPr>
          </w:rPrChange>
        </w:rPr>
      </w:pPr>
    </w:p>
    <w:p w14:paraId="2620514F" w14:textId="77777777" w:rsidR="00D3265D" w:rsidRPr="007A4AFC" w:rsidRDefault="00D3265D" w:rsidP="00D3265D">
      <w:pPr>
        <w:widowControl w:val="0"/>
        <w:autoSpaceDE w:val="0"/>
        <w:autoSpaceDN w:val="0"/>
        <w:adjustRightInd w:val="0"/>
        <w:spacing w:line="240" w:lineRule="auto"/>
        <w:rPr>
          <w:ins w:id="13095" w:author="Dr Mamadou SANOGO" w:date="2023-10-25T16:41:00Z"/>
          <w:rFonts w:ascii="Cambria" w:hAnsi="Cambria" w:cs="Arial"/>
          <w:color w:val="000000" w:themeColor="text1"/>
          <w:lang w:val="fr-ML"/>
          <w:rPrChange w:id="13096" w:author="Dr Mamadou SANOGO" w:date="2023-10-25T18:15:00Z">
            <w:rPr>
              <w:ins w:id="13097" w:author="Dr Mamadou SANOGO" w:date="2023-10-25T16:41:00Z"/>
              <w:rFonts w:ascii="Cambria" w:hAnsi="Cambria" w:cs="Arial"/>
              <w:color w:val="000000"/>
              <w:lang w:val="fr-ML"/>
            </w:rPr>
          </w:rPrChange>
        </w:rPr>
      </w:pPr>
      <w:ins w:id="13098" w:author="Dr Mamadou SANOGO" w:date="2023-10-25T16:41:00Z">
        <w:r w:rsidRPr="007A4AFC">
          <w:rPr>
            <w:rFonts w:ascii="Cambria" w:hAnsi="Cambria" w:cs="Arial"/>
            <w:b/>
            <w:bCs/>
            <w:color w:val="000000" w:themeColor="text1"/>
            <w:lang w:val="fr-ML"/>
            <w:rPrChange w:id="13099" w:author="Dr Mamadou SANOGO" w:date="2023-10-25T18:15:00Z">
              <w:rPr>
                <w:rFonts w:ascii="Cambria" w:hAnsi="Cambria" w:cs="Arial"/>
                <w:b/>
                <w:bCs/>
                <w:color w:val="000000"/>
                <w:lang w:val="fr-ML"/>
              </w:rPr>
            </w:rPrChange>
          </w:rPr>
          <w:t>Article 10 - Introduction de substance ou de matériel</w:t>
        </w:r>
      </w:ins>
    </w:p>
    <w:p w14:paraId="40DC06E9" w14:textId="77777777" w:rsidR="00D3265D" w:rsidRPr="007A4AFC" w:rsidRDefault="00D3265D" w:rsidP="00D3265D">
      <w:pPr>
        <w:widowControl w:val="0"/>
        <w:autoSpaceDE w:val="0"/>
        <w:autoSpaceDN w:val="0"/>
        <w:adjustRightInd w:val="0"/>
        <w:spacing w:line="240" w:lineRule="auto"/>
        <w:rPr>
          <w:ins w:id="13100" w:author="Dr Mamadou SANOGO" w:date="2023-10-25T16:41:00Z"/>
          <w:rFonts w:ascii="Cambria" w:hAnsi="Cambria" w:cs="Arial"/>
          <w:color w:val="000000" w:themeColor="text1"/>
          <w:lang w:val="fr-ML"/>
          <w:rPrChange w:id="13101" w:author="Dr Mamadou SANOGO" w:date="2023-10-25T18:15:00Z">
            <w:rPr>
              <w:ins w:id="13102" w:author="Dr Mamadou SANOGO" w:date="2023-10-25T16:41:00Z"/>
              <w:rFonts w:ascii="Cambria" w:hAnsi="Cambria" w:cs="Arial"/>
              <w:color w:val="000000"/>
              <w:lang w:val="fr-ML"/>
            </w:rPr>
          </w:rPrChange>
        </w:rPr>
      </w:pPr>
      <w:ins w:id="13103" w:author="Dr Mamadou SANOGO" w:date="2023-10-25T16:41:00Z">
        <w:r w:rsidRPr="007A4AFC">
          <w:rPr>
            <w:rFonts w:ascii="Cambria" w:hAnsi="Cambria" w:cs="Arial"/>
            <w:color w:val="000000" w:themeColor="text1"/>
            <w:lang w:val="fr-ML"/>
            <w:rPrChange w:id="13104" w:author="Dr Mamadou SANOGO" w:date="2023-10-25T18:15:00Z">
              <w:rPr>
                <w:rFonts w:ascii="Cambria" w:hAnsi="Cambria" w:cs="Arial"/>
                <w:color w:val="000000"/>
                <w:lang w:val="fr-ML"/>
              </w:rPr>
            </w:rPrChange>
          </w:rPr>
          <w:t>Sous réserve d’une autorisation expresse des autorités compétentes, il est interdit d’introduire ou de transporter dans les locaux de l’établissement, toute substance, tout matériel ou instrument dangereux, illicite, nuisible à la santé ou contraire aux impératifs de salubrité ou d’ordre public.</w:t>
        </w:r>
      </w:ins>
    </w:p>
    <w:p w14:paraId="5401EFDC" w14:textId="77777777" w:rsidR="00D3265D" w:rsidRPr="007A4AFC" w:rsidRDefault="00D3265D" w:rsidP="00D3265D">
      <w:pPr>
        <w:widowControl w:val="0"/>
        <w:autoSpaceDE w:val="0"/>
        <w:autoSpaceDN w:val="0"/>
        <w:adjustRightInd w:val="0"/>
        <w:spacing w:line="240" w:lineRule="auto"/>
        <w:rPr>
          <w:ins w:id="13105" w:author="Dr Mamadou SANOGO" w:date="2023-10-25T16:41:00Z"/>
          <w:rFonts w:ascii="Cambria" w:hAnsi="Cambria" w:cs="Arial"/>
          <w:color w:val="000000" w:themeColor="text1"/>
          <w:sz w:val="10"/>
          <w:lang w:val="fr-ML"/>
          <w:rPrChange w:id="13106" w:author="Dr Mamadou SANOGO" w:date="2023-10-25T18:15:00Z">
            <w:rPr>
              <w:ins w:id="13107" w:author="Dr Mamadou SANOGO" w:date="2023-10-25T16:41:00Z"/>
              <w:rFonts w:ascii="Cambria" w:hAnsi="Cambria" w:cs="Arial"/>
              <w:color w:val="000000"/>
              <w:sz w:val="10"/>
              <w:lang w:val="fr-ML"/>
            </w:rPr>
          </w:rPrChange>
        </w:rPr>
      </w:pPr>
    </w:p>
    <w:p w14:paraId="695BB53E" w14:textId="77777777" w:rsidR="00D3265D" w:rsidRPr="007A4AFC" w:rsidRDefault="00D3265D" w:rsidP="00D3265D">
      <w:pPr>
        <w:widowControl w:val="0"/>
        <w:autoSpaceDE w:val="0"/>
        <w:autoSpaceDN w:val="0"/>
        <w:adjustRightInd w:val="0"/>
        <w:spacing w:line="240" w:lineRule="auto"/>
        <w:rPr>
          <w:ins w:id="13108" w:author="Dr Mamadou SANOGO" w:date="2023-10-25T16:41:00Z"/>
          <w:rFonts w:ascii="Cambria" w:hAnsi="Cambria" w:cs="Arial"/>
          <w:color w:val="000000" w:themeColor="text1"/>
          <w:lang w:val="fr-ML"/>
          <w:rPrChange w:id="13109" w:author="Dr Mamadou SANOGO" w:date="2023-10-25T18:15:00Z">
            <w:rPr>
              <w:ins w:id="13110" w:author="Dr Mamadou SANOGO" w:date="2023-10-25T16:41:00Z"/>
              <w:rFonts w:ascii="Cambria" w:hAnsi="Cambria" w:cs="Arial"/>
              <w:color w:val="000000"/>
              <w:lang w:val="fr-ML"/>
            </w:rPr>
          </w:rPrChange>
        </w:rPr>
      </w:pPr>
      <w:ins w:id="13111" w:author="Dr Mamadou SANOGO" w:date="2023-10-25T16:41:00Z">
        <w:r w:rsidRPr="007A4AFC">
          <w:rPr>
            <w:rFonts w:ascii="Cambria" w:hAnsi="Cambria" w:cs="Arial"/>
            <w:b/>
            <w:bCs/>
            <w:color w:val="000000" w:themeColor="text1"/>
            <w:lang w:val="fr-ML"/>
            <w:rPrChange w:id="13112" w:author="Dr Mamadou SANOGO" w:date="2023-10-25T18:15:00Z">
              <w:rPr>
                <w:rFonts w:ascii="Cambria" w:hAnsi="Cambria" w:cs="Arial"/>
                <w:b/>
                <w:bCs/>
                <w:color w:val="000000"/>
                <w:lang w:val="fr-ML"/>
              </w:rPr>
            </w:rPrChange>
          </w:rPr>
          <w:t>Article 11 – Traitement des déchets</w:t>
        </w:r>
      </w:ins>
    </w:p>
    <w:p w14:paraId="7C514B53" w14:textId="15AA3581" w:rsidR="0027496F" w:rsidRPr="007A4AFC" w:rsidRDefault="00D3265D">
      <w:pPr>
        <w:widowControl w:val="0"/>
        <w:autoSpaceDE w:val="0"/>
        <w:autoSpaceDN w:val="0"/>
        <w:adjustRightInd w:val="0"/>
        <w:rPr>
          <w:ins w:id="13113" w:author="Dr Mamadou SANOGO" w:date="2023-10-25T16:41:00Z"/>
          <w:rFonts w:ascii="Cambria" w:hAnsi="Cambria" w:cs="Arial"/>
          <w:color w:val="000000" w:themeColor="text1"/>
          <w:lang w:val="fr-ML"/>
          <w:rPrChange w:id="13114" w:author="Dr Mamadou SANOGO" w:date="2023-10-25T18:15:00Z">
            <w:rPr>
              <w:ins w:id="13115" w:author="Dr Mamadou SANOGO" w:date="2023-10-25T16:41:00Z"/>
              <w:rFonts w:ascii="Cambria" w:hAnsi="Cambria" w:cs="Arial"/>
              <w:color w:val="000000"/>
              <w:lang w:val="fr-ML"/>
            </w:rPr>
          </w:rPrChange>
        </w:rPr>
        <w:pPrChange w:id="13116" w:author="Dr Mamadou SANOGO" w:date="2023-10-27T14:05:00Z">
          <w:pPr>
            <w:widowControl w:val="0"/>
            <w:autoSpaceDE w:val="0"/>
            <w:autoSpaceDN w:val="0"/>
            <w:adjustRightInd w:val="0"/>
            <w:spacing w:line="240" w:lineRule="auto"/>
          </w:pPr>
        </w:pPrChange>
      </w:pPr>
      <w:ins w:id="13117" w:author="Dr Mamadou SANOGO" w:date="2023-10-25T16:41:00Z">
        <w:r w:rsidRPr="007A4AFC">
          <w:rPr>
            <w:rFonts w:ascii="Cambria" w:hAnsi="Cambria" w:cs="Arial"/>
            <w:color w:val="000000" w:themeColor="text1"/>
            <w:lang w:val="fr-ML"/>
            <w:rPrChange w:id="13118" w:author="Dr Mamadou SANOGO" w:date="2023-10-25T18:15:00Z">
              <w:rPr>
                <w:rFonts w:ascii="Cambria" w:hAnsi="Cambria" w:cs="Arial"/>
                <w:color w:val="000000"/>
                <w:lang w:val="fr-ML"/>
              </w:rPr>
            </w:rPrChange>
          </w:rPr>
          <w:t>D’une manière générale, tous les déchets et détritus doivent être déposés dans les poubelles ou conteneurs prévus à cet effet. Il convient, le cas échéant, de se reporter aux consignes spécifiques à chaque composante ou service (laboratoire, salles de travaux pratiques…).</w:t>
        </w:r>
      </w:ins>
    </w:p>
    <w:p w14:paraId="386CE0ED" w14:textId="77777777" w:rsidR="00D3265D" w:rsidRPr="007A4AFC" w:rsidRDefault="00D3265D" w:rsidP="00D3265D">
      <w:pPr>
        <w:widowControl w:val="0"/>
        <w:autoSpaceDE w:val="0"/>
        <w:autoSpaceDN w:val="0"/>
        <w:adjustRightInd w:val="0"/>
        <w:spacing w:line="240" w:lineRule="auto"/>
        <w:rPr>
          <w:ins w:id="13119" w:author="Dr Mamadou SANOGO" w:date="2023-10-25T16:41:00Z"/>
          <w:rFonts w:ascii="Cambria" w:hAnsi="Cambria" w:cs="Arial"/>
          <w:b/>
          <w:bCs/>
          <w:color w:val="000000" w:themeColor="text1"/>
          <w:sz w:val="10"/>
          <w:lang w:val="fr-ML"/>
          <w:rPrChange w:id="13120" w:author="Dr Mamadou SANOGO" w:date="2023-10-25T18:15:00Z">
            <w:rPr>
              <w:ins w:id="13121" w:author="Dr Mamadou SANOGO" w:date="2023-10-25T16:41:00Z"/>
              <w:rFonts w:ascii="Cambria" w:hAnsi="Cambria" w:cs="Arial"/>
              <w:b/>
              <w:bCs/>
              <w:color w:val="000000"/>
              <w:sz w:val="10"/>
              <w:lang w:val="fr-ML"/>
            </w:rPr>
          </w:rPrChange>
        </w:rPr>
      </w:pPr>
    </w:p>
    <w:p w14:paraId="43FDB818" w14:textId="77777777" w:rsidR="00D3265D" w:rsidRPr="007A4AFC" w:rsidRDefault="00D3265D" w:rsidP="00D3265D">
      <w:pPr>
        <w:widowControl w:val="0"/>
        <w:autoSpaceDE w:val="0"/>
        <w:autoSpaceDN w:val="0"/>
        <w:adjustRightInd w:val="0"/>
        <w:spacing w:line="240" w:lineRule="auto"/>
        <w:rPr>
          <w:ins w:id="13122" w:author="Dr Mamadou SANOGO" w:date="2023-10-25T16:41:00Z"/>
          <w:rFonts w:ascii="Cambria" w:hAnsi="Cambria" w:cs="Arial"/>
          <w:b/>
          <w:bCs/>
          <w:color w:val="000000" w:themeColor="text1"/>
          <w:lang w:val="fr-ML"/>
          <w:rPrChange w:id="13123" w:author="Dr Mamadou SANOGO" w:date="2023-10-25T18:15:00Z">
            <w:rPr>
              <w:ins w:id="13124" w:author="Dr Mamadou SANOGO" w:date="2023-10-25T16:41:00Z"/>
              <w:rFonts w:ascii="Cambria" w:hAnsi="Cambria" w:cs="Arial"/>
              <w:b/>
              <w:bCs/>
              <w:color w:val="000000"/>
              <w:lang w:val="fr-ML"/>
            </w:rPr>
          </w:rPrChange>
        </w:rPr>
      </w:pPr>
      <w:ins w:id="13125" w:author="Dr Mamadou SANOGO" w:date="2023-10-25T16:41:00Z">
        <w:r w:rsidRPr="007A4AFC">
          <w:rPr>
            <w:rFonts w:ascii="Cambria" w:hAnsi="Cambria" w:cs="Arial"/>
            <w:b/>
            <w:bCs/>
            <w:color w:val="000000" w:themeColor="text1"/>
            <w:lang w:val="fr-ML"/>
            <w:rPrChange w:id="13126" w:author="Dr Mamadou SANOGO" w:date="2023-10-25T18:15:00Z">
              <w:rPr>
                <w:rFonts w:ascii="Cambria" w:hAnsi="Cambria" w:cs="Arial"/>
                <w:b/>
                <w:bCs/>
                <w:color w:val="000000"/>
                <w:lang w:val="fr-ML"/>
              </w:rPr>
            </w:rPrChange>
          </w:rPr>
          <w:t>CHAPITRE III : DISPOSITIONS CONCERNANT LES LOCAUX</w:t>
        </w:r>
      </w:ins>
    </w:p>
    <w:p w14:paraId="778C3BF2" w14:textId="77777777" w:rsidR="00D3265D" w:rsidRPr="007A4AFC" w:rsidRDefault="00D3265D" w:rsidP="00D3265D">
      <w:pPr>
        <w:widowControl w:val="0"/>
        <w:autoSpaceDE w:val="0"/>
        <w:autoSpaceDN w:val="0"/>
        <w:adjustRightInd w:val="0"/>
        <w:spacing w:line="240" w:lineRule="auto"/>
        <w:rPr>
          <w:ins w:id="13127" w:author="Dr Mamadou SANOGO" w:date="2023-10-25T16:41:00Z"/>
          <w:rFonts w:ascii="Cambria" w:hAnsi="Cambria" w:cs="Arial"/>
          <w:color w:val="000000" w:themeColor="text1"/>
          <w:lang w:val="fr-ML"/>
          <w:rPrChange w:id="13128" w:author="Dr Mamadou SANOGO" w:date="2023-10-25T18:15:00Z">
            <w:rPr>
              <w:ins w:id="13129" w:author="Dr Mamadou SANOGO" w:date="2023-10-25T16:41:00Z"/>
              <w:rFonts w:ascii="Cambria" w:hAnsi="Cambria" w:cs="Arial"/>
              <w:color w:val="000000"/>
              <w:lang w:val="fr-ML"/>
            </w:rPr>
          </w:rPrChange>
        </w:rPr>
      </w:pPr>
      <w:ins w:id="13130" w:author="Dr Mamadou SANOGO" w:date="2023-10-25T16:41:00Z">
        <w:r w:rsidRPr="007A4AFC">
          <w:rPr>
            <w:rFonts w:ascii="Cambria" w:hAnsi="Cambria" w:cs="Arial"/>
            <w:b/>
            <w:bCs/>
            <w:color w:val="000000" w:themeColor="text1"/>
            <w:lang w:val="fr-ML"/>
            <w:rPrChange w:id="13131" w:author="Dr Mamadou SANOGO" w:date="2023-10-25T18:15:00Z">
              <w:rPr>
                <w:rFonts w:ascii="Cambria" w:hAnsi="Cambria" w:cs="Arial"/>
                <w:b/>
                <w:bCs/>
                <w:color w:val="000000"/>
                <w:lang w:val="fr-ML"/>
              </w:rPr>
            </w:rPrChange>
          </w:rPr>
          <w:t>Article 12 - Maintien de l’ordre dans les locaux</w:t>
        </w:r>
      </w:ins>
    </w:p>
    <w:p w14:paraId="59E49AD7" w14:textId="77777777" w:rsidR="00D3265D" w:rsidRPr="007A4AFC" w:rsidRDefault="00D3265D" w:rsidP="00D3265D">
      <w:pPr>
        <w:widowControl w:val="0"/>
        <w:autoSpaceDE w:val="0"/>
        <w:autoSpaceDN w:val="0"/>
        <w:adjustRightInd w:val="0"/>
        <w:spacing w:line="240" w:lineRule="auto"/>
        <w:rPr>
          <w:ins w:id="13132" w:author="Dr Mamadou SANOGO" w:date="2023-10-25T16:41:00Z"/>
          <w:rFonts w:ascii="Cambria" w:hAnsi="Cambria" w:cs="Arial"/>
          <w:color w:val="000000" w:themeColor="text1"/>
          <w:lang w:val="fr-ML"/>
          <w:rPrChange w:id="13133" w:author="Dr Mamadou SANOGO" w:date="2023-10-25T18:15:00Z">
            <w:rPr>
              <w:ins w:id="13134" w:author="Dr Mamadou SANOGO" w:date="2023-10-25T16:41:00Z"/>
              <w:rFonts w:ascii="Cambria" w:hAnsi="Cambria" w:cs="Arial"/>
              <w:color w:val="000000"/>
              <w:lang w:val="fr-ML"/>
            </w:rPr>
          </w:rPrChange>
        </w:rPr>
      </w:pPr>
      <w:ins w:id="13135" w:author="Dr Mamadou SANOGO" w:date="2023-10-25T16:41:00Z">
        <w:r w:rsidRPr="007A4AFC">
          <w:rPr>
            <w:rFonts w:ascii="Cambria" w:hAnsi="Cambria" w:cs="Arial"/>
            <w:b/>
            <w:bCs/>
            <w:color w:val="000000" w:themeColor="text1"/>
            <w:lang w:val="fr-ML"/>
            <w:rPrChange w:id="13136" w:author="Dr Mamadou SANOGO" w:date="2023-10-25T18:15:00Z">
              <w:rPr>
                <w:rFonts w:ascii="Cambria" w:hAnsi="Cambria" w:cs="Arial"/>
                <w:b/>
                <w:bCs/>
                <w:color w:val="000000"/>
                <w:lang w:val="fr-ML"/>
              </w:rPr>
            </w:rPrChange>
          </w:rPr>
          <w:t xml:space="preserve">12-1 </w:t>
        </w:r>
        <w:r w:rsidRPr="007A4AFC">
          <w:rPr>
            <w:rFonts w:ascii="Cambria" w:hAnsi="Cambria" w:cs="Arial"/>
            <w:color w:val="000000" w:themeColor="text1"/>
            <w:lang w:val="fr-ML"/>
            <w:rPrChange w:id="13137" w:author="Dr Mamadou SANOGO" w:date="2023-10-25T18:15:00Z">
              <w:rPr>
                <w:rFonts w:ascii="Cambria" w:hAnsi="Cambria" w:cs="Arial"/>
                <w:color w:val="000000"/>
                <w:lang w:val="fr-ML"/>
              </w:rPr>
            </w:rPrChange>
          </w:rPr>
          <w:t>Le Directeur Général de l’École Privée de Santé Félix Houphouët Boigny est responsable de l’ordre et de la sécurité dans les enceintes et locaux affectés à titre principal à l’établissement dont il a la charge.</w:t>
        </w:r>
      </w:ins>
    </w:p>
    <w:p w14:paraId="3215018C" w14:textId="77777777" w:rsidR="00D3265D" w:rsidRPr="007A4AFC" w:rsidRDefault="00D3265D" w:rsidP="00D3265D">
      <w:pPr>
        <w:widowControl w:val="0"/>
        <w:autoSpaceDE w:val="0"/>
        <w:autoSpaceDN w:val="0"/>
        <w:adjustRightInd w:val="0"/>
        <w:spacing w:line="240" w:lineRule="auto"/>
        <w:rPr>
          <w:ins w:id="13138" w:author="Dr Mamadou SANOGO" w:date="2023-10-25T16:41:00Z"/>
          <w:rFonts w:ascii="Cambria" w:hAnsi="Cambria" w:cs="Arial"/>
          <w:color w:val="000000" w:themeColor="text1"/>
          <w:lang w:val="fr-ML"/>
          <w:rPrChange w:id="13139" w:author="Dr Mamadou SANOGO" w:date="2023-10-25T18:15:00Z">
            <w:rPr>
              <w:ins w:id="13140" w:author="Dr Mamadou SANOGO" w:date="2023-10-25T16:41:00Z"/>
              <w:rFonts w:ascii="Cambria" w:hAnsi="Cambria" w:cs="Arial"/>
              <w:color w:val="000000"/>
              <w:lang w:val="fr-ML"/>
            </w:rPr>
          </w:rPrChange>
        </w:rPr>
      </w:pPr>
      <w:ins w:id="13141" w:author="Dr Mamadou SANOGO" w:date="2023-10-25T16:41:00Z">
        <w:r w:rsidRPr="007A4AFC">
          <w:rPr>
            <w:rFonts w:ascii="Cambria" w:hAnsi="Cambria" w:cs="Arial"/>
            <w:b/>
            <w:color w:val="000000" w:themeColor="text1"/>
            <w:lang w:val="fr-ML"/>
            <w:rPrChange w:id="13142" w:author="Dr Mamadou SANOGO" w:date="2023-10-25T18:15:00Z">
              <w:rPr>
                <w:rFonts w:ascii="Cambria" w:hAnsi="Cambria" w:cs="Arial"/>
                <w:b/>
                <w:color w:val="000000"/>
                <w:lang w:val="fr-ML"/>
              </w:rPr>
            </w:rPrChange>
          </w:rPr>
          <w:t>12-2</w:t>
        </w:r>
        <w:r w:rsidRPr="007A4AFC">
          <w:rPr>
            <w:rFonts w:ascii="Cambria" w:hAnsi="Cambria" w:cs="Arial"/>
            <w:color w:val="000000" w:themeColor="text1"/>
            <w:lang w:val="fr-ML"/>
            <w:rPrChange w:id="13143" w:author="Dr Mamadou SANOGO" w:date="2023-10-25T18:15:00Z">
              <w:rPr>
                <w:rFonts w:ascii="Cambria" w:hAnsi="Cambria" w:cs="Arial"/>
                <w:color w:val="000000"/>
                <w:lang w:val="fr-ML"/>
              </w:rPr>
            </w:rPrChange>
          </w:rPr>
          <w:t>Sa compétence s’étend aux locaux mis à la disposition des usagers et du personnel. Elle s’exerce à l’égard de tous les services et organismes publics ou privés installés dans les enceintes et locaux précités.</w:t>
        </w:r>
      </w:ins>
    </w:p>
    <w:p w14:paraId="6AE930B9" w14:textId="77777777" w:rsidR="00D3265D" w:rsidRPr="007A4AFC" w:rsidRDefault="00D3265D" w:rsidP="00D3265D">
      <w:pPr>
        <w:widowControl w:val="0"/>
        <w:autoSpaceDE w:val="0"/>
        <w:autoSpaceDN w:val="0"/>
        <w:adjustRightInd w:val="0"/>
        <w:spacing w:line="240" w:lineRule="auto"/>
        <w:rPr>
          <w:ins w:id="13144" w:author="Dr Mamadou SANOGO" w:date="2023-10-25T16:41:00Z"/>
          <w:rFonts w:ascii="Cambria" w:hAnsi="Cambria" w:cs="Arial"/>
          <w:color w:val="000000" w:themeColor="text1"/>
          <w:lang w:val="fr-ML"/>
          <w:rPrChange w:id="13145" w:author="Dr Mamadou SANOGO" w:date="2023-10-25T18:15:00Z">
            <w:rPr>
              <w:ins w:id="13146" w:author="Dr Mamadou SANOGO" w:date="2023-10-25T16:41:00Z"/>
              <w:rFonts w:ascii="Cambria" w:hAnsi="Cambria" w:cs="Arial"/>
              <w:color w:val="000000"/>
              <w:lang w:val="fr-ML"/>
            </w:rPr>
          </w:rPrChange>
        </w:rPr>
      </w:pPr>
      <w:ins w:id="13147" w:author="Dr Mamadou SANOGO" w:date="2023-10-25T16:41:00Z">
        <w:r w:rsidRPr="007A4AFC">
          <w:rPr>
            <w:rFonts w:ascii="Cambria" w:hAnsi="Cambria" w:cs="Arial"/>
            <w:b/>
            <w:bCs/>
            <w:color w:val="000000" w:themeColor="text1"/>
            <w:lang w:val="fr-ML"/>
            <w:rPrChange w:id="13148" w:author="Dr Mamadou SANOGO" w:date="2023-10-25T18:15:00Z">
              <w:rPr>
                <w:rFonts w:ascii="Cambria" w:hAnsi="Cambria" w:cs="Arial"/>
                <w:b/>
                <w:bCs/>
                <w:color w:val="000000"/>
                <w:lang w:val="fr-ML"/>
              </w:rPr>
            </w:rPrChange>
          </w:rPr>
          <w:t>12-3</w:t>
        </w:r>
        <w:r w:rsidRPr="007A4AFC">
          <w:rPr>
            <w:rFonts w:ascii="Cambria" w:hAnsi="Cambria" w:cs="Arial"/>
            <w:color w:val="000000" w:themeColor="text1"/>
            <w:lang w:val="fr-ML"/>
            <w:rPrChange w:id="13149" w:author="Dr Mamadou SANOGO" w:date="2023-10-25T18:15:00Z">
              <w:rPr>
                <w:rFonts w:ascii="Cambria" w:hAnsi="Cambria" w:cs="Arial"/>
                <w:color w:val="000000"/>
                <w:lang w:val="fr-ML"/>
              </w:rPr>
            </w:rPrChange>
          </w:rPr>
          <w:t>Le Directeur Général est compétent pour prendre, à titre temporaire, toute mesure utile afin d’assurer le maintien de l’ordre : interdiction d’accès, suspension des enseignements…Les faits qui ont conduit au prononcé d’une telle mesure, peuvent donner lieu à une procédure disciplinaire.</w:t>
        </w:r>
      </w:ins>
    </w:p>
    <w:p w14:paraId="0EFF1362" w14:textId="77777777" w:rsidR="00D3265D" w:rsidRPr="007A4AFC" w:rsidRDefault="00D3265D" w:rsidP="00D3265D">
      <w:pPr>
        <w:widowControl w:val="0"/>
        <w:autoSpaceDE w:val="0"/>
        <w:autoSpaceDN w:val="0"/>
        <w:adjustRightInd w:val="0"/>
        <w:spacing w:line="240" w:lineRule="auto"/>
        <w:rPr>
          <w:ins w:id="13150" w:author="Dr Mamadou SANOGO" w:date="2023-10-25T16:41:00Z"/>
          <w:rFonts w:ascii="Cambria" w:hAnsi="Cambria" w:cs="Arial"/>
          <w:color w:val="000000" w:themeColor="text1"/>
          <w:sz w:val="10"/>
          <w:lang w:val="fr-ML"/>
          <w:rPrChange w:id="13151" w:author="Dr Mamadou SANOGO" w:date="2023-10-25T18:15:00Z">
            <w:rPr>
              <w:ins w:id="13152" w:author="Dr Mamadou SANOGO" w:date="2023-10-25T16:41:00Z"/>
              <w:rFonts w:ascii="Cambria" w:hAnsi="Cambria" w:cs="Arial"/>
              <w:color w:val="000000"/>
              <w:sz w:val="10"/>
              <w:lang w:val="fr-ML"/>
            </w:rPr>
          </w:rPrChange>
        </w:rPr>
      </w:pPr>
    </w:p>
    <w:p w14:paraId="6A9758E9" w14:textId="77777777" w:rsidR="00D3265D" w:rsidRPr="007A4AFC" w:rsidRDefault="00D3265D" w:rsidP="00D3265D">
      <w:pPr>
        <w:widowControl w:val="0"/>
        <w:autoSpaceDE w:val="0"/>
        <w:autoSpaceDN w:val="0"/>
        <w:adjustRightInd w:val="0"/>
        <w:spacing w:line="240" w:lineRule="auto"/>
        <w:rPr>
          <w:ins w:id="13153" w:author="Dr Mamadou SANOGO" w:date="2023-10-25T16:41:00Z"/>
          <w:rFonts w:ascii="Cambria" w:hAnsi="Cambria" w:cs="Arial"/>
          <w:color w:val="000000" w:themeColor="text1"/>
          <w:lang w:val="fr-ML"/>
          <w:rPrChange w:id="13154" w:author="Dr Mamadou SANOGO" w:date="2023-10-25T18:15:00Z">
            <w:rPr>
              <w:ins w:id="13155" w:author="Dr Mamadou SANOGO" w:date="2023-10-25T16:41:00Z"/>
              <w:rFonts w:ascii="Cambria" w:hAnsi="Cambria" w:cs="Arial"/>
              <w:color w:val="000000"/>
              <w:lang w:val="fr-ML"/>
            </w:rPr>
          </w:rPrChange>
        </w:rPr>
      </w:pPr>
      <w:ins w:id="13156" w:author="Dr Mamadou SANOGO" w:date="2023-10-25T16:41:00Z">
        <w:r w:rsidRPr="007A4AFC">
          <w:rPr>
            <w:rFonts w:ascii="Cambria" w:hAnsi="Cambria" w:cs="Arial"/>
            <w:b/>
            <w:bCs/>
            <w:color w:val="000000" w:themeColor="text1"/>
            <w:lang w:val="fr-ML"/>
            <w:rPrChange w:id="13157" w:author="Dr Mamadou SANOGO" w:date="2023-10-25T18:15:00Z">
              <w:rPr>
                <w:rFonts w:ascii="Cambria" w:hAnsi="Cambria" w:cs="Arial"/>
                <w:b/>
                <w:bCs/>
                <w:color w:val="000000"/>
                <w:lang w:val="fr-ML"/>
              </w:rPr>
            </w:rPrChange>
          </w:rPr>
          <w:t xml:space="preserve">Article 13 - Accès aux différents locaux de l’École Privée de Santé Félix Houphouët Boigny </w:t>
        </w:r>
      </w:ins>
    </w:p>
    <w:p w14:paraId="4B3AD955" w14:textId="77777777" w:rsidR="00D3265D" w:rsidRPr="007A4AFC" w:rsidRDefault="00D3265D" w:rsidP="00D3265D">
      <w:pPr>
        <w:widowControl w:val="0"/>
        <w:autoSpaceDE w:val="0"/>
        <w:autoSpaceDN w:val="0"/>
        <w:adjustRightInd w:val="0"/>
        <w:spacing w:line="240" w:lineRule="auto"/>
        <w:rPr>
          <w:ins w:id="13158" w:author="Dr Mamadou SANOGO" w:date="2023-10-25T16:41:00Z"/>
          <w:rFonts w:ascii="Cambria" w:hAnsi="Cambria" w:cs="Arial"/>
          <w:color w:val="000000" w:themeColor="text1"/>
          <w:lang w:val="fr-ML"/>
          <w:rPrChange w:id="13159" w:author="Dr Mamadou SANOGO" w:date="2023-10-25T18:15:00Z">
            <w:rPr>
              <w:ins w:id="13160" w:author="Dr Mamadou SANOGO" w:date="2023-10-25T16:41:00Z"/>
              <w:rFonts w:ascii="Cambria" w:hAnsi="Cambria" w:cs="Arial"/>
              <w:color w:val="000000"/>
              <w:lang w:val="fr-ML"/>
            </w:rPr>
          </w:rPrChange>
        </w:rPr>
      </w:pPr>
      <w:ins w:id="13161" w:author="Dr Mamadou SANOGO" w:date="2023-10-25T16:41:00Z">
        <w:r w:rsidRPr="007A4AFC">
          <w:rPr>
            <w:rFonts w:ascii="Cambria" w:hAnsi="Cambria" w:cs="Arial"/>
            <w:b/>
            <w:bCs/>
            <w:color w:val="000000" w:themeColor="text1"/>
            <w:lang w:val="fr-ML"/>
            <w:rPrChange w:id="13162" w:author="Dr Mamadou SANOGO" w:date="2023-10-25T18:15:00Z">
              <w:rPr>
                <w:rFonts w:ascii="Cambria" w:hAnsi="Cambria" w:cs="Arial"/>
                <w:b/>
                <w:bCs/>
                <w:color w:val="000000"/>
                <w:lang w:val="fr-ML"/>
              </w:rPr>
            </w:rPrChange>
          </w:rPr>
          <w:t xml:space="preserve">13-1 </w:t>
        </w:r>
        <w:r w:rsidRPr="007A4AFC">
          <w:rPr>
            <w:rFonts w:ascii="Cambria" w:hAnsi="Cambria" w:cs="Arial"/>
            <w:color w:val="000000" w:themeColor="text1"/>
            <w:lang w:val="fr-ML"/>
            <w:rPrChange w:id="13163" w:author="Dr Mamadou SANOGO" w:date="2023-10-25T18:15:00Z">
              <w:rPr>
                <w:rFonts w:ascii="Cambria" w:hAnsi="Cambria" w:cs="Arial"/>
                <w:color w:val="000000"/>
                <w:lang w:val="fr-ML"/>
              </w:rPr>
            </w:rPrChange>
          </w:rPr>
          <w:t>L’accès aux différents locaux de l’École Privée de Santé Félix Houphouët Boigny est strictement réservé aux usagers, aux personnels de l’École Privée de Santé Félix Houphouët Boigny ainsi qu’à toute personne dûment autorisée.</w:t>
        </w:r>
      </w:ins>
    </w:p>
    <w:p w14:paraId="2BB060EE" w14:textId="77777777" w:rsidR="00D3265D" w:rsidRPr="007A4AFC" w:rsidRDefault="00D3265D" w:rsidP="00D3265D">
      <w:pPr>
        <w:widowControl w:val="0"/>
        <w:autoSpaceDE w:val="0"/>
        <w:autoSpaceDN w:val="0"/>
        <w:adjustRightInd w:val="0"/>
        <w:spacing w:line="240" w:lineRule="auto"/>
        <w:rPr>
          <w:ins w:id="13164" w:author="Dr Mamadou SANOGO" w:date="2023-10-25T16:41:00Z"/>
          <w:rFonts w:ascii="Cambria" w:hAnsi="Cambria" w:cs="Arial"/>
          <w:color w:val="000000" w:themeColor="text1"/>
          <w:lang w:val="fr-ML"/>
          <w:rPrChange w:id="13165" w:author="Dr Mamadou SANOGO" w:date="2023-10-25T18:15:00Z">
            <w:rPr>
              <w:ins w:id="13166" w:author="Dr Mamadou SANOGO" w:date="2023-10-25T16:41:00Z"/>
              <w:rFonts w:ascii="Cambria" w:hAnsi="Cambria" w:cs="Arial"/>
              <w:color w:val="000000"/>
              <w:lang w:val="fr-ML"/>
            </w:rPr>
          </w:rPrChange>
        </w:rPr>
      </w:pPr>
      <w:ins w:id="13167" w:author="Dr Mamadou SANOGO" w:date="2023-10-25T16:41:00Z">
        <w:r w:rsidRPr="007A4AFC">
          <w:rPr>
            <w:rFonts w:ascii="Cambria" w:hAnsi="Cambria" w:cs="Arial"/>
            <w:color w:val="000000" w:themeColor="text1"/>
            <w:lang w:val="fr-ML"/>
            <w:rPrChange w:id="13168" w:author="Dr Mamadou SANOGO" w:date="2023-10-25T18:15:00Z">
              <w:rPr>
                <w:rFonts w:ascii="Cambria" w:hAnsi="Cambria" w:cs="Arial"/>
                <w:color w:val="000000"/>
                <w:lang w:val="fr-ML"/>
              </w:rPr>
            </w:rPrChange>
          </w:rPr>
          <w:t>Le Directeur Général de l’École Privée de Santé Félix Houphouët Boigny fixe par arrêté les conditions d’accès aux différents locaux de l’École Privée de Santé Félix Houphouët Boigny .</w:t>
        </w:r>
      </w:ins>
    </w:p>
    <w:p w14:paraId="28835624" w14:textId="77777777" w:rsidR="00D3265D" w:rsidRPr="007A4AFC" w:rsidRDefault="00D3265D" w:rsidP="00D3265D">
      <w:pPr>
        <w:widowControl w:val="0"/>
        <w:autoSpaceDE w:val="0"/>
        <w:autoSpaceDN w:val="0"/>
        <w:adjustRightInd w:val="0"/>
        <w:spacing w:line="240" w:lineRule="auto"/>
        <w:rPr>
          <w:ins w:id="13169" w:author="Dr Mamadou SANOGO" w:date="2023-10-25T16:41:00Z"/>
          <w:rFonts w:ascii="Cambria" w:hAnsi="Cambria" w:cs="Arial"/>
          <w:color w:val="000000" w:themeColor="text1"/>
          <w:lang w:val="fr-ML"/>
          <w:rPrChange w:id="13170" w:author="Dr Mamadou SANOGO" w:date="2023-10-25T18:15:00Z">
            <w:rPr>
              <w:ins w:id="13171" w:author="Dr Mamadou SANOGO" w:date="2023-10-25T16:41:00Z"/>
              <w:rFonts w:ascii="Cambria" w:hAnsi="Cambria" w:cs="Arial"/>
              <w:color w:val="000000"/>
              <w:lang w:val="fr-ML"/>
            </w:rPr>
          </w:rPrChange>
        </w:rPr>
      </w:pPr>
      <w:ins w:id="13172" w:author="Dr Mamadou SANOGO" w:date="2023-10-25T16:41:00Z">
        <w:r w:rsidRPr="007A4AFC">
          <w:rPr>
            <w:rFonts w:ascii="Cambria" w:hAnsi="Cambria" w:cs="Arial"/>
            <w:b/>
            <w:bCs/>
            <w:color w:val="000000" w:themeColor="text1"/>
            <w:lang w:val="fr-ML"/>
            <w:rPrChange w:id="13173" w:author="Dr Mamadou SANOGO" w:date="2023-10-25T18:15:00Z">
              <w:rPr>
                <w:rFonts w:ascii="Cambria" w:hAnsi="Cambria" w:cs="Arial"/>
                <w:b/>
                <w:bCs/>
                <w:color w:val="000000"/>
                <w:lang w:val="fr-ML"/>
              </w:rPr>
            </w:rPrChange>
          </w:rPr>
          <w:lastRenderedPageBreak/>
          <w:t xml:space="preserve">13-2 </w:t>
        </w:r>
        <w:r w:rsidRPr="007A4AFC">
          <w:rPr>
            <w:rFonts w:ascii="Cambria" w:hAnsi="Cambria" w:cs="Arial"/>
            <w:color w:val="000000" w:themeColor="text1"/>
            <w:lang w:val="fr-ML"/>
            <w:rPrChange w:id="13174" w:author="Dr Mamadou SANOGO" w:date="2023-10-25T18:15:00Z">
              <w:rPr>
                <w:rFonts w:ascii="Cambria" w:hAnsi="Cambria" w:cs="Arial"/>
                <w:color w:val="000000"/>
                <w:lang w:val="fr-ML"/>
              </w:rPr>
            </w:rPrChange>
          </w:rPr>
          <w:t>L’accès peut être limité pour des raisons liées notamment à la sécurité (plans spécifiques, chantiers de travaux…) et être conditionné à la présentation de la carte d’étudiant ou professionnelle et /ou à l’ouverture des sacs ou coffres de véhicules.</w:t>
        </w:r>
      </w:ins>
    </w:p>
    <w:p w14:paraId="518C6816" w14:textId="77777777" w:rsidR="00D3265D" w:rsidRPr="007A4AFC" w:rsidRDefault="00D3265D" w:rsidP="00D3265D">
      <w:pPr>
        <w:widowControl w:val="0"/>
        <w:autoSpaceDE w:val="0"/>
        <w:autoSpaceDN w:val="0"/>
        <w:adjustRightInd w:val="0"/>
        <w:spacing w:line="240" w:lineRule="auto"/>
        <w:rPr>
          <w:ins w:id="13175" w:author="Dr Mamadou SANOGO" w:date="2023-10-25T16:41:00Z"/>
          <w:rFonts w:ascii="Cambria" w:hAnsi="Cambria" w:cs="Arial"/>
          <w:color w:val="000000" w:themeColor="text1"/>
          <w:lang w:val="fr-ML"/>
          <w:rPrChange w:id="13176" w:author="Dr Mamadou SANOGO" w:date="2023-10-25T18:15:00Z">
            <w:rPr>
              <w:ins w:id="13177" w:author="Dr Mamadou SANOGO" w:date="2023-10-25T16:41:00Z"/>
              <w:rFonts w:ascii="Cambria" w:hAnsi="Cambria" w:cs="Arial"/>
              <w:color w:val="000000"/>
              <w:lang w:val="fr-ML"/>
            </w:rPr>
          </w:rPrChange>
        </w:rPr>
      </w:pPr>
      <w:ins w:id="13178" w:author="Dr Mamadou SANOGO" w:date="2023-10-25T16:41:00Z">
        <w:r w:rsidRPr="007A4AFC">
          <w:rPr>
            <w:rFonts w:ascii="Cambria" w:hAnsi="Cambria" w:cs="Arial"/>
            <w:b/>
            <w:bCs/>
            <w:color w:val="000000" w:themeColor="text1"/>
            <w:lang w:val="fr-ML"/>
            <w:rPrChange w:id="13179" w:author="Dr Mamadou SANOGO" w:date="2023-10-25T18:15:00Z">
              <w:rPr>
                <w:rFonts w:ascii="Cambria" w:hAnsi="Cambria" w:cs="Arial"/>
                <w:b/>
                <w:bCs/>
                <w:color w:val="000000"/>
                <w:lang w:val="fr-ML"/>
              </w:rPr>
            </w:rPrChange>
          </w:rPr>
          <w:t xml:space="preserve">13-3 </w:t>
        </w:r>
        <w:r w:rsidRPr="007A4AFC">
          <w:rPr>
            <w:rFonts w:ascii="Cambria" w:hAnsi="Cambria" w:cs="Arial"/>
            <w:color w:val="000000" w:themeColor="text1"/>
            <w:lang w:val="fr-ML"/>
            <w:rPrChange w:id="13180" w:author="Dr Mamadou SANOGO" w:date="2023-10-25T18:15:00Z">
              <w:rPr>
                <w:rFonts w:ascii="Cambria" w:hAnsi="Cambria" w:cs="Arial"/>
                <w:color w:val="000000"/>
                <w:lang w:val="fr-ML"/>
              </w:rPr>
            </w:rPrChange>
          </w:rPr>
          <w:t>Les intervenants extérieurs doivent être porteurs de l’identification de l’organisme ou de la société dont ils dépendent (port du badge…).</w:t>
        </w:r>
      </w:ins>
    </w:p>
    <w:p w14:paraId="1281F900" w14:textId="77777777" w:rsidR="00D3265D" w:rsidRPr="007A4AFC" w:rsidRDefault="00D3265D" w:rsidP="00D3265D">
      <w:pPr>
        <w:widowControl w:val="0"/>
        <w:autoSpaceDE w:val="0"/>
        <w:autoSpaceDN w:val="0"/>
        <w:adjustRightInd w:val="0"/>
        <w:spacing w:line="240" w:lineRule="auto"/>
        <w:rPr>
          <w:ins w:id="13181" w:author="Dr Mamadou SANOGO" w:date="2023-10-25T16:41:00Z"/>
          <w:rFonts w:ascii="Cambria" w:hAnsi="Cambria" w:cs="Arial"/>
          <w:color w:val="000000" w:themeColor="text1"/>
          <w:lang w:val="fr-ML"/>
          <w:rPrChange w:id="13182" w:author="Dr Mamadou SANOGO" w:date="2023-10-25T18:15:00Z">
            <w:rPr>
              <w:ins w:id="13183" w:author="Dr Mamadou SANOGO" w:date="2023-10-25T16:41:00Z"/>
              <w:rFonts w:ascii="Cambria" w:hAnsi="Cambria" w:cs="Arial"/>
              <w:color w:val="000000"/>
              <w:lang w:val="fr-ML"/>
            </w:rPr>
          </w:rPrChange>
        </w:rPr>
      </w:pPr>
      <w:ins w:id="13184" w:author="Dr Mamadou SANOGO" w:date="2023-10-25T16:41:00Z">
        <w:r w:rsidRPr="007A4AFC">
          <w:rPr>
            <w:rFonts w:ascii="Cambria" w:hAnsi="Cambria" w:cs="Arial"/>
            <w:b/>
            <w:bCs/>
            <w:color w:val="000000" w:themeColor="text1"/>
            <w:lang w:val="fr-ML"/>
            <w:rPrChange w:id="13185" w:author="Dr Mamadou SANOGO" w:date="2023-10-25T18:15:00Z">
              <w:rPr>
                <w:rFonts w:ascii="Cambria" w:hAnsi="Cambria" w:cs="Arial"/>
                <w:b/>
                <w:bCs/>
                <w:color w:val="000000"/>
                <w:lang w:val="fr-ML"/>
              </w:rPr>
            </w:rPrChange>
          </w:rPr>
          <w:t xml:space="preserve">13-4 </w:t>
        </w:r>
        <w:r w:rsidRPr="007A4AFC">
          <w:rPr>
            <w:rFonts w:ascii="Cambria" w:hAnsi="Cambria" w:cs="Arial"/>
            <w:color w:val="000000" w:themeColor="text1"/>
            <w:lang w:val="fr-ML"/>
            <w:rPrChange w:id="13186" w:author="Dr Mamadou SANOGO" w:date="2023-10-25T18:15:00Z">
              <w:rPr>
                <w:rFonts w:ascii="Cambria" w:hAnsi="Cambria" w:cs="Arial"/>
                <w:color w:val="000000"/>
                <w:lang w:val="fr-ML"/>
              </w:rPr>
            </w:rPrChange>
          </w:rPr>
          <w:t>La présence d’animaux est interdite au sein du campus et des locaux de l’établissement, sauf exception (chiens accompagnant les personnes mal ou non voyantes ou cas d’autorisation expresse…).</w:t>
        </w:r>
      </w:ins>
    </w:p>
    <w:p w14:paraId="1F3A22C9" w14:textId="77777777" w:rsidR="00D3265D" w:rsidRPr="007A4AFC" w:rsidRDefault="00D3265D" w:rsidP="00D3265D">
      <w:pPr>
        <w:widowControl w:val="0"/>
        <w:autoSpaceDE w:val="0"/>
        <w:autoSpaceDN w:val="0"/>
        <w:adjustRightInd w:val="0"/>
        <w:spacing w:line="240" w:lineRule="auto"/>
        <w:rPr>
          <w:ins w:id="13187" w:author="Dr Mamadou SANOGO" w:date="2023-10-25T16:41:00Z"/>
          <w:rFonts w:ascii="Cambria" w:hAnsi="Cambria" w:cs="Arial"/>
          <w:color w:val="000000" w:themeColor="text1"/>
          <w:lang w:val="fr-ML"/>
          <w:rPrChange w:id="13188" w:author="Dr Mamadou SANOGO" w:date="2023-10-25T18:15:00Z">
            <w:rPr>
              <w:ins w:id="13189" w:author="Dr Mamadou SANOGO" w:date="2023-10-25T16:41:00Z"/>
              <w:rFonts w:ascii="Cambria" w:hAnsi="Cambria" w:cs="Arial"/>
              <w:color w:val="000000"/>
              <w:lang w:val="fr-ML"/>
            </w:rPr>
          </w:rPrChange>
        </w:rPr>
      </w:pPr>
      <w:ins w:id="13190" w:author="Dr Mamadou SANOGO" w:date="2023-10-25T16:41:00Z">
        <w:r w:rsidRPr="007A4AFC">
          <w:rPr>
            <w:rFonts w:ascii="Cambria" w:hAnsi="Cambria" w:cs="Arial"/>
            <w:b/>
            <w:bCs/>
            <w:color w:val="000000" w:themeColor="text1"/>
            <w:lang w:val="fr-ML"/>
            <w:rPrChange w:id="13191" w:author="Dr Mamadou SANOGO" w:date="2023-10-25T18:15:00Z">
              <w:rPr>
                <w:rFonts w:ascii="Cambria" w:hAnsi="Cambria" w:cs="Arial"/>
                <w:b/>
                <w:bCs/>
                <w:color w:val="000000"/>
                <w:lang w:val="fr-ML"/>
              </w:rPr>
            </w:rPrChange>
          </w:rPr>
          <w:t>Article 14 - Circulation et stationnement</w:t>
        </w:r>
      </w:ins>
    </w:p>
    <w:p w14:paraId="14552BD3" w14:textId="77777777" w:rsidR="00D3265D" w:rsidRPr="007A4AFC" w:rsidRDefault="00D3265D" w:rsidP="00D3265D">
      <w:pPr>
        <w:widowControl w:val="0"/>
        <w:autoSpaceDE w:val="0"/>
        <w:autoSpaceDN w:val="0"/>
        <w:adjustRightInd w:val="0"/>
        <w:spacing w:line="240" w:lineRule="auto"/>
        <w:rPr>
          <w:ins w:id="13192" w:author="Dr Mamadou SANOGO" w:date="2023-10-25T16:41:00Z"/>
          <w:rFonts w:ascii="Cambria" w:hAnsi="Cambria" w:cs="Arial"/>
          <w:color w:val="000000" w:themeColor="text1"/>
          <w:lang w:val="fr-ML"/>
          <w:rPrChange w:id="13193" w:author="Dr Mamadou SANOGO" w:date="2023-10-25T18:15:00Z">
            <w:rPr>
              <w:ins w:id="13194" w:author="Dr Mamadou SANOGO" w:date="2023-10-25T16:41:00Z"/>
              <w:rFonts w:ascii="Cambria" w:hAnsi="Cambria" w:cs="Arial"/>
              <w:color w:val="000000"/>
              <w:lang w:val="fr-ML"/>
            </w:rPr>
          </w:rPrChange>
        </w:rPr>
      </w:pPr>
      <w:ins w:id="13195" w:author="Dr Mamadou SANOGO" w:date="2023-10-25T16:41:00Z">
        <w:r w:rsidRPr="007A4AFC">
          <w:rPr>
            <w:rFonts w:ascii="Cambria" w:hAnsi="Cambria" w:cs="Arial"/>
            <w:b/>
            <w:bCs/>
            <w:color w:val="000000" w:themeColor="text1"/>
            <w:lang w:val="fr-ML"/>
            <w:rPrChange w:id="13196" w:author="Dr Mamadou SANOGO" w:date="2023-10-25T18:15:00Z">
              <w:rPr>
                <w:rFonts w:ascii="Cambria" w:hAnsi="Cambria" w:cs="Arial"/>
                <w:b/>
                <w:bCs/>
                <w:color w:val="000000"/>
                <w:lang w:val="fr-ML"/>
              </w:rPr>
            </w:rPrChange>
          </w:rPr>
          <w:t xml:space="preserve">14-1 </w:t>
        </w:r>
        <w:r w:rsidRPr="007A4AFC">
          <w:rPr>
            <w:rFonts w:ascii="Cambria" w:hAnsi="Cambria" w:cs="Arial"/>
            <w:color w:val="000000" w:themeColor="text1"/>
            <w:lang w:val="fr-ML"/>
            <w:rPrChange w:id="13197" w:author="Dr Mamadou SANOGO" w:date="2023-10-25T18:15:00Z">
              <w:rPr>
                <w:rFonts w:ascii="Cambria" w:hAnsi="Cambria" w:cs="Arial"/>
                <w:color w:val="000000"/>
                <w:lang w:val="fr-ML"/>
              </w:rPr>
            </w:rPrChange>
          </w:rPr>
          <w:t>La circulation et le stationnement des véhicules dans la cour de l’École Privée de Santé Félix Houphouët Boigny ne sont autorisés qu’au personnel de l’École Privée de Santé Félix Houphouët Boigny et aux personnes dûment autorisées.</w:t>
        </w:r>
      </w:ins>
    </w:p>
    <w:p w14:paraId="227EF6FA" w14:textId="77777777" w:rsidR="00D3265D" w:rsidRPr="007A4AFC" w:rsidRDefault="00D3265D" w:rsidP="00D3265D">
      <w:pPr>
        <w:widowControl w:val="0"/>
        <w:autoSpaceDE w:val="0"/>
        <w:autoSpaceDN w:val="0"/>
        <w:adjustRightInd w:val="0"/>
        <w:spacing w:line="240" w:lineRule="auto"/>
        <w:rPr>
          <w:ins w:id="13198" w:author="Dr Mamadou SANOGO" w:date="2023-10-25T16:41:00Z"/>
          <w:rFonts w:ascii="Cambria" w:hAnsi="Cambria" w:cs="Arial"/>
          <w:color w:val="000000" w:themeColor="text1"/>
          <w:lang w:val="fr-ML"/>
          <w:rPrChange w:id="13199" w:author="Dr Mamadou SANOGO" w:date="2023-10-25T18:15:00Z">
            <w:rPr>
              <w:ins w:id="13200" w:author="Dr Mamadou SANOGO" w:date="2023-10-25T16:41:00Z"/>
              <w:rFonts w:ascii="Cambria" w:hAnsi="Cambria" w:cs="Arial"/>
              <w:color w:val="000000"/>
              <w:lang w:val="fr-ML"/>
            </w:rPr>
          </w:rPrChange>
        </w:rPr>
      </w:pPr>
      <w:ins w:id="13201" w:author="Dr Mamadou SANOGO" w:date="2023-10-25T16:41:00Z">
        <w:r w:rsidRPr="007A4AFC">
          <w:rPr>
            <w:rFonts w:ascii="Cambria" w:hAnsi="Cambria" w:cs="Arial"/>
            <w:b/>
            <w:bCs/>
            <w:color w:val="000000" w:themeColor="text1"/>
            <w:lang w:val="fr-ML"/>
            <w:rPrChange w:id="13202" w:author="Dr Mamadou SANOGO" w:date="2023-10-25T18:15:00Z">
              <w:rPr>
                <w:rFonts w:ascii="Cambria" w:hAnsi="Cambria" w:cs="Arial"/>
                <w:b/>
                <w:bCs/>
                <w:color w:val="000000"/>
                <w:lang w:val="fr-ML"/>
              </w:rPr>
            </w:rPrChange>
          </w:rPr>
          <w:t xml:space="preserve">14-2 </w:t>
        </w:r>
        <w:r w:rsidRPr="007A4AFC">
          <w:rPr>
            <w:rFonts w:ascii="Cambria" w:hAnsi="Cambria" w:cs="Arial"/>
            <w:color w:val="000000" w:themeColor="text1"/>
            <w:lang w:val="fr-ML"/>
            <w:rPrChange w:id="13203" w:author="Dr Mamadou SANOGO" w:date="2023-10-25T18:15:00Z">
              <w:rPr>
                <w:rFonts w:ascii="Cambria" w:hAnsi="Cambria" w:cs="Arial"/>
                <w:color w:val="000000"/>
                <w:lang w:val="fr-ML"/>
              </w:rPr>
            </w:rPrChange>
          </w:rPr>
          <w:t>Il est interdit de stationner en dehors des emplacements prévus à cet effet.</w:t>
        </w:r>
      </w:ins>
    </w:p>
    <w:p w14:paraId="7BD58692" w14:textId="77777777" w:rsidR="00D3265D" w:rsidRPr="007A4AFC" w:rsidRDefault="00D3265D" w:rsidP="00D3265D">
      <w:pPr>
        <w:widowControl w:val="0"/>
        <w:autoSpaceDE w:val="0"/>
        <w:autoSpaceDN w:val="0"/>
        <w:adjustRightInd w:val="0"/>
        <w:spacing w:line="240" w:lineRule="auto"/>
        <w:rPr>
          <w:ins w:id="13204" w:author="Dr Mamadou SANOGO" w:date="2023-10-25T16:41:00Z"/>
          <w:rFonts w:ascii="Cambria" w:hAnsi="Cambria" w:cs="Arial"/>
          <w:b/>
          <w:bCs/>
          <w:color w:val="000000" w:themeColor="text1"/>
          <w:sz w:val="10"/>
          <w:lang w:val="fr-ML"/>
          <w:rPrChange w:id="13205" w:author="Dr Mamadou SANOGO" w:date="2023-10-25T18:15:00Z">
            <w:rPr>
              <w:ins w:id="13206" w:author="Dr Mamadou SANOGO" w:date="2023-10-25T16:41:00Z"/>
              <w:rFonts w:ascii="Cambria" w:hAnsi="Cambria" w:cs="Arial"/>
              <w:b/>
              <w:bCs/>
              <w:color w:val="000000"/>
              <w:sz w:val="10"/>
              <w:lang w:val="fr-ML"/>
            </w:rPr>
          </w:rPrChange>
        </w:rPr>
      </w:pPr>
    </w:p>
    <w:p w14:paraId="49988041" w14:textId="77777777" w:rsidR="00D3265D" w:rsidRPr="007A4AFC" w:rsidRDefault="00D3265D" w:rsidP="00D3265D">
      <w:pPr>
        <w:widowControl w:val="0"/>
        <w:autoSpaceDE w:val="0"/>
        <w:autoSpaceDN w:val="0"/>
        <w:adjustRightInd w:val="0"/>
        <w:spacing w:line="240" w:lineRule="auto"/>
        <w:rPr>
          <w:ins w:id="13207" w:author="Dr Mamadou SANOGO" w:date="2023-10-25T16:41:00Z"/>
          <w:rFonts w:ascii="Cambria" w:hAnsi="Cambria" w:cs="Arial"/>
          <w:color w:val="000000" w:themeColor="text1"/>
          <w:lang w:val="fr-ML"/>
          <w:rPrChange w:id="13208" w:author="Dr Mamadou SANOGO" w:date="2023-10-25T18:15:00Z">
            <w:rPr>
              <w:ins w:id="13209" w:author="Dr Mamadou SANOGO" w:date="2023-10-25T16:41:00Z"/>
              <w:rFonts w:ascii="Cambria" w:hAnsi="Cambria" w:cs="Arial"/>
              <w:color w:val="000000"/>
              <w:lang w:val="fr-ML"/>
            </w:rPr>
          </w:rPrChange>
        </w:rPr>
      </w:pPr>
      <w:ins w:id="13210" w:author="Dr Mamadou SANOGO" w:date="2023-10-25T16:41:00Z">
        <w:r w:rsidRPr="007A4AFC">
          <w:rPr>
            <w:rFonts w:ascii="Cambria" w:hAnsi="Cambria" w:cs="Arial"/>
            <w:b/>
            <w:bCs/>
            <w:color w:val="000000" w:themeColor="text1"/>
            <w:lang w:val="fr-ML"/>
            <w:rPrChange w:id="13211" w:author="Dr Mamadou SANOGO" w:date="2023-10-25T18:15:00Z">
              <w:rPr>
                <w:rFonts w:ascii="Cambria" w:hAnsi="Cambria" w:cs="Arial"/>
                <w:b/>
                <w:bCs/>
                <w:color w:val="000000"/>
                <w:lang w:val="fr-ML"/>
              </w:rPr>
            </w:rPrChange>
          </w:rPr>
          <w:t>Article 15 - Utilisation des locaux</w:t>
        </w:r>
      </w:ins>
    </w:p>
    <w:p w14:paraId="7A7D2922" w14:textId="77777777" w:rsidR="00D3265D" w:rsidRPr="007A4AFC" w:rsidRDefault="00D3265D" w:rsidP="00D3265D">
      <w:pPr>
        <w:widowControl w:val="0"/>
        <w:autoSpaceDE w:val="0"/>
        <w:autoSpaceDN w:val="0"/>
        <w:adjustRightInd w:val="0"/>
        <w:spacing w:line="240" w:lineRule="auto"/>
        <w:rPr>
          <w:ins w:id="13212" w:author="Dr Mamadou SANOGO" w:date="2023-10-25T16:41:00Z"/>
          <w:rFonts w:ascii="Cambria" w:hAnsi="Cambria" w:cs="Arial"/>
          <w:color w:val="000000" w:themeColor="text1"/>
          <w:lang w:val="fr-ML"/>
          <w:rPrChange w:id="13213" w:author="Dr Mamadou SANOGO" w:date="2023-10-25T18:15:00Z">
            <w:rPr>
              <w:ins w:id="13214" w:author="Dr Mamadou SANOGO" w:date="2023-10-25T16:41:00Z"/>
              <w:rFonts w:ascii="Cambria" w:hAnsi="Cambria" w:cs="Arial"/>
              <w:color w:val="000000"/>
              <w:lang w:val="fr-ML"/>
            </w:rPr>
          </w:rPrChange>
        </w:rPr>
      </w:pPr>
      <w:ins w:id="13215" w:author="Dr Mamadou SANOGO" w:date="2023-10-25T16:41:00Z">
        <w:r w:rsidRPr="007A4AFC">
          <w:rPr>
            <w:rFonts w:ascii="Cambria" w:hAnsi="Cambria" w:cs="Arial"/>
            <w:b/>
            <w:bCs/>
            <w:color w:val="000000" w:themeColor="text1"/>
            <w:lang w:val="fr-ML"/>
            <w:rPrChange w:id="13216" w:author="Dr Mamadou SANOGO" w:date="2023-10-25T18:15:00Z">
              <w:rPr>
                <w:rFonts w:ascii="Cambria" w:hAnsi="Cambria" w:cs="Arial"/>
                <w:b/>
                <w:bCs/>
                <w:color w:val="000000"/>
                <w:lang w:val="fr-ML"/>
              </w:rPr>
            </w:rPrChange>
          </w:rPr>
          <w:t xml:space="preserve">15-1 </w:t>
        </w:r>
        <w:r w:rsidRPr="007A4AFC">
          <w:rPr>
            <w:rFonts w:ascii="Cambria" w:hAnsi="Cambria" w:cs="Arial"/>
            <w:color w:val="000000" w:themeColor="text1"/>
            <w:lang w:val="fr-ML"/>
            <w:rPrChange w:id="13217" w:author="Dr Mamadou SANOGO" w:date="2023-10-25T18:15:00Z">
              <w:rPr>
                <w:rFonts w:ascii="Cambria" w:hAnsi="Cambria" w:cs="Arial"/>
                <w:color w:val="000000"/>
                <w:lang w:val="fr-ML"/>
              </w:rPr>
            </w:rPrChange>
          </w:rPr>
          <w:t>Les locaux doivent être utilisés conformément à leur affectation, à leur destination et à la mission de service public dévolue à l’École Privée de Santé Félix Houphouët Boigny.</w:t>
        </w:r>
      </w:ins>
    </w:p>
    <w:p w14:paraId="2E9FF04B" w14:textId="77777777" w:rsidR="00D3265D" w:rsidRPr="007A4AFC" w:rsidRDefault="00D3265D" w:rsidP="00D3265D">
      <w:pPr>
        <w:widowControl w:val="0"/>
        <w:autoSpaceDE w:val="0"/>
        <w:autoSpaceDN w:val="0"/>
        <w:adjustRightInd w:val="0"/>
        <w:spacing w:line="240" w:lineRule="auto"/>
        <w:rPr>
          <w:ins w:id="13218" w:author="Dr Mamadou SANOGO" w:date="2023-10-25T16:41:00Z"/>
          <w:rFonts w:ascii="Cambria" w:hAnsi="Cambria" w:cs="Arial"/>
          <w:color w:val="000000" w:themeColor="text1"/>
          <w:lang w:val="fr-ML"/>
          <w:rPrChange w:id="13219" w:author="Dr Mamadou SANOGO" w:date="2023-10-25T18:15:00Z">
            <w:rPr>
              <w:ins w:id="13220" w:author="Dr Mamadou SANOGO" w:date="2023-10-25T16:41:00Z"/>
              <w:rFonts w:ascii="Cambria" w:hAnsi="Cambria" w:cs="Arial"/>
              <w:color w:val="000000"/>
              <w:lang w:val="fr-ML"/>
            </w:rPr>
          </w:rPrChange>
        </w:rPr>
      </w:pPr>
      <w:ins w:id="13221" w:author="Dr Mamadou SANOGO" w:date="2023-10-25T16:41:00Z">
        <w:r w:rsidRPr="007A4AFC">
          <w:rPr>
            <w:rFonts w:ascii="Cambria" w:hAnsi="Cambria" w:cs="Arial"/>
            <w:b/>
            <w:bCs/>
            <w:color w:val="000000" w:themeColor="text1"/>
            <w:lang w:val="fr-ML"/>
            <w:rPrChange w:id="13222" w:author="Dr Mamadou SANOGO" w:date="2023-10-25T18:15:00Z">
              <w:rPr>
                <w:rFonts w:ascii="Cambria" w:hAnsi="Cambria" w:cs="Arial"/>
                <w:b/>
                <w:bCs/>
                <w:color w:val="000000"/>
                <w:lang w:val="fr-ML"/>
              </w:rPr>
            </w:rPrChange>
          </w:rPr>
          <w:t xml:space="preserve">15-2 </w:t>
        </w:r>
        <w:r w:rsidRPr="007A4AFC">
          <w:rPr>
            <w:rFonts w:ascii="Cambria" w:hAnsi="Cambria" w:cs="Arial"/>
            <w:color w:val="000000" w:themeColor="text1"/>
            <w:lang w:val="fr-ML"/>
            <w:rPrChange w:id="13223" w:author="Dr Mamadou SANOGO" w:date="2023-10-25T18:15:00Z">
              <w:rPr>
                <w:rFonts w:ascii="Cambria" w:hAnsi="Cambria" w:cs="Arial"/>
                <w:color w:val="000000"/>
                <w:lang w:val="fr-ML"/>
              </w:rPr>
            </w:rPrChange>
          </w:rPr>
          <w:t xml:space="preserve">Tout aménagement ou équipement lourd ou modification de locaux (y compris les modifications d’accès ou les changements de serrure…) doit être soumis à </w:t>
        </w:r>
        <w:r w:rsidRPr="007A4AFC">
          <w:rPr>
            <w:rFonts w:ascii="Cambria" w:hAnsi="Cambria" w:cs="Arial"/>
            <w:color w:val="000000" w:themeColor="text1"/>
            <w:lang w:val="fr-ML"/>
            <w:rPrChange w:id="13224" w:author="Dr Mamadou SANOGO" w:date="2023-10-25T18:15:00Z">
              <w:rPr>
                <w:rFonts w:ascii="Cambria" w:hAnsi="Cambria" w:cs="Arial"/>
                <w:color w:val="1A1A1A"/>
                <w:lang w:val="fr-ML"/>
              </w:rPr>
            </w:rPrChange>
          </w:rPr>
          <w:t>l’autorisation préalable du Directeur Général de l’École Privée de Santé Félix Houphouët Boigny.</w:t>
        </w:r>
      </w:ins>
    </w:p>
    <w:p w14:paraId="48D2394C" w14:textId="77777777" w:rsidR="00D3265D" w:rsidRPr="007A4AFC" w:rsidRDefault="00D3265D" w:rsidP="00D3265D">
      <w:pPr>
        <w:widowControl w:val="0"/>
        <w:autoSpaceDE w:val="0"/>
        <w:autoSpaceDN w:val="0"/>
        <w:adjustRightInd w:val="0"/>
        <w:spacing w:line="240" w:lineRule="auto"/>
        <w:rPr>
          <w:ins w:id="13225" w:author="Dr Mamadou SANOGO" w:date="2023-10-25T16:41:00Z"/>
          <w:rFonts w:ascii="Cambria" w:hAnsi="Cambria" w:cs="Arial"/>
          <w:color w:val="000000" w:themeColor="text1"/>
          <w:lang w:val="fr-ML"/>
          <w:rPrChange w:id="13226" w:author="Dr Mamadou SANOGO" w:date="2023-10-25T18:15:00Z">
            <w:rPr>
              <w:ins w:id="13227" w:author="Dr Mamadou SANOGO" w:date="2023-10-25T16:41:00Z"/>
              <w:rFonts w:ascii="Cambria" w:hAnsi="Cambria" w:cs="Arial"/>
              <w:color w:val="000000"/>
              <w:lang w:val="fr-ML"/>
            </w:rPr>
          </w:rPrChange>
        </w:rPr>
      </w:pPr>
      <w:ins w:id="13228" w:author="Dr Mamadou SANOGO" w:date="2023-10-25T16:41:00Z">
        <w:r w:rsidRPr="007A4AFC">
          <w:rPr>
            <w:rFonts w:ascii="Cambria" w:hAnsi="Cambria" w:cs="Arial"/>
            <w:b/>
            <w:bCs/>
            <w:color w:val="000000" w:themeColor="text1"/>
            <w:lang w:val="fr-ML"/>
            <w:rPrChange w:id="13229" w:author="Dr Mamadou SANOGO" w:date="2023-10-25T18:15:00Z">
              <w:rPr>
                <w:rFonts w:ascii="Cambria" w:hAnsi="Cambria" w:cs="Arial"/>
                <w:b/>
                <w:bCs/>
                <w:color w:val="000000"/>
                <w:lang w:val="fr-ML"/>
              </w:rPr>
            </w:rPrChange>
          </w:rPr>
          <w:t xml:space="preserve">15-3 </w:t>
        </w:r>
        <w:r w:rsidRPr="007A4AFC">
          <w:rPr>
            <w:rFonts w:ascii="Cambria" w:hAnsi="Cambria" w:cs="Arial"/>
            <w:color w:val="000000" w:themeColor="text1"/>
            <w:lang w:val="fr-ML"/>
            <w:rPrChange w:id="13230" w:author="Dr Mamadou SANOGO" w:date="2023-10-25T18:15:00Z">
              <w:rPr>
                <w:rFonts w:ascii="Cambria" w:hAnsi="Cambria" w:cs="Arial"/>
                <w:color w:val="000000"/>
                <w:lang w:val="fr-ML"/>
              </w:rPr>
            </w:rPrChange>
          </w:rPr>
          <w:t>Les locaux de l’établissement peuvent accueillir des réunions ou des manifestations, sous réserve d’obtention des autorisations prévues à l’article 21.</w:t>
        </w:r>
      </w:ins>
    </w:p>
    <w:p w14:paraId="72EFA578" w14:textId="039DFA49" w:rsidR="0027496F" w:rsidRPr="007A4AFC" w:rsidRDefault="00D3265D">
      <w:pPr>
        <w:widowControl w:val="0"/>
        <w:autoSpaceDE w:val="0"/>
        <w:autoSpaceDN w:val="0"/>
        <w:adjustRightInd w:val="0"/>
        <w:rPr>
          <w:ins w:id="13231" w:author="Dr Mamadou SANOGO" w:date="2023-10-25T16:41:00Z"/>
          <w:rFonts w:ascii="Cambria" w:hAnsi="Cambria" w:cs="Arial"/>
          <w:color w:val="000000" w:themeColor="text1"/>
          <w:lang w:val="fr-ML"/>
          <w:rPrChange w:id="13232" w:author="Dr Mamadou SANOGO" w:date="2023-10-25T18:15:00Z">
            <w:rPr>
              <w:ins w:id="13233" w:author="Dr Mamadou SANOGO" w:date="2023-10-25T16:41:00Z"/>
              <w:rFonts w:ascii="Cambria" w:hAnsi="Cambria" w:cs="Arial"/>
              <w:color w:val="000000"/>
              <w:lang w:val="fr-ML"/>
            </w:rPr>
          </w:rPrChange>
        </w:rPr>
        <w:pPrChange w:id="13234" w:author="Dr Mamadou SANOGO" w:date="2023-10-27T14:05:00Z">
          <w:pPr>
            <w:widowControl w:val="0"/>
            <w:autoSpaceDE w:val="0"/>
            <w:autoSpaceDN w:val="0"/>
            <w:adjustRightInd w:val="0"/>
            <w:spacing w:line="240" w:lineRule="auto"/>
          </w:pPr>
        </w:pPrChange>
      </w:pPr>
      <w:ins w:id="13235" w:author="Dr Mamadou SANOGO" w:date="2023-10-25T16:41:00Z">
        <w:r w:rsidRPr="007A4AFC">
          <w:rPr>
            <w:rFonts w:ascii="Cambria" w:hAnsi="Cambria" w:cs="Arial"/>
            <w:b/>
            <w:bCs/>
            <w:color w:val="000000" w:themeColor="text1"/>
            <w:lang w:val="fr-ML"/>
            <w:rPrChange w:id="13236" w:author="Dr Mamadou SANOGO" w:date="2023-10-25T18:15:00Z">
              <w:rPr>
                <w:rFonts w:ascii="Cambria" w:hAnsi="Cambria" w:cs="Arial"/>
                <w:b/>
                <w:bCs/>
                <w:color w:val="000000"/>
                <w:lang w:val="fr-ML"/>
              </w:rPr>
            </w:rPrChange>
          </w:rPr>
          <w:t xml:space="preserve">15-4 </w:t>
        </w:r>
        <w:r w:rsidRPr="007A4AFC">
          <w:rPr>
            <w:rFonts w:ascii="Cambria" w:hAnsi="Cambria" w:cs="Arial"/>
            <w:color w:val="000000" w:themeColor="text1"/>
            <w:lang w:val="fr-ML"/>
            <w:rPrChange w:id="13237" w:author="Dr Mamadou SANOGO" w:date="2023-10-25T18:15:00Z">
              <w:rPr>
                <w:rFonts w:ascii="Cambria" w:hAnsi="Cambria" w:cs="Arial"/>
                <w:color w:val="000000"/>
                <w:lang w:val="fr-ML"/>
              </w:rPr>
            </w:rPrChange>
          </w:rPr>
          <w:t>La distribution de documents est régie par les dispositions de l’article 20.</w:t>
        </w:r>
      </w:ins>
    </w:p>
    <w:p w14:paraId="76377F43" w14:textId="77777777" w:rsidR="00D3265D" w:rsidRPr="007A4AFC" w:rsidRDefault="00D3265D" w:rsidP="00D3265D">
      <w:pPr>
        <w:widowControl w:val="0"/>
        <w:autoSpaceDE w:val="0"/>
        <w:autoSpaceDN w:val="0"/>
        <w:adjustRightInd w:val="0"/>
        <w:spacing w:line="240" w:lineRule="auto"/>
        <w:rPr>
          <w:ins w:id="13238" w:author="Dr Mamadou SANOGO" w:date="2023-10-25T16:41:00Z"/>
          <w:rFonts w:ascii="Cambria" w:hAnsi="Cambria" w:cs="Arial"/>
          <w:b/>
          <w:bCs/>
          <w:color w:val="000000" w:themeColor="text1"/>
          <w:sz w:val="10"/>
          <w:lang w:val="fr-ML"/>
          <w:rPrChange w:id="13239" w:author="Dr Mamadou SANOGO" w:date="2023-10-25T18:15:00Z">
            <w:rPr>
              <w:ins w:id="13240" w:author="Dr Mamadou SANOGO" w:date="2023-10-25T16:41:00Z"/>
              <w:rFonts w:ascii="Cambria" w:hAnsi="Cambria" w:cs="Arial"/>
              <w:b/>
              <w:bCs/>
              <w:color w:val="000000"/>
              <w:sz w:val="10"/>
              <w:lang w:val="fr-ML"/>
            </w:rPr>
          </w:rPrChange>
        </w:rPr>
      </w:pPr>
    </w:p>
    <w:p w14:paraId="4A1A29B8" w14:textId="77777777" w:rsidR="00D3265D" w:rsidRPr="007A4AFC" w:rsidRDefault="00D3265D" w:rsidP="00D3265D">
      <w:pPr>
        <w:widowControl w:val="0"/>
        <w:autoSpaceDE w:val="0"/>
        <w:autoSpaceDN w:val="0"/>
        <w:adjustRightInd w:val="0"/>
        <w:spacing w:line="240" w:lineRule="auto"/>
        <w:rPr>
          <w:ins w:id="13241" w:author="Dr Mamadou SANOGO" w:date="2023-10-25T16:41:00Z"/>
          <w:rFonts w:ascii="Cambria" w:hAnsi="Cambria" w:cs="Arial"/>
          <w:b/>
          <w:bCs/>
          <w:color w:val="000000" w:themeColor="text1"/>
          <w:lang w:val="fr-ML"/>
          <w:rPrChange w:id="13242" w:author="Dr Mamadou SANOGO" w:date="2023-10-25T18:15:00Z">
            <w:rPr>
              <w:ins w:id="13243" w:author="Dr Mamadou SANOGO" w:date="2023-10-25T16:41:00Z"/>
              <w:rFonts w:ascii="Cambria" w:hAnsi="Cambria" w:cs="Arial"/>
              <w:b/>
              <w:bCs/>
              <w:color w:val="000000"/>
              <w:lang w:val="fr-ML"/>
            </w:rPr>
          </w:rPrChange>
        </w:rPr>
      </w:pPr>
      <w:ins w:id="13244" w:author="Dr Mamadou SANOGO" w:date="2023-10-25T16:41:00Z">
        <w:r w:rsidRPr="007A4AFC">
          <w:rPr>
            <w:rFonts w:ascii="Cambria" w:hAnsi="Cambria" w:cs="Arial"/>
            <w:b/>
            <w:bCs/>
            <w:color w:val="000000" w:themeColor="text1"/>
            <w:lang w:val="fr-ML"/>
            <w:rPrChange w:id="13245" w:author="Dr Mamadou SANOGO" w:date="2023-10-25T18:15:00Z">
              <w:rPr>
                <w:rFonts w:ascii="Cambria" w:hAnsi="Cambria" w:cs="Arial"/>
                <w:b/>
                <w:bCs/>
                <w:color w:val="000000"/>
                <w:lang w:val="fr-ML"/>
              </w:rPr>
            </w:rPrChange>
          </w:rPr>
          <w:t xml:space="preserve">TITRE II : DISPOSITIONS APPLICABLES AUX ETUDIANTS ET AUTRES USAGERS </w:t>
        </w:r>
      </w:ins>
    </w:p>
    <w:p w14:paraId="68BF65C3" w14:textId="77777777" w:rsidR="00D3265D" w:rsidRPr="007A4AFC" w:rsidRDefault="00D3265D" w:rsidP="00D3265D">
      <w:pPr>
        <w:widowControl w:val="0"/>
        <w:autoSpaceDE w:val="0"/>
        <w:autoSpaceDN w:val="0"/>
        <w:adjustRightInd w:val="0"/>
        <w:spacing w:line="240" w:lineRule="auto"/>
        <w:rPr>
          <w:ins w:id="13246" w:author="Dr Mamadou SANOGO" w:date="2023-10-25T16:41:00Z"/>
          <w:rFonts w:ascii="Cambria" w:hAnsi="Cambria" w:cs="Arial"/>
          <w:color w:val="000000" w:themeColor="text1"/>
          <w:lang w:val="fr-ML"/>
          <w:rPrChange w:id="13247" w:author="Dr Mamadou SANOGO" w:date="2023-10-25T18:15:00Z">
            <w:rPr>
              <w:ins w:id="13248" w:author="Dr Mamadou SANOGO" w:date="2023-10-25T16:41:00Z"/>
              <w:rFonts w:ascii="Cambria" w:hAnsi="Cambria" w:cs="Arial"/>
              <w:color w:val="000000"/>
              <w:lang w:val="fr-ML"/>
            </w:rPr>
          </w:rPrChange>
        </w:rPr>
      </w:pPr>
      <w:ins w:id="13249" w:author="Dr Mamadou SANOGO" w:date="2023-10-25T16:41:00Z">
        <w:r w:rsidRPr="007A4AFC">
          <w:rPr>
            <w:rFonts w:ascii="Cambria" w:hAnsi="Cambria" w:cs="Arial"/>
            <w:b/>
            <w:bCs/>
            <w:color w:val="000000" w:themeColor="text1"/>
            <w:lang w:val="fr-ML"/>
            <w:rPrChange w:id="13250" w:author="Dr Mamadou SANOGO" w:date="2023-10-25T18:15:00Z">
              <w:rPr>
                <w:rFonts w:ascii="Cambria" w:hAnsi="Cambria" w:cs="Arial"/>
                <w:b/>
                <w:bCs/>
                <w:color w:val="000000"/>
                <w:lang w:val="fr-ML"/>
              </w:rPr>
            </w:rPrChange>
          </w:rPr>
          <w:t>CHAPITRE I : DISPOSITIONS GENERALES</w:t>
        </w:r>
      </w:ins>
    </w:p>
    <w:p w14:paraId="11AFD597" w14:textId="77777777" w:rsidR="00D3265D" w:rsidRPr="007A4AFC" w:rsidRDefault="00D3265D" w:rsidP="00D3265D">
      <w:pPr>
        <w:widowControl w:val="0"/>
        <w:autoSpaceDE w:val="0"/>
        <w:autoSpaceDN w:val="0"/>
        <w:adjustRightInd w:val="0"/>
        <w:spacing w:line="240" w:lineRule="auto"/>
        <w:rPr>
          <w:ins w:id="13251" w:author="Dr Mamadou SANOGO" w:date="2023-10-25T16:41:00Z"/>
          <w:rFonts w:ascii="Cambria" w:hAnsi="Cambria" w:cs="Arial"/>
          <w:color w:val="000000" w:themeColor="text1"/>
          <w:lang w:val="fr-ML"/>
          <w:rPrChange w:id="13252" w:author="Dr Mamadou SANOGO" w:date="2023-10-25T18:15:00Z">
            <w:rPr>
              <w:ins w:id="13253" w:author="Dr Mamadou SANOGO" w:date="2023-10-25T16:41:00Z"/>
              <w:rFonts w:ascii="Cambria" w:hAnsi="Cambria" w:cs="Arial"/>
              <w:color w:val="000000"/>
              <w:lang w:val="fr-ML"/>
            </w:rPr>
          </w:rPrChange>
        </w:rPr>
      </w:pPr>
      <w:ins w:id="13254" w:author="Dr Mamadou SANOGO" w:date="2023-10-25T16:41:00Z">
        <w:r w:rsidRPr="007A4AFC">
          <w:rPr>
            <w:rFonts w:ascii="Cambria" w:hAnsi="Cambria" w:cs="Arial"/>
            <w:b/>
            <w:bCs/>
            <w:color w:val="000000" w:themeColor="text1"/>
            <w:lang w:val="fr-ML"/>
            <w:rPrChange w:id="13255" w:author="Dr Mamadou SANOGO" w:date="2023-10-25T18:15:00Z">
              <w:rPr>
                <w:rFonts w:ascii="Cambria" w:hAnsi="Cambria" w:cs="Arial"/>
                <w:b/>
                <w:bCs/>
                <w:color w:val="000000"/>
                <w:lang w:val="fr-ML"/>
              </w:rPr>
            </w:rPrChange>
          </w:rPr>
          <w:t>Article 16 - Notion d’usager</w:t>
        </w:r>
      </w:ins>
    </w:p>
    <w:p w14:paraId="21A1BCFA" w14:textId="77777777" w:rsidR="00D3265D" w:rsidRPr="007A4AFC" w:rsidRDefault="00D3265D" w:rsidP="00D3265D">
      <w:pPr>
        <w:widowControl w:val="0"/>
        <w:autoSpaceDE w:val="0"/>
        <w:autoSpaceDN w:val="0"/>
        <w:adjustRightInd w:val="0"/>
        <w:spacing w:line="240" w:lineRule="auto"/>
        <w:rPr>
          <w:ins w:id="13256" w:author="Dr Mamadou SANOGO" w:date="2023-10-25T16:41:00Z"/>
          <w:rFonts w:ascii="Cambria" w:hAnsi="Cambria" w:cs="Arial"/>
          <w:color w:val="000000" w:themeColor="text1"/>
          <w:lang w:val="fr-ML"/>
          <w:rPrChange w:id="13257" w:author="Dr Mamadou SANOGO" w:date="2023-10-25T18:15:00Z">
            <w:rPr>
              <w:ins w:id="13258" w:author="Dr Mamadou SANOGO" w:date="2023-10-25T16:41:00Z"/>
              <w:rFonts w:ascii="Cambria" w:hAnsi="Cambria" w:cs="Arial"/>
              <w:color w:val="000000"/>
              <w:lang w:val="fr-ML"/>
            </w:rPr>
          </w:rPrChange>
        </w:rPr>
      </w:pPr>
      <w:ins w:id="13259" w:author="Dr Mamadou SANOGO" w:date="2023-10-25T16:41:00Z">
        <w:r w:rsidRPr="007A4AFC">
          <w:rPr>
            <w:rFonts w:ascii="Cambria" w:hAnsi="Cambria" w:cs="Arial"/>
            <w:color w:val="000000" w:themeColor="text1"/>
            <w:lang w:val="fr-ML"/>
            <w:rPrChange w:id="13260" w:author="Dr Mamadou SANOGO" w:date="2023-10-25T18:15:00Z">
              <w:rPr>
                <w:rFonts w:ascii="Cambria" w:hAnsi="Cambria" w:cs="Arial"/>
                <w:color w:val="000000"/>
                <w:lang w:val="fr-ML"/>
              </w:rPr>
            </w:rPrChange>
          </w:rPr>
          <w:t xml:space="preserve">Les usagers de l’École Privée de Santé Félix Houphouët Boigny sont les bénéficiaires des services d’enseignement, de recherche et de diffusion des connaissances </w:t>
        </w:r>
        <w:r w:rsidRPr="007A4AFC">
          <w:rPr>
            <w:rFonts w:ascii="Cambria" w:hAnsi="Cambria" w:cs="Arial"/>
            <w:color w:val="000000" w:themeColor="text1"/>
            <w:lang w:val="fr-ML"/>
            <w:rPrChange w:id="13261" w:author="Dr Mamadou SANOGO" w:date="2023-10-25T18:15:00Z">
              <w:rPr>
                <w:rFonts w:ascii="Cambria" w:hAnsi="Cambria" w:cs="Arial"/>
                <w:color w:val="1A1A1A"/>
                <w:lang w:val="fr-ML"/>
              </w:rPr>
            </w:rPrChange>
          </w:rPr>
          <w:t>au sens du code de l’éducation.</w:t>
        </w:r>
      </w:ins>
    </w:p>
    <w:p w14:paraId="54DB825C" w14:textId="77777777" w:rsidR="00D3265D" w:rsidRPr="007A4AFC" w:rsidRDefault="00D3265D" w:rsidP="00D3265D">
      <w:pPr>
        <w:widowControl w:val="0"/>
        <w:autoSpaceDE w:val="0"/>
        <w:autoSpaceDN w:val="0"/>
        <w:adjustRightInd w:val="0"/>
        <w:spacing w:line="240" w:lineRule="auto"/>
        <w:rPr>
          <w:ins w:id="13262" w:author="Dr Mamadou SANOGO" w:date="2023-10-25T16:41:00Z"/>
          <w:rFonts w:ascii="Cambria" w:hAnsi="Cambria" w:cs="Arial"/>
          <w:color w:val="000000" w:themeColor="text1"/>
          <w:lang w:val="fr-ML"/>
          <w:rPrChange w:id="13263" w:author="Dr Mamadou SANOGO" w:date="2023-10-25T18:15:00Z">
            <w:rPr>
              <w:ins w:id="13264" w:author="Dr Mamadou SANOGO" w:date="2023-10-25T16:41:00Z"/>
              <w:rFonts w:ascii="Cambria" w:hAnsi="Cambria" w:cs="Arial"/>
              <w:color w:val="000000"/>
              <w:lang w:val="fr-ML"/>
            </w:rPr>
          </w:rPrChange>
        </w:rPr>
      </w:pPr>
      <w:ins w:id="13265" w:author="Dr Mamadou SANOGO" w:date="2023-10-25T16:41:00Z">
        <w:r w:rsidRPr="007A4AFC">
          <w:rPr>
            <w:rFonts w:ascii="Cambria" w:hAnsi="Cambria" w:cs="Arial"/>
            <w:b/>
            <w:bCs/>
            <w:color w:val="000000" w:themeColor="text1"/>
            <w:lang w:val="fr-ML"/>
            <w:rPrChange w:id="13266" w:author="Dr Mamadou SANOGO" w:date="2023-10-25T18:15:00Z">
              <w:rPr>
                <w:rFonts w:ascii="Cambria" w:hAnsi="Cambria" w:cs="Arial"/>
                <w:b/>
                <w:bCs/>
                <w:color w:val="000000"/>
                <w:lang w:val="fr-ML"/>
              </w:rPr>
            </w:rPrChange>
          </w:rPr>
          <w:t>Article 17 – Liberté et obligations des usagers</w:t>
        </w:r>
      </w:ins>
    </w:p>
    <w:p w14:paraId="0424DE77" w14:textId="77777777" w:rsidR="00D3265D" w:rsidRPr="007A4AFC" w:rsidRDefault="00D3265D" w:rsidP="00D3265D">
      <w:pPr>
        <w:widowControl w:val="0"/>
        <w:autoSpaceDE w:val="0"/>
        <w:autoSpaceDN w:val="0"/>
        <w:adjustRightInd w:val="0"/>
        <w:spacing w:line="240" w:lineRule="auto"/>
        <w:rPr>
          <w:ins w:id="13267" w:author="Dr Mamadou SANOGO" w:date="2023-10-25T16:41:00Z"/>
          <w:rFonts w:ascii="Cambria" w:hAnsi="Cambria" w:cs="Arial"/>
          <w:color w:val="000000" w:themeColor="text1"/>
          <w:lang w:val="fr-ML"/>
          <w:rPrChange w:id="13268" w:author="Dr Mamadou SANOGO" w:date="2023-10-25T18:15:00Z">
            <w:rPr>
              <w:ins w:id="13269" w:author="Dr Mamadou SANOGO" w:date="2023-10-25T16:41:00Z"/>
              <w:rFonts w:ascii="Cambria" w:hAnsi="Cambria" w:cs="Arial"/>
              <w:color w:val="000000"/>
              <w:lang w:val="fr-ML"/>
            </w:rPr>
          </w:rPrChange>
        </w:rPr>
      </w:pPr>
      <w:ins w:id="13270" w:author="Dr Mamadou SANOGO" w:date="2023-10-25T16:41:00Z">
        <w:r w:rsidRPr="007A4AFC">
          <w:rPr>
            <w:rFonts w:ascii="Cambria" w:hAnsi="Cambria" w:cs="Arial"/>
            <w:b/>
            <w:bCs/>
            <w:color w:val="000000" w:themeColor="text1"/>
            <w:lang w:val="fr-ML"/>
            <w:rPrChange w:id="13271" w:author="Dr Mamadou SANOGO" w:date="2023-10-25T18:15:00Z">
              <w:rPr>
                <w:rFonts w:ascii="Cambria" w:hAnsi="Cambria" w:cs="Arial"/>
                <w:b/>
                <w:bCs/>
                <w:color w:val="000000"/>
                <w:lang w:val="fr-ML"/>
              </w:rPr>
            </w:rPrChange>
          </w:rPr>
          <w:t xml:space="preserve">17-1 </w:t>
        </w:r>
        <w:r w:rsidRPr="007A4AFC">
          <w:rPr>
            <w:rFonts w:ascii="Cambria" w:hAnsi="Cambria" w:cs="Arial"/>
            <w:color w:val="000000" w:themeColor="text1"/>
            <w:lang w:val="fr-ML"/>
            <w:rPrChange w:id="13272" w:author="Dr Mamadou SANOGO" w:date="2023-10-25T18:15:00Z">
              <w:rPr>
                <w:rFonts w:ascii="Cambria" w:hAnsi="Cambria" w:cs="Arial"/>
                <w:color w:val="000000"/>
                <w:lang w:val="fr-ML"/>
              </w:rPr>
            </w:rPrChange>
          </w:rPr>
          <w:t>Les usagers du service public de l’enseignement supérieur disposent de la liberté d’information et d’expression à l’égard des problèmes politiques, économiques, sociaux et culturels.</w:t>
        </w:r>
      </w:ins>
    </w:p>
    <w:p w14:paraId="157722F2" w14:textId="77777777" w:rsidR="00D3265D" w:rsidRPr="007A4AFC" w:rsidRDefault="00D3265D" w:rsidP="00D3265D">
      <w:pPr>
        <w:widowControl w:val="0"/>
        <w:autoSpaceDE w:val="0"/>
        <w:autoSpaceDN w:val="0"/>
        <w:adjustRightInd w:val="0"/>
        <w:spacing w:line="240" w:lineRule="auto"/>
        <w:rPr>
          <w:ins w:id="13273" w:author="Dr Mamadou SANOGO" w:date="2023-10-25T16:41:00Z"/>
          <w:rFonts w:ascii="Cambria" w:hAnsi="Cambria" w:cs="Arial"/>
          <w:color w:val="000000" w:themeColor="text1"/>
          <w:lang w:val="fr-ML"/>
          <w:rPrChange w:id="13274" w:author="Dr Mamadou SANOGO" w:date="2023-10-25T18:15:00Z">
            <w:rPr>
              <w:ins w:id="13275" w:author="Dr Mamadou SANOGO" w:date="2023-10-25T16:41:00Z"/>
              <w:rFonts w:ascii="Cambria" w:hAnsi="Cambria" w:cs="Arial"/>
              <w:color w:val="000000"/>
              <w:lang w:val="fr-ML"/>
            </w:rPr>
          </w:rPrChange>
        </w:rPr>
      </w:pPr>
      <w:ins w:id="13276" w:author="Dr Mamadou SANOGO" w:date="2023-10-25T16:41:00Z">
        <w:r w:rsidRPr="007A4AFC">
          <w:rPr>
            <w:rFonts w:ascii="Cambria" w:hAnsi="Cambria" w:cs="Arial"/>
            <w:b/>
            <w:bCs/>
            <w:color w:val="000000" w:themeColor="text1"/>
            <w:lang w:val="fr-ML"/>
            <w:rPrChange w:id="13277" w:author="Dr Mamadou SANOGO" w:date="2023-10-25T18:15:00Z">
              <w:rPr>
                <w:rFonts w:ascii="Cambria" w:hAnsi="Cambria" w:cs="Arial"/>
                <w:b/>
                <w:bCs/>
                <w:color w:val="000000"/>
                <w:lang w:val="fr-ML"/>
              </w:rPr>
            </w:rPrChange>
          </w:rPr>
          <w:t xml:space="preserve">17-2 </w:t>
        </w:r>
        <w:r w:rsidRPr="007A4AFC">
          <w:rPr>
            <w:rFonts w:ascii="Cambria" w:hAnsi="Cambria" w:cs="Arial"/>
            <w:color w:val="000000" w:themeColor="text1"/>
            <w:lang w:val="fr-ML"/>
            <w:rPrChange w:id="13278" w:author="Dr Mamadou SANOGO" w:date="2023-10-25T18:15:00Z">
              <w:rPr>
                <w:rFonts w:ascii="Cambria" w:hAnsi="Cambria" w:cs="Arial"/>
                <w:color w:val="000000"/>
                <w:lang w:val="fr-ML"/>
              </w:rPr>
            </w:rPrChange>
          </w:rPr>
          <w:t>Ils exercent cette liberté à titre individuel et collectif, dans des conditions qui ne portent pas atteinte aux activités d’enseignement et de recherche, et qui ne troublent pas l’ordre public, et dans le respect des dispositions du présent règlement intérieur.</w:t>
        </w:r>
      </w:ins>
    </w:p>
    <w:p w14:paraId="16845BBC" w14:textId="77777777" w:rsidR="00D3265D" w:rsidRPr="007A4AFC" w:rsidRDefault="00D3265D" w:rsidP="00D3265D">
      <w:pPr>
        <w:widowControl w:val="0"/>
        <w:autoSpaceDE w:val="0"/>
        <w:autoSpaceDN w:val="0"/>
        <w:adjustRightInd w:val="0"/>
        <w:spacing w:line="240" w:lineRule="auto"/>
        <w:rPr>
          <w:ins w:id="13279" w:author="Dr Mamadou SANOGO" w:date="2023-10-25T16:41:00Z"/>
          <w:rFonts w:ascii="Cambria" w:hAnsi="Cambria" w:cs="Arial"/>
          <w:color w:val="000000" w:themeColor="text1"/>
          <w:sz w:val="10"/>
          <w:lang w:val="fr-ML"/>
          <w:rPrChange w:id="13280" w:author="Dr Mamadou SANOGO" w:date="2023-10-25T18:15:00Z">
            <w:rPr>
              <w:ins w:id="13281" w:author="Dr Mamadou SANOGO" w:date="2023-10-25T16:41:00Z"/>
              <w:rFonts w:ascii="Cambria" w:hAnsi="Cambria" w:cs="Arial"/>
              <w:color w:val="000000"/>
              <w:sz w:val="10"/>
              <w:lang w:val="fr-ML"/>
            </w:rPr>
          </w:rPrChange>
        </w:rPr>
      </w:pPr>
    </w:p>
    <w:p w14:paraId="6EBFE927" w14:textId="77777777" w:rsidR="00D3265D" w:rsidRPr="007A4AFC" w:rsidRDefault="00D3265D" w:rsidP="00D3265D">
      <w:pPr>
        <w:widowControl w:val="0"/>
        <w:autoSpaceDE w:val="0"/>
        <w:autoSpaceDN w:val="0"/>
        <w:adjustRightInd w:val="0"/>
        <w:spacing w:line="240" w:lineRule="auto"/>
        <w:rPr>
          <w:ins w:id="13282" w:author="Dr Mamadou SANOGO" w:date="2023-10-25T16:41:00Z"/>
          <w:rFonts w:ascii="Cambria" w:hAnsi="Cambria" w:cs="Arial"/>
          <w:color w:val="000000" w:themeColor="text1"/>
          <w:lang w:val="fr-ML"/>
          <w:rPrChange w:id="13283" w:author="Dr Mamadou SANOGO" w:date="2023-10-25T18:15:00Z">
            <w:rPr>
              <w:ins w:id="13284" w:author="Dr Mamadou SANOGO" w:date="2023-10-25T16:41:00Z"/>
              <w:rFonts w:ascii="Cambria" w:hAnsi="Cambria" w:cs="Arial"/>
              <w:color w:val="000000"/>
              <w:lang w:val="fr-ML"/>
            </w:rPr>
          </w:rPrChange>
        </w:rPr>
      </w:pPr>
      <w:ins w:id="13285" w:author="Dr Mamadou SANOGO" w:date="2023-10-25T16:41:00Z">
        <w:r w:rsidRPr="007A4AFC">
          <w:rPr>
            <w:rFonts w:ascii="Cambria" w:hAnsi="Cambria" w:cs="Arial"/>
            <w:b/>
            <w:bCs/>
            <w:color w:val="000000" w:themeColor="text1"/>
            <w:lang w:val="fr-ML"/>
            <w:rPrChange w:id="13286" w:author="Dr Mamadou SANOGO" w:date="2023-10-25T18:15:00Z">
              <w:rPr>
                <w:rFonts w:ascii="Cambria" w:hAnsi="Cambria" w:cs="Arial"/>
                <w:b/>
                <w:bCs/>
                <w:color w:val="000000"/>
                <w:lang w:val="fr-ML"/>
              </w:rPr>
            </w:rPrChange>
          </w:rPr>
          <w:t>CHAPITRE II : DROITS DES USAGERS</w:t>
        </w:r>
      </w:ins>
    </w:p>
    <w:p w14:paraId="53605D4D" w14:textId="77777777" w:rsidR="00D3265D" w:rsidRPr="007A4AFC" w:rsidRDefault="00D3265D" w:rsidP="00D3265D">
      <w:pPr>
        <w:widowControl w:val="0"/>
        <w:autoSpaceDE w:val="0"/>
        <w:autoSpaceDN w:val="0"/>
        <w:adjustRightInd w:val="0"/>
        <w:spacing w:line="240" w:lineRule="auto"/>
        <w:rPr>
          <w:ins w:id="13287" w:author="Dr Mamadou SANOGO" w:date="2023-10-25T16:41:00Z"/>
          <w:rFonts w:ascii="Cambria" w:hAnsi="Cambria" w:cs="Arial"/>
          <w:color w:val="000000" w:themeColor="text1"/>
          <w:lang w:val="fr-ML"/>
          <w:rPrChange w:id="13288" w:author="Dr Mamadou SANOGO" w:date="2023-10-25T18:15:00Z">
            <w:rPr>
              <w:ins w:id="13289" w:author="Dr Mamadou SANOGO" w:date="2023-10-25T16:41:00Z"/>
              <w:rFonts w:ascii="Cambria" w:hAnsi="Cambria" w:cs="Arial"/>
              <w:color w:val="000000"/>
              <w:lang w:val="fr-ML"/>
            </w:rPr>
          </w:rPrChange>
        </w:rPr>
      </w:pPr>
      <w:ins w:id="13290" w:author="Dr Mamadou SANOGO" w:date="2023-10-25T16:41:00Z">
        <w:r w:rsidRPr="007A4AFC">
          <w:rPr>
            <w:rFonts w:ascii="Cambria" w:hAnsi="Cambria" w:cs="Arial"/>
            <w:b/>
            <w:bCs/>
            <w:color w:val="000000" w:themeColor="text1"/>
            <w:lang w:val="fr-ML"/>
            <w:rPrChange w:id="13291" w:author="Dr Mamadou SANOGO" w:date="2023-10-25T18:15:00Z">
              <w:rPr>
                <w:rFonts w:ascii="Cambria" w:hAnsi="Cambria" w:cs="Arial"/>
                <w:b/>
                <w:bCs/>
                <w:color w:val="000000"/>
                <w:lang w:val="fr-ML"/>
              </w:rPr>
            </w:rPrChange>
          </w:rPr>
          <w:t>Article 18 - Représentation</w:t>
        </w:r>
      </w:ins>
    </w:p>
    <w:p w14:paraId="32E82E9C" w14:textId="77777777" w:rsidR="00D3265D" w:rsidRPr="007A4AFC" w:rsidRDefault="00D3265D" w:rsidP="00D3265D">
      <w:pPr>
        <w:widowControl w:val="0"/>
        <w:autoSpaceDE w:val="0"/>
        <w:autoSpaceDN w:val="0"/>
        <w:adjustRightInd w:val="0"/>
        <w:spacing w:line="240" w:lineRule="auto"/>
        <w:rPr>
          <w:ins w:id="13292" w:author="Dr Mamadou SANOGO" w:date="2023-10-25T16:41:00Z"/>
          <w:rFonts w:ascii="Cambria" w:hAnsi="Cambria" w:cs="Arial"/>
          <w:color w:val="000000" w:themeColor="text1"/>
          <w:lang w:val="fr-ML"/>
          <w:rPrChange w:id="13293" w:author="Dr Mamadou SANOGO" w:date="2023-10-25T18:15:00Z">
            <w:rPr>
              <w:ins w:id="13294" w:author="Dr Mamadou SANOGO" w:date="2023-10-25T16:41:00Z"/>
              <w:rFonts w:ascii="Cambria" w:hAnsi="Cambria" w:cs="Arial"/>
              <w:color w:val="000000"/>
              <w:lang w:val="fr-ML"/>
            </w:rPr>
          </w:rPrChange>
        </w:rPr>
      </w:pPr>
      <w:ins w:id="13295" w:author="Dr Mamadou SANOGO" w:date="2023-10-25T16:41:00Z">
        <w:r w:rsidRPr="007A4AFC">
          <w:rPr>
            <w:rFonts w:ascii="Cambria" w:hAnsi="Cambria" w:cs="Arial"/>
            <w:color w:val="000000" w:themeColor="text1"/>
            <w:lang w:val="fr-ML"/>
            <w:rPrChange w:id="13296" w:author="Dr Mamadou SANOGO" w:date="2023-10-25T18:15:00Z">
              <w:rPr>
                <w:rFonts w:ascii="Cambria" w:hAnsi="Cambria" w:cs="Arial"/>
                <w:color w:val="000000"/>
                <w:lang w:val="fr-ML"/>
              </w:rPr>
            </w:rPrChange>
          </w:rPr>
          <w:t>Les étudiants sont représentés au sein des divers conseils de l’École Privée de Santé Félix Houphouët Boigny conformément aux textes en vigueur (conseil d’administration, conseil scientifique, conseil des études et de la vie scolaire, comité d’hygiène et de sécurité…).</w:t>
        </w:r>
      </w:ins>
    </w:p>
    <w:p w14:paraId="1050F622" w14:textId="77777777" w:rsidR="00D3265D" w:rsidRPr="007A4AFC" w:rsidRDefault="00D3265D" w:rsidP="00D3265D">
      <w:pPr>
        <w:widowControl w:val="0"/>
        <w:autoSpaceDE w:val="0"/>
        <w:autoSpaceDN w:val="0"/>
        <w:adjustRightInd w:val="0"/>
        <w:spacing w:line="240" w:lineRule="auto"/>
        <w:rPr>
          <w:ins w:id="13297" w:author="Dr Mamadou SANOGO" w:date="2023-10-25T16:41:00Z"/>
          <w:rFonts w:ascii="Cambria" w:hAnsi="Cambria" w:cs="Arial"/>
          <w:color w:val="000000" w:themeColor="text1"/>
          <w:sz w:val="10"/>
          <w:lang w:val="fr-ML"/>
          <w:rPrChange w:id="13298" w:author="Dr Mamadou SANOGO" w:date="2023-10-25T18:15:00Z">
            <w:rPr>
              <w:ins w:id="13299" w:author="Dr Mamadou SANOGO" w:date="2023-10-25T16:41:00Z"/>
              <w:rFonts w:ascii="Cambria" w:hAnsi="Cambria" w:cs="Arial"/>
              <w:color w:val="000000"/>
              <w:sz w:val="10"/>
              <w:lang w:val="fr-ML"/>
            </w:rPr>
          </w:rPrChange>
        </w:rPr>
      </w:pPr>
    </w:p>
    <w:p w14:paraId="0CFF3991" w14:textId="77777777" w:rsidR="00D3265D" w:rsidRPr="007A4AFC" w:rsidRDefault="00D3265D" w:rsidP="00D3265D">
      <w:pPr>
        <w:widowControl w:val="0"/>
        <w:autoSpaceDE w:val="0"/>
        <w:autoSpaceDN w:val="0"/>
        <w:adjustRightInd w:val="0"/>
        <w:spacing w:line="240" w:lineRule="auto"/>
        <w:rPr>
          <w:ins w:id="13300" w:author="Dr Mamadou SANOGO" w:date="2023-10-25T16:41:00Z"/>
          <w:rFonts w:ascii="Cambria" w:hAnsi="Cambria" w:cs="Arial"/>
          <w:color w:val="000000" w:themeColor="text1"/>
          <w:lang w:val="fr-ML"/>
          <w:rPrChange w:id="13301" w:author="Dr Mamadou SANOGO" w:date="2023-10-25T18:15:00Z">
            <w:rPr>
              <w:ins w:id="13302" w:author="Dr Mamadou SANOGO" w:date="2023-10-25T16:41:00Z"/>
              <w:rFonts w:ascii="Cambria" w:hAnsi="Cambria" w:cs="Arial"/>
              <w:color w:val="000000"/>
              <w:lang w:val="fr-ML"/>
            </w:rPr>
          </w:rPrChange>
        </w:rPr>
      </w:pPr>
      <w:ins w:id="13303" w:author="Dr Mamadou SANOGO" w:date="2023-10-25T16:41:00Z">
        <w:r w:rsidRPr="007A4AFC">
          <w:rPr>
            <w:rFonts w:ascii="Cambria" w:hAnsi="Cambria" w:cs="Arial"/>
            <w:b/>
            <w:bCs/>
            <w:color w:val="000000" w:themeColor="text1"/>
            <w:lang w:val="fr-ML"/>
            <w:rPrChange w:id="13304" w:author="Dr Mamadou SANOGO" w:date="2023-10-25T18:15:00Z">
              <w:rPr>
                <w:rFonts w:ascii="Cambria" w:hAnsi="Cambria" w:cs="Arial"/>
                <w:b/>
                <w:bCs/>
                <w:color w:val="000000"/>
                <w:lang w:val="fr-ML"/>
              </w:rPr>
            </w:rPrChange>
          </w:rPr>
          <w:t>Article 19 - Liberté d’association</w:t>
        </w:r>
      </w:ins>
    </w:p>
    <w:p w14:paraId="36502088" w14:textId="77777777" w:rsidR="00D3265D" w:rsidRPr="007A4AFC" w:rsidRDefault="00D3265D" w:rsidP="00D3265D">
      <w:pPr>
        <w:widowControl w:val="0"/>
        <w:autoSpaceDE w:val="0"/>
        <w:autoSpaceDN w:val="0"/>
        <w:adjustRightInd w:val="0"/>
        <w:spacing w:line="240" w:lineRule="auto"/>
        <w:rPr>
          <w:ins w:id="13305" w:author="Dr Mamadou SANOGO" w:date="2023-10-25T16:41:00Z"/>
          <w:rFonts w:ascii="Cambria" w:hAnsi="Cambria" w:cs="Arial"/>
          <w:color w:val="000000" w:themeColor="text1"/>
          <w:lang w:val="fr-ML"/>
          <w:rPrChange w:id="13306" w:author="Dr Mamadou SANOGO" w:date="2023-10-25T18:15:00Z">
            <w:rPr>
              <w:ins w:id="13307" w:author="Dr Mamadou SANOGO" w:date="2023-10-25T16:41:00Z"/>
              <w:rFonts w:ascii="Cambria" w:hAnsi="Cambria" w:cs="Arial"/>
              <w:color w:val="000000"/>
              <w:lang w:val="fr-ML"/>
            </w:rPr>
          </w:rPrChange>
        </w:rPr>
      </w:pPr>
      <w:ins w:id="13308" w:author="Dr Mamadou SANOGO" w:date="2023-10-25T16:41:00Z">
        <w:r w:rsidRPr="007A4AFC">
          <w:rPr>
            <w:rFonts w:ascii="Cambria" w:hAnsi="Cambria" w:cs="Arial"/>
            <w:color w:val="000000" w:themeColor="text1"/>
            <w:lang w:val="fr-ML"/>
            <w:rPrChange w:id="13309" w:author="Dr Mamadou SANOGO" w:date="2023-10-25T18:15:00Z">
              <w:rPr>
                <w:rFonts w:ascii="Cambria" w:hAnsi="Cambria" w:cs="Arial"/>
                <w:color w:val="000000"/>
                <w:lang w:val="fr-ML"/>
              </w:rPr>
            </w:rPrChange>
          </w:rPr>
          <w:t>Le droit d’association est garanti par la loi. La domiciliation d’une association au sein de l’École Privée de Santé Félix Houphouët Boigny est soumise à autorisation préalable.</w:t>
        </w:r>
      </w:ins>
    </w:p>
    <w:p w14:paraId="3AFCC55E" w14:textId="77777777" w:rsidR="00D3265D" w:rsidRPr="007A4AFC" w:rsidRDefault="00D3265D" w:rsidP="00D3265D">
      <w:pPr>
        <w:widowControl w:val="0"/>
        <w:autoSpaceDE w:val="0"/>
        <w:autoSpaceDN w:val="0"/>
        <w:adjustRightInd w:val="0"/>
        <w:spacing w:line="240" w:lineRule="auto"/>
        <w:rPr>
          <w:ins w:id="13310" w:author="Dr Mamadou SANOGO" w:date="2023-10-25T16:41:00Z"/>
          <w:rFonts w:ascii="Cambria" w:hAnsi="Cambria" w:cs="Arial"/>
          <w:color w:val="000000" w:themeColor="text1"/>
          <w:lang w:val="fr-ML"/>
          <w:rPrChange w:id="13311" w:author="Dr Mamadou SANOGO" w:date="2023-10-25T18:15:00Z">
            <w:rPr>
              <w:ins w:id="13312" w:author="Dr Mamadou SANOGO" w:date="2023-10-25T16:41:00Z"/>
              <w:rFonts w:ascii="Cambria" w:hAnsi="Cambria" w:cs="Arial"/>
              <w:color w:val="000000"/>
              <w:lang w:val="fr-ML"/>
            </w:rPr>
          </w:rPrChange>
        </w:rPr>
      </w:pPr>
      <w:ins w:id="13313" w:author="Dr Mamadou SANOGO" w:date="2023-10-25T16:41:00Z">
        <w:r w:rsidRPr="007A4AFC">
          <w:rPr>
            <w:rFonts w:ascii="Cambria" w:hAnsi="Cambria" w:cs="Arial"/>
            <w:color w:val="000000" w:themeColor="text1"/>
            <w:lang w:val="fr-ML"/>
            <w:rPrChange w:id="13314" w:author="Dr Mamadou SANOGO" w:date="2023-10-25T18:15:00Z">
              <w:rPr>
                <w:rFonts w:ascii="Cambria" w:hAnsi="Cambria" w:cs="Arial"/>
                <w:color w:val="000000"/>
                <w:lang w:val="fr-ML"/>
              </w:rPr>
            </w:rPrChange>
          </w:rPr>
          <w:t>La mise à disposition éventuelle d’un local doit faire l’objet d’une autorisation préalable qui peut prendre la forme d’une convention conclue entre l’École Privée de Santé Félix Houphouët Boigny  et l’association.</w:t>
        </w:r>
      </w:ins>
    </w:p>
    <w:p w14:paraId="0E2C7753" w14:textId="77777777" w:rsidR="00D3265D" w:rsidRPr="007A4AFC" w:rsidRDefault="00D3265D" w:rsidP="00D3265D">
      <w:pPr>
        <w:widowControl w:val="0"/>
        <w:autoSpaceDE w:val="0"/>
        <w:autoSpaceDN w:val="0"/>
        <w:adjustRightInd w:val="0"/>
        <w:spacing w:line="240" w:lineRule="auto"/>
        <w:rPr>
          <w:ins w:id="13315" w:author="Dr Mamadou SANOGO" w:date="2023-10-25T16:41:00Z"/>
          <w:rFonts w:ascii="Cambria" w:hAnsi="Cambria" w:cs="Arial"/>
          <w:color w:val="000000" w:themeColor="text1"/>
          <w:sz w:val="10"/>
          <w:lang w:val="fr-ML"/>
          <w:rPrChange w:id="13316" w:author="Dr Mamadou SANOGO" w:date="2023-10-25T18:15:00Z">
            <w:rPr>
              <w:ins w:id="13317" w:author="Dr Mamadou SANOGO" w:date="2023-10-25T16:41:00Z"/>
              <w:rFonts w:ascii="Cambria" w:hAnsi="Cambria" w:cs="Arial"/>
              <w:color w:val="000000"/>
              <w:sz w:val="10"/>
              <w:lang w:val="fr-ML"/>
            </w:rPr>
          </w:rPrChange>
        </w:rPr>
      </w:pPr>
    </w:p>
    <w:p w14:paraId="5AEA6C44" w14:textId="77777777" w:rsidR="00D3265D" w:rsidRPr="007A4AFC" w:rsidRDefault="00D3265D" w:rsidP="00D3265D">
      <w:pPr>
        <w:widowControl w:val="0"/>
        <w:autoSpaceDE w:val="0"/>
        <w:autoSpaceDN w:val="0"/>
        <w:adjustRightInd w:val="0"/>
        <w:spacing w:line="240" w:lineRule="auto"/>
        <w:rPr>
          <w:ins w:id="13318" w:author="Dr Mamadou SANOGO" w:date="2023-10-25T16:41:00Z"/>
          <w:rFonts w:ascii="Cambria" w:hAnsi="Cambria" w:cs="Arial"/>
          <w:color w:val="000000" w:themeColor="text1"/>
          <w:lang w:val="fr-ML"/>
          <w:rPrChange w:id="13319" w:author="Dr Mamadou SANOGO" w:date="2023-10-25T18:15:00Z">
            <w:rPr>
              <w:ins w:id="13320" w:author="Dr Mamadou SANOGO" w:date="2023-10-25T16:41:00Z"/>
              <w:rFonts w:ascii="Cambria" w:hAnsi="Cambria" w:cs="Arial"/>
              <w:color w:val="000000"/>
              <w:lang w:val="fr-ML"/>
            </w:rPr>
          </w:rPrChange>
        </w:rPr>
      </w:pPr>
      <w:ins w:id="13321" w:author="Dr Mamadou SANOGO" w:date="2023-10-25T16:41:00Z">
        <w:r w:rsidRPr="007A4AFC">
          <w:rPr>
            <w:rFonts w:ascii="Cambria" w:hAnsi="Cambria" w:cs="Arial"/>
            <w:b/>
            <w:bCs/>
            <w:color w:val="000000" w:themeColor="text1"/>
            <w:lang w:val="fr-ML"/>
            <w:rPrChange w:id="13322" w:author="Dr Mamadou SANOGO" w:date="2023-10-25T18:15:00Z">
              <w:rPr>
                <w:rFonts w:ascii="Cambria" w:hAnsi="Cambria" w:cs="Arial"/>
                <w:b/>
                <w:bCs/>
                <w:color w:val="000000"/>
                <w:lang w:val="fr-ML"/>
              </w:rPr>
            </w:rPrChange>
          </w:rPr>
          <w:t>Article 20 - Tracts et affichages</w:t>
        </w:r>
      </w:ins>
    </w:p>
    <w:p w14:paraId="6E48409F" w14:textId="77777777" w:rsidR="00D3265D" w:rsidRPr="007A4AFC" w:rsidRDefault="00D3265D" w:rsidP="00D3265D">
      <w:pPr>
        <w:widowControl w:val="0"/>
        <w:autoSpaceDE w:val="0"/>
        <w:autoSpaceDN w:val="0"/>
        <w:adjustRightInd w:val="0"/>
        <w:spacing w:line="240" w:lineRule="auto"/>
        <w:rPr>
          <w:ins w:id="13323" w:author="Dr Mamadou SANOGO" w:date="2023-10-25T16:41:00Z"/>
          <w:rFonts w:ascii="Cambria" w:hAnsi="Cambria" w:cs="Arial"/>
          <w:color w:val="000000" w:themeColor="text1"/>
          <w:lang w:val="fr-ML"/>
          <w:rPrChange w:id="13324" w:author="Dr Mamadou SANOGO" w:date="2023-10-25T18:15:00Z">
            <w:rPr>
              <w:ins w:id="13325" w:author="Dr Mamadou SANOGO" w:date="2023-10-25T16:41:00Z"/>
              <w:rFonts w:ascii="Cambria" w:hAnsi="Cambria" w:cs="Arial"/>
              <w:color w:val="000000"/>
              <w:lang w:val="fr-ML"/>
            </w:rPr>
          </w:rPrChange>
        </w:rPr>
      </w:pPr>
      <w:ins w:id="13326" w:author="Dr Mamadou SANOGO" w:date="2023-10-25T16:41:00Z">
        <w:r w:rsidRPr="007A4AFC">
          <w:rPr>
            <w:rFonts w:ascii="Cambria" w:hAnsi="Cambria" w:cs="Arial"/>
            <w:b/>
            <w:bCs/>
            <w:color w:val="000000" w:themeColor="text1"/>
            <w:lang w:val="fr-ML"/>
            <w:rPrChange w:id="13327" w:author="Dr Mamadou SANOGO" w:date="2023-10-25T18:15:00Z">
              <w:rPr>
                <w:rFonts w:ascii="Cambria" w:hAnsi="Cambria" w:cs="Arial"/>
                <w:b/>
                <w:bCs/>
                <w:color w:val="000000"/>
                <w:lang w:val="fr-ML"/>
              </w:rPr>
            </w:rPrChange>
          </w:rPr>
          <w:t>20-1</w:t>
        </w:r>
        <w:r w:rsidRPr="007A4AFC">
          <w:rPr>
            <w:rFonts w:ascii="Cambria" w:hAnsi="Cambria" w:cs="Arial"/>
            <w:color w:val="000000" w:themeColor="text1"/>
            <w:lang w:val="fr-ML"/>
            <w:rPrChange w:id="13328" w:author="Dr Mamadou SANOGO" w:date="2023-10-25T18:15:00Z">
              <w:rPr>
                <w:rFonts w:ascii="Cambria" w:hAnsi="Cambria" w:cs="Arial"/>
                <w:color w:val="000000"/>
                <w:lang w:val="fr-ML"/>
              </w:rPr>
            </w:rPrChange>
          </w:rPr>
          <w:t xml:space="preserve">L’École Privée de Santé Félix Houphouët Boigny peut mettre à la disposition des étudiants des </w:t>
        </w:r>
        <w:r w:rsidRPr="007A4AFC">
          <w:rPr>
            <w:rFonts w:ascii="Cambria" w:hAnsi="Cambria" w:cs="Arial"/>
            <w:color w:val="000000" w:themeColor="text1"/>
            <w:lang w:val="fr-ML"/>
            <w:rPrChange w:id="13329" w:author="Dr Mamadou SANOGO" w:date="2023-10-25T18:15:00Z">
              <w:rPr>
                <w:rFonts w:ascii="Cambria" w:hAnsi="Cambria" w:cs="Arial"/>
                <w:color w:val="000000"/>
                <w:lang w:val="fr-ML"/>
              </w:rPr>
            </w:rPrChange>
          </w:rPr>
          <w:lastRenderedPageBreak/>
          <w:t>panneaux d’affichage.</w:t>
        </w:r>
      </w:ins>
    </w:p>
    <w:p w14:paraId="64E3FE62" w14:textId="77777777" w:rsidR="00D3265D" w:rsidRPr="007A4AFC" w:rsidRDefault="00D3265D" w:rsidP="00D3265D">
      <w:pPr>
        <w:widowControl w:val="0"/>
        <w:autoSpaceDE w:val="0"/>
        <w:autoSpaceDN w:val="0"/>
        <w:adjustRightInd w:val="0"/>
        <w:spacing w:line="240" w:lineRule="auto"/>
        <w:rPr>
          <w:ins w:id="13330" w:author="Dr Mamadou SANOGO" w:date="2023-10-25T16:41:00Z"/>
          <w:rFonts w:ascii="Cambria" w:hAnsi="Cambria" w:cs="Arial"/>
          <w:color w:val="000000" w:themeColor="text1"/>
          <w:lang w:val="fr-ML"/>
          <w:rPrChange w:id="13331" w:author="Dr Mamadou SANOGO" w:date="2023-10-25T18:15:00Z">
            <w:rPr>
              <w:ins w:id="13332" w:author="Dr Mamadou SANOGO" w:date="2023-10-25T16:41:00Z"/>
              <w:rFonts w:ascii="Cambria" w:hAnsi="Cambria" w:cs="Arial"/>
              <w:color w:val="000000"/>
              <w:lang w:val="fr-ML"/>
            </w:rPr>
          </w:rPrChange>
        </w:rPr>
      </w:pPr>
      <w:ins w:id="13333" w:author="Dr Mamadou SANOGO" w:date="2023-10-25T16:41:00Z">
        <w:r w:rsidRPr="007A4AFC">
          <w:rPr>
            <w:rFonts w:ascii="Cambria" w:hAnsi="Cambria" w:cs="Arial"/>
            <w:b/>
            <w:bCs/>
            <w:color w:val="000000" w:themeColor="text1"/>
            <w:lang w:val="fr-ML"/>
            <w:rPrChange w:id="13334" w:author="Dr Mamadou SANOGO" w:date="2023-10-25T18:15:00Z">
              <w:rPr>
                <w:rFonts w:ascii="Cambria" w:hAnsi="Cambria" w:cs="Arial"/>
                <w:b/>
                <w:bCs/>
                <w:color w:val="000000"/>
                <w:lang w:val="fr-ML"/>
              </w:rPr>
            </w:rPrChange>
          </w:rPr>
          <w:t xml:space="preserve">20-2 </w:t>
        </w:r>
        <w:r w:rsidRPr="007A4AFC">
          <w:rPr>
            <w:rFonts w:ascii="Cambria" w:hAnsi="Cambria" w:cs="Arial"/>
            <w:color w:val="000000" w:themeColor="text1"/>
            <w:lang w:val="fr-ML"/>
            <w:rPrChange w:id="13335" w:author="Dr Mamadou SANOGO" w:date="2023-10-25T18:15:00Z">
              <w:rPr>
                <w:rFonts w:ascii="Cambria" w:hAnsi="Cambria" w:cs="Arial"/>
                <w:color w:val="000000"/>
                <w:lang w:val="fr-ML"/>
              </w:rPr>
            </w:rPrChange>
          </w:rPr>
          <w:t>Dans le respect de la liberté d’information et d’expression à l’égard des problèmes politiques, économiques, sociaux et culturels, la distribution de tracts ou de tout document par les usagers et les personnels est autorisée au sein de l’École Privée de Santé Félix Houphouët Boigny mais sous condition.</w:t>
        </w:r>
      </w:ins>
    </w:p>
    <w:p w14:paraId="19A2E1BA" w14:textId="77777777" w:rsidR="00D3265D" w:rsidRPr="007A4AFC" w:rsidRDefault="00D3265D" w:rsidP="00D3265D">
      <w:pPr>
        <w:widowControl w:val="0"/>
        <w:autoSpaceDE w:val="0"/>
        <w:autoSpaceDN w:val="0"/>
        <w:adjustRightInd w:val="0"/>
        <w:spacing w:line="240" w:lineRule="auto"/>
        <w:rPr>
          <w:ins w:id="13336" w:author="Dr Mamadou SANOGO" w:date="2023-10-25T16:41:00Z"/>
          <w:rFonts w:ascii="Cambria" w:hAnsi="Cambria" w:cs="Arial"/>
          <w:color w:val="000000" w:themeColor="text1"/>
          <w:lang w:val="fr-ML"/>
          <w:rPrChange w:id="13337" w:author="Dr Mamadou SANOGO" w:date="2023-10-25T18:15:00Z">
            <w:rPr>
              <w:ins w:id="13338" w:author="Dr Mamadou SANOGO" w:date="2023-10-25T16:41:00Z"/>
              <w:rFonts w:ascii="Cambria" w:hAnsi="Cambria" w:cs="Arial"/>
              <w:color w:val="000000"/>
              <w:lang w:val="fr-ML"/>
            </w:rPr>
          </w:rPrChange>
        </w:rPr>
      </w:pPr>
      <w:ins w:id="13339" w:author="Dr Mamadou SANOGO" w:date="2023-10-25T16:41:00Z">
        <w:r w:rsidRPr="007A4AFC">
          <w:rPr>
            <w:rFonts w:ascii="Cambria" w:hAnsi="Cambria" w:cs="Arial"/>
            <w:b/>
            <w:bCs/>
            <w:color w:val="000000" w:themeColor="text1"/>
            <w:lang w:val="fr-ML"/>
            <w:rPrChange w:id="13340" w:author="Dr Mamadou SANOGO" w:date="2023-10-25T18:15:00Z">
              <w:rPr>
                <w:rFonts w:ascii="Cambria" w:hAnsi="Cambria" w:cs="Arial"/>
                <w:b/>
                <w:bCs/>
                <w:color w:val="000000"/>
                <w:lang w:val="fr-ML"/>
              </w:rPr>
            </w:rPrChange>
          </w:rPr>
          <w:t xml:space="preserve">20-3 </w:t>
        </w:r>
        <w:r w:rsidRPr="007A4AFC">
          <w:rPr>
            <w:rFonts w:ascii="Cambria" w:hAnsi="Cambria" w:cs="Arial"/>
            <w:color w:val="000000" w:themeColor="text1"/>
            <w:lang w:val="fr-ML"/>
            <w:rPrChange w:id="13341" w:author="Dr Mamadou SANOGO" w:date="2023-10-25T18:15:00Z">
              <w:rPr>
                <w:rFonts w:ascii="Cambria" w:hAnsi="Cambria" w:cs="Arial"/>
                <w:color w:val="000000"/>
                <w:lang w:val="fr-ML"/>
              </w:rPr>
            </w:rPrChange>
          </w:rPr>
          <w:t>La distribution de tracts ou de tout document (notamment à caractère commercial) par une personne extérieure à l’École Privée de Santé Félix Houphouët Boigny ou pour son compte est interdite, sauf autorisation expresse accordée par le Directeur Général.</w:t>
        </w:r>
      </w:ins>
    </w:p>
    <w:p w14:paraId="18BA542B" w14:textId="77777777" w:rsidR="00D3265D" w:rsidRPr="007A4AFC" w:rsidRDefault="00D3265D" w:rsidP="00D3265D">
      <w:pPr>
        <w:widowControl w:val="0"/>
        <w:autoSpaceDE w:val="0"/>
        <w:autoSpaceDN w:val="0"/>
        <w:adjustRightInd w:val="0"/>
        <w:spacing w:line="240" w:lineRule="auto"/>
        <w:rPr>
          <w:ins w:id="13342" w:author="Dr Mamadou SANOGO" w:date="2023-10-25T16:41:00Z"/>
          <w:rFonts w:ascii="Cambria" w:hAnsi="Cambria" w:cs="Arial"/>
          <w:color w:val="000000" w:themeColor="text1"/>
          <w:lang w:val="fr-ML"/>
          <w:rPrChange w:id="13343" w:author="Dr Mamadou SANOGO" w:date="2023-10-25T18:15:00Z">
            <w:rPr>
              <w:ins w:id="13344" w:author="Dr Mamadou SANOGO" w:date="2023-10-25T16:41:00Z"/>
              <w:rFonts w:ascii="Cambria" w:hAnsi="Cambria" w:cs="Arial"/>
              <w:color w:val="000000"/>
              <w:lang w:val="fr-ML"/>
            </w:rPr>
          </w:rPrChange>
        </w:rPr>
      </w:pPr>
      <w:ins w:id="13345" w:author="Dr Mamadou SANOGO" w:date="2023-10-25T16:41:00Z">
        <w:r w:rsidRPr="007A4AFC">
          <w:rPr>
            <w:rFonts w:ascii="Cambria" w:hAnsi="Cambria" w:cs="Arial"/>
            <w:b/>
            <w:bCs/>
            <w:color w:val="000000" w:themeColor="text1"/>
            <w:lang w:val="fr-ML"/>
            <w:rPrChange w:id="13346" w:author="Dr Mamadou SANOGO" w:date="2023-10-25T18:15:00Z">
              <w:rPr>
                <w:rFonts w:ascii="Cambria" w:hAnsi="Cambria" w:cs="Arial"/>
                <w:b/>
                <w:bCs/>
                <w:color w:val="000000"/>
                <w:lang w:val="fr-ML"/>
              </w:rPr>
            </w:rPrChange>
          </w:rPr>
          <w:t xml:space="preserve">20-4 </w:t>
        </w:r>
        <w:r w:rsidRPr="007A4AFC">
          <w:rPr>
            <w:rFonts w:ascii="Cambria" w:hAnsi="Cambria" w:cs="Arial"/>
            <w:color w:val="000000" w:themeColor="text1"/>
            <w:lang w:val="fr-ML"/>
            <w:rPrChange w:id="13347" w:author="Dr Mamadou SANOGO" w:date="2023-10-25T18:15:00Z">
              <w:rPr>
                <w:rFonts w:ascii="Cambria" w:hAnsi="Cambria" w:cs="Arial"/>
                <w:color w:val="000000"/>
                <w:lang w:val="fr-ML"/>
              </w:rPr>
            </w:rPrChange>
          </w:rPr>
          <w:t>Les affichages et distributions doivent être :</w:t>
        </w:r>
      </w:ins>
    </w:p>
    <w:p w14:paraId="3F3BC6EB" w14:textId="77777777" w:rsidR="00D3265D" w:rsidRPr="007A4AFC" w:rsidRDefault="00D3265D" w:rsidP="00D3265D">
      <w:pPr>
        <w:widowControl w:val="0"/>
        <w:autoSpaceDE w:val="0"/>
        <w:autoSpaceDN w:val="0"/>
        <w:adjustRightInd w:val="0"/>
        <w:spacing w:line="240" w:lineRule="auto"/>
        <w:rPr>
          <w:ins w:id="13348" w:author="Dr Mamadou SANOGO" w:date="2023-10-25T16:41:00Z"/>
          <w:rFonts w:ascii="Cambria" w:hAnsi="Cambria" w:cs="Arial"/>
          <w:color w:val="000000" w:themeColor="text1"/>
          <w:lang w:val="fr-ML"/>
          <w:rPrChange w:id="13349" w:author="Dr Mamadou SANOGO" w:date="2023-10-25T18:15:00Z">
            <w:rPr>
              <w:ins w:id="13350" w:author="Dr Mamadou SANOGO" w:date="2023-10-25T16:41:00Z"/>
              <w:rFonts w:ascii="Cambria" w:hAnsi="Cambria" w:cs="Arial"/>
              <w:color w:val="000000"/>
              <w:lang w:val="fr-ML"/>
            </w:rPr>
          </w:rPrChange>
        </w:rPr>
      </w:pPr>
      <w:ins w:id="13351" w:author="Dr Mamadou SANOGO" w:date="2023-10-25T16:41:00Z">
        <w:r w:rsidRPr="007A4AFC">
          <w:rPr>
            <w:rFonts w:ascii="Cambria" w:hAnsi="Cambria" w:cs="Arial"/>
            <w:color w:val="000000" w:themeColor="text1"/>
            <w:lang w:val="fr-ML"/>
            <w:rPrChange w:id="13352" w:author="Dr Mamadou SANOGO" w:date="2023-10-25T18:15:00Z">
              <w:rPr>
                <w:rFonts w:ascii="Cambria" w:hAnsi="Cambria" w:cs="Arial"/>
                <w:color w:val="000000"/>
                <w:lang w:val="fr-ML"/>
              </w:rPr>
            </w:rPrChange>
          </w:rPr>
          <w:t>- insusceptibles de porter atteinte au fonctionnement et aux principes du service public de l’enseignement supérieur ;</w:t>
        </w:r>
      </w:ins>
    </w:p>
    <w:p w14:paraId="734B0248" w14:textId="77777777" w:rsidR="00D3265D" w:rsidRPr="007A4AFC" w:rsidRDefault="00D3265D" w:rsidP="00D3265D">
      <w:pPr>
        <w:widowControl w:val="0"/>
        <w:autoSpaceDE w:val="0"/>
        <w:autoSpaceDN w:val="0"/>
        <w:adjustRightInd w:val="0"/>
        <w:spacing w:line="240" w:lineRule="auto"/>
        <w:rPr>
          <w:ins w:id="13353" w:author="Dr Mamadou SANOGO" w:date="2023-10-25T16:41:00Z"/>
          <w:rFonts w:ascii="Cambria" w:hAnsi="Cambria" w:cs="Arial"/>
          <w:color w:val="000000" w:themeColor="text1"/>
          <w:lang w:val="fr-ML"/>
          <w:rPrChange w:id="13354" w:author="Dr Mamadou SANOGO" w:date="2023-10-25T18:15:00Z">
            <w:rPr>
              <w:ins w:id="13355" w:author="Dr Mamadou SANOGO" w:date="2023-10-25T16:41:00Z"/>
              <w:rFonts w:ascii="Cambria" w:hAnsi="Cambria" w:cs="Arial"/>
              <w:color w:val="000000"/>
              <w:lang w:val="fr-ML"/>
            </w:rPr>
          </w:rPrChange>
        </w:rPr>
      </w:pPr>
      <w:ins w:id="13356" w:author="Dr Mamadou SANOGO" w:date="2023-10-25T16:41:00Z">
        <w:r w:rsidRPr="007A4AFC">
          <w:rPr>
            <w:rFonts w:ascii="Cambria" w:hAnsi="Cambria" w:cs="Arial"/>
            <w:color w:val="000000" w:themeColor="text1"/>
            <w:lang w:val="fr-ML"/>
            <w:rPrChange w:id="13357" w:author="Dr Mamadou SANOGO" w:date="2023-10-25T18:15:00Z">
              <w:rPr>
                <w:rFonts w:ascii="Cambria" w:hAnsi="Cambria" w:cs="Arial"/>
                <w:color w:val="000000"/>
                <w:lang w:val="fr-ML"/>
              </w:rPr>
            </w:rPrChange>
          </w:rPr>
          <w:t>- insusceptibles de porter atteinte au respect des personnes et à l’image de l’École Privée de Santé Félix Houphouët Boigny ;</w:t>
        </w:r>
      </w:ins>
    </w:p>
    <w:p w14:paraId="1FA366FD" w14:textId="77777777" w:rsidR="00D3265D" w:rsidRPr="007A4AFC" w:rsidRDefault="00D3265D" w:rsidP="00D3265D">
      <w:pPr>
        <w:widowControl w:val="0"/>
        <w:autoSpaceDE w:val="0"/>
        <w:autoSpaceDN w:val="0"/>
        <w:adjustRightInd w:val="0"/>
        <w:spacing w:line="240" w:lineRule="auto"/>
        <w:rPr>
          <w:ins w:id="13358" w:author="Dr Mamadou SANOGO" w:date="2023-10-25T16:41:00Z"/>
          <w:rFonts w:ascii="Cambria" w:hAnsi="Cambria" w:cs="Arial"/>
          <w:color w:val="000000" w:themeColor="text1"/>
          <w:lang w:val="fr-ML"/>
          <w:rPrChange w:id="13359" w:author="Dr Mamadou SANOGO" w:date="2023-10-25T18:15:00Z">
            <w:rPr>
              <w:ins w:id="13360" w:author="Dr Mamadou SANOGO" w:date="2023-10-25T16:41:00Z"/>
              <w:rFonts w:ascii="Cambria" w:hAnsi="Cambria" w:cs="Arial"/>
              <w:color w:val="000000"/>
              <w:lang w:val="fr-ML"/>
            </w:rPr>
          </w:rPrChange>
        </w:rPr>
      </w:pPr>
      <w:ins w:id="13361" w:author="Dr Mamadou SANOGO" w:date="2023-10-25T16:41:00Z">
        <w:r w:rsidRPr="007A4AFC">
          <w:rPr>
            <w:rFonts w:ascii="Cambria" w:hAnsi="Cambria" w:cs="Arial"/>
            <w:color w:val="000000" w:themeColor="text1"/>
            <w:lang w:val="fr-ML"/>
            <w:rPrChange w:id="13362" w:author="Dr Mamadou SANOGO" w:date="2023-10-25T18:15:00Z">
              <w:rPr>
                <w:rFonts w:ascii="Cambria" w:hAnsi="Cambria" w:cs="Arial"/>
                <w:color w:val="000000"/>
                <w:lang w:val="fr-ML"/>
              </w:rPr>
            </w:rPrChange>
          </w:rPr>
          <w:t>- respectueux de l’environnement et des bonnes mœurs.</w:t>
        </w:r>
      </w:ins>
    </w:p>
    <w:p w14:paraId="5AB2C1DD" w14:textId="77777777" w:rsidR="00D3265D" w:rsidRPr="007A4AFC" w:rsidRDefault="00D3265D" w:rsidP="00D3265D">
      <w:pPr>
        <w:widowControl w:val="0"/>
        <w:autoSpaceDE w:val="0"/>
        <w:autoSpaceDN w:val="0"/>
        <w:adjustRightInd w:val="0"/>
        <w:spacing w:line="240" w:lineRule="auto"/>
        <w:rPr>
          <w:ins w:id="13363" w:author="Dr Mamadou SANOGO" w:date="2023-10-25T16:41:00Z"/>
          <w:rFonts w:ascii="Cambria" w:hAnsi="Cambria" w:cs="Arial"/>
          <w:b/>
          <w:bCs/>
          <w:color w:val="000000" w:themeColor="text1"/>
          <w:lang w:val="fr-ML"/>
          <w:rPrChange w:id="13364" w:author="Dr Mamadou SANOGO" w:date="2023-10-25T18:15:00Z">
            <w:rPr>
              <w:ins w:id="13365" w:author="Dr Mamadou SANOGO" w:date="2023-10-25T16:41:00Z"/>
              <w:rFonts w:ascii="Cambria" w:hAnsi="Cambria" w:cs="Arial"/>
              <w:b/>
              <w:bCs/>
              <w:color w:val="000000"/>
              <w:lang w:val="fr-ML"/>
            </w:rPr>
          </w:rPrChange>
        </w:rPr>
      </w:pPr>
    </w:p>
    <w:p w14:paraId="16C41FD7" w14:textId="77777777" w:rsidR="00D3265D" w:rsidRPr="007A4AFC" w:rsidRDefault="00D3265D" w:rsidP="0027496F">
      <w:pPr>
        <w:widowControl w:val="0"/>
        <w:autoSpaceDE w:val="0"/>
        <w:autoSpaceDN w:val="0"/>
        <w:adjustRightInd w:val="0"/>
        <w:spacing w:line="240" w:lineRule="auto"/>
        <w:rPr>
          <w:ins w:id="13366" w:author="Dr Mamadou SANOGO" w:date="2023-10-25T16:41:00Z"/>
          <w:rFonts w:ascii="Cambria" w:hAnsi="Cambria" w:cs="Arial"/>
          <w:color w:val="000000" w:themeColor="text1"/>
          <w:lang w:val="fr-ML"/>
          <w:rPrChange w:id="13367" w:author="Dr Mamadou SANOGO" w:date="2023-10-25T18:15:00Z">
            <w:rPr>
              <w:ins w:id="13368" w:author="Dr Mamadou SANOGO" w:date="2023-10-25T16:41:00Z"/>
              <w:rFonts w:ascii="Cambria" w:hAnsi="Cambria" w:cs="Arial"/>
              <w:color w:val="000000"/>
              <w:lang w:val="fr-ML"/>
            </w:rPr>
          </w:rPrChange>
        </w:rPr>
      </w:pPr>
      <w:ins w:id="13369" w:author="Dr Mamadou SANOGO" w:date="2023-10-25T16:41:00Z">
        <w:r w:rsidRPr="007A4AFC">
          <w:rPr>
            <w:rFonts w:ascii="Cambria" w:hAnsi="Cambria" w:cs="Arial"/>
            <w:b/>
            <w:bCs/>
            <w:color w:val="000000" w:themeColor="text1"/>
            <w:lang w:val="fr-ML"/>
            <w:rPrChange w:id="13370" w:author="Dr Mamadou SANOGO" w:date="2023-10-25T18:15:00Z">
              <w:rPr>
                <w:rFonts w:ascii="Cambria" w:hAnsi="Cambria" w:cs="Arial"/>
                <w:b/>
                <w:bCs/>
                <w:color w:val="000000"/>
                <w:lang w:val="fr-ML"/>
              </w:rPr>
            </w:rPrChange>
          </w:rPr>
          <w:t xml:space="preserve">20-5 </w:t>
        </w:r>
        <w:r w:rsidRPr="007A4AFC">
          <w:rPr>
            <w:rFonts w:ascii="Cambria" w:hAnsi="Cambria" w:cs="Arial"/>
            <w:color w:val="000000" w:themeColor="text1"/>
            <w:lang w:val="fr-ML"/>
            <w:rPrChange w:id="13371" w:author="Dr Mamadou SANOGO" w:date="2023-10-25T18:15:00Z">
              <w:rPr>
                <w:rFonts w:ascii="Cambria" w:hAnsi="Cambria" w:cs="Arial"/>
                <w:color w:val="000000"/>
                <w:lang w:val="fr-ML"/>
              </w:rPr>
            </w:rPrChange>
          </w:rPr>
          <w:t>Toute personne ou groupement de personnes est responsable du contenu des documents qu’elle ou qu’il distribue, diffuse ou affiche. Tout document doit mentionner la désignation précise de son auteur sans confusion possible avec l’École Privée de Santé Félix Houphouët Boigny.</w:t>
        </w:r>
      </w:ins>
    </w:p>
    <w:p w14:paraId="7D064BCD" w14:textId="77777777" w:rsidR="00D3265D" w:rsidRPr="007A4AFC" w:rsidRDefault="00D3265D" w:rsidP="00D3265D">
      <w:pPr>
        <w:widowControl w:val="0"/>
        <w:autoSpaceDE w:val="0"/>
        <w:autoSpaceDN w:val="0"/>
        <w:adjustRightInd w:val="0"/>
        <w:spacing w:line="240" w:lineRule="auto"/>
        <w:rPr>
          <w:ins w:id="13372" w:author="Dr Mamadou SANOGO" w:date="2023-10-25T16:41:00Z"/>
          <w:rFonts w:ascii="Cambria" w:hAnsi="Cambria" w:cs="Arial"/>
          <w:color w:val="000000" w:themeColor="text1"/>
          <w:sz w:val="10"/>
          <w:lang w:val="fr-ML"/>
          <w:rPrChange w:id="13373" w:author="Dr Mamadou SANOGO" w:date="2023-10-25T18:15:00Z">
            <w:rPr>
              <w:ins w:id="13374" w:author="Dr Mamadou SANOGO" w:date="2023-10-25T16:41:00Z"/>
              <w:rFonts w:ascii="Cambria" w:hAnsi="Cambria" w:cs="Arial"/>
              <w:color w:val="000000"/>
              <w:sz w:val="10"/>
              <w:lang w:val="fr-ML"/>
            </w:rPr>
          </w:rPrChange>
        </w:rPr>
      </w:pPr>
    </w:p>
    <w:p w14:paraId="7596E95C" w14:textId="77777777" w:rsidR="00D3265D" w:rsidRPr="007A4AFC" w:rsidRDefault="00D3265D" w:rsidP="00D3265D">
      <w:pPr>
        <w:widowControl w:val="0"/>
        <w:autoSpaceDE w:val="0"/>
        <w:autoSpaceDN w:val="0"/>
        <w:adjustRightInd w:val="0"/>
        <w:spacing w:line="240" w:lineRule="auto"/>
        <w:rPr>
          <w:ins w:id="13375" w:author="Dr Mamadou SANOGO" w:date="2023-10-25T16:41:00Z"/>
          <w:rFonts w:ascii="Cambria" w:hAnsi="Cambria" w:cs="Arial"/>
          <w:color w:val="000000" w:themeColor="text1"/>
          <w:lang w:val="fr-ML"/>
          <w:rPrChange w:id="13376" w:author="Dr Mamadou SANOGO" w:date="2023-10-25T18:15:00Z">
            <w:rPr>
              <w:ins w:id="13377" w:author="Dr Mamadou SANOGO" w:date="2023-10-25T16:41:00Z"/>
              <w:rFonts w:ascii="Cambria" w:hAnsi="Cambria" w:cs="Arial"/>
              <w:color w:val="000000"/>
              <w:lang w:val="fr-ML"/>
            </w:rPr>
          </w:rPrChange>
        </w:rPr>
      </w:pPr>
      <w:ins w:id="13378" w:author="Dr Mamadou SANOGO" w:date="2023-10-25T16:41:00Z">
        <w:r w:rsidRPr="007A4AFC">
          <w:rPr>
            <w:rFonts w:ascii="Cambria" w:hAnsi="Cambria" w:cs="Arial"/>
            <w:b/>
            <w:bCs/>
            <w:color w:val="000000" w:themeColor="text1"/>
            <w:lang w:val="fr-ML"/>
            <w:rPrChange w:id="13379" w:author="Dr Mamadou SANOGO" w:date="2023-10-25T18:15:00Z">
              <w:rPr>
                <w:rFonts w:ascii="Cambria" w:hAnsi="Cambria" w:cs="Arial"/>
                <w:b/>
                <w:bCs/>
                <w:color w:val="000000"/>
                <w:lang w:val="fr-ML"/>
              </w:rPr>
            </w:rPrChange>
          </w:rPr>
          <w:t>Article 21 - Liberté de réunion</w:t>
        </w:r>
      </w:ins>
    </w:p>
    <w:p w14:paraId="39837239" w14:textId="77777777" w:rsidR="00D3265D" w:rsidRPr="007A4AFC" w:rsidRDefault="00D3265D" w:rsidP="00D3265D">
      <w:pPr>
        <w:widowControl w:val="0"/>
        <w:autoSpaceDE w:val="0"/>
        <w:autoSpaceDN w:val="0"/>
        <w:adjustRightInd w:val="0"/>
        <w:spacing w:line="240" w:lineRule="auto"/>
        <w:rPr>
          <w:ins w:id="13380" w:author="Dr Mamadou SANOGO" w:date="2023-10-25T16:41:00Z"/>
          <w:rFonts w:ascii="Cambria" w:hAnsi="Cambria" w:cs="Arial"/>
          <w:color w:val="000000" w:themeColor="text1"/>
          <w:lang w:val="fr-ML"/>
          <w:rPrChange w:id="13381" w:author="Dr Mamadou SANOGO" w:date="2023-10-25T18:15:00Z">
            <w:rPr>
              <w:ins w:id="13382" w:author="Dr Mamadou SANOGO" w:date="2023-10-25T16:41:00Z"/>
              <w:rFonts w:ascii="Cambria" w:hAnsi="Cambria" w:cs="Arial"/>
              <w:color w:val="000000"/>
              <w:lang w:val="fr-ML"/>
            </w:rPr>
          </w:rPrChange>
        </w:rPr>
      </w:pPr>
      <w:ins w:id="13383" w:author="Dr Mamadou SANOGO" w:date="2023-10-25T16:41:00Z">
        <w:r w:rsidRPr="007A4AFC">
          <w:rPr>
            <w:rFonts w:ascii="Cambria" w:hAnsi="Cambria" w:cs="Arial"/>
            <w:b/>
            <w:bCs/>
            <w:color w:val="000000" w:themeColor="text1"/>
            <w:lang w:val="fr-ML"/>
            <w:rPrChange w:id="13384" w:author="Dr Mamadou SANOGO" w:date="2023-10-25T18:15:00Z">
              <w:rPr>
                <w:rFonts w:ascii="Cambria" w:hAnsi="Cambria" w:cs="Arial"/>
                <w:b/>
                <w:bCs/>
                <w:color w:val="000000"/>
                <w:lang w:val="fr-ML"/>
              </w:rPr>
            </w:rPrChange>
          </w:rPr>
          <w:t xml:space="preserve">21-1 </w:t>
        </w:r>
        <w:r w:rsidRPr="007A4AFC">
          <w:rPr>
            <w:rFonts w:ascii="Cambria" w:hAnsi="Cambria" w:cs="Arial"/>
            <w:color w:val="000000" w:themeColor="text1"/>
            <w:lang w:val="fr-ML"/>
            <w:rPrChange w:id="13385" w:author="Dr Mamadou SANOGO" w:date="2023-10-25T18:15:00Z">
              <w:rPr>
                <w:rFonts w:ascii="Cambria" w:hAnsi="Cambria" w:cs="Arial"/>
                <w:color w:val="000000"/>
                <w:lang w:val="fr-ML"/>
              </w:rPr>
            </w:rPrChange>
          </w:rPr>
          <w:t>Aucune réunion ou manifestation ne peut se tenir ou être organisée au sein des locaux de l’établissement sans la délivrance préalable par l’École Privée de Santé Félix Houphouët Boigny d’une autorisation écrite. La procédure de délivrance de cette autorisation est fixée par arrêté du Directeur Général de l’École Privée de Santé Félix Houphouët Boigny.</w:t>
        </w:r>
      </w:ins>
    </w:p>
    <w:p w14:paraId="02C1BBAB" w14:textId="77777777" w:rsidR="00D3265D" w:rsidRPr="007A4AFC" w:rsidRDefault="00D3265D" w:rsidP="00D3265D">
      <w:pPr>
        <w:widowControl w:val="0"/>
        <w:autoSpaceDE w:val="0"/>
        <w:autoSpaceDN w:val="0"/>
        <w:adjustRightInd w:val="0"/>
        <w:spacing w:line="240" w:lineRule="auto"/>
        <w:rPr>
          <w:ins w:id="13386" w:author="Dr Mamadou SANOGO" w:date="2023-10-25T16:41:00Z"/>
          <w:rFonts w:ascii="Cambria" w:hAnsi="Cambria" w:cs="Arial"/>
          <w:color w:val="000000" w:themeColor="text1"/>
          <w:lang w:val="fr-ML"/>
          <w:rPrChange w:id="13387" w:author="Dr Mamadou SANOGO" w:date="2023-10-25T18:15:00Z">
            <w:rPr>
              <w:ins w:id="13388" w:author="Dr Mamadou SANOGO" w:date="2023-10-25T16:41:00Z"/>
              <w:rFonts w:ascii="Cambria" w:hAnsi="Cambria" w:cs="Arial"/>
              <w:color w:val="000000"/>
              <w:lang w:val="fr-ML"/>
            </w:rPr>
          </w:rPrChange>
        </w:rPr>
      </w:pPr>
      <w:ins w:id="13389" w:author="Dr Mamadou SANOGO" w:date="2023-10-25T16:41:00Z">
        <w:r w:rsidRPr="007A4AFC">
          <w:rPr>
            <w:rFonts w:ascii="Cambria" w:hAnsi="Cambria" w:cs="Arial"/>
            <w:b/>
            <w:bCs/>
            <w:color w:val="000000" w:themeColor="text1"/>
            <w:lang w:val="fr-ML"/>
            <w:rPrChange w:id="13390" w:author="Dr Mamadou SANOGO" w:date="2023-10-25T18:15:00Z">
              <w:rPr>
                <w:rFonts w:ascii="Cambria" w:hAnsi="Cambria" w:cs="Arial"/>
                <w:b/>
                <w:bCs/>
                <w:color w:val="000000"/>
                <w:lang w:val="fr-ML"/>
              </w:rPr>
            </w:rPrChange>
          </w:rPr>
          <w:t xml:space="preserve">21-2 </w:t>
        </w:r>
        <w:r w:rsidRPr="007A4AFC">
          <w:rPr>
            <w:rFonts w:ascii="Cambria" w:hAnsi="Cambria" w:cs="Arial"/>
            <w:color w:val="000000" w:themeColor="text1"/>
            <w:lang w:val="fr-ML"/>
            <w:rPrChange w:id="13391" w:author="Dr Mamadou SANOGO" w:date="2023-10-25T18:15:00Z">
              <w:rPr>
                <w:rFonts w:ascii="Cambria" w:hAnsi="Cambria" w:cs="Arial"/>
                <w:color w:val="000000"/>
                <w:lang w:val="fr-ML"/>
              </w:rPr>
            </w:rPrChange>
          </w:rPr>
          <w:t>Il ne doit exister aucune confusion possible entre l’École Privée de Santé Félix Houphouët Boigny et les organisateurs des réunions ou manifestations qui restent responsables du contenu des interventions.</w:t>
        </w:r>
      </w:ins>
    </w:p>
    <w:p w14:paraId="5D49431F" w14:textId="77777777" w:rsidR="00D3265D" w:rsidRPr="007A4AFC" w:rsidRDefault="00D3265D" w:rsidP="00D3265D">
      <w:pPr>
        <w:widowControl w:val="0"/>
        <w:autoSpaceDE w:val="0"/>
        <w:autoSpaceDN w:val="0"/>
        <w:adjustRightInd w:val="0"/>
        <w:spacing w:line="240" w:lineRule="auto"/>
        <w:rPr>
          <w:ins w:id="13392" w:author="Dr Mamadou SANOGO" w:date="2023-10-25T16:41:00Z"/>
          <w:rFonts w:ascii="Cambria" w:hAnsi="Cambria" w:cs="Arial"/>
          <w:color w:val="000000" w:themeColor="text1"/>
          <w:sz w:val="10"/>
          <w:lang w:val="fr-ML"/>
          <w:rPrChange w:id="13393" w:author="Dr Mamadou SANOGO" w:date="2023-10-25T18:15:00Z">
            <w:rPr>
              <w:ins w:id="13394" w:author="Dr Mamadou SANOGO" w:date="2023-10-25T16:41:00Z"/>
              <w:rFonts w:ascii="Cambria" w:hAnsi="Cambria" w:cs="Arial"/>
              <w:color w:val="000000"/>
              <w:sz w:val="10"/>
              <w:lang w:val="fr-ML"/>
            </w:rPr>
          </w:rPrChange>
        </w:rPr>
      </w:pPr>
    </w:p>
    <w:p w14:paraId="5EA0D859" w14:textId="77777777" w:rsidR="00D3265D" w:rsidRPr="007A4AFC" w:rsidRDefault="00D3265D" w:rsidP="00D3265D">
      <w:pPr>
        <w:widowControl w:val="0"/>
        <w:autoSpaceDE w:val="0"/>
        <w:autoSpaceDN w:val="0"/>
        <w:adjustRightInd w:val="0"/>
        <w:spacing w:line="240" w:lineRule="auto"/>
        <w:rPr>
          <w:ins w:id="13395" w:author="Dr Mamadou SANOGO" w:date="2023-10-25T16:41:00Z"/>
          <w:rFonts w:ascii="Cambria" w:hAnsi="Cambria" w:cs="Arial"/>
          <w:b/>
          <w:bCs/>
          <w:color w:val="000000" w:themeColor="text1"/>
          <w:lang w:val="fr-ML"/>
          <w:rPrChange w:id="13396" w:author="Dr Mamadou SANOGO" w:date="2023-10-25T18:15:00Z">
            <w:rPr>
              <w:ins w:id="13397" w:author="Dr Mamadou SANOGO" w:date="2023-10-25T16:41:00Z"/>
              <w:rFonts w:ascii="Cambria" w:hAnsi="Cambria" w:cs="Arial"/>
              <w:b/>
              <w:bCs/>
              <w:color w:val="000000"/>
              <w:lang w:val="fr-ML"/>
            </w:rPr>
          </w:rPrChange>
        </w:rPr>
      </w:pPr>
      <w:ins w:id="13398" w:author="Dr Mamadou SANOGO" w:date="2023-10-25T16:41:00Z">
        <w:r w:rsidRPr="007A4AFC">
          <w:rPr>
            <w:rFonts w:ascii="Cambria" w:hAnsi="Cambria" w:cs="Arial"/>
            <w:b/>
            <w:bCs/>
            <w:color w:val="000000" w:themeColor="text1"/>
            <w:lang w:val="fr-ML"/>
            <w:rPrChange w:id="13399" w:author="Dr Mamadou SANOGO" w:date="2023-10-25T18:15:00Z">
              <w:rPr>
                <w:rFonts w:ascii="Cambria" w:hAnsi="Cambria" w:cs="Arial"/>
                <w:b/>
                <w:bCs/>
                <w:color w:val="000000"/>
                <w:lang w:val="fr-ML"/>
              </w:rPr>
            </w:rPrChange>
          </w:rPr>
          <w:t xml:space="preserve">CHAPITRE III : OBLIGATIONS DES USAGERS </w:t>
        </w:r>
      </w:ins>
    </w:p>
    <w:p w14:paraId="5B98C83D" w14:textId="77777777" w:rsidR="00D3265D" w:rsidRPr="007A4AFC" w:rsidRDefault="00D3265D" w:rsidP="00D3265D">
      <w:pPr>
        <w:widowControl w:val="0"/>
        <w:autoSpaceDE w:val="0"/>
        <w:autoSpaceDN w:val="0"/>
        <w:adjustRightInd w:val="0"/>
        <w:spacing w:line="240" w:lineRule="auto"/>
        <w:rPr>
          <w:ins w:id="13400" w:author="Dr Mamadou SANOGO" w:date="2023-10-25T16:41:00Z"/>
          <w:rFonts w:ascii="Cambria" w:hAnsi="Cambria" w:cs="Arial"/>
          <w:color w:val="000000" w:themeColor="text1"/>
          <w:lang w:val="fr-ML"/>
          <w:rPrChange w:id="13401" w:author="Dr Mamadou SANOGO" w:date="2023-10-25T18:15:00Z">
            <w:rPr>
              <w:ins w:id="13402" w:author="Dr Mamadou SANOGO" w:date="2023-10-25T16:41:00Z"/>
              <w:rFonts w:ascii="Cambria" w:hAnsi="Cambria" w:cs="Arial"/>
              <w:color w:val="000000"/>
              <w:lang w:val="fr-ML"/>
            </w:rPr>
          </w:rPrChange>
        </w:rPr>
      </w:pPr>
      <w:ins w:id="13403" w:author="Dr Mamadou SANOGO" w:date="2023-10-25T16:41:00Z">
        <w:r w:rsidRPr="007A4AFC">
          <w:rPr>
            <w:rFonts w:ascii="Cambria" w:hAnsi="Cambria" w:cs="Arial"/>
            <w:b/>
            <w:bCs/>
            <w:color w:val="000000" w:themeColor="text1"/>
            <w:lang w:val="fr-ML"/>
            <w:rPrChange w:id="13404" w:author="Dr Mamadou SANOGO" w:date="2023-10-25T18:15:00Z">
              <w:rPr>
                <w:rFonts w:ascii="Cambria" w:hAnsi="Cambria" w:cs="Arial"/>
                <w:b/>
                <w:bCs/>
                <w:color w:val="000000"/>
                <w:lang w:val="fr-ML"/>
              </w:rPr>
            </w:rPrChange>
          </w:rPr>
          <w:t>Article 22 - Délit de bizutage</w:t>
        </w:r>
      </w:ins>
    </w:p>
    <w:p w14:paraId="0F46BA4F" w14:textId="77777777" w:rsidR="00D3265D" w:rsidRPr="007A4AFC" w:rsidRDefault="00D3265D" w:rsidP="00D3265D">
      <w:pPr>
        <w:widowControl w:val="0"/>
        <w:autoSpaceDE w:val="0"/>
        <w:autoSpaceDN w:val="0"/>
        <w:adjustRightInd w:val="0"/>
        <w:spacing w:line="240" w:lineRule="auto"/>
        <w:rPr>
          <w:ins w:id="13405" w:author="Dr Mamadou SANOGO" w:date="2023-10-25T16:41:00Z"/>
          <w:rFonts w:ascii="Cambria" w:hAnsi="Cambria" w:cs="Arial"/>
          <w:color w:val="000000" w:themeColor="text1"/>
          <w:lang w:val="fr-ML"/>
          <w:rPrChange w:id="13406" w:author="Dr Mamadou SANOGO" w:date="2023-10-25T18:15:00Z">
            <w:rPr>
              <w:ins w:id="13407" w:author="Dr Mamadou SANOGO" w:date="2023-10-25T16:41:00Z"/>
              <w:rFonts w:ascii="Cambria" w:hAnsi="Cambria" w:cs="Arial"/>
              <w:color w:val="000000"/>
              <w:lang w:val="fr-ML"/>
            </w:rPr>
          </w:rPrChange>
        </w:rPr>
      </w:pPr>
      <w:ins w:id="13408" w:author="Dr Mamadou SANOGO" w:date="2023-10-25T16:41:00Z">
        <w:r w:rsidRPr="007A4AFC">
          <w:rPr>
            <w:rFonts w:ascii="Cambria" w:hAnsi="Cambria" w:cs="Arial"/>
            <w:color w:val="000000" w:themeColor="text1"/>
            <w:lang w:val="fr-ML"/>
            <w:rPrChange w:id="13409" w:author="Dr Mamadou SANOGO" w:date="2023-10-25T18:15:00Z">
              <w:rPr>
                <w:rFonts w:ascii="Cambria" w:hAnsi="Cambria" w:cs="Arial"/>
                <w:color w:val="1A1A1A"/>
                <w:lang w:val="fr-ML"/>
              </w:rPr>
            </w:rPrChange>
          </w:rPr>
          <w:t>Le fait d’amener autrui, contre son gré ou non, à subir ou à commettre des actes humiliants ou dégradants lors de manifestations ou de réunions est un délit punissable dans les conditions prévues par le code pénal.</w:t>
        </w:r>
      </w:ins>
    </w:p>
    <w:p w14:paraId="27661CA0" w14:textId="77777777" w:rsidR="00D3265D" w:rsidRPr="007A4AFC" w:rsidRDefault="00D3265D" w:rsidP="00D3265D">
      <w:pPr>
        <w:widowControl w:val="0"/>
        <w:autoSpaceDE w:val="0"/>
        <w:autoSpaceDN w:val="0"/>
        <w:adjustRightInd w:val="0"/>
        <w:spacing w:line="240" w:lineRule="auto"/>
        <w:rPr>
          <w:ins w:id="13410" w:author="Dr Mamadou SANOGO" w:date="2023-10-25T16:41:00Z"/>
          <w:rFonts w:ascii="Cambria" w:hAnsi="Cambria" w:cs="Arial"/>
          <w:color w:val="000000" w:themeColor="text1"/>
          <w:lang w:val="fr-ML"/>
          <w:rPrChange w:id="13411" w:author="Dr Mamadou SANOGO" w:date="2023-10-25T18:15:00Z">
            <w:rPr>
              <w:ins w:id="13412" w:author="Dr Mamadou SANOGO" w:date="2023-10-25T16:41:00Z"/>
              <w:rFonts w:ascii="Cambria" w:hAnsi="Cambria" w:cs="Arial"/>
              <w:color w:val="000000"/>
              <w:lang w:val="fr-ML"/>
            </w:rPr>
          </w:rPrChange>
        </w:rPr>
      </w:pPr>
      <w:ins w:id="13413" w:author="Dr Mamadou SANOGO" w:date="2023-10-25T16:41:00Z">
        <w:r w:rsidRPr="007A4AFC">
          <w:rPr>
            <w:rFonts w:ascii="Cambria" w:hAnsi="Cambria" w:cs="Arial"/>
            <w:color w:val="000000" w:themeColor="text1"/>
            <w:lang w:val="fr-ML"/>
            <w:rPrChange w:id="13414" w:author="Dr Mamadou SANOGO" w:date="2023-10-25T18:15:00Z">
              <w:rPr>
                <w:rFonts w:ascii="Cambria" w:hAnsi="Cambria" w:cs="Arial"/>
                <w:color w:val="1A1A1A"/>
                <w:lang w:val="fr-ML"/>
              </w:rPr>
            </w:rPrChange>
          </w:rPr>
          <w:t>Le fait de bizutage peut donner lieu à une sanction disciplinaire indépendante de la mise en œuvre de poursuites pénales.</w:t>
        </w:r>
      </w:ins>
    </w:p>
    <w:p w14:paraId="1364FB3F" w14:textId="77777777" w:rsidR="00D3265D" w:rsidRPr="007A4AFC" w:rsidRDefault="00D3265D" w:rsidP="00D3265D">
      <w:pPr>
        <w:widowControl w:val="0"/>
        <w:autoSpaceDE w:val="0"/>
        <w:autoSpaceDN w:val="0"/>
        <w:adjustRightInd w:val="0"/>
        <w:spacing w:line="240" w:lineRule="auto"/>
        <w:rPr>
          <w:ins w:id="13415" w:author="Dr Mamadou SANOGO" w:date="2023-10-25T16:41:00Z"/>
          <w:rFonts w:ascii="Cambria" w:hAnsi="Cambria" w:cs="Arial"/>
          <w:color w:val="000000" w:themeColor="text1"/>
          <w:sz w:val="10"/>
          <w:lang w:val="fr-ML"/>
          <w:rPrChange w:id="13416" w:author="Dr Mamadou SANOGO" w:date="2023-10-25T18:15:00Z">
            <w:rPr>
              <w:ins w:id="13417" w:author="Dr Mamadou SANOGO" w:date="2023-10-25T16:41:00Z"/>
              <w:rFonts w:ascii="Cambria" w:hAnsi="Cambria" w:cs="Arial"/>
              <w:color w:val="000000"/>
              <w:sz w:val="10"/>
              <w:lang w:val="fr-ML"/>
            </w:rPr>
          </w:rPrChange>
        </w:rPr>
      </w:pPr>
    </w:p>
    <w:p w14:paraId="2407608D" w14:textId="77777777" w:rsidR="00D3265D" w:rsidRPr="007A4AFC" w:rsidRDefault="00D3265D" w:rsidP="00D3265D">
      <w:pPr>
        <w:widowControl w:val="0"/>
        <w:autoSpaceDE w:val="0"/>
        <w:autoSpaceDN w:val="0"/>
        <w:adjustRightInd w:val="0"/>
        <w:spacing w:line="240" w:lineRule="auto"/>
        <w:rPr>
          <w:ins w:id="13418" w:author="Dr Mamadou SANOGO" w:date="2023-10-25T16:41:00Z"/>
          <w:rFonts w:ascii="Cambria" w:hAnsi="Cambria" w:cs="Arial"/>
          <w:color w:val="000000" w:themeColor="text1"/>
          <w:lang w:val="fr-ML"/>
          <w:rPrChange w:id="13419" w:author="Dr Mamadou SANOGO" w:date="2023-10-25T18:15:00Z">
            <w:rPr>
              <w:ins w:id="13420" w:author="Dr Mamadou SANOGO" w:date="2023-10-25T16:41:00Z"/>
              <w:rFonts w:ascii="Cambria" w:hAnsi="Cambria" w:cs="Arial"/>
              <w:color w:val="000000"/>
              <w:lang w:val="fr-ML"/>
            </w:rPr>
          </w:rPrChange>
        </w:rPr>
      </w:pPr>
      <w:ins w:id="13421" w:author="Dr Mamadou SANOGO" w:date="2023-10-25T16:41:00Z">
        <w:r w:rsidRPr="007A4AFC">
          <w:rPr>
            <w:rFonts w:ascii="Cambria" w:hAnsi="Cambria" w:cs="Arial"/>
            <w:b/>
            <w:bCs/>
            <w:color w:val="000000" w:themeColor="text1"/>
            <w:lang w:val="fr-ML"/>
            <w:rPrChange w:id="13422" w:author="Dr Mamadou SANOGO" w:date="2023-10-25T18:15:00Z">
              <w:rPr>
                <w:rFonts w:ascii="Cambria" w:hAnsi="Cambria" w:cs="Arial"/>
                <w:b/>
                <w:bCs/>
                <w:color w:val="000000"/>
                <w:lang w:val="fr-ML"/>
              </w:rPr>
            </w:rPrChange>
          </w:rPr>
          <w:t>Article 23 - Tenue vestimentaire</w:t>
        </w:r>
      </w:ins>
    </w:p>
    <w:p w14:paraId="4A0FD1B2" w14:textId="77777777" w:rsidR="00D3265D" w:rsidRPr="007A4AFC" w:rsidRDefault="00D3265D" w:rsidP="00D3265D">
      <w:pPr>
        <w:widowControl w:val="0"/>
        <w:autoSpaceDE w:val="0"/>
        <w:autoSpaceDN w:val="0"/>
        <w:adjustRightInd w:val="0"/>
        <w:spacing w:line="240" w:lineRule="auto"/>
        <w:rPr>
          <w:ins w:id="13423" w:author="Dr Mamadou SANOGO" w:date="2023-10-25T16:41:00Z"/>
          <w:rFonts w:ascii="Cambria" w:hAnsi="Cambria" w:cs="Arial"/>
          <w:color w:val="000000" w:themeColor="text1"/>
          <w:lang w:val="fr-ML"/>
          <w:rPrChange w:id="13424" w:author="Dr Mamadou SANOGO" w:date="2023-10-25T18:15:00Z">
            <w:rPr>
              <w:ins w:id="13425" w:author="Dr Mamadou SANOGO" w:date="2023-10-25T16:41:00Z"/>
              <w:rFonts w:ascii="Cambria" w:hAnsi="Cambria" w:cs="Arial"/>
              <w:color w:val="000000"/>
              <w:lang w:val="fr-ML"/>
            </w:rPr>
          </w:rPrChange>
        </w:rPr>
      </w:pPr>
      <w:ins w:id="13426" w:author="Dr Mamadou SANOGO" w:date="2023-10-25T16:41:00Z">
        <w:r w:rsidRPr="007A4AFC">
          <w:rPr>
            <w:rFonts w:ascii="Cambria" w:hAnsi="Cambria" w:cs="Arial"/>
            <w:b/>
            <w:bCs/>
            <w:color w:val="000000" w:themeColor="text1"/>
            <w:lang w:val="fr-ML"/>
            <w:rPrChange w:id="13427" w:author="Dr Mamadou SANOGO" w:date="2023-10-25T18:15:00Z">
              <w:rPr>
                <w:rFonts w:ascii="Cambria" w:hAnsi="Cambria" w:cs="Arial"/>
                <w:b/>
                <w:bCs/>
                <w:color w:val="000000"/>
                <w:lang w:val="fr-ML"/>
              </w:rPr>
            </w:rPrChange>
          </w:rPr>
          <w:t xml:space="preserve">23-1 </w:t>
        </w:r>
        <w:r w:rsidRPr="007A4AFC">
          <w:rPr>
            <w:rFonts w:ascii="Cambria" w:hAnsi="Cambria" w:cs="Arial"/>
            <w:color w:val="000000" w:themeColor="text1"/>
            <w:lang w:val="fr-ML"/>
            <w:rPrChange w:id="13428" w:author="Dr Mamadou SANOGO" w:date="2023-10-25T18:15:00Z">
              <w:rPr>
                <w:rFonts w:ascii="Cambria" w:hAnsi="Cambria" w:cs="Arial"/>
                <w:color w:val="000000"/>
                <w:lang w:val="fr-ML"/>
              </w:rPr>
            </w:rPrChange>
          </w:rPr>
          <w:t>Les étudiants peuvent porter des signes manifestant leur attachement personnel à des convictions religieuses ou philosophiques, dans le respect des dispositions du présent règlement intérieur. En revanche, sont interdits les signes ostentatoires qui constituent en eux-mêmes des éléments de prosélytisme ou de discrimination ou qui sont de nature à porter atteinte à l’ordre public ou au fonctionnement du service public.</w:t>
        </w:r>
      </w:ins>
    </w:p>
    <w:p w14:paraId="5BEC76A6" w14:textId="77777777" w:rsidR="00D3265D" w:rsidRPr="007A4AFC" w:rsidRDefault="00D3265D" w:rsidP="00D3265D">
      <w:pPr>
        <w:widowControl w:val="0"/>
        <w:autoSpaceDE w:val="0"/>
        <w:autoSpaceDN w:val="0"/>
        <w:adjustRightInd w:val="0"/>
        <w:spacing w:line="240" w:lineRule="auto"/>
        <w:rPr>
          <w:ins w:id="13429" w:author="Dr Mamadou SANOGO" w:date="2023-10-25T16:41:00Z"/>
          <w:rFonts w:ascii="Cambria" w:hAnsi="Cambria" w:cs="Arial"/>
          <w:color w:val="000000" w:themeColor="text1"/>
          <w:lang w:val="fr-ML"/>
          <w:rPrChange w:id="13430" w:author="Dr Mamadou SANOGO" w:date="2023-10-25T18:15:00Z">
            <w:rPr>
              <w:ins w:id="13431" w:author="Dr Mamadou SANOGO" w:date="2023-10-25T16:41:00Z"/>
              <w:rFonts w:ascii="Cambria" w:hAnsi="Cambria" w:cs="Arial"/>
              <w:color w:val="000000"/>
              <w:lang w:val="fr-ML"/>
            </w:rPr>
          </w:rPrChange>
        </w:rPr>
      </w:pPr>
      <w:ins w:id="13432" w:author="Dr Mamadou SANOGO" w:date="2023-10-25T16:41:00Z">
        <w:r w:rsidRPr="007A4AFC">
          <w:rPr>
            <w:rFonts w:ascii="Cambria" w:hAnsi="Cambria" w:cs="Arial"/>
            <w:b/>
            <w:bCs/>
            <w:color w:val="000000" w:themeColor="text1"/>
            <w:lang w:val="fr-ML"/>
            <w:rPrChange w:id="13433" w:author="Dr Mamadou SANOGO" w:date="2023-10-25T18:15:00Z">
              <w:rPr>
                <w:rFonts w:ascii="Cambria" w:hAnsi="Cambria" w:cs="Arial"/>
                <w:b/>
                <w:bCs/>
                <w:color w:val="000000"/>
                <w:lang w:val="fr-ML"/>
              </w:rPr>
            </w:rPrChange>
          </w:rPr>
          <w:t xml:space="preserve">23-2 </w:t>
        </w:r>
        <w:r w:rsidRPr="007A4AFC">
          <w:rPr>
            <w:rFonts w:ascii="Cambria" w:hAnsi="Cambria" w:cs="Arial"/>
            <w:color w:val="000000" w:themeColor="text1"/>
            <w:lang w:val="fr-ML"/>
            <w:rPrChange w:id="13434" w:author="Dr Mamadou SANOGO" w:date="2023-10-25T18:15:00Z">
              <w:rPr>
                <w:rFonts w:ascii="Cambria" w:hAnsi="Cambria" w:cs="Arial"/>
                <w:color w:val="000000"/>
                <w:lang w:val="fr-ML"/>
              </w:rPr>
            </w:rPrChange>
          </w:rPr>
          <w:t>Les tenues vestimentaires doivent être conformes aux règles de santé, d’hygiène et de sécurité et être adaptées aux activités suivies, et notamment aux activités de travaux pratiques en laboratoire. Dans ce dernier cas, ne peuvent être admis notamment les vêtements ou accessoires flottants ou facilement inflammables, ou susceptibles d’entraver le port des équipements de protection individuelle.</w:t>
        </w:r>
      </w:ins>
    </w:p>
    <w:p w14:paraId="1990A81B" w14:textId="77777777" w:rsidR="00D3265D" w:rsidRPr="007A4AFC" w:rsidRDefault="00D3265D" w:rsidP="00D3265D">
      <w:pPr>
        <w:widowControl w:val="0"/>
        <w:autoSpaceDE w:val="0"/>
        <w:autoSpaceDN w:val="0"/>
        <w:adjustRightInd w:val="0"/>
        <w:spacing w:line="240" w:lineRule="auto"/>
        <w:rPr>
          <w:ins w:id="13435" w:author="Dr Mamadou SANOGO" w:date="2023-10-25T16:41:00Z"/>
          <w:rFonts w:ascii="Cambria" w:hAnsi="Cambria" w:cs="Arial"/>
          <w:color w:val="000000" w:themeColor="text1"/>
          <w:lang w:val="fr-ML"/>
          <w:rPrChange w:id="13436" w:author="Dr Mamadou SANOGO" w:date="2023-10-25T18:15:00Z">
            <w:rPr>
              <w:ins w:id="13437" w:author="Dr Mamadou SANOGO" w:date="2023-10-25T16:41:00Z"/>
              <w:rFonts w:ascii="Cambria" w:hAnsi="Cambria" w:cs="Arial"/>
              <w:color w:val="000000"/>
              <w:lang w:val="fr-ML"/>
            </w:rPr>
          </w:rPrChange>
        </w:rPr>
      </w:pPr>
      <w:ins w:id="13438" w:author="Dr Mamadou SANOGO" w:date="2023-10-25T16:41:00Z">
        <w:r w:rsidRPr="007A4AFC">
          <w:rPr>
            <w:rFonts w:ascii="Cambria" w:hAnsi="Cambria" w:cs="Arial"/>
            <w:color w:val="000000" w:themeColor="text1"/>
            <w:lang w:val="fr-ML"/>
            <w:rPrChange w:id="13439" w:author="Dr Mamadou SANOGO" w:date="2023-10-25T18:15:00Z">
              <w:rPr>
                <w:rFonts w:ascii="Cambria" w:hAnsi="Cambria" w:cs="Arial"/>
                <w:color w:val="000000"/>
                <w:lang w:val="fr-ML"/>
              </w:rPr>
            </w:rPrChange>
          </w:rPr>
          <w:t>Les étudiants se présentant en salles d’enseignement ou pratiquant une activité sportive doivent s’assurer que leur tenue vestimentaire ne contrevienne pas aux consignes de sécurité.</w:t>
        </w:r>
      </w:ins>
    </w:p>
    <w:p w14:paraId="5D8DD991" w14:textId="77777777" w:rsidR="00D3265D" w:rsidRPr="007A4AFC" w:rsidRDefault="00D3265D" w:rsidP="00D3265D">
      <w:pPr>
        <w:widowControl w:val="0"/>
        <w:autoSpaceDE w:val="0"/>
        <w:autoSpaceDN w:val="0"/>
        <w:adjustRightInd w:val="0"/>
        <w:spacing w:line="240" w:lineRule="auto"/>
        <w:rPr>
          <w:ins w:id="13440" w:author="Dr Mamadou SANOGO" w:date="2023-10-25T16:41:00Z"/>
          <w:rFonts w:ascii="Cambria" w:hAnsi="Cambria" w:cs="Arial"/>
          <w:color w:val="000000" w:themeColor="text1"/>
          <w:sz w:val="10"/>
          <w:lang w:val="fr-ML"/>
          <w:rPrChange w:id="13441" w:author="Dr Mamadou SANOGO" w:date="2023-10-25T18:15:00Z">
            <w:rPr>
              <w:ins w:id="13442" w:author="Dr Mamadou SANOGO" w:date="2023-10-25T16:41:00Z"/>
              <w:rFonts w:ascii="Cambria" w:hAnsi="Cambria" w:cs="Arial"/>
              <w:color w:val="000000"/>
              <w:sz w:val="10"/>
              <w:lang w:val="fr-ML"/>
            </w:rPr>
          </w:rPrChange>
        </w:rPr>
      </w:pPr>
    </w:p>
    <w:p w14:paraId="25E06DA3" w14:textId="77777777" w:rsidR="00D3265D" w:rsidRPr="007A4AFC" w:rsidRDefault="00D3265D" w:rsidP="00D3265D">
      <w:pPr>
        <w:widowControl w:val="0"/>
        <w:autoSpaceDE w:val="0"/>
        <w:autoSpaceDN w:val="0"/>
        <w:adjustRightInd w:val="0"/>
        <w:spacing w:line="240" w:lineRule="auto"/>
        <w:rPr>
          <w:ins w:id="13443" w:author="Dr Mamadou SANOGO" w:date="2023-10-25T16:41:00Z"/>
          <w:rFonts w:ascii="Cambria" w:hAnsi="Cambria" w:cs="Arial"/>
          <w:color w:val="000000" w:themeColor="text1"/>
          <w:lang w:val="fr-ML"/>
          <w:rPrChange w:id="13444" w:author="Dr Mamadou SANOGO" w:date="2023-10-25T18:15:00Z">
            <w:rPr>
              <w:ins w:id="13445" w:author="Dr Mamadou SANOGO" w:date="2023-10-25T16:41:00Z"/>
              <w:rFonts w:ascii="Cambria" w:hAnsi="Cambria" w:cs="Arial"/>
              <w:color w:val="000000"/>
              <w:lang w:val="fr-ML"/>
            </w:rPr>
          </w:rPrChange>
        </w:rPr>
      </w:pPr>
      <w:ins w:id="13446" w:author="Dr Mamadou SANOGO" w:date="2023-10-25T16:41:00Z">
        <w:r w:rsidRPr="007A4AFC">
          <w:rPr>
            <w:rFonts w:ascii="Cambria" w:hAnsi="Cambria" w:cs="Arial"/>
            <w:b/>
            <w:bCs/>
            <w:color w:val="000000" w:themeColor="text1"/>
            <w:lang w:val="fr-ML"/>
            <w:rPrChange w:id="13447" w:author="Dr Mamadou SANOGO" w:date="2023-10-25T18:15:00Z">
              <w:rPr>
                <w:rFonts w:ascii="Cambria" w:hAnsi="Cambria" w:cs="Arial"/>
                <w:b/>
                <w:bCs/>
                <w:color w:val="000000"/>
                <w:lang w:val="fr-ML"/>
              </w:rPr>
            </w:rPrChange>
          </w:rPr>
          <w:t>Article 24 - Carte d’étudiant</w:t>
        </w:r>
      </w:ins>
    </w:p>
    <w:p w14:paraId="2DDAD783" w14:textId="77777777" w:rsidR="00D3265D" w:rsidRPr="007A4AFC" w:rsidRDefault="00D3265D" w:rsidP="00D3265D">
      <w:pPr>
        <w:widowControl w:val="0"/>
        <w:autoSpaceDE w:val="0"/>
        <w:autoSpaceDN w:val="0"/>
        <w:adjustRightInd w:val="0"/>
        <w:spacing w:line="240" w:lineRule="auto"/>
        <w:rPr>
          <w:ins w:id="13448" w:author="Dr Mamadou SANOGO" w:date="2023-10-25T16:41:00Z"/>
          <w:rFonts w:ascii="Cambria" w:hAnsi="Cambria" w:cs="Arial"/>
          <w:color w:val="000000" w:themeColor="text1"/>
          <w:lang w:val="fr-ML"/>
          <w:rPrChange w:id="13449" w:author="Dr Mamadou SANOGO" w:date="2023-10-25T18:15:00Z">
            <w:rPr>
              <w:ins w:id="13450" w:author="Dr Mamadou SANOGO" w:date="2023-10-25T16:41:00Z"/>
              <w:rFonts w:ascii="Cambria" w:hAnsi="Cambria" w:cs="Arial"/>
              <w:color w:val="000000"/>
              <w:lang w:val="fr-ML"/>
            </w:rPr>
          </w:rPrChange>
        </w:rPr>
      </w:pPr>
      <w:ins w:id="13451" w:author="Dr Mamadou SANOGO" w:date="2023-10-25T16:41:00Z">
        <w:r w:rsidRPr="007A4AFC">
          <w:rPr>
            <w:rFonts w:ascii="Cambria" w:hAnsi="Cambria" w:cs="Arial"/>
            <w:b/>
            <w:bCs/>
            <w:color w:val="000000" w:themeColor="text1"/>
            <w:lang w:val="fr-ML"/>
            <w:rPrChange w:id="13452" w:author="Dr Mamadou SANOGO" w:date="2023-10-25T18:15:00Z">
              <w:rPr>
                <w:rFonts w:ascii="Cambria" w:hAnsi="Cambria" w:cs="Arial"/>
                <w:b/>
                <w:bCs/>
                <w:color w:val="000000"/>
                <w:lang w:val="fr-ML"/>
              </w:rPr>
            </w:rPrChange>
          </w:rPr>
          <w:lastRenderedPageBreak/>
          <w:t xml:space="preserve">24-1 </w:t>
        </w:r>
        <w:r w:rsidRPr="007A4AFC">
          <w:rPr>
            <w:rFonts w:ascii="Cambria" w:hAnsi="Cambria" w:cs="Arial"/>
            <w:color w:val="000000" w:themeColor="text1"/>
            <w:lang w:val="fr-ML"/>
            <w:rPrChange w:id="13453" w:author="Dr Mamadou SANOGO" w:date="2023-10-25T18:15:00Z">
              <w:rPr>
                <w:rFonts w:ascii="Cambria" w:hAnsi="Cambria" w:cs="Arial"/>
                <w:color w:val="000000"/>
                <w:lang w:val="fr-ML"/>
              </w:rPr>
            </w:rPrChange>
          </w:rPr>
          <w:t>La carte d’étudiant, document nominatif et personnel, doit permettre l’identification rapide et sans ambiguïté des étudiants inscrits. Les documents photographiques demandés par les autorités de l’établissement doivent répondre aux mêmes règles que celles concernant la carte nationale d’identité.</w:t>
        </w:r>
      </w:ins>
    </w:p>
    <w:p w14:paraId="3F8A9980" w14:textId="77777777" w:rsidR="00D3265D" w:rsidRPr="007A4AFC" w:rsidRDefault="00D3265D" w:rsidP="00D3265D">
      <w:pPr>
        <w:widowControl w:val="0"/>
        <w:autoSpaceDE w:val="0"/>
        <w:autoSpaceDN w:val="0"/>
        <w:adjustRightInd w:val="0"/>
        <w:spacing w:line="240" w:lineRule="auto"/>
        <w:rPr>
          <w:ins w:id="13454" w:author="Dr Mamadou SANOGO" w:date="2023-10-25T16:41:00Z"/>
          <w:rFonts w:ascii="Cambria" w:hAnsi="Cambria" w:cs="Arial"/>
          <w:color w:val="000000" w:themeColor="text1"/>
          <w:lang w:val="fr-ML"/>
          <w:rPrChange w:id="13455" w:author="Dr Mamadou SANOGO" w:date="2023-10-25T18:15:00Z">
            <w:rPr>
              <w:ins w:id="13456" w:author="Dr Mamadou SANOGO" w:date="2023-10-25T16:41:00Z"/>
              <w:rFonts w:ascii="Cambria" w:hAnsi="Cambria" w:cs="Arial"/>
              <w:color w:val="000000"/>
              <w:lang w:val="fr-ML"/>
            </w:rPr>
          </w:rPrChange>
        </w:rPr>
      </w:pPr>
      <w:ins w:id="13457" w:author="Dr Mamadou SANOGO" w:date="2023-10-25T16:41:00Z">
        <w:r w:rsidRPr="007A4AFC">
          <w:rPr>
            <w:rFonts w:ascii="Cambria" w:hAnsi="Cambria" w:cs="Arial"/>
            <w:b/>
            <w:bCs/>
            <w:color w:val="000000" w:themeColor="text1"/>
            <w:lang w:val="fr-ML"/>
            <w:rPrChange w:id="13458" w:author="Dr Mamadou SANOGO" w:date="2023-10-25T18:15:00Z">
              <w:rPr>
                <w:rFonts w:ascii="Cambria" w:hAnsi="Cambria" w:cs="Arial"/>
                <w:b/>
                <w:bCs/>
                <w:color w:val="000000"/>
                <w:lang w:val="fr-ML"/>
              </w:rPr>
            </w:rPrChange>
          </w:rPr>
          <w:t xml:space="preserve">24-2 </w:t>
        </w:r>
        <w:r w:rsidRPr="007A4AFC">
          <w:rPr>
            <w:rFonts w:ascii="Cambria" w:hAnsi="Cambria" w:cs="Arial"/>
            <w:color w:val="000000" w:themeColor="text1"/>
            <w:lang w:val="fr-ML"/>
            <w:rPrChange w:id="13459" w:author="Dr Mamadou SANOGO" w:date="2023-10-25T18:15:00Z">
              <w:rPr>
                <w:rFonts w:ascii="Cambria" w:hAnsi="Cambria" w:cs="Arial"/>
                <w:color w:val="000000"/>
                <w:lang w:val="fr-ML"/>
              </w:rPr>
            </w:rPrChange>
          </w:rPr>
          <w:t>La carte donne accès aux enceintes et locaux de l’École Privée de Santé Félix Houphouët Boigny . Elle doit être présentée aux autorités de l’établissement ou aux agents désignés par elles chaque fois que ceux-ci le demandent. Tout refus de présentation expose l’étudiant à une procédure disciplinaire.</w:t>
        </w:r>
      </w:ins>
    </w:p>
    <w:p w14:paraId="741BD92B" w14:textId="04863349" w:rsidR="0027496F" w:rsidRPr="006778CD" w:rsidRDefault="00D3265D">
      <w:pPr>
        <w:widowControl w:val="0"/>
        <w:autoSpaceDE w:val="0"/>
        <w:autoSpaceDN w:val="0"/>
        <w:adjustRightInd w:val="0"/>
        <w:spacing w:line="240" w:lineRule="auto"/>
        <w:rPr>
          <w:ins w:id="13460" w:author="Dr Mamadou SANOGO" w:date="2023-10-27T12:20:00Z"/>
          <w:rFonts w:ascii="Cambria" w:hAnsi="Cambria" w:cs="Arial"/>
          <w:color w:val="000000" w:themeColor="text1"/>
          <w:lang w:val="fr-ML"/>
          <w:rPrChange w:id="13461" w:author="Dr Mamadou SANOGO" w:date="2023-10-27T14:05:00Z">
            <w:rPr>
              <w:ins w:id="13462" w:author="Dr Mamadou SANOGO" w:date="2023-10-27T12:20:00Z"/>
              <w:rFonts w:ascii="Cambria" w:hAnsi="Cambria" w:cs="Arial"/>
              <w:color w:val="000000" w:themeColor="text1"/>
              <w:sz w:val="10"/>
              <w:lang w:val="fr-ML"/>
            </w:rPr>
          </w:rPrChange>
        </w:rPr>
        <w:pPrChange w:id="13463" w:author="Dr Mamadou SANOGO" w:date="2023-10-27T14:05:00Z">
          <w:pPr>
            <w:widowControl w:val="0"/>
            <w:autoSpaceDE w:val="0"/>
            <w:autoSpaceDN w:val="0"/>
            <w:adjustRightInd w:val="0"/>
          </w:pPr>
        </w:pPrChange>
      </w:pPr>
      <w:ins w:id="13464" w:author="Dr Mamadou SANOGO" w:date="2023-10-25T16:41:00Z">
        <w:r w:rsidRPr="007A4AFC">
          <w:rPr>
            <w:rFonts w:ascii="Cambria" w:hAnsi="Cambria" w:cs="Arial"/>
            <w:b/>
            <w:bCs/>
            <w:color w:val="000000" w:themeColor="text1"/>
            <w:lang w:val="fr-ML"/>
            <w:rPrChange w:id="13465" w:author="Dr Mamadou SANOGO" w:date="2023-10-25T18:15:00Z">
              <w:rPr>
                <w:rFonts w:ascii="Cambria" w:hAnsi="Cambria" w:cs="Arial"/>
                <w:b/>
                <w:bCs/>
                <w:color w:val="000000"/>
                <w:lang w:val="fr-ML"/>
              </w:rPr>
            </w:rPrChange>
          </w:rPr>
          <w:t xml:space="preserve">24-3 </w:t>
        </w:r>
        <w:r w:rsidRPr="007A4AFC">
          <w:rPr>
            <w:rFonts w:ascii="Cambria" w:hAnsi="Cambria" w:cs="Arial"/>
            <w:color w:val="000000" w:themeColor="text1"/>
            <w:lang w:val="fr-ML"/>
            <w:rPrChange w:id="13466" w:author="Dr Mamadou SANOGO" w:date="2023-10-25T18:15:00Z">
              <w:rPr>
                <w:rFonts w:ascii="Cambria" w:hAnsi="Cambria" w:cs="Arial"/>
                <w:color w:val="000000"/>
                <w:lang w:val="fr-ML"/>
              </w:rPr>
            </w:rPrChange>
          </w:rPr>
          <w:t>Tout prêt, échange, falsification ou tentative de falsification de carte est interdit et est passible de sanctions disciplinaires.</w:t>
        </w:r>
      </w:ins>
    </w:p>
    <w:p w14:paraId="78FBFD79" w14:textId="77777777" w:rsidR="0027496F" w:rsidRPr="007A4AFC" w:rsidRDefault="0027496F" w:rsidP="00D3265D">
      <w:pPr>
        <w:widowControl w:val="0"/>
        <w:autoSpaceDE w:val="0"/>
        <w:autoSpaceDN w:val="0"/>
        <w:adjustRightInd w:val="0"/>
        <w:spacing w:line="240" w:lineRule="auto"/>
        <w:rPr>
          <w:ins w:id="13467" w:author="Dr Mamadou SANOGO" w:date="2023-10-25T16:41:00Z"/>
          <w:rFonts w:ascii="Cambria" w:hAnsi="Cambria" w:cs="Arial"/>
          <w:color w:val="000000" w:themeColor="text1"/>
          <w:sz w:val="10"/>
          <w:lang w:val="fr-ML"/>
          <w:rPrChange w:id="13468" w:author="Dr Mamadou SANOGO" w:date="2023-10-25T18:15:00Z">
            <w:rPr>
              <w:ins w:id="13469" w:author="Dr Mamadou SANOGO" w:date="2023-10-25T16:41:00Z"/>
              <w:rFonts w:ascii="Cambria" w:hAnsi="Cambria" w:cs="Arial"/>
              <w:color w:val="000000"/>
              <w:sz w:val="10"/>
              <w:lang w:val="fr-ML"/>
            </w:rPr>
          </w:rPrChange>
        </w:rPr>
      </w:pPr>
    </w:p>
    <w:p w14:paraId="054AF411" w14:textId="77777777" w:rsidR="00D3265D" w:rsidRPr="007A4AFC" w:rsidRDefault="00D3265D" w:rsidP="00D3265D">
      <w:pPr>
        <w:widowControl w:val="0"/>
        <w:autoSpaceDE w:val="0"/>
        <w:autoSpaceDN w:val="0"/>
        <w:adjustRightInd w:val="0"/>
        <w:spacing w:line="240" w:lineRule="auto"/>
        <w:rPr>
          <w:ins w:id="13470" w:author="Dr Mamadou SANOGO" w:date="2023-10-25T16:41:00Z"/>
          <w:rFonts w:ascii="Cambria" w:hAnsi="Cambria" w:cs="Arial"/>
          <w:color w:val="000000" w:themeColor="text1"/>
          <w:lang w:val="fr-ML"/>
          <w:rPrChange w:id="13471" w:author="Dr Mamadou SANOGO" w:date="2023-10-25T18:15:00Z">
            <w:rPr>
              <w:ins w:id="13472" w:author="Dr Mamadou SANOGO" w:date="2023-10-25T16:41:00Z"/>
              <w:rFonts w:ascii="Cambria" w:hAnsi="Cambria" w:cs="Arial"/>
              <w:color w:val="000000"/>
              <w:lang w:val="fr-ML"/>
            </w:rPr>
          </w:rPrChange>
        </w:rPr>
      </w:pPr>
      <w:ins w:id="13473" w:author="Dr Mamadou SANOGO" w:date="2023-10-25T16:41:00Z">
        <w:r w:rsidRPr="007A4AFC">
          <w:rPr>
            <w:rFonts w:ascii="Cambria" w:hAnsi="Cambria" w:cs="Arial"/>
            <w:b/>
            <w:bCs/>
            <w:color w:val="000000" w:themeColor="text1"/>
            <w:lang w:val="fr-ML"/>
            <w:rPrChange w:id="13474" w:author="Dr Mamadou SANOGO" w:date="2023-10-25T18:15:00Z">
              <w:rPr>
                <w:rFonts w:ascii="Cambria" w:hAnsi="Cambria" w:cs="Arial"/>
                <w:b/>
                <w:bCs/>
                <w:color w:val="000000"/>
                <w:lang w:val="fr-ML"/>
              </w:rPr>
            </w:rPrChange>
          </w:rPr>
          <w:t>Article 25 - Contrôle des connaissances, examens et concours</w:t>
        </w:r>
      </w:ins>
    </w:p>
    <w:p w14:paraId="2781DEA2" w14:textId="77777777" w:rsidR="00D3265D" w:rsidRPr="007A4AFC" w:rsidRDefault="00D3265D" w:rsidP="00D3265D">
      <w:pPr>
        <w:widowControl w:val="0"/>
        <w:autoSpaceDE w:val="0"/>
        <w:autoSpaceDN w:val="0"/>
        <w:adjustRightInd w:val="0"/>
        <w:spacing w:line="240" w:lineRule="auto"/>
        <w:rPr>
          <w:ins w:id="13475" w:author="Dr Mamadou SANOGO" w:date="2023-10-25T16:41:00Z"/>
          <w:rFonts w:ascii="Cambria" w:hAnsi="Cambria" w:cs="Arial"/>
          <w:color w:val="000000" w:themeColor="text1"/>
          <w:lang w:val="fr-ML"/>
          <w:rPrChange w:id="13476" w:author="Dr Mamadou SANOGO" w:date="2023-10-25T18:15:00Z">
            <w:rPr>
              <w:ins w:id="13477" w:author="Dr Mamadou SANOGO" w:date="2023-10-25T16:41:00Z"/>
              <w:rFonts w:ascii="Cambria" w:hAnsi="Cambria" w:cs="Arial"/>
              <w:color w:val="000000"/>
              <w:lang w:val="fr-ML"/>
            </w:rPr>
          </w:rPrChange>
        </w:rPr>
      </w:pPr>
      <w:ins w:id="13478" w:author="Dr Mamadou SANOGO" w:date="2023-10-25T16:41:00Z">
        <w:r w:rsidRPr="007A4AFC">
          <w:rPr>
            <w:rFonts w:ascii="Cambria" w:hAnsi="Cambria" w:cs="Arial"/>
            <w:b/>
            <w:bCs/>
            <w:color w:val="000000" w:themeColor="text1"/>
            <w:lang w:val="fr-ML"/>
            <w:rPrChange w:id="13479" w:author="Dr Mamadou SANOGO" w:date="2023-10-25T18:15:00Z">
              <w:rPr>
                <w:rFonts w:ascii="Cambria" w:hAnsi="Cambria" w:cs="Arial"/>
                <w:b/>
                <w:bCs/>
                <w:color w:val="000000"/>
                <w:lang w:val="fr-ML"/>
              </w:rPr>
            </w:rPrChange>
          </w:rPr>
          <w:t xml:space="preserve">25-1 </w:t>
        </w:r>
        <w:r w:rsidRPr="007A4AFC">
          <w:rPr>
            <w:rFonts w:ascii="Cambria" w:hAnsi="Cambria" w:cs="Arial"/>
            <w:color w:val="000000" w:themeColor="text1"/>
            <w:lang w:val="fr-ML"/>
            <w:rPrChange w:id="13480" w:author="Dr Mamadou SANOGO" w:date="2023-10-25T18:15:00Z">
              <w:rPr>
                <w:rFonts w:ascii="Cambria" w:hAnsi="Cambria" w:cs="Arial"/>
                <w:color w:val="000000"/>
                <w:lang w:val="fr-ML"/>
              </w:rPr>
            </w:rPrChange>
          </w:rPr>
          <w:t>Les travaux scolaires (devoir, exposé, mémoire, thèse…) doivent revêtir un caractère personnel, ce qui exclut tout plagiat y compris à partir de documents issus de sites internet et ce, conformément à l’article 6 du présent règlement intérieur.</w:t>
        </w:r>
      </w:ins>
    </w:p>
    <w:p w14:paraId="3C46B801" w14:textId="77777777" w:rsidR="00D3265D" w:rsidRPr="007A4AFC" w:rsidRDefault="00D3265D" w:rsidP="00D3265D">
      <w:pPr>
        <w:widowControl w:val="0"/>
        <w:autoSpaceDE w:val="0"/>
        <w:autoSpaceDN w:val="0"/>
        <w:adjustRightInd w:val="0"/>
        <w:spacing w:line="240" w:lineRule="auto"/>
        <w:rPr>
          <w:ins w:id="13481" w:author="Dr Mamadou SANOGO" w:date="2023-10-25T16:41:00Z"/>
          <w:rFonts w:ascii="Cambria" w:hAnsi="Cambria" w:cs="Arial"/>
          <w:color w:val="000000" w:themeColor="text1"/>
          <w:lang w:val="fr-ML"/>
          <w:rPrChange w:id="13482" w:author="Dr Mamadou SANOGO" w:date="2023-10-25T18:15:00Z">
            <w:rPr>
              <w:ins w:id="13483" w:author="Dr Mamadou SANOGO" w:date="2023-10-25T16:41:00Z"/>
              <w:rFonts w:ascii="Cambria" w:hAnsi="Cambria" w:cs="Arial"/>
              <w:color w:val="000000"/>
              <w:lang w:val="fr-ML"/>
            </w:rPr>
          </w:rPrChange>
        </w:rPr>
      </w:pPr>
      <w:ins w:id="13484" w:author="Dr Mamadou SANOGO" w:date="2023-10-25T16:41:00Z">
        <w:r w:rsidRPr="007A4AFC">
          <w:rPr>
            <w:rFonts w:ascii="Cambria" w:hAnsi="Cambria" w:cs="Arial"/>
            <w:color w:val="000000" w:themeColor="text1"/>
            <w:lang w:val="fr-ML"/>
            <w:rPrChange w:id="13485" w:author="Dr Mamadou SANOGO" w:date="2023-10-25T18:15:00Z">
              <w:rPr>
                <w:rFonts w:ascii="Cambria" w:hAnsi="Cambria" w:cs="Arial"/>
                <w:color w:val="000000"/>
                <w:lang w:val="fr-ML"/>
              </w:rPr>
            </w:rPrChange>
          </w:rPr>
          <w:t>Néanmoins, sont permises les courtes citations si le nom de leur auteur et la source dont elles sont tirées sont clairement indiqués.</w:t>
        </w:r>
      </w:ins>
    </w:p>
    <w:p w14:paraId="000DDF53" w14:textId="77777777" w:rsidR="00D3265D" w:rsidRPr="007A4AFC" w:rsidRDefault="00D3265D" w:rsidP="00D3265D">
      <w:pPr>
        <w:widowControl w:val="0"/>
        <w:autoSpaceDE w:val="0"/>
        <w:autoSpaceDN w:val="0"/>
        <w:adjustRightInd w:val="0"/>
        <w:spacing w:line="240" w:lineRule="auto"/>
        <w:rPr>
          <w:ins w:id="13486" w:author="Dr Mamadou SANOGO" w:date="2023-10-25T16:41:00Z"/>
          <w:rFonts w:ascii="Cambria" w:hAnsi="Cambria" w:cs="Arial"/>
          <w:color w:val="000000" w:themeColor="text1"/>
          <w:lang w:val="fr-ML"/>
          <w:rPrChange w:id="13487" w:author="Dr Mamadou SANOGO" w:date="2023-10-25T18:15:00Z">
            <w:rPr>
              <w:ins w:id="13488" w:author="Dr Mamadou SANOGO" w:date="2023-10-25T16:41:00Z"/>
              <w:rFonts w:ascii="Cambria" w:hAnsi="Cambria" w:cs="Arial"/>
              <w:color w:val="000000"/>
              <w:lang w:val="fr-ML"/>
            </w:rPr>
          </w:rPrChange>
        </w:rPr>
      </w:pPr>
      <w:ins w:id="13489" w:author="Dr Mamadou SANOGO" w:date="2023-10-25T16:41:00Z">
        <w:r w:rsidRPr="007A4AFC">
          <w:rPr>
            <w:rFonts w:ascii="Cambria" w:hAnsi="Cambria" w:cs="Arial"/>
            <w:b/>
            <w:bCs/>
            <w:color w:val="000000" w:themeColor="text1"/>
            <w:lang w:val="fr-ML"/>
            <w:rPrChange w:id="13490" w:author="Dr Mamadou SANOGO" w:date="2023-10-25T18:15:00Z">
              <w:rPr>
                <w:rFonts w:ascii="Cambria" w:hAnsi="Cambria" w:cs="Arial"/>
                <w:b/>
                <w:bCs/>
                <w:color w:val="000000"/>
                <w:lang w:val="fr-ML"/>
              </w:rPr>
            </w:rPrChange>
          </w:rPr>
          <w:t xml:space="preserve">25-2 </w:t>
        </w:r>
        <w:r w:rsidRPr="007A4AFC">
          <w:rPr>
            <w:rFonts w:ascii="Cambria" w:hAnsi="Cambria" w:cs="Arial"/>
            <w:color w:val="000000" w:themeColor="text1"/>
            <w:lang w:val="fr-ML"/>
            <w:rPrChange w:id="13491" w:author="Dr Mamadou SANOGO" w:date="2023-10-25T18:15:00Z">
              <w:rPr>
                <w:rFonts w:ascii="Cambria" w:hAnsi="Cambria" w:cs="Arial"/>
                <w:color w:val="000000"/>
                <w:lang w:val="fr-ML"/>
              </w:rPr>
            </w:rPrChange>
          </w:rPr>
          <w:t>Toute personne doit se conformer aux consignes d’examen ou de concours, au risque de s’exposer à d’éventuelles sanctions disciplinaires. La présence de tout document ou de matériels (même ceux qui n’ont aucun lien avec l’épreuve) sur les tables d’examen ou à proximité immédiate est interdite, à l’exclusion de ceux expressément autorisés.</w:t>
        </w:r>
      </w:ins>
    </w:p>
    <w:p w14:paraId="0388E585" w14:textId="53E423BA" w:rsidR="00D3265D" w:rsidRPr="007A4AFC" w:rsidRDefault="00D3265D" w:rsidP="00D3265D">
      <w:pPr>
        <w:widowControl w:val="0"/>
        <w:autoSpaceDE w:val="0"/>
        <w:autoSpaceDN w:val="0"/>
        <w:adjustRightInd w:val="0"/>
        <w:spacing w:line="240" w:lineRule="auto"/>
        <w:rPr>
          <w:ins w:id="13492" w:author="Dr Mamadou SANOGO" w:date="2023-10-25T16:41:00Z"/>
          <w:rFonts w:ascii="Cambria" w:hAnsi="Cambria" w:cs="Arial"/>
          <w:color w:val="000000" w:themeColor="text1"/>
          <w:lang w:val="fr-ML"/>
          <w:rPrChange w:id="13493" w:author="Dr Mamadou SANOGO" w:date="2023-10-25T18:15:00Z">
            <w:rPr>
              <w:ins w:id="13494" w:author="Dr Mamadou SANOGO" w:date="2023-10-25T16:41:00Z"/>
              <w:rFonts w:ascii="Cambria" w:hAnsi="Cambria" w:cs="Arial"/>
              <w:color w:val="1A1A1A"/>
              <w:lang w:val="fr-ML"/>
            </w:rPr>
          </w:rPrChange>
        </w:rPr>
      </w:pPr>
      <w:ins w:id="13495" w:author="Dr Mamadou SANOGO" w:date="2023-10-25T16:41:00Z">
        <w:r w:rsidRPr="007A4AFC">
          <w:rPr>
            <w:rFonts w:ascii="Cambria" w:hAnsi="Cambria" w:cs="Arial"/>
            <w:b/>
            <w:bCs/>
            <w:color w:val="000000" w:themeColor="text1"/>
            <w:lang w:val="fr-ML"/>
            <w:rPrChange w:id="13496" w:author="Dr Mamadou SANOGO" w:date="2023-10-25T18:15:00Z">
              <w:rPr>
                <w:rFonts w:ascii="Cambria" w:hAnsi="Cambria" w:cs="Arial"/>
                <w:b/>
                <w:bCs/>
                <w:color w:val="1A1A1A"/>
                <w:lang w:val="fr-ML"/>
              </w:rPr>
            </w:rPrChange>
          </w:rPr>
          <w:t xml:space="preserve">25-3 </w:t>
        </w:r>
        <w:r w:rsidRPr="007A4AFC">
          <w:rPr>
            <w:rFonts w:ascii="Cambria" w:hAnsi="Cambria" w:cs="Arial"/>
            <w:color w:val="000000" w:themeColor="text1"/>
            <w:lang w:val="fr-ML"/>
            <w:rPrChange w:id="13497" w:author="Dr Mamadou SANOGO" w:date="2023-10-25T18:15:00Z">
              <w:rPr>
                <w:rFonts w:ascii="Cambria" w:hAnsi="Cambria" w:cs="Arial"/>
                <w:color w:val="1A1A1A"/>
                <w:lang w:val="fr-ML"/>
              </w:rPr>
            </w:rPrChange>
          </w:rPr>
          <w:t>Les personnes handicapées se présentant à des examens, concours ou contrôles des connaissances doivent faire connaître auprès du service compétent, au moins un mois à l’avance, si elles souhaitent bénéficier de mesures compensatoires de leur handicap.</w:t>
        </w:r>
      </w:ins>
    </w:p>
    <w:p w14:paraId="35D9D1AB" w14:textId="77777777" w:rsidR="00D3265D" w:rsidRPr="007A4AFC" w:rsidRDefault="00D3265D" w:rsidP="00D3265D">
      <w:pPr>
        <w:widowControl w:val="0"/>
        <w:autoSpaceDE w:val="0"/>
        <w:autoSpaceDN w:val="0"/>
        <w:adjustRightInd w:val="0"/>
        <w:spacing w:line="240" w:lineRule="auto"/>
        <w:rPr>
          <w:ins w:id="13498" w:author="Dr Mamadou SANOGO" w:date="2023-10-25T16:41:00Z"/>
          <w:rFonts w:ascii="Cambria" w:hAnsi="Cambria" w:cs="Arial"/>
          <w:color w:val="000000" w:themeColor="text1"/>
          <w:lang w:val="fr-ML"/>
          <w:rPrChange w:id="13499" w:author="Dr Mamadou SANOGO" w:date="2023-10-25T18:15:00Z">
            <w:rPr>
              <w:ins w:id="13500" w:author="Dr Mamadou SANOGO" w:date="2023-10-25T16:41:00Z"/>
              <w:rFonts w:ascii="Cambria" w:hAnsi="Cambria" w:cs="Arial"/>
              <w:color w:val="000000"/>
              <w:lang w:val="fr-ML"/>
            </w:rPr>
          </w:rPrChange>
        </w:rPr>
      </w:pPr>
      <w:ins w:id="13501" w:author="Dr Mamadou SANOGO" w:date="2023-10-25T16:41:00Z">
        <w:r w:rsidRPr="007A4AFC">
          <w:rPr>
            <w:rFonts w:ascii="Cambria" w:hAnsi="Cambria" w:cs="Arial"/>
            <w:b/>
            <w:bCs/>
            <w:color w:val="000000" w:themeColor="text1"/>
            <w:lang w:val="fr-ML"/>
            <w:rPrChange w:id="13502" w:author="Dr Mamadou SANOGO" w:date="2023-10-25T18:15:00Z">
              <w:rPr>
                <w:rFonts w:ascii="Cambria" w:hAnsi="Cambria" w:cs="Arial"/>
                <w:b/>
                <w:bCs/>
                <w:color w:val="000000"/>
                <w:lang w:val="fr-ML"/>
              </w:rPr>
            </w:rPrChange>
          </w:rPr>
          <w:t xml:space="preserve">25-4 </w:t>
        </w:r>
        <w:r w:rsidRPr="007A4AFC">
          <w:rPr>
            <w:rFonts w:ascii="Cambria" w:hAnsi="Cambria" w:cs="Arial"/>
            <w:color w:val="000000" w:themeColor="text1"/>
            <w:lang w:val="fr-ML"/>
            <w:rPrChange w:id="13503" w:author="Dr Mamadou SANOGO" w:date="2023-10-25T18:15:00Z">
              <w:rPr>
                <w:rFonts w:ascii="Cambria" w:hAnsi="Cambria" w:cs="Arial"/>
                <w:color w:val="000000"/>
                <w:lang w:val="fr-ML"/>
              </w:rPr>
            </w:rPrChange>
          </w:rPr>
          <w:t>En vue de prévenir toute fraude ou tentative de fraude, le port de tenue ou de signe :</w:t>
        </w:r>
      </w:ins>
    </w:p>
    <w:p w14:paraId="004D695D" w14:textId="77777777" w:rsidR="00D3265D" w:rsidRPr="007A4AFC" w:rsidRDefault="00D3265D" w:rsidP="00D3265D">
      <w:pPr>
        <w:widowControl w:val="0"/>
        <w:autoSpaceDE w:val="0"/>
        <w:autoSpaceDN w:val="0"/>
        <w:adjustRightInd w:val="0"/>
        <w:spacing w:line="240" w:lineRule="auto"/>
        <w:rPr>
          <w:ins w:id="13504" w:author="Dr Mamadou SANOGO" w:date="2023-10-25T16:41:00Z"/>
          <w:rFonts w:ascii="Cambria" w:hAnsi="Cambria" w:cs="Arial"/>
          <w:color w:val="000000" w:themeColor="text1"/>
          <w:lang w:val="fr-ML"/>
          <w:rPrChange w:id="13505" w:author="Dr Mamadou SANOGO" w:date="2023-10-25T18:15:00Z">
            <w:rPr>
              <w:ins w:id="13506" w:author="Dr Mamadou SANOGO" w:date="2023-10-25T16:41:00Z"/>
              <w:rFonts w:ascii="Cambria" w:hAnsi="Cambria" w:cs="Arial"/>
              <w:color w:val="000000"/>
              <w:lang w:val="fr-ML"/>
            </w:rPr>
          </w:rPrChange>
        </w:rPr>
      </w:pPr>
      <w:ins w:id="13507" w:author="Dr Mamadou SANOGO" w:date="2023-10-25T16:41:00Z">
        <w:r w:rsidRPr="007A4AFC">
          <w:rPr>
            <w:rFonts w:ascii="Cambria" w:hAnsi="Cambria" w:cs="Arial"/>
            <w:color w:val="000000" w:themeColor="text1"/>
            <w:lang w:val="fr-ML"/>
            <w:rPrChange w:id="13508" w:author="Dr Mamadou SANOGO" w:date="2023-10-25T18:15:00Z">
              <w:rPr>
                <w:rFonts w:ascii="Cambria" w:hAnsi="Cambria" w:cs="Arial"/>
                <w:color w:val="000000"/>
                <w:lang w:val="fr-ML"/>
              </w:rPr>
            </w:rPrChange>
          </w:rPr>
          <w:t>- ne doit pas rendre impossible ou difficile l’identification de la personne ou être susceptible d’engendrer un doute sur son identification ;</w:t>
        </w:r>
      </w:ins>
    </w:p>
    <w:p w14:paraId="34CFB8E7" w14:textId="77777777" w:rsidR="00D3265D" w:rsidRPr="007A4AFC" w:rsidRDefault="00D3265D" w:rsidP="00D3265D">
      <w:pPr>
        <w:widowControl w:val="0"/>
        <w:autoSpaceDE w:val="0"/>
        <w:autoSpaceDN w:val="0"/>
        <w:adjustRightInd w:val="0"/>
        <w:spacing w:line="240" w:lineRule="auto"/>
        <w:rPr>
          <w:ins w:id="13509" w:author="Dr Mamadou SANOGO" w:date="2023-10-25T16:41:00Z"/>
          <w:rFonts w:ascii="Cambria" w:hAnsi="Cambria" w:cs="Arial"/>
          <w:color w:val="000000" w:themeColor="text1"/>
          <w:lang w:val="fr-ML"/>
          <w:rPrChange w:id="13510" w:author="Dr Mamadou SANOGO" w:date="2023-10-25T18:15:00Z">
            <w:rPr>
              <w:ins w:id="13511" w:author="Dr Mamadou SANOGO" w:date="2023-10-25T16:41:00Z"/>
              <w:rFonts w:ascii="Cambria" w:hAnsi="Cambria" w:cs="Arial"/>
              <w:color w:val="000000"/>
              <w:lang w:val="fr-ML"/>
            </w:rPr>
          </w:rPrChange>
        </w:rPr>
      </w:pPr>
      <w:ins w:id="13512" w:author="Dr Mamadou SANOGO" w:date="2023-10-25T16:41:00Z">
        <w:r w:rsidRPr="007A4AFC">
          <w:rPr>
            <w:rFonts w:ascii="Cambria" w:hAnsi="Cambria" w:cs="Arial"/>
            <w:color w:val="000000" w:themeColor="text1"/>
            <w:lang w:val="fr-ML"/>
            <w:rPrChange w:id="13513" w:author="Dr Mamadou SANOGO" w:date="2023-10-25T18:15:00Z">
              <w:rPr>
                <w:rFonts w:ascii="Cambria" w:hAnsi="Cambria" w:cs="Arial"/>
                <w:color w:val="000000"/>
                <w:lang w:val="fr-ML"/>
              </w:rPr>
            </w:rPrChange>
          </w:rPr>
          <w:t>- ne doit pas aller à l’encontre des règles et nécessités liées à l’organisation et au déroulement des examens et concours.</w:t>
        </w:r>
      </w:ins>
    </w:p>
    <w:p w14:paraId="1FF53E87" w14:textId="77777777" w:rsidR="00D3265D" w:rsidRPr="007A4AFC" w:rsidRDefault="00D3265D" w:rsidP="00D3265D">
      <w:pPr>
        <w:widowControl w:val="0"/>
        <w:autoSpaceDE w:val="0"/>
        <w:autoSpaceDN w:val="0"/>
        <w:adjustRightInd w:val="0"/>
        <w:spacing w:line="240" w:lineRule="auto"/>
        <w:ind w:left="116" w:right="-36"/>
        <w:rPr>
          <w:ins w:id="13514" w:author="Dr Mamadou SANOGO" w:date="2023-10-25T16:41:00Z"/>
          <w:color w:val="000000" w:themeColor="text1"/>
          <w:szCs w:val="24"/>
          <w:lang w:val="fr-ML"/>
          <w:rPrChange w:id="13515" w:author="Dr Mamadou SANOGO" w:date="2023-10-25T18:15:00Z">
            <w:rPr>
              <w:ins w:id="13516" w:author="Dr Mamadou SANOGO" w:date="2023-10-25T16:41:00Z"/>
              <w:color w:val="000000"/>
              <w:szCs w:val="24"/>
              <w:lang w:val="fr-ML"/>
            </w:rPr>
          </w:rPrChange>
        </w:rPr>
      </w:pPr>
      <w:ins w:id="13517" w:author="Dr Mamadou SANOGO" w:date="2023-10-25T16:41:00Z">
        <w:r w:rsidRPr="007A4AFC">
          <w:rPr>
            <w:rFonts w:ascii="Cambria" w:hAnsi="Cambria" w:cs="Arial"/>
            <w:b/>
            <w:color w:val="000000" w:themeColor="text1"/>
            <w:lang w:val="fr-ML"/>
            <w:rPrChange w:id="13518" w:author="Dr Mamadou SANOGO" w:date="2023-10-25T18:15:00Z">
              <w:rPr>
                <w:rFonts w:ascii="Cambria" w:hAnsi="Cambria" w:cs="Arial"/>
                <w:b/>
                <w:color w:val="000000"/>
                <w:lang w:val="fr-ML"/>
              </w:rPr>
            </w:rPrChange>
          </w:rPr>
          <w:t>25-5</w:t>
        </w:r>
        <w:r w:rsidRPr="007A4AFC">
          <w:rPr>
            <w:b/>
            <w:bCs/>
            <w:color w:val="000000" w:themeColor="text1"/>
            <w:szCs w:val="24"/>
            <w:lang w:val="fr-ML"/>
            <w:rPrChange w:id="13519" w:author="Dr Mamadou SANOGO" w:date="2023-10-25T18:15:00Z">
              <w:rPr>
                <w:b/>
                <w:bCs/>
                <w:color w:val="030303"/>
                <w:szCs w:val="24"/>
                <w:lang w:val="fr-ML"/>
              </w:rPr>
            </w:rPrChange>
          </w:rPr>
          <w:t xml:space="preserve"> </w:t>
        </w:r>
        <w:r w:rsidRPr="007A4AFC">
          <w:rPr>
            <w:b/>
            <w:bCs/>
            <w:color w:val="000000" w:themeColor="text1"/>
            <w:spacing w:val="-1"/>
            <w:szCs w:val="24"/>
            <w:lang w:val="fr-ML"/>
            <w:rPrChange w:id="13520" w:author="Dr Mamadou SANOGO" w:date="2023-10-25T18:15:00Z">
              <w:rPr>
                <w:b/>
                <w:bCs/>
                <w:color w:val="030303"/>
                <w:spacing w:val="-1"/>
                <w:szCs w:val="24"/>
                <w:lang w:val="fr-ML"/>
              </w:rPr>
            </w:rPrChange>
          </w:rPr>
          <w:t>Mémoires de fin de cycle</w:t>
        </w:r>
        <w:r w:rsidRPr="007A4AFC">
          <w:rPr>
            <w:color w:val="000000" w:themeColor="text1"/>
            <w:szCs w:val="24"/>
            <w:lang w:val="fr-ML"/>
            <w:rPrChange w:id="13521" w:author="Dr Mamadou SANOGO" w:date="2023-10-25T18:15:00Z">
              <w:rPr>
                <w:color w:val="000000"/>
                <w:szCs w:val="24"/>
                <w:lang w:val="fr-ML"/>
              </w:rPr>
            </w:rPrChange>
          </w:rPr>
          <w:t xml:space="preserve">, </w:t>
        </w:r>
      </w:ins>
    </w:p>
    <w:p w14:paraId="1E6C8348" w14:textId="77777777" w:rsidR="00D3265D" w:rsidRPr="007A4AFC" w:rsidRDefault="00D3265D" w:rsidP="00D3265D">
      <w:pPr>
        <w:widowControl w:val="0"/>
        <w:autoSpaceDE w:val="0"/>
        <w:autoSpaceDN w:val="0"/>
        <w:adjustRightInd w:val="0"/>
        <w:spacing w:line="240" w:lineRule="auto"/>
        <w:ind w:left="116" w:right="-36"/>
        <w:rPr>
          <w:ins w:id="13522" w:author="Dr Mamadou SANOGO" w:date="2023-10-25T16:41:00Z"/>
          <w:color w:val="000000" w:themeColor="text1"/>
          <w:szCs w:val="24"/>
          <w:lang w:val="fr-ML"/>
          <w:rPrChange w:id="13523" w:author="Dr Mamadou SANOGO" w:date="2023-10-25T18:15:00Z">
            <w:rPr>
              <w:ins w:id="13524" w:author="Dr Mamadou SANOGO" w:date="2023-10-25T16:41:00Z"/>
              <w:color w:val="000000"/>
              <w:szCs w:val="24"/>
              <w:lang w:val="fr-ML"/>
            </w:rPr>
          </w:rPrChange>
        </w:rPr>
      </w:pPr>
      <w:ins w:id="13525" w:author="Dr Mamadou SANOGO" w:date="2023-10-25T16:41:00Z">
        <w:r w:rsidRPr="007A4AFC">
          <w:rPr>
            <w:rFonts w:ascii="Cambria" w:hAnsi="Cambria" w:cs="Arial"/>
            <w:color w:val="000000" w:themeColor="text1"/>
            <w:lang w:val="fr-ML"/>
            <w:rPrChange w:id="13526" w:author="Dr Mamadou SANOGO" w:date="2023-10-25T18:15:00Z">
              <w:rPr>
                <w:rFonts w:ascii="Cambria" w:hAnsi="Cambria" w:cs="Arial"/>
                <w:color w:val="000000"/>
                <w:lang w:val="fr-ML"/>
              </w:rPr>
            </w:rPrChange>
          </w:rPr>
          <w:t>L</w:t>
        </w:r>
        <w:r w:rsidRPr="007A4AFC">
          <w:rPr>
            <w:color w:val="000000" w:themeColor="text1"/>
            <w:szCs w:val="24"/>
            <w:lang w:val="fr-ML"/>
            <w:rPrChange w:id="13527" w:author="Dr Mamadou SANOGO" w:date="2023-10-25T18:15:00Z">
              <w:rPr>
                <w:color w:val="000000"/>
                <w:szCs w:val="24"/>
                <w:lang w:val="fr-ML"/>
              </w:rPr>
            </w:rPrChange>
          </w:rPr>
          <w:t>e</w:t>
        </w:r>
        <w:r w:rsidRPr="007A4AFC">
          <w:rPr>
            <w:color w:val="000000" w:themeColor="text1"/>
            <w:spacing w:val="-1"/>
            <w:szCs w:val="24"/>
            <w:lang w:val="fr-ML"/>
            <w:rPrChange w:id="13528" w:author="Dr Mamadou SANOGO" w:date="2023-10-25T18:15:00Z">
              <w:rPr>
                <w:color w:val="000000"/>
                <w:spacing w:val="-1"/>
                <w:szCs w:val="24"/>
                <w:lang w:val="fr-ML"/>
              </w:rPr>
            </w:rPrChange>
          </w:rPr>
          <w:t xml:space="preserve"> </w:t>
        </w:r>
        <w:r w:rsidRPr="007A4AFC">
          <w:rPr>
            <w:color w:val="000000" w:themeColor="text1"/>
            <w:szCs w:val="24"/>
            <w:lang w:val="fr-ML"/>
            <w:rPrChange w:id="13529" w:author="Dr Mamadou SANOGO" w:date="2023-10-25T18:15:00Z">
              <w:rPr>
                <w:color w:val="000000"/>
                <w:szCs w:val="24"/>
                <w:lang w:val="fr-ML"/>
              </w:rPr>
            </w:rPrChange>
          </w:rPr>
          <w:t>j</w:t>
        </w:r>
        <w:r w:rsidRPr="007A4AFC">
          <w:rPr>
            <w:color w:val="000000" w:themeColor="text1"/>
            <w:spacing w:val="3"/>
            <w:szCs w:val="24"/>
            <w:lang w:val="fr-ML"/>
            <w:rPrChange w:id="13530" w:author="Dr Mamadou SANOGO" w:date="2023-10-25T18:15:00Z">
              <w:rPr>
                <w:color w:val="000000"/>
                <w:spacing w:val="3"/>
                <w:szCs w:val="24"/>
                <w:lang w:val="fr-ML"/>
              </w:rPr>
            </w:rPrChange>
          </w:rPr>
          <w:t>u</w:t>
        </w:r>
        <w:r w:rsidRPr="007A4AFC">
          <w:rPr>
            <w:color w:val="000000" w:themeColor="text1"/>
            <w:spacing w:val="4"/>
            <w:szCs w:val="24"/>
            <w:lang w:val="fr-ML"/>
            <w:rPrChange w:id="13531" w:author="Dr Mamadou SANOGO" w:date="2023-10-25T18:15:00Z">
              <w:rPr>
                <w:color w:val="000000"/>
                <w:spacing w:val="4"/>
                <w:szCs w:val="24"/>
                <w:lang w:val="fr-ML"/>
              </w:rPr>
            </w:rPrChange>
          </w:rPr>
          <w:t>r</w:t>
        </w:r>
        <w:r w:rsidRPr="007A4AFC">
          <w:rPr>
            <w:color w:val="000000" w:themeColor="text1"/>
            <w:szCs w:val="24"/>
            <w:lang w:val="fr-ML"/>
            <w:rPrChange w:id="13532" w:author="Dr Mamadou SANOGO" w:date="2023-10-25T18:15:00Z">
              <w:rPr>
                <w:color w:val="000000"/>
                <w:szCs w:val="24"/>
                <w:lang w:val="fr-ML"/>
              </w:rPr>
            </w:rPrChange>
          </w:rPr>
          <w:t>y</w:t>
        </w:r>
        <w:r w:rsidRPr="007A4AFC">
          <w:rPr>
            <w:color w:val="000000" w:themeColor="text1"/>
            <w:spacing w:val="-5"/>
            <w:szCs w:val="24"/>
            <w:lang w:val="fr-ML"/>
            <w:rPrChange w:id="13533" w:author="Dr Mamadou SANOGO" w:date="2023-10-25T18:15:00Z">
              <w:rPr>
                <w:color w:val="000000"/>
                <w:spacing w:val="-5"/>
                <w:szCs w:val="24"/>
                <w:lang w:val="fr-ML"/>
              </w:rPr>
            </w:rPrChange>
          </w:rPr>
          <w:t xml:space="preserve"> </w:t>
        </w:r>
        <w:r w:rsidRPr="007A4AFC">
          <w:rPr>
            <w:color w:val="000000" w:themeColor="text1"/>
            <w:szCs w:val="24"/>
            <w:lang w:val="fr-ML"/>
            <w:rPrChange w:id="13534" w:author="Dr Mamadou SANOGO" w:date="2023-10-25T18:15:00Z">
              <w:rPr>
                <w:color w:val="000000"/>
                <w:szCs w:val="24"/>
                <w:lang w:val="fr-ML"/>
              </w:rPr>
            </w:rPrChange>
          </w:rPr>
          <w:t>se</w:t>
        </w:r>
        <w:r w:rsidRPr="007A4AFC">
          <w:rPr>
            <w:color w:val="000000" w:themeColor="text1"/>
            <w:spacing w:val="-1"/>
            <w:szCs w:val="24"/>
            <w:lang w:val="fr-ML"/>
            <w:rPrChange w:id="13535" w:author="Dr Mamadou SANOGO" w:date="2023-10-25T18:15:00Z">
              <w:rPr>
                <w:color w:val="000000"/>
                <w:spacing w:val="-1"/>
                <w:szCs w:val="24"/>
                <w:lang w:val="fr-ML"/>
              </w:rPr>
            </w:rPrChange>
          </w:rPr>
          <w:t xml:space="preserve"> c</w:t>
        </w:r>
        <w:r w:rsidRPr="007A4AFC">
          <w:rPr>
            <w:color w:val="000000" w:themeColor="text1"/>
            <w:szCs w:val="24"/>
            <w:lang w:val="fr-ML"/>
            <w:rPrChange w:id="13536" w:author="Dr Mamadou SANOGO" w:date="2023-10-25T18:15:00Z">
              <w:rPr>
                <w:color w:val="000000"/>
                <w:szCs w:val="24"/>
                <w:lang w:val="fr-ML"/>
              </w:rPr>
            </w:rPrChange>
          </w:rPr>
          <w:t>ompose</w:t>
        </w:r>
        <w:r w:rsidRPr="007A4AFC">
          <w:rPr>
            <w:color w:val="000000" w:themeColor="text1"/>
            <w:spacing w:val="-1"/>
            <w:szCs w:val="24"/>
            <w:lang w:val="fr-ML"/>
            <w:rPrChange w:id="13537" w:author="Dr Mamadou SANOGO" w:date="2023-10-25T18:15:00Z">
              <w:rPr>
                <w:color w:val="000000"/>
                <w:spacing w:val="-1"/>
                <w:szCs w:val="24"/>
                <w:lang w:val="fr-ML"/>
              </w:rPr>
            </w:rPrChange>
          </w:rPr>
          <w:t xml:space="preserve"> </w:t>
        </w:r>
        <w:r w:rsidRPr="007A4AFC">
          <w:rPr>
            <w:color w:val="000000" w:themeColor="text1"/>
            <w:spacing w:val="2"/>
            <w:szCs w:val="24"/>
            <w:lang w:val="fr-ML"/>
            <w:rPrChange w:id="13538" w:author="Dr Mamadou SANOGO" w:date="2023-10-25T18:15:00Z">
              <w:rPr>
                <w:color w:val="000000"/>
                <w:spacing w:val="2"/>
                <w:szCs w:val="24"/>
                <w:lang w:val="fr-ML"/>
              </w:rPr>
            </w:rPrChange>
          </w:rPr>
          <w:t>d</w:t>
        </w:r>
        <w:r w:rsidRPr="007A4AFC">
          <w:rPr>
            <w:color w:val="000000" w:themeColor="text1"/>
            <w:szCs w:val="24"/>
            <w:lang w:val="fr-ML"/>
            <w:rPrChange w:id="13539" w:author="Dr Mamadou SANOGO" w:date="2023-10-25T18:15:00Z">
              <w:rPr>
                <w:color w:val="000000"/>
                <w:szCs w:val="24"/>
                <w:lang w:val="fr-ML"/>
              </w:rPr>
            </w:rPrChange>
          </w:rPr>
          <w:t>e</w:t>
        </w:r>
        <w:r w:rsidRPr="007A4AFC">
          <w:rPr>
            <w:color w:val="000000" w:themeColor="text1"/>
            <w:spacing w:val="-1"/>
            <w:szCs w:val="24"/>
            <w:lang w:val="fr-ML"/>
            <w:rPrChange w:id="13540" w:author="Dr Mamadou SANOGO" w:date="2023-10-25T18:15:00Z">
              <w:rPr>
                <w:color w:val="000000"/>
                <w:spacing w:val="-1"/>
                <w:szCs w:val="24"/>
                <w:lang w:val="fr-ML"/>
              </w:rPr>
            </w:rPrChange>
          </w:rPr>
          <w:t xml:space="preserve"> </w:t>
        </w:r>
        <w:r w:rsidRPr="007A4AFC">
          <w:rPr>
            <w:color w:val="000000" w:themeColor="text1"/>
            <w:szCs w:val="24"/>
            <w:lang w:val="fr-ML"/>
            <w:rPrChange w:id="13541" w:author="Dr Mamadou SANOGO" w:date="2023-10-25T18:15:00Z">
              <w:rPr>
                <w:color w:val="000000"/>
                <w:szCs w:val="24"/>
                <w:lang w:val="fr-ML"/>
              </w:rPr>
            </w:rPrChange>
          </w:rPr>
          <w:t>4</w:t>
        </w:r>
        <w:r w:rsidRPr="007A4AFC">
          <w:rPr>
            <w:color w:val="000000" w:themeColor="text1"/>
            <w:spacing w:val="2"/>
            <w:szCs w:val="24"/>
            <w:lang w:val="fr-ML"/>
            <w:rPrChange w:id="13542" w:author="Dr Mamadou SANOGO" w:date="2023-10-25T18:15:00Z">
              <w:rPr>
                <w:color w:val="000000"/>
                <w:spacing w:val="2"/>
                <w:szCs w:val="24"/>
                <w:lang w:val="fr-ML"/>
              </w:rPr>
            </w:rPrChange>
          </w:rPr>
          <w:t xml:space="preserve"> </w:t>
        </w:r>
        <w:r w:rsidRPr="007A4AFC">
          <w:rPr>
            <w:color w:val="000000" w:themeColor="text1"/>
            <w:szCs w:val="24"/>
            <w:lang w:val="fr-ML"/>
            <w:rPrChange w:id="13543" w:author="Dr Mamadou SANOGO" w:date="2023-10-25T18:15:00Z">
              <w:rPr>
                <w:color w:val="000000"/>
                <w:szCs w:val="24"/>
                <w:lang w:val="fr-ML"/>
              </w:rPr>
            </w:rPrChange>
          </w:rPr>
          <w:t>à</w:t>
        </w:r>
        <w:r w:rsidRPr="007A4AFC">
          <w:rPr>
            <w:color w:val="000000" w:themeColor="text1"/>
            <w:spacing w:val="-1"/>
            <w:szCs w:val="24"/>
            <w:lang w:val="fr-ML"/>
            <w:rPrChange w:id="13544" w:author="Dr Mamadou SANOGO" w:date="2023-10-25T18:15:00Z">
              <w:rPr>
                <w:color w:val="000000"/>
                <w:spacing w:val="-1"/>
                <w:szCs w:val="24"/>
                <w:lang w:val="fr-ML"/>
              </w:rPr>
            </w:rPrChange>
          </w:rPr>
          <w:t xml:space="preserve"> </w:t>
        </w:r>
        <w:r w:rsidRPr="007A4AFC">
          <w:rPr>
            <w:color w:val="000000" w:themeColor="text1"/>
            <w:szCs w:val="24"/>
            <w:lang w:val="fr-ML"/>
            <w:rPrChange w:id="13545" w:author="Dr Mamadou SANOGO" w:date="2023-10-25T18:15:00Z">
              <w:rPr>
                <w:color w:val="000000"/>
                <w:szCs w:val="24"/>
                <w:lang w:val="fr-ML"/>
              </w:rPr>
            </w:rPrChange>
          </w:rPr>
          <w:t>8 memb</w:t>
        </w:r>
        <w:r w:rsidRPr="007A4AFC">
          <w:rPr>
            <w:color w:val="000000" w:themeColor="text1"/>
            <w:spacing w:val="-1"/>
            <w:szCs w:val="24"/>
            <w:lang w:val="fr-ML"/>
            <w:rPrChange w:id="13546" w:author="Dr Mamadou SANOGO" w:date="2023-10-25T18:15:00Z">
              <w:rPr>
                <w:color w:val="000000"/>
                <w:spacing w:val="-1"/>
                <w:szCs w:val="24"/>
                <w:lang w:val="fr-ML"/>
              </w:rPr>
            </w:rPrChange>
          </w:rPr>
          <w:t>re</w:t>
        </w:r>
        <w:r w:rsidRPr="007A4AFC">
          <w:rPr>
            <w:color w:val="000000" w:themeColor="text1"/>
            <w:szCs w:val="24"/>
            <w:lang w:val="fr-ML"/>
            <w:rPrChange w:id="13547" w:author="Dr Mamadou SANOGO" w:date="2023-10-25T18:15:00Z">
              <w:rPr>
                <w:color w:val="000000"/>
                <w:szCs w:val="24"/>
                <w:lang w:val="fr-ML"/>
              </w:rPr>
            </w:rPrChange>
          </w:rPr>
          <w:t xml:space="preserve">s, </w:t>
        </w:r>
        <w:r w:rsidRPr="007A4AFC">
          <w:rPr>
            <w:color w:val="000000" w:themeColor="text1"/>
            <w:spacing w:val="-1"/>
            <w:szCs w:val="24"/>
            <w:lang w:val="fr-ML"/>
            <w:rPrChange w:id="13548" w:author="Dr Mamadou SANOGO" w:date="2023-10-25T18:15:00Z">
              <w:rPr>
                <w:color w:val="000000"/>
                <w:spacing w:val="-1"/>
                <w:szCs w:val="24"/>
                <w:lang w:val="fr-ML"/>
              </w:rPr>
            </w:rPrChange>
          </w:rPr>
          <w:t>e</w:t>
        </w:r>
        <w:r w:rsidRPr="007A4AFC">
          <w:rPr>
            <w:color w:val="000000" w:themeColor="text1"/>
            <w:szCs w:val="24"/>
            <w:lang w:val="fr-ML"/>
            <w:rPrChange w:id="13549" w:author="Dr Mamadou SANOGO" w:date="2023-10-25T18:15:00Z">
              <w:rPr>
                <w:color w:val="000000"/>
                <w:szCs w:val="24"/>
                <w:lang w:val="fr-ML"/>
              </w:rPr>
            </w:rPrChange>
          </w:rPr>
          <w:t>t p</w:t>
        </w:r>
        <w:r w:rsidRPr="007A4AFC">
          <w:rPr>
            <w:color w:val="000000" w:themeColor="text1"/>
            <w:spacing w:val="1"/>
            <w:szCs w:val="24"/>
            <w:lang w:val="fr-ML"/>
            <w:rPrChange w:id="13550" w:author="Dr Mamadou SANOGO" w:date="2023-10-25T18:15:00Z">
              <w:rPr>
                <w:color w:val="000000"/>
                <w:spacing w:val="1"/>
                <w:szCs w:val="24"/>
                <w:lang w:val="fr-ML"/>
              </w:rPr>
            </w:rPrChange>
          </w:rPr>
          <w:t>l</w:t>
        </w:r>
        <w:r w:rsidRPr="007A4AFC">
          <w:rPr>
            <w:color w:val="000000" w:themeColor="text1"/>
            <w:szCs w:val="24"/>
            <w:lang w:val="fr-ML"/>
            <w:rPrChange w:id="13551" w:author="Dr Mamadou SANOGO" w:date="2023-10-25T18:15:00Z">
              <w:rPr>
                <w:color w:val="000000"/>
                <w:szCs w:val="24"/>
                <w:lang w:val="fr-ML"/>
              </w:rPr>
            </w:rPrChange>
          </w:rPr>
          <w:t>us p</w:t>
        </w:r>
        <w:r w:rsidRPr="007A4AFC">
          <w:rPr>
            <w:color w:val="000000" w:themeColor="text1"/>
            <w:spacing w:val="2"/>
            <w:szCs w:val="24"/>
            <w:lang w:val="fr-ML"/>
            <w:rPrChange w:id="13552" w:author="Dr Mamadou SANOGO" w:date="2023-10-25T18:15:00Z">
              <w:rPr>
                <w:color w:val="000000"/>
                <w:spacing w:val="2"/>
                <w:szCs w:val="24"/>
                <w:lang w:val="fr-ML"/>
              </w:rPr>
            </w:rPrChange>
          </w:rPr>
          <w:t>r</w:t>
        </w:r>
        <w:r w:rsidRPr="007A4AFC">
          <w:rPr>
            <w:color w:val="000000" w:themeColor="text1"/>
            <w:spacing w:val="-1"/>
            <w:szCs w:val="24"/>
            <w:lang w:val="fr-ML"/>
            <w:rPrChange w:id="13553" w:author="Dr Mamadou SANOGO" w:date="2023-10-25T18:15:00Z">
              <w:rPr>
                <w:color w:val="000000"/>
                <w:spacing w:val="-1"/>
                <w:szCs w:val="24"/>
                <w:lang w:val="fr-ML"/>
              </w:rPr>
            </w:rPrChange>
          </w:rPr>
          <w:t>é</w:t>
        </w:r>
        <w:r w:rsidRPr="007A4AFC">
          <w:rPr>
            <w:color w:val="000000" w:themeColor="text1"/>
            <w:spacing w:val="1"/>
            <w:szCs w:val="24"/>
            <w:lang w:val="fr-ML"/>
            <w:rPrChange w:id="13554" w:author="Dr Mamadou SANOGO" w:date="2023-10-25T18:15:00Z">
              <w:rPr>
                <w:color w:val="000000"/>
                <w:spacing w:val="1"/>
                <w:szCs w:val="24"/>
                <w:lang w:val="fr-ML"/>
              </w:rPr>
            </w:rPrChange>
          </w:rPr>
          <w:t>c</w:t>
        </w:r>
        <w:r w:rsidRPr="007A4AFC">
          <w:rPr>
            <w:color w:val="000000" w:themeColor="text1"/>
            <w:szCs w:val="24"/>
            <w:lang w:val="fr-ML"/>
            <w:rPrChange w:id="13555" w:author="Dr Mamadou SANOGO" w:date="2023-10-25T18:15:00Z">
              <w:rPr>
                <w:color w:val="000000"/>
                <w:szCs w:val="24"/>
                <w:lang w:val="fr-ML"/>
              </w:rPr>
            </w:rPrChange>
          </w:rPr>
          <w:t>isém</w:t>
        </w:r>
        <w:r w:rsidRPr="007A4AFC">
          <w:rPr>
            <w:color w:val="000000" w:themeColor="text1"/>
            <w:spacing w:val="-1"/>
            <w:szCs w:val="24"/>
            <w:lang w:val="fr-ML"/>
            <w:rPrChange w:id="13556" w:author="Dr Mamadou SANOGO" w:date="2023-10-25T18:15:00Z">
              <w:rPr>
                <w:color w:val="000000"/>
                <w:spacing w:val="-1"/>
                <w:szCs w:val="24"/>
                <w:lang w:val="fr-ML"/>
              </w:rPr>
            </w:rPrChange>
          </w:rPr>
          <w:t>e</w:t>
        </w:r>
        <w:r w:rsidRPr="007A4AFC">
          <w:rPr>
            <w:color w:val="000000" w:themeColor="text1"/>
            <w:szCs w:val="24"/>
            <w:lang w:val="fr-ML"/>
            <w:rPrChange w:id="13557" w:author="Dr Mamadou SANOGO" w:date="2023-10-25T18:15:00Z">
              <w:rPr>
                <w:color w:val="000000"/>
                <w:szCs w:val="24"/>
                <w:lang w:val="fr-ML"/>
              </w:rPr>
            </w:rPrChange>
          </w:rPr>
          <w:t>nt :</w:t>
        </w:r>
      </w:ins>
    </w:p>
    <w:p w14:paraId="43F52A83" w14:textId="77777777" w:rsidR="00D3265D" w:rsidRPr="007A4AFC" w:rsidRDefault="00D3265D" w:rsidP="00D3265D">
      <w:pPr>
        <w:widowControl w:val="0"/>
        <w:numPr>
          <w:ilvl w:val="0"/>
          <w:numId w:val="9"/>
        </w:numPr>
        <w:autoSpaceDE w:val="0"/>
        <w:autoSpaceDN w:val="0"/>
        <w:adjustRightInd w:val="0"/>
        <w:spacing w:line="240" w:lineRule="auto"/>
        <w:ind w:right="-36"/>
        <w:rPr>
          <w:ins w:id="13558" w:author="Dr Mamadou SANOGO" w:date="2023-10-25T16:41:00Z"/>
          <w:color w:val="000000" w:themeColor="text1"/>
          <w:szCs w:val="24"/>
          <w:lang w:val="fr-ML"/>
          <w:rPrChange w:id="13559" w:author="Dr Mamadou SANOGO" w:date="2023-10-25T18:15:00Z">
            <w:rPr>
              <w:ins w:id="13560" w:author="Dr Mamadou SANOGO" w:date="2023-10-25T16:41:00Z"/>
              <w:color w:val="000000"/>
              <w:szCs w:val="24"/>
              <w:lang w:val="fr-ML"/>
            </w:rPr>
          </w:rPrChange>
        </w:rPr>
      </w:pPr>
      <w:ins w:id="13561" w:author="Dr Mamadou SANOGO" w:date="2023-10-25T16:41:00Z">
        <w:r w:rsidRPr="007A4AFC">
          <w:rPr>
            <w:color w:val="000000" w:themeColor="text1"/>
            <w:szCs w:val="24"/>
            <w:lang w:val="fr-ML"/>
            <w:rPrChange w:id="13562" w:author="Dr Mamadou SANOGO" w:date="2023-10-25T18:15:00Z">
              <w:rPr>
                <w:color w:val="000000"/>
                <w:szCs w:val="24"/>
                <w:lang w:val="fr-ML"/>
              </w:rPr>
            </w:rPrChange>
          </w:rPr>
          <w:t>d'un président ;</w:t>
        </w:r>
      </w:ins>
    </w:p>
    <w:p w14:paraId="2F6CB6C3" w14:textId="77777777" w:rsidR="00D3265D" w:rsidRPr="007A4AFC" w:rsidRDefault="00D3265D" w:rsidP="00D3265D">
      <w:pPr>
        <w:widowControl w:val="0"/>
        <w:numPr>
          <w:ilvl w:val="0"/>
          <w:numId w:val="9"/>
        </w:numPr>
        <w:autoSpaceDE w:val="0"/>
        <w:autoSpaceDN w:val="0"/>
        <w:adjustRightInd w:val="0"/>
        <w:spacing w:line="240" w:lineRule="auto"/>
        <w:ind w:right="-36"/>
        <w:rPr>
          <w:ins w:id="13563" w:author="Dr Mamadou SANOGO" w:date="2023-10-25T16:41:00Z"/>
          <w:color w:val="000000" w:themeColor="text1"/>
          <w:szCs w:val="24"/>
          <w:lang w:val="fr-ML"/>
          <w:rPrChange w:id="13564" w:author="Dr Mamadou SANOGO" w:date="2023-10-25T18:15:00Z">
            <w:rPr>
              <w:ins w:id="13565" w:author="Dr Mamadou SANOGO" w:date="2023-10-25T16:41:00Z"/>
              <w:color w:val="000000"/>
              <w:szCs w:val="24"/>
              <w:lang w:val="fr-ML"/>
            </w:rPr>
          </w:rPrChange>
        </w:rPr>
      </w:pPr>
      <w:ins w:id="13566" w:author="Dr Mamadou SANOGO" w:date="2023-10-25T16:41:00Z">
        <w:r w:rsidRPr="007A4AFC">
          <w:rPr>
            <w:color w:val="000000" w:themeColor="text1"/>
            <w:szCs w:val="24"/>
            <w:lang w:val="fr-ML"/>
            <w:rPrChange w:id="13567" w:author="Dr Mamadou SANOGO" w:date="2023-10-25T18:15:00Z">
              <w:rPr>
                <w:color w:val="000000"/>
                <w:szCs w:val="24"/>
                <w:lang w:val="fr-ML"/>
              </w:rPr>
            </w:rPrChange>
          </w:rPr>
          <w:t>du directeur du mémoire ou rapport ;</w:t>
        </w:r>
      </w:ins>
    </w:p>
    <w:p w14:paraId="78AC2224" w14:textId="77777777" w:rsidR="00D3265D" w:rsidRPr="007A4AFC" w:rsidRDefault="00D3265D" w:rsidP="00D3265D">
      <w:pPr>
        <w:widowControl w:val="0"/>
        <w:numPr>
          <w:ilvl w:val="0"/>
          <w:numId w:val="9"/>
        </w:numPr>
        <w:autoSpaceDE w:val="0"/>
        <w:autoSpaceDN w:val="0"/>
        <w:adjustRightInd w:val="0"/>
        <w:spacing w:line="240" w:lineRule="auto"/>
        <w:ind w:right="-36"/>
        <w:rPr>
          <w:ins w:id="13568" w:author="Dr Mamadou SANOGO" w:date="2023-10-25T16:41:00Z"/>
          <w:color w:val="000000" w:themeColor="text1"/>
          <w:szCs w:val="24"/>
          <w:lang w:val="fr-ML"/>
          <w:rPrChange w:id="13569" w:author="Dr Mamadou SANOGO" w:date="2023-10-25T18:15:00Z">
            <w:rPr>
              <w:ins w:id="13570" w:author="Dr Mamadou SANOGO" w:date="2023-10-25T16:41:00Z"/>
              <w:color w:val="000000"/>
              <w:szCs w:val="24"/>
              <w:lang w:val="fr-ML"/>
            </w:rPr>
          </w:rPrChange>
        </w:rPr>
      </w:pPr>
      <w:ins w:id="13571" w:author="Dr Mamadou SANOGO" w:date="2023-10-25T16:41:00Z">
        <w:r w:rsidRPr="007A4AFC">
          <w:rPr>
            <w:color w:val="000000" w:themeColor="text1"/>
            <w:szCs w:val="24"/>
            <w:lang w:val="fr-ML"/>
            <w:rPrChange w:id="13572" w:author="Dr Mamadou SANOGO" w:date="2023-10-25T18:15:00Z">
              <w:rPr>
                <w:color w:val="000000"/>
                <w:szCs w:val="24"/>
                <w:lang w:val="fr-ML"/>
              </w:rPr>
            </w:rPrChange>
          </w:rPr>
          <w:t>éventuellement, du co-directeur de mémoire/rapport ou directeur de cotutelle ;</w:t>
        </w:r>
      </w:ins>
    </w:p>
    <w:p w14:paraId="7EA6ADF8" w14:textId="77777777" w:rsidR="00D3265D" w:rsidRPr="007A4AFC" w:rsidRDefault="00D3265D" w:rsidP="00D3265D">
      <w:pPr>
        <w:widowControl w:val="0"/>
        <w:autoSpaceDE w:val="0"/>
        <w:autoSpaceDN w:val="0"/>
        <w:adjustRightInd w:val="0"/>
        <w:spacing w:line="240" w:lineRule="auto"/>
        <w:rPr>
          <w:ins w:id="13573" w:author="Dr Mamadou SANOGO" w:date="2023-10-25T16:41:00Z"/>
          <w:rFonts w:ascii="Cambria" w:hAnsi="Cambria" w:cs="Arial"/>
          <w:b/>
          <w:color w:val="000000" w:themeColor="text1"/>
          <w:lang w:val="fr-ML"/>
          <w:rPrChange w:id="13574" w:author="Dr Mamadou SANOGO" w:date="2023-10-25T18:15:00Z">
            <w:rPr>
              <w:ins w:id="13575" w:author="Dr Mamadou SANOGO" w:date="2023-10-25T16:41:00Z"/>
              <w:rFonts w:ascii="Cambria" w:hAnsi="Cambria" w:cs="Arial"/>
              <w:b/>
              <w:color w:val="000000"/>
              <w:lang w:val="fr-ML"/>
            </w:rPr>
          </w:rPrChange>
        </w:rPr>
      </w:pPr>
      <w:ins w:id="13576" w:author="Dr Mamadou SANOGO" w:date="2023-10-25T16:41:00Z">
        <w:r w:rsidRPr="007A4AFC">
          <w:rPr>
            <w:color w:val="000000" w:themeColor="text1"/>
            <w:szCs w:val="24"/>
            <w:lang w:val="fr-ML"/>
            <w:rPrChange w:id="13577" w:author="Dr Mamadou SANOGO" w:date="2023-10-25T18:15:00Z">
              <w:rPr>
                <w:color w:val="000000"/>
                <w:szCs w:val="24"/>
                <w:lang w:val="fr-ML"/>
              </w:rPr>
            </w:rPrChange>
          </w:rPr>
          <w:t>de membres examinateurs dont les rapporteurs</w:t>
        </w:r>
      </w:ins>
    </w:p>
    <w:p w14:paraId="5B6CFCB3" w14:textId="77777777" w:rsidR="00D3265D" w:rsidRPr="007A4AFC" w:rsidRDefault="00D3265D" w:rsidP="00D3265D">
      <w:pPr>
        <w:widowControl w:val="0"/>
        <w:autoSpaceDE w:val="0"/>
        <w:autoSpaceDN w:val="0"/>
        <w:adjustRightInd w:val="0"/>
        <w:spacing w:line="240" w:lineRule="auto"/>
        <w:rPr>
          <w:ins w:id="13578" w:author="Dr Mamadou SANOGO" w:date="2023-10-25T16:41:00Z"/>
          <w:rFonts w:ascii="Cambria" w:hAnsi="Cambria" w:cs="Arial"/>
          <w:color w:val="000000" w:themeColor="text1"/>
          <w:sz w:val="10"/>
          <w:lang w:val="fr-ML"/>
          <w:rPrChange w:id="13579" w:author="Dr Mamadou SANOGO" w:date="2023-10-25T18:15:00Z">
            <w:rPr>
              <w:ins w:id="13580" w:author="Dr Mamadou SANOGO" w:date="2023-10-25T16:41:00Z"/>
              <w:rFonts w:ascii="Cambria" w:hAnsi="Cambria" w:cs="Arial"/>
              <w:color w:val="000000"/>
              <w:sz w:val="10"/>
              <w:lang w:val="fr-ML"/>
            </w:rPr>
          </w:rPrChange>
        </w:rPr>
      </w:pPr>
    </w:p>
    <w:p w14:paraId="7F2757BC" w14:textId="77777777" w:rsidR="00D3265D" w:rsidRPr="007A4AFC" w:rsidRDefault="00D3265D" w:rsidP="00D3265D">
      <w:pPr>
        <w:widowControl w:val="0"/>
        <w:autoSpaceDE w:val="0"/>
        <w:autoSpaceDN w:val="0"/>
        <w:adjustRightInd w:val="0"/>
        <w:spacing w:line="240" w:lineRule="auto"/>
        <w:rPr>
          <w:ins w:id="13581" w:author="Dr Mamadou SANOGO" w:date="2023-10-25T16:41:00Z"/>
          <w:rFonts w:ascii="Cambria" w:hAnsi="Cambria" w:cs="Arial"/>
          <w:b/>
          <w:bCs/>
          <w:color w:val="000000" w:themeColor="text1"/>
          <w:lang w:val="fr-ML"/>
          <w:rPrChange w:id="13582" w:author="Dr Mamadou SANOGO" w:date="2023-10-25T18:15:00Z">
            <w:rPr>
              <w:ins w:id="13583" w:author="Dr Mamadou SANOGO" w:date="2023-10-25T16:41:00Z"/>
              <w:rFonts w:ascii="Cambria" w:hAnsi="Cambria" w:cs="Arial"/>
              <w:b/>
              <w:bCs/>
              <w:color w:val="000000"/>
              <w:lang w:val="fr-ML"/>
            </w:rPr>
          </w:rPrChange>
        </w:rPr>
      </w:pPr>
      <w:ins w:id="13584" w:author="Dr Mamadou SANOGO" w:date="2023-10-25T16:41:00Z">
        <w:r w:rsidRPr="007A4AFC">
          <w:rPr>
            <w:rFonts w:ascii="Cambria" w:hAnsi="Cambria" w:cs="Arial"/>
            <w:b/>
            <w:bCs/>
            <w:color w:val="000000" w:themeColor="text1"/>
            <w:lang w:val="fr-ML"/>
            <w:rPrChange w:id="13585" w:author="Dr Mamadou SANOGO" w:date="2023-10-25T18:15:00Z">
              <w:rPr>
                <w:rFonts w:ascii="Cambria" w:hAnsi="Cambria" w:cs="Arial"/>
                <w:b/>
                <w:bCs/>
                <w:color w:val="000000"/>
                <w:lang w:val="fr-ML"/>
              </w:rPr>
            </w:rPrChange>
          </w:rPr>
          <w:t xml:space="preserve">CHAPITRE IV : SANCTIONS DISCIPLINAIRES </w:t>
        </w:r>
      </w:ins>
    </w:p>
    <w:p w14:paraId="235DB90A" w14:textId="77777777" w:rsidR="00D3265D" w:rsidRPr="007A4AFC" w:rsidRDefault="00D3265D" w:rsidP="00D3265D">
      <w:pPr>
        <w:widowControl w:val="0"/>
        <w:autoSpaceDE w:val="0"/>
        <w:autoSpaceDN w:val="0"/>
        <w:adjustRightInd w:val="0"/>
        <w:spacing w:line="240" w:lineRule="auto"/>
        <w:rPr>
          <w:ins w:id="13586" w:author="Dr Mamadou SANOGO" w:date="2023-10-25T16:41:00Z"/>
          <w:rFonts w:ascii="Cambria" w:hAnsi="Cambria" w:cs="Arial"/>
          <w:color w:val="000000" w:themeColor="text1"/>
          <w:lang w:val="fr-ML"/>
          <w:rPrChange w:id="13587" w:author="Dr Mamadou SANOGO" w:date="2023-10-25T18:15:00Z">
            <w:rPr>
              <w:ins w:id="13588" w:author="Dr Mamadou SANOGO" w:date="2023-10-25T16:41:00Z"/>
              <w:rFonts w:ascii="Cambria" w:hAnsi="Cambria" w:cs="Arial"/>
              <w:color w:val="000000"/>
              <w:lang w:val="fr-ML"/>
            </w:rPr>
          </w:rPrChange>
        </w:rPr>
      </w:pPr>
      <w:ins w:id="13589" w:author="Dr Mamadou SANOGO" w:date="2023-10-25T16:41:00Z">
        <w:r w:rsidRPr="007A4AFC">
          <w:rPr>
            <w:rFonts w:ascii="Cambria" w:hAnsi="Cambria" w:cs="Arial"/>
            <w:b/>
            <w:bCs/>
            <w:color w:val="000000" w:themeColor="text1"/>
            <w:lang w:val="fr-ML"/>
            <w:rPrChange w:id="13590" w:author="Dr Mamadou SANOGO" w:date="2023-10-25T18:15:00Z">
              <w:rPr>
                <w:rFonts w:ascii="Cambria" w:hAnsi="Cambria" w:cs="Arial"/>
                <w:b/>
                <w:bCs/>
                <w:color w:val="000000"/>
                <w:lang w:val="fr-ML"/>
              </w:rPr>
            </w:rPrChange>
          </w:rPr>
          <w:t>Article 26 - Procédure disciplinaire</w:t>
        </w:r>
      </w:ins>
    </w:p>
    <w:p w14:paraId="5D908448" w14:textId="77777777" w:rsidR="00D3265D" w:rsidRPr="007A4AFC" w:rsidRDefault="00D3265D" w:rsidP="00D3265D">
      <w:pPr>
        <w:widowControl w:val="0"/>
        <w:autoSpaceDE w:val="0"/>
        <w:autoSpaceDN w:val="0"/>
        <w:adjustRightInd w:val="0"/>
        <w:spacing w:line="240" w:lineRule="auto"/>
        <w:rPr>
          <w:ins w:id="13591" w:author="Dr Mamadou SANOGO" w:date="2023-10-25T16:41:00Z"/>
          <w:rFonts w:ascii="Cambria" w:hAnsi="Cambria" w:cs="Arial"/>
          <w:color w:val="000000" w:themeColor="text1"/>
          <w:lang w:val="fr-ML"/>
          <w:rPrChange w:id="13592" w:author="Dr Mamadou SANOGO" w:date="2023-10-25T18:15:00Z">
            <w:rPr>
              <w:ins w:id="13593" w:author="Dr Mamadou SANOGO" w:date="2023-10-25T16:41:00Z"/>
              <w:rFonts w:ascii="Cambria" w:hAnsi="Cambria" w:cs="Arial"/>
              <w:color w:val="000000"/>
              <w:lang w:val="fr-ML"/>
            </w:rPr>
          </w:rPrChange>
        </w:rPr>
      </w:pPr>
      <w:ins w:id="13594" w:author="Dr Mamadou SANOGO" w:date="2023-10-25T16:41:00Z">
        <w:r w:rsidRPr="007A4AFC">
          <w:rPr>
            <w:rFonts w:ascii="Cambria" w:hAnsi="Cambria" w:cs="Arial"/>
            <w:b/>
            <w:bCs/>
            <w:color w:val="000000" w:themeColor="text1"/>
            <w:lang w:val="fr-ML"/>
            <w:rPrChange w:id="13595" w:author="Dr Mamadou SANOGO" w:date="2023-10-25T18:15:00Z">
              <w:rPr>
                <w:rFonts w:ascii="Cambria" w:hAnsi="Cambria" w:cs="Arial"/>
                <w:b/>
                <w:bCs/>
                <w:color w:val="000000"/>
                <w:lang w:val="fr-ML"/>
              </w:rPr>
            </w:rPrChange>
          </w:rPr>
          <w:t xml:space="preserve">26-1 </w:t>
        </w:r>
        <w:r w:rsidRPr="007A4AFC">
          <w:rPr>
            <w:rFonts w:ascii="Cambria" w:hAnsi="Cambria" w:cs="Arial"/>
            <w:color w:val="000000" w:themeColor="text1"/>
            <w:lang w:val="fr-ML"/>
            <w:rPrChange w:id="13596" w:author="Dr Mamadou SANOGO" w:date="2023-10-25T18:15:00Z">
              <w:rPr>
                <w:rFonts w:ascii="Cambria" w:hAnsi="Cambria" w:cs="Arial"/>
                <w:color w:val="000000"/>
                <w:lang w:val="fr-ML"/>
              </w:rPr>
            </w:rPrChange>
          </w:rPr>
          <w:t>Fait l’objet d’une procédure disciplinaire tout usager lorsqu’il est auteur ou complice :</w:t>
        </w:r>
      </w:ins>
    </w:p>
    <w:p w14:paraId="0C2F9B38" w14:textId="77777777" w:rsidR="00D3265D" w:rsidRPr="007A4AFC" w:rsidRDefault="00D3265D" w:rsidP="00D3265D">
      <w:pPr>
        <w:widowControl w:val="0"/>
        <w:autoSpaceDE w:val="0"/>
        <w:autoSpaceDN w:val="0"/>
        <w:adjustRightInd w:val="0"/>
        <w:spacing w:line="240" w:lineRule="auto"/>
        <w:rPr>
          <w:ins w:id="13597" w:author="Dr Mamadou SANOGO" w:date="2023-10-25T16:41:00Z"/>
          <w:rFonts w:ascii="Cambria" w:hAnsi="Cambria" w:cs="Arial"/>
          <w:color w:val="000000" w:themeColor="text1"/>
          <w:lang w:val="fr-ML"/>
          <w:rPrChange w:id="13598" w:author="Dr Mamadou SANOGO" w:date="2023-10-25T18:15:00Z">
            <w:rPr>
              <w:ins w:id="13599" w:author="Dr Mamadou SANOGO" w:date="2023-10-25T16:41:00Z"/>
              <w:rFonts w:ascii="Cambria" w:hAnsi="Cambria" w:cs="Arial"/>
              <w:color w:val="000000"/>
              <w:lang w:val="fr-ML"/>
            </w:rPr>
          </w:rPrChange>
        </w:rPr>
      </w:pPr>
      <w:ins w:id="13600" w:author="Dr Mamadou SANOGO" w:date="2023-10-25T16:41:00Z">
        <w:r w:rsidRPr="007A4AFC">
          <w:rPr>
            <w:rFonts w:ascii="Cambria" w:hAnsi="Cambria" w:cs="Arial"/>
            <w:color w:val="000000" w:themeColor="text1"/>
            <w:lang w:val="fr-ML"/>
            <w:rPrChange w:id="13601" w:author="Dr Mamadou SANOGO" w:date="2023-10-25T18:15:00Z">
              <w:rPr>
                <w:rFonts w:ascii="Cambria" w:hAnsi="Cambria" w:cs="Arial"/>
                <w:color w:val="000000"/>
                <w:lang w:val="fr-ML"/>
              </w:rPr>
            </w:rPrChange>
          </w:rPr>
          <w:t>- d’une fraude ou tentative de fraude commise à l’occasion notamment d’une inscription, d’une épreuve de contrôle continu, d’un examen ou d’un concours ;</w:t>
        </w:r>
      </w:ins>
    </w:p>
    <w:p w14:paraId="19627DC0" w14:textId="77777777" w:rsidR="00D3265D" w:rsidRPr="007A4AFC" w:rsidRDefault="00D3265D" w:rsidP="00D3265D">
      <w:pPr>
        <w:widowControl w:val="0"/>
        <w:autoSpaceDE w:val="0"/>
        <w:autoSpaceDN w:val="0"/>
        <w:adjustRightInd w:val="0"/>
        <w:spacing w:line="240" w:lineRule="auto"/>
        <w:rPr>
          <w:ins w:id="13602" w:author="Dr Mamadou SANOGO" w:date="2023-10-25T16:41:00Z"/>
          <w:rFonts w:ascii="Cambria" w:hAnsi="Cambria" w:cs="Arial"/>
          <w:color w:val="000000" w:themeColor="text1"/>
          <w:lang w:val="fr-ML"/>
          <w:rPrChange w:id="13603" w:author="Dr Mamadou SANOGO" w:date="2023-10-25T18:15:00Z">
            <w:rPr>
              <w:ins w:id="13604" w:author="Dr Mamadou SANOGO" w:date="2023-10-25T16:41:00Z"/>
              <w:rFonts w:ascii="Cambria" w:hAnsi="Cambria" w:cs="Arial"/>
              <w:color w:val="000000"/>
              <w:lang w:val="fr-ML"/>
            </w:rPr>
          </w:rPrChange>
        </w:rPr>
      </w:pPr>
      <w:ins w:id="13605" w:author="Dr Mamadou SANOGO" w:date="2023-10-25T16:41:00Z">
        <w:r w:rsidRPr="007A4AFC">
          <w:rPr>
            <w:rFonts w:ascii="Cambria" w:hAnsi="Cambria" w:cs="Arial"/>
            <w:color w:val="000000" w:themeColor="text1"/>
            <w:lang w:val="fr-ML"/>
            <w:rPrChange w:id="13606" w:author="Dr Mamadou SANOGO" w:date="2023-10-25T18:15:00Z">
              <w:rPr>
                <w:rFonts w:ascii="Cambria" w:hAnsi="Cambria" w:cs="Arial"/>
                <w:color w:val="000000"/>
                <w:lang w:val="fr-ML"/>
              </w:rPr>
            </w:rPrChange>
          </w:rPr>
          <w:t>- d’un fait de nature à porter atteinte à l’ordre public ou au bon fonctionnement de l’École Privée de Santé Félix Houphouët Boigny ;</w:t>
        </w:r>
      </w:ins>
    </w:p>
    <w:p w14:paraId="727EF062" w14:textId="77777777" w:rsidR="00D3265D" w:rsidRPr="007A4AFC" w:rsidRDefault="00D3265D" w:rsidP="00D3265D">
      <w:pPr>
        <w:widowControl w:val="0"/>
        <w:autoSpaceDE w:val="0"/>
        <w:autoSpaceDN w:val="0"/>
        <w:adjustRightInd w:val="0"/>
        <w:spacing w:line="240" w:lineRule="auto"/>
        <w:rPr>
          <w:ins w:id="13607" w:author="Dr Mamadou SANOGO" w:date="2023-10-25T16:41:00Z"/>
          <w:rFonts w:ascii="Cambria" w:hAnsi="Cambria" w:cs="Arial"/>
          <w:color w:val="000000" w:themeColor="text1"/>
          <w:lang w:val="fr-ML"/>
          <w:rPrChange w:id="13608" w:author="Dr Mamadou SANOGO" w:date="2023-10-25T18:15:00Z">
            <w:rPr>
              <w:ins w:id="13609" w:author="Dr Mamadou SANOGO" w:date="2023-10-25T16:41:00Z"/>
              <w:rFonts w:ascii="Cambria" w:hAnsi="Cambria" w:cs="Arial"/>
              <w:color w:val="000000"/>
              <w:lang w:val="fr-ML"/>
            </w:rPr>
          </w:rPrChange>
        </w:rPr>
      </w:pPr>
      <w:ins w:id="13610" w:author="Dr Mamadou SANOGO" w:date="2023-10-25T16:41:00Z">
        <w:r w:rsidRPr="007A4AFC">
          <w:rPr>
            <w:rFonts w:ascii="Cambria" w:hAnsi="Cambria" w:cs="Arial"/>
            <w:color w:val="000000" w:themeColor="text1"/>
            <w:lang w:val="fr-ML"/>
            <w:rPrChange w:id="13611" w:author="Dr Mamadou SANOGO" w:date="2023-10-25T18:15:00Z">
              <w:rPr>
                <w:rFonts w:ascii="Cambria" w:hAnsi="Cambria" w:cs="Arial"/>
                <w:color w:val="000000"/>
                <w:lang w:val="fr-ML"/>
              </w:rPr>
            </w:rPrChange>
          </w:rPr>
          <w:t>- d’un manquement au règlement intérieur.</w:t>
        </w:r>
      </w:ins>
    </w:p>
    <w:p w14:paraId="0AD8E44E" w14:textId="77777777" w:rsidR="00D3265D" w:rsidRPr="007A4AFC" w:rsidRDefault="00D3265D" w:rsidP="00D3265D">
      <w:pPr>
        <w:widowControl w:val="0"/>
        <w:autoSpaceDE w:val="0"/>
        <w:autoSpaceDN w:val="0"/>
        <w:adjustRightInd w:val="0"/>
        <w:spacing w:line="240" w:lineRule="auto"/>
        <w:rPr>
          <w:ins w:id="13612" w:author="Dr Mamadou SANOGO" w:date="2023-10-25T16:41:00Z"/>
          <w:rFonts w:ascii="Cambria" w:hAnsi="Cambria" w:cs="Arial"/>
          <w:color w:val="000000" w:themeColor="text1"/>
          <w:lang w:val="fr-ML"/>
          <w:rPrChange w:id="13613" w:author="Dr Mamadou SANOGO" w:date="2023-10-25T18:15:00Z">
            <w:rPr>
              <w:ins w:id="13614" w:author="Dr Mamadou SANOGO" w:date="2023-10-25T16:41:00Z"/>
              <w:rFonts w:ascii="Cambria" w:hAnsi="Cambria" w:cs="Arial"/>
              <w:color w:val="000000"/>
              <w:lang w:val="fr-ML"/>
            </w:rPr>
          </w:rPrChange>
        </w:rPr>
      </w:pPr>
      <w:ins w:id="13615" w:author="Dr Mamadou SANOGO" w:date="2023-10-25T16:41:00Z">
        <w:r w:rsidRPr="007A4AFC">
          <w:rPr>
            <w:rFonts w:ascii="Cambria" w:hAnsi="Cambria" w:cs="Arial"/>
            <w:b/>
            <w:bCs/>
            <w:color w:val="000000" w:themeColor="text1"/>
            <w:lang w:val="fr-ML"/>
            <w:rPrChange w:id="13616" w:author="Dr Mamadou SANOGO" w:date="2023-10-25T18:15:00Z">
              <w:rPr>
                <w:rFonts w:ascii="Cambria" w:hAnsi="Cambria" w:cs="Arial"/>
                <w:b/>
                <w:bCs/>
                <w:color w:val="000000"/>
                <w:lang w:val="fr-ML"/>
              </w:rPr>
            </w:rPrChange>
          </w:rPr>
          <w:t xml:space="preserve">26-2 </w:t>
        </w:r>
        <w:r w:rsidRPr="007A4AFC">
          <w:rPr>
            <w:rFonts w:ascii="Cambria" w:hAnsi="Cambria" w:cs="Arial"/>
            <w:color w:val="000000" w:themeColor="text1"/>
            <w:lang w:val="fr-ML"/>
            <w:rPrChange w:id="13617" w:author="Dr Mamadou SANOGO" w:date="2023-10-25T18:15:00Z">
              <w:rPr>
                <w:rFonts w:ascii="Cambria" w:hAnsi="Cambria" w:cs="Arial"/>
                <w:color w:val="000000"/>
                <w:lang w:val="fr-ML"/>
              </w:rPr>
            </w:rPrChange>
          </w:rPr>
          <w:t xml:space="preserve">En fonction de la gravité des faits, les sanctions disciplinaires applicables aux usagers sont les suivantes : l’avertissement, le blâme, </w:t>
        </w:r>
        <w:r w:rsidRPr="007A4AFC">
          <w:rPr>
            <w:rFonts w:ascii="Cambria" w:hAnsi="Cambria" w:cs="Arial"/>
            <w:color w:val="000000" w:themeColor="text1"/>
            <w:lang w:val="fr-ML"/>
            <w:rPrChange w:id="13618" w:author="Dr Mamadou SANOGO" w:date="2023-10-25T18:15:00Z">
              <w:rPr>
                <w:rFonts w:ascii="Cambria" w:hAnsi="Cambria" w:cs="Arial"/>
                <w:color w:val="1A1A1A"/>
                <w:lang w:val="fr-ML"/>
              </w:rPr>
            </w:rPrChange>
          </w:rPr>
          <w:t>l’exclusion temporaire pour une durée maximale d’un mois ou l’exclusion définitive de l’École Privée de Santé Félix Houphouët Boigny.</w:t>
        </w:r>
      </w:ins>
    </w:p>
    <w:p w14:paraId="3DBB2BD3" w14:textId="77777777" w:rsidR="00D3265D" w:rsidRPr="007A4AFC" w:rsidRDefault="00D3265D" w:rsidP="00D3265D">
      <w:pPr>
        <w:widowControl w:val="0"/>
        <w:autoSpaceDE w:val="0"/>
        <w:autoSpaceDN w:val="0"/>
        <w:adjustRightInd w:val="0"/>
        <w:spacing w:line="240" w:lineRule="auto"/>
        <w:rPr>
          <w:ins w:id="13619" w:author="Dr Mamadou SANOGO" w:date="2023-10-25T16:41:00Z"/>
          <w:rFonts w:ascii="Cambria" w:hAnsi="Cambria" w:cs="Arial"/>
          <w:color w:val="000000" w:themeColor="text1"/>
          <w:lang w:val="fr-ML"/>
          <w:rPrChange w:id="13620" w:author="Dr Mamadou SANOGO" w:date="2023-10-25T18:15:00Z">
            <w:rPr>
              <w:ins w:id="13621" w:author="Dr Mamadou SANOGO" w:date="2023-10-25T16:41:00Z"/>
              <w:rFonts w:ascii="Cambria" w:hAnsi="Cambria" w:cs="Arial"/>
              <w:color w:val="000000"/>
              <w:lang w:val="fr-ML"/>
            </w:rPr>
          </w:rPrChange>
        </w:rPr>
      </w:pPr>
      <w:ins w:id="13622" w:author="Dr Mamadou SANOGO" w:date="2023-10-25T16:41:00Z">
        <w:r w:rsidRPr="007A4AFC">
          <w:rPr>
            <w:rFonts w:ascii="Cambria" w:hAnsi="Cambria" w:cs="Arial"/>
            <w:b/>
            <w:bCs/>
            <w:color w:val="000000" w:themeColor="text1"/>
            <w:lang w:val="fr-ML"/>
            <w:rPrChange w:id="13623" w:author="Dr Mamadou SANOGO" w:date="2023-10-25T18:15:00Z">
              <w:rPr>
                <w:rFonts w:ascii="Cambria" w:hAnsi="Cambria" w:cs="Arial"/>
                <w:b/>
                <w:bCs/>
                <w:color w:val="000000"/>
                <w:lang w:val="fr-ML"/>
              </w:rPr>
            </w:rPrChange>
          </w:rPr>
          <w:t xml:space="preserve">26-3 </w:t>
        </w:r>
        <w:r w:rsidRPr="007A4AFC">
          <w:rPr>
            <w:rFonts w:ascii="Cambria" w:hAnsi="Cambria" w:cs="Arial"/>
            <w:color w:val="000000" w:themeColor="text1"/>
            <w:lang w:val="fr-ML"/>
            <w:rPrChange w:id="13624" w:author="Dr Mamadou SANOGO" w:date="2023-10-25T18:15:00Z">
              <w:rPr>
                <w:rFonts w:ascii="Cambria" w:hAnsi="Cambria" w:cs="Arial"/>
                <w:color w:val="000000"/>
                <w:lang w:val="fr-ML"/>
              </w:rPr>
            </w:rPrChange>
          </w:rPr>
          <w:t xml:space="preserve">Le prononcé d’une sanction peut s’accompagner, selon le cas, de la nullité de l’inscription ou de la nullité de l’épreuve correspondant à la fraude ou à la tentative de fraude, voire, pour l’étudiant </w:t>
        </w:r>
        <w:r w:rsidRPr="007A4AFC">
          <w:rPr>
            <w:rFonts w:ascii="Cambria" w:hAnsi="Cambria" w:cs="Arial"/>
            <w:color w:val="000000" w:themeColor="text1"/>
            <w:lang w:val="fr-ML"/>
            <w:rPrChange w:id="13625" w:author="Dr Mamadou SANOGO" w:date="2023-10-25T18:15:00Z">
              <w:rPr>
                <w:rFonts w:ascii="Cambria" w:hAnsi="Cambria" w:cs="Arial"/>
                <w:color w:val="000000"/>
                <w:lang w:val="fr-ML"/>
              </w:rPr>
            </w:rPrChange>
          </w:rPr>
          <w:lastRenderedPageBreak/>
          <w:t>concerné, de la nullité du groupe d’épreuves ou de la session d’examen ou du concours.</w:t>
        </w:r>
      </w:ins>
    </w:p>
    <w:p w14:paraId="7D0E4A11" w14:textId="7E99EC1C" w:rsidR="0027496F" w:rsidRPr="007A4AFC" w:rsidRDefault="00D3265D">
      <w:pPr>
        <w:widowControl w:val="0"/>
        <w:autoSpaceDE w:val="0"/>
        <w:autoSpaceDN w:val="0"/>
        <w:adjustRightInd w:val="0"/>
        <w:rPr>
          <w:ins w:id="13626" w:author="Dr Mamadou SANOGO" w:date="2023-10-25T16:41:00Z"/>
          <w:rFonts w:ascii="Cambria" w:hAnsi="Cambria" w:cs="Arial"/>
          <w:color w:val="000000" w:themeColor="text1"/>
          <w:lang w:val="fr-ML"/>
          <w:rPrChange w:id="13627" w:author="Dr Mamadou SANOGO" w:date="2023-10-25T18:15:00Z">
            <w:rPr>
              <w:ins w:id="13628" w:author="Dr Mamadou SANOGO" w:date="2023-10-25T16:41:00Z"/>
              <w:rFonts w:ascii="Cambria" w:hAnsi="Cambria" w:cs="Arial"/>
              <w:color w:val="000000"/>
              <w:lang w:val="fr-ML"/>
            </w:rPr>
          </w:rPrChange>
        </w:rPr>
        <w:pPrChange w:id="13629" w:author="Dr Mamadou SANOGO" w:date="2023-10-27T14:06:00Z">
          <w:pPr>
            <w:widowControl w:val="0"/>
            <w:autoSpaceDE w:val="0"/>
            <w:autoSpaceDN w:val="0"/>
            <w:adjustRightInd w:val="0"/>
            <w:spacing w:line="240" w:lineRule="auto"/>
          </w:pPr>
        </w:pPrChange>
      </w:pPr>
      <w:ins w:id="13630" w:author="Dr Mamadou SANOGO" w:date="2023-10-25T16:41:00Z">
        <w:r w:rsidRPr="007A4AFC">
          <w:rPr>
            <w:rFonts w:ascii="Cambria" w:hAnsi="Cambria" w:cs="Arial"/>
            <w:color w:val="000000" w:themeColor="text1"/>
            <w:lang w:val="fr-ML"/>
            <w:rPrChange w:id="13631" w:author="Dr Mamadou SANOGO" w:date="2023-10-25T18:15:00Z">
              <w:rPr>
                <w:rFonts w:ascii="Cambria" w:hAnsi="Cambria" w:cs="Arial"/>
                <w:color w:val="000000"/>
                <w:lang w:val="fr-ML"/>
              </w:rPr>
            </w:rPrChange>
          </w:rPr>
          <w:t>La mise en œuvre de la procédure disciplinaire et le prononcé, au terme de celle-ci, d’une sanction, sont indépendants de la mise en œuvre, à raison des mêmes faits, d’une action pénale.</w:t>
        </w:r>
      </w:ins>
    </w:p>
    <w:p w14:paraId="4E35C0AE" w14:textId="77777777" w:rsidR="00D3265D" w:rsidRPr="007A4AFC" w:rsidRDefault="00D3265D" w:rsidP="00D3265D">
      <w:pPr>
        <w:widowControl w:val="0"/>
        <w:autoSpaceDE w:val="0"/>
        <w:autoSpaceDN w:val="0"/>
        <w:adjustRightInd w:val="0"/>
        <w:spacing w:line="240" w:lineRule="auto"/>
        <w:rPr>
          <w:ins w:id="13632" w:author="Dr Mamadou SANOGO" w:date="2023-10-25T16:41:00Z"/>
          <w:rFonts w:ascii="Cambria" w:hAnsi="Cambria" w:cs="Arial"/>
          <w:color w:val="000000" w:themeColor="text1"/>
          <w:sz w:val="10"/>
          <w:lang w:val="fr-ML"/>
          <w:rPrChange w:id="13633" w:author="Dr Mamadou SANOGO" w:date="2023-10-25T18:15:00Z">
            <w:rPr>
              <w:ins w:id="13634" w:author="Dr Mamadou SANOGO" w:date="2023-10-25T16:41:00Z"/>
              <w:rFonts w:ascii="Cambria" w:hAnsi="Cambria" w:cs="Arial"/>
              <w:color w:val="000000"/>
              <w:sz w:val="10"/>
              <w:lang w:val="fr-ML"/>
            </w:rPr>
          </w:rPrChange>
        </w:rPr>
      </w:pPr>
    </w:p>
    <w:p w14:paraId="7F2DB237" w14:textId="77777777" w:rsidR="00D3265D" w:rsidRPr="007A4AFC" w:rsidRDefault="00D3265D" w:rsidP="00D3265D">
      <w:pPr>
        <w:widowControl w:val="0"/>
        <w:autoSpaceDE w:val="0"/>
        <w:autoSpaceDN w:val="0"/>
        <w:adjustRightInd w:val="0"/>
        <w:spacing w:line="240" w:lineRule="auto"/>
        <w:rPr>
          <w:ins w:id="13635" w:author="Dr Mamadou SANOGO" w:date="2023-10-25T16:41:00Z"/>
          <w:rFonts w:ascii="Cambria" w:hAnsi="Cambria" w:cs="Arial"/>
          <w:b/>
          <w:bCs/>
          <w:color w:val="000000" w:themeColor="text1"/>
          <w:lang w:val="fr-ML"/>
          <w:rPrChange w:id="13636" w:author="Dr Mamadou SANOGO" w:date="2023-10-25T18:15:00Z">
            <w:rPr>
              <w:ins w:id="13637" w:author="Dr Mamadou SANOGO" w:date="2023-10-25T16:41:00Z"/>
              <w:rFonts w:ascii="Cambria" w:hAnsi="Cambria" w:cs="Arial"/>
              <w:b/>
              <w:bCs/>
              <w:color w:val="000000"/>
              <w:lang w:val="fr-ML"/>
            </w:rPr>
          </w:rPrChange>
        </w:rPr>
      </w:pPr>
      <w:ins w:id="13638" w:author="Dr Mamadou SANOGO" w:date="2023-10-25T16:41:00Z">
        <w:r w:rsidRPr="007A4AFC">
          <w:rPr>
            <w:rFonts w:ascii="Cambria" w:hAnsi="Cambria" w:cs="Arial"/>
            <w:b/>
            <w:bCs/>
            <w:color w:val="000000" w:themeColor="text1"/>
            <w:lang w:val="fr-ML"/>
            <w:rPrChange w:id="13639" w:author="Dr Mamadou SANOGO" w:date="2023-10-25T18:15:00Z">
              <w:rPr>
                <w:rFonts w:ascii="Cambria" w:hAnsi="Cambria" w:cs="Arial"/>
                <w:b/>
                <w:bCs/>
                <w:color w:val="000000"/>
                <w:lang w:val="fr-ML"/>
              </w:rPr>
            </w:rPrChange>
          </w:rPr>
          <w:t xml:space="preserve">TITRE III : DISPOSITIONS RELATIVES AU PERSONNEL </w:t>
        </w:r>
      </w:ins>
    </w:p>
    <w:p w14:paraId="171AF479" w14:textId="77777777" w:rsidR="00D3265D" w:rsidRPr="007A4AFC" w:rsidRDefault="00D3265D" w:rsidP="00D3265D">
      <w:pPr>
        <w:widowControl w:val="0"/>
        <w:autoSpaceDE w:val="0"/>
        <w:autoSpaceDN w:val="0"/>
        <w:adjustRightInd w:val="0"/>
        <w:spacing w:line="240" w:lineRule="auto"/>
        <w:rPr>
          <w:ins w:id="13640" w:author="Dr Mamadou SANOGO" w:date="2023-10-25T16:41:00Z"/>
          <w:rFonts w:ascii="Cambria" w:hAnsi="Cambria" w:cs="Arial"/>
          <w:color w:val="000000" w:themeColor="text1"/>
          <w:lang w:val="fr-ML"/>
          <w:rPrChange w:id="13641" w:author="Dr Mamadou SANOGO" w:date="2023-10-25T18:15:00Z">
            <w:rPr>
              <w:ins w:id="13642" w:author="Dr Mamadou SANOGO" w:date="2023-10-25T16:41:00Z"/>
              <w:rFonts w:ascii="Cambria" w:hAnsi="Cambria" w:cs="Arial"/>
              <w:color w:val="000000"/>
              <w:lang w:val="fr-ML"/>
            </w:rPr>
          </w:rPrChange>
        </w:rPr>
      </w:pPr>
      <w:ins w:id="13643" w:author="Dr Mamadou SANOGO" w:date="2023-10-25T16:41:00Z">
        <w:r w:rsidRPr="007A4AFC">
          <w:rPr>
            <w:rFonts w:ascii="Cambria" w:hAnsi="Cambria" w:cs="Arial"/>
            <w:b/>
            <w:bCs/>
            <w:color w:val="000000" w:themeColor="text1"/>
            <w:lang w:val="fr-ML"/>
            <w:rPrChange w:id="13644" w:author="Dr Mamadou SANOGO" w:date="2023-10-25T18:15:00Z">
              <w:rPr>
                <w:rFonts w:ascii="Cambria" w:hAnsi="Cambria" w:cs="Arial"/>
                <w:b/>
                <w:bCs/>
                <w:color w:val="000000"/>
                <w:lang w:val="fr-ML"/>
              </w:rPr>
            </w:rPrChange>
          </w:rPr>
          <w:t>Article 27 - Droits et obligations du personnel</w:t>
        </w:r>
      </w:ins>
    </w:p>
    <w:p w14:paraId="00218F9E" w14:textId="77777777" w:rsidR="00D3265D" w:rsidRPr="007A4AFC" w:rsidRDefault="00D3265D" w:rsidP="00D3265D">
      <w:pPr>
        <w:widowControl w:val="0"/>
        <w:autoSpaceDE w:val="0"/>
        <w:autoSpaceDN w:val="0"/>
        <w:adjustRightInd w:val="0"/>
        <w:spacing w:line="240" w:lineRule="auto"/>
        <w:rPr>
          <w:ins w:id="13645" w:author="Dr Mamadou SANOGO" w:date="2023-10-25T16:41:00Z"/>
          <w:rFonts w:ascii="Cambria" w:hAnsi="Cambria" w:cs="Arial"/>
          <w:color w:val="000000" w:themeColor="text1"/>
          <w:lang w:val="fr-ML"/>
          <w:rPrChange w:id="13646" w:author="Dr Mamadou SANOGO" w:date="2023-10-25T18:15:00Z">
            <w:rPr>
              <w:ins w:id="13647" w:author="Dr Mamadou SANOGO" w:date="2023-10-25T16:41:00Z"/>
              <w:rFonts w:ascii="Cambria" w:hAnsi="Cambria" w:cs="Arial"/>
              <w:color w:val="000000"/>
              <w:lang w:val="fr-ML"/>
            </w:rPr>
          </w:rPrChange>
        </w:rPr>
      </w:pPr>
      <w:ins w:id="13648" w:author="Dr Mamadou SANOGO" w:date="2023-10-25T16:41:00Z">
        <w:r w:rsidRPr="007A4AFC">
          <w:rPr>
            <w:rFonts w:ascii="Cambria" w:hAnsi="Cambria" w:cs="Arial"/>
            <w:color w:val="000000" w:themeColor="text1"/>
            <w:lang w:val="fr-ML"/>
            <w:rPrChange w:id="13649" w:author="Dr Mamadou SANOGO" w:date="2023-10-25T18:15:00Z">
              <w:rPr>
                <w:rFonts w:ascii="Cambria" w:hAnsi="Cambria" w:cs="Arial"/>
                <w:color w:val="000000"/>
                <w:lang w:val="fr-ML"/>
              </w:rPr>
            </w:rPrChange>
          </w:rPr>
          <w:t>Les droits et les obligations du personnel font l’objet de dispositions légales et réglementaires, générales ou particulières.</w:t>
        </w:r>
      </w:ins>
    </w:p>
    <w:p w14:paraId="228F42B8" w14:textId="77777777" w:rsidR="00D3265D" w:rsidRPr="007A4AFC" w:rsidRDefault="00D3265D" w:rsidP="00D3265D">
      <w:pPr>
        <w:widowControl w:val="0"/>
        <w:autoSpaceDE w:val="0"/>
        <w:autoSpaceDN w:val="0"/>
        <w:adjustRightInd w:val="0"/>
        <w:spacing w:line="240" w:lineRule="auto"/>
        <w:rPr>
          <w:ins w:id="13650" w:author="Dr Mamadou SANOGO" w:date="2023-10-25T16:41:00Z"/>
          <w:rFonts w:ascii="Cambria" w:hAnsi="Cambria" w:cs="Arial"/>
          <w:color w:val="000000" w:themeColor="text1"/>
          <w:lang w:val="fr-ML"/>
          <w:rPrChange w:id="13651" w:author="Dr Mamadou SANOGO" w:date="2023-10-25T18:15:00Z">
            <w:rPr>
              <w:ins w:id="13652" w:author="Dr Mamadou SANOGO" w:date="2023-10-25T16:41:00Z"/>
              <w:rFonts w:ascii="Cambria" w:hAnsi="Cambria" w:cs="Arial"/>
              <w:color w:val="000000"/>
              <w:lang w:val="fr-ML"/>
            </w:rPr>
          </w:rPrChange>
        </w:rPr>
      </w:pPr>
      <w:ins w:id="13653" w:author="Dr Mamadou SANOGO" w:date="2023-10-25T16:41:00Z">
        <w:r w:rsidRPr="007A4AFC">
          <w:rPr>
            <w:rFonts w:ascii="Cambria" w:hAnsi="Cambria" w:cs="Arial"/>
            <w:b/>
            <w:bCs/>
            <w:color w:val="000000" w:themeColor="text1"/>
            <w:lang w:val="fr-ML"/>
            <w:rPrChange w:id="13654" w:author="Dr Mamadou SANOGO" w:date="2023-10-25T18:15:00Z">
              <w:rPr>
                <w:rFonts w:ascii="Cambria" w:hAnsi="Cambria" w:cs="Arial"/>
                <w:b/>
                <w:bCs/>
                <w:color w:val="000000"/>
                <w:lang w:val="fr-ML"/>
              </w:rPr>
            </w:rPrChange>
          </w:rPr>
          <w:t>Article 28 - Principe d’indépendance et liberté d’expression</w:t>
        </w:r>
      </w:ins>
    </w:p>
    <w:p w14:paraId="6CFF47A9" w14:textId="77777777" w:rsidR="00D3265D" w:rsidRPr="007A4AFC" w:rsidRDefault="00D3265D" w:rsidP="00D3265D">
      <w:pPr>
        <w:widowControl w:val="0"/>
        <w:autoSpaceDE w:val="0"/>
        <w:autoSpaceDN w:val="0"/>
        <w:adjustRightInd w:val="0"/>
        <w:spacing w:line="240" w:lineRule="auto"/>
        <w:rPr>
          <w:ins w:id="13655" w:author="Dr Mamadou SANOGO" w:date="2023-10-25T16:41:00Z"/>
          <w:rFonts w:ascii="Cambria" w:hAnsi="Cambria" w:cs="Arial"/>
          <w:color w:val="000000" w:themeColor="text1"/>
          <w:lang w:val="fr-ML"/>
          <w:rPrChange w:id="13656" w:author="Dr Mamadou SANOGO" w:date="2023-10-25T18:15:00Z">
            <w:rPr>
              <w:ins w:id="13657" w:author="Dr Mamadou SANOGO" w:date="2023-10-25T16:41:00Z"/>
              <w:rFonts w:ascii="Cambria" w:hAnsi="Cambria" w:cs="Arial"/>
              <w:color w:val="000000"/>
              <w:lang w:val="fr-ML"/>
            </w:rPr>
          </w:rPrChange>
        </w:rPr>
      </w:pPr>
      <w:ins w:id="13658" w:author="Dr Mamadou SANOGO" w:date="2023-10-25T16:41:00Z">
        <w:r w:rsidRPr="007A4AFC">
          <w:rPr>
            <w:rFonts w:ascii="Cambria" w:hAnsi="Cambria" w:cs="Arial"/>
            <w:color w:val="000000" w:themeColor="text1"/>
            <w:lang w:val="fr-ML"/>
            <w:rPrChange w:id="13659" w:author="Dr Mamadou SANOGO" w:date="2023-10-25T18:15:00Z">
              <w:rPr>
                <w:rFonts w:ascii="Cambria" w:hAnsi="Cambria" w:cs="Arial"/>
                <w:color w:val="000000"/>
                <w:lang w:val="fr-ML"/>
              </w:rPr>
            </w:rPrChange>
          </w:rPr>
          <w:t>Les enseignants-chercheurs, les enseignants et les chercheurs jouissent d’une pleine indépendance et d’une entière liberté d’expression dans l’exercice de leurs fonctions d’enseignement et de leurs activités de recherche, sous les réserves que leur imposent, conformément aux traditions universitaires, les principes de tolérance et d’objectivité.</w:t>
        </w:r>
      </w:ins>
    </w:p>
    <w:p w14:paraId="186D1D2D" w14:textId="77777777" w:rsidR="00D3265D" w:rsidRPr="007A4AFC" w:rsidRDefault="00D3265D" w:rsidP="00D3265D">
      <w:pPr>
        <w:widowControl w:val="0"/>
        <w:autoSpaceDE w:val="0"/>
        <w:autoSpaceDN w:val="0"/>
        <w:adjustRightInd w:val="0"/>
        <w:spacing w:line="240" w:lineRule="auto"/>
        <w:rPr>
          <w:ins w:id="13660" w:author="Dr Mamadou SANOGO" w:date="2023-10-25T16:41:00Z"/>
          <w:rFonts w:ascii="Cambria" w:hAnsi="Cambria" w:cs="Arial"/>
          <w:color w:val="000000" w:themeColor="text1"/>
          <w:lang w:val="fr-ML"/>
          <w:rPrChange w:id="13661" w:author="Dr Mamadou SANOGO" w:date="2023-10-25T18:15:00Z">
            <w:rPr>
              <w:ins w:id="13662" w:author="Dr Mamadou SANOGO" w:date="2023-10-25T16:41:00Z"/>
              <w:rFonts w:ascii="Cambria" w:hAnsi="Cambria" w:cs="Arial"/>
              <w:color w:val="000000"/>
              <w:lang w:val="fr-ML"/>
            </w:rPr>
          </w:rPrChange>
        </w:rPr>
      </w:pPr>
      <w:ins w:id="13663" w:author="Dr Mamadou SANOGO" w:date="2023-10-25T16:41:00Z">
        <w:r w:rsidRPr="007A4AFC">
          <w:rPr>
            <w:rFonts w:ascii="Cambria" w:hAnsi="Cambria" w:cs="Arial"/>
            <w:b/>
            <w:bCs/>
            <w:color w:val="000000" w:themeColor="text1"/>
            <w:lang w:val="fr-ML"/>
            <w:rPrChange w:id="13664" w:author="Dr Mamadou SANOGO" w:date="2023-10-25T18:15:00Z">
              <w:rPr>
                <w:rFonts w:ascii="Cambria" w:hAnsi="Cambria" w:cs="Arial"/>
                <w:b/>
                <w:bCs/>
                <w:color w:val="000000"/>
                <w:lang w:val="fr-ML"/>
              </w:rPr>
            </w:rPrChange>
          </w:rPr>
          <w:t>Article 29 - Laïcité, neutralité et réserve</w:t>
        </w:r>
      </w:ins>
    </w:p>
    <w:p w14:paraId="2D0507B6" w14:textId="77777777" w:rsidR="00D3265D" w:rsidRPr="007A4AFC" w:rsidRDefault="00D3265D" w:rsidP="00D3265D">
      <w:pPr>
        <w:widowControl w:val="0"/>
        <w:autoSpaceDE w:val="0"/>
        <w:autoSpaceDN w:val="0"/>
        <w:adjustRightInd w:val="0"/>
        <w:spacing w:line="240" w:lineRule="auto"/>
        <w:rPr>
          <w:ins w:id="13665" w:author="Dr Mamadou SANOGO" w:date="2023-10-25T16:41:00Z"/>
          <w:rFonts w:ascii="Cambria" w:hAnsi="Cambria" w:cs="Arial"/>
          <w:color w:val="000000" w:themeColor="text1"/>
          <w:lang w:val="fr-ML"/>
          <w:rPrChange w:id="13666" w:author="Dr Mamadou SANOGO" w:date="2023-10-25T18:15:00Z">
            <w:rPr>
              <w:ins w:id="13667" w:author="Dr Mamadou SANOGO" w:date="2023-10-25T16:41:00Z"/>
              <w:rFonts w:ascii="Cambria" w:hAnsi="Cambria" w:cs="Arial"/>
              <w:color w:val="000000"/>
              <w:lang w:val="fr-ML"/>
            </w:rPr>
          </w:rPrChange>
        </w:rPr>
      </w:pPr>
      <w:ins w:id="13668" w:author="Dr Mamadou SANOGO" w:date="2023-10-25T16:41:00Z">
        <w:r w:rsidRPr="007A4AFC">
          <w:rPr>
            <w:rFonts w:ascii="Cambria" w:hAnsi="Cambria" w:cs="Arial"/>
            <w:color w:val="000000" w:themeColor="text1"/>
            <w:lang w:val="fr-ML"/>
            <w:rPrChange w:id="13669" w:author="Dr Mamadou SANOGO" w:date="2023-10-25T18:15:00Z">
              <w:rPr>
                <w:rFonts w:ascii="Cambria" w:hAnsi="Cambria" w:cs="Arial"/>
                <w:color w:val="000000"/>
                <w:lang w:val="fr-ML"/>
              </w:rPr>
            </w:rPrChange>
          </w:rPr>
          <w:t>Les principes de laïcité et de neutralité et les obligations de réserve font obstacle à ce que les agents ou les personnes intervenant dans le cadre d’une mission de service public (à quelque titre que ce soit) disposent, dans l’exercice de leur fonction, du droit de manifester leurs convictions politiques ou leurs croyances religieuses, notamment par des « extériorisations vestimentaires » ou en tenant des propos constituant des marques de prosélytisme ou de discrimination.</w:t>
        </w:r>
      </w:ins>
    </w:p>
    <w:p w14:paraId="3505AC15" w14:textId="77777777" w:rsidR="00D3265D" w:rsidRPr="007A4AFC" w:rsidRDefault="00D3265D" w:rsidP="00D3265D">
      <w:pPr>
        <w:widowControl w:val="0"/>
        <w:autoSpaceDE w:val="0"/>
        <w:autoSpaceDN w:val="0"/>
        <w:adjustRightInd w:val="0"/>
        <w:spacing w:line="240" w:lineRule="auto"/>
        <w:rPr>
          <w:ins w:id="13670" w:author="Dr Mamadou SANOGO" w:date="2023-10-25T16:41:00Z"/>
          <w:rFonts w:ascii="Cambria" w:hAnsi="Cambria" w:cs="Arial"/>
          <w:color w:val="000000" w:themeColor="text1"/>
          <w:sz w:val="10"/>
          <w:lang w:val="fr-ML"/>
          <w:rPrChange w:id="13671" w:author="Dr Mamadou SANOGO" w:date="2023-10-25T18:15:00Z">
            <w:rPr>
              <w:ins w:id="13672" w:author="Dr Mamadou SANOGO" w:date="2023-10-25T16:41:00Z"/>
              <w:rFonts w:ascii="Cambria" w:hAnsi="Cambria" w:cs="Arial"/>
              <w:color w:val="000000"/>
              <w:sz w:val="10"/>
              <w:lang w:val="fr-ML"/>
            </w:rPr>
          </w:rPrChange>
        </w:rPr>
      </w:pPr>
    </w:p>
    <w:p w14:paraId="35A768BD" w14:textId="77777777" w:rsidR="00D3265D" w:rsidRPr="007A4AFC" w:rsidRDefault="00D3265D" w:rsidP="00D3265D">
      <w:pPr>
        <w:widowControl w:val="0"/>
        <w:autoSpaceDE w:val="0"/>
        <w:autoSpaceDN w:val="0"/>
        <w:adjustRightInd w:val="0"/>
        <w:spacing w:line="240" w:lineRule="auto"/>
        <w:rPr>
          <w:ins w:id="13673" w:author="Dr Mamadou SANOGO" w:date="2023-10-25T16:41:00Z"/>
          <w:rFonts w:ascii="Cambria" w:hAnsi="Cambria" w:cs="Arial"/>
          <w:b/>
          <w:bCs/>
          <w:color w:val="000000" w:themeColor="text1"/>
          <w:lang w:val="fr-ML"/>
          <w:rPrChange w:id="13674" w:author="Dr Mamadou SANOGO" w:date="2023-10-25T18:15:00Z">
            <w:rPr>
              <w:ins w:id="13675" w:author="Dr Mamadou SANOGO" w:date="2023-10-25T16:41:00Z"/>
              <w:rFonts w:ascii="Cambria" w:hAnsi="Cambria" w:cs="Arial"/>
              <w:b/>
              <w:bCs/>
              <w:color w:val="000000"/>
              <w:lang w:val="fr-ML"/>
            </w:rPr>
          </w:rPrChange>
        </w:rPr>
      </w:pPr>
      <w:ins w:id="13676" w:author="Dr Mamadou SANOGO" w:date="2023-10-25T16:41:00Z">
        <w:r w:rsidRPr="007A4AFC">
          <w:rPr>
            <w:rFonts w:ascii="Cambria" w:hAnsi="Cambria" w:cs="Arial"/>
            <w:b/>
            <w:bCs/>
            <w:color w:val="000000" w:themeColor="text1"/>
            <w:lang w:val="fr-ML"/>
            <w:rPrChange w:id="13677" w:author="Dr Mamadou SANOGO" w:date="2023-10-25T18:15:00Z">
              <w:rPr>
                <w:rFonts w:ascii="Cambria" w:hAnsi="Cambria" w:cs="Arial"/>
                <w:b/>
                <w:bCs/>
                <w:color w:val="000000"/>
                <w:lang w:val="fr-ML"/>
              </w:rPr>
            </w:rPrChange>
          </w:rPr>
          <w:t xml:space="preserve">TITRE IV : AUTRES DISPOSITIONS </w:t>
        </w:r>
      </w:ins>
    </w:p>
    <w:p w14:paraId="7269DC98" w14:textId="77777777" w:rsidR="00D3265D" w:rsidRPr="007A4AFC" w:rsidRDefault="00D3265D" w:rsidP="00D3265D">
      <w:pPr>
        <w:widowControl w:val="0"/>
        <w:autoSpaceDE w:val="0"/>
        <w:autoSpaceDN w:val="0"/>
        <w:adjustRightInd w:val="0"/>
        <w:spacing w:line="240" w:lineRule="auto"/>
        <w:rPr>
          <w:ins w:id="13678" w:author="Dr Mamadou SANOGO" w:date="2023-10-25T16:41:00Z"/>
          <w:rFonts w:ascii="Cambria" w:hAnsi="Cambria" w:cs="Arial"/>
          <w:color w:val="000000" w:themeColor="text1"/>
          <w:lang w:val="fr-ML"/>
          <w:rPrChange w:id="13679" w:author="Dr Mamadou SANOGO" w:date="2023-10-25T18:15:00Z">
            <w:rPr>
              <w:ins w:id="13680" w:author="Dr Mamadou SANOGO" w:date="2023-10-25T16:41:00Z"/>
              <w:rFonts w:ascii="Cambria" w:hAnsi="Cambria" w:cs="Arial"/>
              <w:color w:val="000000"/>
              <w:lang w:val="fr-ML"/>
            </w:rPr>
          </w:rPrChange>
        </w:rPr>
      </w:pPr>
      <w:ins w:id="13681" w:author="Dr Mamadou SANOGO" w:date="2023-10-25T16:41:00Z">
        <w:r w:rsidRPr="007A4AFC">
          <w:rPr>
            <w:rFonts w:ascii="Cambria" w:hAnsi="Cambria" w:cs="Arial"/>
            <w:b/>
            <w:bCs/>
            <w:color w:val="000000" w:themeColor="text1"/>
            <w:lang w:val="fr-ML"/>
            <w:rPrChange w:id="13682" w:author="Dr Mamadou SANOGO" w:date="2023-10-25T18:15:00Z">
              <w:rPr>
                <w:rFonts w:ascii="Cambria" w:hAnsi="Cambria" w:cs="Arial"/>
                <w:b/>
                <w:bCs/>
                <w:color w:val="000000"/>
                <w:lang w:val="fr-ML"/>
              </w:rPr>
            </w:rPrChange>
          </w:rPr>
          <w:t>Article 30 - Collaborateurs bénévoles</w:t>
        </w:r>
      </w:ins>
    </w:p>
    <w:p w14:paraId="6240AD6D" w14:textId="77777777" w:rsidR="00D3265D" w:rsidRPr="007A4AFC" w:rsidRDefault="00D3265D" w:rsidP="00D3265D">
      <w:pPr>
        <w:widowControl w:val="0"/>
        <w:autoSpaceDE w:val="0"/>
        <w:autoSpaceDN w:val="0"/>
        <w:adjustRightInd w:val="0"/>
        <w:spacing w:line="240" w:lineRule="auto"/>
        <w:rPr>
          <w:ins w:id="13683" w:author="Dr Mamadou SANOGO" w:date="2023-10-25T16:41:00Z"/>
          <w:rFonts w:ascii="Cambria" w:hAnsi="Cambria" w:cs="Arial"/>
          <w:color w:val="000000" w:themeColor="text1"/>
          <w:lang w:val="fr-ML"/>
          <w:rPrChange w:id="13684" w:author="Dr Mamadou SANOGO" w:date="2023-10-25T18:15:00Z">
            <w:rPr>
              <w:ins w:id="13685" w:author="Dr Mamadou SANOGO" w:date="2023-10-25T16:41:00Z"/>
              <w:rFonts w:ascii="Cambria" w:hAnsi="Cambria" w:cs="Arial"/>
              <w:color w:val="000000"/>
              <w:lang w:val="fr-ML"/>
            </w:rPr>
          </w:rPrChange>
        </w:rPr>
      </w:pPr>
      <w:ins w:id="13686" w:author="Dr Mamadou SANOGO" w:date="2023-10-25T16:41:00Z">
        <w:r w:rsidRPr="007A4AFC">
          <w:rPr>
            <w:rFonts w:ascii="Cambria" w:hAnsi="Cambria" w:cs="Arial"/>
            <w:color w:val="000000" w:themeColor="text1"/>
            <w:lang w:val="fr-ML"/>
            <w:rPrChange w:id="13687" w:author="Dr Mamadou SANOGO" w:date="2023-10-25T18:15:00Z">
              <w:rPr>
                <w:rFonts w:ascii="Cambria" w:hAnsi="Cambria" w:cs="Arial"/>
                <w:color w:val="000000"/>
                <w:lang w:val="fr-ML"/>
              </w:rPr>
            </w:rPrChange>
          </w:rPr>
          <w:t>La présence de collaborateurs bénévoles au sein de l’École Privée de Santé Félix Houphouët Boigny peut être autorisée sous conditions. Les collaborateurs bénévoles doivent impérativement déposer auprès de l’École Privée de Santé Félix Houphouët Boigny une déclaration préalable.</w:t>
        </w:r>
      </w:ins>
    </w:p>
    <w:p w14:paraId="664A1253" w14:textId="77777777" w:rsidR="00D3265D" w:rsidRPr="007A4AFC" w:rsidRDefault="00D3265D" w:rsidP="00D3265D">
      <w:pPr>
        <w:widowControl w:val="0"/>
        <w:autoSpaceDE w:val="0"/>
        <w:autoSpaceDN w:val="0"/>
        <w:adjustRightInd w:val="0"/>
        <w:spacing w:line="240" w:lineRule="auto"/>
        <w:rPr>
          <w:ins w:id="13688" w:author="Dr Mamadou SANOGO" w:date="2023-10-25T16:41:00Z"/>
          <w:rFonts w:ascii="Cambria" w:hAnsi="Cambria" w:cs="Arial"/>
          <w:color w:val="000000" w:themeColor="text1"/>
          <w:sz w:val="16"/>
          <w:lang w:val="fr-ML"/>
          <w:rPrChange w:id="13689" w:author="Dr Mamadou SANOGO" w:date="2023-10-25T18:15:00Z">
            <w:rPr>
              <w:ins w:id="13690" w:author="Dr Mamadou SANOGO" w:date="2023-10-25T16:41:00Z"/>
              <w:rFonts w:ascii="Cambria" w:hAnsi="Cambria" w:cs="Arial"/>
              <w:color w:val="000000"/>
              <w:sz w:val="16"/>
              <w:lang w:val="fr-ML"/>
            </w:rPr>
          </w:rPrChange>
        </w:rPr>
      </w:pPr>
    </w:p>
    <w:p w14:paraId="42ADF14A" w14:textId="77777777" w:rsidR="00D3265D" w:rsidRPr="007A4AFC" w:rsidRDefault="00D3265D" w:rsidP="00D3265D">
      <w:pPr>
        <w:widowControl w:val="0"/>
        <w:autoSpaceDE w:val="0"/>
        <w:autoSpaceDN w:val="0"/>
        <w:adjustRightInd w:val="0"/>
        <w:spacing w:line="240" w:lineRule="auto"/>
        <w:rPr>
          <w:ins w:id="13691" w:author="Dr Mamadou SANOGO" w:date="2023-10-25T16:41:00Z"/>
          <w:rFonts w:ascii="Cambria" w:hAnsi="Cambria" w:cs="Arial"/>
          <w:b/>
          <w:bCs/>
          <w:color w:val="000000" w:themeColor="text1"/>
          <w:lang w:val="fr-ML"/>
          <w:rPrChange w:id="13692" w:author="Dr Mamadou SANOGO" w:date="2023-10-25T18:15:00Z">
            <w:rPr>
              <w:ins w:id="13693" w:author="Dr Mamadou SANOGO" w:date="2023-10-25T16:41:00Z"/>
              <w:rFonts w:ascii="Cambria" w:hAnsi="Cambria" w:cs="Arial"/>
              <w:b/>
              <w:bCs/>
              <w:color w:val="000000"/>
              <w:lang w:val="fr-ML"/>
            </w:rPr>
          </w:rPrChange>
        </w:rPr>
      </w:pPr>
      <w:ins w:id="13694" w:author="Dr Mamadou SANOGO" w:date="2023-10-25T16:41:00Z">
        <w:r w:rsidRPr="007A4AFC">
          <w:rPr>
            <w:rFonts w:ascii="Cambria" w:hAnsi="Cambria" w:cs="Arial"/>
            <w:b/>
            <w:bCs/>
            <w:color w:val="000000" w:themeColor="text1"/>
            <w:lang w:val="fr-ML"/>
            <w:rPrChange w:id="13695" w:author="Dr Mamadou SANOGO" w:date="2023-10-25T18:15:00Z">
              <w:rPr>
                <w:rFonts w:ascii="Cambria" w:hAnsi="Cambria" w:cs="Arial"/>
                <w:b/>
                <w:bCs/>
                <w:color w:val="000000"/>
                <w:lang w:val="fr-ML"/>
              </w:rPr>
            </w:rPrChange>
          </w:rPr>
          <w:t>TITRE V : DISPOSITIONS FINALES</w:t>
        </w:r>
      </w:ins>
    </w:p>
    <w:p w14:paraId="260E7661" w14:textId="77777777" w:rsidR="00D3265D" w:rsidRPr="007A4AFC" w:rsidRDefault="00D3265D" w:rsidP="00D3265D">
      <w:pPr>
        <w:rPr>
          <w:ins w:id="13696" w:author="Dr Mamadou SANOGO" w:date="2023-10-25T16:41:00Z"/>
          <w:rFonts w:ascii="Cambria" w:hAnsi="Cambria" w:cs="Arial"/>
          <w:b/>
          <w:color w:val="000000" w:themeColor="text1"/>
          <w:lang w:val="fr-ML"/>
          <w:rPrChange w:id="13697" w:author="Dr Mamadou SANOGO" w:date="2023-10-25T18:15:00Z">
            <w:rPr>
              <w:ins w:id="13698" w:author="Dr Mamadou SANOGO" w:date="2023-10-25T16:41:00Z"/>
              <w:rFonts w:ascii="Cambria" w:hAnsi="Cambria" w:cs="Arial"/>
              <w:b/>
              <w:lang w:val="fr-ML"/>
            </w:rPr>
          </w:rPrChange>
        </w:rPr>
      </w:pPr>
      <w:ins w:id="13699" w:author="Dr Mamadou SANOGO" w:date="2023-10-25T16:41:00Z">
        <w:r w:rsidRPr="007A4AFC">
          <w:rPr>
            <w:rFonts w:ascii="Cambria" w:hAnsi="Cambria" w:cs="Arial"/>
            <w:b/>
            <w:color w:val="000000" w:themeColor="text1"/>
            <w:lang w:val="fr-ML"/>
            <w:rPrChange w:id="13700" w:author="Dr Mamadou SANOGO" w:date="2023-10-25T18:15:00Z">
              <w:rPr>
                <w:rFonts w:ascii="Cambria" w:hAnsi="Cambria" w:cs="Arial"/>
                <w:b/>
                <w:lang w:val="fr-ML"/>
              </w:rPr>
            </w:rPrChange>
          </w:rPr>
          <w:t>Article 31- Portée et application du règlement</w:t>
        </w:r>
      </w:ins>
    </w:p>
    <w:p w14:paraId="13E0408E" w14:textId="77777777" w:rsidR="00D3265D" w:rsidRPr="007A4AFC" w:rsidRDefault="00D3265D" w:rsidP="00D3265D">
      <w:pPr>
        <w:rPr>
          <w:ins w:id="13701" w:author="Dr Mamadou SANOGO" w:date="2023-10-25T16:41:00Z"/>
          <w:rFonts w:ascii="Cambria" w:hAnsi="Cambria" w:cs="Arial"/>
          <w:color w:val="000000" w:themeColor="text1"/>
          <w:lang w:val="fr-ML"/>
          <w:rPrChange w:id="13702" w:author="Dr Mamadou SANOGO" w:date="2023-10-25T18:15:00Z">
            <w:rPr>
              <w:ins w:id="13703" w:author="Dr Mamadou SANOGO" w:date="2023-10-25T16:41:00Z"/>
              <w:rFonts w:ascii="Cambria" w:hAnsi="Cambria" w:cs="Arial"/>
              <w:lang w:val="fr-ML"/>
            </w:rPr>
          </w:rPrChange>
        </w:rPr>
      </w:pPr>
      <w:ins w:id="13704" w:author="Dr Mamadou SANOGO" w:date="2023-10-25T16:41:00Z">
        <w:r w:rsidRPr="007A4AFC">
          <w:rPr>
            <w:rFonts w:ascii="Cambria" w:hAnsi="Cambria" w:cs="Arial"/>
            <w:color w:val="000000" w:themeColor="text1"/>
            <w:lang w:val="fr-ML"/>
            <w:rPrChange w:id="13705" w:author="Dr Mamadou SANOGO" w:date="2023-10-25T18:15:00Z">
              <w:rPr>
                <w:rFonts w:ascii="Cambria" w:hAnsi="Cambria" w:cs="Arial"/>
                <w:lang w:val="fr-ML"/>
              </w:rPr>
            </w:rPrChange>
          </w:rPr>
          <w:t>Le présent règlement tient lieu de document règlementaire, et référentiel, principal de l’établissement.</w:t>
        </w:r>
      </w:ins>
    </w:p>
    <w:p w14:paraId="1D194ED8" w14:textId="77777777" w:rsidR="00D3265D" w:rsidRPr="007A4AFC" w:rsidRDefault="00D3265D" w:rsidP="00D3265D">
      <w:pPr>
        <w:rPr>
          <w:ins w:id="13706" w:author="Dr Mamadou SANOGO" w:date="2023-10-25T16:41:00Z"/>
          <w:rFonts w:ascii="Cambria" w:hAnsi="Cambria" w:cs="Arial"/>
          <w:color w:val="000000" w:themeColor="text1"/>
          <w:lang w:val="fr-ML"/>
          <w:rPrChange w:id="13707" w:author="Dr Mamadou SANOGO" w:date="2023-10-25T18:15:00Z">
            <w:rPr>
              <w:ins w:id="13708" w:author="Dr Mamadou SANOGO" w:date="2023-10-25T16:41:00Z"/>
              <w:rFonts w:ascii="Cambria" w:hAnsi="Cambria" w:cs="Arial"/>
              <w:lang w:val="fr-ML"/>
            </w:rPr>
          </w:rPrChange>
        </w:rPr>
      </w:pPr>
      <w:ins w:id="13709" w:author="Dr Mamadou SANOGO" w:date="2023-10-25T16:41:00Z">
        <w:r w:rsidRPr="007A4AFC">
          <w:rPr>
            <w:rFonts w:ascii="Cambria" w:hAnsi="Cambria" w:cs="Arial"/>
            <w:color w:val="000000" w:themeColor="text1"/>
            <w:lang w:val="fr-ML"/>
            <w:rPrChange w:id="13710" w:author="Dr Mamadou SANOGO" w:date="2023-10-25T18:15:00Z">
              <w:rPr>
                <w:rFonts w:ascii="Cambria" w:hAnsi="Cambria" w:cs="Arial"/>
                <w:lang w:val="fr-ML"/>
              </w:rPr>
            </w:rPrChange>
          </w:rPr>
          <w:t>Tout autre document, en dehors des décisions administratives des plus hautes instances de l’établissement, ne peut se prononcer de hiérarchie supérieure, ou tendant à modifier le contenu du règlement.</w:t>
        </w:r>
      </w:ins>
    </w:p>
    <w:p w14:paraId="6EF28457" w14:textId="77777777" w:rsidR="00D3265D" w:rsidRPr="007A4AFC" w:rsidRDefault="00D3265D" w:rsidP="00D3265D">
      <w:pPr>
        <w:rPr>
          <w:ins w:id="13711" w:author="Dr Mamadou SANOGO" w:date="2023-10-25T16:41:00Z"/>
          <w:rFonts w:ascii="Cambria" w:hAnsi="Cambria" w:cs="Arial"/>
          <w:color w:val="000000" w:themeColor="text1"/>
          <w:lang w:val="fr-ML"/>
          <w:rPrChange w:id="13712" w:author="Dr Mamadou SANOGO" w:date="2023-10-25T18:15:00Z">
            <w:rPr>
              <w:ins w:id="13713" w:author="Dr Mamadou SANOGO" w:date="2023-10-25T16:41:00Z"/>
              <w:rFonts w:ascii="Cambria" w:hAnsi="Cambria" w:cs="Arial"/>
              <w:lang w:val="fr-ML"/>
            </w:rPr>
          </w:rPrChange>
        </w:rPr>
      </w:pPr>
      <w:ins w:id="13714" w:author="Dr Mamadou SANOGO" w:date="2023-10-25T16:41:00Z">
        <w:r w:rsidRPr="007A4AFC">
          <w:rPr>
            <w:rFonts w:ascii="Cambria" w:hAnsi="Cambria" w:cs="Arial"/>
            <w:color w:val="000000" w:themeColor="text1"/>
            <w:lang w:val="fr-ML"/>
            <w:rPrChange w:id="13715" w:author="Dr Mamadou SANOGO" w:date="2023-10-25T18:15:00Z">
              <w:rPr>
                <w:rFonts w:ascii="Cambria" w:hAnsi="Cambria" w:cs="Arial"/>
                <w:lang w:val="fr-ML"/>
              </w:rPr>
            </w:rPrChange>
          </w:rPr>
          <w:t>Le présent règlement est mis en vigueur à partir de sa date de signature.</w:t>
        </w:r>
      </w:ins>
    </w:p>
    <w:p w14:paraId="586861A6" w14:textId="77777777" w:rsidR="006778CD" w:rsidRDefault="006778CD" w:rsidP="00D3265D">
      <w:pPr>
        <w:rPr>
          <w:ins w:id="13716" w:author="Dr Mamadou SANOGO" w:date="2023-10-27T14:06:00Z"/>
          <w:rFonts w:ascii="Cambria" w:hAnsi="Cambria" w:cs="Arial"/>
          <w:i/>
          <w:color w:val="000000" w:themeColor="text1"/>
          <w:lang w:val="fr-ML"/>
        </w:rPr>
      </w:pPr>
    </w:p>
    <w:p w14:paraId="68CBEF92" w14:textId="5E009BDD" w:rsidR="00D3265D" w:rsidRPr="006778CD" w:rsidRDefault="00D3265D" w:rsidP="00D3265D">
      <w:pPr>
        <w:rPr>
          <w:ins w:id="13717" w:author="Dr Mamadou SANOGO" w:date="2023-10-25T16:41:00Z"/>
          <w:rFonts w:ascii="Cambria" w:hAnsi="Cambria" w:cs="Arial"/>
          <w:i/>
          <w:color w:val="000000" w:themeColor="text1"/>
          <w:lang w:val="fr-ML"/>
          <w:rPrChange w:id="13718" w:author="Dr Mamadou SANOGO" w:date="2023-10-27T14:06:00Z">
            <w:rPr>
              <w:ins w:id="13719" w:author="Dr Mamadou SANOGO" w:date="2023-10-25T16:41:00Z"/>
              <w:rFonts w:ascii="Cambria" w:hAnsi="Cambria" w:cs="Arial"/>
              <w:i/>
              <w:lang w:val="fr-ML"/>
            </w:rPr>
          </w:rPrChange>
        </w:rPr>
      </w:pPr>
      <w:ins w:id="13720" w:author="Dr Mamadou SANOGO" w:date="2023-10-25T16:41:00Z">
        <w:r w:rsidRPr="006778CD">
          <w:rPr>
            <w:rFonts w:ascii="Cambria" w:hAnsi="Cambria" w:cs="Arial"/>
            <w:i/>
            <w:color w:val="000000" w:themeColor="text1"/>
            <w:lang w:val="fr-ML"/>
            <w:rPrChange w:id="13721" w:author="Dr Mamadou SANOGO" w:date="2023-10-27T14:06:00Z">
              <w:rPr>
                <w:rFonts w:ascii="Cambria" w:hAnsi="Cambria" w:cs="Arial"/>
                <w:i/>
                <w:lang w:val="fr-ML"/>
              </w:rPr>
            </w:rPrChange>
          </w:rPr>
          <w:t>Bamako le 05 octobre 2018</w:t>
        </w:r>
      </w:ins>
    </w:p>
    <w:p w14:paraId="72B29884" w14:textId="77777777" w:rsidR="00D3265D" w:rsidRPr="006778CD" w:rsidRDefault="00D3265D" w:rsidP="006778CD">
      <w:pPr>
        <w:tabs>
          <w:tab w:val="center" w:pos="4535"/>
        </w:tabs>
        <w:jc w:val="left"/>
        <w:rPr>
          <w:ins w:id="13722" w:author="Dr Mamadou SANOGO" w:date="2023-10-25T16:41:00Z"/>
          <w:rFonts w:ascii="Cambria" w:hAnsi="Cambria" w:cs="Arial"/>
          <w:b/>
          <w:bCs/>
          <w:color w:val="000000" w:themeColor="text1"/>
          <w:lang w:val="fr-ML"/>
          <w:rPrChange w:id="13723" w:author="Dr Mamadou SANOGO" w:date="2023-10-27T14:06:00Z">
            <w:rPr>
              <w:ins w:id="13724" w:author="Dr Mamadou SANOGO" w:date="2023-10-25T16:41:00Z"/>
              <w:rFonts w:ascii="Cambria" w:hAnsi="Cambria" w:cs="Arial"/>
              <w:lang w:val="fr-ML"/>
            </w:rPr>
          </w:rPrChange>
        </w:rPr>
      </w:pPr>
      <w:ins w:id="13725" w:author="Dr Mamadou SANOGO" w:date="2023-10-25T16:41:00Z">
        <w:r w:rsidRPr="006778CD">
          <w:rPr>
            <w:rFonts w:ascii="Cambria" w:hAnsi="Cambria" w:cs="Arial"/>
            <w:b/>
            <w:bCs/>
            <w:color w:val="000000" w:themeColor="text1"/>
            <w:lang w:val="fr-ML"/>
            <w:rPrChange w:id="13726" w:author="Dr Mamadou SANOGO" w:date="2023-10-27T14:06:00Z">
              <w:rPr>
                <w:rFonts w:ascii="Cambria" w:hAnsi="Cambria" w:cs="Arial"/>
                <w:lang w:val="fr-ML"/>
              </w:rPr>
            </w:rPrChange>
          </w:rPr>
          <w:t>Directeur Général</w:t>
        </w:r>
        <w:r w:rsidRPr="006778CD">
          <w:rPr>
            <w:rFonts w:ascii="Cambria" w:hAnsi="Cambria" w:cs="Arial"/>
            <w:b/>
            <w:bCs/>
            <w:color w:val="000000" w:themeColor="text1"/>
            <w:lang w:val="fr-ML"/>
            <w:rPrChange w:id="13727" w:author="Dr Mamadou SANOGO" w:date="2023-10-27T14:06:00Z">
              <w:rPr>
                <w:rFonts w:ascii="Cambria" w:hAnsi="Cambria" w:cs="Arial"/>
                <w:lang w:val="fr-ML"/>
              </w:rPr>
            </w:rPrChange>
          </w:rPr>
          <w:tab/>
        </w:r>
      </w:ins>
    </w:p>
    <w:p w14:paraId="6A4982E9" w14:textId="48FEF2B1" w:rsidR="00D3265D" w:rsidRPr="007A4AFC" w:rsidRDefault="00D3265D" w:rsidP="00D81BFF">
      <w:pPr>
        <w:shd w:val="clear" w:color="auto" w:fill="FFFFFF"/>
        <w:spacing w:line="240" w:lineRule="auto"/>
        <w:ind w:right="9"/>
        <w:jc w:val="center"/>
        <w:rPr>
          <w:ins w:id="13728" w:author="Dr Mamadou SANOGO" w:date="2023-10-25T16:40:00Z"/>
          <w:b/>
          <w:color w:val="000000" w:themeColor="text1"/>
          <w:sz w:val="44"/>
          <w:rPrChange w:id="13729" w:author="Dr Mamadou SANOGO" w:date="2023-10-25T18:15:00Z">
            <w:rPr>
              <w:ins w:id="13730" w:author="Dr Mamadou SANOGO" w:date="2023-10-25T16:40:00Z"/>
              <w:b/>
              <w:sz w:val="44"/>
            </w:rPr>
          </w:rPrChange>
        </w:rPr>
      </w:pPr>
    </w:p>
    <w:p w14:paraId="77B13E4C" w14:textId="3640AF49" w:rsidR="00D3265D" w:rsidRPr="007A4AFC" w:rsidRDefault="00D3265D" w:rsidP="00D81BFF">
      <w:pPr>
        <w:shd w:val="clear" w:color="auto" w:fill="FFFFFF"/>
        <w:spacing w:line="240" w:lineRule="auto"/>
        <w:ind w:right="9"/>
        <w:jc w:val="center"/>
        <w:rPr>
          <w:ins w:id="13731" w:author="Dr Mamadou SANOGO" w:date="2023-10-25T16:40:00Z"/>
          <w:b/>
          <w:color w:val="000000" w:themeColor="text1"/>
          <w:sz w:val="44"/>
          <w:rPrChange w:id="13732" w:author="Dr Mamadou SANOGO" w:date="2023-10-25T18:15:00Z">
            <w:rPr>
              <w:ins w:id="13733" w:author="Dr Mamadou SANOGO" w:date="2023-10-25T16:40:00Z"/>
              <w:b/>
              <w:sz w:val="44"/>
            </w:rPr>
          </w:rPrChange>
        </w:rPr>
      </w:pPr>
    </w:p>
    <w:p w14:paraId="6A914D06" w14:textId="1968987B" w:rsidR="00D3265D" w:rsidRPr="007A4AFC" w:rsidRDefault="00D3265D" w:rsidP="00D81BFF">
      <w:pPr>
        <w:shd w:val="clear" w:color="auto" w:fill="FFFFFF"/>
        <w:spacing w:line="240" w:lineRule="auto"/>
        <w:ind w:right="9"/>
        <w:jc w:val="center"/>
        <w:rPr>
          <w:ins w:id="13734" w:author="Dr Mamadou SANOGO" w:date="2023-10-25T16:40:00Z"/>
          <w:b/>
          <w:color w:val="000000" w:themeColor="text1"/>
          <w:sz w:val="44"/>
          <w:rPrChange w:id="13735" w:author="Dr Mamadou SANOGO" w:date="2023-10-25T18:15:00Z">
            <w:rPr>
              <w:ins w:id="13736" w:author="Dr Mamadou SANOGO" w:date="2023-10-25T16:40:00Z"/>
              <w:b/>
              <w:sz w:val="44"/>
            </w:rPr>
          </w:rPrChange>
        </w:rPr>
      </w:pPr>
    </w:p>
    <w:p w14:paraId="5CAE64CD" w14:textId="3E20DA17" w:rsidR="00D3265D" w:rsidRPr="007A4AFC" w:rsidRDefault="00D3265D" w:rsidP="00D81BFF">
      <w:pPr>
        <w:shd w:val="clear" w:color="auto" w:fill="FFFFFF"/>
        <w:spacing w:line="240" w:lineRule="auto"/>
        <w:ind w:right="9"/>
        <w:jc w:val="center"/>
        <w:rPr>
          <w:ins w:id="13737" w:author="Dr Mamadou SANOGO" w:date="2023-10-25T16:43:00Z"/>
          <w:b/>
          <w:color w:val="000000" w:themeColor="text1"/>
          <w:sz w:val="44"/>
          <w:rPrChange w:id="13738" w:author="Dr Mamadou SANOGO" w:date="2023-10-25T18:15:00Z">
            <w:rPr>
              <w:ins w:id="13739" w:author="Dr Mamadou SANOGO" w:date="2023-10-25T16:43:00Z"/>
              <w:b/>
              <w:sz w:val="44"/>
            </w:rPr>
          </w:rPrChange>
        </w:rPr>
      </w:pPr>
    </w:p>
    <w:p w14:paraId="0D5B683E" w14:textId="1DE83448" w:rsidR="00D3265D" w:rsidRPr="007A4AFC" w:rsidRDefault="00D3265D" w:rsidP="00D81BFF">
      <w:pPr>
        <w:shd w:val="clear" w:color="auto" w:fill="FFFFFF"/>
        <w:spacing w:line="240" w:lineRule="auto"/>
        <w:ind w:right="9"/>
        <w:jc w:val="center"/>
        <w:rPr>
          <w:ins w:id="13740" w:author="Dr Mamadou SANOGO" w:date="2023-10-25T16:43:00Z"/>
          <w:b/>
          <w:color w:val="000000" w:themeColor="text1"/>
          <w:sz w:val="44"/>
          <w:rPrChange w:id="13741" w:author="Dr Mamadou SANOGO" w:date="2023-10-25T18:15:00Z">
            <w:rPr>
              <w:ins w:id="13742" w:author="Dr Mamadou SANOGO" w:date="2023-10-25T16:43:00Z"/>
              <w:b/>
              <w:sz w:val="44"/>
            </w:rPr>
          </w:rPrChange>
        </w:rPr>
      </w:pPr>
    </w:p>
    <w:p w14:paraId="702A7D6E" w14:textId="435947B2" w:rsidR="00D3265D" w:rsidRPr="007A4AFC" w:rsidRDefault="00D3265D" w:rsidP="00D81BFF">
      <w:pPr>
        <w:shd w:val="clear" w:color="auto" w:fill="FFFFFF"/>
        <w:spacing w:line="240" w:lineRule="auto"/>
        <w:ind w:right="9"/>
        <w:jc w:val="center"/>
        <w:rPr>
          <w:ins w:id="13743" w:author="Dr Mamadou SANOGO" w:date="2023-10-25T16:43:00Z"/>
          <w:b/>
          <w:color w:val="000000" w:themeColor="text1"/>
          <w:sz w:val="44"/>
          <w:rPrChange w:id="13744" w:author="Dr Mamadou SANOGO" w:date="2023-10-25T18:15:00Z">
            <w:rPr>
              <w:ins w:id="13745" w:author="Dr Mamadou SANOGO" w:date="2023-10-25T16:43:00Z"/>
              <w:b/>
              <w:sz w:val="44"/>
            </w:rPr>
          </w:rPrChange>
        </w:rPr>
      </w:pPr>
    </w:p>
    <w:p w14:paraId="53205ED7" w14:textId="621487C1" w:rsidR="00D3265D" w:rsidRPr="007A4AFC" w:rsidRDefault="00D3265D" w:rsidP="00D81BFF">
      <w:pPr>
        <w:shd w:val="clear" w:color="auto" w:fill="FFFFFF"/>
        <w:spacing w:line="240" w:lineRule="auto"/>
        <w:ind w:right="9"/>
        <w:jc w:val="center"/>
        <w:rPr>
          <w:ins w:id="13746" w:author="Dr Mamadou SANOGO" w:date="2023-10-25T16:43:00Z"/>
          <w:b/>
          <w:color w:val="000000" w:themeColor="text1"/>
          <w:sz w:val="44"/>
          <w:rPrChange w:id="13747" w:author="Dr Mamadou SANOGO" w:date="2023-10-25T18:15:00Z">
            <w:rPr>
              <w:ins w:id="13748" w:author="Dr Mamadou SANOGO" w:date="2023-10-25T16:43:00Z"/>
              <w:b/>
              <w:sz w:val="44"/>
            </w:rPr>
          </w:rPrChange>
        </w:rPr>
      </w:pPr>
    </w:p>
    <w:p w14:paraId="48A8F3DE" w14:textId="4C1F0EE9" w:rsidR="00D3265D" w:rsidRPr="007A4AFC" w:rsidRDefault="00D3265D" w:rsidP="00D81BFF">
      <w:pPr>
        <w:shd w:val="clear" w:color="auto" w:fill="FFFFFF"/>
        <w:spacing w:line="240" w:lineRule="auto"/>
        <w:ind w:right="9"/>
        <w:jc w:val="center"/>
        <w:rPr>
          <w:ins w:id="13749" w:author="Dr Mamadou SANOGO" w:date="2023-10-25T16:43:00Z"/>
          <w:b/>
          <w:color w:val="000000" w:themeColor="text1"/>
          <w:sz w:val="44"/>
          <w:rPrChange w:id="13750" w:author="Dr Mamadou SANOGO" w:date="2023-10-25T18:15:00Z">
            <w:rPr>
              <w:ins w:id="13751" w:author="Dr Mamadou SANOGO" w:date="2023-10-25T16:43:00Z"/>
              <w:b/>
              <w:sz w:val="44"/>
            </w:rPr>
          </w:rPrChange>
        </w:rPr>
      </w:pPr>
    </w:p>
    <w:p w14:paraId="5E8BDE01" w14:textId="77777777" w:rsidR="00D3265D" w:rsidRPr="007A4AFC" w:rsidRDefault="00D3265D" w:rsidP="00D81BFF">
      <w:pPr>
        <w:shd w:val="clear" w:color="auto" w:fill="FFFFFF"/>
        <w:spacing w:line="240" w:lineRule="auto"/>
        <w:ind w:right="9"/>
        <w:jc w:val="center"/>
        <w:rPr>
          <w:ins w:id="13752" w:author="Dr Mamadou SANOGO" w:date="2023-10-25T16:43:00Z"/>
          <w:b/>
          <w:color w:val="000000" w:themeColor="text1"/>
          <w:sz w:val="44"/>
          <w:rPrChange w:id="13753" w:author="Dr Mamadou SANOGO" w:date="2023-10-25T18:15:00Z">
            <w:rPr>
              <w:ins w:id="13754" w:author="Dr Mamadou SANOGO" w:date="2023-10-25T16:43:00Z"/>
              <w:b/>
              <w:sz w:val="44"/>
            </w:rPr>
          </w:rPrChange>
        </w:rPr>
      </w:pPr>
    </w:p>
    <w:p w14:paraId="38DDF335" w14:textId="66A4B819" w:rsidR="00D3265D" w:rsidRPr="007A4AFC" w:rsidRDefault="00D3265D" w:rsidP="00D81BFF">
      <w:pPr>
        <w:shd w:val="clear" w:color="auto" w:fill="FFFFFF"/>
        <w:spacing w:line="240" w:lineRule="auto"/>
        <w:ind w:right="9"/>
        <w:jc w:val="center"/>
        <w:rPr>
          <w:ins w:id="13755" w:author="Dr Mamadou SANOGO" w:date="2023-10-25T16:43:00Z"/>
          <w:b/>
          <w:color w:val="000000" w:themeColor="text1"/>
          <w:sz w:val="44"/>
          <w:rPrChange w:id="13756" w:author="Dr Mamadou SANOGO" w:date="2023-10-25T18:15:00Z">
            <w:rPr>
              <w:ins w:id="13757" w:author="Dr Mamadou SANOGO" w:date="2023-10-25T16:43:00Z"/>
              <w:b/>
              <w:sz w:val="44"/>
            </w:rPr>
          </w:rPrChange>
        </w:rPr>
      </w:pPr>
    </w:p>
    <w:p w14:paraId="58377ACF" w14:textId="2F9613B1" w:rsidR="00D3265D" w:rsidRDefault="00D3265D" w:rsidP="00D81BFF">
      <w:pPr>
        <w:shd w:val="clear" w:color="auto" w:fill="FFFFFF"/>
        <w:ind w:right="9"/>
        <w:jc w:val="center"/>
        <w:rPr>
          <w:ins w:id="13758" w:author="Dr Mamadou SANOGO" w:date="2023-10-27T11:45:00Z"/>
          <w:b/>
          <w:color w:val="000000" w:themeColor="text1"/>
          <w:sz w:val="44"/>
        </w:rPr>
      </w:pPr>
    </w:p>
    <w:p w14:paraId="2B7E450B" w14:textId="628E26B6" w:rsidR="00DA7BA7" w:rsidRDefault="00DA7BA7" w:rsidP="00D81BFF">
      <w:pPr>
        <w:shd w:val="clear" w:color="auto" w:fill="FFFFFF"/>
        <w:ind w:right="9"/>
        <w:jc w:val="center"/>
        <w:rPr>
          <w:ins w:id="13759" w:author="Dr Mamadou SANOGO" w:date="2023-10-27T11:45:00Z"/>
          <w:b/>
          <w:color w:val="000000" w:themeColor="text1"/>
          <w:sz w:val="44"/>
        </w:rPr>
      </w:pPr>
    </w:p>
    <w:p w14:paraId="02700ABC" w14:textId="05E4B12A" w:rsidR="00DA7BA7" w:rsidRDefault="00DA7BA7" w:rsidP="00D81BFF">
      <w:pPr>
        <w:shd w:val="clear" w:color="auto" w:fill="FFFFFF"/>
        <w:ind w:right="9"/>
        <w:jc w:val="center"/>
        <w:rPr>
          <w:ins w:id="13760" w:author="Dr Mamadou SANOGO" w:date="2023-10-27T11:45:00Z"/>
          <w:b/>
          <w:color w:val="000000" w:themeColor="text1"/>
          <w:sz w:val="44"/>
        </w:rPr>
      </w:pPr>
    </w:p>
    <w:p w14:paraId="316D437E" w14:textId="201614A8" w:rsidR="00DA7BA7" w:rsidRDefault="00DA7BA7" w:rsidP="00D81BFF">
      <w:pPr>
        <w:shd w:val="clear" w:color="auto" w:fill="FFFFFF"/>
        <w:ind w:right="9"/>
        <w:jc w:val="center"/>
        <w:rPr>
          <w:ins w:id="13761" w:author="Dr Mamadou SANOGO" w:date="2023-10-27T11:45:00Z"/>
          <w:b/>
          <w:color w:val="000000" w:themeColor="text1"/>
          <w:sz w:val="44"/>
        </w:rPr>
      </w:pPr>
    </w:p>
    <w:p w14:paraId="0A232C3A" w14:textId="032082B1" w:rsidR="00DA7BA7" w:rsidRDefault="00DA7BA7" w:rsidP="00D81BFF">
      <w:pPr>
        <w:shd w:val="clear" w:color="auto" w:fill="FFFFFF"/>
        <w:ind w:right="9"/>
        <w:jc w:val="center"/>
        <w:rPr>
          <w:ins w:id="13762" w:author="Dr Mamadou SANOGO" w:date="2023-10-27T11:45:00Z"/>
          <w:b/>
          <w:color w:val="000000" w:themeColor="text1"/>
          <w:sz w:val="44"/>
        </w:rPr>
      </w:pPr>
    </w:p>
    <w:p w14:paraId="1142773A" w14:textId="03B93C6F" w:rsidR="00DA7BA7" w:rsidRDefault="00DA7BA7" w:rsidP="00D81BFF">
      <w:pPr>
        <w:shd w:val="clear" w:color="auto" w:fill="FFFFFF"/>
        <w:ind w:right="9"/>
        <w:jc w:val="center"/>
        <w:rPr>
          <w:ins w:id="13763" w:author="Dr Mamadou SANOGO" w:date="2023-10-27T11:45:00Z"/>
          <w:b/>
          <w:color w:val="000000" w:themeColor="text1"/>
          <w:sz w:val="44"/>
        </w:rPr>
      </w:pPr>
    </w:p>
    <w:p w14:paraId="74502013" w14:textId="0BB7453A" w:rsidR="00DA7BA7" w:rsidRDefault="00DA7BA7" w:rsidP="00D81BFF">
      <w:pPr>
        <w:shd w:val="clear" w:color="auto" w:fill="FFFFFF"/>
        <w:ind w:right="9"/>
        <w:jc w:val="center"/>
        <w:rPr>
          <w:ins w:id="13764" w:author="Dr Mamadou SANOGO" w:date="2023-10-27T11:45:00Z"/>
          <w:b/>
          <w:color w:val="000000" w:themeColor="text1"/>
          <w:sz w:val="44"/>
        </w:rPr>
      </w:pPr>
    </w:p>
    <w:p w14:paraId="10E7782C" w14:textId="0F41EB8A" w:rsidR="00DA7BA7" w:rsidRDefault="00DA7BA7" w:rsidP="00D81BFF">
      <w:pPr>
        <w:shd w:val="clear" w:color="auto" w:fill="FFFFFF"/>
        <w:ind w:right="9"/>
        <w:jc w:val="center"/>
        <w:rPr>
          <w:ins w:id="13765" w:author="Dr Mamadou SANOGO" w:date="2023-10-27T11:45:00Z"/>
          <w:b/>
          <w:color w:val="000000" w:themeColor="text1"/>
          <w:sz w:val="44"/>
        </w:rPr>
      </w:pPr>
    </w:p>
    <w:p w14:paraId="6EF5C16E" w14:textId="4D1EA229" w:rsidR="00DA7BA7" w:rsidRDefault="00DA7BA7" w:rsidP="00D81BFF">
      <w:pPr>
        <w:shd w:val="clear" w:color="auto" w:fill="FFFFFF"/>
        <w:ind w:right="9"/>
        <w:jc w:val="center"/>
        <w:rPr>
          <w:ins w:id="13766" w:author="Dr Mamadou SANOGO" w:date="2023-10-27T11:45:00Z"/>
          <w:b/>
          <w:color w:val="000000" w:themeColor="text1"/>
          <w:sz w:val="44"/>
        </w:rPr>
      </w:pPr>
    </w:p>
    <w:p w14:paraId="2B3FD36A" w14:textId="5753CCE1" w:rsidR="00DA7BA7" w:rsidRDefault="00DA7BA7" w:rsidP="00D81BFF">
      <w:pPr>
        <w:shd w:val="clear" w:color="auto" w:fill="FFFFFF"/>
        <w:ind w:right="9"/>
        <w:jc w:val="center"/>
        <w:rPr>
          <w:ins w:id="13767" w:author="Dr Mamadou SANOGO" w:date="2023-10-27T11:45:00Z"/>
          <w:b/>
          <w:color w:val="000000" w:themeColor="text1"/>
          <w:sz w:val="44"/>
        </w:rPr>
      </w:pPr>
    </w:p>
    <w:p w14:paraId="44E7B7FE" w14:textId="77777777" w:rsidR="00DA7BA7" w:rsidRPr="007A4AFC" w:rsidRDefault="00DA7BA7" w:rsidP="00D81BFF">
      <w:pPr>
        <w:shd w:val="clear" w:color="auto" w:fill="FFFFFF"/>
        <w:spacing w:line="240" w:lineRule="auto"/>
        <w:ind w:right="9"/>
        <w:jc w:val="center"/>
        <w:rPr>
          <w:ins w:id="13768" w:author="Dr Mamadou SANOGO" w:date="2023-10-25T16:40:00Z"/>
          <w:b/>
          <w:color w:val="000000" w:themeColor="text1"/>
          <w:sz w:val="44"/>
          <w:rPrChange w:id="13769" w:author="Dr Mamadou SANOGO" w:date="2023-10-25T18:15:00Z">
            <w:rPr>
              <w:ins w:id="13770" w:author="Dr Mamadou SANOGO" w:date="2023-10-25T16:40:00Z"/>
              <w:b/>
              <w:sz w:val="44"/>
            </w:rPr>
          </w:rPrChange>
        </w:rPr>
      </w:pPr>
    </w:p>
    <w:p w14:paraId="6D6E3FDB" w14:textId="77777777" w:rsidR="00D3265D" w:rsidRPr="007A4AFC" w:rsidRDefault="00D3265D">
      <w:pPr>
        <w:shd w:val="clear" w:color="auto" w:fill="FFFFFF"/>
        <w:spacing w:line="240" w:lineRule="auto"/>
        <w:ind w:right="9"/>
        <w:jc w:val="left"/>
        <w:rPr>
          <w:ins w:id="13771" w:author="Dr Mamadou SANOGO" w:date="2023-10-25T15:02:00Z"/>
          <w:b/>
          <w:color w:val="000000" w:themeColor="text1"/>
          <w:sz w:val="44"/>
          <w:rPrChange w:id="13772" w:author="Dr Mamadou SANOGO" w:date="2023-10-25T18:15:00Z">
            <w:rPr>
              <w:ins w:id="13773" w:author="Dr Mamadou SANOGO" w:date="2023-10-25T15:02:00Z"/>
              <w:b/>
              <w:sz w:val="44"/>
            </w:rPr>
          </w:rPrChange>
        </w:rPr>
        <w:pPrChange w:id="13774" w:author="Dr Mamadou SANOGO" w:date="2023-10-25T16:42:00Z">
          <w:pPr>
            <w:shd w:val="clear" w:color="auto" w:fill="FFFFFF"/>
            <w:spacing w:line="240" w:lineRule="auto"/>
            <w:ind w:right="9"/>
            <w:jc w:val="center"/>
          </w:pPr>
        </w:pPrChange>
      </w:pPr>
    </w:p>
    <w:p w14:paraId="67198580" w14:textId="4B514DEC" w:rsidR="00D81BFF" w:rsidRPr="007A4AFC" w:rsidRDefault="00D81BFF" w:rsidP="00D81BFF">
      <w:pPr>
        <w:shd w:val="clear" w:color="auto" w:fill="FFFFFF"/>
        <w:spacing w:line="240" w:lineRule="auto"/>
        <w:ind w:right="9"/>
        <w:jc w:val="center"/>
        <w:rPr>
          <w:ins w:id="13775" w:author="Dr Mamadou SANOGO" w:date="2023-10-25T16:43:00Z"/>
          <w:b/>
          <w:color w:val="000000" w:themeColor="text1"/>
          <w:sz w:val="44"/>
          <w:rPrChange w:id="13776" w:author="Dr Mamadou SANOGO" w:date="2023-10-25T18:15:00Z">
            <w:rPr>
              <w:ins w:id="13777" w:author="Dr Mamadou SANOGO" w:date="2023-10-25T16:43:00Z"/>
              <w:b/>
              <w:sz w:val="44"/>
            </w:rPr>
          </w:rPrChange>
        </w:rPr>
      </w:pPr>
      <w:ins w:id="13778" w:author="Dr Mamadou SANOGO" w:date="2023-10-25T15:02:00Z">
        <w:r w:rsidRPr="007A4AFC">
          <w:rPr>
            <w:b/>
            <w:color w:val="000000" w:themeColor="text1"/>
            <w:sz w:val="44"/>
            <w:rPrChange w:id="13779" w:author="Dr Mamadou SANOGO" w:date="2023-10-25T18:15:00Z">
              <w:rPr>
                <w:b/>
                <w:sz w:val="44"/>
              </w:rPr>
            </w:rPrChange>
          </w:rPr>
          <w:t>Annexe n°019 : Listes de présence des étudiants aux évaluations</w:t>
        </w:r>
      </w:ins>
    </w:p>
    <w:p w14:paraId="09272856" w14:textId="1ACB237F" w:rsidR="00D3265D" w:rsidRPr="007A4AFC" w:rsidRDefault="00D3265D" w:rsidP="00D81BFF">
      <w:pPr>
        <w:shd w:val="clear" w:color="auto" w:fill="FFFFFF"/>
        <w:spacing w:line="240" w:lineRule="auto"/>
        <w:ind w:right="9"/>
        <w:jc w:val="center"/>
        <w:rPr>
          <w:ins w:id="13780" w:author="Dr Mamadou SANOGO" w:date="2023-10-25T16:43:00Z"/>
          <w:b/>
          <w:color w:val="000000" w:themeColor="text1"/>
          <w:sz w:val="44"/>
          <w:rPrChange w:id="13781" w:author="Dr Mamadou SANOGO" w:date="2023-10-25T18:15:00Z">
            <w:rPr>
              <w:ins w:id="13782" w:author="Dr Mamadou SANOGO" w:date="2023-10-25T16:43:00Z"/>
              <w:b/>
              <w:sz w:val="44"/>
            </w:rPr>
          </w:rPrChange>
        </w:rPr>
      </w:pPr>
    </w:p>
    <w:p w14:paraId="7E1D7DB3" w14:textId="461437D5" w:rsidR="00D3265D" w:rsidRPr="007A4AFC" w:rsidRDefault="00D3265D" w:rsidP="00D81BFF">
      <w:pPr>
        <w:shd w:val="clear" w:color="auto" w:fill="FFFFFF"/>
        <w:spacing w:line="240" w:lineRule="auto"/>
        <w:ind w:right="9"/>
        <w:jc w:val="center"/>
        <w:rPr>
          <w:ins w:id="13783" w:author="Dr Mamadou SANOGO" w:date="2023-10-25T16:43:00Z"/>
          <w:b/>
          <w:color w:val="000000" w:themeColor="text1"/>
          <w:sz w:val="44"/>
          <w:rPrChange w:id="13784" w:author="Dr Mamadou SANOGO" w:date="2023-10-25T18:15:00Z">
            <w:rPr>
              <w:ins w:id="13785" w:author="Dr Mamadou SANOGO" w:date="2023-10-25T16:43:00Z"/>
              <w:b/>
              <w:sz w:val="44"/>
            </w:rPr>
          </w:rPrChange>
        </w:rPr>
      </w:pPr>
    </w:p>
    <w:p w14:paraId="10AEB582" w14:textId="36EA14C8" w:rsidR="00D3265D" w:rsidRPr="007A4AFC" w:rsidRDefault="00D3265D" w:rsidP="00D81BFF">
      <w:pPr>
        <w:shd w:val="clear" w:color="auto" w:fill="FFFFFF"/>
        <w:spacing w:line="240" w:lineRule="auto"/>
        <w:ind w:right="9"/>
        <w:jc w:val="center"/>
        <w:rPr>
          <w:ins w:id="13786" w:author="Dr Mamadou SANOGO" w:date="2023-10-25T16:43:00Z"/>
          <w:b/>
          <w:color w:val="000000" w:themeColor="text1"/>
          <w:sz w:val="44"/>
          <w:rPrChange w:id="13787" w:author="Dr Mamadou SANOGO" w:date="2023-10-25T18:15:00Z">
            <w:rPr>
              <w:ins w:id="13788" w:author="Dr Mamadou SANOGO" w:date="2023-10-25T16:43:00Z"/>
              <w:b/>
              <w:sz w:val="44"/>
            </w:rPr>
          </w:rPrChange>
        </w:rPr>
      </w:pPr>
    </w:p>
    <w:p w14:paraId="4D2C1D2A" w14:textId="3770E470" w:rsidR="00D3265D" w:rsidRPr="007A4AFC" w:rsidRDefault="00D3265D" w:rsidP="00D81BFF">
      <w:pPr>
        <w:shd w:val="clear" w:color="auto" w:fill="FFFFFF"/>
        <w:spacing w:line="240" w:lineRule="auto"/>
        <w:ind w:right="9"/>
        <w:jc w:val="center"/>
        <w:rPr>
          <w:ins w:id="13789" w:author="Dr Mamadou SANOGO" w:date="2023-10-25T16:43:00Z"/>
          <w:b/>
          <w:color w:val="000000" w:themeColor="text1"/>
          <w:sz w:val="44"/>
          <w:rPrChange w:id="13790" w:author="Dr Mamadou SANOGO" w:date="2023-10-25T18:15:00Z">
            <w:rPr>
              <w:ins w:id="13791" w:author="Dr Mamadou SANOGO" w:date="2023-10-25T16:43:00Z"/>
              <w:b/>
              <w:sz w:val="44"/>
            </w:rPr>
          </w:rPrChange>
        </w:rPr>
      </w:pPr>
    </w:p>
    <w:p w14:paraId="00F87C3A" w14:textId="6FA2F1F8" w:rsidR="00D3265D" w:rsidRPr="007A4AFC" w:rsidRDefault="00D3265D" w:rsidP="00D81BFF">
      <w:pPr>
        <w:shd w:val="clear" w:color="auto" w:fill="FFFFFF"/>
        <w:spacing w:line="240" w:lineRule="auto"/>
        <w:ind w:right="9"/>
        <w:jc w:val="center"/>
        <w:rPr>
          <w:ins w:id="13792" w:author="Dr Mamadou SANOGO" w:date="2023-10-25T16:43:00Z"/>
          <w:b/>
          <w:color w:val="000000" w:themeColor="text1"/>
          <w:sz w:val="44"/>
          <w:rPrChange w:id="13793" w:author="Dr Mamadou SANOGO" w:date="2023-10-25T18:15:00Z">
            <w:rPr>
              <w:ins w:id="13794" w:author="Dr Mamadou SANOGO" w:date="2023-10-25T16:43:00Z"/>
              <w:b/>
              <w:sz w:val="44"/>
            </w:rPr>
          </w:rPrChange>
        </w:rPr>
      </w:pPr>
    </w:p>
    <w:p w14:paraId="5929A2EA" w14:textId="00BEEB9A" w:rsidR="00D3265D" w:rsidRPr="007A4AFC" w:rsidRDefault="00D3265D" w:rsidP="00D81BFF">
      <w:pPr>
        <w:shd w:val="clear" w:color="auto" w:fill="FFFFFF"/>
        <w:spacing w:line="240" w:lineRule="auto"/>
        <w:ind w:right="9"/>
        <w:jc w:val="center"/>
        <w:rPr>
          <w:ins w:id="13795" w:author="Dr Mamadou SANOGO" w:date="2023-10-25T16:43:00Z"/>
          <w:b/>
          <w:color w:val="000000" w:themeColor="text1"/>
          <w:sz w:val="44"/>
          <w:rPrChange w:id="13796" w:author="Dr Mamadou SANOGO" w:date="2023-10-25T18:15:00Z">
            <w:rPr>
              <w:ins w:id="13797" w:author="Dr Mamadou SANOGO" w:date="2023-10-25T16:43:00Z"/>
              <w:b/>
              <w:sz w:val="44"/>
            </w:rPr>
          </w:rPrChange>
        </w:rPr>
      </w:pPr>
    </w:p>
    <w:p w14:paraId="37611663" w14:textId="2AB5AA50" w:rsidR="00D3265D" w:rsidRPr="007A4AFC" w:rsidRDefault="00D3265D" w:rsidP="00D81BFF">
      <w:pPr>
        <w:shd w:val="clear" w:color="auto" w:fill="FFFFFF"/>
        <w:spacing w:line="240" w:lineRule="auto"/>
        <w:ind w:right="9"/>
        <w:jc w:val="center"/>
        <w:rPr>
          <w:ins w:id="13798" w:author="Dr Mamadou SANOGO" w:date="2023-10-25T16:43:00Z"/>
          <w:b/>
          <w:color w:val="000000" w:themeColor="text1"/>
          <w:sz w:val="44"/>
          <w:rPrChange w:id="13799" w:author="Dr Mamadou SANOGO" w:date="2023-10-25T18:15:00Z">
            <w:rPr>
              <w:ins w:id="13800" w:author="Dr Mamadou SANOGO" w:date="2023-10-25T16:43:00Z"/>
              <w:b/>
              <w:sz w:val="44"/>
            </w:rPr>
          </w:rPrChange>
        </w:rPr>
      </w:pPr>
    </w:p>
    <w:p w14:paraId="165380A1" w14:textId="6533D60E" w:rsidR="00D3265D" w:rsidRPr="007A4AFC" w:rsidRDefault="00D3265D" w:rsidP="00D81BFF">
      <w:pPr>
        <w:shd w:val="clear" w:color="auto" w:fill="FFFFFF"/>
        <w:spacing w:line="240" w:lineRule="auto"/>
        <w:ind w:right="9"/>
        <w:jc w:val="center"/>
        <w:rPr>
          <w:ins w:id="13801" w:author="Dr Mamadou SANOGO" w:date="2023-10-25T16:43:00Z"/>
          <w:b/>
          <w:color w:val="000000" w:themeColor="text1"/>
          <w:sz w:val="44"/>
          <w:rPrChange w:id="13802" w:author="Dr Mamadou SANOGO" w:date="2023-10-25T18:15:00Z">
            <w:rPr>
              <w:ins w:id="13803" w:author="Dr Mamadou SANOGO" w:date="2023-10-25T16:43:00Z"/>
              <w:b/>
              <w:sz w:val="44"/>
            </w:rPr>
          </w:rPrChange>
        </w:rPr>
      </w:pPr>
    </w:p>
    <w:p w14:paraId="10A7D232" w14:textId="67CDAC36" w:rsidR="00D3265D" w:rsidRPr="007A4AFC" w:rsidRDefault="00D3265D" w:rsidP="00D81BFF">
      <w:pPr>
        <w:shd w:val="clear" w:color="auto" w:fill="FFFFFF"/>
        <w:spacing w:line="240" w:lineRule="auto"/>
        <w:ind w:right="9"/>
        <w:jc w:val="center"/>
        <w:rPr>
          <w:ins w:id="13804" w:author="Dr Mamadou SANOGO" w:date="2023-10-25T16:43:00Z"/>
          <w:b/>
          <w:color w:val="000000" w:themeColor="text1"/>
          <w:sz w:val="44"/>
          <w:rPrChange w:id="13805" w:author="Dr Mamadou SANOGO" w:date="2023-10-25T18:15:00Z">
            <w:rPr>
              <w:ins w:id="13806" w:author="Dr Mamadou SANOGO" w:date="2023-10-25T16:43:00Z"/>
              <w:b/>
              <w:sz w:val="44"/>
            </w:rPr>
          </w:rPrChange>
        </w:rPr>
      </w:pPr>
    </w:p>
    <w:p w14:paraId="58548BCD" w14:textId="51552734" w:rsidR="00D3265D" w:rsidRPr="007A4AFC" w:rsidRDefault="00D3265D" w:rsidP="00D81BFF">
      <w:pPr>
        <w:shd w:val="clear" w:color="auto" w:fill="FFFFFF"/>
        <w:spacing w:line="240" w:lineRule="auto"/>
        <w:ind w:right="9"/>
        <w:jc w:val="center"/>
        <w:rPr>
          <w:ins w:id="13807" w:author="Dr Mamadou SANOGO" w:date="2023-10-25T16:43:00Z"/>
          <w:b/>
          <w:color w:val="000000" w:themeColor="text1"/>
          <w:sz w:val="44"/>
          <w:rPrChange w:id="13808" w:author="Dr Mamadou SANOGO" w:date="2023-10-25T18:15:00Z">
            <w:rPr>
              <w:ins w:id="13809" w:author="Dr Mamadou SANOGO" w:date="2023-10-25T16:43:00Z"/>
              <w:b/>
              <w:sz w:val="44"/>
            </w:rPr>
          </w:rPrChange>
        </w:rPr>
      </w:pPr>
    </w:p>
    <w:p w14:paraId="4ACDC457" w14:textId="1C3315D7" w:rsidR="00D3265D" w:rsidRPr="007A4AFC" w:rsidRDefault="00D3265D" w:rsidP="00D81BFF">
      <w:pPr>
        <w:shd w:val="clear" w:color="auto" w:fill="FFFFFF"/>
        <w:spacing w:line="240" w:lineRule="auto"/>
        <w:ind w:right="9"/>
        <w:jc w:val="center"/>
        <w:rPr>
          <w:ins w:id="13810" w:author="Dr Mamadou SANOGO" w:date="2023-10-25T16:43:00Z"/>
          <w:b/>
          <w:color w:val="000000" w:themeColor="text1"/>
          <w:sz w:val="44"/>
          <w:rPrChange w:id="13811" w:author="Dr Mamadou SANOGO" w:date="2023-10-25T18:15:00Z">
            <w:rPr>
              <w:ins w:id="13812" w:author="Dr Mamadou SANOGO" w:date="2023-10-25T16:43:00Z"/>
              <w:b/>
              <w:sz w:val="44"/>
            </w:rPr>
          </w:rPrChange>
        </w:rPr>
      </w:pPr>
    </w:p>
    <w:p w14:paraId="6ED98B61" w14:textId="70985ADB" w:rsidR="00D3265D" w:rsidRPr="007A4AFC" w:rsidRDefault="00D3265D" w:rsidP="00D81BFF">
      <w:pPr>
        <w:shd w:val="clear" w:color="auto" w:fill="FFFFFF"/>
        <w:spacing w:line="240" w:lineRule="auto"/>
        <w:ind w:right="9"/>
        <w:jc w:val="center"/>
        <w:rPr>
          <w:ins w:id="13813" w:author="Dr Mamadou SANOGO" w:date="2023-10-25T16:43:00Z"/>
          <w:b/>
          <w:color w:val="000000" w:themeColor="text1"/>
          <w:sz w:val="44"/>
          <w:rPrChange w:id="13814" w:author="Dr Mamadou SANOGO" w:date="2023-10-25T18:15:00Z">
            <w:rPr>
              <w:ins w:id="13815" w:author="Dr Mamadou SANOGO" w:date="2023-10-25T16:43:00Z"/>
              <w:b/>
              <w:sz w:val="44"/>
            </w:rPr>
          </w:rPrChange>
        </w:rPr>
      </w:pPr>
    </w:p>
    <w:p w14:paraId="1FE26EA2" w14:textId="0E59F605" w:rsidR="00D3265D" w:rsidRPr="007A4AFC" w:rsidRDefault="00D3265D" w:rsidP="00D81BFF">
      <w:pPr>
        <w:shd w:val="clear" w:color="auto" w:fill="FFFFFF"/>
        <w:spacing w:line="240" w:lineRule="auto"/>
        <w:ind w:right="9"/>
        <w:jc w:val="center"/>
        <w:rPr>
          <w:ins w:id="13816" w:author="Dr Mamadou SANOGO" w:date="2023-10-25T16:43:00Z"/>
          <w:b/>
          <w:color w:val="000000" w:themeColor="text1"/>
          <w:sz w:val="44"/>
          <w:rPrChange w:id="13817" w:author="Dr Mamadou SANOGO" w:date="2023-10-25T18:15:00Z">
            <w:rPr>
              <w:ins w:id="13818" w:author="Dr Mamadou SANOGO" w:date="2023-10-25T16:43:00Z"/>
              <w:b/>
              <w:sz w:val="44"/>
            </w:rPr>
          </w:rPrChange>
        </w:rPr>
      </w:pPr>
    </w:p>
    <w:p w14:paraId="2C3FDDCF" w14:textId="606DA016" w:rsidR="00D3265D" w:rsidRPr="007A4AFC" w:rsidRDefault="00D3265D" w:rsidP="00D81BFF">
      <w:pPr>
        <w:shd w:val="clear" w:color="auto" w:fill="FFFFFF"/>
        <w:spacing w:line="240" w:lineRule="auto"/>
        <w:ind w:right="9"/>
        <w:jc w:val="center"/>
        <w:rPr>
          <w:ins w:id="13819" w:author="Dr Mamadou SANOGO" w:date="2023-10-25T16:43:00Z"/>
          <w:b/>
          <w:color w:val="000000" w:themeColor="text1"/>
          <w:sz w:val="44"/>
          <w:rPrChange w:id="13820" w:author="Dr Mamadou SANOGO" w:date="2023-10-25T18:15:00Z">
            <w:rPr>
              <w:ins w:id="13821" w:author="Dr Mamadou SANOGO" w:date="2023-10-25T16:43:00Z"/>
              <w:b/>
              <w:sz w:val="44"/>
            </w:rPr>
          </w:rPrChange>
        </w:rPr>
      </w:pPr>
    </w:p>
    <w:p w14:paraId="68A349CD" w14:textId="1E34DF7D" w:rsidR="00D3265D" w:rsidRPr="007A4AFC" w:rsidRDefault="00D3265D" w:rsidP="00D81BFF">
      <w:pPr>
        <w:shd w:val="clear" w:color="auto" w:fill="FFFFFF"/>
        <w:spacing w:line="240" w:lineRule="auto"/>
        <w:ind w:right="9"/>
        <w:jc w:val="center"/>
        <w:rPr>
          <w:ins w:id="13822" w:author="Dr Mamadou SANOGO" w:date="2023-10-25T16:43:00Z"/>
          <w:b/>
          <w:color w:val="000000" w:themeColor="text1"/>
          <w:sz w:val="44"/>
          <w:rPrChange w:id="13823" w:author="Dr Mamadou SANOGO" w:date="2023-10-25T18:15:00Z">
            <w:rPr>
              <w:ins w:id="13824" w:author="Dr Mamadou SANOGO" w:date="2023-10-25T16:43:00Z"/>
              <w:b/>
              <w:sz w:val="44"/>
            </w:rPr>
          </w:rPrChange>
        </w:rPr>
      </w:pPr>
    </w:p>
    <w:p w14:paraId="6D6E7794" w14:textId="5539EEFE" w:rsidR="00D3265D" w:rsidRPr="007A4AFC" w:rsidRDefault="00D3265D" w:rsidP="00D81BFF">
      <w:pPr>
        <w:shd w:val="clear" w:color="auto" w:fill="FFFFFF"/>
        <w:spacing w:line="240" w:lineRule="auto"/>
        <w:ind w:right="9"/>
        <w:jc w:val="center"/>
        <w:rPr>
          <w:ins w:id="13825" w:author="Dr Mamadou SANOGO" w:date="2023-10-25T16:43:00Z"/>
          <w:b/>
          <w:color w:val="000000" w:themeColor="text1"/>
          <w:sz w:val="44"/>
          <w:rPrChange w:id="13826" w:author="Dr Mamadou SANOGO" w:date="2023-10-25T18:15:00Z">
            <w:rPr>
              <w:ins w:id="13827" w:author="Dr Mamadou SANOGO" w:date="2023-10-25T16:43:00Z"/>
              <w:b/>
              <w:sz w:val="44"/>
            </w:rPr>
          </w:rPrChange>
        </w:rPr>
      </w:pPr>
    </w:p>
    <w:p w14:paraId="2A926C67" w14:textId="28D93C31" w:rsidR="00D3265D" w:rsidRPr="007A4AFC" w:rsidRDefault="00D3265D" w:rsidP="00D81BFF">
      <w:pPr>
        <w:shd w:val="clear" w:color="auto" w:fill="FFFFFF"/>
        <w:spacing w:line="240" w:lineRule="auto"/>
        <w:ind w:right="9"/>
        <w:jc w:val="center"/>
        <w:rPr>
          <w:ins w:id="13828" w:author="Dr Mamadou SANOGO" w:date="2023-10-25T16:43:00Z"/>
          <w:b/>
          <w:color w:val="000000" w:themeColor="text1"/>
          <w:sz w:val="44"/>
          <w:rPrChange w:id="13829" w:author="Dr Mamadou SANOGO" w:date="2023-10-25T18:15:00Z">
            <w:rPr>
              <w:ins w:id="13830" w:author="Dr Mamadou SANOGO" w:date="2023-10-25T16:43:00Z"/>
              <w:b/>
              <w:sz w:val="44"/>
            </w:rPr>
          </w:rPrChange>
        </w:rPr>
      </w:pPr>
    </w:p>
    <w:p w14:paraId="30E6FAA5" w14:textId="73ED5ED4" w:rsidR="00D3265D" w:rsidRPr="007A4AFC" w:rsidRDefault="00D3265D" w:rsidP="00D81BFF">
      <w:pPr>
        <w:shd w:val="clear" w:color="auto" w:fill="FFFFFF"/>
        <w:spacing w:line="240" w:lineRule="auto"/>
        <w:ind w:right="9"/>
        <w:jc w:val="center"/>
        <w:rPr>
          <w:ins w:id="13831" w:author="Dr Mamadou SANOGO" w:date="2023-10-25T16:43:00Z"/>
          <w:b/>
          <w:color w:val="000000" w:themeColor="text1"/>
          <w:sz w:val="44"/>
          <w:rPrChange w:id="13832" w:author="Dr Mamadou SANOGO" w:date="2023-10-25T18:15:00Z">
            <w:rPr>
              <w:ins w:id="13833" w:author="Dr Mamadou SANOGO" w:date="2023-10-25T16:43:00Z"/>
              <w:b/>
              <w:sz w:val="44"/>
            </w:rPr>
          </w:rPrChange>
        </w:rPr>
      </w:pPr>
    </w:p>
    <w:p w14:paraId="745BEEBD" w14:textId="7E784333" w:rsidR="00D3265D" w:rsidRPr="007A4AFC" w:rsidRDefault="00D3265D" w:rsidP="00D81BFF">
      <w:pPr>
        <w:shd w:val="clear" w:color="auto" w:fill="FFFFFF"/>
        <w:spacing w:line="240" w:lineRule="auto"/>
        <w:ind w:right="9"/>
        <w:jc w:val="center"/>
        <w:rPr>
          <w:ins w:id="13834" w:author="Dr Mamadou SANOGO" w:date="2023-10-25T16:43:00Z"/>
          <w:b/>
          <w:color w:val="000000" w:themeColor="text1"/>
          <w:sz w:val="44"/>
          <w:rPrChange w:id="13835" w:author="Dr Mamadou SANOGO" w:date="2023-10-25T18:15:00Z">
            <w:rPr>
              <w:ins w:id="13836" w:author="Dr Mamadou SANOGO" w:date="2023-10-25T16:43:00Z"/>
              <w:b/>
              <w:sz w:val="44"/>
            </w:rPr>
          </w:rPrChange>
        </w:rPr>
      </w:pPr>
    </w:p>
    <w:p w14:paraId="66B6EA1F" w14:textId="775A08C0" w:rsidR="00D3265D" w:rsidRPr="007A4AFC" w:rsidRDefault="00D3265D" w:rsidP="00D81BFF">
      <w:pPr>
        <w:shd w:val="clear" w:color="auto" w:fill="FFFFFF"/>
        <w:spacing w:line="240" w:lineRule="auto"/>
        <w:ind w:right="9"/>
        <w:jc w:val="center"/>
        <w:rPr>
          <w:ins w:id="13837" w:author="Dr Mamadou SANOGO" w:date="2023-10-25T16:43:00Z"/>
          <w:b/>
          <w:color w:val="000000" w:themeColor="text1"/>
          <w:sz w:val="44"/>
          <w:rPrChange w:id="13838" w:author="Dr Mamadou SANOGO" w:date="2023-10-25T18:15:00Z">
            <w:rPr>
              <w:ins w:id="13839" w:author="Dr Mamadou SANOGO" w:date="2023-10-25T16:43:00Z"/>
              <w:b/>
              <w:sz w:val="44"/>
            </w:rPr>
          </w:rPrChange>
        </w:rPr>
      </w:pPr>
    </w:p>
    <w:p w14:paraId="540EA4CF" w14:textId="5054BF92" w:rsidR="00D3265D" w:rsidRPr="007A4AFC" w:rsidRDefault="00D3265D" w:rsidP="00D81BFF">
      <w:pPr>
        <w:shd w:val="clear" w:color="auto" w:fill="FFFFFF"/>
        <w:spacing w:line="240" w:lineRule="auto"/>
        <w:ind w:right="9"/>
        <w:jc w:val="center"/>
        <w:rPr>
          <w:ins w:id="13840" w:author="Dr Mamadou SANOGO" w:date="2023-10-25T16:43:00Z"/>
          <w:b/>
          <w:color w:val="000000" w:themeColor="text1"/>
          <w:sz w:val="44"/>
          <w:rPrChange w:id="13841" w:author="Dr Mamadou SANOGO" w:date="2023-10-25T18:15:00Z">
            <w:rPr>
              <w:ins w:id="13842" w:author="Dr Mamadou SANOGO" w:date="2023-10-25T16:43:00Z"/>
              <w:b/>
              <w:sz w:val="44"/>
            </w:rPr>
          </w:rPrChange>
        </w:rPr>
      </w:pPr>
    </w:p>
    <w:p w14:paraId="5E4615C9" w14:textId="5D22B0F9" w:rsidR="00D3265D" w:rsidRPr="007A4AFC" w:rsidRDefault="00D3265D" w:rsidP="00D81BFF">
      <w:pPr>
        <w:shd w:val="clear" w:color="auto" w:fill="FFFFFF"/>
        <w:spacing w:line="240" w:lineRule="auto"/>
        <w:ind w:right="9"/>
        <w:jc w:val="center"/>
        <w:rPr>
          <w:ins w:id="13843" w:author="Dr Mamadou SANOGO" w:date="2023-10-25T16:43:00Z"/>
          <w:b/>
          <w:color w:val="000000" w:themeColor="text1"/>
          <w:sz w:val="44"/>
          <w:rPrChange w:id="13844" w:author="Dr Mamadou SANOGO" w:date="2023-10-25T18:15:00Z">
            <w:rPr>
              <w:ins w:id="13845" w:author="Dr Mamadou SANOGO" w:date="2023-10-25T16:43:00Z"/>
              <w:b/>
              <w:sz w:val="44"/>
            </w:rPr>
          </w:rPrChange>
        </w:rPr>
      </w:pPr>
    </w:p>
    <w:p w14:paraId="16EC2CE2" w14:textId="348354F9" w:rsidR="00D3265D" w:rsidRPr="007A4AFC" w:rsidRDefault="00D3265D" w:rsidP="00D81BFF">
      <w:pPr>
        <w:shd w:val="clear" w:color="auto" w:fill="FFFFFF"/>
        <w:spacing w:line="240" w:lineRule="auto"/>
        <w:ind w:right="9"/>
        <w:jc w:val="center"/>
        <w:rPr>
          <w:ins w:id="13846" w:author="Dr Mamadou SANOGO" w:date="2023-10-25T16:43:00Z"/>
          <w:b/>
          <w:color w:val="000000" w:themeColor="text1"/>
          <w:sz w:val="44"/>
          <w:rPrChange w:id="13847" w:author="Dr Mamadou SANOGO" w:date="2023-10-25T18:15:00Z">
            <w:rPr>
              <w:ins w:id="13848" w:author="Dr Mamadou SANOGO" w:date="2023-10-25T16:43:00Z"/>
              <w:b/>
              <w:sz w:val="44"/>
            </w:rPr>
          </w:rPrChange>
        </w:rPr>
      </w:pPr>
    </w:p>
    <w:p w14:paraId="2D5FA621" w14:textId="4790952D" w:rsidR="00D3265D" w:rsidRPr="007A4AFC" w:rsidRDefault="00D3265D" w:rsidP="00D81BFF">
      <w:pPr>
        <w:shd w:val="clear" w:color="auto" w:fill="FFFFFF"/>
        <w:spacing w:line="240" w:lineRule="auto"/>
        <w:ind w:right="9"/>
        <w:jc w:val="center"/>
        <w:rPr>
          <w:ins w:id="13849" w:author="Dr Mamadou SANOGO" w:date="2023-10-25T16:43:00Z"/>
          <w:b/>
          <w:color w:val="000000" w:themeColor="text1"/>
          <w:sz w:val="44"/>
          <w:rPrChange w:id="13850" w:author="Dr Mamadou SANOGO" w:date="2023-10-25T18:15:00Z">
            <w:rPr>
              <w:ins w:id="13851" w:author="Dr Mamadou SANOGO" w:date="2023-10-25T16:43:00Z"/>
              <w:b/>
              <w:sz w:val="44"/>
            </w:rPr>
          </w:rPrChange>
        </w:rPr>
      </w:pPr>
    </w:p>
    <w:p w14:paraId="10B7AD6D" w14:textId="023EDC41" w:rsidR="00D3265D" w:rsidRPr="007A4AFC" w:rsidRDefault="00D3265D" w:rsidP="00D81BFF">
      <w:pPr>
        <w:shd w:val="clear" w:color="auto" w:fill="FFFFFF"/>
        <w:spacing w:line="240" w:lineRule="auto"/>
        <w:ind w:right="9"/>
        <w:jc w:val="center"/>
        <w:rPr>
          <w:ins w:id="13852" w:author="Dr Mamadou SANOGO" w:date="2023-10-25T16:43:00Z"/>
          <w:b/>
          <w:color w:val="000000" w:themeColor="text1"/>
          <w:sz w:val="44"/>
          <w:rPrChange w:id="13853" w:author="Dr Mamadou SANOGO" w:date="2023-10-25T18:15:00Z">
            <w:rPr>
              <w:ins w:id="13854" w:author="Dr Mamadou SANOGO" w:date="2023-10-25T16:43:00Z"/>
              <w:b/>
              <w:sz w:val="44"/>
            </w:rPr>
          </w:rPrChange>
        </w:rPr>
      </w:pPr>
    </w:p>
    <w:p w14:paraId="40946089" w14:textId="5366C045" w:rsidR="00D3265D" w:rsidRPr="007A4AFC" w:rsidRDefault="00D3265D" w:rsidP="00D81BFF">
      <w:pPr>
        <w:shd w:val="clear" w:color="auto" w:fill="FFFFFF"/>
        <w:spacing w:line="240" w:lineRule="auto"/>
        <w:ind w:right="9"/>
        <w:jc w:val="center"/>
        <w:rPr>
          <w:ins w:id="13855" w:author="Dr Mamadou SANOGO" w:date="2023-10-25T16:43:00Z"/>
          <w:b/>
          <w:color w:val="000000" w:themeColor="text1"/>
          <w:sz w:val="44"/>
          <w:rPrChange w:id="13856" w:author="Dr Mamadou SANOGO" w:date="2023-10-25T18:15:00Z">
            <w:rPr>
              <w:ins w:id="13857" w:author="Dr Mamadou SANOGO" w:date="2023-10-25T16:43:00Z"/>
              <w:b/>
              <w:sz w:val="44"/>
            </w:rPr>
          </w:rPrChange>
        </w:rPr>
      </w:pPr>
    </w:p>
    <w:p w14:paraId="27EAEA50" w14:textId="40CF754C" w:rsidR="00D3265D" w:rsidRPr="007A4AFC" w:rsidRDefault="00D3265D" w:rsidP="00D81BFF">
      <w:pPr>
        <w:shd w:val="clear" w:color="auto" w:fill="FFFFFF"/>
        <w:spacing w:line="240" w:lineRule="auto"/>
        <w:ind w:right="9"/>
        <w:jc w:val="center"/>
        <w:rPr>
          <w:ins w:id="13858" w:author="Dr Mamadou SANOGO" w:date="2023-10-25T16:43:00Z"/>
          <w:b/>
          <w:color w:val="000000" w:themeColor="text1"/>
          <w:sz w:val="44"/>
          <w:rPrChange w:id="13859" w:author="Dr Mamadou SANOGO" w:date="2023-10-25T18:15:00Z">
            <w:rPr>
              <w:ins w:id="13860" w:author="Dr Mamadou SANOGO" w:date="2023-10-25T16:43:00Z"/>
              <w:b/>
              <w:sz w:val="44"/>
            </w:rPr>
          </w:rPrChange>
        </w:rPr>
      </w:pPr>
    </w:p>
    <w:p w14:paraId="71D3ABDD" w14:textId="15C5B57B" w:rsidR="00D3265D" w:rsidRPr="007A4AFC" w:rsidRDefault="00D3265D" w:rsidP="00D81BFF">
      <w:pPr>
        <w:shd w:val="clear" w:color="auto" w:fill="FFFFFF"/>
        <w:spacing w:line="240" w:lineRule="auto"/>
        <w:ind w:right="9"/>
        <w:jc w:val="center"/>
        <w:rPr>
          <w:ins w:id="13861" w:author="Dr Mamadou SANOGO" w:date="2023-10-25T16:43:00Z"/>
          <w:b/>
          <w:color w:val="000000" w:themeColor="text1"/>
          <w:sz w:val="44"/>
          <w:rPrChange w:id="13862" w:author="Dr Mamadou SANOGO" w:date="2023-10-25T18:15:00Z">
            <w:rPr>
              <w:ins w:id="13863" w:author="Dr Mamadou SANOGO" w:date="2023-10-25T16:43:00Z"/>
              <w:b/>
              <w:sz w:val="44"/>
            </w:rPr>
          </w:rPrChange>
        </w:rPr>
      </w:pPr>
    </w:p>
    <w:p w14:paraId="5CCFEB06" w14:textId="71C3D430" w:rsidR="00D3265D" w:rsidRPr="007A4AFC" w:rsidRDefault="00D3265D" w:rsidP="00D81BFF">
      <w:pPr>
        <w:shd w:val="clear" w:color="auto" w:fill="FFFFFF"/>
        <w:spacing w:line="240" w:lineRule="auto"/>
        <w:ind w:right="9"/>
        <w:jc w:val="center"/>
        <w:rPr>
          <w:ins w:id="13864" w:author="Dr Mamadou SANOGO" w:date="2023-10-25T16:43:00Z"/>
          <w:b/>
          <w:color w:val="000000" w:themeColor="text1"/>
          <w:sz w:val="44"/>
          <w:rPrChange w:id="13865" w:author="Dr Mamadou SANOGO" w:date="2023-10-25T18:15:00Z">
            <w:rPr>
              <w:ins w:id="13866" w:author="Dr Mamadou SANOGO" w:date="2023-10-25T16:43:00Z"/>
              <w:b/>
              <w:sz w:val="44"/>
            </w:rPr>
          </w:rPrChange>
        </w:rPr>
      </w:pPr>
    </w:p>
    <w:p w14:paraId="00B0375E" w14:textId="45F7B409" w:rsidR="00D3265D" w:rsidRPr="007A4AFC" w:rsidRDefault="00D3265D" w:rsidP="00D81BFF">
      <w:pPr>
        <w:shd w:val="clear" w:color="auto" w:fill="FFFFFF"/>
        <w:spacing w:line="240" w:lineRule="auto"/>
        <w:ind w:right="9"/>
        <w:jc w:val="center"/>
        <w:rPr>
          <w:ins w:id="13867" w:author="Dr Mamadou SANOGO" w:date="2023-10-25T16:43:00Z"/>
          <w:b/>
          <w:color w:val="000000" w:themeColor="text1"/>
          <w:sz w:val="44"/>
          <w:rPrChange w:id="13868" w:author="Dr Mamadou SANOGO" w:date="2023-10-25T18:15:00Z">
            <w:rPr>
              <w:ins w:id="13869" w:author="Dr Mamadou SANOGO" w:date="2023-10-25T16:43:00Z"/>
              <w:b/>
              <w:sz w:val="44"/>
            </w:rPr>
          </w:rPrChange>
        </w:rPr>
      </w:pPr>
    </w:p>
    <w:p w14:paraId="4AC293D0" w14:textId="2B928C49" w:rsidR="00D3265D" w:rsidRPr="007A4AFC" w:rsidRDefault="00D3265D" w:rsidP="00D81BFF">
      <w:pPr>
        <w:shd w:val="clear" w:color="auto" w:fill="FFFFFF"/>
        <w:spacing w:line="240" w:lineRule="auto"/>
        <w:ind w:right="9"/>
        <w:jc w:val="center"/>
        <w:rPr>
          <w:ins w:id="13870" w:author="Dr Mamadou SANOGO" w:date="2023-10-25T16:43:00Z"/>
          <w:b/>
          <w:color w:val="000000" w:themeColor="text1"/>
          <w:sz w:val="44"/>
          <w:rPrChange w:id="13871" w:author="Dr Mamadou SANOGO" w:date="2023-10-25T18:15:00Z">
            <w:rPr>
              <w:ins w:id="13872" w:author="Dr Mamadou SANOGO" w:date="2023-10-25T16:43:00Z"/>
              <w:b/>
              <w:sz w:val="44"/>
            </w:rPr>
          </w:rPrChange>
        </w:rPr>
      </w:pPr>
    </w:p>
    <w:p w14:paraId="301C9607" w14:textId="7FE8F338" w:rsidR="00D3265D" w:rsidRPr="007A4AFC" w:rsidRDefault="00D3265D" w:rsidP="00D81BFF">
      <w:pPr>
        <w:shd w:val="clear" w:color="auto" w:fill="FFFFFF"/>
        <w:spacing w:line="240" w:lineRule="auto"/>
        <w:ind w:right="9"/>
        <w:jc w:val="center"/>
        <w:rPr>
          <w:ins w:id="13873" w:author="Dr Mamadou SANOGO" w:date="2023-10-25T16:43:00Z"/>
          <w:b/>
          <w:color w:val="000000" w:themeColor="text1"/>
          <w:sz w:val="44"/>
          <w:rPrChange w:id="13874" w:author="Dr Mamadou SANOGO" w:date="2023-10-25T18:15:00Z">
            <w:rPr>
              <w:ins w:id="13875" w:author="Dr Mamadou SANOGO" w:date="2023-10-25T16:43:00Z"/>
              <w:b/>
              <w:sz w:val="44"/>
            </w:rPr>
          </w:rPrChange>
        </w:rPr>
      </w:pPr>
    </w:p>
    <w:p w14:paraId="26C7AEEB" w14:textId="07E40D77" w:rsidR="00D3265D" w:rsidRPr="007A4AFC" w:rsidRDefault="00D3265D" w:rsidP="00D81BFF">
      <w:pPr>
        <w:shd w:val="clear" w:color="auto" w:fill="FFFFFF"/>
        <w:spacing w:line="240" w:lineRule="auto"/>
        <w:ind w:right="9"/>
        <w:jc w:val="center"/>
        <w:rPr>
          <w:ins w:id="13876" w:author="Dr Mamadou SANOGO" w:date="2023-10-25T16:43:00Z"/>
          <w:b/>
          <w:color w:val="000000" w:themeColor="text1"/>
          <w:sz w:val="44"/>
          <w:rPrChange w:id="13877" w:author="Dr Mamadou SANOGO" w:date="2023-10-25T18:15:00Z">
            <w:rPr>
              <w:ins w:id="13878" w:author="Dr Mamadou SANOGO" w:date="2023-10-25T16:43:00Z"/>
              <w:b/>
              <w:sz w:val="44"/>
            </w:rPr>
          </w:rPrChange>
        </w:rPr>
      </w:pPr>
    </w:p>
    <w:p w14:paraId="52E53352" w14:textId="07ED36BF" w:rsidR="00D3265D" w:rsidRPr="007A4AFC" w:rsidRDefault="00D3265D" w:rsidP="00D81BFF">
      <w:pPr>
        <w:shd w:val="clear" w:color="auto" w:fill="FFFFFF"/>
        <w:spacing w:line="240" w:lineRule="auto"/>
        <w:ind w:right="9"/>
        <w:jc w:val="center"/>
        <w:rPr>
          <w:ins w:id="13879" w:author="Dr Mamadou SANOGO" w:date="2023-10-25T16:43:00Z"/>
          <w:b/>
          <w:color w:val="000000" w:themeColor="text1"/>
          <w:sz w:val="44"/>
          <w:rPrChange w:id="13880" w:author="Dr Mamadou SANOGO" w:date="2023-10-25T18:15:00Z">
            <w:rPr>
              <w:ins w:id="13881" w:author="Dr Mamadou SANOGO" w:date="2023-10-25T16:43:00Z"/>
              <w:b/>
              <w:sz w:val="44"/>
            </w:rPr>
          </w:rPrChange>
        </w:rPr>
      </w:pPr>
    </w:p>
    <w:p w14:paraId="3259F25D" w14:textId="762CBF82" w:rsidR="00D3265D" w:rsidRPr="007A4AFC" w:rsidRDefault="00D3265D" w:rsidP="00D81BFF">
      <w:pPr>
        <w:shd w:val="clear" w:color="auto" w:fill="FFFFFF"/>
        <w:spacing w:line="240" w:lineRule="auto"/>
        <w:ind w:right="9"/>
        <w:jc w:val="center"/>
        <w:rPr>
          <w:ins w:id="13882" w:author="Dr Mamadou SANOGO" w:date="2023-10-25T16:43:00Z"/>
          <w:b/>
          <w:color w:val="000000" w:themeColor="text1"/>
          <w:sz w:val="44"/>
          <w:rPrChange w:id="13883" w:author="Dr Mamadou SANOGO" w:date="2023-10-25T18:15:00Z">
            <w:rPr>
              <w:ins w:id="13884" w:author="Dr Mamadou SANOGO" w:date="2023-10-25T16:43:00Z"/>
              <w:b/>
              <w:sz w:val="44"/>
            </w:rPr>
          </w:rPrChange>
        </w:rPr>
      </w:pPr>
    </w:p>
    <w:p w14:paraId="2DBBDCEF" w14:textId="3F2E2015" w:rsidR="00D3265D" w:rsidRPr="007A4AFC" w:rsidRDefault="00D3265D" w:rsidP="00D81BFF">
      <w:pPr>
        <w:shd w:val="clear" w:color="auto" w:fill="FFFFFF"/>
        <w:spacing w:line="240" w:lineRule="auto"/>
        <w:ind w:right="9"/>
        <w:jc w:val="center"/>
        <w:rPr>
          <w:ins w:id="13885" w:author="Dr Mamadou SANOGO" w:date="2023-10-25T16:43:00Z"/>
          <w:b/>
          <w:color w:val="000000" w:themeColor="text1"/>
          <w:sz w:val="44"/>
          <w:rPrChange w:id="13886" w:author="Dr Mamadou SANOGO" w:date="2023-10-25T18:15:00Z">
            <w:rPr>
              <w:ins w:id="13887" w:author="Dr Mamadou SANOGO" w:date="2023-10-25T16:43:00Z"/>
              <w:b/>
              <w:sz w:val="44"/>
            </w:rPr>
          </w:rPrChange>
        </w:rPr>
      </w:pPr>
    </w:p>
    <w:p w14:paraId="67918949" w14:textId="084B9109" w:rsidR="00D3265D" w:rsidRPr="007A4AFC" w:rsidRDefault="00D3265D" w:rsidP="00D81BFF">
      <w:pPr>
        <w:shd w:val="clear" w:color="auto" w:fill="FFFFFF"/>
        <w:spacing w:line="240" w:lineRule="auto"/>
        <w:ind w:right="9"/>
        <w:jc w:val="center"/>
        <w:rPr>
          <w:ins w:id="13888" w:author="Dr Mamadou SANOGO" w:date="2023-10-25T16:43:00Z"/>
          <w:b/>
          <w:color w:val="000000" w:themeColor="text1"/>
          <w:sz w:val="44"/>
          <w:rPrChange w:id="13889" w:author="Dr Mamadou SANOGO" w:date="2023-10-25T18:15:00Z">
            <w:rPr>
              <w:ins w:id="13890" w:author="Dr Mamadou SANOGO" w:date="2023-10-25T16:43:00Z"/>
              <w:b/>
              <w:sz w:val="44"/>
            </w:rPr>
          </w:rPrChange>
        </w:rPr>
      </w:pPr>
    </w:p>
    <w:p w14:paraId="5607B10D" w14:textId="11F9D31F" w:rsidR="00D3265D" w:rsidRPr="007A4AFC" w:rsidRDefault="00D3265D" w:rsidP="00D81BFF">
      <w:pPr>
        <w:shd w:val="clear" w:color="auto" w:fill="FFFFFF"/>
        <w:spacing w:line="240" w:lineRule="auto"/>
        <w:ind w:right="9"/>
        <w:jc w:val="center"/>
        <w:rPr>
          <w:ins w:id="13891" w:author="Dr Mamadou SANOGO" w:date="2023-10-25T16:44:00Z"/>
          <w:b/>
          <w:color w:val="000000" w:themeColor="text1"/>
          <w:sz w:val="44"/>
          <w:rPrChange w:id="13892" w:author="Dr Mamadou SANOGO" w:date="2023-10-25T18:15:00Z">
            <w:rPr>
              <w:ins w:id="13893" w:author="Dr Mamadou SANOGO" w:date="2023-10-25T16:44:00Z"/>
              <w:b/>
              <w:sz w:val="44"/>
            </w:rPr>
          </w:rPrChange>
        </w:rPr>
      </w:pPr>
    </w:p>
    <w:p w14:paraId="38250668" w14:textId="38174515" w:rsidR="00D3265D" w:rsidRPr="007A4AFC" w:rsidRDefault="00D3265D" w:rsidP="00D81BFF">
      <w:pPr>
        <w:shd w:val="clear" w:color="auto" w:fill="FFFFFF"/>
        <w:spacing w:line="240" w:lineRule="auto"/>
        <w:ind w:right="9"/>
        <w:jc w:val="center"/>
        <w:rPr>
          <w:ins w:id="13894" w:author="Dr Mamadou SANOGO" w:date="2023-10-25T16:44:00Z"/>
          <w:b/>
          <w:color w:val="000000" w:themeColor="text1"/>
          <w:sz w:val="44"/>
          <w:rPrChange w:id="13895" w:author="Dr Mamadou SANOGO" w:date="2023-10-25T18:15:00Z">
            <w:rPr>
              <w:ins w:id="13896" w:author="Dr Mamadou SANOGO" w:date="2023-10-25T16:44:00Z"/>
              <w:b/>
              <w:sz w:val="44"/>
            </w:rPr>
          </w:rPrChange>
        </w:rPr>
      </w:pPr>
    </w:p>
    <w:p w14:paraId="6FC20860" w14:textId="6367CF94" w:rsidR="00D3265D" w:rsidRPr="007A4AFC" w:rsidRDefault="00D3265D" w:rsidP="00D81BFF">
      <w:pPr>
        <w:shd w:val="clear" w:color="auto" w:fill="FFFFFF"/>
        <w:spacing w:line="240" w:lineRule="auto"/>
        <w:ind w:right="9"/>
        <w:jc w:val="center"/>
        <w:rPr>
          <w:ins w:id="13897" w:author="Dr Mamadou SANOGO" w:date="2023-10-25T16:44:00Z"/>
          <w:b/>
          <w:color w:val="000000" w:themeColor="text1"/>
          <w:sz w:val="44"/>
          <w:rPrChange w:id="13898" w:author="Dr Mamadou SANOGO" w:date="2023-10-25T18:15:00Z">
            <w:rPr>
              <w:ins w:id="13899" w:author="Dr Mamadou SANOGO" w:date="2023-10-25T16:44:00Z"/>
              <w:b/>
              <w:sz w:val="44"/>
            </w:rPr>
          </w:rPrChange>
        </w:rPr>
      </w:pPr>
    </w:p>
    <w:p w14:paraId="20935D60" w14:textId="484164AC" w:rsidR="00D3265D" w:rsidRPr="007A4AFC" w:rsidRDefault="00D3265D" w:rsidP="00D81BFF">
      <w:pPr>
        <w:shd w:val="clear" w:color="auto" w:fill="FFFFFF"/>
        <w:spacing w:line="240" w:lineRule="auto"/>
        <w:ind w:right="9"/>
        <w:jc w:val="center"/>
        <w:rPr>
          <w:ins w:id="13900" w:author="Dr Mamadou SANOGO" w:date="2023-10-25T16:44:00Z"/>
          <w:b/>
          <w:color w:val="000000" w:themeColor="text1"/>
          <w:sz w:val="44"/>
          <w:rPrChange w:id="13901" w:author="Dr Mamadou SANOGO" w:date="2023-10-25T18:15:00Z">
            <w:rPr>
              <w:ins w:id="13902" w:author="Dr Mamadou SANOGO" w:date="2023-10-25T16:44:00Z"/>
              <w:b/>
              <w:sz w:val="44"/>
            </w:rPr>
          </w:rPrChange>
        </w:rPr>
      </w:pPr>
    </w:p>
    <w:p w14:paraId="0FBFF407" w14:textId="02402280" w:rsidR="00D3265D" w:rsidRPr="007A4AFC" w:rsidRDefault="00D3265D" w:rsidP="00D81BFF">
      <w:pPr>
        <w:shd w:val="clear" w:color="auto" w:fill="FFFFFF"/>
        <w:spacing w:line="240" w:lineRule="auto"/>
        <w:ind w:right="9"/>
        <w:jc w:val="center"/>
        <w:rPr>
          <w:ins w:id="13903" w:author="Dr Mamadou SANOGO" w:date="2023-10-25T16:44:00Z"/>
          <w:b/>
          <w:color w:val="000000" w:themeColor="text1"/>
          <w:sz w:val="44"/>
          <w:rPrChange w:id="13904" w:author="Dr Mamadou SANOGO" w:date="2023-10-25T18:15:00Z">
            <w:rPr>
              <w:ins w:id="13905" w:author="Dr Mamadou SANOGO" w:date="2023-10-25T16:44:00Z"/>
              <w:b/>
              <w:sz w:val="44"/>
            </w:rPr>
          </w:rPrChange>
        </w:rPr>
      </w:pPr>
    </w:p>
    <w:p w14:paraId="7178433E" w14:textId="77777777" w:rsidR="00D3265D" w:rsidRPr="007A4AFC" w:rsidRDefault="00D3265D" w:rsidP="00D81BFF">
      <w:pPr>
        <w:shd w:val="clear" w:color="auto" w:fill="FFFFFF"/>
        <w:spacing w:line="240" w:lineRule="auto"/>
        <w:ind w:right="9"/>
        <w:jc w:val="center"/>
        <w:rPr>
          <w:ins w:id="13906" w:author="Dr Mamadou SANOGO" w:date="2023-10-25T16:43:00Z"/>
          <w:b/>
          <w:color w:val="000000" w:themeColor="text1"/>
          <w:sz w:val="44"/>
          <w:rPrChange w:id="13907" w:author="Dr Mamadou SANOGO" w:date="2023-10-25T18:15:00Z">
            <w:rPr>
              <w:ins w:id="13908" w:author="Dr Mamadou SANOGO" w:date="2023-10-25T16:43:00Z"/>
              <w:b/>
              <w:sz w:val="44"/>
            </w:rPr>
          </w:rPrChange>
        </w:rPr>
      </w:pPr>
    </w:p>
    <w:p w14:paraId="7A30D949" w14:textId="13DED88A" w:rsidR="00D3265D" w:rsidRPr="007A4AFC" w:rsidRDefault="00D3265D" w:rsidP="00D81BFF">
      <w:pPr>
        <w:shd w:val="clear" w:color="auto" w:fill="FFFFFF"/>
        <w:spacing w:line="240" w:lineRule="auto"/>
        <w:ind w:right="9"/>
        <w:jc w:val="center"/>
        <w:rPr>
          <w:ins w:id="13909" w:author="Dr Mamadou SANOGO" w:date="2023-10-25T16:43:00Z"/>
          <w:b/>
          <w:color w:val="000000" w:themeColor="text1"/>
          <w:sz w:val="44"/>
          <w:rPrChange w:id="13910" w:author="Dr Mamadou SANOGO" w:date="2023-10-25T18:15:00Z">
            <w:rPr>
              <w:ins w:id="13911" w:author="Dr Mamadou SANOGO" w:date="2023-10-25T16:43:00Z"/>
              <w:b/>
              <w:sz w:val="44"/>
            </w:rPr>
          </w:rPrChange>
        </w:rPr>
      </w:pPr>
    </w:p>
    <w:p w14:paraId="6725E9CA" w14:textId="0A292693" w:rsidR="00D3265D" w:rsidRPr="007A4AFC" w:rsidRDefault="00D3265D" w:rsidP="00D81BFF">
      <w:pPr>
        <w:shd w:val="clear" w:color="auto" w:fill="FFFFFF"/>
        <w:spacing w:line="240" w:lineRule="auto"/>
        <w:ind w:right="9"/>
        <w:jc w:val="center"/>
        <w:rPr>
          <w:ins w:id="13912" w:author="Dr Mamadou SANOGO" w:date="2023-10-25T16:43:00Z"/>
          <w:b/>
          <w:color w:val="000000" w:themeColor="text1"/>
          <w:sz w:val="44"/>
          <w:rPrChange w:id="13913" w:author="Dr Mamadou SANOGO" w:date="2023-10-25T18:15:00Z">
            <w:rPr>
              <w:ins w:id="13914" w:author="Dr Mamadou SANOGO" w:date="2023-10-25T16:43:00Z"/>
              <w:b/>
              <w:sz w:val="44"/>
            </w:rPr>
          </w:rPrChange>
        </w:rPr>
      </w:pPr>
    </w:p>
    <w:p w14:paraId="67B996BD" w14:textId="5879D003" w:rsidR="00D3265D" w:rsidRPr="007A4AFC" w:rsidRDefault="00D3265D" w:rsidP="00D81BFF">
      <w:pPr>
        <w:shd w:val="clear" w:color="auto" w:fill="FFFFFF"/>
        <w:spacing w:line="240" w:lineRule="auto"/>
        <w:ind w:right="9"/>
        <w:jc w:val="center"/>
        <w:rPr>
          <w:ins w:id="13915" w:author="Dr Mamadou SANOGO" w:date="2023-10-25T16:43:00Z"/>
          <w:b/>
          <w:color w:val="000000" w:themeColor="text1"/>
          <w:sz w:val="44"/>
          <w:rPrChange w:id="13916" w:author="Dr Mamadou SANOGO" w:date="2023-10-25T18:15:00Z">
            <w:rPr>
              <w:ins w:id="13917" w:author="Dr Mamadou SANOGO" w:date="2023-10-25T16:43:00Z"/>
              <w:b/>
              <w:sz w:val="44"/>
            </w:rPr>
          </w:rPrChange>
        </w:rPr>
      </w:pPr>
    </w:p>
    <w:p w14:paraId="542DDFC6" w14:textId="75A55256" w:rsidR="00D3265D" w:rsidRPr="007A4AFC" w:rsidRDefault="00D3265D" w:rsidP="00D81BFF">
      <w:pPr>
        <w:shd w:val="clear" w:color="auto" w:fill="FFFFFF"/>
        <w:spacing w:line="240" w:lineRule="auto"/>
        <w:ind w:right="9"/>
        <w:jc w:val="center"/>
        <w:rPr>
          <w:ins w:id="13918" w:author="Dr Mamadou SANOGO" w:date="2023-10-25T16:43:00Z"/>
          <w:b/>
          <w:color w:val="000000" w:themeColor="text1"/>
          <w:sz w:val="44"/>
          <w:rPrChange w:id="13919" w:author="Dr Mamadou SANOGO" w:date="2023-10-25T18:15:00Z">
            <w:rPr>
              <w:ins w:id="13920" w:author="Dr Mamadou SANOGO" w:date="2023-10-25T16:43:00Z"/>
              <w:b/>
              <w:sz w:val="44"/>
            </w:rPr>
          </w:rPrChange>
        </w:rPr>
      </w:pPr>
    </w:p>
    <w:p w14:paraId="6254929E" w14:textId="36F60145" w:rsidR="00D3265D" w:rsidRPr="007A4AFC" w:rsidRDefault="00D3265D" w:rsidP="00D81BFF">
      <w:pPr>
        <w:shd w:val="clear" w:color="auto" w:fill="FFFFFF"/>
        <w:spacing w:line="240" w:lineRule="auto"/>
        <w:ind w:right="9"/>
        <w:jc w:val="center"/>
        <w:rPr>
          <w:ins w:id="13921" w:author="Dr Mamadou SANOGO" w:date="2023-10-25T16:43:00Z"/>
          <w:b/>
          <w:color w:val="000000" w:themeColor="text1"/>
          <w:sz w:val="44"/>
          <w:rPrChange w:id="13922" w:author="Dr Mamadou SANOGO" w:date="2023-10-25T18:15:00Z">
            <w:rPr>
              <w:ins w:id="13923" w:author="Dr Mamadou SANOGO" w:date="2023-10-25T16:43:00Z"/>
              <w:b/>
              <w:sz w:val="44"/>
            </w:rPr>
          </w:rPrChange>
        </w:rPr>
      </w:pPr>
    </w:p>
    <w:p w14:paraId="169B8644" w14:textId="77777777" w:rsidR="00D3265D" w:rsidRPr="007A4AFC" w:rsidRDefault="00D3265D" w:rsidP="00D81BFF">
      <w:pPr>
        <w:shd w:val="clear" w:color="auto" w:fill="FFFFFF"/>
        <w:spacing w:line="240" w:lineRule="auto"/>
        <w:ind w:right="9"/>
        <w:jc w:val="center"/>
        <w:rPr>
          <w:ins w:id="13924" w:author="Dr Mamadou SANOGO" w:date="2023-10-25T16:43:00Z"/>
          <w:b/>
          <w:color w:val="000000" w:themeColor="text1"/>
          <w:sz w:val="44"/>
          <w:rPrChange w:id="13925" w:author="Dr Mamadou SANOGO" w:date="2023-10-25T18:15:00Z">
            <w:rPr>
              <w:ins w:id="13926" w:author="Dr Mamadou SANOGO" w:date="2023-10-25T16:43:00Z"/>
              <w:b/>
              <w:sz w:val="44"/>
            </w:rPr>
          </w:rPrChange>
        </w:rPr>
      </w:pPr>
    </w:p>
    <w:p w14:paraId="78CDC85D" w14:textId="7837EC4A" w:rsidR="00D3265D" w:rsidRPr="007A4AFC" w:rsidRDefault="00D3265D" w:rsidP="00D81BFF">
      <w:pPr>
        <w:shd w:val="clear" w:color="auto" w:fill="FFFFFF"/>
        <w:spacing w:line="240" w:lineRule="auto"/>
        <w:ind w:right="9"/>
        <w:jc w:val="center"/>
        <w:rPr>
          <w:ins w:id="13927" w:author="Dr Mamadou SANOGO" w:date="2023-10-25T16:43:00Z"/>
          <w:b/>
          <w:color w:val="000000" w:themeColor="text1"/>
          <w:sz w:val="44"/>
          <w:rPrChange w:id="13928" w:author="Dr Mamadou SANOGO" w:date="2023-10-25T18:15:00Z">
            <w:rPr>
              <w:ins w:id="13929" w:author="Dr Mamadou SANOGO" w:date="2023-10-25T16:43:00Z"/>
              <w:b/>
              <w:sz w:val="44"/>
            </w:rPr>
          </w:rPrChange>
        </w:rPr>
      </w:pPr>
    </w:p>
    <w:p w14:paraId="1470BD22" w14:textId="77777777" w:rsidR="00D3265D" w:rsidRPr="007A4AFC" w:rsidRDefault="00D3265D" w:rsidP="00D81BFF">
      <w:pPr>
        <w:shd w:val="clear" w:color="auto" w:fill="FFFFFF"/>
        <w:spacing w:line="240" w:lineRule="auto"/>
        <w:ind w:right="9"/>
        <w:jc w:val="center"/>
        <w:rPr>
          <w:ins w:id="13930" w:author="Dr Mamadou SANOGO" w:date="2023-10-25T15:02:00Z"/>
          <w:b/>
          <w:color w:val="000000" w:themeColor="text1"/>
          <w:sz w:val="44"/>
          <w:rPrChange w:id="13931" w:author="Dr Mamadou SANOGO" w:date="2023-10-25T18:15:00Z">
            <w:rPr>
              <w:ins w:id="13932" w:author="Dr Mamadou SANOGO" w:date="2023-10-25T15:02:00Z"/>
              <w:b/>
              <w:sz w:val="44"/>
            </w:rPr>
          </w:rPrChange>
        </w:rPr>
      </w:pPr>
    </w:p>
    <w:p w14:paraId="59235FC8" w14:textId="3DD2165A" w:rsidR="00D81BFF" w:rsidRPr="007A4AFC" w:rsidRDefault="00D81BFF" w:rsidP="00D81BFF">
      <w:pPr>
        <w:shd w:val="clear" w:color="auto" w:fill="FFFFFF"/>
        <w:spacing w:line="240" w:lineRule="auto"/>
        <w:ind w:right="9"/>
        <w:jc w:val="center"/>
        <w:rPr>
          <w:ins w:id="13933" w:author="Dr Mamadou SANOGO" w:date="2023-10-25T16:43:00Z"/>
          <w:b/>
          <w:color w:val="000000" w:themeColor="text1"/>
          <w:sz w:val="44"/>
          <w:rPrChange w:id="13934" w:author="Dr Mamadou SANOGO" w:date="2023-10-25T18:15:00Z">
            <w:rPr>
              <w:ins w:id="13935" w:author="Dr Mamadou SANOGO" w:date="2023-10-25T16:43:00Z"/>
              <w:b/>
              <w:sz w:val="44"/>
            </w:rPr>
          </w:rPrChange>
        </w:rPr>
      </w:pPr>
      <w:ins w:id="13936" w:author="Dr Mamadou SANOGO" w:date="2023-10-25T15:02:00Z">
        <w:r w:rsidRPr="007A4AFC">
          <w:rPr>
            <w:b/>
            <w:color w:val="000000" w:themeColor="text1"/>
            <w:sz w:val="44"/>
            <w:rPrChange w:id="13937" w:author="Dr Mamadou SANOGO" w:date="2023-10-25T18:15:00Z">
              <w:rPr>
                <w:b/>
                <w:sz w:val="44"/>
              </w:rPr>
            </w:rPrChange>
          </w:rPr>
          <w:t>Annexe n°020 : Cahier de suivi</w:t>
        </w:r>
      </w:ins>
    </w:p>
    <w:p w14:paraId="3FB05DD3" w14:textId="0ECD3E05" w:rsidR="00D3265D" w:rsidRPr="007A4AFC" w:rsidRDefault="00D3265D" w:rsidP="00D81BFF">
      <w:pPr>
        <w:shd w:val="clear" w:color="auto" w:fill="FFFFFF"/>
        <w:spacing w:line="240" w:lineRule="auto"/>
        <w:ind w:right="9"/>
        <w:jc w:val="center"/>
        <w:rPr>
          <w:ins w:id="13938" w:author="Dr Mamadou SANOGO" w:date="2023-10-25T16:43:00Z"/>
          <w:b/>
          <w:color w:val="000000" w:themeColor="text1"/>
          <w:sz w:val="44"/>
          <w:rPrChange w:id="13939" w:author="Dr Mamadou SANOGO" w:date="2023-10-25T18:15:00Z">
            <w:rPr>
              <w:ins w:id="13940" w:author="Dr Mamadou SANOGO" w:date="2023-10-25T16:43:00Z"/>
              <w:b/>
              <w:sz w:val="44"/>
            </w:rPr>
          </w:rPrChange>
        </w:rPr>
      </w:pPr>
    </w:p>
    <w:p w14:paraId="72D0EEE0" w14:textId="31B8E274" w:rsidR="00D3265D" w:rsidRPr="007A4AFC" w:rsidRDefault="00D3265D" w:rsidP="00D81BFF">
      <w:pPr>
        <w:shd w:val="clear" w:color="auto" w:fill="FFFFFF"/>
        <w:spacing w:line="240" w:lineRule="auto"/>
        <w:ind w:right="9"/>
        <w:jc w:val="center"/>
        <w:rPr>
          <w:ins w:id="13941" w:author="Dr Mamadou SANOGO" w:date="2023-10-25T16:43:00Z"/>
          <w:b/>
          <w:color w:val="000000" w:themeColor="text1"/>
          <w:sz w:val="44"/>
          <w:rPrChange w:id="13942" w:author="Dr Mamadou SANOGO" w:date="2023-10-25T18:15:00Z">
            <w:rPr>
              <w:ins w:id="13943" w:author="Dr Mamadou SANOGO" w:date="2023-10-25T16:43:00Z"/>
              <w:b/>
              <w:sz w:val="44"/>
            </w:rPr>
          </w:rPrChange>
        </w:rPr>
      </w:pPr>
    </w:p>
    <w:p w14:paraId="1CD44B58" w14:textId="3CC931A0" w:rsidR="00D3265D" w:rsidRPr="007A4AFC" w:rsidRDefault="00D3265D" w:rsidP="00D81BFF">
      <w:pPr>
        <w:shd w:val="clear" w:color="auto" w:fill="FFFFFF"/>
        <w:spacing w:line="240" w:lineRule="auto"/>
        <w:ind w:right="9"/>
        <w:jc w:val="center"/>
        <w:rPr>
          <w:ins w:id="13944" w:author="Dr Mamadou SANOGO" w:date="2023-10-25T16:43:00Z"/>
          <w:b/>
          <w:color w:val="000000" w:themeColor="text1"/>
          <w:sz w:val="44"/>
          <w:rPrChange w:id="13945" w:author="Dr Mamadou SANOGO" w:date="2023-10-25T18:15:00Z">
            <w:rPr>
              <w:ins w:id="13946" w:author="Dr Mamadou SANOGO" w:date="2023-10-25T16:43:00Z"/>
              <w:b/>
              <w:sz w:val="44"/>
            </w:rPr>
          </w:rPrChange>
        </w:rPr>
      </w:pPr>
    </w:p>
    <w:p w14:paraId="0D81AA2F" w14:textId="1F66894F" w:rsidR="00D3265D" w:rsidRPr="007A4AFC" w:rsidRDefault="00D3265D" w:rsidP="00D81BFF">
      <w:pPr>
        <w:shd w:val="clear" w:color="auto" w:fill="FFFFFF"/>
        <w:spacing w:line="240" w:lineRule="auto"/>
        <w:ind w:right="9"/>
        <w:jc w:val="center"/>
        <w:rPr>
          <w:ins w:id="13947" w:author="Dr Mamadou SANOGO" w:date="2023-10-25T16:43:00Z"/>
          <w:b/>
          <w:color w:val="000000" w:themeColor="text1"/>
          <w:sz w:val="44"/>
          <w:rPrChange w:id="13948" w:author="Dr Mamadou SANOGO" w:date="2023-10-25T18:15:00Z">
            <w:rPr>
              <w:ins w:id="13949" w:author="Dr Mamadou SANOGO" w:date="2023-10-25T16:43:00Z"/>
              <w:b/>
              <w:sz w:val="44"/>
            </w:rPr>
          </w:rPrChange>
        </w:rPr>
      </w:pPr>
    </w:p>
    <w:p w14:paraId="3BAE5E63" w14:textId="51533587" w:rsidR="00D3265D" w:rsidRPr="007A4AFC" w:rsidRDefault="00D3265D" w:rsidP="00D81BFF">
      <w:pPr>
        <w:shd w:val="clear" w:color="auto" w:fill="FFFFFF"/>
        <w:spacing w:line="240" w:lineRule="auto"/>
        <w:ind w:right="9"/>
        <w:jc w:val="center"/>
        <w:rPr>
          <w:ins w:id="13950" w:author="Dr Mamadou SANOGO" w:date="2023-10-25T16:43:00Z"/>
          <w:b/>
          <w:color w:val="000000" w:themeColor="text1"/>
          <w:sz w:val="44"/>
          <w:rPrChange w:id="13951" w:author="Dr Mamadou SANOGO" w:date="2023-10-25T18:15:00Z">
            <w:rPr>
              <w:ins w:id="13952" w:author="Dr Mamadou SANOGO" w:date="2023-10-25T16:43:00Z"/>
              <w:b/>
              <w:sz w:val="44"/>
            </w:rPr>
          </w:rPrChange>
        </w:rPr>
      </w:pPr>
    </w:p>
    <w:p w14:paraId="003957AF" w14:textId="62AC9AF9" w:rsidR="00D3265D" w:rsidRPr="007A4AFC" w:rsidRDefault="00D3265D" w:rsidP="00D81BFF">
      <w:pPr>
        <w:shd w:val="clear" w:color="auto" w:fill="FFFFFF"/>
        <w:spacing w:line="240" w:lineRule="auto"/>
        <w:ind w:right="9"/>
        <w:jc w:val="center"/>
        <w:rPr>
          <w:ins w:id="13953" w:author="Dr Mamadou SANOGO" w:date="2023-10-25T16:43:00Z"/>
          <w:b/>
          <w:color w:val="000000" w:themeColor="text1"/>
          <w:sz w:val="44"/>
          <w:rPrChange w:id="13954" w:author="Dr Mamadou SANOGO" w:date="2023-10-25T18:15:00Z">
            <w:rPr>
              <w:ins w:id="13955" w:author="Dr Mamadou SANOGO" w:date="2023-10-25T16:43:00Z"/>
              <w:b/>
              <w:sz w:val="44"/>
            </w:rPr>
          </w:rPrChange>
        </w:rPr>
      </w:pPr>
    </w:p>
    <w:p w14:paraId="12C22D62" w14:textId="5C90D38B" w:rsidR="00D3265D" w:rsidRPr="007A4AFC" w:rsidRDefault="00D3265D" w:rsidP="00D81BFF">
      <w:pPr>
        <w:shd w:val="clear" w:color="auto" w:fill="FFFFFF"/>
        <w:spacing w:line="240" w:lineRule="auto"/>
        <w:ind w:right="9"/>
        <w:jc w:val="center"/>
        <w:rPr>
          <w:ins w:id="13956" w:author="Dr Mamadou SANOGO" w:date="2023-10-25T16:43:00Z"/>
          <w:b/>
          <w:color w:val="000000" w:themeColor="text1"/>
          <w:sz w:val="44"/>
          <w:rPrChange w:id="13957" w:author="Dr Mamadou SANOGO" w:date="2023-10-25T18:15:00Z">
            <w:rPr>
              <w:ins w:id="13958" w:author="Dr Mamadou SANOGO" w:date="2023-10-25T16:43:00Z"/>
              <w:b/>
              <w:sz w:val="44"/>
            </w:rPr>
          </w:rPrChange>
        </w:rPr>
      </w:pPr>
    </w:p>
    <w:p w14:paraId="3B105E1B" w14:textId="2CD13C47" w:rsidR="00D3265D" w:rsidRPr="007A4AFC" w:rsidRDefault="00D3265D" w:rsidP="00D81BFF">
      <w:pPr>
        <w:shd w:val="clear" w:color="auto" w:fill="FFFFFF"/>
        <w:spacing w:line="240" w:lineRule="auto"/>
        <w:ind w:right="9"/>
        <w:jc w:val="center"/>
        <w:rPr>
          <w:ins w:id="13959" w:author="Dr Mamadou SANOGO" w:date="2023-10-25T16:43:00Z"/>
          <w:b/>
          <w:color w:val="000000" w:themeColor="text1"/>
          <w:sz w:val="44"/>
          <w:rPrChange w:id="13960" w:author="Dr Mamadou SANOGO" w:date="2023-10-25T18:15:00Z">
            <w:rPr>
              <w:ins w:id="13961" w:author="Dr Mamadou SANOGO" w:date="2023-10-25T16:43:00Z"/>
              <w:b/>
              <w:sz w:val="44"/>
            </w:rPr>
          </w:rPrChange>
        </w:rPr>
      </w:pPr>
    </w:p>
    <w:p w14:paraId="72023686" w14:textId="0216E596" w:rsidR="00D3265D" w:rsidRPr="007A4AFC" w:rsidRDefault="00D3265D" w:rsidP="00D81BFF">
      <w:pPr>
        <w:shd w:val="clear" w:color="auto" w:fill="FFFFFF"/>
        <w:spacing w:line="240" w:lineRule="auto"/>
        <w:ind w:right="9"/>
        <w:jc w:val="center"/>
        <w:rPr>
          <w:ins w:id="13962" w:author="Dr Mamadou SANOGO" w:date="2023-10-25T16:44:00Z"/>
          <w:b/>
          <w:color w:val="000000" w:themeColor="text1"/>
          <w:sz w:val="44"/>
          <w:rPrChange w:id="13963" w:author="Dr Mamadou SANOGO" w:date="2023-10-25T18:15:00Z">
            <w:rPr>
              <w:ins w:id="13964" w:author="Dr Mamadou SANOGO" w:date="2023-10-25T16:44:00Z"/>
              <w:b/>
              <w:sz w:val="44"/>
            </w:rPr>
          </w:rPrChange>
        </w:rPr>
      </w:pPr>
    </w:p>
    <w:p w14:paraId="43725201" w14:textId="0EA84BE4" w:rsidR="00D3265D" w:rsidRPr="007A4AFC" w:rsidRDefault="00D3265D" w:rsidP="00D81BFF">
      <w:pPr>
        <w:shd w:val="clear" w:color="auto" w:fill="FFFFFF"/>
        <w:spacing w:line="240" w:lineRule="auto"/>
        <w:ind w:right="9"/>
        <w:jc w:val="center"/>
        <w:rPr>
          <w:ins w:id="13965" w:author="Dr Mamadou SANOGO" w:date="2023-10-25T16:44:00Z"/>
          <w:b/>
          <w:color w:val="000000" w:themeColor="text1"/>
          <w:sz w:val="44"/>
          <w:rPrChange w:id="13966" w:author="Dr Mamadou SANOGO" w:date="2023-10-25T18:15:00Z">
            <w:rPr>
              <w:ins w:id="13967" w:author="Dr Mamadou SANOGO" w:date="2023-10-25T16:44:00Z"/>
              <w:b/>
              <w:sz w:val="44"/>
            </w:rPr>
          </w:rPrChange>
        </w:rPr>
      </w:pPr>
    </w:p>
    <w:p w14:paraId="697434D4" w14:textId="2B0473EC" w:rsidR="00D3265D" w:rsidRPr="007A4AFC" w:rsidRDefault="00D3265D" w:rsidP="00D81BFF">
      <w:pPr>
        <w:shd w:val="clear" w:color="auto" w:fill="FFFFFF"/>
        <w:spacing w:line="240" w:lineRule="auto"/>
        <w:ind w:right="9"/>
        <w:jc w:val="center"/>
        <w:rPr>
          <w:ins w:id="13968" w:author="Dr Mamadou SANOGO" w:date="2023-10-25T16:44:00Z"/>
          <w:b/>
          <w:color w:val="000000" w:themeColor="text1"/>
          <w:sz w:val="44"/>
          <w:rPrChange w:id="13969" w:author="Dr Mamadou SANOGO" w:date="2023-10-25T18:15:00Z">
            <w:rPr>
              <w:ins w:id="13970" w:author="Dr Mamadou SANOGO" w:date="2023-10-25T16:44:00Z"/>
              <w:b/>
              <w:sz w:val="44"/>
            </w:rPr>
          </w:rPrChange>
        </w:rPr>
      </w:pPr>
    </w:p>
    <w:p w14:paraId="64DFF766" w14:textId="495F3EE3" w:rsidR="00D3265D" w:rsidRPr="007A4AFC" w:rsidRDefault="00D3265D" w:rsidP="00D81BFF">
      <w:pPr>
        <w:shd w:val="clear" w:color="auto" w:fill="FFFFFF"/>
        <w:spacing w:line="240" w:lineRule="auto"/>
        <w:ind w:right="9"/>
        <w:jc w:val="center"/>
        <w:rPr>
          <w:ins w:id="13971" w:author="Dr Mamadou SANOGO" w:date="2023-10-25T16:44:00Z"/>
          <w:b/>
          <w:color w:val="000000" w:themeColor="text1"/>
          <w:sz w:val="44"/>
          <w:rPrChange w:id="13972" w:author="Dr Mamadou SANOGO" w:date="2023-10-25T18:15:00Z">
            <w:rPr>
              <w:ins w:id="13973" w:author="Dr Mamadou SANOGO" w:date="2023-10-25T16:44:00Z"/>
              <w:b/>
              <w:sz w:val="44"/>
            </w:rPr>
          </w:rPrChange>
        </w:rPr>
      </w:pPr>
    </w:p>
    <w:p w14:paraId="65FC6760" w14:textId="06F9CCDB" w:rsidR="00D3265D" w:rsidRPr="007A4AFC" w:rsidRDefault="00D3265D" w:rsidP="00D81BFF">
      <w:pPr>
        <w:shd w:val="clear" w:color="auto" w:fill="FFFFFF"/>
        <w:spacing w:line="240" w:lineRule="auto"/>
        <w:ind w:right="9"/>
        <w:jc w:val="center"/>
        <w:rPr>
          <w:ins w:id="13974" w:author="Dr Mamadou SANOGO" w:date="2023-10-25T16:44:00Z"/>
          <w:b/>
          <w:color w:val="000000" w:themeColor="text1"/>
          <w:sz w:val="44"/>
          <w:rPrChange w:id="13975" w:author="Dr Mamadou SANOGO" w:date="2023-10-25T18:15:00Z">
            <w:rPr>
              <w:ins w:id="13976" w:author="Dr Mamadou SANOGO" w:date="2023-10-25T16:44:00Z"/>
              <w:b/>
              <w:sz w:val="44"/>
            </w:rPr>
          </w:rPrChange>
        </w:rPr>
      </w:pPr>
    </w:p>
    <w:p w14:paraId="3834A455" w14:textId="48B2BAE8" w:rsidR="00D3265D" w:rsidRPr="007A4AFC" w:rsidRDefault="00D3265D" w:rsidP="00D81BFF">
      <w:pPr>
        <w:shd w:val="clear" w:color="auto" w:fill="FFFFFF"/>
        <w:spacing w:line="240" w:lineRule="auto"/>
        <w:ind w:right="9"/>
        <w:jc w:val="center"/>
        <w:rPr>
          <w:ins w:id="13977" w:author="Dr Mamadou SANOGO" w:date="2023-10-25T16:44:00Z"/>
          <w:b/>
          <w:color w:val="000000" w:themeColor="text1"/>
          <w:sz w:val="44"/>
          <w:rPrChange w:id="13978" w:author="Dr Mamadou SANOGO" w:date="2023-10-25T18:15:00Z">
            <w:rPr>
              <w:ins w:id="13979" w:author="Dr Mamadou SANOGO" w:date="2023-10-25T16:44:00Z"/>
              <w:b/>
              <w:sz w:val="44"/>
            </w:rPr>
          </w:rPrChange>
        </w:rPr>
      </w:pPr>
    </w:p>
    <w:p w14:paraId="0BB92FD3" w14:textId="68C5D961" w:rsidR="00D3265D" w:rsidRPr="007A4AFC" w:rsidRDefault="00D3265D" w:rsidP="00D81BFF">
      <w:pPr>
        <w:shd w:val="clear" w:color="auto" w:fill="FFFFFF"/>
        <w:spacing w:line="240" w:lineRule="auto"/>
        <w:ind w:right="9"/>
        <w:jc w:val="center"/>
        <w:rPr>
          <w:ins w:id="13980" w:author="Dr Mamadou SANOGO" w:date="2023-10-25T16:44:00Z"/>
          <w:b/>
          <w:color w:val="000000" w:themeColor="text1"/>
          <w:sz w:val="44"/>
          <w:rPrChange w:id="13981" w:author="Dr Mamadou SANOGO" w:date="2023-10-25T18:15:00Z">
            <w:rPr>
              <w:ins w:id="13982" w:author="Dr Mamadou SANOGO" w:date="2023-10-25T16:44:00Z"/>
              <w:b/>
              <w:sz w:val="44"/>
            </w:rPr>
          </w:rPrChange>
        </w:rPr>
      </w:pPr>
    </w:p>
    <w:p w14:paraId="09315C92" w14:textId="2FAFB544" w:rsidR="00D3265D" w:rsidRPr="007A4AFC" w:rsidRDefault="00D3265D" w:rsidP="00D81BFF">
      <w:pPr>
        <w:shd w:val="clear" w:color="auto" w:fill="FFFFFF"/>
        <w:spacing w:line="240" w:lineRule="auto"/>
        <w:ind w:right="9"/>
        <w:jc w:val="center"/>
        <w:rPr>
          <w:ins w:id="13983" w:author="Dr Mamadou SANOGO" w:date="2023-10-25T16:44:00Z"/>
          <w:b/>
          <w:color w:val="000000" w:themeColor="text1"/>
          <w:sz w:val="44"/>
          <w:rPrChange w:id="13984" w:author="Dr Mamadou SANOGO" w:date="2023-10-25T18:15:00Z">
            <w:rPr>
              <w:ins w:id="13985" w:author="Dr Mamadou SANOGO" w:date="2023-10-25T16:44:00Z"/>
              <w:b/>
              <w:sz w:val="44"/>
            </w:rPr>
          </w:rPrChange>
        </w:rPr>
      </w:pPr>
    </w:p>
    <w:p w14:paraId="02C9C421" w14:textId="74714CAA" w:rsidR="00D3265D" w:rsidRPr="007A4AFC" w:rsidRDefault="00D3265D" w:rsidP="00D81BFF">
      <w:pPr>
        <w:shd w:val="clear" w:color="auto" w:fill="FFFFFF"/>
        <w:spacing w:line="240" w:lineRule="auto"/>
        <w:ind w:right="9"/>
        <w:jc w:val="center"/>
        <w:rPr>
          <w:ins w:id="13986" w:author="Dr Mamadou SANOGO" w:date="2023-10-25T16:44:00Z"/>
          <w:b/>
          <w:color w:val="000000" w:themeColor="text1"/>
          <w:sz w:val="44"/>
          <w:rPrChange w:id="13987" w:author="Dr Mamadou SANOGO" w:date="2023-10-25T18:15:00Z">
            <w:rPr>
              <w:ins w:id="13988" w:author="Dr Mamadou SANOGO" w:date="2023-10-25T16:44:00Z"/>
              <w:b/>
              <w:sz w:val="44"/>
            </w:rPr>
          </w:rPrChange>
        </w:rPr>
      </w:pPr>
    </w:p>
    <w:p w14:paraId="39970BB2" w14:textId="74A6267E" w:rsidR="00D3265D" w:rsidRPr="007A4AFC" w:rsidRDefault="00D3265D" w:rsidP="00D81BFF">
      <w:pPr>
        <w:shd w:val="clear" w:color="auto" w:fill="FFFFFF"/>
        <w:spacing w:line="240" w:lineRule="auto"/>
        <w:ind w:right="9"/>
        <w:jc w:val="center"/>
        <w:rPr>
          <w:ins w:id="13989" w:author="Dr Mamadou SANOGO" w:date="2023-10-25T16:44:00Z"/>
          <w:b/>
          <w:color w:val="000000" w:themeColor="text1"/>
          <w:sz w:val="44"/>
          <w:rPrChange w:id="13990" w:author="Dr Mamadou SANOGO" w:date="2023-10-25T18:15:00Z">
            <w:rPr>
              <w:ins w:id="13991" w:author="Dr Mamadou SANOGO" w:date="2023-10-25T16:44:00Z"/>
              <w:b/>
              <w:sz w:val="44"/>
            </w:rPr>
          </w:rPrChange>
        </w:rPr>
      </w:pPr>
    </w:p>
    <w:p w14:paraId="251F9FF2" w14:textId="113C5A27" w:rsidR="00D3265D" w:rsidRPr="007A4AFC" w:rsidRDefault="00D3265D" w:rsidP="00D81BFF">
      <w:pPr>
        <w:shd w:val="clear" w:color="auto" w:fill="FFFFFF"/>
        <w:spacing w:line="240" w:lineRule="auto"/>
        <w:ind w:right="9"/>
        <w:jc w:val="center"/>
        <w:rPr>
          <w:ins w:id="13992" w:author="Dr Mamadou SANOGO" w:date="2023-10-25T16:44:00Z"/>
          <w:b/>
          <w:color w:val="000000" w:themeColor="text1"/>
          <w:sz w:val="44"/>
          <w:rPrChange w:id="13993" w:author="Dr Mamadou SANOGO" w:date="2023-10-25T18:15:00Z">
            <w:rPr>
              <w:ins w:id="13994" w:author="Dr Mamadou SANOGO" w:date="2023-10-25T16:44:00Z"/>
              <w:b/>
              <w:sz w:val="44"/>
            </w:rPr>
          </w:rPrChange>
        </w:rPr>
      </w:pPr>
    </w:p>
    <w:p w14:paraId="535B40CA" w14:textId="221BE588" w:rsidR="00D3265D" w:rsidRPr="007A4AFC" w:rsidRDefault="00D3265D" w:rsidP="00D81BFF">
      <w:pPr>
        <w:shd w:val="clear" w:color="auto" w:fill="FFFFFF"/>
        <w:spacing w:line="240" w:lineRule="auto"/>
        <w:ind w:right="9"/>
        <w:jc w:val="center"/>
        <w:rPr>
          <w:ins w:id="13995" w:author="Dr Mamadou SANOGO" w:date="2023-10-25T16:44:00Z"/>
          <w:b/>
          <w:color w:val="000000" w:themeColor="text1"/>
          <w:sz w:val="44"/>
          <w:rPrChange w:id="13996" w:author="Dr Mamadou SANOGO" w:date="2023-10-25T18:15:00Z">
            <w:rPr>
              <w:ins w:id="13997" w:author="Dr Mamadou SANOGO" w:date="2023-10-25T16:44:00Z"/>
              <w:b/>
              <w:sz w:val="44"/>
            </w:rPr>
          </w:rPrChange>
        </w:rPr>
      </w:pPr>
    </w:p>
    <w:p w14:paraId="23415AB7" w14:textId="77777777" w:rsidR="00D3265D" w:rsidRPr="007A4AFC" w:rsidRDefault="00D3265D" w:rsidP="00D81BFF">
      <w:pPr>
        <w:shd w:val="clear" w:color="auto" w:fill="FFFFFF"/>
        <w:spacing w:line="240" w:lineRule="auto"/>
        <w:ind w:right="9"/>
        <w:jc w:val="center"/>
        <w:rPr>
          <w:ins w:id="13998" w:author="Dr Mamadou SANOGO" w:date="2023-10-25T16:43:00Z"/>
          <w:b/>
          <w:color w:val="000000" w:themeColor="text1"/>
          <w:sz w:val="44"/>
          <w:rPrChange w:id="13999" w:author="Dr Mamadou SANOGO" w:date="2023-10-25T18:15:00Z">
            <w:rPr>
              <w:ins w:id="14000" w:author="Dr Mamadou SANOGO" w:date="2023-10-25T16:43:00Z"/>
              <w:b/>
              <w:sz w:val="44"/>
            </w:rPr>
          </w:rPrChange>
        </w:rPr>
      </w:pPr>
    </w:p>
    <w:p w14:paraId="28852688" w14:textId="6AE60BE8" w:rsidR="00D3265D" w:rsidRPr="007A4AFC" w:rsidRDefault="00D3265D" w:rsidP="00D81BFF">
      <w:pPr>
        <w:shd w:val="clear" w:color="auto" w:fill="FFFFFF"/>
        <w:spacing w:line="240" w:lineRule="auto"/>
        <w:ind w:right="9"/>
        <w:jc w:val="center"/>
        <w:rPr>
          <w:ins w:id="14001" w:author="Dr Mamadou SANOGO" w:date="2023-10-25T16:43:00Z"/>
          <w:b/>
          <w:color w:val="000000" w:themeColor="text1"/>
          <w:sz w:val="44"/>
          <w:rPrChange w:id="14002" w:author="Dr Mamadou SANOGO" w:date="2023-10-25T18:15:00Z">
            <w:rPr>
              <w:ins w:id="14003" w:author="Dr Mamadou SANOGO" w:date="2023-10-25T16:43:00Z"/>
              <w:b/>
              <w:sz w:val="44"/>
            </w:rPr>
          </w:rPrChange>
        </w:rPr>
      </w:pPr>
    </w:p>
    <w:p w14:paraId="1663AC2F" w14:textId="6953A2A8" w:rsidR="00D3265D" w:rsidRPr="007A4AFC" w:rsidRDefault="00D3265D" w:rsidP="00D81BFF">
      <w:pPr>
        <w:shd w:val="clear" w:color="auto" w:fill="FFFFFF"/>
        <w:spacing w:line="240" w:lineRule="auto"/>
        <w:ind w:right="9"/>
        <w:jc w:val="center"/>
        <w:rPr>
          <w:ins w:id="14004" w:author="Dr Mamadou SANOGO" w:date="2023-10-25T16:43:00Z"/>
          <w:b/>
          <w:color w:val="000000" w:themeColor="text1"/>
          <w:sz w:val="44"/>
          <w:rPrChange w:id="14005" w:author="Dr Mamadou SANOGO" w:date="2023-10-25T18:15:00Z">
            <w:rPr>
              <w:ins w:id="14006" w:author="Dr Mamadou SANOGO" w:date="2023-10-25T16:43:00Z"/>
              <w:b/>
              <w:sz w:val="44"/>
            </w:rPr>
          </w:rPrChange>
        </w:rPr>
      </w:pPr>
    </w:p>
    <w:p w14:paraId="4893ED4F" w14:textId="47FB14EC" w:rsidR="00D3265D" w:rsidRPr="007A4AFC" w:rsidRDefault="00D3265D" w:rsidP="00D81BFF">
      <w:pPr>
        <w:shd w:val="clear" w:color="auto" w:fill="FFFFFF"/>
        <w:spacing w:line="240" w:lineRule="auto"/>
        <w:ind w:right="9"/>
        <w:jc w:val="center"/>
        <w:rPr>
          <w:ins w:id="14007" w:author="Dr Mamadou SANOGO" w:date="2023-10-25T16:43:00Z"/>
          <w:b/>
          <w:color w:val="000000" w:themeColor="text1"/>
          <w:sz w:val="44"/>
          <w:rPrChange w:id="14008" w:author="Dr Mamadou SANOGO" w:date="2023-10-25T18:15:00Z">
            <w:rPr>
              <w:ins w:id="14009" w:author="Dr Mamadou SANOGO" w:date="2023-10-25T16:43:00Z"/>
              <w:b/>
              <w:sz w:val="44"/>
            </w:rPr>
          </w:rPrChange>
        </w:rPr>
      </w:pPr>
    </w:p>
    <w:p w14:paraId="065E7BCD" w14:textId="35526628" w:rsidR="00D3265D" w:rsidRPr="007A4AFC" w:rsidRDefault="00D3265D" w:rsidP="00D81BFF">
      <w:pPr>
        <w:shd w:val="clear" w:color="auto" w:fill="FFFFFF"/>
        <w:spacing w:line="240" w:lineRule="auto"/>
        <w:ind w:right="9"/>
        <w:jc w:val="center"/>
        <w:rPr>
          <w:ins w:id="14010" w:author="Dr Mamadou SANOGO" w:date="2023-10-25T16:43:00Z"/>
          <w:b/>
          <w:color w:val="000000" w:themeColor="text1"/>
          <w:sz w:val="44"/>
          <w:rPrChange w:id="14011" w:author="Dr Mamadou SANOGO" w:date="2023-10-25T18:15:00Z">
            <w:rPr>
              <w:ins w:id="14012" w:author="Dr Mamadou SANOGO" w:date="2023-10-25T16:43:00Z"/>
              <w:b/>
              <w:sz w:val="44"/>
            </w:rPr>
          </w:rPrChange>
        </w:rPr>
      </w:pPr>
    </w:p>
    <w:p w14:paraId="3525DF41" w14:textId="3FF278FB" w:rsidR="00D3265D" w:rsidRPr="007A4AFC" w:rsidRDefault="00D3265D" w:rsidP="00D81BFF">
      <w:pPr>
        <w:shd w:val="clear" w:color="auto" w:fill="FFFFFF"/>
        <w:spacing w:line="240" w:lineRule="auto"/>
        <w:ind w:right="9"/>
        <w:jc w:val="center"/>
        <w:rPr>
          <w:ins w:id="14013" w:author="Dr Mamadou SANOGO" w:date="2023-10-25T16:43:00Z"/>
          <w:b/>
          <w:color w:val="000000" w:themeColor="text1"/>
          <w:sz w:val="44"/>
          <w:rPrChange w:id="14014" w:author="Dr Mamadou SANOGO" w:date="2023-10-25T18:15:00Z">
            <w:rPr>
              <w:ins w:id="14015" w:author="Dr Mamadou SANOGO" w:date="2023-10-25T16:43:00Z"/>
              <w:b/>
              <w:sz w:val="44"/>
            </w:rPr>
          </w:rPrChange>
        </w:rPr>
      </w:pPr>
    </w:p>
    <w:p w14:paraId="54180E0C" w14:textId="32670CF3" w:rsidR="00D3265D" w:rsidRPr="007A4AFC" w:rsidRDefault="00D3265D" w:rsidP="00D81BFF">
      <w:pPr>
        <w:shd w:val="clear" w:color="auto" w:fill="FFFFFF"/>
        <w:spacing w:line="240" w:lineRule="auto"/>
        <w:ind w:right="9"/>
        <w:jc w:val="center"/>
        <w:rPr>
          <w:ins w:id="14016" w:author="Dr Mamadou SANOGO" w:date="2023-10-25T16:43:00Z"/>
          <w:b/>
          <w:color w:val="000000" w:themeColor="text1"/>
          <w:sz w:val="44"/>
          <w:rPrChange w:id="14017" w:author="Dr Mamadou SANOGO" w:date="2023-10-25T18:15:00Z">
            <w:rPr>
              <w:ins w:id="14018" w:author="Dr Mamadou SANOGO" w:date="2023-10-25T16:43:00Z"/>
              <w:b/>
              <w:sz w:val="44"/>
            </w:rPr>
          </w:rPrChange>
        </w:rPr>
      </w:pPr>
    </w:p>
    <w:p w14:paraId="36689F11" w14:textId="7C3FE118" w:rsidR="00D3265D" w:rsidRDefault="00D3265D" w:rsidP="00D81BFF">
      <w:pPr>
        <w:shd w:val="clear" w:color="auto" w:fill="FFFFFF"/>
        <w:ind w:right="9"/>
        <w:jc w:val="center"/>
        <w:rPr>
          <w:ins w:id="14019" w:author="Dr Mamadou SANOGO" w:date="2023-10-27T11:45:00Z"/>
          <w:b/>
          <w:color w:val="000000" w:themeColor="text1"/>
          <w:sz w:val="44"/>
        </w:rPr>
      </w:pPr>
    </w:p>
    <w:p w14:paraId="39AB4AE8" w14:textId="5DFE7D82" w:rsidR="00DA7BA7" w:rsidRDefault="00DA7BA7" w:rsidP="00D81BFF">
      <w:pPr>
        <w:shd w:val="clear" w:color="auto" w:fill="FFFFFF"/>
        <w:ind w:right="9"/>
        <w:jc w:val="center"/>
        <w:rPr>
          <w:ins w:id="14020" w:author="Dr Mamadou SANOGO" w:date="2023-10-27T11:45:00Z"/>
          <w:b/>
          <w:color w:val="000000" w:themeColor="text1"/>
          <w:sz w:val="44"/>
        </w:rPr>
      </w:pPr>
    </w:p>
    <w:p w14:paraId="0721D406" w14:textId="389C12E5" w:rsidR="00DA7BA7" w:rsidRDefault="00DA7BA7" w:rsidP="00D81BFF">
      <w:pPr>
        <w:shd w:val="clear" w:color="auto" w:fill="FFFFFF"/>
        <w:ind w:right="9"/>
        <w:jc w:val="center"/>
        <w:rPr>
          <w:ins w:id="14021" w:author="Dr Mamadou SANOGO" w:date="2023-10-27T11:45:00Z"/>
          <w:b/>
          <w:color w:val="000000" w:themeColor="text1"/>
          <w:sz w:val="44"/>
        </w:rPr>
      </w:pPr>
    </w:p>
    <w:p w14:paraId="568DB508" w14:textId="04F872E3" w:rsidR="00DA7BA7" w:rsidRDefault="00DA7BA7" w:rsidP="00D81BFF">
      <w:pPr>
        <w:shd w:val="clear" w:color="auto" w:fill="FFFFFF"/>
        <w:ind w:right="9"/>
        <w:jc w:val="center"/>
        <w:rPr>
          <w:ins w:id="14022" w:author="Dr Mamadou SANOGO" w:date="2023-10-27T11:45:00Z"/>
          <w:b/>
          <w:color w:val="000000" w:themeColor="text1"/>
          <w:sz w:val="44"/>
        </w:rPr>
      </w:pPr>
    </w:p>
    <w:p w14:paraId="4A5C1846" w14:textId="2B093159" w:rsidR="00DA7BA7" w:rsidRDefault="00DA7BA7" w:rsidP="00D81BFF">
      <w:pPr>
        <w:shd w:val="clear" w:color="auto" w:fill="FFFFFF"/>
        <w:ind w:right="9"/>
        <w:jc w:val="center"/>
        <w:rPr>
          <w:ins w:id="14023" w:author="Dr Mamadou SANOGO" w:date="2023-10-27T11:45:00Z"/>
          <w:b/>
          <w:color w:val="000000" w:themeColor="text1"/>
          <w:sz w:val="44"/>
        </w:rPr>
      </w:pPr>
    </w:p>
    <w:p w14:paraId="1AB6EBB7" w14:textId="2280D215" w:rsidR="00DA7BA7" w:rsidRDefault="00DA7BA7" w:rsidP="00D81BFF">
      <w:pPr>
        <w:shd w:val="clear" w:color="auto" w:fill="FFFFFF"/>
        <w:ind w:right="9"/>
        <w:jc w:val="center"/>
        <w:rPr>
          <w:ins w:id="14024" w:author="Dr Mamadou SANOGO" w:date="2023-10-27T11:45:00Z"/>
          <w:b/>
          <w:color w:val="000000" w:themeColor="text1"/>
          <w:sz w:val="44"/>
        </w:rPr>
      </w:pPr>
    </w:p>
    <w:p w14:paraId="4308261A" w14:textId="4042FE05" w:rsidR="00DA7BA7" w:rsidRDefault="00DA7BA7" w:rsidP="00D81BFF">
      <w:pPr>
        <w:shd w:val="clear" w:color="auto" w:fill="FFFFFF"/>
        <w:ind w:right="9"/>
        <w:jc w:val="center"/>
        <w:rPr>
          <w:ins w:id="14025" w:author="Dr Mamadou SANOGO" w:date="2023-10-27T11:45:00Z"/>
          <w:b/>
          <w:color w:val="000000" w:themeColor="text1"/>
          <w:sz w:val="44"/>
        </w:rPr>
      </w:pPr>
    </w:p>
    <w:p w14:paraId="6517CD4C" w14:textId="2911A3CF" w:rsidR="00DA7BA7" w:rsidRDefault="00DA7BA7" w:rsidP="00D81BFF">
      <w:pPr>
        <w:shd w:val="clear" w:color="auto" w:fill="FFFFFF"/>
        <w:ind w:right="9"/>
        <w:jc w:val="center"/>
        <w:rPr>
          <w:ins w:id="14026" w:author="Dr Mamadou SANOGO" w:date="2023-10-27T11:45:00Z"/>
          <w:b/>
          <w:color w:val="000000" w:themeColor="text1"/>
          <w:sz w:val="44"/>
        </w:rPr>
      </w:pPr>
    </w:p>
    <w:p w14:paraId="24C617C3" w14:textId="4E091548" w:rsidR="00DA7BA7" w:rsidRDefault="00DA7BA7" w:rsidP="00D81BFF">
      <w:pPr>
        <w:shd w:val="clear" w:color="auto" w:fill="FFFFFF"/>
        <w:ind w:right="9"/>
        <w:jc w:val="center"/>
        <w:rPr>
          <w:ins w:id="14027" w:author="Dr Mamadou SANOGO" w:date="2023-10-27T11:45:00Z"/>
          <w:b/>
          <w:color w:val="000000" w:themeColor="text1"/>
          <w:sz w:val="44"/>
        </w:rPr>
      </w:pPr>
    </w:p>
    <w:p w14:paraId="4D825AA6" w14:textId="1354592C" w:rsidR="00DA7BA7" w:rsidRDefault="00DA7BA7" w:rsidP="00D81BFF">
      <w:pPr>
        <w:shd w:val="clear" w:color="auto" w:fill="FFFFFF"/>
        <w:ind w:right="9"/>
        <w:jc w:val="center"/>
        <w:rPr>
          <w:ins w:id="14028" w:author="Dr Mamadou SANOGO" w:date="2023-10-27T11:45:00Z"/>
          <w:b/>
          <w:color w:val="000000" w:themeColor="text1"/>
          <w:sz w:val="44"/>
        </w:rPr>
      </w:pPr>
    </w:p>
    <w:p w14:paraId="25EDA7E1" w14:textId="5820A64C" w:rsidR="00DA7BA7" w:rsidRDefault="00DA7BA7" w:rsidP="00D81BFF">
      <w:pPr>
        <w:shd w:val="clear" w:color="auto" w:fill="FFFFFF"/>
        <w:ind w:right="9"/>
        <w:jc w:val="center"/>
        <w:rPr>
          <w:ins w:id="14029" w:author="Dr Mamadou SANOGO" w:date="2023-10-27T11:45:00Z"/>
          <w:b/>
          <w:color w:val="000000" w:themeColor="text1"/>
          <w:sz w:val="44"/>
        </w:rPr>
      </w:pPr>
    </w:p>
    <w:p w14:paraId="77988F91" w14:textId="7192C90C" w:rsidR="00DA7BA7" w:rsidRDefault="00DA7BA7" w:rsidP="00D81BFF">
      <w:pPr>
        <w:shd w:val="clear" w:color="auto" w:fill="FFFFFF"/>
        <w:ind w:right="9"/>
        <w:jc w:val="center"/>
        <w:rPr>
          <w:ins w:id="14030" w:author="Dr Mamadou SANOGO" w:date="2023-10-27T11:45:00Z"/>
          <w:b/>
          <w:color w:val="000000" w:themeColor="text1"/>
          <w:sz w:val="44"/>
        </w:rPr>
      </w:pPr>
    </w:p>
    <w:p w14:paraId="2737BFCE" w14:textId="0F585C60" w:rsidR="00DA7BA7" w:rsidRDefault="00DA7BA7" w:rsidP="00D81BFF">
      <w:pPr>
        <w:shd w:val="clear" w:color="auto" w:fill="FFFFFF"/>
        <w:ind w:right="9"/>
        <w:jc w:val="center"/>
        <w:rPr>
          <w:ins w:id="14031" w:author="Dr Mamadou SANOGO" w:date="2023-10-27T11:45:00Z"/>
          <w:b/>
          <w:color w:val="000000" w:themeColor="text1"/>
          <w:sz w:val="44"/>
        </w:rPr>
      </w:pPr>
    </w:p>
    <w:p w14:paraId="4BDC81D3" w14:textId="2A87F1E0" w:rsidR="00DA7BA7" w:rsidRDefault="00DA7BA7" w:rsidP="00D81BFF">
      <w:pPr>
        <w:shd w:val="clear" w:color="auto" w:fill="FFFFFF"/>
        <w:ind w:right="9"/>
        <w:jc w:val="center"/>
        <w:rPr>
          <w:ins w:id="14032" w:author="Dr Mamadou SANOGO" w:date="2023-10-27T11:45:00Z"/>
          <w:b/>
          <w:color w:val="000000" w:themeColor="text1"/>
          <w:sz w:val="44"/>
        </w:rPr>
      </w:pPr>
    </w:p>
    <w:p w14:paraId="3C56F9B7" w14:textId="20D52E65" w:rsidR="00DA7BA7" w:rsidRDefault="00DA7BA7" w:rsidP="00D81BFF">
      <w:pPr>
        <w:shd w:val="clear" w:color="auto" w:fill="FFFFFF"/>
        <w:ind w:right="9"/>
        <w:jc w:val="center"/>
        <w:rPr>
          <w:ins w:id="14033" w:author="Dr Mamadou SANOGO" w:date="2023-10-27T11:45:00Z"/>
          <w:b/>
          <w:color w:val="000000" w:themeColor="text1"/>
          <w:sz w:val="44"/>
        </w:rPr>
      </w:pPr>
    </w:p>
    <w:p w14:paraId="2D6194DC" w14:textId="3BB190AB" w:rsidR="00DA7BA7" w:rsidRDefault="00DA7BA7" w:rsidP="00D81BFF">
      <w:pPr>
        <w:shd w:val="clear" w:color="auto" w:fill="FFFFFF"/>
        <w:ind w:right="9"/>
        <w:jc w:val="center"/>
        <w:rPr>
          <w:ins w:id="14034" w:author="Dr Mamadou SANOGO" w:date="2023-10-27T11:45:00Z"/>
          <w:b/>
          <w:color w:val="000000" w:themeColor="text1"/>
          <w:sz w:val="44"/>
        </w:rPr>
      </w:pPr>
    </w:p>
    <w:p w14:paraId="2607BCD9" w14:textId="46EA6CEE" w:rsidR="00DA7BA7" w:rsidRDefault="00DA7BA7" w:rsidP="00D81BFF">
      <w:pPr>
        <w:shd w:val="clear" w:color="auto" w:fill="FFFFFF"/>
        <w:ind w:right="9"/>
        <w:jc w:val="center"/>
        <w:rPr>
          <w:ins w:id="14035" w:author="Dr Mamadou SANOGO" w:date="2023-10-27T11:45:00Z"/>
          <w:b/>
          <w:color w:val="000000" w:themeColor="text1"/>
          <w:sz w:val="44"/>
        </w:rPr>
      </w:pPr>
    </w:p>
    <w:p w14:paraId="2A61C925" w14:textId="77777777" w:rsidR="00DA7BA7" w:rsidRPr="007A4AFC" w:rsidRDefault="00DA7BA7" w:rsidP="00D81BFF">
      <w:pPr>
        <w:shd w:val="clear" w:color="auto" w:fill="FFFFFF"/>
        <w:spacing w:line="240" w:lineRule="auto"/>
        <w:ind w:right="9"/>
        <w:jc w:val="center"/>
        <w:rPr>
          <w:ins w:id="14036" w:author="Dr Mamadou SANOGO" w:date="2023-10-25T16:43:00Z"/>
          <w:b/>
          <w:color w:val="000000" w:themeColor="text1"/>
          <w:sz w:val="44"/>
          <w:rPrChange w:id="14037" w:author="Dr Mamadou SANOGO" w:date="2023-10-25T18:15:00Z">
            <w:rPr>
              <w:ins w:id="14038" w:author="Dr Mamadou SANOGO" w:date="2023-10-25T16:43:00Z"/>
              <w:b/>
              <w:sz w:val="44"/>
            </w:rPr>
          </w:rPrChange>
        </w:rPr>
      </w:pPr>
    </w:p>
    <w:p w14:paraId="61BBEF73" w14:textId="77777777" w:rsidR="00D3265D" w:rsidRPr="007A4AFC" w:rsidRDefault="00D3265D" w:rsidP="00D81BFF">
      <w:pPr>
        <w:shd w:val="clear" w:color="auto" w:fill="FFFFFF"/>
        <w:spacing w:line="240" w:lineRule="auto"/>
        <w:ind w:right="9"/>
        <w:jc w:val="center"/>
        <w:rPr>
          <w:ins w:id="14039" w:author="Dr Mamadou SANOGO" w:date="2023-10-25T15:02:00Z"/>
          <w:b/>
          <w:color w:val="000000" w:themeColor="text1"/>
          <w:sz w:val="44"/>
          <w:rPrChange w:id="14040" w:author="Dr Mamadou SANOGO" w:date="2023-10-25T18:15:00Z">
            <w:rPr>
              <w:ins w:id="14041" w:author="Dr Mamadou SANOGO" w:date="2023-10-25T15:02:00Z"/>
              <w:b/>
              <w:sz w:val="44"/>
            </w:rPr>
          </w:rPrChange>
        </w:rPr>
      </w:pPr>
    </w:p>
    <w:p w14:paraId="521B7FC7" w14:textId="3AC4D88F" w:rsidR="00D81BFF" w:rsidRPr="007A4AFC" w:rsidRDefault="00D81BFF" w:rsidP="00D81BFF">
      <w:pPr>
        <w:shd w:val="clear" w:color="auto" w:fill="FFFFFF"/>
        <w:spacing w:line="240" w:lineRule="auto"/>
        <w:ind w:right="9"/>
        <w:jc w:val="center"/>
        <w:rPr>
          <w:ins w:id="14042" w:author="Dr Mamadou SANOGO" w:date="2023-10-25T17:05:00Z"/>
          <w:b/>
          <w:color w:val="000000" w:themeColor="text1"/>
          <w:sz w:val="44"/>
          <w:rPrChange w:id="14043" w:author="Dr Mamadou SANOGO" w:date="2023-10-25T18:15:00Z">
            <w:rPr>
              <w:ins w:id="14044" w:author="Dr Mamadou SANOGO" w:date="2023-10-25T17:05:00Z"/>
              <w:b/>
              <w:sz w:val="44"/>
            </w:rPr>
          </w:rPrChange>
        </w:rPr>
      </w:pPr>
      <w:ins w:id="14045" w:author="Dr Mamadou SANOGO" w:date="2023-10-25T15:02:00Z">
        <w:r w:rsidRPr="007A4AFC">
          <w:rPr>
            <w:b/>
            <w:color w:val="000000" w:themeColor="text1"/>
            <w:sz w:val="44"/>
            <w:rPrChange w:id="14046" w:author="Dr Mamadou SANOGO" w:date="2023-10-25T18:15:00Z">
              <w:rPr>
                <w:b/>
                <w:sz w:val="44"/>
              </w:rPr>
            </w:rPrChange>
          </w:rPr>
          <w:t>Annexe n°02</w:t>
        </w:r>
      </w:ins>
      <w:ins w:id="14047" w:author="Dr Mamadou SANOGO" w:date="2023-10-25T17:04:00Z">
        <w:r w:rsidR="00A544BC" w:rsidRPr="007A4AFC">
          <w:rPr>
            <w:b/>
            <w:color w:val="000000" w:themeColor="text1"/>
            <w:sz w:val="44"/>
            <w:rPrChange w:id="14048" w:author="Dr Mamadou SANOGO" w:date="2023-10-25T18:15:00Z">
              <w:rPr>
                <w:b/>
                <w:sz w:val="44"/>
              </w:rPr>
            </w:rPrChange>
          </w:rPr>
          <w:t>1</w:t>
        </w:r>
      </w:ins>
      <w:ins w:id="14049" w:author="Dr Mamadou SANOGO" w:date="2023-10-25T15:02:00Z">
        <w:r w:rsidRPr="007A4AFC">
          <w:rPr>
            <w:b/>
            <w:color w:val="000000" w:themeColor="text1"/>
            <w:sz w:val="44"/>
            <w:rPrChange w:id="14050" w:author="Dr Mamadou SANOGO" w:date="2023-10-25T18:15:00Z">
              <w:rPr>
                <w:b/>
                <w:sz w:val="44"/>
              </w:rPr>
            </w:rPrChange>
          </w:rPr>
          <w:t xml:space="preserve"> : </w:t>
        </w:r>
      </w:ins>
      <w:ins w:id="14051" w:author="Dr Mamadou SANOGO" w:date="2023-10-27T11:45:00Z">
        <w:r w:rsidR="00DA7BA7">
          <w:rPr>
            <w:b/>
            <w:color w:val="000000" w:themeColor="text1"/>
            <w:sz w:val="44"/>
          </w:rPr>
          <w:t xml:space="preserve">Résumé </w:t>
        </w:r>
      </w:ins>
      <w:ins w:id="14052" w:author="Dr Mamadou SANOGO" w:date="2023-10-25T15:02:00Z">
        <w:r w:rsidRPr="007A4AFC">
          <w:rPr>
            <w:b/>
            <w:color w:val="000000" w:themeColor="text1"/>
            <w:sz w:val="44"/>
            <w:rPrChange w:id="14053" w:author="Dr Mamadou SANOGO" w:date="2023-10-25T18:15:00Z">
              <w:rPr>
                <w:b/>
                <w:sz w:val="44"/>
              </w:rPr>
            </w:rPrChange>
          </w:rPr>
          <w:t>Plan de communication</w:t>
        </w:r>
      </w:ins>
    </w:p>
    <w:p w14:paraId="40246DAB" w14:textId="7075ED63" w:rsidR="00A544BC" w:rsidRPr="007A4AFC" w:rsidRDefault="00A544BC" w:rsidP="00D81BFF">
      <w:pPr>
        <w:shd w:val="clear" w:color="auto" w:fill="FFFFFF"/>
        <w:spacing w:line="240" w:lineRule="auto"/>
        <w:ind w:right="9"/>
        <w:jc w:val="center"/>
        <w:rPr>
          <w:ins w:id="14054" w:author="Dr Mamadou SANOGO" w:date="2023-10-25T17:05:00Z"/>
          <w:b/>
          <w:color w:val="000000" w:themeColor="text1"/>
          <w:sz w:val="44"/>
          <w:rPrChange w:id="14055" w:author="Dr Mamadou SANOGO" w:date="2023-10-25T18:15:00Z">
            <w:rPr>
              <w:ins w:id="14056" w:author="Dr Mamadou SANOGO" w:date="2023-10-25T17:05:00Z"/>
              <w:b/>
              <w:sz w:val="44"/>
            </w:rPr>
          </w:rPrChange>
        </w:rPr>
      </w:pPr>
    </w:p>
    <w:p w14:paraId="7720E892" w14:textId="670355A7" w:rsidR="00A544BC" w:rsidRPr="007A4AFC" w:rsidRDefault="00A544BC" w:rsidP="00D81BFF">
      <w:pPr>
        <w:shd w:val="clear" w:color="auto" w:fill="FFFFFF"/>
        <w:spacing w:line="240" w:lineRule="auto"/>
        <w:ind w:right="9"/>
        <w:jc w:val="center"/>
        <w:rPr>
          <w:ins w:id="14057" w:author="Dr Mamadou SANOGO" w:date="2023-10-25T17:05:00Z"/>
          <w:b/>
          <w:color w:val="000000" w:themeColor="text1"/>
          <w:sz w:val="44"/>
          <w:rPrChange w:id="14058" w:author="Dr Mamadou SANOGO" w:date="2023-10-25T18:15:00Z">
            <w:rPr>
              <w:ins w:id="14059" w:author="Dr Mamadou SANOGO" w:date="2023-10-25T17:05:00Z"/>
              <w:b/>
              <w:sz w:val="44"/>
            </w:rPr>
          </w:rPrChange>
        </w:rPr>
      </w:pPr>
    </w:p>
    <w:p w14:paraId="05F9D0CC" w14:textId="2FD434DA" w:rsidR="00A544BC" w:rsidRPr="007A4AFC" w:rsidRDefault="00A544BC" w:rsidP="00D81BFF">
      <w:pPr>
        <w:shd w:val="clear" w:color="auto" w:fill="FFFFFF"/>
        <w:spacing w:line="240" w:lineRule="auto"/>
        <w:ind w:right="9"/>
        <w:jc w:val="center"/>
        <w:rPr>
          <w:ins w:id="14060" w:author="Dr Mamadou SANOGO" w:date="2023-10-25T17:05:00Z"/>
          <w:b/>
          <w:color w:val="000000" w:themeColor="text1"/>
          <w:sz w:val="44"/>
          <w:rPrChange w:id="14061" w:author="Dr Mamadou SANOGO" w:date="2023-10-25T18:15:00Z">
            <w:rPr>
              <w:ins w:id="14062" w:author="Dr Mamadou SANOGO" w:date="2023-10-25T17:05:00Z"/>
              <w:b/>
              <w:sz w:val="44"/>
            </w:rPr>
          </w:rPrChange>
        </w:rPr>
      </w:pPr>
    </w:p>
    <w:p w14:paraId="7AFC68E2" w14:textId="4FE34318" w:rsidR="00A544BC" w:rsidRPr="007A4AFC" w:rsidRDefault="00A544BC" w:rsidP="00D81BFF">
      <w:pPr>
        <w:shd w:val="clear" w:color="auto" w:fill="FFFFFF"/>
        <w:spacing w:line="240" w:lineRule="auto"/>
        <w:ind w:right="9"/>
        <w:jc w:val="center"/>
        <w:rPr>
          <w:ins w:id="14063" w:author="Dr Mamadou SANOGO" w:date="2023-10-25T17:05:00Z"/>
          <w:b/>
          <w:color w:val="000000" w:themeColor="text1"/>
          <w:sz w:val="44"/>
          <w:rPrChange w:id="14064" w:author="Dr Mamadou SANOGO" w:date="2023-10-25T18:15:00Z">
            <w:rPr>
              <w:ins w:id="14065" w:author="Dr Mamadou SANOGO" w:date="2023-10-25T17:05:00Z"/>
              <w:b/>
              <w:sz w:val="44"/>
            </w:rPr>
          </w:rPrChange>
        </w:rPr>
      </w:pPr>
    </w:p>
    <w:p w14:paraId="5C91BD7E" w14:textId="255EB160" w:rsidR="00A544BC" w:rsidRPr="007A4AFC" w:rsidRDefault="00A544BC" w:rsidP="00D81BFF">
      <w:pPr>
        <w:shd w:val="clear" w:color="auto" w:fill="FFFFFF"/>
        <w:spacing w:line="240" w:lineRule="auto"/>
        <w:ind w:right="9"/>
        <w:jc w:val="center"/>
        <w:rPr>
          <w:ins w:id="14066" w:author="Dr Mamadou SANOGO" w:date="2023-10-25T17:05:00Z"/>
          <w:b/>
          <w:color w:val="000000" w:themeColor="text1"/>
          <w:sz w:val="44"/>
          <w:rPrChange w:id="14067" w:author="Dr Mamadou SANOGO" w:date="2023-10-25T18:15:00Z">
            <w:rPr>
              <w:ins w:id="14068" w:author="Dr Mamadou SANOGO" w:date="2023-10-25T17:05:00Z"/>
              <w:b/>
              <w:sz w:val="44"/>
            </w:rPr>
          </w:rPrChange>
        </w:rPr>
      </w:pPr>
    </w:p>
    <w:p w14:paraId="3CC764A0" w14:textId="5AEEB52F" w:rsidR="00A544BC" w:rsidRPr="007A4AFC" w:rsidRDefault="00A544BC" w:rsidP="00D81BFF">
      <w:pPr>
        <w:shd w:val="clear" w:color="auto" w:fill="FFFFFF"/>
        <w:spacing w:line="240" w:lineRule="auto"/>
        <w:ind w:right="9"/>
        <w:jc w:val="center"/>
        <w:rPr>
          <w:ins w:id="14069" w:author="Dr Mamadou SANOGO" w:date="2023-10-25T17:05:00Z"/>
          <w:b/>
          <w:color w:val="000000" w:themeColor="text1"/>
          <w:sz w:val="44"/>
          <w:rPrChange w:id="14070" w:author="Dr Mamadou SANOGO" w:date="2023-10-25T18:15:00Z">
            <w:rPr>
              <w:ins w:id="14071" w:author="Dr Mamadou SANOGO" w:date="2023-10-25T17:05:00Z"/>
              <w:b/>
              <w:sz w:val="44"/>
            </w:rPr>
          </w:rPrChange>
        </w:rPr>
      </w:pPr>
    </w:p>
    <w:p w14:paraId="12A9A758" w14:textId="4178CA5F" w:rsidR="00A544BC" w:rsidRPr="007A4AFC" w:rsidRDefault="00A544BC" w:rsidP="00D81BFF">
      <w:pPr>
        <w:shd w:val="clear" w:color="auto" w:fill="FFFFFF"/>
        <w:spacing w:line="240" w:lineRule="auto"/>
        <w:ind w:right="9"/>
        <w:jc w:val="center"/>
        <w:rPr>
          <w:ins w:id="14072" w:author="Dr Mamadou SANOGO" w:date="2023-10-25T17:05:00Z"/>
          <w:b/>
          <w:color w:val="000000" w:themeColor="text1"/>
          <w:sz w:val="44"/>
          <w:rPrChange w:id="14073" w:author="Dr Mamadou SANOGO" w:date="2023-10-25T18:15:00Z">
            <w:rPr>
              <w:ins w:id="14074" w:author="Dr Mamadou SANOGO" w:date="2023-10-25T17:05:00Z"/>
              <w:b/>
              <w:sz w:val="44"/>
            </w:rPr>
          </w:rPrChange>
        </w:rPr>
      </w:pPr>
    </w:p>
    <w:p w14:paraId="51F8805E" w14:textId="0B1952EF" w:rsidR="00A544BC" w:rsidRPr="007A4AFC" w:rsidRDefault="00A544BC" w:rsidP="00D81BFF">
      <w:pPr>
        <w:shd w:val="clear" w:color="auto" w:fill="FFFFFF"/>
        <w:spacing w:line="240" w:lineRule="auto"/>
        <w:ind w:right="9"/>
        <w:jc w:val="center"/>
        <w:rPr>
          <w:ins w:id="14075" w:author="Dr Mamadou SANOGO" w:date="2023-10-25T17:05:00Z"/>
          <w:b/>
          <w:color w:val="000000" w:themeColor="text1"/>
          <w:sz w:val="44"/>
          <w:rPrChange w:id="14076" w:author="Dr Mamadou SANOGO" w:date="2023-10-25T18:15:00Z">
            <w:rPr>
              <w:ins w:id="14077" w:author="Dr Mamadou SANOGO" w:date="2023-10-25T17:05:00Z"/>
              <w:b/>
              <w:sz w:val="44"/>
            </w:rPr>
          </w:rPrChange>
        </w:rPr>
      </w:pPr>
    </w:p>
    <w:p w14:paraId="261C968B" w14:textId="7F1E0A56" w:rsidR="00A544BC" w:rsidRDefault="00A544BC" w:rsidP="00D81BFF">
      <w:pPr>
        <w:shd w:val="clear" w:color="auto" w:fill="FFFFFF"/>
        <w:spacing w:line="240" w:lineRule="auto"/>
        <w:ind w:right="9"/>
        <w:jc w:val="center"/>
        <w:rPr>
          <w:ins w:id="14078" w:author="Dr Mamadou SANOGO" w:date="2023-10-27T14:06:00Z"/>
          <w:b/>
          <w:color w:val="000000" w:themeColor="text1"/>
          <w:sz w:val="44"/>
        </w:rPr>
      </w:pPr>
    </w:p>
    <w:p w14:paraId="3E7F7A95" w14:textId="1034892C" w:rsidR="006778CD" w:rsidRDefault="006778CD" w:rsidP="00D81BFF">
      <w:pPr>
        <w:shd w:val="clear" w:color="auto" w:fill="FFFFFF"/>
        <w:spacing w:line="240" w:lineRule="auto"/>
        <w:ind w:right="9"/>
        <w:jc w:val="center"/>
        <w:rPr>
          <w:ins w:id="14079" w:author="Dr Mamadou SANOGO" w:date="2023-10-27T14:06:00Z"/>
          <w:b/>
          <w:color w:val="000000" w:themeColor="text1"/>
          <w:sz w:val="44"/>
        </w:rPr>
      </w:pPr>
    </w:p>
    <w:p w14:paraId="4A7F0E10" w14:textId="0D1B211B" w:rsidR="006778CD" w:rsidRDefault="006778CD" w:rsidP="00D81BFF">
      <w:pPr>
        <w:shd w:val="clear" w:color="auto" w:fill="FFFFFF"/>
        <w:spacing w:line="240" w:lineRule="auto"/>
        <w:ind w:right="9"/>
        <w:jc w:val="center"/>
        <w:rPr>
          <w:ins w:id="14080" w:author="Dr Mamadou SANOGO" w:date="2023-10-27T14:06:00Z"/>
          <w:b/>
          <w:color w:val="000000" w:themeColor="text1"/>
          <w:sz w:val="44"/>
        </w:rPr>
      </w:pPr>
    </w:p>
    <w:p w14:paraId="64D1B850" w14:textId="494E8A31" w:rsidR="006778CD" w:rsidRDefault="006778CD" w:rsidP="00D81BFF">
      <w:pPr>
        <w:shd w:val="clear" w:color="auto" w:fill="FFFFFF"/>
        <w:spacing w:line="240" w:lineRule="auto"/>
        <w:ind w:right="9"/>
        <w:jc w:val="center"/>
        <w:rPr>
          <w:ins w:id="14081" w:author="Dr Mamadou SANOGO" w:date="2023-10-27T14:06:00Z"/>
          <w:b/>
          <w:color w:val="000000" w:themeColor="text1"/>
          <w:sz w:val="44"/>
        </w:rPr>
      </w:pPr>
    </w:p>
    <w:p w14:paraId="65184F38" w14:textId="7BB17070" w:rsidR="006778CD" w:rsidRDefault="006778CD" w:rsidP="00D81BFF">
      <w:pPr>
        <w:shd w:val="clear" w:color="auto" w:fill="FFFFFF"/>
        <w:spacing w:line="240" w:lineRule="auto"/>
        <w:ind w:right="9"/>
        <w:jc w:val="center"/>
        <w:rPr>
          <w:ins w:id="14082" w:author="Dr Mamadou SANOGO" w:date="2023-10-27T14:06:00Z"/>
          <w:b/>
          <w:color w:val="000000" w:themeColor="text1"/>
          <w:sz w:val="44"/>
        </w:rPr>
      </w:pPr>
    </w:p>
    <w:p w14:paraId="61337B70" w14:textId="737A5370" w:rsidR="006778CD" w:rsidRDefault="006778CD" w:rsidP="00D81BFF">
      <w:pPr>
        <w:shd w:val="clear" w:color="auto" w:fill="FFFFFF"/>
        <w:spacing w:line="240" w:lineRule="auto"/>
        <w:ind w:right="9"/>
        <w:jc w:val="center"/>
        <w:rPr>
          <w:ins w:id="14083" w:author="Dr Mamadou SANOGO" w:date="2023-10-27T14:06:00Z"/>
          <w:b/>
          <w:color w:val="000000" w:themeColor="text1"/>
          <w:sz w:val="44"/>
        </w:rPr>
      </w:pPr>
    </w:p>
    <w:p w14:paraId="36DFDB23" w14:textId="3FBC6872" w:rsidR="006778CD" w:rsidRDefault="006778CD" w:rsidP="00D81BFF">
      <w:pPr>
        <w:shd w:val="clear" w:color="auto" w:fill="FFFFFF"/>
        <w:spacing w:line="240" w:lineRule="auto"/>
        <w:ind w:right="9"/>
        <w:jc w:val="center"/>
        <w:rPr>
          <w:ins w:id="14084" w:author="Dr Mamadou SANOGO" w:date="2023-10-27T14:06:00Z"/>
          <w:b/>
          <w:color w:val="000000" w:themeColor="text1"/>
          <w:sz w:val="44"/>
        </w:rPr>
      </w:pPr>
    </w:p>
    <w:p w14:paraId="39FFB12F" w14:textId="47900C9B" w:rsidR="006778CD" w:rsidRDefault="006778CD" w:rsidP="00D81BFF">
      <w:pPr>
        <w:shd w:val="clear" w:color="auto" w:fill="FFFFFF"/>
        <w:spacing w:line="240" w:lineRule="auto"/>
        <w:ind w:right="9"/>
        <w:jc w:val="center"/>
        <w:rPr>
          <w:ins w:id="14085" w:author="Dr Mamadou SANOGO" w:date="2023-10-27T14:06:00Z"/>
          <w:b/>
          <w:color w:val="000000" w:themeColor="text1"/>
          <w:sz w:val="44"/>
        </w:rPr>
      </w:pPr>
    </w:p>
    <w:p w14:paraId="7C407564" w14:textId="77777777" w:rsidR="006778CD" w:rsidRPr="007A4AFC" w:rsidRDefault="006778CD" w:rsidP="00D81BFF">
      <w:pPr>
        <w:shd w:val="clear" w:color="auto" w:fill="FFFFFF"/>
        <w:spacing w:line="240" w:lineRule="auto"/>
        <w:ind w:right="9"/>
        <w:jc w:val="center"/>
        <w:rPr>
          <w:ins w:id="14086" w:author="Dr Mamadou SANOGO" w:date="2023-10-25T17:05:00Z"/>
          <w:b/>
          <w:color w:val="000000" w:themeColor="text1"/>
          <w:sz w:val="44"/>
          <w:rPrChange w:id="14087" w:author="Dr Mamadou SANOGO" w:date="2023-10-25T18:15:00Z">
            <w:rPr>
              <w:ins w:id="14088" w:author="Dr Mamadou SANOGO" w:date="2023-10-25T17:05:00Z"/>
              <w:b/>
              <w:sz w:val="44"/>
            </w:rPr>
          </w:rPrChange>
        </w:rPr>
      </w:pPr>
    </w:p>
    <w:p w14:paraId="3367E566" w14:textId="10D9F2D3" w:rsidR="00A544BC" w:rsidRPr="007A4AFC" w:rsidRDefault="00A544BC" w:rsidP="00D81BFF">
      <w:pPr>
        <w:shd w:val="clear" w:color="auto" w:fill="FFFFFF"/>
        <w:spacing w:line="240" w:lineRule="auto"/>
        <w:ind w:right="9"/>
        <w:jc w:val="center"/>
        <w:rPr>
          <w:ins w:id="14089" w:author="Dr Mamadou SANOGO" w:date="2023-10-25T17:05:00Z"/>
          <w:b/>
          <w:color w:val="000000" w:themeColor="text1"/>
          <w:sz w:val="44"/>
          <w:rPrChange w:id="14090" w:author="Dr Mamadou SANOGO" w:date="2023-10-25T18:15:00Z">
            <w:rPr>
              <w:ins w:id="14091" w:author="Dr Mamadou SANOGO" w:date="2023-10-25T17:05:00Z"/>
              <w:b/>
              <w:sz w:val="44"/>
            </w:rPr>
          </w:rPrChange>
        </w:rPr>
      </w:pPr>
    </w:p>
    <w:p w14:paraId="14454D71" w14:textId="1C36F3D1" w:rsidR="00A544BC" w:rsidRPr="007A4AFC" w:rsidRDefault="00A544BC" w:rsidP="00D81BFF">
      <w:pPr>
        <w:shd w:val="clear" w:color="auto" w:fill="FFFFFF"/>
        <w:spacing w:line="240" w:lineRule="auto"/>
        <w:ind w:right="9"/>
        <w:jc w:val="center"/>
        <w:rPr>
          <w:ins w:id="14092" w:author="Dr Mamadou SANOGO" w:date="2023-10-25T17:05:00Z"/>
          <w:b/>
          <w:color w:val="000000" w:themeColor="text1"/>
          <w:sz w:val="44"/>
          <w:rPrChange w:id="14093" w:author="Dr Mamadou SANOGO" w:date="2023-10-25T18:15:00Z">
            <w:rPr>
              <w:ins w:id="14094" w:author="Dr Mamadou SANOGO" w:date="2023-10-25T17:05:00Z"/>
              <w:b/>
              <w:sz w:val="44"/>
            </w:rPr>
          </w:rPrChange>
        </w:rPr>
      </w:pPr>
    </w:p>
    <w:p w14:paraId="5F3BA31E" w14:textId="77777777" w:rsidR="00A544BC" w:rsidRPr="007A4AFC" w:rsidRDefault="00A544BC" w:rsidP="00A544BC">
      <w:pPr>
        <w:spacing w:line="240" w:lineRule="auto"/>
        <w:rPr>
          <w:ins w:id="14095" w:author="Dr Mamadou SANOGO" w:date="2023-10-25T17:05:00Z"/>
          <w:rFonts w:eastAsia="Calibri"/>
          <w:color w:val="000000" w:themeColor="text1"/>
          <w:lang w:eastAsia="en-US"/>
          <w:rPrChange w:id="14096" w:author="Dr Mamadou SANOGO" w:date="2023-10-25T18:15:00Z">
            <w:rPr>
              <w:ins w:id="14097" w:author="Dr Mamadou SANOGO" w:date="2023-10-25T17:05:00Z"/>
              <w:rFonts w:eastAsia="Calibri"/>
              <w:lang w:eastAsia="en-US"/>
            </w:rPr>
          </w:rPrChange>
        </w:rPr>
      </w:pPr>
      <w:ins w:id="14098" w:author="Dr Mamadou SANOGO" w:date="2023-10-25T17:05:00Z">
        <w:r w:rsidRPr="007A4AFC">
          <w:rPr>
            <w:rFonts w:eastAsia="Calibri"/>
            <w:bCs/>
            <w:noProof/>
            <w:color w:val="000000" w:themeColor="text1"/>
            <w:sz w:val="40"/>
            <w:szCs w:val="40"/>
            <w:lang w:eastAsia="en-US"/>
            <w:rPrChange w:id="14099" w:author="Dr Mamadou SANOGO" w:date="2023-10-25T18:15:00Z">
              <w:rPr>
                <w:rFonts w:eastAsia="Calibri"/>
                <w:bCs/>
                <w:noProof/>
                <w:sz w:val="40"/>
                <w:szCs w:val="40"/>
                <w:lang w:eastAsia="en-US"/>
              </w:rPr>
            </w:rPrChange>
          </w:rPr>
          <w:lastRenderedPageBreak/>
          <w:drawing>
            <wp:anchor distT="0" distB="0" distL="114300" distR="114300" simplePos="0" relativeHeight="251668480" behindDoc="0" locked="0" layoutInCell="1" allowOverlap="1" wp14:anchorId="2F4535FC" wp14:editId="0D34E01D">
              <wp:simplePos x="0" y="0"/>
              <wp:positionH relativeFrom="margin">
                <wp:align>center</wp:align>
              </wp:positionH>
              <wp:positionV relativeFrom="paragraph">
                <wp:posOffset>-277495</wp:posOffset>
              </wp:positionV>
              <wp:extent cx="2768600" cy="637433"/>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t="14899" b="12418"/>
                      <a:stretch>
                        <a:fillRect/>
                      </a:stretch>
                    </pic:blipFill>
                    <pic:spPr bwMode="auto">
                      <a:xfrm>
                        <a:off x="0" y="0"/>
                        <a:ext cx="2768600" cy="637433"/>
                      </a:xfrm>
                      <a:prstGeom prst="rect">
                        <a:avLst/>
                      </a:prstGeom>
                      <a:noFill/>
                      <a:ln>
                        <a:noFill/>
                      </a:ln>
                    </pic:spPr>
                  </pic:pic>
                </a:graphicData>
              </a:graphic>
              <wp14:sizeRelH relativeFrom="page">
                <wp14:pctWidth>0</wp14:pctWidth>
              </wp14:sizeRelH>
              <wp14:sizeRelV relativeFrom="page">
                <wp14:pctHeight>0</wp14:pctHeight>
              </wp14:sizeRelV>
            </wp:anchor>
          </w:drawing>
        </w:r>
      </w:ins>
    </w:p>
    <w:p w14:paraId="0DED9C54" w14:textId="77777777" w:rsidR="00A544BC" w:rsidRPr="007A4AFC" w:rsidRDefault="00A544BC" w:rsidP="00A544BC">
      <w:pPr>
        <w:spacing w:line="240" w:lineRule="auto"/>
        <w:rPr>
          <w:ins w:id="14100" w:author="Dr Mamadou SANOGO" w:date="2023-10-25T17:05:00Z"/>
          <w:rFonts w:eastAsia="Calibri"/>
          <w:color w:val="000000" w:themeColor="text1"/>
          <w:lang w:eastAsia="en-US"/>
          <w:rPrChange w:id="14101" w:author="Dr Mamadou SANOGO" w:date="2023-10-25T18:15:00Z">
            <w:rPr>
              <w:ins w:id="14102" w:author="Dr Mamadou SANOGO" w:date="2023-10-25T17:05:00Z"/>
              <w:rFonts w:eastAsia="Calibri"/>
              <w:lang w:eastAsia="en-US"/>
            </w:rPr>
          </w:rPrChange>
        </w:rPr>
      </w:pPr>
    </w:p>
    <w:p w14:paraId="6F93019A" w14:textId="77777777" w:rsidR="00A544BC" w:rsidRPr="007A4AFC" w:rsidRDefault="00A544BC" w:rsidP="00A544BC">
      <w:pPr>
        <w:spacing w:line="240" w:lineRule="auto"/>
        <w:rPr>
          <w:ins w:id="14103" w:author="Dr Mamadou SANOGO" w:date="2023-10-25T17:05:00Z"/>
          <w:rFonts w:eastAsia="Calibri"/>
          <w:color w:val="000000" w:themeColor="text1"/>
          <w:lang w:eastAsia="en-US"/>
          <w:rPrChange w:id="14104" w:author="Dr Mamadou SANOGO" w:date="2023-10-25T18:15:00Z">
            <w:rPr>
              <w:ins w:id="14105" w:author="Dr Mamadou SANOGO" w:date="2023-10-25T17:05:00Z"/>
              <w:rFonts w:eastAsia="Calibri"/>
              <w:lang w:eastAsia="en-US"/>
            </w:rPr>
          </w:rPrChange>
        </w:rPr>
      </w:pPr>
    </w:p>
    <w:p w14:paraId="75B16EE6" w14:textId="77777777" w:rsidR="00A544BC" w:rsidRPr="007A4AFC" w:rsidRDefault="00A544BC" w:rsidP="00A544BC">
      <w:pPr>
        <w:spacing w:line="240" w:lineRule="auto"/>
        <w:rPr>
          <w:ins w:id="14106" w:author="Dr Mamadou SANOGO" w:date="2023-10-25T17:05:00Z"/>
          <w:rFonts w:eastAsia="Calibri"/>
          <w:b/>
          <w:bCs/>
          <w:color w:val="000000" w:themeColor="text1"/>
          <w:sz w:val="36"/>
          <w:szCs w:val="36"/>
          <w:lang w:eastAsia="en-US"/>
          <w:rPrChange w:id="14107" w:author="Dr Mamadou SANOGO" w:date="2023-10-25T18:15:00Z">
            <w:rPr>
              <w:ins w:id="14108" w:author="Dr Mamadou SANOGO" w:date="2023-10-25T17:05:00Z"/>
              <w:rFonts w:eastAsia="Calibri"/>
              <w:b/>
              <w:bCs/>
              <w:sz w:val="36"/>
              <w:szCs w:val="36"/>
              <w:lang w:eastAsia="en-US"/>
            </w:rPr>
          </w:rPrChange>
        </w:rPr>
      </w:pPr>
    </w:p>
    <w:p w14:paraId="32F8546F" w14:textId="77777777" w:rsidR="00A544BC" w:rsidRPr="007A4AFC" w:rsidRDefault="00A544BC" w:rsidP="00A544BC">
      <w:pPr>
        <w:spacing w:line="240" w:lineRule="auto"/>
        <w:jc w:val="center"/>
        <w:rPr>
          <w:ins w:id="14109" w:author="Dr Mamadou SANOGO" w:date="2023-10-25T17:05:00Z"/>
          <w:rFonts w:ascii="Arial" w:eastAsia="Calibri" w:hAnsi="Arial" w:cs="Arial"/>
          <w:b/>
          <w:bCs/>
          <w:color w:val="000000" w:themeColor="text1"/>
          <w:sz w:val="36"/>
          <w:szCs w:val="36"/>
          <w:lang w:eastAsia="en-US"/>
          <w:rPrChange w:id="14110" w:author="Dr Mamadou SANOGO" w:date="2023-10-25T18:15:00Z">
            <w:rPr>
              <w:ins w:id="14111" w:author="Dr Mamadou SANOGO" w:date="2023-10-25T17:05:00Z"/>
              <w:rFonts w:ascii="Arial" w:eastAsia="Calibri" w:hAnsi="Arial" w:cs="Arial"/>
              <w:b/>
              <w:bCs/>
              <w:sz w:val="36"/>
              <w:szCs w:val="36"/>
              <w:lang w:eastAsia="en-US"/>
            </w:rPr>
          </w:rPrChange>
        </w:rPr>
      </w:pPr>
      <w:bookmarkStart w:id="14112" w:name="_Hlk149054205"/>
      <w:bookmarkStart w:id="14113" w:name="_Hlk149054056"/>
      <w:ins w:id="14114" w:author="Dr Mamadou SANOGO" w:date="2023-10-25T17:05:00Z">
        <w:r w:rsidRPr="007A4AFC">
          <w:rPr>
            <w:rFonts w:ascii="Arial" w:eastAsia="Calibri" w:hAnsi="Arial" w:cs="Arial"/>
            <w:b/>
            <w:bCs/>
            <w:color w:val="000000" w:themeColor="text1"/>
            <w:sz w:val="36"/>
            <w:szCs w:val="36"/>
            <w:lang w:eastAsia="en-US"/>
            <w:rPrChange w:id="14115" w:author="Dr Mamadou SANOGO" w:date="2023-10-25T18:15:00Z">
              <w:rPr>
                <w:rFonts w:ascii="Arial" w:eastAsia="Calibri" w:hAnsi="Arial" w:cs="Arial"/>
                <w:b/>
                <w:bCs/>
                <w:sz w:val="36"/>
                <w:szCs w:val="36"/>
                <w:lang w:eastAsia="en-US"/>
              </w:rPr>
            </w:rPrChange>
          </w:rPr>
          <w:t>RESUME DU PLAN DE COMMUNICATION</w:t>
        </w:r>
      </w:ins>
    </w:p>
    <w:p w14:paraId="7BCBE8EF" w14:textId="77777777" w:rsidR="00A544BC" w:rsidRPr="007A4AFC" w:rsidRDefault="00A544BC" w:rsidP="00A544BC">
      <w:pPr>
        <w:spacing w:line="240" w:lineRule="auto"/>
        <w:rPr>
          <w:ins w:id="14116" w:author="Dr Mamadou SANOGO" w:date="2023-10-25T17:05:00Z"/>
          <w:rFonts w:ascii="Arial" w:eastAsia="Calibri" w:hAnsi="Arial" w:cs="Arial"/>
          <w:color w:val="000000" w:themeColor="text1"/>
          <w:lang w:eastAsia="en-US"/>
          <w:rPrChange w:id="14117" w:author="Dr Mamadou SANOGO" w:date="2023-10-25T18:15:00Z">
            <w:rPr>
              <w:ins w:id="14118" w:author="Dr Mamadou SANOGO" w:date="2023-10-25T17:05:00Z"/>
              <w:rFonts w:ascii="Arial" w:eastAsia="Calibri" w:hAnsi="Arial" w:cs="Arial"/>
              <w:lang w:eastAsia="en-US"/>
            </w:rPr>
          </w:rPrChange>
        </w:rPr>
      </w:pPr>
    </w:p>
    <w:bookmarkEnd w:id="14112"/>
    <w:p w14:paraId="58B40505" w14:textId="77777777" w:rsidR="00A544BC" w:rsidRPr="007A4AFC" w:rsidRDefault="00A544BC" w:rsidP="00A544BC">
      <w:pPr>
        <w:spacing w:line="240" w:lineRule="auto"/>
        <w:rPr>
          <w:ins w:id="14119" w:author="Dr Mamadou SANOGO" w:date="2023-10-25T17:05:00Z"/>
          <w:rFonts w:ascii="Arial" w:eastAsia="Calibri" w:hAnsi="Arial" w:cs="Arial"/>
          <w:color w:val="000000" w:themeColor="text1"/>
          <w:szCs w:val="24"/>
          <w:lang w:eastAsia="en-US"/>
          <w:rPrChange w:id="14120" w:author="Dr Mamadou SANOGO" w:date="2023-10-25T18:15:00Z">
            <w:rPr>
              <w:ins w:id="14121" w:author="Dr Mamadou SANOGO" w:date="2023-10-25T17:05:00Z"/>
              <w:rFonts w:ascii="Arial" w:eastAsia="Calibri" w:hAnsi="Arial" w:cs="Arial"/>
              <w:szCs w:val="24"/>
              <w:lang w:eastAsia="en-US"/>
            </w:rPr>
          </w:rPrChange>
        </w:rPr>
      </w:pPr>
      <w:ins w:id="14122" w:author="Dr Mamadou SANOGO" w:date="2023-10-25T17:05:00Z">
        <w:r w:rsidRPr="007A4AFC">
          <w:rPr>
            <w:rFonts w:ascii="Arial" w:eastAsia="Calibri" w:hAnsi="Arial" w:cs="Arial"/>
            <w:color w:val="000000" w:themeColor="text1"/>
            <w:szCs w:val="24"/>
            <w:lang w:eastAsia="en-US"/>
            <w:rPrChange w:id="14123" w:author="Dr Mamadou SANOGO" w:date="2023-10-25T18:15:00Z">
              <w:rPr>
                <w:rFonts w:ascii="Arial" w:eastAsia="Calibri" w:hAnsi="Arial" w:cs="Arial"/>
                <w:szCs w:val="24"/>
                <w:lang w:eastAsia="en-US"/>
              </w:rPr>
            </w:rPrChange>
          </w:rPr>
          <w:t>Pour booster le recrutement tant sur le plan national qu’international, le plan ci-dessous a été élaboré stratégie de communication afin d’attirer les étudiants étrangers.</w:t>
        </w:r>
      </w:ins>
    </w:p>
    <w:p w14:paraId="0D3175C0" w14:textId="77777777" w:rsidR="00A544BC" w:rsidRPr="007A4AFC" w:rsidRDefault="00A544BC" w:rsidP="00A544BC">
      <w:pPr>
        <w:spacing w:line="240" w:lineRule="auto"/>
        <w:rPr>
          <w:ins w:id="14124" w:author="Dr Mamadou SANOGO" w:date="2023-10-25T17:05:00Z"/>
          <w:rFonts w:ascii="Arial" w:eastAsia="Calibri" w:hAnsi="Arial" w:cs="Arial"/>
          <w:color w:val="000000" w:themeColor="text1"/>
          <w:szCs w:val="24"/>
          <w:lang w:eastAsia="en-US"/>
          <w:rPrChange w:id="14125" w:author="Dr Mamadou SANOGO" w:date="2023-10-25T18:15:00Z">
            <w:rPr>
              <w:ins w:id="14126" w:author="Dr Mamadou SANOGO" w:date="2023-10-25T17:05:00Z"/>
              <w:rFonts w:ascii="Arial" w:eastAsia="Calibri" w:hAnsi="Arial" w:cs="Arial"/>
              <w:szCs w:val="24"/>
              <w:lang w:eastAsia="en-US"/>
            </w:rPr>
          </w:rPrChange>
        </w:rPr>
      </w:pPr>
      <w:ins w:id="14127" w:author="Dr Mamadou SANOGO" w:date="2023-10-25T17:05:00Z">
        <w:r w:rsidRPr="007A4AFC">
          <w:rPr>
            <w:rFonts w:ascii="Arial" w:eastAsia="Calibri" w:hAnsi="Arial" w:cs="Arial"/>
            <w:color w:val="000000" w:themeColor="text1"/>
            <w:szCs w:val="24"/>
            <w:lang w:eastAsia="en-US"/>
            <w:rPrChange w:id="14128" w:author="Dr Mamadou SANOGO" w:date="2023-10-25T18:15:00Z">
              <w:rPr>
                <w:rFonts w:ascii="Arial" w:eastAsia="Calibri" w:hAnsi="Arial" w:cs="Arial"/>
                <w:szCs w:val="24"/>
                <w:lang w:eastAsia="en-US"/>
              </w:rPr>
            </w:rPrChange>
          </w:rPr>
          <w:t xml:space="preserve"> </w:t>
        </w:r>
      </w:ins>
    </w:p>
    <w:p w14:paraId="3D7EED90" w14:textId="77777777" w:rsidR="00A544BC" w:rsidRPr="007A4AFC" w:rsidRDefault="00A544BC" w:rsidP="00A544BC">
      <w:pPr>
        <w:spacing w:line="240" w:lineRule="auto"/>
        <w:rPr>
          <w:ins w:id="14129" w:author="Dr Mamadou SANOGO" w:date="2023-10-25T17:05:00Z"/>
          <w:rFonts w:ascii="Arial" w:eastAsia="Calibri" w:hAnsi="Arial" w:cs="Arial"/>
          <w:color w:val="000000" w:themeColor="text1"/>
          <w:szCs w:val="24"/>
          <w:lang w:eastAsia="en-US"/>
          <w:rPrChange w:id="14130" w:author="Dr Mamadou SANOGO" w:date="2023-10-25T18:15:00Z">
            <w:rPr>
              <w:ins w:id="14131" w:author="Dr Mamadou SANOGO" w:date="2023-10-25T17:05:00Z"/>
              <w:rFonts w:ascii="Arial" w:eastAsia="Calibri" w:hAnsi="Arial" w:cs="Arial"/>
              <w:szCs w:val="24"/>
              <w:lang w:eastAsia="en-US"/>
            </w:rPr>
          </w:rPrChange>
        </w:rPr>
      </w:pPr>
      <w:ins w:id="14132" w:author="Dr Mamadou SANOGO" w:date="2023-10-25T17:05:00Z">
        <w:r w:rsidRPr="007A4AFC">
          <w:rPr>
            <w:rFonts w:ascii="Arial" w:eastAsia="Calibri" w:hAnsi="Arial" w:cs="Arial"/>
            <w:b/>
            <w:bCs/>
            <w:color w:val="000000" w:themeColor="text1"/>
            <w:szCs w:val="24"/>
            <w:lang w:eastAsia="en-US"/>
            <w:rPrChange w:id="14133" w:author="Dr Mamadou SANOGO" w:date="2023-10-25T18:15:00Z">
              <w:rPr>
                <w:rFonts w:ascii="Arial" w:eastAsia="Calibri" w:hAnsi="Arial" w:cs="Arial"/>
                <w:b/>
                <w:bCs/>
                <w:szCs w:val="24"/>
                <w:lang w:eastAsia="en-US"/>
              </w:rPr>
            </w:rPrChange>
          </w:rPr>
          <w:t>Pour les étudiants nationaux, il faut</w:t>
        </w:r>
        <w:r w:rsidRPr="007A4AFC">
          <w:rPr>
            <w:rFonts w:ascii="Arial" w:eastAsia="Calibri" w:hAnsi="Arial" w:cs="Arial"/>
            <w:color w:val="000000" w:themeColor="text1"/>
            <w:szCs w:val="24"/>
            <w:lang w:eastAsia="en-US"/>
            <w:rPrChange w:id="14134" w:author="Dr Mamadou SANOGO" w:date="2023-10-25T18:15:00Z">
              <w:rPr>
                <w:rFonts w:ascii="Arial" w:eastAsia="Calibri" w:hAnsi="Arial" w:cs="Arial"/>
                <w:szCs w:val="24"/>
                <w:lang w:eastAsia="en-US"/>
              </w:rPr>
            </w:rPrChange>
          </w:rPr>
          <w:t> :</w:t>
        </w:r>
      </w:ins>
    </w:p>
    <w:p w14:paraId="496C8A99" w14:textId="77777777" w:rsidR="00A544BC" w:rsidRPr="007A4AFC" w:rsidRDefault="00A544BC" w:rsidP="00A544BC">
      <w:pPr>
        <w:spacing w:line="240" w:lineRule="auto"/>
        <w:rPr>
          <w:ins w:id="14135" w:author="Dr Mamadou SANOGO" w:date="2023-10-25T17:05:00Z"/>
          <w:rFonts w:ascii="Arial" w:eastAsia="Calibri" w:hAnsi="Arial" w:cs="Arial"/>
          <w:color w:val="000000" w:themeColor="text1"/>
          <w:szCs w:val="24"/>
          <w:lang w:eastAsia="en-US"/>
          <w:rPrChange w:id="14136" w:author="Dr Mamadou SANOGO" w:date="2023-10-25T18:15:00Z">
            <w:rPr>
              <w:ins w:id="14137" w:author="Dr Mamadou SANOGO" w:date="2023-10-25T17:05:00Z"/>
              <w:rFonts w:ascii="Arial" w:eastAsia="Calibri" w:hAnsi="Arial" w:cs="Arial"/>
              <w:szCs w:val="24"/>
              <w:lang w:eastAsia="en-US"/>
            </w:rPr>
          </w:rPrChange>
        </w:rPr>
      </w:pPr>
      <w:ins w:id="14138" w:author="Dr Mamadou SANOGO" w:date="2023-10-25T17:05:00Z">
        <w:r w:rsidRPr="007A4AFC">
          <w:rPr>
            <w:rFonts w:ascii="Arial" w:eastAsia="Calibri" w:hAnsi="Arial" w:cs="Arial"/>
            <w:color w:val="000000" w:themeColor="text1"/>
            <w:szCs w:val="24"/>
            <w:lang w:eastAsia="en-US"/>
            <w:rPrChange w:id="14139" w:author="Dr Mamadou SANOGO" w:date="2023-10-25T18:15:00Z">
              <w:rPr>
                <w:rFonts w:ascii="Arial" w:eastAsia="Calibri" w:hAnsi="Arial" w:cs="Arial"/>
                <w:szCs w:val="24"/>
                <w:lang w:eastAsia="en-US"/>
              </w:rPr>
            </w:rPrChange>
          </w:rPr>
          <w:t>1-la publicité dans les radios et télévisions de la place(Des passages de spot publicitaire de septembre à janvier)</w:t>
        </w:r>
      </w:ins>
    </w:p>
    <w:p w14:paraId="640DEEE4" w14:textId="77777777" w:rsidR="00A544BC" w:rsidRPr="007A4AFC" w:rsidRDefault="00A544BC" w:rsidP="00A544BC">
      <w:pPr>
        <w:spacing w:line="240" w:lineRule="auto"/>
        <w:rPr>
          <w:ins w:id="14140" w:author="Dr Mamadou SANOGO" w:date="2023-10-25T17:05:00Z"/>
          <w:rFonts w:ascii="Arial" w:eastAsia="Calibri" w:hAnsi="Arial" w:cs="Arial"/>
          <w:color w:val="000000" w:themeColor="text1"/>
          <w:szCs w:val="24"/>
          <w:lang w:eastAsia="en-US"/>
          <w:rPrChange w:id="14141" w:author="Dr Mamadou SANOGO" w:date="2023-10-25T18:15:00Z">
            <w:rPr>
              <w:ins w:id="14142" w:author="Dr Mamadou SANOGO" w:date="2023-10-25T17:05:00Z"/>
              <w:rFonts w:ascii="Arial" w:eastAsia="Calibri" w:hAnsi="Arial" w:cs="Arial"/>
              <w:szCs w:val="24"/>
              <w:lang w:eastAsia="en-US"/>
            </w:rPr>
          </w:rPrChange>
        </w:rPr>
      </w:pPr>
      <w:ins w:id="14143" w:author="Dr Mamadou SANOGO" w:date="2023-10-25T17:05:00Z">
        <w:r w:rsidRPr="007A4AFC">
          <w:rPr>
            <w:rFonts w:ascii="Arial" w:eastAsia="Calibri" w:hAnsi="Arial" w:cs="Arial"/>
            <w:color w:val="000000" w:themeColor="text1"/>
            <w:szCs w:val="24"/>
            <w:lang w:eastAsia="en-US"/>
            <w:rPrChange w:id="14144" w:author="Dr Mamadou SANOGO" w:date="2023-10-25T18:15:00Z">
              <w:rPr>
                <w:rFonts w:ascii="Arial" w:eastAsia="Calibri" w:hAnsi="Arial" w:cs="Arial"/>
                <w:szCs w:val="24"/>
                <w:lang w:eastAsia="en-US"/>
              </w:rPr>
            </w:rPrChange>
          </w:rPr>
          <w:t>2-la communication digitale : les réseaux sociaux (trois publications par semaine sur tik-tok, Facebook)</w:t>
        </w:r>
      </w:ins>
    </w:p>
    <w:p w14:paraId="05927C78" w14:textId="77777777" w:rsidR="00A544BC" w:rsidRPr="007A4AFC" w:rsidRDefault="00A544BC" w:rsidP="00A544BC">
      <w:pPr>
        <w:spacing w:line="240" w:lineRule="auto"/>
        <w:rPr>
          <w:ins w:id="14145" w:author="Dr Mamadou SANOGO" w:date="2023-10-25T17:05:00Z"/>
          <w:rFonts w:ascii="Arial" w:eastAsia="Calibri" w:hAnsi="Arial" w:cs="Arial"/>
          <w:color w:val="000000" w:themeColor="text1"/>
          <w:szCs w:val="24"/>
          <w:lang w:eastAsia="en-US"/>
          <w:rPrChange w:id="14146" w:author="Dr Mamadou SANOGO" w:date="2023-10-25T18:15:00Z">
            <w:rPr>
              <w:ins w:id="14147" w:author="Dr Mamadou SANOGO" w:date="2023-10-25T17:05:00Z"/>
              <w:rFonts w:ascii="Arial" w:eastAsia="Calibri" w:hAnsi="Arial" w:cs="Arial"/>
              <w:szCs w:val="24"/>
              <w:lang w:eastAsia="en-US"/>
            </w:rPr>
          </w:rPrChange>
        </w:rPr>
      </w:pPr>
      <w:ins w:id="14148" w:author="Dr Mamadou SANOGO" w:date="2023-10-25T17:05:00Z">
        <w:r w:rsidRPr="007A4AFC">
          <w:rPr>
            <w:rFonts w:ascii="Arial" w:eastAsia="Calibri" w:hAnsi="Arial" w:cs="Arial"/>
            <w:color w:val="000000" w:themeColor="text1"/>
            <w:szCs w:val="24"/>
            <w:lang w:eastAsia="en-US"/>
            <w:rPrChange w:id="14149" w:author="Dr Mamadou SANOGO" w:date="2023-10-25T18:15:00Z">
              <w:rPr>
                <w:rFonts w:ascii="Arial" w:eastAsia="Calibri" w:hAnsi="Arial" w:cs="Arial"/>
                <w:szCs w:val="24"/>
                <w:lang w:eastAsia="en-US"/>
              </w:rPr>
            </w:rPrChange>
          </w:rPr>
          <w:t>3-le site web(Publication des actualités)</w:t>
        </w:r>
      </w:ins>
    </w:p>
    <w:p w14:paraId="5FBDC0B0" w14:textId="77777777" w:rsidR="00A544BC" w:rsidRPr="007A4AFC" w:rsidRDefault="00A544BC" w:rsidP="00A544BC">
      <w:pPr>
        <w:spacing w:line="240" w:lineRule="auto"/>
        <w:rPr>
          <w:ins w:id="14150" w:author="Dr Mamadou SANOGO" w:date="2023-10-25T17:05:00Z"/>
          <w:rFonts w:ascii="Arial" w:eastAsia="Calibri" w:hAnsi="Arial" w:cs="Arial"/>
          <w:color w:val="000000" w:themeColor="text1"/>
          <w:szCs w:val="24"/>
          <w:lang w:eastAsia="en-US"/>
          <w:rPrChange w:id="14151" w:author="Dr Mamadou SANOGO" w:date="2023-10-25T18:15:00Z">
            <w:rPr>
              <w:ins w:id="14152" w:author="Dr Mamadou SANOGO" w:date="2023-10-25T17:05:00Z"/>
              <w:rFonts w:ascii="Arial" w:eastAsia="Calibri" w:hAnsi="Arial" w:cs="Arial"/>
              <w:szCs w:val="24"/>
              <w:lang w:eastAsia="en-US"/>
            </w:rPr>
          </w:rPrChange>
        </w:rPr>
      </w:pPr>
      <w:ins w:id="14153" w:author="Dr Mamadou SANOGO" w:date="2023-10-25T17:05:00Z">
        <w:r w:rsidRPr="007A4AFC">
          <w:rPr>
            <w:rFonts w:ascii="Arial" w:eastAsia="Calibri" w:hAnsi="Arial" w:cs="Arial"/>
            <w:color w:val="000000" w:themeColor="text1"/>
            <w:szCs w:val="24"/>
            <w:lang w:eastAsia="en-US"/>
            <w:rPrChange w:id="14154" w:author="Dr Mamadou SANOGO" w:date="2023-10-25T18:15:00Z">
              <w:rPr>
                <w:rFonts w:ascii="Arial" w:eastAsia="Calibri" w:hAnsi="Arial" w:cs="Arial"/>
                <w:szCs w:val="24"/>
                <w:lang w:eastAsia="en-US"/>
              </w:rPr>
            </w:rPrChange>
          </w:rPr>
          <w:t xml:space="preserve">4-les panneaux publicitaires(20 panneaux publicitaires par année dans des zones stratégiques) </w:t>
        </w:r>
      </w:ins>
    </w:p>
    <w:p w14:paraId="0D960984" w14:textId="77777777" w:rsidR="00A544BC" w:rsidRPr="007A4AFC" w:rsidRDefault="00A544BC" w:rsidP="00A544BC">
      <w:pPr>
        <w:spacing w:line="240" w:lineRule="auto"/>
        <w:rPr>
          <w:ins w:id="14155" w:author="Dr Mamadou SANOGO" w:date="2023-10-25T17:05:00Z"/>
          <w:rFonts w:ascii="Arial" w:eastAsia="Calibri" w:hAnsi="Arial" w:cs="Arial"/>
          <w:color w:val="000000" w:themeColor="text1"/>
          <w:szCs w:val="24"/>
          <w:lang w:eastAsia="en-US"/>
          <w:rPrChange w:id="14156" w:author="Dr Mamadou SANOGO" w:date="2023-10-25T18:15:00Z">
            <w:rPr>
              <w:ins w:id="14157" w:author="Dr Mamadou SANOGO" w:date="2023-10-25T17:05:00Z"/>
              <w:rFonts w:ascii="Arial" w:eastAsia="Calibri" w:hAnsi="Arial" w:cs="Arial"/>
              <w:szCs w:val="24"/>
              <w:lang w:eastAsia="en-US"/>
            </w:rPr>
          </w:rPrChange>
        </w:rPr>
      </w:pPr>
      <w:ins w:id="14158" w:author="Dr Mamadou SANOGO" w:date="2023-10-25T17:05:00Z">
        <w:r w:rsidRPr="007A4AFC">
          <w:rPr>
            <w:rFonts w:ascii="Arial" w:eastAsia="Calibri" w:hAnsi="Arial" w:cs="Arial"/>
            <w:color w:val="000000" w:themeColor="text1"/>
            <w:szCs w:val="24"/>
            <w:lang w:eastAsia="en-US"/>
            <w:rPrChange w:id="14159" w:author="Dr Mamadou SANOGO" w:date="2023-10-25T18:15:00Z">
              <w:rPr>
                <w:rFonts w:ascii="Arial" w:eastAsia="Calibri" w:hAnsi="Arial" w:cs="Arial"/>
                <w:szCs w:val="24"/>
                <w:lang w:eastAsia="en-US"/>
              </w:rPr>
            </w:rPrChange>
          </w:rPr>
          <w:t>5-la communication évènementielle(une Journée culturelle, une conférence, un panel par année)</w:t>
        </w:r>
      </w:ins>
    </w:p>
    <w:p w14:paraId="4FF7BDCE" w14:textId="77777777" w:rsidR="00A544BC" w:rsidRPr="007A4AFC" w:rsidRDefault="00A544BC" w:rsidP="00A544BC">
      <w:pPr>
        <w:spacing w:line="240" w:lineRule="auto"/>
        <w:rPr>
          <w:ins w:id="14160" w:author="Dr Mamadou SANOGO" w:date="2023-10-25T17:05:00Z"/>
          <w:rFonts w:ascii="Arial" w:eastAsia="Calibri" w:hAnsi="Arial" w:cs="Arial"/>
          <w:color w:val="000000" w:themeColor="text1"/>
          <w:szCs w:val="24"/>
          <w:lang w:eastAsia="en-US"/>
          <w:rPrChange w:id="14161" w:author="Dr Mamadou SANOGO" w:date="2023-10-25T18:15:00Z">
            <w:rPr>
              <w:ins w:id="14162" w:author="Dr Mamadou SANOGO" w:date="2023-10-25T17:05:00Z"/>
              <w:rFonts w:ascii="Arial" w:eastAsia="Calibri" w:hAnsi="Arial" w:cs="Arial"/>
              <w:szCs w:val="24"/>
              <w:lang w:eastAsia="en-US"/>
            </w:rPr>
          </w:rPrChange>
        </w:rPr>
      </w:pPr>
      <w:ins w:id="14163" w:author="Dr Mamadou SANOGO" w:date="2023-10-25T17:05:00Z">
        <w:r w:rsidRPr="007A4AFC">
          <w:rPr>
            <w:rFonts w:ascii="Arial" w:eastAsia="Calibri" w:hAnsi="Arial" w:cs="Arial"/>
            <w:color w:val="000000" w:themeColor="text1"/>
            <w:szCs w:val="24"/>
            <w:lang w:eastAsia="en-US"/>
            <w:rPrChange w:id="14164" w:author="Dr Mamadou SANOGO" w:date="2023-10-25T18:15:00Z">
              <w:rPr>
                <w:rFonts w:ascii="Arial" w:eastAsia="Calibri" w:hAnsi="Arial" w:cs="Arial"/>
                <w:szCs w:val="24"/>
                <w:lang w:eastAsia="en-US"/>
              </w:rPr>
            </w:rPrChange>
          </w:rPr>
          <w:t>6-la qualité de l’enseignement : bouche à bouche</w:t>
        </w:r>
      </w:ins>
    </w:p>
    <w:p w14:paraId="6E397228" w14:textId="77777777" w:rsidR="00A544BC" w:rsidRPr="007A4AFC" w:rsidRDefault="00A544BC" w:rsidP="00A544BC">
      <w:pPr>
        <w:spacing w:line="240" w:lineRule="auto"/>
        <w:rPr>
          <w:ins w:id="14165" w:author="Dr Mamadou SANOGO" w:date="2023-10-25T17:05:00Z"/>
          <w:rFonts w:ascii="Arial" w:eastAsia="Calibri" w:hAnsi="Arial" w:cs="Arial"/>
          <w:color w:val="000000" w:themeColor="text1"/>
          <w:szCs w:val="24"/>
          <w:lang w:eastAsia="en-US"/>
          <w:rPrChange w:id="14166" w:author="Dr Mamadou SANOGO" w:date="2023-10-25T18:15:00Z">
            <w:rPr>
              <w:ins w:id="14167" w:author="Dr Mamadou SANOGO" w:date="2023-10-25T17:05:00Z"/>
              <w:rFonts w:ascii="Arial" w:eastAsia="Calibri" w:hAnsi="Arial" w:cs="Arial"/>
              <w:szCs w:val="24"/>
              <w:lang w:eastAsia="en-US"/>
            </w:rPr>
          </w:rPrChange>
        </w:rPr>
      </w:pPr>
    </w:p>
    <w:p w14:paraId="2CDD5F12" w14:textId="4DF38656" w:rsidR="00A544BC" w:rsidRPr="007A4AFC" w:rsidRDefault="00A544BC" w:rsidP="00A544BC">
      <w:pPr>
        <w:spacing w:line="240" w:lineRule="auto"/>
        <w:rPr>
          <w:ins w:id="14168" w:author="Dr Mamadou SANOGO" w:date="2023-10-25T17:05:00Z"/>
          <w:rFonts w:ascii="Arial" w:eastAsia="Calibri" w:hAnsi="Arial" w:cs="Arial"/>
          <w:b/>
          <w:bCs/>
          <w:color w:val="000000" w:themeColor="text1"/>
          <w:szCs w:val="24"/>
          <w:lang w:eastAsia="en-US"/>
          <w:rPrChange w:id="14169" w:author="Dr Mamadou SANOGO" w:date="2023-10-25T18:15:00Z">
            <w:rPr>
              <w:ins w:id="14170" w:author="Dr Mamadou SANOGO" w:date="2023-10-25T17:05:00Z"/>
              <w:rFonts w:ascii="Arial" w:eastAsia="Calibri" w:hAnsi="Arial" w:cs="Arial"/>
              <w:b/>
              <w:bCs/>
              <w:szCs w:val="24"/>
              <w:lang w:eastAsia="en-US"/>
            </w:rPr>
          </w:rPrChange>
        </w:rPr>
      </w:pPr>
      <w:ins w:id="14171" w:author="Dr Mamadou SANOGO" w:date="2023-10-25T17:05:00Z">
        <w:r w:rsidRPr="007A4AFC">
          <w:rPr>
            <w:rFonts w:ascii="Arial" w:eastAsia="Calibri" w:hAnsi="Arial" w:cs="Arial"/>
            <w:b/>
            <w:bCs/>
            <w:color w:val="000000" w:themeColor="text1"/>
            <w:szCs w:val="24"/>
            <w:lang w:eastAsia="en-US"/>
            <w:rPrChange w:id="14172" w:author="Dr Mamadou SANOGO" w:date="2023-10-25T18:15:00Z">
              <w:rPr>
                <w:rFonts w:ascii="Arial" w:eastAsia="Calibri" w:hAnsi="Arial" w:cs="Arial"/>
                <w:b/>
                <w:bCs/>
                <w:szCs w:val="24"/>
                <w:lang w:eastAsia="en-US"/>
              </w:rPr>
            </w:rPrChange>
          </w:rPr>
          <w:t>Pour les étudiants</w:t>
        </w:r>
        <w:r w:rsidRPr="00DA7BA7">
          <w:rPr>
            <w:rFonts w:ascii="Arial" w:eastAsia="Calibri" w:hAnsi="Arial" w:cs="Arial"/>
            <w:b/>
            <w:bCs/>
            <w:color w:val="000000" w:themeColor="text1"/>
            <w:szCs w:val="24"/>
            <w:lang w:eastAsia="en-US"/>
            <w:rPrChange w:id="14173" w:author="Dr Mamadou SANOGO" w:date="2023-10-27T11:46:00Z">
              <w:rPr>
                <w:rFonts w:ascii="Arial" w:eastAsia="Calibri" w:hAnsi="Arial" w:cs="Arial"/>
                <w:b/>
                <w:bCs/>
                <w:szCs w:val="24"/>
                <w:lang w:eastAsia="en-US"/>
              </w:rPr>
            </w:rPrChange>
          </w:rPr>
          <w:t xml:space="preserve"> </w:t>
        </w:r>
      </w:ins>
      <w:ins w:id="14174" w:author="Dr Mamadou SANOGO" w:date="2023-10-27T11:46:00Z">
        <w:r w:rsidR="00DA7BA7" w:rsidRPr="00DA7BA7">
          <w:rPr>
            <w:rFonts w:ascii="Arial" w:eastAsia="Calibri" w:hAnsi="Arial" w:cs="Arial"/>
            <w:b/>
            <w:bCs/>
            <w:color w:val="000000" w:themeColor="text1"/>
            <w:szCs w:val="24"/>
            <w:lang w:eastAsia="en-US"/>
            <w:rPrChange w:id="14175" w:author="Dr Mamadou SANOGO" w:date="2023-10-27T11:46:00Z">
              <w:rPr>
                <w:rFonts w:ascii="Arial" w:eastAsia="Calibri" w:hAnsi="Arial" w:cs="Arial"/>
                <w:b/>
                <w:bCs/>
                <w:color w:val="00B0F0"/>
                <w:szCs w:val="24"/>
                <w:lang w:eastAsia="en-US"/>
              </w:rPr>
            </w:rPrChange>
          </w:rPr>
          <w:t>é</w:t>
        </w:r>
      </w:ins>
      <w:ins w:id="14176" w:author="Dr Mamadou SANOGO" w:date="2023-10-26T15:58:00Z">
        <w:r w:rsidR="00561D9D" w:rsidRPr="00DA7BA7">
          <w:rPr>
            <w:rFonts w:ascii="Arial" w:eastAsia="Calibri" w:hAnsi="Arial" w:cs="Arial"/>
            <w:b/>
            <w:bCs/>
            <w:color w:val="000000" w:themeColor="text1"/>
            <w:szCs w:val="24"/>
            <w:lang w:eastAsia="en-US"/>
          </w:rPr>
          <w:t>trangers</w:t>
        </w:r>
      </w:ins>
      <w:ins w:id="14177" w:author="Dr Mamadou SANOGO" w:date="2023-10-25T17:05:00Z">
        <w:r w:rsidRPr="007A4AFC">
          <w:rPr>
            <w:rFonts w:ascii="Arial" w:eastAsia="Calibri" w:hAnsi="Arial" w:cs="Arial"/>
            <w:b/>
            <w:bCs/>
            <w:color w:val="000000" w:themeColor="text1"/>
            <w:szCs w:val="24"/>
            <w:lang w:eastAsia="en-US"/>
            <w:rPrChange w:id="14178" w:author="Dr Mamadou SANOGO" w:date="2023-10-25T18:15:00Z">
              <w:rPr>
                <w:rFonts w:ascii="Arial" w:eastAsia="Calibri" w:hAnsi="Arial" w:cs="Arial"/>
                <w:b/>
                <w:bCs/>
                <w:szCs w:val="24"/>
                <w:lang w:eastAsia="en-US"/>
              </w:rPr>
            </w:rPrChange>
          </w:rPr>
          <w:t>, il faut :</w:t>
        </w:r>
      </w:ins>
    </w:p>
    <w:p w14:paraId="4394F6CD" w14:textId="77777777" w:rsidR="00A544BC" w:rsidRPr="007A4AFC" w:rsidRDefault="00A544BC" w:rsidP="00A544BC">
      <w:pPr>
        <w:spacing w:line="240" w:lineRule="auto"/>
        <w:rPr>
          <w:ins w:id="14179" w:author="Dr Mamadou SANOGO" w:date="2023-10-25T17:05:00Z"/>
          <w:rFonts w:ascii="Arial" w:eastAsia="Calibri" w:hAnsi="Arial" w:cs="Arial"/>
          <w:color w:val="000000" w:themeColor="text1"/>
          <w:szCs w:val="24"/>
          <w:lang w:eastAsia="en-US"/>
          <w:rPrChange w:id="14180" w:author="Dr Mamadou SANOGO" w:date="2023-10-25T18:15:00Z">
            <w:rPr>
              <w:ins w:id="14181" w:author="Dr Mamadou SANOGO" w:date="2023-10-25T17:05:00Z"/>
              <w:rFonts w:ascii="Arial" w:eastAsia="Calibri" w:hAnsi="Arial" w:cs="Arial"/>
              <w:szCs w:val="24"/>
              <w:lang w:eastAsia="en-US"/>
            </w:rPr>
          </w:rPrChange>
        </w:rPr>
      </w:pPr>
      <w:ins w:id="14182" w:author="Dr Mamadou SANOGO" w:date="2023-10-25T17:05:00Z">
        <w:r w:rsidRPr="007A4AFC">
          <w:rPr>
            <w:rFonts w:ascii="Arial" w:eastAsia="Calibri" w:hAnsi="Arial" w:cs="Arial"/>
            <w:color w:val="000000" w:themeColor="text1"/>
            <w:szCs w:val="24"/>
            <w:lang w:eastAsia="en-US"/>
            <w:rPrChange w:id="14183" w:author="Dr Mamadou SANOGO" w:date="2023-10-25T18:15:00Z">
              <w:rPr>
                <w:rFonts w:ascii="Arial" w:eastAsia="Calibri" w:hAnsi="Arial" w:cs="Arial"/>
                <w:szCs w:val="24"/>
                <w:lang w:eastAsia="en-US"/>
              </w:rPr>
            </w:rPrChange>
          </w:rPr>
          <w:t>1-la communication digitale : les réseaux sociaux (deux publications par semaine sur tik-tok, Facebook)</w:t>
        </w:r>
      </w:ins>
    </w:p>
    <w:p w14:paraId="44CCF854" w14:textId="77777777" w:rsidR="00A544BC" w:rsidRPr="007A4AFC" w:rsidRDefault="00A544BC" w:rsidP="00A544BC">
      <w:pPr>
        <w:spacing w:line="240" w:lineRule="auto"/>
        <w:rPr>
          <w:ins w:id="14184" w:author="Dr Mamadou SANOGO" w:date="2023-10-25T17:05:00Z"/>
          <w:rFonts w:ascii="Arial" w:eastAsia="Calibri" w:hAnsi="Arial" w:cs="Arial"/>
          <w:color w:val="000000" w:themeColor="text1"/>
          <w:szCs w:val="24"/>
          <w:lang w:eastAsia="en-US"/>
          <w:rPrChange w:id="14185" w:author="Dr Mamadou SANOGO" w:date="2023-10-25T18:15:00Z">
            <w:rPr>
              <w:ins w:id="14186" w:author="Dr Mamadou SANOGO" w:date="2023-10-25T17:05:00Z"/>
              <w:rFonts w:ascii="Arial" w:eastAsia="Calibri" w:hAnsi="Arial" w:cs="Arial"/>
              <w:szCs w:val="24"/>
              <w:lang w:eastAsia="en-US"/>
            </w:rPr>
          </w:rPrChange>
        </w:rPr>
      </w:pPr>
      <w:ins w:id="14187" w:author="Dr Mamadou SANOGO" w:date="2023-10-25T17:05:00Z">
        <w:r w:rsidRPr="007A4AFC">
          <w:rPr>
            <w:rFonts w:ascii="Arial" w:eastAsia="Calibri" w:hAnsi="Arial" w:cs="Arial"/>
            <w:color w:val="000000" w:themeColor="text1"/>
            <w:szCs w:val="24"/>
            <w:lang w:eastAsia="en-US"/>
            <w:rPrChange w:id="14188" w:author="Dr Mamadou SANOGO" w:date="2023-10-25T18:15:00Z">
              <w:rPr>
                <w:rFonts w:ascii="Arial" w:eastAsia="Calibri" w:hAnsi="Arial" w:cs="Arial"/>
                <w:szCs w:val="24"/>
                <w:lang w:eastAsia="en-US"/>
              </w:rPr>
            </w:rPrChange>
          </w:rPr>
          <w:t>2-le site web(Rubrique étudiants d’ailleurs)</w:t>
        </w:r>
      </w:ins>
    </w:p>
    <w:p w14:paraId="065F90E6" w14:textId="77777777" w:rsidR="00A544BC" w:rsidRPr="007A4AFC" w:rsidRDefault="00A544BC" w:rsidP="00A544BC">
      <w:pPr>
        <w:spacing w:line="240" w:lineRule="auto"/>
        <w:rPr>
          <w:ins w:id="14189" w:author="Dr Mamadou SANOGO" w:date="2023-10-25T17:05:00Z"/>
          <w:rFonts w:ascii="Arial" w:eastAsia="Calibri" w:hAnsi="Arial" w:cs="Arial"/>
          <w:color w:val="000000" w:themeColor="text1"/>
          <w:szCs w:val="24"/>
          <w:lang w:eastAsia="en-US"/>
          <w:rPrChange w:id="14190" w:author="Dr Mamadou SANOGO" w:date="2023-10-25T18:15:00Z">
            <w:rPr>
              <w:ins w:id="14191" w:author="Dr Mamadou SANOGO" w:date="2023-10-25T17:05:00Z"/>
              <w:rFonts w:ascii="Arial" w:eastAsia="Calibri" w:hAnsi="Arial" w:cs="Arial"/>
              <w:szCs w:val="24"/>
              <w:lang w:eastAsia="en-US"/>
            </w:rPr>
          </w:rPrChange>
        </w:rPr>
      </w:pPr>
      <w:ins w:id="14192" w:author="Dr Mamadou SANOGO" w:date="2023-10-25T17:05:00Z">
        <w:r w:rsidRPr="007A4AFC">
          <w:rPr>
            <w:rFonts w:ascii="Arial" w:eastAsia="Calibri" w:hAnsi="Arial" w:cs="Arial"/>
            <w:color w:val="000000" w:themeColor="text1"/>
            <w:szCs w:val="24"/>
            <w:lang w:eastAsia="en-US"/>
            <w:rPrChange w:id="14193" w:author="Dr Mamadou SANOGO" w:date="2023-10-25T18:15:00Z">
              <w:rPr>
                <w:rFonts w:ascii="Arial" w:eastAsia="Calibri" w:hAnsi="Arial" w:cs="Arial"/>
                <w:szCs w:val="24"/>
                <w:lang w:eastAsia="en-US"/>
              </w:rPr>
            </w:rPrChange>
          </w:rPr>
          <w:t>3-le partenariat avec des écoles étrangères</w:t>
        </w:r>
      </w:ins>
    </w:p>
    <w:p w14:paraId="1B468DFD" w14:textId="77777777" w:rsidR="00A544BC" w:rsidRPr="007A4AFC" w:rsidRDefault="00A544BC" w:rsidP="00A544BC">
      <w:pPr>
        <w:spacing w:line="240" w:lineRule="auto"/>
        <w:rPr>
          <w:ins w:id="14194" w:author="Dr Mamadou SANOGO" w:date="2023-10-25T17:05:00Z"/>
          <w:rFonts w:ascii="Arial" w:eastAsia="Calibri" w:hAnsi="Arial" w:cs="Arial"/>
          <w:color w:val="000000" w:themeColor="text1"/>
          <w:szCs w:val="24"/>
          <w:lang w:eastAsia="en-US"/>
          <w:rPrChange w:id="14195" w:author="Dr Mamadou SANOGO" w:date="2023-10-25T18:15:00Z">
            <w:rPr>
              <w:ins w:id="14196" w:author="Dr Mamadou SANOGO" w:date="2023-10-25T17:05:00Z"/>
              <w:rFonts w:ascii="Arial" w:eastAsia="Calibri" w:hAnsi="Arial" w:cs="Arial"/>
              <w:szCs w:val="24"/>
              <w:lang w:eastAsia="en-US"/>
            </w:rPr>
          </w:rPrChange>
        </w:rPr>
      </w:pPr>
      <w:ins w:id="14197" w:author="Dr Mamadou SANOGO" w:date="2023-10-25T17:05:00Z">
        <w:r w:rsidRPr="007A4AFC">
          <w:rPr>
            <w:rFonts w:ascii="Arial" w:eastAsia="Calibri" w:hAnsi="Arial" w:cs="Arial"/>
            <w:color w:val="000000" w:themeColor="text1"/>
            <w:szCs w:val="24"/>
            <w:lang w:eastAsia="en-US"/>
            <w:rPrChange w:id="14198" w:author="Dr Mamadou SANOGO" w:date="2023-10-25T18:15:00Z">
              <w:rPr>
                <w:rFonts w:ascii="Arial" w:eastAsia="Calibri" w:hAnsi="Arial" w:cs="Arial"/>
                <w:szCs w:val="24"/>
                <w:lang w:eastAsia="en-US"/>
              </w:rPr>
            </w:rPrChange>
          </w:rPr>
          <w:t>4-Projets de voyage d’étude</w:t>
        </w:r>
      </w:ins>
    </w:p>
    <w:p w14:paraId="7CC1F2DB" w14:textId="77777777" w:rsidR="00A544BC" w:rsidRPr="007A4AFC" w:rsidRDefault="00A544BC" w:rsidP="00A544BC">
      <w:pPr>
        <w:spacing w:line="240" w:lineRule="auto"/>
        <w:rPr>
          <w:ins w:id="14199" w:author="Dr Mamadou SANOGO" w:date="2023-10-25T17:05:00Z"/>
          <w:rFonts w:ascii="Arial" w:eastAsia="Calibri" w:hAnsi="Arial" w:cs="Arial"/>
          <w:color w:val="000000" w:themeColor="text1"/>
          <w:szCs w:val="24"/>
          <w:lang w:eastAsia="en-US"/>
          <w:rPrChange w:id="14200" w:author="Dr Mamadou SANOGO" w:date="2023-10-25T18:15:00Z">
            <w:rPr>
              <w:ins w:id="14201" w:author="Dr Mamadou SANOGO" w:date="2023-10-25T17:05:00Z"/>
              <w:rFonts w:ascii="Arial" w:eastAsia="Calibri" w:hAnsi="Arial" w:cs="Arial"/>
              <w:szCs w:val="24"/>
              <w:lang w:eastAsia="en-US"/>
            </w:rPr>
          </w:rPrChange>
        </w:rPr>
      </w:pPr>
    </w:p>
    <w:p w14:paraId="378EB47E" w14:textId="77777777" w:rsidR="00A544BC" w:rsidRPr="007A4AFC" w:rsidRDefault="00A544BC" w:rsidP="00A544BC">
      <w:pPr>
        <w:spacing w:line="240" w:lineRule="auto"/>
        <w:rPr>
          <w:ins w:id="14202" w:author="Dr Mamadou SANOGO" w:date="2023-10-25T17:05:00Z"/>
          <w:rFonts w:ascii="Arial" w:eastAsia="Calibri" w:hAnsi="Arial" w:cs="Arial"/>
          <w:color w:val="000000" w:themeColor="text1"/>
          <w:lang w:eastAsia="en-US"/>
          <w:rPrChange w:id="14203" w:author="Dr Mamadou SANOGO" w:date="2023-10-25T18:15:00Z">
            <w:rPr>
              <w:ins w:id="14204" w:author="Dr Mamadou SANOGO" w:date="2023-10-25T17:05:00Z"/>
              <w:rFonts w:ascii="Arial" w:eastAsia="Calibri" w:hAnsi="Arial" w:cs="Arial"/>
              <w:lang w:eastAsia="en-US"/>
            </w:rPr>
          </w:rPrChange>
        </w:rPr>
      </w:pPr>
    </w:p>
    <w:p w14:paraId="78AF2634" w14:textId="77777777" w:rsidR="00A544BC" w:rsidRPr="007A4AFC" w:rsidRDefault="00A544BC" w:rsidP="00A544BC">
      <w:pPr>
        <w:spacing w:line="240" w:lineRule="auto"/>
        <w:rPr>
          <w:ins w:id="14205" w:author="Dr Mamadou SANOGO" w:date="2023-10-25T17:05:00Z"/>
          <w:rFonts w:ascii="Arial" w:eastAsia="Calibri" w:hAnsi="Arial" w:cs="Arial"/>
          <w:color w:val="000000" w:themeColor="text1"/>
          <w:lang w:eastAsia="en-US"/>
          <w:rPrChange w:id="14206" w:author="Dr Mamadou SANOGO" w:date="2023-10-25T18:15:00Z">
            <w:rPr>
              <w:ins w:id="14207" w:author="Dr Mamadou SANOGO" w:date="2023-10-25T17:05:00Z"/>
              <w:rFonts w:ascii="Arial" w:eastAsia="Calibri" w:hAnsi="Arial" w:cs="Arial"/>
              <w:lang w:eastAsia="en-US"/>
            </w:rPr>
          </w:rPrChange>
        </w:rPr>
      </w:pPr>
      <w:ins w:id="14208" w:author="Dr Mamadou SANOGO" w:date="2023-10-25T17:05:00Z">
        <w:r w:rsidRPr="007A4AFC">
          <w:rPr>
            <w:rFonts w:ascii="Arial" w:eastAsia="Calibri" w:hAnsi="Arial" w:cs="Arial"/>
            <w:color w:val="000000" w:themeColor="text1"/>
            <w:lang w:eastAsia="en-US"/>
            <w:rPrChange w:id="14209" w:author="Dr Mamadou SANOGO" w:date="2023-10-25T18:15:00Z">
              <w:rPr>
                <w:rFonts w:ascii="Arial" w:eastAsia="Calibri" w:hAnsi="Arial" w:cs="Arial"/>
                <w:lang w:eastAsia="en-US"/>
              </w:rPr>
            </w:rPrChange>
          </w:rPr>
          <w:t xml:space="preserve">       </w:t>
        </w:r>
      </w:ins>
    </w:p>
    <w:p w14:paraId="72599053" w14:textId="77777777" w:rsidR="00A544BC" w:rsidRPr="007A4AFC" w:rsidRDefault="00A544BC" w:rsidP="00A544BC">
      <w:pPr>
        <w:spacing w:line="240" w:lineRule="auto"/>
        <w:ind w:left="5664"/>
        <w:rPr>
          <w:ins w:id="14210" w:author="Dr Mamadou SANOGO" w:date="2023-10-25T17:05:00Z"/>
          <w:rFonts w:ascii="Arial" w:eastAsia="Calibri" w:hAnsi="Arial" w:cs="Arial"/>
          <w:b/>
          <w:bCs/>
          <w:color w:val="000000" w:themeColor="text1"/>
          <w:lang w:eastAsia="en-US"/>
          <w:rPrChange w:id="14211" w:author="Dr Mamadou SANOGO" w:date="2023-10-25T18:15:00Z">
            <w:rPr>
              <w:ins w:id="14212" w:author="Dr Mamadou SANOGO" w:date="2023-10-25T17:05:00Z"/>
              <w:rFonts w:ascii="Arial" w:eastAsia="Calibri" w:hAnsi="Arial" w:cs="Arial"/>
              <w:b/>
              <w:bCs/>
              <w:lang w:eastAsia="en-US"/>
            </w:rPr>
          </w:rPrChange>
        </w:rPr>
      </w:pPr>
      <w:ins w:id="14213" w:author="Dr Mamadou SANOGO" w:date="2023-10-25T17:05:00Z">
        <w:r w:rsidRPr="007A4AFC">
          <w:rPr>
            <w:rFonts w:ascii="Arial" w:eastAsia="Calibri" w:hAnsi="Arial" w:cs="Arial"/>
            <w:b/>
            <w:bCs/>
            <w:color w:val="000000" w:themeColor="text1"/>
            <w:lang w:eastAsia="en-US"/>
            <w:rPrChange w:id="14214" w:author="Dr Mamadou SANOGO" w:date="2023-10-25T18:15:00Z">
              <w:rPr>
                <w:rFonts w:ascii="Arial" w:eastAsia="Calibri" w:hAnsi="Arial" w:cs="Arial"/>
                <w:b/>
                <w:bCs/>
                <w:lang w:eastAsia="en-US"/>
              </w:rPr>
            </w:rPrChange>
          </w:rPr>
          <w:t xml:space="preserve">                   </w:t>
        </w:r>
      </w:ins>
    </w:p>
    <w:p w14:paraId="7102AEAB" w14:textId="77777777" w:rsidR="00A544BC" w:rsidRPr="007A4AFC" w:rsidRDefault="00A544BC" w:rsidP="00A544BC">
      <w:pPr>
        <w:spacing w:line="240" w:lineRule="auto"/>
        <w:ind w:left="5664"/>
        <w:rPr>
          <w:ins w:id="14215" w:author="Dr Mamadou SANOGO" w:date="2023-10-25T17:05:00Z"/>
          <w:rFonts w:ascii="Arial" w:eastAsia="Calibri" w:hAnsi="Arial" w:cs="Arial"/>
          <w:b/>
          <w:bCs/>
          <w:color w:val="000000" w:themeColor="text1"/>
          <w:lang w:eastAsia="en-US"/>
          <w:rPrChange w:id="14216" w:author="Dr Mamadou SANOGO" w:date="2023-10-25T18:15:00Z">
            <w:rPr>
              <w:ins w:id="14217" w:author="Dr Mamadou SANOGO" w:date="2023-10-25T17:05:00Z"/>
              <w:rFonts w:ascii="Arial" w:eastAsia="Calibri" w:hAnsi="Arial" w:cs="Arial"/>
              <w:b/>
              <w:bCs/>
              <w:lang w:eastAsia="en-US"/>
            </w:rPr>
          </w:rPrChange>
        </w:rPr>
      </w:pPr>
      <w:ins w:id="14218" w:author="Dr Mamadou SANOGO" w:date="2023-10-25T17:05:00Z">
        <w:r w:rsidRPr="007A4AFC">
          <w:rPr>
            <w:rFonts w:ascii="Arial" w:eastAsia="Calibri" w:hAnsi="Arial" w:cs="Arial"/>
            <w:b/>
            <w:bCs/>
            <w:color w:val="000000" w:themeColor="text1"/>
            <w:lang w:eastAsia="en-US"/>
            <w:rPrChange w:id="14219" w:author="Dr Mamadou SANOGO" w:date="2023-10-25T18:15:00Z">
              <w:rPr>
                <w:rFonts w:ascii="Arial" w:eastAsia="Calibri" w:hAnsi="Arial" w:cs="Arial"/>
                <w:b/>
                <w:bCs/>
                <w:lang w:eastAsia="en-US"/>
              </w:rPr>
            </w:rPrChange>
          </w:rPr>
          <w:t>Bamako le 12 mai 2016</w:t>
        </w:r>
      </w:ins>
    </w:p>
    <w:p w14:paraId="0EF3D354" w14:textId="77777777" w:rsidR="00A544BC" w:rsidRPr="007A4AFC" w:rsidRDefault="00A544BC" w:rsidP="00A544BC">
      <w:pPr>
        <w:spacing w:line="240" w:lineRule="auto"/>
        <w:ind w:left="5664"/>
        <w:rPr>
          <w:ins w:id="14220" w:author="Dr Mamadou SANOGO" w:date="2023-10-25T17:05:00Z"/>
          <w:rFonts w:ascii="Arial" w:eastAsia="Calibri" w:hAnsi="Arial" w:cs="Arial"/>
          <w:b/>
          <w:bCs/>
          <w:color w:val="000000" w:themeColor="text1"/>
          <w:lang w:eastAsia="en-US"/>
          <w:rPrChange w:id="14221" w:author="Dr Mamadou SANOGO" w:date="2023-10-25T18:15:00Z">
            <w:rPr>
              <w:ins w:id="14222" w:author="Dr Mamadou SANOGO" w:date="2023-10-25T17:05:00Z"/>
              <w:rFonts w:ascii="Arial" w:eastAsia="Calibri" w:hAnsi="Arial" w:cs="Arial"/>
              <w:b/>
              <w:bCs/>
              <w:lang w:eastAsia="en-US"/>
            </w:rPr>
          </w:rPrChange>
        </w:rPr>
      </w:pPr>
    </w:p>
    <w:p w14:paraId="3AFF0513" w14:textId="77777777" w:rsidR="00A544BC" w:rsidRPr="007A4AFC" w:rsidRDefault="00A544BC" w:rsidP="00A544BC">
      <w:pPr>
        <w:spacing w:line="240" w:lineRule="auto"/>
        <w:ind w:left="5664"/>
        <w:rPr>
          <w:ins w:id="14223" w:author="Dr Mamadou SANOGO" w:date="2023-10-25T17:05:00Z"/>
          <w:rFonts w:ascii="Arial" w:eastAsia="Calibri" w:hAnsi="Arial" w:cs="Arial"/>
          <w:color w:val="000000" w:themeColor="text1"/>
          <w:lang w:eastAsia="en-US"/>
          <w:rPrChange w:id="14224" w:author="Dr Mamadou SANOGO" w:date="2023-10-25T18:15:00Z">
            <w:rPr>
              <w:ins w:id="14225" w:author="Dr Mamadou SANOGO" w:date="2023-10-25T17:05:00Z"/>
              <w:rFonts w:ascii="Arial" w:eastAsia="Calibri" w:hAnsi="Arial" w:cs="Arial"/>
              <w:lang w:eastAsia="en-US"/>
            </w:rPr>
          </w:rPrChange>
        </w:rPr>
      </w:pPr>
      <w:ins w:id="14226" w:author="Dr Mamadou SANOGO" w:date="2023-10-25T17:05:00Z">
        <w:r w:rsidRPr="007A4AFC">
          <w:rPr>
            <w:rFonts w:ascii="Arial" w:eastAsia="Calibri" w:hAnsi="Arial" w:cs="Arial"/>
            <w:color w:val="000000" w:themeColor="text1"/>
            <w:lang w:eastAsia="en-US"/>
            <w:rPrChange w:id="14227" w:author="Dr Mamadou SANOGO" w:date="2023-10-25T18:15:00Z">
              <w:rPr>
                <w:rFonts w:ascii="Arial" w:eastAsia="Calibri" w:hAnsi="Arial" w:cs="Arial"/>
                <w:lang w:eastAsia="en-US"/>
              </w:rPr>
            </w:rPrChange>
          </w:rPr>
          <w:t xml:space="preserve">      Directeur General</w:t>
        </w:r>
      </w:ins>
    </w:p>
    <w:p w14:paraId="64726F49" w14:textId="77777777" w:rsidR="00A544BC" w:rsidRPr="007A4AFC" w:rsidRDefault="00A544BC" w:rsidP="00A544BC">
      <w:pPr>
        <w:spacing w:line="240" w:lineRule="auto"/>
        <w:ind w:left="5664"/>
        <w:rPr>
          <w:ins w:id="14228" w:author="Dr Mamadou SANOGO" w:date="2023-10-25T17:05:00Z"/>
          <w:rFonts w:ascii="Arial" w:eastAsia="Calibri" w:hAnsi="Arial" w:cs="Arial"/>
          <w:color w:val="000000" w:themeColor="text1"/>
          <w:lang w:eastAsia="en-US"/>
          <w:rPrChange w:id="14229" w:author="Dr Mamadou SANOGO" w:date="2023-10-25T18:15:00Z">
            <w:rPr>
              <w:ins w:id="14230" w:author="Dr Mamadou SANOGO" w:date="2023-10-25T17:05:00Z"/>
              <w:rFonts w:ascii="Arial" w:eastAsia="Calibri" w:hAnsi="Arial" w:cs="Arial"/>
              <w:lang w:eastAsia="en-US"/>
            </w:rPr>
          </w:rPrChange>
        </w:rPr>
      </w:pPr>
    </w:p>
    <w:p w14:paraId="15242501" w14:textId="77777777" w:rsidR="00A544BC" w:rsidRPr="007A4AFC" w:rsidRDefault="00A544BC" w:rsidP="00A544BC">
      <w:pPr>
        <w:spacing w:line="240" w:lineRule="auto"/>
        <w:ind w:left="5664"/>
        <w:rPr>
          <w:ins w:id="14231" w:author="Dr Mamadou SANOGO" w:date="2023-10-25T17:05:00Z"/>
          <w:rFonts w:ascii="Arial" w:eastAsia="Calibri" w:hAnsi="Arial" w:cs="Arial"/>
          <w:color w:val="000000" w:themeColor="text1"/>
          <w:lang w:eastAsia="en-US"/>
          <w:rPrChange w:id="14232" w:author="Dr Mamadou SANOGO" w:date="2023-10-25T18:15:00Z">
            <w:rPr>
              <w:ins w:id="14233" w:author="Dr Mamadou SANOGO" w:date="2023-10-25T17:05:00Z"/>
              <w:rFonts w:ascii="Arial" w:eastAsia="Calibri" w:hAnsi="Arial" w:cs="Arial"/>
              <w:lang w:eastAsia="en-US"/>
            </w:rPr>
          </w:rPrChange>
        </w:rPr>
      </w:pPr>
    </w:p>
    <w:p w14:paraId="26AC56E8" w14:textId="77777777" w:rsidR="00A544BC" w:rsidRPr="007A4AFC" w:rsidRDefault="00A544BC" w:rsidP="00A544BC">
      <w:pPr>
        <w:spacing w:line="240" w:lineRule="auto"/>
        <w:ind w:left="5664"/>
        <w:rPr>
          <w:ins w:id="14234" w:author="Dr Mamadou SANOGO" w:date="2023-10-25T17:05:00Z"/>
          <w:rFonts w:ascii="Arial" w:eastAsia="Calibri" w:hAnsi="Arial" w:cs="Arial"/>
          <w:color w:val="000000" w:themeColor="text1"/>
          <w:lang w:eastAsia="en-US"/>
          <w:rPrChange w:id="14235" w:author="Dr Mamadou SANOGO" w:date="2023-10-25T18:15:00Z">
            <w:rPr>
              <w:ins w:id="14236" w:author="Dr Mamadou SANOGO" w:date="2023-10-25T17:05:00Z"/>
              <w:rFonts w:ascii="Arial" w:eastAsia="Calibri" w:hAnsi="Arial" w:cs="Arial"/>
              <w:lang w:eastAsia="en-US"/>
            </w:rPr>
          </w:rPrChange>
        </w:rPr>
      </w:pPr>
    </w:p>
    <w:p w14:paraId="3C8EB6F5" w14:textId="77777777" w:rsidR="00A544BC" w:rsidRPr="007A4AFC" w:rsidRDefault="00A544BC" w:rsidP="00A544BC">
      <w:pPr>
        <w:spacing w:line="240" w:lineRule="auto"/>
        <w:ind w:left="5664"/>
        <w:rPr>
          <w:ins w:id="14237" w:author="Dr Mamadou SANOGO" w:date="2023-10-25T17:05:00Z"/>
          <w:rFonts w:ascii="Arial" w:eastAsia="Calibri" w:hAnsi="Arial" w:cs="Arial"/>
          <w:color w:val="000000" w:themeColor="text1"/>
          <w:lang w:eastAsia="en-US"/>
          <w:rPrChange w:id="14238" w:author="Dr Mamadou SANOGO" w:date="2023-10-25T18:15:00Z">
            <w:rPr>
              <w:ins w:id="14239" w:author="Dr Mamadou SANOGO" w:date="2023-10-25T17:05:00Z"/>
              <w:rFonts w:ascii="Arial" w:eastAsia="Calibri" w:hAnsi="Arial" w:cs="Arial"/>
              <w:lang w:eastAsia="en-US"/>
            </w:rPr>
          </w:rPrChange>
        </w:rPr>
      </w:pPr>
    </w:p>
    <w:p w14:paraId="4A0DA314" w14:textId="77777777" w:rsidR="00A544BC" w:rsidRPr="007A4AFC" w:rsidRDefault="00A544BC" w:rsidP="00A544BC">
      <w:pPr>
        <w:spacing w:line="240" w:lineRule="auto"/>
        <w:ind w:left="5664"/>
        <w:rPr>
          <w:ins w:id="14240" w:author="Dr Mamadou SANOGO" w:date="2023-10-25T17:05:00Z"/>
          <w:rFonts w:ascii="Arial" w:eastAsia="Calibri" w:hAnsi="Arial" w:cs="Arial"/>
          <w:color w:val="000000" w:themeColor="text1"/>
          <w:lang w:eastAsia="en-US"/>
          <w:rPrChange w:id="14241" w:author="Dr Mamadou SANOGO" w:date="2023-10-25T18:15:00Z">
            <w:rPr>
              <w:ins w:id="14242" w:author="Dr Mamadou SANOGO" w:date="2023-10-25T17:05:00Z"/>
              <w:rFonts w:ascii="Arial" w:eastAsia="Calibri" w:hAnsi="Arial" w:cs="Arial"/>
              <w:lang w:eastAsia="en-US"/>
            </w:rPr>
          </w:rPrChange>
        </w:rPr>
      </w:pPr>
    </w:p>
    <w:p w14:paraId="08361A73" w14:textId="77777777" w:rsidR="00A544BC" w:rsidRPr="007A4AFC" w:rsidRDefault="00A544BC" w:rsidP="00A544BC">
      <w:pPr>
        <w:spacing w:line="240" w:lineRule="auto"/>
        <w:ind w:left="5664"/>
        <w:rPr>
          <w:ins w:id="14243" w:author="Dr Mamadou SANOGO" w:date="2023-10-25T17:05:00Z"/>
          <w:rFonts w:ascii="Arial" w:eastAsia="Calibri" w:hAnsi="Arial" w:cs="Arial"/>
          <w:color w:val="000000" w:themeColor="text1"/>
          <w:lang w:eastAsia="en-US"/>
          <w:rPrChange w:id="14244" w:author="Dr Mamadou SANOGO" w:date="2023-10-25T18:15:00Z">
            <w:rPr>
              <w:ins w:id="14245" w:author="Dr Mamadou SANOGO" w:date="2023-10-25T17:05:00Z"/>
              <w:rFonts w:ascii="Arial" w:eastAsia="Calibri" w:hAnsi="Arial" w:cs="Arial"/>
              <w:lang w:eastAsia="en-US"/>
            </w:rPr>
          </w:rPrChange>
        </w:rPr>
      </w:pPr>
      <w:ins w:id="14246" w:author="Dr Mamadou SANOGO" w:date="2023-10-25T17:05:00Z">
        <w:r w:rsidRPr="007A4AFC">
          <w:rPr>
            <w:rFonts w:ascii="Arial" w:eastAsia="Calibri" w:hAnsi="Arial" w:cs="Arial"/>
            <w:color w:val="000000" w:themeColor="text1"/>
            <w:lang w:eastAsia="en-US"/>
            <w:rPrChange w:id="14247" w:author="Dr Mamadou SANOGO" w:date="2023-10-25T18:15:00Z">
              <w:rPr>
                <w:rFonts w:ascii="Arial" w:eastAsia="Calibri" w:hAnsi="Arial" w:cs="Arial"/>
                <w:lang w:eastAsia="en-US"/>
              </w:rPr>
            </w:rPrChange>
          </w:rPr>
          <w:t>Dr SANOGO Mamadou</w:t>
        </w:r>
      </w:ins>
    </w:p>
    <w:p w14:paraId="1EA15BA3" w14:textId="77777777" w:rsidR="00A544BC" w:rsidRPr="007A4AFC" w:rsidRDefault="00A544BC" w:rsidP="00A544BC">
      <w:pPr>
        <w:spacing w:line="240" w:lineRule="auto"/>
        <w:rPr>
          <w:ins w:id="14248" w:author="Dr Mamadou SANOGO" w:date="2023-10-25T17:05:00Z"/>
          <w:rFonts w:ascii="Arial" w:eastAsia="Calibri" w:hAnsi="Arial" w:cs="Arial"/>
          <w:color w:val="000000" w:themeColor="text1"/>
          <w:lang w:eastAsia="en-US"/>
          <w:rPrChange w:id="14249" w:author="Dr Mamadou SANOGO" w:date="2023-10-25T18:15:00Z">
            <w:rPr>
              <w:ins w:id="14250" w:author="Dr Mamadou SANOGO" w:date="2023-10-25T17:05:00Z"/>
              <w:rFonts w:ascii="Arial" w:eastAsia="Calibri" w:hAnsi="Arial" w:cs="Arial"/>
              <w:lang w:eastAsia="en-US"/>
            </w:rPr>
          </w:rPrChange>
        </w:rPr>
      </w:pPr>
      <w:ins w:id="14251" w:author="Dr Mamadou SANOGO" w:date="2023-10-25T17:05:00Z">
        <w:r w:rsidRPr="007A4AFC">
          <w:rPr>
            <w:rFonts w:ascii="Arial" w:eastAsia="Calibri" w:hAnsi="Arial" w:cs="Arial"/>
            <w:color w:val="000000" w:themeColor="text1"/>
            <w:lang w:eastAsia="en-US"/>
            <w:rPrChange w:id="14252" w:author="Dr Mamadou SANOGO" w:date="2023-10-25T18:15:00Z">
              <w:rPr>
                <w:rFonts w:ascii="Arial" w:eastAsia="Calibri" w:hAnsi="Arial" w:cs="Arial"/>
                <w:lang w:eastAsia="en-US"/>
              </w:rPr>
            </w:rPrChange>
          </w:rPr>
          <w:t xml:space="preserve">         </w:t>
        </w:r>
        <w:bookmarkEnd w:id="14113"/>
      </w:ins>
    </w:p>
    <w:p w14:paraId="03346CB3" w14:textId="118EE725" w:rsidR="00A544BC" w:rsidRPr="007A4AFC" w:rsidRDefault="00A544BC" w:rsidP="00D81BFF">
      <w:pPr>
        <w:shd w:val="clear" w:color="auto" w:fill="FFFFFF"/>
        <w:spacing w:line="240" w:lineRule="auto"/>
        <w:ind w:right="9"/>
        <w:jc w:val="center"/>
        <w:rPr>
          <w:ins w:id="14253" w:author="Dr Mamadou SANOGO" w:date="2023-10-25T17:05:00Z"/>
          <w:b/>
          <w:color w:val="000000" w:themeColor="text1"/>
          <w:sz w:val="44"/>
          <w:rPrChange w:id="14254" w:author="Dr Mamadou SANOGO" w:date="2023-10-25T18:15:00Z">
            <w:rPr>
              <w:ins w:id="14255" w:author="Dr Mamadou SANOGO" w:date="2023-10-25T17:05:00Z"/>
              <w:b/>
              <w:sz w:val="44"/>
            </w:rPr>
          </w:rPrChange>
        </w:rPr>
      </w:pPr>
    </w:p>
    <w:p w14:paraId="32462892" w14:textId="2A53177E" w:rsidR="00A544BC" w:rsidRPr="007A4AFC" w:rsidRDefault="00A544BC" w:rsidP="00D81BFF">
      <w:pPr>
        <w:shd w:val="clear" w:color="auto" w:fill="FFFFFF"/>
        <w:spacing w:line="240" w:lineRule="auto"/>
        <w:ind w:right="9"/>
        <w:jc w:val="center"/>
        <w:rPr>
          <w:ins w:id="14256" w:author="Dr Mamadou SANOGO" w:date="2023-10-25T17:05:00Z"/>
          <w:b/>
          <w:color w:val="000000" w:themeColor="text1"/>
          <w:sz w:val="44"/>
          <w:rPrChange w:id="14257" w:author="Dr Mamadou SANOGO" w:date="2023-10-25T18:15:00Z">
            <w:rPr>
              <w:ins w:id="14258" w:author="Dr Mamadou SANOGO" w:date="2023-10-25T17:05:00Z"/>
              <w:b/>
              <w:sz w:val="44"/>
            </w:rPr>
          </w:rPrChange>
        </w:rPr>
      </w:pPr>
    </w:p>
    <w:p w14:paraId="50B90740" w14:textId="62817263" w:rsidR="00A544BC" w:rsidRPr="007A4AFC" w:rsidRDefault="00A544BC" w:rsidP="00D81BFF">
      <w:pPr>
        <w:shd w:val="clear" w:color="auto" w:fill="FFFFFF"/>
        <w:spacing w:line="240" w:lineRule="auto"/>
        <w:ind w:right="9"/>
        <w:jc w:val="center"/>
        <w:rPr>
          <w:ins w:id="14259" w:author="Dr Mamadou SANOGO" w:date="2023-10-25T17:05:00Z"/>
          <w:b/>
          <w:color w:val="000000" w:themeColor="text1"/>
          <w:sz w:val="44"/>
          <w:rPrChange w:id="14260" w:author="Dr Mamadou SANOGO" w:date="2023-10-25T18:15:00Z">
            <w:rPr>
              <w:ins w:id="14261" w:author="Dr Mamadou SANOGO" w:date="2023-10-25T17:05:00Z"/>
              <w:b/>
              <w:sz w:val="44"/>
            </w:rPr>
          </w:rPrChange>
        </w:rPr>
      </w:pPr>
    </w:p>
    <w:p w14:paraId="1B0E300F" w14:textId="2183BBDD" w:rsidR="00A544BC" w:rsidRPr="007A4AFC" w:rsidRDefault="00A544BC" w:rsidP="00D81BFF">
      <w:pPr>
        <w:shd w:val="clear" w:color="auto" w:fill="FFFFFF"/>
        <w:spacing w:line="240" w:lineRule="auto"/>
        <w:ind w:right="9"/>
        <w:jc w:val="center"/>
        <w:rPr>
          <w:ins w:id="14262" w:author="Dr Mamadou SANOGO" w:date="2023-10-25T17:05:00Z"/>
          <w:b/>
          <w:color w:val="000000" w:themeColor="text1"/>
          <w:sz w:val="44"/>
          <w:rPrChange w:id="14263" w:author="Dr Mamadou SANOGO" w:date="2023-10-25T18:15:00Z">
            <w:rPr>
              <w:ins w:id="14264" w:author="Dr Mamadou SANOGO" w:date="2023-10-25T17:05:00Z"/>
              <w:b/>
              <w:sz w:val="44"/>
            </w:rPr>
          </w:rPrChange>
        </w:rPr>
      </w:pPr>
    </w:p>
    <w:p w14:paraId="55CAD1B2" w14:textId="77777777" w:rsidR="00A544BC" w:rsidRPr="007A4AFC" w:rsidRDefault="00A544BC" w:rsidP="00D81BFF">
      <w:pPr>
        <w:shd w:val="clear" w:color="auto" w:fill="FFFFFF"/>
        <w:spacing w:line="240" w:lineRule="auto"/>
        <w:ind w:right="9"/>
        <w:jc w:val="center"/>
        <w:rPr>
          <w:ins w:id="14265" w:author="Dr Mamadou SANOGO" w:date="2023-10-25T15:02:00Z"/>
          <w:b/>
          <w:color w:val="000000" w:themeColor="text1"/>
          <w:sz w:val="44"/>
          <w:rPrChange w:id="14266" w:author="Dr Mamadou SANOGO" w:date="2023-10-25T18:15:00Z">
            <w:rPr>
              <w:ins w:id="14267" w:author="Dr Mamadou SANOGO" w:date="2023-10-25T15:02:00Z"/>
              <w:b/>
              <w:sz w:val="44"/>
            </w:rPr>
          </w:rPrChange>
        </w:rPr>
      </w:pPr>
    </w:p>
    <w:p w14:paraId="3FB48652" w14:textId="77777777" w:rsidR="00232B19" w:rsidRPr="007A4AFC" w:rsidRDefault="00232B19" w:rsidP="00D81BFF">
      <w:pPr>
        <w:shd w:val="clear" w:color="auto" w:fill="FFFFFF"/>
        <w:spacing w:line="240" w:lineRule="auto"/>
        <w:ind w:right="9"/>
        <w:jc w:val="center"/>
        <w:rPr>
          <w:ins w:id="14268" w:author="Dr Mamadou SANOGO" w:date="2023-10-25T17:06:00Z"/>
          <w:b/>
          <w:color w:val="000000" w:themeColor="text1"/>
          <w:sz w:val="44"/>
          <w:rPrChange w:id="14269" w:author="Dr Mamadou SANOGO" w:date="2023-10-25T18:15:00Z">
            <w:rPr>
              <w:ins w:id="14270" w:author="Dr Mamadou SANOGO" w:date="2023-10-25T17:06:00Z"/>
              <w:b/>
              <w:sz w:val="44"/>
            </w:rPr>
          </w:rPrChange>
        </w:rPr>
      </w:pPr>
    </w:p>
    <w:p w14:paraId="4ADFF9F2" w14:textId="77777777" w:rsidR="00232B19" w:rsidRPr="007A4AFC" w:rsidRDefault="00232B19" w:rsidP="00D81BFF">
      <w:pPr>
        <w:shd w:val="clear" w:color="auto" w:fill="FFFFFF"/>
        <w:spacing w:line="240" w:lineRule="auto"/>
        <w:ind w:right="9"/>
        <w:jc w:val="center"/>
        <w:rPr>
          <w:ins w:id="14271" w:author="Dr Mamadou SANOGO" w:date="2023-10-25T17:06:00Z"/>
          <w:b/>
          <w:color w:val="000000" w:themeColor="text1"/>
          <w:sz w:val="44"/>
          <w:rPrChange w:id="14272" w:author="Dr Mamadou SANOGO" w:date="2023-10-25T18:15:00Z">
            <w:rPr>
              <w:ins w:id="14273" w:author="Dr Mamadou SANOGO" w:date="2023-10-25T17:06:00Z"/>
              <w:b/>
              <w:sz w:val="44"/>
            </w:rPr>
          </w:rPrChange>
        </w:rPr>
      </w:pPr>
    </w:p>
    <w:p w14:paraId="69E4B26F" w14:textId="77777777" w:rsidR="00232B19" w:rsidRPr="007A4AFC" w:rsidRDefault="00232B19" w:rsidP="00D81BFF">
      <w:pPr>
        <w:shd w:val="clear" w:color="auto" w:fill="FFFFFF"/>
        <w:spacing w:line="240" w:lineRule="auto"/>
        <w:ind w:right="9"/>
        <w:jc w:val="center"/>
        <w:rPr>
          <w:ins w:id="14274" w:author="Dr Mamadou SANOGO" w:date="2023-10-25T17:06:00Z"/>
          <w:b/>
          <w:color w:val="000000" w:themeColor="text1"/>
          <w:sz w:val="44"/>
          <w:rPrChange w:id="14275" w:author="Dr Mamadou SANOGO" w:date="2023-10-25T18:15:00Z">
            <w:rPr>
              <w:ins w:id="14276" w:author="Dr Mamadou SANOGO" w:date="2023-10-25T17:06:00Z"/>
              <w:b/>
              <w:sz w:val="44"/>
            </w:rPr>
          </w:rPrChange>
        </w:rPr>
      </w:pPr>
    </w:p>
    <w:p w14:paraId="371D0E14" w14:textId="2213A9A0" w:rsidR="00232B19" w:rsidRPr="007A4AFC" w:rsidRDefault="00232B19" w:rsidP="00D81BFF">
      <w:pPr>
        <w:shd w:val="clear" w:color="auto" w:fill="FFFFFF"/>
        <w:spacing w:line="240" w:lineRule="auto"/>
        <w:ind w:right="9"/>
        <w:jc w:val="center"/>
        <w:rPr>
          <w:ins w:id="14277" w:author="Dr Mamadou SANOGO" w:date="2023-10-25T17:06:00Z"/>
          <w:b/>
          <w:color w:val="000000" w:themeColor="text1"/>
          <w:sz w:val="44"/>
          <w:rPrChange w:id="14278" w:author="Dr Mamadou SANOGO" w:date="2023-10-25T18:15:00Z">
            <w:rPr>
              <w:ins w:id="14279" w:author="Dr Mamadou SANOGO" w:date="2023-10-25T17:06:00Z"/>
              <w:b/>
              <w:sz w:val="44"/>
            </w:rPr>
          </w:rPrChange>
        </w:rPr>
      </w:pPr>
    </w:p>
    <w:p w14:paraId="675F27BA" w14:textId="18126E7F" w:rsidR="00232B19" w:rsidRPr="007A4AFC" w:rsidRDefault="00232B19" w:rsidP="00D81BFF">
      <w:pPr>
        <w:shd w:val="clear" w:color="auto" w:fill="FFFFFF"/>
        <w:spacing w:line="240" w:lineRule="auto"/>
        <w:ind w:right="9"/>
        <w:jc w:val="center"/>
        <w:rPr>
          <w:ins w:id="14280" w:author="Dr Mamadou SANOGO" w:date="2023-10-25T17:06:00Z"/>
          <w:b/>
          <w:color w:val="000000" w:themeColor="text1"/>
          <w:sz w:val="44"/>
          <w:rPrChange w:id="14281" w:author="Dr Mamadou SANOGO" w:date="2023-10-25T18:15:00Z">
            <w:rPr>
              <w:ins w:id="14282" w:author="Dr Mamadou SANOGO" w:date="2023-10-25T17:06:00Z"/>
              <w:b/>
              <w:sz w:val="44"/>
            </w:rPr>
          </w:rPrChange>
        </w:rPr>
      </w:pPr>
    </w:p>
    <w:p w14:paraId="1625C4CC" w14:textId="1479C348" w:rsidR="00232B19" w:rsidRPr="007A4AFC" w:rsidRDefault="00232B19" w:rsidP="00D81BFF">
      <w:pPr>
        <w:shd w:val="clear" w:color="auto" w:fill="FFFFFF"/>
        <w:spacing w:line="240" w:lineRule="auto"/>
        <w:ind w:right="9"/>
        <w:jc w:val="center"/>
        <w:rPr>
          <w:ins w:id="14283" w:author="Dr Mamadou SANOGO" w:date="2023-10-25T17:06:00Z"/>
          <w:b/>
          <w:color w:val="000000" w:themeColor="text1"/>
          <w:sz w:val="44"/>
          <w:rPrChange w:id="14284" w:author="Dr Mamadou SANOGO" w:date="2023-10-25T18:15:00Z">
            <w:rPr>
              <w:ins w:id="14285" w:author="Dr Mamadou SANOGO" w:date="2023-10-25T17:06:00Z"/>
              <w:b/>
              <w:sz w:val="44"/>
            </w:rPr>
          </w:rPrChange>
        </w:rPr>
      </w:pPr>
    </w:p>
    <w:p w14:paraId="1E454BDE" w14:textId="6359681C" w:rsidR="00232B19" w:rsidRPr="007A4AFC" w:rsidRDefault="00232B19" w:rsidP="00D81BFF">
      <w:pPr>
        <w:shd w:val="clear" w:color="auto" w:fill="FFFFFF"/>
        <w:spacing w:line="240" w:lineRule="auto"/>
        <w:ind w:right="9"/>
        <w:jc w:val="center"/>
        <w:rPr>
          <w:ins w:id="14286" w:author="Dr Mamadou SANOGO" w:date="2023-10-25T17:06:00Z"/>
          <w:b/>
          <w:color w:val="000000" w:themeColor="text1"/>
          <w:sz w:val="44"/>
          <w:rPrChange w:id="14287" w:author="Dr Mamadou SANOGO" w:date="2023-10-25T18:15:00Z">
            <w:rPr>
              <w:ins w:id="14288" w:author="Dr Mamadou SANOGO" w:date="2023-10-25T17:06:00Z"/>
              <w:b/>
              <w:sz w:val="44"/>
            </w:rPr>
          </w:rPrChange>
        </w:rPr>
      </w:pPr>
    </w:p>
    <w:p w14:paraId="77FBF6D9" w14:textId="77777777" w:rsidR="00232B19" w:rsidRPr="007A4AFC" w:rsidRDefault="00232B19" w:rsidP="00D81BFF">
      <w:pPr>
        <w:shd w:val="clear" w:color="auto" w:fill="FFFFFF"/>
        <w:spacing w:line="240" w:lineRule="auto"/>
        <w:ind w:right="9"/>
        <w:jc w:val="center"/>
        <w:rPr>
          <w:ins w:id="14289" w:author="Dr Mamadou SANOGO" w:date="2023-10-25T17:06:00Z"/>
          <w:b/>
          <w:color w:val="000000" w:themeColor="text1"/>
          <w:sz w:val="44"/>
          <w:rPrChange w:id="14290" w:author="Dr Mamadou SANOGO" w:date="2023-10-25T18:15:00Z">
            <w:rPr>
              <w:ins w:id="14291" w:author="Dr Mamadou SANOGO" w:date="2023-10-25T17:06:00Z"/>
              <w:b/>
              <w:sz w:val="44"/>
            </w:rPr>
          </w:rPrChange>
        </w:rPr>
      </w:pPr>
    </w:p>
    <w:p w14:paraId="0401E3BE" w14:textId="657793CD" w:rsidR="00D81BFF" w:rsidRPr="007A4AFC" w:rsidRDefault="00D81BFF" w:rsidP="00D81BFF">
      <w:pPr>
        <w:shd w:val="clear" w:color="auto" w:fill="FFFFFF"/>
        <w:spacing w:line="240" w:lineRule="auto"/>
        <w:ind w:right="9"/>
        <w:jc w:val="center"/>
        <w:rPr>
          <w:ins w:id="14292" w:author="Dr Mamadou SANOGO" w:date="2023-10-25T17:06:00Z"/>
          <w:b/>
          <w:color w:val="000000" w:themeColor="text1"/>
          <w:sz w:val="44"/>
          <w:rPrChange w:id="14293" w:author="Dr Mamadou SANOGO" w:date="2023-10-25T18:15:00Z">
            <w:rPr>
              <w:ins w:id="14294" w:author="Dr Mamadou SANOGO" w:date="2023-10-25T17:06:00Z"/>
              <w:b/>
              <w:sz w:val="44"/>
            </w:rPr>
          </w:rPrChange>
        </w:rPr>
      </w:pPr>
      <w:ins w:id="14295" w:author="Dr Mamadou SANOGO" w:date="2023-10-25T15:02:00Z">
        <w:r w:rsidRPr="007A4AFC">
          <w:rPr>
            <w:b/>
            <w:color w:val="000000" w:themeColor="text1"/>
            <w:sz w:val="44"/>
            <w:rPrChange w:id="14296" w:author="Dr Mamadou SANOGO" w:date="2023-10-25T18:15:00Z">
              <w:rPr>
                <w:b/>
                <w:sz w:val="44"/>
              </w:rPr>
            </w:rPrChange>
          </w:rPr>
          <w:t>Annexe n°02</w:t>
        </w:r>
      </w:ins>
      <w:ins w:id="14297" w:author="Dr Mamadou SANOGO" w:date="2023-10-25T17:05:00Z">
        <w:r w:rsidR="00A544BC" w:rsidRPr="007A4AFC">
          <w:rPr>
            <w:b/>
            <w:color w:val="000000" w:themeColor="text1"/>
            <w:sz w:val="44"/>
            <w:rPrChange w:id="14298" w:author="Dr Mamadou SANOGO" w:date="2023-10-25T18:15:00Z">
              <w:rPr>
                <w:b/>
                <w:sz w:val="44"/>
              </w:rPr>
            </w:rPrChange>
          </w:rPr>
          <w:t>2</w:t>
        </w:r>
      </w:ins>
      <w:ins w:id="14299" w:author="Dr Mamadou SANOGO" w:date="2023-10-25T15:02:00Z">
        <w:r w:rsidRPr="007A4AFC">
          <w:rPr>
            <w:b/>
            <w:color w:val="000000" w:themeColor="text1"/>
            <w:sz w:val="44"/>
            <w:rPrChange w:id="14300" w:author="Dr Mamadou SANOGO" w:date="2023-10-25T18:15:00Z">
              <w:rPr>
                <w:b/>
                <w:sz w:val="44"/>
              </w:rPr>
            </w:rPrChange>
          </w:rPr>
          <w:t> : Fiche</w:t>
        </w:r>
      </w:ins>
      <w:ins w:id="14301" w:author="Dr Mamadou SANOGO" w:date="2023-10-25T17:20:00Z">
        <w:r w:rsidR="00D02BE3" w:rsidRPr="007A4AFC">
          <w:rPr>
            <w:b/>
            <w:color w:val="000000" w:themeColor="text1"/>
            <w:sz w:val="44"/>
            <w:rPrChange w:id="14302" w:author="Dr Mamadou SANOGO" w:date="2023-10-25T18:15:00Z">
              <w:rPr>
                <w:b/>
                <w:sz w:val="44"/>
              </w:rPr>
            </w:rPrChange>
          </w:rPr>
          <w:t>s</w:t>
        </w:r>
      </w:ins>
      <w:ins w:id="14303" w:author="Dr Mamadou SANOGO" w:date="2023-10-25T15:02:00Z">
        <w:r w:rsidRPr="007A4AFC">
          <w:rPr>
            <w:b/>
            <w:color w:val="000000" w:themeColor="text1"/>
            <w:sz w:val="44"/>
            <w:rPrChange w:id="14304" w:author="Dr Mamadou SANOGO" w:date="2023-10-25T18:15:00Z">
              <w:rPr>
                <w:b/>
                <w:sz w:val="44"/>
              </w:rPr>
            </w:rPrChange>
          </w:rPr>
          <w:t xml:space="preserve"> d’évaluation des enseignements </w:t>
        </w:r>
      </w:ins>
    </w:p>
    <w:p w14:paraId="4147E868" w14:textId="5D641FC2" w:rsidR="00232B19" w:rsidRPr="007A4AFC" w:rsidRDefault="00232B19" w:rsidP="00D81BFF">
      <w:pPr>
        <w:shd w:val="clear" w:color="auto" w:fill="FFFFFF"/>
        <w:spacing w:line="240" w:lineRule="auto"/>
        <w:ind w:right="9"/>
        <w:jc w:val="center"/>
        <w:rPr>
          <w:ins w:id="14305" w:author="Dr Mamadou SANOGO" w:date="2023-10-25T17:06:00Z"/>
          <w:b/>
          <w:color w:val="000000" w:themeColor="text1"/>
          <w:sz w:val="44"/>
          <w:rPrChange w:id="14306" w:author="Dr Mamadou SANOGO" w:date="2023-10-25T18:15:00Z">
            <w:rPr>
              <w:ins w:id="14307" w:author="Dr Mamadou SANOGO" w:date="2023-10-25T17:06:00Z"/>
              <w:b/>
              <w:sz w:val="44"/>
            </w:rPr>
          </w:rPrChange>
        </w:rPr>
      </w:pPr>
    </w:p>
    <w:p w14:paraId="652347BE" w14:textId="468667EE" w:rsidR="00232B19" w:rsidRPr="007A4AFC" w:rsidRDefault="00232B19" w:rsidP="00D81BFF">
      <w:pPr>
        <w:shd w:val="clear" w:color="auto" w:fill="FFFFFF"/>
        <w:spacing w:line="240" w:lineRule="auto"/>
        <w:ind w:right="9"/>
        <w:jc w:val="center"/>
        <w:rPr>
          <w:ins w:id="14308" w:author="Dr Mamadou SANOGO" w:date="2023-10-25T17:06:00Z"/>
          <w:b/>
          <w:color w:val="000000" w:themeColor="text1"/>
          <w:sz w:val="44"/>
          <w:rPrChange w:id="14309" w:author="Dr Mamadou SANOGO" w:date="2023-10-25T18:15:00Z">
            <w:rPr>
              <w:ins w:id="14310" w:author="Dr Mamadou SANOGO" w:date="2023-10-25T17:06:00Z"/>
              <w:b/>
              <w:sz w:val="44"/>
            </w:rPr>
          </w:rPrChange>
        </w:rPr>
      </w:pPr>
    </w:p>
    <w:p w14:paraId="2D4DFDD7" w14:textId="720F254B" w:rsidR="00232B19" w:rsidRPr="007A4AFC" w:rsidRDefault="00232B19" w:rsidP="00D81BFF">
      <w:pPr>
        <w:shd w:val="clear" w:color="auto" w:fill="FFFFFF"/>
        <w:spacing w:line="240" w:lineRule="auto"/>
        <w:ind w:right="9"/>
        <w:jc w:val="center"/>
        <w:rPr>
          <w:ins w:id="14311" w:author="Dr Mamadou SANOGO" w:date="2023-10-25T17:06:00Z"/>
          <w:b/>
          <w:color w:val="000000" w:themeColor="text1"/>
          <w:sz w:val="44"/>
          <w:rPrChange w:id="14312" w:author="Dr Mamadou SANOGO" w:date="2023-10-25T18:15:00Z">
            <w:rPr>
              <w:ins w:id="14313" w:author="Dr Mamadou SANOGO" w:date="2023-10-25T17:06:00Z"/>
              <w:b/>
              <w:sz w:val="44"/>
            </w:rPr>
          </w:rPrChange>
        </w:rPr>
      </w:pPr>
    </w:p>
    <w:p w14:paraId="4A16AD66" w14:textId="66AA9620" w:rsidR="00232B19" w:rsidRPr="007A4AFC" w:rsidRDefault="00232B19" w:rsidP="00D81BFF">
      <w:pPr>
        <w:shd w:val="clear" w:color="auto" w:fill="FFFFFF"/>
        <w:spacing w:line="240" w:lineRule="auto"/>
        <w:ind w:right="9"/>
        <w:jc w:val="center"/>
        <w:rPr>
          <w:ins w:id="14314" w:author="Dr Mamadou SANOGO" w:date="2023-10-25T17:06:00Z"/>
          <w:b/>
          <w:color w:val="000000" w:themeColor="text1"/>
          <w:sz w:val="44"/>
          <w:rPrChange w:id="14315" w:author="Dr Mamadou SANOGO" w:date="2023-10-25T18:15:00Z">
            <w:rPr>
              <w:ins w:id="14316" w:author="Dr Mamadou SANOGO" w:date="2023-10-25T17:06:00Z"/>
              <w:b/>
              <w:sz w:val="44"/>
            </w:rPr>
          </w:rPrChange>
        </w:rPr>
      </w:pPr>
    </w:p>
    <w:p w14:paraId="394E45C8" w14:textId="1BEE0511" w:rsidR="00232B19" w:rsidRPr="007A4AFC" w:rsidRDefault="00232B19" w:rsidP="00D81BFF">
      <w:pPr>
        <w:shd w:val="clear" w:color="auto" w:fill="FFFFFF"/>
        <w:spacing w:line="240" w:lineRule="auto"/>
        <w:ind w:right="9"/>
        <w:jc w:val="center"/>
        <w:rPr>
          <w:ins w:id="14317" w:author="Dr Mamadou SANOGO" w:date="2023-10-25T17:06:00Z"/>
          <w:b/>
          <w:color w:val="000000" w:themeColor="text1"/>
          <w:sz w:val="44"/>
          <w:rPrChange w:id="14318" w:author="Dr Mamadou SANOGO" w:date="2023-10-25T18:15:00Z">
            <w:rPr>
              <w:ins w:id="14319" w:author="Dr Mamadou SANOGO" w:date="2023-10-25T17:06:00Z"/>
              <w:b/>
              <w:sz w:val="44"/>
            </w:rPr>
          </w:rPrChange>
        </w:rPr>
      </w:pPr>
    </w:p>
    <w:p w14:paraId="15450EEF" w14:textId="556F1DFE" w:rsidR="00232B19" w:rsidRPr="007A4AFC" w:rsidRDefault="00232B19" w:rsidP="00D81BFF">
      <w:pPr>
        <w:shd w:val="clear" w:color="auto" w:fill="FFFFFF"/>
        <w:spacing w:line="240" w:lineRule="auto"/>
        <w:ind w:right="9"/>
        <w:jc w:val="center"/>
        <w:rPr>
          <w:ins w:id="14320" w:author="Dr Mamadou SANOGO" w:date="2023-10-25T17:06:00Z"/>
          <w:b/>
          <w:color w:val="000000" w:themeColor="text1"/>
          <w:sz w:val="44"/>
          <w:rPrChange w:id="14321" w:author="Dr Mamadou SANOGO" w:date="2023-10-25T18:15:00Z">
            <w:rPr>
              <w:ins w:id="14322" w:author="Dr Mamadou SANOGO" w:date="2023-10-25T17:06:00Z"/>
              <w:b/>
              <w:sz w:val="44"/>
            </w:rPr>
          </w:rPrChange>
        </w:rPr>
      </w:pPr>
    </w:p>
    <w:p w14:paraId="22DE798F" w14:textId="64C07F3E" w:rsidR="00232B19" w:rsidRPr="007A4AFC" w:rsidRDefault="00232B19" w:rsidP="00D81BFF">
      <w:pPr>
        <w:shd w:val="clear" w:color="auto" w:fill="FFFFFF"/>
        <w:spacing w:line="240" w:lineRule="auto"/>
        <w:ind w:right="9"/>
        <w:jc w:val="center"/>
        <w:rPr>
          <w:ins w:id="14323" w:author="Dr Mamadou SANOGO" w:date="2023-10-25T17:06:00Z"/>
          <w:b/>
          <w:color w:val="000000" w:themeColor="text1"/>
          <w:sz w:val="44"/>
          <w:rPrChange w:id="14324" w:author="Dr Mamadou SANOGO" w:date="2023-10-25T18:15:00Z">
            <w:rPr>
              <w:ins w:id="14325" w:author="Dr Mamadou SANOGO" w:date="2023-10-25T17:06:00Z"/>
              <w:b/>
              <w:sz w:val="44"/>
            </w:rPr>
          </w:rPrChange>
        </w:rPr>
      </w:pPr>
    </w:p>
    <w:p w14:paraId="47DE46FD" w14:textId="17E7E4B5" w:rsidR="00232B19" w:rsidRPr="007A4AFC" w:rsidRDefault="00232B19" w:rsidP="00D81BFF">
      <w:pPr>
        <w:shd w:val="clear" w:color="auto" w:fill="FFFFFF"/>
        <w:spacing w:line="240" w:lineRule="auto"/>
        <w:ind w:right="9"/>
        <w:jc w:val="center"/>
        <w:rPr>
          <w:ins w:id="14326" w:author="Dr Mamadou SANOGO" w:date="2023-10-25T17:06:00Z"/>
          <w:b/>
          <w:color w:val="000000" w:themeColor="text1"/>
          <w:sz w:val="44"/>
          <w:rPrChange w:id="14327" w:author="Dr Mamadou SANOGO" w:date="2023-10-25T18:15:00Z">
            <w:rPr>
              <w:ins w:id="14328" w:author="Dr Mamadou SANOGO" w:date="2023-10-25T17:06:00Z"/>
              <w:b/>
              <w:sz w:val="44"/>
            </w:rPr>
          </w:rPrChange>
        </w:rPr>
      </w:pPr>
    </w:p>
    <w:p w14:paraId="363DA056" w14:textId="23EE896F" w:rsidR="00232B19" w:rsidRPr="007A4AFC" w:rsidRDefault="00232B19" w:rsidP="00D81BFF">
      <w:pPr>
        <w:shd w:val="clear" w:color="auto" w:fill="FFFFFF"/>
        <w:spacing w:line="240" w:lineRule="auto"/>
        <w:ind w:right="9"/>
        <w:jc w:val="center"/>
        <w:rPr>
          <w:ins w:id="14329" w:author="Dr Mamadou SANOGO" w:date="2023-10-25T17:06:00Z"/>
          <w:b/>
          <w:color w:val="000000" w:themeColor="text1"/>
          <w:sz w:val="44"/>
          <w:rPrChange w:id="14330" w:author="Dr Mamadou SANOGO" w:date="2023-10-25T18:15:00Z">
            <w:rPr>
              <w:ins w:id="14331" w:author="Dr Mamadou SANOGO" w:date="2023-10-25T17:06:00Z"/>
              <w:b/>
              <w:sz w:val="44"/>
            </w:rPr>
          </w:rPrChange>
        </w:rPr>
      </w:pPr>
    </w:p>
    <w:p w14:paraId="111B34CE" w14:textId="02394A33" w:rsidR="00232B19" w:rsidRPr="007A4AFC" w:rsidRDefault="00232B19" w:rsidP="00D81BFF">
      <w:pPr>
        <w:shd w:val="clear" w:color="auto" w:fill="FFFFFF"/>
        <w:spacing w:line="240" w:lineRule="auto"/>
        <w:ind w:right="9"/>
        <w:jc w:val="center"/>
        <w:rPr>
          <w:ins w:id="14332" w:author="Dr Mamadou SANOGO" w:date="2023-10-25T17:06:00Z"/>
          <w:b/>
          <w:color w:val="000000" w:themeColor="text1"/>
          <w:sz w:val="44"/>
          <w:rPrChange w:id="14333" w:author="Dr Mamadou SANOGO" w:date="2023-10-25T18:15:00Z">
            <w:rPr>
              <w:ins w:id="14334" w:author="Dr Mamadou SANOGO" w:date="2023-10-25T17:06:00Z"/>
              <w:b/>
              <w:sz w:val="44"/>
            </w:rPr>
          </w:rPrChange>
        </w:rPr>
      </w:pPr>
    </w:p>
    <w:p w14:paraId="6AE02984" w14:textId="330FB013" w:rsidR="00232B19" w:rsidRPr="007A4AFC" w:rsidRDefault="00232B19" w:rsidP="00D81BFF">
      <w:pPr>
        <w:shd w:val="clear" w:color="auto" w:fill="FFFFFF"/>
        <w:spacing w:line="240" w:lineRule="auto"/>
        <w:ind w:right="9"/>
        <w:jc w:val="center"/>
        <w:rPr>
          <w:ins w:id="14335" w:author="Dr Mamadou SANOGO" w:date="2023-10-25T17:06:00Z"/>
          <w:b/>
          <w:color w:val="000000" w:themeColor="text1"/>
          <w:sz w:val="44"/>
          <w:rPrChange w:id="14336" w:author="Dr Mamadou SANOGO" w:date="2023-10-25T18:15:00Z">
            <w:rPr>
              <w:ins w:id="14337" w:author="Dr Mamadou SANOGO" w:date="2023-10-25T17:06:00Z"/>
              <w:b/>
              <w:sz w:val="44"/>
            </w:rPr>
          </w:rPrChange>
        </w:rPr>
      </w:pPr>
    </w:p>
    <w:p w14:paraId="7BE2A8BB" w14:textId="450BCA87" w:rsidR="00232B19" w:rsidRPr="007A4AFC" w:rsidRDefault="00232B19" w:rsidP="00D81BFF">
      <w:pPr>
        <w:shd w:val="clear" w:color="auto" w:fill="FFFFFF"/>
        <w:spacing w:line="240" w:lineRule="auto"/>
        <w:ind w:right="9"/>
        <w:jc w:val="center"/>
        <w:rPr>
          <w:ins w:id="14338" w:author="Dr Mamadou SANOGO" w:date="2023-10-25T17:06:00Z"/>
          <w:b/>
          <w:color w:val="000000" w:themeColor="text1"/>
          <w:sz w:val="44"/>
          <w:rPrChange w:id="14339" w:author="Dr Mamadou SANOGO" w:date="2023-10-25T18:15:00Z">
            <w:rPr>
              <w:ins w:id="14340" w:author="Dr Mamadou SANOGO" w:date="2023-10-25T17:06:00Z"/>
              <w:b/>
              <w:sz w:val="44"/>
            </w:rPr>
          </w:rPrChange>
        </w:rPr>
      </w:pPr>
    </w:p>
    <w:p w14:paraId="70657741" w14:textId="4EE5A55F" w:rsidR="00232B19" w:rsidRPr="007A4AFC" w:rsidRDefault="00232B19" w:rsidP="00D81BFF">
      <w:pPr>
        <w:shd w:val="clear" w:color="auto" w:fill="FFFFFF"/>
        <w:spacing w:line="240" w:lineRule="auto"/>
        <w:ind w:right="9"/>
        <w:jc w:val="center"/>
        <w:rPr>
          <w:ins w:id="14341" w:author="Dr Mamadou SANOGO" w:date="2023-10-25T17:06:00Z"/>
          <w:b/>
          <w:color w:val="000000" w:themeColor="text1"/>
          <w:sz w:val="44"/>
          <w:rPrChange w:id="14342" w:author="Dr Mamadou SANOGO" w:date="2023-10-25T18:15:00Z">
            <w:rPr>
              <w:ins w:id="14343" w:author="Dr Mamadou SANOGO" w:date="2023-10-25T17:06:00Z"/>
              <w:b/>
              <w:sz w:val="44"/>
            </w:rPr>
          </w:rPrChange>
        </w:rPr>
      </w:pPr>
    </w:p>
    <w:p w14:paraId="5B0610DE" w14:textId="60BACDED" w:rsidR="00232B19" w:rsidRDefault="00232B19" w:rsidP="00D81BFF">
      <w:pPr>
        <w:shd w:val="clear" w:color="auto" w:fill="FFFFFF"/>
        <w:ind w:right="9"/>
        <w:jc w:val="center"/>
        <w:rPr>
          <w:ins w:id="14344" w:author="Dr Mamadou SANOGO" w:date="2023-10-27T11:46:00Z"/>
          <w:b/>
          <w:color w:val="000000" w:themeColor="text1"/>
          <w:sz w:val="44"/>
        </w:rPr>
      </w:pPr>
    </w:p>
    <w:p w14:paraId="797ADD9A" w14:textId="5D0E95BB" w:rsidR="00DA7BA7" w:rsidRDefault="00DA7BA7" w:rsidP="00D81BFF">
      <w:pPr>
        <w:shd w:val="clear" w:color="auto" w:fill="FFFFFF"/>
        <w:ind w:right="9"/>
        <w:jc w:val="center"/>
        <w:rPr>
          <w:ins w:id="14345" w:author="Dr Mamadou SANOGO" w:date="2023-10-27T11:46:00Z"/>
          <w:b/>
          <w:color w:val="000000" w:themeColor="text1"/>
          <w:sz w:val="44"/>
        </w:rPr>
      </w:pPr>
    </w:p>
    <w:p w14:paraId="13931528" w14:textId="75346678" w:rsidR="00DA7BA7" w:rsidRDefault="00DA7BA7" w:rsidP="00D81BFF">
      <w:pPr>
        <w:shd w:val="clear" w:color="auto" w:fill="FFFFFF"/>
        <w:ind w:right="9"/>
        <w:jc w:val="center"/>
        <w:rPr>
          <w:ins w:id="14346" w:author="Dr Mamadou SANOGO" w:date="2023-10-27T11:46:00Z"/>
          <w:b/>
          <w:color w:val="000000" w:themeColor="text1"/>
          <w:sz w:val="44"/>
        </w:rPr>
      </w:pPr>
    </w:p>
    <w:p w14:paraId="764BFB2F" w14:textId="002A6F90" w:rsidR="00DA7BA7" w:rsidRDefault="00DA7BA7" w:rsidP="00D81BFF">
      <w:pPr>
        <w:shd w:val="clear" w:color="auto" w:fill="FFFFFF"/>
        <w:ind w:right="9"/>
        <w:jc w:val="center"/>
        <w:rPr>
          <w:ins w:id="14347" w:author="Dr Mamadou SANOGO" w:date="2023-10-27T11:46:00Z"/>
          <w:b/>
          <w:color w:val="000000" w:themeColor="text1"/>
          <w:sz w:val="44"/>
        </w:rPr>
      </w:pPr>
    </w:p>
    <w:p w14:paraId="7706A3B4" w14:textId="1A425FAB" w:rsidR="00DA7BA7" w:rsidRDefault="00DA7BA7" w:rsidP="00D81BFF">
      <w:pPr>
        <w:shd w:val="clear" w:color="auto" w:fill="FFFFFF"/>
        <w:ind w:right="9"/>
        <w:jc w:val="center"/>
        <w:rPr>
          <w:ins w:id="14348" w:author="Dr Mamadou SANOGO" w:date="2023-10-27T11:46:00Z"/>
          <w:b/>
          <w:color w:val="000000" w:themeColor="text1"/>
          <w:sz w:val="44"/>
        </w:rPr>
      </w:pPr>
    </w:p>
    <w:p w14:paraId="7F5CE07C" w14:textId="0D749F43" w:rsidR="00DA7BA7" w:rsidRDefault="00DA7BA7" w:rsidP="00D81BFF">
      <w:pPr>
        <w:shd w:val="clear" w:color="auto" w:fill="FFFFFF"/>
        <w:ind w:right="9"/>
        <w:jc w:val="center"/>
        <w:rPr>
          <w:ins w:id="14349" w:author="Dr Mamadou SANOGO" w:date="2023-10-27T11:46:00Z"/>
          <w:b/>
          <w:color w:val="000000" w:themeColor="text1"/>
          <w:sz w:val="44"/>
        </w:rPr>
      </w:pPr>
    </w:p>
    <w:p w14:paraId="4E0E939F" w14:textId="704291E7" w:rsidR="00DA7BA7" w:rsidRDefault="00DA7BA7" w:rsidP="00D81BFF">
      <w:pPr>
        <w:shd w:val="clear" w:color="auto" w:fill="FFFFFF"/>
        <w:ind w:right="9"/>
        <w:jc w:val="center"/>
        <w:rPr>
          <w:ins w:id="14350" w:author="Dr Mamadou SANOGO" w:date="2023-10-27T11:46:00Z"/>
          <w:b/>
          <w:color w:val="000000" w:themeColor="text1"/>
          <w:sz w:val="44"/>
        </w:rPr>
      </w:pPr>
    </w:p>
    <w:p w14:paraId="44E43E15" w14:textId="03322D7E" w:rsidR="00DA7BA7" w:rsidRDefault="00DA7BA7" w:rsidP="00D81BFF">
      <w:pPr>
        <w:shd w:val="clear" w:color="auto" w:fill="FFFFFF"/>
        <w:ind w:right="9"/>
        <w:jc w:val="center"/>
        <w:rPr>
          <w:ins w:id="14351" w:author="Dr Mamadou SANOGO" w:date="2023-10-27T11:46:00Z"/>
          <w:b/>
          <w:color w:val="000000" w:themeColor="text1"/>
          <w:sz w:val="44"/>
        </w:rPr>
      </w:pPr>
    </w:p>
    <w:p w14:paraId="3707E27C" w14:textId="0CE9CA98" w:rsidR="00DA7BA7" w:rsidRDefault="00DA7BA7" w:rsidP="00D81BFF">
      <w:pPr>
        <w:shd w:val="clear" w:color="auto" w:fill="FFFFFF"/>
        <w:ind w:right="9"/>
        <w:jc w:val="center"/>
        <w:rPr>
          <w:ins w:id="14352" w:author="Dr Mamadou SANOGO" w:date="2023-10-27T11:46:00Z"/>
          <w:b/>
          <w:color w:val="000000" w:themeColor="text1"/>
          <w:sz w:val="44"/>
        </w:rPr>
      </w:pPr>
    </w:p>
    <w:p w14:paraId="000DE816" w14:textId="3A3543A7" w:rsidR="00DA7BA7" w:rsidRDefault="00DA7BA7" w:rsidP="00D81BFF">
      <w:pPr>
        <w:shd w:val="clear" w:color="auto" w:fill="FFFFFF"/>
        <w:ind w:right="9"/>
        <w:jc w:val="center"/>
        <w:rPr>
          <w:ins w:id="14353" w:author="Dr Mamadou SANOGO" w:date="2023-10-27T11:46:00Z"/>
          <w:b/>
          <w:color w:val="000000" w:themeColor="text1"/>
          <w:sz w:val="44"/>
        </w:rPr>
      </w:pPr>
    </w:p>
    <w:p w14:paraId="28712261" w14:textId="1006ADF2" w:rsidR="00DA7BA7" w:rsidRDefault="00DA7BA7" w:rsidP="00D81BFF">
      <w:pPr>
        <w:shd w:val="clear" w:color="auto" w:fill="FFFFFF"/>
        <w:ind w:right="9"/>
        <w:jc w:val="center"/>
        <w:rPr>
          <w:ins w:id="14354" w:author="Dr Mamadou SANOGO" w:date="2023-10-27T11:46:00Z"/>
          <w:b/>
          <w:color w:val="000000" w:themeColor="text1"/>
          <w:sz w:val="44"/>
        </w:rPr>
      </w:pPr>
    </w:p>
    <w:p w14:paraId="6B4BD4BC" w14:textId="65BEF1F1" w:rsidR="00DA7BA7" w:rsidRDefault="00DA7BA7" w:rsidP="00D81BFF">
      <w:pPr>
        <w:shd w:val="clear" w:color="auto" w:fill="FFFFFF"/>
        <w:ind w:right="9"/>
        <w:jc w:val="center"/>
        <w:rPr>
          <w:ins w:id="14355" w:author="Dr Mamadou SANOGO" w:date="2023-10-27T11:46:00Z"/>
          <w:b/>
          <w:color w:val="000000" w:themeColor="text1"/>
          <w:sz w:val="44"/>
        </w:rPr>
      </w:pPr>
    </w:p>
    <w:p w14:paraId="69549B77" w14:textId="301728FB" w:rsidR="00DA7BA7" w:rsidRDefault="00DA7BA7" w:rsidP="00D81BFF">
      <w:pPr>
        <w:shd w:val="clear" w:color="auto" w:fill="FFFFFF"/>
        <w:ind w:right="9"/>
        <w:jc w:val="center"/>
        <w:rPr>
          <w:ins w:id="14356" w:author="Dr Mamadou SANOGO" w:date="2023-10-27T11:46:00Z"/>
          <w:b/>
          <w:color w:val="000000" w:themeColor="text1"/>
          <w:sz w:val="44"/>
        </w:rPr>
      </w:pPr>
    </w:p>
    <w:p w14:paraId="038BE6C0" w14:textId="3947B592" w:rsidR="00DA7BA7" w:rsidRDefault="00DA7BA7" w:rsidP="00D81BFF">
      <w:pPr>
        <w:shd w:val="clear" w:color="auto" w:fill="FFFFFF"/>
        <w:ind w:right="9"/>
        <w:jc w:val="center"/>
        <w:rPr>
          <w:ins w:id="14357" w:author="Dr Mamadou SANOGO" w:date="2023-10-27T11:46:00Z"/>
          <w:b/>
          <w:color w:val="000000" w:themeColor="text1"/>
          <w:sz w:val="44"/>
        </w:rPr>
      </w:pPr>
    </w:p>
    <w:p w14:paraId="0F0D80E7" w14:textId="40B8FD47" w:rsidR="00DA7BA7" w:rsidRDefault="00DA7BA7" w:rsidP="00D81BFF">
      <w:pPr>
        <w:shd w:val="clear" w:color="auto" w:fill="FFFFFF"/>
        <w:ind w:right="9"/>
        <w:jc w:val="center"/>
        <w:rPr>
          <w:ins w:id="14358" w:author="Dr Mamadou SANOGO" w:date="2023-10-27T11:46:00Z"/>
          <w:b/>
          <w:color w:val="000000" w:themeColor="text1"/>
          <w:sz w:val="44"/>
        </w:rPr>
      </w:pPr>
    </w:p>
    <w:p w14:paraId="13D969C8" w14:textId="117BE187" w:rsidR="00DA7BA7" w:rsidRDefault="00DA7BA7" w:rsidP="00D81BFF">
      <w:pPr>
        <w:shd w:val="clear" w:color="auto" w:fill="FFFFFF"/>
        <w:ind w:right="9"/>
        <w:jc w:val="center"/>
        <w:rPr>
          <w:ins w:id="14359" w:author="Dr Mamadou SANOGO" w:date="2023-10-27T11:46:00Z"/>
          <w:b/>
          <w:color w:val="000000" w:themeColor="text1"/>
          <w:sz w:val="44"/>
        </w:rPr>
      </w:pPr>
    </w:p>
    <w:p w14:paraId="5887B5B5" w14:textId="2C9A72C7" w:rsidR="00DA7BA7" w:rsidRDefault="00DA7BA7" w:rsidP="00D81BFF">
      <w:pPr>
        <w:shd w:val="clear" w:color="auto" w:fill="FFFFFF"/>
        <w:ind w:right="9"/>
        <w:jc w:val="center"/>
        <w:rPr>
          <w:ins w:id="14360" w:author="Dr Mamadou SANOGO" w:date="2023-10-27T11:46:00Z"/>
          <w:b/>
          <w:color w:val="000000" w:themeColor="text1"/>
          <w:sz w:val="44"/>
        </w:rPr>
      </w:pPr>
    </w:p>
    <w:p w14:paraId="3C320FD7" w14:textId="77777777" w:rsidR="00DA7BA7" w:rsidRPr="007A4AFC" w:rsidRDefault="00DA7BA7" w:rsidP="00D81BFF">
      <w:pPr>
        <w:shd w:val="clear" w:color="auto" w:fill="FFFFFF"/>
        <w:spacing w:line="240" w:lineRule="auto"/>
        <w:ind w:right="9"/>
        <w:jc w:val="center"/>
        <w:rPr>
          <w:ins w:id="14361" w:author="Dr Mamadou SANOGO" w:date="2023-10-25T17:06:00Z"/>
          <w:b/>
          <w:color w:val="000000" w:themeColor="text1"/>
          <w:sz w:val="44"/>
          <w:rPrChange w:id="14362" w:author="Dr Mamadou SANOGO" w:date="2023-10-25T18:15:00Z">
            <w:rPr>
              <w:ins w:id="14363" w:author="Dr Mamadou SANOGO" w:date="2023-10-25T17:06:00Z"/>
              <w:b/>
              <w:sz w:val="44"/>
            </w:rPr>
          </w:rPrChange>
        </w:rPr>
      </w:pPr>
    </w:p>
    <w:p w14:paraId="1DB29587" w14:textId="122A6789" w:rsidR="00232B19" w:rsidRPr="007A4AFC" w:rsidRDefault="00232B19" w:rsidP="00D81BFF">
      <w:pPr>
        <w:shd w:val="clear" w:color="auto" w:fill="FFFFFF"/>
        <w:spacing w:line="240" w:lineRule="auto"/>
        <w:ind w:right="9"/>
        <w:jc w:val="center"/>
        <w:rPr>
          <w:ins w:id="14364" w:author="Dr Mamadou SANOGO" w:date="2023-10-25T17:06:00Z"/>
          <w:b/>
          <w:color w:val="000000" w:themeColor="text1"/>
          <w:sz w:val="44"/>
          <w:rPrChange w:id="14365" w:author="Dr Mamadou SANOGO" w:date="2023-10-25T18:15:00Z">
            <w:rPr>
              <w:ins w:id="14366" w:author="Dr Mamadou SANOGO" w:date="2023-10-25T17:06:00Z"/>
              <w:b/>
              <w:sz w:val="44"/>
            </w:rPr>
          </w:rPrChange>
        </w:rPr>
      </w:pPr>
    </w:p>
    <w:p w14:paraId="7FD2ADA9" w14:textId="30CE99A9" w:rsidR="00232B19" w:rsidRPr="007A4AFC" w:rsidRDefault="00232B19" w:rsidP="00D81BFF">
      <w:pPr>
        <w:shd w:val="clear" w:color="auto" w:fill="FFFFFF"/>
        <w:spacing w:line="240" w:lineRule="auto"/>
        <w:ind w:right="9"/>
        <w:jc w:val="center"/>
        <w:rPr>
          <w:ins w:id="14367" w:author="Dr Mamadou SANOGO" w:date="2023-10-25T17:06:00Z"/>
          <w:b/>
          <w:color w:val="000000" w:themeColor="text1"/>
          <w:sz w:val="44"/>
          <w:rPrChange w:id="14368" w:author="Dr Mamadou SANOGO" w:date="2023-10-25T18:15:00Z">
            <w:rPr>
              <w:ins w:id="14369" w:author="Dr Mamadou SANOGO" w:date="2023-10-25T17:06:00Z"/>
              <w:b/>
              <w:sz w:val="44"/>
            </w:rPr>
          </w:rPrChange>
        </w:rPr>
      </w:pPr>
    </w:p>
    <w:p w14:paraId="00E9C8C2" w14:textId="66C0AFAB" w:rsidR="00232B19" w:rsidRPr="007A4AFC" w:rsidRDefault="00232B19" w:rsidP="00D81BFF">
      <w:pPr>
        <w:shd w:val="clear" w:color="auto" w:fill="FFFFFF"/>
        <w:spacing w:line="240" w:lineRule="auto"/>
        <w:ind w:right="9"/>
        <w:jc w:val="center"/>
        <w:rPr>
          <w:ins w:id="14370" w:author="Dr Mamadou SANOGO" w:date="2023-10-25T17:06:00Z"/>
          <w:b/>
          <w:color w:val="000000" w:themeColor="text1"/>
          <w:sz w:val="44"/>
          <w:rPrChange w:id="14371" w:author="Dr Mamadou SANOGO" w:date="2023-10-25T18:15:00Z">
            <w:rPr>
              <w:ins w:id="14372" w:author="Dr Mamadou SANOGO" w:date="2023-10-25T17:06:00Z"/>
              <w:b/>
              <w:sz w:val="44"/>
            </w:rPr>
          </w:rPrChange>
        </w:rPr>
      </w:pPr>
    </w:p>
    <w:p w14:paraId="0920228B" w14:textId="710984B1" w:rsidR="00232B19" w:rsidRPr="007A4AFC" w:rsidRDefault="00232B19" w:rsidP="00D81BFF">
      <w:pPr>
        <w:shd w:val="clear" w:color="auto" w:fill="FFFFFF"/>
        <w:spacing w:line="240" w:lineRule="auto"/>
        <w:ind w:right="9"/>
        <w:jc w:val="center"/>
        <w:rPr>
          <w:ins w:id="14373" w:author="Dr Mamadou SANOGO" w:date="2023-10-25T17:06:00Z"/>
          <w:b/>
          <w:color w:val="000000" w:themeColor="text1"/>
          <w:sz w:val="44"/>
          <w:rPrChange w:id="14374" w:author="Dr Mamadou SANOGO" w:date="2023-10-25T18:15:00Z">
            <w:rPr>
              <w:ins w:id="14375" w:author="Dr Mamadou SANOGO" w:date="2023-10-25T17:06:00Z"/>
              <w:b/>
              <w:sz w:val="44"/>
            </w:rPr>
          </w:rPrChange>
        </w:rPr>
      </w:pPr>
    </w:p>
    <w:p w14:paraId="15347C3B" w14:textId="2D31D355" w:rsidR="00232B19" w:rsidRPr="007A4AFC" w:rsidRDefault="00232B19" w:rsidP="00D81BFF">
      <w:pPr>
        <w:shd w:val="clear" w:color="auto" w:fill="FFFFFF"/>
        <w:spacing w:line="240" w:lineRule="auto"/>
        <w:ind w:right="9"/>
        <w:jc w:val="center"/>
        <w:rPr>
          <w:ins w:id="14376" w:author="Dr Mamadou SANOGO" w:date="2023-10-25T17:06:00Z"/>
          <w:b/>
          <w:color w:val="000000" w:themeColor="text1"/>
          <w:sz w:val="44"/>
          <w:rPrChange w:id="14377" w:author="Dr Mamadou SANOGO" w:date="2023-10-25T18:15:00Z">
            <w:rPr>
              <w:ins w:id="14378" w:author="Dr Mamadou SANOGO" w:date="2023-10-25T17:06:00Z"/>
              <w:b/>
              <w:sz w:val="44"/>
            </w:rPr>
          </w:rPrChange>
        </w:rPr>
      </w:pPr>
    </w:p>
    <w:p w14:paraId="6B853147" w14:textId="04DCBF31" w:rsidR="00232B19" w:rsidRPr="007A4AFC" w:rsidRDefault="00232B19" w:rsidP="00D81BFF">
      <w:pPr>
        <w:shd w:val="clear" w:color="auto" w:fill="FFFFFF"/>
        <w:spacing w:line="240" w:lineRule="auto"/>
        <w:ind w:right="9"/>
        <w:jc w:val="center"/>
        <w:rPr>
          <w:ins w:id="14379" w:author="Dr Mamadou SANOGO" w:date="2023-10-25T17:06:00Z"/>
          <w:b/>
          <w:color w:val="000000" w:themeColor="text1"/>
          <w:sz w:val="44"/>
          <w:rPrChange w:id="14380" w:author="Dr Mamadou SANOGO" w:date="2023-10-25T18:15:00Z">
            <w:rPr>
              <w:ins w:id="14381" w:author="Dr Mamadou SANOGO" w:date="2023-10-25T17:06:00Z"/>
              <w:b/>
              <w:sz w:val="44"/>
            </w:rPr>
          </w:rPrChange>
        </w:rPr>
      </w:pPr>
    </w:p>
    <w:p w14:paraId="239F6955" w14:textId="5FC95695" w:rsidR="00232B19" w:rsidRPr="007A4AFC" w:rsidRDefault="00232B19" w:rsidP="00D81BFF">
      <w:pPr>
        <w:shd w:val="clear" w:color="auto" w:fill="FFFFFF"/>
        <w:spacing w:line="240" w:lineRule="auto"/>
        <w:ind w:right="9"/>
        <w:jc w:val="center"/>
        <w:rPr>
          <w:ins w:id="14382" w:author="Dr Mamadou SANOGO" w:date="2023-10-25T17:06:00Z"/>
          <w:b/>
          <w:color w:val="000000" w:themeColor="text1"/>
          <w:sz w:val="44"/>
          <w:rPrChange w:id="14383" w:author="Dr Mamadou SANOGO" w:date="2023-10-25T18:15:00Z">
            <w:rPr>
              <w:ins w:id="14384" w:author="Dr Mamadou SANOGO" w:date="2023-10-25T17:06:00Z"/>
              <w:b/>
              <w:sz w:val="44"/>
            </w:rPr>
          </w:rPrChange>
        </w:rPr>
      </w:pPr>
    </w:p>
    <w:p w14:paraId="4A0B84FE" w14:textId="5F3DD49E" w:rsidR="00232B19" w:rsidRDefault="00232B19" w:rsidP="00D81BFF">
      <w:pPr>
        <w:shd w:val="clear" w:color="auto" w:fill="FFFFFF"/>
        <w:ind w:right="9"/>
        <w:jc w:val="center"/>
        <w:rPr>
          <w:ins w:id="14385" w:author="Dr Mamadou SANOGO" w:date="2023-10-27T11:46:00Z"/>
          <w:b/>
          <w:color w:val="000000" w:themeColor="text1"/>
          <w:sz w:val="44"/>
        </w:rPr>
      </w:pPr>
    </w:p>
    <w:p w14:paraId="62129653" w14:textId="69EB5D5E" w:rsidR="00DA7BA7" w:rsidRDefault="00DA7BA7" w:rsidP="00D81BFF">
      <w:pPr>
        <w:shd w:val="clear" w:color="auto" w:fill="FFFFFF"/>
        <w:ind w:right="9"/>
        <w:jc w:val="center"/>
        <w:rPr>
          <w:ins w:id="14386" w:author="Dr Mamadou SANOGO" w:date="2023-10-27T11:46:00Z"/>
          <w:b/>
          <w:color w:val="000000" w:themeColor="text1"/>
          <w:sz w:val="44"/>
        </w:rPr>
      </w:pPr>
    </w:p>
    <w:p w14:paraId="0569D072" w14:textId="55FBB512" w:rsidR="00DA7BA7" w:rsidRDefault="00DA7BA7" w:rsidP="00D81BFF">
      <w:pPr>
        <w:shd w:val="clear" w:color="auto" w:fill="FFFFFF"/>
        <w:ind w:right="9"/>
        <w:jc w:val="center"/>
        <w:rPr>
          <w:ins w:id="14387" w:author="Dr Mamadou SANOGO" w:date="2023-10-27T11:46:00Z"/>
          <w:b/>
          <w:color w:val="000000" w:themeColor="text1"/>
          <w:sz w:val="44"/>
        </w:rPr>
      </w:pPr>
    </w:p>
    <w:p w14:paraId="345E6282" w14:textId="77777777" w:rsidR="00DA7BA7" w:rsidRPr="007A4AFC" w:rsidRDefault="00DA7BA7" w:rsidP="00D81BFF">
      <w:pPr>
        <w:shd w:val="clear" w:color="auto" w:fill="FFFFFF"/>
        <w:spacing w:line="240" w:lineRule="auto"/>
        <w:ind w:right="9"/>
        <w:jc w:val="center"/>
        <w:rPr>
          <w:ins w:id="14388" w:author="Dr Mamadou SANOGO" w:date="2023-10-25T17:06:00Z"/>
          <w:b/>
          <w:color w:val="000000" w:themeColor="text1"/>
          <w:sz w:val="44"/>
          <w:rPrChange w:id="14389" w:author="Dr Mamadou SANOGO" w:date="2023-10-25T18:15:00Z">
            <w:rPr>
              <w:ins w:id="14390" w:author="Dr Mamadou SANOGO" w:date="2023-10-25T17:06:00Z"/>
              <w:b/>
              <w:sz w:val="44"/>
            </w:rPr>
          </w:rPrChange>
        </w:rPr>
      </w:pPr>
    </w:p>
    <w:p w14:paraId="1CB12441" w14:textId="6415D2FD" w:rsidR="00232B19" w:rsidRPr="007A4AFC" w:rsidRDefault="00232B19" w:rsidP="00D81BFF">
      <w:pPr>
        <w:shd w:val="clear" w:color="auto" w:fill="FFFFFF"/>
        <w:spacing w:line="240" w:lineRule="auto"/>
        <w:ind w:right="9"/>
        <w:jc w:val="center"/>
        <w:rPr>
          <w:ins w:id="14391" w:author="Dr Mamadou SANOGO" w:date="2023-10-25T17:06:00Z"/>
          <w:b/>
          <w:color w:val="000000" w:themeColor="text1"/>
          <w:sz w:val="44"/>
          <w:rPrChange w:id="14392" w:author="Dr Mamadou SANOGO" w:date="2023-10-25T18:15:00Z">
            <w:rPr>
              <w:ins w:id="14393" w:author="Dr Mamadou SANOGO" w:date="2023-10-25T17:06:00Z"/>
              <w:b/>
              <w:sz w:val="44"/>
            </w:rPr>
          </w:rPrChange>
        </w:rPr>
      </w:pPr>
    </w:p>
    <w:p w14:paraId="344C2C2C" w14:textId="77777777" w:rsidR="00232B19" w:rsidRDefault="00232B19" w:rsidP="00D81BFF">
      <w:pPr>
        <w:shd w:val="clear" w:color="auto" w:fill="FFFFFF"/>
        <w:spacing w:line="240" w:lineRule="auto"/>
        <w:ind w:right="9"/>
        <w:jc w:val="center"/>
        <w:rPr>
          <w:ins w:id="14394" w:author="Cauris Cosmetics" w:date="2023-10-27T23:05:00Z"/>
          <w:b/>
          <w:color w:val="000000" w:themeColor="text1"/>
          <w:sz w:val="44"/>
        </w:rPr>
      </w:pPr>
    </w:p>
    <w:p w14:paraId="371057A1" w14:textId="77777777" w:rsidR="004C326B" w:rsidRDefault="004C326B" w:rsidP="00D81BFF">
      <w:pPr>
        <w:shd w:val="clear" w:color="auto" w:fill="FFFFFF"/>
        <w:spacing w:line="240" w:lineRule="auto"/>
        <w:ind w:right="9"/>
        <w:jc w:val="center"/>
        <w:rPr>
          <w:ins w:id="14395" w:author="Cauris Cosmetics" w:date="2023-10-27T23:05:00Z"/>
          <w:b/>
          <w:color w:val="000000" w:themeColor="text1"/>
          <w:sz w:val="44"/>
        </w:rPr>
      </w:pPr>
    </w:p>
    <w:p w14:paraId="027438E1" w14:textId="77777777" w:rsidR="004C326B" w:rsidRDefault="004C326B" w:rsidP="00D81BFF">
      <w:pPr>
        <w:shd w:val="clear" w:color="auto" w:fill="FFFFFF"/>
        <w:spacing w:line="240" w:lineRule="auto"/>
        <w:ind w:right="9"/>
        <w:jc w:val="center"/>
        <w:rPr>
          <w:ins w:id="14396" w:author="Cauris Cosmetics" w:date="2023-10-27T23:05:00Z"/>
          <w:b/>
          <w:color w:val="000000" w:themeColor="text1"/>
          <w:sz w:val="44"/>
        </w:rPr>
      </w:pPr>
    </w:p>
    <w:p w14:paraId="2AF6834B" w14:textId="77777777" w:rsidR="004C326B" w:rsidRDefault="004C326B" w:rsidP="00D81BFF">
      <w:pPr>
        <w:shd w:val="clear" w:color="auto" w:fill="FFFFFF"/>
        <w:spacing w:line="240" w:lineRule="auto"/>
        <w:ind w:right="9"/>
        <w:jc w:val="center"/>
        <w:rPr>
          <w:ins w:id="14397" w:author="Cauris Cosmetics" w:date="2023-10-27T23:05:00Z"/>
          <w:b/>
          <w:color w:val="000000" w:themeColor="text1"/>
          <w:sz w:val="44"/>
        </w:rPr>
      </w:pPr>
    </w:p>
    <w:p w14:paraId="7A2B79F1" w14:textId="77777777" w:rsidR="004C326B" w:rsidRDefault="004C326B" w:rsidP="00D81BFF">
      <w:pPr>
        <w:shd w:val="clear" w:color="auto" w:fill="FFFFFF"/>
        <w:spacing w:line="240" w:lineRule="auto"/>
        <w:ind w:right="9"/>
        <w:jc w:val="center"/>
        <w:rPr>
          <w:ins w:id="14398" w:author="Cauris Cosmetics" w:date="2023-10-27T23:05:00Z"/>
          <w:b/>
          <w:color w:val="000000" w:themeColor="text1"/>
          <w:sz w:val="44"/>
        </w:rPr>
      </w:pPr>
    </w:p>
    <w:p w14:paraId="631C545A" w14:textId="77777777" w:rsidR="004C326B" w:rsidRPr="007A4AFC" w:rsidRDefault="004C326B" w:rsidP="00D81BFF">
      <w:pPr>
        <w:shd w:val="clear" w:color="auto" w:fill="FFFFFF"/>
        <w:spacing w:line="240" w:lineRule="auto"/>
        <w:ind w:right="9"/>
        <w:jc w:val="center"/>
        <w:rPr>
          <w:ins w:id="14399" w:author="Dr Mamadou SANOGO" w:date="2023-10-25T17:06:00Z"/>
          <w:b/>
          <w:color w:val="000000" w:themeColor="text1"/>
          <w:sz w:val="44"/>
          <w:rPrChange w:id="14400" w:author="Dr Mamadou SANOGO" w:date="2023-10-25T18:15:00Z">
            <w:rPr>
              <w:ins w:id="14401" w:author="Dr Mamadou SANOGO" w:date="2023-10-25T17:06:00Z"/>
              <w:b/>
              <w:sz w:val="44"/>
            </w:rPr>
          </w:rPrChange>
        </w:rPr>
      </w:pPr>
    </w:p>
    <w:p w14:paraId="235D6A6A" w14:textId="77777777" w:rsidR="00232B19" w:rsidRPr="007A4AFC" w:rsidRDefault="00232B19">
      <w:pPr>
        <w:shd w:val="clear" w:color="auto" w:fill="FFFFFF"/>
        <w:spacing w:line="240" w:lineRule="auto"/>
        <w:ind w:right="9"/>
        <w:jc w:val="left"/>
        <w:rPr>
          <w:ins w:id="14402" w:author="Dr Mamadou SANOGO" w:date="2023-10-25T15:02:00Z"/>
          <w:b/>
          <w:color w:val="000000" w:themeColor="text1"/>
          <w:sz w:val="44"/>
          <w:rPrChange w:id="14403" w:author="Dr Mamadou SANOGO" w:date="2023-10-25T18:15:00Z">
            <w:rPr>
              <w:ins w:id="14404" w:author="Dr Mamadou SANOGO" w:date="2023-10-25T15:02:00Z"/>
              <w:b/>
              <w:sz w:val="44"/>
            </w:rPr>
          </w:rPrChange>
        </w:rPr>
        <w:pPrChange w:id="14405" w:author="Dr Mamadou SANOGO" w:date="2023-10-25T17:21:00Z">
          <w:pPr>
            <w:shd w:val="clear" w:color="auto" w:fill="FFFFFF"/>
            <w:spacing w:line="240" w:lineRule="auto"/>
            <w:ind w:right="9"/>
            <w:jc w:val="center"/>
          </w:pPr>
        </w:pPrChange>
      </w:pPr>
    </w:p>
    <w:p w14:paraId="7B2E0880" w14:textId="2879970B" w:rsidR="00D81BFF" w:rsidRPr="007A4AFC" w:rsidRDefault="00D81BFF" w:rsidP="00D81BFF">
      <w:pPr>
        <w:shd w:val="clear" w:color="auto" w:fill="FFFFFF"/>
        <w:spacing w:line="240" w:lineRule="auto"/>
        <w:ind w:right="9"/>
        <w:jc w:val="center"/>
        <w:rPr>
          <w:ins w:id="14406" w:author="Dr Mamadou SANOGO" w:date="2023-10-25T17:15:00Z"/>
          <w:b/>
          <w:color w:val="000000" w:themeColor="text1"/>
          <w:sz w:val="44"/>
          <w:rPrChange w:id="14407" w:author="Dr Mamadou SANOGO" w:date="2023-10-25T18:15:00Z">
            <w:rPr>
              <w:ins w:id="14408" w:author="Dr Mamadou SANOGO" w:date="2023-10-25T17:15:00Z"/>
              <w:b/>
              <w:sz w:val="44"/>
            </w:rPr>
          </w:rPrChange>
        </w:rPr>
      </w:pPr>
      <w:ins w:id="14409" w:author="Dr Mamadou SANOGO" w:date="2023-10-25T15:02:00Z">
        <w:r w:rsidRPr="007A4AFC">
          <w:rPr>
            <w:b/>
            <w:color w:val="000000" w:themeColor="text1"/>
            <w:sz w:val="44"/>
            <w:rPrChange w:id="14410" w:author="Dr Mamadou SANOGO" w:date="2023-10-25T18:15:00Z">
              <w:rPr>
                <w:b/>
                <w:sz w:val="44"/>
              </w:rPr>
            </w:rPrChange>
          </w:rPr>
          <w:t>Annexe n°02</w:t>
        </w:r>
      </w:ins>
      <w:ins w:id="14411" w:author="Dr Mamadou SANOGO" w:date="2023-10-25T17:25:00Z">
        <w:r w:rsidR="00D02BE3" w:rsidRPr="007A4AFC">
          <w:rPr>
            <w:b/>
            <w:color w:val="000000" w:themeColor="text1"/>
            <w:sz w:val="44"/>
            <w:rPrChange w:id="14412" w:author="Dr Mamadou SANOGO" w:date="2023-10-25T18:15:00Z">
              <w:rPr>
                <w:b/>
                <w:sz w:val="44"/>
              </w:rPr>
            </w:rPrChange>
          </w:rPr>
          <w:t>3</w:t>
        </w:r>
      </w:ins>
      <w:ins w:id="14413" w:author="Dr Mamadou SANOGO" w:date="2023-10-25T15:02:00Z">
        <w:r w:rsidRPr="007A4AFC">
          <w:rPr>
            <w:b/>
            <w:color w:val="000000" w:themeColor="text1"/>
            <w:sz w:val="44"/>
            <w:rPrChange w:id="14414" w:author="Dr Mamadou SANOGO" w:date="2023-10-25T18:15:00Z">
              <w:rPr>
                <w:b/>
                <w:sz w:val="44"/>
              </w:rPr>
            </w:rPrChange>
          </w:rPr>
          <w:t> : Organisation semestrielle du parcours de l’offre en Unités d’enseignement</w:t>
        </w:r>
      </w:ins>
    </w:p>
    <w:p w14:paraId="015B65D4" w14:textId="48A91FE8" w:rsidR="00232B19" w:rsidRPr="007A4AFC" w:rsidRDefault="00232B19" w:rsidP="00D81BFF">
      <w:pPr>
        <w:shd w:val="clear" w:color="auto" w:fill="FFFFFF"/>
        <w:spacing w:line="240" w:lineRule="auto"/>
        <w:ind w:right="9"/>
        <w:jc w:val="center"/>
        <w:rPr>
          <w:ins w:id="14415" w:author="Dr Mamadou SANOGO" w:date="2023-10-25T17:15:00Z"/>
          <w:b/>
          <w:color w:val="000000" w:themeColor="text1"/>
          <w:sz w:val="44"/>
          <w:rPrChange w:id="14416" w:author="Dr Mamadou SANOGO" w:date="2023-10-25T18:15:00Z">
            <w:rPr>
              <w:ins w:id="14417" w:author="Dr Mamadou SANOGO" w:date="2023-10-25T17:15:00Z"/>
              <w:b/>
              <w:sz w:val="44"/>
            </w:rPr>
          </w:rPrChange>
        </w:rPr>
      </w:pPr>
    </w:p>
    <w:p w14:paraId="1B39EE03" w14:textId="304B4E19" w:rsidR="00232B19" w:rsidRPr="007A4AFC" w:rsidRDefault="00232B19" w:rsidP="00D81BFF">
      <w:pPr>
        <w:shd w:val="clear" w:color="auto" w:fill="FFFFFF"/>
        <w:spacing w:line="240" w:lineRule="auto"/>
        <w:ind w:right="9"/>
        <w:jc w:val="center"/>
        <w:rPr>
          <w:ins w:id="14418" w:author="Dr Mamadou SANOGO" w:date="2023-10-25T17:15:00Z"/>
          <w:b/>
          <w:color w:val="000000" w:themeColor="text1"/>
          <w:sz w:val="44"/>
          <w:rPrChange w:id="14419" w:author="Dr Mamadou SANOGO" w:date="2023-10-25T18:15:00Z">
            <w:rPr>
              <w:ins w:id="14420" w:author="Dr Mamadou SANOGO" w:date="2023-10-25T17:15:00Z"/>
              <w:b/>
              <w:sz w:val="44"/>
            </w:rPr>
          </w:rPrChange>
        </w:rPr>
      </w:pPr>
    </w:p>
    <w:p w14:paraId="53FFECE6" w14:textId="6F33BEA8" w:rsidR="00232B19" w:rsidRPr="007A4AFC" w:rsidRDefault="00232B19" w:rsidP="00D81BFF">
      <w:pPr>
        <w:shd w:val="clear" w:color="auto" w:fill="FFFFFF"/>
        <w:spacing w:line="240" w:lineRule="auto"/>
        <w:ind w:right="9"/>
        <w:jc w:val="center"/>
        <w:rPr>
          <w:ins w:id="14421" w:author="Dr Mamadou SANOGO" w:date="2023-10-25T17:15:00Z"/>
          <w:b/>
          <w:color w:val="000000" w:themeColor="text1"/>
          <w:sz w:val="44"/>
          <w:rPrChange w:id="14422" w:author="Dr Mamadou SANOGO" w:date="2023-10-25T18:15:00Z">
            <w:rPr>
              <w:ins w:id="14423" w:author="Dr Mamadou SANOGO" w:date="2023-10-25T17:15:00Z"/>
              <w:b/>
              <w:sz w:val="44"/>
            </w:rPr>
          </w:rPrChange>
        </w:rPr>
      </w:pPr>
    </w:p>
    <w:p w14:paraId="2F263170" w14:textId="3494DA0D" w:rsidR="00232B19" w:rsidRPr="007A4AFC" w:rsidRDefault="00232B19" w:rsidP="00D81BFF">
      <w:pPr>
        <w:shd w:val="clear" w:color="auto" w:fill="FFFFFF"/>
        <w:spacing w:line="240" w:lineRule="auto"/>
        <w:ind w:right="9"/>
        <w:jc w:val="center"/>
        <w:rPr>
          <w:ins w:id="14424" w:author="Dr Mamadou SANOGO" w:date="2023-10-25T17:15:00Z"/>
          <w:b/>
          <w:color w:val="000000" w:themeColor="text1"/>
          <w:sz w:val="44"/>
          <w:rPrChange w:id="14425" w:author="Dr Mamadou SANOGO" w:date="2023-10-25T18:15:00Z">
            <w:rPr>
              <w:ins w:id="14426" w:author="Dr Mamadou SANOGO" w:date="2023-10-25T17:15:00Z"/>
              <w:b/>
              <w:sz w:val="44"/>
            </w:rPr>
          </w:rPrChange>
        </w:rPr>
      </w:pPr>
    </w:p>
    <w:p w14:paraId="4D7DF74B" w14:textId="30003E1C" w:rsidR="00232B19" w:rsidRPr="007A4AFC" w:rsidRDefault="00232B19" w:rsidP="00D81BFF">
      <w:pPr>
        <w:shd w:val="clear" w:color="auto" w:fill="FFFFFF"/>
        <w:spacing w:line="240" w:lineRule="auto"/>
        <w:ind w:right="9"/>
        <w:jc w:val="center"/>
        <w:rPr>
          <w:ins w:id="14427" w:author="Dr Mamadou SANOGO" w:date="2023-10-25T17:15:00Z"/>
          <w:b/>
          <w:color w:val="000000" w:themeColor="text1"/>
          <w:sz w:val="44"/>
          <w:rPrChange w:id="14428" w:author="Dr Mamadou SANOGO" w:date="2023-10-25T18:15:00Z">
            <w:rPr>
              <w:ins w:id="14429" w:author="Dr Mamadou SANOGO" w:date="2023-10-25T17:15:00Z"/>
              <w:b/>
              <w:sz w:val="44"/>
            </w:rPr>
          </w:rPrChange>
        </w:rPr>
      </w:pPr>
    </w:p>
    <w:p w14:paraId="145B73BE" w14:textId="1E9BBBDD" w:rsidR="00232B19" w:rsidRPr="007A4AFC" w:rsidRDefault="00232B19" w:rsidP="00D81BFF">
      <w:pPr>
        <w:shd w:val="clear" w:color="auto" w:fill="FFFFFF"/>
        <w:spacing w:line="240" w:lineRule="auto"/>
        <w:ind w:right="9"/>
        <w:jc w:val="center"/>
        <w:rPr>
          <w:ins w:id="14430" w:author="Dr Mamadou SANOGO" w:date="2023-10-25T17:15:00Z"/>
          <w:b/>
          <w:color w:val="000000" w:themeColor="text1"/>
          <w:sz w:val="44"/>
          <w:rPrChange w:id="14431" w:author="Dr Mamadou SANOGO" w:date="2023-10-25T18:15:00Z">
            <w:rPr>
              <w:ins w:id="14432" w:author="Dr Mamadou SANOGO" w:date="2023-10-25T17:15:00Z"/>
              <w:b/>
              <w:sz w:val="44"/>
            </w:rPr>
          </w:rPrChange>
        </w:rPr>
      </w:pPr>
    </w:p>
    <w:p w14:paraId="5782D13E" w14:textId="43665EF7" w:rsidR="00232B19" w:rsidRPr="007A4AFC" w:rsidRDefault="00232B19" w:rsidP="00D81BFF">
      <w:pPr>
        <w:shd w:val="clear" w:color="auto" w:fill="FFFFFF"/>
        <w:spacing w:line="240" w:lineRule="auto"/>
        <w:ind w:right="9"/>
        <w:jc w:val="center"/>
        <w:rPr>
          <w:ins w:id="14433" w:author="Dr Mamadou SANOGO" w:date="2023-10-25T17:15:00Z"/>
          <w:b/>
          <w:color w:val="000000" w:themeColor="text1"/>
          <w:sz w:val="44"/>
          <w:rPrChange w:id="14434" w:author="Dr Mamadou SANOGO" w:date="2023-10-25T18:15:00Z">
            <w:rPr>
              <w:ins w:id="14435" w:author="Dr Mamadou SANOGO" w:date="2023-10-25T17:15:00Z"/>
              <w:b/>
              <w:sz w:val="44"/>
            </w:rPr>
          </w:rPrChange>
        </w:rPr>
      </w:pPr>
    </w:p>
    <w:p w14:paraId="49561089" w14:textId="08CD798A" w:rsidR="00232B19" w:rsidRPr="007A4AFC" w:rsidRDefault="00232B19" w:rsidP="00D81BFF">
      <w:pPr>
        <w:shd w:val="clear" w:color="auto" w:fill="FFFFFF"/>
        <w:spacing w:line="240" w:lineRule="auto"/>
        <w:ind w:right="9"/>
        <w:jc w:val="center"/>
        <w:rPr>
          <w:ins w:id="14436" w:author="Dr Mamadou SANOGO" w:date="2023-10-25T17:15:00Z"/>
          <w:b/>
          <w:color w:val="000000" w:themeColor="text1"/>
          <w:sz w:val="44"/>
          <w:rPrChange w:id="14437" w:author="Dr Mamadou SANOGO" w:date="2023-10-25T18:15:00Z">
            <w:rPr>
              <w:ins w:id="14438" w:author="Dr Mamadou SANOGO" w:date="2023-10-25T17:15:00Z"/>
              <w:b/>
              <w:sz w:val="44"/>
            </w:rPr>
          </w:rPrChange>
        </w:rPr>
      </w:pPr>
    </w:p>
    <w:p w14:paraId="4DBC581B" w14:textId="38118DE0" w:rsidR="00232B19" w:rsidRPr="007A4AFC" w:rsidRDefault="00232B19" w:rsidP="00D81BFF">
      <w:pPr>
        <w:shd w:val="clear" w:color="auto" w:fill="FFFFFF"/>
        <w:spacing w:line="240" w:lineRule="auto"/>
        <w:ind w:right="9"/>
        <w:jc w:val="center"/>
        <w:rPr>
          <w:ins w:id="14439" w:author="Dr Mamadou SANOGO" w:date="2023-10-25T17:15:00Z"/>
          <w:b/>
          <w:color w:val="000000" w:themeColor="text1"/>
          <w:sz w:val="44"/>
          <w:rPrChange w:id="14440" w:author="Dr Mamadou SANOGO" w:date="2023-10-25T18:15:00Z">
            <w:rPr>
              <w:ins w:id="14441" w:author="Dr Mamadou SANOGO" w:date="2023-10-25T17:15:00Z"/>
              <w:b/>
              <w:sz w:val="44"/>
            </w:rPr>
          </w:rPrChange>
        </w:rPr>
      </w:pPr>
    </w:p>
    <w:p w14:paraId="147C9C33" w14:textId="6054986F" w:rsidR="00232B19" w:rsidRPr="007A4AFC" w:rsidRDefault="00232B19" w:rsidP="00D81BFF">
      <w:pPr>
        <w:shd w:val="clear" w:color="auto" w:fill="FFFFFF"/>
        <w:spacing w:line="240" w:lineRule="auto"/>
        <w:ind w:right="9"/>
        <w:jc w:val="center"/>
        <w:rPr>
          <w:ins w:id="14442" w:author="Dr Mamadou SANOGO" w:date="2023-10-25T17:15:00Z"/>
          <w:b/>
          <w:color w:val="000000" w:themeColor="text1"/>
          <w:sz w:val="44"/>
          <w:rPrChange w:id="14443" w:author="Dr Mamadou SANOGO" w:date="2023-10-25T18:15:00Z">
            <w:rPr>
              <w:ins w:id="14444" w:author="Dr Mamadou SANOGO" w:date="2023-10-25T17:15:00Z"/>
              <w:b/>
              <w:sz w:val="44"/>
            </w:rPr>
          </w:rPrChange>
        </w:rPr>
      </w:pPr>
    </w:p>
    <w:p w14:paraId="2868CC84" w14:textId="4EA30569" w:rsidR="00232B19" w:rsidRPr="007A4AFC" w:rsidRDefault="00232B19" w:rsidP="00D81BFF">
      <w:pPr>
        <w:shd w:val="clear" w:color="auto" w:fill="FFFFFF"/>
        <w:spacing w:line="240" w:lineRule="auto"/>
        <w:ind w:right="9"/>
        <w:jc w:val="center"/>
        <w:rPr>
          <w:ins w:id="14445" w:author="Dr Mamadou SANOGO" w:date="2023-10-25T17:15:00Z"/>
          <w:b/>
          <w:color w:val="000000" w:themeColor="text1"/>
          <w:sz w:val="44"/>
          <w:rPrChange w:id="14446" w:author="Dr Mamadou SANOGO" w:date="2023-10-25T18:15:00Z">
            <w:rPr>
              <w:ins w:id="14447" w:author="Dr Mamadou SANOGO" w:date="2023-10-25T17:15:00Z"/>
              <w:b/>
              <w:sz w:val="44"/>
            </w:rPr>
          </w:rPrChange>
        </w:rPr>
      </w:pPr>
    </w:p>
    <w:p w14:paraId="5F137119" w14:textId="42BAB863" w:rsidR="00232B19" w:rsidRPr="007A4AFC" w:rsidRDefault="00232B19" w:rsidP="00D81BFF">
      <w:pPr>
        <w:shd w:val="clear" w:color="auto" w:fill="FFFFFF"/>
        <w:spacing w:line="240" w:lineRule="auto"/>
        <w:ind w:right="9"/>
        <w:jc w:val="center"/>
        <w:rPr>
          <w:ins w:id="14448" w:author="Dr Mamadou SANOGO" w:date="2023-10-25T17:15:00Z"/>
          <w:b/>
          <w:color w:val="000000" w:themeColor="text1"/>
          <w:sz w:val="44"/>
          <w:rPrChange w:id="14449" w:author="Dr Mamadou SANOGO" w:date="2023-10-25T18:15:00Z">
            <w:rPr>
              <w:ins w:id="14450" w:author="Dr Mamadou SANOGO" w:date="2023-10-25T17:15:00Z"/>
              <w:b/>
              <w:sz w:val="44"/>
            </w:rPr>
          </w:rPrChange>
        </w:rPr>
      </w:pPr>
    </w:p>
    <w:p w14:paraId="104086FC" w14:textId="3F937219" w:rsidR="00232B19" w:rsidRPr="007A4AFC" w:rsidRDefault="00232B19" w:rsidP="00D81BFF">
      <w:pPr>
        <w:shd w:val="clear" w:color="auto" w:fill="FFFFFF"/>
        <w:spacing w:line="240" w:lineRule="auto"/>
        <w:ind w:right="9"/>
        <w:jc w:val="center"/>
        <w:rPr>
          <w:ins w:id="14451" w:author="Dr Mamadou SANOGO" w:date="2023-10-25T17:15:00Z"/>
          <w:b/>
          <w:color w:val="000000" w:themeColor="text1"/>
          <w:sz w:val="44"/>
          <w:rPrChange w:id="14452" w:author="Dr Mamadou SANOGO" w:date="2023-10-25T18:15:00Z">
            <w:rPr>
              <w:ins w:id="14453" w:author="Dr Mamadou SANOGO" w:date="2023-10-25T17:15:00Z"/>
              <w:b/>
              <w:sz w:val="44"/>
            </w:rPr>
          </w:rPrChange>
        </w:rPr>
      </w:pPr>
    </w:p>
    <w:p w14:paraId="168D0925" w14:textId="5534942B" w:rsidR="00232B19" w:rsidRDefault="00232B19" w:rsidP="00D81BFF">
      <w:pPr>
        <w:shd w:val="clear" w:color="auto" w:fill="FFFFFF"/>
        <w:spacing w:line="240" w:lineRule="auto"/>
        <w:ind w:right="9"/>
        <w:jc w:val="center"/>
        <w:rPr>
          <w:ins w:id="14454" w:author="Dr Mamadou SANOGO" w:date="2023-10-27T14:07:00Z"/>
          <w:b/>
          <w:color w:val="000000" w:themeColor="text1"/>
          <w:sz w:val="44"/>
        </w:rPr>
      </w:pPr>
    </w:p>
    <w:p w14:paraId="5D25245D" w14:textId="28A480C6" w:rsidR="006778CD" w:rsidRDefault="006778CD" w:rsidP="00D81BFF">
      <w:pPr>
        <w:shd w:val="clear" w:color="auto" w:fill="FFFFFF"/>
        <w:spacing w:line="240" w:lineRule="auto"/>
        <w:ind w:right="9"/>
        <w:jc w:val="center"/>
        <w:rPr>
          <w:ins w:id="14455" w:author="Dr Mamadou SANOGO" w:date="2023-10-27T14:07:00Z"/>
          <w:b/>
          <w:color w:val="000000" w:themeColor="text1"/>
          <w:sz w:val="44"/>
        </w:rPr>
      </w:pPr>
    </w:p>
    <w:p w14:paraId="49ED0005" w14:textId="3C00BC6E" w:rsidR="006778CD" w:rsidRDefault="006778CD" w:rsidP="00D81BFF">
      <w:pPr>
        <w:shd w:val="clear" w:color="auto" w:fill="FFFFFF"/>
        <w:spacing w:line="240" w:lineRule="auto"/>
        <w:ind w:right="9"/>
        <w:jc w:val="center"/>
        <w:rPr>
          <w:ins w:id="14456" w:author="Dr Mamadou SANOGO" w:date="2023-10-27T14:07:00Z"/>
          <w:b/>
          <w:color w:val="000000" w:themeColor="text1"/>
          <w:sz w:val="44"/>
        </w:rPr>
      </w:pPr>
    </w:p>
    <w:p w14:paraId="0349A600" w14:textId="40F41D65" w:rsidR="006778CD" w:rsidRDefault="006778CD" w:rsidP="00D81BFF">
      <w:pPr>
        <w:shd w:val="clear" w:color="auto" w:fill="FFFFFF"/>
        <w:spacing w:line="240" w:lineRule="auto"/>
        <w:ind w:right="9"/>
        <w:jc w:val="center"/>
        <w:rPr>
          <w:ins w:id="14457" w:author="Dr Mamadou SANOGO" w:date="2023-10-27T14:07:00Z"/>
          <w:b/>
          <w:color w:val="000000" w:themeColor="text1"/>
          <w:sz w:val="44"/>
        </w:rPr>
      </w:pPr>
    </w:p>
    <w:p w14:paraId="7018950A" w14:textId="105A3759" w:rsidR="006778CD" w:rsidDel="004C326B" w:rsidRDefault="006778CD" w:rsidP="00D81BFF">
      <w:pPr>
        <w:shd w:val="clear" w:color="auto" w:fill="FFFFFF"/>
        <w:spacing w:line="240" w:lineRule="auto"/>
        <w:ind w:right="9"/>
        <w:jc w:val="center"/>
        <w:rPr>
          <w:ins w:id="14458" w:author="Dr Mamadou SANOGO" w:date="2023-10-27T14:07:00Z"/>
          <w:del w:id="14459" w:author="Cauris Cosmetics" w:date="2023-10-27T23:06:00Z"/>
          <w:b/>
          <w:color w:val="000000" w:themeColor="text1"/>
          <w:sz w:val="44"/>
        </w:rPr>
      </w:pPr>
    </w:p>
    <w:p w14:paraId="700A05C7" w14:textId="18B0AA43" w:rsidR="006778CD" w:rsidDel="004C326B" w:rsidRDefault="006778CD" w:rsidP="00D81BFF">
      <w:pPr>
        <w:shd w:val="clear" w:color="auto" w:fill="FFFFFF"/>
        <w:spacing w:line="240" w:lineRule="auto"/>
        <w:ind w:right="9"/>
        <w:jc w:val="center"/>
        <w:rPr>
          <w:ins w:id="14460" w:author="Dr Mamadou SANOGO" w:date="2023-10-27T14:07:00Z"/>
          <w:del w:id="14461" w:author="Cauris Cosmetics" w:date="2023-10-27T23:06:00Z"/>
          <w:b/>
          <w:color w:val="000000" w:themeColor="text1"/>
          <w:sz w:val="44"/>
        </w:rPr>
      </w:pPr>
    </w:p>
    <w:p w14:paraId="4C809CE3" w14:textId="300CDD1E" w:rsidR="006778CD" w:rsidDel="004C326B" w:rsidRDefault="006778CD" w:rsidP="00D81BFF">
      <w:pPr>
        <w:shd w:val="clear" w:color="auto" w:fill="FFFFFF"/>
        <w:spacing w:line="240" w:lineRule="auto"/>
        <w:ind w:right="9"/>
        <w:jc w:val="center"/>
        <w:rPr>
          <w:ins w:id="14462" w:author="Dr Mamadou SANOGO" w:date="2023-10-27T14:07:00Z"/>
          <w:del w:id="14463" w:author="Cauris Cosmetics" w:date="2023-10-27T23:06:00Z"/>
          <w:b/>
          <w:color w:val="000000" w:themeColor="text1"/>
          <w:sz w:val="44"/>
        </w:rPr>
      </w:pPr>
    </w:p>
    <w:p w14:paraId="788B8DA7" w14:textId="0AC8DFDD" w:rsidR="006778CD" w:rsidDel="004C326B" w:rsidRDefault="006778CD" w:rsidP="00D81BFF">
      <w:pPr>
        <w:shd w:val="clear" w:color="auto" w:fill="FFFFFF"/>
        <w:spacing w:line="240" w:lineRule="auto"/>
        <w:ind w:right="9"/>
        <w:jc w:val="center"/>
        <w:rPr>
          <w:ins w:id="14464" w:author="Dr Mamadou SANOGO" w:date="2023-10-27T14:07:00Z"/>
          <w:del w:id="14465" w:author="Cauris Cosmetics" w:date="2023-10-27T23:06:00Z"/>
          <w:b/>
          <w:color w:val="000000" w:themeColor="text1"/>
          <w:sz w:val="44"/>
        </w:rPr>
      </w:pPr>
    </w:p>
    <w:p w14:paraId="5740D2D0" w14:textId="6099CD80" w:rsidR="006778CD" w:rsidDel="004C326B" w:rsidRDefault="006778CD" w:rsidP="00D81BFF">
      <w:pPr>
        <w:shd w:val="clear" w:color="auto" w:fill="FFFFFF"/>
        <w:spacing w:line="240" w:lineRule="auto"/>
        <w:ind w:right="9"/>
        <w:jc w:val="center"/>
        <w:rPr>
          <w:ins w:id="14466" w:author="Dr Mamadou SANOGO" w:date="2023-10-27T14:07:00Z"/>
          <w:del w:id="14467" w:author="Cauris Cosmetics" w:date="2023-10-27T23:06:00Z"/>
          <w:b/>
          <w:color w:val="000000" w:themeColor="text1"/>
          <w:sz w:val="44"/>
        </w:rPr>
      </w:pPr>
    </w:p>
    <w:p w14:paraId="076D816B" w14:textId="77777777" w:rsidR="006778CD" w:rsidRPr="007A4AFC" w:rsidRDefault="006778CD" w:rsidP="00D81BFF">
      <w:pPr>
        <w:shd w:val="clear" w:color="auto" w:fill="FFFFFF"/>
        <w:spacing w:line="240" w:lineRule="auto"/>
        <w:ind w:right="9"/>
        <w:jc w:val="center"/>
        <w:rPr>
          <w:ins w:id="14468" w:author="Dr Mamadou SANOGO" w:date="2023-10-25T17:15:00Z"/>
          <w:b/>
          <w:color w:val="000000" w:themeColor="text1"/>
          <w:sz w:val="44"/>
          <w:rPrChange w:id="14469" w:author="Dr Mamadou SANOGO" w:date="2023-10-25T18:15:00Z">
            <w:rPr>
              <w:ins w:id="14470" w:author="Dr Mamadou SANOGO" w:date="2023-10-25T17:15:00Z"/>
              <w:b/>
              <w:sz w:val="44"/>
            </w:rPr>
          </w:rPrChange>
        </w:rPr>
      </w:pPr>
    </w:p>
    <w:p w14:paraId="7B6DB413" w14:textId="77777777" w:rsidR="00DA7BA7" w:rsidRPr="00DA7BA7" w:rsidRDefault="00DA7BA7" w:rsidP="00DA7BA7">
      <w:pPr>
        <w:autoSpaceDE w:val="0"/>
        <w:autoSpaceDN w:val="0"/>
        <w:spacing w:line="276" w:lineRule="auto"/>
        <w:rPr>
          <w:ins w:id="14471" w:author="Dr Mamadou SANOGO" w:date="2023-10-27T11:47:00Z"/>
          <w:rFonts w:ascii="Calibri" w:hAnsi="Calibri"/>
          <w:b/>
          <w:sz w:val="22"/>
        </w:rPr>
      </w:pPr>
      <w:ins w:id="14472" w:author="Dr Mamadou SANOGO" w:date="2023-10-27T11:47:00Z">
        <w:r w:rsidRPr="00DA7BA7">
          <w:rPr>
            <w:rFonts w:ascii="Calibri" w:hAnsi="Calibri"/>
            <w:b/>
            <w:sz w:val="22"/>
          </w:rPr>
          <w:lastRenderedPageBreak/>
          <w:t>Semestre 1</w:t>
        </w:r>
      </w:ins>
    </w:p>
    <w:p w14:paraId="3AA224D4" w14:textId="77777777" w:rsidR="00DA7BA7" w:rsidRPr="00BD57AF" w:rsidRDefault="00DA7BA7">
      <w:pPr>
        <w:pStyle w:val="Paragraphedeliste"/>
        <w:numPr>
          <w:ilvl w:val="0"/>
          <w:numId w:val="40"/>
        </w:numPr>
        <w:spacing w:after="160"/>
        <w:rPr>
          <w:ins w:id="14473" w:author="Dr Mamadou SANOGO" w:date="2023-10-27T11:47:00Z"/>
          <w:szCs w:val="24"/>
          <w:rPrChange w:id="14474" w:author="Cauris Cosmetics" w:date="2023-10-27T18:05:00Z">
            <w:rPr>
              <w:ins w:id="14475" w:author="Dr Mamadou SANOGO" w:date="2023-10-27T11:47:00Z"/>
              <w:rFonts w:ascii="Calibri" w:hAnsi="Calibri"/>
              <w:sz w:val="22"/>
            </w:rPr>
          </w:rPrChange>
        </w:rPr>
        <w:pPrChange w:id="14476" w:author="Cauris Cosmetics" w:date="2023-10-27T18:05:00Z">
          <w:pPr>
            <w:numPr>
              <w:numId w:val="40"/>
            </w:numPr>
            <w:autoSpaceDE w:val="0"/>
            <w:autoSpaceDN w:val="0"/>
            <w:spacing w:line="276" w:lineRule="auto"/>
            <w:ind w:left="720" w:hanging="360"/>
          </w:pPr>
        </w:pPrChange>
      </w:pPr>
      <w:ins w:id="14477" w:author="Dr Mamadou SANOGO" w:date="2023-10-27T11:47:00Z">
        <w:r w:rsidRPr="00BD57AF">
          <w:rPr>
            <w:szCs w:val="24"/>
            <w:rPrChange w:id="14478" w:author="Cauris Cosmetics" w:date="2023-10-27T18:05:00Z">
              <w:rPr>
                <w:rFonts w:ascii="Calibri" w:hAnsi="Calibri"/>
                <w:sz w:val="22"/>
              </w:rPr>
            </w:rPrChange>
          </w:rPr>
          <w:t xml:space="preserve">MSSI2101 Management des services de santé I </w:t>
        </w:r>
      </w:ins>
    </w:p>
    <w:p w14:paraId="796BB074" w14:textId="77777777" w:rsidR="00DA7BA7" w:rsidRPr="00BD57AF" w:rsidRDefault="00DA7BA7">
      <w:pPr>
        <w:pStyle w:val="Paragraphedeliste"/>
        <w:numPr>
          <w:ilvl w:val="0"/>
          <w:numId w:val="40"/>
        </w:numPr>
        <w:spacing w:after="160"/>
        <w:rPr>
          <w:ins w:id="14479" w:author="Dr Mamadou SANOGO" w:date="2023-10-27T11:47:00Z"/>
          <w:szCs w:val="24"/>
          <w:rPrChange w:id="14480" w:author="Cauris Cosmetics" w:date="2023-10-27T18:05:00Z">
            <w:rPr>
              <w:ins w:id="14481" w:author="Dr Mamadou SANOGO" w:date="2023-10-27T11:47:00Z"/>
              <w:rFonts w:ascii="Calibri" w:hAnsi="Calibri"/>
              <w:sz w:val="22"/>
            </w:rPr>
          </w:rPrChange>
        </w:rPr>
        <w:pPrChange w:id="14482" w:author="Cauris Cosmetics" w:date="2023-10-27T18:05:00Z">
          <w:pPr>
            <w:numPr>
              <w:numId w:val="40"/>
            </w:numPr>
            <w:autoSpaceDE w:val="0"/>
            <w:autoSpaceDN w:val="0"/>
            <w:spacing w:line="276" w:lineRule="auto"/>
            <w:ind w:left="720" w:hanging="360"/>
          </w:pPr>
        </w:pPrChange>
      </w:pPr>
      <w:ins w:id="14483" w:author="Dr Mamadou SANOGO" w:date="2023-10-27T11:47:00Z">
        <w:r w:rsidRPr="00BD57AF">
          <w:rPr>
            <w:szCs w:val="24"/>
            <w:rPrChange w:id="14484" w:author="Cauris Cosmetics" w:date="2023-10-27T18:05:00Z">
              <w:rPr>
                <w:rFonts w:ascii="Calibri" w:hAnsi="Calibri"/>
                <w:sz w:val="22"/>
              </w:rPr>
            </w:rPrChange>
          </w:rPr>
          <w:t xml:space="preserve">MSSII2102 Management des services de santé II </w:t>
        </w:r>
      </w:ins>
    </w:p>
    <w:p w14:paraId="335D515F" w14:textId="77777777" w:rsidR="00DA7BA7" w:rsidRPr="00BD57AF" w:rsidRDefault="00DA7BA7">
      <w:pPr>
        <w:pStyle w:val="Paragraphedeliste"/>
        <w:numPr>
          <w:ilvl w:val="0"/>
          <w:numId w:val="40"/>
        </w:numPr>
        <w:spacing w:after="160"/>
        <w:rPr>
          <w:ins w:id="14485" w:author="Dr Mamadou SANOGO" w:date="2023-10-27T11:47:00Z"/>
          <w:szCs w:val="24"/>
          <w:rPrChange w:id="14486" w:author="Cauris Cosmetics" w:date="2023-10-27T18:05:00Z">
            <w:rPr>
              <w:ins w:id="14487" w:author="Dr Mamadou SANOGO" w:date="2023-10-27T11:47:00Z"/>
              <w:rFonts w:ascii="Calibri" w:hAnsi="Calibri"/>
              <w:sz w:val="22"/>
            </w:rPr>
          </w:rPrChange>
        </w:rPr>
        <w:pPrChange w:id="14488" w:author="Cauris Cosmetics" w:date="2023-10-27T18:05:00Z">
          <w:pPr>
            <w:numPr>
              <w:numId w:val="40"/>
            </w:numPr>
            <w:autoSpaceDE w:val="0"/>
            <w:autoSpaceDN w:val="0"/>
            <w:spacing w:line="276" w:lineRule="auto"/>
            <w:ind w:left="720" w:hanging="360"/>
          </w:pPr>
        </w:pPrChange>
      </w:pPr>
      <w:ins w:id="14489" w:author="Dr Mamadou SANOGO" w:date="2023-10-27T11:47:00Z">
        <w:r w:rsidRPr="00BD57AF">
          <w:rPr>
            <w:szCs w:val="24"/>
            <w:rPrChange w:id="14490" w:author="Cauris Cosmetics" w:date="2023-10-27T18:05:00Z">
              <w:rPr>
                <w:rFonts w:ascii="Calibri" w:hAnsi="Calibri"/>
                <w:sz w:val="22"/>
              </w:rPr>
            </w:rPrChange>
          </w:rPr>
          <w:t xml:space="preserve">PPS2103 Programmes et Projets de Santé </w:t>
        </w:r>
      </w:ins>
    </w:p>
    <w:p w14:paraId="1E076D79" w14:textId="77777777" w:rsidR="00DA7BA7" w:rsidRPr="00BD57AF" w:rsidRDefault="00DA7BA7">
      <w:pPr>
        <w:pStyle w:val="Paragraphedeliste"/>
        <w:numPr>
          <w:ilvl w:val="0"/>
          <w:numId w:val="40"/>
        </w:numPr>
        <w:spacing w:after="160"/>
        <w:rPr>
          <w:ins w:id="14491" w:author="Dr Mamadou SANOGO" w:date="2023-10-27T11:47:00Z"/>
          <w:szCs w:val="24"/>
          <w:rPrChange w:id="14492" w:author="Cauris Cosmetics" w:date="2023-10-27T18:05:00Z">
            <w:rPr>
              <w:ins w:id="14493" w:author="Dr Mamadou SANOGO" w:date="2023-10-27T11:47:00Z"/>
              <w:rFonts w:ascii="Calibri" w:hAnsi="Calibri"/>
              <w:sz w:val="22"/>
            </w:rPr>
          </w:rPrChange>
        </w:rPr>
        <w:pPrChange w:id="14494" w:author="Cauris Cosmetics" w:date="2023-10-27T18:05:00Z">
          <w:pPr>
            <w:numPr>
              <w:numId w:val="40"/>
            </w:numPr>
            <w:autoSpaceDE w:val="0"/>
            <w:autoSpaceDN w:val="0"/>
            <w:spacing w:line="276" w:lineRule="auto"/>
            <w:ind w:left="720" w:hanging="360"/>
          </w:pPr>
        </w:pPrChange>
      </w:pPr>
      <w:ins w:id="14495" w:author="Dr Mamadou SANOGO" w:date="2023-10-27T11:47:00Z">
        <w:r w:rsidRPr="00BD57AF">
          <w:rPr>
            <w:szCs w:val="24"/>
            <w:rPrChange w:id="14496" w:author="Cauris Cosmetics" w:date="2023-10-27T18:05:00Z">
              <w:rPr>
                <w:rFonts w:ascii="Calibri" w:hAnsi="Calibri"/>
                <w:sz w:val="22"/>
              </w:rPr>
            </w:rPrChange>
          </w:rPr>
          <w:t xml:space="preserve">GDMS2104 Genre et droit en matière de santé </w:t>
        </w:r>
      </w:ins>
    </w:p>
    <w:p w14:paraId="1DFF8B22" w14:textId="77777777" w:rsidR="00DA7BA7" w:rsidRPr="00BD57AF" w:rsidRDefault="00DA7BA7">
      <w:pPr>
        <w:pStyle w:val="Paragraphedeliste"/>
        <w:numPr>
          <w:ilvl w:val="0"/>
          <w:numId w:val="40"/>
        </w:numPr>
        <w:spacing w:after="160"/>
        <w:rPr>
          <w:ins w:id="14497" w:author="Dr Mamadou SANOGO" w:date="2023-10-27T11:47:00Z"/>
          <w:szCs w:val="24"/>
          <w:rPrChange w:id="14498" w:author="Cauris Cosmetics" w:date="2023-10-27T18:05:00Z">
            <w:rPr>
              <w:ins w:id="14499" w:author="Dr Mamadou SANOGO" w:date="2023-10-27T11:47:00Z"/>
              <w:rFonts w:ascii="Calibri" w:hAnsi="Calibri"/>
              <w:sz w:val="22"/>
            </w:rPr>
          </w:rPrChange>
        </w:rPr>
        <w:pPrChange w:id="14500" w:author="Cauris Cosmetics" w:date="2023-10-27T18:05:00Z">
          <w:pPr>
            <w:numPr>
              <w:numId w:val="40"/>
            </w:numPr>
            <w:autoSpaceDE w:val="0"/>
            <w:autoSpaceDN w:val="0"/>
            <w:spacing w:line="276" w:lineRule="auto"/>
            <w:ind w:left="720" w:hanging="360"/>
          </w:pPr>
        </w:pPrChange>
      </w:pPr>
      <w:ins w:id="14501" w:author="Dr Mamadou SANOGO" w:date="2023-10-27T11:47:00Z">
        <w:r w:rsidRPr="00BD57AF">
          <w:rPr>
            <w:szCs w:val="24"/>
            <w:rPrChange w:id="14502" w:author="Cauris Cosmetics" w:date="2023-10-27T18:05:00Z">
              <w:rPr>
                <w:rFonts w:ascii="Calibri" w:hAnsi="Calibri"/>
                <w:sz w:val="22"/>
              </w:rPr>
            </w:rPrChange>
          </w:rPr>
          <w:t>BEB2105 Bio-statistique et épidémiologie de base</w:t>
        </w:r>
      </w:ins>
    </w:p>
    <w:p w14:paraId="6F895876" w14:textId="77777777" w:rsidR="00DA7BA7" w:rsidRPr="00DA7BA7" w:rsidRDefault="00DA7BA7" w:rsidP="00DA7BA7">
      <w:pPr>
        <w:tabs>
          <w:tab w:val="left" w:pos="3416"/>
        </w:tabs>
        <w:autoSpaceDE w:val="0"/>
        <w:autoSpaceDN w:val="0"/>
        <w:spacing w:line="276" w:lineRule="auto"/>
        <w:rPr>
          <w:ins w:id="14503" w:author="Dr Mamadou SANOGO" w:date="2023-10-27T11:47:00Z"/>
          <w:rFonts w:ascii="Calibri" w:hAnsi="Calibri"/>
          <w:b/>
          <w:sz w:val="22"/>
        </w:rPr>
      </w:pPr>
      <w:ins w:id="14504" w:author="Dr Mamadou SANOGO" w:date="2023-10-27T11:47:00Z">
        <w:r w:rsidRPr="00DA7BA7">
          <w:rPr>
            <w:rFonts w:ascii="Calibri" w:hAnsi="Calibri"/>
            <w:b/>
            <w:sz w:val="22"/>
          </w:rPr>
          <w:t>Semestre 2</w:t>
        </w:r>
      </w:ins>
    </w:p>
    <w:p w14:paraId="0313A127" w14:textId="77777777" w:rsidR="00DA7BA7" w:rsidRPr="00BD57AF" w:rsidRDefault="00DA7BA7">
      <w:pPr>
        <w:pStyle w:val="Paragraphedeliste"/>
        <w:numPr>
          <w:ilvl w:val="0"/>
          <w:numId w:val="40"/>
        </w:numPr>
        <w:spacing w:after="160"/>
        <w:rPr>
          <w:ins w:id="14505" w:author="Dr Mamadou SANOGO" w:date="2023-10-27T11:47:00Z"/>
          <w:szCs w:val="24"/>
          <w:rPrChange w:id="14506" w:author="Cauris Cosmetics" w:date="2023-10-27T18:05:00Z">
            <w:rPr>
              <w:ins w:id="14507" w:author="Dr Mamadou SANOGO" w:date="2023-10-27T11:47:00Z"/>
              <w:rFonts w:ascii="Calibri" w:hAnsi="Calibri"/>
              <w:sz w:val="22"/>
            </w:rPr>
          </w:rPrChange>
        </w:rPr>
        <w:pPrChange w:id="14508" w:author="Cauris Cosmetics" w:date="2023-10-27T18:05:00Z">
          <w:pPr>
            <w:numPr>
              <w:numId w:val="40"/>
            </w:numPr>
            <w:autoSpaceDE w:val="0"/>
            <w:autoSpaceDN w:val="0"/>
            <w:spacing w:line="276" w:lineRule="auto"/>
            <w:ind w:left="720" w:hanging="360"/>
          </w:pPr>
        </w:pPrChange>
      </w:pPr>
      <w:ins w:id="14509" w:author="Dr Mamadou SANOGO" w:date="2023-10-27T11:47:00Z">
        <w:r w:rsidRPr="00BD57AF">
          <w:rPr>
            <w:szCs w:val="24"/>
            <w:rPrChange w:id="14510" w:author="Cauris Cosmetics" w:date="2023-10-27T18:05:00Z">
              <w:rPr>
                <w:rFonts w:ascii="Calibri" w:hAnsi="Calibri"/>
                <w:sz w:val="22"/>
              </w:rPr>
            </w:rPrChange>
          </w:rPr>
          <w:t xml:space="preserve">ISP2201 Introduction en soins promotionnels  </w:t>
        </w:r>
      </w:ins>
    </w:p>
    <w:p w14:paraId="231A196E" w14:textId="77777777" w:rsidR="00DA7BA7" w:rsidRPr="00BD57AF" w:rsidRDefault="00DA7BA7">
      <w:pPr>
        <w:pStyle w:val="Paragraphedeliste"/>
        <w:numPr>
          <w:ilvl w:val="0"/>
          <w:numId w:val="40"/>
        </w:numPr>
        <w:spacing w:after="160"/>
        <w:rPr>
          <w:ins w:id="14511" w:author="Dr Mamadou SANOGO" w:date="2023-10-27T11:47:00Z"/>
          <w:szCs w:val="24"/>
          <w:rPrChange w:id="14512" w:author="Cauris Cosmetics" w:date="2023-10-27T18:05:00Z">
            <w:rPr>
              <w:ins w:id="14513" w:author="Dr Mamadou SANOGO" w:date="2023-10-27T11:47:00Z"/>
              <w:rFonts w:ascii="Calibri" w:hAnsi="Calibri"/>
              <w:sz w:val="22"/>
            </w:rPr>
          </w:rPrChange>
        </w:rPr>
        <w:pPrChange w:id="14514" w:author="Cauris Cosmetics" w:date="2023-10-27T18:05:00Z">
          <w:pPr>
            <w:numPr>
              <w:numId w:val="40"/>
            </w:numPr>
            <w:autoSpaceDE w:val="0"/>
            <w:autoSpaceDN w:val="0"/>
            <w:spacing w:line="276" w:lineRule="auto"/>
            <w:ind w:left="720" w:hanging="360"/>
          </w:pPr>
        </w:pPrChange>
      </w:pPr>
      <w:ins w:id="14515" w:author="Dr Mamadou SANOGO" w:date="2023-10-27T11:47:00Z">
        <w:r w:rsidRPr="00BD57AF">
          <w:rPr>
            <w:szCs w:val="24"/>
            <w:rPrChange w:id="14516" w:author="Cauris Cosmetics" w:date="2023-10-27T18:05:00Z">
              <w:rPr>
                <w:rFonts w:ascii="Calibri" w:hAnsi="Calibri"/>
                <w:sz w:val="22"/>
              </w:rPr>
            </w:rPrChange>
          </w:rPr>
          <w:t xml:space="preserve">SPP2202 Soins promotionnels et préventifs  </w:t>
        </w:r>
      </w:ins>
    </w:p>
    <w:p w14:paraId="3B4E56A6" w14:textId="77777777" w:rsidR="00DA7BA7" w:rsidRPr="00BD57AF" w:rsidRDefault="00DA7BA7">
      <w:pPr>
        <w:pStyle w:val="Paragraphedeliste"/>
        <w:numPr>
          <w:ilvl w:val="0"/>
          <w:numId w:val="40"/>
        </w:numPr>
        <w:spacing w:after="160"/>
        <w:rPr>
          <w:ins w:id="14517" w:author="Dr Mamadou SANOGO" w:date="2023-10-27T11:47:00Z"/>
          <w:szCs w:val="24"/>
          <w:rPrChange w:id="14518" w:author="Cauris Cosmetics" w:date="2023-10-27T18:05:00Z">
            <w:rPr>
              <w:ins w:id="14519" w:author="Dr Mamadou SANOGO" w:date="2023-10-27T11:47:00Z"/>
              <w:rFonts w:ascii="Calibri" w:hAnsi="Calibri"/>
              <w:sz w:val="22"/>
            </w:rPr>
          </w:rPrChange>
        </w:rPr>
        <w:pPrChange w:id="14520" w:author="Cauris Cosmetics" w:date="2023-10-27T18:05:00Z">
          <w:pPr>
            <w:numPr>
              <w:numId w:val="40"/>
            </w:numPr>
            <w:autoSpaceDE w:val="0"/>
            <w:autoSpaceDN w:val="0"/>
            <w:spacing w:line="276" w:lineRule="auto"/>
            <w:ind w:left="720" w:hanging="360"/>
          </w:pPr>
        </w:pPrChange>
      </w:pPr>
      <w:ins w:id="14521" w:author="Dr Mamadou SANOGO" w:date="2023-10-27T11:47:00Z">
        <w:r w:rsidRPr="00BD57AF">
          <w:rPr>
            <w:szCs w:val="24"/>
            <w:rPrChange w:id="14522" w:author="Cauris Cosmetics" w:date="2023-10-27T18:05:00Z">
              <w:rPr>
                <w:rFonts w:ascii="Calibri" w:hAnsi="Calibri"/>
                <w:sz w:val="22"/>
              </w:rPr>
            </w:rPrChange>
          </w:rPr>
          <w:t xml:space="preserve">CL2203 Communication et langues  </w:t>
        </w:r>
      </w:ins>
    </w:p>
    <w:p w14:paraId="475EE5F0" w14:textId="77777777" w:rsidR="00DA7BA7" w:rsidRPr="00BD57AF" w:rsidRDefault="00DA7BA7">
      <w:pPr>
        <w:pStyle w:val="Paragraphedeliste"/>
        <w:numPr>
          <w:ilvl w:val="0"/>
          <w:numId w:val="40"/>
        </w:numPr>
        <w:spacing w:after="160"/>
        <w:rPr>
          <w:ins w:id="14523" w:author="Dr Mamadou SANOGO" w:date="2023-10-27T11:47:00Z"/>
          <w:szCs w:val="24"/>
          <w:rPrChange w:id="14524" w:author="Cauris Cosmetics" w:date="2023-10-27T18:05:00Z">
            <w:rPr>
              <w:ins w:id="14525" w:author="Dr Mamadou SANOGO" w:date="2023-10-27T11:47:00Z"/>
              <w:rFonts w:ascii="Calibri" w:hAnsi="Calibri"/>
              <w:sz w:val="22"/>
            </w:rPr>
          </w:rPrChange>
        </w:rPr>
        <w:pPrChange w:id="14526" w:author="Cauris Cosmetics" w:date="2023-10-27T18:05:00Z">
          <w:pPr>
            <w:numPr>
              <w:numId w:val="40"/>
            </w:numPr>
            <w:autoSpaceDE w:val="0"/>
            <w:autoSpaceDN w:val="0"/>
            <w:spacing w:line="276" w:lineRule="auto"/>
            <w:ind w:left="720" w:hanging="360"/>
          </w:pPr>
        </w:pPrChange>
      </w:pPr>
      <w:ins w:id="14527" w:author="Dr Mamadou SANOGO" w:date="2023-10-27T11:47:00Z">
        <w:r w:rsidRPr="00BD57AF">
          <w:rPr>
            <w:szCs w:val="24"/>
            <w:rPrChange w:id="14528" w:author="Cauris Cosmetics" w:date="2023-10-27T18:05:00Z">
              <w:rPr>
                <w:rFonts w:ascii="Calibri" w:hAnsi="Calibri"/>
                <w:sz w:val="22"/>
              </w:rPr>
            </w:rPrChange>
          </w:rPr>
          <w:t xml:space="preserve">INF2204 Informatique </w:t>
        </w:r>
      </w:ins>
    </w:p>
    <w:p w14:paraId="1EA7F48B" w14:textId="77777777" w:rsidR="00DA7BA7" w:rsidRPr="00DA7BA7" w:rsidRDefault="00DA7BA7">
      <w:pPr>
        <w:pStyle w:val="Paragraphedeliste"/>
        <w:numPr>
          <w:ilvl w:val="0"/>
          <w:numId w:val="40"/>
        </w:numPr>
        <w:spacing w:after="160"/>
        <w:rPr>
          <w:ins w:id="14529" w:author="Dr Mamadou SANOGO" w:date="2023-10-27T11:47:00Z"/>
          <w:rFonts w:ascii="Calibri" w:hAnsi="Calibri"/>
          <w:sz w:val="22"/>
        </w:rPr>
        <w:pPrChange w:id="14530" w:author="Cauris Cosmetics" w:date="2023-10-27T18:04:00Z">
          <w:pPr>
            <w:numPr>
              <w:numId w:val="40"/>
            </w:numPr>
            <w:autoSpaceDE w:val="0"/>
            <w:autoSpaceDN w:val="0"/>
            <w:spacing w:line="276" w:lineRule="auto"/>
            <w:ind w:left="720" w:hanging="360"/>
          </w:pPr>
        </w:pPrChange>
      </w:pPr>
      <w:ins w:id="14531" w:author="Dr Mamadou SANOGO" w:date="2023-10-27T11:47:00Z">
        <w:r w:rsidRPr="00BD57AF">
          <w:rPr>
            <w:szCs w:val="24"/>
            <w:rPrChange w:id="14532" w:author="Cauris Cosmetics" w:date="2023-10-27T18:05:00Z">
              <w:rPr>
                <w:rFonts w:ascii="Calibri" w:hAnsi="Calibri"/>
                <w:sz w:val="22"/>
              </w:rPr>
            </w:rPrChange>
          </w:rPr>
          <w:t>MR2205 Méthodologie de la recherche</w:t>
        </w:r>
        <w:r w:rsidRPr="00DA7BA7">
          <w:rPr>
            <w:rFonts w:ascii="Calibri" w:hAnsi="Calibri"/>
            <w:sz w:val="22"/>
          </w:rPr>
          <w:t xml:space="preserve">   </w:t>
        </w:r>
        <w:r w:rsidRPr="00DA7BA7">
          <w:rPr>
            <w:rFonts w:ascii="Calibri" w:hAnsi="Calibri"/>
            <w:b/>
            <w:sz w:val="22"/>
          </w:rPr>
          <w:tab/>
        </w:r>
      </w:ins>
    </w:p>
    <w:p w14:paraId="2C5D2F7F" w14:textId="77777777" w:rsidR="00DA7BA7" w:rsidRPr="00DA7BA7" w:rsidRDefault="00DA7BA7" w:rsidP="00DA7BA7">
      <w:pPr>
        <w:autoSpaceDE w:val="0"/>
        <w:autoSpaceDN w:val="0"/>
        <w:spacing w:line="276" w:lineRule="auto"/>
        <w:rPr>
          <w:ins w:id="14533" w:author="Dr Mamadou SANOGO" w:date="2023-10-27T11:47:00Z"/>
          <w:rFonts w:ascii="Calibri" w:hAnsi="Calibri"/>
          <w:b/>
          <w:sz w:val="22"/>
        </w:rPr>
      </w:pPr>
      <w:ins w:id="14534" w:author="Dr Mamadou SANOGO" w:date="2023-10-27T11:47:00Z">
        <w:r w:rsidRPr="00DA7BA7">
          <w:rPr>
            <w:rFonts w:ascii="Calibri" w:hAnsi="Calibri"/>
            <w:b/>
            <w:sz w:val="22"/>
          </w:rPr>
          <w:t xml:space="preserve"> Semestre 3</w:t>
        </w:r>
      </w:ins>
    </w:p>
    <w:p w14:paraId="0DF3DB0E" w14:textId="3744F939" w:rsidR="00DA7BA7" w:rsidRPr="00DA7BA7" w:rsidDel="00BD57AF" w:rsidRDefault="00DA7BA7" w:rsidP="00DA7BA7">
      <w:pPr>
        <w:numPr>
          <w:ilvl w:val="0"/>
          <w:numId w:val="40"/>
        </w:numPr>
        <w:autoSpaceDE w:val="0"/>
        <w:autoSpaceDN w:val="0"/>
        <w:spacing w:line="276" w:lineRule="auto"/>
        <w:rPr>
          <w:ins w:id="14535" w:author="Dr Mamadou SANOGO" w:date="2023-10-27T11:47:00Z"/>
          <w:del w:id="14536" w:author="Cauris Cosmetics" w:date="2023-10-27T18:04:00Z"/>
          <w:rFonts w:ascii="Calibri" w:hAnsi="Calibri"/>
          <w:sz w:val="22"/>
        </w:rPr>
      </w:pPr>
      <w:ins w:id="14537" w:author="Dr Mamadou SANOGO" w:date="2023-10-27T11:47:00Z">
        <w:del w:id="14538" w:author="Cauris Cosmetics" w:date="2023-10-27T18:04:00Z">
          <w:r w:rsidRPr="00DA7BA7" w:rsidDel="00BD57AF">
            <w:rPr>
              <w:rFonts w:ascii="Calibri" w:hAnsi="Calibri"/>
              <w:sz w:val="22"/>
            </w:rPr>
            <w:delText>LRPSGS2301 Législation et règlementation de la profession du spécialiste en gynécologie-obstétrique et de la SR/PF</w:delText>
          </w:r>
        </w:del>
      </w:ins>
    </w:p>
    <w:p w14:paraId="5F27593D" w14:textId="32B0D017" w:rsidR="00DA7BA7" w:rsidRPr="00DA7BA7" w:rsidDel="00BD57AF" w:rsidRDefault="00DA7BA7" w:rsidP="00DA7BA7">
      <w:pPr>
        <w:numPr>
          <w:ilvl w:val="0"/>
          <w:numId w:val="40"/>
        </w:numPr>
        <w:autoSpaceDE w:val="0"/>
        <w:autoSpaceDN w:val="0"/>
        <w:spacing w:line="276" w:lineRule="auto"/>
        <w:rPr>
          <w:ins w:id="14539" w:author="Dr Mamadou SANOGO" w:date="2023-10-27T11:47:00Z"/>
          <w:del w:id="14540" w:author="Cauris Cosmetics" w:date="2023-10-27T18:04:00Z"/>
          <w:rFonts w:ascii="Calibri" w:hAnsi="Calibri"/>
          <w:sz w:val="22"/>
        </w:rPr>
      </w:pPr>
      <w:ins w:id="14541" w:author="Dr Mamadou SANOGO" w:date="2023-10-27T11:47:00Z">
        <w:del w:id="14542" w:author="Cauris Cosmetics" w:date="2023-10-27T18:04:00Z">
          <w:r w:rsidRPr="00DA7BA7" w:rsidDel="00BD57AF">
            <w:rPr>
              <w:rFonts w:ascii="Calibri" w:hAnsi="Calibri"/>
              <w:sz w:val="22"/>
            </w:rPr>
            <w:delText xml:space="preserve">PSS2302 Politique et stratégies en SR/PF </w:delText>
          </w:r>
        </w:del>
      </w:ins>
    </w:p>
    <w:p w14:paraId="039758FF" w14:textId="5FBCD214" w:rsidR="00DA7BA7" w:rsidRPr="00DA7BA7" w:rsidDel="00BD57AF" w:rsidRDefault="00DA7BA7" w:rsidP="00DA7BA7">
      <w:pPr>
        <w:numPr>
          <w:ilvl w:val="0"/>
          <w:numId w:val="40"/>
        </w:numPr>
        <w:autoSpaceDE w:val="0"/>
        <w:autoSpaceDN w:val="0"/>
        <w:spacing w:line="276" w:lineRule="auto"/>
        <w:rPr>
          <w:ins w:id="14543" w:author="Dr Mamadou SANOGO" w:date="2023-10-27T11:47:00Z"/>
          <w:del w:id="14544" w:author="Cauris Cosmetics" w:date="2023-10-27T18:04:00Z"/>
          <w:rFonts w:ascii="Calibri" w:hAnsi="Calibri"/>
          <w:sz w:val="22"/>
        </w:rPr>
      </w:pPr>
      <w:ins w:id="14545" w:author="Dr Mamadou SANOGO" w:date="2023-10-27T11:47:00Z">
        <w:del w:id="14546" w:author="Cauris Cosmetics" w:date="2023-10-27T18:04:00Z">
          <w:r w:rsidRPr="00DA7BA7" w:rsidDel="00BD57AF">
            <w:rPr>
              <w:rFonts w:ascii="Calibri" w:hAnsi="Calibri"/>
              <w:sz w:val="22"/>
            </w:rPr>
            <w:delText>SRM2303 Santé reproductive de la mère</w:delText>
          </w:r>
        </w:del>
      </w:ins>
    </w:p>
    <w:p w14:paraId="603DEE53" w14:textId="0CFFB5B4" w:rsidR="00DA7BA7" w:rsidRPr="00DA7BA7" w:rsidDel="00BD57AF" w:rsidRDefault="00DA7BA7" w:rsidP="00DA7BA7">
      <w:pPr>
        <w:numPr>
          <w:ilvl w:val="0"/>
          <w:numId w:val="40"/>
        </w:numPr>
        <w:autoSpaceDE w:val="0"/>
        <w:autoSpaceDN w:val="0"/>
        <w:spacing w:line="276" w:lineRule="auto"/>
        <w:rPr>
          <w:ins w:id="14547" w:author="Dr Mamadou SANOGO" w:date="2023-10-27T11:47:00Z"/>
          <w:del w:id="14548" w:author="Cauris Cosmetics" w:date="2023-10-27T18:04:00Z"/>
          <w:rFonts w:ascii="Calibri" w:hAnsi="Calibri"/>
          <w:sz w:val="22"/>
        </w:rPr>
      </w:pPr>
      <w:ins w:id="14549" w:author="Dr Mamadou SANOGO" w:date="2023-10-27T11:47:00Z">
        <w:del w:id="14550" w:author="Cauris Cosmetics" w:date="2023-10-27T18:04:00Z">
          <w:r w:rsidRPr="00DA7BA7" w:rsidDel="00BD57AF">
            <w:rPr>
              <w:rFonts w:ascii="Calibri" w:hAnsi="Calibri"/>
              <w:sz w:val="22"/>
            </w:rPr>
            <w:delText xml:space="preserve">SRN2304 Santé reproductive du nouveau-né </w:delText>
          </w:r>
        </w:del>
      </w:ins>
    </w:p>
    <w:p w14:paraId="42ECCF21" w14:textId="66F29362" w:rsidR="00DA7BA7" w:rsidRPr="00DA7BA7" w:rsidDel="00BD57AF" w:rsidRDefault="00DA7BA7" w:rsidP="00DA7BA7">
      <w:pPr>
        <w:numPr>
          <w:ilvl w:val="0"/>
          <w:numId w:val="40"/>
        </w:numPr>
        <w:autoSpaceDE w:val="0"/>
        <w:autoSpaceDN w:val="0"/>
        <w:spacing w:line="276" w:lineRule="auto"/>
        <w:rPr>
          <w:ins w:id="14551" w:author="Dr Mamadou SANOGO" w:date="2023-10-27T11:47:00Z"/>
          <w:del w:id="14552" w:author="Cauris Cosmetics" w:date="2023-10-27T18:04:00Z"/>
          <w:rFonts w:ascii="Calibri" w:hAnsi="Calibri"/>
          <w:sz w:val="22"/>
        </w:rPr>
      </w:pPr>
      <w:ins w:id="14553" w:author="Dr Mamadou SANOGO" w:date="2023-10-27T11:47:00Z">
        <w:del w:id="14554" w:author="Cauris Cosmetics" w:date="2023-10-27T18:04:00Z">
          <w:r w:rsidRPr="00DA7BA7" w:rsidDel="00BD57AF">
            <w:rPr>
              <w:rFonts w:ascii="Calibri" w:hAnsi="Calibri"/>
              <w:sz w:val="22"/>
            </w:rPr>
            <w:delText xml:space="preserve">SRAJ2305 Santé reproductive des adolescents et des jeunes </w:delText>
          </w:r>
        </w:del>
      </w:ins>
    </w:p>
    <w:p w14:paraId="11D2EAD3" w14:textId="26F47CBC" w:rsidR="00DA7BA7" w:rsidRPr="00DA7BA7" w:rsidDel="00BD57AF" w:rsidRDefault="00DA7BA7" w:rsidP="00DA7BA7">
      <w:pPr>
        <w:numPr>
          <w:ilvl w:val="0"/>
          <w:numId w:val="40"/>
        </w:numPr>
        <w:autoSpaceDE w:val="0"/>
        <w:autoSpaceDN w:val="0"/>
        <w:spacing w:line="276" w:lineRule="auto"/>
        <w:rPr>
          <w:ins w:id="14555" w:author="Dr Mamadou SANOGO" w:date="2023-10-27T11:47:00Z"/>
          <w:del w:id="14556" w:author="Cauris Cosmetics" w:date="2023-10-27T18:04:00Z"/>
          <w:rFonts w:ascii="Calibri" w:hAnsi="Calibri"/>
          <w:sz w:val="22"/>
        </w:rPr>
      </w:pPr>
      <w:ins w:id="14557" w:author="Dr Mamadou SANOGO" w:date="2023-10-27T11:47:00Z">
        <w:del w:id="14558" w:author="Cauris Cosmetics" w:date="2023-10-27T18:04:00Z">
          <w:r w:rsidRPr="00DA7BA7" w:rsidDel="00BD57AF">
            <w:rPr>
              <w:rFonts w:ascii="Calibri" w:hAnsi="Calibri"/>
              <w:sz w:val="22"/>
            </w:rPr>
            <w:delText>DSRF2306 Dysfonctionnement du système de reproduction chez la femme</w:delText>
          </w:r>
        </w:del>
      </w:ins>
    </w:p>
    <w:p w14:paraId="63875F37" w14:textId="283F3E53" w:rsidR="00DA7BA7" w:rsidRPr="00DA7BA7" w:rsidDel="00BD57AF" w:rsidRDefault="00DA7BA7" w:rsidP="00DA7BA7">
      <w:pPr>
        <w:numPr>
          <w:ilvl w:val="0"/>
          <w:numId w:val="40"/>
        </w:numPr>
        <w:autoSpaceDE w:val="0"/>
        <w:autoSpaceDN w:val="0"/>
        <w:spacing w:line="276" w:lineRule="auto"/>
        <w:rPr>
          <w:ins w:id="14559" w:author="Dr Mamadou SANOGO" w:date="2023-10-27T11:47:00Z"/>
          <w:del w:id="14560" w:author="Cauris Cosmetics" w:date="2023-10-27T18:04:00Z"/>
          <w:rFonts w:ascii="Calibri" w:hAnsi="Calibri"/>
          <w:sz w:val="22"/>
        </w:rPr>
      </w:pPr>
      <w:ins w:id="14561" w:author="Dr Mamadou SANOGO" w:date="2023-10-27T11:47:00Z">
        <w:del w:id="14562" w:author="Cauris Cosmetics" w:date="2023-10-27T18:04:00Z">
          <w:r w:rsidRPr="00DA7BA7" w:rsidDel="00BD57AF">
            <w:rPr>
              <w:rFonts w:ascii="Calibri" w:hAnsi="Calibri"/>
              <w:sz w:val="22"/>
            </w:rPr>
            <w:delText>DSRH2307 Dysfonctionnement du système de reproduction chez l’homme</w:delText>
          </w:r>
        </w:del>
      </w:ins>
    </w:p>
    <w:p w14:paraId="6704B2FE" w14:textId="412BBE1B" w:rsidR="00BD57AF" w:rsidRDefault="006613B3" w:rsidP="00BD57AF">
      <w:pPr>
        <w:pStyle w:val="Paragraphedeliste"/>
        <w:numPr>
          <w:ilvl w:val="0"/>
          <w:numId w:val="40"/>
        </w:numPr>
        <w:spacing w:after="160"/>
        <w:rPr>
          <w:ins w:id="14563" w:author="Cauris Cosmetics" w:date="2023-10-27T18:04:00Z"/>
        </w:rPr>
      </w:pPr>
      <w:ins w:id="14564" w:author="Cauris Cosmetics" w:date="2023-10-27T23:38:00Z">
        <w:r>
          <w:t>NUC</w:t>
        </w:r>
      </w:ins>
      <w:ins w:id="14565" w:author="Cauris Cosmetics" w:date="2023-10-27T23:39:00Z">
        <w:r>
          <w:t>531</w:t>
        </w:r>
      </w:ins>
      <w:ins w:id="14566" w:author="Cauris Cosmetics" w:date="2023-10-27T18:04:00Z">
        <w:r w:rsidR="00BD57AF">
          <w:t xml:space="preserve"> </w:t>
        </w:r>
      </w:ins>
      <w:ins w:id="14567" w:author="Cauris Cosmetics" w:date="2023-10-27T23:35:00Z">
        <w:r>
          <w:t>Nutrition communautaire</w:t>
        </w:r>
      </w:ins>
      <w:ins w:id="14568" w:author="Cauris Cosmetics" w:date="2023-10-27T18:04:00Z">
        <w:r w:rsidR="00BD57AF" w:rsidRPr="0000003F">
          <w:t xml:space="preserve"> </w:t>
        </w:r>
      </w:ins>
    </w:p>
    <w:p w14:paraId="3A53AF50" w14:textId="52680FE9" w:rsidR="00BD57AF" w:rsidRDefault="006613B3" w:rsidP="00BD57AF">
      <w:pPr>
        <w:pStyle w:val="Paragraphedeliste"/>
        <w:numPr>
          <w:ilvl w:val="0"/>
          <w:numId w:val="40"/>
        </w:numPr>
        <w:spacing w:after="160"/>
        <w:rPr>
          <w:ins w:id="14569" w:author="Cauris Cosmetics" w:date="2023-10-27T18:04:00Z"/>
        </w:rPr>
      </w:pPr>
      <w:ins w:id="14570" w:author="Cauris Cosmetics" w:date="2023-10-27T23:39:00Z">
        <w:r>
          <w:t>NSA</w:t>
        </w:r>
      </w:ins>
      <w:ins w:id="14571" w:author="Cauris Cosmetics" w:date="2023-10-27T18:04:00Z">
        <w:r w:rsidR="00BD57AF" w:rsidRPr="0000003F">
          <w:t>532</w:t>
        </w:r>
        <w:r w:rsidR="00BD57AF">
          <w:t xml:space="preserve"> </w:t>
        </w:r>
      </w:ins>
      <w:ins w:id="14572" w:author="Cauris Cosmetics" w:date="2023-10-27T23:36:00Z">
        <w:r>
          <w:t xml:space="preserve">Nutrition et sécurité alimentaire </w:t>
        </w:r>
      </w:ins>
      <w:ins w:id="14573" w:author="Cauris Cosmetics" w:date="2023-10-27T18:04:00Z">
        <w:r w:rsidR="00BD57AF" w:rsidRPr="0000003F">
          <w:t xml:space="preserve">  </w:t>
        </w:r>
      </w:ins>
    </w:p>
    <w:p w14:paraId="37796DA6" w14:textId="2455CE5B" w:rsidR="00BD57AF" w:rsidRDefault="006613B3" w:rsidP="00BD57AF">
      <w:pPr>
        <w:pStyle w:val="Paragraphedeliste"/>
        <w:numPr>
          <w:ilvl w:val="0"/>
          <w:numId w:val="40"/>
        </w:numPr>
        <w:spacing w:after="160"/>
        <w:rPr>
          <w:ins w:id="14574" w:author="Cauris Cosmetics" w:date="2023-10-27T18:04:00Z"/>
        </w:rPr>
      </w:pPr>
      <w:ins w:id="14575" w:author="Cauris Cosmetics" w:date="2023-10-27T23:39:00Z">
        <w:r>
          <w:t>IAN</w:t>
        </w:r>
      </w:ins>
      <w:ins w:id="14576" w:author="Cauris Cosmetics" w:date="2023-10-27T18:04:00Z">
        <w:r w:rsidR="00BD57AF" w:rsidRPr="0000003F">
          <w:t>533</w:t>
        </w:r>
        <w:r w:rsidR="00BD57AF">
          <w:t xml:space="preserve"> </w:t>
        </w:r>
      </w:ins>
      <w:ins w:id="14577" w:author="Cauris Cosmetics" w:date="2023-10-27T23:37:00Z">
        <w:r>
          <w:t>Interventions alimentaires et nutritionnelles</w:t>
        </w:r>
      </w:ins>
      <w:ins w:id="14578" w:author="Cauris Cosmetics" w:date="2023-10-27T18:04:00Z">
        <w:r w:rsidR="00BD57AF" w:rsidRPr="0000003F">
          <w:t xml:space="preserve">  </w:t>
        </w:r>
      </w:ins>
    </w:p>
    <w:p w14:paraId="48704E20" w14:textId="085ADCF0" w:rsidR="00BD57AF" w:rsidRDefault="006613B3" w:rsidP="00BD57AF">
      <w:pPr>
        <w:pStyle w:val="Paragraphedeliste"/>
        <w:numPr>
          <w:ilvl w:val="0"/>
          <w:numId w:val="40"/>
        </w:numPr>
        <w:spacing w:after="160"/>
        <w:rPr>
          <w:ins w:id="14579" w:author="Cauris Cosmetics" w:date="2023-10-27T18:04:00Z"/>
        </w:rPr>
      </w:pPr>
      <w:ins w:id="14580" w:author="Cauris Cosmetics" w:date="2023-10-27T23:39:00Z">
        <w:r>
          <w:t>SEI</w:t>
        </w:r>
      </w:ins>
      <w:ins w:id="14581" w:author="Cauris Cosmetics" w:date="2023-10-27T18:04:00Z">
        <w:r w:rsidR="00BD57AF" w:rsidRPr="0000003F">
          <w:t>534</w:t>
        </w:r>
        <w:r w:rsidR="00BD57AF">
          <w:t xml:space="preserve"> </w:t>
        </w:r>
      </w:ins>
      <w:ins w:id="14582" w:author="Cauris Cosmetics" w:date="2023-10-27T23:38:00Z">
        <w:r>
          <w:t>Suivi et évaluation</w:t>
        </w:r>
      </w:ins>
      <w:ins w:id="14583" w:author="Cauris Cosmetics" w:date="2023-10-27T18:04:00Z">
        <w:r w:rsidR="00BD57AF" w:rsidRPr="0000003F">
          <w:t xml:space="preserve"> </w:t>
        </w:r>
      </w:ins>
    </w:p>
    <w:p w14:paraId="5B5CB485" w14:textId="04547EB2" w:rsidR="00DA7BA7" w:rsidRPr="00BD57AF" w:rsidRDefault="006613B3">
      <w:pPr>
        <w:pStyle w:val="Paragraphedeliste"/>
        <w:numPr>
          <w:ilvl w:val="0"/>
          <w:numId w:val="40"/>
        </w:numPr>
        <w:spacing w:after="160"/>
        <w:rPr>
          <w:ins w:id="14584" w:author="Dr Mamadou SANOGO" w:date="2023-10-27T11:47:00Z"/>
        </w:rPr>
        <w:pPrChange w:id="14585" w:author="Cauris Cosmetics" w:date="2023-10-27T18:05:00Z">
          <w:pPr>
            <w:autoSpaceDE w:val="0"/>
            <w:autoSpaceDN w:val="0"/>
            <w:spacing w:line="276" w:lineRule="auto"/>
          </w:pPr>
        </w:pPrChange>
      </w:pPr>
      <w:ins w:id="14586" w:author="Cauris Cosmetics" w:date="2023-10-27T23:39:00Z">
        <w:r>
          <w:rPr>
            <w:szCs w:val="24"/>
          </w:rPr>
          <w:t>CSS</w:t>
        </w:r>
      </w:ins>
      <w:ins w:id="14587" w:author="Cauris Cosmetics" w:date="2023-10-27T18:04:00Z">
        <w:r w:rsidR="00BD57AF" w:rsidRPr="00BD57AF">
          <w:rPr>
            <w:szCs w:val="24"/>
          </w:rPr>
          <w:t>535</w:t>
        </w:r>
        <w:r w:rsidR="00BD57AF">
          <w:t xml:space="preserve"> </w:t>
        </w:r>
      </w:ins>
      <w:ins w:id="14588" w:author="Cauris Cosmetics" w:date="2023-10-27T23:38:00Z">
        <w:r>
          <w:rPr>
            <w:szCs w:val="24"/>
          </w:rPr>
          <w:t>Conférences, séminaires et stage</w:t>
        </w:r>
      </w:ins>
    </w:p>
    <w:p w14:paraId="0E862F9B" w14:textId="77777777" w:rsidR="00DA7BA7" w:rsidRPr="00DA7BA7" w:rsidRDefault="00DA7BA7" w:rsidP="00DA7BA7">
      <w:pPr>
        <w:autoSpaceDE w:val="0"/>
        <w:autoSpaceDN w:val="0"/>
        <w:spacing w:line="276" w:lineRule="auto"/>
        <w:rPr>
          <w:ins w:id="14589" w:author="Dr Mamadou SANOGO" w:date="2023-10-27T11:47:00Z"/>
          <w:rFonts w:ascii="Calibri" w:hAnsi="Calibri"/>
          <w:b/>
          <w:sz w:val="22"/>
        </w:rPr>
      </w:pPr>
      <w:ins w:id="14590" w:author="Dr Mamadou SANOGO" w:date="2023-10-27T11:47:00Z">
        <w:r w:rsidRPr="00DA7BA7">
          <w:rPr>
            <w:rFonts w:ascii="Calibri" w:hAnsi="Calibri"/>
            <w:b/>
            <w:sz w:val="22"/>
          </w:rPr>
          <w:t>Semestre 4</w:t>
        </w:r>
      </w:ins>
    </w:p>
    <w:p w14:paraId="4CDD0641" w14:textId="77777777" w:rsidR="00DA7BA7" w:rsidRPr="00BD57AF" w:rsidRDefault="00DA7BA7">
      <w:pPr>
        <w:pStyle w:val="Paragraphedeliste"/>
        <w:numPr>
          <w:ilvl w:val="0"/>
          <w:numId w:val="40"/>
        </w:numPr>
        <w:spacing w:after="160"/>
        <w:rPr>
          <w:ins w:id="14591" w:author="Dr Mamadou SANOGO" w:date="2023-10-27T11:47:00Z"/>
          <w:rPrChange w:id="14592" w:author="Cauris Cosmetics" w:date="2023-10-27T18:04:00Z">
            <w:rPr>
              <w:ins w:id="14593" w:author="Dr Mamadou SANOGO" w:date="2023-10-27T11:47:00Z"/>
              <w:rFonts w:ascii="Calibri" w:hAnsi="Calibri"/>
              <w:sz w:val="22"/>
            </w:rPr>
          </w:rPrChange>
        </w:rPr>
        <w:pPrChange w:id="14594" w:author="Cauris Cosmetics" w:date="2023-10-27T18:04:00Z">
          <w:pPr>
            <w:numPr>
              <w:numId w:val="40"/>
            </w:numPr>
            <w:autoSpaceDE w:val="0"/>
            <w:autoSpaceDN w:val="0"/>
            <w:spacing w:line="276" w:lineRule="auto"/>
            <w:ind w:left="720" w:hanging="360"/>
          </w:pPr>
        </w:pPrChange>
      </w:pPr>
      <w:ins w:id="14595" w:author="Dr Mamadou SANOGO" w:date="2023-10-27T11:47:00Z">
        <w:r w:rsidRPr="00BD57AF">
          <w:rPr>
            <w:rPrChange w:id="14596" w:author="Cauris Cosmetics" w:date="2023-10-27T18:04:00Z">
              <w:rPr>
                <w:rFonts w:ascii="Calibri" w:hAnsi="Calibri"/>
                <w:sz w:val="22"/>
              </w:rPr>
            </w:rPrChange>
          </w:rPr>
          <w:t>MFE2401 Mémoire de fin d’étude</w:t>
        </w:r>
        <w:r w:rsidRPr="00BD57AF">
          <w:rPr>
            <w:rPrChange w:id="14597" w:author="Cauris Cosmetics" w:date="2023-10-27T18:04:00Z">
              <w:rPr>
                <w:b/>
                <w:bCs/>
                <w:szCs w:val="24"/>
              </w:rPr>
            </w:rPrChange>
          </w:rPr>
          <w:t xml:space="preserve"> </w:t>
        </w:r>
      </w:ins>
    </w:p>
    <w:p w14:paraId="5645C740" w14:textId="4CCCC947" w:rsidR="00DA7BA7" w:rsidRPr="00DA7BA7" w:rsidDel="00FA173A" w:rsidRDefault="00DA7BA7" w:rsidP="00DA7BA7">
      <w:pPr>
        <w:autoSpaceDE w:val="0"/>
        <w:autoSpaceDN w:val="0"/>
        <w:spacing w:line="276" w:lineRule="auto"/>
        <w:rPr>
          <w:ins w:id="14598" w:author="Dr Mamadou SANOGO" w:date="2023-10-27T11:47:00Z"/>
          <w:del w:id="14599" w:author="Cauris Cosmetics" w:date="2023-10-27T18:01:00Z"/>
          <w:rFonts w:ascii="Calibri" w:hAnsi="Calibri"/>
          <w:b/>
          <w:sz w:val="22"/>
        </w:rPr>
      </w:pPr>
      <w:ins w:id="14600" w:author="Dr Mamadou SANOGO" w:date="2023-10-27T11:47:00Z">
        <w:del w:id="14601" w:author="Cauris Cosmetics" w:date="2023-10-27T18:01:00Z">
          <w:r w:rsidRPr="00DA7BA7" w:rsidDel="00FA173A">
            <w:rPr>
              <w:rFonts w:ascii="Calibri" w:hAnsi="Calibri"/>
              <w:sz w:val="22"/>
            </w:rPr>
            <w:delText>- volume des enseignements (hors stage et projet tutoré):</w:delText>
          </w:r>
          <w:r w:rsidRPr="00DA7BA7" w:rsidDel="00FA173A">
            <w:rPr>
              <w:b/>
              <w:bCs/>
              <w:sz w:val="28"/>
              <w:szCs w:val="28"/>
            </w:rPr>
            <w:delText xml:space="preserve"> </w:delText>
          </w:r>
          <w:r w:rsidRPr="00DA7BA7" w:rsidDel="00FA173A">
            <w:rPr>
              <w:rFonts w:ascii="Calibri" w:hAnsi="Calibri"/>
              <w:b/>
              <w:bCs/>
              <w:sz w:val="22"/>
            </w:rPr>
            <w:delText>1320</w:delText>
          </w:r>
          <w:r w:rsidRPr="00DA7BA7" w:rsidDel="00FA173A">
            <w:rPr>
              <w:rFonts w:ascii="Calibri" w:hAnsi="Calibri"/>
              <w:b/>
              <w:sz w:val="22"/>
            </w:rPr>
            <w:delText xml:space="preserve"> heures</w:delText>
          </w:r>
        </w:del>
      </w:ins>
    </w:p>
    <w:p w14:paraId="4DF9C1B5" w14:textId="181CC029" w:rsidR="00DA7BA7" w:rsidRPr="00DA7BA7" w:rsidDel="00FA173A" w:rsidRDefault="00DA7BA7" w:rsidP="00DA7BA7">
      <w:pPr>
        <w:autoSpaceDE w:val="0"/>
        <w:autoSpaceDN w:val="0"/>
        <w:spacing w:line="276" w:lineRule="auto"/>
        <w:rPr>
          <w:ins w:id="14602" w:author="Dr Mamadou SANOGO" w:date="2023-10-27T11:47:00Z"/>
          <w:del w:id="14603" w:author="Cauris Cosmetics" w:date="2023-10-27T18:01:00Z"/>
          <w:rFonts w:ascii="Calibri" w:hAnsi="Calibri"/>
          <w:sz w:val="22"/>
        </w:rPr>
      </w:pPr>
      <w:ins w:id="14604" w:author="Dr Mamadou SANOGO" w:date="2023-10-27T11:47:00Z">
        <w:del w:id="14605" w:author="Cauris Cosmetics" w:date="2023-10-27T18:01:00Z">
          <w:r w:rsidRPr="00DA7BA7" w:rsidDel="00FA173A">
            <w:rPr>
              <w:rFonts w:ascii="Calibri" w:hAnsi="Calibri"/>
              <w:sz w:val="22"/>
            </w:rPr>
            <w:delText>- volume du projet tutoré:</w:delText>
          </w:r>
          <w:r w:rsidRPr="00DA7BA7" w:rsidDel="00FA173A">
            <w:rPr>
              <w:rFonts w:ascii="Calibri" w:hAnsi="Calibri"/>
              <w:b/>
              <w:sz w:val="22"/>
            </w:rPr>
            <w:delText xml:space="preserve"> 400 heures</w:delText>
          </w:r>
        </w:del>
      </w:ins>
    </w:p>
    <w:p w14:paraId="01892655" w14:textId="25678569" w:rsidR="00DA7BA7" w:rsidRPr="00DA7BA7" w:rsidDel="00FA173A" w:rsidRDefault="00DA7BA7" w:rsidP="00DA7BA7">
      <w:pPr>
        <w:autoSpaceDE w:val="0"/>
        <w:autoSpaceDN w:val="0"/>
        <w:rPr>
          <w:ins w:id="14606" w:author="Dr Mamadou SANOGO" w:date="2023-10-27T11:47:00Z"/>
          <w:del w:id="14607" w:author="Cauris Cosmetics" w:date="2023-10-27T18:01:00Z"/>
          <w:sz w:val="20"/>
          <w:szCs w:val="20"/>
        </w:rPr>
      </w:pPr>
      <w:ins w:id="14608" w:author="Dr Mamadou SANOGO" w:date="2023-10-27T11:47:00Z">
        <w:del w:id="14609" w:author="Cauris Cosmetics" w:date="2023-10-27T18:01:00Z">
          <w:r w:rsidRPr="00DA7BA7" w:rsidDel="00FA173A">
            <w:rPr>
              <w:rFonts w:ascii="Calibri" w:hAnsi="Calibri"/>
              <w:sz w:val="22"/>
            </w:rPr>
            <w:delText>- durée du stage : 900 heures/Semestre II, III, IV.</w:delText>
          </w:r>
        </w:del>
      </w:ins>
    </w:p>
    <w:p w14:paraId="272C3B2E" w14:textId="2DABA9E9" w:rsidR="00232B19" w:rsidRPr="007A4AFC" w:rsidRDefault="00232B19" w:rsidP="00D81BFF">
      <w:pPr>
        <w:shd w:val="clear" w:color="auto" w:fill="FFFFFF"/>
        <w:spacing w:line="240" w:lineRule="auto"/>
        <w:ind w:right="9"/>
        <w:jc w:val="center"/>
        <w:rPr>
          <w:ins w:id="14610" w:author="Dr Mamadou SANOGO" w:date="2023-10-25T17:15:00Z"/>
          <w:b/>
          <w:color w:val="000000" w:themeColor="text1"/>
          <w:sz w:val="44"/>
          <w:rPrChange w:id="14611" w:author="Dr Mamadou SANOGO" w:date="2023-10-25T18:15:00Z">
            <w:rPr>
              <w:ins w:id="14612" w:author="Dr Mamadou SANOGO" w:date="2023-10-25T17:15:00Z"/>
              <w:b/>
              <w:sz w:val="44"/>
            </w:rPr>
          </w:rPrChange>
        </w:rPr>
      </w:pPr>
    </w:p>
    <w:p w14:paraId="2DA21F5F" w14:textId="1BC854A9" w:rsidR="00232B19" w:rsidRPr="007A4AFC" w:rsidRDefault="00232B19" w:rsidP="00D81BFF">
      <w:pPr>
        <w:shd w:val="clear" w:color="auto" w:fill="FFFFFF"/>
        <w:spacing w:line="240" w:lineRule="auto"/>
        <w:ind w:right="9"/>
        <w:jc w:val="center"/>
        <w:rPr>
          <w:ins w:id="14613" w:author="Dr Mamadou SANOGO" w:date="2023-10-25T17:15:00Z"/>
          <w:b/>
          <w:color w:val="000000" w:themeColor="text1"/>
          <w:sz w:val="44"/>
          <w:rPrChange w:id="14614" w:author="Dr Mamadou SANOGO" w:date="2023-10-25T18:15:00Z">
            <w:rPr>
              <w:ins w:id="14615" w:author="Dr Mamadou SANOGO" w:date="2023-10-25T17:15:00Z"/>
              <w:b/>
              <w:sz w:val="44"/>
            </w:rPr>
          </w:rPrChange>
        </w:rPr>
      </w:pPr>
    </w:p>
    <w:p w14:paraId="6F649B94" w14:textId="349BD659" w:rsidR="00232B19" w:rsidRPr="007A4AFC" w:rsidRDefault="00232B19" w:rsidP="00D81BFF">
      <w:pPr>
        <w:shd w:val="clear" w:color="auto" w:fill="FFFFFF"/>
        <w:spacing w:line="240" w:lineRule="auto"/>
        <w:ind w:right="9"/>
        <w:jc w:val="center"/>
        <w:rPr>
          <w:ins w:id="14616" w:author="Dr Mamadou SANOGO" w:date="2023-10-25T17:15:00Z"/>
          <w:b/>
          <w:color w:val="000000" w:themeColor="text1"/>
          <w:sz w:val="44"/>
          <w:rPrChange w:id="14617" w:author="Dr Mamadou SANOGO" w:date="2023-10-25T18:15:00Z">
            <w:rPr>
              <w:ins w:id="14618" w:author="Dr Mamadou SANOGO" w:date="2023-10-25T17:15:00Z"/>
              <w:b/>
              <w:sz w:val="44"/>
            </w:rPr>
          </w:rPrChange>
        </w:rPr>
      </w:pPr>
    </w:p>
    <w:p w14:paraId="597AF3B7" w14:textId="7D22E9BB" w:rsidR="00232B19" w:rsidRPr="007A4AFC" w:rsidRDefault="00232B19" w:rsidP="00D81BFF">
      <w:pPr>
        <w:shd w:val="clear" w:color="auto" w:fill="FFFFFF"/>
        <w:spacing w:line="240" w:lineRule="auto"/>
        <w:ind w:right="9"/>
        <w:jc w:val="center"/>
        <w:rPr>
          <w:ins w:id="14619" w:author="Dr Mamadou SANOGO" w:date="2023-10-25T17:17:00Z"/>
          <w:b/>
          <w:color w:val="000000" w:themeColor="text1"/>
          <w:sz w:val="44"/>
          <w:rPrChange w:id="14620" w:author="Dr Mamadou SANOGO" w:date="2023-10-25T18:15:00Z">
            <w:rPr>
              <w:ins w:id="14621" w:author="Dr Mamadou SANOGO" w:date="2023-10-25T17:17:00Z"/>
              <w:b/>
              <w:sz w:val="44"/>
            </w:rPr>
          </w:rPrChange>
        </w:rPr>
      </w:pPr>
    </w:p>
    <w:p w14:paraId="3F6D95A2" w14:textId="6BAC2758" w:rsidR="00D02BE3" w:rsidRPr="007A4AFC" w:rsidRDefault="00D02BE3" w:rsidP="00D81BFF">
      <w:pPr>
        <w:shd w:val="clear" w:color="auto" w:fill="FFFFFF"/>
        <w:spacing w:line="240" w:lineRule="auto"/>
        <w:ind w:right="9"/>
        <w:jc w:val="center"/>
        <w:rPr>
          <w:ins w:id="14622" w:author="Dr Mamadou SANOGO" w:date="2023-10-25T17:17:00Z"/>
          <w:b/>
          <w:color w:val="000000" w:themeColor="text1"/>
          <w:sz w:val="44"/>
          <w:rPrChange w:id="14623" w:author="Dr Mamadou SANOGO" w:date="2023-10-25T18:15:00Z">
            <w:rPr>
              <w:ins w:id="14624" w:author="Dr Mamadou SANOGO" w:date="2023-10-25T17:17:00Z"/>
              <w:b/>
              <w:sz w:val="44"/>
            </w:rPr>
          </w:rPrChange>
        </w:rPr>
      </w:pPr>
    </w:p>
    <w:p w14:paraId="466E4D76" w14:textId="131AEAA8" w:rsidR="00D02BE3" w:rsidRPr="007A4AFC" w:rsidRDefault="00D02BE3" w:rsidP="00D81BFF">
      <w:pPr>
        <w:shd w:val="clear" w:color="auto" w:fill="FFFFFF"/>
        <w:spacing w:line="240" w:lineRule="auto"/>
        <w:ind w:right="9"/>
        <w:jc w:val="center"/>
        <w:rPr>
          <w:ins w:id="14625" w:author="Dr Mamadou SANOGO" w:date="2023-10-25T17:26:00Z"/>
          <w:b/>
          <w:color w:val="000000" w:themeColor="text1"/>
          <w:sz w:val="44"/>
          <w:rPrChange w:id="14626" w:author="Dr Mamadou SANOGO" w:date="2023-10-25T18:15:00Z">
            <w:rPr>
              <w:ins w:id="14627" w:author="Dr Mamadou SANOGO" w:date="2023-10-25T17:26:00Z"/>
              <w:b/>
              <w:sz w:val="44"/>
            </w:rPr>
          </w:rPrChange>
        </w:rPr>
      </w:pPr>
    </w:p>
    <w:p w14:paraId="0AA8F3AB" w14:textId="3715CCDB" w:rsidR="003F2E29" w:rsidRPr="007A4AFC" w:rsidRDefault="003F2E29" w:rsidP="00D81BFF">
      <w:pPr>
        <w:shd w:val="clear" w:color="auto" w:fill="FFFFFF"/>
        <w:spacing w:line="240" w:lineRule="auto"/>
        <w:ind w:right="9"/>
        <w:jc w:val="center"/>
        <w:rPr>
          <w:ins w:id="14628" w:author="Dr Mamadou SANOGO" w:date="2023-10-25T17:26:00Z"/>
          <w:b/>
          <w:color w:val="000000" w:themeColor="text1"/>
          <w:sz w:val="44"/>
          <w:rPrChange w:id="14629" w:author="Dr Mamadou SANOGO" w:date="2023-10-25T18:15:00Z">
            <w:rPr>
              <w:ins w:id="14630" w:author="Dr Mamadou SANOGO" w:date="2023-10-25T17:26:00Z"/>
              <w:b/>
              <w:sz w:val="44"/>
            </w:rPr>
          </w:rPrChange>
        </w:rPr>
      </w:pPr>
    </w:p>
    <w:p w14:paraId="5A60BEEE" w14:textId="3BAAAD9A" w:rsidR="003F2E29" w:rsidRPr="007A4AFC" w:rsidRDefault="003F2E29" w:rsidP="00D81BFF">
      <w:pPr>
        <w:shd w:val="clear" w:color="auto" w:fill="FFFFFF"/>
        <w:spacing w:line="240" w:lineRule="auto"/>
        <w:ind w:right="9"/>
        <w:jc w:val="center"/>
        <w:rPr>
          <w:ins w:id="14631" w:author="Dr Mamadou SANOGO" w:date="2023-10-25T17:26:00Z"/>
          <w:b/>
          <w:color w:val="000000" w:themeColor="text1"/>
          <w:sz w:val="44"/>
          <w:rPrChange w:id="14632" w:author="Dr Mamadou SANOGO" w:date="2023-10-25T18:15:00Z">
            <w:rPr>
              <w:ins w:id="14633" w:author="Dr Mamadou SANOGO" w:date="2023-10-25T17:26:00Z"/>
              <w:b/>
              <w:sz w:val="44"/>
            </w:rPr>
          </w:rPrChange>
        </w:rPr>
      </w:pPr>
    </w:p>
    <w:p w14:paraId="77E940BB" w14:textId="6D725444" w:rsidR="00D02BE3" w:rsidRPr="007A4AFC" w:rsidRDefault="00D02BE3">
      <w:pPr>
        <w:shd w:val="clear" w:color="auto" w:fill="FFFFFF"/>
        <w:spacing w:line="240" w:lineRule="auto"/>
        <w:ind w:right="9"/>
        <w:jc w:val="left"/>
        <w:rPr>
          <w:ins w:id="14634" w:author="Dr Mamadou SANOGO" w:date="2023-10-25T17:25:00Z"/>
          <w:b/>
          <w:color w:val="000000" w:themeColor="text1"/>
          <w:sz w:val="44"/>
          <w:rPrChange w:id="14635" w:author="Dr Mamadou SANOGO" w:date="2023-10-25T18:15:00Z">
            <w:rPr>
              <w:ins w:id="14636" w:author="Dr Mamadou SANOGO" w:date="2023-10-25T17:25:00Z"/>
              <w:b/>
              <w:sz w:val="44"/>
            </w:rPr>
          </w:rPrChange>
        </w:rPr>
        <w:pPrChange w:id="14637" w:author="Dr Mamadou SANOGO" w:date="2023-10-27T11:48:00Z">
          <w:pPr>
            <w:shd w:val="clear" w:color="auto" w:fill="FFFFFF"/>
            <w:spacing w:line="240" w:lineRule="auto"/>
            <w:ind w:right="9"/>
            <w:jc w:val="center"/>
          </w:pPr>
        </w:pPrChange>
      </w:pPr>
    </w:p>
    <w:p w14:paraId="56179F2D" w14:textId="0F93FFD1" w:rsidR="00D02BE3" w:rsidRPr="007A4AFC" w:rsidRDefault="00D02BE3" w:rsidP="00D81BFF">
      <w:pPr>
        <w:shd w:val="clear" w:color="auto" w:fill="FFFFFF"/>
        <w:spacing w:line="240" w:lineRule="auto"/>
        <w:ind w:right="9"/>
        <w:jc w:val="center"/>
        <w:rPr>
          <w:ins w:id="14638" w:author="Dr Mamadou SANOGO" w:date="2023-10-25T17:27:00Z"/>
          <w:b/>
          <w:color w:val="000000" w:themeColor="text1"/>
          <w:sz w:val="44"/>
          <w:rPrChange w:id="14639" w:author="Dr Mamadou SANOGO" w:date="2023-10-25T18:15:00Z">
            <w:rPr>
              <w:ins w:id="14640" w:author="Dr Mamadou SANOGO" w:date="2023-10-25T17:27:00Z"/>
              <w:b/>
              <w:sz w:val="44"/>
            </w:rPr>
          </w:rPrChange>
        </w:rPr>
      </w:pPr>
    </w:p>
    <w:p w14:paraId="3BC9BCC8" w14:textId="3184CD53" w:rsidR="003F2E29" w:rsidRPr="007A4AFC" w:rsidRDefault="003F2E29" w:rsidP="00D81BFF">
      <w:pPr>
        <w:shd w:val="clear" w:color="auto" w:fill="FFFFFF"/>
        <w:spacing w:line="240" w:lineRule="auto"/>
        <w:ind w:right="9"/>
        <w:jc w:val="center"/>
        <w:rPr>
          <w:ins w:id="14641" w:author="Dr Mamadou SANOGO" w:date="2023-10-25T17:27:00Z"/>
          <w:b/>
          <w:color w:val="000000" w:themeColor="text1"/>
          <w:sz w:val="44"/>
          <w:rPrChange w:id="14642" w:author="Dr Mamadou SANOGO" w:date="2023-10-25T18:15:00Z">
            <w:rPr>
              <w:ins w:id="14643" w:author="Dr Mamadou SANOGO" w:date="2023-10-25T17:27:00Z"/>
              <w:b/>
              <w:sz w:val="44"/>
            </w:rPr>
          </w:rPrChange>
        </w:rPr>
      </w:pPr>
    </w:p>
    <w:p w14:paraId="4EC5ADF0" w14:textId="5BC8AF01" w:rsidR="003F2E29" w:rsidRPr="007A4AFC" w:rsidRDefault="003F2E29" w:rsidP="00D81BFF">
      <w:pPr>
        <w:shd w:val="clear" w:color="auto" w:fill="FFFFFF"/>
        <w:spacing w:line="240" w:lineRule="auto"/>
        <w:ind w:right="9"/>
        <w:jc w:val="center"/>
        <w:rPr>
          <w:ins w:id="14644" w:author="Dr Mamadou SANOGO" w:date="2023-10-25T17:27:00Z"/>
          <w:b/>
          <w:color w:val="000000" w:themeColor="text1"/>
          <w:sz w:val="44"/>
          <w:rPrChange w:id="14645" w:author="Dr Mamadou SANOGO" w:date="2023-10-25T18:15:00Z">
            <w:rPr>
              <w:ins w:id="14646" w:author="Dr Mamadou SANOGO" w:date="2023-10-25T17:27:00Z"/>
              <w:b/>
              <w:sz w:val="44"/>
            </w:rPr>
          </w:rPrChange>
        </w:rPr>
      </w:pPr>
    </w:p>
    <w:p w14:paraId="3CEE9573" w14:textId="2745F53A" w:rsidR="003F2E29" w:rsidRPr="007A4AFC" w:rsidRDefault="003F2E29" w:rsidP="00D81BFF">
      <w:pPr>
        <w:shd w:val="clear" w:color="auto" w:fill="FFFFFF"/>
        <w:spacing w:line="240" w:lineRule="auto"/>
        <w:ind w:right="9"/>
        <w:jc w:val="center"/>
        <w:rPr>
          <w:ins w:id="14647" w:author="Dr Mamadou SANOGO" w:date="2023-10-25T17:27:00Z"/>
          <w:b/>
          <w:color w:val="000000" w:themeColor="text1"/>
          <w:sz w:val="44"/>
          <w:rPrChange w:id="14648" w:author="Dr Mamadou SANOGO" w:date="2023-10-25T18:15:00Z">
            <w:rPr>
              <w:ins w:id="14649" w:author="Dr Mamadou SANOGO" w:date="2023-10-25T17:27:00Z"/>
              <w:b/>
              <w:sz w:val="44"/>
            </w:rPr>
          </w:rPrChange>
        </w:rPr>
      </w:pPr>
    </w:p>
    <w:p w14:paraId="41DD70B6" w14:textId="77777777" w:rsidR="003F2E29" w:rsidRPr="007A4AFC" w:rsidRDefault="003F2E29" w:rsidP="00D81BFF">
      <w:pPr>
        <w:shd w:val="clear" w:color="auto" w:fill="FFFFFF"/>
        <w:spacing w:line="240" w:lineRule="auto"/>
        <w:ind w:right="9"/>
        <w:jc w:val="center"/>
        <w:rPr>
          <w:ins w:id="14650" w:author="Dr Mamadou SANOGO" w:date="2023-10-25T17:25:00Z"/>
          <w:b/>
          <w:color w:val="000000" w:themeColor="text1"/>
          <w:sz w:val="44"/>
          <w:rPrChange w:id="14651" w:author="Dr Mamadou SANOGO" w:date="2023-10-25T18:15:00Z">
            <w:rPr>
              <w:ins w:id="14652" w:author="Dr Mamadou SANOGO" w:date="2023-10-25T17:25:00Z"/>
              <w:b/>
              <w:sz w:val="44"/>
            </w:rPr>
          </w:rPrChange>
        </w:rPr>
      </w:pPr>
    </w:p>
    <w:p w14:paraId="7B4833D2" w14:textId="77777777" w:rsidR="00D02BE3" w:rsidRPr="007A4AFC" w:rsidRDefault="00D02BE3" w:rsidP="00D81BFF">
      <w:pPr>
        <w:shd w:val="clear" w:color="auto" w:fill="FFFFFF"/>
        <w:spacing w:line="240" w:lineRule="auto"/>
        <w:ind w:right="9"/>
        <w:jc w:val="center"/>
        <w:rPr>
          <w:ins w:id="14653" w:author="Dr Mamadou SANOGO" w:date="2023-10-25T17:17:00Z"/>
          <w:b/>
          <w:color w:val="000000" w:themeColor="text1"/>
          <w:sz w:val="44"/>
          <w:rPrChange w:id="14654" w:author="Dr Mamadou SANOGO" w:date="2023-10-25T18:15:00Z">
            <w:rPr>
              <w:ins w:id="14655" w:author="Dr Mamadou SANOGO" w:date="2023-10-25T17:17:00Z"/>
              <w:b/>
              <w:sz w:val="44"/>
            </w:rPr>
          </w:rPrChange>
        </w:rPr>
      </w:pPr>
    </w:p>
    <w:p w14:paraId="5A15C19E" w14:textId="77777777" w:rsidR="00D02BE3" w:rsidRPr="007A4AFC" w:rsidRDefault="00D02BE3" w:rsidP="00D81BFF">
      <w:pPr>
        <w:shd w:val="clear" w:color="auto" w:fill="FFFFFF"/>
        <w:spacing w:line="240" w:lineRule="auto"/>
        <w:ind w:right="9"/>
        <w:jc w:val="center"/>
        <w:rPr>
          <w:ins w:id="14656" w:author="Dr Mamadou SANOGO" w:date="2023-10-25T17:15:00Z"/>
          <w:b/>
          <w:color w:val="000000" w:themeColor="text1"/>
          <w:sz w:val="44"/>
          <w:rPrChange w:id="14657" w:author="Dr Mamadou SANOGO" w:date="2023-10-25T18:15:00Z">
            <w:rPr>
              <w:ins w:id="14658" w:author="Dr Mamadou SANOGO" w:date="2023-10-25T17:15:00Z"/>
              <w:b/>
              <w:sz w:val="44"/>
            </w:rPr>
          </w:rPrChange>
        </w:rPr>
      </w:pPr>
    </w:p>
    <w:p w14:paraId="79FE057E" w14:textId="77777777" w:rsidR="00232B19" w:rsidRDefault="00232B19" w:rsidP="00D81BFF">
      <w:pPr>
        <w:shd w:val="clear" w:color="auto" w:fill="FFFFFF"/>
        <w:spacing w:line="240" w:lineRule="auto"/>
        <w:ind w:right="9"/>
        <w:jc w:val="center"/>
        <w:rPr>
          <w:ins w:id="14659" w:author="Cauris Cosmetics" w:date="2023-10-27T18:05:00Z"/>
          <w:b/>
          <w:color w:val="000000" w:themeColor="text1"/>
          <w:sz w:val="44"/>
        </w:rPr>
      </w:pPr>
    </w:p>
    <w:p w14:paraId="15A6019A" w14:textId="77777777" w:rsidR="00BD57AF" w:rsidRDefault="00BD57AF" w:rsidP="00D81BFF">
      <w:pPr>
        <w:shd w:val="clear" w:color="auto" w:fill="FFFFFF"/>
        <w:spacing w:line="240" w:lineRule="auto"/>
        <w:ind w:right="9"/>
        <w:jc w:val="center"/>
        <w:rPr>
          <w:ins w:id="14660" w:author="Cauris Cosmetics" w:date="2023-10-27T18:05:00Z"/>
          <w:b/>
          <w:color w:val="000000" w:themeColor="text1"/>
          <w:sz w:val="44"/>
        </w:rPr>
      </w:pPr>
    </w:p>
    <w:p w14:paraId="2087A33D" w14:textId="77777777" w:rsidR="00BD57AF" w:rsidRPr="007A4AFC" w:rsidRDefault="00BD57AF" w:rsidP="00D81BFF">
      <w:pPr>
        <w:shd w:val="clear" w:color="auto" w:fill="FFFFFF"/>
        <w:spacing w:line="240" w:lineRule="auto"/>
        <w:ind w:right="9"/>
        <w:jc w:val="center"/>
        <w:rPr>
          <w:ins w:id="14661" w:author="Dr Mamadou SANOGO" w:date="2023-10-25T15:02:00Z"/>
          <w:b/>
          <w:color w:val="000000" w:themeColor="text1"/>
          <w:sz w:val="44"/>
          <w:rPrChange w:id="14662" w:author="Dr Mamadou SANOGO" w:date="2023-10-25T18:15:00Z">
            <w:rPr>
              <w:ins w:id="14663" w:author="Dr Mamadou SANOGO" w:date="2023-10-25T15:02:00Z"/>
              <w:b/>
              <w:sz w:val="44"/>
            </w:rPr>
          </w:rPrChange>
        </w:rPr>
      </w:pPr>
    </w:p>
    <w:p w14:paraId="3008FF07" w14:textId="37EF0D39" w:rsidR="00D81BFF" w:rsidRPr="007A4AFC" w:rsidRDefault="00D81BFF" w:rsidP="00D81BFF">
      <w:pPr>
        <w:shd w:val="clear" w:color="auto" w:fill="FFFFFF"/>
        <w:spacing w:line="240" w:lineRule="auto"/>
        <w:ind w:right="9"/>
        <w:jc w:val="center"/>
        <w:rPr>
          <w:ins w:id="14664" w:author="Dr Mamadou SANOGO" w:date="2023-10-25T17:16:00Z"/>
          <w:b/>
          <w:color w:val="000000" w:themeColor="text1"/>
          <w:sz w:val="44"/>
          <w:rPrChange w:id="14665" w:author="Dr Mamadou SANOGO" w:date="2023-10-25T18:15:00Z">
            <w:rPr>
              <w:ins w:id="14666" w:author="Dr Mamadou SANOGO" w:date="2023-10-25T17:16:00Z"/>
              <w:b/>
              <w:sz w:val="44"/>
            </w:rPr>
          </w:rPrChange>
        </w:rPr>
      </w:pPr>
      <w:ins w:id="14667" w:author="Dr Mamadou SANOGO" w:date="2023-10-25T15:02:00Z">
        <w:r w:rsidRPr="007A4AFC">
          <w:rPr>
            <w:b/>
            <w:color w:val="000000" w:themeColor="text1"/>
            <w:sz w:val="44"/>
            <w:rPrChange w:id="14668" w:author="Dr Mamadou SANOGO" w:date="2023-10-25T18:15:00Z">
              <w:rPr>
                <w:b/>
                <w:sz w:val="44"/>
              </w:rPr>
            </w:rPrChange>
          </w:rPr>
          <w:t>Annexe n°02</w:t>
        </w:r>
      </w:ins>
      <w:ins w:id="14669" w:author="Dr Mamadou SANOGO" w:date="2023-10-25T17:25:00Z">
        <w:r w:rsidR="00D02BE3" w:rsidRPr="007A4AFC">
          <w:rPr>
            <w:b/>
            <w:color w:val="000000" w:themeColor="text1"/>
            <w:sz w:val="44"/>
            <w:rPrChange w:id="14670" w:author="Dr Mamadou SANOGO" w:date="2023-10-25T18:15:00Z">
              <w:rPr>
                <w:b/>
                <w:sz w:val="44"/>
              </w:rPr>
            </w:rPrChange>
          </w:rPr>
          <w:t>4</w:t>
        </w:r>
      </w:ins>
      <w:ins w:id="14671" w:author="Dr Mamadou SANOGO" w:date="2023-10-25T15:02:00Z">
        <w:r w:rsidRPr="007A4AFC">
          <w:rPr>
            <w:b/>
            <w:color w:val="000000" w:themeColor="text1"/>
            <w:sz w:val="44"/>
            <w:rPrChange w:id="14672" w:author="Dr Mamadou SANOGO" w:date="2023-10-25T18:15:00Z">
              <w:rPr>
                <w:b/>
                <w:sz w:val="44"/>
              </w:rPr>
            </w:rPrChange>
          </w:rPr>
          <w:t> : Descriptif du syllabus</w:t>
        </w:r>
      </w:ins>
    </w:p>
    <w:p w14:paraId="5535B8B4" w14:textId="573D113C" w:rsidR="00D02BE3" w:rsidRPr="007A4AFC" w:rsidRDefault="00D02BE3" w:rsidP="00D81BFF">
      <w:pPr>
        <w:shd w:val="clear" w:color="auto" w:fill="FFFFFF"/>
        <w:spacing w:line="240" w:lineRule="auto"/>
        <w:ind w:right="9"/>
        <w:jc w:val="center"/>
        <w:rPr>
          <w:ins w:id="14673" w:author="Dr Mamadou SANOGO" w:date="2023-10-25T17:16:00Z"/>
          <w:b/>
          <w:color w:val="000000" w:themeColor="text1"/>
          <w:sz w:val="44"/>
          <w:rPrChange w:id="14674" w:author="Dr Mamadou SANOGO" w:date="2023-10-25T18:15:00Z">
            <w:rPr>
              <w:ins w:id="14675" w:author="Dr Mamadou SANOGO" w:date="2023-10-25T17:16:00Z"/>
              <w:b/>
              <w:sz w:val="44"/>
            </w:rPr>
          </w:rPrChange>
        </w:rPr>
      </w:pPr>
    </w:p>
    <w:p w14:paraId="5CCAFEF1" w14:textId="63AC7749" w:rsidR="00D02BE3" w:rsidRPr="007A4AFC" w:rsidRDefault="00D02BE3" w:rsidP="00D81BFF">
      <w:pPr>
        <w:shd w:val="clear" w:color="auto" w:fill="FFFFFF"/>
        <w:spacing w:line="240" w:lineRule="auto"/>
        <w:ind w:right="9"/>
        <w:jc w:val="center"/>
        <w:rPr>
          <w:ins w:id="14676" w:author="Dr Mamadou SANOGO" w:date="2023-10-25T17:16:00Z"/>
          <w:b/>
          <w:color w:val="000000" w:themeColor="text1"/>
          <w:sz w:val="44"/>
          <w:rPrChange w:id="14677" w:author="Dr Mamadou SANOGO" w:date="2023-10-25T18:15:00Z">
            <w:rPr>
              <w:ins w:id="14678" w:author="Dr Mamadou SANOGO" w:date="2023-10-25T17:16:00Z"/>
              <w:b/>
              <w:sz w:val="44"/>
            </w:rPr>
          </w:rPrChange>
        </w:rPr>
      </w:pPr>
    </w:p>
    <w:p w14:paraId="6A692786" w14:textId="557711DF" w:rsidR="00D02BE3" w:rsidRPr="007A4AFC" w:rsidRDefault="00D02BE3" w:rsidP="00D81BFF">
      <w:pPr>
        <w:shd w:val="clear" w:color="auto" w:fill="FFFFFF"/>
        <w:spacing w:line="240" w:lineRule="auto"/>
        <w:ind w:right="9"/>
        <w:jc w:val="center"/>
        <w:rPr>
          <w:ins w:id="14679" w:author="Dr Mamadou SANOGO" w:date="2023-10-25T17:27:00Z"/>
          <w:b/>
          <w:color w:val="000000" w:themeColor="text1"/>
          <w:sz w:val="44"/>
          <w:rPrChange w:id="14680" w:author="Dr Mamadou SANOGO" w:date="2023-10-25T18:15:00Z">
            <w:rPr>
              <w:ins w:id="14681" w:author="Dr Mamadou SANOGO" w:date="2023-10-25T17:27:00Z"/>
              <w:b/>
              <w:sz w:val="44"/>
            </w:rPr>
          </w:rPrChange>
        </w:rPr>
      </w:pPr>
    </w:p>
    <w:p w14:paraId="53F58854" w14:textId="7C97C06F" w:rsidR="003F2E29" w:rsidRPr="007A4AFC" w:rsidRDefault="003F2E29" w:rsidP="00D81BFF">
      <w:pPr>
        <w:shd w:val="clear" w:color="auto" w:fill="FFFFFF"/>
        <w:spacing w:line="240" w:lineRule="auto"/>
        <w:ind w:right="9"/>
        <w:jc w:val="center"/>
        <w:rPr>
          <w:ins w:id="14682" w:author="Dr Mamadou SANOGO" w:date="2023-10-25T17:27:00Z"/>
          <w:b/>
          <w:color w:val="000000" w:themeColor="text1"/>
          <w:sz w:val="44"/>
          <w:rPrChange w:id="14683" w:author="Dr Mamadou SANOGO" w:date="2023-10-25T18:15:00Z">
            <w:rPr>
              <w:ins w:id="14684" w:author="Dr Mamadou SANOGO" w:date="2023-10-25T17:27:00Z"/>
              <w:b/>
              <w:sz w:val="44"/>
            </w:rPr>
          </w:rPrChange>
        </w:rPr>
      </w:pPr>
    </w:p>
    <w:p w14:paraId="64BE51E4" w14:textId="1A04F08F" w:rsidR="003F2E29" w:rsidRPr="007A4AFC" w:rsidRDefault="003F2E29" w:rsidP="00D81BFF">
      <w:pPr>
        <w:shd w:val="clear" w:color="auto" w:fill="FFFFFF"/>
        <w:spacing w:line="240" w:lineRule="auto"/>
        <w:ind w:right="9"/>
        <w:jc w:val="center"/>
        <w:rPr>
          <w:ins w:id="14685" w:author="Dr Mamadou SANOGO" w:date="2023-10-25T17:27:00Z"/>
          <w:b/>
          <w:color w:val="000000" w:themeColor="text1"/>
          <w:sz w:val="44"/>
          <w:rPrChange w:id="14686" w:author="Dr Mamadou SANOGO" w:date="2023-10-25T18:15:00Z">
            <w:rPr>
              <w:ins w:id="14687" w:author="Dr Mamadou SANOGO" w:date="2023-10-25T17:27:00Z"/>
              <w:b/>
              <w:sz w:val="44"/>
            </w:rPr>
          </w:rPrChange>
        </w:rPr>
      </w:pPr>
    </w:p>
    <w:p w14:paraId="4A8D69A0" w14:textId="6EB78E34" w:rsidR="003F2E29" w:rsidRPr="007A4AFC" w:rsidRDefault="003F2E29" w:rsidP="00D81BFF">
      <w:pPr>
        <w:shd w:val="clear" w:color="auto" w:fill="FFFFFF"/>
        <w:spacing w:line="240" w:lineRule="auto"/>
        <w:ind w:right="9"/>
        <w:jc w:val="center"/>
        <w:rPr>
          <w:ins w:id="14688" w:author="Dr Mamadou SANOGO" w:date="2023-10-25T17:27:00Z"/>
          <w:b/>
          <w:color w:val="000000" w:themeColor="text1"/>
          <w:sz w:val="44"/>
          <w:rPrChange w:id="14689" w:author="Dr Mamadou SANOGO" w:date="2023-10-25T18:15:00Z">
            <w:rPr>
              <w:ins w:id="14690" w:author="Dr Mamadou SANOGO" w:date="2023-10-25T17:27:00Z"/>
              <w:b/>
              <w:sz w:val="44"/>
            </w:rPr>
          </w:rPrChange>
        </w:rPr>
      </w:pPr>
    </w:p>
    <w:p w14:paraId="12D75961" w14:textId="3EC8000F" w:rsidR="003F2E29" w:rsidRPr="007A4AFC" w:rsidRDefault="003F2E29" w:rsidP="00D81BFF">
      <w:pPr>
        <w:shd w:val="clear" w:color="auto" w:fill="FFFFFF"/>
        <w:spacing w:line="240" w:lineRule="auto"/>
        <w:ind w:right="9"/>
        <w:jc w:val="center"/>
        <w:rPr>
          <w:ins w:id="14691" w:author="Dr Mamadou SANOGO" w:date="2023-10-25T17:27:00Z"/>
          <w:b/>
          <w:color w:val="000000" w:themeColor="text1"/>
          <w:sz w:val="44"/>
          <w:rPrChange w:id="14692" w:author="Dr Mamadou SANOGO" w:date="2023-10-25T18:15:00Z">
            <w:rPr>
              <w:ins w:id="14693" w:author="Dr Mamadou SANOGO" w:date="2023-10-25T17:27:00Z"/>
              <w:b/>
              <w:sz w:val="44"/>
            </w:rPr>
          </w:rPrChange>
        </w:rPr>
      </w:pPr>
    </w:p>
    <w:p w14:paraId="19B72654" w14:textId="2FC0EEF8" w:rsidR="003F2E29" w:rsidRPr="007A4AFC" w:rsidRDefault="003F2E29" w:rsidP="00D81BFF">
      <w:pPr>
        <w:shd w:val="clear" w:color="auto" w:fill="FFFFFF"/>
        <w:spacing w:line="240" w:lineRule="auto"/>
        <w:ind w:right="9"/>
        <w:jc w:val="center"/>
        <w:rPr>
          <w:ins w:id="14694" w:author="Dr Mamadou SANOGO" w:date="2023-10-25T17:27:00Z"/>
          <w:b/>
          <w:color w:val="000000" w:themeColor="text1"/>
          <w:sz w:val="44"/>
          <w:rPrChange w:id="14695" w:author="Dr Mamadou SANOGO" w:date="2023-10-25T18:15:00Z">
            <w:rPr>
              <w:ins w:id="14696" w:author="Dr Mamadou SANOGO" w:date="2023-10-25T17:27:00Z"/>
              <w:b/>
              <w:sz w:val="44"/>
            </w:rPr>
          </w:rPrChange>
        </w:rPr>
      </w:pPr>
    </w:p>
    <w:p w14:paraId="179C6182" w14:textId="3A710591" w:rsidR="003F2E29" w:rsidRPr="007A4AFC" w:rsidRDefault="003F2E29" w:rsidP="00D81BFF">
      <w:pPr>
        <w:shd w:val="clear" w:color="auto" w:fill="FFFFFF"/>
        <w:spacing w:line="240" w:lineRule="auto"/>
        <w:ind w:right="9"/>
        <w:jc w:val="center"/>
        <w:rPr>
          <w:ins w:id="14697" w:author="Dr Mamadou SANOGO" w:date="2023-10-25T17:27:00Z"/>
          <w:b/>
          <w:color w:val="000000" w:themeColor="text1"/>
          <w:sz w:val="44"/>
          <w:rPrChange w:id="14698" w:author="Dr Mamadou SANOGO" w:date="2023-10-25T18:15:00Z">
            <w:rPr>
              <w:ins w:id="14699" w:author="Dr Mamadou SANOGO" w:date="2023-10-25T17:27:00Z"/>
              <w:b/>
              <w:sz w:val="44"/>
            </w:rPr>
          </w:rPrChange>
        </w:rPr>
      </w:pPr>
    </w:p>
    <w:p w14:paraId="1CEF540F" w14:textId="5566A94D" w:rsidR="003F2E29" w:rsidRPr="007A4AFC" w:rsidRDefault="003F2E29" w:rsidP="00D81BFF">
      <w:pPr>
        <w:shd w:val="clear" w:color="auto" w:fill="FFFFFF"/>
        <w:spacing w:line="240" w:lineRule="auto"/>
        <w:ind w:right="9"/>
        <w:jc w:val="center"/>
        <w:rPr>
          <w:ins w:id="14700" w:author="Dr Mamadou SANOGO" w:date="2023-10-25T17:27:00Z"/>
          <w:b/>
          <w:color w:val="000000" w:themeColor="text1"/>
          <w:sz w:val="44"/>
          <w:rPrChange w:id="14701" w:author="Dr Mamadou SANOGO" w:date="2023-10-25T18:15:00Z">
            <w:rPr>
              <w:ins w:id="14702" w:author="Dr Mamadou SANOGO" w:date="2023-10-25T17:27:00Z"/>
              <w:b/>
              <w:sz w:val="44"/>
            </w:rPr>
          </w:rPrChange>
        </w:rPr>
      </w:pPr>
    </w:p>
    <w:p w14:paraId="5E79DE51" w14:textId="1D44C666" w:rsidR="003F2E29" w:rsidRPr="007A4AFC" w:rsidRDefault="003F2E29" w:rsidP="00D81BFF">
      <w:pPr>
        <w:shd w:val="clear" w:color="auto" w:fill="FFFFFF"/>
        <w:spacing w:line="240" w:lineRule="auto"/>
        <w:ind w:right="9"/>
        <w:jc w:val="center"/>
        <w:rPr>
          <w:ins w:id="14703" w:author="Dr Mamadou SANOGO" w:date="2023-10-25T17:27:00Z"/>
          <w:b/>
          <w:color w:val="000000" w:themeColor="text1"/>
          <w:sz w:val="44"/>
          <w:rPrChange w:id="14704" w:author="Dr Mamadou SANOGO" w:date="2023-10-25T18:15:00Z">
            <w:rPr>
              <w:ins w:id="14705" w:author="Dr Mamadou SANOGO" w:date="2023-10-25T17:27:00Z"/>
              <w:b/>
              <w:sz w:val="44"/>
            </w:rPr>
          </w:rPrChange>
        </w:rPr>
      </w:pPr>
    </w:p>
    <w:p w14:paraId="727BF205" w14:textId="3259517C" w:rsidR="003F2E29" w:rsidRPr="007A4AFC" w:rsidRDefault="003F2E29" w:rsidP="00D81BFF">
      <w:pPr>
        <w:shd w:val="clear" w:color="auto" w:fill="FFFFFF"/>
        <w:spacing w:line="240" w:lineRule="auto"/>
        <w:ind w:right="9"/>
        <w:jc w:val="center"/>
        <w:rPr>
          <w:ins w:id="14706" w:author="Dr Mamadou SANOGO" w:date="2023-10-25T17:27:00Z"/>
          <w:b/>
          <w:color w:val="000000" w:themeColor="text1"/>
          <w:sz w:val="44"/>
          <w:rPrChange w:id="14707" w:author="Dr Mamadou SANOGO" w:date="2023-10-25T18:15:00Z">
            <w:rPr>
              <w:ins w:id="14708" w:author="Dr Mamadou SANOGO" w:date="2023-10-25T17:27:00Z"/>
              <w:b/>
              <w:sz w:val="44"/>
            </w:rPr>
          </w:rPrChange>
        </w:rPr>
      </w:pPr>
    </w:p>
    <w:p w14:paraId="2797CC87" w14:textId="426E3F97" w:rsidR="003F2E29" w:rsidRPr="007A4AFC" w:rsidRDefault="003F2E29" w:rsidP="00D81BFF">
      <w:pPr>
        <w:shd w:val="clear" w:color="auto" w:fill="FFFFFF"/>
        <w:spacing w:line="240" w:lineRule="auto"/>
        <w:ind w:right="9"/>
        <w:jc w:val="center"/>
        <w:rPr>
          <w:ins w:id="14709" w:author="Dr Mamadou SANOGO" w:date="2023-10-25T17:27:00Z"/>
          <w:b/>
          <w:color w:val="000000" w:themeColor="text1"/>
          <w:sz w:val="44"/>
          <w:rPrChange w:id="14710" w:author="Dr Mamadou SANOGO" w:date="2023-10-25T18:15:00Z">
            <w:rPr>
              <w:ins w:id="14711" w:author="Dr Mamadou SANOGO" w:date="2023-10-25T17:27:00Z"/>
              <w:b/>
              <w:sz w:val="44"/>
            </w:rPr>
          </w:rPrChange>
        </w:rPr>
      </w:pPr>
    </w:p>
    <w:p w14:paraId="1A8A4964" w14:textId="10A59F03" w:rsidR="003F2E29" w:rsidRPr="007A4AFC" w:rsidRDefault="003F2E29" w:rsidP="00D81BFF">
      <w:pPr>
        <w:shd w:val="clear" w:color="auto" w:fill="FFFFFF"/>
        <w:spacing w:line="240" w:lineRule="auto"/>
        <w:ind w:right="9"/>
        <w:jc w:val="center"/>
        <w:rPr>
          <w:ins w:id="14712" w:author="Dr Mamadou SANOGO" w:date="2023-10-25T17:27:00Z"/>
          <w:b/>
          <w:color w:val="000000" w:themeColor="text1"/>
          <w:sz w:val="44"/>
          <w:rPrChange w:id="14713" w:author="Dr Mamadou SANOGO" w:date="2023-10-25T18:15:00Z">
            <w:rPr>
              <w:ins w:id="14714" w:author="Dr Mamadou SANOGO" w:date="2023-10-25T17:27:00Z"/>
              <w:b/>
              <w:sz w:val="44"/>
            </w:rPr>
          </w:rPrChange>
        </w:rPr>
      </w:pPr>
    </w:p>
    <w:p w14:paraId="3CD1EE10" w14:textId="5A4B003E" w:rsidR="003F2E29" w:rsidRDefault="003F2E29" w:rsidP="00D81BFF">
      <w:pPr>
        <w:shd w:val="clear" w:color="auto" w:fill="FFFFFF"/>
        <w:spacing w:line="240" w:lineRule="auto"/>
        <w:ind w:right="9"/>
        <w:jc w:val="center"/>
        <w:rPr>
          <w:ins w:id="14715" w:author="Dr Mamadou SANOGO" w:date="2023-10-27T14:07:00Z"/>
          <w:b/>
          <w:color w:val="000000" w:themeColor="text1"/>
          <w:sz w:val="44"/>
        </w:rPr>
      </w:pPr>
    </w:p>
    <w:p w14:paraId="0A552C29" w14:textId="7BD5EE8A" w:rsidR="006778CD" w:rsidRDefault="006778CD" w:rsidP="00D81BFF">
      <w:pPr>
        <w:shd w:val="clear" w:color="auto" w:fill="FFFFFF"/>
        <w:spacing w:line="240" w:lineRule="auto"/>
        <w:ind w:right="9"/>
        <w:jc w:val="center"/>
        <w:rPr>
          <w:ins w:id="14716" w:author="Dr Mamadou SANOGO" w:date="2023-10-27T14:07:00Z"/>
          <w:b/>
          <w:color w:val="000000" w:themeColor="text1"/>
          <w:sz w:val="44"/>
        </w:rPr>
      </w:pPr>
    </w:p>
    <w:p w14:paraId="592D24EF" w14:textId="7A267A78" w:rsidR="006778CD" w:rsidRDefault="006778CD" w:rsidP="00D81BFF">
      <w:pPr>
        <w:shd w:val="clear" w:color="auto" w:fill="FFFFFF"/>
        <w:spacing w:line="240" w:lineRule="auto"/>
        <w:ind w:right="9"/>
        <w:jc w:val="center"/>
        <w:rPr>
          <w:ins w:id="14717" w:author="Dr Mamadou SANOGO" w:date="2023-10-27T14:07:00Z"/>
          <w:b/>
          <w:color w:val="000000" w:themeColor="text1"/>
          <w:sz w:val="44"/>
        </w:rPr>
      </w:pPr>
    </w:p>
    <w:p w14:paraId="31354F98" w14:textId="77777777" w:rsidR="006778CD" w:rsidRPr="007A4AFC" w:rsidRDefault="006778CD" w:rsidP="00D81BFF">
      <w:pPr>
        <w:shd w:val="clear" w:color="auto" w:fill="FFFFFF"/>
        <w:spacing w:line="240" w:lineRule="auto"/>
        <w:ind w:right="9"/>
        <w:jc w:val="center"/>
        <w:rPr>
          <w:ins w:id="14718" w:author="Dr Mamadou SANOGO" w:date="2023-10-25T17:27:00Z"/>
          <w:b/>
          <w:color w:val="000000" w:themeColor="text1"/>
          <w:sz w:val="44"/>
          <w:rPrChange w:id="14719" w:author="Dr Mamadou SANOGO" w:date="2023-10-25T18:15:00Z">
            <w:rPr>
              <w:ins w:id="14720" w:author="Dr Mamadou SANOGO" w:date="2023-10-25T17:27:00Z"/>
              <w:b/>
              <w:sz w:val="44"/>
            </w:rPr>
          </w:rPrChange>
        </w:rPr>
      </w:pPr>
    </w:p>
    <w:p w14:paraId="06DBD0AD" w14:textId="68DEFBA4" w:rsidR="003F2E29" w:rsidRDefault="003F2E29" w:rsidP="00D81BFF">
      <w:pPr>
        <w:shd w:val="clear" w:color="auto" w:fill="FFFFFF"/>
        <w:ind w:right="9"/>
        <w:jc w:val="center"/>
        <w:rPr>
          <w:ins w:id="14721" w:author="Cauris Cosmetics" w:date="2023-10-27T18:05:00Z"/>
          <w:b/>
          <w:color w:val="000000" w:themeColor="text1"/>
          <w:sz w:val="44"/>
        </w:rPr>
      </w:pPr>
    </w:p>
    <w:p w14:paraId="38620EA3" w14:textId="77777777" w:rsidR="00BD57AF" w:rsidRDefault="00BD57AF" w:rsidP="00D81BFF">
      <w:pPr>
        <w:shd w:val="clear" w:color="auto" w:fill="FFFFFF"/>
        <w:ind w:right="9"/>
        <w:jc w:val="center"/>
        <w:rPr>
          <w:ins w:id="14722" w:author="Cauris Cosmetics" w:date="2023-10-27T18:05:00Z"/>
          <w:b/>
          <w:color w:val="000000" w:themeColor="text1"/>
          <w:sz w:val="44"/>
        </w:rPr>
      </w:pPr>
    </w:p>
    <w:p w14:paraId="6CDF0491" w14:textId="77777777" w:rsidR="00BD57AF" w:rsidRDefault="00BD57AF" w:rsidP="00D81BFF">
      <w:pPr>
        <w:shd w:val="clear" w:color="auto" w:fill="FFFFFF"/>
        <w:ind w:right="9"/>
        <w:jc w:val="center"/>
        <w:rPr>
          <w:ins w:id="14723" w:author="Dr Mamadou SANOGO" w:date="2023-10-27T11:48:00Z"/>
          <w:b/>
          <w:color w:val="000000" w:themeColor="text1"/>
          <w:sz w:val="44"/>
        </w:rPr>
      </w:pPr>
    </w:p>
    <w:p w14:paraId="4DFED7E2" w14:textId="77777777" w:rsidR="006A62F4" w:rsidRPr="002515A9" w:rsidRDefault="006A62F4" w:rsidP="006A62F4">
      <w:pPr>
        <w:shd w:val="clear" w:color="auto" w:fill="A6A6A6" w:themeFill="background1" w:themeFillShade="A6"/>
        <w:adjustRightInd w:val="0"/>
        <w:jc w:val="center"/>
        <w:rPr>
          <w:ins w:id="14724" w:author="Dr Mamadou SANOGO" w:date="2023-10-27T11:49:00Z"/>
          <w:rFonts w:ascii="Times-Bold" w:eastAsiaTheme="minorHAnsi" w:hAnsi="Times-Bold" w:cs="Times-Bold"/>
          <w:b/>
          <w:bCs/>
          <w:sz w:val="23"/>
          <w:szCs w:val="23"/>
          <w:lang w:eastAsia="en-US"/>
        </w:rPr>
      </w:pPr>
      <w:ins w:id="14725" w:author="Dr Mamadou SANOGO" w:date="2023-10-27T11:49: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44ACDB7C" w14:textId="77777777" w:rsidR="006A62F4" w:rsidRPr="00182AD2" w:rsidRDefault="006A62F4" w:rsidP="006A62F4">
      <w:pPr>
        <w:shd w:val="clear" w:color="auto" w:fill="A6A6A6" w:themeFill="background1" w:themeFillShade="A6"/>
        <w:adjustRightInd w:val="0"/>
        <w:jc w:val="center"/>
        <w:rPr>
          <w:ins w:id="14726" w:author="Dr Mamadou SANOGO" w:date="2023-10-27T11:49:00Z"/>
          <w:rFonts w:ascii="Times-Roman" w:eastAsiaTheme="minorHAnsi" w:hAnsi="Times-Roman" w:cs="Times-Roman"/>
          <w:sz w:val="23"/>
          <w:szCs w:val="23"/>
          <w:lang w:eastAsia="en-US"/>
        </w:rPr>
      </w:pPr>
      <w:ins w:id="14727" w:author="Dr Mamadou SANOGO" w:date="2023-10-27T11:49:00Z">
        <w:r w:rsidRPr="002515A9">
          <w:rPr>
            <w:rFonts w:ascii="Times-Bold" w:eastAsiaTheme="minorHAnsi" w:hAnsi="Times-Bold" w:cs="Times-Bold"/>
            <w:b/>
            <w:bCs/>
            <w:sz w:val="23"/>
            <w:szCs w:val="23"/>
            <w:lang w:eastAsia="en-US"/>
          </w:rPr>
          <w:t>Intitulé de l’UE :</w:t>
        </w:r>
        <w:r w:rsidRPr="00027DE6">
          <w:t xml:space="preserve"> </w:t>
        </w:r>
        <w:r>
          <w:rPr>
            <w:rFonts w:ascii="Times-Roman" w:eastAsiaTheme="minorHAnsi" w:hAnsi="Times-Roman" w:cs="Times-Roman"/>
            <w:sz w:val="23"/>
            <w:szCs w:val="23"/>
            <w:lang w:eastAsia="en-US"/>
          </w:rPr>
          <w:t>MSSI2101</w:t>
        </w:r>
        <w:r w:rsidRPr="00182AD2">
          <w:rPr>
            <w:rFonts w:ascii="Times-Roman" w:eastAsiaTheme="minorHAnsi" w:hAnsi="Times-Roman" w:cs="Times-Roman"/>
            <w:sz w:val="23"/>
            <w:szCs w:val="23"/>
            <w:lang w:eastAsia="en-US"/>
          </w:rPr>
          <w:t xml:space="preserve"> Management des services de santé I</w:t>
        </w:r>
      </w:ins>
    </w:p>
    <w:p w14:paraId="366CEA7B" w14:textId="77777777" w:rsidR="006A62F4" w:rsidRDefault="006A62F4" w:rsidP="006A62F4">
      <w:pPr>
        <w:shd w:val="clear" w:color="auto" w:fill="D9D9D9" w:themeFill="background1" w:themeFillShade="D9"/>
        <w:adjustRightInd w:val="0"/>
        <w:jc w:val="center"/>
        <w:rPr>
          <w:ins w:id="14728" w:author="Dr Mamadou SANOGO" w:date="2023-10-27T11:49:00Z"/>
          <w:rFonts w:ascii="Times-Bold" w:eastAsiaTheme="minorHAnsi" w:hAnsi="Times-Bold" w:cs="Times-Bold"/>
          <w:b/>
          <w:bCs/>
          <w:sz w:val="23"/>
          <w:szCs w:val="23"/>
          <w:lang w:eastAsia="en-US"/>
        </w:rPr>
      </w:pPr>
    </w:p>
    <w:p w14:paraId="0B6C40A3" w14:textId="77777777" w:rsidR="006A62F4" w:rsidRPr="005A49C7" w:rsidRDefault="006A62F4" w:rsidP="006A62F4">
      <w:pPr>
        <w:shd w:val="clear" w:color="auto" w:fill="BFBFBF" w:themeFill="background1" w:themeFillShade="BF"/>
        <w:adjustRightInd w:val="0"/>
        <w:jc w:val="center"/>
        <w:rPr>
          <w:ins w:id="14729" w:author="Dr Mamadou SANOGO" w:date="2023-10-27T11:49:00Z"/>
          <w:rFonts w:ascii="Times-Roman" w:eastAsiaTheme="minorHAnsi" w:hAnsi="Times-Roman" w:cs="Times-Roman"/>
          <w:sz w:val="23"/>
          <w:szCs w:val="23"/>
          <w:lang w:eastAsia="en-US"/>
        </w:rPr>
      </w:pPr>
      <w:ins w:id="14730" w:author="Dr Mamadou SANOGO" w:date="2023-10-27T11:49:00Z">
        <w:r w:rsidRPr="002515A9">
          <w:rPr>
            <w:rFonts w:ascii="Times-Bold" w:eastAsiaTheme="minorHAnsi" w:hAnsi="Times-Bold" w:cs="Times-Bold"/>
            <w:b/>
            <w:bCs/>
            <w:sz w:val="23"/>
            <w:szCs w:val="23"/>
            <w:lang w:eastAsia="en-US"/>
          </w:rPr>
          <w:t>Intitulé de l’Élément Constitutif ou Module</w:t>
        </w:r>
        <w:r>
          <w:rPr>
            <w:rFonts w:ascii="Times-Bold" w:eastAsiaTheme="minorHAnsi" w:hAnsi="Times-Bold" w:cs="Times-Bold"/>
            <w:b/>
            <w:bCs/>
            <w:sz w:val="23"/>
            <w:szCs w:val="23"/>
            <w:lang w:eastAsia="en-US"/>
          </w:rPr>
          <w:t xml:space="preserve">: </w:t>
        </w:r>
        <w:r w:rsidRPr="00182AD2">
          <w:rPr>
            <w:rFonts w:ascii="Times-Roman" w:eastAsiaTheme="minorHAnsi" w:hAnsi="Times-Roman" w:cs="Times-Roman"/>
            <w:bCs/>
            <w:sz w:val="23"/>
            <w:szCs w:val="23"/>
            <w:lang w:eastAsia="en-US"/>
          </w:rPr>
          <w:t>Introduction au management</w:t>
        </w:r>
      </w:ins>
    </w:p>
    <w:p w14:paraId="52F8596C" w14:textId="77777777" w:rsidR="006A62F4" w:rsidRDefault="006A62F4" w:rsidP="006A62F4">
      <w:pPr>
        <w:shd w:val="clear" w:color="auto" w:fill="F2F2F2" w:themeFill="background1" w:themeFillShade="F2"/>
        <w:adjustRightInd w:val="0"/>
        <w:jc w:val="center"/>
        <w:rPr>
          <w:ins w:id="14731" w:author="Dr Mamadou SANOGO" w:date="2023-10-27T11:49:00Z"/>
          <w:rFonts w:ascii="Times-Bold" w:eastAsiaTheme="minorHAnsi" w:hAnsi="Times-Bold" w:cs="Times-Bold"/>
          <w:b/>
          <w:bCs/>
          <w:sz w:val="23"/>
          <w:szCs w:val="23"/>
          <w:lang w:eastAsia="en-US"/>
        </w:rPr>
      </w:pPr>
    </w:p>
    <w:p w14:paraId="1C8B6485" w14:textId="77777777" w:rsidR="006A62F4" w:rsidRPr="00935E2C" w:rsidRDefault="006A62F4" w:rsidP="006A62F4">
      <w:pPr>
        <w:shd w:val="clear" w:color="auto" w:fill="F2F2F2" w:themeFill="background1" w:themeFillShade="F2"/>
        <w:adjustRightInd w:val="0"/>
        <w:jc w:val="center"/>
        <w:rPr>
          <w:ins w:id="14732" w:author="Dr Mamadou SANOGO" w:date="2023-10-27T11:49:00Z"/>
          <w:rFonts w:ascii="Times-Roman" w:eastAsiaTheme="minorHAnsi" w:hAnsi="Times-Roman" w:cs="Times-Roman"/>
          <w:sz w:val="23"/>
          <w:szCs w:val="23"/>
          <w:lang w:eastAsia="en-US"/>
        </w:rPr>
      </w:pPr>
      <w:ins w:id="14733" w:author="Dr Mamadou SANOGO" w:date="2023-10-27T11:49: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w:t>
        </w:r>
        <w:r>
          <w:rPr>
            <w:rFonts w:ascii="Times-Bold" w:eastAsiaTheme="minorHAnsi" w:hAnsi="Times-Bold" w:cs="Times-Bold"/>
            <w:bCs/>
            <w:sz w:val="23"/>
            <w:szCs w:val="23"/>
            <w:lang w:eastAsia="en-US"/>
          </w:rPr>
          <w:t>5</w:t>
        </w:r>
        <w:r w:rsidRPr="002A34E7">
          <w:rPr>
            <w:rFonts w:ascii="Times-Bold" w:eastAsiaTheme="minorHAnsi" w:hAnsi="Times-Bold" w:cs="Times-Bold"/>
            <w:bCs/>
            <w:sz w:val="23"/>
            <w:szCs w:val="23"/>
            <w:lang w:eastAsia="en-US"/>
          </w:rPr>
          <w:t>0</w:t>
        </w:r>
        <w:r>
          <w:rPr>
            <w:rFonts w:ascii="Times-Bold" w:eastAsiaTheme="minorHAnsi" w:hAnsi="Times-Bold" w:cs="Times-Bold"/>
            <w:bCs/>
            <w:sz w:val="23"/>
            <w:szCs w:val="23"/>
            <w:lang w:eastAsia="en-US"/>
          </w:rPr>
          <w:t>/10/00</w:t>
        </w:r>
      </w:ins>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552"/>
        <w:gridCol w:w="3009"/>
      </w:tblGrid>
      <w:tr w:rsidR="006A62F4" w14:paraId="3E8A0364" w14:textId="77777777" w:rsidTr="00A36245">
        <w:trPr>
          <w:ins w:id="14734" w:author="Dr Mamadou SANOGO" w:date="2023-10-27T11:49:00Z"/>
        </w:trPr>
        <w:tc>
          <w:tcPr>
            <w:tcW w:w="9780" w:type="dxa"/>
            <w:gridSpan w:val="3"/>
          </w:tcPr>
          <w:p w14:paraId="2A9C0574" w14:textId="77777777" w:rsidR="006A62F4" w:rsidRDefault="006A62F4" w:rsidP="00A36245">
            <w:pPr>
              <w:adjustRightInd w:val="0"/>
              <w:jc w:val="center"/>
              <w:rPr>
                <w:ins w:id="14735" w:author="Dr Mamadou SANOGO" w:date="2023-10-27T11:49:00Z"/>
                <w:rFonts w:ascii="Times-Bold" w:hAnsi="Times-Bold" w:cs="Times-Bold"/>
                <w:b/>
                <w:bCs/>
                <w:sz w:val="23"/>
                <w:szCs w:val="23"/>
              </w:rPr>
            </w:pPr>
          </w:p>
        </w:tc>
      </w:tr>
      <w:tr w:rsidR="006A62F4" w14:paraId="0EB63563" w14:textId="77777777" w:rsidTr="00A36245">
        <w:trPr>
          <w:ins w:id="14736" w:author="Dr Mamadou SANOGO" w:date="2023-10-27T11:49:00Z"/>
        </w:trPr>
        <w:tc>
          <w:tcPr>
            <w:tcW w:w="4219" w:type="dxa"/>
          </w:tcPr>
          <w:p w14:paraId="4FB0DB69" w14:textId="77777777" w:rsidR="006A62F4" w:rsidRDefault="006A62F4" w:rsidP="00A36245">
            <w:pPr>
              <w:adjustRightInd w:val="0"/>
              <w:rPr>
                <w:ins w:id="14737" w:author="Dr Mamadou SANOGO" w:date="2023-10-27T11:49:00Z"/>
                <w:rFonts w:ascii="Times-Bold" w:hAnsi="Times-Bold" w:cs="Times-Bold"/>
                <w:b/>
                <w:bCs/>
                <w:sz w:val="23"/>
                <w:szCs w:val="23"/>
              </w:rPr>
            </w:pPr>
            <w:ins w:id="14738" w:author="Dr Mamadou SANOGO" w:date="2023-10-27T11:49:00Z">
              <w:r>
                <w:rPr>
                  <w:rFonts w:ascii="Times-Bold" w:hAnsi="Times-Bold" w:cs="Times-Bold"/>
                  <w:b/>
                  <w:bCs/>
                  <w:sz w:val="23"/>
                  <w:szCs w:val="23"/>
                </w:rPr>
                <w:t xml:space="preserve">Chargé de cours: </w:t>
              </w:r>
              <w:r w:rsidRPr="00A00737">
                <w:rPr>
                  <w:rFonts w:ascii="Times-Bold" w:hAnsi="Times-Bold" w:cs="Times-Bold"/>
                  <w:bCs/>
                  <w:sz w:val="23"/>
                  <w:szCs w:val="23"/>
                </w:rPr>
                <w:t>TRAORE Moussa</w:t>
              </w:r>
            </w:ins>
          </w:p>
        </w:tc>
        <w:tc>
          <w:tcPr>
            <w:tcW w:w="2552" w:type="dxa"/>
          </w:tcPr>
          <w:p w14:paraId="4EDE1AF1" w14:textId="77777777" w:rsidR="006A62F4" w:rsidRDefault="006A62F4" w:rsidP="00A36245">
            <w:pPr>
              <w:adjustRightInd w:val="0"/>
              <w:rPr>
                <w:ins w:id="14739" w:author="Dr Mamadou SANOGO" w:date="2023-10-27T11:49:00Z"/>
                <w:rFonts w:ascii="Times-Bold" w:hAnsi="Times-Bold" w:cs="Times-Bold"/>
                <w:b/>
                <w:bCs/>
                <w:sz w:val="23"/>
                <w:szCs w:val="23"/>
              </w:rPr>
            </w:pPr>
            <w:ins w:id="14740" w:author="Dr Mamadou SANOGO" w:date="2023-10-27T11:49:00Z">
              <w:r>
                <w:rPr>
                  <w:rFonts w:ascii="Times-Bold" w:hAnsi="Times-Bold" w:cs="Times-Bold"/>
                  <w:b/>
                  <w:bCs/>
                  <w:sz w:val="23"/>
                  <w:szCs w:val="23"/>
                </w:rPr>
                <w:t xml:space="preserve">Diplôme: </w:t>
              </w:r>
              <w:r w:rsidRPr="00A00737">
                <w:rPr>
                  <w:rFonts w:ascii="Times-Bold" w:hAnsi="Times-Bold" w:cs="Times-Bold"/>
                  <w:bCs/>
                  <w:sz w:val="23"/>
                  <w:szCs w:val="23"/>
                </w:rPr>
                <w:t>Master</w:t>
              </w:r>
            </w:ins>
          </w:p>
        </w:tc>
        <w:tc>
          <w:tcPr>
            <w:tcW w:w="3009" w:type="dxa"/>
          </w:tcPr>
          <w:p w14:paraId="39BC7A8D" w14:textId="77777777" w:rsidR="006A62F4" w:rsidRDefault="006A62F4" w:rsidP="00A36245">
            <w:pPr>
              <w:adjustRightInd w:val="0"/>
              <w:rPr>
                <w:ins w:id="14741" w:author="Dr Mamadou SANOGO" w:date="2023-10-27T11:49:00Z"/>
                <w:rFonts w:ascii="Times-Bold" w:hAnsi="Times-Bold" w:cs="Times-Bold"/>
                <w:b/>
                <w:bCs/>
                <w:sz w:val="23"/>
                <w:szCs w:val="23"/>
              </w:rPr>
            </w:pPr>
          </w:p>
        </w:tc>
      </w:tr>
    </w:tbl>
    <w:p w14:paraId="7F2AD959" w14:textId="77777777" w:rsidR="006A62F4" w:rsidRDefault="006A62F4" w:rsidP="006A62F4">
      <w:pPr>
        <w:adjustRightInd w:val="0"/>
        <w:rPr>
          <w:ins w:id="14742" w:author="Dr Mamadou SANOGO" w:date="2023-10-27T11:49:00Z"/>
          <w:rFonts w:ascii="Times-Bold" w:eastAsiaTheme="minorHAnsi" w:hAnsi="Times-Bold" w:cs="Times-Bold"/>
          <w:b/>
          <w:bCs/>
          <w:sz w:val="23"/>
          <w:szCs w:val="23"/>
          <w:lang w:eastAsia="en-US"/>
        </w:rPr>
      </w:pPr>
    </w:p>
    <w:p w14:paraId="29E128FD" w14:textId="77777777" w:rsidR="006A62F4" w:rsidRDefault="006A62F4" w:rsidP="006A62F4">
      <w:pPr>
        <w:adjustRightInd w:val="0"/>
        <w:rPr>
          <w:ins w:id="14743" w:author="Dr Mamadou SANOGO" w:date="2023-10-27T11:49:00Z"/>
          <w:rFonts w:ascii="Times-Bold" w:eastAsiaTheme="minorHAnsi" w:hAnsi="Times-Bold" w:cs="Times-Bold"/>
          <w:b/>
          <w:bCs/>
          <w:sz w:val="23"/>
          <w:szCs w:val="23"/>
          <w:lang w:eastAsia="en-US"/>
        </w:rPr>
      </w:pPr>
      <w:ins w:id="14744" w:author="Dr Mamadou SANOGO" w:date="2023-10-27T11:49:00Z">
        <w:r>
          <w:rPr>
            <w:rFonts w:ascii="Times-Bold" w:eastAsiaTheme="minorHAnsi" w:hAnsi="Times-Bold" w:cs="Times-Bold"/>
            <w:b/>
            <w:bCs/>
            <w:sz w:val="23"/>
            <w:szCs w:val="23"/>
            <w:lang w:eastAsia="en-US"/>
          </w:rPr>
          <w:t xml:space="preserve">Chargé de cours du </w:t>
        </w:r>
      </w:ins>
    </w:p>
    <w:p w14:paraId="3DEE3CEA" w14:textId="77777777" w:rsidR="006A62F4" w:rsidRPr="00C8545D" w:rsidRDefault="006A62F4" w:rsidP="006A62F4">
      <w:pPr>
        <w:adjustRightInd w:val="0"/>
        <w:rPr>
          <w:ins w:id="14745" w:author="Dr Mamadou SANOGO" w:date="2023-10-27T11:49:00Z"/>
          <w:rFonts w:ascii="Times-Bold" w:eastAsiaTheme="minorHAnsi" w:hAnsi="Times-Bold" w:cs="Times-Bold"/>
          <w:b/>
          <w:bCs/>
          <w:sz w:val="23"/>
          <w:szCs w:val="23"/>
          <w:lang w:eastAsia="en-US"/>
        </w:rPr>
      </w:pPr>
      <w:ins w:id="14746" w:author="Dr Mamadou SANOGO" w:date="2023-10-27T11:49:00Z">
        <w:r w:rsidRPr="00C8545D">
          <w:rPr>
            <w:rFonts w:ascii="Times-Bold" w:eastAsiaTheme="minorHAnsi" w:hAnsi="Times-Bold" w:cs="Times-Bold"/>
            <w:b/>
            <w:bCs/>
            <w:sz w:val="23"/>
            <w:szCs w:val="23"/>
            <w:lang w:eastAsia="en-US"/>
          </w:rPr>
          <w:t>Les objectifs en termes de compétences minimales à acquérir</w:t>
        </w:r>
      </w:ins>
    </w:p>
    <w:p w14:paraId="77A3B006" w14:textId="77777777" w:rsidR="006A62F4" w:rsidRPr="00C8545D" w:rsidRDefault="006A62F4" w:rsidP="006A62F4">
      <w:pPr>
        <w:pStyle w:val="Paragraphedeliste"/>
        <w:numPr>
          <w:ilvl w:val="0"/>
          <w:numId w:val="42"/>
        </w:numPr>
        <w:spacing w:after="160" w:line="259" w:lineRule="auto"/>
        <w:rPr>
          <w:ins w:id="14747" w:author="Dr Mamadou SANOGO" w:date="2023-10-27T11:49:00Z"/>
          <w:bCs/>
        </w:rPr>
      </w:pPr>
      <w:ins w:id="14748" w:author="Dr Mamadou SANOGO" w:date="2023-10-27T11:49:00Z">
        <w:r w:rsidRPr="00C8545D">
          <w:rPr>
            <w:bCs/>
          </w:rPr>
          <w:t>Acquérir des notions de base en management</w:t>
        </w:r>
      </w:ins>
    </w:p>
    <w:p w14:paraId="5DA4E045" w14:textId="77777777" w:rsidR="006A62F4" w:rsidRPr="00C8545D" w:rsidRDefault="006A62F4" w:rsidP="006A62F4">
      <w:pPr>
        <w:adjustRightInd w:val="0"/>
        <w:rPr>
          <w:ins w:id="14749" w:author="Dr Mamadou SANOGO" w:date="2023-10-27T11:49:00Z"/>
          <w:rFonts w:ascii="Times-Bold" w:eastAsiaTheme="minorHAnsi" w:hAnsi="Times-Bold" w:cs="Times-Bold"/>
          <w:b/>
          <w:bCs/>
          <w:sz w:val="23"/>
          <w:szCs w:val="23"/>
          <w:lang w:eastAsia="en-US"/>
        </w:rPr>
      </w:pPr>
      <w:ins w:id="14750" w:author="Dr Mamadou SANOGO" w:date="2023-10-27T11:49:00Z">
        <w:r w:rsidRPr="00C8545D">
          <w:rPr>
            <w:rFonts w:ascii="Times-Bold" w:eastAsiaTheme="minorHAnsi" w:hAnsi="Times-Bold" w:cs="Times-Bold"/>
            <w:b/>
            <w:bCs/>
            <w:sz w:val="23"/>
            <w:szCs w:val="23"/>
            <w:lang w:eastAsia="en-US"/>
          </w:rPr>
          <w:t>Les prérequis attendus</w:t>
        </w:r>
      </w:ins>
    </w:p>
    <w:p w14:paraId="193CAE48" w14:textId="77777777" w:rsidR="006A62F4" w:rsidRPr="00C8545D" w:rsidRDefault="006A62F4" w:rsidP="006A62F4">
      <w:pPr>
        <w:spacing w:after="160" w:line="259" w:lineRule="auto"/>
        <w:rPr>
          <w:ins w:id="14751" w:author="Dr Mamadou SANOGO" w:date="2023-10-27T11:49:00Z"/>
          <w:bCs/>
        </w:rPr>
      </w:pPr>
      <w:ins w:id="14752" w:author="Dr Mamadou SANOGO" w:date="2023-10-27T11:49:00Z">
        <w:r>
          <w:rPr>
            <w:bCs/>
          </w:rPr>
          <w:t xml:space="preserve">Notion </w:t>
        </w:r>
        <w:r w:rsidRPr="00C8545D">
          <w:rPr>
            <w:bCs/>
          </w:rPr>
          <w:t>élémentaire</w:t>
        </w:r>
        <w:r>
          <w:rPr>
            <w:bCs/>
          </w:rPr>
          <w:t xml:space="preserve"> en gestion</w:t>
        </w:r>
        <w:r w:rsidRPr="00C8545D">
          <w:rPr>
            <w:bCs/>
          </w:rPr>
          <w:t xml:space="preserve"> </w:t>
        </w:r>
      </w:ins>
    </w:p>
    <w:p w14:paraId="47F6B342" w14:textId="77777777" w:rsidR="006A62F4" w:rsidRPr="00C8545D" w:rsidRDefault="006A62F4" w:rsidP="006A62F4">
      <w:pPr>
        <w:adjustRightInd w:val="0"/>
        <w:rPr>
          <w:ins w:id="14753" w:author="Dr Mamadou SANOGO" w:date="2023-10-27T11:49:00Z"/>
          <w:rFonts w:ascii="Times-Bold" w:eastAsiaTheme="minorHAnsi" w:hAnsi="Times-Bold" w:cs="Times-Bold"/>
          <w:b/>
          <w:bCs/>
          <w:sz w:val="23"/>
          <w:szCs w:val="23"/>
          <w:lang w:eastAsia="en-US"/>
        </w:rPr>
      </w:pPr>
      <w:ins w:id="14754" w:author="Dr Mamadou SANOGO" w:date="2023-10-27T11:49:00Z">
        <w:r w:rsidRPr="00C8545D">
          <w:rPr>
            <w:rFonts w:ascii="Times-Bold" w:eastAsiaTheme="minorHAnsi" w:hAnsi="Times-Bold" w:cs="Times-Bold"/>
            <w:b/>
            <w:bCs/>
            <w:sz w:val="23"/>
            <w:szCs w:val="23"/>
            <w:lang w:eastAsia="en-US"/>
          </w:rPr>
          <w:t>Contenu</w:t>
        </w:r>
      </w:ins>
    </w:p>
    <w:p w14:paraId="5E47C02B" w14:textId="77777777" w:rsidR="006A62F4" w:rsidRPr="00C8545D" w:rsidRDefault="006A62F4" w:rsidP="006A62F4">
      <w:pPr>
        <w:numPr>
          <w:ilvl w:val="0"/>
          <w:numId w:val="41"/>
        </w:numPr>
        <w:autoSpaceDE w:val="0"/>
        <w:autoSpaceDN w:val="0"/>
        <w:adjustRightInd w:val="0"/>
        <w:rPr>
          <w:ins w:id="14755" w:author="Dr Mamadou SANOGO" w:date="2023-10-27T11:49:00Z"/>
          <w:rFonts w:eastAsiaTheme="minorHAnsi"/>
          <w:szCs w:val="24"/>
          <w:lang w:eastAsia="en-US"/>
        </w:rPr>
      </w:pPr>
      <w:ins w:id="14756" w:author="Dr Mamadou SANOGO" w:date="2023-10-27T11:49:00Z">
        <w:r w:rsidRPr="00C8545D">
          <w:rPr>
            <w:rFonts w:eastAsiaTheme="minorHAnsi"/>
            <w:szCs w:val="24"/>
            <w:lang w:eastAsia="en-US"/>
          </w:rPr>
          <w:t>Introduction générale au management</w:t>
        </w:r>
      </w:ins>
    </w:p>
    <w:p w14:paraId="01A41F9F" w14:textId="77777777" w:rsidR="006A62F4" w:rsidRPr="00C8545D" w:rsidRDefault="006A62F4" w:rsidP="006A62F4">
      <w:pPr>
        <w:numPr>
          <w:ilvl w:val="0"/>
          <w:numId w:val="41"/>
        </w:numPr>
        <w:autoSpaceDE w:val="0"/>
        <w:autoSpaceDN w:val="0"/>
        <w:adjustRightInd w:val="0"/>
        <w:rPr>
          <w:ins w:id="14757" w:author="Dr Mamadou SANOGO" w:date="2023-10-27T11:49:00Z"/>
          <w:rFonts w:eastAsiaTheme="minorHAnsi"/>
          <w:szCs w:val="24"/>
          <w:lang w:eastAsia="en-US"/>
        </w:rPr>
      </w:pPr>
      <w:ins w:id="14758" w:author="Dr Mamadou SANOGO" w:date="2023-10-27T11:49:00Z">
        <w:r w:rsidRPr="00C8545D">
          <w:rPr>
            <w:rFonts w:eastAsiaTheme="minorHAnsi"/>
            <w:szCs w:val="24"/>
            <w:lang w:eastAsia="en-US"/>
          </w:rPr>
          <w:t xml:space="preserve">Définition des concepts </w:t>
        </w:r>
      </w:ins>
    </w:p>
    <w:p w14:paraId="105DBCC1" w14:textId="77777777" w:rsidR="006A62F4" w:rsidRPr="00C8545D" w:rsidRDefault="006A62F4" w:rsidP="006A62F4">
      <w:pPr>
        <w:numPr>
          <w:ilvl w:val="0"/>
          <w:numId w:val="41"/>
        </w:numPr>
        <w:autoSpaceDE w:val="0"/>
        <w:autoSpaceDN w:val="0"/>
        <w:adjustRightInd w:val="0"/>
        <w:rPr>
          <w:ins w:id="14759" w:author="Dr Mamadou SANOGO" w:date="2023-10-27T11:49:00Z"/>
          <w:rFonts w:eastAsiaTheme="minorHAnsi"/>
          <w:szCs w:val="24"/>
          <w:lang w:eastAsia="en-US"/>
        </w:rPr>
      </w:pPr>
      <w:ins w:id="14760" w:author="Dr Mamadou SANOGO" w:date="2023-10-27T11:49:00Z">
        <w:r w:rsidRPr="00C8545D">
          <w:rPr>
            <w:rFonts w:eastAsiaTheme="minorHAnsi"/>
            <w:szCs w:val="24"/>
            <w:lang w:eastAsia="en-US"/>
          </w:rPr>
          <w:t xml:space="preserve">Responsabilité de la direction </w:t>
        </w:r>
      </w:ins>
    </w:p>
    <w:p w14:paraId="771EEF1C" w14:textId="77777777" w:rsidR="006A62F4" w:rsidRDefault="006A62F4" w:rsidP="006A62F4">
      <w:pPr>
        <w:adjustRightInd w:val="0"/>
        <w:rPr>
          <w:ins w:id="14761" w:author="Dr Mamadou SANOGO" w:date="2023-10-27T11:49:00Z"/>
          <w:rFonts w:ascii="Times-Bold" w:eastAsiaTheme="minorHAnsi" w:hAnsi="Times-Bold" w:cs="Times-Bold"/>
          <w:b/>
          <w:bCs/>
          <w:sz w:val="23"/>
          <w:szCs w:val="23"/>
          <w:lang w:eastAsia="en-US"/>
        </w:rPr>
      </w:pPr>
    </w:p>
    <w:p w14:paraId="78C7F6F3" w14:textId="77777777" w:rsidR="006A62F4" w:rsidRPr="00C8545D" w:rsidRDefault="006A62F4" w:rsidP="006A62F4">
      <w:pPr>
        <w:adjustRightInd w:val="0"/>
        <w:rPr>
          <w:ins w:id="14762" w:author="Dr Mamadou SANOGO" w:date="2023-10-27T11:49:00Z"/>
          <w:rFonts w:ascii="Times-Bold" w:eastAsiaTheme="minorHAnsi" w:hAnsi="Times-Bold" w:cs="Times-Bold"/>
          <w:b/>
          <w:bCs/>
          <w:sz w:val="23"/>
          <w:szCs w:val="23"/>
          <w:lang w:eastAsia="en-US"/>
        </w:rPr>
      </w:pPr>
      <w:ins w:id="14763" w:author="Dr Mamadou SANOGO" w:date="2023-10-27T11:49:00Z">
        <w:r w:rsidRPr="00C8545D">
          <w:rPr>
            <w:rFonts w:ascii="Times-Bold" w:eastAsiaTheme="minorHAnsi" w:hAnsi="Times-Bold" w:cs="Times-Bold"/>
            <w:b/>
            <w:bCs/>
            <w:sz w:val="23"/>
            <w:szCs w:val="23"/>
            <w:lang w:eastAsia="en-US"/>
          </w:rPr>
          <w:t>Prolongements possibles</w:t>
        </w:r>
      </w:ins>
    </w:p>
    <w:p w14:paraId="2A59AE8E" w14:textId="77777777" w:rsidR="006A62F4" w:rsidRPr="00C8545D" w:rsidRDefault="006A62F4" w:rsidP="006A62F4">
      <w:pPr>
        <w:spacing w:line="259" w:lineRule="auto"/>
        <w:rPr>
          <w:ins w:id="14764" w:author="Dr Mamadou SANOGO" w:date="2023-10-27T11:49:00Z"/>
          <w:bCs/>
        </w:rPr>
      </w:pPr>
      <w:ins w:id="14765" w:author="Dr Mamadou SANOGO" w:date="2023-10-27T11:49:00Z">
        <w:r w:rsidRPr="00C8545D">
          <w:rPr>
            <w:bCs/>
          </w:rPr>
          <w:t>Management des services de santé</w:t>
        </w:r>
      </w:ins>
    </w:p>
    <w:p w14:paraId="4D8A552D" w14:textId="77777777" w:rsidR="006A62F4" w:rsidRDefault="006A62F4" w:rsidP="006A62F4">
      <w:pPr>
        <w:rPr>
          <w:ins w:id="14766" w:author="Dr Mamadou SANOGO" w:date="2023-10-27T11:49:00Z"/>
        </w:rPr>
      </w:pPr>
      <w:ins w:id="14767" w:author="Dr Mamadou SANOGO" w:date="2023-10-27T11:49:00Z">
        <w:r w:rsidRPr="00C8545D">
          <w:rPr>
            <w:rFonts w:ascii="Times-Bold" w:eastAsiaTheme="minorHAnsi" w:hAnsi="Times-Bold" w:cs="Times-Bold"/>
            <w:b/>
            <w:bCs/>
            <w:sz w:val="23"/>
            <w:szCs w:val="23"/>
            <w:lang w:eastAsia="en-US"/>
          </w:rPr>
          <w:t>Mots-clés :</w:t>
        </w:r>
        <w:r w:rsidRPr="00A44B48">
          <w:rPr>
            <w:rFonts w:ascii="Times-Bold" w:eastAsiaTheme="minorHAnsi" w:hAnsi="Times-Bold" w:cs="Times-Bold"/>
            <w:b/>
            <w:bCs/>
            <w:sz w:val="21"/>
            <w:szCs w:val="23"/>
            <w:lang w:eastAsia="en-US"/>
          </w:rPr>
          <w:t xml:space="preserve"> </w:t>
        </w:r>
        <w:r w:rsidRPr="00C8545D">
          <w:rPr>
            <w:bCs/>
          </w:rPr>
          <w:t>Gestion, généralités, service</w:t>
        </w:r>
      </w:ins>
    </w:p>
    <w:p w14:paraId="4EF28626" w14:textId="77777777" w:rsidR="006A62F4" w:rsidRPr="00122633" w:rsidRDefault="006A62F4" w:rsidP="006A62F4">
      <w:pPr>
        <w:rPr>
          <w:ins w:id="14768" w:author="Dr Mamadou SANOGO" w:date="2023-10-27T11:49:00Z"/>
        </w:rPr>
      </w:pPr>
    </w:p>
    <w:p w14:paraId="491141BC" w14:textId="77777777" w:rsidR="006A62F4" w:rsidRDefault="006A62F4" w:rsidP="006A62F4">
      <w:pPr>
        <w:rPr>
          <w:ins w:id="14769" w:author="Dr Mamadou SANOGO" w:date="2023-10-27T11:49:00Z"/>
        </w:rPr>
      </w:pPr>
    </w:p>
    <w:p w14:paraId="3613B2A6" w14:textId="77777777" w:rsidR="006A62F4" w:rsidRDefault="006A62F4" w:rsidP="006A62F4">
      <w:pPr>
        <w:rPr>
          <w:ins w:id="14770" w:author="Dr Mamadou SANOGO" w:date="2023-10-27T11:49:00Z"/>
        </w:rPr>
      </w:pPr>
    </w:p>
    <w:p w14:paraId="2CB94C9E" w14:textId="77777777" w:rsidR="006A62F4" w:rsidRDefault="006A62F4" w:rsidP="006A62F4">
      <w:pPr>
        <w:rPr>
          <w:ins w:id="14771" w:author="Dr Mamadou SANOGO" w:date="2023-10-27T11:49:00Z"/>
        </w:rPr>
      </w:pPr>
    </w:p>
    <w:p w14:paraId="5BBD19B8" w14:textId="77777777" w:rsidR="006A62F4" w:rsidRDefault="006A62F4" w:rsidP="006A62F4">
      <w:pPr>
        <w:rPr>
          <w:ins w:id="14772" w:author="Dr Mamadou SANOGO" w:date="2023-10-27T11:49:00Z"/>
        </w:rPr>
      </w:pPr>
    </w:p>
    <w:p w14:paraId="00909D43" w14:textId="77777777" w:rsidR="006A62F4" w:rsidRDefault="006A62F4" w:rsidP="006A62F4">
      <w:pPr>
        <w:rPr>
          <w:ins w:id="14773" w:author="Dr Mamadou SANOGO" w:date="2023-10-27T11:49:00Z"/>
        </w:rPr>
      </w:pPr>
    </w:p>
    <w:p w14:paraId="46EDB8A7" w14:textId="77777777" w:rsidR="006A62F4" w:rsidRDefault="006A62F4" w:rsidP="006A62F4">
      <w:pPr>
        <w:rPr>
          <w:ins w:id="14774" w:author="Dr Mamadou SANOGO" w:date="2023-10-27T11:49:00Z"/>
        </w:rPr>
      </w:pPr>
    </w:p>
    <w:p w14:paraId="28D1CA0B" w14:textId="77777777" w:rsidR="006A62F4" w:rsidRDefault="006A62F4" w:rsidP="006A62F4">
      <w:pPr>
        <w:rPr>
          <w:ins w:id="14775" w:author="Dr Mamadou SANOGO" w:date="2023-10-27T11:49:00Z"/>
        </w:rPr>
      </w:pPr>
    </w:p>
    <w:p w14:paraId="1340D21A" w14:textId="77777777" w:rsidR="006A62F4" w:rsidRDefault="006A62F4" w:rsidP="006A62F4">
      <w:pPr>
        <w:rPr>
          <w:ins w:id="14776" w:author="Dr Mamadou SANOGO" w:date="2023-10-27T11:49:00Z"/>
        </w:rPr>
      </w:pPr>
    </w:p>
    <w:p w14:paraId="38C8FB93" w14:textId="77777777" w:rsidR="006A62F4" w:rsidRDefault="006A62F4" w:rsidP="006A62F4">
      <w:pPr>
        <w:rPr>
          <w:ins w:id="14777" w:author="Dr Mamadou SANOGO" w:date="2023-10-27T11:49:00Z"/>
        </w:rPr>
      </w:pPr>
    </w:p>
    <w:p w14:paraId="1167FEDC" w14:textId="77777777" w:rsidR="006A62F4" w:rsidRDefault="006A62F4" w:rsidP="006A62F4">
      <w:pPr>
        <w:rPr>
          <w:ins w:id="14778" w:author="Dr Mamadou SANOGO" w:date="2023-10-27T11:49:00Z"/>
        </w:rPr>
      </w:pPr>
    </w:p>
    <w:p w14:paraId="5DA90A33" w14:textId="77777777" w:rsidR="006A62F4" w:rsidRDefault="006A62F4" w:rsidP="006A62F4">
      <w:pPr>
        <w:rPr>
          <w:ins w:id="14779" w:author="Dr Mamadou SANOGO" w:date="2023-10-27T11:49:00Z"/>
        </w:rPr>
      </w:pPr>
    </w:p>
    <w:p w14:paraId="38F91CEC" w14:textId="77777777" w:rsidR="006A62F4" w:rsidRDefault="006A62F4" w:rsidP="006A62F4">
      <w:pPr>
        <w:rPr>
          <w:ins w:id="14780" w:author="Dr Mamadou SANOGO" w:date="2023-10-27T11:49:00Z"/>
        </w:rPr>
      </w:pPr>
    </w:p>
    <w:p w14:paraId="47D74DC5" w14:textId="77777777" w:rsidR="006A62F4" w:rsidRDefault="006A62F4" w:rsidP="006A62F4">
      <w:pPr>
        <w:rPr>
          <w:ins w:id="14781" w:author="Dr Mamadou SANOGO" w:date="2023-10-27T11:49:00Z"/>
        </w:rPr>
      </w:pPr>
    </w:p>
    <w:p w14:paraId="29CF55B6" w14:textId="77777777" w:rsidR="006A62F4" w:rsidRDefault="006A62F4" w:rsidP="006A62F4">
      <w:pPr>
        <w:rPr>
          <w:ins w:id="14782" w:author="Dr Mamadou SANOGO" w:date="2023-10-27T11:49:00Z"/>
        </w:rPr>
      </w:pPr>
    </w:p>
    <w:p w14:paraId="1217E41D" w14:textId="77777777" w:rsidR="006A62F4" w:rsidRDefault="006A62F4" w:rsidP="006A62F4">
      <w:pPr>
        <w:rPr>
          <w:ins w:id="14783" w:author="Dr Mamadou SANOGO" w:date="2023-10-27T11:49:00Z"/>
        </w:rPr>
      </w:pPr>
    </w:p>
    <w:p w14:paraId="3996DA78" w14:textId="77777777" w:rsidR="006A62F4" w:rsidRDefault="006A62F4" w:rsidP="006A62F4">
      <w:pPr>
        <w:rPr>
          <w:ins w:id="14784" w:author="Dr Mamadou SANOGO" w:date="2023-10-27T11:49:00Z"/>
        </w:rPr>
      </w:pPr>
    </w:p>
    <w:p w14:paraId="6B47EE54" w14:textId="77777777" w:rsidR="006A62F4" w:rsidRDefault="006A62F4" w:rsidP="006A62F4">
      <w:pPr>
        <w:rPr>
          <w:ins w:id="14785" w:author="Dr Mamadou SANOGO" w:date="2023-10-27T11:49:00Z"/>
        </w:rPr>
      </w:pPr>
    </w:p>
    <w:p w14:paraId="418F0A52" w14:textId="77777777" w:rsidR="006A62F4" w:rsidRDefault="006A62F4" w:rsidP="006A62F4">
      <w:pPr>
        <w:rPr>
          <w:ins w:id="14786" w:author="Dr Mamadou SANOGO" w:date="2023-10-27T11:49:00Z"/>
        </w:rPr>
      </w:pPr>
    </w:p>
    <w:p w14:paraId="278BC4BB" w14:textId="77777777" w:rsidR="006A62F4" w:rsidRDefault="006A62F4" w:rsidP="006A62F4">
      <w:pPr>
        <w:rPr>
          <w:ins w:id="14787" w:author="Dr Mamadou SANOGO" w:date="2023-10-27T11:49:00Z"/>
        </w:rPr>
      </w:pPr>
    </w:p>
    <w:p w14:paraId="380704B6" w14:textId="0F858FB4" w:rsidR="006A62F4" w:rsidRDefault="006A62F4" w:rsidP="006A62F4">
      <w:pPr>
        <w:rPr>
          <w:ins w:id="14788" w:author="Dr Mamadou SANOGO" w:date="2023-10-27T14:07:00Z"/>
        </w:rPr>
      </w:pPr>
    </w:p>
    <w:p w14:paraId="11E69D8C" w14:textId="2FEC2CFD" w:rsidR="006778CD" w:rsidRDefault="006778CD" w:rsidP="006A62F4">
      <w:pPr>
        <w:rPr>
          <w:ins w:id="14789" w:author="Dr Mamadou SANOGO" w:date="2023-10-27T14:07:00Z"/>
        </w:rPr>
      </w:pPr>
    </w:p>
    <w:p w14:paraId="1286ADEB" w14:textId="221EAB03" w:rsidR="006778CD" w:rsidRDefault="006778CD" w:rsidP="006A62F4">
      <w:pPr>
        <w:rPr>
          <w:ins w:id="14790" w:author="Dr Mamadou SANOGO" w:date="2023-10-27T14:07:00Z"/>
        </w:rPr>
      </w:pPr>
    </w:p>
    <w:p w14:paraId="0D935D19" w14:textId="77777777" w:rsidR="006778CD" w:rsidRDefault="006778CD" w:rsidP="006A62F4">
      <w:pPr>
        <w:rPr>
          <w:ins w:id="14791" w:author="Cauris Cosmetics" w:date="2023-10-27T18:05:00Z"/>
        </w:rPr>
      </w:pPr>
    </w:p>
    <w:p w14:paraId="66EFD47D" w14:textId="77777777" w:rsidR="00BD57AF" w:rsidRDefault="00BD57AF" w:rsidP="006A62F4">
      <w:pPr>
        <w:rPr>
          <w:ins w:id="14792" w:author="Dr Mamadou SANOGO" w:date="2023-10-27T11:49:00Z"/>
        </w:rPr>
      </w:pPr>
    </w:p>
    <w:p w14:paraId="63E8C1E8" w14:textId="77777777" w:rsidR="006A62F4" w:rsidRDefault="006A62F4" w:rsidP="006A62F4">
      <w:pPr>
        <w:rPr>
          <w:ins w:id="14793" w:author="Dr Mamadou SANOGO" w:date="2023-10-27T11:49:00Z"/>
        </w:rPr>
      </w:pPr>
    </w:p>
    <w:p w14:paraId="7363D2B8" w14:textId="77777777" w:rsidR="006A62F4" w:rsidRPr="002515A9" w:rsidRDefault="006A62F4" w:rsidP="006A62F4">
      <w:pPr>
        <w:shd w:val="clear" w:color="auto" w:fill="A6A6A6" w:themeFill="background1" w:themeFillShade="A6"/>
        <w:adjustRightInd w:val="0"/>
        <w:jc w:val="center"/>
        <w:rPr>
          <w:ins w:id="14794" w:author="Dr Mamadou SANOGO" w:date="2023-10-27T11:49:00Z"/>
          <w:rFonts w:ascii="Times-Bold" w:eastAsiaTheme="minorHAnsi" w:hAnsi="Times-Bold" w:cs="Times-Bold"/>
          <w:b/>
          <w:bCs/>
          <w:sz w:val="23"/>
          <w:szCs w:val="23"/>
          <w:lang w:eastAsia="en-US"/>
        </w:rPr>
      </w:pPr>
      <w:ins w:id="14795" w:author="Dr Mamadou SANOGO" w:date="2023-10-27T11:49:00Z">
        <w:r w:rsidRPr="002515A9">
          <w:rPr>
            <w:rFonts w:ascii="Times-Bold" w:eastAsiaTheme="minorHAnsi" w:hAnsi="Times-Bold" w:cs="Times-Bold"/>
            <w:b/>
            <w:bCs/>
            <w:sz w:val="23"/>
            <w:szCs w:val="23"/>
            <w:lang w:eastAsia="en-US"/>
          </w:rPr>
          <w:lastRenderedPageBreak/>
          <w:t>Semestre :</w:t>
        </w:r>
        <w:r>
          <w:rPr>
            <w:rFonts w:ascii="Times-Bold" w:eastAsiaTheme="minorHAnsi" w:hAnsi="Times-Bold" w:cs="Times-Bold"/>
            <w:b/>
            <w:bCs/>
            <w:sz w:val="23"/>
            <w:szCs w:val="23"/>
            <w:lang w:eastAsia="en-US"/>
          </w:rPr>
          <w:t xml:space="preserve"> 1</w:t>
        </w:r>
      </w:ins>
    </w:p>
    <w:p w14:paraId="5797DD32" w14:textId="77777777" w:rsidR="006A62F4" w:rsidRPr="00182AD2" w:rsidRDefault="006A62F4" w:rsidP="006A62F4">
      <w:pPr>
        <w:shd w:val="clear" w:color="auto" w:fill="A6A6A6" w:themeFill="background1" w:themeFillShade="A6"/>
        <w:adjustRightInd w:val="0"/>
        <w:jc w:val="center"/>
        <w:rPr>
          <w:ins w:id="14796" w:author="Dr Mamadou SANOGO" w:date="2023-10-27T11:49:00Z"/>
          <w:rFonts w:ascii="Times-Roman" w:eastAsiaTheme="minorHAnsi" w:hAnsi="Times-Roman" w:cs="Times-Roman"/>
          <w:sz w:val="23"/>
          <w:szCs w:val="23"/>
          <w:lang w:eastAsia="en-US"/>
        </w:rPr>
      </w:pPr>
      <w:ins w:id="14797" w:author="Dr Mamadou SANOGO" w:date="2023-10-27T11:49:00Z">
        <w:r w:rsidRPr="002515A9">
          <w:rPr>
            <w:rFonts w:ascii="Times-Bold" w:eastAsiaTheme="minorHAnsi" w:hAnsi="Times-Bold" w:cs="Times-Bold"/>
            <w:b/>
            <w:bCs/>
            <w:sz w:val="23"/>
            <w:szCs w:val="23"/>
            <w:lang w:eastAsia="en-US"/>
          </w:rPr>
          <w:t>Intitulé de l’UE :</w:t>
        </w:r>
        <w:r w:rsidRPr="00027DE6">
          <w:t xml:space="preserve"> </w:t>
        </w:r>
        <w:r>
          <w:rPr>
            <w:rFonts w:ascii="Times-Roman" w:eastAsiaTheme="minorHAnsi" w:hAnsi="Times-Roman" w:cs="Times-Roman"/>
            <w:sz w:val="23"/>
            <w:szCs w:val="23"/>
            <w:lang w:eastAsia="en-US"/>
          </w:rPr>
          <w:t>MSSI2101</w:t>
        </w:r>
        <w:r w:rsidRPr="00182AD2">
          <w:rPr>
            <w:rFonts w:ascii="Times-Roman" w:eastAsiaTheme="minorHAnsi" w:hAnsi="Times-Roman" w:cs="Times-Roman"/>
            <w:sz w:val="23"/>
            <w:szCs w:val="23"/>
            <w:lang w:eastAsia="en-US"/>
          </w:rPr>
          <w:t xml:space="preserve"> Management des services de santé I</w:t>
        </w:r>
      </w:ins>
    </w:p>
    <w:p w14:paraId="780DA6D8" w14:textId="77777777" w:rsidR="006A62F4" w:rsidRDefault="006A62F4" w:rsidP="006A62F4">
      <w:pPr>
        <w:shd w:val="clear" w:color="auto" w:fill="D9D9D9" w:themeFill="background1" w:themeFillShade="D9"/>
        <w:adjustRightInd w:val="0"/>
        <w:jc w:val="center"/>
        <w:rPr>
          <w:ins w:id="14798" w:author="Dr Mamadou SANOGO" w:date="2023-10-27T11:49:00Z"/>
          <w:rFonts w:ascii="Times-Bold" w:eastAsiaTheme="minorHAnsi" w:hAnsi="Times-Bold" w:cs="Times-Bold"/>
          <w:b/>
          <w:bCs/>
          <w:sz w:val="23"/>
          <w:szCs w:val="23"/>
          <w:lang w:eastAsia="en-US"/>
        </w:rPr>
      </w:pPr>
    </w:p>
    <w:p w14:paraId="3EC6AAF3" w14:textId="77777777" w:rsidR="006A62F4" w:rsidRPr="005A49C7" w:rsidRDefault="006A62F4" w:rsidP="006A62F4">
      <w:pPr>
        <w:shd w:val="clear" w:color="auto" w:fill="BFBFBF" w:themeFill="background1" w:themeFillShade="BF"/>
        <w:adjustRightInd w:val="0"/>
        <w:jc w:val="center"/>
        <w:rPr>
          <w:ins w:id="14799" w:author="Dr Mamadou SANOGO" w:date="2023-10-27T11:49:00Z"/>
          <w:rFonts w:ascii="Times-Roman" w:eastAsiaTheme="minorHAnsi" w:hAnsi="Times-Roman" w:cs="Times-Roman"/>
          <w:sz w:val="23"/>
          <w:szCs w:val="23"/>
          <w:lang w:eastAsia="en-US"/>
        </w:rPr>
      </w:pPr>
      <w:ins w:id="14800" w:author="Dr Mamadou SANOGO" w:date="2023-10-27T11:49:00Z">
        <w:r w:rsidRPr="002515A9">
          <w:rPr>
            <w:rFonts w:ascii="Times-Bold" w:eastAsiaTheme="minorHAnsi" w:hAnsi="Times-Bold" w:cs="Times-Bold"/>
            <w:b/>
            <w:bCs/>
            <w:sz w:val="23"/>
            <w:szCs w:val="23"/>
            <w:lang w:eastAsia="en-US"/>
          </w:rPr>
          <w:t>Intitulé de l’Élément Constitutif ou Module</w:t>
        </w:r>
        <w:r>
          <w:rPr>
            <w:rFonts w:ascii="Times-Bold" w:eastAsiaTheme="minorHAnsi" w:hAnsi="Times-Bold" w:cs="Times-Bold"/>
            <w:b/>
            <w:bCs/>
            <w:sz w:val="23"/>
            <w:szCs w:val="23"/>
            <w:lang w:eastAsia="en-US"/>
          </w:rPr>
          <w:t xml:space="preserve">: </w:t>
        </w:r>
        <w:r w:rsidRPr="00182AD2">
          <w:rPr>
            <w:rFonts w:ascii="Times-Roman" w:eastAsiaTheme="minorHAnsi" w:hAnsi="Times-Roman" w:cs="Times-Roman"/>
            <w:bCs/>
            <w:sz w:val="23"/>
            <w:szCs w:val="23"/>
            <w:lang w:eastAsia="en-US"/>
          </w:rPr>
          <w:t>Management de la qualité des soins</w:t>
        </w:r>
      </w:ins>
    </w:p>
    <w:p w14:paraId="6698F721" w14:textId="77777777" w:rsidR="006A62F4" w:rsidRDefault="006A62F4" w:rsidP="006A62F4">
      <w:pPr>
        <w:shd w:val="clear" w:color="auto" w:fill="F2F2F2" w:themeFill="background1" w:themeFillShade="F2"/>
        <w:adjustRightInd w:val="0"/>
        <w:jc w:val="center"/>
        <w:rPr>
          <w:ins w:id="14801" w:author="Dr Mamadou SANOGO" w:date="2023-10-27T11:49:00Z"/>
          <w:rFonts w:ascii="Times-Bold" w:eastAsiaTheme="minorHAnsi" w:hAnsi="Times-Bold" w:cs="Times-Bold"/>
          <w:b/>
          <w:bCs/>
          <w:sz w:val="23"/>
          <w:szCs w:val="23"/>
          <w:lang w:eastAsia="en-US"/>
        </w:rPr>
      </w:pPr>
    </w:p>
    <w:p w14:paraId="154D9870" w14:textId="77777777" w:rsidR="006A62F4" w:rsidRPr="00935E2C" w:rsidRDefault="006A62F4" w:rsidP="006A62F4">
      <w:pPr>
        <w:shd w:val="clear" w:color="auto" w:fill="F2F2F2" w:themeFill="background1" w:themeFillShade="F2"/>
        <w:adjustRightInd w:val="0"/>
        <w:jc w:val="center"/>
        <w:rPr>
          <w:ins w:id="14802" w:author="Dr Mamadou SANOGO" w:date="2023-10-27T11:49:00Z"/>
          <w:rFonts w:ascii="Times-Roman" w:eastAsiaTheme="minorHAnsi" w:hAnsi="Times-Roman" w:cs="Times-Roman"/>
          <w:sz w:val="23"/>
          <w:szCs w:val="23"/>
          <w:lang w:eastAsia="en-US"/>
        </w:rPr>
      </w:pPr>
      <w:ins w:id="14803" w:author="Dr Mamadou SANOGO" w:date="2023-10-27T11:49:00Z">
        <w:r>
          <w:rPr>
            <w:rFonts w:ascii="Times-Bold" w:eastAsiaTheme="minorHAnsi" w:hAnsi="Times-Bold" w:cs="Times-Bold"/>
            <w:b/>
            <w:bCs/>
            <w:sz w:val="23"/>
            <w:szCs w:val="23"/>
            <w:lang w:eastAsia="en-US"/>
          </w:rPr>
          <w:t>CM/TD/</w:t>
        </w:r>
        <w:r w:rsidRPr="002515A9">
          <w:rPr>
            <w:rFonts w:ascii="Times-Bold" w:eastAsiaTheme="minorHAnsi" w:hAnsi="Times-Bold" w:cs="Times-Bold"/>
            <w:b/>
            <w:bCs/>
            <w:sz w:val="23"/>
            <w:szCs w:val="23"/>
            <w:lang w:eastAsia="en-US"/>
          </w:rPr>
          <w:t>TP</w:t>
        </w:r>
        <w:r>
          <w:rPr>
            <w:rFonts w:ascii="Times-Bold" w:eastAsiaTheme="minorHAnsi" w:hAnsi="Times-Bold" w:cs="Times-Bold"/>
            <w:b/>
            <w:bCs/>
            <w:sz w:val="23"/>
            <w:szCs w:val="23"/>
            <w:lang w:eastAsia="en-US"/>
          </w:rPr>
          <w:t xml:space="preserve">: </w:t>
        </w:r>
        <w:r w:rsidRPr="002A34E7">
          <w:rPr>
            <w:rFonts w:ascii="Times-Bold" w:eastAsiaTheme="minorHAnsi" w:hAnsi="Times-Bold" w:cs="Times-Bold"/>
            <w:bCs/>
            <w:sz w:val="23"/>
            <w:szCs w:val="23"/>
            <w:lang w:eastAsia="en-US"/>
          </w:rPr>
          <w:t>30</w:t>
        </w:r>
        <w:r>
          <w:rPr>
            <w:rFonts w:ascii="Times-Bold" w:eastAsiaTheme="minorHAnsi" w:hAnsi="Times-Bold" w:cs="Times-Bold"/>
            <w:bCs/>
            <w:sz w:val="23"/>
            <w:szCs w:val="23"/>
            <w:lang w:eastAsia="en-US"/>
          </w:rPr>
          <w:t>/30/00</w:t>
        </w:r>
      </w:ins>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552"/>
        <w:gridCol w:w="3009"/>
      </w:tblGrid>
      <w:tr w:rsidR="006A62F4" w14:paraId="430D21A2" w14:textId="77777777" w:rsidTr="00A36245">
        <w:trPr>
          <w:ins w:id="14804" w:author="Dr Mamadou SANOGO" w:date="2023-10-27T11:49:00Z"/>
        </w:trPr>
        <w:tc>
          <w:tcPr>
            <w:tcW w:w="9780" w:type="dxa"/>
            <w:gridSpan w:val="3"/>
          </w:tcPr>
          <w:p w14:paraId="5CDDC64B" w14:textId="77777777" w:rsidR="006A62F4" w:rsidRDefault="006A62F4" w:rsidP="00A36245">
            <w:pPr>
              <w:adjustRightInd w:val="0"/>
              <w:jc w:val="center"/>
              <w:rPr>
                <w:ins w:id="14805" w:author="Dr Mamadou SANOGO" w:date="2023-10-27T11:49:00Z"/>
                <w:rFonts w:ascii="Times-Bold" w:hAnsi="Times-Bold" w:cs="Times-Bold"/>
                <w:b/>
                <w:bCs/>
                <w:sz w:val="23"/>
                <w:szCs w:val="23"/>
              </w:rPr>
            </w:pPr>
          </w:p>
        </w:tc>
      </w:tr>
      <w:tr w:rsidR="006A62F4" w14:paraId="3621D752" w14:textId="77777777" w:rsidTr="00A36245">
        <w:trPr>
          <w:ins w:id="14806" w:author="Dr Mamadou SANOGO" w:date="2023-10-27T11:49:00Z"/>
        </w:trPr>
        <w:tc>
          <w:tcPr>
            <w:tcW w:w="4219" w:type="dxa"/>
          </w:tcPr>
          <w:p w14:paraId="69D01D63" w14:textId="77777777" w:rsidR="006A62F4" w:rsidRDefault="006A62F4" w:rsidP="00A36245">
            <w:pPr>
              <w:adjustRightInd w:val="0"/>
              <w:rPr>
                <w:ins w:id="14807" w:author="Dr Mamadou SANOGO" w:date="2023-10-27T11:49:00Z"/>
                <w:rFonts w:ascii="Times-Bold" w:hAnsi="Times-Bold" w:cs="Times-Bold"/>
                <w:b/>
                <w:bCs/>
                <w:sz w:val="23"/>
                <w:szCs w:val="23"/>
              </w:rPr>
            </w:pPr>
            <w:ins w:id="14808" w:author="Dr Mamadou SANOGO" w:date="2023-10-27T11:49:00Z">
              <w:r>
                <w:rPr>
                  <w:rFonts w:ascii="Times-Bold" w:hAnsi="Times-Bold" w:cs="Times-Bold"/>
                  <w:b/>
                  <w:bCs/>
                  <w:sz w:val="23"/>
                  <w:szCs w:val="23"/>
                </w:rPr>
                <w:t xml:space="preserve">Chargé de cours: </w:t>
              </w:r>
              <w:r w:rsidRPr="00A00737">
                <w:rPr>
                  <w:rFonts w:ascii="Times-Bold" w:hAnsi="Times-Bold" w:cs="Times-Bold"/>
                  <w:bCs/>
                  <w:sz w:val="23"/>
                  <w:szCs w:val="23"/>
                </w:rPr>
                <w:t>TRAORE Moussa</w:t>
              </w:r>
            </w:ins>
          </w:p>
        </w:tc>
        <w:tc>
          <w:tcPr>
            <w:tcW w:w="2552" w:type="dxa"/>
          </w:tcPr>
          <w:p w14:paraId="7004617D" w14:textId="77777777" w:rsidR="006A62F4" w:rsidRDefault="006A62F4" w:rsidP="00A36245">
            <w:pPr>
              <w:adjustRightInd w:val="0"/>
              <w:rPr>
                <w:ins w:id="14809" w:author="Dr Mamadou SANOGO" w:date="2023-10-27T11:49:00Z"/>
                <w:rFonts w:ascii="Times-Bold" w:hAnsi="Times-Bold" w:cs="Times-Bold"/>
                <w:b/>
                <w:bCs/>
                <w:sz w:val="23"/>
                <w:szCs w:val="23"/>
              </w:rPr>
            </w:pPr>
            <w:ins w:id="14810" w:author="Dr Mamadou SANOGO" w:date="2023-10-27T11:49:00Z">
              <w:r>
                <w:rPr>
                  <w:rFonts w:ascii="Times-Bold" w:hAnsi="Times-Bold" w:cs="Times-Bold"/>
                  <w:b/>
                  <w:bCs/>
                  <w:sz w:val="23"/>
                  <w:szCs w:val="23"/>
                </w:rPr>
                <w:t xml:space="preserve">Diplôme: </w:t>
              </w:r>
              <w:r w:rsidRPr="00A00737">
                <w:rPr>
                  <w:rFonts w:ascii="Times-Bold" w:hAnsi="Times-Bold" w:cs="Times-Bold"/>
                  <w:bCs/>
                  <w:sz w:val="23"/>
                  <w:szCs w:val="23"/>
                </w:rPr>
                <w:t>Master</w:t>
              </w:r>
            </w:ins>
          </w:p>
        </w:tc>
        <w:tc>
          <w:tcPr>
            <w:tcW w:w="3009" w:type="dxa"/>
          </w:tcPr>
          <w:p w14:paraId="731CE248" w14:textId="77777777" w:rsidR="006A62F4" w:rsidRDefault="006A62F4" w:rsidP="00A36245">
            <w:pPr>
              <w:adjustRightInd w:val="0"/>
              <w:rPr>
                <w:ins w:id="14811" w:author="Dr Mamadou SANOGO" w:date="2023-10-27T11:49:00Z"/>
                <w:rFonts w:ascii="Times-Bold" w:hAnsi="Times-Bold" w:cs="Times-Bold"/>
                <w:b/>
                <w:bCs/>
                <w:sz w:val="23"/>
                <w:szCs w:val="23"/>
              </w:rPr>
            </w:pPr>
          </w:p>
        </w:tc>
      </w:tr>
    </w:tbl>
    <w:p w14:paraId="4B4E45AC" w14:textId="77777777" w:rsidR="006A62F4" w:rsidRDefault="006A62F4" w:rsidP="006A62F4">
      <w:pPr>
        <w:adjustRightInd w:val="0"/>
        <w:rPr>
          <w:ins w:id="14812" w:author="Dr Mamadou SANOGO" w:date="2023-10-27T11:49:00Z"/>
          <w:rFonts w:ascii="Times-Bold" w:eastAsiaTheme="minorHAnsi" w:hAnsi="Times-Bold" w:cs="Times-Bold"/>
          <w:b/>
          <w:bCs/>
          <w:sz w:val="23"/>
          <w:szCs w:val="23"/>
          <w:lang w:eastAsia="en-US"/>
        </w:rPr>
      </w:pPr>
    </w:p>
    <w:p w14:paraId="14D3AC02" w14:textId="77777777" w:rsidR="006A62F4" w:rsidRPr="00C8545D" w:rsidRDefault="006A62F4" w:rsidP="006A62F4">
      <w:pPr>
        <w:adjustRightInd w:val="0"/>
        <w:rPr>
          <w:ins w:id="14813" w:author="Dr Mamadou SANOGO" w:date="2023-10-27T11:49:00Z"/>
          <w:rFonts w:ascii="Times-Bold" w:eastAsiaTheme="minorHAnsi" w:hAnsi="Times-Bold" w:cs="Times-Bold"/>
          <w:b/>
          <w:bCs/>
          <w:sz w:val="23"/>
          <w:szCs w:val="23"/>
          <w:lang w:eastAsia="en-US"/>
        </w:rPr>
      </w:pPr>
      <w:ins w:id="14814" w:author="Dr Mamadou SANOGO" w:date="2023-10-27T11:49:00Z">
        <w:r w:rsidRPr="00027DE6">
          <w:rPr>
            <w:rFonts w:ascii="Times-Bold" w:eastAsiaTheme="minorHAnsi" w:hAnsi="Times-Bold" w:cs="Times-Bold"/>
            <w:b/>
            <w:bCs/>
            <w:sz w:val="23"/>
            <w:szCs w:val="23"/>
            <w:lang w:eastAsia="en-US"/>
          </w:rPr>
          <w:t>Les objectifs en termes de compétences minimales à acquérir</w:t>
        </w:r>
      </w:ins>
    </w:p>
    <w:p w14:paraId="177A7802" w14:textId="77777777" w:rsidR="006A62F4" w:rsidRPr="00C8545D" w:rsidRDefault="006A62F4" w:rsidP="006A62F4">
      <w:pPr>
        <w:pStyle w:val="Paragraphedeliste"/>
        <w:numPr>
          <w:ilvl w:val="0"/>
          <w:numId w:val="42"/>
        </w:numPr>
        <w:spacing w:after="160" w:line="259" w:lineRule="auto"/>
        <w:rPr>
          <w:ins w:id="14815" w:author="Dr Mamadou SANOGO" w:date="2023-10-27T11:49:00Z"/>
          <w:bCs/>
        </w:rPr>
      </w:pPr>
      <w:ins w:id="14816" w:author="Dr Mamadou SANOGO" w:date="2023-10-27T11:49:00Z">
        <w:r w:rsidRPr="00C8545D">
          <w:rPr>
            <w:bCs/>
          </w:rPr>
          <w:t xml:space="preserve">Mettre en œuvre les prestations dans les meilleures conditions de qualité possible </w:t>
        </w:r>
      </w:ins>
    </w:p>
    <w:p w14:paraId="505AAFCE" w14:textId="77777777" w:rsidR="006A62F4" w:rsidRDefault="006A62F4" w:rsidP="006A62F4">
      <w:pPr>
        <w:adjustRightInd w:val="0"/>
        <w:rPr>
          <w:ins w:id="14817" w:author="Dr Mamadou SANOGO" w:date="2023-10-27T11:49:00Z"/>
          <w:rFonts w:ascii="Times-Bold" w:eastAsiaTheme="minorHAnsi" w:hAnsi="Times-Bold" w:cs="Times-Bold"/>
          <w:b/>
          <w:bCs/>
          <w:sz w:val="23"/>
          <w:szCs w:val="23"/>
          <w:lang w:eastAsia="en-US"/>
        </w:rPr>
      </w:pPr>
      <w:ins w:id="14818" w:author="Dr Mamadou SANOGO" w:date="2023-10-27T11:49:00Z">
        <w:r>
          <w:rPr>
            <w:rFonts w:ascii="Times-Bold" w:eastAsiaTheme="minorHAnsi" w:hAnsi="Times-Bold" w:cs="Times-Bold"/>
            <w:b/>
            <w:bCs/>
            <w:sz w:val="23"/>
            <w:szCs w:val="23"/>
            <w:lang w:eastAsia="en-US"/>
          </w:rPr>
          <w:t>Les pré</w:t>
        </w:r>
        <w:r w:rsidRPr="00027DE6">
          <w:rPr>
            <w:rFonts w:ascii="Times-Bold" w:eastAsiaTheme="minorHAnsi" w:hAnsi="Times-Bold" w:cs="Times-Bold"/>
            <w:b/>
            <w:bCs/>
            <w:sz w:val="23"/>
            <w:szCs w:val="23"/>
            <w:lang w:eastAsia="en-US"/>
          </w:rPr>
          <w:t>requis attendus</w:t>
        </w:r>
      </w:ins>
    </w:p>
    <w:p w14:paraId="42174BD3" w14:textId="77777777" w:rsidR="006A62F4" w:rsidRPr="00FC6C5E" w:rsidRDefault="006A62F4" w:rsidP="006A62F4">
      <w:pPr>
        <w:spacing w:after="160" w:line="259" w:lineRule="auto"/>
        <w:rPr>
          <w:ins w:id="14819" w:author="Dr Mamadou SANOGO" w:date="2023-10-27T11:49:00Z"/>
          <w:bCs/>
        </w:rPr>
      </w:pPr>
      <w:ins w:id="14820" w:author="Dr Mamadou SANOGO" w:date="2023-10-27T11:49:00Z">
        <w:r>
          <w:rPr>
            <w:bCs/>
          </w:rPr>
          <w:t xml:space="preserve">Notion </w:t>
        </w:r>
        <w:r w:rsidRPr="00C8545D">
          <w:rPr>
            <w:bCs/>
          </w:rPr>
          <w:t>élémentaire</w:t>
        </w:r>
        <w:r>
          <w:rPr>
            <w:bCs/>
          </w:rPr>
          <w:t xml:space="preserve"> en gestion</w:t>
        </w:r>
        <w:r w:rsidRPr="00C8545D">
          <w:rPr>
            <w:bCs/>
          </w:rPr>
          <w:t xml:space="preserve"> </w:t>
        </w:r>
      </w:ins>
    </w:p>
    <w:p w14:paraId="12C4BD44" w14:textId="77777777" w:rsidR="006A62F4" w:rsidRDefault="006A62F4" w:rsidP="006A62F4">
      <w:pPr>
        <w:adjustRightInd w:val="0"/>
        <w:rPr>
          <w:ins w:id="14821" w:author="Dr Mamadou SANOGO" w:date="2023-10-27T11:49:00Z"/>
          <w:rFonts w:ascii="Times-Bold" w:eastAsiaTheme="minorHAnsi" w:hAnsi="Times-Bold" w:cs="Times-Bold"/>
          <w:b/>
          <w:bCs/>
          <w:sz w:val="23"/>
          <w:szCs w:val="23"/>
          <w:lang w:eastAsia="en-US"/>
        </w:rPr>
      </w:pPr>
    </w:p>
    <w:p w14:paraId="209D847D" w14:textId="77777777" w:rsidR="006A62F4" w:rsidRDefault="006A62F4" w:rsidP="006A62F4">
      <w:pPr>
        <w:adjustRightInd w:val="0"/>
        <w:rPr>
          <w:ins w:id="14822" w:author="Dr Mamadou SANOGO" w:date="2023-10-27T11:49:00Z"/>
          <w:rFonts w:ascii="Times-Bold" w:eastAsiaTheme="minorHAnsi" w:hAnsi="Times-Bold" w:cs="Times-Bold"/>
          <w:b/>
          <w:bCs/>
          <w:sz w:val="23"/>
          <w:szCs w:val="23"/>
          <w:lang w:eastAsia="en-US"/>
        </w:rPr>
      </w:pPr>
      <w:ins w:id="14823" w:author="Dr Mamadou SANOGO" w:date="2023-10-27T11:49:00Z">
        <w:r>
          <w:rPr>
            <w:rFonts w:ascii="Times-Bold" w:eastAsiaTheme="minorHAnsi" w:hAnsi="Times-Bold" w:cs="Times-Bold"/>
            <w:b/>
            <w:bCs/>
            <w:sz w:val="23"/>
            <w:szCs w:val="23"/>
            <w:lang w:eastAsia="en-US"/>
          </w:rPr>
          <w:t>Contenu</w:t>
        </w:r>
      </w:ins>
    </w:p>
    <w:p w14:paraId="55F07E62" w14:textId="77777777" w:rsidR="006A62F4" w:rsidRPr="00C8545D" w:rsidRDefault="006A62F4" w:rsidP="006A62F4">
      <w:pPr>
        <w:numPr>
          <w:ilvl w:val="0"/>
          <w:numId w:val="41"/>
        </w:numPr>
        <w:autoSpaceDE w:val="0"/>
        <w:autoSpaceDN w:val="0"/>
        <w:adjustRightInd w:val="0"/>
        <w:rPr>
          <w:ins w:id="14824" w:author="Dr Mamadou SANOGO" w:date="2023-10-27T11:49:00Z"/>
          <w:rFonts w:eastAsiaTheme="minorHAnsi"/>
          <w:szCs w:val="24"/>
          <w:lang w:eastAsia="en-US"/>
        </w:rPr>
      </w:pPr>
      <w:ins w:id="14825" w:author="Dr Mamadou SANOGO" w:date="2023-10-27T11:49:00Z">
        <w:r w:rsidRPr="00C8545D">
          <w:rPr>
            <w:rFonts w:eastAsiaTheme="minorHAnsi"/>
            <w:szCs w:val="24"/>
            <w:lang w:eastAsia="en-US"/>
          </w:rPr>
          <w:t xml:space="preserve">Système de management et de la qualité </w:t>
        </w:r>
      </w:ins>
    </w:p>
    <w:p w14:paraId="062D60AE" w14:textId="77777777" w:rsidR="006A62F4" w:rsidRPr="00C8545D" w:rsidRDefault="006A62F4" w:rsidP="006A62F4">
      <w:pPr>
        <w:numPr>
          <w:ilvl w:val="0"/>
          <w:numId w:val="41"/>
        </w:numPr>
        <w:autoSpaceDE w:val="0"/>
        <w:autoSpaceDN w:val="0"/>
        <w:adjustRightInd w:val="0"/>
        <w:rPr>
          <w:ins w:id="14826" w:author="Dr Mamadou SANOGO" w:date="2023-10-27T11:49:00Z"/>
          <w:rFonts w:eastAsiaTheme="minorHAnsi"/>
          <w:szCs w:val="24"/>
          <w:lang w:eastAsia="en-US"/>
        </w:rPr>
      </w:pPr>
      <w:ins w:id="14827" w:author="Dr Mamadou SANOGO" w:date="2023-10-27T11:49:00Z">
        <w:r w:rsidRPr="00C8545D">
          <w:rPr>
            <w:rFonts w:eastAsiaTheme="minorHAnsi"/>
            <w:szCs w:val="24"/>
            <w:lang w:eastAsia="en-US"/>
          </w:rPr>
          <w:t xml:space="preserve">Elaboration des procédures  </w:t>
        </w:r>
      </w:ins>
    </w:p>
    <w:p w14:paraId="15E295FB" w14:textId="77777777" w:rsidR="006A62F4" w:rsidRPr="00C8545D" w:rsidRDefault="006A62F4" w:rsidP="006A62F4">
      <w:pPr>
        <w:numPr>
          <w:ilvl w:val="0"/>
          <w:numId w:val="41"/>
        </w:numPr>
        <w:autoSpaceDE w:val="0"/>
        <w:autoSpaceDN w:val="0"/>
        <w:adjustRightInd w:val="0"/>
        <w:rPr>
          <w:ins w:id="14828" w:author="Dr Mamadou SANOGO" w:date="2023-10-27T11:49:00Z"/>
          <w:rFonts w:eastAsiaTheme="minorHAnsi"/>
          <w:szCs w:val="24"/>
          <w:lang w:eastAsia="en-US"/>
        </w:rPr>
      </w:pPr>
      <w:ins w:id="14829" w:author="Dr Mamadou SANOGO" w:date="2023-10-27T11:49:00Z">
        <w:r w:rsidRPr="00C8545D">
          <w:rPr>
            <w:rFonts w:eastAsiaTheme="minorHAnsi"/>
            <w:szCs w:val="24"/>
            <w:lang w:eastAsia="en-US"/>
          </w:rPr>
          <w:t xml:space="preserve">Management des ressources </w:t>
        </w:r>
      </w:ins>
    </w:p>
    <w:p w14:paraId="30A07C73" w14:textId="77777777" w:rsidR="006A62F4" w:rsidRPr="00C8545D" w:rsidRDefault="006A62F4" w:rsidP="006A62F4">
      <w:pPr>
        <w:numPr>
          <w:ilvl w:val="0"/>
          <w:numId w:val="41"/>
        </w:numPr>
        <w:autoSpaceDE w:val="0"/>
        <w:autoSpaceDN w:val="0"/>
        <w:adjustRightInd w:val="0"/>
        <w:rPr>
          <w:ins w:id="14830" w:author="Dr Mamadou SANOGO" w:date="2023-10-27T11:49:00Z"/>
          <w:rFonts w:eastAsiaTheme="minorHAnsi"/>
          <w:szCs w:val="24"/>
          <w:lang w:eastAsia="en-US"/>
        </w:rPr>
      </w:pPr>
      <w:ins w:id="14831" w:author="Dr Mamadou SANOGO" w:date="2023-10-27T11:49:00Z">
        <w:r w:rsidRPr="00C8545D">
          <w:rPr>
            <w:rFonts w:eastAsiaTheme="minorHAnsi"/>
            <w:szCs w:val="24"/>
            <w:lang w:eastAsia="en-US"/>
          </w:rPr>
          <w:t xml:space="preserve">Réalisation du produit </w:t>
        </w:r>
      </w:ins>
    </w:p>
    <w:p w14:paraId="17D31F72" w14:textId="77777777" w:rsidR="006A62F4" w:rsidRDefault="006A62F4" w:rsidP="006A62F4">
      <w:pPr>
        <w:adjustRightInd w:val="0"/>
        <w:rPr>
          <w:ins w:id="14832" w:author="Dr Mamadou SANOGO" w:date="2023-10-27T11:49:00Z"/>
          <w:rFonts w:ascii="Times-Bold" w:eastAsiaTheme="minorHAnsi" w:hAnsi="Times-Bold" w:cs="Times-Bold"/>
          <w:b/>
          <w:bCs/>
          <w:sz w:val="23"/>
          <w:szCs w:val="23"/>
          <w:lang w:eastAsia="en-US"/>
        </w:rPr>
      </w:pPr>
    </w:p>
    <w:p w14:paraId="196A1FD3" w14:textId="77777777" w:rsidR="006A62F4" w:rsidRDefault="006A62F4" w:rsidP="006A62F4">
      <w:pPr>
        <w:adjustRightInd w:val="0"/>
        <w:rPr>
          <w:ins w:id="14833" w:author="Dr Mamadou SANOGO" w:date="2023-10-27T11:49:00Z"/>
          <w:rFonts w:ascii="Times-Bold" w:eastAsiaTheme="minorHAnsi" w:hAnsi="Times-Bold" w:cs="Times-Bold"/>
          <w:b/>
          <w:bCs/>
          <w:sz w:val="23"/>
          <w:szCs w:val="23"/>
          <w:lang w:eastAsia="en-US"/>
        </w:rPr>
      </w:pPr>
      <w:ins w:id="14834" w:author="Dr Mamadou SANOGO" w:date="2023-10-27T11:49:00Z">
        <w:r>
          <w:rPr>
            <w:rFonts w:ascii="Times-Bold" w:eastAsiaTheme="minorHAnsi" w:hAnsi="Times-Bold" w:cs="Times-Bold"/>
            <w:b/>
            <w:bCs/>
            <w:sz w:val="23"/>
            <w:szCs w:val="23"/>
            <w:lang w:eastAsia="en-US"/>
          </w:rPr>
          <w:t>Prolongements possibles</w:t>
        </w:r>
      </w:ins>
    </w:p>
    <w:p w14:paraId="1753991A" w14:textId="77777777" w:rsidR="006A62F4" w:rsidRPr="00325F5C" w:rsidRDefault="006A62F4" w:rsidP="006A62F4">
      <w:pPr>
        <w:rPr>
          <w:ins w:id="14835" w:author="Dr Mamadou SANOGO" w:date="2023-10-27T11:49:00Z"/>
          <w:rFonts w:eastAsiaTheme="minorHAnsi"/>
          <w:bCs/>
          <w:szCs w:val="23"/>
          <w:lang w:eastAsia="en-US"/>
        </w:rPr>
      </w:pPr>
      <w:ins w:id="14836" w:author="Dr Mamadou SANOGO" w:date="2023-10-27T11:49:00Z">
        <w:r w:rsidRPr="00325F5C">
          <w:rPr>
            <w:rFonts w:eastAsiaTheme="minorHAnsi"/>
            <w:bCs/>
            <w:szCs w:val="23"/>
            <w:lang w:eastAsia="en-US"/>
          </w:rPr>
          <w:t>Management des services de santé</w:t>
        </w:r>
      </w:ins>
    </w:p>
    <w:p w14:paraId="7D253DCD" w14:textId="77777777" w:rsidR="006A62F4" w:rsidRPr="00325F5C" w:rsidRDefault="006A62F4" w:rsidP="006A62F4">
      <w:pPr>
        <w:rPr>
          <w:ins w:id="14837" w:author="Dr Mamadou SANOGO" w:date="2023-10-27T11:49:00Z"/>
          <w:sz w:val="22"/>
        </w:rPr>
      </w:pPr>
      <w:ins w:id="14838" w:author="Dr Mamadou SANOGO" w:date="2023-10-27T11:49:00Z">
        <w:r>
          <w:rPr>
            <w:rFonts w:ascii="Times-Bold" w:eastAsiaTheme="minorHAnsi" w:hAnsi="Times-Bold" w:cs="Times-Bold"/>
            <w:b/>
            <w:bCs/>
            <w:sz w:val="23"/>
            <w:szCs w:val="23"/>
            <w:lang w:eastAsia="en-US"/>
          </w:rPr>
          <w:t xml:space="preserve">Mots-clés : </w:t>
        </w:r>
        <w:r w:rsidRPr="00325F5C">
          <w:rPr>
            <w:rFonts w:eastAsiaTheme="minorHAnsi"/>
            <w:bCs/>
            <w:szCs w:val="23"/>
            <w:lang w:eastAsia="en-US"/>
          </w:rPr>
          <w:t>Qualité, gestion, service</w:t>
        </w:r>
      </w:ins>
    </w:p>
    <w:p w14:paraId="18C0ECFE" w14:textId="77777777" w:rsidR="006A62F4" w:rsidRDefault="006A62F4" w:rsidP="006A62F4">
      <w:pPr>
        <w:rPr>
          <w:ins w:id="14839" w:author="Dr Mamadou SANOGO" w:date="2023-10-27T11:49:00Z"/>
        </w:rPr>
      </w:pPr>
    </w:p>
    <w:p w14:paraId="4D68A436" w14:textId="778C4997" w:rsidR="00DA7BA7" w:rsidRDefault="00DA7BA7" w:rsidP="00D81BFF">
      <w:pPr>
        <w:shd w:val="clear" w:color="auto" w:fill="FFFFFF"/>
        <w:ind w:right="9"/>
        <w:jc w:val="center"/>
        <w:rPr>
          <w:ins w:id="14840" w:author="Dr Mamadou SANOGO" w:date="2023-10-27T11:48:00Z"/>
          <w:b/>
          <w:color w:val="000000" w:themeColor="text1"/>
          <w:sz w:val="44"/>
        </w:rPr>
      </w:pPr>
    </w:p>
    <w:p w14:paraId="5BF0242F" w14:textId="3B7FD647" w:rsidR="00DA7BA7" w:rsidRDefault="00DA7BA7" w:rsidP="00D81BFF">
      <w:pPr>
        <w:shd w:val="clear" w:color="auto" w:fill="FFFFFF"/>
        <w:ind w:right="9"/>
        <w:jc w:val="center"/>
        <w:rPr>
          <w:ins w:id="14841" w:author="Dr Mamadou SANOGO" w:date="2023-10-27T11:48:00Z"/>
          <w:b/>
          <w:color w:val="000000" w:themeColor="text1"/>
          <w:sz w:val="44"/>
        </w:rPr>
      </w:pPr>
    </w:p>
    <w:p w14:paraId="324C2E4C" w14:textId="684FEFF8" w:rsidR="00DA7BA7" w:rsidRDefault="00DA7BA7" w:rsidP="00D81BFF">
      <w:pPr>
        <w:shd w:val="clear" w:color="auto" w:fill="FFFFFF"/>
        <w:ind w:right="9"/>
        <w:jc w:val="center"/>
        <w:rPr>
          <w:ins w:id="14842" w:author="Dr Mamadou SANOGO" w:date="2023-10-27T11:48:00Z"/>
          <w:b/>
          <w:color w:val="000000" w:themeColor="text1"/>
          <w:sz w:val="44"/>
        </w:rPr>
      </w:pPr>
    </w:p>
    <w:p w14:paraId="5DB5F62D" w14:textId="5196E7F2" w:rsidR="00DA7BA7" w:rsidRDefault="00DA7BA7" w:rsidP="00D81BFF">
      <w:pPr>
        <w:shd w:val="clear" w:color="auto" w:fill="FFFFFF"/>
        <w:ind w:right="9"/>
        <w:jc w:val="center"/>
        <w:rPr>
          <w:ins w:id="14843" w:author="Dr Mamadou SANOGO" w:date="2023-10-27T11:48:00Z"/>
          <w:b/>
          <w:color w:val="000000" w:themeColor="text1"/>
          <w:sz w:val="44"/>
        </w:rPr>
      </w:pPr>
    </w:p>
    <w:p w14:paraId="254D1AD0" w14:textId="7964FB5E" w:rsidR="00DA7BA7" w:rsidRDefault="00DA7BA7" w:rsidP="00D81BFF">
      <w:pPr>
        <w:shd w:val="clear" w:color="auto" w:fill="FFFFFF"/>
        <w:ind w:right="9"/>
        <w:jc w:val="center"/>
        <w:rPr>
          <w:ins w:id="14844" w:author="Dr Mamadou SANOGO" w:date="2023-10-27T11:48:00Z"/>
          <w:b/>
          <w:color w:val="000000" w:themeColor="text1"/>
          <w:sz w:val="44"/>
        </w:rPr>
      </w:pPr>
    </w:p>
    <w:p w14:paraId="320C4D12" w14:textId="509E62BA" w:rsidR="00DA7BA7" w:rsidRDefault="00DA7BA7" w:rsidP="00D81BFF">
      <w:pPr>
        <w:shd w:val="clear" w:color="auto" w:fill="FFFFFF"/>
        <w:ind w:right="9"/>
        <w:jc w:val="center"/>
        <w:rPr>
          <w:ins w:id="14845" w:author="Dr Mamadou SANOGO" w:date="2023-10-27T11:48:00Z"/>
          <w:b/>
          <w:color w:val="000000" w:themeColor="text1"/>
          <w:sz w:val="44"/>
        </w:rPr>
      </w:pPr>
    </w:p>
    <w:p w14:paraId="673E538F" w14:textId="62C36875" w:rsidR="00DA7BA7" w:rsidRDefault="00DA7BA7" w:rsidP="00D81BFF">
      <w:pPr>
        <w:shd w:val="clear" w:color="auto" w:fill="FFFFFF"/>
        <w:ind w:right="9"/>
        <w:jc w:val="center"/>
        <w:rPr>
          <w:ins w:id="14846" w:author="Dr Mamadou SANOGO" w:date="2023-10-27T11:48:00Z"/>
          <w:b/>
          <w:color w:val="000000" w:themeColor="text1"/>
          <w:sz w:val="44"/>
        </w:rPr>
      </w:pPr>
    </w:p>
    <w:p w14:paraId="7D8B4CE2" w14:textId="105B99FE" w:rsidR="00DA7BA7" w:rsidRDefault="00DA7BA7" w:rsidP="00D81BFF">
      <w:pPr>
        <w:shd w:val="clear" w:color="auto" w:fill="FFFFFF"/>
        <w:ind w:right="9"/>
        <w:jc w:val="center"/>
        <w:rPr>
          <w:ins w:id="14847" w:author="Dr Mamadou SANOGO" w:date="2023-10-27T11:48:00Z"/>
          <w:b/>
          <w:color w:val="000000" w:themeColor="text1"/>
          <w:sz w:val="44"/>
        </w:rPr>
      </w:pPr>
    </w:p>
    <w:p w14:paraId="252F54DB" w14:textId="1DE30BDB" w:rsidR="00DA7BA7" w:rsidRDefault="00DA7BA7" w:rsidP="00D81BFF">
      <w:pPr>
        <w:shd w:val="clear" w:color="auto" w:fill="FFFFFF"/>
        <w:ind w:right="9"/>
        <w:jc w:val="center"/>
        <w:rPr>
          <w:ins w:id="14848" w:author="Dr Mamadou SANOGO" w:date="2023-10-27T11:48:00Z"/>
          <w:b/>
          <w:color w:val="000000" w:themeColor="text1"/>
          <w:sz w:val="44"/>
        </w:rPr>
      </w:pPr>
    </w:p>
    <w:p w14:paraId="2A4A9019" w14:textId="703DE402" w:rsidR="00DA7BA7" w:rsidRDefault="00DA7BA7" w:rsidP="00D81BFF">
      <w:pPr>
        <w:shd w:val="clear" w:color="auto" w:fill="FFFFFF"/>
        <w:ind w:right="9"/>
        <w:jc w:val="center"/>
        <w:rPr>
          <w:ins w:id="14849" w:author="Dr Mamadou SANOGO" w:date="2023-10-27T11:48:00Z"/>
          <w:b/>
          <w:color w:val="000000" w:themeColor="text1"/>
          <w:sz w:val="44"/>
        </w:rPr>
      </w:pPr>
    </w:p>
    <w:p w14:paraId="11611ACA" w14:textId="2816A0C5" w:rsidR="00DA7BA7" w:rsidRDefault="00DA7BA7" w:rsidP="00D81BFF">
      <w:pPr>
        <w:shd w:val="clear" w:color="auto" w:fill="FFFFFF"/>
        <w:ind w:right="9"/>
        <w:jc w:val="center"/>
        <w:rPr>
          <w:ins w:id="14850" w:author="Dr Mamadou SANOGO" w:date="2023-10-27T11:48:00Z"/>
          <w:b/>
          <w:color w:val="000000" w:themeColor="text1"/>
          <w:sz w:val="44"/>
        </w:rPr>
      </w:pPr>
    </w:p>
    <w:p w14:paraId="07226BA1" w14:textId="0D2B4167" w:rsidR="00DA7BA7" w:rsidRDefault="00DA7BA7" w:rsidP="00D81BFF">
      <w:pPr>
        <w:shd w:val="clear" w:color="auto" w:fill="FFFFFF"/>
        <w:ind w:right="9"/>
        <w:jc w:val="center"/>
        <w:rPr>
          <w:ins w:id="14851" w:author="Dr Mamadou SANOGO" w:date="2023-10-27T11:48:00Z"/>
          <w:b/>
          <w:color w:val="000000" w:themeColor="text1"/>
          <w:sz w:val="44"/>
        </w:rPr>
      </w:pPr>
    </w:p>
    <w:p w14:paraId="4F78C4D7" w14:textId="4A076BB5" w:rsidR="00DA7BA7" w:rsidRDefault="00DA7BA7" w:rsidP="00D81BFF">
      <w:pPr>
        <w:shd w:val="clear" w:color="auto" w:fill="FFFFFF"/>
        <w:ind w:right="9"/>
        <w:jc w:val="center"/>
        <w:rPr>
          <w:ins w:id="14852" w:author="Dr Mamadou SANOGO" w:date="2023-10-27T11:48:00Z"/>
          <w:b/>
          <w:color w:val="000000" w:themeColor="text1"/>
          <w:sz w:val="44"/>
        </w:rPr>
      </w:pPr>
    </w:p>
    <w:p w14:paraId="19BBE9C1" w14:textId="616CF625" w:rsidR="00DA7BA7" w:rsidRDefault="00DA7BA7" w:rsidP="00D81BFF">
      <w:pPr>
        <w:shd w:val="clear" w:color="auto" w:fill="FFFFFF"/>
        <w:ind w:right="9"/>
        <w:jc w:val="center"/>
        <w:rPr>
          <w:ins w:id="14853" w:author="Dr Mamadou SANOGO" w:date="2023-10-27T11:48:00Z"/>
          <w:b/>
          <w:color w:val="000000" w:themeColor="text1"/>
          <w:sz w:val="44"/>
        </w:rPr>
      </w:pPr>
    </w:p>
    <w:p w14:paraId="2C2BC741" w14:textId="77777777" w:rsidR="00DA7BA7" w:rsidRPr="007A4AFC" w:rsidRDefault="00DA7BA7" w:rsidP="00D81BFF">
      <w:pPr>
        <w:shd w:val="clear" w:color="auto" w:fill="FFFFFF"/>
        <w:spacing w:line="240" w:lineRule="auto"/>
        <w:ind w:right="9"/>
        <w:jc w:val="center"/>
        <w:rPr>
          <w:ins w:id="14854" w:author="Dr Mamadou SANOGO" w:date="2023-10-25T17:27:00Z"/>
          <w:b/>
          <w:color w:val="000000" w:themeColor="text1"/>
          <w:sz w:val="44"/>
          <w:rPrChange w:id="14855" w:author="Dr Mamadou SANOGO" w:date="2023-10-25T18:15:00Z">
            <w:rPr>
              <w:ins w:id="14856" w:author="Dr Mamadou SANOGO" w:date="2023-10-25T17:27:00Z"/>
              <w:b/>
              <w:sz w:val="44"/>
            </w:rPr>
          </w:rPrChange>
        </w:rPr>
      </w:pPr>
    </w:p>
    <w:p w14:paraId="3D5D94A8" w14:textId="76E68FB1" w:rsidR="003F2E29" w:rsidRPr="007A4AFC" w:rsidRDefault="003F2E29" w:rsidP="00D81BFF">
      <w:pPr>
        <w:shd w:val="clear" w:color="auto" w:fill="FFFFFF"/>
        <w:spacing w:line="240" w:lineRule="auto"/>
        <w:ind w:right="9"/>
        <w:jc w:val="center"/>
        <w:rPr>
          <w:ins w:id="14857" w:author="Dr Mamadou SANOGO" w:date="2023-10-25T17:27:00Z"/>
          <w:b/>
          <w:color w:val="000000" w:themeColor="text1"/>
          <w:sz w:val="44"/>
          <w:rPrChange w:id="14858" w:author="Dr Mamadou SANOGO" w:date="2023-10-25T18:15:00Z">
            <w:rPr>
              <w:ins w:id="14859" w:author="Dr Mamadou SANOGO" w:date="2023-10-25T17:27:00Z"/>
              <w:b/>
              <w:sz w:val="44"/>
            </w:rPr>
          </w:rPrChange>
        </w:rPr>
      </w:pPr>
    </w:p>
    <w:p w14:paraId="06235F0F" w14:textId="651254D2" w:rsidR="003F2E29" w:rsidRPr="007A4AFC" w:rsidRDefault="003F2E29" w:rsidP="00D81BFF">
      <w:pPr>
        <w:shd w:val="clear" w:color="auto" w:fill="FFFFFF"/>
        <w:spacing w:line="240" w:lineRule="auto"/>
        <w:ind w:right="9"/>
        <w:jc w:val="center"/>
        <w:rPr>
          <w:ins w:id="14860" w:author="Dr Mamadou SANOGO" w:date="2023-10-25T17:27:00Z"/>
          <w:b/>
          <w:color w:val="000000" w:themeColor="text1"/>
          <w:sz w:val="44"/>
          <w:rPrChange w:id="14861" w:author="Dr Mamadou SANOGO" w:date="2023-10-25T18:15:00Z">
            <w:rPr>
              <w:ins w:id="14862" w:author="Dr Mamadou SANOGO" w:date="2023-10-25T17:27:00Z"/>
              <w:b/>
              <w:sz w:val="44"/>
            </w:rPr>
          </w:rPrChange>
        </w:rPr>
      </w:pPr>
    </w:p>
    <w:p w14:paraId="0B4CEB69" w14:textId="08CFAAC3" w:rsidR="003F2E29" w:rsidRPr="007A4AFC" w:rsidRDefault="003F2E29" w:rsidP="00D81BFF">
      <w:pPr>
        <w:shd w:val="clear" w:color="auto" w:fill="FFFFFF"/>
        <w:spacing w:line="240" w:lineRule="auto"/>
        <w:ind w:right="9"/>
        <w:jc w:val="center"/>
        <w:rPr>
          <w:ins w:id="14863" w:author="Dr Mamadou SANOGO" w:date="2023-10-25T17:27:00Z"/>
          <w:b/>
          <w:color w:val="000000" w:themeColor="text1"/>
          <w:sz w:val="44"/>
          <w:rPrChange w:id="14864" w:author="Dr Mamadou SANOGO" w:date="2023-10-25T18:15:00Z">
            <w:rPr>
              <w:ins w:id="14865" w:author="Dr Mamadou SANOGO" w:date="2023-10-25T17:27:00Z"/>
              <w:b/>
              <w:sz w:val="44"/>
            </w:rPr>
          </w:rPrChange>
        </w:rPr>
      </w:pPr>
    </w:p>
    <w:p w14:paraId="21D69FA2" w14:textId="66676E56" w:rsidR="003F2E29" w:rsidRPr="007A4AFC" w:rsidRDefault="003F2E29" w:rsidP="00D81BFF">
      <w:pPr>
        <w:shd w:val="clear" w:color="auto" w:fill="FFFFFF"/>
        <w:spacing w:line="240" w:lineRule="auto"/>
        <w:ind w:right="9"/>
        <w:jc w:val="center"/>
        <w:rPr>
          <w:ins w:id="14866" w:author="Dr Mamadou SANOGO" w:date="2023-10-25T17:28:00Z"/>
          <w:b/>
          <w:color w:val="000000" w:themeColor="text1"/>
          <w:sz w:val="44"/>
          <w:rPrChange w:id="14867" w:author="Dr Mamadou SANOGO" w:date="2023-10-25T18:15:00Z">
            <w:rPr>
              <w:ins w:id="14868" w:author="Dr Mamadou SANOGO" w:date="2023-10-25T17:28:00Z"/>
              <w:b/>
              <w:sz w:val="44"/>
            </w:rPr>
          </w:rPrChange>
        </w:rPr>
      </w:pPr>
    </w:p>
    <w:p w14:paraId="2900BDA6" w14:textId="30D93F4B" w:rsidR="003F2E29" w:rsidRPr="007A4AFC" w:rsidRDefault="003F2E29" w:rsidP="00D81BFF">
      <w:pPr>
        <w:shd w:val="clear" w:color="auto" w:fill="FFFFFF"/>
        <w:spacing w:line="240" w:lineRule="auto"/>
        <w:ind w:right="9"/>
        <w:jc w:val="center"/>
        <w:rPr>
          <w:ins w:id="14869" w:author="Dr Mamadou SANOGO" w:date="2023-10-25T17:28:00Z"/>
          <w:b/>
          <w:color w:val="000000" w:themeColor="text1"/>
          <w:sz w:val="44"/>
          <w:rPrChange w:id="14870" w:author="Dr Mamadou SANOGO" w:date="2023-10-25T18:15:00Z">
            <w:rPr>
              <w:ins w:id="14871" w:author="Dr Mamadou SANOGO" w:date="2023-10-25T17:28:00Z"/>
              <w:b/>
              <w:sz w:val="44"/>
            </w:rPr>
          </w:rPrChange>
        </w:rPr>
      </w:pPr>
    </w:p>
    <w:p w14:paraId="195DE1A9" w14:textId="705A09FF" w:rsidR="003F2E29" w:rsidRPr="007A4AFC" w:rsidRDefault="003F2E29" w:rsidP="00D81BFF">
      <w:pPr>
        <w:shd w:val="clear" w:color="auto" w:fill="FFFFFF"/>
        <w:spacing w:line="240" w:lineRule="auto"/>
        <w:ind w:right="9"/>
        <w:jc w:val="center"/>
        <w:rPr>
          <w:ins w:id="14872" w:author="Dr Mamadou SANOGO" w:date="2023-10-25T17:28:00Z"/>
          <w:b/>
          <w:color w:val="000000" w:themeColor="text1"/>
          <w:sz w:val="44"/>
          <w:rPrChange w:id="14873" w:author="Dr Mamadou SANOGO" w:date="2023-10-25T18:15:00Z">
            <w:rPr>
              <w:ins w:id="14874" w:author="Dr Mamadou SANOGO" w:date="2023-10-25T17:28:00Z"/>
              <w:b/>
              <w:sz w:val="44"/>
            </w:rPr>
          </w:rPrChange>
        </w:rPr>
      </w:pPr>
    </w:p>
    <w:p w14:paraId="493E7B3D" w14:textId="77777777" w:rsidR="003F2E29" w:rsidRPr="007A4AFC" w:rsidRDefault="003F2E29" w:rsidP="00D81BFF">
      <w:pPr>
        <w:shd w:val="clear" w:color="auto" w:fill="FFFFFF"/>
        <w:spacing w:line="240" w:lineRule="auto"/>
        <w:ind w:right="9"/>
        <w:jc w:val="center"/>
        <w:rPr>
          <w:ins w:id="14875" w:author="Dr Mamadou SANOGO" w:date="2023-10-25T17:27:00Z"/>
          <w:b/>
          <w:color w:val="000000" w:themeColor="text1"/>
          <w:sz w:val="44"/>
          <w:rPrChange w:id="14876" w:author="Dr Mamadou SANOGO" w:date="2023-10-25T18:15:00Z">
            <w:rPr>
              <w:ins w:id="14877" w:author="Dr Mamadou SANOGO" w:date="2023-10-25T17:27:00Z"/>
              <w:b/>
              <w:sz w:val="44"/>
            </w:rPr>
          </w:rPrChange>
        </w:rPr>
      </w:pPr>
    </w:p>
    <w:p w14:paraId="6DD1D94E" w14:textId="77777777" w:rsidR="003F2E29" w:rsidRPr="007A4AFC" w:rsidRDefault="003F2E29" w:rsidP="00D81BFF">
      <w:pPr>
        <w:shd w:val="clear" w:color="auto" w:fill="FFFFFF"/>
        <w:spacing w:line="240" w:lineRule="auto"/>
        <w:ind w:right="9"/>
        <w:jc w:val="center"/>
        <w:rPr>
          <w:ins w:id="14878" w:author="Dr Mamadou SANOGO" w:date="2023-10-25T15:02:00Z"/>
          <w:b/>
          <w:color w:val="000000" w:themeColor="text1"/>
          <w:sz w:val="44"/>
          <w:rPrChange w:id="14879" w:author="Dr Mamadou SANOGO" w:date="2023-10-25T18:15:00Z">
            <w:rPr>
              <w:ins w:id="14880" w:author="Dr Mamadou SANOGO" w:date="2023-10-25T15:02:00Z"/>
              <w:b/>
              <w:sz w:val="44"/>
            </w:rPr>
          </w:rPrChange>
        </w:rPr>
      </w:pPr>
    </w:p>
    <w:p w14:paraId="211D9C1F" w14:textId="77777777" w:rsidR="003F2E29" w:rsidRPr="007A4AFC" w:rsidRDefault="003F2E29" w:rsidP="00D81BFF">
      <w:pPr>
        <w:shd w:val="clear" w:color="auto" w:fill="FFFFFF"/>
        <w:spacing w:line="240" w:lineRule="auto"/>
        <w:ind w:right="9"/>
        <w:jc w:val="center"/>
        <w:rPr>
          <w:ins w:id="14881" w:author="Dr Mamadou SANOGO" w:date="2023-10-25T17:27:00Z"/>
          <w:b/>
          <w:color w:val="000000" w:themeColor="text1"/>
          <w:sz w:val="44"/>
          <w:rPrChange w:id="14882" w:author="Dr Mamadou SANOGO" w:date="2023-10-25T18:15:00Z">
            <w:rPr>
              <w:ins w:id="14883" w:author="Dr Mamadou SANOGO" w:date="2023-10-25T17:27:00Z"/>
              <w:b/>
              <w:sz w:val="44"/>
            </w:rPr>
          </w:rPrChange>
        </w:rPr>
      </w:pPr>
    </w:p>
    <w:p w14:paraId="6524BB40" w14:textId="5217C3D6" w:rsidR="00D81BFF" w:rsidRPr="007A4AFC" w:rsidRDefault="00D81BFF" w:rsidP="00D81BFF">
      <w:pPr>
        <w:shd w:val="clear" w:color="auto" w:fill="FFFFFF"/>
        <w:spacing w:line="240" w:lineRule="auto"/>
        <w:ind w:right="9"/>
        <w:jc w:val="center"/>
        <w:rPr>
          <w:ins w:id="14884" w:author="Dr Mamadou SANOGO" w:date="2023-10-25T17:28:00Z"/>
          <w:b/>
          <w:color w:val="000000" w:themeColor="text1"/>
          <w:sz w:val="44"/>
          <w:rPrChange w:id="14885" w:author="Dr Mamadou SANOGO" w:date="2023-10-25T18:15:00Z">
            <w:rPr>
              <w:ins w:id="14886" w:author="Dr Mamadou SANOGO" w:date="2023-10-25T17:28:00Z"/>
              <w:b/>
              <w:sz w:val="44"/>
            </w:rPr>
          </w:rPrChange>
        </w:rPr>
      </w:pPr>
      <w:ins w:id="14887" w:author="Dr Mamadou SANOGO" w:date="2023-10-25T15:02:00Z">
        <w:r w:rsidRPr="007A4AFC">
          <w:rPr>
            <w:b/>
            <w:color w:val="000000" w:themeColor="text1"/>
            <w:sz w:val="44"/>
            <w:rPrChange w:id="14888" w:author="Dr Mamadou SANOGO" w:date="2023-10-25T18:15:00Z">
              <w:rPr>
                <w:b/>
                <w:sz w:val="44"/>
              </w:rPr>
            </w:rPrChange>
          </w:rPr>
          <w:t>Annexe n°0</w:t>
        </w:r>
      </w:ins>
      <w:ins w:id="14889" w:author="Dr Mamadou SANOGO" w:date="2023-10-25T17:28:00Z">
        <w:r w:rsidR="003F2E29" w:rsidRPr="007A4AFC">
          <w:rPr>
            <w:b/>
            <w:color w:val="000000" w:themeColor="text1"/>
            <w:sz w:val="44"/>
            <w:rPrChange w:id="14890" w:author="Dr Mamadou SANOGO" w:date="2023-10-25T18:15:00Z">
              <w:rPr>
                <w:b/>
                <w:sz w:val="44"/>
              </w:rPr>
            </w:rPrChange>
          </w:rPr>
          <w:t>25</w:t>
        </w:r>
      </w:ins>
      <w:ins w:id="14891" w:author="Dr Mamadou SANOGO" w:date="2023-10-25T15:02:00Z">
        <w:r w:rsidRPr="007A4AFC">
          <w:rPr>
            <w:b/>
            <w:color w:val="000000" w:themeColor="text1"/>
            <w:sz w:val="44"/>
            <w:rPrChange w:id="14892" w:author="Dr Mamadou SANOGO" w:date="2023-10-25T18:15:00Z">
              <w:rPr>
                <w:b/>
                <w:sz w:val="44"/>
              </w:rPr>
            </w:rPrChange>
          </w:rPr>
          <w:t xml:space="preserve"> : Liste des enseignants issus du monde </w:t>
        </w:r>
      </w:ins>
      <w:ins w:id="14893" w:author="Dr Mamadou SANOGO" w:date="2023-10-25T17:28:00Z">
        <w:r w:rsidR="003F2E29" w:rsidRPr="007A4AFC">
          <w:rPr>
            <w:b/>
            <w:color w:val="000000" w:themeColor="text1"/>
            <w:sz w:val="44"/>
            <w:rPrChange w:id="14894" w:author="Dr Mamadou SANOGO" w:date="2023-10-25T18:15:00Z">
              <w:rPr>
                <w:b/>
                <w:sz w:val="44"/>
              </w:rPr>
            </w:rPrChange>
          </w:rPr>
          <w:t>professionnel</w:t>
        </w:r>
      </w:ins>
    </w:p>
    <w:p w14:paraId="73864A3F" w14:textId="26318168" w:rsidR="003F2E29" w:rsidRPr="007A4AFC" w:rsidRDefault="003F2E29" w:rsidP="00D81BFF">
      <w:pPr>
        <w:shd w:val="clear" w:color="auto" w:fill="FFFFFF"/>
        <w:spacing w:line="240" w:lineRule="auto"/>
        <w:ind w:right="9"/>
        <w:jc w:val="center"/>
        <w:rPr>
          <w:ins w:id="14895" w:author="Dr Mamadou SANOGO" w:date="2023-10-25T17:28:00Z"/>
          <w:b/>
          <w:color w:val="000000" w:themeColor="text1"/>
          <w:sz w:val="44"/>
          <w:rPrChange w:id="14896" w:author="Dr Mamadou SANOGO" w:date="2023-10-25T18:15:00Z">
            <w:rPr>
              <w:ins w:id="14897" w:author="Dr Mamadou SANOGO" w:date="2023-10-25T17:28:00Z"/>
              <w:b/>
              <w:sz w:val="44"/>
            </w:rPr>
          </w:rPrChange>
        </w:rPr>
      </w:pPr>
    </w:p>
    <w:p w14:paraId="543E2F9F" w14:textId="343DF1C6" w:rsidR="003F2E29" w:rsidRPr="007A4AFC" w:rsidRDefault="003F2E29" w:rsidP="00D81BFF">
      <w:pPr>
        <w:shd w:val="clear" w:color="auto" w:fill="FFFFFF"/>
        <w:spacing w:line="240" w:lineRule="auto"/>
        <w:ind w:right="9"/>
        <w:jc w:val="center"/>
        <w:rPr>
          <w:ins w:id="14898" w:author="Dr Mamadou SANOGO" w:date="2023-10-25T17:28:00Z"/>
          <w:b/>
          <w:color w:val="000000" w:themeColor="text1"/>
          <w:sz w:val="44"/>
          <w:rPrChange w:id="14899" w:author="Dr Mamadou SANOGO" w:date="2023-10-25T18:15:00Z">
            <w:rPr>
              <w:ins w:id="14900" w:author="Dr Mamadou SANOGO" w:date="2023-10-25T17:28:00Z"/>
              <w:b/>
              <w:sz w:val="44"/>
            </w:rPr>
          </w:rPrChange>
        </w:rPr>
      </w:pPr>
    </w:p>
    <w:p w14:paraId="4770FCC7" w14:textId="54AB6E68" w:rsidR="003F2E29" w:rsidRPr="007A4AFC" w:rsidRDefault="003F2E29" w:rsidP="00D81BFF">
      <w:pPr>
        <w:shd w:val="clear" w:color="auto" w:fill="FFFFFF"/>
        <w:spacing w:line="240" w:lineRule="auto"/>
        <w:ind w:right="9"/>
        <w:jc w:val="center"/>
        <w:rPr>
          <w:ins w:id="14901" w:author="Dr Mamadou SANOGO" w:date="2023-10-25T17:28:00Z"/>
          <w:b/>
          <w:color w:val="000000" w:themeColor="text1"/>
          <w:sz w:val="44"/>
          <w:rPrChange w:id="14902" w:author="Dr Mamadou SANOGO" w:date="2023-10-25T18:15:00Z">
            <w:rPr>
              <w:ins w:id="14903" w:author="Dr Mamadou SANOGO" w:date="2023-10-25T17:28:00Z"/>
              <w:b/>
              <w:sz w:val="44"/>
            </w:rPr>
          </w:rPrChange>
        </w:rPr>
      </w:pPr>
    </w:p>
    <w:p w14:paraId="4FB7817E" w14:textId="3AD5D7E5" w:rsidR="003F2E29" w:rsidRPr="007A4AFC" w:rsidRDefault="003F2E29" w:rsidP="00D81BFF">
      <w:pPr>
        <w:shd w:val="clear" w:color="auto" w:fill="FFFFFF"/>
        <w:spacing w:line="240" w:lineRule="auto"/>
        <w:ind w:right="9"/>
        <w:jc w:val="center"/>
        <w:rPr>
          <w:ins w:id="14904" w:author="Dr Mamadou SANOGO" w:date="2023-10-25T17:28:00Z"/>
          <w:b/>
          <w:color w:val="000000" w:themeColor="text1"/>
          <w:sz w:val="44"/>
          <w:rPrChange w:id="14905" w:author="Dr Mamadou SANOGO" w:date="2023-10-25T18:15:00Z">
            <w:rPr>
              <w:ins w:id="14906" w:author="Dr Mamadou SANOGO" w:date="2023-10-25T17:28:00Z"/>
              <w:b/>
              <w:sz w:val="44"/>
            </w:rPr>
          </w:rPrChange>
        </w:rPr>
      </w:pPr>
    </w:p>
    <w:p w14:paraId="38C83ACB" w14:textId="02807FCE" w:rsidR="003F2E29" w:rsidRPr="007A4AFC" w:rsidRDefault="003F2E29" w:rsidP="00D81BFF">
      <w:pPr>
        <w:shd w:val="clear" w:color="auto" w:fill="FFFFFF"/>
        <w:spacing w:line="240" w:lineRule="auto"/>
        <w:ind w:right="9"/>
        <w:jc w:val="center"/>
        <w:rPr>
          <w:ins w:id="14907" w:author="Dr Mamadou SANOGO" w:date="2023-10-25T17:28:00Z"/>
          <w:b/>
          <w:color w:val="000000" w:themeColor="text1"/>
          <w:sz w:val="44"/>
          <w:rPrChange w:id="14908" w:author="Dr Mamadou SANOGO" w:date="2023-10-25T18:15:00Z">
            <w:rPr>
              <w:ins w:id="14909" w:author="Dr Mamadou SANOGO" w:date="2023-10-25T17:28:00Z"/>
              <w:b/>
              <w:sz w:val="44"/>
            </w:rPr>
          </w:rPrChange>
        </w:rPr>
      </w:pPr>
    </w:p>
    <w:p w14:paraId="16B3AD86" w14:textId="6471F3AE" w:rsidR="003F2E29" w:rsidRPr="007A4AFC" w:rsidRDefault="003F2E29" w:rsidP="00D81BFF">
      <w:pPr>
        <w:shd w:val="clear" w:color="auto" w:fill="FFFFFF"/>
        <w:spacing w:line="240" w:lineRule="auto"/>
        <w:ind w:right="9"/>
        <w:jc w:val="center"/>
        <w:rPr>
          <w:ins w:id="14910" w:author="Dr Mamadou SANOGO" w:date="2023-10-25T17:28:00Z"/>
          <w:b/>
          <w:color w:val="000000" w:themeColor="text1"/>
          <w:sz w:val="44"/>
          <w:rPrChange w:id="14911" w:author="Dr Mamadou SANOGO" w:date="2023-10-25T18:15:00Z">
            <w:rPr>
              <w:ins w:id="14912" w:author="Dr Mamadou SANOGO" w:date="2023-10-25T17:28:00Z"/>
              <w:b/>
              <w:sz w:val="44"/>
            </w:rPr>
          </w:rPrChange>
        </w:rPr>
      </w:pPr>
    </w:p>
    <w:p w14:paraId="029E3434" w14:textId="31FF2E47" w:rsidR="003F2E29" w:rsidRPr="007A4AFC" w:rsidRDefault="003F2E29" w:rsidP="00D81BFF">
      <w:pPr>
        <w:shd w:val="clear" w:color="auto" w:fill="FFFFFF"/>
        <w:spacing w:line="240" w:lineRule="auto"/>
        <w:ind w:right="9"/>
        <w:jc w:val="center"/>
        <w:rPr>
          <w:ins w:id="14913" w:author="Dr Mamadou SANOGO" w:date="2023-10-25T17:28:00Z"/>
          <w:b/>
          <w:color w:val="000000" w:themeColor="text1"/>
          <w:sz w:val="44"/>
          <w:rPrChange w:id="14914" w:author="Dr Mamadou SANOGO" w:date="2023-10-25T18:15:00Z">
            <w:rPr>
              <w:ins w:id="14915" w:author="Dr Mamadou SANOGO" w:date="2023-10-25T17:28:00Z"/>
              <w:b/>
              <w:sz w:val="44"/>
            </w:rPr>
          </w:rPrChange>
        </w:rPr>
      </w:pPr>
    </w:p>
    <w:p w14:paraId="259F265F" w14:textId="12D5EC94" w:rsidR="003F2E29" w:rsidRPr="007A4AFC" w:rsidRDefault="003F2E29" w:rsidP="00D81BFF">
      <w:pPr>
        <w:shd w:val="clear" w:color="auto" w:fill="FFFFFF"/>
        <w:spacing w:line="240" w:lineRule="auto"/>
        <w:ind w:right="9"/>
        <w:jc w:val="center"/>
        <w:rPr>
          <w:ins w:id="14916" w:author="Dr Mamadou SANOGO" w:date="2023-10-25T17:28:00Z"/>
          <w:b/>
          <w:color w:val="000000" w:themeColor="text1"/>
          <w:sz w:val="44"/>
          <w:rPrChange w:id="14917" w:author="Dr Mamadou SANOGO" w:date="2023-10-25T18:15:00Z">
            <w:rPr>
              <w:ins w:id="14918" w:author="Dr Mamadou SANOGO" w:date="2023-10-25T17:28:00Z"/>
              <w:b/>
              <w:sz w:val="44"/>
            </w:rPr>
          </w:rPrChange>
        </w:rPr>
      </w:pPr>
    </w:p>
    <w:p w14:paraId="33E1ABA1" w14:textId="1EF0FF85" w:rsidR="003F2E29" w:rsidRDefault="003F2E29" w:rsidP="00D81BFF">
      <w:pPr>
        <w:shd w:val="clear" w:color="auto" w:fill="FFFFFF"/>
        <w:spacing w:line="240" w:lineRule="auto"/>
        <w:ind w:right="9"/>
        <w:jc w:val="center"/>
        <w:rPr>
          <w:ins w:id="14919" w:author="Dr Mamadou SANOGO" w:date="2023-10-27T14:07:00Z"/>
          <w:b/>
          <w:color w:val="000000" w:themeColor="text1"/>
          <w:sz w:val="44"/>
        </w:rPr>
      </w:pPr>
    </w:p>
    <w:p w14:paraId="1E8755E1" w14:textId="5B1E6A87" w:rsidR="006778CD" w:rsidRDefault="006778CD" w:rsidP="00D81BFF">
      <w:pPr>
        <w:shd w:val="clear" w:color="auto" w:fill="FFFFFF"/>
        <w:spacing w:line="240" w:lineRule="auto"/>
        <w:ind w:right="9"/>
        <w:jc w:val="center"/>
        <w:rPr>
          <w:ins w:id="14920" w:author="Dr Mamadou SANOGO" w:date="2023-10-27T14:07:00Z"/>
          <w:b/>
          <w:color w:val="000000" w:themeColor="text1"/>
          <w:sz w:val="44"/>
        </w:rPr>
      </w:pPr>
    </w:p>
    <w:p w14:paraId="38E9B12F" w14:textId="77777777" w:rsidR="006778CD" w:rsidRPr="007A4AFC" w:rsidRDefault="006778CD" w:rsidP="00D81BFF">
      <w:pPr>
        <w:shd w:val="clear" w:color="auto" w:fill="FFFFFF"/>
        <w:spacing w:line="240" w:lineRule="auto"/>
        <w:ind w:right="9"/>
        <w:jc w:val="center"/>
        <w:rPr>
          <w:ins w:id="14921" w:author="Dr Mamadou SANOGO" w:date="2023-10-25T18:06:00Z"/>
          <w:b/>
          <w:color w:val="000000" w:themeColor="text1"/>
          <w:sz w:val="44"/>
          <w:rPrChange w:id="14922" w:author="Dr Mamadou SANOGO" w:date="2023-10-25T18:15:00Z">
            <w:rPr>
              <w:ins w:id="14923" w:author="Dr Mamadou SANOGO" w:date="2023-10-25T18:06:00Z"/>
              <w:b/>
              <w:sz w:val="44"/>
            </w:rPr>
          </w:rPrChange>
        </w:rPr>
      </w:pPr>
    </w:p>
    <w:p w14:paraId="69C7263C" w14:textId="77777777" w:rsidR="00A33868" w:rsidRPr="007A4AFC" w:rsidRDefault="00A33868">
      <w:pPr>
        <w:shd w:val="clear" w:color="auto" w:fill="FFFFFF"/>
        <w:spacing w:line="240" w:lineRule="auto"/>
        <w:ind w:right="9"/>
        <w:jc w:val="left"/>
        <w:rPr>
          <w:ins w:id="14924" w:author="Dr Mamadou SANOGO" w:date="2023-10-25T17:28:00Z"/>
          <w:b/>
          <w:color w:val="000000" w:themeColor="text1"/>
          <w:sz w:val="44"/>
          <w:rPrChange w:id="14925" w:author="Dr Mamadou SANOGO" w:date="2023-10-25T18:15:00Z">
            <w:rPr>
              <w:ins w:id="14926" w:author="Dr Mamadou SANOGO" w:date="2023-10-25T17:28:00Z"/>
              <w:b/>
              <w:sz w:val="44"/>
            </w:rPr>
          </w:rPrChange>
        </w:rPr>
        <w:pPrChange w:id="14927" w:author="Dr Mamadou SANOGO" w:date="2023-10-27T11:51:00Z">
          <w:pPr>
            <w:shd w:val="clear" w:color="auto" w:fill="FFFFFF"/>
            <w:spacing w:line="240" w:lineRule="auto"/>
            <w:ind w:right="9"/>
            <w:jc w:val="center"/>
          </w:pPr>
        </w:pPrChange>
      </w:pPr>
    </w:p>
    <w:p w14:paraId="7700B567" w14:textId="5EFE9ED1" w:rsidR="003F2E29" w:rsidRPr="007A4AFC" w:rsidRDefault="003F2E29">
      <w:pPr>
        <w:shd w:val="clear" w:color="auto" w:fill="FFFFFF"/>
        <w:spacing w:line="240" w:lineRule="auto"/>
        <w:ind w:right="9"/>
        <w:jc w:val="left"/>
        <w:rPr>
          <w:ins w:id="14928" w:author="Dr Mamadou SANOGO" w:date="2023-10-25T17:28:00Z"/>
          <w:b/>
          <w:color w:val="000000" w:themeColor="text1"/>
          <w:sz w:val="44"/>
          <w:rPrChange w:id="14929" w:author="Dr Mamadou SANOGO" w:date="2023-10-25T18:15:00Z">
            <w:rPr>
              <w:ins w:id="14930" w:author="Dr Mamadou SANOGO" w:date="2023-10-25T17:28:00Z"/>
              <w:b/>
              <w:sz w:val="44"/>
            </w:rPr>
          </w:rPrChange>
        </w:rPr>
        <w:pPrChange w:id="14931" w:author="Dr Mamadou SANOGO" w:date="2023-10-25T18:02:00Z">
          <w:pPr>
            <w:shd w:val="clear" w:color="auto" w:fill="FFFFFF"/>
            <w:spacing w:line="240" w:lineRule="auto"/>
            <w:ind w:right="9"/>
            <w:jc w:val="center"/>
          </w:pPr>
        </w:pPrChange>
      </w:pPr>
    </w:p>
    <w:tbl>
      <w:tblPr>
        <w:tblW w:w="53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00"/>
        <w:gridCol w:w="1817"/>
        <w:gridCol w:w="995"/>
        <w:gridCol w:w="1180"/>
        <w:gridCol w:w="1324"/>
        <w:gridCol w:w="3649"/>
      </w:tblGrid>
      <w:tr w:rsidR="006A62F4" w:rsidRPr="00F22569" w14:paraId="2C6D6899" w14:textId="77777777" w:rsidTr="00A36245">
        <w:trPr>
          <w:jc w:val="center"/>
          <w:ins w:id="14932" w:author="Dr Mamadou SANOGO" w:date="2023-10-27T11:50:00Z"/>
        </w:trPr>
        <w:tc>
          <w:tcPr>
            <w:tcW w:w="836" w:type="pct"/>
            <w:vAlign w:val="center"/>
          </w:tcPr>
          <w:p w14:paraId="12A669E0" w14:textId="77777777" w:rsidR="006A62F4" w:rsidRPr="0040197A" w:rsidRDefault="006A62F4" w:rsidP="00A36245">
            <w:pPr>
              <w:tabs>
                <w:tab w:val="num" w:pos="-4322"/>
              </w:tabs>
              <w:spacing w:line="276" w:lineRule="auto"/>
              <w:jc w:val="center"/>
              <w:rPr>
                <w:ins w:id="14933" w:author="Dr Mamadou SANOGO" w:date="2023-10-27T11:50:00Z"/>
                <w:rFonts w:asciiTheme="majorHAnsi" w:hAnsiTheme="majorHAnsi"/>
                <w:b/>
                <w:bCs/>
                <w:color w:val="000000" w:themeColor="text1"/>
                <w:sz w:val="14"/>
                <w:szCs w:val="18"/>
              </w:rPr>
            </w:pPr>
            <w:ins w:id="14934" w:author="Dr Mamadou SANOGO" w:date="2023-10-27T11:50:00Z">
              <w:r w:rsidRPr="0040197A">
                <w:rPr>
                  <w:rFonts w:asciiTheme="majorHAnsi" w:hAnsiTheme="majorHAnsi"/>
                  <w:b/>
                  <w:bCs/>
                  <w:color w:val="000000" w:themeColor="text1"/>
                  <w:sz w:val="14"/>
                  <w:szCs w:val="18"/>
                </w:rPr>
                <w:lastRenderedPageBreak/>
                <w:t>Nom et fonction des intervenants dans leurs organismes de rattachement</w:t>
              </w:r>
            </w:ins>
          </w:p>
        </w:tc>
        <w:tc>
          <w:tcPr>
            <w:tcW w:w="844" w:type="pct"/>
            <w:vAlign w:val="center"/>
          </w:tcPr>
          <w:p w14:paraId="153872D8" w14:textId="77777777" w:rsidR="006A62F4" w:rsidRPr="0040197A" w:rsidRDefault="006A62F4" w:rsidP="00A36245">
            <w:pPr>
              <w:tabs>
                <w:tab w:val="num" w:pos="-4322"/>
              </w:tabs>
              <w:spacing w:line="276" w:lineRule="auto"/>
              <w:jc w:val="center"/>
              <w:rPr>
                <w:ins w:id="14935" w:author="Dr Mamadou SANOGO" w:date="2023-10-27T11:50:00Z"/>
                <w:rFonts w:asciiTheme="majorHAnsi" w:hAnsiTheme="majorHAnsi"/>
                <w:b/>
                <w:bCs/>
                <w:color w:val="000000" w:themeColor="text1"/>
                <w:sz w:val="14"/>
                <w:szCs w:val="18"/>
              </w:rPr>
            </w:pPr>
            <w:ins w:id="14936" w:author="Dr Mamadou SANOGO" w:date="2023-10-27T11:50:00Z">
              <w:r w:rsidRPr="0040197A">
                <w:rPr>
                  <w:rFonts w:asciiTheme="majorHAnsi" w:hAnsiTheme="majorHAnsi"/>
                  <w:b/>
                  <w:bCs/>
                  <w:color w:val="000000" w:themeColor="text1"/>
                  <w:sz w:val="14"/>
                  <w:szCs w:val="18"/>
                </w:rPr>
                <w:t>organisme d’origine (à spécifier impérativement)</w:t>
              </w:r>
            </w:ins>
          </w:p>
        </w:tc>
        <w:tc>
          <w:tcPr>
            <w:tcW w:w="462" w:type="pct"/>
            <w:vAlign w:val="center"/>
          </w:tcPr>
          <w:p w14:paraId="319A9259" w14:textId="77777777" w:rsidR="006A62F4" w:rsidRPr="0040197A" w:rsidRDefault="006A62F4" w:rsidP="00A36245">
            <w:pPr>
              <w:tabs>
                <w:tab w:val="num" w:pos="-4322"/>
              </w:tabs>
              <w:spacing w:line="276" w:lineRule="auto"/>
              <w:jc w:val="center"/>
              <w:rPr>
                <w:ins w:id="14937" w:author="Dr Mamadou SANOGO" w:date="2023-10-27T11:50:00Z"/>
                <w:rFonts w:asciiTheme="majorHAnsi" w:hAnsiTheme="majorHAnsi"/>
                <w:b/>
                <w:bCs/>
                <w:color w:val="000000" w:themeColor="text1"/>
                <w:sz w:val="14"/>
                <w:szCs w:val="18"/>
              </w:rPr>
            </w:pPr>
            <w:ins w:id="14938" w:author="Dr Mamadou SANOGO" w:date="2023-10-27T11:50:00Z">
              <w:r w:rsidRPr="0040197A">
                <w:rPr>
                  <w:rFonts w:asciiTheme="majorHAnsi" w:hAnsiTheme="majorHAnsi"/>
                  <w:b/>
                  <w:bCs/>
                  <w:color w:val="000000" w:themeColor="text1"/>
                  <w:sz w:val="14"/>
                  <w:szCs w:val="18"/>
                </w:rPr>
                <w:t>Diplôme le plus élevé</w:t>
              </w:r>
            </w:ins>
          </w:p>
        </w:tc>
        <w:tc>
          <w:tcPr>
            <w:tcW w:w="548" w:type="pct"/>
            <w:vAlign w:val="center"/>
          </w:tcPr>
          <w:p w14:paraId="11ED3DEC" w14:textId="77777777" w:rsidR="006A62F4" w:rsidRPr="0040197A" w:rsidRDefault="006A62F4" w:rsidP="00A36245">
            <w:pPr>
              <w:tabs>
                <w:tab w:val="num" w:pos="-4322"/>
              </w:tabs>
              <w:spacing w:line="276" w:lineRule="auto"/>
              <w:jc w:val="center"/>
              <w:rPr>
                <w:ins w:id="14939" w:author="Dr Mamadou SANOGO" w:date="2023-10-27T11:50:00Z"/>
                <w:rFonts w:asciiTheme="majorHAnsi" w:hAnsiTheme="majorHAnsi"/>
                <w:b/>
                <w:bCs/>
                <w:color w:val="000000" w:themeColor="text1"/>
                <w:sz w:val="14"/>
                <w:szCs w:val="18"/>
              </w:rPr>
            </w:pPr>
            <w:ins w:id="14940" w:author="Dr Mamadou SANOGO" w:date="2023-10-27T11:50:00Z">
              <w:r w:rsidRPr="0040197A">
                <w:rPr>
                  <w:rFonts w:asciiTheme="majorHAnsi" w:hAnsiTheme="majorHAnsi"/>
                  <w:b/>
                  <w:bCs/>
                  <w:color w:val="000000" w:themeColor="text1"/>
                  <w:sz w:val="14"/>
                  <w:szCs w:val="18"/>
                </w:rPr>
                <w:t>UE concernée</w:t>
              </w:r>
            </w:ins>
          </w:p>
        </w:tc>
        <w:tc>
          <w:tcPr>
            <w:tcW w:w="615" w:type="pct"/>
            <w:vAlign w:val="center"/>
          </w:tcPr>
          <w:p w14:paraId="556D3530" w14:textId="77777777" w:rsidR="006A62F4" w:rsidRPr="0040197A" w:rsidRDefault="006A62F4" w:rsidP="00A36245">
            <w:pPr>
              <w:tabs>
                <w:tab w:val="num" w:pos="-4322"/>
              </w:tabs>
              <w:spacing w:line="276" w:lineRule="auto"/>
              <w:jc w:val="center"/>
              <w:rPr>
                <w:ins w:id="14941" w:author="Dr Mamadou SANOGO" w:date="2023-10-27T11:50:00Z"/>
                <w:rFonts w:asciiTheme="majorHAnsi" w:hAnsiTheme="majorHAnsi"/>
                <w:b/>
                <w:bCs/>
                <w:color w:val="000000" w:themeColor="text1"/>
                <w:sz w:val="14"/>
                <w:szCs w:val="18"/>
              </w:rPr>
            </w:pPr>
            <w:ins w:id="14942" w:author="Dr Mamadou SANOGO" w:date="2023-10-27T11:50:00Z">
              <w:r w:rsidRPr="0040197A">
                <w:rPr>
                  <w:rFonts w:asciiTheme="majorHAnsi" w:hAnsiTheme="majorHAnsi"/>
                  <w:b/>
                  <w:bCs/>
                  <w:color w:val="000000" w:themeColor="text1"/>
                  <w:sz w:val="14"/>
                  <w:szCs w:val="18"/>
                </w:rPr>
                <w:t>Nombre d’heures /étudiant (sur l’ensemble des semestres)</w:t>
              </w:r>
            </w:ins>
          </w:p>
        </w:tc>
        <w:tc>
          <w:tcPr>
            <w:tcW w:w="1695" w:type="pct"/>
            <w:vAlign w:val="center"/>
          </w:tcPr>
          <w:p w14:paraId="599E63F4" w14:textId="77777777" w:rsidR="006A62F4" w:rsidRPr="0040197A" w:rsidRDefault="006A62F4" w:rsidP="00A36245">
            <w:pPr>
              <w:tabs>
                <w:tab w:val="num" w:pos="-4322"/>
              </w:tabs>
              <w:spacing w:line="276" w:lineRule="auto"/>
              <w:jc w:val="center"/>
              <w:rPr>
                <w:ins w:id="14943" w:author="Dr Mamadou SANOGO" w:date="2023-10-27T11:50:00Z"/>
                <w:rFonts w:asciiTheme="majorHAnsi" w:hAnsiTheme="majorHAnsi"/>
                <w:b/>
                <w:bCs/>
                <w:color w:val="000000" w:themeColor="text1"/>
                <w:sz w:val="14"/>
                <w:szCs w:val="18"/>
              </w:rPr>
            </w:pPr>
            <w:ins w:id="14944" w:author="Dr Mamadou SANOGO" w:date="2023-10-27T11:50:00Z">
              <w:r w:rsidRPr="0040197A">
                <w:rPr>
                  <w:rFonts w:asciiTheme="majorHAnsi" w:hAnsiTheme="majorHAnsi"/>
                  <w:b/>
                  <w:bCs/>
                  <w:color w:val="000000" w:themeColor="text1"/>
                  <w:sz w:val="14"/>
                  <w:szCs w:val="18"/>
                </w:rPr>
                <w:t>Enseignements dispensés (suivant les intitulés utilisés dans les fiches descriptives des UE)</w:t>
              </w:r>
            </w:ins>
          </w:p>
        </w:tc>
      </w:tr>
      <w:tr w:rsidR="006A62F4" w:rsidRPr="003D03B3" w14:paraId="5089B6F0" w14:textId="77777777" w:rsidTr="00A36245">
        <w:trPr>
          <w:jc w:val="center"/>
          <w:ins w:id="14945" w:author="Dr Mamadou SANOGO" w:date="2023-10-27T11:50:00Z"/>
        </w:trPr>
        <w:tc>
          <w:tcPr>
            <w:tcW w:w="836" w:type="pct"/>
            <w:vAlign w:val="center"/>
          </w:tcPr>
          <w:p w14:paraId="7C529111" w14:textId="77777777" w:rsidR="006A62F4" w:rsidRDefault="006A62F4" w:rsidP="00A36245">
            <w:pPr>
              <w:spacing w:line="276" w:lineRule="auto"/>
              <w:rPr>
                <w:ins w:id="14946" w:author="Dr Mamadou SANOGO" w:date="2023-10-27T11:50:00Z"/>
                <w:rFonts w:asciiTheme="majorHAnsi" w:hAnsiTheme="majorHAnsi"/>
                <w:color w:val="000000" w:themeColor="text1"/>
                <w:sz w:val="18"/>
                <w:szCs w:val="18"/>
              </w:rPr>
            </w:pPr>
            <w:ins w:id="14947" w:author="Dr Mamadou SANOGO" w:date="2023-10-27T11:50:00Z">
              <w:r>
                <w:rPr>
                  <w:rFonts w:asciiTheme="majorHAnsi" w:hAnsiTheme="majorHAnsi"/>
                  <w:color w:val="000000" w:themeColor="text1"/>
                  <w:sz w:val="18"/>
                  <w:szCs w:val="18"/>
                </w:rPr>
                <w:t>Bokary DIALLO</w:t>
              </w:r>
              <w:r w:rsidRPr="002271C4">
                <w:rPr>
                  <w:rFonts w:asciiTheme="majorHAnsi" w:hAnsiTheme="majorHAnsi"/>
                  <w:color w:val="000000" w:themeColor="text1"/>
                  <w:sz w:val="18"/>
                  <w:szCs w:val="18"/>
                </w:rPr>
                <w:t xml:space="preserve">, </w:t>
              </w:r>
            </w:ins>
          </w:p>
          <w:p w14:paraId="06943111" w14:textId="77777777" w:rsidR="006A62F4" w:rsidRDefault="006A62F4" w:rsidP="00A36245">
            <w:pPr>
              <w:spacing w:line="276" w:lineRule="auto"/>
              <w:rPr>
                <w:ins w:id="14948" w:author="Dr Mamadou SANOGO" w:date="2023-10-27T11:50:00Z"/>
                <w:rFonts w:asciiTheme="majorHAnsi" w:hAnsiTheme="majorHAnsi"/>
                <w:i/>
                <w:color w:val="000000" w:themeColor="text1"/>
                <w:sz w:val="18"/>
                <w:szCs w:val="18"/>
              </w:rPr>
            </w:pPr>
            <w:ins w:id="14949" w:author="Dr Mamadou SANOGO" w:date="2023-10-27T11:50:00Z">
              <w:r>
                <w:rPr>
                  <w:rFonts w:asciiTheme="majorHAnsi" w:hAnsiTheme="majorHAnsi"/>
                  <w:i/>
                  <w:color w:val="000000" w:themeColor="text1"/>
                  <w:sz w:val="18"/>
                  <w:szCs w:val="18"/>
                </w:rPr>
                <w:t xml:space="preserve">Manager, </w:t>
              </w:r>
            </w:ins>
          </w:p>
          <w:p w14:paraId="7E2AFE43" w14:textId="77777777" w:rsidR="006A62F4" w:rsidRPr="004933B0" w:rsidRDefault="006A62F4" w:rsidP="00A36245">
            <w:pPr>
              <w:spacing w:line="276" w:lineRule="auto"/>
              <w:rPr>
                <w:ins w:id="14950" w:author="Dr Mamadou SANOGO" w:date="2023-10-27T11:50:00Z"/>
                <w:rFonts w:asciiTheme="majorHAnsi" w:hAnsiTheme="majorHAnsi"/>
                <w:i/>
                <w:color w:val="000000" w:themeColor="text1"/>
                <w:sz w:val="18"/>
                <w:szCs w:val="18"/>
              </w:rPr>
            </w:pPr>
            <w:ins w:id="14951" w:author="Dr Mamadou SANOGO" w:date="2023-10-27T11:50:00Z">
              <w:r>
                <w:rPr>
                  <w:rFonts w:asciiTheme="majorHAnsi" w:hAnsiTheme="majorHAnsi"/>
                  <w:i/>
                  <w:color w:val="000000" w:themeColor="text1"/>
                  <w:sz w:val="18"/>
                  <w:szCs w:val="18"/>
                </w:rPr>
                <w:t>Conseiller technique</w:t>
              </w:r>
            </w:ins>
          </w:p>
        </w:tc>
        <w:tc>
          <w:tcPr>
            <w:tcW w:w="844" w:type="pct"/>
            <w:vAlign w:val="center"/>
          </w:tcPr>
          <w:p w14:paraId="52694D2B" w14:textId="77777777" w:rsidR="006A62F4" w:rsidRPr="002271C4" w:rsidRDefault="006A62F4" w:rsidP="00A36245">
            <w:pPr>
              <w:spacing w:line="276" w:lineRule="auto"/>
              <w:rPr>
                <w:ins w:id="14952" w:author="Dr Mamadou SANOGO" w:date="2023-10-27T11:50:00Z"/>
                <w:rFonts w:asciiTheme="majorHAnsi" w:hAnsiTheme="majorHAnsi"/>
                <w:bCs/>
                <w:color w:val="FF0000"/>
                <w:sz w:val="18"/>
                <w:szCs w:val="18"/>
              </w:rPr>
            </w:pPr>
            <w:ins w:id="14953" w:author="Dr Mamadou SANOGO" w:date="2023-10-27T11:50:00Z">
              <w:r>
                <w:rPr>
                  <w:rFonts w:asciiTheme="majorHAnsi" w:hAnsiTheme="majorHAnsi"/>
                  <w:bCs/>
                  <w:sz w:val="18"/>
                  <w:szCs w:val="18"/>
                </w:rPr>
                <w:t>Ministère de la santé et du développement social</w:t>
              </w:r>
            </w:ins>
          </w:p>
        </w:tc>
        <w:tc>
          <w:tcPr>
            <w:tcW w:w="462" w:type="pct"/>
            <w:vAlign w:val="center"/>
          </w:tcPr>
          <w:p w14:paraId="2CC25C24" w14:textId="77777777" w:rsidR="006A62F4" w:rsidRDefault="006A62F4" w:rsidP="00A36245">
            <w:pPr>
              <w:tabs>
                <w:tab w:val="num" w:pos="1494"/>
              </w:tabs>
              <w:spacing w:line="276" w:lineRule="auto"/>
              <w:rPr>
                <w:ins w:id="14954" w:author="Dr Mamadou SANOGO" w:date="2023-10-27T11:50:00Z"/>
                <w:rFonts w:asciiTheme="majorHAnsi" w:hAnsiTheme="majorHAnsi"/>
                <w:color w:val="000000" w:themeColor="text1"/>
                <w:sz w:val="18"/>
                <w:szCs w:val="18"/>
              </w:rPr>
            </w:pPr>
            <w:ins w:id="14955" w:author="Dr Mamadou SANOGO" w:date="2023-10-27T11:50:00Z">
              <w:r w:rsidRPr="00310377">
                <w:rPr>
                  <w:rFonts w:asciiTheme="majorHAnsi" w:hAnsiTheme="majorHAnsi"/>
                  <w:color w:val="000000" w:themeColor="text1"/>
                  <w:sz w:val="18"/>
                  <w:szCs w:val="18"/>
                </w:rPr>
                <w:t>Ph.D</w:t>
              </w:r>
            </w:ins>
          </w:p>
          <w:p w14:paraId="37558BAC" w14:textId="77777777" w:rsidR="006A62F4" w:rsidRPr="00310377" w:rsidRDefault="006A62F4" w:rsidP="00A36245">
            <w:pPr>
              <w:tabs>
                <w:tab w:val="num" w:pos="1494"/>
              </w:tabs>
              <w:spacing w:line="276" w:lineRule="auto"/>
              <w:rPr>
                <w:ins w:id="14956" w:author="Dr Mamadou SANOGO" w:date="2023-10-27T11:50:00Z"/>
                <w:rFonts w:asciiTheme="majorHAnsi" w:hAnsiTheme="majorHAnsi"/>
                <w:color w:val="000000" w:themeColor="text1"/>
                <w:sz w:val="18"/>
                <w:szCs w:val="18"/>
              </w:rPr>
            </w:pPr>
            <w:ins w:id="14957" w:author="Dr Mamadou SANOGO" w:date="2023-10-27T11:50:00Z">
              <w:r>
                <w:rPr>
                  <w:rFonts w:asciiTheme="majorHAnsi" w:hAnsiTheme="majorHAnsi"/>
                  <w:color w:val="000000" w:themeColor="text1"/>
                  <w:sz w:val="18"/>
                  <w:szCs w:val="18"/>
                </w:rPr>
                <w:t>(Sciences de la gestion)</w:t>
              </w:r>
            </w:ins>
          </w:p>
        </w:tc>
        <w:tc>
          <w:tcPr>
            <w:tcW w:w="548" w:type="pct"/>
            <w:vAlign w:val="center"/>
          </w:tcPr>
          <w:p w14:paraId="67DC20F8" w14:textId="77777777" w:rsidR="006A62F4" w:rsidRDefault="006A62F4" w:rsidP="00A36245">
            <w:pPr>
              <w:spacing w:line="276" w:lineRule="auto"/>
              <w:jc w:val="center"/>
              <w:rPr>
                <w:ins w:id="14958" w:author="Dr Mamadou SANOGO" w:date="2023-10-27T11:50:00Z"/>
                <w:rFonts w:asciiTheme="minorHAnsi" w:hAnsiTheme="minorHAnsi"/>
                <w:b/>
                <w:color w:val="000000" w:themeColor="text1"/>
              </w:rPr>
            </w:pPr>
            <w:ins w:id="14959" w:author="Dr Mamadou SANOGO" w:date="2023-10-27T11:50:00Z">
              <w:r w:rsidRPr="00D6799D">
                <w:rPr>
                  <w:rFonts w:asciiTheme="majorHAnsi" w:hAnsiTheme="majorHAnsi"/>
                  <w:bCs/>
                  <w:i/>
                  <w:color w:val="000000" w:themeColor="text1"/>
                  <w:sz w:val="18"/>
                  <w:szCs w:val="18"/>
                </w:rPr>
                <w:t>PPS2103</w:t>
              </w:r>
              <w:r>
                <w:rPr>
                  <w:rFonts w:asciiTheme="majorHAnsi" w:hAnsiTheme="majorHAnsi"/>
                  <w:i/>
                  <w:color w:val="000000" w:themeColor="text1"/>
                  <w:sz w:val="18"/>
                  <w:szCs w:val="18"/>
                </w:rPr>
                <w:t>;</w:t>
              </w:r>
            </w:ins>
          </w:p>
          <w:p w14:paraId="02E9C1FC" w14:textId="77777777" w:rsidR="006A62F4" w:rsidRPr="00F4657A" w:rsidRDefault="006A62F4" w:rsidP="00A36245">
            <w:pPr>
              <w:spacing w:line="276" w:lineRule="auto"/>
              <w:jc w:val="center"/>
              <w:rPr>
                <w:ins w:id="14960" w:author="Dr Mamadou SANOGO" w:date="2023-10-27T11:50:00Z"/>
                <w:rFonts w:asciiTheme="majorHAnsi" w:hAnsiTheme="majorHAnsi"/>
                <w:b/>
                <w:i/>
                <w:color w:val="000000" w:themeColor="text1"/>
                <w:sz w:val="18"/>
                <w:szCs w:val="18"/>
              </w:rPr>
            </w:pPr>
            <w:ins w:id="14961" w:author="Dr Mamadou SANOGO" w:date="2023-10-27T11:50:00Z">
              <w:r>
                <w:rPr>
                  <w:rFonts w:asciiTheme="majorHAnsi" w:hAnsiTheme="majorHAnsi"/>
                  <w:i/>
                  <w:color w:val="000000" w:themeColor="text1"/>
                  <w:sz w:val="18"/>
                  <w:szCs w:val="18"/>
                </w:rPr>
                <w:t>SPP2202</w:t>
              </w:r>
            </w:ins>
          </w:p>
          <w:p w14:paraId="5CC385A3" w14:textId="77777777" w:rsidR="006A62F4" w:rsidRPr="00C35F13" w:rsidRDefault="006A62F4" w:rsidP="00A36245">
            <w:pPr>
              <w:spacing w:line="276" w:lineRule="auto"/>
              <w:jc w:val="center"/>
              <w:rPr>
                <w:ins w:id="14962" w:author="Dr Mamadou SANOGO" w:date="2023-10-27T11:50:00Z"/>
                <w:rFonts w:asciiTheme="majorHAnsi" w:hAnsiTheme="majorHAnsi"/>
                <w:i/>
                <w:color w:val="000000" w:themeColor="text1"/>
                <w:sz w:val="18"/>
                <w:szCs w:val="18"/>
              </w:rPr>
            </w:pPr>
          </w:p>
        </w:tc>
        <w:tc>
          <w:tcPr>
            <w:tcW w:w="615" w:type="pct"/>
            <w:vAlign w:val="center"/>
          </w:tcPr>
          <w:p w14:paraId="53EA94AF" w14:textId="77777777" w:rsidR="006A62F4" w:rsidRPr="00C35F13" w:rsidRDefault="006A62F4" w:rsidP="00A36245">
            <w:pPr>
              <w:spacing w:line="276" w:lineRule="auto"/>
              <w:jc w:val="center"/>
              <w:rPr>
                <w:ins w:id="14963" w:author="Dr Mamadou SANOGO" w:date="2023-10-27T11:50:00Z"/>
                <w:rFonts w:asciiTheme="majorHAnsi" w:hAnsiTheme="majorHAnsi"/>
                <w:color w:val="000000" w:themeColor="text1"/>
                <w:sz w:val="18"/>
                <w:szCs w:val="18"/>
              </w:rPr>
            </w:pPr>
          </w:p>
          <w:p w14:paraId="6956DF94" w14:textId="77777777" w:rsidR="006A62F4" w:rsidRPr="00C35F13" w:rsidRDefault="006A62F4" w:rsidP="00A36245">
            <w:pPr>
              <w:spacing w:line="276" w:lineRule="auto"/>
              <w:jc w:val="center"/>
              <w:rPr>
                <w:ins w:id="14964" w:author="Dr Mamadou SANOGO" w:date="2023-10-27T11:50:00Z"/>
                <w:rFonts w:asciiTheme="majorHAnsi" w:hAnsiTheme="majorHAnsi"/>
                <w:color w:val="000000" w:themeColor="text1"/>
                <w:sz w:val="18"/>
                <w:szCs w:val="18"/>
              </w:rPr>
            </w:pPr>
            <w:ins w:id="14965" w:author="Dr Mamadou SANOGO" w:date="2023-10-27T11:50:00Z">
              <w:r>
                <w:rPr>
                  <w:rFonts w:asciiTheme="majorHAnsi" w:hAnsiTheme="majorHAnsi"/>
                  <w:color w:val="000000" w:themeColor="text1"/>
                  <w:sz w:val="18"/>
                  <w:szCs w:val="18"/>
                </w:rPr>
                <w:t>200</w:t>
              </w:r>
            </w:ins>
          </w:p>
        </w:tc>
        <w:tc>
          <w:tcPr>
            <w:tcW w:w="1695" w:type="pct"/>
            <w:vAlign w:val="center"/>
          </w:tcPr>
          <w:p w14:paraId="44CC2115" w14:textId="77777777" w:rsidR="006A62F4" w:rsidRDefault="006A62F4" w:rsidP="00A36245">
            <w:pPr>
              <w:spacing w:line="276" w:lineRule="auto"/>
              <w:rPr>
                <w:ins w:id="14966" w:author="Dr Mamadou SANOGO" w:date="2023-10-27T11:50:00Z"/>
                <w:rFonts w:asciiTheme="majorHAnsi" w:hAnsiTheme="majorHAnsi"/>
                <w:sz w:val="18"/>
                <w:szCs w:val="18"/>
              </w:rPr>
            </w:pPr>
            <w:ins w:id="14967" w:author="Dr Mamadou SANOGO" w:date="2023-10-27T11:50:00Z">
              <w:r w:rsidRPr="00310377">
                <w:rPr>
                  <w:rFonts w:asciiTheme="majorHAnsi" w:hAnsiTheme="majorHAnsi"/>
                  <w:sz w:val="18"/>
                  <w:szCs w:val="18"/>
                </w:rPr>
                <w:t>Gestion des Programmes et projets de santé</w:t>
              </w:r>
              <w:r>
                <w:rPr>
                  <w:rFonts w:asciiTheme="majorHAnsi" w:hAnsiTheme="majorHAnsi"/>
                  <w:sz w:val="18"/>
                  <w:szCs w:val="18"/>
                </w:rPr>
                <w:t xml:space="preserve"> S1 ; </w:t>
              </w:r>
            </w:ins>
          </w:p>
          <w:p w14:paraId="661E072E" w14:textId="77777777" w:rsidR="006A62F4" w:rsidRPr="00310377" w:rsidRDefault="006A62F4" w:rsidP="00A36245">
            <w:pPr>
              <w:spacing w:line="276" w:lineRule="auto"/>
              <w:rPr>
                <w:ins w:id="14968" w:author="Dr Mamadou SANOGO" w:date="2023-10-27T11:50:00Z"/>
                <w:rFonts w:asciiTheme="majorHAnsi" w:hAnsiTheme="majorHAnsi"/>
                <w:sz w:val="18"/>
                <w:szCs w:val="18"/>
              </w:rPr>
            </w:pPr>
            <w:ins w:id="14969" w:author="Dr Mamadou SANOGO" w:date="2023-10-27T11:50:00Z">
              <w:r>
                <w:rPr>
                  <w:rFonts w:asciiTheme="majorHAnsi" w:hAnsiTheme="majorHAnsi"/>
                  <w:sz w:val="18"/>
                  <w:szCs w:val="18"/>
                </w:rPr>
                <w:t>C</w:t>
              </w:r>
              <w:r w:rsidRPr="00310377">
                <w:rPr>
                  <w:rFonts w:asciiTheme="majorHAnsi" w:hAnsiTheme="majorHAnsi"/>
                  <w:sz w:val="18"/>
                  <w:szCs w:val="18"/>
                </w:rPr>
                <w:t>oncepts de base en Suivi et Evaluation</w:t>
              </w:r>
              <w:r>
                <w:rPr>
                  <w:rFonts w:asciiTheme="majorHAnsi" w:hAnsiTheme="majorHAnsi"/>
                  <w:sz w:val="18"/>
                  <w:szCs w:val="18"/>
                </w:rPr>
                <w:t xml:space="preserve"> S1 ;</w:t>
              </w:r>
            </w:ins>
          </w:p>
          <w:p w14:paraId="290666C6" w14:textId="77777777" w:rsidR="006A62F4" w:rsidRDefault="006A62F4" w:rsidP="00A36245">
            <w:pPr>
              <w:spacing w:line="276" w:lineRule="auto"/>
              <w:rPr>
                <w:ins w:id="14970" w:author="Dr Mamadou SANOGO" w:date="2023-10-27T11:50:00Z"/>
                <w:rFonts w:asciiTheme="majorHAnsi" w:hAnsiTheme="majorHAnsi"/>
                <w:sz w:val="18"/>
                <w:szCs w:val="18"/>
              </w:rPr>
            </w:pPr>
            <w:ins w:id="14971" w:author="Dr Mamadou SANOGO" w:date="2023-10-27T11:50:00Z">
              <w:r>
                <w:rPr>
                  <w:rFonts w:asciiTheme="majorHAnsi" w:hAnsiTheme="majorHAnsi"/>
                  <w:sz w:val="18"/>
                  <w:szCs w:val="18"/>
                </w:rPr>
                <w:t>C</w:t>
              </w:r>
              <w:r w:rsidRPr="00310377">
                <w:rPr>
                  <w:rFonts w:asciiTheme="majorHAnsi" w:hAnsiTheme="majorHAnsi"/>
                  <w:sz w:val="18"/>
                  <w:szCs w:val="18"/>
                </w:rPr>
                <w:t>adres et outils de Suivi Evaluation</w:t>
              </w:r>
              <w:r>
                <w:rPr>
                  <w:rFonts w:asciiTheme="majorHAnsi" w:hAnsiTheme="majorHAnsi"/>
                  <w:sz w:val="18"/>
                  <w:szCs w:val="18"/>
                </w:rPr>
                <w:t xml:space="preserve"> S1 ;</w:t>
              </w:r>
            </w:ins>
          </w:p>
          <w:p w14:paraId="75A18574" w14:textId="77777777" w:rsidR="006A62F4" w:rsidRPr="00C35F13" w:rsidRDefault="006A62F4" w:rsidP="00A36245">
            <w:pPr>
              <w:spacing w:line="276" w:lineRule="auto"/>
              <w:rPr>
                <w:ins w:id="14972" w:author="Dr Mamadou SANOGO" w:date="2023-10-27T11:50:00Z"/>
                <w:rFonts w:asciiTheme="majorHAnsi" w:hAnsiTheme="majorHAnsi"/>
                <w:sz w:val="18"/>
                <w:szCs w:val="18"/>
              </w:rPr>
            </w:pPr>
            <w:ins w:id="14973" w:author="Dr Mamadou SANOGO" w:date="2023-10-27T11:50:00Z">
              <w:r w:rsidRPr="00F4657A">
                <w:rPr>
                  <w:rFonts w:asciiTheme="majorHAnsi" w:hAnsiTheme="majorHAnsi"/>
                  <w:sz w:val="18"/>
                  <w:szCs w:val="18"/>
                </w:rPr>
                <w:t>Processus d’élaboration d’un projet de santé communautaire</w:t>
              </w:r>
              <w:r>
                <w:rPr>
                  <w:rFonts w:asciiTheme="majorHAnsi" w:hAnsiTheme="majorHAnsi"/>
                  <w:sz w:val="18"/>
                  <w:szCs w:val="18"/>
                </w:rPr>
                <w:t xml:space="preserve"> S2</w:t>
              </w:r>
            </w:ins>
          </w:p>
        </w:tc>
      </w:tr>
      <w:tr w:rsidR="006A62F4" w:rsidRPr="00C17428" w14:paraId="36E32596" w14:textId="77777777" w:rsidTr="00A36245">
        <w:trPr>
          <w:jc w:val="center"/>
          <w:ins w:id="14974" w:author="Dr Mamadou SANOGO" w:date="2023-10-27T11:50:00Z"/>
        </w:trPr>
        <w:tc>
          <w:tcPr>
            <w:tcW w:w="836" w:type="pct"/>
            <w:vAlign w:val="center"/>
          </w:tcPr>
          <w:p w14:paraId="4E3C0282" w14:textId="77777777" w:rsidR="006A62F4" w:rsidRDefault="006A62F4" w:rsidP="00A36245">
            <w:pPr>
              <w:spacing w:line="276" w:lineRule="auto"/>
              <w:rPr>
                <w:ins w:id="14975" w:author="Dr Mamadou SANOGO" w:date="2023-10-27T11:50:00Z"/>
                <w:rFonts w:asciiTheme="majorHAnsi" w:hAnsiTheme="majorHAnsi"/>
                <w:bCs/>
                <w:color w:val="000000" w:themeColor="text1"/>
                <w:sz w:val="18"/>
                <w:szCs w:val="18"/>
              </w:rPr>
            </w:pPr>
            <w:ins w:id="14976" w:author="Dr Mamadou SANOGO" w:date="2023-10-27T11:50:00Z">
              <w:r>
                <w:rPr>
                  <w:rFonts w:asciiTheme="majorHAnsi" w:hAnsiTheme="majorHAnsi"/>
                  <w:bCs/>
                  <w:color w:val="000000" w:themeColor="text1"/>
                  <w:sz w:val="18"/>
                  <w:szCs w:val="18"/>
                </w:rPr>
                <w:t>Moustapha SOUARE,</w:t>
              </w:r>
            </w:ins>
          </w:p>
          <w:p w14:paraId="6F390F96" w14:textId="77777777" w:rsidR="006A62F4" w:rsidRDefault="006A62F4" w:rsidP="00A36245">
            <w:pPr>
              <w:spacing w:line="276" w:lineRule="auto"/>
              <w:rPr>
                <w:ins w:id="14977" w:author="Dr Mamadou SANOGO" w:date="2023-10-27T11:50:00Z"/>
                <w:rFonts w:asciiTheme="majorHAnsi" w:hAnsiTheme="majorHAnsi"/>
                <w:bCs/>
                <w:i/>
                <w:color w:val="000000" w:themeColor="text1"/>
                <w:sz w:val="18"/>
                <w:szCs w:val="18"/>
              </w:rPr>
            </w:pPr>
            <w:ins w:id="14978" w:author="Dr Mamadou SANOGO" w:date="2023-10-27T11:50:00Z">
              <w:r w:rsidRPr="00A27F7D">
                <w:rPr>
                  <w:rFonts w:asciiTheme="majorHAnsi" w:hAnsiTheme="majorHAnsi"/>
                  <w:bCs/>
                  <w:i/>
                  <w:color w:val="000000" w:themeColor="text1"/>
                  <w:sz w:val="18"/>
                  <w:szCs w:val="18"/>
                </w:rPr>
                <w:t xml:space="preserve">Juriste, </w:t>
              </w:r>
            </w:ins>
          </w:p>
          <w:p w14:paraId="7B17EFF0" w14:textId="77777777" w:rsidR="006A62F4" w:rsidRPr="00A27F7D" w:rsidRDefault="006A62F4" w:rsidP="00A36245">
            <w:pPr>
              <w:spacing w:line="276" w:lineRule="auto"/>
              <w:rPr>
                <w:ins w:id="14979" w:author="Dr Mamadou SANOGO" w:date="2023-10-27T11:50:00Z"/>
                <w:rFonts w:asciiTheme="majorHAnsi" w:hAnsiTheme="majorHAnsi"/>
                <w:bCs/>
                <w:i/>
                <w:color w:val="000000" w:themeColor="text1"/>
                <w:sz w:val="18"/>
                <w:szCs w:val="18"/>
              </w:rPr>
            </w:pPr>
            <w:ins w:id="14980" w:author="Dr Mamadou SANOGO" w:date="2023-10-27T11:50:00Z">
              <w:r w:rsidRPr="00A27F7D">
                <w:rPr>
                  <w:rFonts w:asciiTheme="majorHAnsi" w:hAnsiTheme="majorHAnsi"/>
                  <w:bCs/>
                  <w:i/>
                  <w:color w:val="000000" w:themeColor="text1"/>
                  <w:sz w:val="18"/>
                  <w:szCs w:val="18"/>
                </w:rPr>
                <w:t xml:space="preserve">Responsable cellule </w:t>
              </w:r>
            </w:ins>
          </w:p>
        </w:tc>
        <w:tc>
          <w:tcPr>
            <w:tcW w:w="844" w:type="pct"/>
            <w:vAlign w:val="center"/>
          </w:tcPr>
          <w:p w14:paraId="605CD388" w14:textId="77777777" w:rsidR="006A62F4" w:rsidRPr="00BB3C5C" w:rsidRDefault="006A62F4" w:rsidP="00A36245">
            <w:pPr>
              <w:spacing w:line="276" w:lineRule="auto"/>
              <w:rPr>
                <w:ins w:id="14981" w:author="Dr Mamadou SANOGO" w:date="2023-10-27T11:50:00Z"/>
                <w:rFonts w:asciiTheme="majorHAnsi" w:hAnsiTheme="majorHAnsi"/>
                <w:bCs/>
                <w:color w:val="000000" w:themeColor="text1"/>
                <w:sz w:val="18"/>
                <w:szCs w:val="18"/>
              </w:rPr>
            </w:pPr>
            <w:ins w:id="14982" w:author="Dr Mamadou SANOGO" w:date="2023-10-27T11:50:00Z">
              <w:r>
                <w:rPr>
                  <w:rFonts w:asciiTheme="majorHAnsi" w:hAnsiTheme="majorHAnsi"/>
                  <w:bCs/>
                  <w:color w:val="000000" w:themeColor="text1"/>
                  <w:sz w:val="18"/>
                  <w:szCs w:val="18"/>
                </w:rPr>
                <w:t>OPV(Ministère de l’agriculture)</w:t>
              </w:r>
            </w:ins>
          </w:p>
        </w:tc>
        <w:tc>
          <w:tcPr>
            <w:tcW w:w="462" w:type="pct"/>
            <w:vAlign w:val="center"/>
          </w:tcPr>
          <w:p w14:paraId="642BE04C" w14:textId="77777777" w:rsidR="006A62F4" w:rsidRDefault="006A62F4" w:rsidP="00A36245">
            <w:pPr>
              <w:tabs>
                <w:tab w:val="num" w:pos="1494"/>
              </w:tabs>
              <w:spacing w:line="276" w:lineRule="auto"/>
              <w:rPr>
                <w:ins w:id="14983" w:author="Dr Mamadou SANOGO" w:date="2023-10-27T11:50:00Z"/>
                <w:rFonts w:asciiTheme="majorHAnsi" w:hAnsiTheme="majorHAnsi"/>
                <w:color w:val="000000" w:themeColor="text1"/>
                <w:sz w:val="18"/>
                <w:szCs w:val="18"/>
              </w:rPr>
            </w:pPr>
            <w:ins w:id="14984" w:author="Dr Mamadou SANOGO" w:date="2023-10-27T11:50:00Z">
              <w:r>
                <w:rPr>
                  <w:rFonts w:asciiTheme="majorHAnsi" w:hAnsiTheme="majorHAnsi"/>
                  <w:color w:val="000000" w:themeColor="text1"/>
                  <w:sz w:val="18"/>
                  <w:szCs w:val="18"/>
                </w:rPr>
                <w:t>Master</w:t>
              </w:r>
            </w:ins>
          </w:p>
          <w:p w14:paraId="02489FED" w14:textId="77777777" w:rsidR="006A62F4" w:rsidRPr="00BB3C5C" w:rsidRDefault="006A62F4" w:rsidP="00A36245">
            <w:pPr>
              <w:tabs>
                <w:tab w:val="num" w:pos="1494"/>
              </w:tabs>
              <w:spacing w:line="276" w:lineRule="auto"/>
              <w:rPr>
                <w:ins w:id="14985" w:author="Dr Mamadou SANOGO" w:date="2023-10-27T11:50:00Z"/>
                <w:rFonts w:asciiTheme="majorHAnsi" w:hAnsiTheme="majorHAnsi"/>
                <w:color w:val="000000" w:themeColor="text1"/>
                <w:sz w:val="18"/>
                <w:szCs w:val="18"/>
              </w:rPr>
            </w:pPr>
            <w:ins w:id="14986" w:author="Dr Mamadou SANOGO" w:date="2023-10-27T11:50:00Z">
              <w:r>
                <w:rPr>
                  <w:rFonts w:asciiTheme="majorHAnsi" w:hAnsiTheme="majorHAnsi"/>
                  <w:color w:val="000000" w:themeColor="text1"/>
                  <w:sz w:val="18"/>
                  <w:szCs w:val="18"/>
                </w:rPr>
                <w:t>(Droit, environnement)</w:t>
              </w:r>
            </w:ins>
          </w:p>
        </w:tc>
        <w:tc>
          <w:tcPr>
            <w:tcW w:w="548" w:type="pct"/>
            <w:vAlign w:val="center"/>
          </w:tcPr>
          <w:p w14:paraId="372BF22F" w14:textId="77777777" w:rsidR="006A62F4" w:rsidRPr="008E5579" w:rsidRDefault="006A62F4" w:rsidP="00A36245">
            <w:pPr>
              <w:spacing w:line="276" w:lineRule="auto"/>
              <w:jc w:val="center"/>
              <w:rPr>
                <w:ins w:id="14987" w:author="Dr Mamadou SANOGO" w:date="2023-10-27T11:50:00Z"/>
                <w:rFonts w:asciiTheme="majorHAnsi" w:hAnsiTheme="majorHAnsi"/>
                <w:i/>
                <w:color w:val="000000" w:themeColor="text1"/>
                <w:sz w:val="18"/>
                <w:szCs w:val="18"/>
              </w:rPr>
            </w:pPr>
            <w:ins w:id="14988" w:author="Dr Mamadou SANOGO" w:date="2023-10-27T11:50:00Z">
              <w:r w:rsidRPr="00D6799D">
                <w:rPr>
                  <w:rFonts w:asciiTheme="majorHAnsi" w:hAnsiTheme="majorHAnsi"/>
                  <w:bCs/>
                  <w:i/>
                  <w:color w:val="000000" w:themeColor="text1"/>
                  <w:sz w:val="18"/>
                  <w:szCs w:val="18"/>
                </w:rPr>
                <w:t>GDMS2104</w:t>
              </w:r>
              <w:r w:rsidRPr="008E5579">
                <w:rPr>
                  <w:rFonts w:asciiTheme="majorHAnsi" w:hAnsiTheme="majorHAnsi"/>
                  <w:i/>
                  <w:color w:val="000000" w:themeColor="text1"/>
                  <w:sz w:val="18"/>
                  <w:szCs w:val="18"/>
                </w:rPr>
                <w:t xml:space="preserve"> </w:t>
              </w:r>
            </w:ins>
          </w:p>
          <w:p w14:paraId="2BF6B990" w14:textId="77777777" w:rsidR="006A62F4" w:rsidRPr="003C284C" w:rsidRDefault="006A62F4" w:rsidP="00A36245">
            <w:pPr>
              <w:spacing w:line="276" w:lineRule="auto"/>
              <w:jc w:val="center"/>
              <w:rPr>
                <w:ins w:id="14989" w:author="Dr Mamadou SANOGO" w:date="2023-10-27T11:50:00Z"/>
                <w:rFonts w:asciiTheme="majorHAnsi" w:hAnsiTheme="majorHAnsi"/>
                <w:i/>
                <w:color w:val="000000" w:themeColor="text1"/>
                <w:sz w:val="18"/>
                <w:szCs w:val="18"/>
              </w:rPr>
            </w:pPr>
          </w:p>
        </w:tc>
        <w:tc>
          <w:tcPr>
            <w:tcW w:w="615" w:type="pct"/>
            <w:vAlign w:val="center"/>
          </w:tcPr>
          <w:p w14:paraId="3339948B" w14:textId="77777777" w:rsidR="006A62F4" w:rsidRPr="00BB3C5C" w:rsidRDefault="006A62F4" w:rsidP="00A36245">
            <w:pPr>
              <w:spacing w:line="276" w:lineRule="auto"/>
              <w:jc w:val="center"/>
              <w:rPr>
                <w:ins w:id="14990" w:author="Dr Mamadou SANOGO" w:date="2023-10-27T11:50:00Z"/>
                <w:rFonts w:asciiTheme="majorHAnsi" w:hAnsiTheme="majorHAnsi"/>
                <w:color w:val="000000" w:themeColor="text1"/>
                <w:sz w:val="18"/>
                <w:szCs w:val="18"/>
              </w:rPr>
            </w:pPr>
            <w:ins w:id="14991" w:author="Dr Mamadou SANOGO" w:date="2023-10-27T11:50:00Z">
              <w:r>
                <w:rPr>
                  <w:rFonts w:asciiTheme="majorHAnsi" w:hAnsiTheme="majorHAnsi"/>
                  <w:color w:val="000000" w:themeColor="text1"/>
                  <w:sz w:val="18"/>
                  <w:szCs w:val="18"/>
                </w:rPr>
                <w:t>120</w:t>
              </w:r>
            </w:ins>
          </w:p>
        </w:tc>
        <w:tc>
          <w:tcPr>
            <w:tcW w:w="1695" w:type="pct"/>
            <w:vAlign w:val="center"/>
          </w:tcPr>
          <w:p w14:paraId="43045A0F" w14:textId="77777777" w:rsidR="006A62F4" w:rsidRPr="009A715F" w:rsidRDefault="006A62F4" w:rsidP="00A36245">
            <w:pPr>
              <w:spacing w:line="276" w:lineRule="auto"/>
              <w:rPr>
                <w:ins w:id="14992" w:author="Dr Mamadou SANOGO" w:date="2023-10-27T11:50:00Z"/>
                <w:rFonts w:asciiTheme="majorHAnsi" w:hAnsiTheme="majorHAnsi"/>
                <w:sz w:val="18"/>
                <w:szCs w:val="18"/>
              </w:rPr>
            </w:pPr>
            <w:ins w:id="14993" w:author="Dr Mamadou SANOGO" w:date="2023-10-27T11:50:00Z">
              <w:r w:rsidRPr="009A715F">
                <w:rPr>
                  <w:rFonts w:asciiTheme="majorHAnsi" w:hAnsiTheme="majorHAnsi"/>
                  <w:sz w:val="18"/>
                  <w:szCs w:val="18"/>
                </w:rPr>
                <w:t>Concepts et politiques en matière de Genre</w:t>
              </w:r>
              <w:r>
                <w:rPr>
                  <w:rFonts w:asciiTheme="majorHAnsi" w:hAnsiTheme="majorHAnsi"/>
                  <w:sz w:val="18"/>
                  <w:szCs w:val="18"/>
                </w:rPr>
                <w:t xml:space="preserve"> S1 ;</w:t>
              </w:r>
            </w:ins>
          </w:p>
          <w:p w14:paraId="18FFC8D1" w14:textId="77777777" w:rsidR="006A62F4" w:rsidRPr="009A715F" w:rsidRDefault="006A62F4" w:rsidP="00A36245">
            <w:pPr>
              <w:spacing w:line="276" w:lineRule="auto"/>
              <w:rPr>
                <w:ins w:id="14994" w:author="Dr Mamadou SANOGO" w:date="2023-10-27T11:50:00Z"/>
                <w:rFonts w:asciiTheme="majorHAnsi" w:hAnsiTheme="majorHAnsi"/>
                <w:sz w:val="18"/>
                <w:szCs w:val="18"/>
              </w:rPr>
            </w:pPr>
            <w:ins w:id="14995" w:author="Dr Mamadou SANOGO" w:date="2023-10-27T11:50:00Z">
              <w:r w:rsidRPr="009A715F">
                <w:rPr>
                  <w:rFonts w:asciiTheme="majorHAnsi" w:hAnsiTheme="majorHAnsi"/>
                  <w:sz w:val="18"/>
                  <w:szCs w:val="18"/>
                </w:rPr>
                <w:t xml:space="preserve">Droit Administratif </w:t>
              </w:r>
              <w:r>
                <w:rPr>
                  <w:rFonts w:asciiTheme="majorHAnsi" w:hAnsiTheme="majorHAnsi"/>
                  <w:sz w:val="18"/>
                  <w:szCs w:val="18"/>
                </w:rPr>
                <w:t>S1 ;</w:t>
              </w:r>
            </w:ins>
          </w:p>
          <w:p w14:paraId="27C7CBD3" w14:textId="77777777" w:rsidR="006A62F4" w:rsidRPr="00325280" w:rsidRDefault="006A62F4" w:rsidP="00A36245">
            <w:pPr>
              <w:spacing w:line="276" w:lineRule="auto"/>
              <w:rPr>
                <w:ins w:id="14996" w:author="Dr Mamadou SANOGO" w:date="2023-10-27T11:50:00Z"/>
                <w:rFonts w:asciiTheme="minorHAnsi" w:hAnsiTheme="minorHAnsi"/>
                <w:bCs/>
                <w:color w:val="000000" w:themeColor="text1"/>
                <w:szCs w:val="18"/>
              </w:rPr>
            </w:pPr>
            <w:ins w:id="14997" w:author="Dr Mamadou SANOGO" w:date="2023-10-27T11:50:00Z">
              <w:r w:rsidRPr="009A715F">
                <w:rPr>
                  <w:rFonts w:asciiTheme="majorHAnsi" w:hAnsiTheme="majorHAnsi"/>
                  <w:sz w:val="18"/>
                  <w:szCs w:val="18"/>
                </w:rPr>
                <w:t>Ethique et responsabilité en matière de santé</w:t>
              </w:r>
              <w:r>
                <w:rPr>
                  <w:rFonts w:asciiTheme="majorHAnsi" w:hAnsiTheme="majorHAnsi"/>
                  <w:sz w:val="18"/>
                  <w:szCs w:val="18"/>
                </w:rPr>
                <w:t xml:space="preserve"> S1</w:t>
              </w:r>
            </w:ins>
          </w:p>
        </w:tc>
      </w:tr>
      <w:tr w:rsidR="006A62F4" w:rsidRPr="00C17428" w:rsidDel="00DC336A" w14:paraId="2A08695A" w14:textId="740D6027" w:rsidTr="00A36245">
        <w:trPr>
          <w:jc w:val="center"/>
          <w:ins w:id="14998" w:author="Dr Mamadou SANOGO" w:date="2023-10-27T11:50:00Z"/>
          <w:del w:id="14999" w:author="Cauris Cosmetics" w:date="2023-10-27T18:35:00Z"/>
        </w:trPr>
        <w:tc>
          <w:tcPr>
            <w:tcW w:w="836" w:type="pct"/>
            <w:vAlign w:val="center"/>
          </w:tcPr>
          <w:p w14:paraId="4325AD5B" w14:textId="69EE30EF" w:rsidR="006A62F4" w:rsidRPr="00D92976" w:rsidDel="00DC336A" w:rsidRDefault="006A62F4" w:rsidP="00A36245">
            <w:pPr>
              <w:spacing w:line="276" w:lineRule="auto"/>
              <w:rPr>
                <w:ins w:id="15000" w:author="Dr Mamadou SANOGO" w:date="2023-10-27T11:50:00Z"/>
                <w:del w:id="15001" w:author="Cauris Cosmetics" w:date="2023-10-27T18:35:00Z"/>
                <w:rFonts w:asciiTheme="majorHAnsi" w:hAnsiTheme="majorHAnsi"/>
                <w:bCs/>
                <w:color w:val="000000" w:themeColor="text1"/>
                <w:sz w:val="18"/>
                <w:szCs w:val="18"/>
              </w:rPr>
            </w:pPr>
            <w:ins w:id="15002" w:author="Dr Mamadou SANOGO" w:date="2023-10-27T11:50:00Z">
              <w:del w:id="15003" w:author="Cauris Cosmetics" w:date="2023-10-27T18:35:00Z">
                <w:r w:rsidDel="00DC336A">
                  <w:rPr>
                    <w:rFonts w:asciiTheme="majorHAnsi" w:hAnsiTheme="majorHAnsi"/>
                    <w:bCs/>
                    <w:color w:val="000000" w:themeColor="text1"/>
                    <w:sz w:val="18"/>
                    <w:szCs w:val="18"/>
                  </w:rPr>
                  <w:delText xml:space="preserve">Abouderhamane DICKO, </w:delText>
                </w:r>
                <w:r w:rsidDel="00DC336A">
                  <w:rPr>
                    <w:rFonts w:asciiTheme="majorHAnsi" w:hAnsiTheme="majorHAnsi"/>
                    <w:bCs/>
                    <w:i/>
                    <w:color w:val="000000" w:themeColor="text1"/>
                    <w:sz w:val="18"/>
                    <w:szCs w:val="18"/>
                  </w:rPr>
                  <w:delText>Gynécologue, Traitant</w:delText>
                </w:r>
              </w:del>
            </w:ins>
          </w:p>
        </w:tc>
        <w:tc>
          <w:tcPr>
            <w:tcW w:w="844" w:type="pct"/>
            <w:vAlign w:val="center"/>
          </w:tcPr>
          <w:p w14:paraId="177848F0" w14:textId="0E8E8EE0" w:rsidR="006A62F4" w:rsidRPr="00D92976" w:rsidDel="00DC336A" w:rsidRDefault="006A62F4" w:rsidP="00A36245">
            <w:pPr>
              <w:spacing w:line="276" w:lineRule="auto"/>
              <w:rPr>
                <w:ins w:id="15004" w:author="Dr Mamadou SANOGO" w:date="2023-10-27T11:50:00Z"/>
                <w:del w:id="15005" w:author="Cauris Cosmetics" w:date="2023-10-27T18:35:00Z"/>
                <w:rFonts w:asciiTheme="majorHAnsi" w:hAnsiTheme="majorHAnsi"/>
                <w:bCs/>
                <w:color w:val="000000" w:themeColor="text1"/>
                <w:sz w:val="18"/>
                <w:szCs w:val="18"/>
              </w:rPr>
            </w:pPr>
            <w:ins w:id="15006" w:author="Dr Mamadou SANOGO" w:date="2023-10-27T11:50:00Z">
              <w:del w:id="15007" w:author="Cauris Cosmetics" w:date="2023-10-27T18:35:00Z">
                <w:r w:rsidDel="00DC336A">
                  <w:rPr>
                    <w:rFonts w:asciiTheme="majorHAnsi" w:hAnsiTheme="majorHAnsi"/>
                    <w:bCs/>
                    <w:color w:val="000000" w:themeColor="text1"/>
                    <w:sz w:val="18"/>
                    <w:szCs w:val="18"/>
                  </w:rPr>
                  <w:delText>CSRéf Koulikoro</w:delText>
                </w:r>
              </w:del>
            </w:ins>
          </w:p>
        </w:tc>
        <w:tc>
          <w:tcPr>
            <w:tcW w:w="462" w:type="pct"/>
            <w:vAlign w:val="center"/>
          </w:tcPr>
          <w:p w14:paraId="7C92E099" w14:textId="79AF19A8" w:rsidR="006A62F4" w:rsidDel="00DC336A" w:rsidRDefault="006A62F4" w:rsidP="00A36245">
            <w:pPr>
              <w:tabs>
                <w:tab w:val="num" w:pos="1494"/>
              </w:tabs>
              <w:spacing w:line="276" w:lineRule="auto"/>
              <w:rPr>
                <w:ins w:id="15008" w:author="Dr Mamadou SANOGO" w:date="2023-10-27T11:50:00Z"/>
                <w:del w:id="15009" w:author="Cauris Cosmetics" w:date="2023-10-27T18:35:00Z"/>
                <w:rFonts w:asciiTheme="majorHAnsi" w:hAnsiTheme="majorHAnsi"/>
                <w:color w:val="000000" w:themeColor="text1"/>
                <w:sz w:val="18"/>
                <w:szCs w:val="18"/>
              </w:rPr>
            </w:pPr>
            <w:ins w:id="15010" w:author="Dr Mamadou SANOGO" w:date="2023-10-27T11:50:00Z">
              <w:del w:id="15011" w:author="Cauris Cosmetics" w:date="2023-10-27T18:35:00Z">
                <w:r w:rsidDel="00DC336A">
                  <w:rPr>
                    <w:rFonts w:asciiTheme="majorHAnsi" w:hAnsiTheme="majorHAnsi"/>
                    <w:color w:val="000000" w:themeColor="text1"/>
                    <w:sz w:val="18"/>
                    <w:szCs w:val="18"/>
                  </w:rPr>
                  <w:delText>Master</w:delText>
                </w:r>
              </w:del>
            </w:ins>
          </w:p>
          <w:p w14:paraId="29BF3D60" w14:textId="15F43331" w:rsidR="006A62F4" w:rsidRPr="00D92976" w:rsidDel="00DC336A" w:rsidRDefault="006A62F4" w:rsidP="00A36245">
            <w:pPr>
              <w:tabs>
                <w:tab w:val="num" w:pos="1494"/>
              </w:tabs>
              <w:spacing w:line="276" w:lineRule="auto"/>
              <w:rPr>
                <w:ins w:id="15012" w:author="Dr Mamadou SANOGO" w:date="2023-10-27T11:50:00Z"/>
                <w:del w:id="15013" w:author="Cauris Cosmetics" w:date="2023-10-27T18:35:00Z"/>
                <w:rFonts w:asciiTheme="majorHAnsi" w:hAnsiTheme="majorHAnsi"/>
                <w:color w:val="000000" w:themeColor="text1"/>
                <w:sz w:val="18"/>
                <w:szCs w:val="18"/>
              </w:rPr>
            </w:pPr>
            <w:ins w:id="15014" w:author="Dr Mamadou SANOGO" w:date="2023-10-27T11:50:00Z">
              <w:del w:id="15015" w:author="Cauris Cosmetics" w:date="2023-10-27T18:35:00Z">
                <w:r w:rsidDel="00DC336A">
                  <w:rPr>
                    <w:rFonts w:asciiTheme="majorHAnsi" w:hAnsiTheme="majorHAnsi"/>
                    <w:color w:val="000000" w:themeColor="text1"/>
                    <w:sz w:val="18"/>
                    <w:szCs w:val="18"/>
                  </w:rPr>
                  <w:delText>(Gynécologie)</w:delText>
                </w:r>
              </w:del>
            </w:ins>
          </w:p>
        </w:tc>
        <w:tc>
          <w:tcPr>
            <w:tcW w:w="548" w:type="pct"/>
            <w:vAlign w:val="center"/>
          </w:tcPr>
          <w:p w14:paraId="28A26604" w14:textId="74A5F111" w:rsidR="006A62F4" w:rsidDel="00DC336A" w:rsidRDefault="006A62F4" w:rsidP="00A36245">
            <w:pPr>
              <w:spacing w:line="276" w:lineRule="auto"/>
              <w:jc w:val="center"/>
              <w:rPr>
                <w:ins w:id="15016" w:author="Dr Mamadou SANOGO" w:date="2023-10-27T11:50:00Z"/>
                <w:del w:id="15017" w:author="Cauris Cosmetics" w:date="2023-10-27T18:35:00Z"/>
                <w:rFonts w:asciiTheme="majorHAnsi" w:hAnsiTheme="majorHAnsi"/>
                <w:i/>
                <w:color w:val="000000" w:themeColor="text1"/>
                <w:sz w:val="18"/>
                <w:szCs w:val="18"/>
              </w:rPr>
            </w:pPr>
            <w:ins w:id="15018" w:author="Dr Mamadou SANOGO" w:date="2023-10-27T11:50:00Z">
              <w:del w:id="15019" w:author="Cauris Cosmetics" w:date="2023-10-27T18:35:00Z">
                <w:r w:rsidRPr="00A72C1B" w:rsidDel="00DC336A">
                  <w:rPr>
                    <w:rFonts w:asciiTheme="majorHAnsi" w:hAnsiTheme="majorHAnsi"/>
                    <w:bCs/>
                    <w:i/>
                    <w:color w:val="000000" w:themeColor="text1"/>
                    <w:sz w:val="18"/>
                    <w:szCs w:val="18"/>
                  </w:rPr>
                  <w:delText>LRPSGS230</w:delText>
                </w:r>
                <w:r w:rsidDel="00DC336A">
                  <w:rPr>
                    <w:rFonts w:asciiTheme="majorHAnsi" w:hAnsiTheme="majorHAnsi"/>
                    <w:i/>
                    <w:color w:val="000000" w:themeColor="text1"/>
                    <w:sz w:val="18"/>
                    <w:szCs w:val="18"/>
                  </w:rPr>
                  <w:delText> ;</w:delText>
                </w:r>
              </w:del>
            </w:ins>
          </w:p>
          <w:p w14:paraId="79306EA2" w14:textId="23E09118" w:rsidR="006A62F4" w:rsidRPr="00760D72" w:rsidDel="00DC336A" w:rsidRDefault="006A62F4" w:rsidP="00A36245">
            <w:pPr>
              <w:spacing w:line="276" w:lineRule="auto"/>
              <w:jc w:val="center"/>
              <w:rPr>
                <w:ins w:id="15020" w:author="Dr Mamadou SANOGO" w:date="2023-10-27T11:50:00Z"/>
                <w:del w:id="15021" w:author="Cauris Cosmetics" w:date="2023-10-27T18:35:00Z"/>
                <w:rFonts w:asciiTheme="majorHAnsi" w:hAnsiTheme="majorHAnsi"/>
                <w:i/>
                <w:color w:val="000000" w:themeColor="text1"/>
                <w:sz w:val="18"/>
                <w:szCs w:val="18"/>
              </w:rPr>
            </w:pPr>
            <w:ins w:id="15022" w:author="Dr Mamadou SANOGO" w:date="2023-10-27T11:50:00Z">
              <w:del w:id="15023" w:author="Cauris Cosmetics" w:date="2023-10-27T18:35:00Z">
                <w:r w:rsidRPr="00A72C1B" w:rsidDel="00DC336A">
                  <w:rPr>
                    <w:rFonts w:asciiTheme="majorHAnsi" w:hAnsiTheme="majorHAnsi"/>
                    <w:bCs/>
                    <w:i/>
                    <w:color w:val="000000" w:themeColor="text1"/>
                    <w:sz w:val="18"/>
                    <w:szCs w:val="18"/>
                  </w:rPr>
                  <w:delText>PSS2302</w:delText>
                </w:r>
              </w:del>
            </w:ins>
          </w:p>
        </w:tc>
        <w:tc>
          <w:tcPr>
            <w:tcW w:w="615" w:type="pct"/>
            <w:vAlign w:val="center"/>
          </w:tcPr>
          <w:p w14:paraId="52112C1F" w14:textId="0480B87B" w:rsidR="006A62F4" w:rsidRPr="00D92976" w:rsidDel="00DC336A" w:rsidRDefault="006A62F4" w:rsidP="00A36245">
            <w:pPr>
              <w:spacing w:line="276" w:lineRule="auto"/>
              <w:jc w:val="center"/>
              <w:rPr>
                <w:ins w:id="15024" w:author="Dr Mamadou SANOGO" w:date="2023-10-27T11:50:00Z"/>
                <w:del w:id="15025" w:author="Cauris Cosmetics" w:date="2023-10-27T18:35:00Z"/>
                <w:rFonts w:asciiTheme="majorHAnsi" w:hAnsiTheme="majorHAnsi"/>
                <w:color w:val="000000" w:themeColor="text1"/>
                <w:sz w:val="18"/>
                <w:szCs w:val="18"/>
              </w:rPr>
            </w:pPr>
            <w:ins w:id="15026" w:author="Dr Mamadou SANOGO" w:date="2023-10-27T11:50:00Z">
              <w:del w:id="15027" w:author="Cauris Cosmetics" w:date="2023-10-27T18:35:00Z">
                <w:r w:rsidDel="00DC336A">
                  <w:rPr>
                    <w:rFonts w:asciiTheme="majorHAnsi" w:hAnsiTheme="majorHAnsi"/>
                    <w:color w:val="000000" w:themeColor="text1"/>
                    <w:sz w:val="18"/>
                    <w:szCs w:val="18"/>
                  </w:rPr>
                  <w:delText>120</w:delText>
                </w:r>
              </w:del>
            </w:ins>
          </w:p>
        </w:tc>
        <w:tc>
          <w:tcPr>
            <w:tcW w:w="1695" w:type="pct"/>
            <w:tcBorders>
              <w:bottom w:val="single" w:sz="4" w:space="0" w:color="auto"/>
            </w:tcBorders>
            <w:vAlign w:val="center"/>
          </w:tcPr>
          <w:p w14:paraId="77D6710F" w14:textId="6E2B7EFE" w:rsidR="006A62F4" w:rsidRPr="00760D72" w:rsidDel="00DC336A" w:rsidRDefault="006A62F4" w:rsidP="00A36245">
            <w:pPr>
              <w:spacing w:line="276" w:lineRule="auto"/>
              <w:rPr>
                <w:ins w:id="15028" w:author="Dr Mamadou SANOGO" w:date="2023-10-27T11:50:00Z"/>
                <w:del w:id="15029" w:author="Cauris Cosmetics" w:date="2023-10-27T18:35:00Z"/>
                <w:rFonts w:asciiTheme="majorHAnsi" w:hAnsiTheme="majorHAnsi"/>
                <w:sz w:val="18"/>
                <w:szCs w:val="18"/>
              </w:rPr>
            </w:pPr>
            <w:ins w:id="15030" w:author="Dr Mamadou SANOGO" w:date="2023-10-27T11:50:00Z">
              <w:del w:id="15031" w:author="Cauris Cosmetics" w:date="2023-10-27T18:35:00Z">
                <w:r w:rsidRPr="00760D72" w:rsidDel="00DC336A">
                  <w:rPr>
                    <w:rFonts w:asciiTheme="majorHAnsi" w:hAnsiTheme="majorHAnsi"/>
                    <w:sz w:val="18"/>
                    <w:szCs w:val="18"/>
                  </w:rPr>
                  <w:delText>Profession du spécialiste en gynécologie- obstétrique S3 ;</w:delText>
                </w:r>
              </w:del>
            </w:ins>
          </w:p>
          <w:p w14:paraId="78BC3772" w14:textId="2F71557B" w:rsidR="006A62F4" w:rsidRPr="00760D72" w:rsidDel="00DC336A" w:rsidRDefault="006A62F4" w:rsidP="00A36245">
            <w:pPr>
              <w:spacing w:line="276" w:lineRule="auto"/>
              <w:rPr>
                <w:ins w:id="15032" w:author="Dr Mamadou SANOGO" w:date="2023-10-27T11:50:00Z"/>
                <w:del w:id="15033" w:author="Cauris Cosmetics" w:date="2023-10-27T18:35:00Z"/>
                <w:rFonts w:asciiTheme="majorHAnsi" w:hAnsiTheme="majorHAnsi"/>
                <w:sz w:val="18"/>
                <w:szCs w:val="18"/>
              </w:rPr>
            </w:pPr>
            <w:ins w:id="15034" w:author="Dr Mamadou SANOGO" w:date="2023-10-27T11:50:00Z">
              <w:del w:id="15035" w:author="Cauris Cosmetics" w:date="2023-10-27T18:35:00Z">
                <w:r w:rsidRPr="00760D72" w:rsidDel="00DC336A">
                  <w:rPr>
                    <w:rFonts w:asciiTheme="majorHAnsi" w:hAnsiTheme="majorHAnsi"/>
                    <w:sz w:val="18"/>
                    <w:szCs w:val="18"/>
                  </w:rPr>
                  <w:delText>Textes législatifs et réglementaires en SR/PF S3 ;</w:delText>
                </w:r>
              </w:del>
            </w:ins>
          </w:p>
          <w:p w14:paraId="67A7F8F0" w14:textId="710A69ED" w:rsidR="006A62F4" w:rsidRPr="00760D72" w:rsidDel="00DC336A" w:rsidRDefault="006A62F4" w:rsidP="00A36245">
            <w:pPr>
              <w:spacing w:line="276" w:lineRule="auto"/>
              <w:rPr>
                <w:ins w:id="15036" w:author="Dr Mamadou SANOGO" w:date="2023-10-27T11:50:00Z"/>
                <w:del w:id="15037" w:author="Cauris Cosmetics" w:date="2023-10-27T18:35:00Z"/>
                <w:rFonts w:asciiTheme="majorHAnsi" w:hAnsiTheme="majorHAnsi"/>
                <w:sz w:val="18"/>
                <w:szCs w:val="18"/>
              </w:rPr>
            </w:pPr>
            <w:ins w:id="15038" w:author="Dr Mamadou SANOGO" w:date="2023-10-27T11:50:00Z">
              <w:del w:id="15039" w:author="Cauris Cosmetics" w:date="2023-10-27T18:35:00Z">
                <w:r w:rsidRPr="00760D72" w:rsidDel="00DC336A">
                  <w:rPr>
                    <w:rFonts w:asciiTheme="majorHAnsi" w:hAnsiTheme="majorHAnsi"/>
                    <w:sz w:val="18"/>
                    <w:szCs w:val="18"/>
                  </w:rPr>
                  <w:delText>Stratégies en SR/PF S3 ;</w:delText>
                </w:r>
              </w:del>
            </w:ins>
          </w:p>
          <w:p w14:paraId="3205F803" w14:textId="75E52D72" w:rsidR="006A62F4" w:rsidRPr="00760D72" w:rsidDel="00DC336A" w:rsidRDefault="006A62F4" w:rsidP="00A36245">
            <w:pPr>
              <w:spacing w:line="276" w:lineRule="auto"/>
              <w:rPr>
                <w:ins w:id="15040" w:author="Dr Mamadou SANOGO" w:date="2023-10-27T11:50:00Z"/>
                <w:del w:id="15041" w:author="Cauris Cosmetics" w:date="2023-10-27T18:35:00Z"/>
                <w:color w:val="70AD47" w:themeColor="accent6"/>
              </w:rPr>
            </w:pPr>
            <w:ins w:id="15042" w:author="Dr Mamadou SANOGO" w:date="2023-10-27T11:50:00Z">
              <w:del w:id="15043" w:author="Cauris Cosmetics" w:date="2023-10-27T18:35:00Z">
                <w:r w:rsidRPr="00760D72" w:rsidDel="00DC336A">
                  <w:rPr>
                    <w:rFonts w:asciiTheme="majorHAnsi" w:hAnsiTheme="majorHAnsi"/>
                    <w:sz w:val="18"/>
                    <w:szCs w:val="18"/>
                  </w:rPr>
                  <w:delText>Ingénierie et pilotage d'un service de SR/PF S3</w:delText>
                </w:r>
              </w:del>
            </w:ins>
          </w:p>
        </w:tc>
      </w:tr>
      <w:tr w:rsidR="006A62F4" w:rsidRPr="00C17428" w:rsidDel="00EF0F74" w14:paraId="4FE14214" w14:textId="1E2DEF82" w:rsidTr="00A36245">
        <w:trPr>
          <w:trHeight w:val="1816"/>
          <w:jc w:val="center"/>
          <w:ins w:id="15044" w:author="Dr Mamadou SANOGO" w:date="2023-10-27T11:50:00Z"/>
          <w:del w:id="15045" w:author="Cauris Cosmetics" w:date="2023-10-27T18:37:00Z"/>
        </w:trPr>
        <w:tc>
          <w:tcPr>
            <w:tcW w:w="836" w:type="pct"/>
            <w:vAlign w:val="center"/>
          </w:tcPr>
          <w:p w14:paraId="1FBE6881" w14:textId="125891F4" w:rsidR="006A62F4" w:rsidDel="00EF0F74" w:rsidRDefault="006A62F4" w:rsidP="00A36245">
            <w:pPr>
              <w:spacing w:line="276" w:lineRule="auto"/>
              <w:rPr>
                <w:ins w:id="15046" w:author="Dr Mamadou SANOGO" w:date="2023-10-27T11:50:00Z"/>
                <w:del w:id="15047" w:author="Cauris Cosmetics" w:date="2023-10-27T18:37:00Z"/>
                <w:rFonts w:asciiTheme="majorHAnsi" w:hAnsiTheme="majorHAnsi"/>
                <w:bCs/>
                <w:color w:val="000000" w:themeColor="text1"/>
                <w:sz w:val="18"/>
                <w:szCs w:val="18"/>
              </w:rPr>
            </w:pPr>
            <w:ins w:id="15048" w:author="Dr Mamadou SANOGO" w:date="2023-10-27T11:50:00Z">
              <w:del w:id="15049" w:author="Cauris Cosmetics" w:date="2023-10-27T18:37:00Z">
                <w:r w:rsidDel="00EF0F74">
                  <w:rPr>
                    <w:rFonts w:asciiTheme="majorHAnsi" w:hAnsiTheme="majorHAnsi"/>
                    <w:bCs/>
                    <w:color w:val="000000" w:themeColor="text1"/>
                    <w:sz w:val="18"/>
                    <w:szCs w:val="18"/>
                  </w:rPr>
                  <w:delText>Bocary Sidi KONE,</w:delText>
                </w:r>
              </w:del>
            </w:ins>
          </w:p>
          <w:p w14:paraId="66BBE94A" w14:textId="0306E40F" w:rsidR="006A62F4" w:rsidRPr="00BB3C5C" w:rsidDel="00EF0F74" w:rsidRDefault="006A62F4" w:rsidP="00A36245">
            <w:pPr>
              <w:spacing w:line="276" w:lineRule="auto"/>
              <w:rPr>
                <w:ins w:id="15050" w:author="Dr Mamadou SANOGO" w:date="2023-10-27T11:50:00Z"/>
                <w:del w:id="15051" w:author="Cauris Cosmetics" w:date="2023-10-27T18:37:00Z"/>
                <w:rFonts w:asciiTheme="majorHAnsi" w:hAnsiTheme="majorHAnsi"/>
                <w:bCs/>
                <w:color w:val="000000" w:themeColor="text1"/>
                <w:sz w:val="18"/>
                <w:szCs w:val="18"/>
              </w:rPr>
            </w:pPr>
            <w:ins w:id="15052" w:author="Dr Mamadou SANOGO" w:date="2023-10-27T11:50:00Z">
              <w:del w:id="15053" w:author="Cauris Cosmetics" w:date="2023-10-27T18:37:00Z">
                <w:r w:rsidRPr="00DD6339" w:rsidDel="00EF0F74">
                  <w:rPr>
                    <w:rFonts w:asciiTheme="majorHAnsi" w:hAnsiTheme="majorHAnsi"/>
                    <w:bCs/>
                    <w:i/>
                    <w:color w:val="000000" w:themeColor="text1"/>
                    <w:sz w:val="18"/>
                    <w:szCs w:val="18"/>
                  </w:rPr>
                  <w:delText>Gynécologue</w:delText>
                </w:r>
                <w:r w:rsidDel="00EF0F74">
                  <w:rPr>
                    <w:rFonts w:asciiTheme="majorHAnsi" w:hAnsiTheme="majorHAnsi"/>
                    <w:bCs/>
                    <w:i/>
                    <w:color w:val="000000" w:themeColor="text1"/>
                    <w:sz w:val="18"/>
                    <w:szCs w:val="18"/>
                  </w:rPr>
                  <w:delText>, Traitant</w:delText>
                </w:r>
              </w:del>
            </w:ins>
          </w:p>
        </w:tc>
        <w:tc>
          <w:tcPr>
            <w:tcW w:w="844" w:type="pct"/>
            <w:vAlign w:val="center"/>
          </w:tcPr>
          <w:p w14:paraId="51F1A036" w14:textId="3ABD1E78" w:rsidR="006A62F4" w:rsidRPr="00BB3C5C" w:rsidDel="00EF0F74" w:rsidRDefault="006A62F4" w:rsidP="00A36245">
            <w:pPr>
              <w:spacing w:line="276" w:lineRule="auto"/>
              <w:rPr>
                <w:ins w:id="15054" w:author="Dr Mamadou SANOGO" w:date="2023-10-27T11:50:00Z"/>
                <w:del w:id="15055" w:author="Cauris Cosmetics" w:date="2023-10-27T18:37:00Z"/>
                <w:rFonts w:asciiTheme="majorHAnsi" w:hAnsiTheme="majorHAnsi"/>
                <w:bCs/>
                <w:color w:val="000000" w:themeColor="text1"/>
                <w:sz w:val="18"/>
                <w:szCs w:val="18"/>
              </w:rPr>
            </w:pPr>
            <w:ins w:id="15056" w:author="Dr Mamadou SANOGO" w:date="2023-10-27T11:50:00Z">
              <w:del w:id="15057" w:author="Cauris Cosmetics" w:date="2023-10-27T18:37:00Z">
                <w:r w:rsidDel="00EF0F74">
                  <w:rPr>
                    <w:rFonts w:asciiTheme="majorHAnsi" w:hAnsiTheme="majorHAnsi"/>
                    <w:bCs/>
                    <w:color w:val="000000" w:themeColor="text1"/>
                    <w:sz w:val="18"/>
                    <w:szCs w:val="18"/>
                  </w:rPr>
                  <w:delText>CSRéf  Kalaban-coro</w:delText>
                </w:r>
              </w:del>
            </w:ins>
          </w:p>
        </w:tc>
        <w:tc>
          <w:tcPr>
            <w:tcW w:w="462" w:type="pct"/>
            <w:vAlign w:val="center"/>
          </w:tcPr>
          <w:p w14:paraId="3D9C19C6" w14:textId="299F96D7" w:rsidR="006A62F4" w:rsidDel="00EF0F74" w:rsidRDefault="006A62F4" w:rsidP="00A36245">
            <w:pPr>
              <w:tabs>
                <w:tab w:val="num" w:pos="1494"/>
              </w:tabs>
              <w:spacing w:line="276" w:lineRule="auto"/>
              <w:rPr>
                <w:ins w:id="15058" w:author="Dr Mamadou SANOGO" w:date="2023-10-27T11:50:00Z"/>
                <w:del w:id="15059" w:author="Cauris Cosmetics" w:date="2023-10-27T18:37:00Z"/>
                <w:rFonts w:asciiTheme="majorHAnsi" w:hAnsiTheme="majorHAnsi"/>
                <w:color w:val="000000" w:themeColor="text1"/>
                <w:sz w:val="18"/>
                <w:szCs w:val="18"/>
              </w:rPr>
            </w:pPr>
            <w:ins w:id="15060" w:author="Dr Mamadou SANOGO" w:date="2023-10-27T11:50:00Z">
              <w:del w:id="15061" w:author="Cauris Cosmetics" w:date="2023-10-27T18:37:00Z">
                <w:r w:rsidDel="00EF0F74">
                  <w:rPr>
                    <w:rFonts w:asciiTheme="majorHAnsi" w:hAnsiTheme="majorHAnsi"/>
                    <w:color w:val="000000" w:themeColor="text1"/>
                    <w:sz w:val="18"/>
                    <w:szCs w:val="18"/>
                  </w:rPr>
                  <w:delText>Master</w:delText>
                </w:r>
              </w:del>
            </w:ins>
          </w:p>
          <w:p w14:paraId="289598D3" w14:textId="14800FD5" w:rsidR="006A62F4" w:rsidRPr="00BB3C5C" w:rsidDel="00EF0F74" w:rsidRDefault="006A62F4" w:rsidP="00A36245">
            <w:pPr>
              <w:tabs>
                <w:tab w:val="num" w:pos="1494"/>
              </w:tabs>
              <w:spacing w:line="276" w:lineRule="auto"/>
              <w:rPr>
                <w:ins w:id="15062" w:author="Dr Mamadou SANOGO" w:date="2023-10-27T11:50:00Z"/>
                <w:del w:id="15063" w:author="Cauris Cosmetics" w:date="2023-10-27T18:37:00Z"/>
                <w:rFonts w:asciiTheme="majorHAnsi" w:hAnsiTheme="majorHAnsi"/>
                <w:color w:val="000000" w:themeColor="text1"/>
                <w:sz w:val="18"/>
                <w:szCs w:val="18"/>
              </w:rPr>
            </w:pPr>
            <w:ins w:id="15064" w:author="Dr Mamadou SANOGO" w:date="2023-10-27T11:50:00Z">
              <w:del w:id="15065" w:author="Cauris Cosmetics" w:date="2023-10-27T18:37:00Z">
                <w:r w:rsidDel="00EF0F74">
                  <w:rPr>
                    <w:rFonts w:asciiTheme="majorHAnsi" w:hAnsiTheme="majorHAnsi"/>
                    <w:color w:val="000000" w:themeColor="text1"/>
                    <w:sz w:val="18"/>
                    <w:szCs w:val="18"/>
                  </w:rPr>
                  <w:delText>(Gynécologie)</w:delText>
                </w:r>
              </w:del>
            </w:ins>
          </w:p>
        </w:tc>
        <w:tc>
          <w:tcPr>
            <w:tcW w:w="548" w:type="pct"/>
            <w:vAlign w:val="center"/>
          </w:tcPr>
          <w:p w14:paraId="0E148C9B" w14:textId="154F149B" w:rsidR="006A62F4" w:rsidDel="00EF0F74" w:rsidRDefault="006A62F4" w:rsidP="00A36245">
            <w:pPr>
              <w:spacing w:line="276" w:lineRule="auto"/>
              <w:jc w:val="center"/>
              <w:rPr>
                <w:ins w:id="15066" w:author="Dr Mamadou SANOGO" w:date="2023-10-27T11:50:00Z"/>
                <w:del w:id="15067" w:author="Cauris Cosmetics" w:date="2023-10-27T18:37:00Z"/>
                <w:rFonts w:asciiTheme="majorHAnsi" w:hAnsiTheme="majorHAnsi"/>
                <w:i/>
                <w:color w:val="000000" w:themeColor="text1"/>
                <w:sz w:val="18"/>
                <w:szCs w:val="18"/>
              </w:rPr>
            </w:pPr>
            <w:ins w:id="15068" w:author="Dr Mamadou SANOGO" w:date="2023-10-27T11:50:00Z">
              <w:del w:id="15069" w:author="Cauris Cosmetics" w:date="2023-10-27T18:37:00Z">
                <w:r w:rsidRPr="00A72C1B" w:rsidDel="00EF0F74">
                  <w:rPr>
                    <w:rFonts w:asciiTheme="majorHAnsi" w:hAnsiTheme="majorHAnsi"/>
                    <w:bCs/>
                    <w:i/>
                    <w:color w:val="000000" w:themeColor="text1"/>
                    <w:sz w:val="18"/>
                    <w:szCs w:val="18"/>
                  </w:rPr>
                  <w:delText>SRM2303</w:delText>
                </w:r>
                <w:r w:rsidDel="00EF0F74">
                  <w:rPr>
                    <w:rFonts w:asciiTheme="majorHAnsi" w:hAnsiTheme="majorHAnsi"/>
                    <w:i/>
                    <w:color w:val="000000" w:themeColor="text1"/>
                    <w:sz w:val="18"/>
                    <w:szCs w:val="18"/>
                  </w:rPr>
                  <w:delText>;</w:delText>
                </w:r>
              </w:del>
            </w:ins>
          </w:p>
          <w:p w14:paraId="4562C164" w14:textId="34F24075" w:rsidR="006A62F4" w:rsidRPr="00752C2E" w:rsidDel="00EF0F74" w:rsidRDefault="006A62F4" w:rsidP="00A36245">
            <w:pPr>
              <w:spacing w:line="276" w:lineRule="auto"/>
              <w:jc w:val="center"/>
              <w:rPr>
                <w:ins w:id="15070" w:author="Dr Mamadou SANOGO" w:date="2023-10-27T11:50:00Z"/>
                <w:del w:id="15071" w:author="Cauris Cosmetics" w:date="2023-10-27T18:37:00Z"/>
                <w:rFonts w:asciiTheme="majorHAnsi" w:hAnsiTheme="majorHAnsi"/>
                <w:i/>
                <w:color w:val="000000" w:themeColor="text1"/>
                <w:sz w:val="18"/>
                <w:szCs w:val="18"/>
              </w:rPr>
            </w:pPr>
            <w:ins w:id="15072" w:author="Dr Mamadou SANOGO" w:date="2023-10-27T11:50:00Z">
              <w:del w:id="15073" w:author="Cauris Cosmetics" w:date="2023-10-27T18:37:00Z">
                <w:r w:rsidRPr="00A72C1B" w:rsidDel="00EF0F74">
                  <w:rPr>
                    <w:rFonts w:asciiTheme="majorHAnsi" w:hAnsiTheme="majorHAnsi"/>
                    <w:bCs/>
                    <w:i/>
                    <w:color w:val="000000" w:themeColor="text1"/>
                    <w:sz w:val="18"/>
                    <w:szCs w:val="18"/>
                  </w:rPr>
                  <w:delText>DSRF2306</w:delText>
                </w:r>
                <w:r w:rsidRPr="00752C2E" w:rsidDel="00EF0F74">
                  <w:rPr>
                    <w:rFonts w:asciiTheme="majorHAnsi" w:hAnsiTheme="majorHAnsi"/>
                    <w:i/>
                    <w:color w:val="000000" w:themeColor="text1"/>
                    <w:sz w:val="18"/>
                    <w:szCs w:val="18"/>
                  </w:rPr>
                  <w:delText xml:space="preserve"> </w:delText>
                </w:r>
              </w:del>
            </w:ins>
          </w:p>
          <w:p w14:paraId="78A2042C" w14:textId="1F106A97" w:rsidR="006A62F4" w:rsidRPr="003C284C" w:rsidDel="00EF0F74" w:rsidRDefault="006A62F4" w:rsidP="00A36245">
            <w:pPr>
              <w:spacing w:line="276" w:lineRule="auto"/>
              <w:jc w:val="center"/>
              <w:rPr>
                <w:ins w:id="15074" w:author="Dr Mamadou SANOGO" w:date="2023-10-27T11:50:00Z"/>
                <w:del w:id="15075" w:author="Cauris Cosmetics" w:date="2023-10-27T18:37:00Z"/>
                <w:rFonts w:asciiTheme="majorHAnsi" w:hAnsiTheme="majorHAnsi"/>
                <w:i/>
                <w:color w:val="000000" w:themeColor="text1"/>
                <w:sz w:val="18"/>
                <w:szCs w:val="18"/>
              </w:rPr>
            </w:pPr>
            <w:ins w:id="15076" w:author="Dr Mamadou SANOGO" w:date="2023-10-27T11:50:00Z">
              <w:del w:id="15077" w:author="Cauris Cosmetics" w:date="2023-10-27T18:37:00Z">
                <w:r w:rsidDel="00EF0F74">
                  <w:rPr>
                    <w:rFonts w:asciiTheme="majorHAnsi" w:hAnsiTheme="majorHAnsi"/>
                    <w:i/>
                    <w:color w:val="000000" w:themeColor="text1"/>
                    <w:sz w:val="18"/>
                    <w:szCs w:val="18"/>
                  </w:rPr>
                  <w:delText> </w:delText>
                </w:r>
              </w:del>
            </w:ins>
          </w:p>
        </w:tc>
        <w:tc>
          <w:tcPr>
            <w:tcW w:w="615" w:type="pct"/>
            <w:tcBorders>
              <w:bottom w:val="single" w:sz="4" w:space="0" w:color="auto"/>
            </w:tcBorders>
            <w:vAlign w:val="center"/>
          </w:tcPr>
          <w:p w14:paraId="7A870CEF" w14:textId="4D726DB7" w:rsidR="006A62F4" w:rsidRPr="00BB3C5C" w:rsidDel="00EF0F74" w:rsidRDefault="006A62F4" w:rsidP="00A36245">
            <w:pPr>
              <w:spacing w:line="276" w:lineRule="auto"/>
              <w:jc w:val="center"/>
              <w:rPr>
                <w:ins w:id="15078" w:author="Dr Mamadou SANOGO" w:date="2023-10-27T11:50:00Z"/>
                <w:del w:id="15079" w:author="Cauris Cosmetics" w:date="2023-10-27T18:37:00Z"/>
                <w:rFonts w:asciiTheme="majorHAnsi" w:hAnsiTheme="majorHAnsi"/>
                <w:color w:val="000000" w:themeColor="text1"/>
                <w:sz w:val="18"/>
                <w:szCs w:val="18"/>
              </w:rPr>
            </w:pPr>
            <w:ins w:id="15080" w:author="Dr Mamadou SANOGO" w:date="2023-10-27T11:50:00Z">
              <w:del w:id="15081" w:author="Cauris Cosmetics" w:date="2023-10-27T18:37:00Z">
                <w:r w:rsidDel="00EF0F74">
                  <w:rPr>
                    <w:rFonts w:asciiTheme="majorHAnsi" w:hAnsiTheme="majorHAnsi"/>
                    <w:color w:val="000000" w:themeColor="text1"/>
                    <w:sz w:val="18"/>
                    <w:szCs w:val="18"/>
                  </w:rPr>
                  <w:delText>160</w:delText>
                </w:r>
              </w:del>
            </w:ins>
          </w:p>
        </w:tc>
        <w:tc>
          <w:tcPr>
            <w:tcW w:w="1695" w:type="pct"/>
            <w:tcBorders>
              <w:bottom w:val="single" w:sz="4" w:space="0" w:color="auto"/>
            </w:tcBorders>
            <w:vAlign w:val="center"/>
          </w:tcPr>
          <w:p w14:paraId="2A081DE5" w14:textId="4C9CEAC5" w:rsidR="006A62F4" w:rsidRPr="00760D72" w:rsidDel="00EF0F74" w:rsidRDefault="006A62F4" w:rsidP="00A36245">
            <w:pPr>
              <w:spacing w:line="276" w:lineRule="auto"/>
              <w:rPr>
                <w:ins w:id="15082" w:author="Dr Mamadou SANOGO" w:date="2023-10-27T11:50:00Z"/>
                <w:del w:id="15083" w:author="Cauris Cosmetics" w:date="2023-10-27T18:37:00Z"/>
                <w:rFonts w:asciiTheme="majorHAnsi" w:hAnsiTheme="majorHAnsi"/>
                <w:sz w:val="18"/>
                <w:szCs w:val="18"/>
              </w:rPr>
            </w:pPr>
            <w:ins w:id="15084" w:author="Dr Mamadou SANOGO" w:date="2023-10-27T11:50:00Z">
              <w:del w:id="15085" w:author="Cauris Cosmetics" w:date="2023-10-27T18:37:00Z">
                <w:r w:rsidRPr="00760D72" w:rsidDel="00EF0F74">
                  <w:rPr>
                    <w:rFonts w:asciiTheme="majorHAnsi" w:hAnsiTheme="majorHAnsi"/>
                    <w:bCs/>
                    <w:sz w:val="18"/>
                    <w:szCs w:val="18"/>
                  </w:rPr>
                  <w:delText xml:space="preserve">Prise en charge des pathologies gynécologiques et obstétricales </w:delText>
                </w:r>
                <w:r w:rsidRPr="00760D72" w:rsidDel="00EF0F74">
                  <w:rPr>
                    <w:rFonts w:asciiTheme="majorHAnsi" w:hAnsiTheme="majorHAnsi"/>
                    <w:sz w:val="18"/>
                    <w:szCs w:val="18"/>
                  </w:rPr>
                  <w:delText>S3 ;</w:delText>
                </w:r>
              </w:del>
            </w:ins>
          </w:p>
          <w:p w14:paraId="146F916B" w14:textId="5B91E912" w:rsidR="006A62F4" w:rsidRPr="00760D72" w:rsidDel="00EF0F74" w:rsidRDefault="006A62F4" w:rsidP="00A36245">
            <w:pPr>
              <w:spacing w:line="276" w:lineRule="auto"/>
              <w:rPr>
                <w:ins w:id="15086" w:author="Dr Mamadou SANOGO" w:date="2023-10-27T11:50:00Z"/>
                <w:del w:id="15087" w:author="Cauris Cosmetics" w:date="2023-10-27T18:37:00Z"/>
                <w:rFonts w:asciiTheme="majorHAnsi" w:hAnsiTheme="majorHAnsi"/>
                <w:sz w:val="18"/>
                <w:szCs w:val="18"/>
              </w:rPr>
            </w:pPr>
            <w:ins w:id="15088" w:author="Dr Mamadou SANOGO" w:date="2023-10-27T11:50:00Z">
              <w:del w:id="15089" w:author="Cauris Cosmetics" w:date="2023-10-27T18:37:00Z">
                <w:r w:rsidRPr="00760D72" w:rsidDel="00EF0F74">
                  <w:rPr>
                    <w:rFonts w:asciiTheme="majorHAnsi" w:hAnsiTheme="majorHAnsi"/>
                    <w:bCs/>
                    <w:sz w:val="18"/>
                    <w:szCs w:val="18"/>
                  </w:rPr>
                  <w:delText xml:space="preserve">Identification des dysfonctionnements de l’appareil de reproduction chez la femme </w:delText>
                </w:r>
                <w:r w:rsidRPr="00760D72" w:rsidDel="00EF0F74">
                  <w:rPr>
                    <w:rFonts w:asciiTheme="majorHAnsi" w:hAnsiTheme="majorHAnsi"/>
                    <w:sz w:val="18"/>
                    <w:szCs w:val="18"/>
                  </w:rPr>
                  <w:delText>S3 ;</w:delText>
                </w:r>
              </w:del>
            </w:ins>
          </w:p>
          <w:p w14:paraId="172A6454" w14:textId="5E74C1A5" w:rsidR="006A62F4" w:rsidRPr="00760D72" w:rsidDel="00EF0F74" w:rsidRDefault="006A62F4" w:rsidP="00A36245">
            <w:pPr>
              <w:spacing w:line="276" w:lineRule="auto"/>
              <w:rPr>
                <w:ins w:id="15090" w:author="Dr Mamadou SANOGO" w:date="2023-10-27T11:50:00Z"/>
                <w:del w:id="15091" w:author="Cauris Cosmetics" w:date="2023-10-27T18:37:00Z"/>
                <w:rFonts w:asciiTheme="majorHAnsi" w:hAnsiTheme="majorHAnsi"/>
                <w:bCs/>
                <w:sz w:val="18"/>
                <w:szCs w:val="18"/>
              </w:rPr>
            </w:pPr>
            <w:ins w:id="15092" w:author="Dr Mamadou SANOGO" w:date="2023-10-27T11:50:00Z">
              <w:del w:id="15093" w:author="Cauris Cosmetics" w:date="2023-10-27T18:37:00Z">
                <w:r w:rsidRPr="00760D72" w:rsidDel="00EF0F74">
                  <w:rPr>
                    <w:rFonts w:asciiTheme="majorHAnsi" w:hAnsiTheme="majorHAnsi"/>
                    <w:bCs/>
                    <w:sz w:val="18"/>
                    <w:szCs w:val="18"/>
                  </w:rPr>
                  <w:delText>Prise en charge des pathologies du système de reproduction de la femme</w:delText>
                </w:r>
                <w:r w:rsidRPr="00760D72" w:rsidDel="00EF0F74">
                  <w:rPr>
                    <w:rFonts w:asciiTheme="majorHAnsi" w:hAnsiTheme="majorHAnsi"/>
                    <w:sz w:val="18"/>
                    <w:szCs w:val="18"/>
                  </w:rPr>
                  <w:delText xml:space="preserve"> S3 ;</w:delText>
                </w:r>
              </w:del>
            </w:ins>
          </w:p>
          <w:p w14:paraId="5057B5AB" w14:textId="30B801E8" w:rsidR="006A62F4" w:rsidRPr="00760D72" w:rsidDel="00EF0F74" w:rsidRDefault="006A62F4" w:rsidP="00A36245">
            <w:pPr>
              <w:spacing w:line="276" w:lineRule="auto"/>
              <w:rPr>
                <w:ins w:id="15094" w:author="Dr Mamadou SANOGO" w:date="2023-10-27T11:50:00Z"/>
                <w:del w:id="15095" w:author="Cauris Cosmetics" w:date="2023-10-27T18:37:00Z"/>
                <w:rFonts w:asciiTheme="majorHAnsi" w:hAnsiTheme="majorHAnsi"/>
                <w:bCs/>
                <w:sz w:val="18"/>
                <w:szCs w:val="18"/>
              </w:rPr>
            </w:pPr>
            <w:ins w:id="15096" w:author="Dr Mamadou SANOGO" w:date="2023-10-27T11:50:00Z">
              <w:del w:id="15097" w:author="Cauris Cosmetics" w:date="2023-10-27T18:37:00Z">
                <w:r w:rsidRPr="00760D72" w:rsidDel="00EF0F74">
                  <w:rPr>
                    <w:rFonts w:asciiTheme="majorHAnsi" w:hAnsiTheme="majorHAnsi"/>
                    <w:bCs/>
                    <w:sz w:val="18"/>
                    <w:szCs w:val="18"/>
                  </w:rPr>
                  <w:delText>Urgences obstétricales et néonatales</w:delText>
                </w:r>
                <w:r w:rsidRPr="00760D72" w:rsidDel="00EF0F74">
                  <w:rPr>
                    <w:rFonts w:asciiTheme="majorHAnsi" w:hAnsiTheme="majorHAnsi"/>
                    <w:sz w:val="18"/>
                    <w:szCs w:val="18"/>
                  </w:rPr>
                  <w:delText xml:space="preserve"> S3</w:delText>
                </w:r>
              </w:del>
            </w:ins>
          </w:p>
        </w:tc>
      </w:tr>
      <w:tr w:rsidR="006A62F4" w:rsidRPr="00C17428" w:rsidDel="004C326B" w14:paraId="7CA1DD65" w14:textId="35070B28" w:rsidTr="00A36245">
        <w:trPr>
          <w:trHeight w:val="1257"/>
          <w:jc w:val="center"/>
          <w:ins w:id="15098" w:author="Dr Mamadou SANOGO" w:date="2023-10-27T11:50:00Z"/>
          <w:del w:id="15099" w:author="Cauris Cosmetics" w:date="2023-10-27T23:06:00Z"/>
        </w:trPr>
        <w:tc>
          <w:tcPr>
            <w:tcW w:w="836" w:type="pct"/>
            <w:vAlign w:val="center"/>
          </w:tcPr>
          <w:p w14:paraId="0FB0D4C2" w14:textId="6EE7954C" w:rsidR="006A62F4" w:rsidDel="004C326B" w:rsidRDefault="006A62F4" w:rsidP="00A36245">
            <w:pPr>
              <w:spacing w:line="276" w:lineRule="auto"/>
              <w:rPr>
                <w:ins w:id="15100" w:author="Dr Mamadou SANOGO" w:date="2023-10-27T11:50:00Z"/>
                <w:del w:id="15101" w:author="Cauris Cosmetics" w:date="2023-10-27T23:06:00Z"/>
                <w:rFonts w:asciiTheme="majorHAnsi" w:hAnsiTheme="majorHAnsi"/>
                <w:bCs/>
                <w:i/>
                <w:color w:val="000000" w:themeColor="text1"/>
                <w:sz w:val="18"/>
                <w:szCs w:val="18"/>
              </w:rPr>
            </w:pPr>
            <w:ins w:id="15102" w:author="Dr Mamadou SANOGO" w:date="2023-10-27T11:50:00Z">
              <w:del w:id="15103" w:author="Cauris Cosmetics" w:date="2023-10-27T18:36:00Z">
                <w:r w:rsidDel="00EF0F74">
                  <w:rPr>
                    <w:rFonts w:asciiTheme="majorHAnsi" w:hAnsiTheme="majorHAnsi"/>
                    <w:color w:val="000000" w:themeColor="text1"/>
                    <w:sz w:val="18"/>
                    <w:szCs w:val="18"/>
                  </w:rPr>
                  <w:delText>Sayon DIAKITE</w:delText>
                </w:r>
              </w:del>
              <w:del w:id="15104" w:author="Cauris Cosmetics" w:date="2023-10-27T23:06:00Z">
                <w:r w:rsidDel="004C326B">
                  <w:rPr>
                    <w:rFonts w:asciiTheme="majorHAnsi" w:hAnsiTheme="majorHAnsi"/>
                    <w:color w:val="000000" w:themeColor="text1"/>
                    <w:sz w:val="18"/>
                    <w:szCs w:val="18"/>
                  </w:rPr>
                  <w:delText xml:space="preserve">, </w:delText>
                </w:r>
                <w:r w:rsidRPr="00A27F7D" w:rsidDel="004C326B">
                  <w:rPr>
                    <w:rFonts w:asciiTheme="majorHAnsi" w:hAnsiTheme="majorHAnsi"/>
                    <w:bCs/>
                    <w:i/>
                    <w:color w:val="000000" w:themeColor="text1"/>
                    <w:sz w:val="18"/>
                    <w:szCs w:val="18"/>
                  </w:rPr>
                  <w:delText xml:space="preserve">Médecin, </w:delText>
                </w:r>
              </w:del>
            </w:ins>
          </w:p>
          <w:p w14:paraId="0DDEC1A3" w14:textId="60FBC1CC" w:rsidR="006A62F4" w:rsidRPr="00A27F7D" w:rsidDel="004C326B" w:rsidRDefault="006A62F4" w:rsidP="00A36245">
            <w:pPr>
              <w:spacing w:line="276" w:lineRule="auto"/>
              <w:rPr>
                <w:ins w:id="15105" w:author="Dr Mamadou SANOGO" w:date="2023-10-27T11:50:00Z"/>
                <w:del w:id="15106" w:author="Cauris Cosmetics" w:date="2023-10-27T23:06:00Z"/>
                <w:rFonts w:asciiTheme="majorHAnsi" w:hAnsiTheme="majorHAnsi"/>
                <w:bCs/>
                <w:i/>
                <w:color w:val="000000" w:themeColor="text1"/>
                <w:sz w:val="18"/>
                <w:szCs w:val="18"/>
              </w:rPr>
            </w:pPr>
            <w:ins w:id="15107" w:author="Dr Mamadou SANOGO" w:date="2023-10-27T11:50:00Z">
              <w:del w:id="15108" w:author="Cauris Cosmetics" w:date="2023-10-27T23:06:00Z">
                <w:r w:rsidDel="004C326B">
                  <w:rPr>
                    <w:rFonts w:asciiTheme="majorHAnsi" w:hAnsiTheme="majorHAnsi"/>
                    <w:bCs/>
                    <w:i/>
                    <w:color w:val="000000" w:themeColor="text1"/>
                    <w:sz w:val="18"/>
                    <w:szCs w:val="18"/>
                  </w:rPr>
                  <w:delText>T</w:delText>
                </w:r>
                <w:r w:rsidRPr="00A27F7D" w:rsidDel="004C326B">
                  <w:rPr>
                    <w:rFonts w:asciiTheme="majorHAnsi" w:hAnsiTheme="majorHAnsi"/>
                    <w:bCs/>
                    <w:i/>
                    <w:color w:val="000000" w:themeColor="text1"/>
                    <w:sz w:val="18"/>
                    <w:szCs w:val="18"/>
                  </w:rPr>
                  <w:delText>raitant</w:delText>
                </w:r>
              </w:del>
            </w:ins>
          </w:p>
          <w:p w14:paraId="35B755AB" w14:textId="35468667" w:rsidR="006A62F4" w:rsidDel="004C326B" w:rsidRDefault="006A62F4" w:rsidP="00A36245">
            <w:pPr>
              <w:spacing w:line="276" w:lineRule="auto"/>
              <w:rPr>
                <w:ins w:id="15109" w:author="Dr Mamadou SANOGO" w:date="2023-10-27T11:50:00Z"/>
                <w:del w:id="15110" w:author="Cauris Cosmetics" w:date="2023-10-27T23:06:00Z"/>
                <w:rFonts w:asciiTheme="majorHAnsi" w:hAnsiTheme="majorHAnsi"/>
                <w:color w:val="000000" w:themeColor="text1"/>
                <w:sz w:val="18"/>
                <w:szCs w:val="18"/>
              </w:rPr>
            </w:pPr>
          </w:p>
        </w:tc>
        <w:tc>
          <w:tcPr>
            <w:tcW w:w="844" w:type="pct"/>
            <w:vAlign w:val="center"/>
          </w:tcPr>
          <w:p w14:paraId="555E5796" w14:textId="04446A63" w:rsidR="006A62F4" w:rsidDel="004C326B" w:rsidRDefault="006A62F4" w:rsidP="00A36245">
            <w:pPr>
              <w:spacing w:line="276" w:lineRule="auto"/>
              <w:rPr>
                <w:ins w:id="15111" w:author="Dr Mamadou SANOGO" w:date="2023-10-27T11:50:00Z"/>
                <w:del w:id="15112" w:author="Cauris Cosmetics" w:date="2023-10-27T23:06:00Z"/>
                <w:rFonts w:asciiTheme="majorHAnsi" w:hAnsiTheme="majorHAnsi"/>
                <w:color w:val="000000" w:themeColor="text1"/>
                <w:sz w:val="18"/>
                <w:szCs w:val="18"/>
              </w:rPr>
            </w:pPr>
            <w:ins w:id="15113" w:author="Dr Mamadou SANOGO" w:date="2023-10-27T11:50:00Z">
              <w:del w:id="15114" w:author="Cauris Cosmetics" w:date="2023-10-27T18:37:00Z">
                <w:r w:rsidDel="00EF0F74">
                  <w:rPr>
                    <w:rFonts w:asciiTheme="majorHAnsi" w:hAnsiTheme="majorHAnsi"/>
                    <w:color w:val="000000" w:themeColor="text1"/>
                    <w:sz w:val="18"/>
                    <w:szCs w:val="18"/>
                  </w:rPr>
                  <w:delText>CHU Gabriel TOURE</w:delText>
                </w:r>
              </w:del>
            </w:ins>
          </w:p>
        </w:tc>
        <w:tc>
          <w:tcPr>
            <w:tcW w:w="462" w:type="pct"/>
            <w:vAlign w:val="center"/>
          </w:tcPr>
          <w:p w14:paraId="1F5306DC" w14:textId="7E8A2768" w:rsidR="006A62F4" w:rsidDel="004C326B" w:rsidRDefault="006A62F4">
            <w:pPr>
              <w:spacing w:line="276" w:lineRule="auto"/>
              <w:jc w:val="left"/>
              <w:rPr>
                <w:ins w:id="15115" w:author="Dr Mamadou SANOGO" w:date="2023-10-27T11:50:00Z"/>
                <w:del w:id="15116" w:author="Cauris Cosmetics" w:date="2023-10-27T23:06:00Z"/>
                <w:rFonts w:asciiTheme="majorHAnsi" w:hAnsiTheme="majorHAnsi"/>
                <w:bCs/>
                <w:color w:val="000000" w:themeColor="text1"/>
                <w:sz w:val="18"/>
                <w:szCs w:val="18"/>
              </w:rPr>
              <w:pPrChange w:id="15117" w:author="Cauris Cosmetics" w:date="2023-10-27T18:40:00Z">
                <w:pPr>
                  <w:spacing w:line="276" w:lineRule="auto"/>
                </w:pPr>
              </w:pPrChange>
            </w:pPr>
            <w:ins w:id="15118" w:author="Dr Mamadou SANOGO" w:date="2023-10-27T11:50:00Z">
              <w:del w:id="15119" w:author="Cauris Cosmetics" w:date="2023-10-27T18:38:00Z">
                <w:r w:rsidDel="00EF0F74">
                  <w:rPr>
                    <w:rFonts w:asciiTheme="majorHAnsi" w:hAnsiTheme="majorHAnsi"/>
                    <w:bCs/>
                    <w:color w:val="000000" w:themeColor="text1"/>
                    <w:sz w:val="18"/>
                    <w:szCs w:val="18"/>
                  </w:rPr>
                  <w:delText>Doctorat</w:delText>
                </w:r>
              </w:del>
            </w:ins>
          </w:p>
          <w:p w14:paraId="4F3AF8F1" w14:textId="76C514EB" w:rsidR="006A62F4" w:rsidDel="004C326B" w:rsidRDefault="006A62F4">
            <w:pPr>
              <w:spacing w:line="276" w:lineRule="auto"/>
              <w:jc w:val="left"/>
              <w:rPr>
                <w:ins w:id="15120" w:author="Dr Mamadou SANOGO" w:date="2023-10-27T11:50:00Z"/>
                <w:del w:id="15121" w:author="Cauris Cosmetics" w:date="2023-10-27T23:06:00Z"/>
                <w:rFonts w:asciiTheme="majorHAnsi" w:hAnsiTheme="majorHAnsi"/>
                <w:bCs/>
                <w:color w:val="000000" w:themeColor="text1"/>
                <w:sz w:val="18"/>
                <w:szCs w:val="18"/>
              </w:rPr>
              <w:pPrChange w:id="15122" w:author="Cauris Cosmetics" w:date="2023-10-27T18:40:00Z">
                <w:pPr>
                  <w:spacing w:line="276" w:lineRule="auto"/>
                </w:pPr>
              </w:pPrChange>
            </w:pPr>
            <w:ins w:id="15123" w:author="Dr Mamadou SANOGO" w:date="2023-10-27T11:50:00Z">
              <w:del w:id="15124" w:author="Cauris Cosmetics" w:date="2023-10-27T23:06:00Z">
                <w:r w:rsidDel="004C326B">
                  <w:rPr>
                    <w:rFonts w:asciiTheme="majorHAnsi" w:hAnsiTheme="majorHAnsi"/>
                    <w:bCs/>
                    <w:color w:val="000000" w:themeColor="text1"/>
                    <w:sz w:val="18"/>
                    <w:szCs w:val="18"/>
                  </w:rPr>
                  <w:delText>(M</w:delText>
                </w:r>
              </w:del>
              <w:del w:id="15125" w:author="Cauris Cosmetics" w:date="2023-10-27T18:38:00Z">
                <w:r w:rsidDel="00EF0F74">
                  <w:rPr>
                    <w:rFonts w:asciiTheme="majorHAnsi" w:hAnsiTheme="majorHAnsi"/>
                    <w:bCs/>
                    <w:color w:val="000000" w:themeColor="text1"/>
                    <w:sz w:val="18"/>
                    <w:szCs w:val="18"/>
                  </w:rPr>
                  <w:delText>édecine générale</w:delText>
                </w:r>
              </w:del>
              <w:del w:id="15126" w:author="Cauris Cosmetics" w:date="2023-10-27T23:06:00Z">
                <w:r w:rsidDel="004C326B">
                  <w:rPr>
                    <w:rFonts w:asciiTheme="majorHAnsi" w:hAnsiTheme="majorHAnsi"/>
                    <w:bCs/>
                    <w:color w:val="000000" w:themeColor="text1"/>
                    <w:sz w:val="18"/>
                    <w:szCs w:val="18"/>
                  </w:rPr>
                  <w:delText>)</w:delText>
                </w:r>
              </w:del>
            </w:ins>
          </w:p>
        </w:tc>
        <w:tc>
          <w:tcPr>
            <w:tcW w:w="548" w:type="pct"/>
            <w:vAlign w:val="center"/>
          </w:tcPr>
          <w:p w14:paraId="246D1948" w14:textId="01C0639A" w:rsidR="006A62F4" w:rsidRPr="00C416AA" w:rsidDel="00A52177" w:rsidRDefault="006A62F4" w:rsidP="00A36245">
            <w:pPr>
              <w:tabs>
                <w:tab w:val="num" w:pos="1494"/>
              </w:tabs>
              <w:spacing w:line="276" w:lineRule="auto"/>
              <w:jc w:val="center"/>
              <w:rPr>
                <w:ins w:id="15127" w:author="Dr Mamadou SANOGO" w:date="2023-10-27T11:50:00Z"/>
                <w:del w:id="15128" w:author="Cauris Cosmetics" w:date="2023-10-27T18:51:00Z"/>
                <w:rFonts w:asciiTheme="majorHAnsi" w:hAnsiTheme="majorHAnsi"/>
                <w:b/>
                <w:i/>
                <w:color w:val="000000" w:themeColor="text1"/>
                <w:sz w:val="18"/>
                <w:szCs w:val="18"/>
              </w:rPr>
            </w:pPr>
            <w:ins w:id="15129" w:author="Dr Mamadou SANOGO" w:date="2023-10-27T11:50:00Z">
              <w:del w:id="15130" w:author="Cauris Cosmetics" w:date="2023-10-27T18:51:00Z">
                <w:r w:rsidRPr="00A72C1B" w:rsidDel="00A52177">
                  <w:rPr>
                    <w:rFonts w:asciiTheme="majorHAnsi" w:hAnsiTheme="majorHAnsi"/>
                    <w:bCs/>
                    <w:i/>
                    <w:color w:val="000000" w:themeColor="text1"/>
                    <w:sz w:val="18"/>
                    <w:szCs w:val="18"/>
                  </w:rPr>
                  <w:delText>SRN2304</w:delText>
                </w:r>
                <w:r w:rsidDel="00A52177">
                  <w:rPr>
                    <w:rFonts w:asciiTheme="majorHAnsi" w:hAnsiTheme="majorHAnsi"/>
                    <w:b/>
                    <w:i/>
                    <w:color w:val="000000" w:themeColor="text1"/>
                    <w:sz w:val="18"/>
                    <w:szCs w:val="18"/>
                  </w:rPr>
                  <w:delText>;</w:delText>
                </w:r>
              </w:del>
            </w:ins>
          </w:p>
          <w:p w14:paraId="086FAFEF" w14:textId="4CB9B188" w:rsidR="006A62F4" w:rsidDel="004C326B" w:rsidRDefault="006A62F4" w:rsidP="00A36245">
            <w:pPr>
              <w:tabs>
                <w:tab w:val="num" w:pos="1494"/>
              </w:tabs>
              <w:spacing w:line="276" w:lineRule="auto"/>
              <w:jc w:val="center"/>
              <w:rPr>
                <w:ins w:id="15131" w:author="Dr Mamadou SANOGO" w:date="2023-10-27T11:50:00Z"/>
                <w:del w:id="15132" w:author="Cauris Cosmetics" w:date="2023-10-27T23:06:00Z"/>
                <w:rFonts w:asciiTheme="majorHAnsi" w:hAnsiTheme="majorHAnsi"/>
                <w:i/>
                <w:color w:val="000000" w:themeColor="text1"/>
                <w:sz w:val="18"/>
                <w:szCs w:val="18"/>
              </w:rPr>
            </w:pPr>
            <w:ins w:id="15133" w:author="Dr Mamadou SANOGO" w:date="2023-10-27T11:50:00Z">
              <w:del w:id="15134" w:author="Cauris Cosmetics" w:date="2023-10-27T18:51:00Z">
                <w:r w:rsidRPr="00A72C1B" w:rsidDel="00A52177">
                  <w:rPr>
                    <w:rFonts w:asciiTheme="majorHAnsi" w:hAnsiTheme="majorHAnsi"/>
                    <w:bCs/>
                    <w:i/>
                    <w:color w:val="000000" w:themeColor="text1"/>
                    <w:sz w:val="18"/>
                    <w:szCs w:val="18"/>
                  </w:rPr>
                  <w:delText>SRAJ2305</w:delText>
                </w:r>
              </w:del>
            </w:ins>
          </w:p>
        </w:tc>
        <w:tc>
          <w:tcPr>
            <w:tcW w:w="615" w:type="pct"/>
            <w:vAlign w:val="center"/>
          </w:tcPr>
          <w:p w14:paraId="3FBD0FF5" w14:textId="41C2E922" w:rsidR="006A62F4" w:rsidRPr="00CF0442" w:rsidDel="004C326B" w:rsidRDefault="006A62F4" w:rsidP="00A36245">
            <w:pPr>
              <w:spacing w:line="276" w:lineRule="auto"/>
              <w:jc w:val="center"/>
              <w:rPr>
                <w:ins w:id="15135" w:author="Dr Mamadou SANOGO" w:date="2023-10-27T11:50:00Z"/>
                <w:del w:id="15136" w:author="Cauris Cosmetics" w:date="2023-10-27T23:06:00Z"/>
                <w:rFonts w:asciiTheme="majorHAnsi" w:hAnsiTheme="majorHAnsi"/>
                <w:i/>
                <w:color w:val="000000" w:themeColor="text1"/>
                <w:sz w:val="18"/>
                <w:szCs w:val="18"/>
              </w:rPr>
            </w:pPr>
            <w:ins w:id="15137" w:author="Dr Mamadou SANOGO" w:date="2023-10-27T11:50:00Z">
              <w:del w:id="15138" w:author="Cauris Cosmetics" w:date="2023-10-27T18:50:00Z">
                <w:r w:rsidDel="00A52177">
                  <w:rPr>
                    <w:rFonts w:asciiTheme="majorHAnsi" w:hAnsiTheme="majorHAnsi"/>
                    <w:color w:val="000000" w:themeColor="text1"/>
                    <w:sz w:val="18"/>
                    <w:szCs w:val="18"/>
                  </w:rPr>
                  <w:delText>8</w:delText>
                </w:r>
              </w:del>
              <w:del w:id="15139" w:author="Cauris Cosmetics" w:date="2023-10-27T23:06:00Z">
                <w:r w:rsidDel="004C326B">
                  <w:rPr>
                    <w:rFonts w:asciiTheme="majorHAnsi" w:hAnsiTheme="majorHAnsi"/>
                    <w:color w:val="000000" w:themeColor="text1"/>
                    <w:sz w:val="18"/>
                    <w:szCs w:val="18"/>
                  </w:rPr>
                  <w:delText>0</w:delText>
                </w:r>
              </w:del>
            </w:ins>
          </w:p>
        </w:tc>
        <w:tc>
          <w:tcPr>
            <w:tcW w:w="1695" w:type="pct"/>
            <w:tcBorders>
              <w:top w:val="nil"/>
            </w:tcBorders>
            <w:vAlign w:val="center"/>
          </w:tcPr>
          <w:p w14:paraId="531A0351" w14:textId="0412DCEB" w:rsidR="006A62F4" w:rsidRPr="002F236F" w:rsidDel="00A52177" w:rsidRDefault="006A62F4" w:rsidP="00A36245">
            <w:pPr>
              <w:spacing w:line="276" w:lineRule="auto"/>
              <w:rPr>
                <w:ins w:id="15140" w:author="Dr Mamadou SANOGO" w:date="2023-10-27T11:50:00Z"/>
                <w:del w:id="15141" w:author="Cauris Cosmetics" w:date="2023-10-27T18:50:00Z"/>
                <w:rFonts w:asciiTheme="majorHAnsi" w:hAnsiTheme="majorHAnsi"/>
                <w:color w:val="000000" w:themeColor="text1"/>
                <w:sz w:val="18"/>
                <w:szCs w:val="18"/>
              </w:rPr>
            </w:pPr>
            <w:ins w:id="15142" w:author="Dr Mamadou SANOGO" w:date="2023-10-27T11:50:00Z">
              <w:del w:id="15143" w:author="Cauris Cosmetics" w:date="2023-10-27T18:50:00Z">
                <w:r w:rsidRPr="002F236F" w:rsidDel="00A52177">
                  <w:rPr>
                    <w:rFonts w:asciiTheme="majorHAnsi" w:hAnsiTheme="majorHAnsi"/>
                    <w:bCs/>
                    <w:color w:val="000000" w:themeColor="text1"/>
                    <w:sz w:val="18"/>
                    <w:szCs w:val="18"/>
                  </w:rPr>
                  <w:delText>Prise en charge des pathologies du nouveau-né</w:delText>
                </w:r>
                <w:r w:rsidRPr="002F236F" w:rsidDel="00A52177">
                  <w:rPr>
                    <w:rFonts w:asciiTheme="majorHAnsi" w:hAnsiTheme="majorHAnsi"/>
                    <w:color w:val="000000" w:themeColor="text1"/>
                    <w:sz w:val="18"/>
                    <w:szCs w:val="18"/>
                  </w:rPr>
                  <w:delText xml:space="preserve"> S3 ;</w:delText>
                </w:r>
              </w:del>
            </w:ins>
          </w:p>
          <w:p w14:paraId="27FE280C" w14:textId="25D3A8E2" w:rsidR="006A62F4" w:rsidRPr="002F236F" w:rsidDel="00A52177" w:rsidRDefault="006A62F4" w:rsidP="00A36245">
            <w:pPr>
              <w:spacing w:line="276" w:lineRule="auto"/>
              <w:rPr>
                <w:ins w:id="15144" w:author="Dr Mamadou SANOGO" w:date="2023-10-27T11:50:00Z"/>
                <w:del w:id="15145" w:author="Cauris Cosmetics" w:date="2023-10-27T18:50:00Z"/>
                <w:rFonts w:asciiTheme="majorHAnsi" w:hAnsiTheme="majorHAnsi"/>
                <w:color w:val="000000" w:themeColor="text1"/>
                <w:sz w:val="18"/>
                <w:szCs w:val="18"/>
              </w:rPr>
            </w:pPr>
            <w:ins w:id="15146" w:author="Dr Mamadou SANOGO" w:date="2023-10-27T11:50:00Z">
              <w:del w:id="15147" w:author="Cauris Cosmetics" w:date="2023-10-27T18:50:00Z">
                <w:r w:rsidDel="00A52177">
                  <w:rPr>
                    <w:rFonts w:asciiTheme="majorHAnsi" w:hAnsiTheme="majorHAnsi"/>
                    <w:bCs/>
                    <w:color w:val="000000" w:themeColor="text1"/>
                    <w:sz w:val="18"/>
                    <w:szCs w:val="18"/>
                  </w:rPr>
                  <w:delText xml:space="preserve">Prise en charge </w:delText>
                </w:r>
                <w:r w:rsidRPr="002F236F" w:rsidDel="00A52177">
                  <w:rPr>
                    <w:rFonts w:asciiTheme="majorHAnsi" w:hAnsiTheme="majorHAnsi"/>
                    <w:bCs/>
                    <w:color w:val="000000" w:themeColor="text1"/>
                    <w:sz w:val="18"/>
                    <w:szCs w:val="18"/>
                  </w:rPr>
                  <w:delText>des IST/VIH/SIDA chez le nouveau-né</w:delText>
                </w:r>
                <w:r w:rsidRPr="002F236F" w:rsidDel="00A52177">
                  <w:rPr>
                    <w:rFonts w:asciiTheme="majorHAnsi" w:hAnsiTheme="majorHAnsi"/>
                    <w:color w:val="000000" w:themeColor="text1"/>
                    <w:sz w:val="18"/>
                    <w:szCs w:val="18"/>
                  </w:rPr>
                  <w:delText xml:space="preserve"> S3 ;</w:delText>
                </w:r>
              </w:del>
            </w:ins>
          </w:p>
          <w:p w14:paraId="5C53243B" w14:textId="5F254CFA" w:rsidR="006A62F4" w:rsidRPr="00441632" w:rsidDel="004C326B" w:rsidRDefault="006A62F4" w:rsidP="00A36245">
            <w:pPr>
              <w:spacing w:line="276" w:lineRule="auto"/>
              <w:rPr>
                <w:ins w:id="15148" w:author="Dr Mamadou SANOGO" w:date="2023-10-27T11:50:00Z"/>
                <w:del w:id="15149" w:author="Cauris Cosmetics" w:date="2023-10-27T23:06:00Z"/>
                <w:rFonts w:asciiTheme="majorHAnsi" w:hAnsiTheme="majorHAnsi"/>
                <w:color w:val="000000" w:themeColor="text1"/>
                <w:sz w:val="18"/>
                <w:szCs w:val="18"/>
              </w:rPr>
            </w:pPr>
            <w:ins w:id="15150" w:author="Dr Mamadou SANOGO" w:date="2023-10-27T11:50:00Z">
              <w:del w:id="15151" w:author="Cauris Cosmetics" w:date="2023-10-27T18:50:00Z">
                <w:r w:rsidDel="00A52177">
                  <w:rPr>
                    <w:rFonts w:asciiTheme="majorHAnsi" w:hAnsiTheme="majorHAnsi"/>
                    <w:bCs/>
                    <w:color w:val="000000" w:themeColor="text1"/>
                    <w:sz w:val="18"/>
                    <w:szCs w:val="18"/>
                  </w:rPr>
                  <w:delText xml:space="preserve">Prise en charge </w:delText>
                </w:r>
                <w:r w:rsidRPr="002F236F" w:rsidDel="00A52177">
                  <w:rPr>
                    <w:rFonts w:asciiTheme="majorHAnsi" w:hAnsiTheme="majorHAnsi"/>
                    <w:bCs/>
                    <w:color w:val="000000" w:themeColor="text1"/>
                    <w:sz w:val="18"/>
                    <w:szCs w:val="18"/>
                  </w:rPr>
                  <w:delText>des IST/VIH/SIDA chez les adolescents et les jeunes</w:delText>
                </w:r>
                <w:r w:rsidRPr="002F236F" w:rsidDel="00A52177">
                  <w:rPr>
                    <w:rFonts w:asciiTheme="majorHAnsi" w:hAnsiTheme="majorHAnsi"/>
                    <w:color w:val="000000" w:themeColor="text1"/>
                    <w:sz w:val="18"/>
                    <w:szCs w:val="18"/>
                  </w:rPr>
                  <w:delText xml:space="preserve"> S3</w:delText>
                </w:r>
              </w:del>
            </w:ins>
          </w:p>
        </w:tc>
      </w:tr>
      <w:tr w:rsidR="006A62F4" w:rsidRPr="00C17428" w:rsidDel="004C326B" w14:paraId="237CD2D5" w14:textId="22E62C46" w:rsidTr="00A36245">
        <w:trPr>
          <w:trHeight w:val="97"/>
          <w:jc w:val="center"/>
          <w:ins w:id="15152" w:author="Dr Mamadou SANOGO" w:date="2023-10-27T11:50:00Z"/>
          <w:del w:id="15153" w:author="Cauris Cosmetics" w:date="2023-10-27T23:06:00Z"/>
        </w:trPr>
        <w:tc>
          <w:tcPr>
            <w:tcW w:w="836" w:type="pct"/>
            <w:tcBorders>
              <w:top w:val="single" w:sz="4" w:space="0" w:color="auto"/>
            </w:tcBorders>
            <w:vAlign w:val="center"/>
          </w:tcPr>
          <w:p w14:paraId="68B77675" w14:textId="47940A9E" w:rsidR="006A62F4" w:rsidRPr="00A27F7D" w:rsidDel="004C326B" w:rsidRDefault="006A62F4" w:rsidP="00A36245">
            <w:pPr>
              <w:spacing w:line="276" w:lineRule="auto"/>
              <w:rPr>
                <w:ins w:id="15154" w:author="Dr Mamadou SANOGO" w:date="2023-10-27T11:50:00Z"/>
                <w:del w:id="15155" w:author="Cauris Cosmetics" w:date="2023-10-27T23:06:00Z"/>
                <w:rFonts w:asciiTheme="majorHAnsi" w:hAnsiTheme="majorHAnsi"/>
                <w:i/>
                <w:color w:val="000000" w:themeColor="text1"/>
                <w:sz w:val="18"/>
                <w:szCs w:val="18"/>
              </w:rPr>
            </w:pPr>
            <w:ins w:id="15156" w:author="Dr Mamadou SANOGO" w:date="2023-10-27T11:50:00Z">
              <w:del w:id="15157" w:author="Cauris Cosmetics" w:date="2023-10-27T18:39:00Z">
                <w:r w:rsidDel="00EF0F74">
                  <w:rPr>
                    <w:rFonts w:asciiTheme="majorHAnsi" w:hAnsiTheme="majorHAnsi"/>
                    <w:color w:val="000000" w:themeColor="text1"/>
                    <w:sz w:val="18"/>
                    <w:szCs w:val="18"/>
                  </w:rPr>
                  <w:delText>Drissa SIDIBE</w:delText>
                </w:r>
              </w:del>
              <w:del w:id="15158" w:author="Cauris Cosmetics" w:date="2023-10-27T23:06:00Z">
                <w:r w:rsidDel="004C326B">
                  <w:rPr>
                    <w:rFonts w:asciiTheme="majorHAnsi" w:hAnsiTheme="majorHAnsi"/>
                    <w:color w:val="000000" w:themeColor="text1"/>
                    <w:sz w:val="18"/>
                    <w:szCs w:val="18"/>
                  </w:rPr>
                  <w:delText xml:space="preserve">, </w:delText>
                </w:r>
              </w:del>
              <w:del w:id="15159" w:author="Cauris Cosmetics" w:date="2023-10-27T18:38:00Z">
                <w:r w:rsidDel="00EF0F74">
                  <w:rPr>
                    <w:rFonts w:asciiTheme="majorHAnsi" w:hAnsiTheme="majorHAnsi"/>
                    <w:i/>
                    <w:color w:val="000000" w:themeColor="text1"/>
                    <w:sz w:val="18"/>
                    <w:szCs w:val="18"/>
                  </w:rPr>
                  <w:delText>M</w:delText>
                </w:r>
                <w:r w:rsidRPr="00A27F7D" w:rsidDel="00EF0F74">
                  <w:rPr>
                    <w:rFonts w:asciiTheme="majorHAnsi" w:hAnsiTheme="majorHAnsi"/>
                    <w:i/>
                    <w:color w:val="000000" w:themeColor="text1"/>
                    <w:sz w:val="18"/>
                    <w:szCs w:val="18"/>
                  </w:rPr>
                  <w:delText>édecin</w:delText>
                </w:r>
              </w:del>
              <w:del w:id="15160" w:author="Cauris Cosmetics" w:date="2023-10-27T23:06:00Z">
                <w:r w:rsidRPr="00A27F7D" w:rsidDel="004C326B">
                  <w:rPr>
                    <w:rFonts w:asciiTheme="majorHAnsi" w:hAnsiTheme="majorHAnsi"/>
                    <w:i/>
                    <w:color w:val="000000" w:themeColor="text1"/>
                    <w:sz w:val="18"/>
                    <w:szCs w:val="18"/>
                  </w:rPr>
                  <w:delText>,</w:delText>
                </w:r>
              </w:del>
            </w:ins>
          </w:p>
          <w:p w14:paraId="61484FA0" w14:textId="56F786DC" w:rsidR="006A62F4" w:rsidDel="004C326B" w:rsidRDefault="006A62F4" w:rsidP="00A36245">
            <w:pPr>
              <w:spacing w:line="276" w:lineRule="auto"/>
              <w:rPr>
                <w:ins w:id="15161" w:author="Dr Mamadou SANOGO" w:date="2023-10-27T11:50:00Z"/>
                <w:del w:id="15162" w:author="Cauris Cosmetics" w:date="2023-10-27T23:06:00Z"/>
                <w:rFonts w:asciiTheme="majorHAnsi" w:hAnsiTheme="majorHAnsi"/>
                <w:color w:val="000000" w:themeColor="text1"/>
                <w:sz w:val="18"/>
                <w:szCs w:val="18"/>
              </w:rPr>
            </w:pPr>
            <w:ins w:id="15163" w:author="Dr Mamadou SANOGO" w:date="2023-10-27T11:50:00Z">
              <w:del w:id="15164" w:author="Cauris Cosmetics" w:date="2023-10-27T18:39:00Z">
                <w:r w:rsidDel="00EF0F74">
                  <w:rPr>
                    <w:rFonts w:asciiTheme="majorHAnsi" w:hAnsiTheme="majorHAnsi"/>
                    <w:bCs/>
                    <w:i/>
                    <w:color w:val="000000" w:themeColor="text1"/>
                    <w:sz w:val="18"/>
                    <w:szCs w:val="18"/>
                  </w:rPr>
                  <w:delText>t</w:delText>
                </w:r>
                <w:r w:rsidRPr="00A27F7D" w:rsidDel="00EF0F74">
                  <w:rPr>
                    <w:rFonts w:asciiTheme="majorHAnsi" w:hAnsiTheme="majorHAnsi"/>
                    <w:bCs/>
                    <w:i/>
                    <w:color w:val="000000" w:themeColor="text1"/>
                    <w:sz w:val="18"/>
                    <w:szCs w:val="18"/>
                  </w:rPr>
                  <w:delText>raitant</w:delText>
                </w:r>
              </w:del>
            </w:ins>
          </w:p>
        </w:tc>
        <w:tc>
          <w:tcPr>
            <w:tcW w:w="844" w:type="pct"/>
            <w:tcBorders>
              <w:top w:val="single" w:sz="4" w:space="0" w:color="auto"/>
            </w:tcBorders>
            <w:vAlign w:val="center"/>
          </w:tcPr>
          <w:p w14:paraId="2E23A742" w14:textId="47FB8EEF" w:rsidR="006A62F4" w:rsidDel="004C326B" w:rsidRDefault="006A62F4" w:rsidP="00A36245">
            <w:pPr>
              <w:spacing w:line="276" w:lineRule="auto"/>
              <w:rPr>
                <w:ins w:id="15165" w:author="Dr Mamadou SANOGO" w:date="2023-10-27T11:50:00Z"/>
                <w:del w:id="15166" w:author="Cauris Cosmetics" w:date="2023-10-27T23:06:00Z"/>
                <w:rFonts w:asciiTheme="majorHAnsi" w:hAnsiTheme="majorHAnsi"/>
                <w:color w:val="000000" w:themeColor="text1"/>
                <w:sz w:val="18"/>
                <w:szCs w:val="18"/>
              </w:rPr>
            </w:pPr>
            <w:ins w:id="15167" w:author="Dr Mamadou SANOGO" w:date="2023-10-27T11:50:00Z">
              <w:del w:id="15168" w:author="Cauris Cosmetics" w:date="2023-10-27T18:40:00Z">
                <w:r w:rsidDel="00EF0F74">
                  <w:rPr>
                    <w:rFonts w:asciiTheme="majorHAnsi" w:hAnsiTheme="majorHAnsi"/>
                    <w:color w:val="000000" w:themeColor="text1"/>
                    <w:sz w:val="18"/>
                    <w:szCs w:val="18"/>
                  </w:rPr>
                  <w:delText>Hôpital Mopti</w:delText>
                </w:r>
              </w:del>
            </w:ins>
          </w:p>
        </w:tc>
        <w:tc>
          <w:tcPr>
            <w:tcW w:w="462" w:type="pct"/>
            <w:tcBorders>
              <w:top w:val="single" w:sz="4" w:space="0" w:color="auto"/>
            </w:tcBorders>
            <w:vAlign w:val="center"/>
          </w:tcPr>
          <w:p w14:paraId="28D46BAA" w14:textId="6465800C" w:rsidR="006A62F4" w:rsidDel="004C326B" w:rsidRDefault="006A62F4">
            <w:pPr>
              <w:spacing w:line="276" w:lineRule="auto"/>
              <w:jc w:val="left"/>
              <w:rPr>
                <w:ins w:id="15169" w:author="Dr Mamadou SANOGO" w:date="2023-10-27T11:50:00Z"/>
                <w:del w:id="15170" w:author="Cauris Cosmetics" w:date="2023-10-27T23:06:00Z"/>
                <w:rFonts w:asciiTheme="majorHAnsi" w:hAnsiTheme="majorHAnsi"/>
                <w:bCs/>
                <w:color w:val="000000" w:themeColor="text1"/>
                <w:sz w:val="18"/>
                <w:szCs w:val="18"/>
              </w:rPr>
              <w:pPrChange w:id="15171" w:author="Cauris Cosmetics" w:date="2023-10-27T18:40:00Z">
                <w:pPr>
                  <w:spacing w:line="276" w:lineRule="auto"/>
                </w:pPr>
              </w:pPrChange>
            </w:pPr>
            <w:ins w:id="15172" w:author="Dr Mamadou SANOGO" w:date="2023-10-27T11:50:00Z">
              <w:del w:id="15173" w:author="Cauris Cosmetics" w:date="2023-10-27T23:06:00Z">
                <w:r w:rsidDel="004C326B">
                  <w:rPr>
                    <w:rFonts w:asciiTheme="majorHAnsi" w:hAnsiTheme="majorHAnsi"/>
                    <w:bCs/>
                    <w:color w:val="000000" w:themeColor="text1"/>
                    <w:sz w:val="18"/>
                    <w:szCs w:val="18"/>
                  </w:rPr>
                  <w:delText>Master</w:delText>
                </w:r>
              </w:del>
            </w:ins>
          </w:p>
          <w:p w14:paraId="783326AE" w14:textId="0462AA28" w:rsidR="006A62F4" w:rsidDel="004C326B" w:rsidRDefault="006A62F4">
            <w:pPr>
              <w:spacing w:line="276" w:lineRule="auto"/>
              <w:jc w:val="left"/>
              <w:rPr>
                <w:ins w:id="15174" w:author="Dr Mamadou SANOGO" w:date="2023-10-27T11:50:00Z"/>
                <w:del w:id="15175" w:author="Cauris Cosmetics" w:date="2023-10-27T23:06:00Z"/>
                <w:rFonts w:asciiTheme="majorHAnsi" w:hAnsiTheme="majorHAnsi"/>
                <w:bCs/>
                <w:color w:val="000000" w:themeColor="text1"/>
                <w:sz w:val="18"/>
                <w:szCs w:val="18"/>
              </w:rPr>
              <w:pPrChange w:id="15176" w:author="Cauris Cosmetics" w:date="2023-10-27T18:40:00Z">
                <w:pPr>
                  <w:spacing w:line="276" w:lineRule="auto"/>
                </w:pPr>
              </w:pPrChange>
            </w:pPr>
            <w:ins w:id="15177" w:author="Dr Mamadou SANOGO" w:date="2023-10-27T11:50:00Z">
              <w:del w:id="15178" w:author="Cauris Cosmetics" w:date="2023-10-27T23:06:00Z">
                <w:r w:rsidDel="004C326B">
                  <w:rPr>
                    <w:rFonts w:asciiTheme="majorHAnsi" w:hAnsiTheme="majorHAnsi"/>
                    <w:bCs/>
                    <w:color w:val="000000" w:themeColor="text1"/>
                    <w:sz w:val="18"/>
                    <w:szCs w:val="18"/>
                  </w:rPr>
                  <w:delText>(</w:delText>
                </w:r>
              </w:del>
              <w:del w:id="15179" w:author="Cauris Cosmetics" w:date="2023-10-27T18:39:00Z">
                <w:r w:rsidDel="00EF0F74">
                  <w:rPr>
                    <w:rFonts w:asciiTheme="majorHAnsi" w:hAnsiTheme="majorHAnsi"/>
                    <w:bCs/>
                    <w:color w:val="000000" w:themeColor="text1"/>
                    <w:sz w:val="18"/>
                    <w:szCs w:val="18"/>
                  </w:rPr>
                  <w:delText>Santé de la réproduction</w:delText>
                </w:r>
              </w:del>
              <w:del w:id="15180" w:author="Cauris Cosmetics" w:date="2023-10-27T23:06:00Z">
                <w:r w:rsidDel="004C326B">
                  <w:rPr>
                    <w:rFonts w:asciiTheme="majorHAnsi" w:hAnsiTheme="majorHAnsi"/>
                    <w:bCs/>
                    <w:color w:val="000000" w:themeColor="text1"/>
                    <w:sz w:val="18"/>
                    <w:szCs w:val="18"/>
                  </w:rPr>
                  <w:delText>)</w:delText>
                </w:r>
              </w:del>
            </w:ins>
          </w:p>
        </w:tc>
        <w:tc>
          <w:tcPr>
            <w:tcW w:w="548" w:type="pct"/>
            <w:tcBorders>
              <w:top w:val="single" w:sz="4" w:space="0" w:color="auto"/>
            </w:tcBorders>
            <w:vAlign w:val="center"/>
          </w:tcPr>
          <w:p w14:paraId="5D5FDDD1" w14:textId="7ED2DD8B" w:rsidR="006A62F4" w:rsidRPr="00A72C1B" w:rsidDel="004C326B" w:rsidRDefault="006A62F4" w:rsidP="00A36245">
            <w:pPr>
              <w:tabs>
                <w:tab w:val="num" w:pos="1494"/>
              </w:tabs>
              <w:spacing w:line="276" w:lineRule="auto"/>
              <w:jc w:val="center"/>
              <w:rPr>
                <w:ins w:id="15181" w:author="Dr Mamadou SANOGO" w:date="2023-10-27T11:50:00Z"/>
                <w:del w:id="15182" w:author="Cauris Cosmetics" w:date="2023-10-27T23:06:00Z"/>
                <w:rFonts w:asciiTheme="majorHAnsi" w:hAnsiTheme="majorHAnsi"/>
                <w:i/>
                <w:color w:val="000000" w:themeColor="text1"/>
                <w:sz w:val="18"/>
                <w:szCs w:val="18"/>
              </w:rPr>
            </w:pPr>
            <w:ins w:id="15183" w:author="Dr Mamadou SANOGO" w:date="2023-10-27T11:50:00Z">
              <w:del w:id="15184" w:author="Cauris Cosmetics" w:date="2023-10-27T18:46:00Z">
                <w:r w:rsidRPr="00A72C1B" w:rsidDel="00551F81">
                  <w:rPr>
                    <w:rFonts w:asciiTheme="majorHAnsi" w:hAnsiTheme="majorHAnsi"/>
                    <w:bCs/>
                    <w:i/>
                    <w:color w:val="000000" w:themeColor="text1"/>
                    <w:sz w:val="18"/>
                    <w:szCs w:val="18"/>
                  </w:rPr>
                  <w:delText>SRAJ2305</w:delText>
                </w:r>
              </w:del>
            </w:ins>
          </w:p>
        </w:tc>
        <w:tc>
          <w:tcPr>
            <w:tcW w:w="615" w:type="pct"/>
            <w:tcBorders>
              <w:top w:val="single" w:sz="4" w:space="0" w:color="auto"/>
            </w:tcBorders>
            <w:vAlign w:val="center"/>
          </w:tcPr>
          <w:p w14:paraId="41CD7776" w14:textId="23CCDDA9" w:rsidR="006A62F4" w:rsidRPr="00CF0442" w:rsidDel="004C326B" w:rsidRDefault="006A62F4" w:rsidP="00A36245">
            <w:pPr>
              <w:spacing w:line="276" w:lineRule="auto"/>
              <w:jc w:val="center"/>
              <w:rPr>
                <w:ins w:id="15185" w:author="Dr Mamadou SANOGO" w:date="2023-10-27T11:50:00Z"/>
                <w:del w:id="15186" w:author="Cauris Cosmetics" w:date="2023-10-27T23:06:00Z"/>
                <w:rFonts w:asciiTheme="majorHAnsi" w:hAnsiTheme="majorHAnsi"/>
                <w:i/>
                <w:color w:val="000000" w:themeColor="text1"/>
                <w:sz w:val="18"/>
                <w:szCs w:val="18"/>
              </w:rPr>
            </w:pPr>
            <w:ins w:id="15187" w:author="Dr Mamadou SANOGO" w:date="2023-10-27T11:50:00Z">
              <w:del w:id="15188" w:author="Cauris Cosmetics" w:date="2023-10-27T23:06:00Z">
                <w:r w:rsidDel="004C326B">
                  <w:rPr>
                    <w:rFonts w:asciiTheme="majorHAnsi" w:hAnsiTheme="majorHAnsi"/>
                    <w:color w:val="000000" w:themeColor="text1"/>
                    <w:sz w:val="18"/>
                    <w:szCs w:val="18"/>
                  </w:rPr>
                  <w:delText>40</w:delText>
                </w:r>
              </w:del>
            </w:ins>
          </w:p>
        </w:tc>
        <w:tc>
          <w:tcPr>
            <w:tcW w:w="1695" w:type="pct"/>
            <w:tcBorders>
              <w:top w:val="single" w:sz="4" w:space="0" w:color="auto"/>
            </w:tcBorders>
            <w:vAlign w:val="center"/>
          </w:tcPr>
          <w:p w14:paraId="026CD039" w14:textId="006E4F55" w:rsidR="006A62F4" w:rsidRPr="002F236F" w:rsidDel="004C326B" w:rsidRDefault="006A62F4">
            <w:pPr>
              <w:spacing w:line="276" w:lineRule="auto"/>
              <w:jc w:val="left"/>
              <w:rPr>
                <w:ins w:id="15189" w:author="Dr Mamadou SANOGO" w:date="2023-10-27T11:50:00Z"/>
                <w:del w:id="15190" w:author="Cauris Cosmetics" w:date="2023-10-27T23:06:00Z"/>
                <w:rFonts w:asciiTheme="majorHAnsi" w:hAnsiTheme="majorHAnsi"/>
                <w:bCs/>
                <w:color w:val="000000" w:themeColor="text1"/>
                <w:sz w:val="18"/>
                <w:szCs w:val="18"/>
              </w:rPr>
              <w:pPrChange w:id="15191" w:author="Cauris Cosmetics" w:date="2023-10-27T18:42:00Z">
                <w:pPr>
                  <w:spacing w:line="276" w:lineRule="auto"/>
                </w:pPr>
              </w:pPrChange>
            </w:pPr>
            <w:ins w:id="15192" w:author="Dr Mamadou SANOGO" w:date="2023-10-27T11:50:00Z">
              <w:del w:id="15193" w:author="Cauris Cosmetics" w:date="2023-10-27T18:41:00Z">
                <w:r w:rsidRPr="00DD6339" w:rsidDel="00EF0F74">
                  <w:rPr>
                    <w:rFonts w:asciiTheme="majorHAnsi" w:hAnsiTheme="majorHAnsi"/>
                    <w:bCs/>
                    <w:color w:val="000000" w:themeColor="text1"/>
                    <w:sz w:val="18"/>
                    <w:szCs w:val="18"/>
                  </w:rPr>
                  <w:delText xml:space="preserve">Besoins spécifiques des adolescents et des jeunes en matière de SR </w:delText>
                </w:r>
              </w:del>
              <w:del w:id="15194" w:author="Cauris Cosmetics" w:date="2023-10-27T23:06:00Z">
                <w:r w:rsidRPr="00DD6339" w:rsidDel="004C326B">
                  <w:rPr>
                    <w:rFonts w:asciiTheme="majorHAnsi" w:hAnsiTheme="majorHAnsi"/>
                    <w:bCs/>
                    <w:color w:val="000000" w:themeColor="text1"/>
                    <w:sz w:val="18"/>
                    <w:szCs w:val="18"/>
                  </w:rPr>
                  <w:delText>S3</w:delText>
                </w:r>
              </w:del>
            </w:ins>
          </w:p>
        </w:tc>
      </w:tr>
      <w:tr w:rsidR="006A62F4" w:rsidRPr="00C17428" w:rsidDel="00EF0F74" w14:paraId="7AE3AF0A" w14:textId="2C938C26" w:rsidTr="00A36245">
        <w:trPr>
          <w:trHeight w:val="118"/>
          <w:jc w:val="center"/>
          <w:ins w:id="15195" w:author="Dr Mamadou SANOGO" w:date="2023-10-27T11:50:00Z"/>
          <w:del w:id="15196" w:author="Cauris Cosmetics" w:date="2023-10-27T18:36:00Z"/>
        </w:trPr>
        <w:tc>
          <w:tcPr>
            <w:tcW w:w="836" w:type="pct"/>
            <w:tcBorders>
              <w:top w:val="single" w:sz="4" w:space="0" w:color="auto"/>
            </w:tcBorders>
            <w:vAlign w:val="center"/>
          </w:tcPr>
          <w:p w14:paraId="06B0EABC" w14:textId="1DCA3B18" w:rsidR="006A62F4" w:rsidDel="00EF0F74" w:rsidRDefault="006A62F4" w:rsidP="00A36245">
            <w:pPr>
              <w:spacing w:line="276" w:lineRule="auto"/>
              <w:rPr>
                <w:ins w:id="15197" w:author="Dr Mamadou SANOGO" w:date="2023-10-27T11:50:00Z"/>
                <w:del w:id="15198" w:author="Cauris Cosmetics" w:date="2023-10-27T18:36:00Z"/>
                <w:rFonts w:asciiTheme="majorHAnsi" w:hAnsiTheme="majorHAnsi"/>
                <w:color w:val="000000" w:themeColor="text1"/>
                <w:sz w:val="18"/>
                <w:szCs w:val="18"/>
              </w:rPr>
            </w:pPr>
            <w:ins w:id="15199" w:author="Dr Mamadou SANOGO" w:date="2023-10-27T11:50:00Z">
              <w:del w:id="15200" w:author="Cauris Cosmetics" w:date="2023-10-27T18:36:00Z">
                <w:r w:rsidDel="00EF0F74">
                  <w:rPr>
                    <w:rFonts w:asciiTheme="majorHAnsi" w:hAnsiTheme="majorHAnsi"/>
                    <w:color w:val="000000" w:themeColor="text1"/>
                    <w:sz w:val="18"/>
                    <w:szCs w:val="18"/>
                  </w:rPr>
                  <w:delText>Yves Babéré DEMBELE,</w:delText>
                </w:r>
              </w:del>
            </w:ins>
          </w:p>
          <w:p w14:paraId="4C29DF00" w14:textId="47F2EEDC" w:rsidR="006A62F4" w:rsidDel="00EF0F74" w:rsidRDefault="006A62F4" w:rsidP="00A36245">
            <w:pPr>
              <w:spacing w:line="276" w:lineRule="auto"/>
              <w:rPr>
                <w:ins w:id="15201" w:author="Dr Mamadou SANOGO" w:date="2023-10-27T11:50:00Z"/>
                <w:del w:id="15202" w:author="Cauris Cosmetics" w:date="2023-10-27T18:36:00Z"/>
                <w:rFonts w:asciiTheme="majorHAnsi" w:hAnsiTheme="majorHAnsi"/>
                <w:color w:val="000000" w:themeColor="text1"/>
                <w:sz w:val="18"/>
                <w:szCs w:val="18"/>
              </w:rPr>
            </w:pPr>
            <w:ins w:id="15203" w:author="Dr Mamadou SANOGO" w:date="2023-10-27T11:50:00Z">
              <w:del w:id="15204" w:author="Cauris Cosmetics" w:date="2023-10-27T18:36:00Z">
                <w:r w:rsidRPr="00A27F7D" w:rsidDel="00EF0F74">
                  <w:rPr>
                    <w:rFonts w:asciiTheme="majorHAnsi" w:hAnsiTheme="majorHAnsi"/>
                    <w:i/>
                    <w:color w:val="000000" w:themeColor="text1"/>
                    <w:sz w:val="18"/>
                    <w:szCs w:val="18"/>
                  </w:rPr>
                  <w:delText>Urologue</w:delText>
                </w:r>
                <w:r w:rsidDel="00EF0F74">
                  <w:rPr>
                    <w:rFonts w:asciiTheme="majorHAnsi" w:hAnsiTheme="majorHAnsi"/>
                    <w:i/>
                    <w:color w:val="000000" w:themeColor="text1"/>
                    <w:sz w:val="18"/>
                    <w:szCs w:val="18"/>
                  </w:rPr>
                  <w:delText>,</w:delText>
                </w:r>
              </w:del>
            </w:ins>
          </w:p>
          <w:p w14:paraId="7D5CDF62" w14:textId="306A7F79" w:rsidR="006A62F4" w:rsidDel="00EF0F74" w:rsidRDefault="006A62F4" w:rsidP="00A36245">
            <w:pPr>
              <w:spacing w:line="276" w:lineRule="auto"/>
              <w:rPr>
                <w:ins w:id="15205" w:author="Dr Mamadou SANOGO" w:date="2023-10-27T11:50:00Z"/>
                <w:del w:id="15206" w:author="Cauris Cosmetics" w:date="2023-10-27T18:36:00Z"/>
                <w:rFonts w:asciiTheme="majorHAnsi" w:hAnsiTheme="majorHAnsi"/>
                <w:color w:val="000000" w:themeColor="text1"/>
                <w:sz w:val="18"/>
                <w:szCs w:val="18"/>
              </w:rPr>
            </w:pPr>
            <w:ins w:id="15207" w:author="Dr Mamadou SANOGO" w:date="2023-10-27T11:50:00Z">
              <w:del w:id="15208" w:author="Cauris Cosmetics" w:date="2023-10-27T18:36:00Z">
                <w:r w:rsidRPr="00DD6339" w:rsidDel="00EF0F74">
                  <w:rPr>
                    <w:rFonts w:asciiTheme="majorHAnsi" w:hAnsiTheme="majorHAnsi"/>
                    <w:bCs/>
                    <w:i/>
                    <w:color w:val="000000" w:themeColor="text1"/>
                    <w:sz w:val="18"/>
                    <w:szCs w:val="18"/>
                  </w:rPr>
                  <w:delText>Traitant</w:delText>
                </w:r>
              </w:del>
            </w:ins>
          </w:p>
        </w:tc>
        <w:tc>
          <w:tcPr>
            <w:tcW w:w="844" w:type="pct"/>
            <w:tcBorders>
              <w:top w:val="single" w:sz="4" w:space="0" w:color="auto"/>
            </w:tcBorders>
            <w:vAlign w:val="center"/>
          </w:tcPr>
          <w:p w14:paraId="6EF2B161" w14:textId="6ECDDACB" w:rsidR="006A62F4" w:rsidDel="00EF0F74" w:rsidRDefault="006A62F4" w:rsidP="00A36245">
            <w:pPr>
              <w:spacing w:line="276" w:lineRule="auto"/>
              <w:rPr>
                <w:ins w:id="15209" w:author="Dr Mamadou SANOGO" w:date="2023-10-27T11:50:00Z"/>
                <w:del w:id="15210" w:author="Cauris Cosmetics" w:date="2023-10-27T18:36:00Z"/>
                <w:rFonts w:asciiTheme="majorHAnsi" w:hAnsiTheme="majorHAnsi"/>
                <w:color w:val="000000" w:themeColor="text1"/>
                <w:sz w:val="18"/>
                <w:szCs w:val="18"/>
              </w:rPr>
            </w:pPr>
            <w:ins w:id="15211" w:author="Dr Mamadou SANOGO" w:date="2023-10-27T11:50:00Z">
              <w:del w:id="15212" w:author="Cauris Cosmetics" w:date="2023-10-27T18:36:00Z">
                <w:r w:rsidDel="00EF0F74">
                  <w:rPr>
                    <w:rFonts w:asciiTheme="majorHAnsi" w:hAnsiTheme="majorHAnsi"/>
                    <w:color w:val="000000" w:themeColor="text1"/>
                    <w:sz w:val="18"/>
                    <w:szCs w:val="18"/>
                  </w:rPr>
                  <w:delText>CSRéf commune II</w:delText>
                </w:r>
              </w:del>
            </w:ins>
          </w:p>
        </w:tc>
        <w:tc>
          <w:tcPr>
            <w:tcW w:w="462" w:type="pct"/>
            <w:tcBorders>
              <w:top w:val="single" w:sz="4" w:space="0" w:color="auto"/>
            </w:tcBorders>
            <w:vAlign w:val="center"/>
          </w:tcPr>
          <w:p w14:paraId="6F8BBCF6" w14:textId="09B38447" w:rsidR="006A62F4" w:rsidDel="00EF0F74" w:rsidRDefault="006A62F4" w:rsidP="00A36245">
            <w:pPr>
              <w:spacing w:line="276" w:lineRule="auto"/>
              <w:rPr>
                <w:ins w:id="15213" w:author="Dr Mamadou SANOGO" w:date="2023-10-27T11:50:00Z"/>
                <w:del w:id="15214" w:author="Cauris Cosmetics" w:date="2023-10-27T18:36:00Z"/>
                <w:rFonts w:asciiTheme="majorHAnsi" w:hAnsiTheme="majorHAnsi"/>
                <w:bCs/>
                <w:color w:val="000000" w:themeColor="text1"/>
                <w:sz w:val="18"/>
                <w:szCs w:val="18"/>
              </w:rPr>
            </w:pPr>
            <w:ins w:id="15215" w:author="Dr Mamadou SANOGO" w:date="2023-10-27T11:50:00Z">
              <w:del w:id="15216" w:author="Cauris Cosmetics" w:date="2023-10-27T18:36:00Z">
                <w:r w:rsidDel="00EF0F74">
                  <w:rPr>
                    <w:rFonts w:asciiTheme="majorHAnsi" w:hAnsiTheme="majorHAnsi"/>
                    <w:bCs/>
                    <w:color w:val="000000" w:themeColor="text1"/>
                    <w:sz w:val="18"/>
                    <w:szCs w:val="18"/>
                  </w:rPr>
                  <w:delText>Master</w:delText>
                </w:r>
              </w:del>
            </w:ins>
          </w:p>
          <w:p w14:paraId="5EDD2AC4" w14:textId="0E29ED7D" w:rsidR="006A62F4" w:rsidDel="00EF0F74" w:rsidRDefault="006A62F4" w:rsidP="00A36245">
            <w:pPr>
              <w:spacing w:line="276" w:lineRule="auto"/>
              <w:rPr>
                <w:ins w:id="15217" w:author="Dr Mamadou SANOGO" w:date="2023-10-27T11:50:00Z"/>
                <w:del w:id="15218" w:author="Cauris Cosmetics" w:date="2023-10-27T18:36:00Z"/>
                <w:rFonts w:asciiTheme="majorHAnsi" w:hAnsiTheme="majorHAnsi"/>
                <w:bCs/>
                <w:color w:val="000000" w:themeColor="text1"/>
                <w:sz w:val="18"/>
                <w:szCs w:val="18"/>
              </w:rPr>
            </w:pPr>
            <w:ins w:id="15219" w:author="Dr Mamadou SANOGO" w:date="2023-10-27T11:50:00Z">
              <w:del w:id="15220" w:author="Cauris Cosmetics" w:date="2023-10-27T18:36:00Z">
                <w:r w:rsidDel="00EF0F74">
                  <w:rPr>
                    <w:rFonts w:asciiTheme="majorHAnsi" w:hAnsiTheme="majorHAnsi"/>
                    <w:bCs/>
                    <w:color w:val="000000" w:themeColor="text1"/>
                    <w:sz w:val="18"/>
                    <w:szCs w:val="18"/>
                  </w:rPr>
                  <w:delText>(Urologie)</w:delText>
                </w:r>
              </w:del>
            </w:ins>
          </w:p>
        </w:tc>
        <w:tc>
          <w:tcPr>
            <w:tcW w:w="548" w:type="pct"/>
            <w:tcBorders>
              <w:top w:val="single" w:sz="4" w:space="0" w:color="auto"/>
            </w:tcBorders>
            <w:vAlign w:val="center"/>
          </w:tcPr>
          <w:p w14:paraId="65BE95B7" w14:textId="06DD351D" w:rsidR="006A62F4" w:rsidDel="00EF0F74" w:rsidRDefault="006A62F4" w:rsidP="00A36245">
            <w:pPr>
              <w:tabs>
                <w:tab w:val="num" w:pos="1494"/>
              </w:tabs>
              <w:spacing w:line="276" w:lineRule="auto"/>
              <w:jc w:val="center"/>
              <w:rPr>
                <w:ins w:id="15221" w:author="Dr Mamadou SANOGO" w:date="2023-10-27T11:50:00Z"/>
                <w:del w:id="15222" w:author="Cauris Cosmetics" w:date="2023-10-27T18:36:00Z"/>
                <w:rFonts w:asciiTheme="majorHAnsi" w:hAnsiTheme="majorHAnsi"/>
                <w:i/>
                <w:color w:val="000000" w:themeColor="text1"/>
                <w:sz w:val="18"/>
                <w:szCs w:val="18"/>
              </w:rPr>
            </w:pPr>
            <w:ins w:id="15223" w:author="Dr Mamadou SANOGO" w:date="2023-10-27T11:50:00Z">
              <w:del w:id="15224" w:author="Cauris Cosmetics" w:date="2023-10-27T18:36:00Z">
                <w:r w:rsidRPr="00A72C1B" w:rsidDel="00EF0F74">
                  <w:rPr>
                    <w:rFonts w:asciiTheme="majorHAnsi" w:hAnsiTheme="majorHAnsi"/>
                    <w:bCs/>
                    <w:i/>
                    <w:color w:val="000000" w:themeColor="text1"/>
                    <w:sz w:val="18"/>
                    <w:szCs w:val="18"/>
                  </w:rPr>
                  <w:delText>DSRH2307</w:delText>
                </w:r>
              </w:del>
            </w:ins>
          </w:p>
        </w:tc>
        <w:tc>
          <w:tcPr>
            <w:tcW w:w="615" w:type="pct"/>
            <w:tcBorders>
              <w:top w:val="single" w:sz="4" w:space="0" w:color="auto"/>
            </w:tcBorders>
            <w:vAlign w:val="center"/>
          </w:tcPr>
          <w:p w14:paraId="5B8278A0" w14:textId="36D63DC3" w:rsidR="006A62F4" w:rsidRPr="00CF0442" w:rsidDel="00EF0F74" w:rsidRDefault="006A62F4" w:rsidP="00A36245">
            <w:pPr>
              <w:spacing w:line="276" w:lineRule="auto"/>
              <w:jc w:val="center"/>
              <w:rPr>
                <w:ins w:id="15225" w:author="Dr Mamadou SANOGO" w:date="2023-10-27T11:50:00Z"/>
                <w:del w:id="15226" w:author="Cauris Cosmetics" w:date="2023-10-27T18:36:00Z"/>
                <w:rFonts w:asciiTheme="majorHAnsi" w:hAnsiTheme="majorHAnsi"/>
                <w:i/>
                <w:color w:val="000000" w:themeColor="text1"/>
                <w:sz w:val="18"/>
                <w:szCs w:val="18"/>
              </w:rPr>
            </w:pPr>
            <w:ins w:id="15227" w:author="Dr Mamadou SANOGO" w:date="2023-10-27T11:50:00Z">
              <w:del w:id="15228" w:author="Cauris Cosmetics" w:date="2023-10-27T18:36:00Z">
                <w:r w:rsidDel="00EF0F74">
                  <w:rPr>
                    <w:rFonts w:asciiTheme="majorHAnsi" w:hAnsiTheme="majorHAnsi"/>
                    <w:color w:val="000000" w:themeColor="text1"/>
                    <w:sz w:val="18"/>
                    <w:szCs w:val="18"/>
                  </w:rPr>
                  <w:delText>80</w:delText>
                </w:r>
              </w:del>
            </w:ins>
          </w:p>
        </w:tc>
        <w:tc>
          <w:tcPr>
            <w:tcW w:w="1695" w:type="pct"/>
            <w:tcBorders>
              <w:top w:val="single" w:sz="4" w:space="0" w:color="auto"/>
            </w:tcBorders>
            <w:vAlign w:val="center"/>
          </w:tcPr>
          <w:p w14:paraId="375A8896" w14:textId="744ED466" w:rsidR="006A62F4" w:rsidRPr="00A27F7D" w:rsidDel="00EF0F74" w:rsidRDefault="006A62F4" w:rsidP="00A36245">
            <w:pPr>
              <w:spacing w:line="276" w:lineRule="auto"/>
              <w:rPr>
                <w:ins w:id="15229" w:author="Dr Mamadou SANOGO" w:date="2023-10-27T11:50:00Z"/>
                <w:del w:id="15230" w:author="Cauris Cosmetics" w:date="2023-10-27T18:36:00Z"/>
                <w:rFonts w:asciiTheme="majorHAnsi" w:hAnsiTheme="majorHAnsi"/>
                <w:bCs/>
                <w:color w:val="000000" w:themeColor="text1"/>
                <w:sz w:val="18"/>
                <w:szCs w:val="18"/>
              </w:rPr>
            </w:pPr>
            <w:ins w:id="15231" w:author="Dr Mamadou SANOGO" w:date="2023-10-27T11:50:00Z">
              <w:del w:id="15232" w:author="Cauris Cosmetics" w:date="2023-10-27T18:36:00Z">
                <w:r w:rsidRPr="00A27F7D" w:rsidDel="00EF0F74">
                  <w:rPr>
                    <w:rFonts w:asciiTheme="majorHAnsi" w:hAnsiTheme="majorHAnsi"/>
                    <w:bCs/>
                    <w:color w:val="000000" w:themeColor="text1"/>
                    <w:sz w:val="18"/>
                    <w:szCs w:val="18"/>
                  </w:rPr>
                  <w:delText>Identification des dysfonctionnements de l’appareil de reproduction de l’homme S3 ;</w:delText>
                </w:r>
              </w:del>
            </w:ins>
          </w:p>
          <w:p w14:paraId="2736C300" w14:textId="54431543" w:rsidR="006A62F4" w:rsidRPr="002F236F" w:rsidDel="00EF0F74" w:rsidRDefault="006A62F4" w:rsidP="00A36245">
            <w:pPr>
              <w:spacing w:line="276" w:lineRule="auto"/>
              <w:rPr>
                <w:ins w:id="15233" w:author="Dr Mamadou SANOGO" w:date="2023-10-27T11:50:00Z"/>
                <w:del w:id="15234" w:author="Cauris Cosmetics" w:date="2023-10-27T18:36:00Z"/>
                <w:rFonts w:asciiTheme="majorHAnsi" w:hAnsiTheme="majorHAnsi"/>
                <w:bCs/>
                <w:color w:val="000000" w:themeColor="text1"/>
                <w:sz w:val="18"/>
                <w:szCs w:val="18"/>
              </w:rPr>
            </w:pPr>
            <w:ins w:id="15235" w:author="Dr Mamadou SANOGO" w:date="2023-10-27T11:50:00Z">
              <w:del w:id="15236" w:author="Cauris Cosmetics" w:date="2023-10-27T18:36:00Z">
                <w:r w:rsidRPr="00A27F7D" w:rsidDel="00EF0F74">
                  <w:rPr>
                    <w:rFonts w:asciiTheme="majorHAnsi" w:hAnsiTheme="majorHAnsi"/>
                    <w:bCs/>
                    <w:color w:val="000000" w:themeColor="text1"/>
                    <w:sz w:val="18"/>
                    <w:szCs w:val="18"/>
                  </w:rPr>
                  <w:delText>Prise en charge des pathologies du système de reproduction de l’homme S3</w:delText>
                </w:r>
              </w:del>
            </w:ins>
          </w:p>
        </w:tc>
      </w:tr>
      <w:tr w:rsidR="006A62F4" w:rsidRPr="00A5259F" w14:paraId="1FE5E0C3" w14:textId="77777777" w:rsidTr="00A36245">
        <w:trPr>
          <w:jc w:val="center"/>
          <w:ins w:id="15237" w:author="Dr Mamadou SANOGO" w:date="2023-10-27T11:50:00Z"/>
        </w:trPr>
        <w:tc>
          <w:tcPr>
            <w:tcW w:w="836" w:type="pct"/>
            <w:vAlign w:val="center"/>
          </w:tcPr>
          <w:p w14:paraId="0BBEFCE2" w14:textId="77777777" w:rsidR="006A62F4" w:rsidRPr="003D4D88" w:rsidRDefault="006A62F4" w:rsidP="00A36245">
            <w:pPr>
              <w:spacing w:line="276" w:lineRule="auto"/>
              <w:rPr>
                <w:ins w:id="15238" w:author="Dr Mamadou SANOGO" w:date="2023-10-27T11:50:00Z"/>
                <w:rFonts w:asciiTheme="majorHAnsi" w:hAnsiTheme="majorHAnsi"/>
                <w:bCs/>
                <w:color w:val="000000" w:themeColor="text1"/>
                <w:sz w:val="18"/>
                <w:szCs w:val="18"/>
              </w:rPr>
            </w:pPr>
            <w:ins w:id="15239" w:author="Dr Mamadou SANOGO" w:date="2023-10-27T11:50:00Z">
              <w:r>
                <w:rPr>
                  <w:rFonts w:asciiTheme="majorHAnsi" w:hAnsiTheme="majorHAnsi"/>
                  <w:bCs/>
                  <w:color w:val="000000" w:themeColor="text1"/>
                  <w:sz w:val="18"/>
                  <w:szCs w:val="18"/>
                </w:rPr>
                <w:t>Idrissa PEROU,</w:t>
              </w:r>
            </w:ins>
          </w:p>
          <w:p w14:paraId="38F83375" w14:textId="77777777" w:rsidR="006A62F4" w:rsidRDefault="006A62F4" w:rsidP="00A36245">
            <w:pPr>
              <w:spacing w:line="276" w:lineRule="auto"/>
              <w:rPr>
                <w:ins w:id="15240" w:author="Dr Mamadou SANOGO" w:date="2023-10-27T11:50:00Z"/>
                <w:rFonts w:asciiTheme="majorHAnsi" w:hAnsiTheme="majorHAnsi"/>
                <w:bCs/>
                <w:color w:val="FF0000"/>
                <w:sz w:val="18"/>
                <w:szCs w:val="18"/>
              </w:rPr>
            </w:pPr>
            <w:ins w:id="15241" w:author="Dr Mamadou SANOGO" w:date="2023-10-27T11:50:00Z">
              <w:r w:rsidRPr="003D4D88">
                <w:rPr>
                  <w:rFonts w:asciiTheme="majorHAnsi" w:hAnsiTheme="majorHAnsi"/>
                  <w:bCs/>
                  <w:i/>
                  <w:color w:val="000000" w:themeColor="text1"/>
                  <w:sz w:val="18"/>
                  <w:szCs w:val="18"/>
                </w:rPr>
                <w:t>Programmeur</w:t>
              </w:r>
              <w:r>
                <w:rPr>
                  <w:rFonts w:asciiTheme="majorHAnsi" w:hAnsiTheme="majorHAnsi"/>
                  <w:bCs/>
                  <w:i/>
                  <w:color w:val="000000" w:themeColor="text1"/>
                  <w:sz w:val="18"/>
                  <w:szCs w:val="18"/>
                </w:rPr>
                <w:t xml:space="preserve">  </w:t>
              </w:r>
            </w:ins>
          </w:p>
        </w:tc>
        <w:tc>
          <w:tcPr>
            <w:tcW w:w="844" w:type="pct"/>
            <w:vAlign w:val="center"/>
          </w:tcPr>
          <w:p w14:paraId="24DAE2AD" w14:textId="77777777" w:rsidR="006A62F4" w:rsidRPr="00D92976" w:rsidRDefault="006A62F4" w:rsidP="00A36245">
            <w:pPr>
              <w:spacing w:line="276" w:lineRule="auto"/>
              <w:rPr>
                <w:ins w:id="15242" w:author="Dr Mamadou SANOGO" w:date="2023-10-27T11:50:00Z"/>
                <w:rFonts w:asciiTheme="majorHAnsi" w:hAnsiTheme="majorHAnsi"/>
                <w:bCs/>
                <w:color w:val="000000" w:themeColor="text1"/>
                <w:sz w:val="18"/>
                <w:szCs w:val="18"/>
              </w:rPr>
            </w:pPr>
            <w:ins w:id="15243" w:author="Dr Mamadou SANOGO" w:date="2023-10-27T11:50:00Z">
              <w:r>
                <w:rPr>
                  <w:rFonts w:asciiTheme="majorHAnsi" w:hAnsiTheme="majorHAnsi"/>
                  <w:bCs/>
                  <w:color w:val="000000" w:themeColor="text1"/>
                  <w:sz w:val="18"/>
                  <w:szCs w:val="18"/>
                </w:rPr>
                <w:t>Direction nationale de la douane</w:t>
              </w:r>
            </w:ins>
          </w:p>
        </w:tc>
        <w:tc>
          <w:tcPr>
            <w:tcW w:w="462" w:type="pct"/>
            <w:vAlign w:val="center"/>
          </w:tcPr>
          <w:p w14:paraId="7C36D226" w14:textId="77777777" w:rsidR="006A62F4" w:rsidRDefault="006A62F4" w:rsidP="00A36245">
            <w:pPr>
              <w:tabs>
                <w:tab w:val="num" w:pos="1494"/>
              </w:tabs>
              <w:spacing w:line="276" w:lineRule="auto"/>
              <w:rPr>
                <w:ins w:id="15244" w:author="Dr Mamadou SANOGO" w:date="2023-10-27T11:50:00Z"/>
                <w:rFonts w:asciiTheme="majorHAnsi" w:hAnsiTheme="majorHAnsi"/>
                <w:color w:val="000000" w:themeColor="text1"/>
                <w:sz w:val="18"/>
                <w:szCs w:val="18"/>
              </w:rPr>
            </w:pPr>
            <w:ins w:id="15245" w:author="Dr Mamadou SANOGO" w:date="2023-10-27T11:50:00Z">
              <w:r w:rsidRPr="003D4D88">
                <w:rPr>
                  <w:rFonts w:asciiTheme="majorHAnsi" w:hAnsiTheme="majorHAnsi"/>
                  <w:color w:val="000000" w:themeColor="text1"/>
                  <w:sz w:val="18"/>
                  <w:szCs w:val="18"/>
                </w:rPr>
                <w:t>Master</w:t>
              </w:r>
            </w:ins>
          </w:p>
          <w:p w14:paraId="5E28EAB2" w14:textId="77777777" w:rsidR="006A62F4" w:rsidRPr="003D4D88" w:rsidRDefault="006A62F4" w:rsidP="00A36245">
            <w:pPr>
              <w:tabs>
                <w:tab w:val="num" w:pos="1494"/>
              </w:tabs>
              <w:spacing w:line="276" w:lineRule="auto"/>
              <w:rPr>
                <w:ins w:id="15246" w:author="Dr Mamadou SANOGO" w:date="2023-10-27T11:50:00Z"/>
                <w:rFonts w:asciiTheme="majorHAnsi" w:hAnsiTheme="majorHAnsi"/>
                <w:color w:val="000000" w:themeColor="text1"/>
                <w:sz w:val="18"/>
                <w:szCs w:val="18"/>
              </w:rPr>
            </w:pPr>
            <w:ins w:id="15247" w:author="Dr Mamadou SANOGO" w:date="2023-10-27T11:50:00Z">
              <w:r>
                <w:rPr>
                  <w:rFonts w:asciiTheme="majorHAnsi" w:hAnsiTheme="majorHAnsi"/>
                  <w:color w:val="000000" w:themeColor="text1"/>
                  <w:sz w:val="18"/>
                  <w:szCs w:val="18"/>
                </w:rPr>
                <w:t>(Informatique)</w:t>
              </w:r>
            </w:ins>
          </w:p>
        </w:tc>
        <w:tc>
          <w:tcPr>
            <w:tcW w:w="548" w:type="pct"/>
            <w:vAlign w:val="center"/>
          </w:tcPr>
          <w:p w14:paraId="62C0A845" w14:textId="77777777" w:rsidR="006A62F4" w:rsidRPr="00A5259F" w:rsidRDefault="006A62F4" w:rsidP="00A36245">
            <w:pPr>
              <w:tabs>
                <w:tab w:val="num" w:pos="1494"/>
              </w:tabs>
              <w:spacing w:line="276" w:lineRule="auto"/>
              <w:rPr>
                <w:ins w:id="15248" w:author="Dr Mamadou SANOGO" w:date="2023-10-27T11:50:00Z"/>
                <w:rFonts w:asciiTheme="majorHAnsi" w:hAnsiTheme="majorHAnsi"/>
                <w:i/>
                <w:color w:val="000000" w:themeColor="text1"/>
                <w:sz w:val="18"/>
                <w:szCs w:val="18"/>
              </w:rPr>
            </w:pPr>
            <w:ins w:id="15249" w:author="Dr Mamadou SANOGO" w:date="2023-10-27T11:50:00Z">
              <w:r>
                <w:rPr>
                  <w:rFonts w:asciiTheme="majorHAnsi" w:hAnsiTheme="majorHAnsi"/>
                  <w:i/>
                  <w:color w:val="000000" w:themeColor="text1"/>
                  <w:sz w:val="18"/>
                  <w:szCs w:val="18"/>
                </w:rPr>
                <w:t>INF2</w:t>
              </w:r>
              <w:r w:rsidRPr="00A5259F">
                <w:rPr>
                  <w:rFonts w:asciiTheme="majorHAnsi" w:hAnsiTheme="majorHAnsi"/>
                  <w:i/>
                  <w:color w:val="000000" w:themeColor="text1"/>
                  <w:sz w:val="18"/>
                  <w:szCs w:val="18"/>
                </w:rPr>
                <w:t>2</w:t>
              </w:r>
              <w:r>
                <w:rPr>
                  <w:rFonts w:asciiTheme="majorHAnsi" w:hAnsiTheme="majorHAnsi"/>
                  <w:i/>
                  <w:color w:val="000000" w:themeColor="text1"/>
                  <w:sz w:val="18"/>
                  <w:szCs w:val="18"/>
                </w:rPr>
                <w:t>0</w:t>
              </w:r>
              <w:r w:rsidRPr="00A5259F">
                <w:rPr>
                  <w:rFonts w:asciiTheme="majorHAnsi" w:hAnsiTheme="majorHAnsi"/>
                  <w:i/>
                  <w:color w:val="000000" w:themeColor="text1"/>
                  <w:sz w:val="18"/>
                  <w:szCs w:val="18"/>
                </w:rPr>
                <w:t>4</w:t>
              </w:r>
            </w:ins>
          </w:p>
        </w:tc>
        <w:tc>
          <w:tcPr>
            <w:tcW w:w="615" w:type="pct"/>
            <w:vAlign w:val="center"/>
          </w:tcPr>
          <w:p w14:paraId="140457B4" w14:textId="77777777" w:rsidR="006A62F4" w:rsidRPr="003D4D88" w:rsidRDefault="006A62F4" w:rsidP="00A36245">
            <w:pPr>
              <w:spacing w:line="276" w:lineRule="auto"/>
              <w:jc w:val="center"/>
              <w:rPr>
                <w:ins w:id="15250" w:author="Dr Mamadou SANOGO" w:date="2023-10-27T11:50:00Z"/>
                <w:rFonts w:asciiTheme="majorHAnsi" w:hAnsiTheme="majorHAnsi"/>
                <w:color w:val="000000" w:themeColor="text1"/>
                <w:sz w:val="18"/>
                <w:szCs w:val="18"/>
              </w:rPr>
            </w:pPr>
            <w:ins w:id="15251" w:author="Dr Mamadou SANOGO" w:date="2023-10-27T11:50:00Z">
              <w:r>
                <w:rPr>
                  <w:rFonts w:asciiTheme="majorHAnsi" w:hAnsiTheme="majorHAnsi"/>
                  <w:color w:val="000000" w:themeColor="text1"/>
                  <w:sz w:val="18"/>
                  <w:szCs w:val="18"/>
                </w:rPr>
                <w:t>120</w:t>
              </w:r>
            </w:ins>
          </w:p>
        </w:tc>
        <w:tc>
          <w:tcPr>
            <w:tcW w:w="1695" w:type="pct"/>
            <w:vAlign w:val="center"/>
          </w:tcPr>
          <w:p w14:paraId="05A558CE" w14:textId="77777777" w:rsidR="006A62F4" w:rsidRPr="00A5259F" w:rsidRDefault="006A62F4" w:rsidP="00A36245">
            <w:pPr>
              <w:tabs>
                <w:tab w:val="num" w:pos="1494"/>
              </w:tabs>
              <w:spacing w:line="276" w:lineRule="auto"/>
              <w:rPr>
                <w:ins w:id="15252" w:author="Dr Mamadou SANOGO" w:date="2023-10-27T11:50:00Z"/>
                <w:rFonts w:asciiTheme="majorHAnsi" w:hAnsiTheme="majorHAnsi"/>
                <w:color w:val="000000" w:themeColor="text1"/>
                <w:sz w:val="18"/>
                <w:szCs w:val="18"/>
                <w:lang w:val="en-US"/>
              </w:rPr>
            </w:pPr>
            <w:ins w:id="15253" w:author="Dr Mamadou SANOGO" w:date="2023-10-27T11:50:00Z">
              <w:r w:rsidRPr="00A5259F">
                <w:rPr>
                  <w:rFonts w:asciiTheme="majorHAnsi" w:hAnsiTheme="majorHAnsi"/>
                  <w:color w:val="000000" w:themeColor="text1"/>
                  <w:sz w:val="18"/>
                  <w:szCs w:val="18"/>
                  <w:lang w:val="en-US"/>
                </w:rPr>
                <w:t>MS Project S2 ;</w:t>
              </w:r>
            </w:ins>
          </w:p>
          <w:p w14:paraId="334C8418" w14:textId="77777777" w:rsidR="006A62F4" w:rsidRPr="00A5259F" w:rsidRDefault="006A62F4" w:rsidP="00A36245">
            <w:pPr>
              <w:tabs>
                <w:tab w:val="num" w:pos="1494"/>
              </w:tabs>
              <w:spacing w:line="276" w:lineRule="auto"/>
              <w:rPr>
                <w:ins w:id="15254" w:author="Dr Mamadou SANOGO" w:date="2023-10-27T11:50:00Z"/>
                <w:rFonts w:asciiTheme="majorHAnsi" w:hAnsiTheme="majorHAnsi"/>
                <w:color w:val="000000" w:themeColor="text1"/>
                <w:sz w:val="18"/>
                <w:szCs w:val="18"/>
                <w:lang w:val="en-US"/>
              </w:rPr>
            </w:pPr>
            <w:ins w:id="15255" w:author="Dr Mamadou SANOGO" w:date="2023-10-27T11:50:00Z">
              <w:r w:rsidRPr="00A5259F">
                <w:rPr>
                  <w:rFonts w:asciiTheme="majorHAnsi" w:hAnsiTheme="majorHAnsi"/>
                  <w:color w:val="000000" w:themeColor="text1"/>
                  <w:sz w:val="18"/>
                  <w:szCs w:val="18"/>
                  <w:lang w:val="en-US"/>
                </w:rPr>
                <w:t xml:space="preserve">SPSS ou Epi Info </w:t>
              </w:r>
              <w:r>
                <w:rPr>
                  <w:rFonts w:asciiTheme="majorHAnsi" w:hAnsiTheme="majorHAnsi"/>
                  <w:color w:val="000000" w:themeColor="text1"/>
                  <w:sz w:val="18"/>
                  <w:szCs w:val="18"/>
                  <w:lang w:val="en-US"/>
                </w:rPr>
                <w:t>S2;</w:t>
              </w:r>
            </w:ins>
          </w:p>
          <w:p w14:paraId="19745B79" w14:textId="77777777" w:rsidR="006A62F4" w:rsidRPr="00A5259F" w:rsidRDefault="006A62F4" w:rsidP="00A36245">
            <w:pPr>
              <w:tabs>
                <w:tab w:val="num" w:pos="1494"/>
              </w:tabs>
              <w:spacing w:line="276" w:lineRule="auto"/>
              <w:rPr>
                <w:ins w:id="15256" w:author="Dr Mamadou SANOGO" w:date="2023-10-27T11:50:00Z"/>
                <w:rFonts w:asciiTheme="majorHAnsi" w:hAnsiTheme="majorHAnsi"/>
                <w:color w:val="000000" w:themeColor="text1"/>
                <w:sz w:val="18"/>
                <w:szCs w:val="18"/>
                <w:lang w:val="en-US"/>
              </w:rPr>
            </w:pPr>
            <w:ins w:id="15257" w:author="Dr Mamadou SANOGO" w:date="2023-10-27T11:50:00Z">
              <w:r w:rsidRPr="00A5259F">
                <w:rPr>
                  <w:rFonts w:asciiTheme="majorHAnsi" w:hAnsiTheme="majorHAnsi"/>
                  <w:color w:val="000000" w:themeColor="text1"/>
                  <w:sz w:val="18"/>
                  <w:szCs w:val="18"/>
                  <w:lang w:val="en-US"/>
                </w:rPr>
                <w:t>ACCESS S2</w:t>
              </w:r>
            </w:ins>
          </w:p>
        </w:tc>
      </w:tr>
    </w:tbl>
    <w:p w14:paraId="691F9775" w14:textId="6F9AD4BD" w:rsidR="003F2E29" w:rsidRPr="007A4AFC" w:rsidRDefault="003F2E29" w:rsidP="00D81BFF">
      <w:pPr>
        <w:shd w:val="clear" w:color="auto" w:fill="FFFFFF"/>
        <w:spacing w:line="240" w:lineRule="auto"/>
        <w:ind w:right="9"/>
        <w:jc w:val="center"/>
        <w:rPr>
          <w:ins w:id="15258" w:author="Dr Mamadou SANOGO" w:date="2023-10-25T17:28:00Z"/>
          <w:b/>
          <w:color w:val="000000" w:themeColor="text1"/>
          <w:sz w:val="44"/>
          <w:rPrChange w:id="15259" w:author="Dr Mamadou SANOGO" w:date="2023-10-25T18:15:00Z">
            <w:rPr>
              <w:ins w:id="15260" w:author="Dr Mamadou SANOGO" w:date="2023-10-25T17:28:00Z"/>
              <w:b/>
              <w:sz w:val="44"/>
            </w:rPr>
          </w:rPrChange>
        </w:rPr>
      </w:pPr>
    </w:p>
    <w:p w14:paraId="21E053B8" w14:textId="4A722DCB" w:rsidR="003F2E29" w:rsidRPr="007A4AFC" w:rsidRDefault="003F2E29" w:rsidP="00D81BFF">
      <w:pPr>
        <w:shd w:val="clear" w:color="auto" w:fill="FFFFFF"/>
        <w:spacing w:line="240" w:lineRule="auto"/>
        <w:ind w:right="9"/>
        <w:jc w:val="center"/>
        <w:rPr>
          <w:ins w:id="15261" w:author="Dr Mamadou SANOGO" w:date="2023-10-25T17:28:00Z"/>
          <w:b/>
          <w:color w:val="000000" w:themeColor="text1"/>
          <w:sz w:val="44"/>
          <w:rPrChange w:id="15262" w:author="Dr Mamadou SANOGO" w:date="2023-10-25T18:15:00Z">
            <w:rPr>
              <w:ins w:id="15263" w:author="Dr Mamadou SANOGO" w:date="2023-10-25T17:28:00Z"/>
              <w:b/>
              <w:sz w:val="44"/>
            </w:rPr>
          </w:rPrChange>
        </w:rPr>
      </w:pPr>
    </w:p>
    <w:p w14:paraId="1953A8C7" w14:textId="6F11A939" w:rsidR="003F2E29" w:rsidRPr="007A4AFC" w:rsidRDefault="003F2E29" w:rsidP="00D81BFF">
      <w:pPr>
        <w:shd w:val="clear" w:color="auto" w:fill="FFFFFF"/>
        <w:spacing w:line="240" w:lineRule="auto"/>
        <w:ind w:right="9"/>
        <w:jc w:val="center"/>
        <w:rPr>
          <w:ins w:id="15264" w:author="Dr Mamadou SANOGO" w:date="2023-10-25T17:28:00Z"/>
          <w:b/>
          <w:color w:val="000000" w:themeColor="text1"/>
          <w:sz w:val="44"/>
          <w:rPrChange w:id="15265" w:author="Dr Mamadou SANOGO" w:date="2023-10-25T18:15:00Z">
            <w:rPr>
              <w:ins w:id="15266" w:author="Dr Mamadou SANOGO" w:date="2023-10-25T17:28:00Z"/>
              <w:b/>
              <w:sz w:val="44"/>
            </w:rPr>
          </w:rPrChange>
        </w:rPr>
      </w:pPr>
    </w:p>
    <w:p w14:paraId="1395F216" w14:textId="79BCAD25" w:rsidR="003F2E29" w:rsidRPr="007A4AFC" w:rsidRDefault="003F2E29" w:rsidP="00D81BFF">
      <w:pPr>
        <w:shd w:val="clear" w:color="auto" w:fill="FFFFFF"/>
        <w:spacing w:line="240" w:lineRule="auto"/>
        <w:ind w:right="9"/>
        <w:jc w:val="center"/>
        <w:rPr>
          <w:ins w:id="15267" w:author="Dr Mamadou SANOGO" w:date="2023-10-25T17:28:00Z"/>
          <w:b/>
          <w:color w:val="000000" w:themeColor="text1"/>
          <w:sz w:val="44"/>
          <w:rPrChange w:id="15268" w:author="Dr Mamadou SANOGO" w:date="2023-10-25T18:15:00Z">
            <w:rPr>
              <w:ins w:id="15269" w:author="Dr Mamadou SANOGO" w:date="2023-10-25T17:28:00Z"/>
              <w:b/>
              <w:sz w:val="44"/>
            </w:rPr>
          </w:rPrChange>
        </w:rPr>
      </w:pPr>
    </w:p>
    <w:p w14:paraId="564B4E8A" w14:textId="2DE315E1" w:rsidR="003F2E29" w:rsidRPr="007A4AFC" w:rsidRDefault="003F2E29" w:rsidP="00D81BFF">
      <w:pPr>
        <w:shd w:val="clear" w:color="auto" w:fill="FFFFFF"/>
        <w:spacing w:line="240" w:lineRule="auto"/>
        <w:ind w:right="9"/>
        <w:jc w:val="center"/>
        <w:rPr>
          <w:ins w:id="15270" w:author="Dr Mamadou SANOGO" w:date="2023-10-25T17:28:00Z"/>
          <w:b/>
          <w:color w:val="000000" w:themeColor="text1"/>
          <w:sz w:val="44"/>
          <w:rPrChange w:id="15271" w:author="Dr Mamadou SANOGO" w:date="2023-10-25T18:15:00Z">
            <w:rPr>
              <w:ins w:id="15272" w:author="Dr Mamadou SANOGO" w:date="2023-10-25T17:28:00Z"/>
              <w:b/>
              <w:sz w:val="44"/>
            </w:rPr>
          </w:rPrChange>
        </w:rPr>
      </w:pPr>
    </w:p>
    <w:p w14:paraId="7BCB272F" w14:textId="51906773" w:rsidR="003F2E29" w:rsidRPr="007A4AFC" w:rsidRDefault="003F2E29" w:rsidP="00D81BFF">
      <w:pPr>
        <w:shd w:val="clear" w:color="auto" w:fill="FFFFFF"/>
        <w:spacing w:line="240" w:lineRule="auto"/>
        <w:ind w:right="9"/>
        <w:jc w:val="center"/>
        <w:rPr>
          <w:ins w:id="15273" w:author="Dr Mamadou SANOGO" w:date="2023-10-25T17:28:00Z"/>
          <w:b/>
          <w:color w:val="000000" w:themeColor="text1"/>
          <w:sz w:val="44"/>
          <w:rPrChange w:id="15274" w:author="Dr Mamadou SANOGO" w:date="2023-10-25T18:15:00Z">
            <w:rPr>
              <w:ins w:id="15275" w:author="Dr Mamadou SANOGO" w:date="2023-10-25T17:28:00Z"/>
              <w:b/>
              <w:sz w:val="44"/>
            </w:rPr>
          </w:rPrChange>
        </w:rPr>
      </w:pPr>
    </w:p>
    <w:p w14:paraId="2BDD985F" w14:textId="6D325879" w:rsidR="003F2E29" w:rsidRPr="007A4AFC" w:rsidRDefault="003F2E29" w:rsidP="00D81BFF">
      <w:pPr>
        <w:shd w:val="clear" w:color="auto" w:fill="FFFFFF"/>
        <w:spacing w:line="240" w:lineRule="auto"/>
        <w:ind w:right="9"/>
        <w:jc w:val="center"/>
        <w:rPr>
          <w:ins w:id="15276" w:author="Dr Mamadou SANOGO" w:date="2023-10-25T17:28:00Z"/>
          <w:b/>
          <w:color w:val="000000" w:themeColor="text1"/>
          <w:sz w:val="44"/>
          <w:rPrChange w:id="15277" w:author="Dr Mamadou SANOGO" w:date="2023-10-25T18:15:00Z">
            <w:rPr>
              <w:ins w:id="15278" w:author="Dr Mamadou SANOGO" w:date="2023-10-25T17:28:00Z"/>
              <w:b/>
              <w:sz w:val="44"/>
            </w:rPr>
          </w:rPrChange>
        </w:rPr>
      </w:pPr>
    </w:p>
    <w:p w14:paraId="3F791B49" w14:textId="21C6F3C4" w:rsidR="003F2E29" w:rsidRPr="007A4AFC" w:rsidRDefault="003F2E29" w:rsidP="00D81BFF">
      <w:pPr>
        <w:shd w:val="clear" w:color="auto" w:fill="FFFFFF"/>
        <w:spacing w:line="240" w:lineRule="auto"/>
        <w:ind w:right="9"/>
        <w:jc w:val="center"/>
        <w:rPr>
          <w:ins w:id="15279" w:author="Dr Mamadou SANOGO" w:date="2023-10-25T17:28:00Z"/>
          <w:b/>
          <w:color w:val="000000" w:themeColor="text1"/>
          <w:sz w:val="44"/>
          <w:rPrChange w:id="15280" w:author="Dr Mamadou SANOGO" w:date="2023-10-25T18:15:00Z">
            <w:rPr>
              <w:ins w:id="15281" w:author="Dr Mamadou SANOGO" w:date="2023-10-25T17:28:00Z"/>
              <w:b/>
              <w:sz w:val="44"/>
            </w:rPr>
          </w:rPrChange>
        </w:rPr>
      </w:pPr>
    </w:p>
    <w:p w14:paraId="688259C1" w14:textId="7F00B2EA" w:rsidR="003F2E29" w:rsidRPr="007A4AFC" w:rsidRDefault="003F2E29" w:rsidP="00D81BFF">
      <w:pPr>
        <w:shd w:val="clear" w:color="auto" w:fill="FFFFFF"/>
        <w:spacing w:line="240" w:lineRule="auto"/>
        <w:ind w:right="9"/>
        <w:jc w:val="center"/>
        <w:rPr>
          <w:ins w:id="15282" w:author="Dr Mamadou SANOGO" w:date="2023-10-25T17:28:00Z"/>
          <w:b/>
          <w:color w:val="000000" w:themeColor="text1"/>
          <w:sz w:val="44"/>
          <w:rPrChange w:id="15283" w:author="Dr Mamadou SANOGO" w:date="2023-10-25T18:15:00Z">
            <w:rPr>
              <w:ins w:id="15284" w:author="Dr Mamadou SANOGO" w:date="2023-10-25T17:28:00Z"/>
              <w:b/>
              <w:sz w:val="44"/>
            </w:rPr>
          </w:rPrChange>
        </w:rPr>
      </w:pPr>
    </w:p>
    <w:p w14:paraId="58DCBAFC" w14:textId="21F435ED" w:rsidR="003F2E29" w:rsidRPr="007A4AFC" w:rsidRDefault="003F2E29" w:rsidP="00D81BFF">
      <w:pPr>
        <w:shd w:val="clear" w:color="auto" w:fill="FFFFFF"/>
        <w:spacing w:line="240" w:lineRule="auto"/>
        <w:ind w:right="9"/>
        <w:jc w:val="center"/>
        <w:rPr>
          <w:ins w:id="15285" w:author="Dr Mamadou SANOGO" w:date="2023-10-25T17:28:00Z"/>
          <w:b/>
          <w:color w:val="000000" w:themeColor="text1"/>
          <w:sz w:val="44"/>
          <w:rPrChange w:id="15286" w:author="Dr Mamadou SANOGO" w:date="2023-10-25T18:15:00Z">
            <w:rPr>
              <w:ins w:id="15287" w:author="Dr Mamadou SANOGO" w:date="2023-10-25T17:28:00Z"/>
              <w:b/>
              <w:sz w:val="44"/>
            </w:rPr>
          </w:rPrChange>
        </w:rPr>
      </w:pPr>
    </w:p>
    <w:p w14:paraId="30C58935" w14:textId="29CBD114" w:rsidR="003F2E29" w:rsidRPr="007A4AFC" w:rsidRDefault="003F2E29" w:rsidP="00D81BFF">
      <w:pPr>
        <w:shd w:val="clear" w:color="auto" w:fill="FFFFFF"/>
        <w:spacing w:line="240" w:lineRule="auto"/>
        <w:ind w:right="9"/>
        <w:jc w:val="center"/>
        <w:rPr>
          <w:ins w:id="15288" w:author="Dr Mamadou SANOGO" w:date="2023-10-25T17:28:00Z"/>
          <w:b/>
          <w:color w:val="000000" w:themeColor="text1"/>
          <w:sz w:val="44"/>
          <w:rPrChange w:id="15289" w:author="Dr Mamadou SANOGO" w:date="2023-10-25T18:15:00Z">
            <w:rPr>
              <w:ins w:id="15290" w:author="Dr Mamadou SANOGO" w:date="2023-10-25T17:28:00Z"/>
              <w:b/>
              <w:sz w:val="44"/>
            </w:rPr>
          </w:rPrChange>
        </w:rPr>
      </w:pPr>
    </w:p>
    <w:p w14:paraId="0B20C7C2" w14:textId="7DBDD770" w:rsidR="003F2E29" w:rsidRPr="007A4AFC" w:rsidRDefault="003F2E29" w:rsidP="00D81BFF">
      <w:pPr>
        <w:shd w:val="clear" w:color="auto" w:fill="FFFFFF"/>
        <w:spacing w:line="240" w:lineRule="auto"/>
        <w:ind w:right="9"/>
        <w:jc w:val="center"/>
        <w:rPr>
          <w:ins w:id="15291" w:author="Dr Mamadou SANOGO" w:date="2023-10-25T17:28:00Z"/>
          <w:b/>
          <w:color w:val="000000" w:themeColor="text1"/>
          <w:sz w:val="44"/>
          <w:rPrChange w:id="15292" w:author="Dr Mamadou SANOGO" w:date="2023-10-25T18:15:00Z">
            <w:rPr>
              <w:ins w:id="15293" w:author="Dr Mamadou SANOGO" w:date="2023-10-25T17:28:00Z"/>
              <w:b/>
              <w:sz w:val="44"/>
            </w:rPr>
          </w:rPrChange>
        </w:rPr>
      </w:pPr>
    </w:p>
    <w:p w14:paraId="76FEDF17" w14:textId="3220B712" w:rsidR="003F2E29" w:rsidRPr="007A4AFC" w:rsidRDefault="003F2E29" w:rsidP="00D81BFF">
      <w:pPr>
        <w:shd w:val="clear" w:color="auto" w:fill="FFFFFF"/>
        <w:spacing w:line="240" w:lineRule="auto"/>
        <w:ind w:right="9"/>
        <w:jc w:val="center"/>
        <w:rPr>
          <w:ins w:id="15294" w:author="Dr Mamadou SANOGO" w:date="2023-10-25T17:28:00Z"/>
          <w:b/>
          <w:color w:val="000000" w:themeColor="text1"/>
          <w:sz w:val="44"/>
          <w:rPrChange w:id="15295" w:author="Dr Mamadou SANOGO" w:date="2023-10-25T18:15:00Z">
            <w:rPr>
              <w:ins w:id="15296" w:author="Dr Mamadou SANOGO" w:date="2023-10-25T17:28:00Z"/>
              <w:b/>
              <w:sz w:val="44"/>
            </w:rPr>
          </w:rPrChange>
        </w:rPr>
      </w:pPr>
    </w:p>
    <w:p w14:paraId="2C1BF94B" w14:textId="5EB372D2" w:rsidR="003F2E29" w:rsidRPr="007A4AFC" w:rsidRDefault="003F2E29" w:rsidP="00D81BFF">
      <w:pPr>
        <w:shd w:val="clear" w:color="auto" w:fill="FFFFFF"/>
        <w:spacing w:line="240" w:lineRule="auto"/>
        <w:ind w:right="9"/>
        <w:jc w:val="center"/>
        <w:rPr>
          <w:ins w:id="15297" w:author="Dr Mamadou SANOGO" w:date="2023-10-25T17:28:00Z"/>
          <w:b/>
          <w:color w:val="000000" w:themeColor="text1"/>
          <w:sz w:val="44"/>
          <w:rPrChange w:id="15298" w:author="Dr Mamadou SANOGO" w:date="2023-10-25T18:15:00Z">
            <w:rPr>
              <w:ins w:id="15299" w:author="Dr Mamadou SANOGO" w:date="2023-10-25T17:28:00Z"/>
              <w:b/>
              <w:sz w:val="44"/>
            </w:rPr>
          </w:rPrChange>
        </w:rPr>
      </w:pPr>
    </w:p>
    <w:p w14:paraId="2548C918" w14:textId="2F9C01A7" w:rsidR="003F2E29" w:rsidRPr="007A4AFC" w:rsidRDefault="003F2E29" w:rsidP="00D81BFF">
      <w:pPr>
        <w:shd w:val="clear" w:color="auto" w:fill="FFFFFF"/>
        <w:spacing w:line="240" w:lineRule="auto"/>
        <w:ind w:right="9"/>
        <w:jc w:val="center"/>
        <w:rPr>
          <w:ins w:id="15300" w:author="Dr Mamadou SANOGO" w:date="2023-10-25T17:28:00Z"/>
          <w:b/>
          <w:color w:val="000000" w:themeColor="text1"/>
          <w:sz w:val="44"/>
          <w:rPrChange w:id="15301" w:author="Dr Mamadou SANOGO" w:date="2023-10-25T18:15:00Z">
            <w:rPr>
              <w:ins w:id="15302" w:author="Dr Mamadou SANOGO" w:date="2023-10-25T17:28:00Z"/>
              <w:b/>
              <w:sz w:val="44"/>
            </w:rPr>
          </w:rPrChange>
        </w:rPr>
      </w:pPr>
    </w:p>
    <w:p w14:paraId="0EF81FD7" w14:textId="1DEE3067" w:rsidR="003F2E29" w:rsidRDefault="003F2E29" w:rsidP="00D81BFF">
      <w:pPr>
        <w:shd w:val="clear" w:color="auto" w:fill="FFFFFF"/>
        <w:spacing w:line="240" w:lineRule="auto"/>
        <w:ind w:right="9"/>
        <w:jc w:val="center"/>
        <w:rPr>
          <w:ins w:id="15303" w:author="Cauris Cosmetics" w:date="2023-10-27T23:06:00Z"/>
          <w:b/>
          <w:color w:val="000000" w:themeColor="text1"/>
          <w:sz w:val="44"/>
        </w:rPr>
      </w:pPr>
    </w:p>
    <w:p w14:paraId="55444273" w14:textId="77777777" w:rsidR="004C326B" w:rsidRDefault="004C326B" w:rsidP="00D81BFF">
      <w:pPr>
        <w:shd w:val="clear" w:color="auto" w:fill="FFFFFF"/>
        <w:spacing w:line="240" w:lineRule="auto"/>
        <w:ind w:right="9"/>
        <w:jc w:val="center"/>
        <w:rPr>
          <w:ins w:id="15304" w:author="Cauris Cosmetics" w:date="2023-10-27T23:06:00Z"/>
          <w:b/>
          <w:color w:val="000000" w:themeColor="text1"/>
          <w:sz w:val="44"/>
        </w:rPr>
      </w:pPr>
    </w:p>
    <w:p w14:paraId="671FC0F1" w14:textId="77777777" w:rsidR="004C326B" w:rsidRDefault="004C326B" w:rsidP="00D81BFF">
      <w:pPr>
        <w:shd w:val="clear" w:color="auto" w:fill="FFFFFF"/>
        <w:spacing w:line="240" w:lineRule="auto"/>
        <w:ind w:right="9"/>
        <w:jc w:val="center"/>
        <w:rPr>
          <w:ins w:id="15305" w:author="Cauris Cosmetics" w:date="2023-10-27T23:06:00Z"/>
          <w:b/>
          <w:color w:val="000000" w:themeColor="text1"/>
          <w:sz w:val="44"/>
        </w:rPr>
      </w:pPr>
    </w:p>
    <w:p w14:paraId="6AF23557" w14:textId="77777777" w:rsidR="004C326B" w:rsidRDefault="004C326B" w:rsidP="00D81BFF">
      <w:pPr>
        <w:shd w:val="clear" w:color="auto" w:fill="FFFFFF"/>
        <w:spacing w:line="240" w:lineRule="auto"/>
        <w:ind w:right="9"/>
        <w:jc w:val="center"/>
        <w:rPr>
          <w:ins w:id="15306" w:author="Cauris Cosmetics" w:date="2023-10-27T23:06:00Z"/>
          <w:b/>
          <w:color w:val="000000" w:themeColor="text1"/>
          <w:sz w:val="44"/>
        </w:rPr>
      </w:pPr>
    </w:p>
    <w:p w14:paraId="234F8F73" w14:textId="77777777" w:rsidR="004C326B" w:rsidRDefault="004C326B" w:rsidP="00D81BFF">
      <w:pPr>
        <w:shd w:val="clear" w:color="auto" w:fill="FFFFFF"/>
        <w:spacing w:line="240" w:lineRule="auto"/>
        <w:ind w:right="9"/>
        <w:jc w:val="center"/>
        <w:rPr>
          <w:ins w:id="15307" w:author="Cauris Cosmetics" w:date="2023-10-27T23:06:00Z"/>
          <w:b/>
          <w:color w:val="000000" w:themeColor="text1"/>
          <w:sz w:val="44"/>
        </w:rPr>
      </w:pPr>
    </w:p>
    <w:p w14:paraId="75C30D76" w14:textId="77777777" w:rsidR="004C326B" w:rsidRDefault="004C326B" w:rsidP="00D81BFF">
      <w:pPr>
        <w:shd w:val="clear" w:color="auto" w:fill="FFFFFF"/>
        <w:spacing w:line="240" w:lineRule="auto"/>
        <w:ind w:right="9"/>
        <w:jc w:val="center"/>
        <w:rPr>
          <w:ins w:id="15308" w:author="Cauris Cosmetics" w:date="2023-10-27T23:06:00Z"/>
          <w:b/>
          <w:color w:val="000000" w:themeColor="text1"/>
          <w:sz w:val="44"/>
        </w:rPr>
      </w:pPr>
    </w:p>
    <w:p w14:paraId="0E16DCAC" w14:textId="77777777" w:rsidR="004C326B" w:rsidRDefault="004C326B" w:rsidP="00D81BFF">
      <w:pPr>
        <w:shd w:val="clear" w:color="auto" w:fill="FFFFFF"/>
        <w:spacing w:line="240" w:lineRule="auto"/>
        <w:ind w:right="9"/>
        <w:jc w:val="center"/>
        <w:rPr>
          <w:ins w:id="15309" w:author="Cauris Cosmetics" w:date="2023-10-27T23:06:00Z"/>
          <w:b/>
          <w:color w:val="000000" w:themeColor="text1"/>
          <w:sz w:val="44"/>
        </w:rPr>
      </w:pPr>
    </w:p>
    <w:p w14:paraId="4E16250A" w14:textId="77777777" w:rsidR="004C326B" w:rsidRDefault="004C326B" w:rsidP="00D81BFF">
      <w:pPr>
        <w:shd w:val="clear" w:color="auto" w:fill="FFFFFF"/>
        <w:spacing w:line="240" w:lineRule="auto"/>
        <w:ind w:right="9"/>
        <w:jc w:val="center"/>
        <w:rPr>
          <w:ins w:id="15310" w:author="Cauris Cosmetics" w:date="2023-10-27T23:06:00Z"/>
          <w:b/>
          <w:color w:val="000000" w:themeColor="text1"/>
          <w:sz w:val="44"/>
        </w:rPr>
      </w:pPr>
    </w:p>
    <w:p w14:paraId="46ED2563" w14:textId="77777777" w:rsidR="004C326B" w:rsidRDefault="004C326B" w:rsidP="00D81BFF">
      <w:pPr>
        <w:shd w:val="clear" w:color="auto" w:fill="FFFFFF"/>
        <w:spacing w:line="240" w:lineRule="auto"/>
        <w:ind w:right="9"/>
        <w:jc w:val="center"/>
        <w:rPr>
          <w:ins w:id="15311" w:author="Cauris Cosmetics" w:date="2023-10-27T23:06:00Z"/>
          <w:b/>
          <w:color w:val="000000" w:themeColor="text1"/>
          <w:sz w:val="44"/>
        </w:rPr>
      </w:pPr>
    </w:p>
    <w:p w14:paraId="1D5BAC3C" w14:textId="77777777" w:rsidR="004C326B" w:rsidRPr="007A4AFC" w:rsidRDefault="004C326B" w:rsidP="00D81BFF">
      <w:pPr>
        <w:shd w:val="clear" w:color="auto" w:fill="FFFFFF"/>
        <w:spacing w:line="240" w:lineRule="auto"/>
        <w:ind w:right="9"/>
        <w:jc w:val="center"/>
        <w:rPr>
          <w:ins w:id="15312" w:author="Dr Mamadou SANOGO" w:date="2023-10-25T17:28:00Z"/>
          <w:b/>
          <w:color w:val="000000" w:themeColor="text1"/>
          <w:sz w:val="44"/>
          <w:rPrChange w:id="15313" w:author="Dr Mamadou SANOGO" w:date="2023-10-25T18:15:00Z">
            <w:rPr>
              <w:ins w:id="15314" w:author="Dr Mamadou SANOGO" w:date="2023-10-25T17:28:00Z"/>
              <w:b/>
              <w:sz w:val="44"/>
            </w:rPr>
          </w:rPrChange>
        </w:rPr>
      </w:pPr>
    </w:p>
    <w:p w14:paraId="28A3A8C7" w14:textId="14A3ABC4" w:rsidR="003F2E29" w:rsidRPr="007A4AFC" w:rsidRDefault="003F2E29">
      <w:pPr>
        <w:shd w:val="clear" w:color="auto" w:fill="FFFFFF"/>
        <w:spacing w:line="240" w:lineRule="auto"/>
        <w:ind w:right="9"/>
        <w:jc w:val="left"/>
        <w:rPr>
          <w:ins w:id="15315" w:author="Dr Mamadou SANOGO" w:date="2023-10-25T17:28:00Z"/>
          <w:b/>
          <w:color w:val="000000" w:themeColor="text1"/>
          <w:sz w:val="44"/>
          <w:rPrChange w:id="15316" w:author="Dr Mamadou SANOGO" w:date="2023-10-25T18:15:00Z">
            <w:rPr>
              <w:ins w:id="15317" w:author="Dr Mamadou SANOGO" w:date="2023-10-25T17:28:00Z"/>
              <w:b/>
              <w:sz w:val="44"/>
            </w:rPr>
          </w:rPrChange>
        </w:rPr>
        <w:pPrChange w:id="15318" w:author="Dr Mamadou SANOGO" w:date="2023-10-27T11:51:00Z">
          <w:pPr>
            <w:shd w:val="clear" w:color="auto" w:fill="FFFFFF"/>
            <w:spacing w:line="240" w:lineRule="auto"/>
            <w:ind w:right="9"/>
            <w:jc w:val="center"/>
          </w:pPr>
        </w:pPrChange>
      </w:pPr>
    </w:p>
    <w:p w14:paraId="67E54794" w14:textId="77777777" w:rsidR="003F2E29" w:rsidRPr="007A4AFC" w:rsidRDefault="003F2E29">
      <w:pPr>
        <w:shd w:val="clear" w:color="auto" w:fill="FFFFFF"/>
        <w:spacing w:line="240" w:lineRule="auto"/>
        <w:ind w:right="9"/>
        <w:jc w:val="left"/>
        <w:rPr>
          <w:ins w:id="15319" w:author="Dr Mamadou SANOGO" w:date="2023-10-25T15:02:00Z"/>
          <w:b/>
          <w:color w:val="000000" w:themeColor="text1"/>
          <w:sz w:val="44"/>
          <w:rPrChange w:id="15320" w:author="Dr Mamadou SANOGO" w:date="2023-10-25T18:15:00Z">
            <w:rPr>
              <w:ins w:id="15321" w:author="Dr Mamadou SANOGO" w:date="2023-10-25T15:02:00Z"/>
              <w:b/>
              <w:sz w:val="44"/>
            </w:rPr>
          </w:rPrChange>
        </w:rPr>
        <w:pPrChange w:id="15322" w:author="Dr Mamadou SANOGO" w:date="2023-10-27T11:51:00Z">
          <w:pPr>
            <w:shd w:val="clear" w:color="auto" w:fill="FFFFFF"/>
            <w:spacing w:line="240" w:lineRule="auto"/>
            <w:ind w:right="9"/>
            <w:jc w:val="center"/>
          </w:pPr>
        </w:pPrChange>
      </w:pPr>
    </w:p>
    <w:p w14:paraId="4D306A94" w14:textId="1EA01351" w:rsidR="00D81BFF" w:rsidRPr="007A4AFC" w:rsidRDefault="00D81BFF" w:rsidP="00D81BFF">
      <w:pPr>
        <w:shd w:val="clear" w:color="auto" w:fill="FFFFFF"/>
        <w:spacing w:line="240" w:lineRule="auto"/>
        <w:ind w:right="9"/>
        <w:jc w:val="center"/>
        <w:rPr>
          <w:ins w:id="15323" w:author="Dr Mamadou SANOGO" w:date="2023-10-25T17:29:00Z"/>
          <w:b/>
          <w:color w:val="000000" w:themeColor="text1"/>
          <w:sz w:val="44"/>
          <w:rPrChange w:id="15324" w:author="Dr Mamadou SANOGO" w:date="2023-10-25T18:15:00Z">
            <w:rPr>
              <w:ins w:id="15325" w:author="Dr Mamadou SANOGO" w:date="2023-10-25T17:29:00Z"/>
              <w:b/>
              <w:sz w:val="44"/>
            </w:rPr>
          </w:rPrChange>
        </w:rPr>
      </w:pPr>
      <w:ins w:id="15326" w:author="Dr Mamadou SANOGO" w:date="2023-10-25T15:02:00Z">
        <w:r w:rsidRPr="007A4AFC">
          <w:rPr>
            <w:b/>
            <w:color w:val="000000" w:themeColor="text1"/>
            <w:sz w:val="44"/>
            <w:rPrChange w:id="15327" w:author="Dr Mamadou SANOGO" w:date="2023-10-25T18:15:00Z">
              <w:rPr>
                <w:b/>
                <w:sz w:val="44"/>
              </w:rPr>
            </w:rPrChange>
          </w:rPr>
          <w:t>Annexe n°0</w:t>
        </w:r>
      </w:ins>
      <w:ins w:id="15328" w:author="Dr Mamadou SANOGO" w:date="2023-10-25T17:29:00Z">
        <w:r w:rsidR="003F2E29" w:rsidRPr="007A4AFC">
          <w:rPr>
            <w:b/>
            <w:color w:val="000000" w:themeColor="text1"/>
            <w:sz w:val="44"/>
            <w:rPrChange w:id="15329" w:author="Dr Mamadou SANOGO" w:date="2023-10-25T18:15:00Z">
              <w:rPr>
                <w:b/>
                <w:sz w:val="44"/>
              </w:rPr>
            </w:rPrChange>
          </w:rPr>
          <w:t>26</w:t>
        </w:r>
      </w:ins>
      <w:ins w:id="15330" w:author="Dr Mamadou SANOGO" w:date="2023-10-25T15:02:00Z">
        <w:r w:rsidRPr="007A4AFC">
          <w:rPr>
            <w:b/>
            <w:color w:val="000000" w:themeColor="text1"/>
            <w:sz w:val="44"/>
            <w:rPrChange w:id="15331" w:author="Dr Mamadou SANOGO" w:date="2023-10-25T18:15:00Z">
              <w:rPr>
                <w:b/>
                <w:sz w:val="44"/>
              </w:rPr>
            </w:rPrChange>
          </w:rPr>
          <w:t xml:space="preserve"> : Infrastructures </w:t>
        </w:r>
      </w:ins>
    </w:p>
    <w:p w14:paraId="0E762E9A" w14:textId="0D05EC59" w:rsidR="003F2E29" w:rsidRPr="007A4AFC" w:rsidRDefault="003F2E29" w:rsidP="00D81BFF">
      <w:pPr>
        <w:shd w:val="clear" w:color="auto" w:fill="FFFFFF"/>
        <w:spacing w:line="240" w:lineRule="auto"/>
        <w:ind w:right="9"/>
        <w:jc w:val="center"/>
        <w:rPr>
          <w:ins w:id="15332" w:author="Dr Mamadou SANOGO" w:date="2023-10-25T17:29:00Z"/>
          <w:b/>
          <w:color w:val="000000" w:themeColor="text1"/>
          <w:sz w:val="44"/>
          <w:rPrChange w:id="15333" w:author="Dr Mamadou SANOGO" w:date="2023-10-25T18:15:00Z">
            <w:rPr>
              <w:ins w:id="15334" w:author="Dr Mamadou SANOGO" w:date="2023-10-25T17:29:00Z"/>
              <w:b/>
              <w:sz w:val="44"/>
            </w:rPr>
          </w:rPrChange>
        </w:rPr>
      </w:pPr>
    </w:p>
    <w:p w14:paraId="3748C98E" w14:textId="6F596301" w:rsidR="003F2E29" w:rsidRPr="007A4AFC" w:rsidRDefault="003F2E29" w:rsidP="00D81BFF">
      <w:pPr>
        <w:shd w:val="clear" w:color="auto" w:fill="FFFFFF"/>
        <w:spacing w:line="240" w:lineRule="auto"/>
        <w:ind w:right="9"/>
        <w:jc w:val="center"/>
        <w:rPr>
          <w:ins w:id="15335" w:author="Dr Mamadou SANOGO" w:date="2023-10-25T17:29:00Z"/>
          <w:b/>
          <w:color w:val="000000" w:themeColor="text1"/>
          <w:sz w:val="44"/>
          <w:rPrChange w:id="15336" w:author="Dr Mamadou SANOGO" w:date="2023-10-25T18:15:00Z">
            <w:rPr>
              <w:ins w:id="15337" w:author="Dr Mamadou SANOGO" w:date="2023-10-25T17:29:00Z"/>
              <w:b/>
              <w:sz w:val="44"/>
            </w:rPr>
          </w:rPrChange>
        </w:rPr>
      </w:pPr>
    </w:p>
    <w:p w14:paraId="533806DD" w14:textId="4B277562" w:rsidR="003F2E29" w:rsidDel="00AF4E06" w:rsidRDefault="003F2E29">
      <w:pPr>
        <w:rPr>
          <w:del w:id="15338" w:author="Cauris Cosmetics" w:date="2023-10-27T18:52:00Z"/>
          <w:b/>
          <w:color w:val="000000" w:themeColor="text1"/>
          <w:sz w:val="44"/>
        </w:rPr>
      </w:pPr>
    </w:p>
    <w:p w14:paraId="5435FB79" w14:textId="77777777" w:rsidR="00AF4E06" w:rsidRDefault="00AF4E06" w:rsidP="00D81BFF">
      <w:pPr>
        <w:shd w:val="clear" w:color="auto" w:fill="FFFFFF"/>
        <w:spacing w:line="240" w:lineRule="auto"/>
        <w:ind w:right="9"/>
        <w:jc w:val="center"/>
        <w:rPr>
          <w:ins w:id="15339" w:author="Cauris Cosmetics" w:date="2023-10-27T18:52:00Z"/>
          <w:b/>
          <w:color w:val="000000" w:themeColor="text1"/>
          <w:sz w:val="44"/>
        </w:rPr>
      </w:pPr>
    </w:p>
    <w:p w14:paraId="4D8A9855" w14:textId="77777777" w:rsidR="00AF4E06" w:rsidRDefault="00AF4E06" w:rsidP="00D81BFF">
      <w:pPr>
        <w:shd w:val="clear" w:color="auto" w:fill="FFFFFF"/>
        <w:spacing w:line="240" w:lineRule="auto"/>
        <w:ind w:right="9"/>
        <w:jc w:val="center"/>
        <w:rPr>
          <w:ins w:id="15340" w:author="Cauris Cosmetics" w:date="2023-10-27T18:52:00Z"/>
          <w:b/>
          <w:color w:val="000000" w:themeColor="text1"/>
          <w:sz w:val="44"/>
        </w:rPr>
      </w:pPr>
    </w:p>
    <w:p w14:paraId="5AB306AC" w14:textId="77777777" w:rsidR="00AF4E06" w:rsidRDefault="00AF4E06" w:rsidP="00D81BFF">
      <w:pPr>
        <w:shd w:val="clear" w:color="auto" w:fill="FFFFFF"/>
        <w:spacing w:line="240" w:lineRule="auto"/>
        <w:ind w:right="9"/>
        <w:jc w:val="center"/>
        <w:rPr>
          <w:ins w:id="15341" w:author="Cauris Cosmetics" w:date="2023-10-27T18:52:00Z"/>
          <w:b/>
          <w:color w:val="000000" w:themeColor="text1"/>
          <w:sz w:val="44"/>
        </w:rPr>
      </w:pPr>
    </w:p>
    <w:p w14:paraId="105D9223" w14:textId="77777777" w:rsidR="00AF4E06" w:rsidRDefault="00AF4E06" w:rsidP="00D81BFF">
      <w:pPr>
        <w:shd w:val="clear" w:color="auto" w:fill="FFFFFF"/>
        <w:spacing w:line="240" w:lineRule="auto"/>
        <w:ind w:right="9"/>
        <w:jc w:val="center"/>
        <w:rPr>
          <w:ins w:id="15342" w:author="Cauris Cosmetics" w:date="2023-10-27T18:52:00Z"/>
          <w:b/>
          <w:color w:val="000000" w:themeColor="text1"/>
          <w:sz w:val="44"/>
        </w:rPr>
      </w:pPr>
    </w:p>
    <w:p w14:paraId="7847E424" w14:textId="77777777" w:rsidR="00AF4E06" w:rsidRDefault="00AF4E06" w:rsidP="00D81BFF">
      <w:pPr>
        <w:shd w:val="clear" w:color="auto" w:fill="FFFFFF"/>
        <w:spacing w:line="240" w:lineRule="auto"/>
        <w:ind w:right="9"/>
        <w:jc w:val="center"/>
        <w:rPr>
          <w:ins w:id="15343" w:author="Cauris Cosmetics" w:date="2023-10-27T18:52:00Z"/>
          <w:b/>
          <w:color w:val="000000" w:themeColor="text1"/>
          <w:sz w:val="44"/>
        </w:rPr>
      </w:pPr>
    </w:p>
    <w:p w14:paraId="49346BCD" w14:textId="77777777" w:rsidR="00AF4E06" w:rsidRDefault="00AF4E06" w:rsidP="00D81BFF">
      <w:pPr>
        <w:shd w:val="clear" w:color="auto" w:fill="FFFFFF"/>
        <w:spacing w:line="240" w:lineRule="auto"/>
        <w:ind w:right="9"/>
        <w:jc w:val="center"/>
        <w:rPr>
          <w:ins w:id="15344" w:author="Cauris Cosmetics" w:date="2023-10-27T18:52:00Z"/>
          <w:b/>
          <w:color w:val="000000" w:themeColor="text1"/>
          <w:sz w:val="44"/>
        </w:rPr>
      </w:pPr>
    </w:p>
    <w:p w14:paraId="76B6B997" w14:textId="77777777" w:rsidR="00AF4E06" w:rsidRDefault="00AF4E06" w:rsidP="00D81BFF">
      <w:pPr>
        <w:shd w:val="clear" w:color="auto" w:fill="FFFFFF"/>
        <w:spacing w:line="240" w:lineRule="auto"/>
        <w:ind w:right="9"/>
        <w:jc w:val="center"/>
        <w:rPr>
          <w:ins w:id="15345" w:author="Cauris Cosmetics" w:date="2023-10-27T18:52:00Z"/>
          <w:b/>
          <w:color w:val="000000" w:themeColor="text1"/>
          <w:sz w:val="44"/>
        </w:rPr>
      </w:pPr>
    </w:p>
    <w:p w14:paraId="61D66782" w14:textId="77777777" w:rsidR="00AF4E06" w:rsidRDefault="00AF4E06" w:rsidP="00D81BFF">
      <w:pPr>
        <w:shd w:val="clear" w:color="auto" w:fill="FFFFFF"/>
        <w:spacing w:line="240" w:lineRule="auto"/>
        <w:ind w:right="9"/>
        <w:jc w:val="center"/>
        <w:rPr>
          <w:ins w:id="15346" w:author="Cauris Cosmetics" w:date="2023-10-27T18:52:00Z"/>
          <w:b/>
          <w:color w:val="000000" w:themeColor="text1"/>
          <w:sz w:val="44"/>
        </w:rPr>
      </w:pPr>
    </w:p>
    <w:p w14:paraId="38E7A5AA" w14:textId="77777777" w:rsidR="00AF4E06" w:rsidRDefault="00AF4E06" w:rsidP="00D81BFF">
      <w:pPr>
        <w:shd w:val="clear" w:color="auto" w:fill="FFFFFF"/>
        <w:spacing w:line="240" w:lineRule="auto"/>
        <w:ind w:right="9"/>
        <w:jc w:val="center"/>
        <w:rPr>
          <w:ins w:id="15347" w:author="Cauris Cosmetics" w:date="2023-10-27T18:52:00Z"/>
          <w:b/>
          <w:color w:val="000000" w:themeColor="text1"/>
          <w:sz w:val="44"/>
        </w:rPr>
      </w:pPr>
    </w:p>
    <w:p w14:paraId="7583B9B8" w14:textId="77777777" w:rsidR="00AF4E06" w:rsidRDefault="00AF4E06" w:rsidP="00D81BFF">
      <w:pPr>
        <w:shd w:val="clear" w:color="auto" w:fill="FFFFFF"/>
        <w:spacing w:line="240" w:lineRule="auto"/>
        <w:ind w:right="9"/>
        <w:jc w:val="center"/>
        <w:rPr>
          <w:ins w:id="15348" w:author="Cauris Cosmetics" w:date="2023-10-27T18:52:00Z"/>
          <w:b/>
          <w:color w:val="000000" w:themeColor="text1"/>
          <w:sz w:val="44"/>
        </w:rPr>
      </w:pPr>
    </w:p>
    <w:p w14:paraId="4A2297CF" w14:textId="77777777" w:rsidR="00AF4E06" w:rsidRDefault="00AF4E06" w:rsidP="00D81BFF">
      <w:pPr>
        <w:shd w:val="clear" w:color="auto" w:fill="FFFFFF"/>
        <w:spacing w:line="240" w:lineRule="auto"/>
        <w:ind w:right="9"/>
        <w:jc w:val="center"/>
        <w:rPr>
          <w:ins w:id="15349" w:author="Cauris Cosmetics" w:date="2023-10-27T18:52:00Z"/>
          <w:b/>
          <w:color w:val="000000" w:themeColor="text1"/>
          <w:sz w:val="44"/>
        </w:rPr>
      </w:pPr>
    </w:p>
    <w:p w14:paraId="63DE8D43" w14:textId="77777777" w:rsidR="00AF4E06" w:rsidRDefault="00AF4E06" w:rsidP="00D81BFF">
      <w:pPr>
        <w:shd w:val="clear" w:color="auto" w:fill="FFFFFF"/>
        <w:spacing w:line="240" w:lineRule="auto"/>
        <w:ind w:right="9"/>
        <w:jc w:val="center"/>
        <w:rPr>
          <w:ins w:id="15350" w:author="Cauris Cosmetics" w:date="2023-10-27T18:52:00Z"/>
          <w:b/>
          <w:color w:val="000000" w:themeColor="text1"/>
          <w:sz w:val="44"/>
        </w:rPr>
      </w:pPr>
    </w:p>
    <w:p w14:paraId="44908E2F" w14:textId="77777777" w:rsidR="00AF4E06" w:rsidRDefault="00AF4E06" w:rsidP="00D81BFF">
      <w:pPr>
        <w:shd w:val="clear" w:color="auto" w:fill="FFFFFF"/>
        <w:spacing w:line="240" w:lineRule="auto"/>
        <w:ind w:right="9"/>
        <w:jc w:val="center"/>
        <w:rPr>
          <w:ins w:id="15351" w:author="Cauris Cosmetics" w:date="2023-10-27T18:52:00Z"/>
          <w:b/>
          <w:color w:val="000000" w:themeColor="text1"/>
          <w:sz w:val="44"/>
        </w:rPr>
      </w:pPr>
    </w:p>
    <w:p w14:paraId="63E24856" w14:textId="77777777" w:rsidR="00AF4E06" w:rsidRDefault="00AF4E06" w:rsidP="00D81BFF">
      <w:pPr>
        <w:shd w:val="clear" w:color="auto" w:fill="FFFFFF"/>
        <w:spacing w:line="240" w:lineRule="auto"/>
        <w:ind w:right="9"/>
        <w:jc w:val="center"/>
        <w:rPr>
          <w:ins w:id="15352" w:author="Cauris Cosmetics" w:date="2023-10-27T18:52:00Z"/>
          <w:b/>
          <w:color w:val="000000" w:themeColor="text1"/>
          <w:sz w:val="44"/>
        </w:rPr>
      </w:pPr>
    </w:p>
    <w:p w14:paraId="7B219317" w14:textId="77777777" w:rsidR="00AF4E06" w:rsidRDefault="00AF4E06" w:rsidP="00D81BFF">
      <w:pPr>
        <w:shd w:val="clear" w:color="auto" w:fill="FFFFFF"/>
        <w:spacing w:line="240" w:lineRule="auto"/>
        <w:ind w:right="9"/>
        <w:jc w:val="center"/>
        <w:rPr>
          <w:ins w:id="15353" w:author="Cauris Cosmetics" w:date="2023-10-27T18:52:00Z"/>
          <w:b/>
          <w:color w:val="000000" w:themeColor="text1"/>
          <w:sz w:val="44"/>
        </w:rPr>
      </w:pPr>
    </w:p>
    <w:p w14:paraId="01533E16" w14:textId="77777777" w:rsidR="00AF4E06" w:rsidRDefault="00AF4E06" w:rsidP="00D81BFF">
      <w:pPr>
        <w:shd w:val="clear" w:color="auto" w:fill="FFFFFF"/>
        <w:spacing w:line="240" w:lineRule="auto"/>
        <w:ind w:right="9"/>
        <w:jc w:val="center"/>
        <w:rPr>
          <w:ins w:id="15354" w:author="Cauris Cosmetics" w:date="2023-10-27T18:52:00Z"/>
          <w:b/>
          <w:color w:val="000000" w:themeColor="text1"/>
          <w:sz w:val="44"/>
        </w:rPr>
      </w:pPr>
    </w:p>
    <w:p w14:paraId="0E4C5C67" w14:textId="77777777" w:rsidR="00AF4E06" w:rsidRDefault="00AF4E06" w:rsidP="00D81BFF">
      <w:pPr>
        <w:shd w:val="clear" w:color="auto" w:fill="FFFFFF"/>
        <w:spacing w:line="240" w:lineRule="auto"/>
        <w:ind w:right="9"/>
        <w:jc w:val="center"/>
        <w:rPr>
          <w:ins w:id="15355" w:author="Cauris Cosmetics" w:date="2023-10-27T18:52:00Z"/>
          <w:b/>
          <w:color w:val="000000" w:themeColor="text1"/>
          <w:sz w:val="44"/>
        </w:rPr>
      </w:pPr>
    </w:p>
    <w:p w14:paraId="612B23A7" w14:textId="77777777" w:rsidR="00AF4E06" w:rsidRPr="007A4AFC" w:rsidRDefault="00AF4E06" w:rsidP="00D81BFF">
      <w:pPr>
        <w:shd w:val="clear" w:color="auto" w:fill="FFFFFF"/>
        <w:spacing w:line="240" w:lineRule="auto"/>
        <w:ind w:right="9"/>
        <w:jc w:val="center"/>
        <w:rPr>
          <w:ins w:id="15356" w:author="Cauris Cosmetics" w:date="2023-10-27T18:52:00Z"/>
          <w:b/>
          <w:color w:val="000000" w:themeColor="text1"/>
          <w:sz w:val="44"/>
          <w:rPrChange w:id="15357" w:author="Dr Mamadou SANOGO" w:date="2023-10-25T18:15:00Z">
            <w:rPr>
              <w:ins w:id="15358" w:author="Cauris Cosmetics" w:date="2023-10-27T18:52:00Z"/>
              <w:b/>
              <w:sz w:val="44"/>
            </w:rPr>
          </w:rPrChange>
        </w:rPr>
      </w:pPr>
    </w:p>
    <w:p w14:paraId="43CF0AF7" w14:textId="38ABAC32" w:rsidR="003F2E29" w:rsidRPr="007A4AFC" w:rsidDel="00AF4E06" w:rsidRDefault="003F2E29" w:rsidP="00D81BFF">
      <w:pPr>
        <w:shd w:val="clear" w:color="auto" w:fill="FFFFFF"/>
        <w:spacing w:line="240" w:lineRule="auto"/>
        <w:ind w:right="9"/>
        <w:jc w:val="center"/>
        <w:rPr>
          <w:ins w:id="15359" w:author="Dr Mamadou SANOGO" w:date="2023-10-25T17:29:00Z"/>
          <w:del w:id="15360" w:author="Cauris Cosmetics" w:date="2023-10-27T18:52:00Z"/>
          <w:b/>
          <w:color w:val="000000" w:themeColor="text1"/>
          <w:sz w:val="44"/>
          <w:rPrChange w:id="15361" w:author="Dr Mamadou SANOGO" w:date="2023-10-25T18:15:00Z">
            <w:rPr>
              <w:ins w:id="15362" w:author="Dr Mamadou SANOGO" w:date="2023-10-25T17:29:00Z"/>
              <w:del w:id="15363" w:author="Cauris Cosmetics" w:date="2023-10-27T18:52:00Z"/>
              <w:b/>
              <w:sz w:val="44"/>
            </w:rPr>
          </w:rPrChange>
        </w:rPr>
      </w:pPr>
    </w:p>
    <w:p w14:paraId="2CF9C89E" w14:textId="3B0C342D" w:rsidR="003F2E29" w:rsidRPr="007A4AFC" w:rsidDel="00AF4E06" w:rsidRDefault="003F2E29" w:rsidP="00D81BFF">
      <w:pPr>
        <w:shd w:val="clear" w:color="auto" w:fill="FFFFFF"/>
        <w:spacing w:line="240" w:lineRule="auto"/>
        <w:ind w:right="9"/>
        <w:jc w:val="center"/>
        <w:rPr>
          <w:ins w:id="15364" w:author="Dr Mamadou SANOGO" w:date="2023-10-25T17:30:00Z"/>
          <w:del w:id="15365" w:author="Cauris Cosmetics" w:date="2023-10-27T18:52:00Z"/>
          <w:b/>
          <w:color w:val="000000" w:themeColor="text1"/>
          <w:sz w:val="44"/>
          <w:rPrChange w:id="15366" w:author="Dr Mamadou SANOGO" w:date="2023-10-25T18:15:00Z">
            <w:rPr>
              <w:ins w:id="15367" w:author="Dr Mamadou SANOGO" w:date="2023-10-25T17:30:00Z"/>
              <w:del w:id="15368" w:author="Cauris Cosmetics" w:date="2023-10-27T18:52:00Z"/>
              <w:b/>
              <w:sz w:val="44"/>
            </w:rPr>
          </w:rPrChange>
        </w:rPr>
      </w:pPr>
    </w:p>
    <w:p w14:paraId="5E3A7FC8" w14:textId="43DACD97" w:rsidR="003F2E29" w:rsidDel="00AF4E06" w:rsidRDefault="003F2E29" w:rsidP="00D81BFF">
      <w:pPr>
        <w:shd w:val="clear" w:color="auto" w:fill="FFFFFF"/>
        <w:spacing w:line="240" w:lineRule="auto"/>
        <w:ind w:right="9"/>
        <w:jc w:val="center"/>
        <w:rPr>
          <w:ins w:id="15369" w:author="Dr Mamadou SANOGO" w:date="2023-10-27T14:07:00Z"/>
          <w:del w:id="15370" w:author="Cauris Cosmetics" w:date="2023-10-27T18:52:00Z"/>
          <w:b/>
          <w:color w:val="000000" w:themeColor="text1"/>
          <w:sz w:val="44"/>
        </w:rPr>
      </w:pPr>
    </w:p>
    <w:p w14:paraId="3C0DEB14" w14:textId="159FB667" w:rsidR="006778CD" w:rsidDel="00AF4E06" w:rsidRDefault="006778CD" w:rsidP="00D81BFF">
      <w:pPr>
        <w:shd w:val="clear" w:color="auto" w:fill="FFFFFF"/>
        <w:spacing w:line="240" w:lineRule="auto"/>
        <w:ind w:right="9"/>
        <w:jc w:val="center"/>
        <w:rPr>
          <w:ins w:id="15371" w:author="Dr Mamadou SANOGO" w:date="2023-10-27T14:07:00Z"/>
          <w:del w:id="15372" w:author="Cauris Cosmetics" w:date="2023-10-27T18:52:00Z"/>
          <w:b/>
          <w:color w:val="000000" w:themeColor="text1"/>
          <w:sz w:val="44"/>
        </w:rPr>
      </w:pPr>
    </w:p>
    <w:p w14:paraId="2B25519B" w14:textId="3FC6D35F" w:rsidR="006778CD" w:rsidDel="00AF4E06" w:rsidRDefault="006778CD" w:rsidP="00D81BFF">
      <w:pPr>
        <w:shd w:val="clear" w:color="auto" w:fill="FFFFFF"/>
        <w:spacing w:line="240" w:lineRule="auto"/>
        <w:ind w:right="9"/>
        <w:jc w:val="center"/>
        <w:rPr>
          <w:ins w:id="15373" w:author="Dr Mamadou SANOGO" w:date="2023-10-27T14:07:00Z"/>
          <w:del w:id="15374" w:author="Cauris Cosmetics" w:date="2023-10-27T18:52:00Z"/>
          <w:b/>
          <w:color w:val="000000" w:themeColor="text1"/>
          <w:sz w:val="44"/>
        </w:rPr>
      </w:pPr>
    </w:p>
    <w:p w14:paraId="49A7CAC3" w14:textId="4504A893" w:rsidR="006778CD" w:rsidDel="00AF4E06" w:rsidRDefault="006778CD" w:rsidP="00D81BFF">
      <w:pPr>
        <w:shd w:val="clear" w:color="auto" w:fill="FFFFFF"/>
        <w:spacing w:line="240" w:lineRule="auto"/>
        <w:ind w:right="9"/>
        <w:jc w:val="center"/>
        <w:rPr>
          <w:ins w:id="15375" w:author="Dr Mamadou SANOGO" w:date="2023-10-27T14:07:00Z"/>
          <w:del w:id="15376" w:author="Cauris Cosmetics" w:date="2023-10-27T18:52:00Z"/>
          <w:b/>
          <w:color w:val="000000" w:themeColor="text1"/>
          <w:sz w:val="44"/>
        </w:rPr>
      </w:pPr>
    </w:p>
    <w:p w14:paraId="691EDEE2" w14:textId="77777777" w:rsidR="00BD57AF" w:rsidRPr="007A4AFC" w:rsidDel="00AF4E06" w:rsidRDefault="00BD57AF" w:rsidP="00D81BFF">
      <w:pPr>
        <w:shd w:val="clear" w:color="auto" w:fill="FFFFFF"/>
        <w:spacing w:line="240" w:lineRule="auto"/>
        <w:ind w:right="9"/>
        <w:jc w:val="center"/>
        <w:rPr>
          <w:ins w:id="15377" w:author="Dr Mamadou SANOGO" w:date="2023-10-25T17:30:00Z"/>
          <w:del w:id="15378" w:author="Cauris Cosmetics" w:date="2023-10-27T18:52:00Z"/>
          <w:b/>
          <w:color w:val="000000" w:themeColor="text1"/>
          <w:sz w:val="44"/>
          <w:rPrChange w:id="15379" w:author="Dr Mamadou SANOGO" w:date="2023-10-25T18:15:00Z">
            <w:rPr>
              <w:ins w:id="15380" w:author="Dr Mamadou SANOGO" w:date="2023-10-25T17:30:00Z"/>
              <w:del w:id="15381" w:author="Cauris Cosmetics" w:date="2023-10-27T18:52:00Z"/>
              <w:b/>
              <w:sz w:val="44"/>
            </w:rPr>
          </w:rPrChange>
        </w:rPr>
      </w:pPr>
    </w:p>
    <w:p w14:paraId="3D22CF26" w14:textId="5FD53DD3" w:rsidR="00A75F71" w:rsidRPr="007A4AFC" w:rsidDel="00AF4E06" w:rsidRDefault="00A75F71" w:rsidP="00166699">
      <w:pPr>
        <w:shd w:val="clear" w:color="auto" w:fill="FFFFFF"/>
        <w:spacing w:line="240" w:lineRule="auto"/>
        <w:ind w:right="9"/>
        <w:rPr>
          <w:ins w:id="15382" w:author="Dr Mamadou SANOGO" w:date="2023-10-25T17:51:00Z"/>
          <w:del w:id="15383" w:author="Cauris Cosmetics" w:date="2023-10-27T18:52:00Z"/>
          <w:b/>
          <w:color w:val="000000" w:themeColor="text1"/>
          <w:sz w:val="44"/>
          <w:rPrChange w:id="15384" w:author="Dr Mamadou SANOGO" w:date="2023-10-25T18:15:00Z">
            <w:rPr>
              <w:ins w:id="15385" w:author="Dr Mamadou SANOGO" w:date="2023-10-25T17:51:00Z"/>
              <w:del w:id="15386" w:author="Cauris Cosmetics" w:date="2023-10-27T18:52:00Z"/>
              <w:b/>
              <w:sz w:val="44"/>
            </w:rPr>
          </w:rPrChange>
        </w:rPr>
      </w:pPr>
    </w:p>
    <w:p w14:paraId="0C163FE2" w14:textId="6D4770E4" w:rsidR="003F2E29" w:rsidRPr="007A4AFC" w:rsidRDefault="003F2E29">
      <w:pPr>
        <w:rPr>
          <w:ins w:id="15387" w:author="Dr Mamadou SANOGO" w:date="2023-10-25T17:36:00Z"/>
          <w:rFonts w:ascii="Calibri" w:hAnsi="Calibri"/>
          <w:bCs/>
          <w:sz w:val="22"/>
          <w:rPrChange w:id="15388" w:author="Dr Mamadou SANOGO" w:date="2023-10-25T18:15:00Z">
            <w:rPr>
              <w:ins w:id="15389" w:author="Dr Mamadou SANOGO" w:date="2023-10-25T17:36:00Z"/>
            </w:rPr>
          </w:rPrChange>
        </w:rPr>
        <w:pPrChange w:id="15390" w:author="Dr Mamadou SANOGO" w:date="2023-10-25T17:36:00Z">
          <w:pPr>
            <w:pStyle w:val="Titre2"/>
            <w:numPr>
              <w:ilvl w:val="0"/>
              <w:numId w:val="22"/>
            </w:numPr>
            <w:ind w:left="720" w:hanging="360"/>
          </w:pPr>
        </w:pPrChange>
      </w:pPr>
    </w:p>
    <w:tbl>
      <w:tblPr>
        <w:tblStyle w:val="Grilledutableau2"/>
        <w:tblW w:w="4978" w:type="pct"/>
        <w:tblLook w:val="04A0" w:firstRow="1" w:lastRow="0" w:firstColumn="1" w:lastColumn="0" w:noHBand="0" w:noVBand="1"/>
      </w:tblPr>
      <w:tblGrid>
        <w:gridCol w:w="763"/>
        <w:gridCol w:w="6661"/>
        <w:gridCol w:w="1221"/>
        <w:gridCol w:w="1366"/>
      </w:tblGrid>
      <w:tr w:rsidR="007A4AFC" w:rsidRPr="007A4AFC" w14:paraId="20D46F37" w14:textId="77777777" w:rsidTr="00A75F71">
        <w:trPr>
          <w:ins w:id="15391" w:author="Dr Mamadou SANOGO" w:date="2023-10-25T17:36:00Z"/>
        </w:trPr>
        <w:tc>
          <w:tcPr>
            <w:tcW w:w="381" w:type="pct"/>
          </w:tcPr>
          <w:p w14:paraId="4C9D7D1E" w14:textId="77777777" w:rsidR="003F2E29" w:rsidRPr="007A4AFC" w:rsidRDefault="003F2E29" w:rsidP="00D27EF1">
            <w:pPr>
              <w:spacing w:line="240" w:lineRule="auto"/>
              <w:rPr>
                <w:ins w:id="15392" w:author="Dr Mamadou SANOGO" w:date="2023-10-25T17:36:00Z"/>
                <w:rFonts w:asciiTheme="majorHAnsi" w:hAnsiTheme="majorHAnsi" w:cstheme="majorHAnsi"/>
                <w:b/>
                <w:color w:val="000000" w:themeColor="text1"/>
                <w:szCs w:val="24"/>
                <w:rPrChange w:id="15393" w:author="Dr Mamadou SANOGO" w:date="2023-10-25T18:15:00Z">
                  <w:rPr>
                    <w:ins w:id="15394" w:author="Dr Mamadou SANOGO" w:date="2023-10-25T17:36:00Z"/>
                    <w:rFonts w:asciiTheme="majorHAnsi" w:hAnsiTheme="majorHAnsi" w:cstheme="majorHAnsi"/>
                    <w:b/>
                    <w:szCs w:val="24"/>
                  </w:rPr>
                </w:rPrChange>
              </w:rPr>
            </w:pPr>
            <w:ins w:id="15395" w:author="Dr Mamadou SANOGO" w:date="2023-10-25T17:36:00Z">
              <w:r w:rsidRPr="007A4AFC">
                <w:rPr>
                  <w:rFonts w:asciiTheme="majorHAnsi" w:hAnsiTheme="majorHAnsi" w:cstheme="majorHAnsi"/>
                  <w:b/>
                  <w:color w:val="000000" w:themeColor="text1"/>
                  <w:szCs w:val="24"/>
                  <w:rPrChange w:id="15396" w:author="Dr Mamadou SANOGO" w:date="2023-10-25T18:15:00Z">
                    <w:rPr>
                      <w:rFonts w:asciiTheme="majorHAnsi" w:hAnsiTheme="majorHAnsi" w:cstheme="majorHAnsi"/>
                      <w:b/>
                      <w:szCs w:val="24"/>
                    </w:rPr>
                  </w:rPrChange>
                </w:rPr>
                <w:t>N°</w:t>
              </w:r>
            </w:ins>
          </w:p>
        </w:tc>
        <w:tc>
          <w:tcPr>
            <w:tcW w:w="3327" w:type="pct"/>
          </w:tcPr>
          <w:p w14:paraId="50D5D4B2" w14:textId="77777777" w:rsidR="003F2E29" w:rsidRPr="007A4AFC" w:rsidRDefault="003F2E29" w:rsidP="00D27EF1">
            <w:pPr>
              <w:spacing w:line="240" w:lineRule="auto"/>
              <w:rPr>
                <w:ins w:id="15397" w:author="Dr Mamadou SANOGO" w:date="2023-10-25T17:36:00Z"/>
                <w:rFonts w:asciiTheme="majorHAnsi" w:hAnsiTheme="majorHAnsi" w:cstheme="majorHAnsi"/>
                <w:b/>
                <w:color w:val="000000" w:themeColor="text1"/>
                <w:szCs w:val="24"/>
                <w:rPrChange w:id="15398" w:author="Dr Mamadou SANOGO" w:date="2023-10-25T18:15:00Z">
                  <w:rPr>
                    <w:ins w:id="15399" w:author="Dr Mamadou SANOGO" w:date="2023-10-25T17:36:00Z"/>
                    <w:rFonts w:asciiTheme="majorHAnsi" w:hAnsiTheme="majorHAnsi" w:cstheme="majorHAnsi"/>
                    <w:b/>
                    <w:szCs w:val="24"/>
                  </w:rPr>
                </w:rPrChange>
              </w:rPr>
            </w:pPr>
            <w:ins w:id="15400" w:author="Dr Mamadou SANOGO" w:date="2023-10-25T17:36:00Z">
              <w:r w:rsidRPr="007A4AFC">
                <w:rPr>
                  <w:rFonts w:asciiTheme="majorHAnsi" w:hAnsiTheme="majorHAnsi" w:cstheme="majorHAnsi"/>
                  <w:b/>
                  <w:color w:val="000000" w:themeColor="text1"/>
                  <w:szCs w:val="24"/>
                  <w:rPrChange w:id="15401" w:author="Dr Mamadou SANOGO" w:date="2023-10-25T18:15:00Z">
                    <w:rPr>
                      <w:rFonts w:asciiTheme="majorHAnsi" w:hAnsiTheme="majorHAnsi" w:cstheme="majorHAnsi"/>
                      <w:b/>
                      <w:szCs w:val="24"/>
                    </w:rPr>
                  </w:rPrChange>
                </w:rPr>
                <w:t>Infrastructures</w:t>
              </w:r>
            </w:ins>
          </w:p>
        </w:tc>
        <w:tc>
          <w:tcPr>
            <w:tcW w:w="610" w:type="pct"/>
          </w:tcPr>
          <w:p w14:paraId="364D809D" w14:textId="77777777" w:rsidR="003F2E29" w:rsidRPr="007A4AFC" w:rsidRDefault="003F2E29" w:rsidP="00D27EF1">
            <w:pPr>
              <w:spacing w:line="240" w:lineRule="auto"/>
              <w:jc w:val="center"/>
              <w:rPr>
                <w:ins w:id="15402" w:author="Dr Mamadou SANOGO" w:date="2023-10-25T17:36:00Z"/>
                <w:rFonts w:asciiTheme="majorHAnsi" w:hAnsiTheme="majorHAnsi" w:cstheme="majorHAnsi"/>
                <w:b/>
                <w:color w:val="000000" w:themeColor="text1"/>
                <w:szCs w:val="24"/>
                <w:rPrChange w:id="15403" w:author="Dr Mamadou SANOGO" w:date="2023-10-25T18:15:00Z">
                  <w:rPr>
                    <w:ins w:id="15404" w:author="Dr Mamadou SANOGO" w:date="2023-10-25T17:36:00Z"/>
                    <w:rFonts w:asciiTheme="majorHAnsi" w:hAnsiTheme="majorHAnsi" w:cstheme="majorHAnsi"/>
                    <w:b/>
                    <w:szCs w:val="24"/>
                  </w:rPr>
                </w:rPrChange>
              </w:rPr>
            </w:pPr>
            <w:ins w:id="15405" w:author="Dr Mamadou SANOGO" w:date="2023-10-25T17:36:00Z">
              <w:r w:rsidRPr="007A4AFC">
                <w:rPr>
                  <w:rFonts w:asciiTheme="majorHAnsi" w:hAnsiTheme="majorHAnsi" w:cstheme="majorHAnsi"/>
                  <w:b/>
                  <w:color w:val="000000" w:themeColor="text1"/>
                  <w:szCs w:val="24"/>
                  <w:rPrChange w:id="15406" w:author="Dr Mamadou SANOGO" w:date="2023-10-25T18:15:00Z">
                    <w:rPr>
                      <w:rFonts w:asciiTheme="majorHAnsi" w:hAnsiTheme="majorHAnsi" w:cstheme="majorHAnsi"/>
                      <w:b/>
                      <w:szCs w:val="24"/>
                    </w:rPr>
                  </w:rPrChange>
                </w:rPr>
                <w:t>Quantité</w:t>
              </w:r>
            </w:ins>
          </w:p>
        </w:tc>
        <w:tc>
          <w:tcPr>
            <w:tcW w:w="682" w:type="pct"/>
          </w:tcPr>
          <w:p w14:paraId="564BD99B" w14:textId="77777777" w:rsidR="003F2E29" w:rsidRPr="007A4AFC" w:rsidRDefault="003F2E29" w:rsidP="00D27EF1">
            <w:pPr>
              <w:spacing w:line="240" w:lineRule="auto"/>
              <w:jc w:val="center"/>
              <w:rPr>
                <w:ins w:id="15407" w:author="Dr Mamadou SANOGO" w:date="2023-10-25T17:36:00Z"/>
                <w:rFonts w:asciiTheme="majorHAnsi" w:hAnsiTheme="majorHAnsi" w:cstheme="majorHAnsi"/>
                <w:b/>
                <w:color w:val="000000" w:themeColor="text1"/>
                <w:szCs w:val="24"/>
                <w:rPrChange w:id="15408" w:author="Dr Mamadou SANOGO" w:date="2023-10-25T18:15:00Z">
                  <w:rPr>
                    <w:ins w:id="15409" w:author="Dr Mamadou SANOGO" w:date="2023-10-25T17:36:00Z"/>
                    <w:rFonts w:asciiTheme="majorHAnsi" w:hAnsiTheme="majorHAnsi" w:cstheme="majorHAnsi"/>
                    <w:b/>
                    <w:szCs w:val="24"/>
                  </w:rPr>
                </w:rPrChange>
              </w:rPr>
            </w:pPr>
            <w:ins w:id="15410" w:author="Dr Mamadou SANOGO" w:date="2023-10-25T17:36:00Z">
              <w:r w:rsidRPr="007A4AFC">
                <w:rPr>
                  <w:rFonts w:asciiTheme="majorHAnsi" w:hAnsiTheme="majorHAnsi" w:cstheme="majorHAnsi"/>
                  <w:b/>
                  <w:color w:val="000000" w:themeColor="text1"/>
                  <w:szCs w:val="24"/>
                  <w:rPrChange w:id="15411" w:author="Dr Mamadou SANOGO" w:date="2023-10-25T18:15:00Z">
                    <w:rPr>
                      <w:rFonts w:asciiTheme="majorHAnsi" w:hAnsiTheme="majorHAnsi" w:cstheme="majorHAnsi"/>
                      <w:b/>
                      <w:szCs w:val="24"/>
                    </w:rPr>
                  </w:rPrChange>
                </w:rPr>
                <w:t>Etat</w:t>
              </w:r>
            </w:ins>
          </w:p>
        </w:tc>
      </w:tr>
      <w:tr w:rsidR="007A4AFC" w:rsidRPr="007A4AFC" w14:paraId="4D196FE2" w14:textId="77777777" w:rsidTr="00A75F71">
        <w:trPr>
          <w:ins w:id="15412" w:author="Dr Mamadou SANOGO" w:date="2023-10-25T17:36:00Z"/>
        </w:trPr>
        <w:tc>
          <w:tcPr>
            <w:tcW w:w="381" w:type="pct"/>
            <w:vAlign w:val="center"/>
          </w:tcPr>
          <w:p w14:paraId="7ADF5D5A" w14:textId="77777777" w:rsidR="003F2E29" w:rsidRPr="007A4AFC" w:rsidRDefault="003F2E29" w:rsidP="00D27EF1">
            <w:pPr>
              <w:numPr>
                <w:ilvl w:val="0"/>
                <w:numId w:val="6"/>
              </w:numPr>
              <w:spacing w:line="240" w:lineRule="auto"/>
              <w:contextualSpacing/>
              <w:jc w:val="center"/>
              <w:rPr>
                <w:ins w:id="15413" w:author="Dr Mamadou SANOGO" w:date="2023-10-25T17:36:00Z"/>
                <w:rFonts w:asciiTheme="majorHAnsi" w:hAnsiTheme="majorHAnsi" w:cstheme="majorHAnsi"/>
                <w:b/>
                <w:color w:val="000000" w:themeColor="text1"/>
                <w:szCs w:val="24"/>
                <w:rPrChange w:id="15414" w:author="Dr Mamadou SANOGO" w:date="2023-10-25T18:15:00Z">
                  <w:rPr>
                    <w:ins w:id="15415" w:author="Dr Mamadou SANOGO" w:date="2023-10-25T17:36:00Z"/>
                    <w:rFonts w:asciiTheme="majorHAnsi" w:hAnsiTheme="majorHAnsi" w:cstheme="majorHAnsi"/>
                    <w:b/>
                    <w:szCs w:val="24"/>
                  </w:rPr>
                </w:rPrChange>
              </w:rPr>
            </w:pPr>
          </w:p>
        </w:tc>
        <w:tc>
          <w:tcPr>
            <w:tcW w:w="3327" w:type="pct"/>
          </w:tcPr>
          <w:p w14:paraId="660D3C4E" w14:textId="77777777" w:rsidR="003F2E29" w:rsidRPr="007A4AFC" w:rsidRDefault="003F2E29" w:rsidP="00D27EF1">
            <w:pPr>
              <w:spacing w:line="240" w:lineRule="auto"/>
              <w:rPr>
                <w:ins w:id="15416" w:author="Dr Mamadou SANOGO" w:date="2023-10-25T17:36:00Z"/>
                <w:rFonts w:asciiTheme="majorHAnsi" w:hAnsiTheme="majorHAnsi" w:cstheme="majorHAnsi"/>
                <w:color w:val="000000" w:themeColor="text1"/>
                <w:szCs w:val="24"/>
                <w:rPrChange w:id="15417" w:author="Dr Mamadou SANOGO" w:date="2023-10-25T18:15:00Z">
                  <w:rPr>
                    <w:ins w:id="15418" w:author="Dr Mamadou SANOGO" w:date="2023-10-25T17:36:00Z"/>
                    <w:rFonts w:asciiTheme="majorHAnsi" w:hAnsiTheme="majorHAnsi" w:cstheme="majorHAnsi"/>
                    <w:szCs w:val="24"/>
                  </w:rPr>
                </w:rPrChange>
              </w:rPr>
            </w:pPr>
            <w:ins w:id="15419" w:author="Dr Mamadou SANOGO" w:date="2023-10-25T17:36:00Z">
              <w:r w:rsidRPr="007A4AFC">
                <w:rPr>
                  <w:rFonts w:asciiTheme="majorHAnsi" w:hAnsiTheme="majorHAnsi" w:cstheme="majorHAnsi"/>
                  <w:color w:val="000000" w:themeColor="text1"/>
                  <w:szCs w:val="24"/>
                  <w:rPrChange w:id="15420" w:author="Dr Mamadou SANOGO" w:date="2023-10-25T18:15:00Z">
                    <w:rPr>
                      <w:rFonts w:asciiTheme="majorHAnsi" w:hAnsiTheme="majorHAnsi" w:cstheme="majorHAnsi"/>
                      <w:szCs w:val="24"/>
                    </w:rPr>
                  </w:rPrChange>
                </w:rPr>
                <w:t xml:space="preserve">Bureau Secrétaire </w:t>
              </w:r>
            </w:ins>
          </w:p>
        </w:tc>
        <w:tc>
          <w:tcPr>
            <w:tcW w:w="610" w:type="pct"/>
            <w:vAlign w:val="center"/>
          </w:tcPr>
          <w:p w14:paraId="24CF6ADB" w14:textId="77777777" w:rsidR="003F2E29" w:rsidRPr="007A4AFC" w:rsidRDefault="003F2E29" w:rsidP="00D27EF1">
            <w:pPr>
              <w:spacing w:line="240" w:lineRule="auto"/>
              <w:jc w:val="center"/>
              <w:rPr>
                <w:ins w:id="15421" w:author="Dr Mamadou SANOGO" w:date="2023-10-25T17:36:00Z"/>
                <w:rFonts w:asciiTheme="majorHAnsi" w:hAnsiTheme="majorHAnsi" w:cstheme="majorHAnsi"/>
                <w:color w:val="000000" w:themeColor="text1"/>
                <w:szCs w:val="24"/>
                <w:rPrChange w:id="15422" w:author="Dr Mamadou SANOGO" w:date="2023-10-25T18:15:00Z">
                  <w:rPr>
                    <w:ins w:id="15423" w:author="Dr Mamadou SANOGO" w:date="2023-10-25T17:36:00Z"/>
                    <w:rFonts w:asciiTheme="majorHAnsi" w:hAnsiTheme="majorHAnsi" w:cstheme="majorHAnsi"/>
                    <w:szCs w:val="24"/>
                  </w:rPr>
                </w:rPrChange>
              </w:rPr>
            </w:pPr>
            <w:ins w:id="15424" w:author="Dr Mamadou SANOGO" w:date="2023-10-25T17:36:00Z">
              <w:r w:rsidRPr="007A4AFC">
                <w:rPr>
                  <w:rFonts w:asciiTheme="majorHAnsi" w:hAnsiTheme="majorHAnsi" w:cstheme="majorHAnsi"/>
                  <w:color w:val="000000" w:themeColor="text1"/>
                  <w:szCs w:val="24"/>
                  <w:rPrChange w:id="15425" w:author="Dr Mamadou SANOGO" w:date="2023-10-25T18:15:00Z">
                    <w:rPr>
                      <w:rFonts w:asciiTheme="majorHAnsi" w:hAnsiTheme="majorHAnsi" w:cstheme="majorHAnsi"/>
                      <w:szCs w:val="24"/>
                    </w:rPr>
                  </w:rPrChange>
                </w:rPr>
                <w:t>1</w:t>
              </w:r>
            </w:ins>
          </w:p>
        </w:tc>
        <w:tc>
          <w:tcPr>
            <w:tcW w:w="682" w:type="pct"/>
          </w:tcPr>
          <w:p w14:paraId="44432A53" w14:textId="77777777" w:rsidR="003F2E29" w:rsidRPr="007A4AFC" w:rsidRDefault="003F2E29" w:rsidP="00D27EF1">
            <w:pPr>
              <w:spacing w:line="240" w:lineRule="auto"/>
              <w:jc w:val="center"/>
              <w:rPr>
                <w:ins w:id="15426" w:author="Dr Mamadou SANOGO" w:date="2023-10-25T17:36:00Z"/>
                <w:rFonts w:asciiTheme="majorHAnsi" w:hAnsiTheme="majorHAnsi" w:cstheme="majorHAnsi"/>
                <w:color w:val="000000" w:themeColor="text1"/>
                <w:szCs w:val="24"/>
                <w:rPrChange w:id="15427" w:author="Dr Mamadou SANOGO" w:date="2023-10-25T18:15:00Z">
                  <w:rPr>
                    <w:ins w:id="15428" w:author="Dr Mamadou SANOGO" w:date="2023-10-25T17:36:00Z"/>
                    <w:rFonts w:asciiTheme="majorHAnsi" w:hAnsiTheme="majorHAnsi" w:cstheme="majorHAnsi"/>
                    <w:szCs w:val="24"/>
                  </w:rPr>
                </w:rPrChange>
              </w:rPr>
            </w:pPr>
            <w:ins w:id="15429" w:author="Dr Mamadou SANOGO" w:date="2023-10-25T17:36:00Z">
              <w:r w:rsidRPr="007A4AFC">
                <w:rPr>
                  <w:rFonts w:asciiTheme="majorHAnsi" w:hAnsiTheme="majorHAnsi" w:cstheme="majorHAnsi"/>
                  <w:color w:val="000000" w:themeColor="text1"/>
                  <w:szCs w:val="24"/>
                  <w:rPrChange w:id="15430" w:author="Dr Mamadou SANOGO" w:date="2023-10-25T18:15:00Z">
                    <w:rPr>
                      <w:rFonts w:asciiTheme="majorHAnsi" w:hAnsiTheme="majorHAnsi" w:cstheme="majorHAnsi"/>
                      <w:szCs w:val="24"/>
                    </w:rPr>
                  </w:rPrChange>
                </w:rPr>
                <w:t>Bon</w:t>
              </w:r>
            </w:ins>
          </w:p>
        </w:tc>
      </w:tr>
      <w:tr w:rsidR="007A4AFC" w:rsidRPr="007A4AFC" w14:paraId="5C2F509F" w14:textId="77777777" w:rsidTr="00A75F71">
        <w:trPr>
          <w:ins w:id="15431" w:author="Dr Mamadou SANOGO" w:date="2023-10-25T17:36:00Z"/>
        </w:trPr>
        <w:tc>
          <w:tcPr>
            <w:tcW w:w="381" w:type="pct"/>
            <w:vAlign w:val="center"/>
          </w:tcPr>
          <w:p w14:paraId="3AEA8A71" w14:textId="77777777" w:rsidR="003F2E29" w:rsidRPr="007A4AFC" w:rsidRDefault="003F2E29" w:rsidP="00D27EF1">
            <w:pPr>
              <w:numPr>
                <w:ilvl w:val="0"/>
                <w:numId w:val="6"/>
              </w:numPr>
              <w:spacing w:line="240" w:lineRule="auto"/>
              <w:contextualSpacing/>
              <w:jc w:val="center"/>
              <w:rPr>
                <w:ins w:id="15432" w:author="Dr Mamadou SANOGO" w:date="2023-10-25T17:36:00Z"/>
                <w:rFonts w:asciiTheme="majorHAnsi" w:hAnsiTheme="majorHAnsi" w:cstheme="majorHAnsi"/>
                <w:b/>
                <w:color w:val="000000" w:themeColor="text1"/>
                <w:szCs w:val="24"/>
                <w:rPrChange w:id="15433" w:author="Dr Mamadou SANOGO" w:date="2023-10-25T18:15:00Z">
                  <w:rPr>
                    <w:ins w:id="15434" w:author="Dr Mamadou SANOGO" w:date="2023-10-25T17:36:00Z"/>
                    <w:rFonts w:asciiTheme="majorHAnsi" w:hAnsiTheme="majorHAnsi" w:cstheme="majorHAnsi"/>
                    <w:b/>
                    <w:szCs w:val="24"/>
                  </w:rPr>
                </w:rPrChange>
              </w:rPr>
            </w:pPr>
          </w:p>
        </w:tc>
        <w:tc>
          <w:tcPr>
            <w:tcW w:w="3327" w:type="pct"/>
          </w:tcPr>
          <w:p w14:paraId="52CDF647" w14:textId="77777777" w:rsidR="003F2E29" w:rsidRPr="007A4AFC" w:rsidRDefault="003F2E29" w:rsidP="00D27EF1">
            <w:pPr>
              <w:spacing w:line="240" w:lineRule="auto"/>
              <w:rPr>
                <w:ins w:id="15435" w:author="Dr Mamadou SANOGO" w:date="2023-10-25T17:36:00Z"/>
                <w:rFonts w:asciiTheme="majorHAnsi" w:hAnsiTheme="majorHAnsi" w:cstheme="majorHAnsi"/>
                <w:color w:val="000000" w:themeColor="text1"/>
                <w:szCs w:val="24"/>
                <w:rPrChange w:id="15436" w:author="Dr Mamadou SANOGO" w:date="2023-10-25T18:15:00Z">
                  <w:rPr>
                    <w:ins w:id="15437" w:author="Dr Mamadou SANOGO" w:date="2023-10-25T17:36:00Z"/>
                    <w:rFonts w:asciiTheme="majorHAnsi" w:hAnsiTheme="majorHAnsi" w:cstheme="majorHAnsi"/>
                    <w:szCs w:val="24"/>
                  </w:rPr>
                </w:rPrChange>
              </w:rPr>
            </w:pPr>
            <w:ins w:id="15438" w:author="Dr Mamadou SANOGO" w:date="2023-10-25T17:36:00Z">
              <w:r w:rsidRPr="007A4AFC">
                <w:rPr>
                  <w:rFonts w:asciiTheme="majorHAnsi" w:hAnsiTheme="majorHAnsi" w:cstheme="majorHAnsi"/>
                  <w:color w:val="000000" w:themeColor="text1"/>
                  <w:szCs w:val="24"/>
                  <w:rPrChange w:id="15439" w:author="Dr Mamadou SANOGO" w:date="2023-10-25T18:15:00Z">
                    <w:rPr>
                      <w:rFonts w:asciiTheme="majorHAnsi" w:hAnsiTheme="majorHAnsi" w:cstheme="majorHAnsi"/>
                      <w:szCs w:val="24"/>
                    </w:rPr>
                  </w:rPrChange>
                </w:rPr>
                <w:t>Bureau Directeur Général</w:t>
              </w:r>
            </w:ins>
          </w:p>
        </w:tc>
        <w:tc>
          <w:tcPr>
            <w:tcW w:w="610" w:type="pct"/>
            <w:vAlign w:val="center"/>
          </w:tcPr>
          <w:p w14:paraId="426DEAD8" w14:textId="77777777" w:rsidR="003F2E29" w:rsidRPr="007A4AFC" w:rsidRDefault="003F2E29" w:rsidP="00D27EF1">
            <w:pPr>
              <w:spacing w:line="240" w:lineRule="auto"/>
              <w:jc w:val="center"/>
              <w:rPr>
                <w:ins w:id="15440" w:author="Dr Mamadou SANOGO" w:date="2023-10-25T17:36:00Z"/>
                <w:rFonts w:asciiTheme="majorHAnsi" w:hAnsiTheme="majorHAnsi" w:cstheme="majorHAnsi"/>
                <w:color w:val="000000" w:themeColor="text1"/>
                <w:szCs w:val="24"/>
                <w:rPrChange w:id="15441" w:author="Dr Mamadou SANOGO" w:date="2023-10-25T18:15:00Z">
                  <w:rPr>
                    <w:ins w:id="15442" w:author="Dr Mamadou SANOGO" w:date="2023-10-25T17:36:00Z"/>
                    <w:rFonts w:asciiTheme="majorHAnsi" w:hAnsiTheme="majorHAnsi" w:cstheme="majorHAnsi"/>
                    <w:szCs w:val="24"/>
                  </w:rPr>
                </w:rPrChange>
              </w:rPr>
            </w:pPr>
            <w:ins w:id="15443" w:author="Dr Mamadou SANOGO" w:date="2023-10-25T17:36:00Z">
              <w:r w:rsidRPr="007A4AFC">
                <w:rPr>
                  <w:rFonts w:asciiTheme="majorHAnsi" w:hAnsiTheme="majorHAnsi" w:cstheme="majorHAnsi"/>
                  <w:color w:val="000000" w:themeColor="text1"/>
                  <w:szCs w:val="24"/>
                  <w:rPrChange w:id="15444" w:author="Dr Mamadou SANOGO" w:date="2023-10-25T18:15:00Z">
                    <w:rPr>
                      <w:rFonts w:asciiTheme="majorHAnsi" w:hAnsiTheme="majorHAnsi" w:cstheme="majorHAnsi"/>
                      <w:szCs w:val="24"/>
                    </w:rPr>
                  </w:rPrChange>
                </w:rPr>
                <w:t>1</w:t>
              </w:r>
            </w:ins>
          </w:p>
        </w:tc>
        <w:tc>
          <w:tcPr>
            <w:tcW w:w="682" w:type="pct"/>
          </w:tcPr>
          <w:p w14:paraId="0DD72D46" w14:textId="77777777" w:rsidR="003F2E29" w:rsidRPr="007A4AFC" w:rsidRDefault="003F2E29" w:rsidP="00D27EF1">
            <w:pPr>
              <w:spacing w:line="240" w:lineRule="auto"/>
              <w:jc w:val="center"/>
              <w:rPr>
                <w:ins w:id="15445" w:author="Dr Mamadou SANOGO" w:date="2023-10-25T17:36:00Z"/>
                <w:rFonts w:asciiTheme="majorHAnsi" w:hAnsiTheme="majorHAnsi" w:cstheme="majorHAnsi"/>
                <w:color w:val="000000" w:themeColor="text1"/>
                <w:szCs w:val="24"/>
                <w:rPrChange w:id="15446" w:author="Dr Mamadou SANOGO" w:date="2023-10-25T18:15:00Z">
                  <w:rPr>
                    <w:ins w:id="15447" w:author="Dr Mamadou SANOGO" w:date="2023-10-25T17:36:00Z"/>
                    <w:rFonts w:asciiTheme="majorHAnsi" w:hAnsiTheme="majorHAnsi" w:cstheme="majorHAnsi"/>
                    <w:szCs w:val="24"/>
                  </w:rPr>
                </w:rPrChange>
              </w:rPr>
            </w:pPr>
            <w:ins w:id="15448" w:author="Dr Mamadou SANOGO" w:date="2023-10-25T17:36:00Z">
              <w:r w:rsidRPr="007A4AFC">
                <w:rPr>
                  <w:rFonts w:asciiTheme="majorHAnsi" w:hAnsiTheme="majorHAnsi" w:cstheme="majorHAnsi"/>
                  <w:color w:val="000000" w:themeColor="text1"/>
                  <w:szCs w:val="24"/>
                  <w:rPrChange w:id="15449" w:author="Dr Mamadou SANOGO" w:date="2023-10-25T18:15:00Z">
                    <w:rPr>
                      <w:rFonts w:asciiTheme="majorHAnsi" w:hAnsiTheme="majorHAnsi" w:cstheme="majorHAnsi"/>
                      <w:szCs w:val="24"/>
                    </w:rPr>
                  </w:rPrChange>
                </w:rPr>
                <w:t>Bon</w:t>
              </w:r>
            </w:ins>
          </w:p>
        </w:tc>
      </w:tr>
      <w:tr w:rsidR="007A4AFC" w:rsidRPr="007A4AFC" w14:paraId="1A92B272" w14:textId="77777777" w:rsidTr="00A75F71">
        <w:trPr>
          <w:ins w:id="15450" w:author="Dr Mamadou SANOGO" w:date="2023-10-25T17:36:00Z"/>
        </w:trPr>
        <w:tc>
          <w:tcPr>
            <w:tcW w:w="381" w:type="pct"/>
            <w:vAlign w:val="center"/>
          </w:tcPr>
          <w:p w14:paraId="31F2AEED" w14:textId="77777777" w:rsidR="003F2E29" w:rsidRPr="007A4AFC" w:rsidRDefault="003F2E29" w:rsidP="00D27EF1">
            <w:pPr>
              <w:numPr>
                <w:ilvl w:val="0"/>
                <w:numId w:val="6"/>
              </w:numPr>
              <w:spacing w:line="240" w:lineRule="auto"/>
              <w:contextualSpacing/>
              <w:jc w:val="center"/>
              <w:rPr>
                <w:ins w:id="15451" w:author="Dr Mamadou SANOGO" w:date="2023-10-25T17:36:00Z"/>
                <w:rFonts w:asciiTheme="majorHAnsi" w:hAnsiTheme="majorHAnsi" w:cstheme="majorHAnsi"/>
                <w:b/>
                <w:color w:val="000000" w:themeColor="text1"/>
                <w:szCs w:val="24"/>
                <w:rPrChange w:id="15452" w:author="Dr Mamadou SANOGO" w:date="2023-10-25T18:15:00Z">
                  <w:rPr>
                    <w:ins w:id="15453" w:author="Dr Mamadou SANOGO" w:date="2023-10-25T17:36:00Z"/>
                    <w:rFonts w:asciiTheme="majorHAnsi" w:hAnsiTheme="majorHAnsi" w:cstheme="majorHAnsi"/>
                    <w:b/>
                    <w:szCs w:val="24"/>
                  </w:rPr>
                </w:rPrChange>
              </w:rPr>
            </w:pPr>
          </w:p>
        </w:tc>
        <w:tc>
          <w:tcPr>
            <w:tcW w:w="3327" w:type="pct"/>
          </w:tcPr>
          <w:p w14:paraId="462D93DD" w14:textId="77777777" w:rsidR="003F2E29" w:rsidRPr="007A4AFC" w:rsidRDefault="003F2E29" w:rsidP="00D27EF1">
            <w:pPr>
              <w:spacing w:line="240" w:lineRule="auto"/>
              <w:rPr>
                <w:ins w:id="15454" w:author="Dr Mamadou SANOGO" w:date="2023-10-25T17:36:00Z"/>
                <w:rFonts w:asciiTheme="majorHAnsi" w:hAnsiTheme="majorHAnsi" w:cstheme="majorHAnsi"/>
                <w:color w:val="000000" w:themeColor="text1"/>
                <w:szCs w:val="24"/>
                <w:rPrChange w:id="15455" w:author="Dr Mamadou SANOGO" w:date="2023-10-25T18:15:00Z">
                  <w:rPr>
                    <w:ins w:id="15456" w:author="Dr Mamadou SANOGO" w:date="2023-10-25T17:36:00Z"/>
                    <w:rFonts w:asciiTheme="majorHAnsi" w:hAnsiTheme="majorHAnsi" w:cstheme="majorHAnsi"/>
                    <w:szCs w:val="24"/>
                  </w:rPr>
                </w:rPrChange>
              </w:rPr>
            </w:pPr>
            <w:ins w:id="15457" w:author="Dr Mamadou SANOGO" w:date="2023-10-25T17:36:00Z">
              <w:r w:rsidRPr="007A4AFC">
                <w:rPr>
                  <w:rFonts w:asciiTheme="majorHAnsi" w:hAnsiTheme="majorHAnsi" w:cstheme="majorHAnsi"/>
                  <w:color w:val="000000" w:themeColor="text1"/>
                  <w:szCs w:val="24"/>
                  <w:rPrChange w:id="15458" w:author="Dr Mamadou SANOGO" w:date="2023-10-25T18:15:00Z">
                    <w:rPr>
                      <w:rFonts w:asciiTheme="majorHAnsi" w:hAnsiTheme="majorHAnsi" w:cstheme="majorHAnsi"/>
                      <w:szCs w:val="24"/>
                    </w:rPr>
                  </w:rPrChange>
                </w:rPr>
                <w:t>Bureau Directeur des Etudes</w:t>
              </w:r>
            </w:ins>
          </w:p>
        </w:tc>
        <w:tc>
          <w:tcPr>
            <w:tcW w:w="610" w:type="pct"/>
            <w:vAlign w:val="center"/>
          </w:tcPr>
          <w:p w14:paraId="5D8E4FFD" w14:textId="77777777" w:rsidR="003F2E29" w:rsidRPr="007A4AFC" w:rsidRDefault="003F2E29" w:rsidP="00D27EF1">
            <w:pPr>
              <w:spacing w:line="240" w:lineRule="auto"/>
              <w:jc w:val="center"/>
              <w:rPr>
                <w:ins w:id="15459" w:author="Dr Mamadou SANOGO" w:date="2023-10-25T17:36:00Z"/>
                <w:rFonts w:asciiTheme="majorHAnsi" w:hAnsiTheme="majorHAnsi" w:cstheme="majorHAnsi"/>
                <w:color w:val="000000" w:themeColor="text1"/>
                <w:szCs w:val="24"/>
                <w:rPrChange w:id="15460" w:author="Dr Mamadou SANOGO" w:date="2023-10-25T18:15:00Z">
                  <w:rPr>
                    <w:ins w:id="15461" w:author="Dr Mamadou SANOGO" w:date="2023-10-25T17:36:00Z"/>
                    <w:rFonts w:asciiTheme="majorHAnsi" w:hAnsiTheme="majorHAnsi" w:cstheme="majorHAnsi"/>
                    <w:szCs w:val="24"/>
                  </w:rPr>
                </w:rPrChange>
              </w:rPr>
            </w:pPr>
            <w:ins w:id="15462" w:author="Dr Mamadou SANOGO" w:date="2023-10-25T17:36:00Z">
              <w:r w:rsidRPr="007A4AFC">
                <w:rPr>
                  <w:rFonts w:asciiTheme="majorHAnsi" w:hAnsiTheme="majorHAnsi" w:cstheme="majorHAnsi"/>
                  <w:color w:val="000000" w:themeColor="text1"/>
                  <w:szCs w:val="24"/>
                  <w:rPrChange w:id="15463" w:author="Dr Mamadou SANOGO" w:date="2023-10-25T18:15:00Z">
                    <w:rPr>
                      <w:rFonts w:asciiTheme="majorHAnsi" w:hAnsiTheme="majorHAnsi" w:cstheme="majorHAnsi"/>
                      <w:szCs w:val="24"/>
                    </w:rPr>
                  </w:rPrChange>
                </w:rPr>
                <w:t>1</w:t>
              </w:r>
            </w:ins>
          </w:p>
        </w:tc>
        <w:tc>
          <w:tcPr>
            <w:tcW w:w="682" w:type="pct"/>
          </w:tcPr>
          <w:p w14:paraId="379F7A6C" w14:textId="77777777" w:rsidR="003F2E29" w:rsidRPr="007A4AFC" w:rsidRDefault="003F2E29" w:rsidP="00D27EF1">
            <w:pPr>
              <w:spacing w:line="240" w:lineRule="auto"/>
              <w:jc w:val="center"/>
              <w:rPr>
                <w:ins w:id="15464" w:author="Dr Mamadou SANOGO" w:date="2023-10-25T17:36:00Z"/>
                <w:rFonts w:asciiTheme="majorHAnsi" w:hAnsiTheme="majorHAnsi" w:cstheme="majorHAnsi"/>
                <w:color w:val="000000" w:themeColor="text1"/>
                <w:szCs w:val="24"/>
                <w:rPrChange w:id="15465" w:author="Dr Mamadou SANOGO" w:date="2023-10-25T18:15:00Z">
                  <w:rPr>
                    <w:ins w:id="15466" w:author="Dr Mamadou SANOGO" w:date="2023-10-25T17:36:00Z"/>
                    <w:rFonts w:asciiTheme="majorHAnsi" w:hAnsiTheme="majorHAnsi" w:cstheme="majorHAnsi"/>
                    <w:szCs w:val="24"/>
                  </w:rPr>
                </w:rPrChange>
              </w:rPr>
            </w:pPr>
            <w:ins w:id="15467" w:author="Dr Mamadou SANOGO" w:date="2023-10-25T17:36:00Z">
              <w:r w:rsidRPr="007A4AFC">
                <w:rPr>
                  <w:rFonts w:asciiTheme="majorHAnsi" w:hAnsiTheme="majorHAnsi" w:cstheme="majorHAnsi"/>
                  <w:color w:val="000000" w:themeColor="text1"/>
                  <w:szCs w:val="24"/>
                  <w:rPrChange w:id="15468" w:author="Dr Mamadou SANOGO" w:date="2023-10-25T18:15:00Z">
                    <w:rPr>
                      <w:rFonts w:asciiTheme="majorHAnsi" w:hAnsiTheme="majorHAnsi" w:cstheme="majorHAnsi"/>
                      <w:szCs w:val="24"/>
                    </w:rPr>
                  </w:rPrChange>
                </w:rPr>
                <w:t>Bon</w:t>
              </w:r>
            </w:ins>
          </w:p>
        </w:tc>
      </w:tr>
      <w:tr w:rsidR="007A4AFC" w:rsidRPr="007A4AFC" w14:paraId="6B321127" w14:textId="77777777" w:rsidTr="00A75F71">
        <w:trPr>
          <w:ins w:id="15469" w:author="Dr Mamadou SANOGO" w:date="2023-10-25T17:36:00Z"/>
        </w:trPr>
        <w:tc>
          <w:tcPr>
            <w:tcW w:w="381" w:type="pct"/>
            <w:vAlign w:val="center"/>
          </w:tcPr>
          <w:p w14:paraId="316ECE44" w14:textId="77777777" w:rsidR="003F2E29" w:rsidRPr="007A4AFC" w:rsidRDefault="003F2E29" w:rsidP="00D27EF1">
            <w:pPr>
              <w:numPr>
                <w:ilvl w:val="0"/>
                <w:numId w:val="6"/>
              </w:numPr>
              <w:spacing w:line="240" w:lineRule="auto"/>
              <w:contextualSpacing/>
              <w:jc w:val="center"/>
              <w:rPr>
                <w:ins w:id="15470" w:author="Dr Mamadou SANOGO" w:date="2023-10-25T17:36:00Z"/>
                <w:rFonts w:asciiTheme="majorHAnsi" w:hAnsiTheme="majorHAnsi" w:cstheme="majorHAnsi"/>
                <w:b/>
                <w:color w:val="000000" w:themeColor="text1"/>
                <w:szCs w:val="24"/>
                <w:rPrChange w:id="15471" w:author="Dr Mamadou SANOGO" w:date="2023-10-25T18:15:00Z">
                  <w:rPr>
                    <w:ins w:id="15472" w:author="Dr Mamadou SANOGO" w:date="2023-10-25T17:36:00Z"/>
                    <w:rFonts w:asciiTheme="majorHAnsi" w:hAnsiTheme="majorHAnsi" w:cstheme="majorHAnsi"/>
                    <w:b/>
                    <w:szCs w:val="24"/>
                  </w:rPr>
                </w:rPrChange>
              </w:rPr>
            </w:pPr>
          </w:p>
        </w:tc>
        <w:tc>
          <w:tcPr>
            <w:tcW w:w="3327" w:type="pct"/>
          </w:tcPr>
          <w:p w14:paraId="02EBE771" w14:textId="77777777" w:rsidR="003F2E29" w:rsidRPr="007A4AFC" w:rsidRDefault="003F2E29" w:rsidP="00D27EF1">
            <w:pPr>
              <w:spacing w:line="240" w:lineRule="auto"/>
              <w:rPr>
                <w:ins w:id="15473" w:author="Dr Mamadou SANOGO" w:date="2023-10-25T17:36:00Z"/>
                <w:rFonts w:asciiTheme="majorHAnsi" w:hAnsiTheme="majorHAnsi" w:cstheme="majorHAnsi"/>
                <w:color w:val="000000" w:themeColor="text1"/>
                <w:szCs w:val="24"/>
                <w:rPrChange w:id="15474" w:author="Dr Mamadou SANOGO" w:date="2023-10-25T18:15:00Z">
                  <w:rPr>
                    <w:ins w:id="15475" w:author="Dr Mamadou SANOGO" w:date="2023-10-25T17:36:00Z"/>
                    <w:rFonts w:asciiTheme="majorHAnsi" w:hAnsiTheme="majorHAnsi" w:cstheme="majorHAnsi"/>
                    <w:szCs w:val="24"/>
                  </w:rPr>
                </w:rPrChange>
              </w:rPr>
            </w:pPr>
            <w:ins w:id="15476" w:author="Dr Mamadou SANOGO" w:date="2023-10-25T17:36:00Z">
              <w:r w:rsidRPr="007A4AFC">
                <w:rPr>
                  <w:rFonts w:asciiTheme="majorHAnsi" w:hAnsiTheme="majorHAnsi" w:cstheme="majorHAnsi"/>
                  <w:color w:val="000000" w:themeColor="text1"/>
                  <w:szCs w:val="24"/>
                  <w:rPrChange w:id="15477" w:author="Dr Mamadou SANOGO" w:date="2023-10-25T18:15:00Z">
                    <w:rPr>
                      <w:rFonts w:asciiTheme="majorHAnsi" w:hAnsiTheme="majorHAnsi" w:cstheme="majorHAnsi"/>
                      <w:szCs w:val="24"/>
                    </w:rPr>
                  </w:rPrChange>
                </w:rPr>
                <w:t>Bureau Comptabilité</w:t>
              </w:r>
            </w:ins>
          </w:p>
        </w:tc>
        <w:tc>
          <w:tcPr>
            <w:tcW w:w="610" w:type="pct"/>
            <w:vAlign w:val="center"/>
          </w:tcPr>
          <w:p w14:paraId="2F1A7A45" w14:textId="77777777" w:rsidR="003F2E29" w:rsidRPr="007A4AFC" w:rsidRDefault="003F2E29" w:rsidP="00D27EF1">
            <w:pPr>
              <w:spacing w:line="240" w:lineRule="auto"/>
              <w:jc w:val="center"/>
              <w:rPr>
                <w:ins w:id="15478" w:author="Dr Mamadou SANOGO" w:date="2023-10-25T17:36:00Z"/>
                <w:rFonts w:asciiTheme="majorHAnsi" w:hAnsiTheme="majorHAnsi" w:cstheme="majorHAnsi"/>
                <w:color w:val="000000" w:themeColor="text1"/>
                <w:szCs w:val="24"/>
                <w:rPrChange w:id="15479" w:author="Dr Mamadou SANOGO" w:date="2023-10-25T18:15:00Z">
                  <w:rPr>
                    <w:ins w:id="15480" w:author="Dr Mamadou SANOGO" w:date="2023-10-25T17:36:00Z"/>
                    <w:rFonts w:asciiTheme="majorHAnsi" w:hAnsiTheme="majorHAnsi" w:cstheme="majorHAnsi"/>
                    <w:szCs w:val="24"/>
                  </w:rPr>
                </w:rPrChange>
              </w:rPr>
            </w:pPr>
            <w:ins w:id="15481" w:author="Dr Mamadou SANOGO" w:date="2023-10-25T17:36:00Z">
              <w:r w:rsidRPr="007A4AFC">
                <w:rPr>
                  <w:rFonts w:asciiTheme="majorHAnsi" w:hAnsiTheme="majorHAnsi" w:cstheme="majorHAnsi"/>
                  <w:color w:val="000000" w:themeColor="text1"/>
                  <w:szCs w:val="24"/>
                  <w:rPrChange w:id="15482" w:author="Dr Mamadou SANOGO" w:date="2023-10-25T18:15:00Z">
                    <w:rPr>
                      <w:rFonts w:asciiTheme="majorHAnsi" w:hAnsiTheme="majorHAnsi" w:cstheme="majorHAnsi"/>
                      <w:szCs w:val="24"/>
                    </w:rPr>
                  </w:rPrChange>
                </w:rPr>
                <w:t>1</w:t>
              </w:r>
            </w:ins>
          </w:p>
        </w:tc>
        <w:tc>
          <w:tcPr>
            <w:tcW w:w="682" w:type="pct"/>
          </w:tcPr>
          <w:p w14:paraId="25D186F5" w14:textId="77777777" w:rsidR="003F2E29" w:rsidRPr="007A4AFC" w:rsidRDefault="003F2E29" w:rsidP="00D27EF1">
            <w:pPr>
              <w:spacing w:line="240" w:lineRule="auto"/>
              <w:jc w:val="center"/>
              <w:rPr>
                <w:ins w:id="15483" w:author="Dr Mamadou SANOGO" w:date="2023-10-25T17:36:00Z"/>
                <w:rFonts w:asciiTheme="majorHAnsi" w:hAnsiTheme="majorHAnsi" w:cstheme="majorHAnsi"/>
                <w:color w:val="000000" w:themeColor="text1"/>
                <w:szCs w:val="24"/>
                <w:rPrChange w:id="15484" w:author="Dr Mamadou SANOGO" w:date="2023-10-25T18:15:00Z">
                  <w:rPr>
                    <w:ins w:id="15485" w:author="Dr Mamadou SANOGO" w:date="2023-10-25T17:36:00Z"/>
                    <w:rFonts w:asciiTheme="majorHAnsi" w:hAnsiTheme="majorHAnsi" w:cstheme="majorHAnsi"/>
                    <w:szCs w:val="24"/>
                  </w:rPr>
                </w:rPrChange>
              </w:rPr>
            </w:pPr>
            <w:ins w:id="15486" w:author="Dr Mamadou SANOGO" w:date="2023-10-25T17:36:00Z">
              <w:r w:rsidRPr="007A4AFC">
                <w:rPr>
                  <w:rFonts w:asciiTheme="majorHAnsi" w:hAnsiTheme="majorHAnsi" w:cstheme="majorHAnsi"/>
                  <w:color w:val="000000" w:themeColor="text1"/>
                  <w:szCs w:val="24"/>
                  <w:rPrChange w:id="15487" w:author="Dr Mamadou SANOGO" w:date="2023-10-25T18:15:00Z">
                    <w:rPr>
                      <w:rFonts w:asciiTheme="majorHAnsi" w:hAnsiTheme="majorHAnsi" w:cstheme="majorHAnsi"/>
                      <w:szCs w:val="24"/>
                    </w:rPr>
                  </w:rPrChange>
                </w:rPr>
                <w:t>Bon</w:t>
              </w:r>
            </w:ins>
          </w:p>
        </w:tc>
      </w:tr>
      <w:tr w:rsidR="007A4AFC" w:rsidRPr="007A4AFC" w14:paraId="72439559" w14:textId="77777777" w:rsidTr="00A75F71">
        <w:trPr>
          <w:ins w:id="15488" w:author="Dr Mamadou SANOGO" w:date="2023-10-25T17:36:00Z"/>
        </w:trPr>
        <w:tc>
          <w:tcPr>
            <w:tcW w:w="381" w:type="pct"/>
            <w:vAlign w:val="center"/>
          </w:tcPr>
          <w:p w14:paraId="2E5E6B6D" w14:textId="77777777" w:rsidR="003F2E29" w:rsidRPr="007A4AFC" w:rsidRDefault="003F2E29" w:rsidP="00D27EF1">
            <w:pPr>
              <w:numPr>
                <w:ilvl w:val="0"/>
                <w:numId w:val="6"/>
              </w:numPr>
              <w:spacing w:line="240" w:lineRule="auto"/>
              <w:contextualSpacing/>
              <w:jc w:val="center"/>
              <w:rPr>
                <w:ins w:id="15489" w:author="Dr Mamadou SANOGO" w:date="2023-10-25T17:36:00Z"/>
                <w:rFonts w:asciiTheme="majorHAnsi" w:hAnsiTheme="majorHAnsi" w:cstheme="majorHAnsi"/>
                <w:b/>
                <w:color w:val="000000" w:themeColor="text1"/>
                <w:szCs w:val="24"/>
                <w:rPrChange w:id="15490" w:author="Dr Mamadou SANOGO" w:date="2023-10-25T18:15:00Z">
                  <w:rPr>
                    <w:ins w:id="15491" w:author="Dr Mamadou SANOGO" w:date="2023-10-25T17:36:00Z"/>
                    <w:rFonts w:asciiTheme="majorHAnsi" w:hAnsiTheme="majorHAnsi" w:cstheme="majorHAnsi"/>
                    <w:b/>
                    <w:szCs w:val="24"/>
                  </w:rPr>
                </w:rPrChange>
              </w:rPr>
            </w:pPr>
          </w:p>
        </w:tc>
        <w:tc>
          <w:tcPr>
            <w:tcW w:w="3327" w:type="pct"/>
          </w:tcPr>
          <w:p w14:paraId="774BF1A9" w14:textId="77777777" w:rsidR="003F2E29" w:rsidRPr="007A4AFC" w:rsidRDefault="003F2E29" w:rsidP="00D27EF1">
            <w:pPr>
              <w:spacing w:line="240" w:lineRule="auto"/>
              <w:rPr>
                <w:ins w:id="15492" w:author="Dr Mamadou SANOGO" w:date="2023-10-25T17:36:00Z"/>
                <w:rFonts w:asciiTheme="majorHAnsi" w:hAnsiTheme="majorHAnsi" w:cstheme="majorHAnsi"/>
                <w:color w:val="000000" w:themeColor="text1"/>
                <w:szCs w:val="24"/>
                <w:rPrChange w:id="15493" w:author="Dr Mamadou SANOGO" w:date="2023-10-25T18:15:00Z">
                  <w:rPr>
                    <w:ins w:id="15494" w:author="Dr Mamadou SANOGO" w:date="2023-10-25T17:36:00Z"/>
                    <w:rFonts w:asciiTheme="majorHAnsi" w:hAnsiTheme="majorHAnsi" w:cstheme="majorHAnsi"/>
                    <w:szCs w:val="24"/>
                  </w:rPr>
                </w:rPrChange>
              </w:rPr>
            </w:pPr>
            <w:ins w:id="15495" w:author="Dr Mamadou SANOGO" w:date="2023-10-25T17:36:00Z">
              <w:r w:rsidRPr="007A4AFC">
                <w:rPr>
                  <w:rFonts w:asciiTheme="majorHAnsi" w:hAnsiTheme="majorHAnsi" w:cstheme="majorHAnsi"/>
                  <w:color w:val="000000" w:themeColor="text1"/>
                  <w:szCs w:val="24"/>
                  <w:rPrChange w:id="15496" w:author="Dr Mamadou SANOGO" w:date="2023-10-25T18:15:00Z">
                    <w:rPr>
                      <w:rFonts w:asciiTheme="majorHAnsi" w:hAnsiTheme="majorHAnsi" w:cstheme="majorHAnsi"/>
                      <w:szCs w:val="24"/>
                    </w:rPr>
                  </w:rPrChange>
                </w:rPr>
                <w:t>Bureau Surveillant</w:t>
              </w:r>
            </w:ins>
          </w:p>
        </w:tc>
        <w:tc>
          <w:tcPr>
            <w:tcW w:w="610" w:type="pct"/>
            <w:vAlign w:val="center"/>
          </w:tcPr>
          <w:p w14:paraId="3782E205" w14:textId="77777777" w:rsidR="003F2E29" w:rsidRPr="007A4AFC" w:rsidRDefault="003F2E29" w:rsidP="00D27EF1">
            <w:pPr>
              <w:spacing w:line="240" w:lineRule="auto"/>
              <w:jc w:val="center"/>
              <w:rPr>
                <w:ins w:id="15497" w:author="Dr Mamadou SANOGO" w:date="2023-10-25T17:36:00Z"/>
                <w:rFonts w:asciiTheme="majorHAnsi" w:hAnsiTheme="majorHAnsi" w:cstheme="majorHAnsi"/>
                <w:color w:val="000000" w:themeColor="text1"/>
                <w:szCs w:val="24"/>
                <w:rPrChange w:id="15498" w:author="Dr Mamadou SANOGO" w:date="2023-10-25T18:15:00Z">
                  <w:rPr>
                    <w:ins w:id="15499" w:author="Dr Mamadou SANOGO" w:date="2023-10-25T17:36:00Z"/>
                    <w:rFonts w:asciiTheme="majorHAnsi" w:hAnsiTheme="majorHAnsi" w:cstheme="majorHAnsi"/>
                    <w:szCs w:val="24"/>
                  </w:rPr>
                </w:rPrChange>
              </w:rPr>
            </w:pPr>
            <w:ins w:id="15500" w:author="Dr Mamadou SANOGO" w:date="2023-10-25T17:36:00Z">
              <w:r w:rsidRPr="007A4AFC">
                <w:rPr>
                  <w:rFonts w:asciiTheme="majorHAnsi" w:hAnsiTheme="majorHAnsi" w:cstheme="majorHAnsi"/>
                  <w:color w:val="000000" w:themeColor="text1"/>
                  <w:szCs w:val="24"/>
                  <w:rPrChange w:id="15501" w:author="Dr Mamadou SANOGO" w:date="2023-10-25T18:15:00Z">
                    <w:rPr>
                      <w:rFonts w:asciiTheme="majorHAnsi" w:hAnsiTheme="majorHAnsi" w:cstheme="majorHAnsi"/>
                      <w:szCs w:val="24"/>
                    </w:rPr>
                  </w:rPrChange>
                </w:rPr>
                <w:t>1</w:t>
              </w:r>
            </w:ins>
          </w:p>
        </w:tc>
        <w:tc>
          <w:tcPr>
            <w:tcW w:w="682" w:type="pct"/>
          </w:tcPr>
          <w:p w14:paraId="3325BCF3" w14:textId="77777777" w:rsidR="003F2E29" w:rsidRPr="007A4AFC" w:rsidRDefault="003F2E29" w:rsidP="00D27EF1">
            <w:pPr>
              <w:spacing w:line="240" w:lineRule="auto"/>
              <w:jc w:val="center"/>
              <w:rPr>
                <w:ins w:id="15502" w:author="Dr Mamadou SANOGO" w:date="2023-10-25T17:36:00Z"/>
                <w:rFonts w:asciiTheme="majorHAnsi" w:hAnsiTheme="majorHAnsi" w:cstheme="majorHAnsi"/>
                <w:color w:val="000000" w:themeColor="text1"/>
                <w:szCs w:val="24"/>
                <w:rPrChange w:id="15503" w:author="Dr Mamadou SANOGO" w:date="2023-10-25T18:15:00Z">
                  <w:rPr>
                    <w:ins w:id="15504" w:author="Dr Mamadou SANOGO" w:date="2023-10-25T17:36:00Z"/>
                    <w:rFonts w:asciiTheme="majorHAnsi" w:hAnsiTheme="majorHAnsi" w:cstheme="majorHAnsi"/>
                    <w:szCs w:val="24"/>
                  </w:rPr>
                </w:rPrChange>
              </w:rPr>
            </w:pPr>
            <w:ins w:id="15505" w:author="Dr Mamadou SANOGO" w:date="2023-10-25T17:36:00Z">
              <w:r w:rsidRPr="007A4AFC">
                <w:rPr>
                  <w:rFonts w:asciiTheme="majorHAnsi" w:hAnsiTheme="majorHAnsi" w:cstheme="majorHAnsi"/>
                  <w:color w:val="000000" w:themeColor="text1"/>
                  <w:szCs w:val="24"/>
                  <w:rPrChange w:id="15506" w:author="Dr Mamadou SANOGO" w:date="2023-10-25T18:15:00Z">
                    <w:rPr>
                      <w:rFonts w:asciiTheme="majorHAnsi" w:hAnsiTheme="majorHAnsi" w:cstheme="majorHAnsi"/>
                      <w:szCs w:val="24"/>
                    </w:rPr>
                  </w:rPrChange>
                </w:rPr>
                <w:t>Bon</w:t>
              </w:r>
            </w:ins>
          </w:p>
        </w:tc>
      </w:tr>
      <w:tr w:rsidR="007A4AFC" w:rsidRPr="007A4AFC" w14:paraId="0D826507" w14:textId="77777777" w:rsidTr="00A75F71">
        <w:trPr>
          <w:ins w:id="15507" w:author="Dr Mamadou SANOGO" w:date="2023-10-25T17:36:00Z"/>
        </w:trPr>
        <w:tc>
          <w:tcPr>
            <w:tcW w:w="381" w:type="pct"/>
            <w:vAlign w:val="center"/>
          </w:tcPr>
          <w:p w14:paraId="1084EE3A" w14:textId="77777777" w:rsidR="003F2E29" w:rsidRPr="007A4AFC" w:rsidRDefault="003F2E29" w:rsidP="00D27EF1">
            <w:pPr>
              <w:numPr>
                <w:ilvl w:val="0"/>
                <w:numId w:val="6"/>
              </w:numPr>
              <w:spacing w:line="240" w:lineRule="auto"/>
              <w:contextualSpacing/>
              <w:jc w:val="center"/>
              <w:rPr>
                <w:ins w:id="15508" w:author="Dr Mamadou SANOGO" w:date="2023-10-25T17:36:00Z"/>
                <w:rFonts w:asciiTheme="majorHAnsi" w:hAnsiTheme="majorHAnsi" w:cstheme="majorHAnsi"/>
                <w:b/>
                <w:color w:val="000000" w:themeColor="text1"/>
                <w:szCs w:val="24"/>
                <w:rPrChange w:id="15509" w:author="Dr Mamadou SANOGO" w:date="2023-10-25T18:15:00Z">
                  <w:rPr>
                    <w:ins w:id="15510" w:author="Dr Mamadou SANOGO" w:date="2023-10-25T17:36:00Z"/>
                    <w:rFonts w:asciiTheme="majorHAnsi" w:hAnsiTheme="majorHAnsi" w:cstheme="majorHAnsi"/>
                    <w:b/>
                    <w:szCs w:val="24"/>
                  </w:rPr>
                </w:rPrChange>
              </w:rPr>
            </w:pPr>
          </w:p>
        </w:tc>
        <w:tc>
          <w:tcPr>
            <w:tcW w:w="3327" w:type="pct"/>
          </w:tcPr>
          <w:p w14:paraId="56B3D706" w14:textId="77777777" w:rsidR="003F2E29" w:rsidRPr="007A4AFC" w:rsidRDefault="003F2E29" w:rsidP="00D27EF1">
            <w:pPr>
              <w:spacing w:line="240" w:lineRule="auto"/>
              <w:rPr>
                <w:ins w:id="15511" w:author="Dr Mamadou SANOGO" w:date="2023-10-25T17:36:00Z"/>
                <w:rFonts w:asciiTheme="majorHAnsi" w:hAnsiTheme="majorHAnsi" w:cstheme="majorHAnsi"/>
                <w:color w:val="000000" w:themeColor="text1"/>
                <w:szCs w:val="24"/>
                <w:rPrChange w:id="15512" w:author="Dr Mamadou SANOGO" w:date="2023-10-25T18:15:00Z">
                  <w:rPr>
                    <w:ins w:id="15513" w:author="Dr Mamadou SANOGO" w:date="2023-10-25T17:36:00Z"/>
                    <w:rFonts w:asciiTheme="majorHAnsi" w:hAnsiTheme="majorHAnsi" w:cstheme="majorHAnsi"/>
                    <w:szCs w:val="24"/>
                  </w:rPr>
                </w:rPrChange>
              </w:rPr>
            </w:pPr>
            <w:ins w:id="15514" w:author="Dr Mamadou SANOGO" w:date="2023-10-25T17:36:00Z">
              <w:r w:rsidRPr="007A4AFC">
                <w:rPr>
                  <w:rFonts w:asciiTheme="majorHAnsi" w:hAnsiTheme="majorHAnsi" w:cstheme="majorHAnsi"/>
                  <w:color w:val="000000" w:themeColor="text1"/>
                  <w:szCs w:val="24"/>
                  <w:rPrChange w:id="15515" w:author="Dr Mamadou SANOGO" w:date="2023-10-25T18:15:00Z">
                    <w:rPr>
                      <w:rFonts w:asciiTheme="majorHAnsi" w:hAnsiTheme="majorHAnsi" w:cstheme="majorHAnsi"/>
                      <w:szCs w:val="24"/>
                    </w:rPr>
                  </w:rPrChange>
                </w:rPr>
                <w:t>Bureaux Moniteurs</w:t>
              </w:r>
            </w:ins>
          </w:p>
        </w:tc>
        <w:tc>
          <w:tcPr>
            <w:tcW w:w="610" w:type="pct"/>
            <w:vAlign w:val="center"/>
          </w:tcPr>
          <w:p w14:paraId="4C4CE49C" w14:textId="77777777" w:rsidR="003F2E29" w:rsidRPr="007A4AFC" w:rsidRDefault="003F2E29" w:rsidP="00D27EF1">
            <w:pPr>
              <w:spacing w:line="240" w:lineRule="auto"/>
              <w:jc w:val="center"/>
              <w:rPr>
                <w:ins w:id="15516" w:author="Dr Mamadou SANOGO" w:date="2023-10-25T17:36:00Z"/>
                <w:rFonts w:asciiTheme="majorHAnsi" w:hAnsiTheme="majorHAnsi" w:cstheme="majorHAnsi"/>
                <w:color w:val="000000" w:themeColor="text1"/>
                <w:szCs w:val="24"/>
                <w:rPrChange w:id="15517" w:author="Dr Mamadou SANOGO" w:date="2023-10-25T18:15:00Z">
                  <w:rPr>
                    <w:ins w:id="15518" w:author="Dr Mamadou SANOGO" w:date="2023-10-25T17:36:00Z"/>
                    <w:rFonts w:asciiTheme="majorHAnsi" w:hAnsiTheme="majorHAnsi" w:cstheme="majorHAnsi"/>
                    <w:szCs w:val="24"/>
                  </w:rPr>
                </w:rPrChange>
              </w:rPr>
            </w:pPr>
            <w:ins w:id="15519" w:author="Dr Mamadou SANOGO" w:date="2023-10-25T17:36:00Z">
              <w:r w:rsidRPr="007A4AFC">
                <w:rPr>
                  <w:rFonts w:asciiTheme="majorHAnsi" w:hAnsiTheme="majorHAnsi" w:cstheme="majorHAnsi"/>
                  <w:color w:val="000000" w:themeColor="text1"/>
                  <w:szCs w:val="24"/>
                  <w:rPrChange w:id="15520" w:author="Dr Mamadou SANOGO" w:date="2023-10-25T18:15:00Z">
                    <w:rPr>
                      <w:rFonts w:asciiTheme="majorHAnsi" w:hAnsiTheme="majorHAnsi" w:cstheme="majorHAnsi"/>
                      <w:szCs w:val="24"/>
                    </w:rPr>
                  </w:rPrChange>
                </w:rPr>
                <w:t>3</w:t>
              </w:r>
            </w:ins>
          </w:p>
        </w:tc>
        <w:tc>
          <w:tcPr>
            <w:tcW w:w="682" w:type="pct"/>
          </w:tcPr>
          <w:p w14:paraId="3CEB0FEF" w14:textId="77777777" w:rsidR="003F2E29" w:rsidRPr="007A4AFC" w:rsidRDefault="003F2E29" w:rsidP="00D27EF1">
            <w:pPr>
              <w:spacing w:line="240" w:lineRule="auto"/>
              <w:jc w:val="center"/>
              <w:rPr>
                <w:ins w:id="15521" w:author="Dr Mamadou SANOGO" w:date="2023-10-25T17:36:00Z"/>
                <w:rFonts w:asciiTheme="majorHAnsi" w:hAnsiTheme="majorHAnsi" w:cstheme="majorHAnsi"/>
                <w:color w:val="000000" w:themeColor="text1"/>
                <w:szCs w:val="24"/>
                <w:rPrChange w:id="15522" w:author="Dr Mamadou SANOGO" w:date="2023-10-25T18:15:00Z">
                  <w:rPr>
                    <w:ins w:id="15523" w:author="Dr Mamadou SANOGO" w:date="2023-10-25T17:36:00Z"/>
                    <w:rFonts w:asciiTheme="majorHAnsi" w:hAnsiTheme="majorHAnsi" w:cstheme="majorHAnsi"/>
                    <w:szCs w:val="24"/>
                  </w:rPr>
                </w:rPrChange>
              </w:rPr>
            </w:pPr>
            <w:ins w:id="15524" w:author="Dr Mamadou SANOGO" w:date="2023-10-25T17:36:00Z">
              <w:r w:rsidRPr="007A4AFC">
                <w:rPr>
                  <w:rFonts w:asciiTheme="majorHAnsi" w:hAnsiTheme="majorHAnsi" w:cstheme="majorHAnsi"/>
                  <w:color w:val="000000" w:themeColor="text1"/>
                  <w:szCs w:val="24"/>
                  <w:rPrChange w:id="15525" w:author="Dr Mamadou SANOGO" w:date="2023-10-25T18:15:00Z">
                    <w:rPr>
                      <w:rFonts w:asciiTheme="majorHAnsi" w:hAnsiTheme="majorHAnsi" w:cstheme="majorHAnsi"/>
                      <w:szCs w:val="24"/>
                    </w:rPr>
                  </w:rPrChange>
                </w:rPr>
                <w:t>Bon</w:t>
              </w:r>
            </w:ins>
          </w:p>
        </w:tc>
      </w:tr>
      <w:tr w:rsidR="007A4AFC" w:rsidRPr="007A4AFC" w14:paraId="42E7C7A3" w14:textId="77777777" w:rsidTr="00A75F71">
        <w:trPr>
          <w:ins w:id="15526" w:author="Dr Mamadou SANOGO" w:date="2023-10-25T17:36:00Z"/>
        </w:trPr>
        <w:tc>
          <w:tcPr>
            <w:tcW w:w="381" w:type="pct"/>
            <w:vAlign w:val="center"/>
          </w:tcPr>
          <w:p w14:paraId="461084A7" w14:textId="77777777" w:rsidR="003F2E29" w:rsidRPr="007A4AFC" w:rsidRDefault="003F2E29" w:rsidP="00D27EF1">
            <w:pPr>
              <w:numPr>
                <w:ilvl w:val="0"/>
                <w:numId w:val="6"/>
              </w:numPr>
              <w:spacing w:line="240" w:lineRule="auto"/>
              <w:contextualSpacing/>
              <w:jc w:val="center"/>
              <w:rPr>
                <w:ins w:id="15527" w:author="Dr Mamadou SANOGO" w:date="2023-10-25T17:36:00Z"/>
                <w:rFonts w:asciiTheme="majorHAnsi" w:hAnsiTheme="majorHAnsi" w:cstheme="majorHAnsi"/>
                <w:b/>
                <w:color w:val="000000" w:themeColor="text1"/>
                <w:szCs w:val="24"/>
                <w:rPrChange w:id="15528" w:author="Dr Mamadou SANOGO" w:date="2023-10-25T18:15:00Z">
                  <w:rPr>
                    <w:ins w:id="15529" w:author="Dr Mamadou SANOGO" w:date="2023-10-25T17:36:00Z"/>
                    <w:rFonts w:asciiTheme="majorHAnsi" w:hAnsiTheme="majorHAnsi" w:cstheme="majorHAnsi"/>
                    <w:b/>
                    <w:szCs w:val="24"/>
                  </w:rPr>
                </w:rPrChange>
              </w:rPr>
            </w:pPr>
          </w:p>
        </w:tc>
        <w:tc>
          <w:tcPr>
            <w:tcW w:w="3327" w:type="pct"/>
          </w:tcPr>
          <w:p w14:paraId="02BDD004" w14:textId="77777777" w:rsidR="003F2E29" w:rsidRPr="007A4AFC" w:rsidRDefault="003F2E29" w:rsidP="00D27EF1">
            <w:pPr>
              <w:spacing w:line="240" w:lineRule="auto"/>
              <w:rPr>
                <w:ins w:id="15530" w:author="Dr Mamadou SANOGO" w:date="2023-10-25T17:36:00Z"/>
                <w:rFonts w:asciiTheme="majorHAnsi" w:hAnsiTheme="majorHAnsi" w:cstheme="majorHAnsi"/>
                <w:color w:val="000000" w:themeColor="text1"/>
                <w:szCs w:val="24"/>
                <w:rPrChange w:id="15531" w:author="Dr Mamadou SANOGO" w:date="2023-10-25T18:15:00Z">
                  <w:rPr>
                    <w:ins w:id="15532" w:author="Dr Mamadou SANOGO" w:date="2023-10-25T17:36:00Z"/>
                    <w:rFonts w:asciiTheme="majorHAnsi" w:hAnsiTheme="majorHAnsi" w:cstheme="majorHAnsi"/>
                    <w:szCs w:val="24"/>
                  </w:rPr>
                </w:rPrChange>
              </w:rPr>
            </w:pPr>
            <w:ins w:id="15533" w:author="Dr Mamadou SANOGO" w:date="2023-10-25T17:36:00Z">
              <w:r w:rsidRPr="007A4AFC">
                <w:rPr>
                  <w:rFonts w:asciiTheme="majorHAnsi" w:hAnsiTheme="majorHAnsi" w:cstheme="majorHAnsi"/>
                  <w:color w:val="000000" w:themeColor="text1"/>
                  <w:szCs w:val="24"/>
                  <w:rPrChange w:id="15534" w:author="Dr Mamadou SANOGO" w:date="2023-10-25T18:15:00Z">
                    <w:rPr>
                      <w:rFonts w:asciiTheme="majorHAnsi" w:hAnsiTheme="majorHAnsi" w:cstheme="majorHAnsi"/>
                      <w:szCs w:val="24"/>
                    </w:rPr>
                  </w:rPrChange>
                </w:rPr>
                <w:t>Bureau Professeurs</w:t>
              </w:r>
            </w:ins>
          </w:p>
        </w:tc>
        <w:tc>
          <w:tcPr>
            <w:tcW w:w="610" w:type="pct"/>
            <w:vAlign w:val="center"/>
          </w:tcPr>
          <w:p w14:paraId="46E1D8A8" w14:textId="77777777" w:rsidR="003F2E29" w:rsidRPr="007A4AFC" w:rsidRDefault="003F2E29" w:rsidP="00D27EF1">
            <w:pPr>
              <w:spacing w:line="240" w:lineRule="auto"/>
              <w:jc w:val="center"/>
              <w:rPr>
                <w:ins w:id="15535" w:author="Dr Mamadou SANOGO" w:date="2023-10-25T17:36:00Z"/>
                <w:rFonts w:asciiTheme="majorHAnsi" w:hAnsiTheme="majorHAnsi" w:cstheme="majorHAnsi"/>
                <w:color w:val="000000" w:themeColor="text1"/>
                <w:szCs w:val="24"/>
                <w:rPrChange w:id="15536" w:author="Dr Mamadou SANOGO" w:date="2023-10-25T18:15:00Z">
                  <w:rPr>
                    <w:ins w:id="15537" w:author="Dr Mamadou SANOGO" w:date="2023-10-25T17:36:00Z"/>
                    <w:rFonts w:asciiTheme="majorHAnsi" w:hAnsiTheme="majorHAnsi" w:cstheme="majorHAnsi"/>
                    <w:szCs w:val="24"/>
                  </w:rPr>
                </w:rPrChange>
              </w:rPr>
            </w:pPr>
            <w:ins w:id="15538" w:author="Dr Mamadou SANOGO" w:date="2023-10-25T17:36:00Z">
              <w:r w:rsidRPr="007A4AFC">
                <w:rPr>
                  <w:rFonts w:asciiTheme="majorHAnsi" w:hAnsiTheme="majorHAnsi" w:cstheme="majorHAnsi"/>
                  <w:color w:val="000000" w:themeColor="text1"/>
                  <w:szCs w:val="24"/>
                  <w:rPrChange w:id="15539" w:author="Dr Mamadou SANOGO" w:date="2023-10-25T18:15:00Z">
                    <w:rPr>
                      <w:rFonts w:asciiTheme="majorHAnsi" w:hAnsiTheme="majorHAnsi" w:cstheme="majorHAnsi"/>
                      <w:szCs w:val="24"/>
                    </w:rPr>
                  </w:rPrChange>
                </w:rPr>
                <w:t>1</w:t>
              </w:r>
            </w:ins>
          </w:p>
        </w:tc>
        <w:tc>
          <w:tcPr>
            <w:tcW w:w="682" w:type="pct"/>
          </w:tcPr>
          <w:p w14:paraId="61418F81" w14:textId="77777777" w:rsidR="003F2E29" w:rsidRPr="007A4AFC" w:rsidRDefault="003F2E29" w:rsidP="00D27EF1">
            <w:pPr>
              <w:spacing w:line="240" w:lineRule="auto"/>
              <w:jc w:val="center"/>
              <w:rPr>
                <w:ins w:id="15540" w:author="Dr Mamadou SANOGO" w:date="2023-10-25T17:36:00Z"/>
                <w:rFonts w:asciiTheme="majorHAnsi" w:hAnsiTheme="majorHAnsi" w:cstheme="majorHAnsi"/>
                <w:color w:val="000000" w:themeColor="text1"/>
                <w:szCs w:val="24"/>
                <w:rPrChange w:id="15541" w:author="Dr Mamadou SANOGO" w:date="2023-10-25T18:15:00Z">
                  <w:rPr>
                    <w:ins w:id="15542" w:author="Dr Mamadou SANOGO" w:date="2023-10-25T17:36:00Z"/>
                    <w:rFonts w:asciiTheme="majorHAnsi" w:hAnsiTheme="majorHAnsi" w:cstheme="majorHAnsi"/>
                    <w:szCs w:val="24"/>
                  </w:rPr>
                </w:rPrChange>
              </w:rPr>
            </w:pPr>
            <w:ins w:id="15543" w:author="Dr Mamadou SANOGO" w:date="2023-10-25T17:36:00Z">
              <w:r w:rsidRPr="007A4AFC">
                <w:rPr>
                  <w:rFonts w:asciiTheme="majorHAnsi" w:hAnsiTheme="majorHAnsi" w:cstheme="majorHAnsi"/>
                  <w:color w:val="000000" w:themeColor="text1"/>
                  <w:szCs w:val="24"/>
                  <w:rPrChange w:id="15544" w:author="Dr Mamadou SANOGO" w:date="2023-10-25T18:15:00Z">
                    <w:rPr>
                      <w:rFonts w:asciiTheme="majorHAnsi" w:hAnsiTheme="majorHAnsi" w:cstheme="majorHAnsi"/>
                      <w:szCs w:val="24"/>
                    </w:rPr>
                  </w:rPrChange>
                </w:rPr>
                <w:t>Bon</w:t>
              </w:r>
            </w:ins>
          </w:p>
        </w:tc>
      </w:tr>
      <w:tr w:rsidR="007A4AFC" w:rsidRPr="007A4AFC" w14:paraId="13C4A788" w14:textId="77777777" w:rsidTr="00A75F71">
        <w:trPr>
          <w:ins w:id="15545" w:author="Dr Mamadou SANOGO" w:date="2023-10-25T17:36:00Z"/>
        </w:trPr>
        <w:tc>
          <w:tcPr>
            <w:tcW w:w="381" w:type="pct"/>
            <w:vAlign w:val="center"/>
          </w:tcPr>
          <w:p w14:paraId="34CF18FD" w14:textId="77777777" w:rsidR="003F2E29" w:rsidRPr="007A4AFC" w:rsidRDefault="003F2E29" w:rsidP="00D27EF1">
            <w:pPr>
              <w:numPr>
                <w:ilvl w:val="0"/>
                <w:numId w:val="6"/>
              </w:numPr>
              <w:spacing w:line="240" w:lineRule="auto"/>
              <w:contextualSpacing/>
              <w:jc w:val="center"/>
              <w:rPr>
                <w:ins w:id="15546" w:author="Dr Mamadou SANOGO" w:date="2023-10-25T17:36:00Z"/>
                <w:rFonts w:asciiTheme="majorHAnsi" w:hAnsiTheme="majorHAnsi" w:cstheme="majorHAnsi"/>
                <w:b/>
                <w:color w:val="000000" w:themeColor="text1"/>
                <w:szCs w:val="24"/>
                <w:rPrChange w:id="15547" w:author="Dr Mamadou SANOGO" w:date="2023-10-25T18:15:00Z">
                  <w:rPr>
                    <w:ins w:id="15548" w:author="Dr Mamadou SANOGO" w:date="2023-10-25T17:36:00Z"/>
                    <w:rFonts w:asciiTheme="majorHAnsi" w:hAnsiTheme="majorHAnsi" w:cstheme="majorHAnsi"/>
                    <w:b/>
                    <w:szCs w:val="24"/>
                  </w:rPr>
                </w:rPrChange>
              </w:rPr>
            </w:pPr>
          </w:p>
        </w:tc>
        <w:tc>
          <w:tcPr>
            <w:tcW w:w="3327" w:type="pct"/>
          </w:tcPr>
          <w:p w14:paraId="07FE7768" w14:textId="77777777" w:rsidR="003F2E29" w:rsidRPr="007A4AFC" w:rsidRDefault="003F2E29" w:rsidP="00D27EF1">
            <w:pPr>
              <w:spacing w:line="240" w:lineRule="auto"/>
              <w:rPr>
                <w:ins w:id="15549" w:author="Dr Mamadou SANOGO" w:date="2023-10-25T17:36:00Z"/>
                <w:rFonts w:asciiTheme="majorHAnsi" w:hAnsiTheme="majorHAnsi" w:cstheme="majorHAnsi"/>
                <w:color w:val="000000" w:themeColor="text1"/>
                <w:szCs w:val="24"/>
                <w:rPrChange w:id="15550" w:author="Dr Mamadou SANOGO" w:date="2023-10-25T18:15:00Z">
                  <w:rPr>
                    <w:ins w:id="15551" w:author="Dr Mamadou SANOGO" w:date="2023-10-25T17:36:00Z"/>
                    <w:rFonts w:asciiTheme="majorHAnsi" w:hAnsiTheme="majorHAnsi" w:cstheme="majorHAnsi"/>
                    <w:szCs w:val="24"/>
                  </w:rPr>
                </w:rPrChange>
              </w:rPr>
            </w:pPr>
            <w:ins w:id="15552" w:author="Dr Mamadou SANOGO" w:date="2023-10-25T17:36:00Z">
              <w:r w:rsidRPr="007A4AFC">
                <w:rPr>
                  <w:rFonts w:asciiTheme="majorHAnsi" w:hAnsiTheme="majorHAnsi" w:cstheme="majorHAnsi"/>
                  <w:color w:val="000000" w:themeColor="text1"/>
                  <w:szCs w:val="24"/>
                  <w:rPrChange w:id="15553" w:author="Dr Mamadou SANOGO" w:date="2023-10-25T18:15:00Z">
                    <w:rPr>
                      <w:rFonts w:asciiTheme="majorHAnsi" w:hAnsiTheme="majorHAnsi" w:cstheme="majorHAnsi"/>
                      <w:szCs w:val="24"/>
                    </w:rPr>
                  </w:rPrChange>
                </w:rPr>
                <w:t>Bureau Hygiène, assainissement, et sécurité</w:t>
              </w:r>
            </w:ins>
          </w:p>
        </w:tc>
        <w:tc>
          <w:tcPr>
            <w:tcW w:w="610" w:type="pct"/>
            <w:vAlign w:val="center"/>
          </w:tcPr>
          <w:p w14:paraId="48378DEC" w14:textId="77777777" w:rsidR="003F2E29" w:rsidRPr="007A4AFC" w:rsidRDefault="003F2E29" w:rsidP="00D27EF1">
            <w:pPr>
              <w:spacing w:line="240" w:lineRule="auto"/>
              <w:jc w:val="center"/>
              <w:rPr>
                <w:ins w:id="15554" w:author="Dr Mamadou SANOGO" w:date="2023-10-25T17:36:00Z"/>
                <w:rFonts w:asciiTheme="majorHAnsi" w:hAnsiTheme="majorHAnsi" w:cstheme="majorHAnsi"/>
                <w:color w:val="000000" w:themeColor="text1"/>
                <w:szCs w:val="24"/>
                <w:rPrChange w:id="15555" w:author="Dr Mamadou SANOGO" w:date="2023-10-25T18:15:00Z">
                  <w:rPr>
                    <w:ins w:id="15556" w:author="Dr Mamadou SANOGO" w:date="2023-10-25T17:36:00Z"/>
                    <w:rFonts w:asciiTheme="majorHAnsi" w:hAnsiTheme="majorHAnsi" w:cstheme="majorHAnsi"/>
                    <w:szCs w:val="24"/>
                  </w:rPr>
                </w:rPrChange>
              </w:rPr>
            </w:pPr>
            <w:ins w:id="15557" w:author="Dr Mamadou SANOGO" w:date="2023-10-25T17:36:00Z">
              <w:r w:rsidRPr="007A4AFC">
                <w:rPr>
                  <w:rFonts w:asciiTheme="majorHAnsi" w:hAnsiTheme="majorHAnsi" w:cstheme="majorHAnsi"/>
                  <w:color w:val="000000" w:themeColor="text1"/>
                  <w:szCs w:val="24"/>
                  <w:rPrChange w:id="15558" w:author="Dr Mamadou SANOGO" w:date="2023-10-25T18:15:00Z">
                    <w:rPr>
                      <w:rFonts w:asciiTheme="majorHAnsi" w:hAnsiTheme="majorHAnsi" w:cstheme="majorHAnsi"/>
                      <w:szCs w:val="24"/>
                    </w:rPr>
                  </w:rPrChange>
                </w:rPr>
                <w:t>1</w:t>
              </w:r>
            </w:ins>
          </w:p>
        </w:tc>
        <w:tc>
          <w:tcPr>
            <w:tcW w:w="682" w:type="pct"/>
          </w:tcPr>
          <w:p w14:paraId="164C78F8" w14:textId="77777777" w:rsidR="003F2E29" w:rsidRPr="007A4AFC" w:rsidRDefault="003F2E29" w:rsidP="00D27EF1">
            <w:pPr>
              <w:spacing w:line="240" w:lineRule="auto"/>
              <w:jc w:val="center"/>
              <w:rPr>
                <w:ins w:id="15559" w:author="Dr Mamadou SANOGO" w:date="2023-10-25T17:36:00Z"/>
                <w:rFonts w:asciiTheme="majorHAnsi" w:hAnsiTheme="majorHAnsi" w:cstheme="majorHAnsi"/>
                <w:color w:val="000000" w:themeColor="text1"/>
                <w:szCs w:val="24"/>
                <w:rPrChange w:id="15560" w:author="Dr Mamadou SANOGO" w:date="2023-10-25T18:15:00Z">
                  <w:rPr>
                    <w:ins w:id="15561" w:author="Dr Mamadou SANOGO" w:date="2023-10-25T17:36:00Z"/>
                    <w:rFonts w:asciiTheme="majorHAnsi" w:hAnsiTheme="majorHAnsi" w:cstheme="majorHAnsi"/>
                    <w:szCs w:val="24"/>
                  </w:rPr>
                </w:rPrChange>
              </w:rPr>
            </w:pPr>
            <w:ins w:id="15562" w:author="Dr Mamadou SANOGO" w:date="2023-10-25T17:36:00Z">
              <w:r w:rsidRPr="007A4AFC">
                <w:rPr>
                  <w:rFonts w:asciiTheme="majorHAnsi" w:hAnsiTheme="majorHAnsi" w:cstheme="majorHAnsi"/>
                  <w:color w:val="000000" w:themeColor="text1"/>
                  <w:szCs w:val="24"/>
                  <w:rPrChange w:id="15563" w:author="Dr Mamadou SANOGO" w:date="2023-10-25T18:15:00Z">
                    <w:rPr>
                      <w:rFonts w:asciiTheme="majorHAnsi" w:hAnsiTheme="majorHAnsi" w:cstheme="majorHAnsi"/>
                      <w:szCs w:val="24"/>
                    </w:rPr>
                  </w:rPrChange>
                </w:rPr>
                <w:t>Bon</w:t>
              </w:r>
            </w:ins>
          </w:p>
        </w:tc>
      </w:tr>
      <w:tr w:rsidR="007A4AFC" w:rsidRPr="007A4AFC" w14:paraId="10CFEC30" w14:textId="77777777" w:rsidTr="00A75F71">
        <w:trPr>
          <w:ins w:id="15564" w:author="Dr Mamadou SANOGO" w:date="2023-10-25T17:36:00Z"/>
        </w:trPr>
        <w:tc>
          <w:tcPr>
            <w:tcW w:w="381" w:type="pct"/>
          </w:tcPr>
          <w:p w14:paraId="6270CB0B" w14:textId="77777777" w:rsidR="003F2E29" w:rsidRPr="007A4AFC" w:rsidRDefault="003F2E29" w:rsidP="00D27EF1">
            <w:pPr>
              <w:numPr>
                <w:ilvl w:val="0"/>
                <w:numId w:val="6"/>
              </w:numPr>
              <w:spacing w:line="240" w:lineRule="auto"/>
              <w:contextualSpacing/>
              <w:rPr>
                <w:ins w:id="15565" w:author="Dr Mamadou SANOGO" w:date="2023-10-25T17:36:00Z"/>
                <w:rFonts w:asciiTheme="majorHAnsi" w:hAnsiTheme="majorHAnsi" w:cstheme="majorHAnsi"/>
                <w:b/>
                <w:color w:val="000000" w:themeColor="text1"/>
                <w:szCs w:val="24"/>
                <w:rPrChange w:id="15566" w:author="Dr Mamadou SANOGO" w:date="2023-10-25T18:15:00Z">
                  <w:rPr>
                    <w:ins w:id="15567" w:author="Dr Mamadou SANOGO" w:date="2023-10-25T17:36:00Z"/>
                    <w:rFonts w:asciiTheme="majorHAnsi" w:hAnsiTheme="majorHAnsi" w:cstheme="majorHAnsi"/>
                    <w:b/>
                    <w:szCs w:val="24"/>
                  </w:rPr>
                </w:rPrChange>
              </w:rPr>
            </w:pPr>
          </w:p>
        </w:tc>
        <w:tc>
          <w:tcPr>
            <w:tcW w:w="3327" w:type="pct"/>
          </w:tcPr>
          <w:p w14:paraId="1C2A5D2F" w14:textId="77777777" w:rsidR="003F2E29" w:rsidRPr="007A4AFC" w:rsidRDefault="003F2E29" w:rsidP="00D27EF1">
            <w:pPr>
              <w:spacing w:line="240" w:lineRule="auto"/>
              <w:rPr>
                <w:ins w:id="15568" w:author="Dr Mamadou SANOGO" w:date="2023-10-25T17:36:00Z"/>
                <w:rFonts w:asciiTheme="majorHAnsi" w:hAnsiTheme="majorHAnsi" w:cstheme="majorHAnsi"/>
                <w:color w:val="000000" w:themeColor="text1"/>
                <w:szCs w:val="24"/>
                <w:rPrChange w:id="15569" w:author="Dr Mamadou SANOGO" w:date="2023-10-25T18:15:00Z">
                  <w:rPr>
                    <w:ins w:id="15570" w:author="Dr Mamadou SANOGO" w:date="2023-10-25T17:36:00Z"/>
                    <w:rFonts w:asciiTheme="majorHAnsi" w:hAnsiTheme="majorHAnsi" w:cstheme="majorHAnsi"/>
                    <w:szCs w:val="24"/>
                  </w:rPr>
                </w:rPrChange>
              </w:rPr>
            </w:pPr>
            <w:ins w:id="15571" w:author="Dr Mamadou SANOGO" w:date="2023-10-25T17:36:00Z">
              <w:r w:rsidRPr="007A4AFC">
                <w:rPr>
                  <w:rFonts w:asciiTheme="majorHAnsi" w:hAnsiTheme="majorHAnsi" w:cstheme="majorHAnsi"/>
                  <w:color w:val="000000" w:themeColor="text1"/>
                  <w:szCs w:val="24"/>
                  <w:rPrChange w:id="15572" w:author="Dr Mamadou SANOGO" w:date="2023-10-25T18:15:00Z">
                    <w:rPr>
                      <w:rFonts w:asciiTheme="majorHAnsi" w:hAnsiTheme="majorHAnsi" w:cstheme="majorHAnsi"/>
                      <w:szCs w:val="24"/>
                    </w:rPr>
                  </w:rPrChange>
                </w:rPr>
                <w:t>Bureau Qualité de la formation</w:t>
              </w:r>
            </w:ins>
          </w:p>
        </w:tc>
        <w:tc>
          <w:tcPr>
            <w:tcW w:w="610" w:type="pct"/>
            <w:vAlign w:val="center"/>
          </w:tcPr>
          <w:p w14:paraId="2045950A" w14:textId="77777777" w:rsidR="003F2E29" w:rsidRPr="007A4AFC" w:rsidRDefault="003F2E29" w:rsidP="00D27EF1">
            <w:pPr>
              <w:spacing w:line="240" w:lineRule="auto"/>
              <w:jc w:val="center"/>
              <w:rPr>
                <w:ins w:id="15573" w:author="Dr Mamadou SANOGO" w:date="2023-10-25T17:36:00Z"/>
                <w:rFonts w:asciiTheme="majorHAnsi" w:hAnsiTheme="majorHAnsi" w:cstheme="majorHAnsi"/>
                <w:color w:val="000000" w:themeColor="text1"/>
                <w:szCs w:val="24"/>
                <w:rPrChange w:id="15574" w:author="Dr Mamadou SANOGO" w:date="2023-10-25T18:15:00Z">
                  <w:rPr>
                    <w:ins w:id="15575" w:author="Dr Mamadou SANOGO" w:date="2023-10-25T17:36:00Z"/>
                    <w:rFonts w:asciiTheme="majorHAnsi" w:hAnsiTheme="majorHAnsi" w:cstheme="majorHAnsi"/>
                    <w:szCs w:val="24"/>
                  </w:rPr>
                </w:rPrChange>
              </w:rPr>
            </w:pPr>
            <w:ins w:id="15576" w:author="Dr Mamadou SANOGO" w:date="2023-10-25T17:36:00Z">
              <w:r w:rsidRPr="007A4AFC">
                <w:rPr>
                  <w:rFonts w:asciiTheme="majorHAnsi" w:hAnsiTheme="majorHAnsi" w:cstheme="majorHAnsi"/>
                  <w:color w:val="000000" w:themeColor="text1"/>
                  <w:szCs w:val="24"/>
                  <w:rPrChange w:id="15577" w:author="Dr Mamadou SANOGO" w:date="2023-10-25T18:15:00Z">
                    <w:rPr>
                      <w:rFonts w:asciiTheme="majorHAnsi" w:hAnsiTheme="majorHAnsi" w:cstheme="majorHAnsi"/>
                      <w:szCs w:val="24"/>
                    </w:rPr>
                  </w:rPrChange>
                </w:rPr>
                <w:t>1</w:t>
              </w:r>
            </w:ins>
          </w:p>
        </w:tc>
        <w:tc>
          <w:tcPr>
            <w:tcW w:w="682" w:type="pct"/>
          </w:tcPr>
          <w:p w14:paraId="2873669E" w14:textId="77777777" w:rsidR="003F2E29" w:rsidRPr="007A4AFC" w:rsidRDefault="003F2E29" w:rsidP="00D27EF1">
            <w:pPr>
              <w:spacing w:line="240" w:lineRule="auto"/>
              <w:jc w:val="center"/>
              <w:rPr>
                <w:ins w:id="15578" w:author="Dr Mamadou SANOGO" w:date="2023-10-25T17:36:00Z"/>
                <w:rFonts w:asciiTheme="majorHAnsi" w:hAnsiTheme="majorHAnsi" w:cstheme="majorHAnsi"/>
                <w:color w:val="000000" w:themeColor="text1"/>
                <w:szCs w:val="24"/>
                <w:rPrChange w:id="15579" w:author="Dr Mamadou SANOGO" w:date="2023-10-25T18:15:00Z">
                  <w:rPr>
                    <w:ins w:id="15580" w:author="Dr Mamadou SANOGO" w:date="2023-10-25T17:36:00Z"/>
                    <w:rFonts w:asciiTheme="majorHAnsi" w:hAnsiTheme="majorHAnsi" w:cstheme="majorHAnsi"/>
                    <w:szCs w:val="24"/>
                  </w:rPr>
                </w:rPrChange>
              </w:rPr>
            </w:pPr>
            <w:ins w:id="15581" w:author="Dr Mamadou SANOGO" w:date="2023-10-25T17:36:00Z">
              <w:r w:rsidRPr="007A4AFC">
                <w:rPr>
                  <w:rFonts w:asciiTheme="majorHAnsi" w:hAnsiTheme="majorHAnsi" w:cstheme="majorHAnsi"/>
                  <w:color w:val="000000" w:themeColor="text1"/>
                  <w:szCs w:val="24"/>
                  <w:rPrChange w:id="15582" w:author="Dr Mamadou SANOGO" w:date="2023-10-25T18:15:00Z">
                    <w:rPr>
                      <w:rFonts w:asciiTheme="majorHAnsi" w:hAnsiTheme="majorHAnsi" w:cstheme="majorHAnsi"/>
                      <w:szCs w:val="24"/>
                    </w:rPr>
                  </w:rPrChange>
                </w:rPr>
                <w:t>Bon</w:t>
              </w:r>
            </w:ins>
          </w:p>
        </w:tc>
      </w:tr>
      <w:tr w:rsidR="007A4AFC" w:rsidRPr="007A4AFC" w14:paraId="0E6EDBF7" w14:textId="77777777" w:rsidTr="00A75F71">
        <w:trPr>
          <w:ins w:id="15583" w:author="Dr Mamadou SANOGO" w:date="2023-10-25T17:36:00Z"/>
        </w:trPr>
        <w:tc>
          <w:tcPr>
            <w:tcW w:w="381" w:type="pct"/>
          </w:tcPr>
          <w:p w14:paraId="704E6DD9" w14:textId="77777777" w:rsidR="003F2E29" w:rsidRPr="007A4AFC" w:rsidRDefault="003F2E29" w:rsidP="00D27EF1">
            <w:pPr>
              <w:numPr>
                <w:ilvl w:val="0"/>
                <w:numId w:val="6"/>
              </w:numPr>
              <w:spacing w:line="240" w:lineRule="auto"/>
              <w:contextualSpacing/>
              <w:rPr>
                <w:ins w:id="15584" w:author="Dr Mamadou SANOGO" w:date="2023-10-25T17:36:00Z"/>
                <w:rFonts w:asciiTheme="majorHAnsi" w:hAnsiTheme="majorHAnsi" w:cstheme="majorHAnsi"/>
                <w:b/>
                <w:color w:val="000000" w:themeColor="text1"/>
                <w:szCs w:val="24"/>
                <w:rPrChange w:id="15585" w:author="Dr Mamadou SANOGO" w:date="2023-10-25T18:15:00Z">
                  <w:rPr>
                    <w:ins w:id="15586" w:author="Dr Mamadou SANOGO" w:date="2023-10-25T17:36:00Z"/>
                    <w:rFonts w:asciiTheme="majorHAnsi" w:hAnsiTheme="majorHAnsi" w:cstheme="majorHAnsi"/>
                    <w:b/>
                    <w:szCs w:val="24"/>
                  </w:rPr>
                </w:rPrChange>
              </w:rPr>
            </w:pPr>
          </w:p>
        </w:tc>
        <w:tc>
          <w:tcPr>
            <w:tcW w:w="3327" w:type="pct"/>
          </w:tcPr>
          <w:p w14:paraId="0BD9223C" w14:textId="77777777" w:rsidR="003F2E29" w:rsidRPr="007A4AFC" w:rsidRDefault="003F2E29" w:rsidP="00D27EF1">
            <w:pPr>
              <w:spacing w:line="240" w:lineRule="auto"/>
              <w:rPr>
                <w:ins w:id="15587" w:author="Dr Mamadou SANOGO" w:date="2023-10-25T17:36:00Z"/>
                <w:rFonts w:asciiTheme="majorHAnsi" w:hAnsiTheme="majorHAnsi" w:cstheme="majorHAnsi"/>
                <w:color w:val="000000" w:themeColor="text1"/>
                <w:szCs w:val="24"/>
                <w:rPrChange w:id="15588" w:author="Dr Mamadou SANOGO" w:date="2023-10-25T18:15:00Z">
                  <w:rPr>
                    <w:ins w:id="15589" w:author="Dr Mamadou SANOGO" w:date="2023-10-25T17:36:00Z"/>
                    <w:rFonts w:asciiTheme="majorHAnsi" w:hAnsiTheme="majorHAnsi" w:cstheme="majorHAnsi"/>
                    <w:szCs w:val="24"/>
                  </w:rPr>
                </w:rPrChange>
              </w:rPr>
            </w:pPr>
            <w:ins w:id="15590" w:author="Dr Mamadou SANOGO" w:date="2023-10-25T17:36:00Z">
              <w:r w:rsidRPr="007A4AFC">
                <w:rPr>
                  <w:rFonts w:asciiTheme="majorHAnsi" w:hAnsiTheme="majorHAnsi" w:cstheme="majorHAnsi"/>
                  <w:color w:val="000000" w:themeColor="text1"/>
                  <w:szCs w:val="24"/>
                  <w:rPrChange w:id="15591" w:author="Dr Mamadou SANOGO" w:date="2023-10-25T18:15:00Z">
                    <w:rPr>
                      <w:rFonts w:asciiTheme="majorHAnsi" w:hAnsiTheme="majorHAnsi" w:cstheme="majorHAnsi"/>
                      <w:szCs w:val="24"/>
                    </w:rPr>
                  </w:rPrChange>
                </w:rPr>
                <w:t>Bureau Orientation, Stage, et Insertion professionnelle</w:t>
              </w:r>
            </w:ins>
          </w:p>
        </w:tc>
        <w:tc>
          <w:tcPr>
            <w:tcW w:w="610" w:type="pct"/>
            <w:vAlign w:val="center"/>
          </w:tcPr>
          <w:p w14:paraId="240309C7" w14:textId="77777777" w:rsidR="003F2E29" w:rsidRPr="007A4AFC" w:rsidRDefault="003F2E29" w:rsidP="00D27EF1">
            <w:pPr>
              <w:spacing w:line="240" w:lineRule="auto"/>
              <w:jc w:val="center"/>
              <w:rPr>
                <w:ins w:id="15592" w:author="Dr Mamadou SANOGO" w:date="2023-10-25T17:36:00Z"/>
                <w:rFonts w:asciiTheme="majorHAnsi" w:hAnsiTheme="majorHAnsi" w:cstheme="majorHAnsi"/>
                <w:color w:val="000000" w:themeColor="text1"/>
                <w:szCs w:val="24"/>
                <w:rPrChange w:id="15593" w:author="Dr Mamadou SANOGO" w:date="2023-10-25T18:15:00Z">
                  <w:rPr>
                    <w:ins w:id="15594" w:author="Dr Mamadou SANOGO" w:date="2023-10-25T17:36:00Z"/>
                    <w:rFonts w:asciiTheme="majorHAnsi" w:hAnsiTheme="majorHAnsi" w:cstheme="majorHAnsi"/>
                    <w:szCs w:val="24"/>
                  </w:rPr>
                </w:rPrChange>
              </w:rPr>
            </w:pPr>
            <w:ins w:id="15595" w:author="Dr Mamadou SANOGO" w:date="2023-10-25T17:36:00Z">
              <w:r w:rsidRPr="007A4AFC">
                <w:rPr>
                  <w:rFonts w:asciiTheme="majorHAnsi" w:hAnsiTheme="majorHAnsi" w:cstheme="majorHAnsi"/>
                  <w:color w:val="000000" w:themeColor="text1"/>
                  <w:szCs w:val="24"/>
                  <w:rPrChange w:id="15596" w:author="Dr Mamadou SANOGO" w:date="2023-10-25T18:15:00Z">
                    <w:rPr>
                      <w:rFonts w:asciiTheme="majorHAnsi" w:hAnsiTheme="majorHAnsi" w:cstheme="majorHAnsi"/>
                      <w:szCs w:val="24"/>
                    </w:rPr>
                  </w:rPrChange>
                </w:rPr>
                <w:t>1</w:t>
              </w:r>
            </w:ins>
          </w:p>
        </w:tc>
        <w:tc>
          <w:tcPr>
            <w:tcW w:w="682" w:type="pct"/>
          </w:tcPr>
          <w:p w14:paraId="239AD0B1" w14:textId="77777777" w:rsidR="003F2E29" w:rsidRPr="007A4AFC" w:rsidRDefault="003F2E29" w:rsidP="00D27EF1">
            <w:pPr>
              <w:spacing w:line="240" w:lineRule="auto"/>
              <w:jc w:val="center"/>
              <w:rPr>
                <w:ins w:id="15597" w:author="Dr Mamadou SANOGO" w:date="2023-10-25T17:36:00Z"/>
                <w:rFonts w:asciiTheme="majorHAnsi" w:hAnsiTheme="majorHAnsi" w:cstheme="majorHAnsi"/>
                <w:color w:val="000000" w:themeColor="text1"/>
                <w:szCs w:val="24"/>
                <w:rPrChange w:id="15598" w:author="Dr Mamadou SANOGO" w:date="2023-10-25T18:15:00Z">
                  <w:rPr>
                    <w:ins w:id="15599" w:author="Dr Mamadou SANOGO" w:date="2023-10-25T17:36:00Z"/>
                    <w:rFonts w:asciiTheme="majorHAnsi" w:hAnsiTheme="majorHAnsi" w:cstheme="majorHAnsi"/>
                    <w:szCs w:val="24"/>
                  </w:rPr>
                </w:rPrChange>
              </w:rPr>
            </w:pPr>
            <w:ins w:id="15600" w:author="Dr Mamadou SANOGO" w:date="2023-10-25T17:36:00Z">
              <w:r w:rsidRPr="007A4AFC">
                <w:rPr>
                  <w:rFonts w:asciiTheme="majorHAnsi" w:hAnsiTheme="majorHAnsi" w:cstheme="majorHAnsi"/>
                  <w:color w:val="000000" w:themeColor="text1"/>
                  <w:szCs w:val="24"/>
                  <w:rPrChange w:id="15601" w:author="Dr Mamadou SANOGO" w:date="2023-10-25T18:15:00Z">
                    <w:rPr>
                      <w:rFonts w:asciiTheme="majorHAnsi" w:hAnsiTheme="majorHAnsi" w:cstheme="majorHAnsi"/>
                      <w:szCs w:val="24"/>
                    </w:rPr>
                  </w:rPrChange>
                </w:rPr>
                <w:t>Bon</w:t>
              </w:r>
            </w:ins>
          </w:p>
        </w:tc>
      </w:tr>
      <w:tr w:rsidR="007A4AFC" w:rsidRPr="007A4AFC" w14:paraId="3913AEB1" w14:textId="77777777" w:rsidTr="00A75F71">
        <w:trPr>
          <w:ins w:id="15602" w:author="Dr Mamadou SANOGO" w:date="2023-10-25T17:36:00Z"/>
        </w:trPr>
        <w:tc>
          <w:tcPr>
            <w:tcW w:w="381" w:type="pct"/>
          </w:tcPr>
          <w:p w14:paraId="3BC6DFEA" w14:textId="77777777" w:rsidR="003F2E29" w:rsidRPr="007A4AFC" w:rsidRDefault="003F2E29" w:rsidP="00D27EF1">
            <w:pPr>
              <w:numPr>
                <w:ilvl w:val="0"/>
                <w:numId w:val="6"/>
              </w:numPr>
              <w:spacing w:line="240" w:lineRule="auto"/>
              <w:contextualSpacing/>
              <w:rPr>
                <w:ins w:id="15603" w:author="Dr Mamadou SANOGO" w:date="2023-10-25T17:36:00Z"/>
                <w:rFonts w:asciiTheme="majorHAnsi" w:hAnsiTheme="majorHAnsi" w:cstheme="majorHAnsi"/>
                <w:b/>
                <w:color w:val="000000" w:themeColor="text1"/>
                <w:szCs w:val="24"/>
                <w:rPrChange w:id="15604" w:author="Dr Mamadou SANOGO" w:date="2023-10-25T18:15:00Z">
                  <w:rPr>
                    <w:ins w:id="15605" w:author="Dr Mamadou SANOGO" w:date="2023-10-25T17:36:00Z"/>
                    <w:rFonts w:asciiTheme="majorHAnsi" w:hAnsiTheme="majorHAnsi" w:cstheme="majorHAnsi"/>
                    <w:b/>
                    <w:szCs w:val="24"/>
                  </w:rPr>
                </w:rPrChange>
              </w:rPr>
            </w:pPr>
          </w:p>
        </w:tc>
        <w:tc>
          <w:tcPr>
            <w:tcW w:w="3327" w:type="pct"/>
          </w:tcPr>
          <w:p w14:paraId="5788D977" w14:textId="77777777" w:rsidR="003F2E29" w:rsidRPr="007A4AFC" w:rsidRDefault="003F2E29" w:rsidP="00D27EF1">
            <w:pPr>
              <w:spacing w:line="240" w:lineRule="auto"/>
              <w:rPr>
                <w:ins w:id="15606" w:author="Dr Mamadou SANOGO" w:date="2023-10-25T17:36:00Z"/>
                <w:rFonts w:asciiTheme="majorHAnsi" w:hAnsiTheme="majorHAnsi" w:cstheme="majorHAnsi"/>
                <w:color w:val="000000" w:themeColor="text1"/>
                <w:szCs w:val="24"/>
                <w:rPrChange w:id="15607" w:author="Dr Mamadou SANOGO" w:date="2023-10-25T18:15:00Z">
                  <w:rPr>
                    <w:ins w:id="15608" w:author="Dr Mamadou SANOGO" w:date="2023-10-25T17:36:00Z"/>
                    <w:rFonts w:asciiTheme="majorHAnsi" w:hAnsiTheme="majorHAnsi" w:cstheme="majorHAnsi"/>
                    <w:szCs w:val="24"/>
                  </w:rPr>
                </w:rPrChange>
              </w:rPr>
            </w:pPr>
            <w:ins w:id="15609" w:author="Dr Mamadou SANOGO" w:date="2023-10-25T17:36:00Z">
              <w:r w:rsidRPr="007A4AFC">
                <w:rPr>
                  <w:rFonts w:asciiTheme="majorHAnsi" w:hAnsiTheme="majorHAnsi" w:cstheme="majorHAnsi"/>
                  <w:color w:val="000000" w:themeColor="text1"/>
                  <w:szCs w:val="24"/>
                  <w:rPrChange w:id="15610" w:author="Dr Mamadou SANOGO" w:date="2023-10-25T18:15:00Z">
                    <w:rPr>
                      <w:rFonts w:asciiTheme="majorHAnsi" w:hAnsiTheme="majorHAnsi" w:cstheme="majorHAnsi"/>
                      <w:szCs w:val="24"/>
                    </w:rPr>
                  </w:rPrChange>
                </w:rPr>
                <w:t>Salle Informatique et Innovation</w:t>
              </w:r>
            </w:ins>
          </w:p>
        </w:tc>
        <w:tc>
          <w:tcPr>
            <w:tcW w:w="610" w:type="pct"/>
            <w:vAlign w:val="center"/>
          </w:tcPr>
          <w:p w14:paraId="380B92AE" w14:textId="77777777" w:rsidR="003F2E29" w:rsidRPr="007A4AFC" w:rsidRDefault="003F2E29" w:rsidP="00D27EF1">
            <w:pPr>
              <w:spacing w:line="240" w:lineRule="auto"/>
              <w:jc w:val="center"/>
              <w:rPr>
                <w:ins w:id="15611" w:author="Dr Mamadou SANOGO" w:date="2023-10-25T17:36:00Z"/>
                <w:rFonts w:asciiTheme="majorHAnsi" w:hAnsiTheme="majorHAnsi" w:cstheme="majorHAnsi"/>
                <w:color w:val="000000" w:themeColor="text1"/>
                <w:szCs w:val="24"/>
                <w:rPrChange w:id="15612" w:author="Dr Mamadou SANOGO" w:date="2023-10-25T18:15:00Z">
                  <w:rPr>
                    <w:ins w:id="15613" w:author="Dr Mamadou SANOGO" w:date="2023-10-25T17:36:00Z"/>
                    <w:rFonts w:asciiTheme="majorHAnsi" w:hAnsiTheme="majorHAnsi" w:cstheme="majorHAnsi"/>
                    <w:szCs w:val="24"/>
                  </w:rPr>
                </w:rPrChange>
              </w:rPr>
            </w:pPr>
            <w:ins w:id="15614" w:author="Dr Mamadou SANOGO" w:date="2023-10-25T17:36:00Z">
              <w:r w:rsidRPr="007A4AFC">
                <w:rPr>
                  <w:rFonts w:asciiTheme="majorHAnsi" w:hAnsiTheme="majorHAnsi" w:cstheme="majorHAnsi"/>
                  <w:color w:val="000000" w:themeColor="text1"/>
                  <w:szCs w:val="24"/>
                  <w:rPrChange w:id="15615" w:author="Dr Mamadou SANOGO" w:date="2023-10-25T18:15:00Z">
                    <w:rPr>
                      <w:rFonts w:asciiTheme="majorHAnsi" w:hAnsiTheme="majorHAnsi" w:cstheme="majorHAnsi"/>
                      <w:szCs w:val="24"/>
                    </w:rPr>
                  </w:rPrChange>
                </w:rPr>
                <w:t>1</w:t>
              </w:r>
            </w:ins>
          </w:p>
        </w:tc>
        <w:tc>
          <w:tcPr>
            <w:tcW w:w="682" w:type="pct"/>
          </w:tcPr>
          <w:p w14:paraId="2F06FEFE" w14:textId="77777777" w:rsidR="003F2E29" w:rsidRPr="007A4AFC" w:rsidRDefault="003F2E29" w:rsidP="00D27EF1">
            <w:pPr>
              <w:spacing w:line="240" w:lineRule="auto"/>
              <w:jc w:val="center"/>
              <w:rPr>
                <w:ins w:id="15616" w:author="Dr Mamadou SANOGO" w:date="2023-10-25T17:36:00Z"/>
                <w:rFonts w:asciiTheme="majorHAnsi" w:hAnsiTheme="majorHAnsi" w:cstheme="majorHAnsi"/>
                <w:color w:val="000000" w:themeColor="text1"/>
                <w:szCs w:val="24"/>
                <w:rPrChange w:id="15617" w:author="Dr Mamadou SANOGO" w:date="2023-10-25T18:15:00Z">
                  <w:rPr>
                    <w:ins w:id="15618" w:author="Dr Mamadou SANOGO" w:date="2023-10-25T17:36:00Z"/>
                    <w:rFonts w:asciiTheme="majorHAnsi" w:hAnsiTheme="majorHAnsi" w:cstheme="majorHAnsi"/>
                    <w:szCs w:val="24"/>
                  </w:rPr>
                </w:rPrChange>
              </w:rPr>
            </w:pPr>
            <w:ins w:id="15619" w:author="Dr Mamadou SANOGO" w:date="2023-10-25T17:36:00Z">
              <w:r w:rsidRPr="007A4AFC">
                <w:rPr>
                  <w:rFonts w:asciiTheme="majorHAnsi" w:hAnsiTheme="majorHAnsi" w:cstheme="majorHAnsi"/>
                  <w:color w:val="000000" w:themeColor="text1"/>
                  <w:szCs w:val="24"/>
                  <w:rPrChange w:id="15620" w:author="Dr Mamadou SANOGO" w:date="2023-10-25T18:15:00Z">
                    <w:rPr>
                      <w:rFonts w:asciiTheme="majorHAnsi" w:hAnsiTheme="majorHAnsi" w:cstheme="majorHAnsi"/>
                      <w:szCs w:val="24"/>
                    </w:rPr>
                  </w:rPrChange>
                </w:rPr>
                <w:t>Bon</w:t>
              </w:r>
            </w:ins>
          </w:p>
        </w:tc>
      </w:tr>
      <w:tr w:rsidR="007A4AFC" w:rsidRPr="007A4AFC" w14:paraId="575DF7FF" w14:textId="77777777" w:rsidTr="00A75F71">
        <w:trPr>
          <w:ins w:id="15621" w:author="Dr Mamadou SANOGO" w:date="2023-10-25T17:36:00Z"/>
        </w:trPr>
        <w:tc>
          <w:tcPr>
            <w:tcW w:w="381" w:type="pct"/>
          </w:tcPr>
          <w:p w14:paraId="238BF77E" w14:textId="77777777" w:rsidR="003F2E29" w:rsidRPr="007A4AFC" w:rsidRDefault="003F2E29" w:rsidP="00D27EF1">
            <w:pPr>
              <w:numPr>
                <w:ilvl w:val="0"/>
                <w:numId w:val="6"/>
              </w:numPr>
              <w:spacing w:line="240" w:lineRule="auto"/>
              <w:contextualSpacing/>
              <w:rPr>
                <w:ins w:id="15622" w:author="Dr Mamadou SANOGO" w:date="2023-10-25T17:36:00Z"/>
                <w:rFonts w:asciiTheme="majorHAnsi" w:hAnsiTheme="majorHAnsi" w:cstheme="majorHAnsi"/>
                <w:b/>
                <w:color w:val="000000" w:themeColor="text1"/>
                <w:szCs w:val="24"/>
                <w:rPrChange w:id="15623" w:author="Dr Mamadou SANOGO" w:date="2023-10-25T18:15:00Z">
                  <w:rPr>
                    <w:ins w:id="15624" w:author="Dr Mamadou SANOGO" w:date="2023-10-25T17:36:00Z"/>
                    <w:rFonts w:asciiTheme="majorHAnsi" w:hAnsiTheme="majorHAnsi" w:cstheme="majorHAnsi"/>
                    <w:b/>
                    <w:szCs w:val="24"/>
                  </w:rPr>
                </w:rPrChange>
              </w:rPr>
            </w:pPr>
          </w:p>
        </w:tc>
        <w:tc>
          <w:tcPr>
            <w:tcW w:w="3327" w:type="pct"/>
          </w:tcPr>
          <w:p w14:paraId="4BA26C59" w14:textId="77777777" w:rsidR="003F2E29" w:rsidRPr="007A4AFC" w:rsidRDefault="003F2E29" w:rsidP="00D27EF1">
            <w:pPr>
              <w:spacing w:line="240" w:lineRule="auto"/>
              <w:rPr>
                <w:ins w:id="15625" w:author="Dr Mamadou SANOGO" w:date="2023-10-25T17:36:00Z"/>
                <w:rFonts w:asciiTheme="majorHAnsi" w:hAnsiTheme="majorHAnsi" w:cstheme="majorHAnsi"/>
                <w:color w:val="000000" w:themeColor="text1"/>
                <w:szCs w:val="24"/>
                <w:rPrChange w:id="15626" w:author="Dr Mamadou SANOGO" w:date="2023-10-25T18:15:00Z">
                  <w:rPr>
                    <w:ins w:id="15627" w:author="Dr Mamadou SANOGO" w:date="2023-10-25T17:36:00Z"/>
                    <w:rFonts w:asciiTheme="majorHAnsi" w:hAnsiTheme="majorHAnsi" w:cstheme="majorHAnsi"/>
                    <w:szCs w:val="24"/>
                  </w:rPr>
                </w:rPrChange>
              </w:rPr>
            </w:pPr>
            <w:ins w:id="15628" w:author="Dr Mamadou SANOGO" w:date="2023-10-25T17:36:00Z">
              <w:r w:rsidRPr="007A4AFC">
                <w:rPr>
                  <w:rFonts w:asciiTheme="majorHAnsi" w:hAnsiTheme="majorHAnsi" w:cstheme="majorHAnsi"/>
                  <w:color w:val="000000" w:themeColor="text1"/>
                  <w:szCs w:val="24"/>
                  <w:rPrChange w:id="15629" w:author="Dr Mamadou SANOGO" w:date="2023-10-25T18:15:00Z">
                    <w:rPr>
                      <w:rFonts w:asciiTheme="majorHAnsi" w:hAnsiTheme="majorHAnsi" w:cstheme="majorHAnsi"/>
                      <w:szCs w:val="24"/>
                    </w:rPr>
                  </w:rPrChange>
                </w:rPr>
                <w:t xml:space="preserve">Salle de conférence </w:t>
              </w:r>
            </w:ins>
          </w:p>
        </w:tc>
        <w:tc>
          <w:tcPr>
            <w:tcW w:w="610" w:type="pct"/>
            <w:vAlign w:val="center"/>
          </w:tcPr>
          <w:p w14:paraId="3123686D" w14:textId="77777777" w:rsidR="003F2E29" w:rsidRPr="007A4AFC" w:rsidRDefault="003F2E29" w:rsidP="00D27EF1">
            <w:pPr>
              <w:spacing w:line="240" w:lineRule="auto"/>
              <w:jc w:val="center"/>
              <w:rPr>
                <w:ins w:id="15630" w:author="Dr Mamadou SANOGO" w:date="2023-10-25T17:36:00Z"/>
                <w:rFonts w:asciiTheme="majorHAnsi" w:hAnsiTheme="majorHAnsi" w:cstheme="majorHAnsi"/>
                <w:color w:val="000000" w:themeColor="text1"/>
                <w:szCs w:val="24"/>
                <w:rPrChange w:id="15631" w:author="Dr Mamadou SANOGO" w:date="2023-10-25T18:15:00Z">
                  <w:rPr>
                    <w:ins w:id="15632" w:author="Dr Mamadou SANOGO" w:date="2023-10-25T17:36:00Z"/>
                    <w:rFonts w:asciiTheme="majorHAnsi" w:hAnsiTheme="majorHAnsi" w:cstheme="majorHAnsi"/>
                    <w:szCs w:val="24"/>
                  </w:rPr>
                </w:rPrChange>
              </w:rPr>
            </w:pPr>
            <w:ins w:id="15633" w:author="Dr Mamadou SANOGO" w:date="2023-10-25T17:36:00Z">
              <w:r w:rsidRPr="007A4AFC">
                <w:rPr>
                  <w:rFonts w:asciiTheme="majorHAnsi" w:hAnsiTheme="majorHAnsi" w:cstheme="majorHAnsi"/>
                  <w:color w:val="000000" w:themeColor="text1"/>
                  <w:szCs w:val="24"/>
                  <w:rPrChange w:id="15634" w:author="Dr Mamadou SANOGO" w:date="2023-10-25T18:15:00Z">
                    <w:rPr>
                      <w:rFonts w:asciiTheme="majorHAnsi" w:hAnsiTheme="majorHAnsi" w:cstheme="majorHAnsi"/>
                      <w:szCs w:val="24"/>
                    </w:rPr>
                  </w:rPrChange>
                </w:rPr>
                <w:t>1</w:t>
              </w:r>
            </w:ins>
          </w:p>
        </w:tc>
        <w:tc>
          <w:tcPr>
            <w:tcW w:w="682" w:type="pct"/>
          </w:tcPr>
          <w:p w14:paraId="3669EC20" w14:textId="77777777" w:rsidR="003F2E29" w:rsidRPr="007A4AFC" w:rsidRDefault="003F2E29" w:rsidP="00D27EF1">
            <w:pPr>
              <w:spacing w:line="240" w:lineRule="auto"/>
              <w:jc w:val="center"/>
              <w:rPr>
                <w:ins w:id="15635" w:author="Dr Mamadou SANOGO" w:date="2023-10-25T17:36:00Z"/>
                <w:rFonts w:asciiTheme="majorHAnsi" w:hAnsiTheme="majorHAnsi" w:cstheme="majorHAnsi"/>
                <w:color w:val="000000" w:themeColor="text1"/>
                <w:szCs w:val="24"/>
                <w:rPrChange w:id="15636" w:author="Dr Mamadou SANOGO" w:date="2023-10-25T18:15:00Z">
                  <w:rPr>
                    <w:ins w:id="15637" w:author="Dr Mamadou SANOGO" w:date="2023-10-25T17:36:00Z"/>
                    <w:rFonts w:asciiTheme="majorHAnsi" w:hAnsiTheme="majorHAnsi" w:cstheme="majorHAnsi"/>
                    <w:szCs w:val="24"/>
                  </w:rPr>
                </w:rPrChange>
              </w:rPr>
            </w:pPr>
            <w:ins w:id="15638" w:author="Dr Mamadou SANOGO" w:date="2023-10-25T17:36:00Z">
              <w:r w:rsidRPr="007A4AFC">
                <w:rPr>
                  <w:rFonts w:asciiTheme="majorHAnsi" w:hAnsiTheme="majorHAnsi" w:cstheme="majorHAnsi"/>
                  <w:color w:val="000000" w:themeColor="text1"/>
                  <w:szCs w:val="24"/>
                  <w:rPrChange w:id="15639" w:author="Dr Mamadou SANOGO" w:date="2023-10-25T18:15:00Z">
                    <w:rPr>
                      <w:rFonts w:asciiTheme="majorHAnsi" w:hAnsiTheme="majorHAnsi" w:cstheme="majorHAnsi"/>
                      <w:szCs w:val="24"/>
                    </w:rPr>
                  </w:rPrChange>
                </w:rPr>
                <w:t>Bon</w:t>
              </w:r>
            </w:ins>
          </w:p>
        </w:tc>
      </w:tr>
      <w:tr w:rsidR="007A4AFC" w:rsidRPr="007A4AFC" w14:paraId="0F322351" w14:textId="77777777" w:rsidTr="00A75F71">
        <w:trPr>
          <w:ins w:id="15640" w:author="Dr Mamadou SANOGO" w:date="2023-10-25T17:36:00Z"/>
        </w:trPr>
        <w:tc>
          <w:tcPr>
            <w:tcW w:w="381" w:type="pct"/>
          </w:tcPr>
          <w:p w14:paraId="0BBD0E53" w14:textId="77777777" w:rsidR="003F2E29" w:rsidRPr="007A4AFC" w:rsidRDefault="003F2E29" w:rsidP="00D27EF1">
            <w:pPr>
              <w:numPr>
                <w:ilvl w:val="0"/>
                <w:numId w:val="6"/>
              </w:numPr>
              <w:spacing w:line="240" w:lineRule="auto"/>
              <w:contextualSpacing/>
              <w:rPr>
                <w:ins w:id="15641" w:author="Dr Mamadou SANOGO" w:date="2023-10-25T17:36:00Z"/>
                <w:rFonts w:asciiTheme="majorHAnsi" w:hAnsiTheme="majorHAnsi" w:cstheme="majorHAnsi"/>
                <w:b/>
                <w:color w:val="000000" w:themeColor="text1"/>
                <w:szCs w:val="24"/>
                <w:rPrChange w:id="15642" w:author="Dr Mamadou SANOGO" w:date="2023-10-25T18:15:00Z">
                  <w:rPr>
                    <w:ins w:id="15643" w:author="Dr Mamadou SANOGO" w:date="2023-10-25T17:36:00Z"/>
                    <w:rFonts w:asciiTheme="majorHAnsi" w:hAnsiTheme="majorHAnsi" w:cstheme="majorHAnsi"/>
                    <w:b/>
                    <w:szCs w:val="24"/>
                  </w:rPr>
                </w:rPrChange>
              </w:rPr>
            </w:pPr>
          </w:p>
        </w:tc>
        <w:tc>
          <w:tcPr>
            <w:tcW w:w="3327" w:type="pct"/>
          </w:tcPr>
          <w:p w14:paraId="6EDB422B" w14:textId="77777777" w:rsidR="003F2E29" w:rsidRPr="007A4AFC" w:rsidRDefault="003F2E29" w:rsidP="00D27EF1">
            <w:pPr>
              <w:spacing w:line="240" w:lineRule="auto"/>
              <w:rPr>
                <w:ins w:id="15644" w:author="Dr Mamadou SANOGO" w:date="2023-10-25T17:36:00Z"/>
                <w:rFonts w:asciiTheme="majorHAnsi" w:hAnsiTheme="majorHAnsi" w:cstheme="majorHAnsi"/>
                <w:color w:val="000000" w:themeColor="text1"/>
                <w:szCs w:val="24"/>
                <w:rPrChange w:id="15645" w:author="Dr Mamadou SANOGO" w:date="2023-10-25T18:15:00Z">
                  <w:rPr>
                    <w:ins w:id="15646" w:author="Dr Mamadou SANOGO" w:date="2023-10-25T17:36:00Z"/>
                    <w:rFonts w:asciiTheme="majorHAnsi" w:hAnsiTheme="majorHAnsi" w:cstheme="majorHAnsi"/>
                    <w:szCs w:val="24"/>
                  </w:rPr>
                </w:rPrChange>
              </w:rPr>
            </w:pPr>
            <w:ins w:id="15647" w:author="Dr Mamadou SANOGO" w:date="2023-10-25T17:36:00Z">
              <w:r w:rsidRPr="007A4AFC">
                <w:rPr>
                  <w:rFonts w:asciiTheme="majorHAnsi" w:hAnsiTheme="majorHAnsi" w:cstheme="majorHAnsi"/>
                  <w:color w:val="000000" w:themeColor="text1"/>
                  <w:szCs w:val="24"/>
                  <w:rPrChange w:id="15648" w:author="Dr Mamadou SANOGO" w:date="2023-10-25T18:15:00Z">
                    <w:rPr>
                      <w:rFonts w:asciiTheme="majorHAnsi" w:hAnsiTheme="majorHAnsi" w:cstheme="majorHAnsi"/>
                      <w:szCs w:val="24"/>
                    </w:rPr>
                  </w:rPrChange>
                </w:rPr>
                <w:t>Salles de classe</w:t>
              </w:r>
            </w:ins>
          </w:p>
        </w:tc>
        <w:tc>
          <w:tcPr>
            <w:tcW w:w="610" w:type="pct"/>
            <w:vAlign w:val="center"/>
          </w:tcPr>
          <w:p w14:paraId="6C86586A" w14:textId="77777777" w:rsidR="003F2E29" w:rsidRPr="007A4AFC" w:rsidRDefault="003F2E29" w:rsidP="00D27EF1">
            <w:pPr>
              <w:spacing w:line="240" w:lineRule="auto"/>
              <w:jc w:val="center"/>
              <w:rPr>
                <w:ins w:id="15649" w:author="Dr Mamadou SANOGO" w:date="2023-10-25T17:36:00Z"/>
                <w:rFonts w:asciiTheme="majorHAnsi" w:hAnsiTheme="majorHAnsi" w:cstheme="majorHAnsi"/>
                <w:color w:val="000000" w:themeColor="text1"/>
                <w:szCs w:val="24"/>
                <w:rPrChange w:id="15650" w:author="Dr Mamadou SANOGO" w:date="2023-10-25T18:15:00Z">
                  <w:rPr>
                    <w:ins w:id="15651" w:author="Dr Mamadou SANOGO" w:date="2023-10-25T17:36:00Z"/>
                    <w:rFonts w:asciiTheme="majorHAnsi" w:hAnsiTheme="majorHAnsi" w:cstheme="majorHAnsi"/>
                    <w:szCs w:val="24"/>
                  </w:rPr>
                </w:rPrChange>
              </w:rPr>
            </w:pPr>
            <w:ins w:id="15652" w:author="Dr Mamadou SANOGO" w:date="2023-10-25T17:36:00Z">
              <w:r w:rsidRPr="007A4AFC">
                <w:rPr>
                  <w:rFonts w:asciiTheme="majorHAnsi" w:hAnsiTheme="majorHAnsi" w:cstheme="majorHAnsi"/>
                  <w:color w:val="000000" w:themeColor="text1"/>
                  <w:szCs w:val="24"/>
                  <w:rPrChange w:id="15653" w:author="Dr Mamadou SANOGO" w:date="2023-10-25T18:15:00Z">
                    <w:rPr>
                      <w:rFonts w:asciiTheme="majorHAnsi" w:hAnsiTheme="majorHAnsi" w:cstheme="majorHAnsi"/>
                      <w:szCs w:val="24"/>
                    </w:rPr>
                  </w:rPrChange>
                </w:rPr>
                <w:t>13</w:t>
              </w:r>
            </w:ins>
          </w:p>
        </w:tc>
        <w:tc>
          <w:tcPr>
            <w:tcW w:w="682" w:type="pct"/>
          </w:tcPr>
          <w:p w14:paraId="78FAD0D1" w14:textId="77777777" w:rsidR="003F2E29" w:rsidRPr="007A4AFC" w:rsidRDefault="003F2E29" w:rsidP="00D27EF1">
            <w:pPr>
              <w:spacing w:line="240" w:lineRule="auto"/>
              <w:jc w:val="center"/>
              <w:rPr>
                <w:ins w:id="15654" w:author="Dr Mamadou SANOGO" w:date="2023-10-25T17:36:00Z"/>
                <w:rFonts w:asciiTheme="majorHAnsi" w:hAnsiTheme="majorHAnsi" w:cstheme="majorHAnsi"/>
                <w:color w:val="000000" w:themeColor="text1"/>
                <w:szCs w:val="24"/>
                <w:rPrChange w:id="15655" w:author="Dr Mamadou SANOGO" w:date="2023-10-25T18:15:00Z">
                  <w:rPr>
                    <w:ins w:id="15656" w:author="Dr Mamadou SANOGO" w:date="2023-10-25T17:36:00Z"/>
                    <w:rFonts w:asciiTheme="majorHAnsi" w:hAnsiTheme="majorHAnsi" w:cstheme="majorHAnsi"/>
                    <w:szCs w:val="24"/>
                  </w:rPr>
                </w:rPrChange>
              </w:rPr>
            </w:pPr>
            <w:ins w:id="15657" w:author="Dr Mamadou SANOGO" w:date="2023-10-25T17:36:00Z">
              <w:r w:rsidRPr="007A4AFC">
                <w:rPr>
                  <w:rFonts w:asciiTheme="majorHAnsi" w:hAnsiTheme="majorHAnsi" w:cstheme="majorHAnsi"/>
                  <w:color w:val="000000" w:themeColor="text1"/>
                  <w:szCs w:val="24"/>
                  <w:rPrChange w:id="15658" w:author="Dr Mamadou SANOGO" w:date="2023-10-25T18:15:00Z">
                    <w:rPr>
                      <w:rFonts w:asciiTheme="majorHAnsi" w:hAnsiTheme="majorHAnsi" w:cstheme="majorHAnsi"/>
                      <w:szCs w:val="24"/>
                    </w:rPr>
                  </w:rPrChange>
                </w:rPr>
                <w:t>Bon</w:t>
              </w:r>
            </w:ins>
          </w:p>
        </w:tc>
      </w:tr>
      <w:tr w:rsidR="007A4AFC" w:rsidRPr="007A4AFC" w14:paraId="3E000615" w14:textId="77777777" w:rsidTr="00A75F71">
        <w:trPr>
          <w:ins w:id="15659" w:author="Dr Mamadou SANOGO" w:date="2023-10-25T17:36:00Z"/>
        </w:trPr>
        <w:tc>
          <w:tcPr>
            <w:tcW w:w="381" w:type="pct"/>
          </w:tcPr>
          <w:p w14:paraId="65C0EA26" w14:textId="77777777" w:rsidR="003F2E29" w:rsidRPr="007A4AFC" w:rsidRDefault="003F2E29" w:rsidP="00D27EF1">
            <w:pPr>
              <w:numPr>
                <w:ilvl w:val="0"/>
                <w:numId w:val="6"/>
              </w:numPr>
              <w:spacing w:line="240" w:lineRule="auto"/>
              <w:contextualSpacing/>
              <w:rPr>
                <w:ins w:id="15660" w:author="Dr Mamadou SANOGO" w:date="2023-10-25T17:36:00Z"/>
                <w:rFonts w:asciiTheme="majorHAnsi" w:hAnsiTheme="majorHAnsi" w:cstheme="majorHAnsi"/>
                <w:b/>
                <w:color w:val="000000" w:themeColor="text1"/>
                <w:szCs w:val="24"/>
                <w:rPrChange w:id="15661" w:author="Dr Mamadou SANOGO" w:date="2023-10-25T18:15:00Z">
                  <w:rPr>
                    <w:ins w:id="15662" w:author="Dr Mamadou SANOGO" w:date="2023-10-25T17:36:00Z"/>
                    <w:rFonts w:asciiTheme="majorHAnsi" w:hAnsiTheme="majorHAnsi" w:cstheme="majorHAnsi"/>
                    <w:b/>
                    <w:szCs w:val="24"/>
                  </w:rPr>
                </w:rPrChange>
              </w:rPr>
            </w:pPr>
          </w:p>
        </w:tc>
        <w:tc>
          <w:tcPr>
            <w:tcW w:w="3327" w:type="pct"/>
          </w:tcPr>
          <w:p w14:paraId="34E3A027" w14:textId="77777777" w:rsidR="003F2E29" w:rsidRPr="007A4AFC" w:rsidRDefault="003F2E29" w:rsidP="00D27EF1">
            <w:pPr>
              <w:spacing w:line="240" w:lineRule="auto"/>
              <w:rPr>
                <w:ins w:id="15663" w:author="Dr Mamadou SANOGO" w:date="2023-10-25T17:36:00Z"/>
                <w:rFonts w:asciiTheme="majorHAnsi" w:hAnsiTheme="majorHAnsi" w:cstheme="majorHAnsi"/>
                <w:color w:val="000000" w:themeColor="text1"/>
                <w:szCs w:val="24"/>
                <w:rPrChange w:id="15664" w:author="Dr Mamadou SANOGO" w:date="2023-10-25T18:15:00Z">
                  <w:rPr>
                    <w:ins w:id="15665" w:author="Dr Mamadou SANOGO" w:date="2023-10-25T17:36:00Z"/>
                    <w:rFonts w:asciiTheme="majorHAnsi" w:hAnsiTheme="majorHAnsi" w:cstheme="majorHAnsi"/>
                    <w:szCs w:val="24"/>
                  </w:rPr>
                </w:rPrChange>
              </w:rPr>
            </w:pPr>
            <w:ins w:id="15666" w:author="Dr Mamadou SANOGO" w:date="2023-10-25T17:36:00Z">
              <w:r w:rsidRPr="007A4AFC">
                <w:rPr>
                  <w:rFonts w:asciiTheme="majorHAnsi" w:hAnsiTheme="majorHAnsi" w:cstheme="majorHAnsi"/>
                  <w:color w:val="000000" w:themeColor="text1"/>
                  <w:szCs w:val="24"/>
                  <w:rPrChange w:id="15667" w:author="Dr Mamadou SANOGO" w:date="2023-10-25T18:15:00Z">
                    <w:rPr>
                      <w:rFonts w:asciiTheme="majorHAnsi" w:hAnsiTheme="majorHAnsi" w:cstheme="majorHAnsi"/>
                      <w:szCs w:val="24"/>
                    </w:rPr>
                  </w:rPrChange>
                </w:rPr>
                <w:t>Salle d’archivage</w:t>
              </w:r>
            </w:ins>
          </w:p>
        </w:tc>
        <w:tc>
          <w:tcPr>
            <w:tcW w:w="610" w:type="pct"/>
            <w:vAlign w:val="center"/>
          </w:tcPr>
          <w:p w14:paraId="1B83C4AC" w14:textId="77777777" w:rsidR="003F2E29" w:rsidRPr="007A4AFC" w:rsidRDefault="003F2E29" w:rsidP="00D27EF1">
            <w:pPr>
              <w:spacing w:line="240" w:lineRule="auto"/>
              <w:jc w:val="center"/>
              <w:rPr>
                <w:ins w:id="15668" w:author="Dr Mamadou SANOGO" w:date="2023-10-25T17:36:00Z"/>
                <w:rFonts w:asciiTheme="majorHAnsi" w:hAnsiTheme="majorHAnsi" w:cstheme="majorHAnsi"/>
                <w:color w:val="000000" w:themeColor="text1"/>
                <w:szCs w:val="24"/>
                <w:rPrChange w:id="15669" w:author="Dr Mamadou SANOGO" w:date="2023-10-25T18:15:00Z">
                  <w:rPr>
                    <w:ins w:id="15670" w:author="Dr Mamadou SANOGO" w:date="2023-10-25T17:36:00Z"/>
                    <w:rFonts w:asciiTheme="majorHAnsi" w:hAnsiTheme="majorHAnsi" w:cstheme="majorHAnsi"/>
                    <w:szCs w:val="24"/>
                  </w:rPr>
                </w:rPrChange>
              </w:rPr>
            </w:pPr>
            <w:ins w:id="15671" w:author="Dr Mamadou SANOGO" w:date="2023-10-25T17:36:00Z">
              <w:r w:rsidRPr="007A4AFC">
                <w:rPr>
                  <w:rFonts w:asciiTheme="majorHAnsi" w:hAnsiTheme="majorHAnsi" w:cstheme="majorHAnsi"/>
                  <w:color w:val="000000" w:themeColor="text1"/>
                  <w:szCs w:val="24"/>
                  <w:rPrChange w:id="15672" w:author="Dr Mamadou SANOGO" w:date="2023-10-25T18:15:00Z">
                    <w:rPr>
                      <w:rFonts w:asciiTheme="majorHAnsi" w:hAnsiTheme="majorHAnsi" w:cstheme="majorHAnsi"/>
                      <w:szCs w:val="24"/>
                    </w:rPr>
                  </w:rPrChange>
                </w:rPr>
                <w:t>1</w:t>
              </w:r>
            </w:ins>
          </w:p>
        </w:tc>
        <w:tc>
          <w:tcPr>
            <w:tcW w:w="682" w:type="pct"/>
          </w:tcPr>
          <w:p w14:paraId="291CBF6C" w14:textId="77777777" w:rsidR="003F2E29" w:rsidRPr="007A4AFC" w:rsidRDefault="003F2E29" w:rsidP="00D27EF1">
            <w:pPr>
              <w:spacing w:line="240" w:lineRule="auto"/>
              <w:jc w:val="center"/>
              <w:rPr>
                <w:ins w:id="15673" w:author="Dr Mamadou SANOGO" w:date="2023-10-25T17:36:00Z"/>
                <w:rFonts w:asciiTheme="majorHAnsi" w:hAnsiTheme="majorHAnsi" w:cstheme="majorHAnsi"/>
                <w:color w:val="000000" w:themeColor="text1"/>
                <w:szCs w:val="24"/>
                <w:rPrChange w:id="15674" w:author="Dr Mamadou SANOGO" w:date="2023-10-25T18:15:00Z">
                  <w:rPr>
                    <w:ins w:id="15675" w:author="Dr Mamadou SANOGO" w:date="2023-10-25T17:36:00Z"/>
                    <w:rFonts w:asciiTheme="majorHAnsi" w:hAnsiTheme="majorHAnsi" w:cstheme="majorHAnsi"/>
                    <w:szCs w:val="24"/>
                  </w:rPr>
                </w:rPrChange>
              </w:rPr>
            </w:pPr>
            <w:ins w:id="15676" w:author="Dr Mamadou SANOGO" w:date="2023-10-25T17:36:00Z">
              <w:r w:rsidRPr="007A4AFC">
                <w:rPr>
                  <w:rFonts w:asciiTheme="majorHAnsi" w:hAnsiTheme="majorHAnsi" w:cstheme="majorHAnsi"/>
                  <w:color w:val="000000" w:themeColor="text1"/>
                  <w:szCs w:val="24"/>
                  <w:rPrChange w:id="15677" w:author="Dr Mamadou SANOGO" w:date="2023-10-25T18:15:00Z">
                    <w:rPr>
                      <w:rFonts w:asciiTheme="majorHAnsi" w:hAnsiTheme="majorHAnsi" w:cstheme="majorHAnsi"/>
                      <w:szCs w:val="24"/>
                    </w:rPr>
                  </w:rPrChange>
                </w:rPr>
                <w:t>Bon</w:t>
              </w:r>
            </w:ins>
          </w:p>
        </w:tc>
      </w:tr>
      <w:tr w:rsidR="007A4AFC" w:rsidRPr="007A4AFC" w14:paraId="63A59D8F" w14:textId="77777777" w:rsidTr="00A75F71">
        <w:trPr>
          <w:ins w:id="15678" w:author="Dr Mamadou SANOGO" w:date="2023-10-25T17:36:00Z"/>
        </w:trPr>
        <w:tc>
          <w:tcPr>
            <w:tcW w:w="381" w:type="pct"/>
          </w:tcPr>
          <w:p w14:paraId="4068218C" w14:textId="77777777" w:rsidR="003F2E29" w:rsidRPr="007A4AFC" w:rsidRDefault="003F2E29" w:rsidP="00D27EF1">
            <w:pPr>
              <w:numPr>
                <w:ilvl w:val="0"/>
                <w:numId w:val="6"/>
              </w:numPr>
              <w:spacing w:line="240" w:lineRule="auto"/>
              <w:contextualSpacing/>
              <w:rPr>
                <w:ins w:id="15679" w:author="Dr Mamadou SANOGO" w:date="2023-10-25T17:36:00Z"/>
                <w:rFonts w:asciiTheme="majorHAnsi" w:hAnsiTheme="majorHAnsi" w:cstheme="majorHAnsi"/>
                <w:b/>
                <w:color w:val="000000" w:themeColor="text1"/>
                <w:szCs w:val="24"/>
                <w:rPrChange w:id="15680" w:author="Dr Mamadou SANOGO" w:date="2023-10-25T18:15:00Z">
                  <w:rPr>
                    <w:ins w:id="15681" w:author="Dr Mamadou SANOGO" w:date="2023-10-25T17:36:00Z"/>
                    <w:rFonts w:asciiTheme="majorHAnsi" w:hAnsiTheme="majorHAnsi" w:cstheme="majorHAnsi"/>
                    <w:b/>
                    <w:szCs w:val="24"/>
                  </w:rPr>
                </w:rPrChange>
              </w:rPr>
            </w:pPr>
          </w:p>
        </w:tc>
        <w:tc>
          <w:tcPr>
            <w:tcW w:w="3327" w:type="pct"/>
          </w:tcPr>
          <w:p w14:paraId="75DBD0A5" w14:textId="77777777" w:rsidR="003F2E29" w:rsidRPr="007A4AFC" w:rsidRDefault="003F2E29" w:rsidP="00D27EF1">
            <w:pPr>
              <w:spacing w:line="240" w:lineRule="auto"/>
              <w:rPr>
                <w:ins w:id="15682" w:author="Dr Mamadou SANOGO" w:date="2023-10-25T17:36:00Z"/>
                <w:rFonts w:asciiTheme="majorHAnsi" w:hAnsiTheme="majorHAnsi" w:cstheme="majorHAnsi"/>
                <w:color w:val="000000" w:themeColor="text1"/>
                <w:szCs w:val="24"/>
                <w:rPrChange w:id="15683" w:author="Dr Mamadou SANOGO" w:date="2023-10-25T18:15:00Z">
                  <w:rPr>
                    <w:ins w:id="15684" w:author="Dr Mamadou SANOGO" w:date="2023-10-25T17:36:00Z"/>
                    <w:rFonts w:asciiTheme="majorHAnsi" w:hAnsiTheme="majorHAnsi" w:cstheme="majorHAnsi"/>
                    <w:szCs w:val="24"/>
                  </w:rPr>
                </w:rPrChange>
              </w:rPr>
            </w:pPr>
            <w:ins w:id="15685" w:author="Dr Mamadou SANOGO" w:date="2023-10-25T17:36:00Z">
              <w:r w:rsidRPr="007A4AFC">
                <w:rPr>
                  <w:rFonts w:asciiTheme="majorHAnsi" w:hAnsiTheme="majorHAnsi" w:cstheme="majorHAnsi"/>
                  <w:color w:val="000000" w:themeColor="text1"/>
                  <w:szCs w:val="24"/>
                  <w:rPrChange w:id="15686" w:author="Dr Mamadou SANOGO" w:date="2023-10-25T18:15:00Z">
                    <w:rPr>
                      <w:rFonts w:asciiTheme="majorHAnsi" w:hAnsiTheme="majorHAnsi" w:cstheme="majorHAnsi"/>
                      <w:szCs w:val="24"/>
                    </w:rPr>
                  </w:rPrChange>
                </w:rPr>
                <w:t>Magasin</w:t>
              </w:r>
            </w:ins>
          </w:p>
        </w:tc>
        <w:tc>
          <w:tcPr>
            <w:tcW w:w="610" w:type="pct"/>
            <w:vAlign w:val="center"/>
          </w:tcPr>
          <w:p w14:paraId="0CE05383" w14:textId="77777777" w:rsidR="003F2E29" w:rsidRPr="007A4AFC" w:rsidRDefault="003F2E29" w:rsidP="00D27EF1">
            <w:pPr>
              <w:spacing w:line="240" w:lineRule="auto"/>
              <w:jc w:val="center"/>
              <w:rPr>
                <w:ins w:id="15687" w:author="Dr Mamadou SANOGO" w:date="2023-10-25T17:36:00Z"/>
                <w:rFonts w:asciiTheme="majorHAnsi" w:hAnsiTheme="majorHAnsi" w:cstheme="majorHAnsi"/>
                <w:color w:val="000000" w:themeColor="text1"/>
                <w:szCs w:val="24"/>
                <w:rPrChange w:id="15688" w:author="Dr Mamadou SANOGO" w:date="2023-10-25T18:15:00Z">
                  <w:rPr>
                    <w:ins w:id="15689" w:author="Dr Mamadou SANOGO" w:date="2023-10-25T17:36:00Z"/>
                    <w:rFonts w:asciiTheme="majorHAnsi" w:hAnsiTheme="majorHAnsi" w:cstheme="majorHAnsi"/>
                    <w:szCs w:val="24"/>
                  </w:rPr>
                </w:rPrChange>
              </w:rPr>
            </w:pPr>
            <w:ins w:id="15690" w:author="Dr Mamadou SANOGO" w:date="2023-10-25T17:36:00Z">
              <w:r w:rsidRPr="007A4AFC">
                <w:rPr>
                  <w:rFonts w:asciiTheme="majorHAnsi" w:hAnsiTheme="majorHAnsi" w:cstheme="majorHAnsi"/>
                  <w:color w:val="000000" w:themeColor="text1"/>
                  <w:szCs w:val="24"/>
                  <w:rPrChange w:id="15691" w:author="Dr Mamadou SANOGO" w:date="2023-10-25T18:15:00Z">
                    <w:rPr>
                      <w:rFonts w:asciiTheme="majorHAnsi" w:hAnsiTheme="majorHAnsi" w:cstheme="majorHAnsi"/>
                      <w:szCs w:val="24"/>
                    </w:rPr>
                  </w:rPrChange>
                </w:rPr>
                <w:t>1</w:t>
              </w:r>
            </w:ins>
          </w:p>
        </w:tc>
        <w:tc>
          <w:tcPr>
            <w:tcW w:w="682" w:type="pct"/>
          </w:tcPr>
          <w:p w14:paraId="14F08EF3" w14:textId="77777777" w:rsidR="003F2E29" w:rsidRPr="007A4AFC" w:rsidRDefault="003F2E29" w:rsidP="00D27EF1">
            <w:pPr>
              <w:spacing w:line="240" w:lineRule="auto"/>
              <w:jc w:val="center"/>
              <w:rPr>
                <w:ins w:id="15692" w:author="Dr Mamadou SANOGO" w:date="2023-10-25T17:36:00Z"/>
                <w:rFonts w:asciiTheme="majorHAnsi" w:hAnsiTheme="majorHAnsi" w:cstheme="majorHAnsi"/>
                <w:color w:val="000000" w:themeColor="text1"/>
                <w:szCs w:val="24"/>
                <w:rPrChange w:id="15693" w:author="Dr Mamadou SANOGO" w:date="2023-10-25T18:15:00Z">
                  <w:rPr>
                    <w:ins w:id="15694" w:author="Dr Mamadou SANOGO" w:date="2023-10-25T17:36:00Z"/>
                    <w:rFonts w:asciiTheme="majorHAnsi" w:hAnsiTheme="majorHAnsi" w:cstheme="majorHAnsi"/>
                    <w:szCs w:val="24"/>
                  </w:rPr>
                </w:rPrChange>
              </w:rPr>
            </w:pPr>
            <w:ins w:id="15695" w:author="Dr Mamadou SANOGO" w:date="2023-10-25T17:36:00Z">
              <w:r w:rsidRPr="007A4AFC">
                <w:rPr>
                  <w:rFonts w:asciiTheme="majorHAnsi" w:hAnsiTheme="majorHAnsi" w:cstheme="majorHAnsi"/>
                  <w:color w:val="000000" w:themeColor="text1"/>
                  <w:szCs w:val="24"/>
                  <w:rPrChange w:id="15696" w:author="Dr Mamadou SANOGO" w:date="2023-10-25T18:15:00Z">
                    <w:rPr>
                      <w:rFonts w:asciiTheme="majorHAnsi" w:hAnsiTheme="majorHAnsi" w:cstheme="majorHAnsi"/>
                      <w:szCs w:val="24"/>
                    </w:rPr>
                  </w:rPrChange>
                </w:rPr>
                <w:t>Bon</w:t>
              </w:r>
            </w:ins>
          </w:p>
        </w:tc>
      </w:tr>
      <w:tr w:rsidR="007A4AFC" w:rsidRPr="007A4AFC" w14:paraId="21A9C76D" w14:textId="77777777" w:rsidTr="00A75F71">
        <w:trPr>
          <w:ins w:id="15697" w:author="Dr Mamadou SANOGO" w:date="2023-10-25T17:36:00Z"/>
        </w:trPr>
        <w:tc>
          <w:tcPr>
            <w:tcW w:w="381" w:type="pct"/>
          </w:tcPr>
          <w:p w14:paraId="453DBFAB" w14:textId="77777777" w:rsidR="003F2E29" w:rsidRPr="007A4AFC" w:rsidRDefault="003F2E29" w:rsidP="00D27EF1">
            <w:pPr>
              <w:numPr>
                <w:ilvl w:val="0"/>
                <w:numId w:val="6"/>
              </w:numPr>
              <w:spacing w:line="240" w:lineRule="auto"/>
              <w:contextualSpacing/>
              <w:rPr>
                <w:ins w:id="15698" w:author="Dr Mamadou SANOGO" w:date="2023-10-25T17:36:00Z"/>
                <w:rFonts w:asciiTheme="majorHAnsi" w:hAnsiTheme="majorHAnsi" w:cstheme="majorHAnsi"/>
                <w:b/>
                <w:color w:val="000000" w:themeColor="text1"/>
                <w:szCs w:val="24"/>
                <w:rPrChange w:id="15699" w:author="Dr Mamadou SANOGO" w:date="2023-10-25T18:15:00Z">
                  <w:rPr>
                    <w:ins w:id="15700" w:author="Dr Mamadou SANOGO" w:date="2023-10-25T17:36:00Z"/>
                    <w:rFonts w:asciiTheme="majorHAnsi" w:hAnsiTheme="majorHAnsi" w:cstheme="majorHAnsi"/>
                    <w:b/>
                    <w:szCs w:val="24"/>
                  </w:rPr>
                </w:rPrChange>
              </w:rPr>
            </w:pPr>
          </w:p>
        </w:tc>
        <w:tc>
          <w:tcPr>
            <w:tcW w:w="3327" w:type="pct"/>
          </w:tcPr>
          <w:p w14:paraId="6CEEE31A" w14:textId="77777777" w:rsidR="003F2E29" w:rsidRPr="007A4AFC" w:rsidRDefault="003F2E29" w:rsidP="00D27EF1">
            <w:pPr>
              <w:spacing w:line="240" w:lineRule="auto"/>
              <w:rPr>
                <w:ins w:id="15701" w:author="Dr Mamadou SANOGO" w:date="2023-10-25T17:36:00Z"/>
                <w:rFonts w:asciiTheme="majorHAnsi" w:hAnsiTheme="majorHAnsi" w:cstheme="majorHAnsi"/>
                <w:color w:val="000000" w:themeColor="text1"/>
                <w:szCs w:val="24"/>
                <w:rPrChange w:id="15702" w:author="Dr Mamadou SANOGO" w:date="2023-10-25T18:15:00Z">
                  <w:rPr>
                    <w:ins w:id="15703" w:author="Dr Mamadou SANOGO" w:date="2023-10-25T17:36:00Z"/>
                    <w:rFonts w:asciiTheme="majorHAnsi" w:hAnsiTheme="majorHAnsi" w:cstheme="majorHAnsi"/>
                    <w:szCs w:val="24"/>
                  </w:rPr>
                </w:rPrChange>
              </w:rPr>
            </w:pPr>
            <w:ins w:id="15704" w:author="Dr Mamadou SANOGO" w:date="2023-10-25T17:36:00Z">
              <w:r w:rsidRPr="007A4AFC">
                <w:rPr>
                  <w:rFonts w:asciiTheme="majorHAnsi" w:hAnsiTheme="majorHAnsi" w:cstheme="majorHAnsi"/>
                  <w:color w:val="000000" w:themeColor="text1"/>
                  <w:szCs w:val="24"/>
                  <w:rPrChange w:id="15705" w:author="Dr Mamadou SANOGO" w:date="2023-10-25T18:15:00Z">
                    <w:rPr>
                      <w:rFonts w:asciiTheme="majorHAnsi" w:hAnsiTheme="majorHAnsi" w:cstheme="majorHAnsi"/>
                      <w:szCs w:val="24"/>
                    </w:rPr>
                  </w:rPrChange>
                </w:rPr>
                <w:t>Infirmerie</w:t>
              </w:r>
            </w:ins>
          </w:p>
        </w:tc>
        <w:tc>
          <w:tcPr>
            <w:tcW w:w="610" w:type="pct"/>
            <w:vAlign w:val="center"/>
          </w:tcPr>
          <w:p w14:paraId="238B5070" w14:textId="77777777" w:rsidR="003F2E29" w:rsidRPr="007A4AFC" w:rsidRDefault="003F2E29" w:rsidP="00D27EF1">
            <w:pPr>
              <w:spacing w:line="240" w:lineRule="auto"/>
              <w:jc w:val="center"/>
              <w:rPr>
                <w:ins w:id="15706" w:author="Dr Mamadou SANOGO" w:date="2023-10-25T17:36:00Z"/>
                <w:rFonts w:asciiTheme="majorHAnsi" w:hAnsiTheme="majorHAnsi" w:cstheme="majorHAnsi"/>
                <w:color w:val="000000" w:themeColor="text1"/>
                <w:szCs w:val="24"/>
                <w:rPrChange w:id="15707" w:author="Dr Mamadou SANOGO" w:date="2023-10-25T18:15:00Z">
                  <w:rPr>
                    <w:ins w:id="15708" w:author="Dr Mamadou SANOGO" w:date="2023-10-25T17:36:00Z"/>
                    <w:rFonts w:asciiTheme="majorHAnsi" w:hAnsiTheme="majorHAnsi" w:cstheme="majorHAnsi"/>
                    <w:szCs w:val="24"/>
                  </w:rPr>
                </w:rPrChange>
              </w:rPr>
            </w:pPr>
            <w:ins w:id="15709" w:author="Dr Mamadou SANOGO" w:date="2023-10-25T17:36:00Z">
              <w:r w:rsidRPr="007A4AFC">
                <w:rPr>
                  <w:rFonts w:asciiTheme="majorHAnsi" w:hAnsiTheme="majorHAnsi" w:cstheme="majorHAnsi"/>
                  <w:color w:val="000000" w:themeColor="text1"/>
                  <w:szCs w:val="24"/>
                  <w:rPrChange w:id="15710" w:author="Dr Mamadou SANOGO" w:date="2023-10-25T18:15:00Z">
                    <w:rPr>
                      <w:rFonts w:asciiTheme="majorHAnsi" w:hAnsiTheme="majorHAnsi" w:cstheme="majorHAnsi"/>
                      <w:szCs w:val="24"/>
                    </w:rPr>
                  </w:rPrChange>
                </w:rPr>
                <w:t>1</w:t>
              </w:r>
            </w:ins>
          </w:p>
        </w:tc>
        <w:tc>
          <w:tcPr>
            <w:tcW w:w="682" w:type="pct"/>
          </w:tcPr>
          <w:p w14:paraId="3299930F" w14:textId="77777777" w:rsidR="003F2E29" w:rsidRPr="007A4AFC" w:rsidRDefault="003F2E29" w:rsidP="00D27EF1">
            <w:pPr>
              <w:spacing w:line="240" w:lineRule="auto"/>
              <w:jc w:val="center"/>
              <w:rPr>
                <w:ins w:id="15711" w:author="Dr Mamadou SANOGO" w:date="2023-10-25T17:36:00Z"/>
                <w:rFonts w:asciiTheme="majorHAnsi" w:hAnsiTheme="majorHAnsi" w:cstheme="majorHAnsi"/>
                <w:color w:val="000000" w:themeColor="text1"/>
                <w:szCs w:val="24"/>
                <w:rPrChange w:id="15712" w:author="Dr Mamadou SANOGO" w:date="2023-10-25T18:15:00Z">
                  <w:rPr>
                    <w:ins w:id="15713" w:author="Dr Mamadou SANOGO" w:date="2023-10-25T17:36:00Z"/>
                    <w:rFonts w:asciiTheme="majorHAnsi" w:hAnsiTheme="majorHAnsi" w:cstheme="majorHAnsi"/>
                    <w:szCs w:val="24"/>
                  </w:rPr>
                </w:rPrChange>
              </w:rPr>
            </w:pPr>
            <w:ins w:id="15714" w:author="Dr Mamadou SANOGO" w:date="2023-10-25T17:36:00Z">
              <w:r w:rsidRPr="007A4AFC">
                <w:rPr>
                  <w:rFonts w:asciiTheme="majorHAnsi" w:hAnsiTheme="majorHAnsi" w:cstheme="majorHAnsi"/>
                  <w:color w:val="000000" w:themeColor="text1"/>
                  <w:szCs w:val="24"/>
                  <w:rPrChange w:id="15715" w:author="Dr Mamadou SANOGO" w:date="2023-10-25T18:15:00Z">
                    <w:rPr>
                      <w:rFonts w:asciiTheme="majorHAnsi" w:hAnsiTheme="majorHAnsi" w:cstheme="majorHAnsi"/>
                      <w:szCs w:val="24"/>
                    </w:rPr>
                  </w:rPrChange>
                </w:rPr>
                <w:t>Bon</w:t>
              </w:r>
            </w:ins>
          </w:p>
        </w:tc>
      </w:tr>
      <w:tr w:rsidR="007A4AFC" w:rsidRPr="007A4AFC" w14:paraId="27A5BA6E" w14:textId="77777777" w:rsidTr="00A75F71">
        <w:trPr>
          <w:ins w:id="15716" w:author="Dr Mamadou SANOGO" w:date="2023-10-25T17:36:00Z"/>
        </w:trPr>
        <w:tc>
          <w:tcPr>
            <w:tcW w:w="381" w:type="pct"/>
          </w:tcPr>
          <w:p w14:paraId="7382A9CA" w14:textId="77777777" w:rsidR="003F2E29" w:rsidRPr="007A4AFC" w:rsidRDefault="003F2E29" w:rsidP="00D27EF1">
            <w:pPr>
              <w:numPr>
                <w:ilvl w:val="0"/>
                <w:numId w:val="6"/>
              </w:numPr>
              <w:spacing w:line="240" w:lineRule="auto"/>
              <w:contextualSpacing/>
              <w:rPr>
                <w:ins w:id="15717" w:author="Dr Mamadou SANOGO" w:date="2023-10-25T17:36:00Z"/>
                <w:rFonts w:asciiTheme="majorHAnsi" w:hAnsiTheme="majorHAnsi" w:cstheme="majorHAnsi"/>
                <w:b/>
                <w:color w:val="000000" w:themeColor="text1"/>
                <w:szCs w:val="24"/>
                <w:rPrChange w:id="15718" w:author="Dr Mamadou SANOGO" w:date="2023-10-25T18:15:00Z">
                  <w:rPr>
                    <w:ins w:id="15719" w:author="Dr Mamadou SANOGO" w:date="2023-10-25T17:36:00Z"/>
                    <w:rFonts w:asciiTheme="majorHAnsi" w:hAnsiTheme="majorHAnsi" w:cstheme="majorHAnsi"/>
                    <w:b/>
                    <w:szCs w:val="24"/>
                  </w:rPr>
                </w:rPrChange>
              </w:rPr>
            </w:pPr>
          </w:p>
        </w:tc>
        <w:tc>
          <w:tcPr>
            <w:tcW w:w="3327" w:type="pct"/>
          </w:tcPr>
          <w:p w14:paraId="76B89B12" w14:textId="77777777" w:rsidR="003F2E29" w:rsidRPr="007A4AFC" w:rsidRDefault="003F2E29" w:rsidP="00D27EF1">
            <w:pPr>
              <w:spacing w:line="240" w:lineRule="auto"/>
              <w:rPr>
                <w:ins w:id="15720" w:author="Dr Mamadou SANOGO" w:date="2023-10-25T17:36:00Z"/>
                <w:rFonts w:asciiTheme="majorHAnsi" w:hAnsiTheme="majorHAnsi" w:cstheme="majorHAnsi"/>
                <w:color w:val="000000" w:themeColor="text1"/>
                <w:szCs w:val="24"/>
                <w:rPrChange w:id="15721" w:author="Dr Mamadou SANOGO" w:date="2023-10-25T18:15:00Z">
                  <w:rPr>
                    <w:ins w:id="15722" w:author="Dr Mamadou SANOGO" w:date="2023-10-25T17:36:00Z"/>
                    <w:rFonts w:asciiTheme="majorHAnsi" w:hAnsiTheme="majorHAnsi" w:cstheme="majorHAnsi"/>
                    <w:szCs w:val="24"/>
                  </w:rPr>
                </w:rPrChange>
              </w:rPr>
            </w:pPr>
            <w:ins w:id="15723" w:author="Dr Mamadou SANOGO" w:date="2023-10-25T17:36:00Z">
              <w:r w:rsidRPr="007A4AFC">
                <w:rPr>
                  <w:rFonts w:asciiTheme="majorHAnsi" w:hAnsiTheme="majorHAnsi" w:cstheme="majorHAnsi"/>
                  <w:color w:val="000000" w:themeColor="text1"/>
                  <w:szCs w:val="24"/>
                  <w:rPrChange w:id="15724" w:author="Dr Mamadou SANOGO" w:date="2023-10-25T18:15:00Z">
                    <w:rPr>
                      <w:rFonts w:asciiTheme="majorHAnsi" w:hAnsiTheme="majorHAnsi" w:cstheme="majorHAnsi"/>
                      <w:szCs w:val="24"/>
                    </w:rPr>
                  </w:rPrChange>
                </w:rPr>
                <w:t xml:space="preserve">Cantine </w:t>
              </w:r>
            </w:ins>
          </w:p>
        </w:tc>
        <w:tc>
          <w:tcPr>
            <w:tcW w:w="610" w:type="pct"/>
            <w:vAlign w:val="center"/>
          </w:tcPr>
          <w:p w14:paraId="232208F0" w14:textId="77777777" w:rsidR="003F2E29" w:rsidRPr="007A4AFC" w:rsidRDefault="003F2E29" w:rsidP="00D27EF1">
            <w:pPr>
              <w:spacing w:line="240" w:lineRule="auto"/>
              <w:jc w:val="center"/>
              <w:rPr>
                <w:ins w:id="15725" w:author="Dr Mamadou SANOGO" w:date="2023-10-25T17:36:00Z"/>
                <w:rFonts w:asciiTheme="majorHAnsi" w:hAnsiTheme="majorHAnsi" w:cstheme="majorHAnsi"/>
                <w:color w:val="000000" w:themeColor="text1"/>
                <w:szCs w:val="24"/>
                <w:rPrChange w:id="15726" w:author="Dr Mamadou SANOGO" w:date="2023-10-25T18:15:00Z">
                  <w:rPr>
                    <w:ins w:id="15727" w:author="Dr Mamadou SANOGO" w:date="2023-10-25T17:36:00Z"/>
                    <w:rFonts w:asciiTheme="majorHAnsi" w:hAnsiTheme="majorHAnsi" w:cstheme="majorHAnsi"/>
                    <w:szCs w:val="24"/>
                  </w:rPr>
                </w:rPrChange>
              </w:rPr>
            </w:pPr>
            <w:ins w:id="15728" w:author="Dr Mamadou SANOGO" w:date="2023-10-25T17:36:00Z">
              <w:r w:rsidRPr="007A4AFC">
                <w:rPr>
                  <w:rFonts w:asciiTheme="majorHAnsi" w:hAnsiTheme="majorHAnsi" w:cstheme="majorHAnsi"/>
                  <w:color w:val="000000" w:themeColor="text1"/>
                  <w:szCs w:val="24"/>
                  <w:rPrChange w:id="15729" w:author="Dr Mamadou SANOGO" w:date="2023-10-25T18:15:00Z">
                    <w:rPr>
                      <w:rFonts w:asciiTheme="majorHAnsi" w:hAnsiTheme="majorHAnsi" w:cstheme="majorHAnsi"/>
                      <w:szCs w:val="24"/>
                    </w:rPr>
                  </w:rPrChange>
                </w:rPr>
                <w:t>1</w:t>
              </w:r>
            </w:ins>
          </w:p>
        </w:tc>
        <w:tc>
          <w:tcPr>
            <w:tcW w:w="682" w:type="pct"/>
          </w:tcPr>
          <w:p w14:paraId="6BBD9B5A" w14:textId="77777777" w:rsidR="003F2E29" w:rsidRPr="007A4AFC" w:rsidRDefault="003F2E29" w:rsidP="00D27EF1">
            <w:pPr>
              <w:spacing w:line="240" w:lineRule="auto"/>
              <w:jc w:val="center"/>
              <w:rPr>
                <w:ins w:id="15730" w:author="Dr Mamadou SANOGO" w:date="2023-10-25T17:36:00Z"/>
                <w:rFonts w:asciiTheme="majorHAnsi" w:hAnsiTheme="majorHAnsi" w:cstheme="majorHAnsi"/>
                <w:color w:val="000000" w:themeColor="text1"/>
                <w:szCs w:val="24"/>
                <w:rPrChange w:id="15731" w:author="Dr Mamadou SANOGO" w:date="2023-10-25T18:15:00Z">
                  <w:rPr>
                    <w:ins w:id="15732" w:author="Dr Mamadou SANOGO" w:date="2023-10-25T17:36:00Z"/>
                    <w:rFonts w:asciiTheme="majorHAnsi" w:hAnsiTheme="majorHAnsi" w:cstheme="majorHAnsi"/>
                    <w:szCs w:val="24"/>
                  </w:rPr>
                </w:rPrChange>
              </w:rPr>
            </w:pPr>
            <w:ins w:id="15733" w:author="Dr Mamadou SANOGO" w:date="2023-10-25T17:36:00Z">
              <w:r w:rsidRPr="007A4AFC">
                <w:rPr>
                  <w:rFonts w:asciiTheme="majorHAnsi" w:hAnsiTheme="majorHAnsi" w:cstheme="majorHAnsi"/>
                  <w:color w:val="000000" w:themeColor="text1"/>
                  <w:szCs w:val="24"/>
                  <w:rPrChange w:id="15734" w:author="Dr Mamadou SANOGO" w:date="2023-10-25T18:15:00Z">
                    <w:rPr>
                      <w:rFonts w:asciiTheme="majorHAnsi" w:hAnsiTheme="majorHAnsi" w:cstheme="majorHAnsi"/>
                      <w:szCs w:val="24"/>
                    </w:rPr>
                  </w:rPrChange>
                </w:rPr>
                <w:t>Bon</w:t>
              </w:r>
            </w:ins>
          </w:p>
        </w:tc>
      </w:tr>
      <w:tr w:rsidR="007A4AFC" w:rsidRPr="007A4AFC" w14:paraId="5E10B115" w14:textId="77777777" w:rsidTr="00A75F71">
        <w:trPr>
          <w:ins w:id="15735" w:author="Dr Mamadou SANOGO" w:date="2023-10-25T17:36:00Z"/>
        </w:trPr>
        <w:tc>
          <w:tcPr>
            <w:tcW w:w="381" w:type="pct"/>
          </w:tcPr>
          <w:p w14:paraId="19B231D2" w14:textId="77777777" w:rsidR="003F2E29" w:rsidRPr="007A4AFC" w:rsidRDefault="003F2E29" w:rsidP="00D27EF1">
            <w:pPr>
              <w:numPr>
                <w:ilvl w:val="0"/>
                <w:numId w:val="6"/>
              </w:numPr>
              <w:spacing w:line="240" w:lineRule="auto"/>
              <w:contextualSpacing/>
              <w:rPr>
                <w:ins w:id="15736" w:author="Dr Mamadou SANOGO" w:date="2023-10-25T17:36:00Z"/>
                <w:rFonts w:asciiTheme="majorHAnsi" w:hAnsiTheme="majorHAnsi" w:cstheme="majorHAnsi"/>
                <w:b/>
                <w:color w:val="000000" w:themeColor="text1"/>
                <w:szCs w:val="24"/>
                <w:rPrChange w:id="15737" w:author="Dr Mamadou SANOGO" w:date="2023-10-25T18:15:00Z">
                  <w:rPr>
                    <w:ins w:id="15738" w:author="Dr Mamadou SANOGO" w:date="2023-10-25T17:36:00Z"/>
                    <w:rFonts w:asciiTheme="majorHAnsi" w:hAnsiTheme="majorHAnsi" w:cstheme="majorHAnsi"/>
                    <w:b/>
                    <w:szCs w:val="24"/>
                  </w:rPr>
                </w:rPrChange>
              </w:rPr>
            </w:pPr>
          </w:p>
        </w:tc>
        <w:tc>
          <w:tcPr>
            <w:tcW w:w="3327" w:type="pct"/>
          </w:tcPr>
          <w:p w14:paraId="642E002E" w14:textId="77777777" w:rsidR="003F2E29" w:rsidRPr="007A4AFC" w:rsidRDefault="003F2E29" w:rsidP="00D27EF1">
            <w:pPr>
              <w:spacing w:line="240" w:lineRule="auto"/>
              <w:rPr>
                <w:ins w:id="15739" w:author="Dr Mamadou SANOGO" w:date="2023-10-25T17:36:00Z"/>
                <w:rFonts w:asciiTheme="majorHAnsi" w:hAnsiTheme="majorHAnsi" w:cstheme="majorHAnsi"/>
                <w:color w:val="000000" w:themeColor="text1"/>
                <w:szCs w:val="24"/>
                <w:rPrChange w:id="15740" w:author="Dr Mamadou SANOGO" w:date="2023-10-25T18:15:00Z">
                  <w:rPr>
                    <w:ins w:id="15741" w:author="Dr Mamadou SANOGO" w:date="2023-10-25T17:36:00Z"/>
                    <w:rFonts w:asciiTheme="majorHAnsi" w:hAnsiTheme="majorHAnsi" w:cstheme="majorHAnsi"/>
                    <w:szCs w:val="24"/>
                  </w:rPr>
                </w:rPrChange>
              </w:rPr>
            </w:pPr>
            <w:ins w:id="15742" w:author="Dr Mamadou SANOGO" w:date="2023-10-25T17:36:00Z">
              <w:r w:rsidRPr="007A4AFC">
                <w:rPr>
                  <w:rFonts w:asciiTheme="majorHAnsi" w:hAnsiTheme="majorHAnsi" w:cstheme="majorHAnsi"/>
                  <w:color w:val="000000" w:themeColor="text1"/>
                  <w:szCs w:val="24"/>
                  <w:rPrChange w:id="15743" w:author="Dr Mamadou SANOGO" w:date="2023-10-25T18:15:00Z">
                    <w:rPr>
                      <w:rFonts w:asciiTheme="majorHAnsi" w:hAnsiTheme="majorHAnsi" w:cstheme="majorHAnsi"/>
                      <w:szCs w:val="24"/>
                    </w:rPr>
                  </w:rPrChange>
                </w:rPr>
                <w:t xml:space="preserve">Espace récréatif </w:t>
              </w:r>
            </w:ins>
          </w:p>
        </w:tc>
        <w:tc>
          <w:tcPr>
            <w:tcW w:w="610" w:type="pct"/>
            <w:vAlign w:val="center"/>
          </w:tcPr>
          <w:p w14:paraId="53C9DC12" w14:textId="77777777" w:rsidR="003F2E29" w:rsidRPr="007A4AFC" w:rsidRDefault="003F2E29" w:rsidP="00D27EF1">
            <w:pPr>
              <w:spacing w:line="240" w:lineRule="auto"/>
              <w:jc w:val="center"/>
              <w:rPr>
                <w:ins w:id="15744" w:author="Dr Mamadou SANOGO" w:date="2023-10-25T17:36:00Z"/>
                <w:rFonts w:asciiTheme="majorHAnsi" w:hAnsiTheme="majorHAnsi" w:cstheme="majorHAnsi"/>
                <w:color w:val="000000" w:themeColor="text1"/>
                <w:szCs w:val="24"/>
                <w:rPrChange w:id="15745" w:author="Dr Mamadou SANOGO" w:date="2023-10-25T18:15:00Z">
                  <w:rPr>
                    <w:ins w:id="15746" w:author="Dr Mamadou SANOGO" w:date="2023-10-25T17:36:00Z"/>
                    <w:rFonts w:asciiTheme="majorHAnsi" w:hAnsiTheme="majorHAnsi" w:cstheme="majorHAnsi"/>
                    <w:szCs w:val="24"/>
                  </w:rPr>
                </w:rPrChange>
              </w:rPr>
            </w:pPr>
            <w:ins w:id="15747" w:author="Dr Mamadou SANOGO" w:date="2023-10-25T17:36:00Z">
              <w:r w:rsidRPr="007A4AFC">
                <w:rPr>
                  <w:rFonts w:asciiTheme="majorHAnsi" w:hAnsiTheme="majorHAnsi" w:cstheme="majorHAnsi"/>
                  <w:color w:val="000000" w:themeColor="text1"/>
                  <w:szCs w:val="24"/>
                  <w:rPrChange w:id="15748" w:author="Dr Mamadou SANOGO" w:date="2023-10-25T18:15:00Z">
                    <w:rPr>
                      <w:rFonts w:asciiTheme="majorHAnsi" w:hAnsiTheme="majorHAnsi" w:cstheme="majorHAnsi"/>
                      <w:szCs w:val="24"/>
                    </w:rPr>
                  </w:rPrChange>
                </w:rPr>
                <w:t>1</w:t>
              </w:r>
            </w:ins>
          </w:p>
        </w:tc>
        <w:tc>
          <w:tcPr>
            <w:tcW w:w="682" w:type="pct"/>
          </w:tcPr>
          <w:p w14:paraId="020C85F2" w14:textId="77777777" w:rsidR="003F2E29" w:rsidRPr="007A4AFC" w:rsidRDefault="003F2E29" w:rsidP="00D27EF1">
            <w:pPr>
              <w:spacing w:line="240" w:lineRule="auto"/>
              <w:jc w:val="center"/>
              <w:rPr>
                <w:ins w:id="15749" w:author="Dr Mamadou SANOGO" w:date="2023-10-25T17:36:00Z"/>
                <w:rFonts w:asciiTheme="majorHAnsi" w:hAnsiTheme="majorHAnsi" w:cstheme="majorHAnsi"/>
                <w:color w:val="000000" w:themeColor="text1"/>
                <w:szCs w:val="24"/>
                <w:rPrChange w:id="15750" w:author="Dr Mamadou SANOGO" w:date="2023-10-25T18:15:00Z">
                  <w:rPr>
                    <w:ins w:id="15751" w:author="Dr Mamadou SANOGO" w:date="2023-10-25T17:36:00Z"/>
                    <w:rFonts w:asciiTheme="majorHAnsi" w:hAnsiTheme="majorHAnsi" w:cstheme="majorHAnsi"/>
                    <w:szCs w:val="24"/>
                  </w:rPr>
                </w:rPrChange>
              </w:rPr>
            </w:pPr>
            <w:ins w:id="15752" w:author="Dr Mamadou SANOGO" w:date="2023-10-25T17:36:00Z">
              <w:r w:rsidRPr="007A4AFC">
                <w:rPr>
                  <w:rFonts w:asciiTheme="majorHAnsi" w:hAnsiTheme="majorHAnsi" w:cstheme="majorHAnsi"/>
                  <w:color w:val="000000" w:themeColor="text1"/>
                  <w:szCs w:val="24"/>
                  <w:rPrChange w:id="15753" w:author="Dr Mamadou SANOGO" w:date="2023-10-25T18:15:00Z">
                    <w:rPr>
                      <w:rFonts w:asciiTheme="majorHAnsi" w:hAnsiTheme="majorHAnsi" w:cstheme="majorHAnsi"/>
                      <w:szCs w:val="24"/>
                    </w:rPr>
                  </w:rPrChange>
                </w:rPr>
                <w:t>Bon</w:t>
              </w:r>
            </w:ins>
          </w:p>
        </w:tc>
      </w:tr>
    </w:tbl>
    <w:p w14:paraId="6A16B0B3" w14:textId="288AD065" w:rsidR="003F2E29" w:rsidRPr="007A4AFC" w:rsidRDefault="003F2E29" w:rsidP="00D81BFF">
      <w:pPr>
        <w:shd w:val="clear" w:color="auto" w:fill="FFFFFF"/>
        <w:spacing w:line="240" w:lineRule="auto"/>
        <w:ind w:right="9"/>
        <w:jc w:val="center"/>
        <w:rPr>
          <w:ins w:id="15754" w:author="Dr Mamadou SANOGO" w:date="2023-10-25T17:30:00Z"/>
          <w:b/>
          <w:color w:val="000000" w:themeColor="text1"/>
          <w:sz w:val="44"/>
          <w:rPrChange w:id="15755" w:author="Dr Mamadou SANOGO" w:date="2023-10-25T18:15:00Z">
            <w:rPr>
              <w:ins w:id="15756" w:author="Dr Mamadou SANOGO" w:date="2023-10-25T17:30:00Z"/>
              <w:b/>
              <w:sz w:val="44"/>
            </w:rPr>
          </w:rPrChange>
        </w:rPr>
      </w:pPr>
    </w:p>
    <w:p w14:paraId="706989D5" w14:textId="16F51F67" w:rsidR="003F2E29" w:rsidRPr="007A4AFC" w:rsidRDefault="003F2E29" w:rsidP="00D81BFF">
      <w:pPr>
        <w:shd w:val="clear" w:color="auto" w:fill="FFFFFF"/>
        <w:spacing w:line="240" w:lineRule="auto"/>
        <w:ind w:right="9"/>
        <w:jc w:val="center"/>
        <w:rPr>
          <w:ins w:id="15757" w:author="Dr Mamadou SANOGO" w:date="2023-10-25T17:30:00Z"/>
          <w:b/>
          <w:color w:val="000000" w:themeColor="text1"/>
          <w:sz w:val="44"/>
          <w:rPrChange w:id="15758" w:author="Dr Mamadou SANOGO" w:date="2023-10-25T18:15:00Z">
            <w:rPr>
              <w:ins w:id="15759" w:author="Dr Mamadou SANOGO" w:date="2023-10-25T17:30:00Z"/>
              <w:b/>
              <w:sz w:val="44"/>
            </w:rPr>
          </w:rPrChange>
        </w:rPr>
      </w:pPr>
    </w:p>
    <w:p w14:paraId="54C27720" w14:textId="6BBE76A0" w:rsidR="003F2E29" w:rsidRPr="007A4AFC" w:rsidRDefault="003F2E29" w:rsidP="00D81BFF">
      <w:pPr>
        <w:shd w:val="clear" w:color="auto" w:fill="FFFFFF"/>
        <w:spacing w:line="240" w:lineRule="auto"/>
        <w:ind w:right="9"/>
        <w:jc w:val="center"/>
        <w:rPr>
          <w:ins w:id="15760" w:author="Dr Mamadou SANOGO" w:date="2023-10-25T17:30:00Z"/>
          <w:b/>
          <w:color w:val="000000" w:themeColor="text1"/>
          <w:sz w:val="44"/>
          <w:rPrChange w:id="15761" w:author="Dr Mamadou SANOGO" w:date="2023-10-25T18:15:00Z">
            <w:rPr>
              <w:ins w:id="15762" w:author="Dr Mamadou SANOGO" w:date="2023-10-25T17:30:00Z"/>
              <w:b/>
              <w:sz w:val="44"/>
            </w:rPr>
          </w:rPrChange>
        </w:rPr>
      </w:pPr>
    </w:p>
    <w:p w14:paraId="04D9D363" w14:textId="3513781D" w:rsidR="003F2E29" w:rsidRPr="007A4AFC" w:rsidRDefault="003F2E29" w:rsidP="00D81BFF">
      <w:pPr>
        <w:shd w:val="clear" w:color="auto" w:fill="FFFFFF"/>
        <w:spacing w:line="240" w:lineRule="auto"/>
        <w:ind w:right="9"/>
        <w:jc w:val="center"/>
        <w:rPr>
          <w:ins w:id="15763" w:author="Dr Mamadou SANOGO" w:date="2023-10-25T17:30:00Z"/>
          <w:b/>
          <w:color w:val="000000" w:themeColor="text1"/>
          <w:sz w:val="44"/>
          <w:rPrChange w:id="15764" w:author="Dr Mamadou SANOGO" w:date="2023-10-25T18:15:00Z">
            <w:rPr>
              <w:ins w:id="15765" w:author="Dr Mamadou SANOGO" w:date="2023-10-25T17:30:00Z"/>
              <w:b/>
              <w:sz w:val="44"/>
            </w:rPr>
          </w:rPrChange>
        </w:rPr>
      </w:pPr>
    </w:p>
    <w:p w14:paraId="46F3BB2A" w14:textId="38026341" w:rsidR="003F2E29" w:rsidRPr="007A4AFC" w:rsidRDefault="003F2E29" w:rsidP="00D81BFF">
      <w:pPr>
        <w:shd w:val="clear" w:color="auto" w:fill="FFFFFF"/>
        <w:spacing w:line="240" w:lineRule="auto"/>
        <w:ind w:right="9"/>
        <w:jc w:val="center"/>
        <w:rPr>
          <w:ins w:id="15766" w:author="Dr Mamadou SANOGO" w:date="2023-10-25T17:37:00Z"/>
          <w:b/>
          <w:color w:val="000000" w:themeColor="text1"/>
          <w:sz w:val="44"/>
          <w:rPrChange w:id="15767" w:author="Dr Mamadou SANOGO" w:date="2023-10-25T18:15:00Z">
            <w:rPr>
              <w:ins w:id="15768" w:author="Dr Mamadou SANOGO" w:date="2023-10-25T17:37:00Z"/>
              <w:b/>
              <w:sz w:val="44"/>
            </w:rPr>
          </w:rPrChange>
        </w:rPr>
      </w:pPr>
    </w:p>
    <w:p w14:paraId="4EA67AF8" w14:textId="21FAEEC5" w:rsidR="00A75F71" w:rsidRPr="007A4AFC" w:rsidRDefault="00A75F71" w:rsidP="00D81BFF">
      <w:pPr>
        <w:shd w:val="clear" w:color="auto" w:fill="FFFFFF"/>
        <w:spacing w:line="240" w:lineRule="auto"/>
        <w:ind w:right="9"/>
        <w:jc w:val="center"/>
        <w:rPr>
          <w:ins w:id="15769" w:author="Dr Mamadou SANOGO" w:date="2023-10-25T17:37:00Z"/>
          <w:b/>
          <w:color w:val="000000" w:themeColor="text1"/>
          <w:sz w:val="44"/>
          <w:rPrChange w:id="15770" w:author="Dr Mamadou SANOGO" w:date="2023-10-25T18:15:00Z">
            <w:rPr>
              <w:ins w:id="15771" w:author="Dr Mamadou SANOGO" w:date="2023-10-25T17:37:00Z"/>
              <w:b/>
              <w:sz w:val="44"/>
            </w:rPr>
          </w:rPrChange>
        </w:rPr>
      </w:pPr>
    </w:p>
    <w:p w14:paraId="32A6CCB7" w14:textId="3082D66F" w:rsidR="00A75F71" w:rsidRPr="007A4AFC" w:rsidRDefault="00A75F71" w:rsidP="00D81BFF">
      <w:pPr>
        <w:shd w:val="clear" w:color="auto" w:fill="FFFFFF"/>
        <w:spacing w:line="240" w:lineRule="auto"/>
        <w:ind w:right="9"/>
        <w:jc w:val="center"/>
        <w:rPr>
          <w:ins w:id="15772" w:author="Dr Mamadou SANOGO" w:date="2023-10-25T17:37:00Z"/>
          <w:b/>
          <w:color w:val="000000" w:themeColor="text1"/>
          <w:sz w:val="44"/>
          <w:rPrChange w:id="15773" w:author="Dr Mamadou SANOGO" w:date="2023-10-25T18:15:00Z">
            <w:rPr>
              <w:ins w:id="15774" w:author="Dr Mamadou SANOGO" w:date="2023-10-25T17:37:00Z"/>
              <w:b/>
              <w:sz w:val="44"/>
            </w:rPr>
          </w:rPrChange>
        </w:rPr>
      </w:pPr>
    </w:p>
    <w:p w14:paraId="2669215D" w14:textId="136A6A36" w:rsidR="00A75F71" w:rsidRPr="007A4AFC" w:rsidRDefault="00A75F71" w:rsidP="00D81BFF">
      <w:pPr>
        <w:shd w:val="clear" w:color="auto" w:fill="FFFFFF"/>
        <w:spacing w:line="240" w:lineRule="auto"/>
        <w:ind w:right="9"/>
        <w:jc w:val="center"/>
        <w:rPr>
          <w:ins w:id="15775" w:author="Dr Mamadou SANOGO" w:date="2023-10-25T17:37:00Z"/>
          <w:b/>
          <w:color w:val="000000" w:themeColor="text1"/>
          <w:sz w:val="44"/>
          <w:rPrChange w:id="15776" w:author="Dr Mamadou SANOGO" w:date="2023-10-25T18:15:00Z">
            <w:rPr>
              <w:ins w:id="15777" w:author="Dr Mamadou SANOGO" w:date="2023-10-25T17:37:00Z"/>
              <w:b/>
              <w:sz w:val="44"/>
            </w:rPr>
          </w:rPrChange>
        </w:rPr>
      </w:pPr>
    </w:p>
    <w:p w14:paraId="747959C1" w14:textId="621CA756" w:rsidR="00A75F71" w:rsidRPr="007A4AFC" w:rsidRDefault="00A75F71" w:rsidP="00D81BFF">
      <w:pPr>
        <w:shd w:val="clear" w:color="auto" w:fill="FFFFFF"/>
        <w:spacing w:line="240" w:lineRule="auto"/>
        <w:ind w:right="9"/>
        <w:jc w:val="center"/>
        <w:rPr>
          <w:ins w:id="15778" w:author="Dr Mamadou SANOGO" w:date="2023-10-25T17:37:00Z"/>
          <w:b/>
          <w:color w:val="000000" w:themeColor="text1"/>
          <w:sz w:val="44"/>
          <w:rPrChange w:id="15779" w:author="Dr Mamadou SANOGO" w:date="2023-10-25T18:15:00Z">
            <w:rPr>
              <w:ins w:id="15780" w:author="Dr Mamadou SANOGO" w:date="2023-10-25T17:37:00Z"/>
              <w:b/>
              <w:sz w:val="44"/>
            </w:rPr>
          </w:rPrChange>
        </w:rPr>
      </w:pPr>
    </w:p>
    <w:p w14:paraId="004C7F17" w14:textId="3D62F3B7" w:rsidR="00A75F71" w:rsidRPr="007A4AFC" w:rsidRDefault="00A75F71" w:rsidP="00D81BFF">
      <w:pPr>
        <w:shd w:val="clear" w:color="auto" w:fill="FFFFFF"/>
        <w:spacing w:line="240" w:lineRule="auto"/>
        <w:ind w:right="9"/>
        <w:jc w:val="center"/>
        <w:rPr>
          <w:ins w:id="15781" w:author="Dr Mamadou SANOGO" w:date="2023-10-25T17:37:00Z"/>
          <w:b/>
          <w:color w:val="000000" w:themeColor="text1"/>
          <w:sz w:val="44"/>
          <w:rPrChange w:id="15782" w:author="Dr Mamadou SANOGO" w:date="2023-10-25T18:15:00Z">
            <w:rPr>
              <w:ins w:id="15783" w:author="Dr Mamadou SANOGO" w:date="2023-10-25T17:37:00Z"/>
              <w:b/>
              <w:sz w:val="44"/>
            </w:rPr>
          </w:rPrChange>
        </w:rPr>
      </w:pPr>
    </w:p>
    <w:p w14:paraId="182C9796" w14:textId="53E3263A" w:rsidR="00A75F71" w:rsidRPr="007A4AFC" w:rsidRDefault="00A75F71" w:rsidP="00D81BFF">
      <w:pPr>
        <w:shd w:val="clear" w:color="auto" w:fill="FFFFFF"/>
        <w:spacing w:line="240" w:lineRule="auto"/>
        <w:ind w:right="9"/>
        <w:jc w:val="center"/>
        <w:rPr>
          <w:ins w:id="15784" w:author="Dr Mamadou SANOGO" w:date="2023-10-25T17:37:00Z"/>
          <w:b/>
          <w:color w:val="000000" w:themeColor="text1"/>
          <w:sz w:val="44"/>
          <w:rPrChange w:id="15785" w:author="Dr Mamadou SANOGO" w:date="2023-10-25T18:15:00Z">
            <w:rPr>
              <w:ins w:id="15786" w:author="Dr Mamadou SANOGO" w:date="2023-10-25T17:37:00Z"/>
              <w:b/>
              <w:sz w:val="44"/>
            </w:rPr>
          </w:rPrChange>
        </w:rPr>
      </w:pPr>
    </w:p>
    <w:p w14:paraId="4C3E5CCE" w14:textId="61DAE8AA" w:rsidR="00A75F71" w:rsidRPr="007A4AFC" w:rsidRDefault="00A75F71" w:rsidP="00D81BFF">
      <w:pPr>
        <w:shd w:val="clear" w:color="auto" w:fill="FFFFFF"/>
        <w:spacing w:line="240" w:lineRule="auto"/>
        <w:ind w:right="9"/>
        <w:jc w:val="center"/>
        <w:rPr>
          <w:ins w:id="15787" w:author="Dr Mamadou SANOGO" w:date="2023-10-25T17:37:00Z"/>
          <w:b/>
          <w:color w:val="000000" w:themeColor="text1"/>
          <w:sz w:val="44"/>
          <w:rPrChange w:id="15788" w:author="Dr Mamadou SANOGO" w:date="2023-10-25T18:15:00Z">
            <w:rPr>
              <w:ins w:id="15789" w:author="Dr Mamadou SANOGO" w:date="2023-10-25T17:37:00Z"/>
              <w:b/>
              <w:sz w:val="44"/>
            </w:rPr>
          </w:rPrChange>
        </w:rPr>
      </w:pPr>
    </w:p>
    <w:p w14:paraId="261CA770" w14:textId="0426A2A7" w:rsidR="00A75F71" w:rsidRPr="007A4AFC" w:rsidRDefault="00A75F71" w:rsidP="00D81BFF">
      <w:pPr>
        <w:shd w:val="clear" w:color="auto" w:fill="FFFFFF"/>
        <w:spacing w:line="240" w:lineRule="auto"/>
        <w:ind w:right="9"/>
        <w:jc w:val="center"/>
        <w:rPr>
          <w:ins w:id="15790" w:author="Dr Mamadou SANOGO" w:date="2023-10-25T17:37:00Z"/>
          <w:b/>
          <w:color w:val="000000" w:themeColor="text1"/>
          <w:sz w:val="44"/>
          <w:rPrChange w:id="15791" w:author="Dr Mamadou SANOGO" w:date="2023-10-25T18:15:00Z">
            <w:rPr>
              <w:ins w:id="15792" w:author="Dr Mamadou SANOGO" w:date="2023-10-25T17:37:00Z"/>
              <w:b/>
              <w:sz w:val="44"/>
            </w:rPr>
          </w:rPrChange>
        </w:rPr>
      </w:pPr>
    </w:p>
    <w:p w14:paraId="593A9471" w14:textId="5D206E9F" w:rsidR="00A75F71" w:rsidRPr="007A4AFC" w:rsidRDefault="00A75F71" w:rsidP="00D81BFF">
      <w:pPr>
        <w:shd w:val="clear" w:color="auto" w:fill="FFFFFF"/>
        <w:spacing w:line="240" w:lineRule="auto"/>
        <w:ind w:right="9"/>
        <w:jc w:val="center"/>
        <w:rPr>
          <w:ins w:id="15793" w:author="Dr Mamadou SANOGO" w:date="2023-10-25T17:37:00Z"/>
          <w:b/>
          <w:color w:val="000000" w:themeColor="text1"/>
          <w:sz w:val="44"/>
          <w:rPrChange w:id="15794" w:author="Dr Mamadou SANOGO" w:date="2023-10-25T18:15:00Z">
            <w:rPr>
              <w:ins w:id="15795" w:author="Dr Mamadou SANOGO" w:date="2023-10-25T17:37:00Z"/>
              <w:b/>
              <w:sz w:val="44"/>
            </w:rPr>
          </w:rPrChange>
        </w:rPr>
      </w:pPr>
    </w:p>
    <w:p w14:paraId="4040A134" w14:textId="0A237044" w:rsidR="00A75F71" w:rsidRPr="007A4AFC" w:rsidRDefault="00A75F71" w:rsidP="00D81BFF">
      <w:pPr>
        <w:shd w:val="clear" w:color="auto" w:fill="FFFFFF"/>
        <w:spacing w:line="240" w:lineRule="auto"/>
        <w:ind w:right="9"/>
        <w:jc w:val="center"/>
        <w:rPr>
          <w:ins w:id="15796" w:author="Dr Mamadou SANOGO" w:date="2023-10-25T17:37:00Z"/>
          <w:b/>
          <w:color w:val="000000" w:themeColor="text1"/>
          <w:sz w:val="44"/>
          <w:rPrChange w:id="15797" w:author="Dr Mamadou SANOGO" w:date="2023-10-25T18:15:00Z">
            <w:rPr>
              <w:ins w:id="15798" w:author="Dr Mamadou SANOGO" w:date="2023-10-25T17:37:00Z"/>
              <w:b/>
              <w:sz w:val="44"/>
            </w:rPr>
          </w:rPrChange>
        </w:rPr>
      </w:pPr>
    </w:p>
    <w:p w14:paraId="0C969B27" w14:textId="53935E0B" w:rsidR="00A75F71" w:rsidRPr="007A4AFC" w:rsidRDefault="00A75F71" w:rsidP="00D81BFF">
      <w:pPr>
        <w:shd w:val="clear" w:color="auto" w:fill="FFFFFF"/>
        <w:spacing w:line="240" w:lineRule="auto"/>
        <w:ind w:right="9"/>
        <w:jc w:val="center"/>
        <w:rPr>
          <w:ins w:id="15799" w:author="Dr Mamadou SANOGO" w:date="2023-10-25T17:37:00Z"/>
          <w:b/>
          <w:color w:val="000000" w:themeColor="text1"/>
          <w:sz w:val="44"/>
          <w:rPrChange w:id="15800" w:author="Dr Mamadou SANOGO" w:date="2023-10-25T18:15:00Z">
            <w:rPr>
              <w:ins w:id="15801" w:author="Dr Mamadou SANOGO" w:date="2023-10-25T17:37:00Z"/>
              <w:b/>
              <w:sz w:val="44"/>
            </w:rPr>
          </w:rPrChange>
        </w:rPr>
      </w:pPr>
    </w:p>
    <w:p w14:paraId="578BAE4D" w14:textId="296E47A3" w:rsidR="00A75F71" w:rsidRPr="007A4AFC" w:rsidRDefault="00A75F71" w:rsidP="00D81BFF">
      <w:pPr>
        <w:shd w:val="clear" w:color="auto" w:fill="FFFFFF"/>
        <w:spacing w:line="240" w:lineRule="auto"/>
        <w:ind w:right="9"/>
        <w:jc w:val="center"/>
        <w:rPr>
          <w:ins w:id="15802" w:author="Dr Mamadou SANOGO" w:date="2023-10-25T17:37:00Z"/>
          <w:b/>
          <w:color w:val="000000" w:themeColor="text1"/>
          <w:sz w:val="44"/>
          <w:rPrChange w:id="15803" w:author="Dr Mamadou SANOGO" w:date="2023-10-25T18:15:00Z">
            <w:rPr>
              <w:ins w:id="15804" w:author="Dr Mamadou SANOGO" w:date="2023-10-25T17:37:00Z"/>
              <w:b/>
              <w:sz w:val="44"/>
            </w:rPr>
          </w:rPrChange>
        </w:rPr>
      </w:pPr>
    </w:p>
    <w:p w14:paraId="06BF1401" w14:textId="208512E6" w:rsidR="00A75F71" w:rsidRPr="007A4AFC" w:rsidRDefault="00A75F71" w:rsidP="00D81BFF">
      <w:pPr>
        <w:shd w:val="clear" w:color="auto" w:fill="FFFFFF"/>
        <w:spacing w:line="240" w:lineRule="auto"/>
        <w:ind w:right="9"/>
        <w:jc w:val="center"/>
        <w:rPr>
          <w:ins w:id="15805" w:author="Dr Mamadou SANOGO" w:date="2023-10-25T17:37:00Z"/>
          <w:b/>
          <w:color w:val="000000" w:themeColor="text1"/>
          <w:sz w:val="44"/>
          <w:rPrChange w:id="15806" w:author="Dr Mamadou SANOGO" w:date="2023-10-25T18:15:00Z">
            <w:rPr>
              <w:ins w:id="15807" w:author="Dr Mamadou SANOGO" w:date="2023-10-25T17:37:00Z"/>
              <w:b/>
              <w:sz w:val="44"/>
            </w:rPr>
          </w:rPrChange>
        </w:rPr>
      </w:pPr>
    </w:p>
    <w:p w14:paraId="2C32BC13" w14:textId="42BC63F7" w:rsidR="00A75F71" w:rsidRPr="007A4AFC" w:rsidRDefault="00A75F71" w:rsidP="00D81BFF">
      <w:pPr>
        <w:shd w:val="clear" w:color="auto" w:fill="FFFFFF"/>
        <w:spacing w:line="240" w:lineRule="auto"/>
        <w:ind w:right="9"/>
        <w:jc w:val="center"/>
        <w:rPr>
          <w:ins w:id="15808" w:author="Dr Mamadou SANOGO" w:date="2023-10-25T17:37:00Z"/>
          <w:b/>
          <w:color w:val="000000" w:themeColor="text1"/>
          <w:sz w:val="44"/>
          <w:rPrChange w:id="15809" w:author="Dr Mamadou SANOGO" w:date="2023-10-25T18:15:00Z">
            <w:rPr>
              <w:ins w:id="15810" w:author="Dr Mamadou SANOGO" w:date="2023-10-25T17:37:00Z"/>
              <w:b/>
              <w:sz w:val="44"/>
            </w:rPr>
          </w:rPrChange>
        </w:rPr>
      </w:pPr>
    </w:p>
    <w:p w14:paraId="5053D8C4" w14:textId="415351A4" w:rsidR="00A75F71" w:rsidRPr="007A4AFC" w:rsidRDefault="00A75F71" w:rsidP="00D81BFF">
      <w:pPr>
        <w:shd w:val="clear" w:color="auto" w:fill="FFFFFF"/>
        <w:spacing w:line="240" w:lineRule="auto"/>
        <w:ind w:right="9"/>
        <w:jc w:val="center"/>
        <w:rPr>
          <w:ins w:id="15811" w:author="Dr Mamadou SANOGO" w:date="2023-10-25T17:37:00Z"/>
          <w:b/>
          <w:color w:val="000000" w:themeColor="text1"/>
          <w:sz w:val="44"/>
          <w:rPrChange w:id="15812" w:author="Dr Mamadou SANOGO" w:date="2023-10-25T18:15:00Z">
            <w:rPr>
              <w:ins w:id="15813" w:author="Dr Mamadou SANOGO" w:date="2023-10-25T17:37:00Z"/>
              <w:b/>
              <w:sz w:val="44"/>
            </w:rPr>
          </w:rPrChange>
        </w:rPr>
      </w:pPr>
    </w:p>
    <w:p w14:paraId="346FD4B9" w14:textId="3E2DF7E3" w:rsidR="00A75F71" w:rsidRPr="007A4AFC" w:rsidRDefault="00A75F71" w:rsidP="00D81BFF">
      <w:pPr>
        <w:shd w:val="clear" w:color="auto" w:fill="FFFFFF"/>
        <w:spacing w:line="240" w:lineRule="auto"/>
        <w:ind w:right="9"/>
        <w:jc w:val="center"/>
        <w:rPr>
          <w:ins w:id="15814" w:author="Dr Mamadou SANOGO" w:date="2023-10-25T17:37:00Z"/>
          <w:b/>
          <w:color w:val="000000" w:themeColor="text1"/>
          <w:sz w:val="44"/>
          <w:rPrChange w:id="15815" w:author="Dr Mamadou SANOGO" w:date="2023-10-25T18:15:00Z">
            <w:rPr>
              <w:ins w:id="15816" w:author="Dr Mamadou SANOGO" w:date="2023-10-25T17:37:00Z"/>
              <w:b/>
              <w:sz w:val="44"/>
            </w:rPr>
          </w:rPrChange>
        </w:rPr>
      </w:pPr>
    </w:p>
    <w:p w14:paraId="048B920A" w14:textId="4368A908" w:rsidR="00A75F71" w:rsidRPr="007A4AFC" w:rsidRDefault="00A75F71" w:rsidP="00D81BFF">
      <w:pPr>
        <w:shd w:val="clear" w:color="auto" w:fill="FFFFFF"/>
        <w:spacing w:line="240" w:lineRule="auto"/>
        <w:ind w:right="9"/>
        <w:jc w:val="center"/>
        <w:rPr>
          <w:ins w:id="15817" w:author="Dr Mamadou SANOGO" w:date="2023-10-25T17:37:00Z"/>
          <w:b/>
          <w:color w:val="000000" w:themeColor="text1"/>
          <w:sz w:val="44"/>
          <w:rPrChange w:id="15818" w:author="Dr Mamadou SANOGO" w:date="2023-10-25T18:15:00Z">
            <w:rPr>
              <w:ins w:id="15819" w:author="Dr Mamadou SANOGO" w:date="2023-10-25T17:37:00Z"/>
              <w:b/>
              <w:sz w:val="44"/>
            </w:rPr>
          </w:rPrChange>
        </w:rPr>
      </w:pPr>
    </w:p>
    <w:p w14:paraId="2129805C" w14:textId="77777777" w:rsidR="00A75F71" w:rsidRPr="007A4AFC" w:rsidRDefault="00A75F71" w:rsidP="00D81BFF">
      <w:pPr>
        <w:shd w:val="clear" w:color="auto" w:fill="FFFFFF"/>
        <w:spacing w:line="240" w:lineRule="auto"/>
        <w:ind w:right="9"/>
        <w:jc w:val="center"/>
        <w:rPr>
          <w:ins w:id="15820" w:author="Dr Mamadou SANOGO" w:date="2023-10-25T17:37:00Z"/>
          <w:b/>
          <w:color w:val="000000" w:themeColor="text1"/>
          <w:sz w:val="44"/>
          <w:rPrChange w:id="15821" w:author="Dr Mamadou SANOGO" w:date="2023-10-25T18:15:00Z">
            <w:rPr>
              <w:ins w:id="15822" w:author="Dr Mamadou SANOGO" w:date="2023-10-25T17:37:00Z"/>
              <w:b/>
              <w:sz w:val="44"/>
            </w:rPr>
          </w:rPrChange>
        </w:rPr>
      </w:pPr>
    </w:p>
    <w:p w14:paraId="239C2F8C" w14:textId="77777777" w:rsidR="00A75F71" w:rsidRPr="007A4AFC" w:rsidRDefault="00A75F71" w:rsidP="00D81BFF">
      <w:pPr>
        <w:shd w:val="clear" w:color="auto" w:fill="FFFFFF"/>
        <w:spacing w:line="240" w:lineRule="auto"/>
        <w:ind w:right="9"/>
        <w:jc w:val="center"/>
        <w:rPr>
          <w:ins w:id="15823" w:author="Dr Mamadou SANOGO" w:date="2023-10-25T17:30:00Z"/>
          <w:b/>
          <w:color w:val="000000" w:themeColor="text1"/>
          <w:sz w:val="44"/>
          <w:rPrChange w:id="15824" w:author="Dr Mamadou SANOGO" w:date="2023-10-25T18:15:00Z">
            <w:rPr>
              <w:ins w:id="15825" w:author="Dr Mamadou SANOGO" w:date="2023-10-25T17:30:00Z"/>
              <w:b/>
              <w:sz w:val="44"/>
            </w:rPr>
          </w:rPrChange>
        </w:rPr>
      </w:pPr>
    </w:p>
    <w:p w14:paraId="351A1989" w14:textId="77777777" w:rsidR="003F2E29" w:rsidRPr="007A4AFC" w:rsidRDefault="003F2E29" w:rsidP="00D81BFF">
      <w:pPr>
        <w:shd w:val="clear" w:color="auto" w:fill="FFFFFF"/>
        <w:spacing w:line="240" w:lineRule="auto"/>
        <w:ind w:right="9"/>
        <w:jc w:val="center"/>
        <w:rPr>
          <w:ins w:id="15826" w:author="Dr Mamadou SANOGO" w:date="2023-10-25T15:02:00Z"/>
          <w:b/>
          <w:color w:val="000000" w:themeColor="text1"/>
          <w:sz w:val="44"/>
          <w:rPrChange w:id="15827" w:author="Dr Mamadou SANOGO" w:date="2023-10-25T18:15:00Z">
            <w:rPr>
              <w:ins w:id="15828" w:author="Dr Mamadou SANOGO" w:date="2023-10-25T15:02:00Z"/>
              <w:b/>
              <w:sz w:val="44"/>
            </w:rPr>
          </w:rPrChange>
        </w:rPr>
      </w:pPr>
    </w:p>
    <w:p w14:paraId="557591EC" w14:textId="7D2A9FBE" w:rsidR="00D81BFF" w:rsidRPr="007A4AFC" w:rsidRDefault="00D81BFF" w:rsidP="00D81BFF">
      <w:pPr>
        <w:shd w:val="clear" w:color="auto" w:fill="FFFFFF"/>
        <w:spacing w:line="240" w:lineRule="auto"/>
        <w:ind w:right="9"/>
        <w:jc w:val="center"/>
        <w:rPr>
          <w:ins w:id="15829" w:author="Dr Mamadou SANOGO" w:date="2023-10-25T17:36:00Z"/>
          <w:b/>
          <w:color w:val="000000" w:themeColor="text1"/>
          <w:sz w:val="44"/>
          <w:rPrChange w:id="15830" w:author="Dr Mamadou SANOGO" w:date="2023-10-25T18:15:00Z">
            <w:rPr>
              <w:ins w:id="15831" w:author="Dr Mamadou SANOGO" w:date="2023-10-25T17:36:00Z"/>
              <w:b/>
              <w:sz w:val="44"/>
            </w:rPr>
          </w:rPrChange>
        </w:rPr>
      </w:pPr>
      <w:ins w:id="15832" w:author="Dr Mamadou SANOGO" w:date="2023-10-25T15:02:00Z">
        <w:r w:rsidRPr="007A4AFC">
          <w:rPr>
            <w:b/>
            <w:color w:val="000000" w:themeColor="text1"/>
            <w:sz w:val="44"/>
            <w:rPrChange w:id="15833" w:author="Dr Mamadou SANOGO" w:date="2023-10-25T18:15:00Z">
              <w:rPr>
                <w:b/>
                <w:sz w:val="44"/>
              </w:rPr>
            </w:rPrChange>
          </w:rPr>
          <w:t>Annexe n°02</w:t>
        </w:r>
      </w:ins>
      <w:ins w:id="15834" w:author="Dr Mamadou SANOGO" w:date="2023-10-25T17:37:00Z">
        <w:r w:rsidR="00A75F71" w:rsidRPr="007A4AFC">
          <w:rPr>
            <w:b/>
            <w:color w:val="000000" w:themeColor="text1"/>
            <w:sz w:val="44"/>
            <w:rPrChange w:id="15835" w:author="Dr Mamadou SANOGO" w:date="2023-10-25T18:15:00Z">
              <w:rPr>
                <w:b/>
                <w:sz w:val="44"/>
              </w:rPr>
            </w:rPrChange>
          </w:rPr>
          <w:t>7</w:t>
        </w:r>
      </w:ins>
      <w:ins w:id="15836" w:author="Dr Mamadou SANOGO" w:date="2023-10-25T15:02:00Z">
        <w:r w:rsidRPr="007A4AFC">
          <w:rPr>
            <w:b/>
            <w:color w:val="000000" w:themeColor="text1"/>
            <w:sz w:val="44"/>
            <w:rPrChange w:id="15837" w:author="Dr Mamadou SANOGO" w:date="2023-10-25T18:15:00Z">
              <w:rPr>
                <w:b/>
                <w:sz w:val="44"/>
              </w:rPr>
            </w:rPrChange>
          </w:rPr>
          <w:t xml:space="preserve"> : </w:t>
        </w:r>
      </w:ins>
      <w:ins w:id="15838" w:author="Dr Mamadou SANOGO" w:date="2023-10-27T11:51:00Z">
        <w:r w:rsidR="006A62F4">
          <w:rPr>
            <w:b/>
            <w:color w:val="000000" w:themeColor="text1"/>
            <w:sz w:val="44"/>
          </w:rPr>
          <w:t>E</w:t>
        </w:r>
      </w:ins>
      <w:ins w:id="15839" w:author="Dr Mamadou SANOGO" w:date="2023-10-25T15:02:00Z">
        <w:r w:rsidRPr="007A4AFC">
          <w:rPr>
            <w:b/>
            <w:color w:val="000000" w:themeColor="text1"/>
            <w:sz w:val="44"/>
            <w:rPrChange w:id="15840" w:author="Dr Mamadou SANOGO" w:date="2023-10-25T18:15:00Z">
              <w:rPr>
                <w:b/>
                <w:sz w:val="44"/>
              </w:rPr>
            </w:rPrChange>
          </w:rPr>
          <w:t>quipements</w:t>
        </w:r>
      </w:ins>
    </w:p>
    <w:p w14:paraId="0F515991" w14:textId="3953062F" w:rsidR="00A75F71" w:rsidRPr="007A4AFC" w:rsidRDefault="00A75F71" w:rsidP="00D81BFF">
      <w:pPr>
        <w:shd w:val="clear" w:color="auto" w:fill="FFFFFF"/>
        <w:spacing w:line="240" w:lineRule="auto"/>
        <w:ind w:right="9"/>
        <w:jc w:val="center"/>
        <w:rPr>
          <w:ins w:id="15841" w:author="Dr Mamadou SANOGO" w:date="2023-10-25T17:36:00Z"/>
          <w:b/>
          <w:color w:val="000000" w:themeColor="text1"/>
          <w:sz w:val="44"/>
          <w:rPrChange w:id="15842" w:author="Dr Mamadou SANOGO" w:date="2023-10-25T18:15:00Z">
            <w:rPr>
              <w:ins w:id="15843" w:author="Dr Mamadou SANOGO" w:date="2023-10-25T17:36:00Z"/>
              <w:b/>
              <w:sz w:val="44"/>
            </w:rPr>
          </w:rPrChange>
        </w:rPr>
      </w:pPr>
    </w:p>
    <w:p w14:paraId="41210D12" w14:textId="621DF483" w:rsidR="00A75F71" w:rsidRPr="007A4AFC" w:rsidRDefault="00A75F71" w:rsidP="00D81BFF">
      <w:pPr>
        <w:shd w:val="clear" w:color="auto" w:fill="FFFFFF"/>
        <w:spacing w:line="240" w:lineRule="auto"/>
        <w:ind w:right="9"/>
        <w:jc w:val="center"/>
        <w:rPr>
          <w:ins w:id="15844" w:author="Dr Mamadou SANOGO" w:date="2023-10-25T17:36:00Z"/>
          <w:b/>
          <w:color w:val="000000" w:themeColor="text1"/>
          <w:sz w:val="44"/>
          <w:rPrChange w:id="15845" w:author="Dr Mamadou SANOGO" w:date="2023-10-25T18:15:00Z">
            <w:rPr>
              <w:ins w:id="15846" w:author="Dr Mamadou SANOGO" w:date="2023-10-25T17:36:00Z"/>
              <w:b/>
              <w:sz w:val="44"/>
            </w:rPr>
          </w:rPrChange>
        </w:rPr>
      </w:pPr>
    </w:p>
    <w:p w14:paraId="323A2F64" w14:textId="4E955B50" w:rsidR="00A75F71" w:rsidRPr="007A4AFC" w:rsidRDefault="00A75F71" w:rsidP="00D81BFF">
      <w:pPr>
        <w:shd w:val="clear" w:color="auto" w:fill="FFFFFF"/>
        <w:spacing w:line="240" w:lineRule="auto"/>
        <w:ind w:right="9"/>
        <w:jc w:val="center"/>
        <w:rPr>
          <w:ins w:id="15847" w:author="Dr Mamadou SANOGO" w:date="2023-10-25T17:36:00Z"/>
          <w:b/>
          <w:color w:val="000000" w:themeColor="text1"/>
          <w:sz w:val="44"/>
          <w:rPrChange w:id="15848" w:author="Dr Mamadou SANOGO" w:date="2023-10-25T18:15:00Z">
            <w:rPr>
              <w:ins w:id="15849" w:author="Dr Mamadou SANOGO" w:date="2023-10-25T17:36:00Z"/>
              <w:b/>
              <w:sz w:val="44"/>
            </w:rPr>
          </w:rPrChange>
        </w:rPr>
      </w:pPr>
    </w:p>
    <w:p w14:paraId="52DCF6FC" w14:textId="1490AF2E" w:rsidR="00A75F71" w:rsidRPr="007A4AFC" w:rsidRDefault="00A75F71" w:rsidP="00D81BFF">
      <w:pPr>
        <w:shd w:val="clear" w:color="auto" w:fill="FFFFFF"/>
        <w:spacing w:line="240" w:lineRule="auto"/>
        <w:ind w:right="9"/>
        <w:jc w:val="center"/>
        <w:rPr>
          <w:ins w:id="15850" w:author="Dr Mamadou SANOGO" w:date="2023-10-25T17:36:00Z"/>
          <w:b/>
          <w:color w:val="000000" w:themeColor="text1"/>
          <w:sz w:val="44"/>
          <w:rPrChange w:id="15851" w:author="Dr Mamadou SANOGO" w:date="2023-10-25T18:15:00Z">
            <w:rPr>
              <w:ins w:id="15852" w:author="Dr Mamadou SANOGO" w:date="2023-10-25T17:36:00Z"/>
              <w:b/>
              <w:sz w:val="44"/>
            </w:rPr>
          </w:rPrChange>
        </w:rPr>
      </w:pPr>
    </w:p>
    <w:p w14:paraId="0D9D3382" w14:textId="763AA408" w:rsidR="00A75F71" w:rsidRPr="007A4AFC" w:rsidRDefault="00A75F71" w:rsidP="00D81BFF">
      <w:pPr>
        <w:shd w:val="clear" w:color="auto" w:fill="FFFFFF"/>
        <w:spacing w:line="240" w:lineRule="auto"/>
        <w:ind w:right="9"/>
        <w:jc w:val="center"/>
        <w:rPr>
          <w:ins w:id="15853" w:author="Dr Mamadou SANOGO" w:date="2023-10-25T17:36:00Z"/>
          <w:b/>
          <w:color w:val="000000" w:themeColor="text1"/>
          <w:sz w:val="44"/>
          <w:rPrChange w:id="15854" w:author="Dr Mamadou SANOGO" w:date="2023-10-25T18:15:00Z">
            <w:rPr>
              <w:ins w:id="15855" w:author="Dr Mamadou SANOGO" w:date="2023-10-25T17:36:00Z"/>
              <w:b/>
              <w:sz w:val="44"/>
            </w:rPr>
          </w:rPrChange>
        </w:rPr>
      </w:pPr>
    </w:p>
    <w:p w14:paraId="42B3C1A4" w14:textId="64935A57" w:rsidR="00A75F71" w:rsidRPr="007A4AFC" w:rsidRDefault="00A75F71" w:rsidP="00D81BFF">
      <w:pPr>
        <w:shd w:val="clear" w:color="auto" w:fill="FFFFFF"/>
        <w:spacing w:line="240" w:lineRule="auto"/>
        <w:ind w:right="9"/>
        <w:jc w:val="center"/>
        <w:rPr>
          <w:ins w:id="15856" w:author="Dr Mamadou SANOGO" w:date="2023-10-25T17:36:00Z"/>
          <w:b/>
          <w:color w:val="000000" w:themeColor="text1"/>
          <w:sz w:val="44"/>
          <w:rPrChange w:id="15857" w:author="Dr Mamadou SANOGO" w:date="2023-10-25T18:15:00Z">
            <w:rPr>
              <w:ins w:id="15858" w:author="Dr Mamadou SANOGO" w:date="2023-10-25T17:36:00Z"/>
              <w:b/>
              <w:sz w:val="44"/>
            </w:rPr>
          </w:rPrChange>
        </w:rPr>
      </w:pPr>
    </w:p>
    <w:p w14:paraId="03FD972C" w14:textId="40943E0E" w:rsidR="00A75F71" w:rsidRPr="007A4AFC" w:rsidRDefault="00A75F71" w:rsidP="00D81BFF">
      <w:pPr>
        <w:shd w:val="clear" w:color="auto" w:fill="FFFFFF"/>
        <w:spacing w:line="240" w:lineRule="auto"/>
        <w:ind w:right="9"/>
        <w:jc w:val="center"/>
        <w:rPr>
          <w:ins w:id="15859" w:author="Dr Mamadou SANOGO" w:date="2023-10-25T17:37:00Z"/>
          <w:b/>
          <w:color w:val="000000" w:themeColor="text1"/>
          <w:sz w:val="44"/>
          <w:rPrChange w:id="15860" w:author="Dr Mamadou SANOGO" w:date="2023-10-25T18:15:00Z">
            <w:rPr>
              <w:ins w:id="15861" w:author="Dr Mamadou SANOGO" w:date="2023-10-25T17:37:00Z"/>
              <w:b/>
              <w:sz w:val="44"/>
            </w:rPr>
          </w:rPrChange>
        </w:rPr>
      </w:pPr>
    </w:p>
    <w:p w14:paraId="121D8571" w14:textId="35A8008E" w:rsidR="00A75F71" w:rsidRPr="007A4AFC" w:rsidRDefault="00A75F71" w:rsidP="00D81BFF">
      <w:pPr>
        <w:shd w:val="clear" w:color="auto" w:fill="FFFFFF"/>
        <w:spacing w:line="240" w:lineRule="auto"/>
        <w:ind w:right="9"/>
        <w:jc w:val="center"/>
        <w:rPr>
          <w:ins w:id="15862" w:author="Dr Mamadou SANOGO" w:date="2023-10-25T17:37:00Z"/>
          <w:b/>
          <w:color w:val="000000" w:themeColor="text1"/>
          <w:sz w:val="44"/>
          <w:rPrChange w:id="15863" w:author="Dr Mamadou SANOGO" w:date="2023-10-25T18:15:00Z">
            <w:rPr>
              <w:ins w:id="15864" w:author="Dr Mamadou SANOGO" w:date="2023-10-25T17:37:00Z"/>
              <w:b/>
              <w:sz w:val="44"/>
            </w:rPr>
          </w:rPrChange>
        </w:rPr>
      </w:pPr>
    </w:p>
    <w:p w14:paraId="092A2506" w14:textId="46B6A8DE" w:rsidR="00A75F71" w:rsidRPr="007A4AFC" w:rsidRDefault="00A75F71" w:rsidP="00D81BFF">
      <w:pPr>
        <w:shd w:val="clear" w:color="auto" w:fill="FFFFFF"/>
        <w:spacing w:line="240" w:lineRule="auto"/>
        <w:ind w:right="9"/>
        <w:jc w:val="center"/>
        <w:rPr>
          <w:ins w:id="15865" w:author="Dr Mamadou SANOGO" w:date="2023-10-25T17:37:00Z"/>
          <w:b/>
          <w:color w:val="000000" w:themeColor="text1"/>
          <w:sz w:val="44"/>
          <w:rPrChange w:id="15866" w:author="Dr Mamadou SANOGO" w:date="2023-10-25T18:15:00Z">
            <w:rPr>
              <w:ins w:id="15867" w:author="Dr Mamadou SANOGO" w:date="2023-10-25T17:37:00Z"/>
              <w:b/>
              <w:sz w:val="44"/>
            </w:rPr>
          </w:rPrChange>
        </w:rPr>
      </w:pPr>
    </w:p>
    <w:p w14:paraId="68792DE7" w14:textId="6BC97B8B" w:rsidR="00A75F71" w:rsidRPr="007A4AFC" w:rsidRDefault="00A75F71" w:rsidP="00D81BFF">
      <w:pPr>
        <w:shd w:val="clear" w:color="auto" w:fill="FFFFFF"/>
        <w:spacing w:line="240" w:lineRule="auto"/>
        <w:ind w:right="9"/>
        <w:jc w:val="center"/>
        <w:rPr>
          <w:ins w:id="15868" w:author="Dr Mamadou SANOGO" w:date="2023-10-25T17:37:00Z"/>
          <w:b/>
          <w:color w:val="000000" w:themeColor="text1"/>
          <w:sz w:val="44"/>
          <w:rPrChange w:id="15869" w:author="Dr Mamadou SANOGO" w:date="2023-10-25T18:15:00Z">
            <w:rPr>
              <w:ins w:id="15870" w:author="Dr Mamadou SANOGO" w:date="2023-10-25T17:37:00Z"/>
              <w:b/>
              <w:sz w:val="44"/>
            </w:rPr>
          </w:rPrChange>
        </w:rPr>
      </w:pPr>
    </w:p>
    <w:p w14:paraId="2B958340" w14:textId="21D3A210" w:rsidR="00A75F71" w:rsidRPr="007A4AFC" w:rsidRDefault="00A75F71" w:rsidP="00D81BFF">
      <w:pPr>
        <w:shd w:val="clear" w:color="auto" w:fill="FFFFFF"/>
        <w:spacing w:line="240" w:lineRule="auto"/>
        <w:ind w:right="9"/>
        <w:jc w:val="center"/>
        <w:rPr>
          <w:ins w:id="15871" w:author="Dr Mamadou SANOGO" w:date="2023-10-25T17:37:00Z"/>
          <w:b/>
          <w:color w:val="000000" w:themeColor="text1"/>
          <w:sz w:val="44"/>
          <w:rPrChange w:id="15872" w:author="Dr Mamadou SANOGO" w:date="2023-10-25T18:15:00Z">
            <w:rPr>
              <w:ins w:id="15873" w:author="Dr Mamadou SANOGO" w:date="2023-10-25T17:37:00Z"/>
              <w:b/>
              <w:sz w:val="44"/>
            </w:rPr>
          </w:rPrChange>
        </w:rPr>
      </w:pPr>
    </w:p>
    <w:p w14:paraId="3246DBC4" w14:textId="56C72171" w:rsidR="00A75F71" w:rsidRDefault="00A75F71" w:rsidP="00D81BFF">
      <w:pPr>
        <w:shd w:val="clear" w:color="auto" w:fill="FFFFFF"/>
        <w:spacing w:line="240" w:lineRule="auto"/>
        <w:ind w:right="9"/>
        <w:jc w:val="center"/>
        <w:rPr>
          <w:ins w:id="15874" w:author="Dr Mamadou SANOGO" w:date="2023-10-27T14:07:00Z"/>
          <w:b/>
          <w:color w:val="000000" w:themeColor="text1"/>
          <w:sz w:val="44"/>
        </w:rPr>
      </w:pPr>
    </w:p>
    <w:p w14:paraId="305ADEFE" w14:textId="4BBAC45C" w:rsidR="006778CD" w:rsidRDefault="006778CD" w:rsidP="00D81BFF">
      <w:pPr>
        <w:shd w:val="clear" w:color="auto" w:fill="FFFFFF"/>
        <w:spacing w:line="240" w:lineRule="auto"/>
        <w:ind w:right="9"/>
        <w:jc w:val="center"/>
        <w:rPr>
          <w:ins w:id="15875" w:author="Dr Mamadou SANOGO" w:date="2023-10-27T14:07:00Z"/>
          <w:b/>
          <w:color w:val="000000" w:themeColor="text1"/>
          <w:sz w:val="44"/>
        </w:rPr>
      </w:pPr>
    </w:p>
    <w:p w14:paraId="570BEAD1" w14:textId="6E9995C9" w:rsidR="006778CD" w:rsidRDefault="006778CD" w:rsidP="00D81BFF">
      <w:pPr>
        <w:shd w:val="clear" w:color="auto" w:fill="FFFFFF"/>
        <w:spacing w:line="240" w:lineRule="auto"/>
        <w:ind w:right="9"/>
        <w:jc w:val="center"/>
        <w:rPr>
          <w:ins w:id="15876" w:author="Dr Mamadou SANOGO" w:date="2023-10-27T14:07:00Z"/>
          <w:b/>
          <w:color w:val="000000" w:themeColor="text1"/>
          <w:sz w:val="44"/>
        </w:rPr>
      </w:pPr>
    </w:p>
    <w:p w14:paraId="15144445" w14:textId="77777777" w:rsidR="006778CD" w:rsidRPr="007A4AFC" w:rsidRDefault="006778CD" w:rsidP="00D81BFF">
      <w:pPr>
        <w:shd w:val="clear" w:color="auto" w:fill="FFFFFF"/>
        <w:spacing w:line="240" w:lineRule="auto"/>
        <w:ind w:right="9"/>
        <w:jc w:val="center"/>
        <w:rPr>
          <w:ins w:id="15877" w:author="Dr Mamadou SANOGO" w:date="2023-10-25T17:37:00Z"/>
          <w:b/>
          <w:color w:val="000000" w:themeColor="text1"/>
          <w:sz w:val="44"/>
          <w:rPrChange w:id="15878" w:author="Dr Mamadou SANOGO" w:date="2023-10-25T18:15:00Z">
            <w:rPr>
              <w:ins w:id="15879" w:author="Dr Mamadou SANOGO" w:date="2023-10-25T17:37:00Z"/>
              <w:b/>
              <w:sz w:val="44"/>
            </w:rPr>
          </w:rPrChange>
        </w:rPr>
      </w:pPr>
    </w:p>
    <w:p w14:paraId="4C09B0D0" w14:textId="77777777" w:rsidR="00A75F71" w:rsidRPr="007A4AFC" w:rsidRDefault="00A75F71" w:rsidP="00A75F71">
      <w:pPr>
        <w:spacing w:line="240" w:lineRule="auto"/>
        <w:rPr>
          <w:ins w:id="15880" w:author="Dr Mamadou SANOGO" w:date="2023-10-25T17:38:00Z"/>
          <w:rFonts w:asciiTheme="majorHAnsi" w:eastAsia="Calibri" w:hAnsiTheme="majorHAnsi" w:cstheme="majorHAnsi"/>
          <w:color w:val="000000" w:themeColor="text1"/>
          <w:lang w:eastAsia="en-US"/>
          <w:rPrChange w:id="15881" w:author="Dr Mamadou SANOGO" w:date="2023-10-25T18:15:00Z">
            <w:rPr>
              <w:ins w:id="15882" w:author="Dr Mamadou SANOGO" w:date="2023-10-25T17:38:00Z"/>
              <w:rFonts w:asciiTheme="majorHAnsi" w:eastAsia="Calibri" w:hAnsiTheme="majorHAnsi" w:cstheme="majorHAnsi"/>
              <w:lang w:eastAsia="en-US"/>
            </w:rPr>
          </w:rPrChange>
        </w:rPr>
      </w:pPr>
    </w:p>
    <w:tbl>
      <w:tblPr>
        <w:tblStyle w:val="Grilledutableau2"/>
        <w:tblW w:w="5011" w:type="pct"/>
        <w:tblInd w:w="360" w:type="dxa"/>
        <w:tblLook w:val="04A0" w:firstRow="1" w:lastRow="0" w:firstColumn="1" w:lastColumn="0" w:noHBand="0" w:noVBand="1"/>
      </w:tblPr>
      <w:tblGrid>
        <w:gridCol w:w="975"/>
        <w:gridCol w:w="6572"/>
        <w:gridCol w:w="1145"/>
        <w:gridCol w:w="1385"/>
      </w:tblGrid>
      <w:tr w:rsidR="007A4AFC" w:rsidRPr="007A4AFC" w14:paraId="107F6228" w14:textId="77777777" w:rsidTr="00D27EF1">
        <w:trPr>
          <w:ins w:id="15883" w:author="Dr Mamadou SANOGO" w:date="2023-10-25T17:38:00Z"/>
        </w:trPr>
        <w:tc>
          <w:tcPr>
            <w:tcW w:w="484" w:type="pct"/>
          </w:tcPr>
          <w:p w14:paraId="2AD104D7" w14:textId="77777777" w:rsidR="00A75F71" w:rsidRPr="007A4AFC" w:rsidRDefault="00A75F71" w:rsidP="00D27EF1">
            <w:pPr>
              <w:spacing w:line="240" w:lineRule="auto"/>
              <w:rPr>
                <w:ins w:id="15884" w:author="Dr Mamadou SANOGO" w:date="2023-10-25T17:38:00Z"/>
                <w:rFonts w:asciiTheme="majorHAnsi" w:hAnsiTheme="majorHAnsi" w:cstheme="majorHAnsi"/>
                <w:b/>
                <w:color w:val="000000" w:themeColor="text1"/>
                <w:szCs w:val="24"/>
                <w:rPrChange w:id="15885" w:author="Dr Mamadou SANOGO" w:date="2023-10-25T18:15:00Z">
                  <w:rPr>
                    <w:ins w:id="15886" w:author="Dr Mamadou SANOGO" w:date="2023-10-25T17:38:00Z"/>
                    <w:rFonts w:asciiTheme="majorHAnsi" w:hAnsiTheme="majorHAnsi" w:cstheme="majorHAnsi"/>
                    <w:b/>
                    <w:szCs w:val="24"/>
                  </w:rPr>
                </w:rPrChange>
              </w:rPr>
            </w:pPr>
            <w:ins w:id="15887" w:author="Dr Mamadou SANOGO" w:date="2023-10-25T17:38:00Z">
              <w:r w:rsidRPr="007A4AFC">
                <w:rPr>
                  <w:rFonts w:asciiTheme="majorHAnsi" w:hAnsiTheme="majorHAnsi" w:cstheme="majorHAnsi"/>
                  <w:b/>
                  <w:color w:val="000000" w:themeColor="text1"/>
                  <w:szCs w:val="24"/>
                  <w:rPrChange w:id="15888" w:author="Dr Mamadou SANOGO" w:date="2023-10-25T18:15:00Z">
                    <w:rPr>
                      <w:rFonts w:asciiTheme="majorHAnsi" w:hAnsiTheme="majorHAnsi" w:cstheme="majorHAnsi"/>
                      <w:b/>
                      <w:szCs w:val="24"/>
                    </w:rPr>
                  </w:rPrChange>
                </w:rPr>
                <w:t>N°</w:t>
              </w:r>
            </w:ins>
          </w:p>
        </w:tc>
        <w:tc>
          <w:tcPr>
            <w:tcW w:w="3261" w:type="pct"/>
          </w:tcPr>
          <w:p w14:paraId="2FB36773" w14:textId="77777777" w:rsidR="00A75F71" w:rsidRPr="007A4AFC" w:rsidRDefault="00A75F71" w:rsidP="00D27EF1">
            <w:pPr>
              <w:spacing w:line="240" w:lineRule="auto"/>
              <w:rPr>
                <w:ins w:id="15889" w:author="Dr Mamadou SANOGO" w:date="2023-10-25T17:38:00Z"/>
                <w:rFonts w:asciiTheme="majorHAnsi" w:hAnsiTheme="majorHAnsi" w:cstheme="majorHAnsi"/>
                <w:b/>
                <w:color w:val="000000" w:themeColor="text1"/>
                <w:szCs w:val="24"/>
                <w:rPrChange w:id="15890" w:author="Dr Mamadou SANOGO" w:date="2023-10-25T18:15:00Z">
                  <w:rPr>
                    <w:ins w:id="15891" w:author="Dr Mamadou SANOGO" w:date="2023-10-25T17:38:00Z"/>
                    <w:rFonts w:asciiTheme="majorHAnsi" w:hAnsiTheme="majorHAnsi" w:cstheme="majorHAnsi"/>
                    <w:b/>
                    <w:szCs w:val="24"/>
                  </w:rPr>
                </w:rPrChange>
              </w:rPr>
            </w:pPr>
            <w:ins w:id="15892" w:author="Dr Mamadou SANOGO" w:date="2023-10-25T17:38:00Z">
              <w:r w:rsidRPr="007A4AFC">
                <w:rPr>
                  <w:rFonts w:asciiTheme="majorHAnsi" w:hAnsiTheme="majorHAnsi" w:cstheme="majorHAnsi"/>
                  <w:b/>
                  <w:color w:val="000000" w:themeColor="text1"/>
                  <w:szCs w:val="24"/>
                  <w:rPrChange w:id="15893" w:author="Dr Mamadou SANOGO" w:date="2023-10-25T18:15:00Z">
                    <w:rPr>
                      <w:rFonts w:asciiTheme="majorHAnsi" w:hAnsiTheme="majorHAnsi" w:cstheme="majorHAnsi"/>
                      <w:b/>
                      <w:szCs w:val="24"/>
                    </w:rPr>
                  </w:rPrChange>
                </w:rPr>
                <w:t>Équipements</w:t>
              </w:r>
            </w:ins>
          </w:p>
        </w:tc>
        <w:tc>
          <w:tcPr>
            <w:tcW w:w="568" w:type="pct"/>
            <w:vAlign w:val="center"/>
          </w:tcPr>
          <w:p w14:paraId="10947B3A" w14:textId="77777777" w:rsidR="00A75F71" w:rsidRPr="007A4AFC" w:rsidRDefault="00A75F71" w:rsidP="00D27EF1">
            <w:pPr>
              <w:spacing w:line="240" w:lineRule="auto"/>
              <w:jc w:val="center"/>
              <w:rPr>
                <w:ins w:id="15894" w:author="Dr Mamadou SANOGO" w:date="2023-10-25T17:38:00Z"/>
                <w:rFonts w:asciiTheme="majorHAnsi" w:hAnsiTheme="majorHAnsi" w:cstheme="majorHAnsi"/>
                <w:b/>
                <w:color w:val="000000" w:themeColor="text1"/>
                <w:szCs w:val="24"/>
                <w:rPrChange w:id="15895" w:author="Dr Mamadou SANOGO" w:date="2023-10-25T18:15:00Z">
                  <w:rPr>
                    <w:ins w:id="15896" w:author="Dr Mamadou SANOGO" w:date="2023-10-25T17:38:00Z"/>
                    <w:rFonts w:asciiTheme="majorHAnsi" w:hAnsiTheme="majorHAnsi" w:cstheme="majorHAnsi"/>
                    <w:b/>
                    <w:szCs w:val="24"/>
                  </w:rPr>
                </w:rPrChange>
              </w:rPr>
            </w:pPr>
            <w:ins w:id="15897" w:author="Dr Mamadou SANOGO" w:date="2023-10-25T17:38:00Z">
              <w:r w:rsidRPr="007A4AFC">
                <w:rPr>
                  <w:rFonts w:asciiTheme="majorHAnsi" w:hAnsiTheme="majorHAnsi" w:cstheme="majorHAnsi"/>
                  <w:b/>
                  <w:color w:val="000000" w:themeColor="text1"/>
                  <w:szCs w:val="24"/>
                  <w:rPrChange w:id="15898" w:author="Dr Mamadou SANOGO" w:date="2023-10-25T18:15:00Z">
                    <w:rPr>
                      <w:rFonts w:asciiTheme="majorHAnsi" w:hAnsiTheme="majorHAnsi" w:cstheme="majorHAnsi"/>
                      <w:b/>
                      <w:szCs w:val="24"/>
                    </w:rPr>
                  </w:rPrChange>
                </w:rPr>
                <w:t>Quantité</w:t>
              </w:r>
            </w:ins>
          </w:p>
        </w:tc>
        <w:tc>
          <w:tcPr>
            <w:tcW w:w="687" w:type="pct"/>
          </w:tcPr>
          <w:p w14:paraId="2B480862" w14:textId="77777777" w:rsidR="00A75F71" w:rsidRPr="007A4AFC" w:rsidRDefault="00A75F71" w:rsidP="00D27EF1">
            <w:pPr>
              <w:spacing w:line="240" w:lineRule="auto"/>
              <w:jc w:val="center"/>
              <w:rPr>
                <w:ins w:id="15899" w:author="Dr Mamadou SANOGO" w:date="2023-10-25T17:38:00Z"/>
                <w:rFonts w:asciiTheme="majorHAnsi" w:hAnsiTheme="majorHAnsi" w:cstheme="majorHAnsi"/>
                <w:b/>
                <w:color w:val="000000" w:themeColor="text1"/>
                <w:szCs w:val="24"/>
                <w:rPrChange w:id="15900" w:author="Dr Mamadou SANOGO" w:date="2023-10-25T18:15:00Z">
                  <w:rPr>
                    <w:ins w:id="15901" w:author="Dr Mamadou SANOGO" w:date="2023-10-25T17:38:00Z"/>
                    <w:rFonts w:asciiTheme="majorHAnsi" w:hAnsiTheme="majorHAnsi" w:cstheme="majorHAnsi"/>
                    <w:b/>
                    <w:szCs w:val="24"/>
                  </w:rPr>
                </w:rPrChange>
              </w:rPr>
            </w:pPr>
            <w:ins w:id="15902" w:author="Dr Mamadou SANOGO" w:date="2023-10-25T17:38:00Z">
              <w:r w:rsidRPr="007A4AFC">
                <w:rPr>
                  <w:rFonts w:asciiTheme="majorHAnsi" w:hAnsiTheme="majorHAnsi" w:cstheme="majorHAnsi"/>
                  <w:b/>
                  <w:color w:val="000000" w:themeColor="text1"/>
                  <w:szCs w:val="24"/>
                  <w:rPrChange w:id="15903" w:author="Dr Mamadou SANOGO" w:date="2023-10-25T18:15:00Z">
                    <w:rPr>
                      <w:rFonts w:asciiTheme="majorHAnsi" w:hAnsiTheme="majorHAnsi" w:cstheme="majorHAnsi"/>
                      <w:b/>
                      <w:szCs w:val="24"/>
                    </w:rPr>
                  </w:rPrChange>
                </w:rPr>
                <w:t>Etat</w:t>
              </w:r>
            </w:ins>
          </w:p>
        </w:tc>
      </w:tr>
      <w:tr w:rsidR="007A4AFC" w:rsidRPr="007A4AFC" w14:paraId="3A138F01" w14:textId="77777777" w:rsidTr="00D27EF1">
        <w:trPr>
          <w:ins w:id="15904" w:author="Dr Mamadou SANOGO" w:date="2023-10-25T17:38:00Z"/>
        </w:trPr>
        <w:tc>
          <w:tcPr>
            <w:tcW w:w="484" w:type="pct"/>
          </w:tcPr>
          <w:p w14:paraId="2A52A017" w14:textId="77777777" w:rsidR="00A75F71" w:rsidRPr="007A4AFC" w:rsidRDefault="00A75F71" w:rsidP="00D27EF1">
            <w:pPr>
              <w:numPr>
                <w:ilvl w:val="0"/>
                <w:numId w:val="7"/>
              </w:numPr>
              <w:spacing w:line="240" w:lineRule="auto"/>
              <w:contextualSpacing/>
              <w:rPr>
                <w:ins w:id="15905" w:author="Dr Mamadou SANOGO" w:date="2023-10-25T17:38:00Z"/>
                <w:rFonts w:asciiTheme="majorHAnsi" w:hAnsiTheme="majorHAnsi" w:cstheme="majorHAnsi"/>
                <w:b/>
                <w:color w:val="000000" w:themeColor="text1"/>
                <w:szCs w:val="24"/>
                <w:rPrChange w:id="15906" w:author="Dr Mamadou SANOGO" w:date="2023-10-25T18:15:00Z">
                  <w:rPr>
                    <w:ins w:id="15907" w:author="Dr Mamadou SANOGO" w:date="2023-10-25T17:38:00Z"/>
                    <w:rFonts w:asciiTheme="majorHAnsi" w:hAnsiTheme="majorHAnsi" w:cstheme="majorHAnsi"/>
                    <w:b/>
                    <w:szCs w:val="24"/>
                  </w:rPr>
                </w:rPrChange>
              </w:rPr>
            </w:pPr>
          </w:p>
        </w:tc>
        <w:tc>
          <w:tcPr>
            <w:tcW w:w="3261" w:type="pct"/>
          </w:tcPr>
          <w:p w14:paraId="3ED44F1F" w14:textId="77777777" w:rsidR="00A75F71" w:rsidRPr="007A4AFC" w:rsidRDefault="00A75F71" w:rsidP="00D27EF1">
            <w:pPr>
              <w:spacing w:line="240" w:lineRule="auto"/>
              <w:rPr>
                <w:ins w:id="15908" w:author="Dr Mamadou SANOGO" w:date="2023-10-25T17:38:00Z"/>
                <w:rFonts w:asciiTheme="majorHAnsi" w:hAnsiTheme="majorHAnsi" w:cstheme="majorHAnsi"/>
                <w:color w:val="000000" w:themeColor="text1"/>
                <w:szCs w:val="24"/>
                <w:rPrChange w:id="15909" w:author="Dr Mamadou SANOGO" w:date="2023-10-25T18:15:00Z">
                  <w:rPr>
                    <w:ins w:id="15910" w:author="Dr Mamadou SANOGO" w:date="2023-10-25T17:38:00Z"/>
                    <w:rFonts w:asciiTheme="majorHAnsi" w:hAnsiTheme="majorHAnsi" w:cstheme="majorHAnsi"/>
                    <w:szCs w:val="24"/>
                  </w:rPr>
                </w:rPrChange>
              </w:rPr>
            </w:pPr>
            <w:ins w:id="15911" w:author="Dr Mamadou SANOGO" w:date="2023-10-25T17:38:00Z">
              <w:r w:rsidRPr="007A4AFC">
                <w:rPr>
                  <w:rFonts w:asciiTheme="majorHAnsi" w:hAnsiTheme="majorHAnsi" w:cstheme="majorHAnsi"/>
                  <w:color w:val="000000" w:themeColor="text1"/>
                  <w:szCs w:val="24"/>
                  <w:rPrChange w:id="15912" w:author="Dr Mamadou SANOGO" w:date="2023-10-25T18:15:00Z">
                    <w:rPr>
                      <w:rFonts w:asciiTheme="majorHAnsi" w:hAnsiTheme="majorHAnsi" w:cstheme="majorHAnsi"/>
                      <w:szCs w:val="24"/>
                    </w:rPr>
                  </w:rPrChange>
                </w:rPr>
                <w:t xml:space="preserve">Ordinateurs </w:t>
              </w:r>
            </w:ins>
          </w:p>
        </w:tc>
        <w:tc>
          <w:tcPr>
            <w:tcW w:w="568" w:type="pct"/>
            <w:vAlign w:val="center"/>
          </w:tcPr>
          <w:p w14:paraId="71EC3E03" w14:textId="77777777" w:rsidR="00A75F71" w:rsidRPr="007A4AFC" w:rsidRDefault="00A75F71" w:rsidP="00D27EF1">
            <w:pPr>
              <w:spacing w:line="240" w:lineRule="auto"/>
              <w:jc w:val="center"/>
              <w:rPr>
                <w:ins w:id="15913" w:author="Dr Mamadou SANOGO" w:date="2023-10-25T17:38:00Z"/>
                <w:rFonts w:asciiTheme="majorHAnsi" w:hAnsiTheme="majorHAnsi" w:cstheme="majorHAnsi"/>
                <w:color w:val="000000" w:themeColor="text1"/>
                <w:szCs w:val="24"/>
                <w:rPrChange w:id="15914" w:author="Dr Mamadou SANOGO" w:date="2023-10-25T18:15:00Z">
                  <w:rPr>
                    <w:ins w:id="15915" w:author="Dr Mamadou SANOGO" w:date="2023-10-25T17:38:00Z"/>
                    <w:rFonts w:asciiTheme="majorHAnsi" w:hAnsiTheme="majorHAnsi" w:cstheme="majorHAnsi"/>
                    <w:szCs w:val="24"/>
                  </w:rPr>
                </w:rPrChange>
              </w:rPr>
            </w:pPr>
            <w:ins w:id="15916" w:author="Dr Mamadou SANOGO" w:date="2023-10-25T17:38:00Z">
              <w:r w:rsidRPr="007A4AFC">
                <w:rPr>
                  <w:rFonts w:asciiTheme="majorHAnsi" w:hAnsiTheme="majorHAnsi" w:cstheme="majorHAnsi"/>
                  <w:color w:val="000000" w:themeColor="text1"/>
                  <w:szCs w:val="24"/>
                  <w:rPrChange w:id="15917" w:author="Dr Mamadou SANOGO" w:date="2023-10-25T18:15:00Z">
                    <w:rPr>
                      <w:rFonts w:asciiTheme="majorHAnsi" w:hAnsiTheme="majorHAnsi" w:cstheme="majorHAnsi"/>
                      <w:szCs w:val="24"/>
                    </w:rPr>
                  </w:rPrChange>
                </w:rPr>
                <w:t>15</w:t>
              </w:r>
            </w:ins>
          </w:p>
        </w:tc>
        <w:tc>
          <w:tcPr>
            <w:tcW w:w="687" w:type="pct"/>
          </w:tcPr>
          <w:p w14:paraId="0F13EC8F" w14:textId="77777777" w:rsidR="00A75F71" w:rsidRPr="007A4AFC" w:rsidRDefault="00A75F71" w:rsidP="00D27EF1">
            <w:pPr>
              <w:spacing w:line="240" w:lineRule="auto"/>
              <w:jc w:val="center"/>
              <w:rPr>
                <w:ins w:id="15918" w:author="Dr Mamadou SANOGO" w:date="2023-10-25T17:38:00Z"/>
                <w:rFonts w:asciiTheme="majorHAnsi" w:hAnsiTheme="majorHAnsi" w:cstheme="majorHAnsi"/>
                <w:color w:val="000000" w:themeColor="text1"/>
                <w:szCs w:val="24"/>
                <w:rPrChange w:id="15919" w:author="Dr Mamadou SANOGO" w:date="2023-10-25T18:15:00Z">
                  <w:rPr>
                    <w:ins w:id="15920" w:author="Dr Mamadou SANOGO" w:date="2023-10-25T17:38:00Z"/>
                    <w:rFonts w:asciiTheme="majorHAnsi" w:hAnsiTheme="majorHAnsi" w:cstheme="majorHAnsi"/>
                    <w:szCs w:val="24"/>
                  </w:rPr>
                </w:rPrChange>
              </w:rPr>
            </w:pPr>
            <w:ins w:id="15921" w:author="Dr Mamadou SANOGO" w:date="2023-10-25T17:38:00Z">
              <w:r w:rsidRPr="007A4AFC">
                <w:rPr>
                  <w:rFonts w:asciiTheme="majorHAnsi" w:hAnsiTheme="majorHAnsi" w:cstheme="majorHAnsi"/>
                  <w:color w:val="000000" w:themeColor="text1"/>
                  <w:szCs w:val="24"/>
                  <w:rPrChange w:id="15922" w:author="Dr Mamadou SANOGO" w:date="2023-10-25T18:15:00Z">
                    <w:rPr>
                      <w:rFonts w:asciiTheme="majorHAnsi" w:hAnsiTheme="majorHAnsi" w:cstheme="majorHAnsi"/>
                      <w:szCs w:val="24"/>
                    </w:rPr>
                  </w:rPrChange>
                </w:rPr>
                <w:t>Bon</w:t>
              </w:r>
            </w:ins>
          </w:p>
        </w:tc>
      </w:tr>
      <w:tr w:rsidR="007A4AFC" w:rsidRPr="007A4AFC" w14:paraId="7BBC8717" w14:textId="77777777" w:rsidTr="00D27EF1">
        <w:trPr>
          <w:ins w:id="15923" w:author="Dr Mamadou SANOGO" w:date="2023-10-25T17:38:00Z"/>
        </w:trPr>
        <w:tc>
          <w:tcPr>
            <w:tcW w:w="484" w:type="pct"/>
          </w:tcPr>
          <w:p w14:paraId="26C53638" w14:textId="77777777" w:rsidR="00A75F71" w:rsidRPr="007A4AFC" w:rsidRDefault="00A75F71" w:rsidP="00D27EF1">
            <w:pPr>
              <w:numPr>
                <w:ilvl w:val="0"/>
                <w:numId w:val="7"/>
              </w:numPr>
              <w:spacing w:line="240" w:lineRule="auto"/>
              <w:contextualSpacing/>
              <w:rPr>
                <w:ins w:id="15924" w:author="Dr Mamadou SANOGO" w:date="2023-10-25T17:38:00Z"/>
                <w:rFonts w:asciiTheme="majorHAnsi" w:hAnsiTheme="majorHAnsi" w:cstheme="majorHAnsi"/>
                <w:b/>
                <w:color w:val="000000" w:themeColor="text1"/>
                <w:szCs w:val="24"/>
                <w:rPrChange w:id="15925" w:author="Dr Mamadou SANOGO" w:date="2023-10-25T18:15:00Z">
                  <w:rPr>
                    <w:ins w:id="15926" w:author="Dr Mamadou SANOGO" w:date="2023-10-25T17:38:00Z"/>
                    <w:rFonts w:asciiTheme="majorHAnsi" w:hAnsiTheme="majorHAnsi" w:cstheme="majorHAnsi"/>
                    <w:b/>
                    <w:szCs w:val="24"/>
                  </w:rPr>
                </w:rPrChange>
              </w:rPr>
            </w:pPr>
          </w:p>
        </w:tc>
        <w:tc>
          <w:tcPr>
            <w:tcW w:w="3261" w:type="pct"/>
          </w:tcPr>
          <w:p w14:paraId="76BDD97B" w14:textId="77777777" w:rsidR="00A75F71" w:rsidRPr="007A4AFC" w:rsidRDefault="00A75F71" w:rsidP="00D27EF1">
            <w:pPr>
              <w:spacing w:line="240" w:lineRule="auto"/>
              <w:rPr>
                <w:ins w:id="15927" w:author="Dr Mamadou SANOGO" w:date="2023-10-25T17:38:00Z"/>
                <w:rFonts w:asciiTheme="majorHAnsi" w:hAnsiTheme="majorHAnsi" w:cstheme="majorHAnsi"/>
                <w:color w:val="000000" w:themeColor="text1"/>
                <w:szCs w:val="24"/>
                <w:rPrChange w:id="15928" w:author="Dr Mamadou SANOGO" w:date="2023-10-25T18:15:00Z">
                  <w:rPr>
                    <w:ins w:id="15929" w:author="Dr Mamadou SANOGO" w:date="2023-10-25T17:38:00Z"/>
                    <w:rFonts w:asciiTheme="majorHAnsi" w:hAnsiTheme="majorHAnsi" w:cstheme="majorHAnsi"/>
                    <w:szCs w:val="24"/>
                  </w:rPr>
                </w:rPrChange>
              </w:rPr>
            </w:pPr>
            <w:ins w:id="15930" w:author="Dr Mamadou SANOGO" w:date="2023-10-25T17:38:00Z">
              <w:r w:rsidRPr="007A4AFC">
                <w:rPr>
                  <w:rFonts w:asciiTheme="majorHAnsi" w:hAnsiTheme="majorHAnsi" w:cstheme="majorHAnsi"/>
                  <w:color w:val="000000" w:themeColor="text1"/>
                  <w:szCs w:val="24"/>
                  <w:rPrChange w:id="15931" w:author="Dr Mamadou SANOGO" w:date="2023-10-25T18:15:00Z">
                    <w:rPr>
                      <w:rFonts w:asciiTheme="majorHAnsi" w:hAnsiTheme="majorHAnsi" w:cstheme="majorHAnsi"/>
                      <w:szCs w:val="24"/>
                    </w:rPr>
                  </w:rPrChange>
                </w:rPr>
                <w:t>Vidéoprojecteurs</w:t>
              </w:r>
            </w:ins>
          </w:p>
        </w:tc>
        <w:tc>
          <w:tcPr>
            <w:tcW w:w="568" w:type="pct"/>
            <w:vAlign w:val="center"/>
          </w:tcPr>
          <w:p w14:paraId="6C4D4D66" w14:textId="77777777" w:rsidR="00A75F71" w:rsidRPr="007A4AFC" w:rsidRDefault="00A75F71" w:rsidP="00D27EF1">
            <w:pPr>
              <w:spacing w:line="240" w:lineRule="auto"/>
              <w:jc w:val="center"/>
              <w:rPr>
                <w:ins w:id="15932" w:author="Dr Mamadou SANOGO" w:date="2023-10-25T17:38:00Z"/>
                <w:rFonts w:asciiTheme="majorHAnsi" w:hAnsiTheme="majorHAnsi" w:cstheme="majorHAnsi"/>
                <w:color w:val="000000" w:themeColor="text1"/>
                <w:szCs w:val="24"/>
                <w:rPrChange w:id="15933" w:author="Dr Mamadou SANOGO" w:date="2023-10-25T18:15:00Z">
                  <w:rPr>
                    <w:ins w:id="15934" w:author="Dr Mamadou SANOGO" w:date="2023-10-25T17:38:00Z"/>
                    <w:rFonts w:asciiTheme="majorHAnsi" w:hAnsiTheme="majorHAnsi" w:cstheme="majorHAnsi"/>
                    <w:szCs w:val="24"/>
                  </w:rPr>
                </w:rPrChange>
              </w:rPr>
            </w:pPr>
            <w:ins w:id="15935" w:author="Dr Mamadou SANOGO" w:date="2023-10-25T17:38:00Z">
              <w:r w:rsidRPr="007A4AFC">
                <w:rPr>
                  <w:rFonts w:asciiTheme="majorHAnsi" w:hAnsiTheme="majorHAnsi" w:cstheme="majorHAnsi"/>
                  <w:color w:val="000000" w:themeColor="text1"/>
                  <w:szCs w:val="24"/>
                  <w:rPrChange w:id="15936" w:author="Dr Mamadou SANOGO" w:date="2023-10-25T18:15:00Z">
                    <w:rPr>
                      <w:rFonts w:asciiTheme="majorHAnsi" w:hAnsiTheme="majorHAnsi" w:cstheme="majorHAnsi"/>
                      <w:szCs w:val="24"/>
                    </w:rPr>
                  </w:rPrChange>
                </w:rPr>
                <w:t>5</w:t>
              </w:r>
            </w:ins>
          </w:p>
        </w:tc>
        <w:tc>
          <w:tcPr>
            <w:tcW w:w="687" w:type="pct"/>
          </w:tcPr>
          <w:p w14:paraId="6C9F3CDC" w14:textId="77777777" w:rsidR="00A75F71" w:rsidRPr="007A4AFC" w:rsidRDefault="00A75F71" w:rsidP="00D27EF1">
            <w:pPr>
              <w:spacing w:line="240" w:lineRule="auto"/>
              <w:jc w:val="center"/>
              <w:rPr>
                <w:ins w:id="15937" w:author="Dr Mamadou SANOGO" w:date="2023-10-25T17:38:00Z"/>
                <w:rFonts w:asciiTheme="majorHAnsi" w:hAnsiTheme="majorHAnsi" w:cstheme="majorHAnsi"/>
                <w:color w:val="000000" w:themeColor="text1"/>
                <w:szCs w:val="24"/>
                <w:rPrChange w:id="15938" w:author="Dr Mamadou SANOGO" w:date="2023-10-25T18:15:00Z">
                  <w:rPr>
                    <w:ins w:id="15939" w:author="Dr Mamadou SANOGO" w:date="2023-10-25T17:38:00Z"/>
                    <w:rFonts w:asciiTheme="majorHAnsi" w:hAnsiTheme="majorHAnsi" w:cstheme="majorHAnsi"/>
                    <w:szCs w:val="24"/>
                  </w:rPr>
                </w:rPrChange>
              </w:rPr>
            </w:pPr>
            <w:ins w:id="15940" w:author="Dr Mamadou SANOGO" w:date="2023-10-25T17:38:00Z">
              <w:r w:rsidRPr="007A4AFC">
                <w:rPr>
                  <w:rFonts w:asciiTheme="majorHAnsi" w:hAnsiTheme="majorHAnsi" w:cstheme="majorHAnsi"/>
                  <w:color w:val="000000" w:themeColor="text1"/>
                  <w:szCs w:val="24"/>
                  <w:rPrChange w:id="15941" w:author="Dr Mamadou SANOGO" w:date="2023-10-25T18:15:00Z">
                    <w:rPr>
                      <w:rFonts w:asciiTheme="majorHAnsi" w:hAnsiTheme="majorHAnsi" w:cstheme="majorHAnsi"/>
                      <w:szCs w:val="24"/>
                    </w:rPr>
                  </w:rPrChange>
                </w:rPr>
                <w:t xml:space="preserve">Bon </w:t>
              </w:r>
            </w:ins>
          </w:p>
        </w:tc>
      </w:tr>
      <w:tr w:rsidR="007A4AFC" w:rsidRPr="007A4AFC" w14:paraId="1C753BC9" w14:textId="77777777" w:rsidTr="00D27EF1">
        <w:trPr>
          <w:ins w:id="15942" w:author="Dr Mamadou SANOGO" w:date="2023-10-25T17:38:00Z"/>
        </w:trPr>
        <w:tc>
          <w:tcPr>
            <w:tcW w:w="484" w:type="pct"/>
          </w:tcPr>
          <w:p w14:paraId="683D6483" w14:textId="77777777" w:rsidR="00A75F71" w:rsidRPr="007A4AFC" w:rsidRDefault="00A75F71" w:rsidP="00D27EF1">
            <w:pPr>
              <w:numPr>
                <w:ilvl w:val="0"/>
                <w:numId w:val="7"/>
              </w:numPr>
              <w:spacing w:line="240" w:lineRule="auto"/>
              <w:contextualSpacing/>
              <w:rPr>
                <w:ins w:id="15943" w:author="Dr Mamadou SANOGO" w:date="2023-10-25T17:38:00Z"/>
                <w:rFonts w:asciiTheme="majorHAnsi" w:hAnsiTheme="majorHAnsi" w:cstheme="majorHAnsi"/>
                <w:b/>
                <w:color w:val="000000" w:themeColor="text1"/>
                <w:szCs w:val="24"/>
                <w:rPrChange w:id="15944" w:author="Dr Mamadou SANOGO" w:date="2023-10-25T18:15:00Z">
                  <w:rPr>
                    <w:ins w:id="15945" w:author="Dr Mamadou SANOGO" w:date="2023-10-25T17:38:00Z"/>
                    <w:rFonts w:asciiTheme="majorHAnsi" w:hAnsiTheme="majorHAnsi" w:cstheme="majorHAnsi"/>
                    <w:b/>
                    <w:szCs w:val="24"/>
                  </w:rPr>
                </w:rPrChange>
              </w:rPr>
            </w:pPr>
          </w:p>
        </w:tc>
        <w:tc>
          <w:tcPr>
            <w:tcW w:w="3261" w:type="pct"/>
          </w:tcPr>
          <w:p w14:paraId="1645D20E" w14:textId="77777777" w:rsidR="00A75F71" w:rsidRPr="007A4AFC" w:rsidRDefault="00A75F71" w:rsidP="00D27EF1">
            <w:pPr>
              <w:spacing w:line="240" w:lineRule="auto"/>
              <w:rPr>
                <w:ins w:id="15946" w:author="Dr Mamadou SANOGO" w:date="2023-10-25T17:38:00Z"/>
                <w:rFonts w:asciiTheme="majorHAnsi" w:hAnsiTheme="majorHAnsi" w:cstheme="majorHAnsi"/>
                <w:color w:val="000000" w:themeColor="text1"/>
                <w:szCs w:val="24"/>
                <w:rPrChange w:id="15947" w:author="Dr Mamadou SANOGO" w:date="2023-10-25T18:15:00Z">
                  <w:rPr>
                    <w:ins w:id="15948" w:author="Dr Mamadou SANOGO" w:date="2023-10-25T17:38:00Z"/>
                    <w:rFonts w:asciiTheme="majorHAnsi" w:hAnsiTheme="majorHAnsi" w:cstheme="majorHAnsi"/>
                    <w:szCs w:val="24"/>
                  </w:rPr>
                </w:rPrChange>
              </w:rPr>
            </w:pPr>
            <w:ins w:id="15949" w:author="Dr Mamadou SANOGO" w:date="2023-10-25T17:38:00Z">
              <w:r w:rsidRPr="007A4AFC">
                <w:rPr>
                  <w:rFonts w:asciiTheme="majorHAnsi" w:hAnsiTheme="majorHAnsi" w:cstheme="majorHAnsi"/>
                  <w:color w:val="000000" w:themeColor="text1"/>
                  <w:szCs w:val="24"/>
                  <w:rPrChange w:id="15950" w:author="Dr Mamadou SANOGO" w:date="2023-10-25T18:15:00Z">
                    <w:rPr>
                      <w:rFonts w:asciiTheme="majorHAnsi" w:hAnsiTheme="majorHAnsi" w:cstheme="majorHAnsi"/>
                      <w:szCs w:val="24"/>
                    </w:rPr>
                  </w:rPrChange>
                </w:rPr>
                <w:t>Camera</w:t>
              </w:r>
            </w:ins>
          </w:p>
        </w:tc>
        <w:tc>
          <w:tcPr>
            <w:tcW w:w="568" w:type="pct"/>
            <w:vAlign w:val="center"/>
          </w:tcPr>
          <w:p w14:paraId="0F981C1C" w14:textId="77777777" w:rsidR="00A75F71" w:rsidRPr="007A4AFC" w:rsidRDefault="00A75F71" w:rsidP="00D27EF1">
            <w:pPr>
              <w:spacing w:line="240" w:lineRule="auto"/>
              <w:jc w:val="center"/>
              <w:rPr>
                <w:ins w:id="15951" w:author="Dr Mamadou SANOGO" w:date="2023-10-25T17:38:00Z"/>
                <w:rFonts w:asciiTheme="majorHAnsi" w:hAnsiTheme="majorHAnsi" w:cstheme="majorHAnsi"/>
                <w:color w:val="000000" w:themeColor="text1"/>
                <w:szCs w:val="24"/>
                <w:rPrChange w:id="15952" w:author="Dr Mamadou SANOGO" w:date="2023-10-25T18:15:00Z">
                  <w:rPr>
                    <w:ins w:id="15953" w:author="Dr Mamadou SANOGO" w:date="2023-10-25T17:38:00Z"/>
                    <w:rFonts w:asciiTheme="majorHAnsi" w:hAnsiTheme="majorHAnsi" w:cstheme="majorHAnsi"/>
                    <w:szCs w:val="24"/>
                  </w:rPr>
                </w:rPrChange>
              </w:rPr>
            </w:pPr>
            <w:ins w:id="15954" w:author="Dr Mamadou SANOGO" w:date="2023-10-25T17:38:00Z">
              <w:r w:rsidRPr="007A4AFC">
                <w:rPr>
                  <w:rFonts w:asciiTheme="majorHAnsi" w:hAnsiTheme="majorHAnsi" w:cstheme="majorHAnsi"/>
                  <w:color w:val="000000" w:themeColor="text1"/>
                  <w:szCs w:val="24"/>
                  <w:rPrChange w:id="15955" w:author="Dr Mamadou SANOGO" w:date="2023-10-25T18:15:00Z">
                    <w:rPr>
                      <w:rFonts w:asciiTheme="majorHAnsi" w:hAnsiTheme="majorHAnsi" w:cstheme="majorHAnsi"/>
                      <w:szCs w:val="24"/>
                    </w:rPr>
                  </w:rPrChange>
                </w:rPr>
                <w:t>1</w:t>
              </w:r>
            </w:ins>
          </w:p>
        </w:tc>
        <w:tc>
          <w:tcPr>
            <w:tcW w:w="687" w:type="pct"/>
          </w:tcPr>
          <w:p w14:paraId="597B1A6A" w14:textId="77777777" w:rsidR="00A75F71" w:rsidRPr="007A4AFC" w:rsidRDefault="00A75F71" w:rsidP="00D27EF1">
            <w:pPr>
              <w:spacing w:line="240" w:lineRule="auto"/>
              <w:jc w:val="center"/>
              <w:rPr>
                <w:ins w:id="15956" w:author="Dr Mamadou SANOGO" w:date="2023-10-25T17:38:00Z"/>
                <w:rFonts w:asciiTheme="majorHAnsi" w:hAnsiTheme="majorHAnsi" w:cstheme="majorHAnsi"/>
                <w:color w:val="000000" w:themeColor="text1"/>
                <w:szCs w:val="24"/>
                <w:rPrChange w:id="15957" w:author="Dr Mamadou SANOGO" w:date="2023-10-25T18:15:00Z">
                  <w:rPr>
                    <w:ins w:id="15958" w:author="Dr Mamadou SANOGO" w:date="2023-10-25T17:38:00Z"/>
                    <w:rFonts w:asciiTheme="majorHAnsi" w:hAnsiTheme="majorHAnsi" w:cstheme="majorHAnsi"/>
                    <w:szCs w:val="24"/>
                  </w:rPr>
                </w:rPrChange>
              </w:rPr>
            </w:pPr>
            <w:ins w:id="15959" w:author="Dr Mamadou SANOGO" w:date="2023-10-25T17:38:00Z">
              <w:r w:rsidRPr="007A4AFC">
                <w:rPr>
                  <w:rFonts w:asciiTheme="majorHAnsi" w:hAnsiTheme="majorHAnsi" w:cstheme="majorHAnsi"/>
                  <w:color w:val="000000" w:themeColor="text1"/>
                  <w:szCs w:val="24"/>
                  <w:rPrChange w:id="15960" w:author="Dr Mamadou SANOGO" w:date="2023-10-25T18:15:00Z">
                    <w:rPr>
                      <w:rFonts w:asciiTheme="majorHAnsi" w:hAnsiTheme="majorHAnsi" w:cstheme="majorHAnsi"/>
                      <w:szCs w:val="24"/>
                    </w:rPr>
                  </w:rPrChange>
                </w:rPr>
                <w:t xml:space="preserve">Bon </w:t>
              </w:r>
            </w:ins>
          </w:p>
        </w:tc>
      </w:tr>
      <w:tr w:rsidR="007A4AFC" w:rsidRPr="007A4AFC" w14:paraId="435DA350" w14:textId="77777777" w:rsidTr="00D27EF1">
        <w:trPr>
          <w:ins w:id="15961" w:author="Dr Mamadou SANOGO" w:date="2023-10-25T17:38:00Z"/>
        </w:trPr>
        <w:tc>
          <w:tcPr>
            <w:tcW w:w="484" w:type="pct"/>
          </w:tcPr>
          <w:p w14:paraId="42855B6B" w14:textId="77777777" w:rsidR="00A75F71" w:rsidRPr="007A4AFC" w:rsidRDefault="00A75F71" w:rsidP="00D27EF1">
            <w:pPr>
              <w:numPr>
                <w:ilvl w:val="0"/>
                <w:numId w:val="7"/>
              </w:numPr>
              <w:spacing w:line="240" w:lineRule="auto"/>
              <w:contextualSpacing/>
              <w:rPr>
                <w:ins w:id="15962" w:author="Dr Mamadou SANOGO" w:date="2023-10-25T17:38:00Z"/>
                <w:rFonts w:asciiTheme="majorHAnsi" w:hAnsiTheme="majorHAnsi" w:cstheme="majorHAnsi"/>
                <w:b/>
                <w:color w:val="000000" w:themeColor="text1"/>
                <w:szCs w:val="24"/>
                <w:rPrChange w:id="15963" w:author="Dr Mamadou SANOGO" w:date="2023-10-25T18:15:00Z">
                  <w:rPr>
                    <w:ins w:id="15964" w:author="Dr Mamadou SANOGO" w:date="2023-10-25T17:38:00Z"/>
                    <w:rFonts w:asciiTheme="majorHAnsi" w:hAnsiTheme="majorHAnsi" w:cstheme="majorHAnsi"/>
                    <w:b/>
                    <w:szCs w:val="24"/>
                  </w:rPr>
                </w:rPrChange>
              </w:rPr>
            </w:pPr>
          </w:p>
        </w:tc>
        <w:tc>
          <w:tcPr>
            <w:tcW w:w="3261" w:type="pct"/>
          </w:tcPr>
          <w:p w14:paraId="1110EB92" w14:textId="77777777" w:rsidR="00A75F71" w:rsidRPr="007A4AFC" w:rsidRDefault="00A75F71" w:rsidP="00D27EF1">
            <w:pPr>
              <w:spacing w:line="240" w:lineRule="auto"/>
              <w:rPr>
                <w:ins w:id="15965" w:author="Dr Mamadou SANOGO" w:date="2023-10-25T17:38:00Z"/>
                <w:rFonts w:asciiTheme="majorHAnsi" w:hAnsiTheme="majorHAnsi" w:cstheme="majorHAnsi"/>
                <w:color w:val="000000" w:themeColor="text1"/>
                <w:szCs w:val="24"/>
                <w:rPrChange w:id="15966" w:author="Dr Mamadou SANOGO" w:date="2023-10-25T18:15:00Z">
                  <w:rPr>
                    <w:ins w:id="15967" w:author="Dr Mamadou SANOGO" w:date="2023-10-25T17:38:00Z"/>
                    <w:rFonts w:asciiTheme="majorHAnsi" w:hAnsiTheme="majorHAnsi" w:cstheme="majorHAnsi"/>
                    <w:szCs w:val="24"/>
                  </w:rPr>
                </w:rPrChange>
              </w:rPr>
            </w:pPr>
            <w:ins w:id="15968" w:author="Dr Mamadou SANOGO" w:date="2023-10-25T17:38:00Z">
              <w:r w:rsidRPr="007A4AFC">
                <w:rPr>
                  <w:rFonts w:asciiTheme="majorHAnsi" w:hAnsiTheme="majorHAnsi" w:cstheme="majorHAnsi"/>
                  <w:color w:val="000000" w:themeColor="text1"/>
                  <w:szCs w:val="24"/>
                  <w:rPrChange w:id="15969" w:author="Dr Mamadou SANOGO" w:date="2023-10-25T18:15:00Z">
                    <w:rPr>
                      <w:rFonts w:asciiTheme="majorHAnsi" w:hAnsiTheme="majorHAnsi" w:cstheme="majorHAnsi"/>
                      <w:szCs w:val="24"/>
                    </w:rPr>
                  </w:rPrChange>
                </w:rPr>
                <w:t>Téléviseurs</w:t>
              </w:r>
            </w:ins>
          </w:p>
        </w:tc>
        <w:tc>
          <w:tcPr>
            <w:tcW w:w="568" w:type="pct"/>
            <w:vAlign w:val="center"/>
          </w:tcPr>
          <w:p w14:paraId="5129EF65" w14:textId="77777777" w:rsidR="00A75F71" w:rsidRPr="007A4AFC" w:rsidRDefault="00A75F71" w:rsidP="00D27EF1">
            <w:pPr>
              <w:spacing w:line="240" w:lineRule="auto"/>
              <w:jc w:val="center"/>
              <w:rPr>
                <w:ins w:id="15970" w:author="Dr Mamadou SANOGO" w:date="2023-10-25T17:38:00Z"/>
                <w:rFonts w:asciiTheme="majorHAnsi" w:hAnsiTheme="majorHAnsi" w:cstheme="majorHAnsi"/>
                <w:color w:val="000000" w:themeColor="text1"/>
                <w:szCs w:val="24"/>
                <w:rPrChange w:id="15971" w:author="Dr Mamadou SANOGO" w:date="2023-10-25T18:15:00Z">
                  <w:rPr>
                    <w:ins w:id="15972" w:author="Dr Mamadou SANOGO" w:date="2023-10-25T17:38:00Z"/>
                    <w:rFonts w:asciiTheme="majorHAnsi" w:hAnsiTheme="majorHAnsi" w:cstheme="majorHAnsi"/>
                    <w:szCs w:val="24"/>
                  </w:rPr>
                </w:rPrChange>
              </w:rPr>
            </w:pPr>
            <w:ins w:id="15973" w:author="Dr Mamadou SANOGO" w:date="2023-10-25T17:38:00Z">
              <w:r w:rsidRPr="007A4AFC">
                <w:rPr>
                  <w:rFonts w:asciiTheme="majorHAnsi" w:hAnsiTheme="majorHAnsi" w:cstheme="majorHAnsi"/>
                  <w:color w:val="000000" w:themeColor="text1"/>
                  <w:szCs w:val="24"/>
                  <w:rPrChange w:id="15974" w:author="Dr Mamadou SANOGO" w:date="2023-10-25T18:15:00Z">
                    <w:rPr>
                      <w:rFonts w:asciiTheme="majorHAnsi" w:hAnsiTheme="majorHAnsi" w:cstheme="majorHAnsi"/>
                      <w:szCs w:val="24"/>
                    </w:rPr>
                  </w:rPrChange>
                </w:rPr>
                <w:t>6</w:t>
              </w:r>
            </w:ins>
          </w:p>
        </w:tc>
        <w:tc>
          <w:tcPr>
            <w:tcW w:w="687" w:type="pct"/>
          </w:tcPr>
          <w:p w14:paraId="50D1C7BD" w14:textId="77777777" w:rsidR="00A75F71" w:rsidRPr="007A4AFC" w:rsidRDefault="00A75F71" w:rsidP="00D27EF1">
            <w:pPr>
              <w:spacing w:line="240" w:lineRule="auto"/>
              <w:jc w:val="center"/>
              <w:rPr>
                <w:ins w:id="15975" w:author="Dr Mamadou SANOGO" w:date="2023-10-25T17:38:00Z"/>
                <w:rFonts w:asciiTheme="majorHAnsi" w:hAnsiTheme="majorHAnsi" w:cstheme="majorHAnsi"/>
                <w:color w:val="000000" w:themeColor="text1"/>
                <w:szCs w:val="24"/>
                <w:rPrChange w:id="15976" w:author="Dr Mamadou SANOGO" w:date="2023-10-25T18:15:00Z">
                  <w:rPr>
                    <w:ins w:id="15977" w:author="Dr Mamadou SANOGO" w:date="2023-10-25T17:38:00Z"/>
                    <w:rFonts w:asciiTheme="majorHAnsi" w:hAnsiTheme="majorHAnsi" w:cstheme="majorHAnsi"/>
                    <w:szCs w:val="24"/>
                  </w:rPr>
                </w:rPrChange>
              </w:rPr>
            </w:pPr>
            <w:ins w:id="15978" w:author="Dr Mamadou SANOGO" w:date="2023-10-25T17:38:00Z">
              <w:r w:rsidRPr="007A4AFC">
                <w:rPr>
                  <w:rFonts w:asciiTheme="majorHAnsi" w:hAnsiTheme="majorHAnsi" w:cstheme="majorHAnsi"/>
                  <w:color w:val="000000" w:themeColor="text1"/>
                  <w:szCs w:val="24"/>
                  <w:rPrChange w:id="15979" w:author="Dr Mamadou SANOGO" w:date="2023-10-25T18:15:00Z">
                    <w:rPr>
                      <w:rFonts w:asciiTheme="majorHAnsi" w:hAnsiTheme="majorHAnsi" w:cstheme="majorHAnsi"/>
                      <w:szCs w:val="24"/>
                    </w:rPr>
                  </w:rPrChange>
                </w:rPr>
                <w:t xml:space="preserve">Bon </w:t>
              </w:r>
            </w:ins>
          </w:p>
        </w:tc>
      </w:tr>
      <w:tr w:rsidR="007A4AFC" w:rsidRPr="007A4AFC" w14:paraId="46522B51" w14:textId="77777777" w:rsidTr="00D27EF1">
        <w:trPr>
          <w:ins w:id="15980" w:author="Dr Mamadou SANOGO" w:date="2023-10-25T17:38:00Z"/>
        </w:trPr>
        <w:tc>
          <w:tcPr>
            <w:tcW w:w="484" w:type="pct"/>
          </w:tcPr>
          <w:p w14:paraId="62A4E206" w14:textId="77777777" w:rsidR="00A75F71" w:rsidRPr="007A4AFC" w:rsidRDefault="00A75F71" w:rsidP="00D27EF1">
            <w:pPr>
              <w:numPr>
                <w:ilvl w:val="0"/>
                <w:numId w:val="7"/>
              </w:numPr>
              <w:spacing w:line="240" w:lineRule="auto"/>
              <w:contextualSpacing/>
              <w:rPr>
                <w:ins w:id="15981" w:author="Dr Mamadou SANOGO" w:date="2023-10-25T17:38:00Z"/>
                <w:rFonts w:asciiTheme="majorHAnsi" w:hAnsiTheme="majorHAnsi" w:cstheme="majorHAnsi"/>
                <w:b/>
                <w:color w:val="000000" w:themeColor="text1"/>
                <w:szCs w:val="24"/>
                <w:rPrChange w:id="15982" w:author="Dr Mamadou SANOGO" w:date="2023-10-25T18:15:00Z">
                  <w:rPr>
                    <w:ins w:id="15983" w:author="Dr Mamadou SANOGO" w:date="2023-10-25T17:38:00Z"/>
                    <w:rFonts w:asciiTheme="majorHAnsi" w:hAnsiTheme="majorHAnsi" w:cstheme="majorHAnsi"/>
                    <w:b/>
                    <w:szCs w:val="24"/>
                  </w:rPr>
                </w:rPrChange>
              </w:rPr>
            </w:pPr>
          </w:p>
        </w:tc>
        <w:tc>
          <w:tcPr>
            <w:tcW w:w="3261" w:type="pct"/>
          </w:tcPr>
          <w:p w14:paraId="6A7FF42B" w14:textId="77777777" w:rsidR="00A75F71" w:rsidRPr="007A4AFC" w:rsidRDefault="00A75F71" w:rsidP="00D27EF1">
            <w:pPr>
              <w:spacing w:line="240" w:lineRule="auto"/>
              <w:rPr>
                <w:ins w:id="15984" w:author="Dr Mamadou SANOGO" w:date="2023-10-25T17:38:00Z"/>
                <w:rFonts w:asciiTheme="majorHAnsi" w:hAnsiTheme="majorHAnsi" w:cstheme="majorHAnsi"/>
                <w:color w:val="000000" w:themeColor="text1"/>
                <w:szCs w:val="24"/>
                <w:rPrChange w:id="15985" w:author="Dr Mamadou SANOGO" w:date="2023-10-25T18:15:00Z">
                  <w:rPr>
                    <w:ins w:id="15986" w:author="Dr Mamadou SANOGO" w:date="2023-10-25T17:38:00Z"/>
                    <w:rFonts w:asciiTheme="majorHAnsi" w:hAnsiTheme="majorHAnsi" w:cstheme="majorHAnsi"/>
                    <w:szCs w:val="24"/>
                  </w:rPr>
                </w:rPrChange>
              </w:rPr>
            </w:pPr>
            <w:ins w:id="15987" w:author="Dr Mamadou SANOGO" w:date="2023-10-25T17:38:00Z">
              <w:r w:rsidRPr="007A4AFC">
                <w:rPr>
                  <w:rFonts w:asciiTheme="majorHAnsi" w:hAnsiTheme="majorHAnsi" w:cstheme="majorHAnsi"/>
                  <w:color w:val="000000" w:themeColor="text1"/>
                  <w:szCs w:val="24"/>
                  <w:rPrChange w:id="15988" w:author="Dr Mamadou SANOGO" w:date="2023-10-25T18:15:00Z">
                    <w:rPr>
                      <w:rFonts w:asciiTheme="majorHAnsi" w:hAnsiTheme="majorHAnsi" w:cstheme="majorHAnsi"/>
                      <w:szCs w:val="24"/>
                    </w:rPr>
                  </w:rPrChange>
                </w:rPr>
                <w:t>Haut-parleurs</w:t>
              </w:r>
            </w:ins>
          </w:p>
        </w:tc>
        <w:tc>
          <w:tcPr>
            <w:tcW w:w="568" w:type="pct"/>
            <w:vAlign w:val="center"/>
          </w:tcPr>
          <w:p w14:paraId="49C6F65A" w14:textId="77777777" w:rsidR="00A75F71" w:rsidRPr="007A4AFC" w:rsidRDefault="00A75F71" w:rsidP="00D27EF1">
            <w:pPr>
              <w:spacing w:line="240" w:lineRule="auto"/>
              <w:jc w:val="center"/>
              <w:rPr>
                <w:ins w:id="15989" w:author="Dr Mamadou SANOGO" w:date="2023-10-25T17:38:00Z"/>
                <w:rFonts w:asciiTheme="majorHAnsi" w:hAnsiTheme="majorHAnsi" w:cstheme="majorHAnsi"/>
                <w:color w:val="000000" w:themeColor="text1"/>
                <w:szCs w:val="24"/>
                <w:rPrChange w:id="15990" w:author="Dr Mamadou SANOGO" w:date="2023-10-25T18:15:00Z">
                  <w:rPr>
                    <w:ins w:id="15991" w:author="Dr Mamadou SANOGO" w:date="2023-10-25T17:38:00Z"/>
                    <w:rFonts w:asciiTheme="majorHAnsi" w:hAnsiTheme="majorHAnsi" w:cstheme="majorHAnsi"/>
                    <w:szCs w:val="24"/>
                  </w:rPr>
                </w:rPrChange>
              </w:rPr>
            </w:pPr>
            <w:ins w:id="15992" w:author="Dr Mamadou SANOGO" w:date="2023-10-25T17:38:00Z">
              <w:r w:rsidRPr="007A4AFC">
                <w:rPr>
                  <w:rFonts w:asciiTheme="majorHAnsi" w:hAnsiTheme="majorHAnsi" w:cstheme="majorHAnsi"/>
                  <w:color w:val="000000" w:themeColor="text1"/>
                  <w:szCs w:val="24"/>
                  <w:rPrChange w:id="15993" w:author="Dr Mamadou SANOGO" w:date="2023-10-25T18:15:00Z">
                    <w:rPr>
                      <w:rFonts w:asciiTheme="majorHAnsi" w:hAnsiTheme="majorHAnsi" w:cstheme="majorHAnsi"/>
                      <w:szCs w:val="24"/>
                    </w:rPr>
                  </w:rPrChange>
                </w:rPr>
                <w:t>2</w:t>
              </w:r>
            </w:ins>
          </w:p>
        </w:tc>
        <w:tc>
          <w:tcPr>
            <w:tcW w:w="687" w:type="pct"/>
          </w:tcPr>
          <w:p w14:paraId="70E5C7A3" w14:textId="77777777" w:rsidR="00A75F71" w:rsidRPr="007A4AFC" w:rsidRDefault="00A75F71" w:rsidP="00D27EF1">
            <w:pPr>
              <w:spacing w:line="240" w:lineRule="auto"/>
              <w:jc w:val="center"/>
              <w:rPr>
                <w:ins w:id="15994" w:author="Dr Mamadou SANOGO" w:date="2023-10-25T17:38:00Z"/>
                <w:rFonts w:asciiTheme="majorHAnsi" w:hAnsiTheme="majorHAnsi" w:cstheme="majorHAnsi"/>
                <w:color w:val="000000" w:themeColor="text1"/>
                <w:szCs w:val="24"/>
                <w:rPrChange w:id="15995" w:author="Dr Mamadou SANOGO" w:date="2023-10-25T18:15:00Z">
                  <w:rPr>
                    <w:ins w:id="15996" w:author="Dr Mamadou SANOGO" w:date="2023-10-25T17:38:00Z"/>
                    <w:rFonts w:asciiTheme="majorHAnsi" w:hAnsiTheme="majorHAnsi" w:cstheme="majorHAnsi"/>
                    <w:szCs w:val="24"/>
                  </w:rPr>
                </w:rPrChange>
              </w:rPr>
            </w:pPr>
            <w:ins w:id="15997" w:author="Dr Mamadou SANOGO" w:date="2023-10-25T17:38:00Z">
              <w:r w:rsidRPr="007A4AFC">
                <w:rPr>
                  <w:rFonts w:asciiTheme="majorHAnsi" w:hAnsiTheme="majorHAnsi" w:cstheme="majorHAnsi"/>
                  <w:color w:val="000000" w:themeColor="text1"/>
                  <w:szCs w:val="24"/>
                  <w:rPrChange w:id="15998" w:author="Dr Mamadou SANOGO" w:date="2023-10-25T18:15:00Z">
                    <w:rPr>
                      <w:rFonts w:asciiTheme="majorHAnsi" w:hAnsiTheme="majorHAnsi" w:cstheme="majorHAnsi"/>
                      <w:szCs w:val="24"/>
                    </w:rPr>
                  </w:rPrChange>
                </w:rPr>
                <w:t>Bon</w:t>
              </w:r>
            </w:ins>
          </w:p>
        </w:tc>
      </w:tr>
      <w:tr w:rsidR="007A4AFC" w:rsidRPr="007A4AFC" w14:paraId="4D2B8304" w14:textId="77777777" w:rsidTr="00D27EF1">
        <w:trPr>
          <w:ins w:id="15999" w:author="Dr Mamadou SANOGO" w:date="2023-10-25T17:38:00Z"/>
        </w:trPr>
        <w:tc>
          <w:tcPr>
            <w:tcW w:w="484" w:type="pct"/>
          </w:tcPr>
          <w:p w14:paraId="47D2EBA2" w14:textId="77777777" w:rsidR="00A75F71" w:rsidRPr="007A4AFC" w:rsidRDefault="00A75F71" w:rsidP="00D27EF1">
            <w:pPr>
              <w:numPr>
                <w:ilvl w:val="0"/>
                <w:numId w:val="7"/>
              </w:numPr>
              <w:spacing w:line="240" w:lineRule="auto"/>
              <w:contextualSpacing/>
              <w:rPr>
                <w:ins w:id="16000" w:author="Dr Mamadou SANOGO" w:date="2023-10-25T17:38:00Z"/>
                <w:rFonts w:asciiTheme="majorHAnsi" w:hAnsiTheme="majorHAnsi" w:cstheme="majorHAnsi"/>
                <w:b/>
                <w:color w:val="000000" w:themeColor="text1"/>
                <w:szCs w:val="24"/>
                <w:rPrChange w:id="16001" w:author="Dr Mamadou SANOGO" w:date="2023-10-25T18:15:00Z">
                  <w:rPr>
                    <w:ins w:id="16002" w:author="Dr Mamadou SANOGO" w:date="2023-10-25T17:38:00Z"/>
                    <w:rFonts w:asciiTheme="majorHAnsi" w:hAnsiTheme="majorHAnsi" w:cstheme="majorHAnsi"/>
                    <w:b/>
                    <w:szCs w:val="24"/>
                  </w:rPr>
                </w:rPrChange>
              </w:rPr>
            </w:pPr>
          </w:p>
        </w:tc>
        <w:tc>
          <w:tcPr>
            <w:tcW w:w="3261" w:type="pct"/>
          </w:tcPr>
          <w:p w14:paraId="01A68DDB" w14:textId="77777777" w:rsidR="00A75F71" w:rsidRPr="007A4AFC" w:rsidRDefault="00A75F71" w:rsidP="00D27EF1">
            <w:pPr>
              <w:spacing w:line="240" w:lineRule="auto"/>
              <w:rPr>
                <w:ins w:id="16003" w:author="Dr Mamadou SANOGO" w:date="2023-10-25T17:38:00Z"/>
                <w:rFonts w:asciiTheme="majorHAnsi" w:hAnsiTheme="majorHAnsi" w:cstheme="majorHAnsi"/>
                <w:color w:val="000000" w:themeColor="text1"/>
                <w:szCs w:val="24"/>
                <w:rPrChange w:id="16004" w:author="Dr Mamadou SANOGO" w:date="2023-10-25T18:15:00Z">
                  <w:rPr>
                    <w:ins w:id="16005" w:author="Dr Mamadou SANOGO" w:date="2023-10-25T17:38:00Z"/>
                    <w:rFonts w:asciiTheme="majorHAnsi" w:hAnsiTheme="majorHAnsi" w:cstheme="majorHAnsi"/>
                    <w:szCs w:val="24"/>
                  </w:rPr>
                </w:rPrChange>
              </w:rPr>
            </w:pPr>
            <w:ins w:id="16006" w:author="Dr Mamadou SANOGO" w:date="2023-10-25T17:38:00Z">
              <w:r w:rsidRPr="007A4AFC">
                <w:rPr>
                  <w:rFonts w:asciiTheme="majorHAnsi" w:hAnsiTheme="majorHAnsi" w:cstheme="majorHAnsi"/>
                  <w:color w:val="000000" w:themeColor="text1"/>
                  <w:szCs w:val="24"/>
                  <w:rPrChange w:id="16007" w:author="Dr Mamadou SANOGO" w:date="2023-10-25T18:15:00Z">
                    <w:rPr>
                      <w:rFonts w:asciiTheme="majorHAnsi" w:hAnsiTheme="majorHAnsi" w:cstheme="majorHAnsi"/>
                      <w:szCs w:val="24"/>
                    </w:rPr>
                  </w:rPrChange>
                </w:rPr>
                <w:t>Imprimantes multifonction</w:t>
              </w:r>
            </w:ins>
          </w:p>
        </w:tc>
        <w:tc>
          <w:tcPr>
            <w:tcW w:w="568" w:type="pct"/>
            <w:vAlign w:val="center"/>
          </w:tcPr>
          <w:p w14:paraId="6D9CC287" w14:textId="77777777" w:rsidR="00A75F71" w:rsidRPr="007A4AFC" w:rsidRDefault="00A75F71" w:rsidP="00D27EF1">
            <w:pPr>
              <w:spacing w:line="240" w:lineRule="auto"/>
              <w:jc w:val="center"/>
              <w:rPr>
                <w:ins w:id="16008" w:author="Dr Mamadou SANOGO" w:date="2023-10-25T17:38:00Z"/>
                <w:rFonts w:asciiTheme="majorHAnsi" w:hAnsiTheme="majorHAnsi" w:cstheme="majorHAnsi"/>
                <w:color w:val="000000" w:themeColor="text1"/>
                <w:szCs w:val="24"/>
                <w:rPrChange w:id="16009" w:author="Dr Mamadou SANOGO" w:date="2023-10-25T18:15:00Z">
                  <w:rPr>
                    <w:ins w:id="16010" w:author="Dr Mamadou SANOGO" w:date="2023-10-25T17:38:00Z"/>
                    <w:rFonts w:asciiTheme="majorHAnsi" w:hAnsiTheme="majorHAnsi" w:cstheme="majorHAnsi"/>
                    <w:szCs w:val="24"/>
                  </w:rPr>
                </w:rPrChange>
              </w:rPr>
            </w:pPr>
            <w:ins w:id="16011" w:author="Dr Mamadou SANOGO" w:date="2023-10-25T17:38:00Z">
              <w:r w:rsidRPr="007A4AFC">
                <w:rPr>
                  <w:rFonts w:asciiTheme="majorHAnsi" w:hAnsiTheme="majorHAnsi" w:cstheme="majorHAnsi"/>
                  <w:color w:val="000000" w:themeColor="text1"/>
                  <w:szCs w:val="24"/>
                  <w:rPrChange w:id="16012" w:author="Dr Mamadou SANOGO" w:date="2023-10-25T18:15:00Z">
                    <w:rPr>
                      <w:rFonts w:asciiTheme="majorHAnsi" w:hAnsiTheme="majorHAnsi" w:cstheme="majorHAnsi"/>
                      <w:szCs w:val="24"/>
                    </w:rPr>
                  </w:rPrChange>
                </w:rPr>
                <w:t>2</w:t>
              </w:r>
            </w:ins>
          </w:p>
        </w:tc>
        <w:tc>
          <w:tcPr>
            <w:tcW w:w="687" w:type="pct"/>
          </w:tcPr>
          <w:p w14:paraId="31DFA92F" w14:textId="77777777" w:rsidR="00A75F71" w:rsidRPr="007A4AFC" w:rsidRDefault="00A75F71" w:rsidP="00D27EF1">
            <w:pPr>
              <w:spacing w:line="240" w:lineRule="auto"/>
              <w:jc w:val="center"/>
              <w:rPr>
                <w:ins w:id="16013" w:author="Dr Mamadou SANOGO" w:date="2023-10-25T17:38:00Z"/>
                <w:rFonts w:asciiTheme="majorHAnsi" w:hAnsiTheme="majorHAnsi" w:cstheme="majorHAnsi"/>
                <w:color w:val="000000" w:themeColor="text1"/>
                <w:szCs w:val="24"/>
                <w:rPrChange w:id="16014" w:author="Dr Mamadou SANOGO" w:date="2023-10-25T18:15:00Z">
                  <w:rPr>
                    <w:ins w:id="16015" w:author="Dr Mamadou SANOGO" w:date="2023-10-25T17:38:00Z"/>
                    <w:rFonts w:asciiTheme="majorHAnsi" w:hAnsiTheme="majorHAnsi" w:cstheme="majorHAnsi"/>
                    <w:szCs w:val="24"/>
                  </w:rPr>
                </w:rPrChange>
              </w:rPr>
            </w:pPr>
            <w:ins w:id="16016" w:author="Dr Mamadou SANOGO" w:date="2023-10-25T17:38:00Z">
              <w:r w:rsidRPr="007A4AFC">
                <w:rPr>
                  <w:rFonts w:asciiTheme="majorHAnsi" w:hAnsiTheme="majorHAnsi" w:cstheme="majorHAnsi"/>
                  <w:color w:val="000000" w:themeColor="text1"/>
                  <w:szCs w:val="24"/>
                  <w:rPrChange w:id="16017" w:author="Dr Mamadou SANOGO" w:date="2023-10-25T18:15:00Z">
                    <w:rPr>
                      <w:rFonts w:asciiTheme="majorHAnsi" w:hAnsiTheme="majorHAnsi" w:cstheme="majorHAnsi"/>
                      <w:szCs w:val="24"/>
                    </w:rPr>
                  </w:rPrChange>
                </w:rPr>
                <w:t xml:space="preserve">Bon </w:t>
              </w:r>
            </w:ins>
          </w:p>
        </w:tc>
      </w:tr>
      <w:tr w:rsidR="007A4AFC" w:rsidRPr="007A4AFC" w14:paraId="252D4C20" w14:textId="77777777" w:rsidTr="00D27EF1">
        <w:trPr>
          <w:ins w:id="16018" w:author="Dr Mamadou SANOGO" w:date="2023-10-25T17:38:00Z"/>
        </w:trPr>
        <w:tc>
          <w:tcPr>
            <w:tcW w:w="484" w:type="pct"/>
          </w:tcPr>
          <w:p w14:paraId="43BC7207" w14:textId="77777777" w:rsidR="00A75F71" w:rsidRPr="007A4AFC" w:rsidRDefault="00A75F71" w:rsidP="00D27EF1">
            <w:pPr>
              <w:numPr>
                <w:ilvl w:val="0"/>
                <w:numId w:val="7"/>
              </w:numPr>
              <w:spacing w:line="240" w:lineRule="auto"/>
              <w:contextualSpacing/>
              <w:rPr>
                <w:ins w:id="16019" w:author="Dr Mamadou SANOGO" w:date="2023-10-25T17:38:00Z"/>
                <w:rFonts w:asciiTheme="majorHAnsi" w:hAnsiTheme="majorHAnsi" w:cstheme="majorHAnsi"/>
                <w:b/>
                <w:color w:val="000000" w:themeColor="text1"/>
                <w:szCs w:val="24"/>
                <w:rPrChange w:id="16020" w:author="Dr Mamadou SANOGO" w:date="2023-10-25T18:15:00Z">
                  <w:rPr>
                    <w:ins w:id="16021" w:author="Dr Mamadou SANOGO" w:date="2023-10-25T17:38:00Z"/>
                    <w:rFonts w:asciiTheme="majorHAnsi" w:hAnsiTheme="majorHAnsi" w:cstheme="majorHAnsi"/>
                    <w:b/>
                    <w:szCs w:val="24"/>
                  </w:rPr>
                </w:rPrChange>
              </w:rPr>
            </w:pPr>
          </w:p>
        </w:tc>
        <w:tc>
          <w:tcPr>
            <w:tcW w:w="3261" w:type="pct"/>
          </w:tcPr>
          <w:p w14:paraId="2F6F4080" w14:textId="77777777" w:rsidR="00A75F71" w:rsidRPr="007A4AFC" w:rsidRDefault="00A75F71" w:rsidP="00D27EF1">
            <w:pPr>
              <w:spacing w:line="240" w:lineRule="auto"/>
              <w:rPr>
                <w:ins w:id="16022" w:author="Dr Mamadou SANOGO" w:date="2023-10-25T17:38:00Z"/>
                <w:rFonts w:asciiTheme="majorHAnsi" w:hAnsiTheme="majorHAnsi" w:cstheme="majorHAnsi"/>
                <w:color w:val="000000" w:themeColor="text1"/>
                <w:szCs w:val="24"/>
                <w:rPrChange w:id="16023" w:author="Dr Mamadou SANOGO" w:date="2023-10-25T18:15:00Z">
                  <w:rPr>
                    <w:ins w:id="16024" w:author="Dr Mamadou SANOGO" w:date="2023-10-25T17:38:00Z"/>
                    <w:rFonts w:asciiTheme="majorHAnsi" w:hAnsiTheme="majorHAnsi" w:cstheme="majorHAnsi"/>
                    <w:szCs w:val="24"/>
                  </w:rPr>
                </w:rPrChange>
              </w:rPr>
            </w:pPr>
            <w:ins w:id="16025" w:author="Dr Mamadou SANOGO" w:date="2023-10-25T17:38:00Z">
              <w:r w:rsidRPr="007A4AFC">
                <w:rPr>
                  <w:rFonts w:asciiTheme="majorHAnsi" w:hAnsiTheme="majorHAnsi" w:cstheme="majorHAnsi"/>
                  <w:color w:val="000000" w:themeColor="text1"/>
                  <w:szCs w:val="24"/>
                  <w:rPrChange w:id="16026" w:author="Dr Mamadou SANOGO" w:date="2023-10-25T18:15:00Z">
                    <w:rPr>
                      <w:rFonts w:asciiTheme="majorHAnsi" w:hAnsiTheme="majorHAnsi" w:cstheme="majorHAnsi"/>
                      <w:szCs w:val="24"/>
                    </w:rPr>
                  </w:rPrChange>
                </w:rPr>
                <w:t>Bureaux complets</w:t>
              </w:r>
            </w:ins>
          </w:p>
        </w:tc>
        <w:tc>
          <w:tcPr>
            <w:tcW w:w="568" w:type="pct"/>
            <w:vAlign w:val="center"/>
          </w:tcPr>
          <w:p w14:paraId="5A0A2CB0" w14:textId="77777777" w:rsidR="00A75F71" w:rsidRPr="007A4AFC" w:rsidRDefault="00A75F71" w:rsidP="00D27EF1">
            <w:pPr>
              <w:spacing w:line="240" w:lineRule="auto"/>
              <w:jc w:val="center"/>
              <w:rPr>
                <w:ins w:id="16027" w:author="Dr Mamadou SANOGO" w:date="2023-10-25T17:38:00Z"/>
                <w:rFonts w:asciiTheme="majorHAnsi" w:hAnsiTheme="majorHAnsi" w:cstheme="majorHAnsi"/>
                <w:color w:val="000000" w:themeColor="text1"/>
                <w:szCs w:val="24"/>
                <w:rPrChange w:id="16028" w:author="Dr Mamadou SANOGO" w:date="2023-10-25T18:15:00Z">
                  <w:rPr>
                    <w:ins w:id="16029" w:author="Dr Mamadou SANOGO" w:date="2023-10-25T17:38:00Z"/>
                    <w:rFonts w:asciiTheme="majorHAnsi" w:hAnsiTheme="majorHAnsi" w:cstheme="majorHAnsi"/>
                    <w:szCs w:val="24"/>
                  </w:rPr>
                </w:rPrChange>
              </w:rPr>
            </w:pPr>
            <w:ins w:id="16030" w:author="Dr Mamadou SANOGO" w:date="2023-10-25T17:38:00Z">
              <w:r w:rsidRPr="007A4AFC">
                <w:rPr>
                  <w:rFonts w:asciiTheme="majorHAnsi" w:hAnsiTheme="majorHAnsi" w:cstheme="majorHAnsi"/>
                  <w:color w:val="000000" w:themeColor="text1"/>
                  <w:szCs w:val="24"/>
                  <w:rPrChange w:id="16031" w:author="Dr Mamadou SANOGO" w:date="2023-10-25T18:15:00Z">
                    <w:rPr>
                      <w:rFonts w:asciiTheme="majorHAnsi" w:hAnsiTheme="majorHAnsi" w:cstheme="majorHAnsi"/>
                      <w:szCs w:val="24"/>
                    </w:rPr>
                  </w:rPrChange>
                </w:rPr>
                <w:t>11</w:t>
              </w:r>
            </w:ins>
          </w:p>
        </w:tc>
        <w:tc>
          <w:tcPr>
            <w:tcW w:w="687" w:type="pct"/>
          </w:tcPr>
          <w:p w14:paraId="536152FF" w14:textId="77777777" w:rsidR="00A75F71" w:rsidRPr="007A4AFC" w:rsidRDefault="00A75F71" w:rsidP="00D27EF1">
            <w:pPr>
              <w:spacing w:line="240" w:lineRule="auto"/>
              <w:jc w:val="center"/>
              <w:rPr>
                <w:ins w:id="16032" w:author="Dr Mamadou SANOGO" w:date="2023-10-25T17:38:00Z"/>
                <w:rFonts w:asciiTheme="majorHAnsi" w:hAnsiTheme="majorHAnsi" w:cstheme="majorHAnsi"/>
                <w:color w:val="000000" w:themeColor="text1"/>
                <w:szCs w:val="24"/>
                <w:rPrChange w:id="16033" w:author="Dr Mamadou SANOGO" w:date="2023-10-25T18:15:00Z">
                  <w:rPr>
                    <w:ins w:id="16034" w:author="Dr Mamadou SANOGO" w:date="2023-10-25T17:38:00Z"/>
                    <w:rFonts w:asciiTheme="majorHAnsi" w:hAnsiTheme="majorHAnsi" w:cstheme="majorHAnsi"/>
                    <w:szCs w:val="24"/>
                  </w:rPr>
                </w:rPrChange>
              </w:rPr>
            </w:pPr>
            <w:ins w:id="16035" w:author="Dr Mamadou SANOGO" w:date="2023-10-25T17:38:00Z">
              <w:r w:rsidRPr="007A4AFC">
                <w:rPr>
                  <w:rFonts w:asciiTheme="majorHAnsi" w:hAnsiTheme="majorHAnsi" w:cstheme="majorHAnsi"/>
                  <w:color w:val="000000" w:themeColor="text1"/>
                  <w:szCs w:val="24"/>
                  <w:rPrChange w:id="16036" w:author="Dr Mamadou SANOGO" w:date="2023-10-25T18:15:00Z">
                    <w:rPr>
                      <w:rFonts w:asciiTheme="majorHAnsi" w:hAnsiTheme="majorHAnsi" w:cstheme="majorHAnsi"/>
                      <w:szCs w:val="24"/>
                    </w:rPr>
                  </w:rPrChange>
                </w:rPr>
                <w:t xml:space="preserve">Bon </w:t>
              </w:r>
            </w:ins>
          </w:p>
        </w:tc>
      </w:tr>
      <w:tr w:rsidR="007A4AFC" w:rsidRPr="007A4AFC" w14:paraId="7C363C25" w14:textId="77777777" w:rsidTr="00D27EF1">
        <w:trPr>
          <w:ins w:id="16037" w:author="Dr Mamadou SANOGO" w:date="2023-10-25T17:38:00Z"/>
        </w:trPr>
        <w:tc>
          <w:tcPr>
            <w:tcW w:w="484" w:type="pct"/>
          </w:tcPr>
          <w:p w14:paraId="139A027B" w14:textId="77777777" w:rsidR="00A75F71" w:rsidRPr="007A4AFC" w:rsidRDefault="00A75F71" w:rsidP="00D27EF1">
            <w:pPr>
              <w:numPr>
                <w:ilvl w:val="0"/>
                <w:numId w:val="7"/>
              </w:numPr>
              <w:spacing w:line="240" w:lineRule="auto"/>
              <w:contextualSpacing/>
              <w:rPr>
                <w:ins w:id="16038" w:author="Dr Mamadou SANOGO" w:date="2023-10-25T17:38:00Z"/>
                <w:rFonts w:asciiTheme="majorHAnsi" w:hAnsiTheme="majorHAnsi" w:cstheme="majorHAnsi"/>
                <w:b/>
                <w:color w:val="000000" w:themeColor="text1"/>
                <w:szCs w:val="24"/>
                <w:rPrChange w:id="16039" w:author="Dr Mamadou SANOGO" w:date="2023-10-25T18:15:00Z">
                  <w:rPr>
                    <w:ins w:id="16040" w:author="Dr Mamadou SANOGO" w:date="2023-10-25T17:38:00Z"/>
                    <w:rFonts w:asciiTheme="majorHAnsi" w:hAnsiTheme="majorHAnsi" w:cstheme="majorHAnsi"/>
                    <w:b/>
                    <w:szCs w:val="24"/>
                  </w:rPr>
                </w:rPrChange>
              </w:rPr>
            </w:pPr>
          </w:p>
        </w:tc>
        <w:tc>
          <w:tcPr>
            <w:tcW w:w="3261" w:type="pct"/>
          </w:tcPr>
          <w:p w14:paraId="165DEF92" w14:textId="77777777" w:rsidR="00A75F71" w:rsidRPr="007A4AFC" w:rsidRDefault="00A75F71" w:rsidP="00D27EF1">
            <w:pPr>
              <w:spacing w:line="240" w:lineRule="auto"/>
              <w:rPr>
                <w:ins w:id="16041" w:author="Dr Mamadou SANOGO" w:date="2023-10-25T17:38:00Z"/>
                <w:rFonts w:asciiTheme="majorHAnsi" w:hAnsiTheme="majorHAnsi" w:cstheme="majorHAnsi"/>
                <w:color w:val="000000" w:themeColor="text1"/>
                <w:szCs w:val="24"/>
                <w:rPrChange w:id="16042" w:author="Dr Mamadou SANOGO" w:date="2023-10-25T18:15:00Z">
                  <w:rPr>
                    <w:ins w:id="16043" w:author="Dr Mamadou SANOGO" w:date="2023-10-25T17:38:00Z"/>
                    <w:rFonts w:asciiTheme="majorHAnsi" w:hAnsiTheme="majorHAnsi" w:cstheme="majorHAnsi"/>
                    <w:szCs w:val="24"/>
                  </w:rPr>
                </w:rPrChange>
              </w:rPr>
            </w:pPr>
            <w:ins w:id="16044" w:author="Dr Mamadou SANOGO" w:date="2023-10-25T17:38:00Z">
              <w:r w:rsidRPr="007A4AFC">
                <w:rPr>
                  <w:rFonts w:asciiTheme="majorHAnsi" w:hAnsiTheme="majorHAnsi" w:cstheme="majorHAnsi"/>
                  <w:color w:val="000000" w:themeColor="text1"/>
                  <w:szCs w:val="24"/>
                  <w:rPrChange w:id="16045" w:author="Dr Mamadou SANOGO" w:date="2023-10-25T18:15:00Z">
                    <w:rPr>
                      <w:rFonts w:asciiTheme="majorHAnsi" w:hAnsiTheme="majorHAnsi" w:cstheme="majorHAnsi"/>
                      <w:szCs w:val="24"/>
                    </w:rPr>
                  </w:rPrChange>
                </w:rPr>
                <w:t xml:space="preserve">Tables-bancs </w:t>
              </w:r>
            </w:ins>
          </w:p>
        </w:tc>
        <w:tc>
          <w:tcPr>
            <w:tcW w:w="568" w:type="pct"/>
            <w:vAlign w:val="center"/>
          </w:tcPr>
          <w:p w14:paraId="2CBC6113" w14:textId="77777777" w:rsidR="00A75F71" w:rsidRPr="007A4AFC" w:rsidRDefault="00A75F71" w:rsidP="00D27EF1">
            <w:pPr>
              <w:spacing w:line="240" w:lineRule="auto"/>
              <w:jc w:val="center"/>
              <w:rPr>
                <w:ins w:id="16046" w:author="Dr Mamadou SANOGO" w:date="2023-10-25T17:38:00Z"/>
                <w:rFonts w:asciiTheme="majorHAnsi" w:hAnsiTheme="majorHAnsi" w:cstheme="majorHAnsi"/>
                <w:color w:val="000000" w:themeColor="text1"/>
                <w:szCs w:val="24"/>
                <w:rPrChange w:id="16047" w:author="Dr Mamadou SANOGO" w:date="2023-10-25T18:15:00Z">
                  <w:rPr>
                    <w:ins w:id="16048" w:author="Dr Mamadou SANOGO" w:date="2023-10-25T17:38:00Z"/>
                    <w:rFonts w:asciiTheme="majorHAnsi" w:hAnsiTheme="majorHAnsi" w:cstheme="majorHAnsi"/>
                    <w:szCs w:val="24"/>
                  </w:rPr>
                </w:rPrChange>
              </w:rPr>
            </w:pPr>
            <w:ins w:id="16049" w:author="Dr Mamadou SANOGO" w:date="2023-10-25T17:38:00Z">
              <w:r w:rsidRPr="007A4AFC">
                <w:rPr>
                  <w:rFonts w:asciiTheme="majorHAnsi" w:hAnsiTheme="majorHAnsi" w:cstheme="majorHAnsi"/>
                  <w:color w:val="000000" w:themeColor="text1"/>
                  <w:szCs w:val="24"/>
                  <w:rPrChange w:id="16050" w:author="Dr Mamadou SANOGO" w:date="2023-10-25T18:15:00Z">
                    <w:rPr>
                      <w:rFonts w:asciiTheme="majorHAnsi" w:hAnsiTheme="majorHAnsi" w:cstheme="majorHAnsi"/>
                      <w:szCs w:val="24"/>
                    </w:rPr>
                  </w:rPrChange>
                </w:rPr>
                <w:t>80</w:t>
              </w:r>
            </w:ins>
          </w:p>
        </w:tc>
        <w:tc>
          <w:tcPr>
            <w:tcW w:w="687" w:type="pct"/>
          </w:tcPr>
          <w:p w14:paraId="51E4CFBF" w14:textId="77777777" w:rsidR="00A75F71" w:rsidRPr="007A4AFC" w:rsidRDefault="00A75F71" w:rsidP="00D27EF1">
            <w:pPr>
              <w:spacing w:line="240" w:lineRule="auto"/>
              <w:jc w:val="center"/>
              <w:rPr>
                <w:ins w:id="16051" w:author="Dr Mamadou SANOGO" w:date="2023-10-25T17:38:00Z"/>
                <w:rFonts w:asciiTheme="majorHAnsi" w:hAnsiTheme="majorHAnsi" w:cstheme="majorHAnsi"/>
                <w:color w:val="000000" w:themeColor="text1"/>
                <w:szCs w:val="24"/>
                <w:rPrChange w:id="16052" w:author="Dr Mamadou SANOGO" w:date="2023-10-25T18:15:00Z">
                  <w:rPr>
                    <w:ins w:id="16053" w:author="Dr Mamadou SANOGO" w:date="2023-10-25T17:38:00Z"/>
                    <w:rFonts w:asciiTheme="majorHAnsi" w:hAnsiTheme="majorHAnsi" w:cstheme="majorHAnsi"/>
                    <w:szCs w:val="24"/>
                  </w:rPr>
                </w:rPrChange>
              </w:rPr>
            </w:pPr>
            <w:ins w:id="16054" w:author="Dr Mamadou SANOGO" w:date="2023-10-25T17:38:00Z">
              <w:r w:rsidRPr="007A4AFC">
                <w:rPr>
                  <w:rFonts w:asciiTheme="majorHAnsi" w:hAnsiTheme="majorHAnsi" w:cstheme="majorHAnsi"/>
                  <w:color w:val="000000" w:themeColor="text1"/>
                  <w:szCs w:val="24"/>
                  <w:rPrChange w:id="16055" w:author="Dr Mamadou SANOGO" w:date="2023-10-25T18:15:00Z">
                    <w:rPr>
                      <w:rFonts w:asciiTheme="majorHAnsi" w:hAnsiTheme="majorHAnsi" w:cstheme="majorHAnsi"/>
                      <w:szCs w:val="24"/>
                    </w:rPr>
                  </w:rPrChange>
                </w:rPr>
                <w:t xml:space="preserve">Bon </w:t>
              </w:r>
            </w:ins>
          </w:p>
        </w:tc>
      </w:tr>
      <w:tr w:rsidR="007A4AFC" w:rsidRPr="007A4AFC" w14:paraId="66761A32" w14:textId="77777777" w:rsidTr="00D27EF1">
        <w:trPr>
          <w:ins w:id="16056" w:author="Dr Mamadou SANOGO" w:date="2023-10-25T17:38:00Z"/>
        </w:trPr>
        <w:tc>
          <w:tcPr>
            <w:tcW w:w="484" w:type="pct"/>
          </w:tcPr>
          <w:p w14:paraId="4CE36FBD" w14:textId="77777777" w:rsidR="00A75F71" w:rsidRPr="007A4AFC" w:rsidRDefault="00A75F71" w:rsidP="00D27EF1">
            <w:pPr>
              <w:numPr>
                <w:ilvl w:val="0"/>
                <w:numId w:val="7"/>
              </w:numPr>
              <w:spacing w:line="240" w:lineRule="auto"/>
              <w:contextualSpacing/>
              <w:rPr>
                <w:ins w:id="16057" w:author="Dr Mamadou SANOGO" w:date="2023-10-25T17:38:00Z"/>
                <w:rFonts w:asciiTheme="majorHAnsi" w:hAnsiTheme="majorHAnsi" w:cstheme="majorHAnsi"/>
                <w:b/>
                <w:color w:val="000000" w:themeColor="text1"/>
                <w:szCs w:val="24"/>
                <w:rPrChange w:id="16058" w:author="Dr Mamadou SANOGO" w:date="2023-10-25T18:15:00Z">
                  <w:rPr>
                    <w:ins w:id="16059" w:author="Dr Mamadou SANOGO" w:date="2023-10-25T17:38:00Z"/>
                    <w:rFonts w:asciiTheme="majorHAnsi" w:hAnsiTheme="majorHAnsi" w:cstheme="majorHAnsi"/>
                    <w:b/>
                    <w:szCs w:val="24"/>
                  </w:rPr>
                </w:rPrChange>
              </w:rPr>
            </w:pPr>
          </w:p>
        </w:tc>
        <w:tc>
          <w:tcPr>
            <w:tcW w:w="3261" w:type="pct"/>
          </w:tcPr>
          <w:p w14:paraId="4C4293BB" w14:textId="77777777" w:rsidR="00A75F71" w:rsidRPr="007A4AFC" w:rsidRDefault="00A75F71" w:rsidP="00D27EF1">
            <w:pPr>
              <w:spacing w:line="240" w:lineRule="auto"/>
              <w:rPr>
                <w:ins w:id="16060" w:author="Dr Mamadou SANOGO" w:date="2023-10-25T17:38:00Z"/>
                <w:rFonts w:asciiTheme="majorHAnsi" w:hAnsiTheme="majorHAnsi" w:cstheme="majorHAnsi"/>
                <w:color w:val="000000" w:themeColor="text1"/>
                <w:szCs w:val="24"/>
                <w:rPrChange w:id="16061" w:author="Dr Mamadou SANOGO" w:date="2023-10-25T18:15:00Z">
                  <w:rPr>
                    <w:ins w:id="16062" w:author="Dr Mamadou SANOGO" w:date="2023-10-25T17:38:00Z"/>
                    <w:rFonts w:asciiTheme="majorHAnsi" w:hAnsiTheme="majorHAnsi" w:cstheme="majorHAnsi"/>
                    <w:szCs w:val="24"/>
                  </w:rPr>
                </w:rPrChange>
              </w:rPr>
            </w:pPr>
            <w:ins w:id="16063" w:author="Dr Mamadou SANOGO" w:date="2023-10-25T17:38:00Z">
              <w:r w:rsidRPr="007A4AFC">
                <w:rPr>
                  <w:rFonts w:asciiTheme="majorHAnsi" w:hAnsiTheme="majorHAnsi" w:cstheme="majorHAnsi"/>
                  <w:color w:val="000000" w:themeColor="text1"/>
                  <w:szCs w:val="24"/>
                  <w:rPrChange w:id="16064" w:author="Dr Mamadou SANOGO" w:date="2023-10-25T18:15:00Z">
                    <w:rPr>
                      <w:rFonts w:asciiTheme="majorHAnsi" w:hAnsiTheme="majorHAnsi" w:cstheme="majorHAnsi"/>
                      <w:szCs w:val="24"/>
                    </w:rPr>
                  </w:rPrChange>
                </w:rPr>
                <w:t xml:space="preserve">Groupe électrogène </w:t>
              </w:r>
            </w:ins>
          </w:p>
        </w:tc>
        <w:tc>
          <w:tcPr>
            <w:tcW w:w="568" w:type="pct"/>
            <w:vAlign w:val="center"/>
          </w:tcPr>
          <w:p w14:paraId="312A4041" w14:textId="77777777" w:rsidR="00A75F71" w:rsidRPr="007A4AFC" w:rsidRDefault="00A75F71" w:rsidP="00D27EF1">
            <w:pPr>
              <w:spacing w:line="240" w:lineRule="auto"/>
              <w:jc w:val="center"/>
              <w:rPr>
                <w:ins w:id="16065" w:author="Dr Mamadou SANOGO" w:date="2023-10-25T17:38:00Z"/>
                <w:rFonts w:asciiTheme="majorHAnsi" w:hAnsiTheme="majorHAnsi" w:cstheme="majorHAnsi"/>
                <w:color w:val="000000" w:themeColor="text1"/>
                <w:szCs w:val="24"/>
                <w:rPrChange w:id="16066" w:author="Dr Mamadou SANOGO" w:date="2023-10-25T18:15:00Z">
                  <w:rPr>
                    <w:ins w:id="16067" w:author="Dr Mamadou SANOGO" w:date="2023-10-25T17:38:00Z"/>
                    <w:rFonts w:asciiTheme="majorHAnsi" w:hAnsiTheme="majorHAnsi" w:cstheme="majorHAnsi"/>
                    <w:szCs w:val="24"/>
                  </w:rPr>
                </w:rPrChange>
              </w:rPr>
            </w:pPr>
            <w:ins w:id="16068" w:author="Dr Mamadou SANOGO" w:date="2023-10-25T17:38:00Z">
              <w:r w:rsidRPr="007A4AFC">
                <w:rPr>
                  <w:rFonts w:asciiTheme="majorHAnsi" w:hAnsiTheme="majorHAnsi" w:cstheme="majorHAnsi"/>
                  <w:color w:val="000000" w:themeColor="text1"/>
                  <w:szCs w:val="24"/>
                  <w:rPrChange w:id="16069" w:author="Dr Mamadou SANOGO" w:date="2023-10-25T18:15:00Z">
                    <w:rPr>
                      <w:rFonts w:asciiTheme="majorHAnsi" w:hAnsiTheme="majorHAnsi" w:cstheme="majorHAnsi"/>
                      <w:szCs w:val="24"/>
                    </w:rPr>
                  </w:rPrChange>
                </w:rPr>
                <w:t>1</w:t>
              </w:r>
            </w:ins>
          </w:p>
        </w:tc>
        <w:tc>
          <w:tcPr>
            <w:tcW w:w="687" w:type="pct"/>
          </w:tcPr>
          <w:p w14:paraId="3CEFD6DA" w14:textId="77777777" w:rsidR="00A75F71" w:rsidRPr="007A4AFC" w:rsidRDefault="00A75F71" w:rsidP="00D27EF1">
            <w:pPr>
              <w:spacing w:line="240" w:lineRule="auto"/>
              <w:jc w:val="center"/>
              <w:rPr>
                <w:ins w:id="16070" w:author="Dr Mamadou SANOGO" w:date="2023-10-25T17:38:00Z"/>
                <w:rFonts w:asciiTheme="majorHAnsi" w:hAnsiTheme="majorHAnsi" w:cstheme="majorHAnsi"/>
                <w:color w:val="000000" w:themeColor="text1"/>
                <w:szCs w:val="24"/>
                <w:rPrChange w:id="16071" w:author="Dr Mamadou SANOGO" w:date="2023-10-25T18:15:00Z">
                  <w:rPr>
                    <w:ins w:id="16072" w:author="Dr Mamadou SANOGO" w:date="2023-10-25T17:38:00Z"/>
                    <w:rFonts w:asciiTheme="majorHAnsi" w:hAnsiTheme="majorHAnsi" w:cstheme="majorHAnsi"/>
                    <w:szCs w:val="24"/>
                  </w:rPr>
                </w:rPrChange>
              </w:rPr>
            </w:pPr>
            <w:ins w:id="16073" w:author="Dr Mamadou SANOGO" w:date="2023-10-25T17:38:00Z">
              <w:r w:rsidRPr="007A4AFC">
                <w:rPr>
                  <w:rFonts w:asciiTheme="majorHAnsi" w:hAnsiTheme="majorHAnsi" w:cstheme="majorHAnsi"/>
                  <w:color w:val="000000" w:themeColor="text1"/>
                  <w:szCs w:val="24"/>
                  <w:rPrChange w:id="16074" w:author="Dr Mamadou SANOGO" w:date="2023-10-25T18:15:00Z">
                    <w:rPr>
                      <w:rFonts w:asciiTheme="majorHAnsi" w:hAnsiTheme="majorHAnsi" w:cstheme="majorHAnsi"/>
                      <w:szCs w:val="24"/>
                    </w:rPr>
                  </w:rPrChange>
                </w:rPr>
                <w:t xml:space="preserve">Bon </w:t>
              </w:r>
            </w:ins>
          </w:p>
        </w:tc>
      </w:tr>
      <w:tr w:rsidR="007A4AFC" w:rsidRPr="007A4AFC" w14:paraId="6FEEF154" w14:textId="77777777" w:rsidTr="00D27EF1">
        <w:trPr>
          <w:ins w:id="16075" w:author="Dr Mamadou SANOGO" w:date="2023-10-25T17:38:00Z"/>
        </w:trPr>
        <w:tc>
          <w:tcPr>
            <w:tcW w:w="484" w:type="pct"/>
          </w:tcPr>
          <w:p w14:paraId="518E0BD3" w14:textId="77777777" w:rsidR="00A75F71" w:rsidRPr="007A4AFC" w:rsidRDefault="00A75F71" w:rsidP="00D27EF1">
            <w:pPr>
              <w:numPr>
                <w:ilvl w:val="0"/>
                <w:numId w:val="7"/>
              </w:numPr>
              <w:spacing w:line="240" w:lineRule="auto"/>
              <w:contextualSpacing/>
              <w:rPr>
                <w:ins w:id="16076" w:author="Dr Mamadou SANOGO" w:date="2023-10-25T17:38:00Z"/>
                <w:rFonts w:asciiTheme="majorHAnsi" w:hAnsiTheme="majorHAnsi" w:cstheme="majorHAnsi"/>
                <w:b/>
                <w:color w:val="000000" w:themeColor="text1"/>
                <w:szCs w:val="24"/>
                <w:rPrChange w:id="16077" w:author="Dr Mamadou SANOGO" w:date="2023-10-25T18:15:00Z">
                  <w:rPr>
                    <w:ins w:id="16078" w:author="Dr Mamadou SANOGO" w:date="2023-10-25T17:38:00Z"/>
                    <w:rFonts w:asciiTheme="majorHAnsi" w:hAnsiTheme="majorHAnsi" w:cstheme="majorHAnsi"/>
                    <w:b/>
                    <w:szCs w:val="24"/>
                  </w:rPr>
                </w:rPrChange>
              </w:rPr>
            </w:pPr>
          </w:p>
        </w:tc>
        <w:tc>
          <w:tcPr>
            <w:tcW w:w="3261" w:type="pct"/>
          </w:tcPr>
          <w:p w14:paraId="51688F3E" w14:textId="77777777" w:rsidR="00A75F71" w:rsidRPr="007A4AFC" w:rsidRDefault="00A75F71" w:rsidP="00D27EF1">
            <w:pPr>
              <w:spacing w:line="240" w:lineRule="auto"/>
              <w:rPr>
                <w:ins w:id="16079" w:author="Dr Mamadou SANOGO" w:date="2023-10-25T17:38:00Z"/>
                <w:rFonts w:asciiTheme="majorHAnsi" w:hAnsiTheme="majorHAnsi" w:cstheme="majorHAnsi"/>
                <w:color w:val="000000" w:themeColor="text1"/>
                <w:szCs w:val="24"/>
                <w:rPrChange w:id="16080" w:author="Dr Mamadou SANOGO" w:date="2023-10-25T18:15:00Z">
                  <w:rPr>
                    <w:ins w:id="16081" w:author="Dr Mamadou SANOGO" w:date="2023-10-25T17:38:00Z"/>
                    <w:rFonts w:asciiTheme="majorHAnsi" w:hAnsiTheme="majorHAnsi" w:cstheme="majorHAnsi"/>
                    <w:szCs w:val="24"/>
                  </w:rPr>
                </w:rPrChange>
              </w:rPr>
            </w:pPr>
            <w:ins w:id="16082" w:author="Dr Mamadou SANOGO" w:date="2023-10-25T17:38:00Z">
              <w:r w:rsidRPr="007A4AFC">
                <w:rPr>
                  <w:rFonts w:asciiTheme="majorHAnsi" w:hAnsiTheme="majorHAnsi" w:cstheme="majorHAnsi"/>
                  <w:color w:val="000000" w:themeColor="text1"/>
                  <w:szCs w:val="24"/>
                  <w:rPrChange w:id="16083" w:author="Dr Mamadou SANOGO" w:date="2023-10-25T18:15:00Z">
                    <w:rPr>
                      <w:rFonts w:asciiTheme="majorHAnsi" w:hAnsiTheme="majorHAnsi" w:cstheme="majorHAnsi"/>
                      <w:szCs w:val="24"/>
                    </w:rPr>
                  </w:rPrChange>
                </w:rPr>
                <w:t xml:space="preserve">Extincteurs </w:t>
              </w:r>
            </w:ins>
          </w:p>
        </w:tc>
        <w:tc>
          <w:tcPr>
            <w:tcW w:w="568" w:type="pct"/>
            <w:vAlign w:val="center"/>
          </w:tcPr>
          <w:p w14:paraId="334C2573" w14:textId="77777777" w:rsidR="00A75F71" w:rsidRPr="007A4AFC" w:rsidRDefault="00A75F71" w:rsidP="00D27EF1">
            <w:pPr>
              <w:spacing w:line="240" w:lineRule="auto"/>
              <w:jc w:val="center"/>
              <w:rPr>
                <w:ins w:id="16084" w:author="Dr Mamadou SANOGO" w:date="2023-10-25T17:38:00Z"/>
                <w:rFonts w:asciiTheme="majorHAnsi" w:hAnsiTheme="majorHAnsi" w:cstheme="majorHAnsi"/>
                <w:color w:val="000000" w:themeColor="text1"/>
                <w:szCs w:val="24"/>
                <w:rPrChange w:id="16085" w:author="Dr Mamadou SANOGO" w:date="2023-10-25T18:15:00Z">
                  <w:rPr>
                    <w:ins w:id="16086" w:author="Dr Mamadou SANOGO" w:date="2023-10-25T17:38:00Z"/>
                    <w:rFonts w:asciiTheme="majorHAnsi" w:hAnsiTheme="majorHAnsi" w:cstheme="majorHAnsi"/>
                    <w:szCs w:val="24"/>
                  </w:rPr>
                </w:rPrChange>
              </w:rPr>
            </w:pPr>
            <w:ins w:id="16087" w:author="Dr Mamadou SANOGO" w:date="2023-10-25T17:38:00Z">
              <w:r w:rsidRPr="007A4AFC">
                <w:rPr>
                  <w:rFonts w:asciiTheme="majorHAnsi" w:hAnsiTheme="majorHAnsi" w:cstheme="majorHAnsi"/>
                  <w:color w:val="000000" w:themeColor="text1"/>
                  <w:szCs w:val="24"/>
                  <w:rPrChange w:id="16088" w:author="Dr Mamadou SANOGO" w:date="2023-10-25T18:15:00Z">
                    <w:rPr>
                      <w:rFonts w:asciiTheme="majorHAnsi" w:hAnsiTheme="majorHAnsi" w:cstheme="majorHAnsi"/>
                      <w:szCs w:val="24"/>
                    </w:rPr>
                  </w:rPrChange>
                </w:rPr>
                <w:t>5</w:t>
              </w:r>
            </w:ins>
          </w:p>
        </w:tc>
        <w:tc>
          <w:tcPr>
            <w:tcW w:w="687" w:type="pct"/>
          </w:tcPr>
          <w:p w14:paraId="0B458426" w14:textId="77777777" w:rsidR="00A75F71" w:rsidRPr="007A4AFC" w:rsidRDefault="00A75F71" w:rsidP="00D27EF1">
            <w:pPr>
              <w:spacing w:line="240" w:lineRule="auto"/>
              <w:jc w:val="center"/>
              <w:rPr>
                <w:ins w:id="16089" w:author="Dr Mamadou SANOGO" w:date="2023-10-25T17:38:00Z"/>
                <w:rFonts w:asciiTheme="majorHAnsi" w:hAnsiTheme="majorHAnsi" w:cstheme="majorHAnsi"/>
                <w:color w:val="000000" w:themeColor="text1"/>
                <w:szCs w:val="24"/>
                <w:rPrChange w:id="16090" w:author="Dr Mamadou SANOGO" w:date="2023-10-25T18:15:00Z">
                  <w:rPr>
                    <w:ins w:id="16091" w:author="Dr Mamadou SANOGO" w:date="2023-10-25T17:38:00Z"/>
                    <w:rFonts w:asciiTheme="majorHAnsi" w:hAnsiTheme="majorHAnsi" w:cstheme="majorHAnsi"/>
                    <w:szCs w:val="24"/>
                  </w:rPr>
                </w:rPrChange>
              </w:rPr>
            </w:pPr>
            <w:ins w:id="16092" w:author="Dr Mamadou SANOGO" w:date="2023-10-25T17:38:00Z">
              <w:r w:rsidRPr="007A4AFC">
                <w:rPr>
                  <w:rFonts w:asciiTheme="majorHAnsi" w:hAnsiTheme="majorHAnsi" w:cstheme="majorHAnsi"/>
                  <w:color w:val="000000" w:themeColor="text1"/>
                  <w:szCs w:val="24"/>
                  <w:rPrChange w:id="16093" w:author="Dr Mamadou SANOGO" w:date="2023-10-25T18:15:00Z">
                    <w:rPr>
                      <w:rFonts w:asciiTheme="majorHAnsi" w:hAnsiTheme="majorHAnsi" w:cstheme="majorHAnsi"/>
                      <w:szCs w:val="24"/>
                    </w:rPr>
                  </w:rPrChange>
                </w:rPr>
                <w:t xml:space="preserve">Bon </w:t>
              </w:r>
            </w:ins>
          </w:p>
        </w:tc>
      </w:tr>
      <w:tr w:rsidR="007A4AFC" w:rsidRPr="007A4AFC" w14:paraId="6EF51BAA" w14:textId="77777777" w:rsidTr="00D27EF1">
        <w:trPr>
          <w:ins w:id="16094" w:author="Dr Mamadou SANOGO" w:date="2023-10-25T17:38:00Z"/>
        </w:trPr>
        <w:tc>
          <w:tcPr>
            <w:tcW w:w="484" w:type="pct"/>
          </w:tcPr>
          <w:p w14:paraId="529C3E89" w14:textId="77777777" w:rsidR="00A75F71" w:rsidRPr="007A4AFC" w:rsidRDefault="00A75F71" w:rsidP="00D27EF1">
            <w:pPr>
              <w:numPr>
                <w:ilvl w:val="0"/>
                <w:numId w:val="7"/>
              </w:numPr>
              <w:spacing w:line="240" w:lineRule="auto"/>
              <w:contextualSpacing/>
              <w:rPr>
                <w:ins w:id="16095" w:author="Dr Mamadou SANOGO" w:date="2023-10-25T17:38:00Z"/>
                <w:rFonts w:asciiTheme="majorHAnsi" w:hAnsiTheme="majorHAnsi" w:cstheme="majorHAnsi"/>
                <w:b/>
                <w:color w:val="000000" w:themeColor="text1"/>
                <w:szCs w:val="24"/>
                <w:rPrChange w:id="16096" w:author="Dr Mamadou SANOGO" w:date="2023-10-25T18:15:00Z">
                  <w:rPr>
                    <w:ins w:id="16097" w:author="Dr Mamadou SANOGO" w:date="2023-10-25T17:38:00Z"/>
                    <w:rFonts w:asciiTheme="majorHAnsi" w:hAnsiTheme="majorHAnsi" w:cstheme="majorHAnsi"/>
                    <w:b/>
                    <w:szCs w:val="24"/>
                  </w:rPr>
                </w:rPrChange>
              </w:rPr>
            </w:pPr>
          </w:p>
        </w:tc>
        <w:tc>
          <w:tcPr>
            <w:tcW w:w="3261" w:type="pct"/>
          </w:tcPr>
          <w:p w14:paraId="4F17F5FF" w14:textId="77777777" w:rsidR="00A75F71" w:rsidRPr="007A4AFC" w:rsidRDefault="00A75F71" w:rsidP="00D27EF1">
            <w:pPr>
              <w:spacing w:line="240" w:lineRule="auto"/>
              <w:rPr>
                <w:ins w:id="16098" w:author="Dr Mamadou SANOGO" w:date="2023-10-25T17:38:00Z"/>
                <w:rFonts w:asciiTheme="majorHAnsi" w:hAnsiTheme="majorHAnsi" w:cstheme="majorHAnsi"/>
                <w:color w:val="000000" w:themeColor="text1"/>
                <w:szCs w:val="24"/>
                <w:rPrChange w:id="16099" w:author="Dr Mamadou SANOGO" w:date="2023-10-25T18:15:00Z">
                  <w:rPr>
                    <w:ins w:id="16100" w:author="Dr Mamadou SANOGO" w:date="2023-10-25T17:38:00Z"/>
                    <w:rFonts w:asciiTheme="majorHAnsi" w:hAnsiTheme="majorHAnsi" w:cstheme="majorHAnsi"/>
                    <w:szCs w:val="24"/>
                  </w:rPr>
                </w:rPrChange>
              </w:rPr>
            </w:pPr>
            <w:ins w:id="16101" w:author="Dr Mamadou SANOGO" w:date="2023-10-25T17:38:00Z">
              <w:r w:rsidRPr="007A4AFC">
                <w:rPr>
                  <w:rFonts w:asciiTheme="majorHAnsi" w:hAnsiTheme="majorHAnsi" w:cstheme="majorHAnsi"/>
                  <w:color w:val="000000" w:themeColor="text1"/>
                  <w:szCs w:val="24"/>
                  <w:rPrChange w:id="16102" w:author="Dr Mamadou SANOGO" w:date="2023-10-25T18:15:00Z">
                    <w:rPr>
                      <w:rFonts w:asciiTheme="majorHAnsi" w:hAnsiTheme="majorHAnsi" w:cstheme="majorHAnsi"/>
                      <w:szCs w:val="24"/>
                    </w:rPr>
                  </w:rPrChange>
                </w:rPr>
                <w:t>Fontaines d’eau</w:t>
              </w:r>
            </w:ins>
          </w:p>
        </w:tc>
        <w:tc>
          <w:tcPr>
            <w:tcW w:w="568" w:type="pct"/>
            <w:vAlign w:val="center"/>
          </w:tcPr>
          <w:p w14:paraId="65450483" w14:textId="77777777" w:rsidR="00A75F71" w:rsidRPr="007A4AFC" w:rsidRDefault="00A75F71" w:rsidP="00D27EF1">
            <w:pPr>
              <w:spacing w:line="240" w:lineRule="auto"/>
              <w:jc w:val="center"/>
              <w:rPr>
                <w:ins w:id="16103" w:author="Dr Mamadou SANOGO" w:date="2023-10-25T17:38:00Z"/>
                <w:rFonts w:asciiTheme="majorHAnsi" w:hAnsiTheme="majorHAnsi" w:cstheme="majorHAnsi"/>
                <w:color w:val="000000" w:themeColor="text1"/>
                <w:szCs w:val="24"/>
                <w:rPrChange w:id="16104" w:author="Dr Mamadou SANOGO" w:date="2023-10-25T18:15:00Z">
                  <w:rPr>
                    <w:ins w:id="16105" w:author="Dr Mamadou SANOGO" w:date="2023-10-25T17:38:00Z"/>
                    <w:rFonts w:asciiTheme="majorHAnsi" w:hAnsiTheme="majorHAnsi" w:cstheme="majorHAnsi"/>
                    <w:szCs w:val="24"/>
                  </w:rPr>
                </w:rPrChange>
              </w:rPr>
            </w:pPr>
            <w:ins w:id="16106" w:author="Dr Mamadou SANOGO" w:date="2023-10-25T17:38:00Z">
              <w:r w:rsidRPr="007A4AFC">
                <w:rPr>
                  <w:rFonts w:asciiTheme="majorHAnsi" w:hAnsiTheme="majorHAnsi" w:cstheme="majorHAnsi"/>
                  <w:color w:val="000000" w:themeColor="text1"/>
                  <w:szCs w:val="24"/>
                  <w:rPrChange w:id="16107" w:author="Dr Mamadou SANOGO" w:date="2023-10-25T18:15:00Z">
                    <w:rPr>
                      <w:rFonts w:asciiTheme="majorHAnsi" w:hAnsiTheme="majorHAnsi" w:cstheme="majorHAnsi"/>
                      <w:szCs w:val="24"/>
                    </w:rPr>
                  </w:rPrChange>
                </w:rPr>
                <w:t>3</w:t>
              </w:r>
            </w:ins>
          </w:p>
        </w:tc>
        <w:tc>
          <w:tcPr>
            <w:tcW w:w="687" w:type="pct"/>
          </w:tcPr>
          <w:p w14:paraId="23CAFD5E" w14:textId="77777777" w:rsidR="00A75F71" w:rsidRPr="007A4AFC" w:rsidRDefault="00A75F71" w:rsidP="00D27EF1">
            <w:pPr>
              <w:spacing w:line="240" w:lineRule="auto"/>
              <w:jc w:val="center"/>
              <w:rPr>
                <w:ins w:id="16108" w:author="Dr Mamadou SANOGO" w:date="2023-10-25T17:38:00Z"/>
                <w:rFonts w:asciiTheme="majorHAnsi" w:hAnsiTheme="majorHAnsi" w:cstheme="majorHAnsi"/>
                <w:color w:val="000000" w:themeColor="text1"/>
                <w:szCs w:val="24"/>
                <w:rPrChange w:id="16109" w:author="Dr Mamadou SANOGO" w:date="2023-10-25T18:15:00Z">
                  <w:rPr>
                    <w:ins w:id="16110" w:author="Dr Mamadou SANOGO" w:date="2023-10-25T17:38:00Z"/>
                    <w:rFonts w:asciiTheme="majorHAnsi" w:hAnsiTheme="majorHAnsi" w:cstheme="majorHAnsi"/>
                    <w:szCs w:val="24"/>
                  </w:rPr>
                </w:rPrChange>
              </w:rPr>
            </w:pPr>
            <w:ins w:id="16111" w:author="Dr Mamadou SANOGO" w:date="2023-10-25T17:38:00Z">
              <w:r w:rsidRPr="007A4AFC">
                <w:rPr>
                  <w:rFonts w:asciiTheme="majorHAnsi" w:hAnsiTheme="majorHAnsi" w:cstheme="majorHAnsi"/>
                  <w:color w:val="000000" w:themeColor="text1"/>
                  <w:szCs w:val="24"/>
                  <w:rPrChange w:id="16112" w:author="Dr Mamadou SANOGO" w:date="2023-10-25T18:15:00Z">
                    <w:rPr>
                      <w:rFonts w:asciiTheme="majorHAnsi" w:hAnsiTheme="majorHAnsi" w:cstheme="majorHAnsi"/>
                      <w:szCs w:val="24"/>
                    </w:rPr>
                  </w:rPrChange>
                </w:rPr>
                <w:t xml:space="preserve">Bon </w:t>
              </w:r>
            </w:ins>
          </w:p>
        </w:tc>
      </w:tr>
      <w:tr w:rsidR="007A4AFC" w:rsidRPr="007A4AFC" w14:paraId="1E6491F3" w14:textId="77777777" w:rsidTr="00D27EF1">
        <w:trPr>
          <w:ins w:id="16113" w:author="Dr Mamadou SANOGO" w:date="2023-10-25T17:38:00Z"/>
        </w:trPr>
        <w:tc>
          <w:tcPr>
            <w:tcW w:w="484" w:type="pct"/>
          </w:tcPr>
          <w:p w14:paraId="2B29AFE8" w14:textId="77777777" w:rsidR="00A75F71" w:rsidRPr="007A4AFC" w:rsidRDefault="00A75F71" w:rsidP="00D27EF1">
            <w:pPr>
              <w:numPr>
                <w:ilvl w:val="0"/>
                <w:numId w:val="7"/>
              </w:numPr>
              <w:spacing w:line="240" w:lineRule="auto"/>
              <w:contextualSpacing/>
              <w:rPr>
                <w:ins w:id="16114" w:author="Dr Mamadou SANOGO" w:date="2023-10-25T17:38:00Z"/>
                <w:rFonts w:asciiTheme="majorHAnsi" w:hAnsiTheme="majorHAnsi" w:cstheme="majorHAnsi"/>
                <w:b/>
                <w:color w:val="000000" w:themeColor="text1"/>
                <w:szCs w:val="24"/>
                <w:rPrChange w:id="16115" w:author="Dr Mamadou SANOGO" w:date="2023-10-25T18:15:00Z">
                  <w:rPr>
                    <w:ins w:id="16116" w:author="Dr Mamadou SANOGO" w:date="2023-10-25T17:38:00Z"/>
                    <w:rFonts w:asciiTheme="majorHAnsi" w:hAnsiTheme="majorHAnsi" w:cstheme="majorHAnsi"/>
                    <w:b/>
                    <w:szCs w:val="24"/>
                  </w:rPr>
                </w:rPrChange>
              </w:rPr>
            </w:pPr>
          </w:p>
        </w:tc>
        <w:tc>
          <w:tcPr>
            <w:tcW w:w="3261" w:type="pct"/>
          </w:tcPr>
          <w:p w14:paraId="794E1E76" w14:textId="77777777" w:rsidR="00A75F71" w:rsidRPr="007A4AFC" w:rsidRDefault="00A75F71" w:rsidP="00D27EF1">
            <w:pPr>
              <w:spacing w:line="240" w:lineRule="auto"/>
              <w:rPr>
                <w:ins w:id="16117" w:author="Dr Mamadou SANOGO" w:date="2023-10-25T17:38:00Z"/>
                <w:rFonts w:asciiTheme="majorHAnsi" w:hAnsiTheme="majorHAnsi" w:cstheme="majorHAnsi"/>
                <w:color w:val="000000" w:themeColor="text1"/>
                <w:szCs w:val="24"/>
                <w:rPrChange w:id="16118" w:author="Dr Mamadou SANOGO" w:date="2023-10-25T18:15:00Z">
                  <w:rPr>
                    <w:ins w:id="16119" w:author="Dr Mamadou SANOGO" w:date="2023-10-25T17:38:00Z"/>
                    <w:rFonts w:asciiTheme="majorHAnsi" w:hAnsiTheme="majorHAnsi" w:cstheme="majorHAnsi"/>
                    <w:szCs w:val="24"/>
                  </w:rPr>
                </w:rPrChange>
              </w:rPr>
            </w:pPr>
            <w:ins w:id="16120" w:author="Dr Mamadou SANOGO" w:date="2023-10-25T17:38:00Z">
              <w:r w:rsidRPr="007A4AFC">
                <w:rPr>
                  <w:rFonts w:asciiTheme="majorHAnsi" w:hAnsiTheme="majorHAnsi" w:cstheme="majorHAnsi"/>
                  <w:color w:val="000000" w:themeColor="text1"/>
                  <w:szCs w:val="24"/>
                  <w:rPrChange w:id="16121" w:author="Dr Mamadou SANOGO" w:date="2023-10-25T18:15:00Z">
                    <w:rPr>
                      <w:rFonts w:asciiTheme="majorHAnsi" w:hAnsiTheme="majorHAnsi" w:cstheme="majorHAnsi"/>
                      <w:szCs w:val="24"/>
                    </w:rPr>
                  </w:rPrChange>
                </w:rPr>
                <w:t>Bus scolaire</w:t>
              </w:r>
            </w:ins>
          </w:p>
        </w:tc>
        <w:tc>
          <w:tcPr>
            <w:tcW w:w="568" w:type="pct"/>
            <w:vAlign w:val="center"/>
          </w:tcPr>
          <w:p w14:paraId="44F38423" w14:textId="77777777" w:rsidR="00A75F71" w:rsidRPr="007A4AFC" w:rsidRDefault="00A75F71" w:rsidP="00D27EF1">
            <w:pPr>
              <w:spacing w:line="240" w:lineRule="auto"/>
              <w:jc w:val="center"/>
              <w:rPr>
                <w:ins w:id="16122" w:author="Dr Mamadou SANOGO" w:date="2023-10-25T17:38:00Z"/>
                <w:rFonts w:asciiTheme="majorHAnsi" w:hAnsiTheme="majorHAnsi" w:cstheme="majorHAnsi"/>
                <w:color w:val="000000" w:themeColor="text1"/>
                <w:szCs w:val="24"/>
                <w:rPrChange w:id="16123" w:author="Dr Mamadou SANOGO" w:date="2023-10-25T18:15:00Z">
                  <w:rPr>
                    <w:ins w:id="16124" w:author="Dr Mamadou SANOGO" w:date="2023-10-25T17:38:00Z"/>
                    <w:rFonts w:asciiTheme="majorHAnsi" w:hAnsiTheme="majorHAnsi" w:cstheme="majorHAnsi"/>
                    <w:szCs w:val="24"/>
                  </w:rPr>
                </w:rPrChange>
              </w:rPr>
            </w:pPr>
            <w:ins w:id="16125" w:author="Dr Mamadou SANOGO" w:date="2023-10-25T17:38:00Z">
              <w:r w:rsidRPr="007A4AFC">
                <w:rPr>
                  <w:rFonts w:asciiTheme="majorHAnsi" w:hAnsiTheme="majorHAnsi" w:cstheme="majorHAnsi"/>
                  <w:color w:val="000000" w:themeColor="text1"/>
                  <w:szCs w:val="24"/>
                  <w:rPrChange w:id="16126" w:author="Dr Mamadou SANOGO" w:date="2023-10-25T18:15:00Z">
                    <w:rPr>
                      <w:rFonts w:asciiTheme="majorHAnsi" w:hAnsiTheme="majorHAnsi" w:cstheme="majorHAnsi"/>
                      <w:szCs w:val="24"/>
                    </w:rPr>
                  </w:rPrChange>
                </w:rPr>
                <w:t>1</w:t>
              </w:r>
            </w:ins>
          </w:p>
        </w:tc>
        <w:tc>
          <w:tcPr>
            <w:tcW w:w="687" w:type="pct"/>
          </w:tcPr>
          <w:p w14:paraId="4D210283" w14:textId="77777777" w:rsidR="00A75F71" w:rsidRPr="007A4AFC" w:rsidRDefault="00A75F71" w:rsidP="00D27EF1">
            <w:pPr>
              <w:spacing w:line="240" w:lineRule="auto"/>
              <w:jc w:val="center"/>
              <w:rPr>
                <w:ins w:id="16127" w:author="Dr Mamadou SANOGO" w:date="2023-10-25T17:38:00Z"/>
                <w:rFonts w:asciiTheme="majorHAnsi" w:hAnsiTheme="majorHAnsi" w:cstheme="majorHAnsi"/>
                <w:color w:val="000000" w:themeColor="text1"/>
                <w:szCs w:val="24"/>
                <w:rPrChange w:id="16128" w:author="Dr Mamadou SANOGO" w:date="2023-10-25T18:15:00Z">
                  <w:rPr>
                    <w:ins w:id="16129" w:author="Dr Mamadou SANOGO" w:date="2023-10-25T17:38:00Z"/>
                    <w:rFonts w:asciiTheme="majorHAnsi" w:hAnsiTheme="majorHAnsi" w:cstheme="majorHAnsi"/>
                    <w:szCs w:val="24"/>
                  </w:rPr>
                </w:rPrChange>
              </w:rPr>
            </w:pPr>
            <w:ins w:id="16130" w:author="Dr Mamadou SANOGO" w:date="2023-10-25T17:38:00Z">
              <w:r w:rsidRPr="007A4AFC">
                <w:rPr>
                  <w:rFonts w:asciiTheme="majorHAnsi" w:hAnsiTheme="majorHAnsi" w:cstheme="majorHAnsi"/>
                  <w:color w:val="000000" w:themeColor="text1"/>
                  <w:szCs w:val="24"/>
                  <w:rPrChange w:id="16131" w:author="Dr Mamadou SANOGO" w:date="2023-10-25T18:15:00Z">
                    <w:rPr>
                      <w:rFonts w:asciiTheme="majorHAnsi" w:hAnsiTheme="majorHAnsi" w:cstheme="majorHAnsi"/>
                      <w:szCs w:val="24"/>
                    </w:rPr>
                  </w:rPrChange>
                </w:rPr>
                <w:t xml:space="preserve">Bon </w:t>
              </w:r>
            </w:ins>
          </w:p>
        </w:tc>
      </w:tr>
      <w:tr w:rsidR="007A4AFC" w:rsidRPr="007A4AFC" w14:paraId="03F3FBA5" w14:textId="77777777" w:rsidTr="00D27EF1">
        <w:trPr>
          <w:ins w:id="16132" w:author="Dr Mamadou SANOGO" w:date="2023-10-25T17:38:00Z"/>
        </w:trPr>
        <w:tc>
          <w:tcPr>
            <w:tcW w:w="484" w:type="pct"/>
          </w:tcPr>
          <w:p w14:paraId="3622D105" w14:textId="77777777" w:rsidR="00A75F71" w:rsidRPr="007A4AFC" w:rsidRDefault="00A75F71" w:rsidP="00D27EF1">
            <w:pPr>
              <w:numPr>
                <w:ilvl w:val="0"/>
                <w:numId w:val="7"/>
              </w:numPr>
              <w:spacing w:line="240" w:lineRule="auto"/>
              <w:contextualSpacing/>
              <w:rPr>
                <w:ins w:id="16133" w:author="Dr Mamadou SANOGO" w:date="2023-10-25T17:38:00Z"/>
                <w:rFonts w:asciiTheme="majorHAnsi" w:hAnsiTheme="majorHAnsi" w:cstheme="majorHAnsi"/>
                <w:b/>
                <w:color w:val="000000" w:themeColor="text1"/>
                <w:szCs w:val="24"/>
                <w:rPrChange w:id="16134" w:author="Dr Mamadou SANOGO" w:date="2023-10-25T18:15:00Z">
                  <w:rPr>
                    <w:ins w:id="16135" w:author="Dr Mamadou SANOGO" w:date="2023-10-25T17:38:00Z"/>
                    <w:rFonts w:asciiTheme="majorHAnsi" w:hAnsiTheme="majorHAnsi" w:cstheme="majorHAnsi"/>
                    <w:b/>
                    <w:szCs w:val="24"/>
                  </w:rPr>
                </w:rPrChange>
              </w:rPr>
            </w:pPr>
          </w:p>
        </w:tc>
        <w:tc>
          <w:tcPr>
            <w:tcW w:w="3261" w:type="pct"/>
          </w:tcPr>
          <w:p w14:paraId="70B96F33" w14:textId="77777777" w:rsidR="00A75F71" w:rsidRPr="007A4AFC" w:rsidRDefault="00A75F71" w:rsidP="00D27EF1">
            <w:pPr>
              <w:spacing w:line="240" w:lineRule="auto"/>
              <w:rPr>
                <w:ins w:id="16136" w:author="Dr Mamadou SANOGO" w:date="2023-10-25T17:38:00Z"/>
                <w:rFonts w:asciiTheme="majorHAnsi" w:hAnsiTheme="majorHAnsi" w:cstheme="majorHAnsi"/>
                <w:color w:val="000000" w:themeColor="text1"/>
                <w:szCs w:val="24"/>
                <w:rPrChange w:id="16137" w:author="Dr Mamadou SANOGO" w:date="2023-10-25T18:15:00Z">
                  <w:rPr>
                    <w:ins w:id="16138" w:author="Dr Mamadou SANOGO" w:date="2023-10-25T17:38:00Z"/>
                    <w:rFonts w:asciiTheme="majorHAnsi" w:hAnsiTheme="majorHAnsi" w:cstheme="majorHAnsi"/>
                    <w:szCs w:val="24"/>
                  </w:rPr>
                </w:rPrChange>
              </w:rPr>
            </w:pPr>
            <w:ins w:id="16139" w:author="Dr Mamadou SANOGO" w:date="2023-10-25T17:38:00Z">
              <w:r w:rsidRPr="007A4AFC">
                <w:rPr>
                  <w:rFonts w:asciiTheme="majorHAnsi" w:hAnsiTheme="majorHAnsi" w:cstheme="majorHAnsi"/>
                  <w:color w:val="000000" w:themeColor="text1"/>
                  <w:szCs w:val="24"/>
                  <w:rPrChange w:id="16140" w:author="Dr Mamadou SANOGO" w:date="2023-10-25T18:15:00Z">
                    <w:rPr>
                      <w:rFonts w:asciiTheme="majorHAnsi" w:hAnsiTheme="majorHAnsi" w:cstheme="majorHAnsi"/>
                      <w:szCs w:val="24"/>
                    </w:rPr>
                  </w:rPrChange>
                </w:rPr>
                <w:t>Routeur internet</w:t>
              </w:r>
            </w:ins>
          </w:p>
        </w:tc>
        <w:tc>
          <w:tcPr>
            <w:tcW w:w="568" w:type="pct"/>
            <w:vAlign w:val="center"/>
          </w:tcPr>
          <w:p w14:paraId="14EBF52F" w14:textId="77777777" w:rsidR="00A75F71" w:rsidRPr="007A4AFC" w:rsidRDefault="00A75F71" w:rsidP="00D27EF1">
            <w:pPr>
              <w:spacing w:line="240" w:lineRule="auto"/>
              <w:jc w:val="center"/>
              <w:rPr>
                <w:ins w:id="16141" w:author="Dr Mamadou SANOGO" w:date="2023-10-25T17:38:00Z"/>
                <w:rFonts w:asciiTheme="majorHAnsi" w:hAnsiTheme="majorHAnsi" w:cstheme="majorHAnsi"/>
                <w:color w:val="000000" w:themeColor="text1"/>
                <w:szCs w:val="24"/>
                <w:rPrChange w:id="16142" w:author="Dr Mamadou SANOGO" w:date="2023-10-25T18:15:00Z">
                  <w:rPr>
                    <w:ins w:id="16143" w:author="Dr Mamadou SANOGO" w:date="2023-10-25T17:38:00Z"/>
                    <w:rFonts w:asciiTheme="majorHAnsi" w:hAnsiTheme="majorHAnsi" w:cstheme="majorHAnsi"/>
                    <w:szCs w:val="24"/>
                  </w:rPr>
                </w:rPrChange>
              </w:rPr>
            </w:pPr>
            <w:ins w:id="16144" w:author="Dr Mamadou SANOGO" w:date="2023-10-25T17:38:00Z">
              <w:r w:rsidRPr="007A4AFC">
                <w:rPr>
                  <w:rFonts w:asciiTheme="majorHAnsi" w:hAnsiTheme="majorHAnsi" w:cstheme="majorHAnsi"/>
                  <w:color w:val="000000" w:themeColor="text1"/>
                  <w:szCs w:val="24"/>
                  <w:rPrChange w:id="16145" w:author="Dr Mamadou SANOGO" w:date="2023-10-25T18:15:00Z">
                    <w:rPr>
                      <w:rFonts w:asciiTheme="majorHAnsi" w:hAnsiTheme="majorHAnsi" w:cstheme="majorHAnsi"/>
                      <w:szCs w:val="24"/>
                    </w:rPr>
                  </w:rPrChange>
                </w:rPr>
                <w:t>1</w:t>
              </w:r>
            </w:ins>
          </w:p>
        </w:tc>
        <w:tc>
          <w:tcPr>
            <w:tcW w:w="687" w:type="pct"/>
          </w:tcPr>
          <w:p w14:paraId="3B29D714" w14:textId="77777777" w:rsidR="00A75F71" w:rsidRPr="007A4AFC" w:rsidRDefault="00A75F71" w:rsidP="00D27EF1">
            <w:pPr>
              <w:spacing w:line="240" w:lineRule="auto"/>
              <w:jc w:val="center"/>
              <w:rPr>
                <w:ins w:id="16146" w:author="Dr Mamadou SANOGO" w:date="2023-10-25T17:38:00Z"/>
                <w:rFonts w:asciiTheme="majorHAnsi" w:hAnsiTheme="majorHAnsi" w:cstheme="majorHAnsi"/>
                <w:color w:val="000000" w:themeColor="text1"/>
                <w:szCs w:val="24"/>
                <w:rPrChange w:id="16147" w:author="Dr Mamadou SANOGO" w:date="2023-10-25T18:15:00Z">
                  <w:rPr>
                    <w:ins w:id="16148" w:author="Dr Mamadou SANOGO" w:date="2023-10-25T17:38:00Z"/>
                    <w:rFonts w:asciiTheme="majorHAnsi" w:hAnsiTheme="majorHAnsi" w:cstheme="majorHAnsi"/>
                    <w:szCs w:val="24"/>
                  </w:rPr>
                </w:rPrChange>
              </w:rPr>
            </w:pPr>
            <w:ins w:id="16149" w:author="Dr Mamadou SANOGO" w:date="2023-10-25T17:38:00Z">
              <w:r w:rsidRPr="007A4AFC">
                <w:rPr>
                  <w:rFonts w:asciiTheme="majorHAnsi" w:hAnsiTheme="majorHAnsi" w:cstheme="majorHAnsi"/>
                  <w:color w:val="000000" w:themeColor="text1"/>
                  <w:szCs w:val="24"/>
                  <w:rPrChange w:id="16150" w:author="Dr Mamadou SANOGO" w:date="2023-10-25T18:15:00Z">
                    <w:rPr>
                      <w:rFonts w:asciiTheme="majorHAnsi" w:hAnsiTheme="majorHAnsi" w:cstheme="majorHAnsi"/>
                      <w:szCs w:val="24"/>
                    </w:rPr>
                  </w:rPrChange>
                </w:rPr>
                <w:t>Bon</w:t>
              </w:r>
            </w:ins>
          </w:p>
        </w:tc>
      </w:tr>
      <w:tr w:rsidR="007A4AFC" w:rsidRPr="007A4AFC" w14:paraId="45FCFE5B" w14:textId="77777777" w:rsidTr="00D27EF1">
        <w:trPr>
          <w:ins w:id="16151" w:author="Dr Mamadou SANOGO" w:date="2023-10-25T17:38:00Z"/>
        </w:trPr>
        <w:tc>
          <w:tcPr>
            <w:tcW w:w="484" w:type="pct"/>
          </w:tcPr>
          <w:p w14:paraId="0997ED41" w14:textId="77777777" w:rsidR="00A75F71" w:rsidRPr="007A4AFC" w:rsidRDefault="00A75F71" w:rsidP="00D27EF1">
            <w:pPr>
              <w:numPr>
                <w:ilvl w:val="0"/>
                <w:numId w:val="7"/>
              </w:numPr>
              <w:spacing w:line="240" w:lineRule="auto"/>
              <w:contextualSpacing/>
              <w:rPr>
                <w:ins w:id="16152" w:author="Dr Mamadou SANOGO" w:date="2023-10-25T17:38:00Z"/>
                <w:rFonts w:asciiTheme="majorHAnsi" w:hAnsiTheme="majorHAnsi" w:cstheme="majorHAnsi"/>
                <w:b/>
                <w:color w:val="000000" w:themeColor="text1"/>
                <w:szCs w:val="24"/>
                <w:rPrChange w:id="16153" w:author="Dr Mamadou SANOGO" w:date="2023-10-25T18:15:00Z">
                  <w:rPr>
                    <w:ins w:id="16154" w:author="Dr Mamadou SANOGO" w:date="2023-10-25T17:38:00Z"/>
                    <w:rFonts w:asciiTheme="majorHAnsi" w:hAnsiTheme="majorHAnsi" w:cstheme="majorHAnsi"/>
                    <w:b/>
                    <w:szCs w:val="24"/>
                  </w:rPr>
                </w:rPrChange>
              </w:rPr>
            </w:pPr>
          </w:p>
        </w:tc>
        <w:tc>
          <w:tcPr>
            <w:tcW w:w="3261" w:type="pct"/>
          </w:tcPr>
          <w:p w14:paraId="24758106" w14:textId="77777777" w:rsidR="00A75F71" w:rsidRPr="007A4AFC" w:rsidRDefault="00A75F71" w:rsidP="00D27EF1">
            <w:pPr>
              <w:spacing w:line="240" w:lineRule="auto"/>
              <w:rPr>
                <w:ins w:id="16155" w:author="Dr Mamadou SANOGO" w:date="2023-10-25T17:38:00Z"/>
                <w:rFonts w:asciiTheme="majorHAnsi" w:hAnsiTheme="majorHAnsi" w:cstheme="majorHAnsi"/>
                <w:color w:val="000000" w:themeColor="text1"/>
                <w:szCs w:val="24"/>
                <w:rPrChange w:id="16156" w:author="Dr Mamadou SANOGO" w:date="2023-10-25T18:15:00Z">
                  <w:rPr>
                    <w:ins w:id="16157" w:author="Dr Mamadou SANOGO" w:date="2023-10-25T17:38:00Z"/>
                    <w:rFonts w:asciiTheme="majorHAnsi" w:hAnsiTheme="majorHAnsi" w:cstheme="majorHAnsi"/>
                    <w:szCs w:val="24"/>
                  </w:rPr>
                </w:rPrChange>
              </w:rPr>
            </w:pPr>
            <w:ins w:id="16158" w:author="Dr Mamadou SANOGO" w:date="2023-10-25T17:38:00Z">
              <w:r w:rsidRPr="007A4AFC">
                <w:rPr>
                  <w:rFonts w:asciiTheme="majorHAnsi" w:hAnsiTheme="majorHAnsi" w:cstheme="majorHAnsi"/>
                  <w:color w:val="000000" w:themeColor="text1"/>
                  <w:szCs w:val="24"/>
                  <w:rPrChange w:id="16159" w:author="Dr Mamadou SANOGO" w:date="2023-10-25T18:15:00Z">
                    <w:rPr>
                      <w:rFonts w:asciiTheme="majorHAnsi" w:hAnsiTheme="majorHAnsi" w:cstheme="majorHAnsi"/>
                      <w:szCs w:val="24"/>
                    </w:rPr>
                  </w:rPrChange>
                </w:rPr>
                <w:t>Tableaux d’affichage</w:t>
              </w:r>
            </w:ins>
          </w:p>
        </w:tc>
        <w:tc>
          <w:tcPr>
            <w:tcW w:w="568" w:type="pct"/>
            <w:vAlign w:val="center"/>
          </w:tcPr>
          <w:p w14:paraId="4AE395AD" w14:textId="77777777" w:rsidR="00A75F71" w:rsidRPr="007A4AFC" w:rsidRDefault="00A75F71" w:rsidP="00D27EF1">
            <w:pPr>
              <w:spacing w:line="240" w:lineRule="auto"/>
              <w:jc w:val="center"/>
              <w:rPr>
                <w:ins w:id="16160" w:author="Dr Mamadou SANOGO" w:date="2023-10-25T17:38:00Z"/>
                <w:rFonts w:asciiTheme="majorHAnsi" w:hAnsiTheme="majorHAnsi" w:cstheme="majorHAnsi"/>
                <w:color w:val="000000" w:themeColor="text1"/>
                <w:szCs w:val="24"/>
                <w:rPrChange w:id="16161" w:author="Dr Mamadou SANOGO" w:date="2023-10-25T18:15:00Z">
                  <w:rPr>
                    <w:ins w:id="16162" w:author="Dr Mamadou SANOGO" w:date="2023-10-25T17:38:00Z"/>
                    <w:rFonts w:asciiTheme="majorHAnsi" w:hAnsiTheme="majorHAnsi" w:cstheme="majorHAnsi"/>
                    <w:szCs w:val="24"/>
                  </w:rPr>
                </w:rPrChange>
              </w:rPr>
            </w:pPr>
            <w:ins w:id="16163" w:author="Dr Mamadou SANOGO" w:date="2023-10-25T17:38:00Z">
              <w:r w:rsidRPr="007A4AFC">
                <w:rPr>
                  <w:rFonts w:asciiTheme="majorHAnsi" w:hAnsiTheme="majorHAnsi" w:cstheme="majorHAnsi"/>
                  <w:color w:val="000000" w:themeColor="text1"/>
                  <w:szCs w:val="24"/>
                  <w:rPrChange w:id="16164" w:author="Dr Mamadou SANOGO" w:date="2023-10-25T18:15:00Z">
                    <w:rPr>
                      <w:rFonts w:asciiTheme="majorHAnsi" w:hAnsiTheme="majorHAnsi" w:cstheme="majorHAnsi"/>
                      <w:szCs w:val="24"/>
                    </w:rPr>
                  </w:rPrChange>
                </w:rPr>
                <w:t>3</w:t>
              </w:r>
            </w:ins>
          </w:p>
        </w:tc>
        <w:tc>
          <w:tcPr>
            <w:tcW w:w="687" w:type="pct"/>
          </w:tcPr>
          <w:p w14:paraId="17F1E72A" w14:textId="77777777" w:rsidR="00A75F71" w:rsidRPr="007A4AFC" w:rsidRDefault="00A75F71" w:rsidP="00D27EF1">
            <w:pPr>
              <w:spacing w:line="240" w:lineRule="auto"/>
              <w:jc w:val="center"/>
              <w:rPr>
                <w:ins w:id="16165" w:author="Dr Mamadou SANOGO" w:date="2023-10-25T17:38:00Z"/>
                <w:rFonts w:asciiTheme="majorHAnsi" w:hAnsiTheme="majorHAnsi" w:cstheme="majorHAnsi"/>
                <w:color w:val="000000" w:themeColor="text1"/>
                <w:szCs w:val="24"/>
                <w:rPrChange w:id="16166" w:author="Dr Mamadou SANOGO" w:date="2023-10-25T18:15:00Z">
                  <w:rPr>
                    <w:ins w:id="16167" w:author="Dr Mamadou SANOGO" w:date="2023-10-25T17:38:00Z"/>
                    <w:rFonts w:asciiTheme="majorHAnsi" w:hAnsiTheme="majorHAnsi" w:cstheme="majorHAnsi"/>
                    <w:szCs w:val="24"/>
                  </w:rPr>
                </w:rPrChange>
              </w:rPr>
            </w:pPr>
            <w:ins w:id="16168" w:author="Dr Mamadou SANOGO" w:date="2023-10-25T17:38:00Z">
              <w:r w:rsidRPr="007A4AFC">
                <w:rPr>
                  <w:rFonts w:asciiTheme="majorHAnsi" w:hAnsiTheme="majorHAnsi" w:cstheme="majorHAnsi"/>
                  <w:color w:val="000000" w:themeColor="text1"/>
                  <w:szCs w:val="24"/>
                  <w:rPrChange w:id="16169" w:author="Dr Mamadou SANOGO" w:date="2023-10-25T18:15:00Z">
                    <w:rPr>
                      <w:rFonts w:asciiTheme="majorHAnsi" w:hAnsiTheme="majorHAnsi" w:cstheme="majorHAnsi"/>
                      <w:szCs w:val="24"/>
                    </w:rPr>
                  </w:rPrChange>
                </w:rPr>
                <w:t>Bon</w:t>
              </w:r>
            </w:ins>
          </w:p>
        </w:tc>
      </w:tr>
      <w:tr w:rsidR="007A4AFC" w:rsidRPr="007A4AFC" w14:paraId="2982FB5A" w14:textId="77777777" w:rsidTr="00D27EF1">
        <w:trPr>
          <w:ins w:id="16170" w:author="Dr Mamadou SANOGO" w:date="2023-10-25T17:38:00Z"/>
        </w:trPr>
        <w:tc>
          <w:tcPr>
            <w:tcW w:w="484" w:type="pct"/>
          </w:tcPr>
          <w:p w14:paraId="033380D5" w14:textId="77777777" w:rsidR="00A75F71" w:rsidRPr="007A4AFC" w:rsidRDefault="00A75F71" w:rsidP="00D27EF1">
            <w:pPr>
              <w:numPr>
                <w:ilvl w:val="0"/>
                <w:numId w:val="7"/>
              </w:numPr>
              <w:spacing w:line="240" w:lineRule="auto"/>
              <w:contextualSpacing/>
              <w:rPr>
                <w:ins w:id="16171" w:author="Dr Mamadou SANOGO" w:date="2023-10-25T17:38:00Z"/>
                <w:rFonts w:asciiTheme="majorHAnsi" w:hAnsiTheme="majorHAnsi" w:cstheme="majorHAnsi"/>
                <w:b/>
                <w:color w:val="000000" w:themeColor="text1"/>
                <w:szCs w:val="24"/>
                <w:rPrChange w:id="16172" w:author="Dr Mamadou SANOGO" w:date="2023-10-25T18:15:00Z">
                  <w:rPr>
                    <w:ins w:id="16173" w:author="Dr Mamadou SANOGO" w:date="2023-10-25T17:38:00Z"/>
                    <w:rFonts w:asciiTheme="majorHAnsi" w:hAnsiTheme="majorHAnsi" w:cstheme="majorHAnsi"/>
                    <w:b/>
                    <w:szCs w:val="24"/>
                  </w:rPr>
                </w:rPrChange>
              </w:rPr>
            </w:pPr>
          </w:p>
        </w:tc>
        <w:tc>
          <w:tcPr>
            <w:tcW w:w="3261" w:type="pct"/>
          </w:tcPr>
          <w:p w14:paraId="69E2109E" w14:textId="77777777" w:rsidR="00A75F71" w:rsidRPr="007A4AFC" w:rsidRDefault="00A75F71" w:rsidP="00D27EF1">
            <w:pPr>
              <w:spacing w:line="240" w:lineRule="auto"/>
              <w:rPr>
                <w:ins w:id="16174" w:author="Dr Mamadou SANOGO" w:date="2023-10-25T17:38:00Z"/>
                <w:rFonts w:asciiTheme="majorHAnsi" w:hAnsiTheme="majorHAnsi" w:cstheme="majorHAnsi"/>
                <w:color w:val="000000" w:themeColor="text1"/>
                <w:szCs w:val="24"/>
                <w:rPrChange w:id="16175" w:author="Dr Mamadou SANOGO" w:date="2023-10-25T18:15:00Z">
                  <w:rPr>
                    <w:ins w:id="16176" w:author="Dr Mamadou SANOGO" w:date="2023-10-25T17:38:00Z"/>
                    <w:rFonts w:asciiTheme="majorHAnsi" w:hAnsiTheme="majorHAnsi" w:cstheme="majorHAnsi"/>
                    <w:szCs w:val="24"/>
                  </w:rPr>
                </w:rPrChange>
              </w:rPr>
            </w:pPr>
            <w:ins w:id="16177" w:author="Dr Mamadou SANOGO" w:date="2023-10-25T17:38:00Z">
              <w:r w:rsidRPr="007A4AFC">
                <w:rPr>
                  <w:rFonts w:asciiTheme="majorHAnsi" w:hAnsiTheme="majorHAnsi" w:cstheme="majorHAnsi"/>
                  <w:color w:val="000000" w:themeColor="text1"/>
                  <w:szCs w:val="24"/>
                  <w:rPrChange w:id="16178" w:author="Dr Mamadou SANOGO" w:date="2023-10-25T18:15:00Z">
                    <w:rPr>
                      <w:rFonts w:asciiTheme="majorHAnsi" w:hAnsiTheme="majorHAnsi" w:cstheme="majorHAnsi"/>
                      <w:szCs w:val="24"/>
                    </w:rPr>
                  </w:rPrChange>
                </w:rPr>
                <w:t>Réfrigérateur</w:t>
              </w:r>
            </w:ins>
          </w:p>
        </w:tc>
        <w:tc>
          <w:tcPr>
            <w:tcW w:w="568" w:type="pct"/>
            <w:vAlign w:val="center"/>
          </w:tcPr>
          <w:p w14:paraId="20A461CF" w14:textId="77777777" w:rsidR="00A75F71" w:rsidRPr="007A4AFC" w:rsidRDefault="00A75F71" w:rsidP="00D27EF1">
            <w:pPr>
              <w:spacing w:line="240" w:lineRule="auto"/>
              <w:jc w:val="center"/>
              <w:rPr>
                <w:ins w:id="16179" w:author="Dr Mamadou SANOGO" w:date="2023-10-25T17:38:00Z"/>
                <w:rFonts w:asciiTheme="majorHAnsi" w:hAnsiTheme="majorHAnsi" w:cstheme="majorHAnsi"/>
                <w:color w:val="000000" w:themeColor="text1"/>
                <w:szCs w:val="24"/>
                <w:rPrChange w:id="16180" w:author="Dr Mamadou SANOGO" w:date="2023-10-25T18:15:00Z">
                  <w:rPr>
                    <w:ins w:id="16181" w:author="Dr Mamadou SANOGO" w:date="2023-10-25T17:38:00Z"/>
                    <w:rFonts w:asciiTheme="majorHAnsi" w:hAnsiTheme="majorHAnsi" w:cstheme="majorHAnsi"/>
                    <w:szCs w:val="24"/>
                  </w:rPr>
                </w:rPrChange>
              </w:rPr>
            </w:pPr>
            <w:ins w:id="16182" w:author="Dr Mamadou SANOGO" w:date="2023-10-25T17:38:00Z">
              <w:r w:rsidRPr="007A4AFC">
                <w:rPr>
                  <w:rFonts w:asciiTheme="majorHAnsi" w:hAnsiTheme="majorHAnsi" w:cstheme="majorHAnsi"/>
                  <w:color w:val="000000" w:themeColor="text1"/>
                  <w:szCs w:val="24"/>
                  <w:rPrChange w:id="16183" w:author="Dr Mamadou SANOGO" w:date="2023-10-25T18:15:00Z">
                    <w:rPr>
                      <w:rFonts w:asciiTheme="majorHAnsi" w:hAnsiTheme="majorHAnsi" w:cstheme="majorHAnsi"/>
                      <w:szCs w:val="24"/>
                    </w:rPr>
                  </w:rPrChange>
                </w:rPr>
                <w:t>1</w:t>
              </w:r>
            </w:ins>
          </w:p>
        </w:tc>
        <w:tc>
          <w:tcPr>
            <w:tcW w:w="687" w:type="pct"/>
          </w:tcPr>
          <w:p w14:paraId="5D48F599" w14:textId="77777777" w:rsidR="00A75F71" w:rsidRPr="007A4AFC" w:rsidRDefault="00A75F71" w:rsidP="00D27EF1">
            <w:pPr>
              <w:spacing w:line="240" w:lineRule="auto"/>
              <w:jc w:val="center"/>
              <w:rPr>
                <w:ins w:id="16184" w:author="Dr Mamadou SANOGO" w:date="2023-10-25T17:38:00Z"/>
                <w:rFonts w:asciiTheme="majorHAnsi" w:hAnsiTheme="majorHAnsi" w:cstheme="majorHAnsi"/>
                <w:color w:val="000000" w:themeColor="text1"/>
                <w:szCs w:val="24"/>
                <w:rPrChange w:id="16185" w:author="Dr Mamadou SANOGO" w:date="2023-10-25T18:15:00Z">
                  <w:rPr>
                    <w:ins w:id="16186" w:author="Dr Mamadou SANOGO" w:date="2023-10-25T17:38:00Z"/>
                    <w:rFonts w:asciiTheme="majorHAnsi" w:hAnsiTheme="majorHAnsi" w:cstheme="majorHAnsi"/>
                    <w:szCs w:val="24"/>
                  </w:rPr>
                </w:rPrChange>
              </w:rPr>
            </w:pPr>
            <w:ins w:id="16187" w:author="Dr Mamadou SANOGO" w:date="2023-10-25T17:38:00Z">
              <w:r w:rsidRPr="007A4AFC">
                <w:rPr>
                  <w:rFonts w:asciiTheme="majorHAnsi" w:hAnsiTheme="majorHAnsi" w:cstheme="majorHAnsi"/>
                  <w:color w:val="000000" w:themeColor="text1"/>
                  <w:szCs w:val="24"/>
                  <w:rPrChange w:id="16188" w:author="Dr Mamadou SANOGO" w:date="2023-10-25T18:15:00Z">
                    <w:rPr>
                      <w:rFonts w:asciiTheme="majorHAnsi" w:hAnsiTheme="majorHAnsi" w:cstheme="majorHAnsi"/>
                      <w:szCs w:val="24"/>
                    </w:rPr>
                  </w:rPrChange>
                </w:rPr>
                <w:t>Bon</w:t>
              </w:r>
            </w:ins>
          </w:p>
        </w:tc>
      </w:tr>
    </w:tbl>
    <w:p w14:paraId="74FFD837" w14:textId="77777777" w:rsidR="00A75F71" w:rsidRPr="007A4AFC" w:rsidRDefault="00A75F71" w:rsidP="00D81BFF">
      <w:pPr>
        <w:shd w:val="clear" w:color="auto" w:fill="FFFFFF"/>
        <w:spacing w:line="240" w:lineRule="auto"/>
        <w:ind w:right="9"/>
        <w:jc w:val="center"/>
        <w:rPr>
          <w:ins w:id="16189" w:author="Dr Mamadou SANOGO" w:date="2023-10-25T17:36:00Z"/>
          <w:b/>
          <w:color w:val="000000" w:themeColor="text1"/>
          <w:sz w:val="44"/>
          <w:rPrChange w:id="16190" w:author="Dr Mamadou SANOGO" w:date="2023-10-25T18:15:00Z">
            <w:rPr>
              <w:ins w:id="16191" w:author="Dr Mamadou SANOGO" w:date="2023-10-25T17:36:00Z"/>
              <w:b/>
              <w:sz w:val="44"/>
            </w:rPr>
          </w:rPrChange>
        </w:rPr>
      </w:pPr>
    </w:p>
    <w:p w14:paraId="7B0DDB34" w14:textId="0BC07BB8" w:rsidR="00A75F71" w:rsidRPr="007A4AFC" w:rsidRDefault="00A75F71" w:rsidP="00D81BFF">
      <w:pPr>
        <w:shd w:val="clear" w:color="auto" w:fill="FFFFFF"/>
        <w:spacing w:line="240" w:lineRule="auto"/>
        <w:ind w:right="9"/>
        <w:jc w:val="center"/>
        <w:rPr>
          <w:ins w:id="16192" w:author="Dr Mamadou SANOGO" w:date="2023-10-25T17:36:00Z"/>
          <w:b/>
          <w:color w:val="000000" w:themeColor="text1"/>
          <w:sz w:val="44"/>
          <w:rPrChange w:id="16193" w:author="Dr Mamadou SANOGO" w:date="2023-10-25T18:15:00Z">
            <w:rPr>
              <w:ins w:id="16194" w:author="Dr Mamadou SANOGO" w:date="2023-10-25T17:36:00Z"/>
              <w:b/>
              <w:sz w:val="44"/>
            </w:rPr>
          </w:rPrChange>
        </w:rPr>
      </w:pPr>
    </w:p>
    <w:p w14:paraId="7256FF35" w14:textId="27D59ED1" w:rsidR="00A75F71" w:rsidRPr="007A4AFC" w:rsidRDefault="00A75F71" w:rsidP="00D81BFF">
      <w:pPr>
        <w:shd w:val="clear" w:color="auto" w:fill="FFFFFF"/>
        <w:spacing w:line="240" w:lineRule="auto"/>
        <w:ind w:right="9"/>
        <w:jc w:val="center"/>
        <w:rPr>
          <w:ins w:id="16195" w:author="Dr Mamadou SANOGO" w:date="2023-10-25T17:38:00Z"/>
          <w:b/>
          <w:color w:val="000000" w:themeColor="text1"/>
          <w:sz w:val="44"/>
          <w:rPrChange w:id="16196" w:author="Dr Mamadou SANOGO" w:date="2023-10-25T18:15:00Z">
            <w:rPr>
              <w:ins w:id="16197" w:author="Dr Mamadou SANOGO" w:date="2023-10-25T17:38:00Z"/>
              <w:b/>
              <w:sz w:val="44"/>
            </w:rPr>
          </w:rPrChange>
        </w:rPr>
      </w:pPr>
    </w:p>
    <w:p w14:paraId="493A791D" w14:textId="23DF4338" w:rsidR="00A75F71" w:rsidRPr="007A4AFC" w:rsidRDefault="00A75F71" w:rsidP="00D81BFF">
      <w:pPr>
        <w:shd w:val="clear" w:color="auto" w:fill="FFFFFF"/>
        <w:spacing w:line="240" w:lineRule="auto"/>
        <w:ind w:right="9"/>
        <w:jc w:val="center"/>
        <w:rPr>
          <w:ins w:id="16198" w:author="Dr Mamadou SANOGO" w:date="2023-10-25T17:38:00Z"/>
          <w:b/>
          <w:color w:val="000000" w:themeColor="text1"/>
          <w:sz w:val="44"/>
          <w:rPrChange w:id="16199" w:author="Dr Mamadou SANOGO" w:date="2023-10-25T18:15:00Z">
            <w:rPr>
              <w:ins w:id="16200" w:author="Dr Mamadou SANOGO" w:date="2023-10-25T17:38:00Z"/>
              <w:b/>
              <w:sz w:val="44"/>
            </w:rPr>
          </w:rPrChange>
        </w:rPr>
      </w:pPr>
    </w:p>
    <w:p w14:paraId="472273D7" w14:textId="0EB9C483" w:rsidR="00A75F71" w:rsidRPr="007A4AFC" w:rsidRDefault="00A75F71" w:rsidP="00D81BFF">
      <w:pPr>
        <w:shd w:val="clear" w:color="auto" w:fill="FFFFFF"/>
        <w:spacing w:line="240" w:lineRule="auto"/>
        <w:ind w:right="9"/>
        <w:jc w:val="center"/>
        <w:rPr>
          <w:ins w:id="16201" w:author="Dr Mamadou SANOGO" w:date="2023-10-25T17:38:00Z"/>
          <w:b/>
          <w:color w:val="000000" w:themeColor="text1"/>
          <w:sz w:val="44"/>
          <w:rPrChange w:id="16202" w:author="Dr Mamadou SANOGO" w:date="2023-10-25T18:15:00Z">
            <w:rPr>
              <w:ins w:id="16203" w:author="Dr Mamadou SANOGO" w:date="2023-10-25T17:38:00Z"/>
              <w:b/>
              <w:sz w:val="44"/>
            </w:rPr>
          </w:rPrChange>
        </w:rPr>
      </w:pPr>
    </w:p>
    <w:p w14:paraId="07B4974E" w14:textId="54051FF9" w:rsidR="00A75F71" w:rsidRPr="007A4AFC" w:rsidRDefault="00A75F71" w:rsidP="00D81BFF">
      <w:pPr>
        <w:shd w:val="clear" w:color="auto" w:fill="FFFFFF"/>
        <w:spacing w:line="240" w:lineRule="auto"/>
        <w:ind w:right="9"/>
        <w:jc w:val="center"/>
        <w:rPr>
          <w:ins w:id="16204" w:author="Dr Mamadou SANOGO" w:date="2023-10-25T17:38:00Z"/>
          <w:b/>
          <w:color w:val="000000" w:themeColor="text1"/>
          <w:sz w:val="44"/>
          <w:rPrChange w:id="16205" w:author="Dr Mamadou SANOGO" w:date="2023-10-25T18:15:00Z">
            <w:rPr>
              <w:ins w:id="16206" w:author="Dr Mamadou SANOGO" w:date="2023-10-25T17:38:00Z"/>
              <w:b/>
              <w:sz w:val="44"/>
            </w:rPr>
          </w:rPrChange>
        </w:rPr>
      </w:pPr>
    </w:p>
    <w:p w14:paraId="63A87FA7" w14:textId="5EC9A6D5" w:rsidR="00A75F71" w:rsidRPr="007A4AFC" w:rsidRDefault="00A75F71" w:rsidP="00D81BFF">
      <w:pPr>
        <w:shd w:val="clear" w:color="auto" w:fill="FFFFFF"/>
        <w:spacing w:line="240" w:lineRule="auto"/>
        <w:ind w:right="9"/>
        <w:jc w:val="center"/>
        <w:rPr>
          <w:ins w:id="16207" w:author="Dr Mamadou SANOGO" w:date="2023-10-25T17:38:00Z"/>
          <w:b/>
          <w:color w:val="000000" w:themeColor="text1"/>
          <w:sz w:val="44"/>
          <w:rPrChange w:id="16208" w:author="Dr Mamadou SANOGO" w:date="2023-10-25T18:15:00Z">
            <w:rPr>
              <w:ins w:id="16209" w:author="Dr Mamadou SANOGO" w:date="2023-10-25T17:38:00Z"/>
              <w:b/>
              <w:sz w:val="44"/>
            </w:rPr>
          </w:rPrChange>
        </w:rPr>
      </w:pPr>
    </w:p>
    <w:p w14:paraId="7912299E" w14:textId="3F44F2C0" w:rsidR="00A75F71" w:rsidRPr="007A4AFC" w:rsidRDefault="00A75F71" w:rsidP="00D81BFF">
      <w:pPr>
        <w:shd w:val="clear" w:color="auto" w:fill="FFFFFF"/>
        <w:spacing w:line="240" w:lineRule="auto"/>
        <w:ind w:right="9"/>
        <w:jc w:val="center"/>
        <w:rPr>
          <w:ins w:id="16210" w:author="Dr Mamadou SANOGO" w:date="2023-10-25T17:38:00Z"/>
          <w:b/>
          <w:color w:val="000000" w:themeColor="text1"/>
          <w:sz w:val="44"/>
          <w:rPrChange w:id="16211" w:author="Dr Mamadou SANOGO" w:date="2023-10-25T18:15:00Z">
            <w:rPr>
              <w:ins w:id="16212" w:author="Dr Mamadou SANOGO" w:date="2023-10-25T17:38:00Z"/>
              <w:b/>
              <w:sz w:val="44"/>
            </w:rPr>
          </w:rPrChange>
        </w:rPr>
      </w:pPr>
    </w:p>
    <w:p w14:paraId="53218CBC" w14:textId="0032C0CF" w:rsidR="00A75F71" w:rsidRPr="007A4AFC" w:rsidRDefault="00A75F71" w:rsidP="00D81BFF">
      <w:pPr>
        <w:shd w:val="clear" w:color="auto" w:fill="FFFFFF"/>
        <w:spacing w:line="240" w:lineRule="auto"/>
        <w:ind w:right="9"/>
        <w:jc w:val="center"/>
        <w:rPr>
          <w:ins w:id="16213" w:author="Dr Mamadou SANOGO" w:date="2023-10-25T17:38:00Z"/>
          <w:b/>
          <w:color w:val="000000" w:themeColor="text1"/>
          <w:sz w:val="44"/>
          <w:rPrChange w:id="16214" w:author="Dr Mamadou SANOGO" w:date="2023-10-25T18:15:00Z">
            <w:rPr>
              <w:ins w:id="16215" w:author="Dr Mamadou SANOGO" w:date="2023-10-25T17:38:00Z"/>
              <w:b/>
              <w:sz w:val="44"/>
            </w:rPr>
          </w:rPrChange>
        </w:rPr>
      </w:pPr>
    </w:p>
    <w:p w14:paraId="361B6D5D" w14:textId="0920010E" w:rsidR="00A75F71" w:rsidRPr="007A4AFC" w:rsidRDefault="00A75F71" w:rsidP="00D81BFF">
      <w:pPr>
        <w:shd w:val="clear" w:color="auto" w:fill="FFFFFF"/>
        <w:spacing w:line="240" w:lineRule="auto"/>
        <w:ind w:right="9"/>
        <w:jc w:val="center"/>
        <w:rPr>
          <w:ins w:id="16216" w:author="Dr Mamadou SANOGO" w:date="2023-10-25T17:38:00Z"/>
          <w:b/>
          <w:color w:val="000000" w:themeColor="text1"/>
          <w:sz w:val="44"/>
          <w:rPrChange w:id="16217" w:author="Dr Mamadou SANOGO" w:date="2023-10-25T18:15:00Z">
            <w:rPr>
              <w:ins w:id="16218" w:author="Dr Mamadou SANOGO" w:date="2023-10-25T17:38:00Z"/>
              <w:b/>
              <w:sz w:val="44"/>
            </w:rPr>
          </w:rPrChange>
        </w:rPr>
      </w:pPr>
    </w:p>
    <w:p w14:paraId="2BD53EC5" w14:textId="09415736" w:rsidR="00A75F71" w:rsidRPr="007A4AFC" w:rsidRDefault="00A75F71" w:rsidP="00D81BFF">
      <w:pPr>
        <w:shd w:val="clear" w:color="auto" w:fill="FFFFFF"/>
        <w:spacing w:line="240" w:lineRule="auto"/>
        <w:ind w:right="9"/>
        <w:jc w:val="center"/>
        <w:rPr>
          <w:ins w:id="16219" w:author="Dr Mamadou SANOGO" w:date="2023-10-25T17:38:00Z"/>
          <w:b/>
          <w:color w:val="000000" w:themeColor="text1"/>
          <w:sz w:val="44"/>
          <w:rPrChange w:id="16220" w:author="Dr Mamadou SANOGO" w:date="2023-10-25T18:15:00Z">
            <w:rPr>
              <w:ins w:id="16221" w:author="Dr Mamadou SANOGO" w:date="2023-10-25T17:38:00Z"/>
              <w:b/>
              <w:sz w:val="44"/>
            </w:rPr>
          </w:rPrChange>
        </w:rPr>
      </w:pPr>
    </w:p>
    <w:p w14:paraId="2ABB7142" w14:textId="2595733D" w:rsidR="00A75F71" w:rsidRPr="007A4AFC" w:rsidRDefault="00A75F71" w:rsidP="00D81BFF">
      <w:pPr>
        <w:shd w:val="clear" w:color="auto" w:fill="FFFFFF"/>
        <w:spacing w:line="240" w:lineRule="auto"/>
        <w:ind w:right="9"/>
        <w:jc w:val="center"/>
        <w:rPr>
          <w:ins w:id="16222" w:author="Dr Mamadou SANOGO" w:date="2023-10-25T17:38:00Z"/>
          <w:b/>
          <w:color w:val="000000" w:themeColor="text1"/>
          <w:sz w:val="44"/>
          <w:rPrChange w:id="16223" w:author="Dr Mamadou SANOGO" w:date="2023-10-25T18:15:00Z">
            <w:rPr>
              <w:ins w:id="16224" w:author="Dr Mamadou SANOGO" w:date="2023-10-25T17:38:00Z"/>
              <w:b/>
              <w:sz w:val="44"/>
            </w:rPr>
          </w:rPrChange>
        </w:rPr>
      </w:pPr>
    </w:p>
    <w:p w14:paraId="7172C200" w14:textId="3AC1FB6E" w:rsidR="00A75F71" w:rsidRPr="007A4AFC" w:rsidRDefault="00A75F71" w:rsidP="00D81BFF">
      <w:pPr>
        <w:shd w:val="clear" w:color="auto" w:fill="FFFFFF"/>
        <w:spacing w:line="240" w:lineRule="auto"/>
        <w:ind w:right="9"/>
        <w:jc w:val="center"/>
        <w:rPr>
          <w:ins w:id="16225" w:author="Dr Mamadou SANOGO" w:date="2023-10-25T17:38:00Z"/>
          <w:b/>
          <w:color w:val="000000" w:themeColor="text1"/>
          <w:sz w:val="44"/>
          <w:rPrChange w:id="16226" w:author="Dr Mamadou SANOGO" w:date="2023-10-25T18:15:00Z">
            <w:rPr>
              <w:ins w:id="16227" w:author="Dr Mamadou SANOGO" w:date="2023-10-25T17:38:00Z"/>
              <w:b/>
              <w:sz w:val="44"/>
            </w:rPr>
          </w:rPrChange>
        </w:rPr>
      </w:pPr>
    </w:p>
    <w:p w14:paraId="3ED76D93" w14:textId="36CF698D" w:rsidR="00A75F71" w:rsidRPr="007A4AFC" w:rsidRDefault="00A75F71" w:rsidP="00D81BFF">
      <w:pPr>
        <w:shd w:val="clear" w:color="auto" w:fill="FFFFFF"/>
        <w:spacing w:line="240" w:lineRule="auto"/>
        <w:ind w:right="9"/>
        <w:jc w:val="center"/>
        <w:rPr>
          <w:ins w:id="16228" w:author="Dr Mamadou SANOGO" w:date="2023-10-25T17:38:00Z"/>
          <w:b/>
          <w:color w:val="000000" w:themeColor="text1"/>
          <w:sz w:val="44"/>
          <w:rPrChange w:id="16229" w:author="Dr Mamadou SANOGO" w:date="2023-10-25T18:15:00Z">
            <w:rPr>
              <w:ins w:id="16230" w:author="Dr Mamadou SANOGO" w:date="2023-10-25T17:38:00Z"/>
              <w:b/>
              <w:sz w:val="44"/>
            </w:rPr>
          </w:rPrChange>
        </w:rPr>
      </w:pPr>
    </w:p>
    <w:p w14:paraId="4E1127DB" w14:textId="5FFFCC64" w:rsidR="00A75F71" w:rsidRPr="007A4AFC" w:rsidRDefault="00A75F71" w:rsidP="00D81BFF">
      <w:pPr>
        <w:shd w:val="clear" w:color="auto" w:fill="FFFFFF"/>
        <w:spacing w:line="240" w:lineRule="auto"/>
        <w:ind w:right="9"/>
        <w:jc w:val="center"/>
        <w:rPr>
          <w:ins w:id="16231" w:author="Dr Mamadou SANOGO" w:date="2023-10-25T17:38:00Z"/>
          <w:b/>
          <w:color w:val="000000" w:themeColor="text1"/>
          <w:sz w:val="44"/>
          <w:rPrChange w:id="16232" w:author="Dr Mamadou SANOGO" w:date="2023-10-25T18:15:00Z">
            <w:rPr>
              <w:ins w:id="16233" w:author="Dr Mamadou SANOGO" w:date="2023-10-25T17:38:00Z"/>
              <w:b/>
              <w:sz w:val="44"/>
            </w:rPr>
          </w:rPrChange>
        </w:rPr>
      </w:pPr>
    </w:p>
    <w:p w14:paraId="7350F529" w14:textId="56EFFCB6" w:rsidR="00A75F71" w:rsidRPr="007A4AFC" w:rsidRDefault="00A75F71" w:rsidP="00D81BFF">
      <w:pPr>
        <w:shd w:val="clear" w:color="auto" w:fill="FFFFFF"/>
        <w:spacing w:line="240" w:lineRule="auto"/>
        <w:ind w:right="9"/>
        <w:jc w:val="center"/>
        <w:rPr>
          <w:ins w:id="16234" w:author="Dr Mamadou SANOGO" w:date="2023-10-25T17:38:00Z"/>
          <w:b/>
          <w:color w:val="000000" w:themeColor="text1"/>
          <w:sz w:val="44"/>
          <w:rPrChange w:id="16235" w:author="Dr Mamadou SANOGO" w:date="2023-10-25T18:15:00Z">
            <w:rPr>
              <w:ins w:id="16236" w:author="Dr Mamadou SANOGO" w:date="2023-10-25T17:38:00Z"/>
              <w:b/>
              <w:sz w:val="44"/>
            </w:rPr>
          </w:rPrChange>
        </w:rPr>
      </w:pPr>
    </w:p>
    <w:p w14:paraId="4FBEBF96" w14:textId="4E67FEBE" w:rsidR="00A75F71" w:rsidRPr="007A4AFC" w:rsidRDefault="00A75F71" w:rsidP="00D81BFF">
      <w:pPr>
        <w:shd w:val="clear" w:color="auto" w:fill="FFFFFF"/>
        <w:spacing w:line="240" w:lineRule="auto"/>
        <w:ind w:right="9"/>
        <w:jc w:val="center"/>
        <w:rPr>
          <w:ins w:id="16237" w:author="Dr Mamadou SANOGO" w:date="2023-10-25T17:38:00Z"/>
          <w:b/>
          <w:color w:val="000000" w:themeColor="text1"/>
          <w:sz w:val="44"/>
          <w:rPrChange w:id="16238" w:author="Dr Mamadou SANOGO" w:date="2023-10-25T18:15:00Z">
            <w:rPr>
              <w:ins w:id="16239" w:author="Dr Mamadou SANOGO" w:date="2023-10-25T17:38:00Z"/>
              <w:b/>
              <w:sz w:val="44"/>
            </w:rPr>
          </w:rPrChange>
        </w:rPr>
      </w:pPr>
    </w:p>
    <w:p w14:paraId="06A495B8" w14:textId="4553057C" w:rsidR="00A75F71" w:rsidRPr="007A4AFC" w:rsidRDefault="00A75F71" w:rsidP="00D81BFF">
      <w:pPr>
        <w:shd w:val="clear" w:color="auto" w:fill="FFFFFF"/>
        <w:spacing w:line="240" w:lineRule="auto"/>
        <w:ind w:right="9"/>
        <w:jc w:val="center"/>
        <w:rPr>
          <w:ins w:id="16240" w:author="Dr Mamadou SANOGO" w:date="2023-10-25T17:38:00Z"/>
          <w:b/>
          <w:color w:val="000000" w:themeColor="text1"/>
          <w:sz w:val="44"/>
          <w:rPrChange w:id="16241" w:author="Dr Mamadou SANOGO" w:date="2023-10-25T18:15:00Z">
            <w:rPr>
              <w:ins w:id="16242" w:author="Dr Mamadou SANOGO" w:date="2023-10-25T17:38:00Z"/>
              <w:b/>
              <w:sz w:val="44"/>
            </w:rPr>
          </w:rPrChange>
        </w:rPr>
      </w:pPr>
    </w:p>
    <w:p w14:paraId="1D063001" w14:textId="5B335F03" w:rsidR="00A75F71" w:rsidRPr="007A4AFC" w:rsidRDefault="00A75F71" w:rsidP="00D81BFF">
      <w:pPr>
        <w:shd w:val="clear" w:color="auto" w:fill="FFFFFF"/>
        <w:spacing w:line="240" w:lineRule="auto"/>
        <w:ind w:right="9"/>
        <w:jc w:val="center"/>
        <w:rPr>
          <w:ins w:id="16243" w:author="Dr Mamadou SANOGO" w:date="2023-10-25T17:38:00Z"/>
          <w:b/>
          <w:color w:val="000000" w:themeColor="text1"/>
          <w:sz w:val="44"/>
          <w:rPrChange w:id="16244" w:author="Dr Mamadou SANOGO" w:date="2023-10-25T18:15:00Z">
            <w:rPr>
              <w:ins w:id="16245" w:author="Dr Mamadou SANOGO" w:date="2023-10-25T17:38:00Z"/>
              <w:b/>
              <w:sz w:val="44"/>
            </w:rPr>
          </w:rPrChange>
        </w:rPr>
      </w:pPr>
    </w:p>
    <w:p w14:paraId="5CD0D027" w14:textId="3EC02DCC" w:rsidR="00A75F71" w:rsidRPr="007A4AFC" w:rsidRDefault="00A75F71" w:rsidP="00D81BFF">
      <w:pPr>
        <w:shd w:val="clear" w:color="auto" w:fill="FFFFFF"/>
        <w:spacing w:line="240" w:lineRule="auto"/>
        <w:ind w:right="9"/>
        <w:jc w:val="center"/>
        <w:rPr>
          <w:ins w:id="16246" w:author="Dr Mamadou SANOGO" w:date="2023-10-25T17:39:00Z"/>
          <w:b/>
          <w:color w:val="000000" w:themeColor="text1"/>
          <w:sz w:val="44"/>
          <w:rPrChange w:id="16247" w:author="Dr Mamadou SANOGO" w:date="2023-10-25T18:15:00Z">
            <w:rPr>
              <w:ins w:id="16248" w:author="Dr Mamadou SANOGO" w:date="2023-10-25T17:39:00Z"/>
              <w:b/>
              <w:sz w:val="44"/>
            </w:rPr>
          </w:rPrChange>
        </w:rPr>
      </w:pPr>
    </w:p>
    <w:p w14:paraId="6DA9B775" w14:textId="6EA35498" w:rsidR="00A75F71" w:rsidRPr="007A4AFC" w:rsidRDefault="00A75F71" w:rsidP="00D81BFF">
      <w:pPr>
        <w:shd w:val="clear" w:color="auto" w:fill="FFFFFF"/>
        <w:spacing w:line="240" w:lineRule="auto"/>
        <w:ind w:right="9"/>
        <w:jc w:val="center"/>
        <w:rPr>
          <w:ins w:id="16249" w:author="Dr Mamadou SANOGO" w:date="2023-10-25T17:39:00Z"/>
          <w:b/>
          <w:color w:val="000000" w:themeColor="text1"/>
          <w:sz w:val="44"/>
          <w:rPrChange w:id="16250" w:author="Dr Mamadou SANOGO" w:date="2023-10-25T18:15:00Z">
            <w:rPr>
              <w:ins w:id="16251" w:author="Dr Mamadou SANOGO" w:date="2023-10-25T17:39:00Z"/>
              <w:b/>
              <w:sz w:val="44"/>
            </w:rPr>
          </w:rPrChange>
        </w:rPr>
      </w:pPr>
    </w:p>
    <w:p w14:paraId="0AF142CF" w14:textId="59C27C5B" w:rsidR="00A75F71" w:rsidRPr="007A4AFC" w:rsidRDefault="00A75F71" w:rsidP="00D81BFF">
      <w:pPr>
        <w:shd w:val="clear" w:color="auto" w:fill="FFFFFF"/>
        <w:spacing w:line="240" w:lineRule="auto"/>
        <w:ind w:right="9"/>
        <w:jc w:val="center"/>
        <w:rPr>
          <w:ins w:id="16252" w:author="Dr Mamadou SANOGO" w:date="2023-10-25T17:39:00Z"/>
          <w:b/>
          <w:color w:val="000000" w:themeColor="text1"/>
          <w:sz w:val="44"/>
          <w:rPrChange w:id="16253" w:author="Dr Mamadou SANOGO" w:date="2023-10-25T18:15:00Z">
            <w:rPr>
              <w:ins w:id="16254" w:author="Dr Mamadou SANOGO" w:date="2023-10-25T17:39:00Z"/>
              <w:b/>
              <w:sz w:val="44"/>
            </w:rPr>
          </w:rPrChange>
        </w:rPr>
      </w:pPr>
    </w:p>
    <w:p w14:paraId="15299E54" w14:textId="7C54713F" w:rsidR="00A75F71" w:rsidRPr="007A4AFC" w:rsidRDefault="00A75F71" w:rsidP="00D81BFF">
      <w:pPr>
        <w:shd w:val="clear" w:color="auto" w:fill="FFFFFF"/>
        <w:spacing w:line="240" w:lineRule="auto"/>
        <w:ind w:right="9"/>
        <w:jc w:val="center"/>
        <w:rPr>
          <w:ins w:id="16255" w:author="Dr Mamadou SANOGO" w:date="2023-10-25T17:39:00Z"/>
          <w:b/>
          <w:color w:val="000000" w:themeColor="text1"/>
          <w:sz w:val="44"/>
          <w:rPrChange w:id="16256" w:author="Dr Mamadou SANOGO" w:date="2023-10-25T18:15:00Z">
            <w:rPr>
              <w:ins w:id="16257" w:author="Dr Mamadou SANOGO" w:date="2023-10-25T17:39:00Z"/>
              <w:b/>
              <w:sz w:val="44"/>
            </w:rPr>
          </w:rPrChange>
        </w:rPr>
      </w:pPr>
    </w:p>
    <w:p w14:paraId="4E897399" w14:textId="0B7FCC1F" w:rsidR="00A75F71" w:rsidRPr="007A4AFC" w:rsidRDefault="00A75F71" w:rsidP="00D81BFF">
      <w:pPr>
        <w:shd w:val="clear" w:color="auto" w:fill="FFFFFF"/>
        <w:spacing w:line="240" w:lineRule="auto"/>
        <w:ind w:right="9"/>
        <w:jc w:val="center"/>
        <w:rPr>
          <w:ins w:id="16258" w:author="Dr Mamadou SANOGO" w:date="2023-10-25T17:39:00Z"/>
          <w:b/>
          <w:color w:val="000000" w:themeColor="text1"/>
          <w:sz w:val="44"/>
          <w:rPrChange w:id="16259" w:author="Dr Mamadou SANOGO" w:date="2023-10-25T18:15:00Z">
            <w:rPr>
              <w:ins w:id="16260" w:author="Dr Mamadou SANOGO" w:date="2023-10-25T17:39:00Z"/>
              <w:b/>
              <w:sz w:val="44"/>
            </w:rPr>
          </w:rPrChange>
        </w:rPr>
      </w:pPr>
    </w:p>
    <w:p w14:paraId="40C67783" w14:textId="098797B9" w:rsidR="00A75F71" w:rsidRPr="007A4AFC" w:rsidRDefault="00A75F71" w:rsidP="00D81BFF">
      <w:pPr>
        <w:shd w:val="clear" w:color="auto" w:fill="FFFFFF"/>
        <w:spacing w:line="240" w:lineRule="auto"/>
        <w:ind w:right="9"/>
        <w:jc w:val="center"/>
        <w:rPr>
          <w:ins w:id="16261" w:author="Dr Mamadou SANOGO" w:date="2023-10-25T17:39:00Z"/>
          <w:b/>
          <w:color w:val="000000" w:themeColor="text1"/>
          <w:sz w:val="44"/>
          <w:rPrChange w:id="16262" w:author="Dr Mamadou SANOGO" w:date="2023-10-25T18:15:00Z">
            <w:rPr>
              <w:ins w:id="16263" w:author="Dr Mamadou SANOGO" w:date="2023-10-25T17:39:00Z"/>
              <w:b/>
              <w:sz w:val="44"/>
            </w:rPr>
          </w:rPrChange>
        </w:rPr>
      </w:pPr>
    </w:p>
    <w:p w14:paraId="31D43733" w14:textId="77777777" w:rsidR="00A75F71" w:rsidRPr="007A4AFC" w:rsidRDefault="00A75F71" w:rsidP="00D81BFF">
      <w:pPr>
        <w:shd w:val="clear" w:color="auto" w:fill="FFFFFF"/>
        <w:spacing w:line="240" w:lineRule="auto"/>
        <w:ind w:right="9"/>
        <w:jc w:val="center"/>
        <w:rPr>
          <w:ins w:id="16264" w:author="Dr Mamadou SANOGO" w:date="2023-10-25T17:38:00Z"/>
          <w:b/>
          <w:color w:val="000000" w:themeColor="text1"/>
          <w:sz w:val="44"/>
          <w:rPrChange w:id="16265" w:author="Dr Mamadou SANOGO" w:date="2023-10-25T18:15:00Z">
            <w:rPr>
              <w:ins w:id="16266" w:author="Dr Mamadou SANOGO" w:date="2023-10-25T17:38:00Z"/>
              <w:b/>
              <w:sz w:val="44"/>
            </w:rPr>
          </w:rPrChange>
        </w:rPr>
      </w:pPr>
    </w:p>
    <w:p w14:paraId="2DE7878B" w14:textId="77777777" w:rsidR="00A75F71" w:rsidRPr="007A4AFC" w:rsidRDefault="00A75F71" w:rsidP="00D81BFF">
      <w:pPr>
        <w:shd w:val="clear" w:color="auto" w:fill="FFFFFF"/>
        <w:spacing w:line="240" w:lineRule="auto"/>
        <w:ind w:right="9"/>
        <w:jc w:val="center"/>
        <w:rPr>
          <w:ins w:id="16267" w:author="Dr Mamadou SANOGO" w:date="2023-10-25T15:02:00Z"/>
          <w:b/>
          <w:color w:val="000000" w:themeColor="text1"/>
          <w:sz w:val="44"/>
          <w:rPrChange w:id="16268" w:author="Dr Mamadou SANOGO" w:date="2023-10-25T18:15:00Z">
            <w:rPr>
              <w:ins w:id="16269" w:author="Dr Mamadou SANOGO" w:date="2023-10-25T15:02:00Z"/>
              <w:b/>
              <w:sz w:val="44"/>
            </w:rPr>
          </w:rPrChange>
        </w:rPr>
      </w:pPr>
    </w:p>
    <w:p w14:paraId="1A6BE2A1" w14:textId="45CBB3DF" w:rsidR="00D81BFF" w:rsidRPr="007A4AFC" w:rsidRDefault="00D81BFF" w:rsidP="00D81BFF">
      <w:pPr>
        <w:shd w:val="clear" w:color="auto" w:fill="FFFFFF"/>
        <w:spacing w:line="240" w:lineRule="auto"/>
        <w:ind w:right="9"/>
        <w:jc w:val="center"/>
        <w:rPr>
          <w:ins w:id="16270" w:author="Dr Mamadou SANOGO" w:date="2023-10-25T17:38:00Z"/>
          <w:b/>
          <w:color w:val="000000" w:themeColor="text1"/>
          <w:sz w:val="44"/>
          <w:rPrChange w:id="16271" w:author="Dr Mamadou SANOGO" w:date="2023-10-25T18:15:00Z">
            <w:rPr>
              <w:ins w:id="16272" w:author="Dr Mamadou SANOGO" w:date="2023-10-25T17:38:00Z"/>
              <w:b/>
              <w:sz w:val="44"/>
            </w:rPr>
          </w:rPrChange>
        </w:rPr>
      </w:pPr>
      <w:ins w:id="16273" w:author="Dr Mamadou SANOGO" w:date="2023-10-25T15:02:00Z">
        <w:r w:rsidRPr="007A4AFC">
          <w:rPr>
            <w:b/>
            <w:color w:val="000000" w:themeColor="text1"/>
            <w:sz w:val="44"/>
            <w:rPrChange w:id="16274" w:author="Dr Mamadou SANOGO" w:date="2023-10-25T18:15:00Z">
              <w:rPr>
                <w:b/>
                <w:sz w:val="44"/>
              </w:rPr>
            </w:rPrChange>
          </w:rPr>
          <w:t>Annexe n°0</w:t>
        </w:r>
      </w:ins>
      <w:ins w:id="16275" w:author="Dr Mamadou SANOGO" w:date="2023-10-25T17:38:00Z">
        <w:r w:rsidR="00A75F71" w:rsidRPr="007A4AFC">
          <w:rPr>
            <w:b/>
            <w:color w:val="000000" w:themeColor="text1"/>
            <w:sz w:val="44"/>
            <w:rPrChange w:id="16276" w:author="Dr Mamadou SANOGO" w:date="2023-10-25T18:15:00Z">
              <w:rPr>
                <w:b/>
                <w:sz w:val="44"/>
              </w:rPr>
            </w:rPrChange>
          </w:rPr>
          <w:t>28</w:t>
        </w:r>
      </w:ins>
      <w:ins w:id="16277" w:author="Dr Mamadou SANOGO" w:date="2023-10-25T15:02:00Z">
        <w:r w:rsidRPr="007A4AFC">
          <w:rPr>
            <w:b/>
            <w:color w:val="000000" w:themeColor="text1"/>
            <w:sz w:val="44"/>
            <w:rPrChange w:id="16278" w:author="Dr Mamadou SANOGO" w:date="2023-10-25T18:15:00Z">
              <w:rPr>
                <w:b/>
                <w:sz w:val="44"/>
              </w:rPr>
            </w:rPrChange>
          </w:rPr>
          <w:t> : Rapport activités académiques</w:t>
        </w:r>
      </w:ins>
    </w:p>
    <w:p w14:paraId="32C03DB1" w14:textId="43197637" w:rsidR="00A75F71" w:rsidRPr="007A4AFC" w:rsidRDefault="00A75F71" w:rsidP="00D81BFF">
      <w:pPr>
        <w:shd w:val="clear" w:color="auto" w:fill="FFFFFF"/>
        <w:spacing w:line="240" w:lineRule="auto"/>
        <w:ind w:right="9"/>
        <w:jc w:val="center"/>
        <w:rPr>
          <w:ins w:id="16279" w:author="Dr Mamadou SANOGO" w:date="2023-10-25T17:38:00Z"/>
          <w:b/>
          <w:color w:val="000000" w:themeColor="text1"/>
          <w:sz w:val="44"/>
          <w:rPrChange w:id="16280" w:author="Dr Mamadou SANOGO" w:date="2023-10-25T18:15:00Z">
            <w:rPr>
              <w:ins w:id="16281" w:author="Dr Mamadou SANOGO" w:date="2023-10-25T17:38:00Z"/>
              <w:b/>
              <w:sz w:val="44"/>
            </w:rPr>
          </w:rPrChange>
        </w:rPr>
      </w:pPr>
    </w:p>
    <w:p w14:paraId="42D8F692" w14:textId="02A952F8" w:rsidR="00A75F71" w:rsidRPr="007A4AFC" w:rsidRDefault="00A75F71" w:rsidP="00D81BFF">
      <w:pPr>
        <w:shd w:val="clear" w:color="auto" w:fill="FFFFFF"/>
        <w:spacing w:line="240" w:lineRule="auto"/>
        <w:ind w:right="9"/>
        <w:jc w:val="center"/>
        <w:rPr>
          <w:ins w:id="16282" w:author="Dr Mamadou SANOGO" w:date="2023-10-25T17:38:00Z"/>
          <w:b/>
          <w:color w:val="000000" w:themeColor="text1"/>
          <w:sz w:val="44"/>
          <w:rPrChange w:id="16283" w:author="Dr Mamadou SANOGO" w:date="2023-10-25T18:15:00Z">
            <w:rPr>
              <w:ins w:id="16284" w:author="Dr Mamadou SANOGO" w:date="2023-10-25T17:38:00Z"/>
              <w:b/>
              <w:sz w:val="44"/>
            </w:rPr>
          </w:rPrChange>
        </w:rPr>
      </w:pPr>
    </w:p>
    <w:p w14:paraId="34E09344" w14:textId="7A889B66" w:rsidR="00A75F71" w:rsidRPr="007A4AFC" w:rsidRDefault="00A75F71" w:rsidP="00D81BFF">
      <w:pPr>
        <w:shd w:val="clear" w:color="auto" w:fill="FFFFFF"/>
        <w:spacing w:line="240" w:lineRule="auto"/>
        <w:ind w:right="9"/>
        <w:jc w:val="center"/>
        <w:rPr>
          <w:ins w:id="16285" w:author="Dr Mamadou SANOGO" w:date="2023-10-25T17:38:00Z"/>
          <w:b/>
          <w:color w:val="000000" w:themeColor="text1"/>
          <w:sz w:val="44"/>
          <w:rPrChange w:id="16286" w:author="Dr Mamadou SANOGO" w:date="2023-10-25T18:15:00Z">
            <w:rPr>
              <w:ins w:id="16287" w:author="Dr Mamadou SANOGO" w:date="2023-10-25T17:38:00Z"/>
              <w:b/>
              <w:sz w:val="44"/>
            </w:rPr>
          </w:rPrChange>
        </w:rPr>
      </w:pPr>
    </w:p>
    <w:p w14:paraId="65BE7EC8" w14:textId="050237F3" w:rsidR="00A75F71" w:rsidRPr="007A4AFC" w:rsidRDefault="00A75F71" w:rsidP="00D81BFF">
      <w:pPr>
        <w:shd w:val="clear" w:color="auto" w:fill="FFFFFF"/>
        <w:spacing w:line="240" w:lineRule="auto"/>
        <w:ind w:right="9"/>
        <w:jc w:val="center"/>
        <w:rPr>
          <w:ins w:id="16288" w:author="Dr Mamadou SANOGO" w:date="2023-10-25T17:38:00Z"/>
          <w:b/>
          <w:color w:val="000000" w:themeColor="text1"/>
          <w:sz w:val="44"/>
          <w:rPrChange w:id="16289" w:author="Dr Mamadou SANOGO" w:date="2023-10-25T18:15:00Z">
            <w:rPr>
              <w:ins w:id="16290" w:author="Dr Mamadou SANOGO" w:date="2023-10-25T17:38:00Z"/>
              <w:b/>
              <w:sz w:val="44"/>
            </w:rPr>
          </w:rPrChange>
        </w:rPr>
      </w:pPr>
    </w:p>
    <w:p w14:paraId="4129183B" w14:textId="5C073046" w:rsidR="00A75F71" w:rsidRPr="007A4AFC" w:rsidRDefault="00A75F71" w:rsidP="00D81BFF">
      <w:pPr>
        <w:shd w:val="clear" w:color="auto" w:fill="FFFFFF"/>
        <w:spacing w:line="240" w:lineRule="auto"/>
        <w:ind w:right="9"/>
        <w:jc w:val="center"/>
        <w:rPr>
          <w:ins w:id="16291" w:author="Dr Mamadou SANOGO" w:date="2023-10-25T17:38:00Z"/>
          <w:b/>
          <w:color w:val="000000" w:themeColor="text1"/>
          <w:sz w:val="44"/>
          <w:rPrChange w:id="16292" w:author="Dr Mamadou SANOGO" w:date="2023-10-25T18:15:00Z">
            <w:rPr>
              <w:ins w:id="16293" w:author="Dr Mamadou SANOGO" w:date="2023-10-25T17:38:00Z"/>
              <w:b/>
              <w:sz w:val="44"/>
            </w:rPr>
          </w:rPrChange>
        </w:rPr>
      </w:pPr>
    </w:p>
    <w:p w14:paraId="1AD3C4A6" w14:textId="73CA731C" w:rsidR="00A75F71" w:rsidRPr="007A4AFC" w:rsidRDefault="00A75F71" w:rsidP="00D81BFF">
      <w:pPr>
        <w:shd w:val="clear" w:color="auto" w:fill="FFFFFF"/>
        <w:spacing w:line="240" w:lineRule="auto"/>
        <w:ind w:right="9"/>
        <w:jc w:val="center"/>
        <w:rPr>
          <w:ins w:id="16294" w:author="Dr Mamadou SANOGO" w:date="2023-10-25T17:38:00Z"/>
          <w:b/>
          <w:color w:val="000000" w:themeColor="text1"/>
          <w:sz w:val="44"/>
          <w:rPrChange w:id="16295" w:author="Dr Mamadou SANOGO" w:date="2023-10-25T18:15:00Z">
            <w:rPr>
              <w:ins w:id="16296" w:author="Dr Mamadou SANOGO" w:date="2023-10-25T17:38:00Z"/>
              <w:b/>
              <w:sz w:val="44"/>
            </w:rPr>
          </w:rPrChange>
        </w:rPr>
      </w:pPr>
    </w:p>
    <w:p w14:paraId="0B298875" w14:textId="6F896AF1" w:rsidR="00A75F71" w:rsidRPr="007A4AFC" w:rsidRDefault="00A75F71" w:rsidP="00A75F71">
      <w:pPr>
        <w:spacing w:after="200" w:line="276" w:lineRule="auto"/>
        <w:rPr>
          <w:ins w:id="16297" w:author="Dr Mamadou SANOGO" w:date="2023-10-25T18:06:00Z"/>
          <w:rFonts w:eastAsia="Calibri"/>
          <w:b/>
          <w:color w:val="000000" w:themeColor="text1"/>
          <w:lang w:eastAsia="en-US"/>
          <w:rPrChange w:id="16298" w:author="Dr Mamadou SANOGO" w:date="2023-10-25T18:15:00Z">
            <w:rPr>
              <w:ins w:id="16299" w:author="Dr Mamadou SANOGO" w:date="2023-10-25T18:06:00Z"/>
              <w:rFonts w:eastAsia="Calibri"/>
              <w:b/>
              <w:lang w:eastAsia="en-US"/>
            </w:rPr>
          </w:rPrChange>
        </w:rPr>
      </w:pPr>
    </w:p>
    <w:p w14:paraId="05D88B4D" w14:textId="75C39F53" w:rsidR="00A33868" w:rsidRPr="007A4AFC" w:rsidRDefault="00A33868" w:rsidP="00A75F71">
      <w:pPr>
        <w:spacing w:after="200" w:line="276" w:lineRule="auto"/>
        <w:rPr>
          <w:ins w:id="16300" w:author="Dr Mamadou SANOGO" w:date="2023-10-25T18:06:00Z"/>
          <w:rFonts w:eastAsia="Calibri"/>
          <w:b/>
          <w:color w:val="000000" w:themeColor="text1"/>
          <w:lang w:eastAsia="en-US"/>
          <w:rPrChange w:id="16301" w:author="Dr Mamadou SANOGO" w:date="2023-10-25T18:15:00Z">
            <w:rPr>
              <w:ins w:id="16302" w:author="Dr Mamadou SANOGO" w:date="2023-10-25T18:06:00Z"/>
              <w:rFonts w:eastAsia="Calibri"/>
              <w:b/>
              <w:lang w:eastAsia="en-US"/>
            </w:rPr>
          </w:rPrChange>
        </w:rPr>
      </w:pPr>
    </w:p>
    <w:p w14:paraId="6CC42471" w14:textId="5C979723" w:rsidR="00A33868" w:rsidRDefault="00A33868" w:rsidP="00A75F71">
      <w:pPr>
        <w:spacing w:after="200" w:line="276" w:lineRule="auto"/>
        <w:rPr>
          <w:ins w:id="16303" w:author="Dr Mamadou SANOGO" w:date="2023-10-27T11:52:00Z"/>
          <w:rFonts w:eastAsia="Calibri"/>
          <w:b/>
          <w:color w:val="000000" w:themeColor="text1"/>
          <w:lang w:eastAsia="en-US"/>
        </w:rPr>
      </w:pPr>
    </w:p>
    <w:p w14:paraId="3E8E12F3" w14:textId="4AEF38C9" w:rsidR="006A62F4" w:rsidRDefault="006A62F4" w:rsidP="00A75F71">
      <w:pPr>
        <w:spacing w:after="200" w:line="276" w:lineRule="auto"/>
        <w:rPr>
          <w:ins w:id="16304" w:author="Dr Mamadou SANOGO" w:date="2023-10-27T11:52:00Z"/>
          <w:rFonts w:eastAsia="Calibri"/>
          <w:b/>
          <w:color w:val="000000" w:themeColor="text1"/>
          <w:lang w:eastAsia="en-US"/>
        </w:rPr>
      </w:pPr>
    </w:p>
    <w:p w14:paraId="5278422B" w14:textId="0C33173B" w:rsidR="006A62F4" w:rsidRDefault="006A62F4" w:rsidP="00A75F71">
      <w:pPr>
        <w:spacing w:after="200" w:line="276" w:lineRule="auto"/>
        <w:rPr>
          <w:ins w:id="16305" w:author="Dr Mamadou SANOGO" w:date="2023-10-27T14:07:00Z"/>
          <w:rFonts w:eastAsia="Calibri"/>
          <w:b/>
          <w:color w:val="000000" w:themeColor="text1"/>
          <w:lang w:eastAsia="en-US"/>
        </w:rPr>
      </w:pPr>
    </w:p>
    <w:p w14:paraId="1F0EF2E0" w14:textId="70605146" w:rsidR="006778CD" w:rsidRDefault="006778CD" w:rsidP="00A75F71">
      <w:pPr>
        <w:spacing w:after="200" w:line="276" w:lineRule="auto"/>
        <w:rPr>
          <w:ins w:id="16306" w:author="Dr Mamadou SANOGO" w:date="2023-10-27T14:07:00Z"/>
          <w:rFonts w:eastAsia="Calibri"/>
          <w:b/>
          <w:color w:val="000000" w:themeColor="text1"/>
          <w:lang w:eastAsia="en-US"/>
        </w:rPr>
      </w:pPr>
    </w:p>
    <w:p w14:paraId="3A1AE1A4" w14:textId="3DDC0FBE" w:rsidR="006778CD" w:rsidRDefault="006778CD" w:rsidP="00A75F71">
      <w:pPr>
        <w:spacing w:after="200" w:line="276" w:lineRule="auto"/>
        <w:rPr>
          <w:ins w:id="16307" w:author="Dr Mamadou SANOGO" w:date="2023-10-27T14:07:00Z"/>
          <w:rFonts w:eastAsia="Calibri"/>
          <w:b/>
          <w:color w:val="000000" w:themeColor="text1"/>
          <w:lang w:eastAsia="en-US"/>
        </w:rPr>
      </w:pPr>
    </w:p>
    <w:p w14:paraId="3E54B41B" w14:textId="6BD01D0F" w:rsidR="006778CD" w:rsidRDefault="006778CD" w:rsidP="00A75F71">
      <w:pPr>
        <w:spacing w:after="200" w:line="276" w:lineRule="auto"/>
        <w:rPr>
          <w:ins w:id="16308" w:author="Dr Mamadou SANOGO" w:date="2023-10-27T14:07:00Z"/>
          <w:rFonts w:eastAsia="Calibri"/>
          <w:b/>
          <w:color w:val="000000" w:themeColor="text1"/>
          <w:lang w:eastAsia="en-US"/>
        </w:rPr>
      </w:pPr>
    </w:p>
    <w:p w14:paraId="29F7A7E9" w14:textId="22C6F182" w:rsidR="006778CD" w:rsidRDefault="006778CD" w:rsidP="00A75F71">
      <w:pPr>
        <w:spacing w:after="200" w:line="276" w:lineRule="auto"/>
        <w:rPr>
          <w:ins w:id="16309" w:author="Dr Mamadou SANOGO" w:date="2023-10-27T14:07:00Z"/>
          <w:rFonts w:eastAsia="Calibri"/>
          <w:b/>
          <w:color w:val="000000" w:themeColor="text1"/>
          <w:lang w:eastAsia="en-US"/>
        </w:rPr>
      </w:pPr>
    </w:p>
    <w:p w14:paraId="452BC7B1" w14:textId="77777777" w:rsidR="006778CD" w:rsidRPr="007A4AFC" w:rsidRDefault="006778CD" w:rsidP="00A75F71">
      <w:pPr>
        <w:spacing w:after="200" w:line="276" w:lineRule="auto"/>
        <w:rPr>
          <w:ins w:id="16310" w:author="Dr Mamadou SANOGO" w:date="2023-10-25T17:40:00Z"/>
          <w:rFonts w:eastAsia="Calibri"/>
          <w:b/>
          <w:color w:val="000000" w:themeColor="text1"/>
          <w:lang w:eastAsia="en-US"/>
          <w:rPrChange w:id="16311" w:author="Dr Mamadou SANOGO" w:date="2023-10-25T18:15:00Z">
            <w:rPr>
              <w:ins w:id="16312" w:author="Dr Mamadou SANOGO" w:date="2023-10-25T17:40:00Z"/>
              <w:rFonts w:eastAsia="Calibri"/>
              <w:b/>
              <w:lang w:eastAsia="en-US"/>
            </w:rPr>
          </w:rPrChange>
        </w:rPr>
      </w:pPr>
    </w:p>
    <w:p w14:paraId="53649990" w14:textId="77777777" w:rsidR="00A75F71" w:rsidRPr="007A4AFC" w:rsidRDefault="00A75F71" w:rsidP="00A75F71">
      <w:pPr>
        <w:spacing w:line="240" w:lineRule="auto"/>
        <w:rPr>
          <w:ins w:id="16313" w:author="Dr Mamadou SANOGO" w:date="2023-10-25T17:40:00Z"/>
          <w:rFonts w:eastAsia="Calibri"/>
          <w:b/>
          <w:bCs/>
          <w:color w:val="000000" w:themeColor="text1"/>
          <w:sz w:val="20"/>
          <w:szCs w:val="20"/>
          <w:lang w:eastAsia="en-US"/>
          <w:rPrChange w:id="16314" w:author="Dr Mamadou SANOGO" w:date="2023-10-25T18:15:00Z">
            <w:rPr>
              <w:ins w:id="16315" w:author="Dr Mamadou SANOGO" w:date="2023-10-25T17:40:00Z"/>
              <w:rFonts w:eastAsia="Calibri"/>
              <w:b/>
              <w:bCs/>
              <w:sz w:val="20"/>
              <w:szCs w:val="20"/>
              <w:lang w:eastAsia="en-US"/>
            </w:rPr>
          </w:rPrChange>
        </w:rPr>
      </w:pPr>
      <w:ins w:id="16316" w:author="Dr Mamadou SANOGO" w:date="2023-10-25T17:40:00Z">
        <w:r w:rsidRPr="007A4AFC">
          <w:rPr>
            <w:rFonts w:eastAsia="Calibri"/>
            <w:b/>
            <w:bCs/>
            <w:color w:val="000000" w:themeColor="text1"/>
            <w:sz w:val="20"/>
            <w:szCs w:val="20"/>
            <w:lang w:eastAsia="en-US"/>
            <w:rPrChange w:id="16317" w:author="Dr Mamadou SANOGO" w:date="2023-10-25T18:15:00Z">
              <w:rPr>
                <w:rFonts w:eastAsia="Calibri"/>
                <w:b/>
                <w:bCs/>
                <w:sz w:val="20"/>
                <w:szCs w:val="20"/>
                <w:lang w:eastAsia="en-US"/>
              </w:rPr>
            </w:rPrChange>
          </w:rPr>
          <w:t xml:space="preserve">Ministère de l’Enseignement Supérieur </w:t>
        </w:r>
      </w:ins>
    </w:p>
    <w:p w14:paraId="556417D5" w14:textId="77777777" w:rsidR="00A75F71" w:rsidRPr="007A4AFC" w:rsidRDefault="00A75F71" w:rsidP="00A75F71">
      <w:pPr>
        <w:spacing w:line="240" w:lineRule="auto"/>
        <w:rPr>
          <w:ins w:id="16318" w:author="Dr Mamadou SANOGO" w:date="2023-10-25T17:40:00Z"/>
          <w:rFonts w:eastAsia="Calibri"/>
          <w:b/>
          <w:bCs/>
          <w:color w:val="000000" w:themeColor="text1"/>
          <w:sz w:val="20"/>
          <w:szCs w:val="20"/>
          <w:lang w:eastAsia="en-US"/>
          <w:rPrChange w:id="16319" w:author="Dr Mamadou SANOGO" w:date="2023-10-25T18:15:00Z">
            <w:rPr>
              <w:ins w:id="16320" w:author="Dr Mamadou SANOGO" w:date="2023-10-25T17:40:00Z"/>
              <w:rFonts w:eastAsia="Calibri"/>
              <w:b/>
              <w:bCs/>
              <w:sz w:val="20"/>
              <w:szCs w:val="20"/>
              <w:lang w:eastAsia="en-US"/>
            </w:rPr>
          </w:rPrChange>
        </w:rPr>
      </w:pPr>
      <w:ins w:id="16321" w:author="Dr Mamadou SANOGO" w:date="2023-10-25T17:40:00Z">
        <w:r w:rsidRPr="007A4AFC">
          <w:rPr>
            <w:rFonts w:eastAsia="Calibri"/>
            <w:b/>
            <w:bCs/>
            <w:color w:val="000000" w:themeColor="text1"/>
            <w:sz w:val="20"/>
            <w:szCs w:val="20"/>
            <w:lang w:eastAsia="en-US"/>
            <w:rPrChange w:id="16322" w:author="Dr Mamadou SANOGO" w:date="2023-10-25T18:15:00Z">
              <w:rPr>
                <w:rFonts w:eastAsia="Calibri"/>
                <w:b/>
                <w:bCs/>
                <w:sz w:val="20"/>
                <w:szCs w:val="20"/>
                <w:lang w:eastAsia="en-US"/>
              </w:rPr>
            </w:rPrChange>
          </w:rPr>
          <w:t xml:space="preserve">et de la Recherche Scientifique  </w:t>
        </w:r>
      </w:ins>
    </w:p>
    <w:p w14:paraId="7BF31D24" w14:textId="77777777" w:rsidR="00A75F71" w:rsidRPr="007A4AFC" w:rsidRDefault="00A75F71" w:rsidP="00A75F71">
      <w:pPr>
        <w:spacing w:line="240" w:lineRule="auto"/>
        <w:rPr>
          <w:ins w:id="16323" w:author="Dr Mamadou SANOGO" w:date="2023-10-25T17:40:00Z"/>
          <w:rFonts w:eastAsia="Calibri"/>
          <w:b/>
          <w:bCs/>
          <w:color w:val="000000" w:themeColor="text1"/>
          <w:sz w:val="20"/>
          <w:szCs w:val="20"/>
          <w:lang w:eastAsia="en-US"/>
          <w:rPrChange w:id="16324" w:author="Dr Mamadou SANOGO" w:date="2023-10-25T18:15:00Z">
            <w:rPr>
              <w:ins w:id="16325" w:author="Dr Mamadou SANOGO" w:date="2023-10-25T17:40:00Z"/>
              <w:rFonts w:eastAsia="Calibri"/>
              <w:b/>
              <w:bCs/>
              <w:sz w:val="20"/>
              <w:szCs w:val="20"/>
              <w:lang w:eastAsia="en-US"/>
            </w:rPr>
          </w:rPrChange>
        </w:rPr>
      </w:pPr>
      <w:ins w:id="16326" w:author="Dr Mamadou SANOGO" w:date="2023-10-25T17:40:00Z">
        <w:r w:rsidRPr="007A4AFC">
          <w:rPr>
            <w:rFonts w:eastAsia="Calibri"/>
            <w:b/>
            <w:bCs/>
            <w:color w:val="000000" w:themeColor="text1"/>
            <w:sz w:val="20"/>
            <w:szCs w:val="20"/>
            <w:lang w:eastAsia="en-US"/>
            <w:rPrChange w:id="16327" w:author="Dr Mamadou SANOGO" w:date="2023-10-25T18:15:00Z">
              <w:rPr>
                <w:rFonts w:eastAsia="Calibri"/>
                <w:b/>
                <w:bCs/>
                <w:sz w:val="20"/>
                <w:szCs w:val="20"/>
                <w:lang w:eastAsia="en-US"/>
              </w:rPr>
            </w:rPrChange>
          </w:rPr>
          <w:t xml:space="preserve">                   …………………                                                            </w:t>
        </w:r>
      </w:ins>
    </w:p>
    <w:p w14:paraId="38B1FB52" w14:textId="77777777" w:rsidR="00A75F71" w:rsidRPr="007A4AFC" w:rsidRDefault="00A75F71" w:rsidP="00A75F71">
      <w:pPr>
        <w:spacing w:line="240" w:lineRule="auto"/>
        <w:rPr>
          <w:ins w:id="16328" w:author="Dr Mamadou SANOGO" w:date="2023-10-25T17:40:00Z"/>
          <w:rFonts w:eastAsia="Calibri"/>
          <w:b/>
          <w:bCs/>
          <w:color w:val="000000" w:themeColor="text1"/>
          <w:sz w:val="20"/>
          <w:szCs w:val="20"/>
          <w:lang w:eastAsia="en-US"/>
          <w:rPrChange w:id="16329" w:author="Dr Mamadou SANOGO" w:date="2023-10-25T18:15:00Z">
            <w:rPr>
              <w:ins w:id="16330" w:author="Dr Mamadou SANOGO" w:date="2023-10-25T17:40:00Z"/>
              <w:rFonts w:eastAsia="Calibri"/>
              <w:b/>
              <w:bCs/>
              <w:sz w:val="20"/>
              <w:szCs w:val="20"/>
              <w:lang w:eastAsia="en-US"/>
            </w:rPr>
          </w:rPrChange>
        </w:rPr>
      </w:pPr>
      <w:ins w:id="16331" w:author="Dr Mamadou SANOGO" w:date="2023-10-25T17:40:00Z">
        <w:r w:rsidRPr="007A4AFC">
          <w:rPr>
            <w:rFonts w:eastAsia="Calibri"/>
            <w:b/>
            <w:bCs/>
            <w:color w:val="000000" w:themeColor="text1"/>
            <w:sz w:val="20"/>
            <w:szCs w:val="20"/>
            <w:lang w:eastAsia="en-US"/>
            <w:rPrChange w:id="16332" w:author="Dr Mamadou SANOGO" w:date="2023-10-25T18:15:00Z">
              <w:rPr>
                <w:rFonts w:eastAsia="Calibri"/>
                <w:b/>
                <w:bCs/>
                <w:sz w:val="20"/>
                <w:szCs w:val="20"/>
                <w:lang w:eastAsia="en-US"/>
              </w:rPr>
            </w:rPrChange>
          </w:rPr>
          <w:t xml:space="preserve">Direction Générale de l’Enseignement Supérieur                                                                               </w:t>
        </w:r>
      </w:ins>
    </w:p>
    <w:p w14:paraId="1F033B67" w14:textId="77777777" w:rsidR="00A75F71" w:rsidRPr="007A4AFC" w:rsidRDefault="00A75F71" w:rsidP="00A75F71">
      <w:pPr>
        <w:spacing w:line="240" w:lineRule="auto"/>
        <w:rPr>
          <w:ins w:id="16333" w:author="Dr Mamadou SANOGO" w:date="2023-10-25T17:40:00Z"/>
          <w:rFonts w:eastAsia="Calibri"/>
          <w:b/>
          <w:bCs/>
          <w:color w:val="000000" w:themeColor="text1"/>
          <w:sz w:val="20"/>
          <w:szCs w:val="20"/>
          <w:lang w:eastAsia="en-US"/>
          <w:rPrChange w:id="16334" w:author="Dr Mamadou SANOGO" w:date="2023-10-25T18:15:00Z">
            <w:rPr>
              <w:ins w:id="16335" w:author="Dr Mamadou SANOGO" w:date="2023-10-25T17:40:00Z"/>
              <w:rFonts w:eastAsia="Calibri"/>
              <w:b/>
              <w:bCs/>
              <w:sz w:val="20"/>
              <w:szCs w:val="20"/>
              <w:lang w:eastAsia="en-US"/>
            </w:rPr>
          </w:rPrChange>
        </w:rPr>
      </w:pPr>
      <w:ins w:id="16336" w:author="Dr Mamadou SANOGO" w:date="2023-10-25T17:40:00Z">
        <w:r w:rsidRPr="007A4AFC">
          <w:rPr>
            <w:rFonts w:eastAsia="Calibri"/>
            <w:b/>
            <w:bCs/>
            <w:color w:val="000000" w:themeColor="text1"/>
            <w:sz w:val="20"/>
            <w:szCs w:val="20"/>
            <w:lang w:eastAsia="en-US"/>
            <w:rPrChange w:id="16337" w:author="Dr Mamadou SANOGO" w:date="2023-10-25T18:15:00Z">
              <w:rPr>
                <w:rFonts w:eastAsia="Calibri"/>
                <w:b/>
                <w:bCs/>
                <w:sz w:val="20"/>
                <w:szCs w:val="20"/>
                <w:lang w:eastAsia="en-US"/>
              </w:rPr>
            </w:rPrChange>
          </w:rPr>
          <w:t>et de la Recherche Scientifique</w:t>
        </w:r>
      </w:ins>
    </w:p>
    <w:p w14:paraId="5A0AA440" w14:textId="53BE7652" w:rsidR="00A75F71" w:rsidRPr="007A4AFC" w:rsidRDefault="00A75F71" w:rsidP="00A75F71">
      <w:pPr>
        <w:spacing w:line="240" w:lineRule="auto"/>
        <w:rPr>
          <w:ins w:id="16338" w:author="Dr Mamadou SANOGO" w:date="2023-10-25T17:40:00Z"/>
          <w:rFonts w:eastAsia="Calibri"/>
          <w:b/>
          <w:bCs/>
          <w:color w:val="000000" w:themeColor="text1"/>
          <w:sz w:val="20"/>
          <w:szCs w:val="20"/>
          <w:lang w:eastAsia="en-US"/>
          <w:rPrChange w:id="16339" w:author="Dr Mamadou SANOGO" w:date="2023-10-25T18:15:00Z">
            <w:rPr>
              <w:ins w:id="16340" w:author="Dr Mamadou SANOGO" w:date="2023-10-25T17:40:00Z"/>
              <w:rFonts w:eastAsia="Calibri"/>
              <w:b/>
              <w:bCs/>
              <w:sz w:val="20"/>
              <w:szCs w:val="20"/>
              <w:lang w:eastAsia="en-US"/>
            </w:rPr>
          </w:rPrChange>
        </w:rPr>
      </w:pPr>
      <w:ins w:id="16341" w:author="Dr Mamadou SANOGO" w:date="2023-10-25T17:40:00Z">
        <w:r w:rsidRPr="007A4AFC">
          <w:rPr>
            <w:rFonts w:eastAsia="Calibri"/>
            <w:b/>
            <w:bCs/>
            <w:color w:val="000000" w:themeColor="text1"/>
            <w:sz w:val="20"/>
            <w:szCs w:val="20"/>
            <w:lang w:eastAsia="en-US"/>
            <w:rPrChange w:id="16342" w:author="Dr Mamadou SANOGO" w:date="2023-10-25T18:15:00Z">
              <w:rPr>
                <w:rFonts w:eastAsia="Calibri"/>
                <w:b/>
                <w:bCs/>
                <w:sz w:val="20"/>
                <w:szCs w:val="20"/>
                <w:lang w:eastAsia="en-US"/>
              </w:rPr>
            </w:rPrChange>
          </w:rPr>
          <w:t xml:space="preserve">                   ……………………                                                                                                                                                                                                                                                                        Ecole</w:t>
        </w:r>
      </w:ins>
      <w:ins w:id="16343" w:author="Dr Mamadou SANOGO" w:date="2023-10-25T17:42:00Z">
        <w:r w:rsidRPr="007A4AFC">
          <w:rPr>
            <w:rFonts w:eastAsia="Calibri"/>
            <w:b/>
            <w:bCs/>
            <w:color w:val="000000" w:themeColor="text1"/>
            <w:sz w:val="20"/>
            <w:szCs w:val="20"/>
            <w:lang w:eastAsia="en-US"/>
            <w:rPrChange w:id="16344" w:author="Dr Mamadou SANOGO" w:date="2023-10-25T18:15:00Z">
              <w:rPr>
                <w:rFonts w:eastAsia="Calibri"/>
                <w:b/>
                <w:bCs/>
                <w:sz w:val="20"/>
                <w:szCs w:val="20"/>
                <w:lang w:eastAsia="en-US"/>
              </w:rPr>
            </w:rPrChange>
          </w:rPr>
          <w:t xml:space="preserve"> Privée</w:t>
        </w:r>
      </w:ins>
      <w:ins w:id="16345" w:author="Dr Mamadou SANOGO" w:date="2023-10-25T17:40:00Z">
        <w:r w:rsidRPr="007A4AFC">
          <w:rPr>
            <w:rFonts w:eastAsia="Calibri"/>
            <w:b/>
            <w:bCs/>
            <w:color w:val="000000" w:themeColor="text1"/>
            <w:sz w:val="20"/>
            <w:szCs w:val="20"/>
            <w:lang w:eastAsia="en-US"/>
            <w:rPrChange w:id="16346" w:author="Dr Mamadou SANOGO" w:date="2023-10-25T18:15:00Z">
              <w:rPr>
                <w:rFonts w:eastAsia="Calibri"/>
                <w:b/>
                <w:bCs/>
                <w:sz w:val="20"/>
                <w:szCs w:val="20"/>
                <w:lang w:eastAsia="en-US"/>
              </w:rPr>
            </w:rPrChange>
          </w:rPr>
          <w:t xml:space="preserve"> de santé Félix Houphouët Boigny                 </w:t>
        </w:r>
      </w:ins>
    </w:p>
    <w:p w14:paraId="654C102D" w14:textId="77777777" w:rsidR="00A75F71" w:rsidRPr="007A4AFC" w:rsidRDefault="00A75F71" w:rsidP="00A75F71">
      <w:pPr>
        <w:spacing w:line="240" w:lineRule="auto"/>
        <w:rPr>
          <w:ins w:id="16347" w:author="Dr Mamadou SANOGO" w:date="2023-10-25T17:40:00Z"/>
          <w:rFonts w:eastAsia="Calibri"/>
          <w:color w:val="000000" w:themeColor="text1"/>
          <w:sz w:val="20"/>
          <w:szCs w:val="20"/>
          <w:lang w:eastAsia="en-US"/>
          <w:rPrChange w:id="16348" w:author="Dr Mamadou SANOGO" w:date="2023-10-25T18:15:00Z">
            <w:rPr>
              <w:ins w:id="16349" w:author="Dr Mamadou SANOGO" w:date="2023-10-25T17:40:00Z"/>
              <w:rFonts w:eastAsia="Calibri"/>
              <w:sz w:val="20"/>
              <w:szCs w:val="20"/>
              <w:lang w:eastAsia="en-US"/>
            </w:rPr>
          </w:rPrChange>
        </w:rPr>
      </w:pPr>
      <w:ins w:id="16350" w:author="Dr Mamadou SANOGO" w:date="2023-10-25T17:40:00Z">
        <w:r w:rsidRPr="007A4AFC">
          <w:rPr>
            <w:rFonts w:eastAsia="Calibri"/>
            <w:color w:val="000000" w:themeColor="text1"/>
            <w:sz w:val="20"/>
            <w:szCs w:val="20"/>
            <w:lang w:eastAsia="en-US"/>
            <w:rPrChange w:id="16351" w:author="Dr Mamadou SANOGO" w:date="2023-10-25T18:15:00Z">
              <w:rPr>
                <w:rFonts w:eastAsia="Calibri"/>
                <w:sz w:val="20"/>
                <w:szCs w:val="20"/>
                <w:lang w:eastAsia="en-US"/>
              </w:rPr>
            </w:rPrChange>
          </w:rPr>
          <w:t>Tel : 00223 76 37 88 66</w:t>
        </w:r>
      </w:ins>
    </w:p>
    <w:p w14:paraId="321581E3" w14:textId="77777777" w:rsidR="00A75F71" w:rsidRPr="007A4AFC" w:rsidRDefault="00A75F71" w:rsidP="00A75F71">
      <w:pPr>
        <w:spacing w:line="240" w:lineRule="auto"/>
        <w:rPr>
          <w:ins w:id="16352" w:author="Dr Mamadou SANOGO" w:date="2023-10-25T17:40:00Z"/>
          <w:rFonts w:eastAsia="Calibri"/>
          <w:color w:val="000000" w:themeColor="text1"/>
          <w:sz w:val="20"/>
          <w:szCs w:val="20"/>
          <w:lang w:eastAsia="en-US"/>
          <w:rPrChange w:id="16353" w:author="Dr Mamadou SANOGO" w:date="2023-10-25T18:15:00Z">
            <w:rPr>
              <w:ins w:id="16354" w:author="Dr Mamadou SANOGO" w:date="2023-10-25T17:40:00Z"/>
              <w:rFonts w:eastAsia="Calibri"/>
              <w:sz w:val="20"/>
              <w:szCs w:val="20"/>
              <w:lang w:eastAsia="en-US"/>
            </w:rPr>
          </w:rPrChange>
        </w:rPr>
      </w:pPr>
      <w:ins w:id="16355" w:author="Dr Mamadou SANOGO" w:date="2023-10-25T17:40:00Z">
        <w:r w:rsidRPr="007A4AFC">
          <w:rPr>
            <w:rFonts w:eastAsia="Calibri"/>
            <w:color w:val="000000" w:themeColor="text1"/>
            <w:sz w:val="20"/>
            <w:szCs w:val="20"/>
            <w:lang w:eastAsia="en-US"/>
            <w:rPrChange w:id="16356" w:author="Dr Mamadou SANOGO" w:date="2023-10-25T18:15:00Z">
              <w:rPr>
                <w:rFonts w:eastAsia="Calibri"/>
                <w:sz w:val="20"/>
                <w:szCs w:val="20"/>
                <w:lang w:eastAsia="en-US"/>
              </w:rPr>
            </w:rPrChange>
          </w:rPr>
          <w:t>BP :E2087 Bamako</w:t>
        </w:r>
      </w:ins>
    </w:p>
    <w:p w14:paraId="7E24BEBF" w14:textId="77777777" w:rsidR="00A75F71" w:rsidRPr="007A4AFC" w:rsidRDefault="00A75F71" w:rsidP="00A75F71">
      <w:pPr>
        <w:spacing w:line="240" w:lineRule="auto"/>
        <w:rPr>
          <w:ins w:id="16357" w:author="Dr Mamadou SANOGO" w:date="2023-10-25T17:40:00Z"/>
          <w:rFonts w:eastAsia="Calibri"/>
          <w:color w:val="000000" w:themeColor="text1"/>
          <w:sz w:val="20"/>
          <w:szCs w:val="20"/>
          <w:lang w:eastAsia="en-US"/>
          <w:rPrChange w:id="16358" w:author="Dr Mamadou SANOGO" w:date="2023-10-25T18:15:00Z">
            <w:rPr>
              <w:ins w:id="16359" w:author="Dr Mamadou SANOGO" w:date="2023-10-25T17:40:00Z"/>
              <w:rFonts w:eastAsia="Calibri"/>
              <w:sz w:val="20"/>
              <w:szCs w:val="20"/>
              <w:lang w:eastAsia="en-US"/>
            </w:rPr>
          </w:rPrChange>
        </w:rPr>
      </w:pPr>
      <w:ins w:id="16360" w:author="Dr Mamadou SANOGO" w:date="2023-10-25T17:40:00Z">
        <w:r w:rsidRPr="007A4AFC">
          <w:rPr>
            <w:rFonts w:eastAsia="Calibri"/>
            <w:color w:val="000000" w:themeColor="text1"/>
            <w:sz w:val="20"/>
            <w:szCs w:val="20"/>
            <w:lang w:eastAsia="en-US"/>
            <w:rPrChange w:id="16361" w:author="Dr Mamadou SANOGO" w:date="2023-10-25T18:15:00Z">
              <w:rPr>
                <w:rFonts w:eastAsia="Calibri"/>
                <w:sz w:val="20"/>
                <w:szCs w:val="20"/>
                <w:lang w:eastAsia="en-US"/>
              </w:rPr>
            </w:rPrChange>
          </w:rPr>
          <w:fldChar w:fldCharType="begin"/>
        </w:r>
        <w:r w:rsidRPr="007A4AFC">
          <w:rPr>
            <w:rFonts w:eastAsia="Calibri"/>
            <w:color w:val="000000" w:themeColor="text1"/>
            <w:sz w:val="20"/>
            <w:szCs w:val="20"/>
            <w:lang w:eastAsia="en-US"/>
            <w:rPrChange w:id="16362" w:author="Dr Mamadou SANOGO" w:date="2023-10-25T18:15:00Z">
              <w:rPr>
                <w:rFonts w:eastAsia="Calibri"/>
                <w:sz w:val="20"/>
                <w:szCs w:val="20"/>
                <w:lang w:eastAsia="en-US"/>
              </w:rPr>
            </w:rPrChange>
          </w:rPr>
          <w:instrText xml:space="preserve"> HYPERLINK "http://www.esfého@" </w:instrText>
        </w:r>
        <w:r w:rsidRPr="007A4AFC">
          <w:rPr>
            <w:rFonts w:eastAsia="Calibri"/>
            <w:color w:val="000000" w:themeColor="text1"/>
            <w:sz w:val="20"/>
            <w:szCs w:val="20"/>
            <w:lang w:eastAsia="en-US"/>
            <w:rPrChange w:id="16363" w:author="Dr Mamadou SANOGO" w:date="2023-10-25T18:15:00Z">
              <w:rPr>
                <w:rFonts w:eastAsia="Calibri"/>
                <w:color w:val="000000" w:themeColor="text1"/>
                <w:sz w:val="20"/>
                <w:szCs w:val="20"/>
                <w:lang w:eastAsia="en-US"/>
              </w:rPr>
            </w:rPrChange>
          </w:rPr>
        </w:r>
        <w:r w:rsidRPr="007A4AFC">
          <w:rPr>
            <w:rFonts w:eastAsia="Calibri"/>
            <w:color w:val="000000" w:themeColor="text1"/>
            <w:sz w:val="20"/>
            <w:szCs w:val="20"/>
            <w:lang w:eastAsia="en-US"/>
            <w:rPrChange w:id="16364" w:author="Dr Mamadou SANOGO" w:date="2023-10-25T18:15:00Z">
              <w:rPr>
                <w:rFonts w:eastAsia="Calibri"/>
                <w:sz w:val="20"/>
                <w:szCs w:val="20"/>
                <w:lang w:eastAsia="en-US"/>
              </w:rPr>
            </w:rPrChange>
          </w:rPr>
          <w:fldChar w:fldCharType="separate"/>
        </w:r>
        <w:r w:rsidRPr="007A4AFC">
          <w:rPr>
            <w:rFonts w:eastAsia="Calibri"/>
            <w:color w:val="000000" w:themeColor="text1"/>
            <w:sz w:val="20"/>
            <w:szCs w:val="20"/>
            <w:lang w:eastAsia="en-US"/>
            <w:rPrChange w:id="16365" w:author="Dr Mamadou SANOGO" w:date="2023-10-25T18:15:00Z">
              <w:rPr>
                <w:rFonts w:eastAsia="Calibri"/>
                <w:sz w:val="20"/>
                <w:szCs w:val="20"/>
                <w:lang w:eastAsia="en-US"/>
              </w:rPr>
            </w:rPrChange>
          </w:rPr>
          <w:t>www.esfého@</w:t>
        </w:r>
        <w:r w:rsidRPr="007A4AFC">
          <w:rPr>
            <w:rFonts w:eastAsia="Calibri"/>
            <w:color w:val="000000" w:themeColor="text1"/>
            <w:sz w:val="20"/>
            <w:szCs w:val="20"/>
            <w:lang w:eastAsia="en-US"/>
            <w:rPrChange w:id="16366" w:author="Dr Mamadou SANOGO" w:date="2023-10-25T18:15:00Z">
              <w:rPr>
                <w:rFonts w:eastAsia="Calibri"/>
                <w:sz w:val="20"/>
                <w:szCs w:val="20"/>
                <w:lang w:eastAsia="en-US"/>
              </w:rPr>
            </w:rPrChange>
          </w:rPr>
          <w:fldChar w:fldCharType="end"/>
        </w:r>
        <w:r w:rsidRPr="007A4AFC">
          <w:rPr>
            <w:rFonts w:eastAsia="Calibri"/>
            <w:color w:val="000000" w:themeColor="text1"/>
            <w:sz w:val="20"/>
            <w:szCs w:val="20"/>
            <w:lang w:eastAsia="en-US"/>
            <w:rPrChange w:id="16367" w:author="Dr Mamadou SANOGO" w:date="2023-10-25T18:15:00Z">
              <w:rPr>
                <w:rFonts w:eastAsia="Calibri"/>
                <w:sz w:val="20"/>
                <w:szCs w:val="20"/>
                <w:lang w:eastAsia="en-US"/>
              </w:rPr>
            </w:rPrChange>
          </w:rPr>
          <w:t xml:space="preserve"> gmail.com                                                                                                                                                </w:t>
        </w:r>
      </w:ins>
    </w:p>
    <w:p w14:paraId="62B6AB0F" w14:textId="77777777" w:rsidR="00A75F71" w:rsidRPr="007A4AFC" w:rsidRDefault="00A75F71" w:rsidP="00A75F71">
      <w:pPr>
        <w:spacing w:after="200" w:line="276" w:lineRule="auto"/>
        <w:rPr>
          <w:ins w:id="16368" w:author="Dr Mamadou SANOGO" w:date="2023-10-25T17:40:00Z"/>
          <w:rFonts w:eastAsia="Calibri"/>
          <w:color w:val="000000" w:themeColor="text1"/>
          <w:lang w:eastAsia="en-US"/>
          <w:rPrChange w:id="16369" w:author="Dr Mamadou SANOGO" w:date="2023-10-25T18:15:00Z">
            <w:rPr>
              <w:ins w:id="16370" w:author="Dr Mamadou SANOGO" w:date="2023-10-25T17:40:00Z"/>
              <w:rFonts w:eastAsia="Calibri"/>
              <w:lang w:eastAsia="en-US"/>
            </w:rPr>
          </w:rPrChange>
        </w:rPr>
      </w:pPr>
    </w:p>
    <w:p w14:paraId="14CD3A17" w14:textId="77777777" w:rsidR="00A75F71" w:rsidRPr="007A4AFC" w:rsidRDefault="00A75F71" w:rsidP="00A75F71">
      <w:pPr>
        <w:spacing w:after="200" w:line="276" w:lineRule="auto"/>
        <w:rPr>
          <w:ins w:id="16371" w:author="Dr Mamadou SANOGO" w:date="2023-10-25T17:40:00Z"/>
          <w:rFonts w:eastAsia="Calibri"/>
          <w:color w:val="000000" w:themeColor="text1"/>
          <w:lang w:eastAsia="en-US"/>
          <w:rPrChange w:id="16372" w:author="Dr Mamadou SANOGO" w:date="2023-10-25T18:15:00Z">
            <w:rPr>
              <w:ins w:id="16373" w:author="Dr Mamadou SANOGO" w:date="2023-10-25T17:40:00Z"/>
              <w:rFonts w:eastAsia="Calibri"/>
              <w:lang w:eastAsia="en-US"/>
            </w:rPr>
          </w:rPrChange>
        </w:rPr>
      </w:pPr>
    </w:p>
    <w:p w14:paraId="203A3D74" w14:textId="77777777" w:rsidR="00A75F71" w:rsidRPr="007A4AFC" w:rsidRDefault="00A75F71" w:rsidP="00A75F71">
      <w:pPr>
        <w:spacing w:after="200" w:line="276" w:lineRule="auto"/>
        <w:rPr>
          <w:ins w:id="16374" w:author="Dr Mamadou SANOGO" w:date="2023-10-25T17:40:00Z"/>
          <w:rFonts w:ascii="Bodoni MT Black" w:eastAsia="Calibri" w:hAnsi="Bodoni MT Black"/>
          <w:b/>
          <w:color w:val="000000" w:themeColor="text1"/>
          <w:sz w:val="36"/>
          <w:lang w:eastAsia="en-US"/>
          <w:rPrChange w:id="16375" w:author="Dr Mamadou SANOGO" w:date="2023-10-25T18:15:00Z">
            <w:rPr>
              <w:ins w:id="16376" w:author="Dr Mamadou SANOGO" w:date="2023-10-25T17:40:00Z"/>
              <w:rFonts w:ascii="Bodoni MT Black" w:eastAsia="Calibri" w:hAnsi="Bodoni MT Black"/>
              <w:b/>
              <w:sz w:val="36"/>
              <w:lang w:eastAsia="en-US"/>
            </w:rPr>
          </w:rPrChange>
        </w:rPr>
      </w:pPr>
    </w:p>
    <w:p w14:paraId="75544E59" w14:textId="77777777" w:rsidR="00A75F71" w:rsidRPr="007A4AFC" w:rsidRDefault="00A75F71" w:rsidP="00A75F71">
      <w:pPr>
        <w:spacing w:after="200" w:line="276" w:lineRule="auto"/>
        <w:jc w:val="center"/>
        <w:rPr>
          <w:ins w:id="16377" w:author="Dr Mamadou SANOGO" w:date="2023-10-25T17:40:00Z"/>
          <w:rFonts w:ascii="Bodoni MT Black" w:eastAsia="Calibri" w:hAnsi="Bodoni MT Black"/>
          <w:b/>
          <w:color w:val="000000" w:themeColor="text1"/>
          <w:sz w:val="36"/>
          <w:lang w:eastAsia="en-US"/>
          <w:rPrChange w:id="16378" w:author="Dr Mamadou SANOGO" w:date="2023-10-25T18:15:00Z">
            <w:rPr>
              <w:ins w:id="16379" w:author="Dr Mamadou SANOGO" w:date="2023-10-25T17:40:00Z"/>
              <w:rFonts w:ascii="Bodoni MT Black" w:eastAsia="Calibri" w:hAnsi="Bodoni MT Black"/>
              <w:b/>
              <w:sz w:val="36"/>
              <w:lang w:eastAsia="en-US"/>
            </w:rPr>
          </w:rPrChange>
        </w:rPr>
      </w:pPr>
    </w:p>
    <w:p w14:paraId="3E4EA9EA" w14:textId="77777777" w:rsidR="00A75F71" w:rsidRPr="007A4AFC" w:rsidRDefault="00A75F71" w:rsidP="00A75F71">
      <w:pPr>
        <w:spacing w:after="200" w:line="276" w:lineRule="auto"/>
        <w:jc w:val="center"/>
        <w:rPr>
          <w:ins w:id="16380" w:author="Dr Mamadou SANOGO" w:date="2023-10-25T17:40:00Z"/>
          <w:rFonts w:ascii="Bodoni MT Black" w:eastAsia="Calibri" w:hAnsi="Bodoni MT Black"/>
          <w:b/>
          <w:color w:val="000000" w:themeColor="text1"/>
          <w:sz w:val="36"/>
          <w:lang w:eastAsia="en-US"/>
          <w:rPrChange w:id="16381" w:author="Dr Mamadou SANOGO" w:date="2023-10-25T18:15:00Z">
            <w:rPr>
              <w:ins w:id="16382" w:author="Dr Mamadou SANOGO" w:date="2023-10-25T17:40:00Z"/>
              <w:rFonts w:ascii="Bodoni MT Black" w:eastAsia="Calibri" w:hAnsi="Bodoni MT Black"/>
              <w:b/>
              <w:sz w:val="36"/>
              <w:lang w:eastAsia="en-US"/>
            </w:rPr>
          </w:rPrChange>
        </w:rPr>
      </w:pPr>
    </w:p>
    <w:p w14:paraId="6AD939F7" w14:textId="77777777" w:rsidR="00A75F71" w:rsidRPr="007A4AFC" w:rsidRDefault="00A75F71" w:rsidP="00A75F71">
      <w:pPr>
        <w:spacing w:after="200" w:line="276" w:lineRule="auto"/>
        <w:jc w:val="center"/>
        <w:rPr>
          <w:ins w:id="16383" w:author="Dr Mamadou SANOGO" w:date="2023-10-25T17:40:00Z"/>
          <w:rFonts w:ascii="Bodoni MT Black" w:eastAsia="Calibri" w:hAnsi="Bodoni MT Black"/>
          <w:b/>
          <w:color w:val="000000" w:themeColor="text1"/>
          <w:sz w:val="36"/>
          <w:lang w:eastAsia="en-US"/>
          <w:rPrChange w:id="16384" w:author="Dr Mamadou SANOGO" w:date="2023-10-25T18:15:00Z">
            <w:rPr>
              <w:ins w:id="16385" w:author="Dr Mamadou SANOGO" w:date="2023-10-25T17:40:00Z"/>
              <w:rFonts w:ascii="Bodoni MT Black" w:eastAsia="Calibri" w:hAnsi="Bodoni MT Black"/>
              <w:b/>
              <w:sz w:val="36"/>
              <w:lang w:eastAsia="en-US"/>
            </w:rPr>
          </w:rPrChange>
        </w:rPr>
      </w:pPr>
    </w:p>
    <w:p w14:paraId="2A91AF45" w14:textId="77777777" w:rsidR="00A75F71" w:rsidRPr="007A4AFC" w:rsidRDefault="00A75F71" w:rsidP="00A75F71">
      <w:pPr>
        <w:spacing w:after="200" w:line="276" w:lineRule="auto"/>
        <w:jc w:val="center"/>
        <w:rPr>
          <w:ins w:id="16386" w:author="Dr Mamadou SANOGO" w:date="2023-10-25T17:40:00Z"/>
          <w:rFonts w:ascii="Bodoni MT Black" w:eastAsia="Calibri" w:hAnsi="Bodoni MT Black"/>
          <w:b/>
          <w:color w:val="000000" w:themeColor="text1"/>
          <w:sz w:val="36"/>
          <w:lang w:eastAsia="en-US"/>
          <w:rPrChange w:id="16387" w:author="Dr Mamadou SANOGO" w:date="2023-10-25T18:15:00Z">
            <w:rPr>
              <w:ins w:id="16388" w:author="Dr Mamadou SANOGO" w:date="2023-10-25T17:40:00Z"/>
              <w:rFonts w:ascii="Bodoni MT Black" w:eastAsia="Calibri" w:hAnsi="Bodoni MT Black"/>
              <w:b/>
              <w:sz w:val="36"/>
              <w:lang w:eastAsia="en-US"/>
            </w:rPr>
          </w:rPrChange>
        </w:rPr>
      </w:pPr>
    </w:p>
    <w:p w14:paraId="31FDAB55" w14:textId="77777777" w:rsidR="00A75F71" w:rsidRPr="007A4AFC" w:rsidRDefault="00A75F71" w:rsidP="00A75F71">
      <w:pPr>
        <w:spacing w:after="200" w:line="276" w:lineRule="auto"/>
        <w:jc w:val="center"/>
        <w:rPr>
          <w:ins w:id="16389" w:author="Dr Mamadou SANOGO" w:date="2023-10-25T17:40:00Z"/>
          <w:rFonts w:ascii="Bodoni MT Black" w:eastAsia="Calibri" w:hAnsi="Bodoni MT Black"/>
          <w:b/>
          <w:color w:val="000000" w:themeColor="text1"/>
          <w:sz w:val="36"/>
          <w:lang w:eastAsia="en-US"/>
          <w:rPrChange w:id="16390" w:author="Dr Mamadou SANOGO" w:date="2023-10-25T18:15:00Z">
            <w:rPr>
              <w:ins w:id="16391" w:author="Dr Mamadou SANOGO" w:date="2023-10-25T17:40:00Z"/>
              <w:rFonts w:ascii="Bodoni MT Black" w:eastAsia="Calibri" w:hAnsi="Bodoni MT Black"/>
              <w:b/>
              <w:sz w:val="36"/>
              <w:lang w:eastAsia="en-US"/>
            </w:rPr>
          </w:rPrChange>
        </w:rPr>
      </w:pPr>
      <w:ins w:id="16392" w:author="Dr Mamadou SANOGO" w:date="2023-10-25T17:40:00Z">
        <w:r w:rsidRPr="007A4AFC">
          <w:rPr>
            <w:rFonts w:ascii="Bodoni MT Black" w:eastAsia="Calibri" w:hAnsi="Bodoni MT Black"/>
            <w:b/>
            <w:color w:val="000000" w:themeColor="text1"/>
            <w:sz w:val="36"/>
            <w:lang w:eastAsia="en-US"/>
            <w:rPrChange w:id="16393" w:author="Dr Mamadou SANOGO" w:date="2023-10-25T18:15:00Z">
              <w:rPr>
                <w:rFonts w:ascii="Bodoni MT Black" w:eastAsia="Calibri" w:hAnsi="Bodoni MT Black"/>
                <w:b/>
                <w:sz w:val="36"/>
                <w:lang w:eastAsia="en-US"/>
              </w:rPr>
            </w:rPrChange>
          </w:rPr>
          <w:t>RAPPORT D’ACTIVITES ACADEMIQUES</w:t>
        </w:r>
      </w:ins>
    </w:p>
    <w:p w14:paraId="6BA2975F" w14:textId="036BAC6E" w:rsidR="00A75F71" w:rsidRPr="007A4AFC" w:rsidRDefault="00A75F71" w:rsidP="00A75F71">
      <w:pPr>
        <w:spacing w:after="200" w:line="276" w:lineRule="auto"/>
        <w:jc w:val="center"/>
        <w:rPr>
          <w:ins w:id="16394" w:author="Dr Mamadou SANOGO" w:date="2023-10-25T17:40:00Z"/>
          <w:rFonts w:ascii="Bodoni MT Black" w:eastAsia="Calibri" w:hAnsi="Bodoni MT Black"/>
          <w:b/>
          <w:color w:val="000000" w:themeColor="text1"/>
          <w:sz w:val="36"/>
          <w:lang w:eastAsia="en-US"/>
          <w:rPrChange w:id="16395" w:author="Dr Mamadou SANOGO" w:date="2023-10-25T18:15:00Z">
            <w:rPr>
              <w:ins w:id="16396" w:author="Dr Mamadou SANOGO" w:date="2023-10-25T17:40:00Z"/>
              <w:rFonts w:ascii="Bodoni MT Black" w:eastAsia="Calibri" w:hAnsi="Bodoni MT Black"/>
              <w:b/>
              <w:sz w:val="36"/>
              <w:lang w:eastAsia="en-US"/>
            </w:rPr>
          </w:rPrChange>
        </w:rPr>
      </w:pPr>
      <w:ins w:id="16397" w:author="Dr Mamadou SANOGO" w:date="2023-10-25T17:40:00Z">
        <w:r w:rsidRPr="007A4AFC">
          <w:rPr>
            <w:rFonts w:ascii="Bodoni MT Black" w:eastAsia="Calibri" w:hAnsi="Bodoni MT Black"/>
            <w:b/>
            <w:color w:val="000000" w:themeColor="text1"/>
            <w:sz w:val="36"/>
            <w:lang w:eastAsia="en-US"/>
            <w:rPrChange w:id="16398" w:author="Dr Mamadou SANOGO" w:date="2023-10-25T18:15:00Z">
              <w:rPr>
                <w:rFonts w:ascii="Bodoni MT Black" w:eastAsia="Calibri" w:hAnsi="Bodoni MT Black"/>
                <w:b/>
                <w:sz w:val="36"/>
                <w:lang w:eastAsia="en-US"/>
              </w:rPr>
            </w:rPrChange>
          </w:rPr>
          <w:t xml:space="preserve"> FIN D’ANNEE </w:t>
        </w:r>
        <w:r w:rsidRPr="007A4AFC">
          <w:rPr>
            <w:rFonts w:ascii="Bodoni MT Black" w:eastAsia="Calibri" w:hAnsi="Bodoni MT Black"/>
            <w:b/>
            <w:color w:val="000000" w:themeColor="text1"/>
            <w:sz w:val="36"/>
            <w:lang w:eastAsia="en-US"/>
            <w:rPrChange w:id="16399" w:author="Dr Mamadou SANOGO" w:date="2023-10-25T18:15:00Z">
              <w:rPr>
                <w:rFonts w:ascii="Bodoni MT Black" w:eastAsia="Calibri" w:hAnsi="Bodoni MT Black"/>
                <w:b/>
                <w:color w:val="FF0000"/>
                <w:sz w:val="36"/>
                <w:lang w:eastAsia="en-US"/>
              </w:rPr>
            </w:rPrChange>
          </w:rPr>
          <w:t>202</w:t>
        </w:r>
      </w:ins>
      <w:ins w:id="16400" w:author="Dr Mamadou SANOGO" w:date="2023-10-25T17:41:00Z">
        <w:r w:rsidRPr="007A4AFC">
          <w:rPr>
            <w:rFonts w:ascii="Bodoni MT Black" w:eastAsia="Calibri" w:hAnsi="Bodoni MT Black"/>
            <w:b/>
            <w:color w:val="000000" w:themeColor="text1"/>
            <w:sz w:val="36"/>
            <w:lang w:eastAsia="en-US"/>
            <w:rPrChange w:id="16401" w:author="Dr Mamadou SANOGO" w:date="2023-10-25T18:15:00Z">
              <w:rPr>
                <w:rFonts w:ascii="Bodoni MT Black" w:eastAsia="Calibri" w:hAnsi="Bodoni MT Black"/>
                <w:b/>
                <w:color w:val="FF0000"/>
                <w:sz w:val="36"/>
                <w:lang w:eastAsia="en-US"/>
              </w:rPr>
            </w:rPrChange>
          </w:rPr>
          <w:t>1</w:t>
        </w:r>
      </w:ins>
      <w:ins w:id="16402" w:author="Dr Mamadou SANOGO" w:date="2023-10-25T17:40:00Z">
        <w:r w:rsidRPr="007A4AFC">
          <w:rPr>
            <w:rFonts w:ascii="Bodoni MT Black" w:eastAsia="Calibri" w:hAnsi="Bodoni MT Black"/>
            <w:b/>
            <w:color w:val="000000" w:themeColor="text1"/>
            <w:sz w:val="36"/>
            <w:lang w:eastAsia="en-US"/>
            <w:rPrChange w:id="16403" w:author="Dr Mamadou SANOGO" w:date="2023-10-25T18:15:00Z">
              <w:rPr>
                <w:rFonts w:ascii="Bodoni MT Black" w:eastAsia="Calibri" w:hAnsi="Bodoni MT Black"/>
                <w:b/>
                <w:color w:val="FF0000"/>
                <w:sz w:val="36"/>
                <w:lang w:eastAsia="en-US"/>
              </w:rPr>
            </w:rPrChange>
          </w:rPr>
          <w:t>-202</w:t>
        </w:r>
      </w:ins>
      <w:ins w:id="16404" w:author="Dr Mamadou SANOGO" w:date="2023-10-25T17:42:00Z">
        <w:r w:rsidRPr="007A4AFC">
          <w:rPr>
            <w:rFonts w:ascii="Bodoni MT Black" w:eastAsia="Calibri" w:hAnsi="Bodoni MT Black"/>
            <w:b/>
            <w:color w:val="000000" w:themeColor="text1"/>
            <w:sz w:val="36"/>
            <w:lang w:eastAsia="en-US"/>
            <w:rPrChange w:id="16405" w:author="Dr Mamadou SANOGO" w:date="2023-10-25T18:15:00Z">
              <w:rPr>
                <w:rFonts w:ascii="Bodoni MT Black" w:eastAsia="Calibri" w:hAnsi="Bodoni MT Black"/>
                <w:b/>
                <w:color w:val="FF0000"/>
                <w:sz w:val="36"/>
                <w:lang w:eastAsia="en-US"/>
              </w:rPr>
            </w:rPrChange>
          </w:rPr>
          <w:t>2</w:t>
        </w:r>
      </w:ins>
    </w:p>
    <w:p w14:paraId="5795F9E4" w14:textId="77777777" w:rsidR="00A75F71" w:rsidRPr="007A4AFC" w:rsidRDefault="00A75F71" w:rsidP="00A75F71">
      <w:pPr>
        <w:spacing w:after="200" w:line="276" w:lineRule="auto"/>
        <w:rPr>
          <w:ins w:id="16406" w:author="Dr Mamadou SANOGO" w:date="2023-10-25T17:40:00Z"/>
          <w:rFonts w:ascii="Bernard MT Condensed" w:eastAsia="Calibri" w:hAnsi="Bernard MT Condensed"/>
          <w:color w:val="000000" w:themeColor="text1"/>
          <w:sz w:val="44"/>
          <w:lang w:eastAsia="en-US"/>
          <w:rPrChange w:id="16407" w:author="Dr Mamadou SANOGO" w:date="2023-10-25T18:15:00Z">
            <w:rPr>
              <w:ins w:id="16408" w:author="Dr Mamadou SANOGO" w:date="2023-10-25T17:40:00Z"/>
              <w:rFonts w:ascii="Bernard MT Condensed" w:eastAsia="Calibri" w:hAnsi="Bernard MT Condensed"/>
              <w:sz w:val="44"/>
              <w:lang w:eastAsia="en-US"/>
            </w:rPr>
          </w:rPrChange>
        </w:rPr>
      </w:pPr>
    </w:p>
    <w:p w14:paraId="2FA08CB3" w14:textId="77777777" w:rsidR="00A75F71" w:rsidRPr="007A4AFC" w:rsidRDefault="00A75F71" w:rsidP="00A75F71">
      <w:pPr>
        <w:spacing w:after="200" w:line="276" w:lineRule="auto"/>
        <w:rPr>
          <w:ins w:id="16409" w:author="Dr Mamadou SANOGO" w:date="2023-10-25T17:40:00Z"/>
          <w:rFonts w:ascii="Bernard MT Condensed" w:eastAsia="Calibri" w:hAnsi="Bernard MT Condensed"/>
          <w:color w:val="000000" w:themeColor="text1"/>
          <w:sz w:val="44"/>
          <w:lang w:eastAsia="en-US"/>
          <w:rPrChange w:id="16410" w:author="Dr Mamadou SANOGO" w:date="2023-10-25T18:15:00Z">
            <w:rPr>
              <w:ins w:id="16411" w:author="Dr Mamadou SANOGO" w:date="2023-10-25T17:40:00Z"/>
              <w:rFonts w:ascii="Bernard MT Condensed" w:eastAsia="Calibri" w:hAnsi="Bernard MT Condensed"/>
              <w:sz w:val="44"/>
              <w:lang w:eastAsia="en-US"/>
            </w:rPr>
          </w:rPrChange>
        </w:rPr>
      </w:pPr>
    </w:p>
    <w:p w14:paraId="3D4285F2" w14:textId="77777777" w:rsidR="00A75F71" w:rsidRPr="007A4AFC" w:rsidRDefault="00A75F71" w:rsidP="00A75F71">
      <w:pPr>
        <w:spacing w:after="200" w:line="276" w:lineRule="auto"/>
        <w:rPr>
          <w:ins w:id="16412" w:author="Dr Mamadou SANOGO" w:date="2023-10-25T17:40:00Z"/>
          <w:rFonts w:ascii="Bernard MT Condensed" w:eastAsia="Calibri" w:hAnsi="Bernard MT Condensed"/>
          <w:color w:val="000000" w:themeColor="text1"/>
          <w:sz w:val="44"/>
          <w:lang w:eastAsia="en-US"/>
          <w:rPrChange w:id="16413" w:author="Dr Mamadou SANOGO" w:date="2023-10-25T18:15:00Z">
            <w:rPr>
              <w:ins w:id="16414" w:author="Dr Mamadou SANOGO" w:date="2023-10-25T17:40:00Z"/>
              <w:rFonts w:ascii="Bernard MT Condensed" w:eastAsia="Calibri" w:hAnsi="Bernard MT Condensed"/>
              <w:sz w:val="44"/>
              <w:lang w:eastAsia="en-US"/>
            </w:rPr>
          </w:rPrChange>
        </w:rPr>
      </w:pPr>
    </w:p>
    <w:p w14:paraId="3C19635D" w14:textId="77777777" w:rsidR="00A75F71" w:rsidRPr="007A4AFC" w:rsidRDefault="00A75F71" w:rsidP="00A75F71">
      <w:pPr>
        <w:spacing w:after="200" w:line="276" w:lineRule="auto"/>
        <w:rPr>
          <w:ins w:id="16415" w:author="Dr Mamadou SANOGO" w:date="2023-10-25T17:40:00Z"/>
          <w:rFonts w:ascii="Bernard MT Condensed" w:eastAsia="Calibri" w:hAnsi="Bernard MT Condensed" w:cs="Calibri"/>
          <w:b/>
          <w:color w:val="000000" w:themeColor="text1"/>
          <w:sz w:val="32"/>
          <w:u w:val="single"/>
          <w:lang w:eastAsia="en-US"/>
          <w:rPrChange w:id="16416" w:author="Dr Mamadou SANOGO" w:date="2023-10-25T18:15:00Z">
            <w:rPr>
              <w:ins w:id="16417" w:author="Dr Mamadou SANOGO" w:date="2023-10-25T17:40:00Z"/>
              <w:rFonts w:ascii="Bernard MT Condensed" w:eastAsia="Calibri" w:hAnsi="Bernard MT Condensed" w:cs="Calibri"/>
              <w:b/>
              <w:sz w:val="32"/>
              <w:u w:val="single"/>
              <w:lang w:eastAsia="en-US"/>
            </w:rPr>
          </w:rPrChange>
        </w:rPr>
      </w:pPr>
    </w:p>
    <w:p w14:paraId="3505C772" w14:textId="77777777" w:rsidR="00A75F71" w:rsidRPr="007A4AFC" w:rsidRDefault="00A75F71" w:rsidP="00A75F71">
      <w:pPr>
        <w:spacing w:after="200" w:line="276" w:lineRule="auto"/>
        <w:rPr>
          <w:ins w:id="16418" w:author="Dr Mamadou SANOGO" w:date="2023-10-25T17:40:00Z"/>
          <w:rFonts w:ascii="Bernard MT Condensed" w:eastAsia="Calibri" w:hAnsi="Bernard MT Condensed" w:cs="Calibri"/>
          <w:b/>
          <w:color w:val="000000" w:themeColor="text1"/>
          <w:sz w:val="32"/>
          <w:u w:val="single"/>
          <w:lang w:eastAsia="en-US"/>
          <w:rPrChange w:id="16419" w:author="Dr Mamadou SANOGO" w:date="2023-10-25T18:15:00Z">
            <w:rPr>
              <w:ins w:id="16420" w:author="Dr Mamadou SANOGO" w:date="2023-10-25T17:40:00Z"/>
              <w:rFonts w:ascii="Bernard MT Condensed" w:eastAsia="Calibri" w:hAnsi="Bernard MT Condensed" w:cs="Calibri"/>
              <w:b/>
              <w:sz w:val="32"/>
              <w:u w:val="single"/>
              <w:lang w:eastAsia="en-US"/>
            </w:rPr>
          </w:rPrChange>
        </w:rPr>
      </w:pPr>
    </w:p>
    <w:p w14:paraId="39C12007" w14:textId="77777777" w:rsidR="00A75F71" w:rsidRPr="007A4AFC" w:rsidRDefault="00A75F71" w:rsidP="00A75F71">
      <w:pPr>
        <w:spacing w:after="200" w:line="276" w:lineRule="auto"/>
        <w:rPr>
          <w:ins w:id="16421" w:author="Dr Mamadou SANOGO" w:date="2023-10-25T17:40:00Z"/>
          <w:rFonts w:ascii="Bernard MT Condensed" w:eastAsia="Calibri" w:hAnsi="Bernard MT Condensed" w:cs="Calibri"/>
          <w:b/>
          <w:color w:val="000000" w:themeColor="text1"/>
          <w:sz w:val="32"/>
          <w:u w:val="single"/>
          <w:lang w:eastAsia="en-US"/>
          <w:rPrChange w:id="16422" w:author="Dr Mamadou SANOGO" w:date="2023-10-25T18:15:00Z">
            <w:rPr>
              <w:ins w:id="16423" w:author="Dr Mamadou SANOGO" w:date="2023-10-25T17:40:00Z"/>
              <w:rFonts w:ascii="Bernard MT Condensed" w:eastAsia="Calibri" w:hAnsi="Bernard MT Condensed" w:cs="Calibri"/>
              <w:b/>
              <w:sz w:val="32"/>
              <w:u w:val="single"/>
              <w:lang w:eastAsia="en-US"/>
            </w:rPr>
          </w:rPrChange>
        </w:rPr>
      </w:pPr>
    </w:p>
    <w:p w14:paraId="40F68E8D" w14:textId="77777777" w:rsidR="00A75F71" w:rsidRPr="007A4AFC" w:rsidRDefault="00A75F71" w:rsidP="00A75F71">
      <w:pPr>
        <w:spacing w:after="200" w:line="276" w:lineRule="auto"/>
        <w:rPr>
          <w:ins w:id="16424" w:author="Dr Mamadou SANOGO" w:date="2023-10-25T17:40:00Z"/>
          <w:rFonts w:ascii="Bernard MT Condensed" w:eastAsia="Calibri" w:hAnsi="Bernard MT Condensed" w:cs="Calibri"/>
          <w:b/>
          <w:color w:val="000000" w:themeColor="text1"/>
          <w:sz w:val="32"/>
          <w:u w:val="single"/>
          <w:lang w:eastAsia="en-US"/>
          <w:rPrChange w:id="16425" w:author="Dr Mamadou SANOGO" w:date="2023-10-25T18:15:00Z">
            <w:rPr>
              <w:ins w:id="16426" w:author="Dr Mamadou SANOGO" w:date="2023-10-25T17:40:00Z"/>
              <w:rFonts w:ascii="Bernard MT Condensed" w:eastAsia="Calibri" w:hAnsi="Bernard MT Condensed" w:cs="Calibri"/>
              <w:b/>
              <w:sz w:val="32"/>
              <w:u w:val="single"/>
              <w:lang w:eastAsia="en-US"/>
            </w:rPr>
          </w:rPrChange>
        </w:rPr>
      </w:pPr>
    </w:p>
    <w:p w14:paraId="4DC7812D" w14:textId="77777777" w:rsidR="00A75F71" w:rsidRPr="007A4AFC" w:rsidRDefault="00A75F71" w:rsidP="00A75F71">
      <w:pPr>
        <w:spacing w:after="200" w:line="276" w:lineRule="auto"/>
        <w:rPr>
          <w:ins w:id="16427" w:author="Dr Mamadou SANOGO" w:date="2023-10-25T17:40:00Z"/>
          <w:rFonts w:ascii="Bernard MT Condensed" w:eastAsia="Calibri" w:hAnsi="Bernard MT Condensed" w:cs="Calibri"/>
          <w:b/>
          <w:color w:val="000000" w:themeColor="text1"/>
          <w:sz w:val="32"/>
          <w:u w:val="single"/>
          <w:lang w:eastAsia="en-US"/>
          <w:rPrChange w:id="16428" w:author="Dr Mamadou SANOGO" w:date="2023-10-25T18:15:00Z">
            <w:rPr>
              <w:ins w:id="16429" w:author="Dr Mamadou SANOGO" w:date="2023-10-25T17:40:00Z"/>
              <w:rFonts w:ascii="Bernard MT Condensed" w:eastAsia="Calibri" w:hAnsi="Bernard MT Condensed" w:cs="Calibri"/>
              <w:b/>
              <w:sz w:val="32"/>
              <w:u w:val="single"/>
              <w:lang w:eastAsia="en-US"/>
            </w:rPr>
          </w:rPrChange>
        </w:rPr>
      </w:pPr>
    </w:p>
    <w:p w14:paraId="79B37FE6" w14:textId="77777777" w:rsidR="00A75F71" w:rsidRPr="007A4AFC" w:rsidRDefault="00A75F71" w:rsidP="00A75F71">
      <w:pPr>
        <w:spacing w:after="200" w:line="276" w:lineRule="auto"/>
        <w:rPr>
          <w:ins w:id="16430" w:author="Dr Mamadou SANOGO" w:date="2023-10-25T17:40:00Z"/>
          <w:rFonts w:ascii="Bernard MT Condensed" w:eastAsia="Calibri" w:hAnsi="Bernard MT Condensed" w:cs="Calibri"/>
          <w:b/>
          <w:color w:val="000000" w:themeColor="text1"/>
          <w:sz w:val="32"/>
          <w:u w:val="single"/>
          <w:lang w:eastAsia="en-US"/>
          <w:rPrChange w:id="16431" w:author="Dr Mamadou SANOGO" w:date="2023-10-25T18:15:00Z">
            <w:rPr>
              <w:ins w:id="16432" w:author="Dr Mamadou SANOGO" w:date="2023-10-25T17:40:00Z"/>
              <w:rFonts w:ascii="Bernard MT Condensed" w:eastAsia="Calibri" w:hAnsi="Bernard MT Condensed" w:cs="Calibri"/>
              <w:b/>
              <w:sz w:val="32"/>
              <w:u w:val="single"/>
              <w:lang w:eastAsia="en-US"/>
            </w:rPr>
          </w:rPrChange>
        </w:rPr>
      </w:pPr>
    </w:p>
    <w:p w14:paraId="763E919D" w14:textId="77777777" w:rsidR="00A75F71" w:rsidRPr="007A4AFC" w:rsidRDefault="00A75F71" w:rsidP="00A75F71">
      <w:pPr>
        <w:spacing w:after="200" w:line="276" w:lineRule="auto"/>
        <w:rPr>
          <w:ins w:id="16433" w:author="Dr Mamadou SANOGO" w:date="2023-10-25T17:40:00Z"/>
          <w:rFonts w:ascii="Bernard MT Condensed" w:eastAsia="Calibri" w:hAnsi="Bernard MT Condensed" w:cs="Calibri"/>
          <w:b/>
          <w:color w:val="000000" w:themeColor="text1"/>
          <w:sz w:val="32"/>
          <w:u w:val="single"/>
          <w:lang w:eastAsia="en-US"/>
          <w:rPrChange w:id="16434" w:author="Dr Mamadou SANOGO" w:date="2023-10-25T18:15:00Z">
            <w:rPr>
              <w:ins w:id="16435" w:author="Dr Mamadou SANOGO" w:date="2023-10-25T17:40:00Z"/>
              <w:rFonts w:ascii="Bernard MT Condensed" w:eastAsia="Calibri" w:hAnsi="Bernard MT Condensed" w:cs="Calibri"/>
              <w:b/>
              <w:sz w:val="32"/>
              <w:u w:val="single"/>
              <w:lang w:eastAsia="en-US"/>
            </w:rPr>
          </w:rPrChange>
        </w:rPr>
      </w:pPr>
    </w:p>
    <w:p w14:paraId="4C061C04" w14:textId="34835483" w:rsidR="00A75F71" w:rsidRPr="007A4AFC" w:rsidRDefault="00A75F71" w:rsidP="00D81BFF">
      <w:pPr>
        <w:shd w:val="clear" w:color="auto" w:fill="FFFFFF"/>
        <w:spacing w:line="240" w:lineRule="auto"/>
        <w:ind w:right="9"/>
        <w:jc w:val="center"/>
        <w:rPr>
          <w:ins w:id="16436" w:author="Dr Mamadou SANOGO" w:date="2023-10-25T17:38:00Z"/>
          <w:b/>
          <w:color w:val="000000" w:themeColor="text1"/>
          <w:sz w:val="44"/>
          <w:rPrChange w:id="16437" w:author="Dr Mamadou SANOGO" w:date="2023-10-25T18:15:00Z">
            <w:rPr>
              <w:ins w:id="16438" w:author="Dr Mamadou SANOGO" w:date="2023-10-25T17:38:00Z"/>
              <w:b/>
              <w:sz w:val="44"/>
            </w:rPr>
          </w:rPrChange>
        </w:rPr>
      </w:pPr>
      <w:ins w:id="16439" w:author="Dr Mamadou SANOGO" w:date="2023-10-25T17:40:00Z">
        <w:r w:rsidRPr="007A4AFC">
          <w:rPr>
            <w:b/>
            <w:color w:val="000000" w:themeColor="text1"/>
            <w:sz w:val="44"/>
            <w:rPrChange w:id="16440" w:author="Dr Mamadou SANOGO" w:date="2023-10-25T18:15:00Z">
              <w:rPr>
                <w:b/>
                <w:sz w:val="44"/>
              </w:rPr>
            </w:rPrChange>
          </w:rPr>
          <w:t xml:space="preserve">   </w:t>
        </w:r>
      </w:ins>
    </w:p>
    <w:p w14:paraId="6D958A7C" w14:textId="66C7AB96" w:rsidR="00A75F71" w:rsidRPr="007A4AFC" w:rsidRDefault="00A75F71" w:rsidP="00D81BFF">
      <w:pPr>
        <w:shd w:val="clear" w:color="auto" w:fill="FFFFFF"/>
        <w:spacing w:line="240" w:lineRule="auto"/>
        <w:ind w:right="9"/>
        <w:jc w:val="center"/>
        <w:rPr>
          <w:ins w:id="16441" w:author="Dr Mamadou SANOGO" w:date="2023-10-25T17:38:00Z"/>
          <w:b/>
          <w:color w:val="000000" w:themeColor="text1"/>
          <w:sz w:val="44"/>
          <w:rPrChange w:id="16442" w:author="Dr Mamadou SANOGO" w:date="2023-10-25T18:15:00Z">
            <w:rPr>
              <w:ins w:id="16443" w:author="Dr Mamadou SANOGO" w:date="2023-10-25T17:38:00Z"/>
              <w:b/>
              <w:sz w:val="44"/>
            </w:rPr>
          </w:rPrChange>
        </w:rPr>
      </w:pPr>
    </w:p>
    <w:p w14:paraId="150E86D1" w14:textId="6E6AFAEB" w:rsidR="00A75F71" w:rsidRPr="007A4AFC" w:rsidRDefault="00A75F71" w:rsidP="00D81BFF">
      <w:pPr>
        <w:shd w:val="clear" w:color="auto" w:fill="FFFFFF"/>
        <w:spacing w:line="240" w:lineRule="auto"/>
        <w:ind w:right="9"/>
        <w:jc w:val="center"/>
        <w:rPr>
          <w:ins w:id="16444" w:author="Dr Mamadou SANOGO" w:date="2023-10-25T17:38:00Z"/>
          <w:b/>
          <w:color w:val="000000" w:themeColor="text1"/>
          <w:sz w:val="44"/>
          <w:rPrChange w:id="16445" w:author="Dr Mamadou SANOGO" w:date="2023-10-25T18:15:00Z">
            <w:rPr>
              <w:ins w:id="16446" w:author="Dr Mamadou SANOGO" w:date="2023-10-25T17:38:00Z"/>
              <w:b/>
              <w:sz w:val="44"/>
            </w:rPr>
          </w:rPrChange>
        </w:rPr>
      </w:pPr>
    </w:p>
    <w:p w14:paraId="1929017C" w14:textId="4BEEFFB8" w:rsidR="00A75F71" w:rsidRPr="007A4AFC" w:rsidRDefault="00A75F71" w:rsidP="00D81BFF">
      <w:pPr>
        <w:shd w:val="clear" w:color="auto" w:fill="FFFFFF"/>
        <w:spacing w:line="240" w:lineRule="auto"/>
        <w:ind w:right="9"/>
        <w:jc w:val="center"/>
        <w:rPr>
          <w:ins w:id="16447" w:author="Dr Mamadou SANOGO" w:date="2023-10-25T17:38:00Z"/>
          <w:b/>
          <w:color w:val="000000" w:themeColor="text1"/>
          <w:sz w:val="44"/>
          <w:rPrChange w:id="16448" w:author="Dr Mamadou SANOGO" w:date="2023-10-25T18:15:00Z">
            <w:rPr>
              <w:ins w:id="16449" w:author="Dr Mamadou SANOGO" w:date="2023-10-25T17:38:00Z"/>
              <w:b/>
              <w:sz w:val="44"/>
            </w:rPr>
          </w:rPrChange>
        </w:rPr>
      </w:pPr>
    </w:p>
    <w:p w14:paraId="2AD52364" w14:textId="1E50324A" w:rsidR="00A75F71" w:rsidRPr="007A4AFC" w:rsidRDefault="00A75F71" w:rsidP="00D81BFF">
      <w:pPr>
        <w:shd w:val="clear" w:color="auto" w:fill="FFFFFF"/>
        <w:spacing w:line="240" w:lineRule="auto"/>
        <w:ind w:right="9"/>
        <w:jc w:val="center"/>
        <w:rPr>
          <w:ins w:id="16450" w:author="Dr Mamadou SANOGO" w:date="2023-10-25T17:38:00Z"/>
          <w:b/>
          <w:color w:val="000000" w:themeColor="text1"/>
          <w:sz w:val="44"/>
          <w:rPrChange w:id="16451" w:author="Dr Mamadou SANOGO" w:date="2023-10-25T18:15:00Z">
            <w:rPr>
              <w:ins w:id="16452" w:author="Dr Mamadou SANOGO" w:date="2023-10-25T17:38:00Z"/>
              <w:b/>
              <w:sz w:val="44"/>
            </w:rPr>
          </w:rPrChange>
        </w:rPr>
      </w:pPr>
    </w:p>
    <w:p w14:paraId="05A61362" w14:textId="08966E95" w:rsidR="00A75F71" w:rsidRPr="007A4AFC" w:rsidRDefault="00A75F71" w:rsidP="00D81BFF">
      <w:pPr>
        <w:shd w:val="clear" w:color="auto" w:fill="FFFFFF"/>
        <w:spacing w:line="240" w:lineRule="auto"/>
        <w:ind w:right="9"/>
        <w:jc w:val="center"/>
        <w:rPr>
          <w:ins w:id="16453" w:author="Dr Mamadou SANOGO" w:date="2023-10-25T17:39:00Z"/>
          <w:b/>
          <w:color w:val="000000" w:themeColor="text1"/>
          <w:sz w:val="44"/>
          <w:rPrChange w:id="16454" w:author="Dr Mamadou SANOGO" w:date="2023-10-25T18:15:00Z">
            <w:rPr>
              <w:ins w:id="16455" w:author="Dr Mamadou SANOGO" w:date="2023-10-25T17:39:00Z"/>
              <w:b/>
              <w:sz w:val="44"/>
            </w:rPr>
          </w:rPrChange>
        </w:rPr>
      </w:pPr>
    </w:p>
    <w:p w14:paraId="382E9398" w14:textId="44A4112C" w:rsidR="00A75F71" w:rsidRPr="007A4AFC" w:rsidRDefault="00A75F71">
      <w:pPr>
        <w:shd w:val="clear" w:color="auto" w:fill="FFFFFF"/>
        <w:spacing w:line="240" w:lineRule="auto"/>
        <w:ind w:right="9"/>
        <w:jc w:val="left"/>
        <w:rPr>
          <w:ins w:id="16456" w:author="Dr Mamadou SANOGO" w:date="2023-10-25T17:39:00Z"/>
          <w:b/>
          <w:color w:val="000000" w:themeColor="text1"/>
          <w:sz w:val="44"/>
          <w:rPrChange w:id="16457" w:author="Dr Mamadou SANOGO" w:date="2023-10-25T18:15:00Z">
            <w:rPr>
              <w:ins w:id="16458" w:author="Dr Mamadou SANOGO" w:date="2023-10-25T17:39:00Z"/>
              <w:b/>
              <w:sz w:val="44"/>
            </w:rPr>
          </w:rPrChange>
        </w:rPr>
        <w:pPrChange w:id="16459" w:author="Dr Mamadou SANOGO" w:date="2023-10-25T17:43:00Z">
          <w:pPr>
            <w:shd w:val="clear" w:color="auto" w:fill="FFFFFF"/>
            <w:spacing w:line="240" w:lineRule="auto"/>
            <w:ind w:right="9"/>
            <w:jc w:val="center"/>
          </w:pPr>
        </w:pPrChange>
      </w:pPr>
    </w:p>
    <w:p w14:paraId="5AFE4318" w14:textId="77777777" w:rsidR="00A75F71" w:rsidRPr="007A4AFC" w:rsidRDefault="00A75F71">
      <w:pPr>
        <w:shd w:val="clear" w:color="auto" w:fill="FFFFFF"/>
        <w:spacing w:line="240" w:lineRule="auto"/>
        <w:ind w:right="9"/>
        <w:jc w:val="left"/>
        <w:rPr>
          <w:ins w:id="16460" w:author="Dr Mamadou SANOGO" w:date="2023-10-25T15:02:00Z"/>
          <w:b/>
          <w:color w:val="000000" w:themeColor="text1"/>
          <w:sz w:val="44"/>
          <w:rPrChange w:id="16461" w:author="Dr Mamadou SANOGO" w:date="2023-10-25T18:15:00Z">
            <w:rPr>
              <w:ins w:id="16462" w:author="Dr Mamadou SANOGO" w:date="2023-10-25T15:02:00Z"/>
              <w:b/>
              <w:sz w:val="44"/>
            </w:rPr>
          </w:rPrChange>
        </w:rPr>
        <w:pPrChange w:id="16463" w:author="Dr Mamadou SANOGO" w:date="2023-10-25T17:42:00Z">
          <w:pPr>
            <w:shd w:val="clear" w:color="auto" w:fill="FFFFFF"/>
            <w:spacing w:line="240" w:lineRule="auto"/>
            <w:ind w:right="9"/>
            <w:jc w:val="center"/>
          </w:pPr>
        </w:pPrChange>
      </w:pPr>
    </w:p>
    <w:p w14:paraId="37E1F070" w14:textId="3C72F23A" w:rsidR="00D81BFF" w:rsidRPr="007A4AFC" w:rsidRDefault="00D81BFF" w:rsidP="00D81BFF">
      <w:pPr>
        <w:shd w:val="clear" w:color="auto" w:fill="FFFFFF"/>
        <w:spacing w:line="240" w:lineRule="auto"/>
        <w:ind w:right="9"/>
        <w:jc w:val="center"/>
        <w:rPr>
          <w:ins w:id="16464" w:author="Dr Mamadou SANOGO" w:date="2023-10-25T17:59:00Z"/>
          <w:b/>
          <w:color w:val="000000" w:themeColor="text1"/>
          <w:sz w:val="44"/>
          <w:rPrChange w:id="16465" w:author="Dr Mamadou SANOGO" w:date="2023-10-25T18:15:00Z">
            <w:rPr>
              <w:ins w:id="16466" w:author="Dr Mamadou SANOGO" w:date="2023-10-25T17:59:00Z"/>
              <w:b/>
              <w:sz w:val="44"/>
            </w:rPr>
          </w:rPrChange>
        </w:rPr>
      </w:pPr>
      <w:ins w:id="16467" w:author="Dr Mamadou SANOGO" w:date="2023-10-25T15:02:00Z">
        <w:r w:rsidRPr="007A4AFC">
          <w:rPr>
            <w:b/>
            <w:color w:val="000000" w:themeColor="text1"/>
            <w:sz w:val="44"/>
            <w:rPrChange w:id="16468" w:author="Dr Mamadou SANOGO" w:date="2023-10-25T18:15:00Z">
              <w:rPr>
                <w:b/>
                <w:sz w:val="44"/>
              </w:rPr>
            </w:rPrChange>
          </w:rPr>
          <w:t>Annexe n°0</w:t>
        </w:r>
      </w:ins>
      <w:ins w:id="16469" w:author="Dr Mamadou SANOGO" w:date="2023-10-25T17:42:00Z">
        <w:r w:rsidR="00A75F71" w:rsidRPr="007A4AFC">
          <w:rPr>
            <w:b/>
            <w:color w:val="000000" w:themeColor="text1"/>
            <w:sz w:val="44"/>
            <w:rPrChange w:id="16470" w:author="Dr Mamadou SANOGO" w:date="2023-10-25T18:15:00Z">
              <w:rPr>
                <w:b/>
                <w:sz w:val="44"/>
              </w:rPr>
            </w:rPrChange>
          </w:rPr>
          <w:t>29</w:t>
        </w:r>
      </w:ins>
      <w:ins w:id="16471" w:author="Dr Mamadou SANOGO" w:date="2023-10-25T15:02:00Z">
        <w:r w:rsidRPr="007A4AFC">
          <w:rPr>
            <w:b/>
            <w:color w:val="000000" w:themeColor="text1"/>
            <w:sz w:val="44"/>
            <w:rPrChange w:id="16472" w:author="Dr Mamadou SANOGO" w:date="2023-10-25T18:15:00Z">
              <w:rPr>
                <w:b/>
                <w:sz w:val="44"/>
              </w:rPr>
            </w:rPrChange>
          </w:rPr>
          <w:t> : Carnet</w:t>
        </w:r>
      </w:ins>
      <w:ins w:id="16473" w:author="Dr Mamadou SANOGO" w:date="2023-10-25T17:42:00Z">
        <w:r w:rsidR="00A75F71" w:rsidRPr="007A4AFC">
          <w:rPr>
            <w:b/>
            <w:color w:val="000000" w:themeColor="text1"/>
            <w:sz w:val="44"/>
            <w:rPrChange w:id="16474" w:author="Dr Mamadou SANOGO" w:date="2023-10-25T18:15:00Z">
              <w:rPr>
                <w:b/>
                <w:sz w:val="44"/>
              </w:rPr>
            </w:rPrChange>
          </w:rPr>
          <w:t>s</w:t>
        </w:r>
      </w:ins>
      <w:ins w:id="16475" w:author="Dr Mamadou SANOGO" w:date="2023-10-25T15:02:00Z">
        <w:r w:rsidRPr="007A4AFC">
          <w:rPr>
            <w:b/>
            <w:color w:val="000000" w:themeColor="text1"/>
            <w:sz w:val="44"/>
            <w:rPrChange w:id="16476" w:author="Dr Mamadou SANOGO" w:date="2023-10-25T18:15:00Z">
              <w:rPr>
                <w:b/>
                <w:sz w:val="44"/>
              </w:rPr>
            </w:rPrChange>
          </w:rPr>
          <w:t xml:space="preserve"> de stage</w:t>
        </w:r>
      </w:ins>
    </w:p>
    <w:p w14:paraId="20C35E49" w14:textId="0518C8CA" w:rsidR="00744A71" w:rsidRPr="007A4AFC" w:rsidRDefault="00744A71" w:rsidP="00D81BFF">
      <w:pPr>
        <w:shd w:val="clear" w:color="auto" w:fill="FFFFFF"/>
        <w:spacing w:line="240" w:lineRule="auto"/>
        <w:ind w:right="9"/>
        <w:jc w:val="center"/>
        <w:rPr>
          <w:ins w:id="16477" w:author="Dr Mamadou SANOGO" w:date="2023-10-25T17:59:00Z"/>
          <w:b/>
          <w:color w:val="000000" w:themeColor="text1"/>
          <w:sz w:val="44"/>
          <w:rPrChange w:id="16478" w:author="Dr Mamadou SANOGO" w:date="2023-10-25T18:15:00Z">
            <w:rPr>
              <w:ins w:id="16479" w:author="Dr Mamadou SANOGO" w:date="2023-10-25T17:59:00Z"/>
              <w:b/>
              <w:sz w:val="44"/>
            </w:rPr>
          </w:rPrChange>
        </w:rPr>
      </w:pPr>
    </w:p>
    <w:p w14:paraId="22DB9AA4" w14:textId="156FA3EF" w:rsidR="00744A71" w:rsidRPr="007A4AFC" w:rsidRDefault="00744A71" w:rsidP="00D81BFF">
      <w:pPr>
        <w:shd w:val="clear" w:color="auto" w:fill="FFFFFF"/>
        <w:spacing w:line="240" w:lineRule="auto"/>
        <w:ind w:right="9"/>
        <w:jc w:val="center"/>
        <w:rPr>
          <w:ins w:id="16480" w:author="Dr Mamadou SANOGO" w:date="2023-10-25T17:59:00Z"/>
          <w:b/>
          <w:color w:val="000000" w:themeColor="text1"/>
          <w:sz w:val="44"/>
          <w:rPrChange w:id="16481" w:author="Dr Mamadou SANOGO" w:date="2023-10-25T18:15:00Z">
            <w:rPr>
              <w:ins w:id="16482" w:author="Dr Mamadou SANOGO" w:date="2023-10-25T17:59:00Z"/>
              <w:b/>
              <w:sz w:val="44"/>
            </w:rPr>
          </w:rPrChange>
        </w:rPr>
      </w:pPr>
    </w:p>
    <w:p w14:paraId="76F0CF87" w14:textId="61BC5144" w:rsidR="00744A71" w:rsidRPr="007A4AFC" w:rsidRDefault="00744A71" w:rsidP="00D81BFF">
      <w:pPr>
        <w:shd w:val="clear" w:color="auto" w:fill="FFFFFF"/>
        <w:spacing w:line="240" w:lineRule="auto"/>
        <w:ind w:right="9"/>
        <w:jc w:val="center"/>
        <w:rPr>
          <w:ins w:id="16483" w:author="Dr Mamadou SANOGO" w:date="2023-10-25T17:59:00Z"/>
          <w:b/>
          <w:color w:val="000000" w:themeColor="text1"/>
          <w:sz w:val="44"/>
          <w:rPrChange w:id="16484" w:author="Dr Mamadou SANOGO" w:date="2023-10-25T18:15:00Z">
            <w:rPr>
              <w:ins w:id="16485" w:author="Dr Mamadou SANOGO" w:date="2023-10-25T17:59:00Z"/>
              <w:b/>
              <w:sz w:val="44"/>
            </w:rPr>
          </w:rPrChange>
        </w:rPr>
      </w:pPr>
    </w:p>
    <w:p w14:paraId="108680E9" w14:textId="63035032" w:rsidR="00744A71" w:rsidRPr="007A4AFC" w:rsidRDefault="00744A71" w:rsidP="00D81BFF">
      <w:pPr>
        <w:shd w:val="clear" w:color="auto" w:fill="FFFFFF"/>
        <w:spacing w:line="240" w:lineRule="auto"/>
        <w:ind w:right="9"/>
        <w:jc w:val="center"/>
        <w:rPr>
          <w:ins w:id="16486" w:author="Dr Mamadou SANOGO" w:date="2023-10-25T17:59:00Z"/>
          <w:b/>
          <w:color w:val="000000" w:themeColor="text1"/>
          <w:sz w:val="44"/>
          <w:rPrChange w:id="16487" w:author="Dr Mamadou SANOGO" w:date="2023-10-25T18:15:00Z">
            <w:rPr>
              <w:ins w:id="16488" w:author="Dr Mamadou SANOGO" w:date="2023-10-25T17:59:00Z"/>
              <w:b/>
              <w:sz w:val="44"/>
            </w:rPr>
          </w:rPrChange>
        </w:rPr>
      </w:pPr>
    </w:p>
    <w:p w14:paraId="11286F94" w14:textId="1AEAAD24" w:rsidR="00744A71" w:rsidRPr="007A4AFC" w:rsidRDefault="00744A71" w:rsidP="00D81BFF">
      <w:pPr>
        <w:shd w:val="clear" w:color="auto" w:fill="FFFFFF"/>
        <w:spacing w:line="240" w:lineRule="auto"/>
        <w:ind w:right="9"/>
        <w:jc w:val="center"/>
        <w:rPr>
          <w:ins w:id="16489" w:author="Dr Mamadou SANOGO" w:date="2023-10-25T17:59:00Z"/>
          <w:b/>
          <w:color w:val="000000" w:themeColor="text1"/>
          <w:sz w:val="44"/>
          <w:rPrChange w:id="16490" w:author="Dr Mamadou SANOGO" w:date="2023-10-25T18:15:00Z">
            <w:rPr>
              <w:ins w:id="16491" w:author="Dr Mamadou SANOGO" w:date="2023-10-25T17:59:00Z"/>
              <w:b/>
              <w:sz w:val="44"/>
            </w:rPr>
          </w:rPrChange>
        </w:rPr>
      </w:pPr>
    </w:p>
    <w:p w14:paraId="38010E07" w14:textId="344C9B67" w:rsidR="00744A71" w:rsidRPr="007A4AFC" w:rsidRDefault="00744A71" w:rsidP="00D81BFF">
      <w:pPr>
        <w:shd w:val="clear" w:color="auto" w:fill="FFFFFF"/>
        <w:spacing w:line="240" w:lineRule="auto"/>
        <w:ind w:right="9"/>
        <w:jc w:val="center"/>
        <w:rPr>
          <w:ins w:id="16492" w:author="Dr Mamadou SANOGO" w:date="2023-10-25T17:59:00Z"/>
          <w:b/>
          <w:color w:val="000000" w:themeColor="text1"/>
          <w:sz w:val="44"/>
          <w:rPrChange w:id="16493" w:author="Dr Mamadou SANOGO" w:date="2023-10-25T18:15:00Z">
            <w:rPr>
              <w:ins w:id="16494" w:author="Dr Mamadou SANOGO" w:date="2023-10-25T17:59:00Z"/>
              <w:b/>
              <w:sz w:val="44"/>
            </w:rPr>
          </w:rPrChange>
        </w:rPr>
      </w:pPr>
    </w:p>
    <w:p w14:paraId="79F28F30" w14:textId="06E2995B" w:rsidR="00744A71" w:rsidRPr="007A4AFC" w:rsidRDefault="00744A71" w:rsidP="00D81BFF">
      <w:pPr>
        <w:shd w:val="clear" w:color="auto" w:fill="FFFFFF"/>
        <w:spacing w:line="240" w:lineRule="auto"/>
        <w:ind w:right="9"/>
        <w:jc w:val="center"/>
        <w:rPr>
          <w:ins w:id="16495" w:author="Dr Mamadou SANOGO" w:date="2023-10-25T17:59:00Z"/>
          <w:b/>
          <w:color w:val="000000" w:themeColor="text1"/>
          <w:sz w:val="44"/>
          <w:rPrChange w:id="16496" w:author="Dr Mamadou SANOGO" w:date="2023-10-25T18:15:00Z">
            <w:rPr>
              <w:ins w:id="16497" w:author="Dr Mamadou SANOGO" w:date="2023-10-25T17:59:00Z"/>
              <w:b/>
              <w:sz w:val="44"/>
            </w:rPr>
          </w:rPrChange>
        </w:rPr>
      </w:pPr>
    </w:p>
    <w:p w14:paraId="3E21E790" w14:textId="7710C49C" w:rsidR="00744A71" w:rsidRPr="007A4AFC" w:rsidRDefault="00744A71" w:rsidP="00D81BFF">
      <w:pPr>
        <w:shd w:val="clear" w:color="auto" w:fill="FFFFFF"/>
        <w:spacing w:line="240" w:lineRule="auto"/>
        <w:ind w:right="9"/>
        <w:jc w:val="center"/>
        <w:rPr>
          <w:ins w:id="16498" w:author="Dr Mamadou SANOGO" w:date="2023-10-25T17:59:00Z"/>
          <w:b/>
          <w:color w:val="000000" w:themeColor="text1"/>
          <w:sz w:val="44"/>
          <w:rPrChange w:id="16499" w:author="Dr Mamadou SANOGO" w:date="2023-10-25T18:15:00Z">
            <w:rPr>
              <w:ins w:id="16500" w:author="Dr Mamadou SANOGO" w:date="2023-10-25T17:59:00Z"/>
              <w:b/>
              <w:sz w:val="44"/>
            </w:rPr>
          </w:rPrChange>
        </w:rPr>
      </w:pPr>
    </w:p>
    <w:p w14:paraId="59538A4F" w14:textId="748574AB" w:rsidR="00744A71" w:rsidRPr="007A4AFC" w:rsidRDefault="00744A71" w:rsidP="00D81BFF">
      <w:pPr>
        <w:shd w:val="clear" w:color="auto" w:fill="FFFFFF"/>
        <w:spacing w:line="240" w:lineRule="auto"/>
        <w:ind w:right="9"/>
        <w:jc w:val="center"/>
        <w:rPr>
          <w:ins w:id="16501" w:author="Dr Mamadou SANOGO" w:date="2023-10-25T17:59:00Z"/>
          <w:b/>
          <w:color w:val="000000" w:themeColor="text1"/>
          <w:sz w:val="44"/>
          <w:rPrChange w:id="16502" w:author="Dr Mamadou SANOGO" w:date="2023-10-25T18:15:00Z">
            <w:rPr>
              <w:ins w:id="16503" w:author="Dr Mamadou SANOGO" w:date="2023-10-25T17:59:00Z"/>
              <w:b/>
              <w:sz w:val="44"/>
            </w:rPr>
          </w:rPrChange>
        </w:rPr>
      </w:pPr>
    </w:p>
    <w:p w14:paraId="3ED9B38A" w14:textId="77405697" w:rsidR="00744A71" w:rsidRPr="007A4AFC" w:rsidRDefault="00744A71" w:rsidP="00D81BFF">
      <w:pPr>
        <w:shd w:val="clear" w:color="auto" w:fill="FFFFFF"/>
        <w:spacing w:line="240" w:lineRule="auto"/>
        <w:ind w:right="9"/>
        <w:jc w:val="center"/>
        <w:rPr>
          <w:ins w:id="16504" w:author="Dr Mamadou SANOGO" w:date="2023-10-25T17:59:00Z"/>
          <w:b/>
          <w:color w:val="000000" w:themeColor="text1"/>
          <w:sz w:val="44"/>
          <w:rPrChange w:id="16505" w:author="Dr Mamadou SANOGO" w:date="2023-10-25T18:15:00Z">
            <w:rPr>
              <w:ins w:id="16506" w:author="Dr Mamadou SANOGO" w:date="2023-10-25T17:59:00Z"/>
              <w:b/>
              <w:sz w:val="44"/>
            </w:rPr>
          </w:rPrChange>
        </w:rPr>
      </w:pPr>
    </w:p>
    <w:p w14:paraId="7A46DEE8" w14:textId="5C71C3DA" w:rsidR="00744A71" w:rsidRPr="007A4AFC" w:rsidRDefault="00744A71" w:rsidP="00D81BFF">
      <w:pPr>
        <w:shd w:val="clear" w:color="auto" w:fill="FFFFFF"/>
        <w:spacing w:line="240" w:lineRule="auto"/>
        <w:ind w:right="9"/>
        <w:jc w:val="center"/>
        <w:rPr>
          <w:ins w:id="16507" w:author="Dr Mamadou SANOGO" w:date="2023-10-25T17:59:00Z"/>
          <w:b/>
          <w:color w:val="000000" w:themeColor="text1"/>
          <w:sz w:val="44"/>
          <w:rPrChange w:id="16508" w:author="Dr Mamadou SANOGO" w:date="2023-10-25T18:15:00Z">
            <w:rPr>
              <w:ins w:id="16509" w:author="Dr Mamadou SANOGO" w:date="2023-10-25T17:59:00Z"/>
              <w:b/>
              <w:sz w:val="44"/>
            </w:rPr>
          </w:rPrChange>
        </w:rPr>
      </w:pPr>
    </w:p>
    <w:p w14:paraId="137361CF" w14:textId="5D079D4F" w:rsidR="00744A71" w:rsidRPr="007A4AFC" w:rsidRDefault="00744A71" w:rsidP="00D81BFF">
      <w:pPr>
        <w:shd w:val="clear" w:color="auto" w:fill="FFFFFF"/>
        <w:spacing w:line="240" w:lineRule="auto"/>
        <w:ind w:right="9"/>
        <w:jc w:val="center"/>
        <w:rPr>
          <w:ins w:id="16510" w:author="Dr Mamadou SANOGO" w:date="2023-10-25T17:59:00Z"/>
          <w:b/>
          <w:color w:val="000000" w:themeColor="text1"/>
          <w:sz w:val="44"/>
          <w:rPrChange w:id="16511" w:author="Dr Mamadou SANOGO" w:date="2023-10-25T18:15:00Z">
            <w:rPr>
              <w:ins w:id="16512" w:author="Dr Mamadou SANOGO" w:date="2023-10-25T17:59:00Z"/>
              <w:b/>
              <w:sz w:val="44"/>
            </w:rPr>
          </w:rPrChange>
        </w:rPr>
      </w:pPr>
    </w:p>
    <w:p w14:paraId="082AC83A" w14:textId="1739D35F" w:rsidR="00744A71" w:rsidRDefault="00744A71" w:rsidP="00D81BFF">
      <w:pPr>
        <w:shd w:val="clear" w:color="auto" w:fill="FFFFFF"/>
        <w:ind w:right="9"/>
        <w:jc w:val="center"/>
        <w:rPr>
          <w:ins w:id="16513" w:author="Dr Mamadou SANOGO" w:date="2023-10-27T11:55:00Z"/>
          <w:b/>
          <w:color w:val="000000" w:themeColor="text1"/>
          <w:sz w:val="44"/>
        </w:rPr>
      </w:pPr>
    </w:p>
    <w:p w14:paraId="206EB08A" w14:textId="51776D7B" w:rsidR="0051561A" w:rsidRDefault="0051561A" w:rsidP="00D81BFF">
      <w:pPr>
        <w:shd w:val="clear" w:color="auto" w:fill="FFFFFF"/>
        <w:ind w:right="9"/>
        <w:jc w:val="center"/>
        <w:rPr>
          <w:ins w:id="16514" w:author="Dr Mamadou SANOGO" w:date="2023-10-27T11:55:00Z"/>
          <w:b/>
          <w:color w:val="000000" w:themeColor="text1"/>
          <w:sz w:val="44"/>
        </w:rPr>
      </w:pPr>
    </w:p>
    <w:p w14:paraId="6DAFEF3B" w14:textId="1179ABB0" w:rsidR="0051561A" w:rsidRDefault="0051561A" w:rsidP="00D81BFF">
      <w:pPr>
        <w:shd w:val="clear" w:color="auto" w:fill="FFFFFF"/>
        <w:ind w:right="9"/>
        <w:jc w:val="center"/>
        <w:rPr>
          <w:ins w:id="16515" w:author="Dr Mamadou SANOGO" w:date="2023-10-27T11:55:00Z"/>
          <w:b/>
          <w:color w:val="000000" w:themeColor="text1"/>
          <w:sz w:val="44"/>
        </w:rPr>
      </w:pPr>
    </w:p>
    <w:p w14:paraId="03BC3F28" w14:textId="24831E9B" w:rsidR="0051561A" w:rsidRDefault="0051561A" w:rsidP="00D81BFF">
      <w:pPr>
        <w:shd w:val="clear" w:color="auto" w:fill="FFFFFF"/>
        <w:ind w:right="9"/>
        <w:jc w:val="center"/>
        <w:rPr>
          <w:ins w:id="16516" w:author="Dr Mamadou SANOGO" w:date="2023-10-27T11:56:00Z"/>
          <w:b/>
          <w:color w:val="000000" w:themeColor="text1"/>
          <w:sz w:val="44"/>
        </w:rPr>
      </w:pPr>
    </w:p>
    <w:p w14:paraId="5539F474" w14:textId="20445BE2" w:rsidR="0051561A" w:rsidRDefault="0051561A" w:rsidP="00D81BFF">
      <w:pPr>
        <w:shd w:val="clear" w:color="auto" w:fill="FFFFFF"/>
        <w:spacing w:line="240" w:lineRule="auto"/>
        <w:ind w:right="9"/>
        <w:jc w:val="center"/>
        <w:rPr>
          <w:ins w:id="16517" w:author="Dr Mamadou SANOGO" w:date="2023-10-27T14:08:00Z"/>
          <w:b/>
          <w:color w:val="000000" w:themeColor="text1"/>
          <w:sz w:val="44"/>
        </w:rPr>
      </w:pPr>
    </w:p>
    <w:p w14:paraId="7985BE2C" w14:textId="73A7DDF2" w:rsidR="006778CD" w:rsidRDefault="006778CD" w:rsidP="00D81BFF">
      <w:pPr>
        <w:shd w:val="clear" w:color="auto" w:fill="FFFFFF"/>
        <w:spacing w:line="240" w:lineRule="auto"/>
        <w:ind w:right="9"/>
        <w:jc w:val="center"/>
        <w:rPr>
          <w:ins w:id="16518" w:author="Dr Mamadou SANOGO" w:date="2023-10-27T14:08:00Z"/>
          <w:b/>
          <w:color w:val="000000" w:themeColor="text1"/>
          <w:sz w:val="44"/>
        </w:rPr>
      </w:pPr>
    </w:p>
    <w:p w14:paraId="09FA8C39" w14:textId="4C3A4F52" w:rsidR="006778CD" w:rsidRDefault="006778CD" w:rsidP="00D81BFF">
      <w:pPr>
        <w:shd w:val="clear" w:color="auto" w:fill="FFFFFF"/>
        <w:spacing w:line="240" w:lineRule="auto"/>
        <w:ind w:right="9"/>
        <w:jc w:val="center"/>
        <w:rPr>
          <w:ins w:id="16519" w:author="Dr Mamadou SANOGO" w:date="2023-10-27T14:08:00Z"/>
          <w:b/>
          <w:color w:val="000000" w:themeColor="text1"/>
          <w:sz w:val="44"/>
        </w:rPr>
      </w:pPr>
    </w:p>
    <w:p w14:paraId="7401E65C" w14:textId="6B77F19F" w:rsidR="006778CD" w:rsidRDefault="006778CD" w:rsidP="00D81BFF">
      <w:pPr>
        <w:shd w:val="clear" w:color="auto" w:fill="FFFFFF"/>
        <w:spacing w:line="240" w:lineRule="auto"/>
        <w:ind w:right="9"/>
        <w:jc w:val="center"/>
        <w:rPr>
          <w:ins w:id="16520" w:author="Dr Mamadou SANOGO" w:date="2023-10-27T14:08:00Z"/>
          <w:b/>
          <w:color w:val="000000" w:themeColor="text1"/>
          <w:sz w:val="44"/>
        </w:rPr>
      </w:pPr>
    </w:p>
    <w:p w14:paraId="737D6130" w14:textId="0075594B" w:rsidR="006778CD" w:rsidRDefault="006778CD" w:rsidP="00D81BFF">
      <w:pPr>
        <w:shd w:val="clear" w:color="auto" w:fill="FFFFFF"/>
        <w:spacing w:line="240" w:lineRule="auto"/>
        <w:ind w:right="9"/>
        <w:jc w:val="center"/>
        <w:rPr>
          <w:ins w:id="16521" w:author="Dr Mamadou SANOGO" w:date="2023-10-27T14:08:00Z"/>
          <w:b/>
          <w:color w:val="000000" w:themeColor="text1"/>
          <w:sz w:val="44"/>
        </w:rPr>
      </w:pPr>
    </w:p>
    <w:p w14:paraId="30EF4726" w14:textId="77777777" w:rsidR="006778CD" w:rsidRDefault="006778CD" w:rsidP="00D81BFF">
      <w:pPr>
        <w:shd w:val="clear" w:color="auto" w:fill="FFFFFF"/>
        <w:spacing w:line="240" w:lineRule="auto"/>
        <w:ind w:right="9"/>
        <w:jc w:val="center"/>
        <w:rPr>
          <w:ins w:id="16522" w:author="Dr Mamadou SANOGO" w:date="2023-10-27T14:08:00Z"/>
          <w:b/>
          <w:color w:val="000000" w:themeColor="text1"/>
          <w:sz w:val="44"/>
        </w:rPr>
      </w:pPr>
    </w:p>
    <w:p w14:paraId="69A7F63A" w14:textId="3E463C13" w:rsidR="006778CD" w:rsidRDefault="006778CD" w:rsidP="00D81BFF">
      <w:pPr>
        <w:shd w:val="clear" w:color="auto" w:fill="FFFFFF"/>
        <w:spacing w:line="240" w:lineRule="auto"/>
        <w:ind w:right="9"/>
        <w:jc w:val="center"/>
        <w:rPr>
          <w:ins w:id="16523" w:author="Dr Mamadou SANOGO" w:date="2023-10-27T14:08:00Z"/>
          <w:b/>
          <w:color w:val="000000" w:themeColor="text1"/>
          <w:sz w:val="44"/>
        </w:rPr>
      </w:pPr>
    </w:p>
    <w:p w14:paraId="277B7168" w14:textId="793B46A8" w:rsidR="006778CD" w:rsidRDefault="006778CD" w:rsidP="00D81BFF">
      <w:pPr>
        <w:shd w:val="clear" w:color="auto" w:fill="FFFFFF"/>
        <w:spacing w:line="240" w:lineRule="auto"/>
        <w:ind w:right="9"/>
        <w:jc w:val="center"/>
        <w:rPr>
          <w:ins w:id="16524" w:author="Dr Mamadou SANOGO" w:date="2023-10-27T14:08:00Z"/>
          <w:b/>
          <w:color w:val="000000" w:themeColor="text1"/>
          <w:sz w:val="44"/>
        </w:rPr>
      </w:pPr>
    </w:p>
    <w:p w14:paraId="72129E3A" w14:textId="6D2CE2F7" w:rsidR="006778CD" w:rsidRDefault="006778CD" w:rsidP="00D81BFF">
      <w:pPr>
        <w:shd w:val="clear" w:color="auto" w:fill="FFFFFF"/>
        <w:spacing w:line="240" w:lineRule="auto"/>
        <w:ind w:right="9"/>
        <w:jc w:val="center"/>
        <w:rPr>
          <w:ins w:id="16525" w:author="Dr Mamadou SANOGO" w:date="2023-10-27T14:08:00Z"/>
          <w:b/>
          <w:color w:val="000000" w:themeColor="text1"/>
          <w:sz w:val="44"/>
        </w:rPr>
      </w:pPr>
    </w:p>
    <w:p w14:paraId="6E0C1B62" w14:textId="45FCA9F9" w:rsidR="006778CD" w:rsidRDefault="006778CD" w:rsidP="00D81BFF">
      <w:pPr>
        <w:shd w:val="clear" w:color="auto" w:fill="FFFFFF"/>
        <w:spacing w:line="240" w:lineRule="auto"/>
        <w:ind w:right="9"/>
        <w:jc w:val="center"/>
        <w:rPr>
          <w:ins w:id="16526" w:author="Dr Mamadou SANOGO" w:date="2023-10-27T14:08:00Z"/>
          <w:b/>
          <w:color w:val="000000" w:themeColor="text1"/>
          <w:sz w:val="44"/>
        </w:rPr>
      </w:pPr>
    </w:p>
    <w:p w14:paraId="0911967E" w14:textId="5A095DEA" w:rsidR="006778CD" w:rsidRDefault="006778CD" w:rsidP="00D81BFF">
      <w:pPr>
        <w:shd w:val="clear" w:color="auto" w:fill="FFFFFF"/>
        <w:spacing w:line="240" w:lineRule="auto"/>
        <w:ind w:right="9"/>
        <w:jc w:val="center"/>
        <w:rPr>
          <w:ins w:id="16527" w:author="Dr Mamadou SANOGO" w:date="2023-10-27T14:08:00Z"/>
          <w:b/>
          <w:color w:val="000000" w:themeColor="text1"/>
          <w:sz w:val="44"/>
        </w:rPr>
      </w:pPr>
    </w:p>
    <w:p w14:paraId="3464C0BC" w14:textId="5C852B49" w:rsidR="006778CD" w:rsidRDefault="006778CD" w:rsidP="00D81BFF">
      <w:pPr>
        <w:shd w:val="clear" w:color="auto" w:fill="FFFFFF"/>
        <w:spacing w:line="240" w:lineRule="auto"/>
        <w:ind w:right="9"/>
        <w:jc w:val="center"/>
        <w:rPr>
          <w:ins w:id="16528" w:author="Dr Mamadou SANOGO" w:date="2023-10-27T14:08:00Z"/>
          <w:b/>
          <w:color w:val="000000" w:themeColor="text1"/>
          <w:sz w:val="44"/>
        </w:rPr>
      </w:pPr>
    </w:p>
    <w:p w14:paraId="7BDA7040" w14:textId="5B2374A6" w:rsidR="006778CD" w:rsidRDefault="006778CD" w:rsidP="00D81BFF">
      <w:pPr>
        <w:shd w:val="clear" w:color="auto" w:fill="FFFFFF"/>
        <w:spacing w:line="240" w:lineRule="auto"/>
        <w:ind w:right="9"/>
        <w:jc w:val="center"/>
        <w:rPr>
          <w:ins w:id="16529" w:author="Dr Mamadou SANOGO" w:date="2023-10-27T14:08:00Z"/>
          <w:b/>
          <w:color w:val="000000" w:themeColor="text1"/>
          <w:sz w:val="44"/>
        </w:rPr>
      </w:pPr>
    </w:p>
    <w:p w14:paraId="7A3EEABA" w14:textId="2323FAC4" w:rsidR="006778CD" w:rsidRDefault="006778CD" w:rsidP="00D81BFF">
      <w:pPr>
        <w:shd w:val="clear" w:color="auto" w:fill="FFFFFF"/>
        <w:spacing w:line="240" w:lineRule="auto"/>
        <w:ind w:right="9"/>
        <w:jc w:val="center"/>
        <w:rPr>
          <w:ins w:id="16530" w:author="Dr Mamadou SANOGO" w:date="2023-10-27T14:08:00Z"/>
          <w:b/>
          <w:color w:val="000000" w:themeColor="text1"/>
          <w:sz w:val="44"/>
        </w:rPr>
      </w:pPr>
    </w:p>
    <w:p w14:paraId="3657FD8E" w14:textId="426C4355" w:rsidR="006778CD" w:rsidRDefault="006778CD" w:rsidP="00D81BFF">
      <w:pPr>
        <w:shd w:val="clear" w:color="auto" w:fill="FFFFFF"/>
        <w:spacing w:line="240" w:lineRule="auto"/>
        <w:ind w:right="9"/>
        <w:jc w:val="center"/>
        <w:rPr>
          <w:ins w:id="16531" w:author="Dr Mamadou SANOGO" w:date="2023-10-27T14:08:00Z"/>
          <w:b/>
          <w:color w:val="000000" w:themeColor="text1"/>
          <w:sz w:val="44"/>
        </w:rPr>
      </w:pPr>
    </w:p>
    <w:p w14:paraId="4E5FF5BC" w14:textId="502AA7A6" w:rsidR="006778CD" w:rsidRDefault="006778CD" w:rsidP="00D81BFF">
      <w:pPr>
        <w:shd w:val="clear" w:color="auto" w:fill="FFFFFF"/>
        <w:spacing w:line="240" w:lineRule="auto"/>
        <w:ind w:right="9"/>
        <w:jc w:val="center"/>
        <w:rPr>
          <w:ins w:id="16532" w:author="Dr Mamadou SANOGO" w:date="2023-10-27T14:08:00Z"/>
          <w:b/>
          <w:color w:val="000000" w:themeColor="text1"/>
          <w:sz w:val="44"/>
        </w:rPr>
      </w:pPr>
    </w:p>
    <w:p w14:paraId="0F6E58EF" w14:textId="0AD888B8" w:rsidR="006778CD" w:rsidRDefault="006778CD" w:rsidP="00D81BFF">
      <w:pPr>
        <w:shd w:val="clear" w:color="auto" w:fill="FFFFFF"/>
        <w:spacing w:line="240" w:lineRule="auto"/>
        <w:ind w:right="9"/>
        <w:jc w:val="center"/>
        <w:rPr>
          <w:ins w:id="16533" w:author="Dr Mamadou SANOGO" w:date="2023-10-27T14:08:00Z"/>
          <w:b/>
          <w:color w:val="000000" w:themeColor="text1"/>
          <w:sz w:val="44"/>
        </w:rPr>
      </w:pPr>
    </w:p>
    <w:p w14:paraId="3001A5EE" w14:textId="5BAA6EA3" w:rsidR="006778CD" w:rsidRDefault="006778CD" w:rsidP="00D81BFF">
      <w:pPr>
        <w:shd w:val="clear" w:color="auto" w:fill="FFFFFF"/>
        <w:spacing w:line="240" w:lineRule="auto"/>
        <w:ind w:right="9"/>
        <w:jc w:val="center"/>
        <w:rPr>
          <w:ins w:id="16534" w:author="Dr Mamadou SANOGO" w:date="2023-10-27T14:08:00Z"/>
          <w:b/>
          <w:color w:val="000000" w:themeColor="text1"/>
          <w:sz w:val="44"/>
        </w:rPr>
      </w:pPr>
    </w:p>
    <w:p w14:paraId="34635362" w14:textId="75E4CB7A" w:rsidR="006778CD" w:rsidRDefault="006778CD" w:rsidP="00D81BFF">
      <w:pPr>
        <w:shd w:val="clear" w:color="auto" w:fill="FFFFFF"/>
        <w:spacing w:line="240" w:lineRule="auto"/>
        <w:ind w:right="9"/>
        <w:jc w:val="center"/>
        <w:rPr>
          <w:ins w:id="16535" w:author="Dr Mamadou SANOGO" w:date="2023-10-27T14:08:00Z"/>
          <w:b/>
          <w:color w:val="000000" w:themeColor="text1"/>
          <w:sz w:val="44"/>
        </w:rPr>
      </w:pPr>
    </w:p>
    <w:p w14:paraId="655EF6BD" w14:textId="2C2FB39A" w:rsidR="006778CD" w:rsidRDefault="006778CD" w:rsidP="00D81BFF">
      <w:pPr>
        <w:shd w:val="clear" w:color="auto" w:fill="FFFFFF"/>
        <w:spacing w:line="240" w:lineRule="auto"/>
        <w:ind w:right="9"/>
        <w:jc w:val="center"/>
        <w:rPr>
          <w:ins w:id="16536" w:author="Dr Mamadou SANOGO" w:date="2023-10-27T14:08:00Z"/>
          <w:b/>
          <w:color w:val="000000" w:themeColor="text1"/>
          <w:sz w:val="44"/>
        </w:rPr>
      </w:pPr>
    </w:p>
    <w:p w14:paraId="3D09E520" w14:textId="540488CA" w:rsidR="006778CD" w:rsidRDefault="006778CD" w:rsidP="00D81BFF">
      <w:pPr>
        <w:shd w:val="clear" w:color="auto" w:fill="FFFFFF"/>
        <w:spacing w:line="240" w:lineRule="auto"/>
        <w:ind w:right="9"/>
        <w:jc w:val="center"/>
        <w:rPr>
          <w:ins w:id="16537" w:author="Dr Mamadou SANOGO" w:date="2023-10-27T14:08:00Z"/>
          <w:b/>
          <w:color w:val="000000" w:themeColor="text1"/>
          <w:sz w:val="44"/>
        </w:rPr>
      </w:pPr>
    </w:p>
    <w:p w14:paraId="4D00989B" w14:textId="71E99895" w:rsidR="006778CD" w:rsidRDefault="006778CD" w:rsidP="00D81BFF">
      <w:pPr>
        <w:shd w:val="clear" w:color="auto" w:fill="FFFFFF"/>
        <w:spacing w:line="240" w:lineRule="auto"/>
        <w:ind w:right="9"/>
        <w:jc w:val="center"/>
        <w:rPr>
          <w:ins w:id="16538" w:author="Dr Mamadou SANOGO" w:date="2023-10-27T14:08:00Z"/>
          <w:b/>
          <w:color w:val="000000" w:themeColor="text1"/>
          <w:sz w:val="44"/>
        </w:rPr>
      </w:pPr>
    </w:p>
    <w:p w14:paraId="298F9360" w14:textId="4F6C80A3" w:rsidR="006778CD" w:rsidRDefault="006778CD" w:rsidP="00D81BFF">
      <w:pPr>
        <w:shd w:val="clear" w:color="auto" w:fill="FFFFFF"/>
        <w:spacing w:line="240" w:lineRule="auto"/>
        <w:ind w:right="9"/>
        <w:jc w:val="center"/>
        <w:rPr>
          <w:ins w:id="16539" w:author="Dr Mamadou SANOGO" w:date="2023-10-27T14:08:00Z"/>
          <w:b/>
          <w:color w:val="000000" w:themeColor="text1"/>
          <w:sz w:val="44"/>
        </w:rPr>
      </w:pPr>
    </w:p>
    <w:p w14:paraId="108FCB54" w14:textId="2F2AAE77" w:rsidR="006778CD" w:rsidRDefault="006778CD" w:rsidP="00D81BFF">
      <w:pPr>
        <w:shd w:val="clear" w:color="auto" w:fill="FFFFFF"/>
        <w:spacing w:line="240" w:lineRule="auto"/>
        <w:ind w:right="9"/>
        <w:jc w:val="center"/>
        <w:rPr>
          <w:ins w:id="16540" w:author="Dr Mamadou SANOGO" w:date="2023-10-27T14:08:00Z"/>
          <w:b/>
          <w:color w:val="000000" w:themeColor="text1"/>
          <w:sz w:val="44"/>
        </w:rPr>
      </w:pPr>
    </w:p>
    <w:p w14:paraId="1373E1A0" w14:textId="44DEA903" w:rsidR="006778CD" w:rsidRDefault="006778CD" w:rsidP="00D81BFF">
      <w:pPr>
        <w:shd w:val="clear" w:color="auto" w:fill="FFFFFF"/>
        <w:spacing w:line="240" w:lineRule="auto"/>
        <w:ind w:right="9"/>
        <w:jc w:val="center"/>
        <w:rPr>
          <w:ins w:id="16541" w:author="Dr Mamadou SANOGO" w:date="2023-10-27T14:08:00Z"/>
          <w:b/>
          <w:color w:val="000000" w:themeColor="text1"/>
          <w:sz w:val="44"/>
        </w:rPr>
      </w:pPr>
    </w:p>
    <w:p w14:paraId="2D06BE85" w14:textId="77777777" w:rsidR="006778CD" w:rsidRPr="007A4AFC" w:rsidRDefault="006778CD" w:rsidP="00D81BFF">
      <w:pPr>
        <w:shd w:val="clear" w:color="auto" w:fill="FFFFFF"/>
        <w:spacing w:line="240" w:lineRule="auto"/>
        <w:ind w:right="9"/>
        <w:jc w:val="center"/>
        <w:rPr>
          <w:ins w:id="16542" w:author="Dr Mamadou SANOGO" w:date="2023-10-25T15:02:00Z"/>
          <w:b/>
          <w:color w:val="000000" w:themeColor="text1"/>
          <w:sz w:val="44"/>
          <w:rPrChange w:id="16543" w:author="Dr Mamadou SANOGO" w:date="2023-10-25T18:15:00Z">
            <w:rPr>
              <w:ins w:id="16544" w:author="Dr Mamadou SANOGO" w:date="2023-10-25T15:02:00Z"/>
              <w:b/>
              <w:sz w:val="44"/>
            </w:rPr>
          </w:rPrChange>
        </w:rPr>
      </w:pPr>
    </w:p>
    <w:p w14:paraId="6165855D" w14:textId="77777777" w:rsidR="00D81BFF" w:rsidRPr="007A4AFC" w:rsidRDefault="00D81BFF" w:rsidP="00011374">
      <w:pPr>
        <w:widowControl w:val="0"/>
        <w:autoSpaceDE w:val="0"/>
        <w:autoSpaceDN w:val="0"/>
        <w:adjustRightInd w:val="0"/>
        <w:spacing w:before="5" w:line="280" w:lineRule="exact"/>
        <w:ind w:right="9"/>
        <w:rPr>
          <w:color w:val="000000" w:themeColor="text1"/>
          <w:sz w:val="28"/>
          <w:szCs w:val="28"/>
          <w:rPrChange w:id="16545" w:author="Dr Mamadou SANOGO" w:date="2023-10-25T18:15:00Z">
            <w:rPr>
              <w:color w:val="000000"/>
              <w:sz w:val="28"/>
              <w:szCs w:val="28"/>
            </w:rPr>
          </w:rPrChange>
        </w:rPr>
      </w:pPr>
    </w:p>
    <w:p w14:paraId="7F241E0E" w14:textId="354FD547" w:rsidR="00011374" w:rsidRDefault="00011374" w:rsidP="00011374">
      <w:pPr>
        <w:widowControl w:val="0"/>
        <w:autoSpaceDE w:val="0"/>
        <w:autoSpaceDN w:val="0"/>
        <w:adjustRightInd w:val="0"/>
        <w:spacing w:before="5" w:line="280" w:lineRule="exact"/>
        <w:ind w:right="9"/>
        <w:rPr>
          <w:ins w:id="16546" w:author="Dr Mamadou SANOGO" w:date="2023-10-27T14:08:00Z"/>
          <w:color w:val="000000" w:themeColor="text1"/>
          <w:sz w:val="28"/>
          <w:szCs w:val="28"/>
        </w:rPr>
      </w:pPr>
    </w:p>
    <w:p w14:paraId="52B5CBF9" w14:textId="3E818F60" w:rsidR="006778CD" w:rsidRDefault="006778CD" w:rsidP="00011374">
      <w:pPr>
        <w:widowControl w:val="0"/>
        <w:autoSpaceDE w:val="0"/>
        <w:autoSpaceDN w:val="0"/>
        <w:adjustRightInd w:val="0"/>
        <w:spacing w:before="5" w:line="280" w:lineRule="exact"/>
        <w:ind w:right="9"/>
        <w:rPr>
          <w:ins w:id="16547" w:author="Dr Mamadou SANOGO" w:date="2023-10-27T14:08:00Z"/>
          <w:color w:val="000000" w:themeColor="text1"/>
          <w:sz w:val="28"/>
          <w:szCs w:val="28"/>
        </w:rPr>
      </w:pPr>
    </w:p>
    <w:p w14:paraId="0B662E98" w14:textId="0A25F377" w:rsidR="006778CD" w:rsidRDefault="006778CD" w:rsidP="00011374">
      <w:pPr>
        <w:widowControl w:val="0"/>
        <w:autoSpaceDE w:val="0"/>
        <w:autoSpaceDN w:val="0"/>
        <w:adjustRightInd w:val="0"/>
        <w:spacing w:before="5" w:line="280" w:lineRule="exact"/>
        <w:ind w:right="9"/>
        <w:rPr>
          <w:ins w:id="16548" w:author="Dr Mamadou SANOGO" w:date="2023-10-27T14:08:00Z"/>
          <w:color w:val="000000" w:themeColor="text1"/>
          <w:sz w:val="28"/>
          <w:szCs w:val="28"/>
        </w:rPr>
      </w:pPr>
    </w:p>
    <w:p w14:paraId="6CF9E37C" w14:textId="76E171C6" w:rsidR="006778CD" w:rsidRDefault="006778CD" w:rsidP="00011374">
      <w:pPr>
        <w:widowControl w:val="0"/>
        <w:autoSpaceDE w:val="0"/>
        <w:autoSpaceDN w:val="0"/>
        <w:adjustRightInd w:val="0"/>
        <w:spacing w:before="5" w:line="280" w:lineRule="exact"/>
        <w:ind w:right="9"/>
        <w:rPr>
          <w:ins w:id="16549" w:author="Dr Mamadou SANOGO" w:date="2023-10-27T14:08:00Z"/>
          <w:color w:val="000000" w:themeColor="text1"/>
          <w:sz w:val="28"/>
          <w:szCs w:val="28"/>
        </w:rPr>
      </w:pPr>
    </w:p>
    <w:p w14:paraId="41D6B696" w14:textId="511261EC" w:rsidR="006778CD" w:rsidRDefault="006778CD" w:rsidP="00011374">
      <w:pPr>
        <w:widowControl w:val="0"/>
        <w:autoSpaceDE w:val="0"/>
        <w:autoSpaceDN w:val="0"/>
        <w:adjustRightInd w:val="0"/>
        <w:spacing w:before="5" w:line="280" w:lineRule="exact"/>
        <w:ind w:right="9"/>
        <w:rPr>
          <w:ins w:id="16550" w:author="Dr Mamadou SANOGO" w:date="2023-10-27T14:08:00Z"/>
          <w:color w:val="000000" w:themeColor="text1"/>
          <w:sz w:val="28"/>
          <w:szCs w:val="28"/>
        </w:rPr>
      </w:pPr>
    </w:p>
    <w:p w14:paraId="4943782B" w14:textId="0F77707E" w:rsidR="006778CD" w:rsidRDefault="006778CD" w:rsidP="00011374">
      <w:pPr>
        <w:widowControl w:val="0"/>
        <w:autoSpaceDE w:val="0"/>
        <w:autoSpaceDN w:val="0"/>
        <w:adjustRightInd w:val="0"/>
        <w:spacing w:before="5" w:line="280" w:lineRule="exact"/>
        <w:ind w:right="9"/>
        <w:rPr>
          <w:ins w:id="16551" w:author="Dr Mamadou SANOGO" w:date="2023-10-27T14:08:00Z"/>
          <w:color w:val="000000" w:themeColor="text1"/>
          <w:sz w:val="28"/>
          <w:szCs w:val="28"/>
        </w:rPr>
      </w:pPr>
    </w:p>
    <w:p w14:paraId="742353C8" w14:textId="14988EE3" w:rsidR="006778CD" w:rsidRDefault="006778CD" w:rsidP="00011374">
      <w:pPr>
        <w:widowControl w:val="0"/>
        <w:autoSpaceDE w:val="0"/>
        <w:autoSpaceDN w:val="0"/>
        <w:adjustRightInd w:val="0"/>
        <w:spacing w:before="5" w:line="280" w:lineRule="exact"/>
        <w:ind w:right="9"/>
        <w:rPr>
          <w:ins w:id="16552" w:author="Dr Mamadou SANOGO" w:date="2023-10-27T14:08:00Z"/>
          <w:color w:val="000000" w:themeColor="text1"/>
          <w:sz w:val="28"/>
          <w:szCs w:val="28"/>
        </w:rPr>
      </w:pPr>
    </w:p>
    <w:p w14:paraId="3BAE658B" w14:textId="26F55513" w:rsidR="006778CD" w:rsidRDefault="006778CD" w:rsidP="00011374">
      <w:pPr>
        <w:widowControl w:val="0"/>
        <w:autoSpaceDE w:val="0"/>
        <w:autoSpaceDN w:val="0"/>
        <w:adjustRightInd w:val="0"/>
        <w:spacing w:before="5" w:line="280" w:lineRule="exact"/>
        <w:ind w:right="9"/>
        <w:rPr>
          <w:ins w:id="16553" w:author="Dr Mamadou SANOGO" w:date="2023-10-27T14:08:00Z"/>
          <w:color w:val="000000" w:themeColor="text1"/>
          <w:sz w:val="28"/>
          <w:szCs w:val="28"/>
        </w:rPr>
      </w:pPr>
    </w:p>
    <w:p w14:paraId="2CCD8D39" w14:textId="669D6EBA" w:rsidR="006778CD" w:rsidRDefault="006778CD" w:rsidP="00011374">
      <w:pPr>
        <w:widowControl w:val="0"/>
        <w:autoSpaceDE w:val="0"/>
        <w:autoSpaceDN w:val="0"/>
        <w:adjustRightInd w:val="0"/>
        <w:spacing w:before="5" w:line="280" w:lineRule="exact"/>
        <w:ind w:right="9"/>
        <w:rPr>
          <w:ins w:id="16554" w:author="Dr Mamadou SANOGO" w:date="2023-10-27T14:08:00Z"/>
          <w:color w:val="000000" w:themeColor="text1"/>
          <w:sz w:val="28"/>
          <w:szCs w:val="28"/>
        </w:rPr>
      </w:pPr>
    </w:p>
    <w:p w14:paraId="40ADBD32" w14:textId="083DF0F5" w:rsidR="006778CD" w:rsidRDefault="006778CD" w:rsidP="00011374">
      <w:pPr>
        <w:widowControl w:val="0"/>
        <w:autoSpaceDE w:val="0"/>
        <w:autoSpaceDN w:val="0"/>
        <w:adjustRightInd w:val="0"/>
        <w:spacing w:before="5" w:line="280" w:lineRule="exact"/>
        <w:ind w:right="9"/>
        <w:rPr>
          <w:ins w:id="16555" w:author="Dr Mamadou SANOGO" w:date="2023-10-27T14:08:00Z"/>
          <w:color w:val="000000" w:themeColor="text1"/>
          <w:sz w:val="28"/>
          <w:szCs w:val="28"/>
        </w:rPr>
      </w:pPr>
    </w:p>
    <w:p w14:paraId="4B51A39F" w14:textId="48E11D39" w:rsidR="006778CD" w:rsidRDefault="006778CD" w:rsidP="00011374">
      <w:pPr>
        <w:widowControl w:val="0"/>
        <w:autoSpaceDE w:val="0"/>
        <w:autoSpaceDN w:val="0"/>
        <w:adjustRightInd w:val="0"/>
        <w:spacing w:before="5" w:line="280" w:lineRule="exact"/>
        <w:ind w:right="9"/>
        <w:rPr>
          <w:ins w:id="16556" w:author="Dr Mamadou SANOGO" w:date="2023-10-27T14:08:00Z"/>
          <w:color w:val="000000" w:themeColor="text1"/>
          <w:sz w:val="28"/>
          <w:szCs w:val="28"/>
        </w:rPr>
      </w:pPr>
    </w:p>
    <w:p w14:paraId="7F2AF662" w14:textId="17957433" w:rsidR="006778CD" w:rsidRDefault="006778CD" w:rsidP="00011374">
      <w:pPr>
        <w:widowControl w:val="0"/>
        <w:autoSpaceDE w:val="0"/>
        <w:autoSpaceDN w:val="0"/>
        <w:adjustRightInd w:val="0"/>
        <w:spacing w:before="5" w:line="280" w:lineRule="exact"/>
        <w:ind w:right="9"/>
        <w:rPr>
          <w:ins w:id="16557" w:author="Dr Mamadou SANOGO" w:date="2023-10-27T14:08:00Z"/>
          <w:color w:val="000000" w:themeColor="text1"/>
          <w:sz w:val="28"/>
          <w:szCs w:val="28"/>
        </w:rPr>
      </w:pPr>
    </w:p>
    <w:p w14:paraId="5B977AF4" w14:textId="17AF6D2B" w:rsidR="006778CD" w:rsidRDefault="006778CD" w:rsidP="00011374">
      <w:pPr>
        <w:widowControl w:val="0"/>
        <w:autoSpaceDE w:val="0"/>
        <w:autoSpaceDN w:val="0"/>
        <w:adjustRightInd w:val="0"/>
        <w:spacing w:before="5" w:line="280" w:lineRule="exact"/>
        <w:ind w:right="9"/>
        <w:rPr>
          <w:ins w:id="16558" w:author="Dr Mamadou SANOGO" w:date="2023-10-27T14:08:00Z"/>
          <w:color w:val="000000" w:themeColor="text1"/>
          <w:sz w:val="28"/>
          <w:szCs w:val="28"/>
        </w:rPr>
      </w:pPr>
    </w:p>
    <w:p w14:paraId="3FFBCE5B" w14:textId="5965E870" w:rsidR="006778CD" w:rsidRDefault="006778CD" w:rsidP="00011374">
      <w:pPr>
        <w:widowControl w:val="0"/>
        <w:autoSpaceDE w:val="0"/>
        <w:autoSpaceDN w:val="0"/>
        <w:adjustRightInd w:val="0"/>
        <w:spacing w:before="5" w:line="280" w:lineRule="exact"/>
        <w:ind w:right="9"/>
        <w:rPr>
          <w:ins w:id="16559" w:author="Dr Mamadou SANOGO" w:date="2023-10-27T14:08:00Z"/>
          <w:color w:val="000000" w:themeColor="text1"/>
          <w:sz w:val="28"/>
          <w:szCs w:val="28"/>
        </w:rPr>
      </w:pPr>
    </w:p>
    <w:p w14:paraId="35930102" w14:textId="77777777" w:rsidR="006778CD" w:rsidRPr="007A4AFC" w:rsidRDefault="006778CD" w:rsidP="00011374">
      <w:pPr>
        <w:widowControl w:val="0"/>
        <w:autoSpaceDE w:val="0"/>
        <w:autoSpaceDN w:val="0"/>
        <w:adjustRightInd w:val="0"/>
        <w:spacing w:before="5" w:line="280" w:lineRule="exact"/>
        <w:ind w:right="9"/>
        <w:rPr>
          <w:color w:val="000000" w:themeColor="text1"/>
          <w:sz w:val="28"/>
          <w:szCs w:val="28"/>
          <w:rPrChange w:id="16560" w:author="Dr Mamadou SANOGO" w:date="2023-10-25T18:15:00Z">
            <w:rPr>
              <w:color w:val="000000"/>
              <w:sz w:val="28"/>
              <w:szCs w:val="28"/>
            </w:rPr>
          </w:rPrChange>
        </w:rPr>
      </w:pPr>
    </w:p>
    <w:p w14:paraId="2B5F8298" w14:textId="0943B37B" w:rsidR="006A62F4" w:rsidRPr="00A36245" w:rsidRDefault="006A62F4" w:rsidP="006A62F4">
      <w:pPr>
        <w:shd w:val="clear" w:color="auto" w:fill="FFFFFF"/>
        <w:spacing w:line="240" w:lineRule="auto"/>
        <w:ind w:right="9"/>
        <w:jc w:val="center"/>
        <w:rPr>
          <w:ins w:id="16561" w:author="Dr Mamadou SANOGO" w:date="2023-10-27T11:52:00Z"/>
          <w:b/>
          <w:color w:val="000000" w:themeColor="text1"/>
          <w:sz w:val="44"/>
        </w:rPr>
      </w:pPr>
      <w:ins w:id="16562" w:author="Dr Mamadou SANOGO" w:date="2023-10-27T11:52:00Z">
        <w:r w:rsidRPr="00A36245">
          <w:rPr>
            <w:b/>
            <w:color w:val="000000" w:themeColor="text1"/>
            <w:sz w:val="44"/>
          </w:rPr>
          <w:t>Annexe n°</w:t>
        </w:r>
      </w:ins>
      <w:ins w:id="16563" w:author="Dr Mamadou SANOGO" w:date="2023-10-27T11:53:00Z">
        <w:r>
          <w:rPr>
            <w:b/>
            <w:color w:val="000000" w:themeColor="text1"/>
            <w:sz w:val="44"/>
          </w:rPr>
          <w:t>030</w:t>
        </w:r>
      </w:ins>
      <w:ins w:id="16564" w:author="Dr Mamadou SANOGO" w:date="2023-10-27T11:54:00Z">
        <w:r>
          <w:rPr>
            <w:b/>
            <w:color w:val="000000" w:themeColor="text1"/>
            <w:sz w:val="44"/>
          </w:rPr>
          <w:t> :</w:t>
        </w:r>
      </w:ins>
      <w:ins w:id="16565" w:author="Dr Mamadou SANOGO" w:date="2023-10-27T11:55:00Z">
        <w:r w:rsidRPr="006A62F4">
          <w:t xml:space="preserve"> </w:t>
        </w:r>
        <w:r w:rsidRPr="006A62F4">
          <w:rPr>
            <w:b/>
            <w:color w:val="000000" w:themeColor="text1"/>
            <w:sz w:val="44"/>
          </w:rPr>
          <w:t>Enquête auprès des étudiants et diplômés</w:t>
        </w:r>
      </w:ins>
    </w:p>
    <w:p w14:paraId="27A1FB18" w14:textId="77777777" w:rsidR="00011374" w:rsidRPr="007A4AFC" w:rsidRDefault="00011374" w:rsidP="00011374">
      <w:pPr>
        <w:widowControl w:val="0"/>
        <w:autoSpaceDE w:val="0"/>
        <w:autoSpaceDN w:val="0"/>
        <w:adjustRightInd w:val="0"/>
        <w:spacing w:before="5" w:line="280" w:lineRule="exact"/>
        <w:ind w:right="9"/>
        <w:rPr>
          <w:color w:val="000000" w:themeColor="text1"/>
          <w:sz w:val="28"/>
          <w:szCs w:val="28"/>
          <w:rPrChange w:id="16566" w:author="Dr Mamadou SANOGO" w:date="2023-10-25T18:15:00Z">
            <w:rPr>
              <w:color w:val="000000"/>
              <w:sz w:val="28"/>
              <w:szCs w:val="28"/>
            </w:rPr>
          </w:rPrChange>
        </w:rPr>
      </w:pPr>
    </w:p>
    <w:p w14:paraId="0C2A92E0" w14:textId="02B35B24" w:rsidR="003E7BB3" w:rsidRPr="007A4AFC" w:rsidDel="00744A71" w:rsidRDefault="003E7BB3">
      <w:pPr>
        <w:spacing w:line="240" w:lineRule="auto"/>
        <w:rPr>
          <w:del w:id="16567" w:author="Dr Mamadou SANOGO" w:date="2023-10-25T17:58:00Z"/>
          <w:color w:val="000000" w:themeColor="text1"/>
          <w:sz w:val="28"/>
          <w:szCs w:val="28"/>
          <w:rPrChange w:id="16568" w:author="Dr Mamadou SANOGO" w:date="2023-10-25T18:15:00Z">
            <w:rPr>
              <w:del w:id="16569" w:author="Dr Mamadou SANOGO" w:date="2023-10-25T17:58:00Z"/>
              <w:color w:val="000000"/>
              <w:sz w:val="28"/>
              <w:szCs w:val="28"/>
            </w:rPr>
          </w:rPrChange>
        </w:rPr>
      </w:pPr>
      <w:del w:id="16570" w:author="Dr Mamadou SANOGO" w:date="2023-10-25T17:58:00Z">
        <w:r w:rsidRPr="007A4AFC" w:rsidDel="00744A71">
          <w:rPr>
            <w:color w:val="000000" w:themeColor="text1"/>
            <w:sz w:val="28"/>
            <w:szCs w:val="28"/>
            <w:rPrChange w:id="16571" w:author="Dr Mamadou SANOGO" w:date="2023-10-25T18:15:00Z">
              <w:rPr>
                <w:color w:val="000000"/>
                <w:sz w:val="28"/>
                <w:szCs w:val="28"/>
              </w:rPr>
            </w:rPrChange>
          </w:rPr>
          <w:br w:type="page"/>
        </w:r>
      </w:del>
    </w:p>
    <w:p w14:paraId="183158E1" w14:textId="22D6A660" w:rsidR="00000000" w:rsidRDefault="00000000">
      <w:pPr>
        <w:spacing w:line="240" w:lineRule="auto"/>
        <w:rPr>
          <w:del w:id="16572" w:author="Dr Mamadou SANOGO" w:date="2023-10-25T17:58:00Z"/>
          <w:rFonts w:eastAsiaTheme="minorHAnsi"/>
          <w:b/>
          <w:color w:val="000000" w:themeColor="text1"/>
          <w:sz w:val="22"/>
          <w:lang w:eastAsia="en-US"/>
          <w:rPrChange w:id="16573" w:author="Dr Mamadou SANOGO" w:date="2023-10-25T18:15:00Z">
            <w:rPr>
              <w:del w:id="16574" w:author="Dr Mamadou SANOGO" w:date="2023-10-25T17:58:00Z"/>
              <w:rFonts w:eastAsiaTheme="minorHAnsi" w:cs="Times New Roman"/>
              <w:b w:val="0"/>
              <w:color w:val="auto"/>
              <w:lang w:eastAsia="en-US"/>
            </w:rPr>
          </w:rPrChange>
        </w:rPr>
        <w:sectPr w:rsidR="00000000" w:rsidSect="00B9107D">
          <w:headerReference w:type="default" r:id="rId25"/>
          <w:footerReference w:type="default" r:id="rId26"/>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16575" w:author="Dr Mamadou SANOGO" w:date="2023-10-27T13:57:00Z">
            <w:sectPr w:rsidR="00000000" w:rsidSect="00B9107D">
              <w:pgMar w:top="1417" w:right="1417" w:bottom="1417" w:left="1417" w:header="708" w:footer="708" w:gutter="0"/>
              <w:titlePg w:val="0"/>
            </w:sectPr>
          </w:sectPrChange>
        </w:sectPr>
        <w:pPrChange w:id="16576" w:author="Dr Mamadou SANOGO" w:date="2023-10-25T17:58:00Z">
          <w:pPr>
            <w:pStyle w:val="Titre1"/>
            <w:spacing w:before="0" w:line="240" w:lineRule="auto"/>
            <w:jc w:val="center"/>
          </w:pPr>
        </w:pPrChange>
      </w:pPr>
    </w:p>
    <w:p w14:paraId="585155F8" w14:textId="27F394DA" w:rsidR="003E7BB3" w:rsidRPr="007A4AFC" w:rsidDel="00837877" w:rsidRDefault="003E7BB3" w:rsidP="00966B80">
      <w:pPr>
        <w:pStyle w:val="Titre1"/>
        <w:spacing w:before="0" w:line="240" w:lineRule="auto"/>
        <w:jc w:val="center"/>
        <w:rPr>
          <w:del w:id="16577" w:author="Dr Mamadou SANOGO" w:date="2023-10-25T14:51:00Z"/>
          <w:rFonts w:eastAsiaTheme="minorHAnsi" w:cs="Times New Roman"/>
          <w:b w:val="0"/>
          <w:lang w:eastAsia="en-US"/>
          <w:rPrChange w:id="16578" w:author="Dr Mamadou SANOGO" w:date="2023-10-25T18:15:00Z">
            <w:rPr>
              <w:del w:id="16579" w:author="Dr Mamadou SANOGO" w:date="2023-10-25T14:51:00Z"/>
              <w:rFonts w:eastAsiaTheme="minorHAnsi" w:cs="Times New Roman"/>
              <w:b w:val="0"/>
              <w:color w:val="auto"/>
              <w:lang w:eastAsia="en-US"/>
            </w:rPr>
          </w:rPrChange>
        </w:rPr>
      </w:pPr>
      <w:bookmarkStart w:id="16580" w:name="_Toc145944536"/>
      <w:del w:id="16581" w:author="Dr Mamadou SANOGO" w:date="2023-10-25T14:51:00Z">
        <w:r w:rsidRPr="007A4AFC" w:rsidDel="00837877">
          <w:rPr>
            <w:rFonts w:eastAsiaTheme="minorHAnsi"/>
            <w:sz w:val="32"/>
            <w:lang w:eastAsia="en-US"/>
            <w:rPrChange w:id="16582" w:author="Dr Mamadou SANOGO" w:date="2023-10-25T18:15:00Z">
              <w:rPr>
                <w:rFonts w:eastAsiaTheme="minorHAnsi"/>
                <w:color w:val="2E74B5" w:themeColor="accent1" w:themeShade="BF"/>
                <w:sz w:val="32"/>
                <w:lang w:eastAsia="en-US"/>
              </w:rPr>
            </w:rPrChange>
          </w:rPr>
          <w:delText xml:space="preserve">Annexe </w:delText>
        </w:r>
        <w:r w:rsidR="000163AB" w:rsidRPr="007A4AFC" w:rsidDel="00837877">
          <w:rPr>
            <w:rFonts w:eastAsiaTheme="minorHAnsi"/>
            <w:sz w:val="32"/>
            <w:lang w:eastAsia="en-US"/>
            <w:rPrChange w:id="16583" w:author="Dr Mamadou SANOGO" w:date="2023-10-25T18:15:00Z">
              <w:rPr>
                <w:rFonts w:eastAsiaTheme="minorHAnsi"/>
                <w:color w:val="2E74B5" w:themeColor="accent1" w:themeShade="BF"/>
                <w:sz w:val="32"/>
                <w:lang w:eastAsia="en-US"/>
              </w:rPr>
            </w:rPrChange>
          </w:rPr>
          <w:delText>8</w:delText>
        </w:r>
        <w:r w:rsidRPr="007A4AFC" w:rsidDel="00837877">
          <w:rPr>
            <w:rFonts w:eastAsiaTheme="minorHAnsi"/>
            <w:sz w:val="32"/>
            <w:lang w:eastAsia="en-US"/>
            <w:rPrChange w:id="16584" w:author="Dr Mamadou SANOGO" w:date="2023-10-25T18:15:00Z">
              <w:rPr>
                <w:rFonts w:eastAsiaTheme="minorHAnsi"/>
                <w:color w:val="2E74B5" w:themeColor="accent1" w:themeShade="BF"/>
                <w:sz w:val="32"/>
                <w:lang w:eastAsia="en-US"/>
              </w:rPr>
            </w:rPrChange>
          </w:rPr>
          <w:delText xml:space="preserve"> : </w:delText>
        </w:r>
        <w:r w:rsidR="0009055C" w:rsidRPr="007A4AFC" w:rsidDel="00837877">
          <w:rPr>
            <w:rFonts w:eastAsiaTheme="minorHAnsi"/>
            <w:sz w:val="32"/>
            <w:lang w:eastAsia="en-US"/>
            <w:rPrChange w:id="16585" w:author="Dr Mamadou SANOGO" w:date="2023-10-25T18:15:00Z">
              <w:rPr>
                <w:rFonts w:eastAsiaTheme="minorHAnsi"/>
                <w:color w:val="2E74B5" w:themeColor="accent1" w:themeShade="BF"/>
                <w:sz w:val="32"/>
                <w:lang w:eastAsia="en-US"/>
              </w:rPr>
            </w:rPrChange>
          </w:rPr>
          <w:delText>Maquettes pédagogiques</w:delText>
        </w:r>
        <w:bookmarkEnd w:id="16580"/>
      </w:del>
    </w:p>
    <w:p w14:paraId="37A9B3A7" w14:textId="77777777" w:rsidR="003E7BB3" w:rsidRPr="007A4AFC" w:rsidDel="00744A71" w:rsidRDefault="003E7BB3" w:rsidP="003E7BB3">
      <w:pPr>
        <w:spacing w:line="240" w:lineRule="auto"/>
        <w:rPr>
          <w:del w:id="16586" w:author="Dr Mamadou SANOGO" w:date="2023-10-25T17:58:00Z"/>
          <w:color w:val="000000" w:themeColor="text1"/>
          <w:rPrChange w:id="16587" w:author="Dr Mamadou SANOGO" w:date="2023-10-25T18:15:00Z">
            <w:rPr>
              <w:del w:id="16588" w:author="Dr Mamadou SANOGO" w:date="2023-10-25T17:58:00Z"/>
            </w:rPr>
          </w:rPrChange>
        </w:rPr>
      </w:pPr>
    </w:p>
    <w:p w14:paraId="259BE28A" w14:textId="77777777" w:rsidR="002460E4" w:rsidRPr="007A4AFC" w:rsidDel="00744A71" w:rsidRDefault="002460E4" w:rsidP="002460E4">
      <w:pPr>
        <w:spacing w:line="276" w:lineRule="auto"/>
        <w:rPr>
          <w:del w:id="16589" w:author="Dr Mamadou SANOGO" w:date="2023-10-25T17:58:00Z"/>
          <w:rFonts w:cs="Calibri"/>
          <w:b/>
          <w:bCs/>
          <w:color w:val="000000" w:themeColor="text1"/>
          <w:rPrChange w:id="16590" w:author="Dr Mamadou SANOGO" w:date="2023-10-25T18:15:00Z">
            <w:rPr>
              <w:del w:id="16591" w:author="Dr Mamadou SANOGO" w:date="2023-10-25T17:58:00Z"/>
              <w:rFonts w:cs="Calibri"/>
              <w:b/>
              <w:bCs/>
              <w:color w:val="000000"/>
            </w:rPr>
          </w:rPrChange>
        </w:rPr>
      </w:pPr>
    </w:p>
    <w:p w14:paraId="1FFF6B37" w14:textId="2A168630" w:rsidR="001C11BC" w:rsidRPr="007A4AFC" w:rsidDel="00744A71" w:rsidRDefault="001C11BC" w:rsidP="003E7BB3">
      <w:pPr>
        <w:spacing w:line="240" w:lineRule="auto"/>
        <w:rPr>
          <w:del w:id="16592" w:author="Dr Mamadou SANOGO" w:date="2023-10-25T17:58:00Z"/>
          <w:color w:val="000000" w:themeColor="text1"/>
          <w:szCs w:val="24"/>
          <w:rPrChange w:id="16593" w:author="Dr Mamadou SANOGO" w:date="2023-10-25T18:15:00Z">
            <w:rPr>
              <w:del w:id="16594" w:author="Dr Mamadou SANOGO" w:date="2023-10-25T17:58:00Z"/>
              <w:szCs w:val="24"/>
            </w:rPr>
          </w:rPrChange>
        </w:rPr>
      </w:pPr>
    </w:p>
    <w:p w14:paraId="74F7163A" w14:textId="069E9B93" w:rsidR="002460E4" w:rsidRPr="007A4AFC" w:rsidDel="00744A71" w:rsidRDefault="002460E4" w:rsidP="003E7BB3">
      <w:pPr>
        <w:spacing w:line="240" w:lineRule="auto"/>
        <w:rPr>
          <w:del w:id="16595" w:author="Dr Mamadou SANOGO" w:date="2023-10-25T17:58:00Z"/>
          <w:color w:val="000000" w:themeColor="text1"/>
          <w:szCs w:val="24"/>
          <w:rPrChange w:id="16596" w:author="Dr Mamadou SANOGO" w:date="2023-10-25T18:15:00Z">
            <w:rPr>
              <w:del w:id="16597" w:author="Dr Mamadou SANOGO" w:date="2023-10-25T17:58:00Z"/>
              <w:szCs w:val="24"/>
            </w:rPr>
          </w:rPrChange>
        </w:rPr>
        <w:sectPr w:rsidR="002460E4" w:rsidRPr="007A4AFC" w:rsidDel="00744A71"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16598" w:author="Dr Mamadou SANOGO" w:date="2023-10-27T13:57:00Z">
            <w:sectPr w:rsidR="002460E4" w:rsidRPr="007A4AFC" w:rsidDel="00744A71" w:rsidSect="006778CD">
              <w:pgMar w:top="1417" w:right="1417" w:bottom="1417" w:left="1417" w:header="708" w:footer="708" w:gutter="0"/>
              <w:titlePg w:val="0"/>
            </w:sectPr>
          </w:sectPrChange>
        </w:sectPr>
      </w:pPr>
    </w:p>
    <w:p w14:paraId="17E7CB94" w14:textId="4ADE61C5" w:rsidR="001C20B8" w:rsidRPr="007A4AFC" w:rsidDel="00A75F71" w:rsidRDefault="001C20B8" w:rsidP="001C20B8">
      <w:pPr>
        <w:pStyle w:val="Titre1"/>
        <w:spacing w:before="0" w:line="240" w:lineRule="auto"/>
        <w:rPr>
          <w:del w:id="16599" w:author="Dr Mamadou SANOGO" w:date="2023-10-25T17:45:00Z"/>
          <w:rFonts w:eastAsiaTheme="minorHAnsi" w:cs="Times New Roman"/>
          <w:b w:val="0"/>
          <w:sz w:val="24"/>
          <w:lang w:eastAsia="en-US"/>
        </w:rPr>
      </w:pPr>
      <w:bookmarkStart w:id="16600" w:name="_Toc145944537"/>
      <w:del w:id="16601" w:author="Dr Mamadou SANOGO" w:date="2023-10-25T17:45:00Z">
        <w:r w:rsidRPr="007A4AFC" w:rsidDel="00A75F71">
          <w:rPr>
            <w:rFonts w:eastAsiaTheme="minorHAnsi" w:cs="Times New Roman"/>
            <w:sz w:val="24"/>
            <w:lang w:eastAsia="en-US"/>
          </w:rPr>
          <w:delText xml:space="preserve">Annexe </w:delText>
        </w:r>
        <w:r w:rsidR="000163AB" w:rsidRPr="007A4AFC" w:rsidDel="00A75F71">
          <w:rPr>
            <w:rFonts w:eastAsiaTheme="minorHAnsi" w:cs="Times New Roman"/>
            <w:sz w:val="24"/>
            <w:lang w:eastAsia="en-US"/>
          </w:rPr>
          <w:delText>9</w:delText>
        </w:r>
        <w:r w:rsidRPr="007A4AFC" w:rsidDel="00A75F71">
          <w:rPr>
            <w:rFonts w:eastAsiaTheme="minorHAnsi" w:cs="Times New Roman"/>
            <w:sz w:val="24"/>
            <w:lang w:eastAsia="en-US"/>
          </w:rPr>
          <w:delText> : Plan de développement et l’amélioration du programme</w:delText>
        </w:r>
        <w:bookmarkEnd w:id="16600"/>
      </w:del>
    </w:p>
    <w:p w14:paraId="3279BCDD" w14:textId="5059942A" w:rsidR="001C20B8" w:rsidRPr="007A4AFC" w:rsidDel="00A75F71" w:rsidRDefault="001C20B8" w:rsidP="001C20B8">
      <w:pPr>
        <w:spacing w:line="240" w:lineRule="auto"/>
        <w:ind w:right="9"/>
        <w:rPr>
          <w:del w:id="16602" w:author="Dr Mamadou SANOGO" w:date="2023-10-25T17:45:00Z"/>
          <w:color w:val="000000" w:themeColor="text1"/>
          <w:szCs w:val="24"/>
          <w:rPrChange w:id="16603" w:author="Dr Mamadou SANOGO" w:date="2023-10-25T18:15:00Z">
            <w:rPr>
              <w:del w:id="16604" w:author="Dr Mamadou SANOGO" w:date="2023-10-25T17:45:00Z"/>
              <w:color w:val="000000"/>
              <w:szCs w:val="24"/>
            </w:rPr>
          </w:rPrChange>
        </w:rPr>
      </w:pPr>
    </w:p>
    <w:tbl>
      <w:tblPr>
        <w:tblW w:w="1553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62"/>
        <w:gridCol w:w="3117"/>
        <w:gridCol w:w="3387"/>
        <w:gridCol w:w="2168"/>
        <w:gridCol w:w="1897"/>
        <w:gridCol w:w="3202"/>
      </w:tblGrid>
      <w:tr w:rsidR="007A4AFC" w:rsidRPr="007A4AFC" w:rsidDel="00A75F71" w14:paraId="00E58BEC" w14:textId="77777777" w:rsidTr="008C0870">
        <w:trPr>
          <w:trHeight w:val="20"/>
          <w:del w:id="16605" w:author="Dr Mamadou SANOGO" w:date="2023-10-25T17:45:00Z"/>
        </w:trPr>
        <w:tc>
          <w:tcPr>
            <w:tcW w:w="1762" w:type="dxa"/>
            <w:vAlign w:val="center"/>
          </w:tcPr>
          <w:p w14:paraId="32CD1AA9" w14:textId="6BFFA28E" w:rsidR="00E67C42" w:rsidRPr="007A4AFC" w:rsidDel="00A75F71" w:rsidRDefault="00E67C42" w:rsidP="00E67C42">
            <w:pPr>
              <w:widowControl w:val="0"/>
              <w:autoSpaceDE w:val="0"/>
              <w:autoSpaceDN w:val="0"/>
              <w:adjustRightInd w:val="0"/>
              <w:spacing w:line="240" w:lineRule="auto"/>
              <w:ind w:left="100"/>
              <w:jc w:val="center"/>
              <w:rPr>
                <w:del w:id="16606" w:author="Dr Mamadou SANOGO" w:date="2023-10-25T17:45:00Z"/>
                <w:b/>
                <w:color w:val="000000" w:themeColor="text1"/>
                <w:sz w:val="20"/>
                <w:szCs w:val="20"/>
                <w:rPrChange w:id="16607" w:author="Dr Mamadou SANOGO" w:date="2023-10-25T18:15:00Z">
                  <w:rPr>
                    <w:del w:id="16608" w:author="Dr Mamadou SANOGO" w:date="2023-10-25T17:45:00Z"/>
                    <w:b/>
                    <w:sz w:val="20"/>
                    <w:szCs w:val="20"/>
                  </w:rPr>
                </w:rPrChange>
              </w:rPr>
            </w:pPr>
            <w:del w:id="16609" w:author="Dr Mamadou SANOGO" w:date="2023-10-25T17:45:00Z">
              <w:r w:rsidRPr="007A4AFC" w:rsidDel="00A75F71">
                <w:rPr>
                  <w:b/>
                  <w:color w:val="000000" w:themeColor="text1"/>
                  <w:sz w:val="20"/>
                  <w:szCs w:val="20"/>
                  <w:rPrChange w:id="16610" w:author="Dr Mamadou SANOGO" w:date="2023-10-25T18:15:00Z">
                    <w:rPr>
                      <w:b/>
                      <w:sz w:val="20"/>
                      <w:szCs w:val="20"/>
                    </w:rPr>
                  </w:rPrChange>
                </w:rPr>
                <w:delText>Thématiques</w:delText>
              </w:r>
            </w:del>
          </w:p>
        </w:tc>
        <w:tc>
          <w:tcPr>
            <w:tcW w:w="3117" w:type="dxa"/>
            <w:vAlign w:val="center"/>
          </w:tcPr>
          <w:p w14:paraId="0184A5FB" w14:textId="6F4E4D29" w:rsidR="00E67C42" w:rsidRPr="007A4AFC" w:rsidDel="00A75F71" w:rsidRDefault="00E67C42" w:rsidP="00E67C42">
            <w:pPr>
              <w:widowControl w:val="0"/>
              <w:autoSpaceDE w:val="0"/>
              <w:autoSpaceDN w:val="0"/>
              <w:adjustRightInd w:val="0"/>
              <w:spacing w:line="240" w:lineRule="auto"/>
              <w:ind w:left="276"/>
              <w:jc w:val="center"/>
              <w:rPr>
                <w:del w:id="16611" w:author="Dr Mamadou SANOGO" w:date="2023-10-25T17:45:00Z"/>
                <w:b/>
                <w:color w:val="000000" w:themeColor="text1"/>
                <w:sz w:val="20"/>
                <w:szCs w:val="20"/>
                <w:rPrChange w:id="16612" w:author="Dr Mamadou SANOGO" w:date="2023-10-25T18:15:00Z">
                  <w:rPr>
                    <w:del w:id="16613" w:author="Dr Mamadou SANOGO" w:date="2023-10-25T17:45:00Z"/>
                    <w:b/>
                    <w:sz w:val="20"/>
                    <w:szCs w:val="20"/>
                  </w:rPr>
                </w:rPrChange>
              </w:rPr>
            </w:pPr>
            <w:del w:id="16614" w:author="Dr Mamadou SANOGO" w:date="2023-10-25T17:45:00Z">
              <w:r w:rsidRPr="007A4AFC" w:rsidDel="00A75F71">
                <w:rPr>
                  <w:b/>
                  <w:color w:val="000000" w:themeColor="text1"/>
                  <w:sz w:val="20"/>
                  <w:szCs w:val="20"/>
                  <w:rPrChange w:id="16615" w:author="Dr Mamadou SANOGO" w:date="2023-10-25T18:15:00Z">
                    <w:rPr>
                      <w:b/>
                      <w:sz w:val="20"/>
                      <w:szCs w:val="20"/>
                    </w:rPr>
                  </w:rPrChange>
                </w:rPr>
                <w:delText>Objectifs</w:delText>
              </w:r>
            </w:del>
          </w:p>
        </w:tc>
        <w:tc>
          <w:tcPr>
            <w:tcW w:w="3387" w:type="dxa"/>
            <w:vAlign w:val="center"/>
          </w:tcPr>
          <w:p w14:paraId="58E046D4" w14:textId="6F521157" w:rsidR="00E67C42" w:rsidRPr="007A4AFC" w:rsidDel="00A75F71" w:rsidRDefault="00E67C42" w:rsidP="00E67C42">
            <w:pPr>
              <w:widowControl w:val="0"/>
              <w:autoSpaceDE w:val="0"/>
              <w:autoSpaceDN w:val="0"/>
              <w:adjustRightInd w:val="0"/>
              <w:spacing w:line="240" w:lineRule="auto"/>
              <w:ind w:left="100"/>
              <w:jc w:val="center"/>
              <w:rPr>
                <w:del w:id="16616" w:author="Dr Mamadou SANOGO" w:date="2023-10-25T17:45:00Z"/>
                <w:b/>
                <w:color w:val="000000" w:themeColor="text1"/>
                <w:sz w:val="20"/>
                <w:szCs w:val="20"/>
                <w:rPrChange w:id="16617" w:author="Dr Mamadou SANOGO" w:date="2023-10-25T18:15:00Z">
                  <w:rPr>
                    <w:del w:id="16618" w:author="Dr Mamadou SANOGO" w:date="2023-10-25T17:45:00Z"/>
                    <w:b/>
                    <w:sz w:val="20"/>
                    <w:szCs w:val="20"/>
                  </w:rPr>
                </w:rPrChange>
              </w:rPr>
            </w:pPr>
            <w:del w:id="16619" w:author="Dr Mamadou SANOGO" w:date="2023-10-25T17:45:00Z">
              <w:r w:rsidRPr="007A4AFC" w:rsidDel="00A75F71">
                <w:rPr>
                  <w:b/>
                  <w:color w:val="000000" w:themeColor="text1"/>
                  <w:sz w:val="20"/>
                  <w:szCs w:val="20"/>
                  <w:rPrChange w:id="16620" w:author="Dr Mamadou SANOGO" w:date="2023-10-25T18:15:00Z">
                    <w:rPr>
                      <w:b/>
                      <w:sz w:val="20"/>
                      <w:szCs w:val="20"/>
                    </w:rPr>
                  </w:rPrChange>
                </w:rPr>
                <w:delText>Actions</w:delText>
              </w:r>
            </w:del>
          </w:p>
        </w:tc>
        <w:tc>
          <w:tcPr>
            <w:tcW w:w="2168" w:type="dxa"/>
            <w:vAlign w:val="center"/>
          </w:tcPr>
          <w:p w14:paraId="2F0A1925" w14:textId="7C69A6BC" w:rsidR="00E67C42" w:rsidRPr="007A4AFC" w:rsidDel="00A75F71" w:rsidRDefault="00E67C42" w:rsidP="00E67C42">
            <w:pPr>
              <w:widowControl w:val="0"/>
              <w:autoSpaceDE w:val="0"/>
              <w:autoSpaceDN w:val="0"/>
              <w:adjustRightInd w:val="0"/>
              <w:spacing w:line="240" w:lineRule="auto"/>
              <w:ind w:left="105"/>
              <w:jc w:val="center"/>
              <w:rPr>
                <w:del w:id="16621" w:author="Dr Mamadou SANOGO" w:date="2023-10-25T17:45:00Z"/>
                <w:b/>
                <w:color w:val="000000" w:themeColor="text1"/>
                <w:sz w:val="20"/>
                <w:szCs w:val="20"/>
                <w:rPrChange w:id="16622" w:author="Dr Mamadou SANOGO" w:date="2023-10-25T18:15:00Z">
                  <w:rPr>
                    <w:del w:id="16623" w:author="Dr Mamadou SANOGO" w:date="2023-10-25T17:45:00Z"/>
                    <w:b/>
                    <w:sz w:val="20"/>
                    <w:szCs w:val="20"/>
                  </w:rPr>
                </w:rPrChange>
              </w:rPr>
            </w:pPr>
            <w:del w:id="16624" w:author="Dr Mamadou SANOGO" w:date="2023-10-25T17:45:00Z">
              <w:r w:rsidRPr="007A4AFC" w:rsidDel="00A75F71">
                <w:rPr>
                  <w:b/>
                  <w:color w:val="000000" w:themeColor="text1"/>
                  <w:sz w:val="20"/>
                  <w:szCs w:val="20"/>
                  <w:rPrChange w:id="16625" w:author="Dr Mamadou SANOGO" w:date="2023-10-25T18:15:00Z">
                    <w:rPr>
                      <w:b/>
                      <w:sz w:val="20"/>
                      <w:szCs w:val="20"/>
                    </w:rPr>
                  </w:rPrChange>
                </w:rPr>
                <w:delText>Moyens</w:delText>
              </w:r>
            </w:del>
          </w:p>
        </w:tc>
        <w:tc>
          <w:tcPr>
            <w:tcW w:w="1897" w:type="dxa"/>
            <w:vAlign w:val="center"/>
          </w:tcPr>
          <w:p w14:paraId="3173757C" w14:textId="1E82EDCC" w:rsidR="00E67C42" w:rsidRPr="007A4AFC" w:rsidDel="00A75F71" w:rsidRDefault="00E67C42" w:rsidP="00E67C42">
            <w:pPr>
              <w:widowControl w:val="0"/>
              <w:autoSpaceDE w:val="0"/>
              <w:autoSpaceDN w:val="0"/>
              <w:adjustRightInd w:val="0"/>
              <w:spacing w:line="240" w:lineRule="auto"/>
              <w:ind w:left="100"/>
              <w:jc w:val="center"/>
              <w:rPr>
                <w:del w:id="16626" w:author="Dr Mamadou SANOGO" w:date="2023-10-25T17:45:00Z"/>
                <w:b/>
                <w:color w:val="000000" w:themeColor="text1"/>
                <w:sz w:val="20"/>
                <w:szCs w:val="20"/>
                <w:rPrChange w:id="16627" w:author="Dr Mamadou SANOGO" w:date="2023-10-25T18:15:00Z">
                  <w:rPr>
                    <w:del w:id="16628" w:author="Dr Mamadou SANOGO" w:date="2023-10-25T17:45:00Z"/>
                    <w:b/>
                    <w:sz w:val="20"/>
                    <w:szCs w:val="20"/>
                  </w:rPr>
                </w:rPrChange>
              </w:rPr>
            </w:pPr>
            <w:del w:id="16629" w:author="Dr Mamadou SANOGO" w:date="2023-10-25T17:45:00Z">
              <w:r w:rsidRPr="007A4AFC" w:rsidDel="00A75F71">
                <w:rPr>
                  <w:b/>
                  <w:color w:val="000000" w:themeColor="text1"/>
                  <w:sz w:val="20"/>
                  <w:szCs w:val="20"/>
                  <w:rPrChange w:id="16630" w:author="Dr Mamadou SANOGO" w:date="2023-10-25T18:15:00Z">
                    <w:rPr>
                      <w:b/>
                      <w:sz w:val="20"/>
                      <w:szCs w:val="20"/>
                    </w:rPr>
                  </w:rPrChange>
                </w:rPr>
                <w:delText>Calendrier</w:delText>
              </w:r>
            </w:del>
          </w:p>
        </w:tc>
        <w:tc>
          <w:tcPr>
            <w:tcW w:w="3202" w:type="dxa"/>
            <w:vAlign w:val="center"/>
          </w:tcPr>
          <w:p w14:paraId="356EF61B" w14:textId="5A484AD9" w:rsidR="00E67C42" w:rsidRPr="007A4AFC" w:rsidDel="00A75F71" w:rsidRDefault="00E67C42" w:rsidP="00E67C42">
            <w:pPr>
              <w:widowControl w:val="0"/>
              <w:autoSpaceDE w:val="0"/>
              <w:autoSpaceDN w:val="0"/>
              <w:adjustRightInd w:val="0"/>
              <w:spacing w:line="240" w:lineRule="auto"/>
              <w:ind w:left="100"/>
              <w:jc w:val="center"/>
              <w:rPr>
                <w:del w:id="16631" w:author="Dr Mamadou SANOGO" w:date="2023-10-25T17:45:00Z"/>
                <w:b/>
                <w:color w:val="000000" w:themeColor="text1"/>
                <w:sz w:val="20"/>
                <w:szCs w:val="20"/>
                <w:rPrChange w:id="16632" w:author="Dr Mamadou SANOGO" w:date="2023-10-25T18:15:00Z">
                  <w:rPr>
                    <w:del w:id="16633" w:author="Dr Mamadou SANOGO" w:date="2023-10-25T17:45:00Z"/>
                    <w:b/>
                    <w:sz w:val="20"/>
                    <w:szCs w:val="20"/>
                  </w:rPr>
                </w:rPrChange>
              </w:rPr>
            </w:pPr>
            <w:del w:id="16634" w:author="Dr Mamadou SANOGO" w:date="2023-10-25T17:45:00Z">
              <w:r w:rsidRPr="007A4AFC" w:rsidDel="00A75F71">
                <w:rPr>
                  <w:b/>
                  <w:color w:val="000000" w:themeColor="text1"/>
                  <w:sz w:val="20"/>
                  <w:szCs w:val="20"/>
                  <w:rPrChange w:id="16635" w:author="Dr Mamadou SANOGO" w:date="2023-10-25T18:15:00Z">
                    <w:rPr>
                      <w:b/>
                      <w:sz w:val="20"/>
                      <w:szCs w:val="20"/>
                    </w:rPr>
                  </w:rPrChange>
                </w:rPr>
                <w:delText>Indicateurs</w:delText>
              </w:r>
            </w:del>
          </w:p>
        </w:tc>
      </w:tr>
      <w:tr w:rsidR="007A4AFC" w:rsidRPr="007A4AFC" w:rsidDel="00A75F71" w14:paraId="01359E73" w14:textId="77777777" w:rsidTr="005A1EE1">
        <w:trPr>
          <w:trHeight w:val="20"/>
          <w:del w:id="16636" w:author="Dr Mamadou SANOGO" w:date="2023-10-25T17:45:00Z"/>
        </w:trPr>
        <w:tc>
          <w:tcPr>
            <w:tcW w:w="1762" w:type="dxa"/>
            <w:vAlign w:val="center"/>
          </w:tcPr>
          <w:p w14:paraId="5B3AD207" w14:textId="1FA8A156" w:rsidR="00E67C42" w:rsidRPr="007A4AFC" w:rsidDel="00A75F71" w:rsidRDefault="00E67C42" w:rsidP="005A1EE1">
            <w:pPr>
              <w:widowControl w:val="0"/>
              <w:autoSpaceDE w:val="0"/>
              <w:autoSpaceDN w:val="0"/>
              <w:adjustRightInd w:val="0"/>
              <w:spacing w:line="240" w:lineRule="auto"/>
              <w:ind w:left="100"/>
              <w:rPr>
                <w:del w:id="16637" w:author="Dr Mamadou SANOGO" w:date="2023-10-25T17:45:00Z"/>
                <w:color w:val="000000" w:themeColor="text1"/>
                <w:sz w:val="20"/>
                <w:szCs w:val="20"/>
                <w:rPrChange w:id="16638" w:author="Dr Mamadou SANOGO" w:date="2023-10-25T18:15:00Z">
                  <w:rPr>
                    <w:del w:id="16639" w:author="Dr Mamadou SANOGO" w:date="2023-10-25T17:45:00Z"/>
                    <w:sz w:val="20"/>
                    <w:szCs w:val="20"/>
                  </w:rPr>
                </w:rPrChange>
              </w:rPr>
            </w:pPr>
            <w:del w:id="16640" w:author="Dr Mamadou SANOGO" w:date="2023-10-25T17:45:00Z">
              <w:r w:rsidRPr="007A4AFC" w:rsidDel="00A75F71">
                <w:rPr>
                  <w:color w:val="000000" w:themeColor="text1"/>
                  <w:sz w:val="20"/>
                  <w:szCs w:val="20"/>
                  <w:rPrChange w:id="16641" w:author="Dr Mamadou SANOGO" w:date="2023-10-25T18:15:00Z">
                    <w:rPr>
                      <w:sz w:val="20"/>
                      <w:szCs w:val="20"/>
                    </w:rPr>
                  </w:rPrChange>
                </w:rPr>
                <w:delText>Admission au Master</w:delText>
              </w:r>
            </w:del>
          </w:p>
        </w:tc>
        <w:tc>
          <w:tcPr>
            <w:tcW w:w="3117" w:type="dxa"/>
          </w:tcPr>
          <w:p w14:paraId="7A9843DC" w14:textId="6FE2925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42" w:author="Dr Mamadou SANOGO" w:date="2023-10-25T17:45:00Z"/>
                <w:color w:val="000000" w:themeColor="text1"/>
                <w:sz w:val="20"/>
                <w:szCs w:val="20"/>
                <w:lang w:val="fr-ML"/>
                <w:rPrChange w:id="16643" w:author="Dr Mamadou SANOGO" w:date="2023-10-25T18:15:00Z">
                  <w:rPr>
                    <w:del w:id="16644" w:author="Dr Mamadou SANOGO" w:date="2023-10-25T17:45:00Z"/>
                    <w:sz w:val="20"/>
                    <w:szCs w:val="20"/>
                    <w:lang w:val="fr-ML"/>
                  </w:rPr>
                </w:rPrChange>
              </w:rPr>
            </w:pPr>
            <w:del w:id="16645" w:author="Dr Mamadou SANOGO" w:date="2023-10-25T17:45:00Z">
              <w:r w:rsidRPr="007A4AFC" w:rsidDel="00A75F71">
                <w:rPr>
                  <w:color w:val="000000" w:themeColor="text1"/>
                  <w:sz w:val="20"/>
                  <w:szCs w:val="20"/>
                  <w:lang w:val="fr-ML"/>
                  <w:rPrChange w:id="16646" w:author="Dr Mamadou SANOGO" w:date="2023-10-25T18:15:00Z">
                    <w:rPr>
                      <w:sz w:val="20"/>
                      <w:szCs w:val="20"/>
                      <w:lang w:val="fr-ML"/>
                    </w:rPr>
                  </w:rPrChange>
                </w:rPr>
                <w:delText>Réajuster les conditions d’admission des étudiants titulaires d’une licence autre que</w:delText>
              </w:r>
              <w:r w:rsidR="004A5DD0" w:rsidRPr="007A4AFC" w:rsidDel="00A75F71">
                <w:rPr>
                  <w:color w:val="000000" w:themeColor="text1"/>
                  <w:sz w:val="20"/>
                  <w:szCs w:val="20"/>
                  <w:lang w:val="fr-ML"/>
                  <w:rPrChange w:id="16647" w:author="Dr Mamadou SANOGO" w:date="2023-10-25T18:15:00Z">
                    <w:rPr>
                      <w:sz w:val="20"/>
                      <w:szCs w:val="20"/>
                      <w:lang w:val="fr-ML"/>
                    </w:rPr>
                  </w:rPrChange>
                </w:rPr>
                <w:delText xml:space="preserve"> la licence en sciences de la  santé</w:delText>
              </w:r>
            </w:del>
          </w:p>
          <w:p w14:paraId="3E704FA6" w14:textId="4F2F6484"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648" w:author="Dr Mamadou SANOGO" w:date="2023-10-25T17:45:00Z"/>
                <w:color w:val="000000" w:themeColor="text1"/>
                <w:sz w:val="20"/>
                <w:szCs w:val="20"/>
                <w:lang w:val="fr-ML"/>
                <w:rPrChange w:id="16649" w:author="Dr Mamadou SANOGO" w:date="2023-10-25T18:15:00Z">
                  <w:rPr>
                    <w:del w:id="16650" w:author="Dr Mamadou SANOGO" w:date="2023-10-25T17:45:00Z"/>
                    <w:sz w:val="20"/>
                    <w:szCs w:val="20"/>
                    <w:lang w:val="fr-ML"/>
                  </w:rPr>
                </w:rPrChange>
              </w:rPr>
            </w:pPr>
            <w:del w:id="16651" w:author="Dr Mamadou SANOGO" w:date="2023-10-25T17:45:00Z">
              <w:r w:rsidRPr="007A4AFC" w:rsidDel="00A75F71">
                <w:rPr>
                  <w:color w:val="000000" w:themeColor="text1"/>
                  <w:sz w:val="20"/>
                  <w:szCs w:val="20"/>
                  <w:lang w:val="fr-ML"/>
                  <w:rPrChange w:id="16652" w:author="Dr Mamadou SANOGO" w:date="2023-10-25T18:15:00Z">
                    <w:rPr>
                      <w:sz w:val="20"/>
                      <w:szCs w:val="20"/>
                      <w:lang w:val="fr-ML"/>
                    </w:rPr>
                  </w:rPrChange>
                </w:rPr>
                <w:delText xml:space="preserve"> Assurer une meilleure intégration académique des étudiants qui ont fait leur Licence en dehors du Mali</w:delText>
              </w:r>
            </w:del>
          </w:p>
        </w:tc>
        <w:tc>
          <w:tcPr>
            <w:tcW w:w="3387" w:type="dxa"/>
            <w:vAlign w:val="center"/>
          </w:tcPr>
          <w:p w14:paraId="733FF1F9" w14:textId="16003B60" w:rsidR="00E67C42" w:rsidRPr="007A4AFC" w:rsidDel="00A75F71" w:rsidRDefault="00215FCD">
            <w:pPr>
              <w:pStyle w:val="Paragraphedeliste"/>
              <w:widowControl w:val="0"/>
              <w:numPr>
                <w:ilvl w:val="0"/>
                <w:numId w:val="5"/>
              </w:numPr>
              <w:autoSpaceDE w:val="0"/>
              <w:autoSpaceDN w:val="0"/>
              <w:adjustRightInd w:val="0"/>
              <w:spacing w:line="240" w:lineRule="auto"/>
              <w:ind w:left="370" w:hanging="284"/>
              <w:rPr>
                <w:del w:id="16653" w:author="Dr Mamadou SANOGO" w:date="2023-10-25T17:45:00Z"/>
                <w:color w:val="000000" w:themeColor="text1"/>
                <w:sz w:val="20"/>
                <w:szCs w:val="20"/>
                <w:lang w:val="fr-ML"/>
                <w:rPrChange w:id="16654" w:author="Dr Mamadou SANOGO" w:date="2023-10-25T18:15:00Z">
                  <w:rPr>
                    <w:del w:id="16655" w:author="Dr Mamadou SANOGO" w:date="2023-10-25T17:45:00Z"/>
                    <w:sz w:val="20"/>
                    <w:szCs w:val="20"/>
                    <w:lang w:val="fr-ML"/>
                  </w:rPr>
                </w:rPrChange>
              </w:rPr>
            </w:pPr>
            <w:del w:id="16656" w:author="Dr Mamadou SANOGO" w:date="2023-10-25T17:45:00Z">
              <w:r w:rsidRPr="007A4AFC" w:rsidDel="00A75F71">
                <w:rPr>
                  <w:color w:val="000000" w:themeColor="text1"/>
                  <w:sz w:val="20"/>
                  <w:szCs w:val="20"/>
                  <w:lang w:val="fr-ML"/>
                  <w:rPrChange w:id="16657" w:author="Dr Mamadou SANOGO" w:date="2023-10-25T18:15:00Z">
                    <w:rPr>
                      <w:sz w:val="20"/>
                      <w:szCs w:val="20"/>
                      <w:lang w:val="fr-ML"/>
                    </w:rPr>
                  </w:rPrChange>
                </w:rPr>
                <w:delText xml:space="preserve">Admission par test </w:delText>
              </w:r>
            </w:del>
          </w:p>
        </w:tc>
        <w:tc>
          <w:tcPr>
            <w:tcW w:w="2168" w:type="dxa"/>
            <w:vAlign w:val="center"/>
          </w:tcPr>
          <w:p w14:paraId="72DF0BA0" w14:textId="497E69BC" w:rsidR="00E67C42" w:rsidRPr="007A4AFC" w:rsidDel="00A75F71" w:rsidRDefault="00E67C42" w:rsidP="00F84391">
            <w:pPr>
              <w:widowControl w:val="0"/>
              <w:autoSpaceDE w:val="0"/>
              <w:autoSpaceDN w:val="0"/>
              <w:adjustRightInd w:val="0"/>
              <w:spacing w:line="240" w:lineRule="auto"/>
              <w:ind w:left="105"/>
              <w:rPr>
                <w:del w:id="16658" w:author="Dr Mamadou SANOGO" w:date="2023-10-25T17:45:00Z"/>
                <w:color w:val="000000" w:themeColor="text1"/>
                <w:sz w:val="20"/>
                <w:szCs w:val="20"/>
                <w:lang w:val="fr-ML"/>
                <w:rPrChange w:id="16659" w:author="Dr Mamadou SANOGO" w:date="2023-10-25T18:15:00Z">
                  <w:rPr>
                    <w:del w:id="16660" w:author="Dr Mamadou SANOGO" w:date="2023-10-25T17:45:00Z"/>
                    <w:sz w:val="20"/>
                    <w:szCs w:val="20"/>
                    <w:lang w:val="fr-ML"/>
                  </w:rPr>
                </w:rPrChange>
              </w:rPr>
            </w:pPr>
            <w:del w:id="16661" w:author="Dr Mamadou SANOGO" w:date="2023-10-25T17:45:00Z">
              <w:r w:rsidRPr="007A4AFC" w:rsidDel="00A75F71">
                <w:rPr>
                  <w:color w:val="000000" w:themeColor="text1"/>
                  <w:sz w:val="20"/>
                  <w:szCs w:val="20"/>
                  <w:lang w:val="fr-ML"/>
                  <w:rPrChange w:id="16662" w:author="Dr Mamadou SANOGO" w:date="2023-10-25T18:15:00Z">
                    <w:rPr>
                      <w:sz w:val="20"/>
                      <w:szCs w:val="20"/>
                      <w:lang w:val="fr-ML"/>
                    </w:rPr>
                  </w:rPrChange>
                </w:rPr>
                <w:delText xml:space="preserve">Directeur Général, Directeur des </w:delText>
              </w:r>
              <w:r w:rsidR="008C0870" w:rsidRPr="007A4AFC" w:rsidDel="00A75F71">
                <w:rPr>
                  <w:color w:val="000000" w:themeColor="text1"/>
                  <w:sz w:val="20"/>
                  <w:szCs w:val="20"/>
                  <w:lang w:val="fr-ML"/>
                  <w:rPrChange w:id="16663" w:author="Dr Mamadou SANOGO" w:date="2023-10-25T18:15:00Z">
                    <w:rPr>
                      <w:sz w:val="20"/>
                      <w:szCs w:val="20"/>
                      <w:lang w:val="fr-ML"/>
                    </w:rPr>
                  </w:rPrChange>
                </w:rPr>
                <w:delText>Études</w:delText>
              </w:r>
              <w:r w:rsidRPr="007A4AFC" w:rsidDel="00A75F71">
                <w:rPr>
                  <w:color w:val="000000" w:themeColor="text1"/>
                  <w:sz w:val="20"/>
                  <w:szCs w:val="20"/>
                  <w:lang w:val="fr-ML"/>
                  <w:rPrChange w:id="16664" w:author="Dr Mamadou SANOGO" w:date="2023-10-25T18:15:00Z">
                    <w:rPr>
                      <w:sz w:val="20"/>
                      <w:szCs w:val="20"/>
                      <w:lang w:val="fr-ML"/>
                    </w:rPr>
                  </w:rPrChange>
                </w:rPr>
                <w:delText xml:space="preserve"> et conseillers aux études</w:delText>
              </w:r>
            </w:del>
          </w:p>
        </w:tc>
        <w:tc>
          <w:tcPr>
            <w:tcW w:w="1897" w:type="dxa"/>
            <w:vAlign w:val="center"/>
          </w:tcPr>
          <w:p w14:paraId="03F47383" w14:textId="451A84B6" w:rsidR="00E67C42" w:rsidRPr="007A4AFC" w:rsidDel="00A75F71" w:rsidRDefault="00E67C42" w:rsidP="00F84391">
            <w:pPr>
              <w:widowControl w:val="0"/>
              <w:autoSpaceDE w:val="0"/>
              <w:autoSpaceDN w:val="0"/>
              <w:adjustRightInd w:val="0"/>
              <w:spacing w:line="240" w:lineRule="auto"/>
              <w:ind w:left="100"/>
              <w:rPr>
                <w:del w:id="16665" w:author="Dr Mamadou SANOGO" w:date="2023-10-25T17:45:00Z"/>
                <w:color w:val="000000" w:themeColor="text1"/>
                <w:sz w:val="20"/>
                <w:szCs w:val="20"/>
                <w:rPrChange w:id="16666" w:author="Dr Mamadou SANOGO" w:date="2023-10-25T18:15:00Z">
                  <w:rPr>
                    <w:del w:id="16667" w:author="Dr Mamadou SANOGO" w:date="2023-10-25T17:45:00Z"/>
                    <w:sz w:val="20"/>
                    <w:szCs w:val="20"/>
                  </w:rPr>
                </w:rPrChange>
              </w:rPr>
            </w:pPr>
            <w:del w:id="16668" w:author="Dr Mamadou SANOGO" w:date="2023-10-25T17:45:00Z">
              <w:r w:rsidRPr="007A4AFC" w:rsidDel="00A75F71">
                <w:rPr>
                  <w:color w:val="000000" w:themeColor="text1"/>
                  <w:sz w:val="20"/>
                  <w:szCs w:val="20"/>
                  <w:rPrChange w:id="16669" w:author="Dr Mamadou SANOGO" w:date="2023-10-25T18:15:00Z">
                    <w:rPr>
                      <w:sz w:val="20"/>
                      <w:szCs w:val="20"/>
                    </w:rPr>
                  </w:rPrChange>
                </w:rPr>
                <w:delText>Rentrée</w:delText>
              </w:r>
              <w:r w:rsidR="008C0870" w:rsidRPr="007A4AFC" w:rsidDel="00A75F71">
                <w:rPr>
                  <w:color w:val="000000" w:themeColor="text1"/>
                  <w:sz w:val="20"/>
                  <w:szCs w:val="20"/>
                  <w:rPrChange w:id="16670" w:author="Dr Mamadou SANOGO" w:date="2023-10-25T18:15:00Z">
                    <w:rPr>
                      <w:sz w:val="20"/>
                      <w:szCs w:val="20"/>
                    </w:rPr>
                  </w:rPrChange>
                </w:rPr>
                <w:delText xml:space="preserve"> Octobre 2024</w:delText>
              </w:r>
            </w:del>
          </w:p>
        </w:tc>
        <w:tc>
          <w:tcPr>
            <w:tcW w:w="3202" w:type="dxa"/>
            <w:vAlign w:val="center"/>
          </w:tcPr>
          <w:p w14:paraId="213C2121" w14:textId="1C0DCAEB" w:rsidR="00E67C42" w:rsidRPr="007A4AFC" w:rsidDel="00A75F71" w:rsidRDefault="00E67C42" w:rsidP="00E67C42">
            <w:pPr>
              <w:widowControl w:val="0"/>
              <w:autoSpaceDE w:val="0"/>
              <w:autoSpaceDN w:val="0"/>
              <w:adjustRightInd w:val="0"/>
              <w:spacing w:line="240" w:lineRule="auto"/>
              <w:ind w:left="100"/>
              <w:rPr>
                <w:del w:id="16671" w:author="Dr Mamadou SANOGO" w:date="2023-10-25T17:45:00Z"/>
                <w:color w:val="000000" w:themeColor="text1"/>
                <w:sz w:val="20"/>
                <w:szCs w:val="20"/>
                <w:lang w:val="fr-ML"/>
                <w:rPrChange w:id="16672" w:author="Dr Mamadou SANOGO" w:date="2023-10-25T18:15:00Z">
                  <w:rPr>
                    <w:del w:id="16673" w:author="Dr Mamadou SANOGO" w:date="2023-10-25T17:45:00Z"/>
                    <w:sz w:val="20"/>
                    <w:szCs w:val="20"/>
                    <w:lang w:val="fr-ML"/>
                  </w:rPr>
                </w:rPrChange>
              </w:rPr>
            </w:pPr>
            <w:del w:id="16674" w:author="Dr Mamadou SANOGO" w:date="2023-10-25T17:45:00Z">
              <w:r w:rsidRPr="007A4AFC" w:rsidDel="00A75F71">
                <w:rPr>
                  <w:color w:val="000000" w:themeColor="text1"/>
                  <w:sz w:val="20"/>
                  <w:szCs w:val="20"/>
                  <w:lang w:val="fr-ML"/>
                  <w:rPrChange w:id="16675" w:author="Dr Mamadou SANOGO" w:date="2023-10-25T18:15:00Z">
                    <w:rPr>
                      <w:sz w:val="20"/>
                      <w:szCs w:val="20"/>
                      <w:lang w:val="fr-ML"/>
                    </w:rPr>
                  </w:rPrChange>
                </w:rPr>
                <w:delText>Mesurer les conséquences de ces réajustements à travers une analyse comparée des résultats des étudian</w:delText>
              </w:r>
              <w:r w:rsidR="00215FCD" w:rsidRPr="007A4AFC" w:rsidDel="00A75F71">
                <w:rPr>
                  <w:color w:val="000000" w:themeColor="text1"/>
                  <w:sz w:val="20"/>
                  <w:szCs w:val="20"/>
                  <w:lang w:val="fr-ML"/>
                  <w:rPrChange w:id="16676" w:author="Dr Mamadou SANOGO" w:date="2023-10-25T18:15:00Z">
                    <w:rPr>
                      <w:sz w:val="20"/>
                      <w:szCs w:val="20"/>
                      <w:lang w:val="fr-ML"/>
                    </w:rPr>
                  </w:rPrChange>
                </w:rPr>
                <w:delText>ts (Licence en sciences de la santé,</w:delText>
              </w:r>
              <w:r w:rsidR="008D082F" w:rsidRPr="007A4AFC" w:rsidDel="00A75F71">
                <w:rPr>
                  <w:color w:val="000000" w:themeColor="text1"/>
                  <w:sz w:val="20"/>
                  <w:szCs w:val="20"/>
                  <w:lang w:val="fr-ML"/>
                  <w:rPrChange w:id="16677" w:author="Dr Mamadou SANOGO" w:date="2023-10-25T18:15:00Z">
                    <w:rPr>
                      <w:sz w:val="20"/>
                      <w:szCs w:val="20"/>
                      <w:lang w:val="fr-ML"/>
                    </w:rPr>
                  </w:rPrChange>
                </w:rPr>
                <w:delText xml:space="preserve"> avec</w:delText>
              </w:r>
              <w:r w:rsidR="00215FCD" w:rsidRPr="007A4AFC" w:rsidDel="00A75F71">
                <w:rPr>
                  <w:color w:val="000000" w:themeColor="text1"/>
                  <w:sz w:val="20"/>
                  <w:szCs w:val="20"/>
                  <w:lang w:val="fr-ML"/>
                  <w:rPrChange w:id="16678" w:author="Dr Mamadou SANOGO" w:date="2023-10-25T18:15:00Z">
                    <w:rPr>
                      <w:sz w:val="20"/>
                      <w:szCs w:val="20"/>
                      <w:lang w:val="fr-ML"/>
                    </w:rPr>
                  </w:rPrChange>
                </w:rPr>
                <w:delText xml:space="preserve"> autres licences, et licences </w:delText>
              </w:r>
              <w:r w:rsidR="008D082F" w:rsidRPr="007A4AFC" w:rsidDel="00A75F71">
                <w:rPr>
                  <w:color w:val="000000" w:themeColor="text1"/>
                  <w:sz w:val="20"/>
                  <w:szCs w:val="20"/>
                  <w:lang w:val="fr-ML"/>
                  <w:rPrChange w:id="16679" w:author="Dr Mamadou SANOGO" w:date="2023-10-25T18:15:00Z">
                    <w:rPr>
                      <w:sz w:val="20"/>
                      <w:szCs w:val="20"/>
                      <w:lang w:val="fr-ML"/>
                    </w:rPr>
                  </w:rPrChange>
                </w:rPr>
                <w:delText>hors Mali</w:delText>
              </w:r>
              <w:r w:rsidRPr="007A4AFC" w:rsidDel="00A75F71">
                <w:rPr>
                  <w:color w:val="000000" w:themeColor="text1"/>
                  <w:sz w:val="20"/>
                  <w:szCs w:val="20"/>
                  <w:lang w:val="fr-ML"/>
                  <w:rPrChange w:id="16680" w:author="Dr Mamadou SANOGO" w:date="2023-10-25T18:15:00Z">
                    <w:rPr>
                      <w:sz w:val="20"/>
                      <w:szCs w:val="20"/>
                      <w:lang w:val="fr-ML"/>
                    </w:rPr>
                  </w:rPrChange>
                </w:rPr>
                <w:delText>)</w:delText>
              </w:r>
            </w:del>
          </w:p>
        </w:tc>
      </w:tr>
      <w:tr w:rsidR="007A4AFC" w:rsidRPr="007A4AFC" w:rsidDel="00A75F71" w14:paraId="010C60B9" w14:textId="77777777" w:rsidTr="005A1EE1">
        <w:trPr>
          <w:trHeight w:val="3220"/>
          <w:del w:id="16681" w:author="Dr Mamadou SANOGO" w:date="2023-10-25T17:45:00Z"/>
        </w:trPr>
        <w:tc>
          <w:tcPr>
            <w:tcW w:w="1762" w:type="dxa"/>
            <w:vAlign w:val="center"/>
          </w:tcPr>
          <w:p w14:paraId="2C75AB70" w14:textId="1F8DF1AA" w:rsidR="00F84391" w:rsidRPr="007A4AFC" w:rsidDel="00A75F71" w:rsidRDefault="00F84391" w:rsidP="005A1EE1">
            <w:pPr>
              <w:widowControl w:val="0"/>
              <w:autoSpaceDE w:val="0"/>
              <w:autoSpaceDN w:val="0"/>
              <w:adjustRightInd w:val="0"/>
              <w:spacing w:line="240" w:lineRule="auto"/>
              <w:ind w:left="100"/>
              <w:rPr>
                <w:del w:id="16682" w:author="Dr Mamadou SANOGO" w:date="2023-10-25T17:45:00Z"/>
                <w:color w:val="000000" w:themeColor="text1"/>
                <w:sz w:val="20"/>
                <w:szCs w:val="20"/>
                <w:lang w:val="fr-ML"/>
                <w:rPrChange w:id="16683" w:author="Dr Mamadou SANOGO" w:date="2023-10-25T18:15:00Z">
                  <w:rPr>
                    <w:del w:id="16684" w:author="Dr Mamadou SANOGO" w:date="2023-10-25T17:45:00Z"/>
                    <w:sz w:val="20"/>
                    <w:szCs w:val="20"/>
                    <w:lang w:val="fr-ML"/>
                  </w:rPr>
                </w:rPrChange>
              </w:rPr>
            </w:pPr>
            <w:del w:id="16685" w:author="Dr Mamadou SANOGO" w:date="2023-10-25T17:45:00Z">
              <w:r w:rsidRPr="007A4AFC" w:rsidDel="00A75F71">
                <w:rPr>
                  <w:color w:val="000000" w:themeColor="text1"/>
                  <w:sz w:val="20"/>
                  <w:szCs w:val="20"/>
                  <w:lang w:val="fr-ML"/>
                  <w:rPrChange w:id="16686" w:author="Dr Mamadou SANOGO" w:date="2023-10-25T18:15:00Z">
                    <w:rPr>
                      <w:sz w:val="20"/>
                      <w:szCs w:val="20"/>
                      <w:lang w:val="fr-ML"/>
                    </w:rPr>
                  </w:rPrChange>
                </w:rPr>
                <w:delText>Identité du master</w:delText>
              </w:r>
              <w:r w:rsidR="005A1EE1" w:rsidRPr="007A4AFC" w:rsidDel="00A75F71">
                <w:rPr>
                  <w:color w:val="000000" w:themeColor="text1"/>
                  <w:sz w:val="20"/>
                  <w:szCs w:val="20"/>
                  <w:lang w:val="fr-ML"/>
                  <w:rPrChange w:id="16687" w:author="Dr Mamadou SANOGO" w:date="2023-10-25T18:15:00Z">
                    <w:rPr>
                      <w:sz w:val="20"/>
                      <w:szCs w:val="20"/>
                      <w:lang w:val="fr-ML"/>
                    </w:rPr>
                  </w:rPrChange>
                </w:rPr>
                <w:delText>,</w:delText>
              </w:r>
              <w:r w:rsidRPr="007A4AFC" w:rsidDel="00A75F71">
                <w:rPr>
                  <w:color w:val="000000" w:themeColor="text1"/>
                  <w:sz w:val="20"/>
                  <w:szCs w:val="20"/>
                  <w:lang w:val="fr-ML"/>
                  <w:rPrChange w:id="16688" w:author="Dr Mamadou SANOGO" w:date="2023-10-25T18:15:00Z">
                    <w:rPr>
                      <w:sz w:val="20"/>
                      <w:szCs w:val="20"/>
                      <w:lang w:val="fr-ML"/>
                    </w:rPr>
                  </w:rPrChange>
                </w:rPr>
                <w:delText xml:space="preserve"> Ancrage du cursus dans son contexte</w:delText>
              </w:r>
            </w:del>
          </w:p>
        </w:tc>
        <w:tc>
          <w:tcPr>
            <w:tcW w:w="3117" w:type="dxa"/>
          </w:tcPr>
          <w:p w14:paraId="393EA129" w14:textId="04ECEB5C"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689" w:author="Dr Mamadou SANOGO" w:date="2023-10-25T17:45:00Z"/>
                <w:color w:val="000000" w:themeColor="text1"/>
                <w:sz w:val="20"/>
                <w:szCs w:val="20"/>
                <w:lang w:val="fr-ML"/>
                <w:rPrChange w:id="16690" w:author="Dr Mamadou SANOGO" w:date="2023-10-25T18:15:00Z">
                  <w:rPr>
                    <w:del w:id="16691" w:author="Dr Mamadou SANOGO" w:date="2023-10-25T17:45:00Z"/>
                    <w:sz w:val="20"/>
                    <w:szCs w:val="20"/>
                    <w:lang w:val="fr-ML"/>
                  </w:rPr>
                </w:rPrChange>
              </w:rPr>
            </w:pPr>
            <w:del w:id="16692" w:author="Dr Mamadou SANOGO" w:date="2023-10-25T17:45:00Z">
              <w:r w:rsidRPr="007A4AFC" w:rsidDel="00A75F71">
                <w:rPr>
                  <w:color w:val="000000" w:themeColor="text1"/>
                  <w:sz w:val="20"/>
                  <w:szCs w:val="20"/>
                  <w:lang w:val="fr-ML"/>
                  <w:rPrChange w:id="16693" w:author="Dr Mamadou SANOGO" w:date="2023-10-25T18:15:00Z">
                    <w:rPr>
                      <w:sz w:val="20"/>
                      <w:szCs w:val="20"/>
                      <w:lang w:val="fr-ML"/>
                    </w:rPr>
                  </w:rPrChange>
                </w:rPr>
                <w:delText>• Visibiliser l’identité du Master, dont la visée est une professionnalisation par la recherche, en indiquant les compétences acquises par les étudiants et leur convertibilité dans le monde professionnel.</w:delText>
              </w:r>
            </w:del>
          </w:p>
          <w:p w14:paraId="32B96196" w14:textId="100DCD4A" w:rsidR="00F84391" w:rsidRPr="007A4AFC" w:rsidDel="00A75F71" w:rsidRDefault="00F84391" w:rsidP="00F84391">
            <w:pPr>
              <w:widowControl w:val="0"/>
              <w:autoSpaceDE w:val="0"/>
              <w:autoSpaceDN w:val="0"/>
              <w:adjustRightInd w:val="0"/>
              <w:spacing w:line="240" w:lineRule="auto"/>
              <w:ind w:right="59"/>
              <w:rPr>
                <w:del w:id="16694" w:author="Dr Mamadou SANOGO" w:date="2023-10-25T17:45:00Z"/>
                <w:color w:val="000000" w:themeColor="text1"/>
                <w:sz w:val="20"/>
                <w:szCs w:val="20"/>
                <w:lang w:val="fr-ML"/>
                <w:rPrChange w:id="16695" w:author="Dr Mamadou SANOGO" w:date="2023-10-25T18:15:00Z">
                  <w:rPr>
                    <w:del w:id="16696" w:author="Dr Mamadou SANOGO" w:date="2023-10-25T17:45:00Z"/>
                    <w:sz w:val="20"/>
                    <w:szCs w:val="20"/>
                    <w:lang w:val="fr-ML"/>
                  </w:rPr>
                </w:rPrChange>
              </w:rPr>
            </w:pPr>
          </w:p>
          <w:p w14:paraId="0CE17A1B" w14:textId="7DAF1FB3"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697" w:author="Dr Mamadou SANOGO" w:date="2023-10-25T17:45:00Z"/>
                <w:color w:val="000000" w:themeColor="text1"/>
                <w:sz w:val="20"/>
                <w:szCs w:val="20"/>
                <w:lang w:val="fr-ML"/>
                <w:rPrChange w:id="16698" w:author="Dr Mamadou SANOGO" w:date="2023-10-25T18:15:00Z">
                  <w:rPr>
                    <w:del w:id="16699" w:author="Dr Mamadou SANOGO" w:date="2023-10-25T17:45:00Z"/>
                    <w:sz w:val="20"/>
                    <w:szCs w:val="20"/>
                    <w:lang w:val="fr-ML"/>
                  </w:rPr>
                </w:rPrChange>
              </w:rPr>
            </w:pPr>
            <w:del w:id="16700" w:author="Dr Mamadou SANOGO" w:date="2023-10-25T17:45:00Z">
              <w:r w:rsidRPr="007A4AFC" w:rsidDel="00A75F71">
                <w:rPr>
                  <w:color w:val="000000" w:themeColor="text1"/>
                  <w:sz w:val="20"/>
                  <w:szCs w:val="20"/>
                  <w:lang w:val="fr-ML"/>
                  <w:rPrChange w:id="16701" w:author="Dr Mamadou SANOGO" w:date="2023-10-25T18:15:00Z">
                    <w:rPr>
                      <w:sz w:val="20"/>
                      <w:szCs w:val="20"/>
                      <w:lang w:val="fr-ML"/>
                    </w:rPr>
                  </w:rPrChange>
                </w:rPr>
                <w:delText>• Lever les ambivalences sur les débouchés du Master.</w:delText>
              </w:r>
            </w:del>
          </w:p>
          <w:p w14:paraId="411623A4" w14:textId="42601242" w:rsidR="00F84391" w:rsidRPr="007A4AFC" w:rsidDel="00A75F71" w:rsidRDefault="00F84391" w:rsidP="00F84391">
            <w:pPr>
              <w:widowControl w:val="0"/>
              <w:autoSpaceDE w:val="0"/>
              <w:autoSpaceDN w:val="0"/>
              <w:adjustRightInd w:val="0"/>
              <w:spacing w:line="240" w:lineRule="auto"/>
              <w:ind w:right="59"/>
              <w:rPr>
                <w:del w:id="16702" w:author="Dr Mamadou SANOGO" w:date="2023-10-25T17:45:00Z"/>
                <w:color w:val="000000" w:themeColor="text1"/>
                <w:sz w:val="20"/>
                <w:szCs w:val="20"/>
                <w:lang w:val="fr-ML"/>
                <w:rPrChange w:id="16703" w:author="Dr Mamadou SANOGO" w:date="2023-10-25T18:15:00Z">
                  <w:rPr>
                    <w:del w:id="16704" w:author="Dr Mamadou SANOGO" w:date="2023-10-25T17:45:00Z"/>
                    <w:sz w:val="20"/>
                    <w:szCs w:val="20"/>
                    <w:lang w:val="fr-ML"/>
                  </w:rPr>
                </w:rPrChange>
              </w:rPr>
            </w:pPr>
          </w:p>
          <w:p w14:paraId="09622F83" w14:textId="660B41C7"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705" w:author="Dr Mamadou SANOGO" w:date="2023-10-25T17:45:00Z"/>
                <w:color w:val="000000" w:themeColor="text1"/>
                <w:sz w:val="20"/>
                <w:szCs w:val="20"/>
                <w:rPrChange w:id="16706" w:author="Dr Mamadou SANOGO" w:date="2023-10-25T18:15:00Z">
                  <w:rPr>
                    <w:del w:id="16707" w:author="Dr Mamadou SANOGO" w:date="2023-10-25T17:45:00Z"/>
                    <w:sz w:val="20"/>
                    <w:szCs w:val="20"/>
                  </w:rPr>
                </w:rPrChange>
              </w:rPr>
            </w:pPr>
            <w:del w:id="16708" w:author="Dr Mamadou SANOGO" w:date="2023-10-25T17:45:00Z">
              <w:r w:rsidRPr="007A4AFC" w:rsidDel="00A75F71">
                <w:rPr>
                  <w:color w:val="000000" w:themeColor="text1"/>
                  <w:sz w:val="20"/>
                  <w:szCs w:val="20"/>
                  <w:rPrChange w:id="16709" w:author="Dr Mamadou SANOGO" w:date="2023-10-25T18:15:00Z">
                    <w:rPr>
                      <w:sz w:val="20"/>
                      <w:szCs w:val="20"/>
                    </w:rPr>
                  </w:rPrChange>
                </w:rPr>
                <w:delText xml:space="preserve">• </w:delText>
              </w:r>
              <w:r w:rsidRPr="007A4AFC" w:rsidDel="00A75F71">
                <w:rPr>
                  <w:color w:val="000000" w:themeColor="text1"/>
                  <w:sz w:val="20"/>
                  <w:szCs w:val="20"/>
                  <w:lang w:val="fr-ML"/>
                  <w:rPrChange w:id="16710" w:author="Dr Mamadou SANOGO" w:date="2023-10-25T18:15:00Z">
                    <w:rPr>
                      <w:sz w:val="20"/>
                      <w:szCs w:val="20"/>
                      <w:lang w:val="fr-ML"/>
                    </w:rPr>
                  </w:rPrChange>
                </w:rPr>
                <w:delText>Mettre</w:delText>
              </w:r>
              <w:r w:rsidRPr="007A4AFC" w:rsidDel="00A75F71">
                <w:rPr>
                  <w:color w:val="000000" w:themeColor="text1"/>
                  <w:sz w:val="20"/>
                  <w:szCs w:val="20"/>
                  <w:rPrChange w:id="16711" w:author="Dr Mamadou SANOGO" w:date="2023-10-25T18:15:00Z">
                    <w:rPr>
                      <w:sz w:val="20"/>
                      <w:szCs w:val="20"/>
                    </w:rPr>
                  </w:rPrChange>
                </w:rPr>
                <w:delText xml:space="preserve"> en perspective</w:delText>
              </w:r>
              <w:r w:rsidR="006C5E5B" w:rsidRPr="007A4AFC" w:rsidDel="00A75F71">
                <w:rPr>
                  <w:color w:val="000000" w:themeColor="text1"/>
                  <w:sz w:val="20"/>
                  <w:szCs w:val="20"/>
                  <w:rPrChange w:id="16712" w:author="Dr Mamadou SANOGO" w:date="2023-10-25T18:15:00Z">
                    <w:rPr>
                      <w:sz w:val="20"/>
                      <w:szCs w:val="20"/>
                    </w:rPr>
                  </w:rPrChange>
                </w:rPr>
                <w:delText xml:space="preserve"> </w:delText>
              </w:r>
              <w:r w:rsidRPr="007A4AFC" w:rsidDel="00A75F71">
                <w:rPr>
                  <w:color w:val="000000" w:themeColor="text1"/>
                  <w:sz w:val="20"/>
                  <w:szCs w:val="20"/>
                  <w:rPrChange w:id="16713" w:author="Dr Mamadou SANOGO" w:date="2023-10-25T18:15:00Z">
                    <w:rPr>
                      <w:sz w:val="20"/>
                      <w:szCs w:val="20"/>
                    </w:rPr>
                  </w:rPrChange>
                </w:rPr>
                <w:delText>enseignement et professionnalisation.</w:delText>
              </w:r>
            </w:del>
          </w:p>
        </w:tc>
        <w:tc>
          <w:tcPr>
            <w:tcW w:w="3387" w:type="dxa"/>
          </w:tcPr>
          <w:p w14:paraId="2C505BB5" w14:textId="4106744F"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714" w:author="Dr Mamadou SANOGO" w:date="2023-10-25T17:45:00Z"/>
                <w:color w:val="000000" w:themeColor="text1"/>
                <w:sz w:val="20"/>
                <w:szCs w:val="20"/>
                <w:lang w:val="fr-ML"/>
                <w:rPrChange w:id="16715" w:author="Dr Mamadou SANOGO" w:date="2023-10-25T18:15:00Z">
                  <w:rPr>
                    <w:del w:id="16716" w:author="Dr Mamadou SANOGO" w:date="2023-10-25T17:45:00Z"/>
                    <w:sz w:val="20"/>
                    <w:szCs w:val="20"/>
                    <w:lang w:val="fr-ML"/>
                  </w:rPr>
                </w:rPrChange>
              </w:rPr>
            </w:pPr>
            <w:del w:id="16717" w:author="Dr Mamadou SANOGO" w:date="2023-10-25T17:45:00Z">
              <w:r w:rsidRPr="007A4AFC" w:rsidDel="00A75F71">
                <w:rPr>
                  <w:color w:val="000000" w:themeColor="text1"/>
                  <w:sz w:val="20"/>
                  <w:szCs w:val="20"/>
                  <w:lang w:val="fr-ML"/>
                  <w:rPrChange w:id="16718" w:author="Dr Mamadou SANOGO" w:date="2023-10-25T18:15:00Z">
                    <w:rPr>
                      <w:sz w:val="20"/>
                      <w:szCs w:val="20"/>
                      <w:lang w:val="fr-ML"/>
                    </w:rPr>
                  </w:rPrChange>
                </w:rPr>
                <w:delText>Redéfinir et clarifier les objectifs de formation du Master en général.</w:delText>
              </w:r>
            </w:del>
          </w:p>
          <w:p w14:paraId="21DAE7B4" w14:textId="2FA8DCEE" w:rsidR="00F84391" w:rsidRPr="007A4AFC" w:rsidDel="00A75F71" w:rsidRDefault="00F84391" w:rsidP="00E67C42">
            <w:pPr>
              <w:widowControl w:val="0"/>
              <w:autoSpaceDE w:val="0"/>
              <w:autoSpaceDN w:val="0"/>
              <w:adjustRightInd w:val="0"/>
              <w:spacing w:line="240" w:lineRule="auto"/>
              <w:rPr>
                <w:del w:id="16719" w:author="Dr Mamadou SANOGO" w:date="2023-10-25T17:45:00Z"/>
                <w:color w:val="000000" w:themeColor="text1"/>
                <w:sz w:val="20"/>
                <w:szCs w:val="20"/>
                <w:lang w:val="fr-ML"/>
                <w:rPrChange w:id="16720" w:author="Dr Mamadou SANOGO" w:date="2023-10-25T18:15:00Z">
                  <w:rPr>
                    <w:del w:id="16721" w:author="Dr Mamadou SANOGO" w:date="2023-10-25T17:45:00Z"/>
                    <w:sz w:val="20"/>
                    <w:szCs w:val="20"/>
                    <w:lang w:val="fr-ML"/>
                  </w:rPr>
                </w:rPrChange>
              </w:rPr>
            </w:pPr>
          </w:p>
          <w:p w14:paraId="65F799AA" w14:textId="41A64915" w:rsidR="00F84391" w:rsidRPr="007A4AFC" w:rsidDel="00A75F71" w:rsidRDefault="00F84391">
            <w:pPr>
              <w:pStyle w:val="Paragraphedeliste"/>
              <w:widowControl w:val="0"/>
              <w:numPr>
                <w:ilvl w:val="0"/>
                <w:numId w:val="5"/>
              </w:numPr>
              <w:autoSpaceDE w:val="0"/>
              <w:autoSpaceDN w:val="0"/>
              <w:adjustRightInd w:val="0"/>
              <w:spacing w:line="240" w:lineRule="auto"/>
              <w:ind w:left="370" w:hanging="284"/>
              <w:rPr>
                <w:del w:id="16722" w:author="Dr Mamadou SANOGO" w:date="2023-10-25T17:45:00Z"/>
                <w:color w:val="000000" w:themeColor="text1"/>
                <w:sz w:val="20"/>
                <w:szCs w:val="20"/>
                <w:lang w:val="fr-ML"/>
                <w:rPrChange w:id="16723" w:author="Dr Mamadou SANOGO" w:date="2023-10-25T18:15:00Z">
                  <w:rPr>
                    <w:del w:id="16724" w:author="Dr Mamadou SANOGO" w:date="2023-10-25T17:45:00Z"/>
                    <w:sz w:val="20"/>
                    <w:szCs w:val="20"/>
                    <w:lang w:val="fr-ML"/>
                  </w:rPr>
                </w:rPrChange>
              </w:rPr>
            </w:pPr>
            <w:del w:id="16725" w:author="Dr Mamadou SANOGO" w:date="2023-10-25T17:45:00Z">
              <w:r w:rsidRPr="007A4AFC" w:rsidDel="00A75F71">
                <w:rPr>
                  <w:color w:val="000000" w:themeColor="text1"/>
                  <w:sz w:val="20"/>
                  <w:szCs w:val="20"/>
                  <w:lang w:val="fr-ML"/>
                  <w:rPrChange w:id="16726" w:author="Dr Mamadou SANOGO" w:date="2023-10-25T18:15:00Z">
                    <w:rPr>
                      <w:sz w:val="20"/>
                      <w:szCs w:val="20"/>
                      <w:lang w:val="fr-ML"/>
                    </w:rPr>
                  </w:rPrChange>
                </w:rPr>
                <w:delText>Structurer autour de différentes orientations, fondées sur des enseignements spécifiques, auxquels s’ajouteraient des travaux collaboratifs et des cours-ateliers.</w:delText>
              </w:r>
            </w:del>
          </w:p>
          <w:p w14:paraId="66CEEE37" w14:textId="234E7290" w:rsidR="00F84391" w:rsidRPr="007A4AFC" w:rsidDel="00A75F71" w:rsidRDefault="00F84391" w:rsidP="00E67C42">
            <w:pPr>
              <w:widowControl w:val="0"/>
              <w:autoSpaceDE w:val="0"/>
              <w:autoSpaceDN w:val="0"/>
              <w:adjustRightInd w:val="0"/>
              <w:spacing w:line="240" w:lineRule="auto"/>
              <w:rPr>
                <w:del w:id="16727" w:author="Dr Mamadou SANOGO" w:date="2023-10-25T17:45:00Z"/>
                <w:color w:val="000000" w:themeColor="text1"/>
                <w:sz w:val="20"/>
                <w:szCs w:val="20"/>
                <w:lang w:val="fr-ML"/>
                <w:rPrChange w:id="16728" w:author="Dr Mamadou SANOGO" w:date="2023-10-25T18:15:00Z">
                  <w:rPr>
                    <w:del w:id="16729" w:author="Dr Mamadou SANOGO" w:date="2023-10-25T17:45:00Z"/>
                    <w:sz w:val="20"/>
                    <w:szCs w:val="20"/>
                    <w:lang w:val="fr-ML"/>
                  </w:rPr>
                </w:rPrChange>
              </w:rPr>
            </w:pPr>
          </w:p>
          <w:p w14:paraId="4382A6CF" w14:textId="138DC02D" w:rsidR="00F84391" w:rsidRPr="007A4AFC" w:rsidDel="00A75F71" w:rsidRDefault="00F84391" w:rsidP="00E67C42">
            <w:pPr>
              <w:widowControl w:val="0"/>
              <w:autoSpaceDE w:val="0"/>
              <w:autoSpaceDN w:val="0"/>
              <w:adjustRightInd w:val="0"/>
              <w:spacing w:line="240" w:lineRule="auto"/>
              <w:rPr>
                <w:del w:id="16730" w:author="Dr Mamadou SANOGO" w:date="2023-10-25T17:45:00Z"/>
                <w:color w:val="000000" w:themeColor="text1"/>
                <w:sz w:val="20"/>
                <w:szCs w:val="20"/>
                <w:lang w:val="fr-ML"/>
                <w:rPrChange w:id="16731" w:author="Dr Mamadou SANOGO" w:date="2023-10-25T18:15:00Z">
                  <w:rPr>
                    <w:del w:id="16732" w:author="Dr Mamadou SANOGO" w:date="2023-10-25T17:45:00Z"/>
                    <w:sz w:val="20"/>
                    <w:szCs w:val="20"/>
                    <w:lang w:val="fr-ML"/>
                  </w:rPr>
                </w:rPrChange>
              </w:rPr>
            </w:pPr>
          </w:p>
          <w:p w14:paraId="00F1A9D5" w14:textId="40124B39" w:rsidR="00F84391" w:rsidRPr="007A4AFC" w:rsidDel="00A75F71" w:rsidRDefault="00F84391" w:rsidP="00E67C42">
            <w:pPr>
              <w:widowControl w:val="0"/>
              <w:autoSpaceDE w:val="0"/>
              <w:autoSpaceDN w:val="0"/>
              <w:adjustRightInd w:val="0"/>
              <w:spacing w:line="240" w:lineRule="auto"/>
              <w:rPr>
                <w:del w:id="16733" w:author="Dr Mamadou SANOGO" w:date="2023-10-25T17:45:00Z"/>
                <w:color w:val="000000" w:themeColor="text1"/>
                <w:sz w:val="20"/>
                <w:szCs w:val="20"/>
                <w:lang w:val="fr-ML"/>
                <w:rPrChange w:id="16734" w:author="Dr Mamadou SANOGO" w:date="2023-10-25T18:15:00Z">
                  <w:rPr>
                    <w:del w:id="16735" w:author="Dr Mamadou SANOGO" w:date="2023-10-25T17:45:00Z"/>
                    <w:sz w:val="20"/>
                    <w:szCs w:val="20"/>
                    <w:lang w:val="fr-ML"/>
                  </w:rPr>
                </w:rPrChange>
              </w:rPr>
            </w:pPr>
          </w:p>
          <w:p w14:paraId="1603402E" w14:textId="206C4176" w:rsidR="00F84391" w:rsidRPr="007A4AFC" w:rsidDel="00A75F71" w:rsidRDefault="005A1EE1">
            <w:pPr>
              <w:pStyle w:val="Paragraphedeliste"/>
              <w:widowControl w:val="0"/>
              <w:numPr>
                <w:ilvl w:val="0"/>
                <w:numId w:val="5"/>
              </w:numPr>
              <w:autoSpaceDE w:val="0"/>
              <w:autoSpaceDN w:val="0"/>
              <w:adjustRightInd w:val="0"/>
              <w:spacing w:line="240" w:lineRule="auto"/>
              <w:ind w:left="370" w:hanging="284"/>
              <w:rPr>
                <w:del w:id="16736" w:author="Dr Mamadou SANOGO" w:date="2023-10-25T17:45:00Z"/>
                <w:color w:val="000000" w:themeColor="text1"/>
                <w:sz w:val="20"/>
                <w:szCs w:val="20"/>
                <w:lang w:val="fr-ML"/>
                <w:rPrChange w:id="16737" w:author="Dr Mamadou SANOGO" w:date="2023-10-25T18:15:00Z">
                  <w:rPr>
                    <w:del w:id="16738" w:author="Dr Mamadou SANOGO" w:date="2023-10-25T17:45:00Z"/>
                    <w:sz w:val="20"/>
                    <w:szCs w:val="20"/>
                    <w:lang w:val="fr-ML"/>
                  </w:rPr>
                </w:rPrChange>
              </w:rPr>
            </w:pPr>
            <w:del w:id="16739" w:author="Dr Mamadou SANOGO" w:date="2023-10-25T17:45:00Z">
              <w:r w:rsidRPr="007A4AFC" w:rsidDel="00A75F71">
                <w:rPr>
                  <w:color w:val="000000" w:themeColor="text1"/>
                  <w:sz w:val="20"/>
                  <w:szCs w:val="20"/>
                  <w:lang w:val="fr-ML"/>
                  <w:rPrChange w:id="16740" w:author="Dr Mamadou SANOGO" w:date="2023-10-25T18:15:00Z">
                    <w:rPr>
                      <w:sz w:val="20"/>
                      <w:szCs w:val="20"/>
                      <w:lang w:val="fr-ML"/>
                    </w:rPr>
                  </w:rPrChange>
                </w:rPr>
                <w:delText>Inviter des professionnel</w:delText>
              </w:r>
              <w:r w:rsidR="00F84391" w:rsidRPr="007A4AFC" w:rsidDel="00A75F71">
                <w:rPr>
                  <w:color w:val="000000" w:themeColor="text1"/>
                  <w:sz w:val="20"/>
                  <w:szCs w:val="20"/>
                  <w:lang w:val="fr-ML"/>
                  <w:rPrChange w:id="16741" w:author="Dr Mamadou SANOGO" w:date="2023-10-25T18:15:00Z">
                    <w:rPr>
                      <w:sz w:val="20"/>
                      <w:szCs w:val="20"/>
                      <w:lang w:val="fr-ML"/>
                    </w:rPr>
                  </w:rPrChange>
                </w:rPr>
                <w:delText>s à présenter leurs expériences, leurs</w:delText>
              </w:r>
            </w:del>
          </w:p>
          <w:p w14:paraId="2B959D8E" w14:textId="5A9FA2A0" w:rsidR="00F84391" w:rsidRPr="007A4AFC" w:rsidDel="00A75F71" w:rsidRDefault="00F84391" w:rsidP="00E67C42">
            <w:pPr>
              <w:widowControl w:val="0"/>
              <w:autoSpaceDE w:val="0"/>
              <w:autoSpaceDN w:val="0"/>
              <w:adjustRightInd w:val="0"/>
              <w:spacing w:line="240" w:lineRule="auto"/>
              <w:ind w:left="460"/>
              <w:rPr>
                <w:del w:id="16742" w:author="Dr Mamadou SANOGO" w:date="2023-10-25T17:45:00Z"/>
                <w:color w:val="000000" w:themeColor="text1"/>
                <w:sz w:val="20"/>
                <w:szCs w:val="20"/>
                <w:lang w:val="fr-ML"/>
                <w:rPrChange w:id="16743" w:author="Dr Mamadou SANOGO" w:date="2023-10-25T18:15:00Z">
                  <w:rPr>
                    <w:del w:id="16744" w:author="Dr Mamadou SANOGO" w:date="2023-10-25T17:45:00Z"/>
                    <w:sz w:val="20"/>
                    <w:szCs w:val="20"/>
                    <w:lang w:val="fr-ML"/>
                  </w:rPr>
                </w:rPrChange>
              </w:rPr>
            </w:pPr>
            <w:del w:id="16745" w:author="Dr Mamadou SANOGO" w:date="2023-10-25T17:45:00Z">
              <w:r w:rsidRPr="007A4AFC" w:rsidDel="00A75F71">
                <w:rPr>
                  <w:color w:val="000000" w:themeColor="text1"/>
                  <w:sz w:val="20"/>
                  <w:szCs w:val="20"/>
                  <w:lang w:val="fr-ML"/>
                  <w:rPrChange w:id="16746" w:author="Dr Mamadou SANOGO" w:date="2023-10-25T18:15:00Z">
                    <w:rPr>
                      <w:sz w:val="20"/>
                      <w:szCs w:val="20"/>
                      <w:lang w:val="fr-ML"/>
                    </w:rPr>
                  </w:rPrChange>
                </w:rPr>
                <w:delText>parcours, leurs offres de stages.</w:delText>
              </w:r>
            </w:del>
          </w:p>
        </w:tc>
        <w:tc>
          <w:tcPr>
            <w:tcW w:w="2168" w:type="dxa"/>
          </w:tcPr>
          <w:p w14:paraId="5765CDCB" w14:textId="41430612" w:rsidR="00F84391" w:rsidRPr="007A4AFC" w:rsidDel="00A75F71" w:rsidRDefault="006C5E5B" w:rsidP="00E67C42">
            <w:pPr>
              <w:widowControl w:val="0"/>
              <w:autoSpaceDE w:val="0"/>
              <w:autoSpaceDN w:val="0"/>
              <w:adjustRightInd w:val="0"/>
              <w:spacing w:line="240" w:lineRule="auto"/>
              <w:ind w:left="105"/>
              <w:rPr>
                <w:del w:id="16747" w:author="Dr Mamadou SANOGO" w:date="2023-10-25T17:45:00Z"/>
                <w:color w:val="000000" w:themeColor="text1"/>
                <w:sz w:val="20"/>
                <w:szCs w:val="20"/>
                <w:lang w:val="fr-ML"/>
                <w:rPrChange w:id="16748" w:author="Dr Mamadou SANOGO" w:date="2023-10-25T18:15:00Z">
                  <w:rPr>
                    <w:del w:id="16749" w:author="Dr Mamadou SANOGO" w:date="2023-10-25T17:45:00Z"/>
                    <w:sz w:val="20"/>
                    <w:szCs w:val="20"/>
                    <w:lang w:val="fr-ML"/>
                  </w:rPr>
                </w:rPrChange>
              </w:rPr>
            </w:pPr>
            <w:del w:id="16750" w:author="Dr Mamadou SANOGO" w:date="2023-10-25T17:45:00Z">
              <w:r w:rsidRPr="007A4AFC" w:rsidDel="00A75F71">
                <w:rPr>
                  <w:color w:val="000000" w:themeColor="text1"/>
                  <w:sz w:val="20"/>
                  <w:szCs w:val="20"/>
                  <w:lang w:val="fr-ML"/>
                  <w:rPrChange w:id="16751" w:author="Dr Mamadou SANOGO" w:date="2023-10-25T18:15:00Z">
                    <w:rPr>
                      <w:sz w:val="20"/>
                      <w:szCs w:val="20"/>
                      <w:lang w:val="fr-ML"/>
                    </w:rPr>
                  </w:rPrChange>
                </w:rPr>
                <w:delText xml:space="preserve">Direction des études et </w:delText>
              </w:r>
              <w:r w:rsidR="00F84391" w:rsidRPr="007A4AFC" w:rsidDel="00A75F71">
                <w:rPr>
                  <w:color w:val="000000" w:themeColor="text1"/>
                  <w:sz w:val="20"/>
                  <w:szCs w:val="20"/>
                  <w:lang w:val="fr-ML"/>
                  <w:rPrChange w:id="16752" w:author="Dr Mamadou SANOGO" w:date="2023-10-25T18:15:00Z">
                    <w:rPr>
                      <w:sz w:val="20"/>
                      <w:szCs w:val="20"/>
                      <w:lang w:val="fr-ML"/>
                    </w:rPr>
                  </w:rPrChange>
                </w:rPr>
                <w:delText xml:space="preserve">Soutien du </w:delText>
              </w:r>
              <w:r w:rsidRPr="007A4AFC" w:rsidDel="00A75F71">
                <w:rPr>
                  <w:color w:val="000000" w:themeColor="text1"/>
                  <w:sz w:val="20"/>
                  <w:szCs w:val="20"/>
                  <w:lang w:val="fr-ML"/>
                  <w:rPrChange w:id="16753" w:author="Dr Mamadou SANOGO" w:date="2023-10-25T18:15:00Z">
                    <w:rPr>
                      <w:sz w:val="20"/>
                      <w:szCs w:val="20"/>
                      <w:lang w:val="fr-ML"/>
                    </w:rPr>
                  </w:rPrChange>
                </w:rPr>
                <w:delText>comité scientifique</w:delText>
              </w:r>
            </w:del>
          </w:p>
          <w:p w14:paraId="7794DB48" w14:textId="434CB7D5" w:rsidR="00F84391" w:rsidRPr="007A4AFC" w:rsidDel="00A75F71" w:rsidRDefault="00F84391" w:rsidP="00E67C42">
            <w:pPr>
              <w:widowControl w:val="0"/>
              <w:autoSpaceDE w:val="0"/>
              <w:autoSpaceDN w:val="0"/>
              <w:adjustRightInd w:val="0"/>
              <w:spacing w:line="240" w:lineRule="auto"/>
              <w:rPr>
                <w:del w:id="16754" w:author="Dr Mamadou SANOGO" w:date="2023-10-25T17:45:00Z"/>
                <w:color w:val="000000" w:themeColor="text1"/>
                <w:sz w:val="20"/>
                <w:szCs w:val="20"/>
                <w:lang w:val="fr-ML"/>
                <w:rPrChange w:id="16755" w:author="Dr Mamadou SANOGO" w:date="2023-10-25T18:15:00Z">
                  <w:rPr>
                    <w:del w:id="16756" w:author="Dr Mamadou SANOGO" w:date="2023-10-25T17:45:00Z"/>
                    <w:sz w:val="20"/>
                    <w:szCs w:val="20"/>
                    <w:lang w:val="fr-ML"/>
                  </w:rPr>
                </w:rPrChange>
              </w:rPr>
            </w:pPr>
          </w:p>
          <w:p w14:paraId="24AD40A2" w14:textId="7135314E" w:rsidR="00F84391" w:rsidRPr="007A4AFC" w:rsidDel="00A75F71" w:rsidRDefault="00F84391" w:rsidP="00E67C42">
            <w:pPr>
              <w:widowControl w:val="0"/>
              <w:autoSpaceDE w:val="0"/>
              <w:autoSpaceDN w:val="0"/>
              <w:adjustRightInd w:val="0"/>
              <w:spacing w:line="240" w:lineRule="auto"/>
              <w:rPr>
                <w:del w:id="16757" w:author="Dr Mamadou SANOGO" w:date="2023-10-25T17:45:00Z"/>
                <w:color w:val="000000" w:themeColor="text1"/>
                <w:sz w:val="20"/>
                <w:szCs w:val="20"/>
                <w:lang w:val="fr-ML"/>
                <w:rPrChange w:id="16758" w:author="Dr Mamadou SANOGO" w:date="2023-10-25T18:15:00Z">
                  <w:rPr>
                    <w:del w:id="16759" w:author="Dr Mamadou SANOGO" w:date="2023-10-25T17:45:00Z"/>
                    <w:sz w:val="20"/>
                    <w:szCs w:val="20"/>
                    <w:lang w:val="fr-ML"/>
                  </w:rPr>
                </w:rPrChange>
              </w:rPr>
            </w:pPr>
          </w:p>
          <w:p w14:paraId="25955AD9" w14:textId="20B16FC1" w:rsidR="00F84391" w:rsidRPr="007A4AFC" w:rsidDel="00A75F71" w:rsidRDefault="00F84391" w:rsidP="00E67C42">
            <w:pPr>
              <w:widowControl w:val="0"/>
              <w:autoSpaceDE w:val="0"/>
              <w:autoSpaceDN w:val="0"/>
              <w:adjustRightInd w:val="0"/>
              <w:spacing w:line="240" w:lineRule="auto"/>
              <w:rPr>
                <w:del w:id="16760" w:author="Dr Mamadou SANOGO" w:date="2023-10-25T17:45:00Z"/>
                <w:color w:val="000000" w:themeColor="text1"/>
                <w:sz w:val="20"/>
                <w:szCs w:val="20"/>
                <w:lang w:val="fr-ML"/>
                <w:rPrChange w:id="16761" w:author="Dr Mamadou SANOGO" w:date="2023-10-25T18:15:00Z">
                  <w:rPr>
                    <w:del w:id="16762" w:author="Dr Mamadou SANOGO" w:date="2023-10-25T17:45:00Z"/>
                    <w:sz w:val="20"/>
                    <w:szCs w:val="20"/>
                    <w:lang w:val="fr-ML"/>
                  </w:rPr>
                </w:rPrChange>
              </w:rPr>
            </w:pPr>
          </w:p>
          <w:p w14:paraId="6DCB020F" w14:textId="521900AD" w:rsidR="00F84391" w:rsidRPr="007A4AFC" w:rsidDel="00A75F71" w:rsidRDefault="00F84391" w:rsidP="00E67C42">
            <w:pPr>
              <w:widowControl w:val="0"/>
              <w:autoSpaceDE w:val="0"/>
              <w:autoSpaceDN w:val="0"/>
              <w:adjustRightInd w:val="0"/>
              <w:spacing w:line="240" w:lineRule="auto"/>
              <w:rPr>
                <w:del w:id="16763" w:author="Dr Mamadou SANOGO" w:date="2023-10-25T17:45:00Z"/>
                <w:color w:val="000000" w:themeColor="text1"/>
                <w:sz w:val="20"/>
                <w:szCs w:val="20"/>
                <w:lang w:val="fr-ML"/>
                <w:rPrChange w:id="16764" w:author="Dr Mamadou SANOGO" w:date="2023-10-25T18:15:00Z">
                  <w:rPr>
                    <w:del w:id="16765" w:author="Dr Mamadou SANOGO" w:date="2023-10-25T17:45:00Z"/>
                    <w:sz w:val="20"/>
                    <w:szCs w:val="20"/>
                    <w:lang w:val="fr-ML"/>
                  </w:rPr>
                </w:rPrChange>
              </w:rPr>
            </w:pPr>
          </w:p>
          <w:p w14:paraId="201AE161" w14:textId="243BC437" w:rsidR="00F84391" w:rsidRPr="007A4AFC" w:rsidDel="00A75F71" w:rsidRDefault="00F84391" w:rsidP="00E67C42">
            <w:pPr>
              <w:widowControl w:val="0"/>
              <w:autoSpaceDE w:val="0"/>
              <w:autoSpaceDN w:val="0"/>
              <w:adjustRightInd w:val="0"/>
              <w:spacing w:line="240" w:lineRule="auto"/>
              <w:rPr>
                <w:del w:id="16766" w:author="Dr Mamadou SANOGO" w:date="2023-10-25T17:45:00Z"/>
                <w:color w:val="000000" w:themeColor="text1"/>
                <w:sz w:val="20"/>
                <w:szCs w:val="20"/>
                <w:lang w:val="fr-ML"/>
                <w:rPrChange w:id="16767" w:author="Dr Mamadou SANOGO" w:date="2023-10-25T18:15:00Z">
                  <w:rPr>
                    <w:del w:id="16768" w:author="Dr Mamadou SANOGO" w:date="2023-10-25T17:45:00Z"/>
                    <w:sz w:val="20"/>
                    <w:szCs w:val="20"/>
                    <w:lang w:val="fr-ML"/>
                  </w:rPr>
                </w:rPrChange>
              </w:rPr>
            </w:pPr>
          </w:p>
          <w:p w14:paraId="4244F751" w14:textId="23E343E1" w:rsidR="00F84391" w:rsidRPr="007A4AFC" w:rsidDel="00A75F71" w:rsidRDefault="00F84391" w:rsidP="00E67C42">
            <w:pPr>
              <w:widowControl w:val="0"/>
              <w:autoSpaceDE w:val="0"/>
              <w:autoSpaceDN w:val="0"/>
              <w:adjustRightInd w:val="0"/>
              <w:spacing w:line="240" w:lineRule="auto"/>
              <w:rPr>
                <w:del w:id="16769" w:author="Dr Mamadou SANOGO" w:date="2023-10-25T17:45:00Z"/>
                <w:color w:val="000000" w:themeColor="text1"/>
                <w:sz w:val="20"/>
                <w:szCs w:val="20"/>
                <w:lang w:val="fr-ML"/>
                <w:rPrChange w:id="16770" w:author="Dr Mamadou SANOGO" w:date="2023-10-25T18:15:00Z">
                  <w:rPr>
                    <w:del w:id="16771" w:author="Dr Mamadou SANOGO" w:date="2023-10-25T17:45:00Z"/>
                    <w:sz w:val="20"/>
                    <w:szCs w:val="20"/>
                    <w:lang w:val="fr-ML"/>
                  </w:rPr>
                </w:rPrChange>
              </w:rPr>
            </w:pPr>
          </w:p>
          <w:p w14:paraId="6AD0B74A" w14:textId="60AFD6AB" w:rsidR="00F84391" w:rsidRPr="007A4AFC" w:rsidDel="00A75F71" w:rsidRDefault="00F84391" w:rsidP="00E67C42">
            <w:pPr>
              <w:widowControl w:val="0"/>
              <w:autoSpaceDE w:val="0"/>
              <w:autoSpaceDN w:val="0"/>
              <w:adjustRightInd w:val="0"/>
              <w:spacing w:line="240" w:lineRule="auto"/>
              <w:rPr>
                <w:del w:id="16772" w:author="Dr Mamadou SANOGO" w:date="2023-10-25T17:45:00Z"/>
                <w:color w:val="000000" w:themeColor="text1"/>
                <w:sz w:val="20"/>
                <w:szCs w:val="20"/>
                <w:lang w:val="fr-ML"/>
                <w:rPrChange w:id="16773" w:author="Dr Mamadou SANOGO" w:date="2023-10-25T18:15:00Z">
                  <w:rPr>
                    <w:del w:id="16774" w:author="Dr Mamadou SANOGO" w:date="2023-10-25T17:45:00Z"/>
                    <w:sz w:val="20"/>
                    <w:szCs w:val="20"/>
                    <w:lang w:val="fr-ML"/>
                  </w:rPr>
                </w:rPrChange>
              </w:rPr>
            </w:pPr>
          </w:p>
          <w:p w14:paraId="09959B2C" w14:textId="54CB4658" w:rsidR="00F84391" w:rsidRPr="007A4AFC" w:rsidDel="00A75F71" w:rsidRDefault="00F84391" w:rsidP="00E67C42">
            <w:pPr>
              <w:widowControl w:val="0"/>
              <w:autoSpaceDE w:val="0"/>
              <w:autoSpaceDN w:val="0"/>
              <w:adjustRightInd w:val="0"/>
              <w:spacing w:line="240" w:lineRule="auto"/>
              <w:ind w:left="105"/>
              <w:rPr>
                <w:del w:id="16775" w:author="Dr Mamadou SANOGO" w:date="2023-10-25T17:45:00Z"/>
                <w:color w:val="000000" w:themeColor="text1"/>
                <w:sz w:val="20"/>
                <w:szCs w:val="20"/>
                <w:lang w:val="fr-ML"/>
                <w:rPrChange w:id="16776" w:author="Dr Mamadou SANOGO" w:date="2023-10-25T18:15:00Z">
                  <w:rPr>
                    <w:del w:id="16777" w:author="Dr Mamadou SANOGO" w:date="2023-10-25T17:45:00Z"/>
                    <w:sz w:val="20"/>
                    <w:szCs w:val="20"/>
                    <w:lang w:val="fr-ML"/>
                  </w:rPr>
                </w:rPrChange>
              </w:rPr>
            </w:pPr>
          </w:p>
          <w:p w14:paraId="6164C229" w14:textId="350D8608" w:rsidR="00F84391" w:rsidRPr="007A4AFC" w:rsidDel="00A75F71" w:rsidRDefault="006C5E5B" w:rsidP="00E67C42">
            <w:pPr>
              <w:widowControl w:val="0"/>
              <w:autoSpaceDE w:val="0"/>
              <w:autoSpaceDN w:val="0"/>
              <w:adjustRightInd w:val="0"/>
              <w:spacing w:line="240" w:lineRule="auto"/>
              <w:ind w:left="105"/>
              <w:rPr>
                <w:del w:id="16778" w:author="Dr Mamadou SANOGO" w:date="2023-10-25T17:45:00Z"/>
                <w:color w:val="000000" w:themeColor="text1"/>
                <w:sz w:val="20"/>
                <w:szCs w:val="20"/>
                <w:lang w:val="fr-ML"/>
                <w:rPrChange w:id="16779" w:author="Dr Mamadou SANOGO" w:date="2023-10-25T18:15:00Z">
                  <w:rPr>
                    <w:del w:id="16780" w:author="Dr Mamadou SANOGO" w:date="2023-10-25T17:45:00Z"/>
                    <w:sz w:val="20"/>
                    <w:szCs w:val="20"/>
                    <w:lang w:val="fr-ML"/>
                  </w:rPr>
                </w:rPrChange>
              </w:rPr>
            </w:pPr>
            <w:del w:id="16781" w:author="Dr Mamadou SANOGO" w:date="2023-10-25T17:45:00Z">
              <w:r w:rsidRPr="007A4AFC" w:rsidDel="00A75F71">
                <w:rPr>
                  <w:color w:val="000000" w:themeColor="text1"/>
                  <w:sz w:val="20"/>
                  <w:szCs w:val="20"/>
                  <w:lang w:val="fr-ML"/>
                  <w:rPrChange w:id="16782" w:author="Dr Mamadou SANOGO" w:date="2023-10-25T18:15:00Z">
                    <w:rPr>
                      <w:sz w:val="20"/>
                      <w:szCs w:val="20"/>
                      <w:lang w:val="fr-ML"/>
                    </w:rPr>
                  </w:rPrChange>
                </w:rPr>
                <w:delText>Direction des Etudes</w:delText>
              </w:r>
            </w:del>
          </w:p>
          <w:p w14:paraId="7179944E" w14:textId="3D42DF52" w:rsidR="00F84391" w:rsidRPr="007A4AFC" w:rsidDel="00A75F71" w:rsidRDefault="00F84391" w:rsidP="006C5E5B">
            <w:pPr>
              <w:widowControl w:val="0"/>
              <w:autoSpaceDE w:val="0"/>
              <w:autoSpaceDN w:val="0"/>
              <w:adjustRightInd w:val="0"/>
              <w:spacing w:line="240" w:lineRule="auto"/>
              <w:ind w:left="105"/>
              <w:rPr>
                <w:del w:id="16783" w:author="Dr Mamadou SANOGO" w:date="2023-10-25T17:45:00Z"/>
                <w:color w:val="000000" w:themeColor="text1"/>
                <w:sz w:val="20"/>
                <w:szCs w:val="20"/>
                <w:lang w:val="fr-ML"/>
                <w:rPrChange w:id="16784" w:author="Dr Mamadou SANOGO" w:date="2023-10-25T18:15:00Z">
                  <w:rPr>
                    <w:del w:id="16785" w:author="Dr Mamadou SANOGO" w:date="2023-10-25T17:45:00Z"/>
                    <w:sz w:val="20"/>
                    <w:szCs w:val="20"/>
                    <w:lang w:val="fr-ML"/>
                  </w:rPr>
                </w:rPrChange>
              </w:rPr>
            </w:pPr>
            <w:del w:id="16786" w:author="Dr Mamadou SANOGO" w:date="2023-10-25T17:45:00Z">
              <w:r w:rsidRPr="007A4AFC" w:rsidDel="00A75F71">
                <w:rPr>
                  <w:color w:val="000000" w:themeColor="text1"/>
                  <w:sz w:val="20"/>
                  <w:szCs w:val="20"/>
                  <w:lang w:val="fr-ML"/>
                  <w:rPrChange w:id="16787" w:author="Dr Mamadou SANOGO" w:date="2023-10-25T18:15:00Z">
                    <w:rPr>
                      <w:sz w:val="20"/>
                      <w:szCs w:val="20"/>
                      <w:lang w:val="fr-ML"/>
                    </w:rPr>
                  </w:rPrChange>
                </w:rPr>
                <w:delText xml:space="preserve">+ Soutien du </w:delText>
              </w:r>
              <w:r w:rsidR="006C5E5B" w:rsidRPr="007A4AFC" w:rsidDel="00A75F71">
                <w:rPr>
                  <w:color w:val="000000" w:themeColor="text1"/>
                  <w:sz w:val="20"/>
                  <w:szCs w:val="20"/>
                  <w:lang w:val="fr-ML"/>
                  <w:rPrChange w:id="16788" w:author="Dr Mamadou SANOGO" w:date="2023-10-25T18:15:00Z">
                    <w:rPr>
                      <w:sz w:val="20"/>
                      <w:szCs w:val="20"/>
                      <w:lang w:val="fr-ML"/>
                    </w:rPr>
                  </w:rPrChange>
                </w:rPr>
                <w:delText>comité scientifique</w:delText>
              </w:r>
              <w:r w:rsidRPr="007A4AFC" w:rsidDel="00A75F71">
                <w:rPr>
                  <w:color w:val="000000" w:themeColor="text1"/>
                  <w:sz w:val="20"/>
                  <w:szCs w:val="20"/>
                  <w:lang w:val="fr-ML"/>
                  <w:rPrChange w:id="16789" w:author="Dr Mamadou SANOGO" w:date="2023-10-25T18:15:00Z">
                    <w:rPr>
                      <w:sz w:val="20"/>
                      <w:szCs w:val="20"/>
                      <w:lang w:val="fr-ML"/>
                    </w:rPr>
                  </w:rPrChange>
                </w:rPr>
                <w:delText xml:space="preserve"> et du</w:delText>
              </w:r>
              <w:r w:rsidR="006C5E5B" w:rsidRPr="007A4AFC" w:rsidDel="00A75F71">
                <w:rPr>
                  <w:color w:val="000000" w:themeColor="text1"/>
                  <w:sz w:val="20"/>
                  <w:szCs w:val="20"/>
                  <w:lang w:val="fr-ML"/>
                  <w:rPrChange w:id="16790"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791" w:author="Dr Mamadou SANOGO" w:date="2023-10-25T18:15:00Z">
                    <w:rPr>
                      <w:sz w:val="20"/>
                      <w:szCs w:val="20"/>
                      <w:lang w:val="fr-ML"/>
                    </w:rPr>
                  </w:rPrChange>
                </w:rPr>
                <w:delText xml:space="preserve">Service d’orientation </w:delText>
              </w:r>
            </w:del>
          </w:p>
        </w:tc>
        <w:tc>
          <w:tcPr>
            <w:tcW w:w="1897" w:type="dxa"/>
          </w:tcPr>
          <w:p w14:paraId="603B71D7" w14:textId="35BAC8D2" w:rsidR="00F84391" w:rsidRPr="007A4AFC" w:rsidDel="00A75F71" w:rsidRDefault="00F84391" w:rsidP="00E67C42">
            <w:pPr>
              <w:widowControl w:val="0"/>
              <w:autoSpaceDE w:val="0"/>
              <w:autoSpaceDN w:val="0"/>
              <w:adjustRightInd w:val="0"/>
              <w:spacing w:line="240" w:lineRule="auto"/>
              <w:ind w:left="100"/>
              <w:rPr>
                <w:del w:id="16792" w:author="Dr Mamadou SANOGO" w:date="2023-10-25T17:45:00Z"/>
                <w:color w:val="000000" w:themeColor="text1"/>
                <w:sz w:val="20"/>
                <w:szCs w:val="20"/>
                <w:rPrChange w:id="16793" w:author="Dr Mamadou SANOGO" w:date="2023-10-25T18:15:00Z">
                  <w:rPr>
                    <w:del w:id="16794" w:author="Dr Mamadou SANOGO" w:date="2023-10-25T17:45:00Z"/>
                    <w:sz w:val="20"/>
                    <w:szCs w:val="20"/>
                  </w:rPr>
                </w:rPrChange>
              </w:rPr>
            </w:pPr>
            <w:del w:id="16795" w:author="Dr Mamadou SANOGO" w:date="2023-10-25T17:45:00Z">
              <w:r w:rsidRPr="007A4AFC" w:rsidDel="00A75F71">
                <w:rPr>
                  <w:color w:val="000000" w:themeColor="text1"/>
                  <w:sz w:val="20"/>
                  <w:szCs w:val="20"/>
                  <w:rPrChange w:id="16796" w:author="Dr Mamadou SANOGO" w:date="2023-10-25T18:15:00Z">
                    <w:rPr>
                      <w:sz w:val="20"/>
                      <w:szCs w:val="20"/>
                    </w:rPr>
                  </w:rPrChange>
                </w:rPr>
                <w:delText>Rentrée</w:delText>
              </w:r>
              <w:r w:rsidR="008C0870" w:rsidRPr="007A4AFC" w:rsidDel="00A75F71">
                <w:rPr>
                  <w:color w:val="000000" w:themeColor="text1"/>
                  <w:sz w:val="20"/>
                  <w:szCs w:val="20"/>
                  <w:rPrChange w:id="16797" w:author="Dr Mamadou SANOGO" w:date="2023-10-25T18:15:00Z">
                    <w:rPr>
                      <w:sz w:val="20"/>
                      <w:szCs w:val="20"/>
                    </w:rPr>
                  </w:rPrChange>
                </w:rPr>
                <w:delText xml:space="preserve"> Octobre 2024</w:delText>
              </w:r>
            </w:del>
          </w:p>
          <w:p w14:paraId="6C9EEB08" w14:textId="59B6FFD2" w:rsidR="00F84391" w:rsidRPr="007A4AFC" w:rsidDel="00A75F71" w:rsidRDefault="00F84391" w:rsidP="00E67C42">
            <w:pPr>
              <w:widowControl w:val="0"/>
              <w:autoSpaceDE w:val="0"/>
              <w:autoSpaceDN w:val="0"/>
              <w:adjustRightInd w:val="0"/>
              <w:spacing w:line="240" w:lineRule="auto"/>
              <w:rPr>
                <w:del w:id="16798" w:author="Dr Mamadou SANOGO" w:date="2023-10-25T17:45:00Z"/>
                <w:color w:val="000000" w:themeColor="text1"/>
                <w:sz w:val="20"/>
                <w:szCs w:val="20"/>
                <w:rPrChange w:id="16799" w:author="Dr Mamadou SANOGO" w:date="2023-10-25T18:15:00Z">
                  <w:rPr>
                    <w:del w:id="16800" w:author="Dr Mamadou SANOGO" w:date="2023-10-25T17:45:00Z"/>
                    <w:sz w:val="20"/>
                    <w:szCs w:val="20"/>
                  </w:rPr>
                </w:rPrChange>
              </w:rPr>
            </w:pPr>
          </w:p>
          <w:p w14:paraId="27AB74E3" w14:textId="5C810BD4" w:rsidR="00F84391" w:rsidRPr="007A4AFC" w:rsidDel="00A75F71" w:rsidRDefault="00F84391" w:rsidP="00E67C42">
            <w:pPr>
              <w:widowControl w:val="0"/>
              <w:autoSpaceDE w:val="0"/>
              <w:autoSpaceDN w:val="0"/>
              <w:adjustRightInd w:val="0"/>
              <w:spacing w:line="240" w:lineRule="auto"/>
              <w:rPr>
                <w:del w:id="16801" w:author="Dr Mamadou SANOGO" w:date="2023-10-25T17:45:00Z"/>
                <w:color w:val="000000" w:themeColor="text1"/>
                <w:sz w:val="20"/>
                <w:szCs w:val="20"/>
                <w:rPrChange w:id="16802" w:author="Dr Mamadou SANOGO" w:date="2023-10-25T18:15:00Z">
                  <w:rPr>
                    <w:del w:id="16803" w:author="Dr Mamadou SANOGO" w:date="2023-10-25T17:45:00Z"/>
                    <w:sz w:val="20"/>
                    <w:szCs w:val="20"/>
                  </w:rPr>
                </w:rPrChange>
              </w:rPr>
            </w:pPr>
          </w:p>
          <w:p w14:paraId="77B0005A" w14:textId="5DAFBD79" w:rsidR="00F84391" w:rsidRPr="007A4AFC" w:rsidDel="00A75F71" w:rsidRDefault="00F84391" w:rsidP="00E67C42">
            <w:pPr>
              <w:widowControl w:val="0"/>
              <w:autoSpaceDE w:val="0"/>
              <w:autoSpaceDN w:val="0"/>
              <w:adjustRightInd w:val="0"/>
              <w:spacing w:line="240" w:lineRule="auto"/>
              <w:rPr>
                <w:del w:id="16804" w:author="Dr Mamadou SANOGO" w:date="2023-10-25T17:45:00Z"/>
                <w:color w:val="000000" w:themeColor="text1"/>
                <w:sz w:val="20"/>
                <w:szCs w:val="20"/>
                <w:rPrChange w:id="16805" w:author="Dr Mamadou SANOGO" w:date="2023-10-25T18:15:00Z">
                  <w:rPr>
                    <w:del w:id="16806" w:author="Dr Mamadou SANOGO" w:date="2023-10-25T17:45:00Z"/>
                    <w:sz w:val="20"/>
                    <w:szCs w:val="20"/>
                  </w:rPr>
                </w:rPrChange>
              </w:rPr>
            </w:pPr>
          </w:p>
          <w:p w14:paraId="360A7F5F" w14:textId="3A04B5A8" w:rsidR="00F84391" w:rsidRPr="007A4AFC" w:rsidDel="00A75F71" w:rsidRDefault="00F84391" w:rsidP="00E67C42">
            <w:pPr>
              <w:widowControl w:val="0"/>
              <w:autoSpaceDE w:val="0"/>
              <w:autoSpaceDN w:val="0"/>
              <w:adjustRightInd w:val="0"/>
              <w:spacing w:line="240" w:lineRule="auto"/>
              <w:rPr>
                <w:del w:id="16807" w:author="Dr Mamadou SANOGO" w:date="2023-10-25T17:45:00Z"/>
                <w:color w:val="000000" w:themeColor="text1"/>
                <w:sz w:val="20"/>
                <w:szCs w:val="20"/>
                <w:rPrChange w:id="16808" w:author="Dr Mamadou SANOGO" w:date="2023-10-25T18:15:00Z">
                  <w:rPr>
                    <w:del w:id="16809" w:author="Dr Mamadou SANOGO" w:date="2023-10-25T17:45:00Z"/>
                    <w:sz w:val="20"/>
                    <w:szCs w:val="20"/>
                  </w:rPr>
                </w:rPrChange>
              </w:rPr>
            </w:pPr>
          </w:p>
          <w:p w14:paraId="4BC530F5" w14:textId="61B9BAAE" w:rsidR="00F84391" w:rsidRPr="007A4AFC" w:rsidDel="00A75F71" w:rsidRDefault="00F84391" w:rsidP="00E67C42">
            <w:pPr>
              <w:widowControl w:val="0"/>
              <w:autoSpaceDE w:val="0"/>
              <w:autoSpaceDN w:val="0"/>
              <w:adjustRightInd w:val="0"/>
              <w:spacing w:line="240" w:lineRule="auto"/>
              <w:rPr>
                <w:del w:id="16810" w:author="Dr Mamadou SANOGO" w:date="2023-10-25T17:45:00Z"/>
                <w:color w:val="000000" w:themeColor="text1"/>
                <w:sz w:val="20"/>
                <w:szCs w:val="20"/>
                <w:rPrChange w:id="16811" w:author="Dr Mamadou SANOGO" w:date="2023-10-25T18:15:00Z">
                  <w:rPr>
                    <w:del w:id="16812" w:author="Dr Mamadou SANOGO" w:date="2023-10-25T17:45:00Z"/>
                    <w:sz w:val="20"/>
                    <w:szCs w:val="20"/>
                  </w:rPr>
                </w:rPrChange>
              </w:rPr>
            </w:pPr>
          </w:p>
          <w:p w14:paraId="66F411D9" w14:textId="2D3B9E72" w:rsidR="00F84391" w:rsidRPr="007A4AFC" w:rsidDel="00A75F71" w:rsidRDefault="00F84391" w:rsidP="00E67C42">
            <w:pPr>
              <w:widowControl w:val="0"/>
              <w:autoSpaceDE w:val="0"/>
              <w:autoSpaceDN w:val="0"/>
              <w:adjustRightInd w:val="0"/>
              <w:spacing w:line="240" w:lineRule="auto"/>
              <w:rPr>
                <w:del w:id="16813" w:author="Dr Mamadou SANOGO" w:date="2023-10-25T17:45:00Z"/>
                <w:color w:val="000000" w:themeColor="text1"/>
                <w:sz w:val="20"/>
                <w:szCs w:val="20"/>
                <w:rPrChange w:id="16814" w:author="Dr Mamadou SANOGO" w:date="2023-10-25T18:15:00Z">
                  <w:rPr>
                    <w:del w:id="16815" w:author="Dr Mamadou SANOGO" w:date="2023-10-25T17:45:00Z"/>
                    <w:sz w:val="20"/>
                    <w:szCs w:val="20"/>
                  </w:rPr>
                </w:rPrChange>
              </w:rPr>
            </w:pPr>
          </w:p>
          <w:p w14:paraId="3C5DB2C9" w14:textId="633A5135" w:rsidR="00F84391" w:rsidRPr="007A4AFC" w:rsidDel="00A75F71" w:rsidRDefault="00F84391" w:rsidP="00E67C42">
            <w:pPr>
              <w:widowControl w:val="0"/>
              <w:autoSpaceDE w:val="0"/>
              <w:autoSpaceDN w:val="0"/>
              <w:adjustRightInd w:val="0"/>
              <w:spacing w:line="240" w:lineRule="auto"/>
              <w:rPr>
                <w:del w:id="16816" w:author="Dr Mamadou SANOGO" w:date="2023-10-25T17:45:00Z"/>
                <w:color w:val="000000" w:themeColor="text1"/>
                <w:sz w:val="20"/>
                <w:szCs w:val="20"/>
                <w:rPrChange w:id="16817" w:author="Dr Mamadou SANOGO" w:date="2023-10-25T18:15:00Z">
                  <w:rPr>
                    <w:del w:id="16818" w:author="Dr Mamadou SANOGO" w:date="2023-10-25T17:45:00Z"/>
                    <w:sz w:val="20"/>
                    <w:szCs w:val="20"/>
                  </w:rPr>
                </w:rPrChange>
              </w:rPr>
            </w:pPr>
          </w:p>
          <w:p w14:paraId="017EDFE2" w14:textId="4F4A3745" w:rsidR="00F84391" w:rsidRPr="007A4AFC" w:rsidDel="00A75F71" w:rsidRDefault="00F84391" w:rsidP="00E67C42">
            <w:pPr>
              <w:widowControl w:val="0"/>
              <w:autoSpaceDE w:val="0"/>
              <w:autoSpaceDN w:val="0"/>
              <w:adjustRightInd w:val="0"/>
              <w:spacing w:line="240" w:lineRule="auto"/>
              <w:rPr>
                <w:del w:id="16819" w:author="Dr Mamadou SANOGO" w:date="2023-10-25T17:45:00Z"/>
                <w:color w:val="000000" w:themeColor="text1"/>
                <w:sz w:val="20"/>
                <w:szCs w:val="20"/>
                <w:rPrChange w:id="16820" w:author="Dr Mamadou SANOGO" w:date="2023-10-25T18:15:00Z">
                  <w:rPr>
                    <w:del w:id="16821" w:author="Dr Mamadou SANOGO" w:date="2023-10-25T17:45:00Z"/>
                    <w:sz w:val="20"/>
                    <w:szCs w:val="20"/>
                  </w:rPr>
                </w:rPrChange>
              </w:rPr>
            </w:pPr>
          </w:p>
          <w:p w14:paraId="6D9288E2" w14:textId="6D3723D0" w:rsidR="00F84391" w:rsidRPr="007A4AFC" w:rsidDel="00A75F71" w:rsidRDefault="00F84391" w:rsidP="00E67C42">
            <w:pPr>
              <w:widowControl w:val="0"/>
              <w:autoSpaceDE w:val="0"/>
              <w:autoSpaceDN w:val="0"/>
              <w:adjustRightInd w:val="0"/>
              <w:spacing w:line="240" w:lineRule="auto"/>
              <w:ind w:left="100"/>
              <w:rPr>
                <w:del w:id="16822" w:author="Dr Mamadou SANOGO" w:date="2023-10-25T17:45:00Z"/>
                <w:color w:val="000000" w:themeColor="text1"/>
                <w:sz w:val="20"/>
                <w:szCs w:val="20"/>
                <w:rPrChange w:id="16823" w:author="Dr Mamadou SANOGO" w:date="2023-10-25T18:15:00Z">
                  <w:rPr>
                    <w:del w:id="16824" w:author="Dr Mamadou SANOGO" w:date="2023-10-25T17:45:00Z"/>
                    <w:sz w:val="20"/>
                    <w:szCs w:val="20"/>
                  </w:rPr>
                </w:rPrChange>
              </w:rPr>
            </w:pPr>
          </w:p>
          <w:p w14:paraId="61A56AC2" w14:textId="7765C2EB" w:rsidR="006C5E5B" w:rsidRPr="007A4AFC" w:rsidDel="00A75F71" w:rsidRDefault="006C5E5B" w:rsidP="00E67C42">
            <w:pPr>
              <w:widowControl w:val="0"/>
              <w:autoSpaceDE w:val="0"/>
              <w:autoSpaceDN w:val="0"/>
              <w:adjustRightInd w:val="0"/>
              <w:spacing w:line="240" w:lineRule="auto"/>
              <w:ind w:left="100"/>
              <w:rPr>
                <w:del w:id="16825" w:author="Dr Mamadou SANOGO" w:date="2023-10-25T17:45:00Z"/>
                <w:color w:val="000000" w:themeColor="text1"/>
                <w:sz w:val="20"/>
                <w:szCs w:val="20"/>
                <w:rPrChange w:id="16826" w:author="Dr Mamadou SANOGO" w:date="2023-10-25T18:15:00Z">
                  <w:rPr>
                    <w:del w:id="16827" w:author="Dr Mamadou SANOGO" w:date="2023-10-25T17:45:00Z"/>
                    <w:sz w:val="20"/>
                    <w:szCs w:val="20"/>
                  </w:rPr>
                </w:rPrChange>
              </w:rPr>
            </w:pPr>
          </w:p>
          <w:p w14:paraId="7B5F909A" w14:textId="3EBE56E8" w:rsidR="00F84391" w:rsidRPr="007A4AFC" w:rsidDel="00A75F71" w:rsidRDefault="00F84391" w:rsidP="00E67C42">
            <w:pPr>
              <w:widowControl w:val="0"/>
              <w:autoSpaceDE w:val="0"/>
              <w:autoSpaceDN w:val="0"/>
              <w:adjustRightInd w:val="0"/>
              <w:spacing w:line="240" w:lineRule="auto"/>
              <w:ind w:left="100"/>
              <w:rPr>
                <w:del w:id="16828" w:author="Dr Mamadou SANOGO" w:date="2023-10-25T17:45:00Z"/>
                <w:color w:val="000000" w:themeColor="text1"/>
                <w:sz w:val="20"/>
                <w:szCs w:val="20"/>
                <w:rPrChange w:id="16829" w:author="Dr Mamadou SANOGO" w:date="2023-10-25T18:15:00Z">
                  <w:rPr>
                    <w:del w:id="16830" w:author="Dr Mamadou SANOGO" w:date="2023-10-25T17:45:00Z"/>
                    <w:sz w:val="20"/>
                    <w:szCs w:val="20"/>
                  </w:rPr>
                </w:rPrChange>
              </w:rPr>
            </w:pPr>
            <w:del w:id="16831" w:author="Dr Mamadou SANOGO" w:date="2023-10-25T17:45:00Z">
              <w:r w:rsidRPr="007A4AFC" w:rsidDel="00A75F71">
                <w:rPr>
                  <w:color w:val="000000" w:themeColor="text1"/>
                  <w:sz w:val="20"/>
                  <w:szCs w:val="20"/>
                  <w:rPrChange w:id="16832" w:author="Dr Mamadou SANOGO" w:date="2023-10-25T18:15:00Z">
                    <w:rPr>
                      <w:sz w:val="20"/>
                      <w:szCs w:val="20"/>
                    </w:rPr>
                  </w:rPrChange>
                </w:rPr>
                <w:delText>Rentrée</w:delText>
              </w:r>
              <w:r w:rsidR="008C0870" w:rsidRPr="007A4AFC" w:rsidDel="00A75F71">
                <w:rPr>
                  <w:color w:val="000000" w:themeColor="text1"/>
                  <w:sz w:val="20"/>
                  <w:szCs w:val="20"/>
                  <w:rPrChange w:id="16833" w:author="Dr Mamadou SANOGO" w:date="2023-10-25T18:15:00Z">
                    <w:rPr>
                      <w:sz w:val="20"/>
                      <w:szCs w:val="20"/>
                    </w:rPr>
                  </w:rPrChange>
                </w:rPr>
                <w:delText xml:space="preserve"> Octobre 2024</w:delText>
              </w:r>
            </w:del>
          </w:p>
        </w:tc>
        <w:tc>
          <w:tcPr>
            <w:tcW w:w="3202" w:type="dxa"/>
          </w:tcPr>
          <w:p w14:paraId="240BB3B3" w14:textId="7DCFF274" w:rsidR="00F84391" w:rsidRPr="007A4AFC" w:rsidDel="00A75F71" w:rsidRDefault="00F84391" w:rsidP="006C5E5B">
            <w:pPr>
              <w:widowControl w:val="0"/>
              <w:autoSpaceDE w:val="0"/>
              <w:autoSpaceDN w:val="0"/>
              <w:adjustRightInd w:val="0"/>
              <w:spacing w:line="240" w:lineRule="auto"/>
              <w:ind w:left="100"/>
              <w:rPr>
                <w:del w:id="16834" w:author="Dr Mamadou SANOGO" w:date="2023-10-25T17:45:00Z"/>
                <w:color w:val="000000" w:themeColor="text1"/>
                <w:sz w:val="20"/>
                <w:szCs w:val="20"/>
                <w:lang w:val="fr-ML"/>
                <w:rPrChange w:id="16835" w:author="Dr Mamadou SANOGO" w:date="2023-10-25T18:15:00Z">
                  <w:rPr>
                    <w:del w:id="16836" w:author="Dr Mamadou SANOGO" w:date="2023-10-25T17:45:00Z"/>
                    <w:sz w:val="20"/>
                    <w:szCs w:val="20"/>
                    <w:lang w:val="fr-ML"/>
                  </w:rPr>
                </w:rPrChange>
              </w:rPr>
            </w:pPr>
            <w:del w:id="16837" w:author="Dr Mamadou SANOGO" w:date="2023-10-25T17:45:00Z">
              <w:r w:rsidRPr="007A4AFC" w:rsidDel="00A75F71">
                <w:rPr>
                  <w:color w:val="000000" w:themeColor="text1"/>
                  <w:sz w:val="20"/>
                  <w:szCs w:val="20"/>
                  <w:lang w:val="fr-ML"/>
                  <w:rPrChange w:id="16838" w:author="Dr Mamadou SANOGO" w:date="2023-10-25T18:15:00Z">
                    <w:rPr>
                      <w:sz w:val="20"/>
                      <w:szCs w:val="20"/>
                      <w:lang w:val="fr-ML"/>
                    </w:rPr>
                  </w:rPrChange>
                </w:rPr>
                <w:delText>Mesurer l’impact à travers les indicateurs de satisfaction des étudiants en intégrant quelques questions dans les questionnaires d’évaluation des enseignements qui pourraient être analysées à la fin de l’année</w:delText>
              </w:r>
            </w:del>
          </w:p>
        </w:tc>
      </w:tr>
      <w:tr w:rsidR="007A4AFC" w:rsidRPr="007A4AFC" w:rsidDel="00A75F71" w14:paraId="52E747FF" w14:textId="77777777" w:rsidTr="008C0870">
        <w:trPr>
          <w:trHeight w:val="4676"/>
          <w:del w:id="16839" w:author="Dr Mamadou SANOGO" w:date="2023-10-25T17:45:00Z"/>
        </w:trPr>
        <w:tc>
          <w:tcPr>
            <w:tcW w:w="1762" w:type="dxa"/>
            <w:vAlign w:val="center"/>
          </w:tcPr>
          <w:p w14:paraId="27046906" w14:textId="1B352450" w:rsidR="00E67C42" w:rsidRPr="007A4AFC" w:rsidDel="00A75F71" w:rsidRDefault="00E67C42" w:rsidP="00F84391">
            <w:pPr>
              <w:widowControl w:val="0"/>
              <w:autoSpaceDE w:val="0"/>
              <w:autoSpaceDN w:val="0"/>
              <w:adjustRightInd w:val="0"/>
              <w:spacing w:line="240" w:lineRule="auto"/>
              <w:ind w:left="100"/>
              <w:rPr>
                <w:del w:id="16840" w:author="Dr Mamadou SANOGO" w:date="2023-10-25T17:45:00Z"/>
                <w:color w:val="000000" w:themeColor="text1"/>
                <w:sz w:val="20"/>
                <w:szCs w:val="20"/>
                <w:rPrChange w:id="16841" w:author="Dr Mamadou SANOGO" w:date="2023-10-25T18:15:00Z">
                  <w:rPr>
                    <w:del w:id="16842" w:author="Dr Mamadou SANOGO" w:date="2023-10-25T17:45:00Z"/>
                    <w:sz w:val="20"/>
                    <w:szCs w:val="20"/>
                  </w:rPr>
                </w:rPrChange>
              </w:rPr>
            </w:pPr>
            <w:del w:id="16843" w:author="Dr Mamadou SANOGO" w:date="2023-10-25T17:45:00Z">
              <w:r w:rsidRPr="007A4AFC" w:rsidDel="00A75F71">
                <w:rPr>
                  <w:color w:val="000000" w:themeColor="text1"/>
                  <w:sz w:val="20"/>
                  <w:szCs w:val="20"/>
                  <w:rPrChange w:id="16844" w:author="Dr Mamadou SANOGO" w:date="2023-10-25T18:15:00Z">
                    <w:rPr>
                      <w:sz w:val="20"/>
                      <w:szCs w:val="20"/>
                    </w:rPr>
                  </w:rPrChange>
                </w:rPr>
                <w:delText>Fonctionnement du cursus</w:delText>
              </w:r>
            </w:del>
          </w:p>
        </w:tc>
        <w:tc>
          <w:tcPr>
            <w:tcW w:w="3117" w:type="dxa"/>
          </w:tcPr>
          <w:p w14:paraId="51B01ED2" w14:textId="1AB69FE7"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45" w:author="Dr Mamadou SANOGO" w:date="2023-10-25T17:45:00Z"/>
                <w:color w:val="000000" w:themeColor="text1"/>
                <w:sz w:val="20"/>
                <w:szCs w:val="20"/>
                <w:lang w:val="fr-ML"/>
                <w:rPrChange w:id="16846" w:author="Dr Mamadou SANOGO" w:date="2023-10-25T18:15:00Z">
                  <w:rPr>
                    <w:del w:id="16847" w:author="Dr Mamadou SANOGO" w:date="2023-10-25T17:45:00Z"/>
                    <w:sz w:val="20"/>
                    <w:szCs w:val="20"/>
                    <w:lang w:val="fr-ML"/>
                  </w:rPr>
                </w:rPrChange>
              </w:rPr>
            </w:pPr>
            <w:del w:id="16848" w:author="Dr Mamadou SANOGO" w:date="2023-10-25T17:45:00Z">
              <w:r w:rsidRPr="007A4AFC" w:rsidDel="00A75F71">
                <w:rPr>
                  <w:color w:val="000000" w:themeColor="text1"/>
                  <w:sz w:val="20"/>
                  <w:szCs w:val="20"/>
                  <w:lang w:val="fr-ML"/>
                  <w:rPrChange w:id="16849" w:author="Dr Mamadou SANOGO" w:date="2023-10-25T18:15:00Z">
                    <w:rPr>
                      <w:sz w:val="20"/>
                      <w:szCs w:val="20"/>
                      <w:lang w:val="fr-ML"/>
                    </w:rPr>
                  </w:rPrChange>
                </w:rPr>
                <w:delText>• Informer au sujet du Master à</w:delText>
              </w:r>
              <w:r w:rsidR="00F84391" w:rsidRPr="007A4AFC" w:rsidDel="00A75F71">
                <w:rPr>
                  <w:color w:val="000000" w:themeColor="text1"/>
                  <w:sz w:val="20"/>
                  <w:szCs w:val="20"/>
                  <w:lang w:val="fr-ML"/>
                  <w:rPrChange w:id="16850"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851" w:author="Dr Mamadou SANOGO" w:date="2023-10-25T18:15:00Z">
                    <w:rPr>
                      <w:sz w:val="20"/>
                      <w:szCs w:val="20"/>
                      <w:lang w:val="fr-ML"/>
                    </w:rPr>
                  </w:rPrChange>
                </w:rPr>
                <w:delText>temps partiel</w:delText>
              </w:r>
            </w:del>
          </w:p>
          <w:p w14:paraId="6C9B51FA" w14:textId="6B211D3C" w:rsidR="00E67C42" w:rsidRPr="007A4AFC" w:rsidDel="00A75F71" w:rsidRDefault="00E67C42" w:rsidP="00E67C42">
            <w:pPr>
              <w:widowControl w:val="0"/>
              <w:autoSpaceDE w:val="0"/>
              <w:autoSpaceDN w:val="0"/>
              <w:adjustRightInd w:val="0"/>
              <w:spacing w:line="240" w:lineRule="auto"/>
              <w:rPr>
                <w:del w:id="16852" w:author="Dr Mamadou SANOGO" w:date="2023-10-25T17:45:00Z"/>
                <w:color w:val="000000" w:themeColor="text1"/>
                <w:sz w:val="20"/>
                <w:szCs w:val="20"/>
                <w:lang w:val="fr-ML"/>
                <w:rPrChange w:id="16853" w:author="Dr Mamadou SANOGO" w:date="2023-10-25T18:15:00Z">
                  <w:rPr>
                    <w:del w:id="16854" w:author="Dr Mamadou SANOGO" w:date="2023-10-25T17:45:00Z"/>
                    <w:sz w:val="20"/>
                    <w:szCs w:val="20"/>
                    <w:lang w:val="fr-ML"/>
                  </w:rPr>
                </w:rPrChange>
              </w:rPr>
            </w:pPr>
          </w:p>
          <w:p w14:paraId="1DA4CF0C" w14:textId="706B691A" w:rsidR="00E67C42" w:rsidRPr="007A4AFC" w:rsidDel="00A75F71" w:rsidRDefault="00E67C42" w:rsidP="00E67C42">
            <w:pPr>
              <w:widowControl w:val="0"/>
              <w:autoSpaceDE w:val="0"/>
              <w:autoSpaceDN w:val="0"/>
              <w:adjustRightInd w:val="0"/>
              <w:spacing w:line="240" w:lineRule="auto"/>
              <w:rPr>
                <w:del w:id="16855" w:author="Dr Mamadou SANOGO" w:date="2023-10-25T17:45:00Z"/>
                <w:color w:val="000000" w:themeColor="text1"/>
                <w:sz w:val="20"/>
                <w:szCs w:val="20"/>
                <w:lang w:val="fr-ML"/>
                <w:rPrChange w:id="16856" w:author="Dr Mamadou SANOGO" w:date="2023-10-25T18:15:00Z">
                  <w:rPr>
                    <w:del w:id="16857" w:author="Dr Mamadou SANOGO" w:date="2023-10-25T17:45:00Z"/>
                    <w:sz w:val="20"/>
                    <w:szCs w:val="20"/>
                    <w:lang w:val="fr-ML"/>
                  </w:rPr>
                </w:rPrChange>
              </w:rPr>
            </w:pPr>
          </w:p>
          <w:p w14:paraId="56A7B023" w14:textId="63ABF045" w:rsidR="00E67C42" w:rsidRPr="007A4AFC" w:rsidDel="00A75F71" w:rsidRDefault="00E67C42" w:rsidP="00E67C42">
            <w:pPr>
              <w:widowControl w:val="0"/>
              <w:autoSpaceDE w:val="0"/>
              <w:autoSpaceDN w:val="0"/>
              <w:adjustRightInd w:val="0"/>
              <w:spacing w:line="240" w:lineRule="auto"/>
              <w:rPr>
                <w:del w:id="16858" w:author="Dr Mamadou SANOGO" w:date="2023-10-25T17:45:00Z"/>
                <w:color w:val="000000" w:themeColor="text1"/>
                <w:sz w:val="20"/>
                <w:szCs w:val="20"/>
                <w:lang w:val="fr-ML"/>
                <w:rPrChange w:id="16859" w:author="Dr Mamadou SANOGO" w:date="2023-10-25T18:15:00Z">
                  <w:rPr>
                    <w:del w:id="16860" w:author="Dr Mamadou SANOGO" w:date="2023-10-25T17:45:00Z"/>
                    <w:sz w:val="20"/>
                    <w:szCs w:val="20"/>
                    <w:lang w:val="fr-ML"/>
                  </w:rPr>
                </w:rPrChange>
              </w:rPr>
            </w:pPr>
          </w:p>
          <w:p w14:paraId="7A1D1211" w14:textId="2AD0BD92"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61" w:author="Dr Mamadou SANOGO" w:date="2023-10-25T17:45:00Z"/>
                <w:color w:val="000000" w:themeColor="text1"/>
                <w:sz w:val="20"/>
                <w:szCs w:val="20"/>
                <w:lang w:val="fr-ML"/>
                <w:rPrChange w:id="16862" w:author="Dr Mamadou SANOGO" w:date="2023-10-25T18:15:00Z">
                  <w:rPr>
                    <w:del w:id="16863" w:author="Dr Mamadou SANOGO" w:date="2023-10-25T17:45:00Z"/>
                    <w:sz w:val="20"/>
                    <w:szCs w:val="20"/>
                    <w:lang w:val="fr-ML"/>
                  </w:rPr>
                </w:rPrChange>
              </w:rPr>
            </w:pPr>
            <w:del w:id="16864" w:author="Dr Mamadou SANOGO" w:date="2023-10-25T17:45:00Z">
              <w:r w:rsidRPr="007A4AFC" w:rsidDel="00A75F71">
                <w:rPr>
                  <w:color w:val="000000" w:themeColor="text1"/>
                  <w:sz w:val="20"/>
                  <w:szCs w:val="20"/>
                  <w:lang w:val="fr-ML"/>
                  <w:rPrChange w:id="16865" w:author="Dr Mamadou SANOGO" w:date="2023-10-25T18:15:00Z">
                    <w:rPr>
                      <w:sz w:val="20"/>
                      <w:szCs w:val="20"/>
                      <w:lang w:val="fr-ML"/>
                    </w:rPr>
                  </w:rPrChange>
                </w:rPr>
                <w:delText>• Améliorer l’encadrement des mémoires</w:delText>
              </w:r>
            </w:del>
          </w:p>
          <w:p w14:paraId="484B10D5" w14:textId="2505435C" w:rsidR="00E67C42" w:rsidRPr="007A4AFC" w:rsidDel="00A75F71" w:rsidRDefault="00E67C42" w:rsidP="00E67C42">
            <w:pPr>
              <w:widowControl w:val="0"/>
              <w:autoSpaceDE w:val="0"/>
              <w:autoSpaceDN w:val="0"/>
              <w:adjustRightInd w:val="0"/>
              <w:spacing w:line="240" w:lineRule="auto"/>
              <w:rPr>
                <w:del w:id="16866" w:author="Dr Mamadou SANOGO" w:date="2023-10-25T17:45:00Z"/>
                <w:color w:val="000000" w:themeColor="text1"/>
                <w:sz w:val="20"/>
                <w:szCs w:val="20"/>
                <w:lang w:val="fr-ML"/>
                <w:rPrChange w:id="16867" w:author="Dr Mamadou SANOGO" w:date="2023-10-25T18:15:00Z">
                  <w:rPr>
                    <w:del w:id="16868" w:author="Dr Mamadou SANOGO" w:date="2023-10-25T17:45:00Z"/>
                    <w:sz w:val="20"/>
                    <w:szCs w:val="20"/>
                    <w:lang w:val="fr-ML"/>
                  </w:rPr>
                </w:rPrChange>
              </w:rPr>
            </w:pPr>
          </w:p>
          <w:p w14:paraId="6F3DE098" w14:textId="0C62FEFF"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69" w:author="Dr Mamadou SANOGO" w:date="2023-10-25T17:45:00Z"/>
                <w:color w:val="000000" w:themeColor="text1"/>
                <w:sz w:val="20"/>
                <w:szCs w:val="20"/>
                <w:lang w:val="fr-ML"/>
                <w:rPrChange w:id="16870" w:author="Dr Mamadou SANOGO" w:date="2023-10-25T18:15:00Z">
                  <w:rPr>
                    <w:del w:id="16871" w:author="Dr Mamadou SANOGO" w:date="2023-10-25T17:45:00Z"/>
                    <w:sz w:val="20"/>
                    <w:szCs w:val="20"/>
                    <w:lang w:val="fr-ML"/>
                  </w:rPr>
                </w:rPrChange>
              </w:rPr>
            </w:pPr>
            <w:del w:id="16872" w:author="Dr Mamadou SANOGO" w:date="2023-10-25T17:45:00Z">
              <w:r w:rsidRPr="007A4AFC" w:rsidDel="00A75F71">
                <w:rPr>
                  <w:color w:val="000000" w:themeColor="text1"/>
                  <w:sz w:val="20"/>
                  <w:szCs w:val="20"/>
                  <w:lang w:val="fr-ML"/>
                  <w:rPrChange w:id="16873" w:author="Dr Mamadou SANOGO" w:date="2023-10-25T18:15:00Z">
                    <w:rPr>
                      <w:sz w:val="20"/>
                      <w:szCs w:val="20"/>
                      <w:lang w:val="fr-ML"/>
                    </w:rPr>
                  </w:rPrChange>
                </w:rPr>
                <w:delText>• Assurer une meilleure répartition des enseignements entre les semestres</w:delText>
              </w:r>
            </w:del>
          </w:p>
        </w:tc>
        <w:tc>
          <w:tcPr>
            <w:tcW w:w="3387" w:type="dxa"/>
          </w:tcPr>
          <w:p w14:paraId="4430BE3A" w14:textId="4620A53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74" w:author="Dr Mamadou SANOGO" w:date="2023-10-25T17:45:00Z"/>
                <w:color w:val="000000" w:themeColor="text1"/>
                <w:sz w:val="20"/>
                <w:szCs w:val="20"/>
                <w:lang w:val="fr-ML"/>
                <w:rPrChange w:id="16875" w:author="Dr Mamadou SANOGO" w:date="2023-10-25T18:15:00Z">
                  <w:rPr>
                    <w:del w:id="16876" w:author="Dr Mamadou SANOGO" w:date="2023-10-25T17:45:00Z"/>
                    <w:sz w:val="20"/>
                    <w:szCs w:val="20"/>
                    <w:lang w:val="fr-ML"/>
                  </w:rPr>
                </w:rPrChange>
              </w:rPr>
            </w:pPr>
            <w:del w:id="16877" w:author="Dr Mamadou SANOGO" w:date="2023-10-25T17:45:00Z">
              <w:r w:rsidRPr="007A4AFC" w:rsidDel="00A75F71">
                <w:rPr>
                  <w:color w:val="000000" w:themeColor="text1"/>
                  <w:sz w:val="20"/>
                  <w:szCs w:val="20"/>
                  <w:lang w:val="fr-ML"/>
                  <w:rPrChange w:id="16878" w:author="Dr Mamadou SANOGO" w:date="2023-10-25T18:15:00Z">
                    <w:rPr>
                      <w:sz w:val="20"/>
                      <w:szCs w:val="20"/>
                      <w:lang w:val="fr-ML"/>
                    </w:rPr>
                  </w:rPrChange>
                </w:rPr>
                <w:delText>Insérer une rubrique « Master à</w:delText>
              </w:r>
              <w:r w:rsidR="00F84391" w:rsidRPr="007A4AFC" w:rsidDel="00A75F71">
                <w:rPr>
                  <w:color w:val="000000" w:themeColor="text1"/>
                  <w:sz w:val="20"/>
                  <w:szCs w:val="20"/>
                  <w:lang w:val="fr-ML"/>
                  <w:rPrChange w:id="16879" w:author="Dr Mamadou SANOGO" w:date="2023-10-25T18:15:00Z">
                    <w:rPr>
                      <w:sz w:val="20"/>
                      <w:szCs w:val="20"/>
                      <w:lang w:val="fr-ML"/>
                    </w:rPr>
                  </w:rPrChange>
                </w:rPr>
                <w:delText xml:space="preserve"> </w:delText>
              </w:r>
              <w:r w:rsidRPr="007A4AFC" w:rsidDel="00A75F71">
                <w:rPr>
                  <w:color w:val="000000" w:themeColor="text1"/>
                  <w:sz w:val="20"/>
                  <w:szCs w:val="20"/>
                  <w:lang w:val="fr-ML"/>
                  <w:rPrChange w:id="16880" w:author="Dr Mamadou SANOGO" w:date="2023-10-25T18:15:00Z">
                    <w:rPr>
                      <w:sz w:val="20"/>
                      <w:szCs w:val="20"/>
                      <w:lang w:val="fr-ML"/>
                    </w:rPr>
                  </w:rPrChange>
                </w:rPr>
                <w:delText>temps partiel » dans les supports de présentation du Master (page web, brochure)</w:delText>
              </w:r>
            </w:del>
          </w:p>
          <w:p w14:paraId="1CFEA0A6" w14:textId="76D80B35"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81" w:author="Dr Mamadou SANOGO" w:date="2023-10-25T17:45:00Z"/>
                <w:color w:val="000000" w:themeColor="text1"/>
                <w:sz w:val="20"/>
                <w:szCs w:val="20"/>
                <w:lang w:val="fr-ML"/>
                <w:rPrChange w:id="16882" w:author="Dr Mamadou SANOGO" w:date="2023-10-25T18:15:00Z">
                  <w:rPr>
                    <w:del w:id="16883" w:author="Dr Mamadou SANOGO" w:date="2023-10-25T17:45:00Z"/>
                    <w:sz w:val="20"/>
                    <w:szCs w:val="20"/>
                    <w:lang w:val="fr-ML"/>
                  </w:rPr>
                </w:rPrChange>
              </w:rPr>
            </w:pPr>
            <w:del w:id="16884" w:author="Dr Mamadou SANOGO" w:date="2023-10-25T17:45:00Z">
              <w:r w:rsidRPr="007A4AFC" w:rsidDel="00A75F71">
                <w:rPr>
                  <w:color w:val="000000" w:themeColor="text1"/>
                  <w:sz w:val="20"/>
                  <w:szCs w:val="20"/>
                  <w:lang w:val="fr-ML"/>
                  <w:rPrChange w:id="16885" w:author="Dr Mamadou SANOGO" w:date="2023-10-25T18:15:00Z">
                    <w:rPr>
                      <w:sz w:val="20"/>
                      <w:szCs w:val="20"/>
                      <w:lang w:val="fr-ML"/>
                    </w:rPr>
                  </w:rPrChange>
                </w:rPr>
                <w:delText>Assurer une meilleure répartition des mémoires entre enseignants</w:delText>
              </w:r>
            </w:del>
          </w:p>
          <w:p w14:paraId="6F65BC9F" w14:textId="2AA7999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86" w:author="Dr Mamadou SANOGO" w:date="2023-10-25T17:45:00Z"/>
                <w:color w:val="000000" w:themeColor="text1"/>
                <w:sz w:val="20"/>
                <w:szCs w:val="20"/>
                <w:lang w:val="fr-ML"/>
                <w:rPrChange w:id="16887" w:author="Dr Mamadou SANOGO" w:date="2023-10-25T18:15:00Z">
                  <w:rPr>
                    <w:del w:id="16888" w:author="Dr Mamadou SANOGO" w:date="2023-10-25T17:45:00Z"/>
                    <w:sz w:val="20"/>
                    <w:szCs w:val="20"/>
                    <w:lang w:val="fr-ML"/>
                  </w:rPr>
                </w:rPrChange>
              </w:rPr>
            </w:pPr>
            <w:del w:id="16889" w:author="Dr Mamadou SANOGO" w:date="2023-10-25T17:45:00Z">
              <w:r w:rsidRPr="007A4AFC" w:rsidDel="00A75F71">
                <w:rPr>
                  <w:color w:val="000000" w:themeColor="text1"/>
                  <w:sz w:val="20"/>
                  <w:szCs w:val="20"/>
                  <w:lang w:val="fr-ML"/>
                  <w:rPrChange w:id="16890" w:author="Dr Mamadou SANOGO" w:date="2023-10-25T18:15:00Z">
                    <w:rPr>
                      <w:sz w:val="20"/>
                      <w:szCs w:val="20"/>
                      <w:lang w:val="fr-ML"/>
                    </w:rPr>
                  </w:rPrChange>
                </w:rPr>
                <w:delText>Visibiliser les thématiques sur lesquelles travaillent les enseignants et les unités de recherche</w:delText>
              </w:r>
            </w:del>
          </w:p>
          <w:p w14:paraId="2D020212" w14:textId="3616016C"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91" w:author="Dr Mamadou SANOGO" w:date="2023-10-25T17:45:00Z"/>
                <w:color w:val="000000" w:themeColor="text1"/>
                <w:sz w:val="20"/>
                <w:szCs w:val="20"/>
                <w:lang w:val="fr-ML"/>
                <w:rPrChange w:id="16892" w:author="Dr Mamadou SANOGO" w:date="2023-10-25T18:15:00Z">
                  <w:rPr>
                    <w:del w:id="16893" w:author="Dr Mamadou SANOGO" w:date="2023-10-25T17:45:00Z"/>
                    <w:sz w:val="20"/>
                    <w:szCs w:val="20"/>
                    <w:lang w:val="fr-ML"/>
                  </w:rPr>
                </w:rPrChange>
              </w:rPr>
            </w:pPr>
            <w:del w:id="16894" w:author="Dr Mamadou SANOGO" w:date="2023-10-25T17:45:00Z">
              <w:r w:rsidRPr="007A4AFC" w:rsidDel="00A75F71">
                <w:rPr>
                  <w:color w:val="000000" w:themeColor="text1"/>
                  <w:sz w:val="20"/>
                  <w:szCs w:val="20"/>
                  <w:lang w:val="fr-ML"/>
                  <w:rPrChange w:id="16895" w:author="Dr Mamadou SANOGO" w:date="2023-10-25T18:15:00Z">
                    <w:rPr>
                      <w:sz w:val="20"/>
                      <w:szCs w:val="20"/>
                      <w:lang w:val="fr-ML"/>
                    </w:rPr>
                  </w:rPrChange>
                </w:rPr>
                <w:delText xml:space="preserve"> Repenser le mode de fonctionnement de l’atelier des mémorants et renforcer le tutorat individualisé sous la responsabilité d’un enseignant.</w:delText>
              </w:r>
            </w:del>
          </w:p>
          <w:p w14:paraId="33DE2A1F" w14:textId="55E6C228" w:rsidR="00E67C42" w:rsidRPr="007A4AFC" w:rsidDel="00A75F71" w:rsidRDefault="00E67C42">
            <w:pPr>
              <w:pStyle w:val="Paragraphedeliste"/>
              <w:widowControl w:val="0"/>
              <w:numPr>
                <w:ilvl w:val="0"/>
                <w:numId w:val="5"/>
              </w:numPr>
              <w:autoSpaceDE w:val="0"/>
              <w:autoSpaceDN w:val="0"/>
              <w:adjustRightInd w:val="0"/>
              <w:spacing w:line="240" w:lineRule="auto"/>
              <w:ind w:left="370" w:hanging="284"/>
              <w:rPr>
                <w:del w:id="16896" w:author="Dr Mamadou SANOGO" w:date="2023-10-25T17:45:00Z"/>
                <w:color w:val="000000" w:themeColor="text1"/>
                <w:sz w:val="20"/>
                <w:szCs w:val="20"/>
                <w:lang w:val="fr-ML"/>
                <w:rPrChange w:id="16897" w:author="Dr Mamadou SANOGO" w:date="2023-10-25T18:15:00Z">
                  <w:rPr>
                    <w:del w:id="16898" w:author="Dr Mamadou SANOGO" w:date="2023-10-25T17:45:00Z"/>
                    <w:sz w:val="20"/>
                    <w:szCs w:val="20"/>
                    <w:lang w:val="fr-ML"/>
                  </w:rPr>
                </w:rPrChange>
              </w:rPr>
            </w:pPr>
            <w:del w:id="16899" w:author="Dr Mamadou SANOGO" w:date="2023-10-25T17:45:00Z">
              <w:r w:rsidRPr="007A4AFC" w:rsidDel="00A75F71">
                <w:rPr>
                  <w:color w:val="000000" w:themeColor="text1"/>
                  <w:sz w:val="20"/>
                  <w:szCs w:val="20"/>
                  <w:lang w:val="fr-ML"/>
                  <w:rPrChange w:id="16900" w:author="Dr Mamadou SANOGO" w:date="2023-10-25T18:15:00Z">
                    <w:rPr>
                      <w:sz w:val="20"/>
                      <w:szCs w:val="20"/>
                      <w:lang w:val="fr-ML"/>
                    </w:rPr>
                  </w:rPrChange>
                </w:rPr>
                <w:delText>Restructurer la répartition des enseignements entre les deux semestres et encourager l’expérimentation de « cours blocs ».</w:delText>
              </w:r>
            </w:del>
          </w:p>
        </w:tc>
        <w:tc>
          <w:tcPr>
            <w:tcW w:w="2168" w:type="dxa"/>
          </w:tcPr>
          <w:p w14:paraId="53D25EEB" w14:textId="591AC64D" w:rsidR="00E67C42" w:rsidRPr="007A4AFC" w:rsidDel="00A75F71" w:rsidRDefault="00E67C42" w:rsidP="008C0870">
            <w:pPr>
              <w:widowControl w:val="0"/>
              <w:autoSpaceDE w:val="0"/>
              <w:autoSpaceDN w:val="0"/>
              <w:adjustRightInd w:val="0"/>
              <w:spacing w:line="240" w:lineRule="auto"/>
              <w:ind w:left="105"/>
              <w:rPr>
                <w:del w:id="16901" w:author="Dr Mamadou SANOGO" w:date="2023-10-25T17:45:00Z"/>
                <w:color w:val="000000" w:themeColor="text1"/>
                <w:sz w:val="20"/>
                <w:szCs w:val="20"/>
                <w:rPrChange w:id="16902" w:author="Dr Mamadou SANOGO" w:date="2023-10-25T18:15:00Z">
                  <w:rPr>
                    <w:del w:id="16903" w:author="Dr Mamadou SANOGO" w:date="2023-10-25T17:45:00Z"/>
                    <w:sz w:val="20"/>
                    <w:szCs w:val="20"/>
                  </w:rPr>
                </w:rPrChange>
              </w:rPr>
            </w:pPr>
            <w:del w:id="16904" w:author="Dr Mamadou SANOGO" w:date="2023-10-25T17:45:00Z">
              <w:r w:rsidRPr="007A4AFC" w:rsidDel="00A75F71">
                <w:rPr>
                  <w:color w:val="000000" w:themeColor="text1"/>
                  <w:sz w:val="20"/>
                  <w:szCs w:val="20"/>
                  <w:rPrChange w:id="16905" w:author="Dr Mamadou SANOGO" w:date="2023-10-25T18:15:00Z">
                    <w:rPr>
                      <w:sz w:val="20"/>
                      <w:szCs w:val="20"/>
                    </w:rPr>
                  </w:rPrChange>
                </w:rPr>
                <w:delText xml:space="preserve">- </w:delText>
              </w:r>
              <w:r w:rsidR="006C5E5B" w:rsidRPr="007A4AFC" w:rsidDel="00A75F71">
                <w:rPr>
                  <w:color w:val="000000" w:themeColor="text1"/>
                  <w:sz w:val="20"/>
                  <w:szCs w:val="20"/>
                  <w:rPrChange w:id="16906" w:author="Dr Mamadou SANOGO" w:date="2023-10-25T18:15:00Z">
                    <w:rPr>
                      <w:sz w:val="20"/>
                      <w:szCs w:val="20"/>
                    </w:rPr>
                  </w:rPrChange>
                </w:rPr>
                <w:delText>Directeur des études</w:delText>
              </w:r>
            </w:del>
          </w:p>
          <w:p w14:paraId="48904931" w14:textId="73364C44" w:rsidR="00E67C42" w:rsidRPr="007A4AFC" w:rsidDel="00A75F71" w:rsidRDefault="00E67C42" w:rsidP="008C0870">
            <w:pPr>
              <w:widowControl w:val="0"/>
              <w:autoSpaceDE w:val="0"/>
              <w:autoSpaceDN w:val="0"/>
              <w:adjustRightInd w:val="0"/>
              <w:spacing w:line="240" w:lineRule="auto"/>
              <w:rPr>
                <w:del w:id="16907" w:author="Dr Mamadou SANOGO" w:date="2023-10-25T17:45:00Z"/>
                <w:color w:val="000000" w:themeColor="text1"/>
                <w:sz w:val="20"/>
                <w:szCs w:val="20"/>
                <w:lang w:val="fr-ML"/>
                <w:rPrChange w:id="16908" w:author="Dr Mamadou SANOGO" w:date="2023-10-25T18:15:00Z">
                  <w:rPr>
                    <w:del w:id="16909" w:author="Dr Mamadou SANOGO" w:date="2023-10-25T17:45:00Z"/>
                    <w:sz w:val="20"/>
                    <w:szCs w:val="20"/>
                    <w:lang w:val="fr-ML"/>
                  </w:rPr>
                </w:rPrChange>
              </w:rPr>
            </w:pPr>
          </w:p>
          <w:p w14:paraId="6254C540" w14:textId="0518B3CF" w:rsidR="00E67C42" w:rsidRPr="007A4AFC" w:rsidDel="00A75F71" w:rsidRDefault="00E67C42" w:rsidP="008C0870">
            <w:pPr>
              <w:widowControl w:val="0"/>
              <w:autoSpaceDE w:val="0"/>
              <w:autoSpaceDN w:val="0"/>
              <w:adjustRightInd w:val="0"/>
              <w:spacing w:line="240" w:lineRule="auto"/>
              <w:rPr>
                <w:del w:id="16910" w:author="Dr Mamadou SANOGO" w:date="2023-10-25T17:45:00Z"/>
                <w:color w:val="000000" w:themeColor="text1"/>
                <w:sz w:val="20"/>
                <w:szCs w:val="20"/>
                <w:lang w:val="fr-ML"/>
                <w:rPrChange w:id="16911" w:author="Dr Mamadou SANOGO" w:date="2023-10-25T18:15:00Z">
                  <w:rPr>
                    <w:del w:id="16912" w:author="Dr Mamadou SANOGO" w:date="2023-10-25T17:45:00Z"/>
                    <w:sz w:val="20"/>
                    <w:szCs w:val="20"/>
                    <w:lang w:val="fr-ML"/>
                  </w:rPr>
                </w:rPrChange>
              </w:rPr>
            </w:pPr>
          </w:p>
          <w:p w14:paraId="69200A07" w14:textId="1FB6BD48" w:rsidR="00E67C42" w:rsidRPr="007A4AFC" w:rsidDel="00A75F71" w:rsidRDefault="00E67C42" w:rsidP="008C0870">
            <w:pPr>
              <w:widowControl w:val="0"/>
              <w:autoSpaceDE w:val="0"/>
              <w:autoSpaceDN w:val="0"/>
              <w:adjustRightInd w:val="0"/>
              <w:spacing w:line="240" w:lineRule="auto"/>
              <w:rPr>
                <w:del w:id="16913" w:author="Dr Mamadou SANOGO" w:date="2023-10-25T17:45:00Z"/>
                <w:color w:val="000000" w:themeColor="text1"/>
                <w:sz w:val="20"/>
                <w:szCs w:val="20"/>
                <w:lang w:val="fr-ML"/>
                <w:rPrChange w:id="16914" w:author="Dr Mamadou SANOGO" w:date="2023-10-25T18:15:00Z">
                  <w:rPr>
                    <w:del w:id="16915" w:author="Dr Mamadou SANOGO" w:date="2023-10-25T17:45:00Z"/>
                    <w:sz w:val="20"/>
                    <w:szCs w:val="20"/>
                    <w:lang w:val="fr-ML"/>
                  </w:rPr>
                </w:rPrChange>
              </w:rPr>
            </w:pPr>
          </w:p>
          <w:p w14:paraId="0D2DB052" w14:textId="408825A9" w:rsidR="00E67C42" w:rsidRPr="007A4AFC" w:rsidDel="00A75F71" w:rsidRDefault="00E67C42" w:rsidP="008C0870">
            <w:pPr>
              <w:widowControl w:val="0"/>
              <w:autoSpaceDE w:val="0"/>
              <w:autoSpaceDN w:val="0"/>
              <w:adjustRightInd w:val="0"/>
              <w:spacing w:line="240" w:lineRule="auto"/>
              <w:rPr>
                <w:del w:id="16916" w:author="Dr Mamadou SANOGO" w:date="2023-10-25T17:45:00Z"/>
                <w:color w:val="000000" w:themeColor="text1"/>
                <w:sz w:val="20"/>
                <w:szCs w:val="20"/>
                <w:lang w:val="fr-ML"/>
                <w:rPrChange w:id="16917" w:author="Dr Mamadou SANOGO" w:date="2023-10-25T18:15:00Z">
                  <w:rPr>
                    <w:del w:id="16918" w:author="Dr Mamadou SANOGO" w:date="2023-10-25T17:45:00Z"/>
                    <w:sz w:val="20"/>
                    <w:szCs w:val="20"/>
                    <w:lang w:val="fr-ML"/>
                  </w:rPr>
                </w:rPrChange>
              </w:rPr>
            </w:pPr>
          </w:p>
          <w:p w14:paraId="2CD20458" w14:textId="161C1729" w:rsidR="00E67C42" w:rsidRPr="007A4AFC" w:rsidDel="00A75F71" w:rsidRDefault="00E67C42" w:rsidP="008C0870">
            <w:pPr>
              <w:widowControl w:val="0"/>
              <w:autoSpaceDE w:val="0"/>
              <w:autoSpaceDN w:val="0"/>
              <w:adjustRightInd w:val="0"/>
              <w:spacing w:line="240" w:lineRule="auto"/>
              <w:ind w:left="105"/>
              <w:rPr>
                <w:del w:id="16919" w:author="Dr Mamadou SANOGO" w:date="2023-10-25T17:45:00Z"/>
                <w:color w:val="000000" w:themeColor="text1"/>
                <w:sz w:val="20"/>
                <w:szCs w:val="20"/>
                <w:lang w:val="fr-ML"/>
                <w:rPrChange w:id="16920" w:author="Dr Mamadou SANOGO" w:date="2023-10-25T18:15:00Z">
                  <w:rPr>
                    <w:del w:id="16921" w:author="Dr Mamadou SANOGO" w:date="2023-10-25T17:45:00Z"/>
                    <w:sz w:val="20"/>
                    <w:szCs w:val="20"/>
                    <w:lang w:val="fr-ML"/>
                  </w:rPr>
                </w:rPrChange>
              </w:rPr>
            </w:pPr>
            <w:del w:id="16922" w:author="Dr Mamadou SANOGO" w:date="2023-10-25T17:45:00Z">
              <w:r w:rsidRPr="007A4AFC" w:rsidDel="00A75F71">
                <w:rPr>
                  <w:color w:val="000000" w:themeColor="text1"/>
                  <w:sz w:val="20"/>
                  <w:szCs w:val="20"/>
                  <w:lang w:val="fr-ML"/>
                  <w:rPrChange w:id="16923" w:author="Dr Mamadou SANOGO" w:date="2023-10-25T18:15:00Z">
                    <w:rPr>
                      <w:sz w:val="20"/>
                      <w:szCs w:val="20"/>
                      <w:lang w:val="fr-ML"/>
                    </w:rPr>
                  </w:rPrChange>
                </w:rPr>
                <w:delText xml:space="preserve">- </w:delText>
              </w:r>
              <w:r w:rsidR="008C0870" w:rsidRPr="007A4AFC" w:rsidDel="00A75F71">
                <w:rPr>
                  <w:color w:val="000000" w:themeColor="text1"/>
                  <w:sz w:val="20"/>
                  <w:szCs w:val="20"/>
                  <w:lang w:val="fr-ML"/>
                  <w:rPrChange w:id="16924" w:author="Dr Mamadou SANOGO" w:date="2023-10-25T18:15:00Z">
                    <w:rPr>
                      <w:sz w:val="20"/>
                      <w:szCs w:val="20"/>
                      <w:lang w:val="fr-ML"/>
                    </w:rPr>
                  </w:rPrChange>
                </w:rPr>
                <w:delText xml:space="preserve">Directeur des études et </w:delText>
              </w:r>
              <w:r w:rsidRPr="007A4AFC" w:rsidDel="00A75F71">
                <w:rPr>
                  <w:color w:val="000000" w:themeColor="text1"/>
                  <w:sz w:val="20"/>
                  <w:szCs w:val="20"/>
                  <w:lang w:val="fr-ML"/>
                  <w:rPrChange w:id="16925" w:author="Dr Mamadou SANOGO" w:date="2023-10-25T18:15:00Z">
                    <w:rPr>
                      <w:sz w:val="20"/>
                      <w:szCs w:val="20"/>
                      <w:lang w:val="fr-ML"/>
                    </w:rPr>
                  </w:rPrChange>
                </w:rPr>
                <w:delText xml:space="preserve">Groupe de travail </w:delText>
              </w:r>
            </w:del>
          </w:p>
          <w:p w14:paraId="0FFD738C" w14:textId="4EB14B32" w:rsidR="00E67C42" w:rsidRPr="007A4AFC" w:rsidDel="00A75F71" w:rsidRDefault="00E67C42" w:rsidP="008C0870">
            <w:pPr>
              <w:widowControl w:val="0"/>
              <w:autoSpaceDE w:val="0"/>
              <w:autoSpaceDN w:val="0"/>
              <w:adjustRightInd w:val="0"/>
              <w:spacing w:line="240" w:lineRule="auto"/>
              <w:rPr>
                <w:del w:id="16926" w:author="Dr Mamadou SANOGO" w:date="2023-10-25T17:45:00Z"/>
                <w:color w:val="000000" w:themeColor="text1"/>
                <w:sz w:val="20"/>
                <w:szCs w:val="20"/>
                <w:lang w:val="fr-ML"/>
                <w:rPrChange w:id="16927" w:author="Dr Mamadou SANOGO" w:date="2023-10-25T18:15:00Z">
                  <w:rPr>
                    <w:del w:id="16928" w:author="Dr Mamadou SANOGO" w:date="2023-10-25T17:45:00Z"/>
                    <w:sz w:val="20"/>
                    <w:szCs w:val="20"/>
                    <w:lang w:val="fr-ML"/>
                  </w:rPr>
                </w:rPrChange>
              </w:rPr>
            </w:pPr>
          </w:p>
          <w:p w14:paraId="09467198" w14:textId="029EAC10" w:rsidR="00E67C42" w:rsidRPr="007A4AFC" w:rsidDel="00A75F71" w:rsidRDefault="00E67C42" w:rsidP="008C0870">
            <w:pPr>
              <w:widowControl w:val="0"/>
              <w:autoSpaceDE w:val="0"/>
              <w:autoSpaceDN w:val="0"/>
              <w:adjustRightInd w:val="0"/>
              <w:spacing w:line="240" w:lineRule="auto"/>
              <w:rPr>
                <w:del w:id="16929" w:author="Dr Mamadou SANOGO" w:date="2023-10-25T17:45:00Z"/>
                <w:color w:val="000000" w:themeColor="text1"/>
                <w:sz w:val="20"/>
                <w:szCs w:val="20"/>
                <w:lang w:val="fr-ML"/>
                <w:rPrChange w:id="16930" w:author="Dr Mamadou SANOGO" w:date="2023-10-25T18:15:00Z">
                  <w:rPr>
                    <w:del w:id="16931" w:author="Dr Mamadou SANOGO" w:date="2023-10-25T17:45:00Z"/>
                    <w:sz w:val="20"/>
                    <w:szCs w:val="20"/>
                    <w:lang w:val="fr-ML"/>
                  </w:rPr>
                </w:rPrChange>
              </w:rPr>
            </w:pPr>
          </w:p>
          <w:p w14:paraId="52307CDD" w14:textId="5B70EA13" w:rsidR="00E67C42" w:rsidRPr="007A4AFC" w:rsidDel="00A75F71" w:rsidRDefault="00E67C42" w:rsidP="008C0870">
            <w:pPr>
              <w:widowControl w:val="0"/>
              <w:autoSpaceDE w:val="0"/>
              <w:autoSpaceDN w:val="0"/>
              <w:adjustRightInd w:val="0"/>
              <w:spacing w:line="240" w:lineRule="auto"/>
              <w:ind w:left="105"/>
              <w:rPr>
                <w:del w:id="16932" w:author="Dr Mamadou SANOGO" w:date="2023-10-25T17:45:00Z"/>
                <w:color w:val="000000" w:themeColor="text1"/>
                <w:sz w:val="20"/>
                <w:szCs w:val="20"/>
                <w:lang w:val="fr-ML"/>
                <w:rPrChange w:id="16933" w:author="Dr Mamadou SANOGO" w:date="2023-10-25T18:15:00Z">
                  <w:rPr>
                    <w:del w:id="16934" w:author="Dr Mamadou SANOGO" w:date="2023-10-25T17:45:00Z"/>
                    <w:sz w:val="20"/>
                    <w:szCs w:val="20"/>
                    <w:lang w:val="fr-ML"/>
                  </w:rPr>
                </w:rPrChange>
              </w:rPr>
            </w:pPr>
            <w:del w:id="16935" w:author="Dr Mamadou SANOGO" w:date="2023-10-25T17:45:00Z">
              <w:r w:rsidRPr="007A4AFC" w:rsidDel="00A75F71">
                <w:rPr>
                  <w:color w:val="000000" w:themeColor="text1"/>
                  <w:sz w:val="20"/>
                  <w:szCs w:val="20"/>
                  <w:lang w:val="fr-ML"/>
                  <w:rPrChange w:id="16936" w:author="Dr Mamadou SANOGO" w:date="2023-10-25T18:15:00Z">
                    <w:rPr>
                      <w:sz w:val="20"/>
                      <w:szCs w:val="20"/>
                      <w:lang w:val="fr-ML"/>
                    </w:rPr>
                  </w:rPrChange>
                </w:rPr>
                <w:delText xml:space="preserve">- </w:delText>
              </w:r>
              <w:r w:rsidR="005A1EE1" w:rsidRPr="007A4AFC" w:rsidDel="00A75F71">
                <w:rPr>
                  <w:color w:val="000000" w:themeColor="text1"/>
                  <w:sz w:val="20"/>
                  <w:szCs w:val="20"/>
                  <w:lang w:val="fr-ML"/>
                  <w:rPrChange w:id="16937" w:author="Dr Mamadou SANOGO" w:date="2023-10-25T18:15:00Z">
                    <w:rPr>
                      <w:sz w:val="20"/>
                      <w:szCs w:val="20"/>
                      <w:lang w:val="fr-ML"/>
                    </w:rPr>
                  </w:rPrChange>
                </w:rPr>
                <w:delText>Commission d’évaluation</w:delText>
              </w:r>
              <w:r w:rsidRPr="007A4AFC" w:rsidDel="00A75F71">
                <w:rPr>
                  <w:color w:val="000000" w:themeColor="text1"/>
                  <w:sz w:val="20"/>
                  <w:szCs w:val="20"/>
                  <w:lang w:val="fr-ML"/>
                  <w:rPrChange w:id="16938" w:author="Dr Mamadou SANOGO" w:date="2023-10-25T18:15:00Z">
                    <w:rPr>
                      <w:sz w:val="20"/>
                      <w:szCs w:val="20"/>
                      <w:lang w:val="fr-ML"/>
                    </w:rPr>
                  </w:rPrChange>
                </w:rPr>
                <w:delText xml:space="preserve"> et </w:delText>
              </w:r>
              <w:r w:rsidR="008C0870" w:rsidRPr="007A4AFC" w:rsidDel="00A75F71">
                <w:rPr>
                  <w:color w:val="000000" w:themeColor="text1"/>
                  <w:sz w:val="20"/>
                  <w:szCs w:val="20"/>
                  <w:lang w:val="fr-ML"/>
                  <w:rPrChange w:id="16939" w:author="Dr Mamadou SANOGO" w:date="2023-10-25T18:15:00Z">
                    <w:rPr>
                      <w:sz w:val="20"/>
                      <w:szCs w:val="20"/>
                      <w:lang w:val="fr-ML"/>
                    </w:rPr>
                  </w:rPrChange>
                </w:rPr>
                <w:delText>Directeur des études</w:delText>
              </w:r>
            </w:del>
          </w:p>
          <w:p w14:paraId="29330C38" w14:textId="15D0B0FF" w:rsidR="00E67C42" w:rsidRPr="007A4AFC" w:rsidDel="00A75F71" w:rsidRDefault="00E67C42" w:rsidP="008C0870">
            <w:pPr>
              <w:widowControl w:val="0"/>
              <w:autoSpaceDE w:val="0"/>
              <w:autoSpaceDN w:val="0"/>
              <w:adjustRightInd w:val="0"/>
              <w:spacing w:line="240" w:lineRule="auto"/>
              <w:rPr>
                <w:del w:id="16940" w:author="Dr Mamadou SANOGO" w:date="2023-10-25T17:45:00Z"/>
                <w:color w:val="000000" w:themeColor="text1"/>
                <w:sz w:val="20"/>
                <w:szCs w:val="20"/>
                <w:lang w:val="fr-ML"/>
                <w:rPrChange w:id="16941" w:author="Dr Mamadou SANOGO" w:date="2023-10-25T18:15:00Z">
                  <w:rPr>
                    <w:del w:id="16942" w:author="Dr Mamadou SANOGO" w:date="2023-10-25T17:45:00Z"/>
                    <w:sz w:val="20"/>
                    <w:szCs w:val="20"/>
                    <w:lang w:val="fr-ML"/>
                  </w:rPr>
                </w:rPrChange>
              </w:rPr>
            </w:pPr>
          </w:p>
          <w:p w14:paraId="72C76F60" w14:textId="0222F52A" w:rsidR="008C0870" w:rsidRPr="007A4AFC" w:rsidDel="00A75F71" w:rsidRDefault="008C0870" w:rsidP="008C0870">
            <w:pPr>
              <w:widowControl w:val="0"/>
              <w:autoSpaceDE w:val="0"/>
              <w:autoSpaceDN w:val="0"/>
              <w:adjustRightInd w:val="0"/>
              <w:spacing w:line="240" w:lineRule="auto"/>
              <w:rPr>
                <w:del w:id="16943" w:author="Dr Mamadou SANOGO" w:date="2023-10-25T17:45:00Z"/>
                <w:color w:val="000000" w:themeColor="text1"/>
                <w:sz w:val="20"/>
                <w:szCs w:val="20"/>
                <w:lang w:val="fr-ML"/>
                <w:rPrChange w:id="16944" w:author="Dr Mamadou SANOGO" w:date="2023-10-25T18:15:00Z">
                  <w:rPr>
                    <w:del w:id="16945" w:author="Dr Mamadou SANOGO" w:date="2023-10-25T17:45:00Z"/>
                    <w:sz w:val="20"/>
                    <w:szCs w:val="20"/>
                    <w:lang w:val="fr-ML"/>
                  </w:rPr>
                </w:rPrChange>
              </w:rPr>
            </w:pPr>
          </w:p>
          <w:p w14:paraId="6D02A753" w14:textId="244A0B17" w:rsidR="00E67C42" w:rsidRPr="007A4AFC" w:rsidDel="00A75F71" w:rsidRDefault="00E67C42" w:rsidP="008C0870">
            <w:pPr>
              <w:widowControl w:val="0"/>
              <w:autoSpaceDE w:val="0"/>
              <w:autoSpaceDN w:val="0"/>
              <w:adjustRightInd w:val="0"/>
              <w:spacing w:line="240" w:lineRule="auto"/>
              <w:ind w:left="105"/>
              <w:rPr>
                <w:del w:id="16946" w:author="Dr Mamadou SANOGO" w:date="2023-10-25T17:45:00Z"/>
                <w:color w:val="000000" w:themeColor="text1"/>
                <w:sz w:val="20"/>
                <w:szCs w:val="20"/>
                <w:rPrChange w:id="16947" w:author="Dr Mamadou SANOGO" w:date="2023-10-25T18:15:00Z">
                  <w:rPr>
                    <w:del w:id="16948" w:author="Dr Mamadou SANOGO" w:date="2023-10-25T17:45:00Z"/>
                    <w:sz w:val="20"/>
                    <w:szCs w:val="20"/>
                  </w:rPr>
                </w:rPrChange>
              </w:rPr>
            </w:pPr>
            <w:del w:id="16949" w:author="Dr Mamadou SANOGO" w:date="2023-10-25T17:45:00Z">
              <w:r w:rsidRPr="007A4AFC" w:rsidDel="00A75F71">
                <w:rPr>
                  <w:color w:val="000000" w:themeColor="text1"/>
                  <w:sz w:val="20"/>
                  <w:szCs w:val="20"/>
                  <w:lang w:val="fr-ML"/>
                  <w:rPrChange w:id="16950" w:author="Dr Mamadou SANOGO" w:date="2023-10-25T18:15:00Z">
                    <w:rPr>
                      <w:sz w:val="20"/>
                      <w:szCs w:val="20"/>
                      <w:lang w:val="fr-ML"/>
                    </w:rPr>
                  </w:rPrChange>
                </w:rPr>
                <w:delText xml:space="preserve">- Programme informatique développé par </w:delText>
              </w:r>
              <w:r w:rsidR="008C0870" w:rsidRPr="007A4AFC" w:rsidDel="00A75F71">
                <w:rPr>
                  <w:color w:val="000000" w:themeColor="text1"/>
                  <w:sz w:val="20"/>
                  <w:szCs w:val="20"/>
                  <w:lang w:val="fr-ML"/>
                  <w:rPrChange w:id="16951" w:author="Dr Mamadou SANOGO" w:date="2023-10-25T18:15:00Z">
                    <w:rPr>
                      <w:sz w:val="20"/>
                      <w:szCs w:val="20"/>
                      <w:lang w:val="fr-ML"/>
                    </w:rPr>
                  </w:rPrChange>
                </w:rPr>
                <w:delText xml:space="preserve">le service </w:delText>
              </w:r>
              <w:r w:rsidR="005A1EE1" w:rsidRPr="007A4AFC" w:rsidDel="00A75F71">
                <w:rPr>
                  <w:color w:val="000000" w:themeColor="text1"/>
                  <w:sz w:val="20"/>
                  <w:szCs w:val="20"/>
                  <w:lang w:val="fr-ML"/>
                  <w:rPrChange w:id="16952" w:author="Dr Mamadou SANOGO" w:date="2023-10-25T18:15:00Z">
                    <w:rPr>
                      <w:sz w:val="20"/>
                      <w:szCs w:val="20"/>
                      <w:lang w:val="fr-ML"/>
                    </w:rPr>
                  </w:rPrChange>
                </w:rPr>
                <w:delText>informatique, testé</w:delText>
              </w:r>
              <w:r w:rsidRPr="007A4AFC" w:rsidDel="00A75F71">
                <w:rPr>
                  <w:color w:val="000000" w:themeColor="text1"/>
                  <w:sz w:val="20"/>
                  <w:szCs w:val="20"/>
                  <w:lang w:val="fr-ML"/>
                  <w:rPrChange w:id="16953" w:author="Dr Mamadou SANOGO" w:date="2023-10-25T18:15:00Z">
                    <w:rPr>
                      <w:sz w:val="20"/>
                      <w:szCs w:val="20"/>
                      <w:lang w:val="fr-ML"/>
                    </w:rPr>
                  </w:rPrChange>
                </w:rPr>
                <w:delText xml:space="preserve"> dès novembre 20</w:delText>
              </w:r>
              <w:r w:rsidR="008C0870" w:rsidRPr="007A4AFC" w:rsidDel="00A75F71">
                <w:rPr>
                  <w:color w:val="000000" w:themeColor="text1"/>
                  <w:sz w:val="20"/>
                  <w:szCs w:val="20"/>
                  <w:lang w:val="fr-ML"/>
                  <w:rPrChange w:id="16954" w:author="Dr Mamadou SANOGO" w:date="2023-10-25T18:15:00Z">
                    <w:rPr>
                      <w:sz w:val="20"/>
                      <w:szCs w:val="20"/>
                      <w:lang w:val="fr-ML"/>
                    </w:rPr>
                  </w:rPrChange>
                </w:rPr>
                <w:delText>23</w:delText>
              </w:r>
            </w:del>
          </w:p>
        </w:tc>
        <w:tc>
          <w:tcPr>
            <w:tcW w:w="1897" w:type="dxa"/>
          </w:tcPr>
          <w:p w14:paraId="0746B029" w14:textId="7F78D3E0" w:rsidR="006C5E5B" w:rsidRPr="007A4AFC" w:rsidDel="00A75F71" w:rsidRDefault="006C5E5B" w:rsidP="006C5E5B">
            <w:pPr>
              <w:widowControl w:val="0"/>
              <w:autoSpaceDE w:val="0"/>
              <w:autoSpaceDN w:val="0"/>
              <w:adjustRightInd w:val="0"/>
              <w:spacing w:line="240" w:lineRule="auto"/>
              <w:ind w:left="100"/>
              <w:rPr>
                <w:del w:id="16955" w:author="Dr Mamadou SANOGO" w:date="2023-10-25T17:45:00Z"/>
                <w:color w:val="000000" w:themeColor="text1"/>
                <w:sz w:val="20"/>
                <w:szCs w:val="20"/>
                <w:rPrChange w:id="16956" w:author="Dr Mamadou SANOGO" w:date="2023-10-25T18:15:00Z">
                  <w:rPr>
                    <w:del w:id="16957" w:author="Dr Mamadou SANOGO" w:date="2023-10-25T17:45:00Z"/>
                    <w:sz w:val="20"/>
                    <w:szCs w:val="20"/>
                  </w:rPr>
                </w:rPrChange>
              </w:rPr>
            </w:pPr>
            <w:del w:id="16958" w:author="Dr Mamadou SANOGO" w:date="2023-10-25T17:45:00Z">
              <w:r w:rsidRPr="007A4AFC" w:rsidDel="00A75F71">
                <w:rPr>
                  <w:color w:val="000000" w:themeColor="text1"/>
                  <w:sz w:val="20"/>
                  <w:szCs w:val="20"/>
                  <w:rPrChange w:id="16959" w:author="Dr Mamadou SANOGO" w:date="2023-10-25T18:15:00Z">
                    <w:rPr>
                      <w:sz w:val="20"/>
                      <w:szCs w:val="20"/>
                    </w:rPr>
                  </w:rPrChange>
                </w:rPr>
                <w:delText>Rentrée</w:delText>
              </w:r>
              <w:r w:rsidR="008C0870" w:rsidRPr="007A4AFC" w:rsidDel="00A75F71">
                <w:rPr>
                  <w:color w:val="000000" w:themeColor="text1"/>
                  <w:sz w:val="20"/>
                  <w:szCs w:val="20"/>
                  <w:rPrChange w:id="16960" w:author="Dr Mamadou SANOGO" w:date="2023-10-25T18:15:00Z">
                    <w:rPr>
                      <w:sz w:val="20"/>
                      <w:szCs w:val="20"/>
                    </w:rPr>
                  </w:rPrChange>
                </w:rPr>
                <w:delText xml:space="preserve"> Octobre 2024</w:delText>
              </w:r>
            </w:del>
          </w:p>
          <w:p w14:paraId="712C5D18" w14:textId="59652A57" w:rsidR="00E67C42" w:rsidRPr="007A4AFC" w:rsidDel="00A75F71" w:rsidRDefault="00E67C42" w:rsidP="00E67C42">
            <w:pPr>
              <w:widowControl w:val="0"/>
              <w:autoSpaceDE w:val="0"/>
              <w:autoSpaceDN w:val="0"/>
              <w:adjustRightInd w:val="0"/>
              <w:spacing w:line="240" w:lineRule="auto"/>
              <w:rPr>
                <w:del w:id="16961" w:author="Dr Mamadou SANOGO" w:date="2023-10-25T17:45:00Z"/>
                <w:color w:val="000000" w:themeColor="text1"/>
                <w:sz w:val="20"/>
                <w:szCs w:val="20"/>
                <w:lang w:val="fr-ML"/>
                <w:rPrChange w:id="16962" w:author="Dr Mamadou SANOGO" w:date="2023-10-25T18:15:00Z">
                  <w:rPr>
                    <w:del w:id="16963" w:author="Dr Mamadou SANOGO" w:date="2023-10-25T17:45:00Z"/>
                    <w:sz w:val="20"/>
                    <w:szCs w:val="20"/>
                    <w:lang w:val="fr-ML"/>
                  </w:rPr>
                </w:rPrChange>
              </w:rPr>
            </w:pPr>
          </w:p>
          <w:p w14:paraId="4DFC5362" w14:textId="19163016" w:rsidR="00E67C42" w:rsidRPr="007A4AFC" w:rsidDel="00A75F71" w:rsidRDefault="00E67C42" w:rsidP="00E67C42">
            <w:pPr>
              <w:widowControl w:val="0"/>
              <w:autoSpaceDE w:val="0"/>
              <w:autoSpaceDN w:val="0"/>
              <w:adjustRightInd w:val="0"/>
              <w:spacing w:line="240" w:lineRule="auto"/>
              <w:rPr>
                <w:del w:id="16964" w:author="Dr Mamadou SANOGO" w:date="2023-10-25T17:45:00Z"/>
                <w:color w:val="000000" w:themeColor="text1"/>
                <w:sz w:val="20"/>
                <w:szCs w:val="20"/>
                <w:lang w:val="fr-ML"/>
                <w:rPrChange w:id="16965" w:author="Dr Mamadou SANOGO" w:date="2023-10-25T18:15:00Z">
                  <w:rPr>
                    <w:del w:id="16966" w:author="Dr Mamadou SANOGO" w:date="2023-10-25T17:45:00Z"/>
                    <w:sz w:val="20"/>
                    <w:szCs w:val="20"/>
                    <w:lang w:val="fr-ML"/>
                  </w:rPr>
                </w:rPrChange>
              </w:rPr>
            </w:pPr>
          </w:p>
          <w:p w14:paraId="6417C592" w14:textId="033F85BA" w:rsidR="00E67C42" w:rsidRPr="007A4AFC" w:rsidDel="00A75F71" w:rsidRDefault="00E67C42" w:rsidP="00E67C42">
            <w:pPr>
              <w:widowControl w:val="0"/>
              <w:autoSpaceDE w:val="0"/>
              <w:autoSpaceDN w:val="0"/>
              <w:adjustRightInd w:val="0"/>
              <w:spacing w:line="240" w:lineRule="auto"/>
              <w:rPr>
                <w:del w:id="16967" w:author="Dr Mamadou SANOGO" w:date="2023-10-25T17:45:00Z"/>
                <w:color w:val="000000" w:themeColor="text1"/>
                <w:sz w:val="20"/>
                <w:szCs w:val="20"/>
                <w:lang w:val="fr-ML"/>
                <w:rPrChange w:id="16968" w:author="Dr Mamadou SANOGO" w:date="2023-10-25T18:15:00Z">
                  <w:rPr>
                    <w:del w:id="16969" w:author="Dr Mamadou SANOGO" w:date="2023-10-25T17:45:00Z"/>
                    <w:sz w:val="20"/>
                    <w:szCs w:val="20"/>
                    <w:lang w:val="fr-ML"/>
                  </w:rPr>
                </w:rPrChange>
              </w:rPr>
            </w:pPr>
          </w:p>
          <w:p w14:paraId="7F034C40" w14:textId="36F9D9DB" w:rsidR="00E67C42" w:rsidRPr="007A4AFC" w:rsidDel="00A75F71" w:rsidRDefault="00E67C42" w:rsidP="00E67C42">
            <w:pPr>
              <w:widowControl w:val="0"/>
              <w:autoSpaceDE w:val="0"/>
              <w:autoSpaceDN w:val="0"/>
              <w:adjustRightInd w:val="0"/>
              <w:spacing w:line="240" w:lineRule="auto"/>
              <w:rPr>
                <w:del w:id="16970" w:author="Dr Mamadou SANOGO" w:date="2023-10-25T17:45:00Z"/>
                <w:color w:val="000000" w:themeColor="text1"/>
                <w:sz w:val="20"/>
                <w:szCs w:val="20"/>
                <w:lang w:val="fr-ML"/>
                <w:rPrChange w:id="16971" w:author="Dr Mamadou SANOGO" w:date="2023-10-25T18:15:00Z">
                  <w:rPr>
                    <w:del w:id="16972" w:author="Dr Mamadou SANOGO" w:date="2023-10-25T17:45:00Z"/>
                    <w:sz w:val="20"/>
                    <w:szCs w:val="20"/>
                    <w:lang w:val="fr-ML"/>
                  </w:rPr>
                </w:rPrChange>
              </w:rPr>
            </w:pPr>
          </w:p>
          <w:p w14:paraId="4D7D87F5" w14:textId="6C03EC8E" w:rsidR="006C5E5B" w:rsidRPr="007A4AFC" w:rsidDel="00A75F71" w:rsidRDefault="006C5E5B" w:rsidP="006C5E5B">
            <w:pPr>
              <w:widowControl w:val="0"/>
              <w:autoSpaceDE w:val="0"/>
              <w:autoSpaceDN w:val="0"/>
              <w:adjustRightInd w:val="0"/>
              <w:spacing w:line="240" w:lineRule="auto"/>
              <w:ind w:left="100"/>
              <w:rPr>
                <w:del w:id="16973" w:author="Dr Mamadou SANOGO" w:date="2023-10-25T17:45:00Z"/>
                <w:color w:val="000000" w:themeColor="text1"/>
                <w:sz w:val="20"/>
                <w:szCs w:val="20"/>
                <w:rPrChange w:id="16974" w:author="Dr Mamadou SANOGO" w:date="2023-10-25T18:15:00Z">
                  <w:rPr>
                    <w:del w:id="16975" w:author="Dr Mamadou SANOGO" w:date="2023-10-25T17:45:00Z"/>
                    <w:sz w:val="20"/>
                    <w:szCs w:val="20"/>
                  </w:rPr>
                </w:rPrChange>
              </w:rPr>
            </w:pPr>
            <w:del w:id="16976" w:author="Dr Mamadou SANOGO" w:date="2023-10-25T17:45:00Z">
              <w:r w:rsidRPr="007A4AFC" w:rsidDel="00A75F71">
                <w:rPr>
                  <w:color w:val="000000" w:themeColor="text1"/>
                  <w:sz w:val="20"/>
                  <w:szCs w:val="20"/>
                  <w:rPrChange w:id="16977" w:author="Dr Mamadou SANOGO" w:date="2023-10-25T18:15:00Z">
                    <w:rPr>
                      <w:sz w:val="20"/>
                      <w:szCs w:val="20"/>
                    </w:rPr>
                  </w:rPrChange>
                </w:rPr>
                <w:delText>Rentrée</w:delText>
              </w:r>
              <w:r w:rsidR="008C0870" w:rsidRPr="007A4AFC" w:rsidDel="00A75F71">
                <w:rPr>
                  <w:color w:val="000000" w:themeColor="text1"/>
                  <w:sz w:val="20"/>
                  <w:szCs w:val="20"/>
                  <w:rPrChange w:id="16978" w:author="Dr Mamadou SANOGO" w:date="2023-10-25T18:15:00Z">
                    <w:rPr>
                      <w:sz w:val="20"/>
                      <w:szCs w:val="20"/>
                    </w:rPr>
                  </w:rPrChange>
                </w:rPr>
                <w:delText xml:space="preserve"> Octobre 2024</w:delText>
              </w:r>
            </w:del>
          </w:p>
          <w:p w14:paraId="0B78EFE2" w14:textId="6D96E2BE" w:rsidR="00E67C42" w:rsidRPr="007A4AFC" w:rsidDel="00A75F71" w:rsidRDefault="00E67C42" w:rsidP="00E67C42">
            <w:pPr>
              <w:widowControl w:val="0"/>
              <w:autoSpaceDE w:val="0"/>
              <w:autoSpaceDN w:val="0"/>
              <w:adjustRightInd w:val="0"/>
              <w:spacing w:line="240" w:lineRule="auto"/>
              <w:rPr>
                <w:del w:id="16979" w:author="Dr Mamadou SANOGO" w:date="2023-10-25T17:45:00Z"/>
                <w:color w:val="000000" w:themeColor="text1"/>
                <w:sz w:val="20"/>
                <w:szCs w:val="20"/>
                <w:lang w:val="fr-ML"/>
                <w:rPrChange w:id="16980" w:author="Dr Mamadou SANOGO" w:date="2023-10-25T18:15:00Z">
                  <w:rPr>
                    <w:del w:id="16981" w:author="Dr Mamadou SANOGO" w:date="2023-10-25T17:45:00Z"/>
                    <w:sz w:val="20"/>
                    <w:szCs w:val="20"/>
                    <w:lang w:val="fr-ML"/>
                  </w:rPr>
                </w:rPrChange>
              </w:rPr>
            </w:pPr>
          </w:p>
          <w:p w14:paraId="39976720" w14:textId="5085873D" w:rsidR="00E67C42" w:rsidRPr="007A4AFC" w:rsidDel="00A75F71" w:rsidRDefault="00E67C42" w:rsidP="00E67C42">
            <w:pPr>
              <w:widowControl w:val="0"/>
              <w:autoSpaceDE w:val="0"/>
              <w:autoSpaceDN w:val="0"/>
              <w:adjustRightInd w:val="0"/>
              <w:spacing w:line="240" w:lineRule="auto"/>
              <w:rPr>
                <w:del w:id="16982" w:author="Dr Mamadou SANOGO" w:date="2023-10-25T17:45:00Z"/>
                <w:color w:val="000000" w:themeColor="text1"/>
                <w:sz w:val="20"/>
                <w:szCs w:val="20"/>
                <w:lang w:val="fr-ML"/>
                <w:rPrChange w:id="16983" w:author="Dr Mamadou SANOGO" w:date="2023-10-25T18:15:00Z">
                  <w:rPr>
                    <w:del w:id="16984" w:author="Dr Mamadou SANOGO" w:date="2023-10-25T17:45:00Z"/>
                    <w:sz w:val="20"/>
                    <w:szCs w:val="20"/>
                    <w:lang w:val="fr-ML"/>
                  </w:rPr>
                </w:rPrChange>
              </w:rPr>
            </w:pPr>
          </w:p>
          <w:p w14:paraId="005C0F0B" w14:textId="2DA1FE83" w:rsidR="00E67C42" w:rsidRPr="007A4AFC" w:rsidDel="00A75F71" w:rsidRDefault="00E67C42" w:rsidP="00E67C42">
            <w:pPr>
              <w:widowControl w:val="0"/>
              <w:autoSpaceDE w:val="0"/>
              <w:autoSpaceDN w:val="0"/>
              <w:adjustRightInd w:val="0"/>
              <w:spacing w:line="240" w:lineRule="auto"/>
              <w:rPr>
                <w:del w:id="16985" w:author="Dr Mamadou SANOGO" w:date="2023-10-25T17:45:00Z"/>
                <w:color w:val="000000" w:themeColor="text1"/>
                <w:sz w:val="20"/>
                <w:szCs w:val="20"/>
                <w:lang w:val="fr-ML"/>
                <w:rPrChange w:id="16986" w:author="Dr Mamadou SANOGO" w:date="2023-10-25T18:15:00Z">
                  <w:rPr>
                    <w:del w:id="16987" w:author="Dr Mamadou SANOGO" w:date="2023-10-25T17:45:00Z"/>
                    <w:sz w:val="20"/>
                    <w:szCs w:val="20"/>
                    <w:lang w:val="fr-ML"/>
                  </w:rPr>
                </w:rPrChange>
              </w:rPr>
            </w:pPr>
          </w:p>
          <w:p w14:paraId="66B9D95C" w14:textId="3AADA8C7" w:rsidR="00E67C42" w:rsidRPr="007A4AFC" w:rsidDel="00A75F71" w:rsidRDefault="00E67C42" w:rsidP="00E67C42">
            <w:pPr>
              <w:widowControl w:val="0"/>
              <w:autoSpaceDE w:val="0"/>
              <w:autoSpaceDN w:val="0"/>
              <w:adjustRightInd w:val="0"/>
              <w:spacing w:line="240" w:lineRule="auto"/>
              <w:rPr>
                <w:del w:id="16988" w:author="Dr Mamadou SANOGO" w:date="2023-10-25T17:45:00Z"/>
                <w:color w:val="000000" w:themeColor="text1"/>
                <w:sz w:val="20"/>
                <w:szCs w:val="20"/>
                <w:lang w:val="fr-ML"/>
                <w:rPrChange w:id="16989" w:author="Dr Mamadou SANOGO" w:date="2023-10-25T18:15:00Z">
                  <w:rPr>
                    <w:del w:id="16990" w:author="Dr Mamadou SANOGO" w:date="2023-10-25T17:45:00Z"/>
                    <w:sz w:val="20"/>
                    <w:szCs w:val="20"/>
                    <w:lang w:val="fr-ML"/>
                  </w:rPr>
                </w:rPrChange>
              </w:rPr>
            </w:pPr>
          </w:p>
          <w:p w14:paraId="02D47964" w14:textId="3330B52F" w:rsidR="00E67C42" w:rsidRPr="007A4AFC" w:rsidDel="00A75F71" w:rsidRDefault="00E67C42" w:rsidP="00E67C42">
            <w:pPr>
              <w:widowControl w:val="0"/>
              <w:autoSpaceDE w:val="0"/>
              <w:autoSpaceDN w:val="0"/>
              <w:adjustRightInd w:val="0"/>
              <w:spacing w:line="240" w:lineRule="auto"/>
              <w:rPr>
                <w:del w:id="16991" w:author="Dr Mamadou SANOGO" w:date="2023-10-25T17:45:00Z"/>
                <w:color w:val="000000" w:themeColor="text1"/>
                <w:sz w:val="20"/>
                <w:szCs w:val="20"/>
                <w:lang w:val="fr-ML"/>
                <w:rPrChange w:id="16992" w:author="Dr Mamadou SANOGO" w:date="2023-10-25T18:15:00Z">
                  <w:rPr>
                    <w:del w:id="16993" w:author="Dr Mamadou SANOGO" w:date="2023-10-25T17:45:00Z"/>
                    <w:sz w:val="20"/>
                    <w:szCs w:val="20"/>
                    <w:lang w:val="fr-ML"/>
                  </w:rPr>
                </w:rPrChange>
              </w:rPr>
            </w:pPr>
          </w:p>
          <w:p w14:paraId="2C41A076" w14:textId="6EA38C36" w:rsidR="00E67C42" w:rsidRPr="007A4AFC" w:rsidDel="00A75F71" w:rsidRDefault="00E67C42" w:rsidP="00E67C42">
            <w:pPr>
              <w:widowControl w:val="0"/>
              <w:autoSpaceDE w:val="0"/>
              <w:autoSpaceDN w:val="0"/>
              <w:adjustRightInd w:val="0"/>
              <w:spacing w:line="240" w:lineRule="auto"/>
              <w:rPr>
                <w:del w:id="16994" w:author="Dr Mamadou SANOGO" w:date="2023-10-25T17:45:00Z"/>
                <w:color w:val="000000" w:themeColor="text1"/>
                <w:sz w:val="20"/>
                <w:szCs w:val="20"/>
                <w:lang w:val="fr-ML"/>
                <w:rPrChange w:id="16995" w:author="Dr Mamadou SANOGO" w:date="2023-10-25T18:15:00Z">
                  <w:rPr>
                    <w:del w:id="16996" w:author="Dr Mamadou SANOGO" w:date="2023-10-25T17:45:00Z"/>
                    <w:sz w:val="20"/>
                    <w:szCs w:val="20"/>
                    <w:lang w:val="fr-ML"/>
                  </w:rPr>
                </w:rPrChange>
              </w:rPr>
            </w:pPr>
          </w:p>
          <w:p w14:paraId="183CC6F2" w14:textId="1346E00B" w:rsidR="008C0870" w:rsidRPr="007A4AFC" w:rsidDel="00A75F71" w:rsidRDefault="008C0870" w:rsidP="00E67C42">
            <w:pPr>
              <w:widowControl w:val="0"/>
              <w:autoSpaceDE w:val="0"/>
              <w:autoSpaceDN w:val="0"/>
              <w:adjustRightInd w:val="0"/>
              <w:spacing w:line="240" w:lineRule="auto"/>
              <w:rPr>
                <w:del w:id="16997" w:author="Dr Mamadou SANOGO" w:date="2023-10-25T17:45:00Z"/>
                <w:color w:val="000000" w:themeColor="text1"/>
                <w:sz w:val="20"/>
                <w:szCs w:val="20"/>
                <w:lang w:val="fr-ML"/>
                <w:rPrChange w:id="16998" w:author="Dr Mamadou SANOGO" w:date="2023-10-25T18:15:00Z">
                  <w:rPr>
                    <w:del w:id="16999" w:author="Dr Mamadou SANOGO" w:date="2023-10-25T17:45:00Z"/>
                    <w:sz w:val="20"/>
                    <w:szCs w:val="20"/>
                    <w:lang w:val="fr-ML"/>
                  </w:rPr>
                </w:rPrChange>
              </w:rPr>
            </w:pPr>
          </w:p>
          <w:p w14:paraId="19DA009C" w14:textId="2A0911EF" w:rsidR="00E67C42" w:rsidRPr="007A4AFC" w:rsidDel="00A75F71" w:rsidRDefault="008C0870" w:rsidP="008C0870">
            <w:pPr>
              <w:widowControl w:val="0"/>
              <w:autoSpaceDE w:val="0"/>
              <w:autoSpaceDN w:val="0"/>
              <w:adjustRightInd w:val="0"/>
              <w:spacing w:line="240" w:lineRule="auto"/>
              <w:ind w:left="100"/>
              <w:rPr>
                <w:del w:id="17000" w:author="Dr Mamadou SANOGO" w:date="2023-10-25T17:45:00Z"/>
                <w:color w:val="000000" w:themeColor="text1"/>
                <w:sz w:val="20"/>
                <w:szCs w:val="20"/>
                <w:rPrChange w:id="17001" w:author="Dr Mamadou SANOGO" w:date="2023-10-25T18:15:00Z">
                  <w:rPr>
                    <w:del w:id="17002" w:author="Dr Mamadou SANOGO" w:date="2023-10-25T17:45:00Z"/>
                    <w:sz w:val="20"/>
                    <w:szCs w:val="20"/>
                  </w:rPr>
                </w:rPrChange>
              </w:rPr>
            </w:pPr>
            <w:del w:id="17003" w:author="Dr Mamadou SANOGO" w:date="2023-10-25T17:45:00Z">
              <w:r w:rsidRPr="007A4AFC" w:rsidDel="00A75F71">
                <w:rPr>
                  <w:color w:val="000000" w:themeColor="text1"/>
                  <w:sz w:val="20"/>
                  <w:szCs w:val="20"/>
                  <w:rPrChange w:id="17004" w:author="Dr Mamadou SANOGO" w:date="2023-10-25T18:15:00Z">
                    <w:rPr>
                      <w:sz w:val="20"/>
                      <w:szCs w:val="20"/>
                    </w:rPr>
                  </w:rPrChange>
                </w:rPr>
                <w:delText>Rentrée Octobre 2024</w:delText>
              </w:r>
            </w:del>
          </w:p>
        </w:tc>
        <w:tc>
          <w:tcPr>
            <w:tcW w:w="3202" w:type="dxa"/>
          </w:tcPr>
          <w:p w14:paraId="068DA6D8" w14:textId="37C5A4D3" w:rsidR="00E67C42" w:rsidRPr="007A4AFC" w:rsidDel="00A75F71" w:rsidRDefault="00E67C42" w:rsidP="00E67C42">
            <w:pPr>
              <w:widowControl w:val="0"/>
              <w:autoSpaceDE w:val="0"/>
              <w:autoSpaceDN w:val="0"/>
              <w:adjustRightInd w:val="0"/>
              <w:spacing w:line="240" w:lineRule="auto"/>
              <w:ind w:left="100"/>
              <w:rPr>
                <w:del w:id="17005" w:author="Dr Mamadou SANOGO" w:date="2023-10-25T17:45:00Z"/>
                <w:color w:val="000000" w:themeColor="text1"/>
                <w:sz w:val="20"/>
                <w:szCs w:val="20"/>
                <w:lang w:val="fr-ML"/>
                <w:rPrChange w:id="17006" w:author="Dr Mamadou SANOGO" w:date="2023-10-25T18:15:00Z">
                  <w:rPr>
                    <w:del w:id="17007" w:author="Dr Mamadou SANOGO" w:date="2023-10-25T17:45:00Z"/>
                    <w:sz w:val="20"/>
                    <w:szCs w:val="20"/>
                    <w:lang w:val="fr-ML"/>
                  </w:rPr>
                </w:rPrChange>
              </w:rPr>
            </w:pPr>
            <w:del w:id="17008" w:author="Dr Mamadou SANOGO" w:date="2023-10-25T17:45:00Z">
              <w:r w:rsidRPr="007A4AFC" w:rsidDel="00A75F71">
                <w:rPr>
                  <w:color w:val="000000" w:themeColor="text1"/>
                  <w:sz w:val="20"/>
                  <w:szCs w:val="20"/>
                  <w:rPrChange w:id="17009" w:author="Dr Mamadou SANOGO" w:date="2023-10-25T18:15:00Z">
                    <w:rPr>
                      <w:sz w:val="20"/>
                      <w:szCs w:val="20"/>
                    </w:rPr>
                  </w:rPrChange>
                </w:rPr>
                <w:delText>- Vérification des supports</w:delText>
              </w:r>
              <w:r w:rsidR="006C5E5B" w:rsidRPr="007A4AFC" w:rsidDel="00A75F71">
                <w:rPr>
                  <w:color w:val="000000" w:themeColor="text1"/>
                  <w:sz w:val="20"/>
                  <w:szCs w:val="20"/>
                  <w:rPrChange w:id="17010" w:author="Dr Mamadou SANOGO" w:date="2023-10-25T18:15:00Z">
                    <w:rPr>
                      <w:sz w:val="20"/>
                      <w:szCs w:val="20"/>
                    </w:rPr>
                  </w:rPrChange>
                </w:rPr>
                <w:delText xml:space="preserve"> </w:delText>
              </w:r>
              <w:r w:rsidRPr="007A4AFC" w:rsidDel="00A75F71">
                <w:rPr>
                  <w:color w:val="000000" w:themeColor="text1"/>
                  <w:sz w:val="20"/>
                  <w:szCs w:val="20"/>
                  <w:lang w:val="fr-ML"/>
                  <w:rPrChange w:id="17011" w:author="Dr Mamadou SANOGO" w:date="2023-10-25T18:15:00Z">
                    <w:rPr>
                      <w:sz w:val="20"/>
                      <w:szCs w:val="20"/>
                      <w:lang w:val="fr-ML"/>
                    </w:rPr>
                  </w:rPrChange>
                </w:rPr>
                <w:delText>par</w:delText>
              </w:r>
              <w:r w:rsidR="006C5E5B" w:rsidRPr="007A4AFC" w:rsidDel="00A75F71">
                <w:rPr>
                  <w:color w:val="000000" w:themeColor="text1"/>
                  <w:sz w:val="20"/>
                  <w:szCs w:val="20"/>
                  <w:lang w:val="fr-ML"/>
                  <w:rPrChange w:id="17012" w:author="Dr Mamadou SANOGO" w:date="2023-10-25T18:15:00Z">
                    <w:rPr>
                      <w:sz w:val="20"/>
                      <w:szCs w:val="20"/>
                      <w:lang w:val="fr-ML"/>
                    </w:rPr>
                  </w:rPrChange>
                </w:rPr>
                <w:delText xml:space="preserve"> la C</w:delText>
              </w:r>
              <w:r w:rsidR="005A1EE1" w:rsidRPr="007A4AFC" w:rsidDel="00A75F71">
                <w:rPr>
                  <w:color w:val="000000" w:themeColor="text1"/>
                  <w:sz w:val="20"/>
                  <w:szCs w:val="20"/>
                  <w:lang w:val="fr-ML"/>
                  <w:rPrChange w:id="17013" w:author="Dr Mamadou SANOGO" w:date="2023-10-25T18:15:00Z">
                    <w:rPr>
                      <w:sz w:val="20"/>
                      <w:szCs w:val="20"/>
                      <w:lang w:val="fr-ML"/>
                    </w:rPr>
                  </w:rPrChange>
                </w:rPr>
                <w:delText>ommission d’évaluation</w:delText>
              </w:r>
            </w:del>
          </w:p>
          <w:p w14:paraId="034652C3" w14:textId="3451041A" w:rsidR="00E67C42" w:rsidRPr="007A4AFC" w:rsidDel="00A75F71" w:rsidRDefault="00E67C42" w:rsidP="00E67C42">
            <w:pPr>
              <w:widowControl w:val="0"/>
              <w:autoSpaceDE w:val="0"/>
              <w:autoSpaceDN w:val="0"/>
              <w:adjustRightInd w:val="0"/>
              <w:spacing w:line="240" w:lineRule="auto"/>
              <w:rPr>
                <w:del w:id="17014" w:author="Dr Mamadou SANOGO" w:date="2023-10-25T17:45:00Z"/>
                <w:color w:val="000000" w:themeColor="text1"/>
                <w:sz w:val="20"/>
                <w:szCs w:val="20"/>
                <w:lang w:val="fr-ML"/>
                <w:rPrChange w:id="17015" w:author="Dr Mamadou SANOGO" w:date="2023-10-25T18:15:00Z">
                  <w:rPr>
                    <w:del w:id="17016" w:author="Dr Mamadou SANOGO" w:date="2023-10-25T17:45:00Z"/>
                    <w:sz w:val="20"/>
                    <w:szCs w:val="20"/>
                    <w:lang w:val="fr-ML"/>
                  </w:rPr>
                </w:rPrChange>
              </w:rPr>
            </w:pPr>
          </w:p>
          <w:p w14:paraId="3BE1AF59" w14:textId="23171DEF" w:rsidR="00E67C42" w:rsidRPr="007A4AFC" w:rsidDel="00A75F71" w:rsidRDefault="00E67C42" w:rsidP="00E67C42">
            <w:pPr>
              <w:widowControl w:val="0"/>
              <w:autoSpaceDE w:val="0"/>
              <w:autoSpaceDN w:val="0"/>
              <w:adjustRightInd w:val="0"/>
              <w:spacing w:line="240" w:lineRule="auto"/>
              <w:rPr>
                <w:del w:id="17017" w:author="Dr Mamadou SANOGO" w:date="2023-10-25T17:45:00Z"/>
                <w:color w:val="000000" w:themeColor="text1"/>
                <w:sz w:val="20"/>
                <w:szCs w:val="20"/>
                <w:lang w:val="fr-ML"/>
                <w:rPrChange w:id="17018" w:author="Dr Mamadou SANOGO" w:date="2023-10-25T18:15:00Z">
                  <w:rPr>
                    <w:del w:id="17019" w:author="Dr Mamadou SANOGO" w:date="2023-10-25T17:45:00Z"/>
                    <w:sz w:val="20"/>
                    <w:szCs w:val="20"/>
                    <w:lang w:val="fr-ML"/>
                  </w:rPr>
                </w:rPrChange>
              </w:rPr>
            </w:pPr>
          </w:p>
          <w:p w14:paraId="5C10BF20" w14:textId="48E40E0D" w:rsidR="00E67C42" w:rsidRPr="007A4AFC" w:rsidDel="00A75F71" w:rsidRDefault="00E67C42" w:rsidP="00E67C42">
            <w:pPr>
              <w:widowControl w:val="0"/>
              <w:autoSpaceDE w:val="0"/>
              <w:autoSpaceDN w:val="0"/>
              <w:adjustRightInd w:val="0"/>
              <w:spacing w:line="240" w:lineRule="auto"/>
              <w:rPr>
                <w:del w:id="17020" w:author="Dr Mamadou SANOGO" w:date="2023-10-25T17:45:00Z"/>
                <w:color w:val="000000" w:themeColor="text1"/>
                <w:sz w:val="20"/>
                <w:szCs w:val="20"/>
                <w:lang w:val="fr-ML"/>
                <w:rPrChange w:id="17021" w:author="Dr Mamadou SANOGO" w:date="2023-10-25T18:15:00Z">
                  <w:rPr>
                    <w:del w:id="17022" w:author="Dr Mamadou SANOGO" w:date="2023-10-25T17:45:00Z"/>
                    <w:sz w:val="20"/>
                    <w:szCs w:val="20"/>
                    <w:lang w:val="fr-ML"/>
                  </w:rPr>
                </w:rPrChange>
              </w:rPr>
            </w:pPr>
          </w:p>
          <w:p w14:paraId="09811EA5" w14:textId="6FFBD359" w:rsidR="00E67C42" w:rsidRPr="007A4AFC" w:rsidDel="00A75F71" w:rsidRDefault="00E67C42" w:rsidP="00E67C42">
            <w:pPr>
              <w:widowControl w:val="0"/>
              <w:autoSpaceDE w:val="0"/>
              <w:autoSpaceDN w:val="0"/>
              <w:adjustRightInd w:val="0"/>
              <w:spacing w:line="240" w:lineRule="auto"/>
              <w:rPr>
                <w:del w:id="17023" w:author="Dr Mamadou SANOGO" w:date="2023-10-25T17:45:00Z"/>
                <w:color w:val="000000" w:themeColor="text1"/>
                <w:sz w:val="20"/>
                <w:szCs w:val="20"/>
                <w:lang w:val="fr-ML"/>
                <w:rPrChange w:id="17024" w:author="Dr Mamadou SANOGO" w:date="2023-10-25T18:15:00Z">
                  <w:rPr>
                    <w:del w:id="17025" w:author="Dr Mamadou SANOGO" w:date="2023-10-25T17:45:00Z"/>
                    <w:sz w:val="20"/>
                    <w:szCs w:val="20"/>
                    <w:lang w:val="fr-ML"/>
                  </w:rPr>
                </w:rPrChange>
              </w:rPr>
            </w:pPr>
          </w:p>
          <w:p w14:paraId="3981689F" w14:textId="2BDBD83F" w:rsidR="00E67C42" w:rsidRPr="007A4AFC" w:rsidDel="00A75F71" w:rsidRDefault="00E67C42" w:rsidP="00E67C42">
            <w:pPr>
              <w:widowControl w:val="0"/>
              <w:autoSpaceDE w:val="0"/>
              <w:autoSpaceDN w:val="0"/>
              <w:adjustRightInd w:val="0"/>
              <w:spacing w:line="240" w:lineRule="auto"/>
              <w:ind w:left="100" w:right="92"/>
              <w:rPr>
                <w:del w:id="17026" w:author="Dr Mamadou SANOGO" w:date="2023-10-25T17:45:00Z"/>
                <w:color w:val="000000" w:themeColor="text1"/>
                <w:sz w:val="20"/>
                <w:szCs w:val="20"/>
                <w:lang w:val="fr-ML"/>
                <w:rPrChange w:id="17027" w:author="Dr Mamadou SANOGO" w:date="2023-10-25T18:15:00Z">
                  <w:rPr>
                    <w:del w:id="17028" w:author="Dr Mamadou SANOGO" w:date="2023-10-25T17:45:00Z"/>
                    <w:sz w:val="20"/>
                    <w:szCs w:val="20"/>
                    <w:lang w:val="fr-ML"/>
                  </w:rPr>
                </w:rPrChange>
              </w:rPr>
            </w:pPr>
            <w:del w:id="17029" w:author="Dr Mamadou SANOGO" w:date="2023-10-25T17:45:00Z">
              <w:r w:rsidRPr="007A4AFC" w:rsidDel="00A75F71">
                <w:rPr>
                  <w:color w:val="000000" w:themeColor="text1"/>
                  <w:sz w:val="20"/>
                  <w:szCs w:val="20"/>
                  <w:lang w:val="fr-ML"/>
                  <w:rPrChange w:id="17030" w:author="Dr Mamadou SANOGO" w:date="2023-10-25T18:15:00Z">
                    <w:rPr>
                      <w:sz w:val="20"/>
                      <w:szCs w:val="20"/>
                      <w:lang w:val="fr-ML"/>
                    </w:rPr>
                  </w:rPrChange>
                </w:rPr>
                <w:delText>Une grille d’analyse pour l’encadrement des mémoires peut être</w:delText>
              </w:r>
              <w:r w:rsidR="005A1EE1" w:rsidRPr="007A4AFC" w:rsidDel="00A75F71">
                <w:rPr>
                  <w:color w:val="000000" w:themeColor="text1"/>
                  <w:sz w:val="20"/>
                  <w:szCs w:val="20"/>
                  <w:lang w:val="fr-ML"/>
                  <w:rPrChange w:id="17031" w:author="Dr Mamadou SANOGO" w:date="2023-10-25T18:15:00Z">
                    <w:rPr>
                      <w:sz w:val="20"/>
                      <w:szCs w:val="20"/>
                      <w:lang w:val="fr-ML"/>
                    </w:rPr>
                  </w:rPrChange>
                </w:rPr>
                <w:delText xml:space="preserve"> réalisée avec le soutien du comité de soutien</w:delText>
              </w:r>
            </w:del>
          </w:p>
          <w:p w14:paraId="34977CF2" w14:textId="257DA053" w:rsidR="00E67C42" w:rsidRPr="007A4AFC" w:rsidDel="00A75F71" w:rsidRDefault="00E67C42" w:rsidP="00E67C42">
            <w:pPr>
              <w:widowControl w:val="0"/>
              <w:autoSpaceDE w:val="0"/>
              <w:autoSpaceDN w:val="0"/>
              <w:adjustRightInd w:val="0"/>
              <w:spacing w:line="240" w:lineRule="auto"/>
              <w:ind w:left="100" w:right="264"/>
              <w:rPr>
                <w:del w:id="17032" w:author="Dr Mamadou SANOGO" w:date="2023-10-25T17:45:00Z"/>
                <w:color w:val="000000" w:themeColor="text1"/>
                <w:sz w:val="20"/>
                <w:szCs w:val="20"/>
                <w:lang w:val="fr-ML"/>
                <w:rPrChange w:id="17033" w:author="Dr Mamadou SANOGO" w:date="2023-10-25T18:15:00Z">
                  <w:rPr>
                    <w:del w:id="17034" w:author="Dr Mamadou SANOGO" w:date="2023-10-25T17:45:00Z"/>
                    <w:sz w:val="20"/>
                    <w:szCs w:val="20"/>
                    <w:lang w:val="fr-ML"/>
                  </w:rPr>
                </w:rPrChange>
              </w:rPr>
            </w:pPr>
            <w:del w:id="17035" w:author="Dr Mamadou SANOGO" w:date="2023-10-25T17:45:00Z">
              <w:r w:rsidRPr="007A4AFC" w:rsidDel="00A75F71">
                <w:rPr>
                  <w:color w:val="000000" w:themeColor="text1"/>
                  <w:sz w:val="20"/>
                  <w:szCs w:val="20"/>
                  <w:lang w:val="fr-ML"/>
                  <w:rPrChange w:id="17036" w:author="Dr Mamadou SANOGO" w:date="2023-10-25T18:15:00Z">
                    <w:rPr>
                      <w:sz w:val="20"/>
                      <w:szCs w:val="20"/>
                      <w:lang w:val="fr-ML"/>
                    </w:rPr>
                  </w:rPrChange>
                </w:rPr>
                <w:delText>pour vérifier que les thématiques de recherche sont visibles sur les différents supports d’informations du Master</w:delText>
              </w:r>
            </w:del>
          </w:p>
          <w:p w14:paraId="32A119F2" w14:textId="5F7C56BC" w:rsidR="00E67C42" w:rsidRPr="007A4AFC" w:rsidDel="00A75F71" w:rsidRDefault="00E67C42" w:rsidP="00E67C42">
            <w:pPr>
              <w:widowControl w:val="0"/>
              <w:autoSpaceDE w:val="0"/>
              <w:autoSpaceDN w:val="0"/>
              <w:adjustRightInd w:val="0"/>
              <w:spacing w:line="240" w:lineRule="auto"/>
              <w:rPr>
                <w:del w:id="17037" w:author="Dr Mamadou SANOGO" w:date="2023-10-25T17:45:00Z"/>
                <w:color w:val="000000" w:themeColor="text1"/>
                <w:sz w:val="20"/>
                <w:szCs w:val="20"/>
                <w:lang w:val="fr-ML"/>
                <w:rPrChange w:id="17038" w:author="Dr Mamadou SANOGO" w:date="2023-10-25T18:15:00Z">
                  <w:rPr>
                    <w:del w:id="17039" w:author="Dr Mamadou SANOGO" w:date="2023-10-25T17:45:00Z"/>
                    <w:sz w:val="20"/>
                    <w:szCs w:val="20"/>
                    <w:lang w:val="fr-ML"/>
                  </w:rPr>
                </w:rPrChange>
              </w:rPr>
            </w:pPr>
          </w:p>
          <w:p w14:paraId="5B56120C" w14:textId="5B273973" w:rsidR="00E67C42" w:rsidRPr="007A4AFC" w:rsidDel="00A75F71" w:rsidRDefault="00E67C42" w:rsidP="00E67C42">
            <w:pPr>
              <w:widowControl w:val="0"/>
              <w:autoSpaceDE w:val="0"/>
              <w:autoSpaceDN w:val="0"/>
              <w:adjustRightInd w:val="0"/>
              <w:spacing w:line="240" w:lineRule="auto"/>
              <w:ind w:left="100" w:right="85"/>
              <w:rPr>
                <w:del w:id="17040" w:author="Dr Mamadou SANOGO" w:date="2023-10-25T17:45:00Z"/>
                <w:color w:val="000000" w:themeColor="text1"/>
                <w:sz w:val="20"/>
                <w:szCs w:val="20"/>
                <w:rPrChange w:id="17041" w:author="Dr Mamadou SANOGO" w:date="2023-10-25T18:15:00Z">
                  <w:rPr>
                    <w:del w:id="17042" w:author="Dr Mamadou SANOGO" w:date="2023-10-25T17:45:00Z"/>
                    <w:sz w:val="20"/>
                    <w:szCs w:val="20"/>
                  </w:rPr>
                </w:rPrChange>
              </w:rPr>
            </w:pPr>
            <w:del w:id="17043" w:author="Dr Mamadou SANOGO" w:date="2023-10-25T17:45:00Z">
              <w:r w:rsidRPr="007A4AFC" w:rsidDel="00A75F71">
                <w:rPr>
                  <w:color w:val="000000" w:themeColor="text1"/>
                  <w:sz w:val="20"/>
                  <w:szCs w:val="20"/>
                  <w:lang w:val="fr-ML"/>
                  <w:rPrChange w:id="17044" w:author="Dr Mamadou SANOGO" w:date="2023-10-25T18:15:00Z">
                    <w:rPr>
                      <w:sz w:val="20"/>
                      <w:szCs w:val="20"/>
                      <w:lang w:val="fr-ML"/>
                    </w:rPr>
                  </w:rPrChange>
                </w:rPr>
                <w:delText>Mesurer l’impact de ces mesures à travers les indicateurs de satisfaction des étudiants en intégrant quelques questions dans les questionnaires d’évaluation des enseignements qui pourraient être analysées à la fin de l’année</w:delText>
              </w:r>
            </w:del>
          </w:p>
        </w:tc>
      </w:tr>
    </w:tbl>
    <w:p w14:paraId="3CC379C8" w14:textId="7B5E5211" w:rsidR="00E67C42" w:rsidRPr="007A4AFC" w:rsidDel="00A75F71" w:rsidRDefault="00E67C42" w:rsidP="001C20B8">
      <w:pPr>
        <w:spacing w:line="240" w:lineRule="auto"/>
        <w:ind w:right="9"/>
        <w:rPr>
          <w:del w:id="17045" w:author="Dr Mamadou SANOGO" w:date="2023-10-25T17:45:00Z"/>
          <w:color w:val="000000" w:themeColor="text1"/>
          <w:szCs w:val="24"/>
          <w:lang w:val="fr-ML"/>
          <w:rPrChange w:id="17046" w:author="Dr Mamadou SANOGO" w:date="2023-10-25T18:15:00Z">
            <w:rPr>
              <w:del w:id="17047" w:author="Dr Mamadou SANOGO" w:date="2023-10-25T17:45:00Z"/>
              <w:color w:val="000000"/>
              <w:szCs w:val="24"/>
              <w:lang w:val="fr-ML"/>
            </w:rPr>
          </w:rPrChange>
        </w:rPr>
      </w:pPr>
    </w:p>
    <w:p w14:paraId="20F644E4" w14:textId="6C7F443E" w:rsidR="00E67C42" w:rsidRPr="007A4AFC" w:rsidDel="00A75F71" w:rsidRDefault="00E67C42" w:rsidP="001C20B8">
      <w:pPr>
        <w:spacing w:line="240" w:lineRule="auto"/>
        <w:ind w:right="9"/>
        <w:rPr>
          <w:del w:id="17048" w:author="Dr Mamadou SANOGO" w:date="2023-10-25T17:45:00Z"/>
          <w:color w:val="000000" w:themeColor="text1"/>
          <w:szCs w:val="24"/>
          <w:rPrChange w:id="17049" w:author="Dr Mamadou SANOGO" w:date="2023-10-25T18:15:00Z">
            <w:rPr>
              <w:del w:id="17050" w:author="Dr Mamadou SANOGO" w:date="2023-10-25T17:45:00Z"/>
              <w:color w:val="000000"/>
              <w:szCs w:val="24"/>
            </w:rPr>
          </w:rPrChange>
        </w:rPr>
      </w:pPr>
    </w:p>
    <w:p w14:paraId="687CFF2E" w14:textId="6969F848" w:rsidR="00E67C42" w:rsidRPr="007A4AFC" w:rsidDel="00A75F71" w:rsidRDefault="00E67C42" w:rsidP="001C20B8">
      <w:pPr>
        <w:spacing w:line="240" w:lineRule="auto"/>
        <w:ind w:right="9"/>
        <w:rPr>
          <w:del w:id="17051" w:author="Dr Mamadou SANOGO" w:date="2023-10-25T17:45:00Z"/>
          <w:color w:val="000000" w:themeColor="text1"/>
          <w:szCs w:val="24"/>
          <w:rPrChange w:id="17052" w:author="Dr Mamadou SANOGO" w:date="2023-10-25T18:15:00Z">
            <w:rPr>
              <w:del w:id="17053" w:author="Dr Mamadou SANOGO" w:date="2023-10-25T17:45:00Z"/>
              <w:color w:val="000000"/>
              <w:szCs w:val="24"/>
            </w:rPr>
          </w:rPrChange>
        </w:rPr>
      </w:pPr>
    </w:p>
    <w:p w14:paraId="35E99902" w14:textId="2166C271" w:rsidR="003E7BB3" w:rsidRPr="007A4AFC" w:rsidDel="00A75F71" w:rsidRDefault="003E7BB3" w:rsidP="003E7BB3">
      <w:pPr>
        <w:widowControl w:val="0"/>
        <w:autoSpaceDE w:val="0"/>
        <w:autoSpaceDN w:val="0"/>
        <w:adjustRightInd w:val="0"/>
        <w:spacing w:before="5" w:line="280" w:lineRule="exact"/>
        <w:ind w:right="9"/>
        <w:rPr>
          <w:del w:id="17054" w:author="Dr Mamadou SANOGO" w:date="2023-10-25T17:45:00Z"/>
          <w:color w:val="000000" w:themeColor="text1"/>
          <w:sz w:val="28"/>
          <w:szCs w:val="28"/>
          <w:rPrChange w:id="17055" w:author="Dr Mamadou SANOGO" w:date="2023-10-25T18:15:00Z">
            <w:rPr>
              <w:del w:id="17056" w:author="Dr Mamadou SANOGO" w:date="2023-10-25T17:45:00Z"/>
              <w:color w:val="000000"/>
              <w:sz w:val="28"/>
              <w:szCs w:val="28"/>
            </w:rPr>
          </w:rPrChange>
        </w:rPr>
      </w:pPr>
    </w:p>
    <w:p w14:paraId="5D9FBEDC" w14:textId="7E3E2C2F" w:rsidR="001C20B8" w:rsidRPr="007A4AFC" w:rsidDel="00A75F71" w:rsidRDefault="001C20B8" w:rsidP="003E7BB3">
      <w:pPr>
        <w:widowControl w:val="0"/>
        <w:autoSpaceDE w:val="0"/>
        <w:autoSpaceDN w:val="0"/>
        <w:adjustRightInd w:val="0"/>
        <w:spacing w:before="5" w:line="280" w:lineRule="exact"/>
        <w:ind w:right="9"/>
        <w:rPr>
          <w:del w:id="17057" w:author="Dr Mamadou SANOGO" w:date="2023-10-25T17:45:00Z"/>
          <w:color w:val="000000" w:themeColor="text1"/>
          <w:sz w:val="28"/>
          <w:szCs w:val="28"/>
          <w:rPrChange w:id="17058" w:author="Dr Mamadou SANOGO" w:date="2023-10-25T18:15:00Z">
            <w:rPr>
              <w:del w:id="17059" w:author="Dr Mamadou SANOGO" w:date="2023-10-25T17:45:00Z"/>
              <w:color w:val="000000"/>
              <w:sz w:val="28"/>
              <w:szCs w:val="28"/>
            </w:rPr>
          </w:rPrChange>
        </w:rPr>
        <w:sectPr w:rsidR="001C20B8" w:rsidRPr="007A4AFC" w:rsidDel="00A75F71"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20"/>
          <w:titlePg/>
          <w:docGrid w:linePitch="360"/>
          <w:sectPrChange w:id="17060" w:author="Dr Mamadou SANOGO" w:date="2023-10-27T13:57:00Z">
            <w:sectPr w:rsidR="001C20B8" w:rsidRPr="007A4AFC" w:rsidDel="00A75F71" w:rsidSect="006778CD">
              <w:pgMar w:top="1417" w:right="1417" w:bottom="1417" w:left="1417" w:header="708" w:footer="708" w:gutter="0"/>
              <w:titlePg w:val="0"/>
            </w:sectPr>
          </w:sectPrChange>
        </w:sectPr>
      </w:pPr>
    </w:p>
    <w:p w14:paraId="41995C3A" w14:textId="39FCA7A8" w:rsidR="00992464" w:rsidRPr="007A4AFC" w:rsidDel="00A75F71" w:rsidRDefault="00992464" w:rsidP="00992464">
      <w:pPr>
        <w:pStyle w:val="Titre1"/>
        <w:spacing w:before="0" w:line="240" w:lineRule="auto"/>
        <w:jc w:val="center"/>
        <w:rPr>
          <w:del w:id="17061" w:author="Dr Mamadou SANOGO" w:date="2023-10-25T17:45:00Z"/>
          <w:rFonts w:eastAsiaTheme="minorHAnsi" w:cs="Times New Roman"/>
          <w:b w:val="0"/>
          <w:lang w:eastAsia="en-US"/>
          <w:rPrChange w:id="17062" w:author="Dr Mamadou SANOGO" w:date="2023-10-25T18:15:00Z">
            <w:rPr>
              <w:del w:id="17063" w:author="Dr Mamadou SANOGO" w:date="2023-10-25T17:45:00Z"/>
              <w:rFonts w:eastAsiaTheme="minorHAnsi" w:cs="Times New Roman"/>
              <w:b w:val="0"/>
              <w:color w:val="auto"/>
              <w:lang w:eastAsia="en-US"/>
            </w:rPr>
          </w:rPrChange>
        </w:rPr>
      </w:pPr>
      <w:bookmarkStart w:id="17064" w:name="_Toc145944538"/>
      <w:del w:id="17065" w:author="Dr Mamadou SANOGO" w:date="2023-10-25T17:45:00Z">
        <w:r w:rsidRPr="007A4AFC" w:rsidDel="00A75F71">
          <w:rPr>
            <w:rFonts w:eastAsiaTheme="minorHAnsi"/>
            <w:lang w:eastAsia="en-US"/>
            <w:rPrChange w:id="17066" w:author="Dr Mamadou SANOGO" w:date="2023-10-25T18:15:00Z">
              <w:rPr>
                <w:rFonts w:eastAsiaTheme="minorHAnsi"/>
                <w:color w:val="2E74B5" w:themeColor="accent1" w:themeShade="BF"/>
                <w:lang w:eastAsia="en-US"/>
              </w:rPr>
            </w:rPrChange>
          </w:rPr>
          <w:delText xml:space="preserve">Annexe </w:delText>
        </w:r>
        <w:r w:rsidR="007945BD" w:rsidRPr="007A4AFC" w:rsidDel="00A75F71">
          <w:rPr>
            <w:rFonts w:eastAsiaTheme="minorHAnsi"/>
            <w:lang w:eastAsia="en-US"/>
            <w:rPrChange w:id="17067" w:author="Dr Mamadou SANOGO" w:date="2023-10-25T18:15:00Z">
              <w:rPr>
                <w:rFonts w:eastAsiaTheme="minorHAnsi"/>
                <w:color w:val="2E74B5" w:themeColor="accent1" w:themeShade="BF"/>
                <w:lang w:eastAsia="en-US"/>
              </w:rPr>
            </w:rPrChange>
          </w:rPr>
          <w:delText>1</w:delText>
        </w:r>
        <w:r w:rsidR="000163AB" w:rsidRPr="007A4AFC" w:rsidDel="00A75F71">
          <w:rPr>
            <w:rFonts w:eastAsiaTheme="minorHAnsi"/>
            <w:lang w:eastAsia="en-US"/>
            <w:rPrChange w:id="17068" w:author="Dr Mamadou SANOGO" w:date="2023-10-25T18:15:00Z">
              <w:rPr>
                <w:rFonts w:eastAsiaTheme="minorHAnsi"/>
                <w:color w:val="2E74B5" w:themeColor="accent1" w:themeShade="BF"/>
                <w:lang w:eastAsia="en-US"/>
              </w:rPr>
            </w:rPrChange>
          </w:rPr>
          <w:delText>0</w:delText>
        </w:r>
        <w:r w:rsidRPr="007A4AFC" w:rsidDel="00A75F71">
          <w:rPr>
            <w:rFonts w:eastAsiaTheme="minorHAnsi"/>
            <w:lang w:eastAsia="en-US"/>
            <w:rPrChange w:id="17069" w:author="Dr Mamadou SANOGO" w:date="2023-10-25T18:15:00Z">
              <w:rPr>
                <w:rFonts w:eastAsiaTheme="minorHAnsi"/>
                <w:color w:val="2E74B5" w:themeColor="accent1" w:themeShade="BF"/>
                <w:lang w:eastAsia="en-US"/>
              </w:rPr>
            </w:rPrChange>
          </w:rPr>
          <w:delText> :</w:delText>
        </w:r>
        <w:r w:rsidR="00E67C42" w:rsidRPr="007A4AFC" w:rsidDel="00A75F71">
          <w:rPr>
            <w:rFonts w:eastAsiaTheme="minorHAnsi"/>
            <w:lang w:eastAsia="en-US"/>
            <w:rPrChange w:id="17070" w:author="Dr Mamadou SANOGO" w:date="2023-10-25T18:15:00Z">
              <w:rPr>
                <w:rFonts w:eastAsiaTheme="minorHAnsi"/>
                <w:color w:val="2E74B5" w:themeColor="accent1" w:themeShade="BF"/>
                <w:lang w:eastAsia="en-US"/>
              </w:rPr>
            </w:rPrChange>
          </w:rPr>
          <w:delText xml:space="preserve"> </w:delText>
        </w:r>
        <w:r w:rsidR="00A94E3F" w:rsidRPr="007A4AFC" w:rsidDel="00A75F71">
          <w:rPr>
            <w:rFonts w:eastAsiaTheme="minorHAnsi"/>
            <w:lang w:eastAsia="en-US"/>
            <w:rPrChange w:id="17071" w:author="Dr Mamadou SANOGO" w:date="2023-10-25T18:15:00Z">
              <w:rPr>
                <w:rFonts w:eastAsiaTheme="minorHAnsi"/>
                <w:color w:val="2E74B5" w:themeColor="accent1" w:themeShade="BF"/>
                <w:lang w:eastAsia="en-US"/>
              </w:rPr>
            </w:rPrChange>
          </w:rPr>
          <w:delText>Fiche de d</w:delText>
        </w:r>
        <w:r w:rsidRPr="007A4AFC" w:rsidDel="00A75F71">
          <w:rPr>
            <w:rFonts w:eastAsiaTheme="minorHAnsi"/>
            <w:lang w:eastAsia="en-US"/>
            <w:rPrChange w:id="17072" w:author="Dr Mamadou SANOGO" w:date="2023-10-25T18:15:00Z">
              <w:rPr>
                <w:rFonts w:eastAsiaTheme="minorHAnsi"/>
                <w:color w:val="2E74B5" w:themeColor="accent1" w:themeShade="BF"/>
                <w:lang w:eastAsia="en-US"/>
              </w:rPr>
            </w:rPrChange>
          </w:rPr>
          <w:delText>escription générale du projet</w:delText>
        </w:r>
        <w:bookmarkEnd w:id="17064"/>
      </w:del>
    </w:p>
    <w:p w14:paraId="5A62C7C7" w14:textId="2CB8B7CB" w:rsidR="00992464" w:rsidRPr="007A4AFC" w:rsidDel="00A75F71" w:rsidRDefault="00992464" w:rsidP="00992464">
      <w:pPr>
        <w:tabs>
          <w:tab w:val="left" w:pos="9072"/>
        </w:tabs>
        <w:spacing w:line="240" w:lineRule="auto"/>
        <w:rPr>
          <w:del w:id="17073" w:author="Dr Mamadou SANOGO" w:date="2023-10-25T17:45:00Z"/>
          <w:rFonts w:ascii="Arial" w:hAnsi="Arial" w:cs="Arial"/>
          <w:b/>
          <w:bCs/>
          <w:color w:val="000000" w:themeColor="text1"/>
          <w:sz w:val="20"/>
          <w:szCs w:val="20"/>
          <w:rPrChange w:id="17074" w:author="Dr Mamadou SANOGO" w:date="2023-10-25T18:15:00Z">
            <w:rPr>
              <w:del w:id="17075" w:author="Dr Mamadou SANOGO" w:date="2023-10-25T17:45:00Z"/>
              <w:rFonts w:ascii="Arial" w:hAnsi="Arial" w:cs="Arial"/>
              <w:b/>
              <w:bCs/>
              <w:sz w:val="20"/>
              <w:szCs w:val="20"/>
            </w:rPr>
          </w:rPrChange>
        </w:rPr>
      </w:pPr>
    </w:p>
    <w:p w14:paraId="00FDEEAD" w14:textId="66458553" w:rsidR="00975B74" w:rsidRPr="007A4AFC" w:rsidDel="00A75F71" w:rsidRDefault="00975B74" w:rsidP="00975B74">
      <w:pPr>
        <w:spacing w:line="240" w:lineRule="auto"/>
        <w:rPr>
          <w:del w:id="17076" w:author="Dr Mamadou SANOGO" w:date="2023-10-25T17:45:00Z"/>
          <w:rFonts w:ascii="Calibri Light" w:hAnsi="Calibri Light" w:cs="Calibri Light"/>
          <w:b/>
          <w:bCs/>
          <w:color w:val="000000" w:themeColor="text1"/>
          <w:szCs w:val="24"/>
          <w:rPrChange w:id="17077" w:author="Dr Mamadou SANOGO" w:date="2023-10-25T18:15:00Z">
            <w:rPr>
              <w:del w:id="17078" w:author="Dr Mamadou SANOGO" w:date="2023-10-25T17:45:00Z"/>
              <w:rFonts w:ascii="Calibri Light" w:hAnsi="Calibri Light" w:cs="Calibri Light"/>
              <w:b/>
              <w:bCs/>
              <w:szCs w:val="24"/>
            </w:rPr>
          </w:rPrChange>
        </w:rPr>
      </w:pPr>
      <w:del w:id="17079" w:author="Dr Mamadou SANOGO" w:date="2023-10-25T17:45:00Z">
        <w:r w:rsidRPr="007A4AFC" w:rsidDel="00A75F71">
          <w:rPr>
            <w:rFonts w:ascii="Calibri Light" w:hAnsi="Calibri Light" w:cs="Calibri Light"/>
            <w:b/>
            <w:bCs/>
            <w:color w:val="000000" w:themeColor="text1"/>
            <w:szCs w:val="24"/>
            <w:rPrChange w:id="17080" w:author="Dr Mamadou SANOGO" w:date="2023-10-25T18:15:00Z">
              <w:rPr>
                <w:rFonts w:ascii="Calibri Light" w:hAnsi="Calibri Light" w:cs="Calibri Light"/>
                <w:b/>
                <w:bCs/>
                <w:szCs w:val="24"/>
              </w:rPr>
            </w:rPrChange>
          </w:rPr>
          <w:delText>OBJECTIFS DE LA FORMATION</w:delText>
        </w:r>
      </w:del>
    </w:p>
    <w:p w14:paraId="28BA0B29" w14:textId="43190A10" w:rsidR="00975B74" w:rsidRPr="007A4AFC" w:rsidDel="00A75F71" w:rsidRDefault="00975B74" w:rsidP="00975B74">
      <w:pPr>
        <w:spacing w:line="240" w:lineRule="auto"/>
        <w:rPr>
          <w:del w:id="17081" w:author="Dr Mamadou SANOGO" w:date="2023-10-25T17:45:00Z"/>
          <w:rFonts w:ascii="Calibri Light" w:hAnsi="Calibri Light" w:cs="Calibri Light"/>
          <w:color w:val="000000" w:themeColor="text1"/>
          <w:szCs w:val="24"/>
          <w:rPrChange w:id="17082" w:author="Dr Mamadou SANOGO" w:date="2023-10-25T18:15:00Z">
            <w:rPr>
              <w:del w:id="17083" w:author="Dr Mamadou SANOGO" w:date="2023-10-25T17:45:00Z"/>
              <w:rFonts w:ascii="Calibri Light" w:hAnsi="Calibri Light" w:cs="Calibri Light"/>
              <w:szCs w:val="24"/>
            </w:rPr>
          </w:rPrChange>
        </w:rPr>
      </w:pPr>
      <w:del w:id="17084" w:author="Dr Mamadou SANOGO" w:date="2023-10-25T17:45:00Z">
        <w:r w:rsidRPr="007A4AFC" w:rsidDel="00A75F71">
          <w:rPr>
            <w:rFonts w:ascii="Calibri Light" w:hAnsi="Calibri Light" w:cs="Calibri Light"/>
            <w:color w:val="000000" w:themeColor="text1"/>
            <w:szCs w:val="24"/>
            <w:rPrChange w:id="17085" w:author="Dr Mamadou SANOGO" w:date="2023-10-25T18:15:00Z">
              <w:rPr>
                <w:rFonts w:ascii="Calibri Light" w:hAnsi="Calibri Light" w:cs="Calibri Light"/>
                <w:szCs w:val="24"/>
              </w:rPr>
            </w:rPrChange>
          </w:rPr>
          <w:delText>Le Master en épidémiologie a pour objectif de former des étudiants capables de participer efficacement aux travaux en équipe, de maîtriser les technologies de pointe, mises en œuvre dans les domaines des sciences appliquées à l’épidémiologie, avec une très forte expertise en qualité, en gestion et management.</w:delText>
        </w:r>
      </w:del>
    </w:p>
    <w:p w14:paraId="1A8088A0" w14:textId="32A3E33A" w:rsidR="00975B74" w:rsidRPr="007A4AFC" w:rsidDel="00A75F71" w:rsidRDefault="00975B74" w:rsidP="00975B74">
      <w:pPr>
        <w:spacing w:line="240" w:lineRule="auto"/>
        <w:rPr>
          <w:del w:id="17086" w:author="Dr Mamadou SANOGO" w:date="2023-10-25T17:45:00Z"/>
          <w:rFonts w:ascii="Calibri Light" w:hAnsi="Calibri Light" w:cs="Calibri Light"/>
          <w:color w:val="000000" w:themeColor="text1"/>
          <w:szCs w:val="24"/>
          <w:rPrChange w:id="17087" w:author="Dr Mamadou SANOGO" w:date="2023-10-25T18:15:00Z">
            <w:rPr>
              <w:del w:id="17088" w:author="Dr Mamadou SANOGO" w:date="2023-10-25T17:45:00Z"/>
              <w:rFonts w:ascii="Calibri Light" w:hAnsi="Calibri Light" w:cs="Calibri Light"/>
              <w:szCs w:val="24"/>
            </w:rPr>
          </w:rPrChange>
        </w:rPr>
      </w:pPr>
    </w:p>
    <w:p w14:paraId="044AF319" w14:textId="7192B01E" w:rsidR="00975B74" w:rsidRPr="007A4AFC" w:rsidDel="00A75F71" w:rsidRDefault="00975B74" w:rsidP="00975B74">
      <w:pPr>
        <w:spacing w:line="240" w:lineRule="auto"/>
        <w:rPr>
          <w:del w:id="17089" w:author="Dr Mamadou SANOGO" w:date="2023-10-25T17:45:00Z"/>
          <w:rFonts w:ascii="Calibri Light" w:hAnsi="Calibri Light" w:cs="Calibri Light"/>
          <w:color w:val="000000" w:themeColor="text1"/>
          <w:szCs w:val="24"/>
          <w:rPrChange w:id="17090" w:author="Dr Mamadou SANOGO" w:date="2023-10-25T18:15:00Z">
            <w:rPr>
              <w:del w:id="17091" w:author="Dr Mamadou SANOGO" w:date="2023-10-25T17:45:00Z"/>
              <w:rFonts w:ascii="Calibri Light" w:hAnsi="Calibri Light" w:cs="Calibri Light"/>
              <w:szCs w:val="24"/>
            </w:rPr>
          </w:rPrChange>
        </w:rPr>
      </w:pPr>
      <w:del w:id="17092" w:author="Dr Mamadou SANOGO" w:date="2023-10-25T17:45:00Z">
        <w:r w:rsidRPr="007A4AFC" w:rsidDel="00A75F71">
          <w:rPr>
            <w:rFonts w:ascii="Calibri Light" w:hAnsi="Calibri Light" w:cs="Calibri Light"/>
            <w:color w:val="000000" w:themeColor="text1"/>
            <w:szCs w:val="24"/>
            <w:rPrChange w:id="17093" w:author="Dr Mamadou SANOGO" w:date="2023-10-25T18:15:00Z">
              <w:rPr>
                <w:rFonts w:ascii="Calibri Light" w:hAnsi="Calibri Light" w:cs="Calibri Light"/>
                <w:szCs w:val="24"/>
              </w:rPr>
            </w:rPrChange>
          </w:rPr>
          <w:delText>Cette formation permet de répondre aux besoins actuels de la profession et d’avoir accès à de nouveaux débouchés professionnels.</w:delText>
        </w:r>
      </w:del>
    </w:p>
    <w:p w14:paraId="1326D8E5" w14:textId="237B63CA" w:rsidR="00975B74" w:rsidRPr="007A4AFC" w:rsidDel="00A75F71" w:rsidRDefault="00975B74" w:rsidP="00975B74">
      <w:pPr>
        <w:spacing w:line="240" w:lineRule="auto"/>
        <w:rPr>
          <w:del w:id="17094" w:author="Dr Mamadou SANOGO" w:date="2023-10-25T17:45:00Z"/>
          <w:rFonts w:ascii="Calibri Light" w:hAnsi="Calibri Light" w:cs="Calibri Light"/>
          <w:color w:val="000000" w:themeColor="text1"/>
          <w:szCs w:val="24"/>
          <w:rPrChange w:id="17095" w:author="Dr Mamadou SANOGO" w:date="2023-10-25T18:15:00Z">
            <w:rPr>
              <w:del w:id="17096" w:author="Dr Mamadou SANOGO" w:date="2023-10-25T17:45:00Z"/>
              <w:rFonts w:ascii="Calibri Light" w:hAnsi="Calibri Light" w:cs="Calibri Light"/>
              <w:szCs w:val="24"/>
            </w:rPr>
          </w:rPrChange>
        </w:rPr>
      </w:pPr>
    </w:p>
    <w:p w14:paraId="4A5CC4D6" w14:textId="4ECD687D" w:rsidR="00975B74" w:rsidRPr="007A4AFC" w:rsidDel="00A75F71" w:rsidRDefault="00975B74" w:rsidP="00975B74">
      <w:pPr>
        <w:spacing w:line="240" w:lineRule="auto"/>
        <w:rPr>
          <w:del w:id="17097" w:author="Dr Mamadou SANOGO" w:date="2023-10-25T17:45:00Z"/>
          <w:rFonts w:ascii="Calibri Light" w:hAnsi="Calibri Light" w:cs="Calibri Light"/>
          <w:color w:val="000000" w:themeColor="text1"/>
          <w:szCs w:val="24"/>
          <w:rPrChange w:id="17098" w:author="Dr Mamadou SANOGO" w:date="2023-10-25T18:15:00Z">
            <w:rPr>
              <w:del w:id="17099" w:author="Dr Mamadou SANOGO" w:date="2023-10-25T17:45:00Z"/>
              <w:rFonts w:ascii="Calibri Light" w:hAnsi="Calibri Light" w:cs="Calibri Light"/>
              <w:szCs w:val="24"/>
            </w:rPr>
          </w:rPrChange>
        </w:rPr>
      </w:pPr>
      <w:del w:id="17100" w:author="Dr Mamadou SANOGO" w:date="2023-10-25T17:45:00Z">
        <w:r w:rsidRPr="007A4AFC" w:rsidDel="00A75F71">
          <w:rPr>
            <w:rFonts w:ascii="Calibri Light" w:hAnsi="Calibri Light" w:cs="Calibri Light"/>
            <w:b/>
            <w:color w:val="000000" w:themeColor="text1"/>
            <w:szCs w:val="24"/>
            <w:rPrChange w:id="17101" w:author="Dr Mamadou SANOGO" w:date="2023-10-25T18:15:00Z">
              <w:rPr>
                <w:rFonts w:ascii="Calibri Light" w:hAnsi="Calibri Light" w:cs="Calibri Light"/>
                <w:b/>
                <w:szCs w:val="24"/>
              </w:rPr>
            </w:rPrChange>
          </w:rPr>
          <w:delText xml:space="preserve">Les connaissances : </w:delText>
        </w:r>
        <w:r w:rsidRPr="007A4AFC" w:rsidDel="00A75F71">
          <w:rPr>
            <w:rFonts w:ascii="Calibri Light" w:hAnsi="Calibri Light" w:cs="Calibri Light"/>
            <w:color w:val="000000" w:themeColor="text1"/>
            <w:szCs w:val="24"/>
            <w:rPrChange w:id="17102" w:author="Dr Mamadou SANOGO" w:date="2023-10-25T18:15:00Z">
              <w:rPr>
                <w:rFonts w:ascii="Calibri Light" w:hAnsi="Calibri Light" w:cs="Calibri Light"/>
                <w:szCs w:val="24"/>
              </w:rPr>
            </w:rPrChange>
          </w:rPr>
          <w:delText>A la fin de chaque cours, l’étudiant doit avoir acquis des connaissances de base théoriques et pratiques dans le domaine de l’épidémiologie.</w:delText>
        </w:r>
      </w:del>
    </w:p>
    <w:p w14:paraId="3B9481FB" w14:textId="392E7035" w:rsidR="00975B74" w:rsidRPr="007A4AFC" w:rsidDel="00A75F71" w:rsidRDefault="00975B74" w:rsidP="00975B74">
      <w:pPr>
        <w:spacing w:line="240" w:lineRule="auto"/>
        <w:rPr>
          <w:del w:id="17103" w:author="Dr Mamadou SANOGO" w:date="2023-10-25T17:45:00Z"/>
          <w:rFonts w:ascii="Calibri Light" w:hAnsi="Calibri Light" w:cs="Calibri Light"/>
          <w:b/>
          <w:color w:val="000000" w:themeColor="text1"/>
          <w:szCs w:val="24"/>
          <w:rPrChange w:id="17104" w:author="Dr Mamadou SANOGO" w:date="2023-10-25T18:15:00Z">
            <w:rPr>
              <w:del w:id="17105" w:author="Dr Mamadou SANOGO" w:date="2023-10-25T17:45:00Z"/>
              <w:rFonts w:ascii="Calibri Light" w:hAnsi="Calibri Light" w:cs="Calibri Light"/>
              <w:b/>
              <w:szCs w:val="24"/>
            </w:rPr>
          </w:rPrChange>
        </w:rPr>
      </w:pPr>
    </w:p>
    <w:p w14:paraId="63F81128" w14:textId="4B1A5126" w:rsidR="00975B74" w:rsidRPr="007A4AFC" w:rsidDel="00A75F71" w:rsidRDefault="00975B74" w:rsidP="00975B74">
      <w:pPr>
        <w:spacing w:line="240" w:lineRule="auto"/>
        <w:rPr>
          <w:del w:id="17106" w:author="Dr Mamadou SANOGO" w:date="2023-10-25T17:45:00Z"/>
          <w:rFonts w:ascii="Calibri Light" w:hAnsi="Calibri Light" w:cs="Calibri Light"/>
          <w:color w:val="000000" w:themeColor="text1"/>
          <w:szCs w:val="24"/>
          <w:rPrChange w:id="17107" w:author="Dr Mamadou SANOGO" w:date="2023-10-25T18:15:00Z">
            <w:rPr>
              <w:del w:id="17108" w:author="Dr Mamadou SANOGO" w:date="2023-10-25T17:45:00Z"/>
              <w:rFonts w:ascii="Calibri Light" w:hAnsi="Calibri Light" w:cs="Calibri Light"/>
              <w:szCs w:val="24"/>
            </w:rPr>
          </w:rPrChange>
        </w:rPr>
      </w:pPr>
      <w:del w:id="17109" w:author="Dr Mamadou SANOGO" w:date="2023-10-25T17:45:00Z">
        <w:r w:rsidRPr="007A4AFC" w:rsidDel="00A75F71">
          <w:rPr>
            <w:rFonts w:ascii="Calibri Light" w:hAnsi="Calibri Light" w:cs="Calibri Light"/>
            <w:b/>
            <w:color w:val="000000" w:themeColor="text1"/>
            <w:szCs w:val="24"/>
            <w:rPrChange w:id="17110" w:author="Dr Mamadou SANOGO" w:date="2023-10-25T18:15:00Z">
              <w:rPr>
                <w:rFonts w:ascii="Calibri Light" w:hAnsi="Calibri Light" w:cs="Calibri Light"/>
                <w:b/>
                <w:szCs w:val="24"/>
              </w:rPr>
            </w:rPrChange>
          </w:rPr>
          <w:delText>Les compétences</w:delText>
        </w:r>
        <w:r w:rsidRPr="007A4AFC" w:rsidDel="00A75F71">
          <w:rPr>
            <w:rFonts w:ascii="Calibri Light" w:hAnsi="Calibri Light" w:cs="Calibri Light"/>
            <w:color w:val="000000" w:themeColor="text1"/>
            <w:szCs w:val="24"/>
            <w:rPrChange w:id="17111" w:author="Dr Mamadou SANOGO" w:date="2023-10-25T18:15:00Z">
              <w:rPr>
                <w:rFonts w:ascii="Calibri Light" w:hAnsi="Calibri Light" w:cs="Calibri Light"/>
                <w:szCs w:val="24"/>
              </w:rPr>
            </w:rPrChange>
          </w:rPr>
          <w:delText xml:space="preserve"> : L'étudiant doit être capable de(d’):</w:delText>
        </w:r>
      </w:del>
    </w:p>
    <w:p w14:paraId="3EB711BC" w14:textId="02E00A94" w:rsidR="00975B74" w:rsidRPr="007A4AFC" w:rsidDel="00A75F71" w:rsidRDefault="00975B74">
      <w:pPr>
        <w:pStyle w:val="Paragraphedeliste"/>
        <w:numPr>
          <w:ilvl w:val="0"/>
          <w:numId w:val="20"/>
        </w:numPr>
        <w:spacing w:line="240" w:lineRule="auto"/>
        <w:ind w:left="567" w:hanging="207"/>
        <w:rPr>
          <w:del w:id="17112" w:author="Dr Mamadou SANOGO" w:date="2023-10-25T17:45:00Z"/>
          <w:rFonts w:ascii="Calibri Light" w:hAnsi="Calibri Light" w:cs="Calibri Light"/>
          <w:color w:val="000000" w:themeColor="text1"/>
          <w:szCs w:val="24"/>
          <w:rPrChange w:id="17113" w:author="Dr Mamadou SANOGO" w:date="2023-10-25T18:15:00Z">
            <w:rPr>
              <w:del w:id="17114" w:author="Dr Mamadou SANOGO" w:date="2023-10-25T17:45:00Z"/>
              <w:rFonts w:ascii="Calibri Light" w:hAnsi="Calibri Light" w:cs="Calibri Light"/>
              <w:szCs w:val="24"/>
            </w:rPr>
          </w:rPrChange>
        </w:rPr>
      </w:pPr>
      <w:del w:id="17115" w:author="Dr Mamadou SANOGO" w:date="2023-10-25T17:45:00Z">
        <w:r w:rsidRPr="007A4AFC" w:rsidDel="00A75F71">
          <w:rPr>
            <w:rFonts w:ascii="Calibri Light" w:hAnsi="Calibri Light" w:cs="Calibri Light"/>
            <w:color w:val="000000" w:themeColor="text1"/>
            <w:szCs w:val="24"/>
            <w:rPrChange w:id="17116" w:author="Dr Mamadou SANOGO" w:date="2023-10-25T18:15:00Z">
              <w:rPr>
                <w:rFonts w:ascii="Calibri Light" w:hAnsi="Calibri Light" w:cs="Calibri Light"/>
                <w:szCs w:val="24"/>
              </w:rPr>
            </w:rPrChange>
          </w:rPr>
          <w:delText xml:space="preserve">Décrire des phénomènes de santé ; </w:delText>
        </w:r>
      </w:del>
    </w:p>
    <w:p w14:paraId="103029D9" w14:textId="41F08487" w:rsidR="00975B74" w:rsidRPr="007A4AFC" w:rsidDel="00A75F71" w:rsidRDefault="00975B74">
      <w:pPr>
        <w:pStyle w:val="Paragraphedeliste"/>
        <w:numPr>
          <w:ilvl w:val="0"/>
          <w:numId w:val="20"/>
        </w:numPr>
        <w:spacing w:line="240" w:lineRule="auto"/>
        <w:ind w:left="567" w:hanging="207"/>
        <w:rPr>
          <w:del w:id="17117" w:author="Dr Mamadou SANOGO" w:date="2023-10-25T17:45:00Z"/>
          <w:rFonts w:ascii="Calibri Light" w:hAnsi="Calibri Light" w:cs="Calibri Light"/>
          <w:color w:val="000000" w:themeColor="text1"/>
          <w:szCs w:val="24"/>
          <w:rPrChange w:id="17118" w:author="Dr Mamadou SANOGO" w:date="2023-10-25T18:15:00Z">
            <w:rPr>
              <w:del w:id="17119" w:author="Dr Mamadou SANOGO" w:date="2023-10-25T17:45:00Z"/>
              <w:rFonts w:ascii="Calibri Light" w:hAnsi="Calibri Light" w:cs="Calibri Light"/>
              <w:szCs w:val="24"/>
            </w:rPr>
          </w:rPrChange>
        </w:rPr>
      </w:pPr>
      <w:del w:id="17120" w:author="Dr Mamadou SANOGO" w:date="2023-10-25T17:45:00Z">
        <w:r w:rsidRPr="007A4AFC" w:rsidDel="00A75F71">
          <w:rPr>
            <w:rFonts w:ascii="Calibri Light" w:hAnsi="Calibri Light" w:cs="Calibri Light"/>
            <w:color w:val="000000" w:themeColor="text1"/>
            <w:szCs w:val="24"/>
            <w:rPrChange w:id="17121" w:author="Dr Mamadou SANOGO" w:date="2023-10-25T18:15:00Z">
              <w:rPr>
                <w:rFonts w:ascii="Calibri Light" w:hAnsi="Calibri Light" w:cs="Calibri Light"/>
                <w:szCs w:val="24"/>
              </w:rPr>
            </w:rPrChange>
          </w:rPr>
          <w:delText>Identifier et analyser des facteurs liés aux phénomènes de santé</w:delText>
        </w:r>
      </w:del>
    </w:p>
    <w:p w14:paraId="22C2276D" w14:textId="325CB8F0" w:rsidR="00975B74" w:rsidRPr="007A4AFC" w:rsidDel="00A75F71" w:rsidRDefault="00975B74">
      <w:pPr>
        <w:pStyle w:val="Paragraphedeliste"/>
        <w:numPr>
          <w:ilvl w:val="0"/>
          <w:numId w:val="20"/>
        </w:numPr>
        <w:spacing w:line="240" w:lineRule="auto"/>
        <w:ind w:left="567" w:hanging="207"/>
        <w:rPr>
          <w:del w:id="17122" w:author="Dr Mamadou SANOGO" w:date="2023-10-25T17:45:00Z"/>
          <w:rFonts w:ascii="Calibri Light" w:hAnsi="Calibri Light" w:cs="Calibri Light"/>
          <w:color w:val="000000" w:themeColor="text1"/>
          <w:szCs w:val="24"/>
          <w:rPrChange w:id="17123" w:author="Dr Mamadou SANOGO" w:date="2023-10-25T18:15:00Z">
            <w:rPr>
              <w:del w:id="17124" w:author="Dr Mamadou SANOGO" w:date="2023-10-25T17:45:00Z"/>
              <w:rFonts w:ascii="Calibri Light" w:hAnsi="Calibri Light" w:cs="Calibri Light"/>
              <w:szCs w:val="24"/>
            </w:rPr>
          </w:rPrChange>
        </w:rPr>
      </w:pPr>
      <w:del w:id="17125" w:author="Dr Mamadou SANOGO" w:date="2023-10-25T17:45:00Z">
        <w:r w:rsidRPr="007A4AFC" w:rsidDel="00A75F71">
          <w:rPr>
            <w:rFonts w:ascii="Calibri Light" w:hAnsi="Calibri Light" w:cs="Calibri Light"/>
            <w:color w:val="000000" w:themeColor="text1"/>
            <w:szCs w:val="24"/>
            <w:rPrChange w:id="17126" w:author="Dr Mamadou SANOGO" w:date="2023-10-25T18:15:00Z">
              <w:rPr>
                <w:rFonts w:ascii="Calibri Light" w:hAnsi="Calibri Light" w:cs="Calibri Light"/>
                <w:szCs w:val="24"/>
              </w:rPr>
            </w:rPrChange>
          </w:rPr>
          <w:delText xml:space="preserve">Proposer des solutions pour la résolution des problèmes  </w:delText>
        </w:r>
      </w:del>
    </w:p>
    <w:p w14:paraId="3BB71831" w14:textId="2A2FA74E" w:rsidR="00975B74" w:rsidRPr="007A4AFC" w:rsidDel="00A75F71" w:rsidRDefault="00975B74" w:rsidP="00975B74">
      <w:pPr>
        <w:spacing w:line="240" w:lineRule="auto"/>
        <w:rPr>
          <w:del w:id="17127" w:author="Dr Mamadou SANOGO" w:date="2023-10-25T17:45:00Z"/>
          <w:rFonts w:ascii="Calibri Light" w:hAnsi="Calibri Light" w:cs="Calibri Light"/>
          <w:b/>
          <w:color w:val="000000" w:themeColor="text1"/>
          <w:szCs w:val="24"/>
          <w:rPrChange w:id="17128" w:author="Dr Mamadou SANOGO" w:date="2023-10-25T18:15:00Z">
            <w:rPr>
              <w:del w:id="17129" w:author="Dr Mamadou SANOGO" w:date="2023-10-25T17:45:00Z"/>
              <w:rFonts w:ascii="Calibri Light" w:hAnsi="Calibri Light" w:cs="Calibri Light"/>
              <w:b/>
              <w:szCs w:val="24"/>
            </w:rPr>
          </w:rPrChange>
        </w:rPr>
      </w:pPr>
    </w:p>
    <w:p w14:paraId="0D6F3FEA" w14:textId="3E12CC13" w:rsidR="00975B74" w:rsidRPr="007A4AFC" w:rsidDel="00A75F71" w:rsidRDefault="00975B74" w:rsidP="00975B74">
      <w:pPr>
        <w:spacing w:line="240" w:lineRule="auto"/>
        <w:rPr>
          <w:del w:id="17130" w:author="Dr Mamadou SANOGO" w:date="2023-10-25T17:45:00Z"/>
          <w:rFonts w:ascii="Calibri Light" w:hAnsi="Calibri Light" w:cs="Calibri Light"/>
          <w:color w:val="000000" w:themeColor="text1"/>
          <w:szCs w:val="24"/>
          <w:rPrChange w:id="17131" w:author="Dr Mamadou SANOGO" w:date="2023-10-25T18:15:00Z">
            <w:rPr>
              <w:del w:id="17132" w:author="Dr Mamadou SANOGO" w:date="2023-10-25T17:45:00Z"/>
              <w:rFonts w:ascii="Calibri Light" w:hAnsi="Calibri Light" w:cs="Calibri Light"/>
              <w:szCs w:val="24"/>
            </w:rPr>
          </w:rPrChange>
        </w:rPr>
      </w:pPr>
      <w:del w:id="17133" w:author="Dr Mamadou SANOGO" w:date="2023-10-25T17:45:00Z">
        <w:r w:rsidRPr="007A4AFC" w:rsidDel="00A75F71">
          <w:rPr>
            <w:rFonts w:ascii="Calibri Light" w:hAnsi="Calibri Light" w:cs="Calibri Light"/>
            <w:b/>
            <w:color w:val="000000" w:themeColor="text1"/>
            <w:szCs w:val="24"/>
            <w:rPrChange w:id="17134" w:author="Dr Mamadou SANOGO" w:date="2023-10-25T18:15:00Z">
              <w:rPr>
                <w:rFonts w:ascii="Calibri Light" w:hAnsi="Calibri Light" w:cs="Calibri Light"/>
                <w:b/>
                <w:szCs w:val="24"/>
              </w:rPr>
            </w:rPrChange>
          </w:rPr>
          <w:delText xml:space="preserve">L’attitude : </w:delText>
        </w:r>
        <w:r w:rsidRPr="007A4AFC" w:rsidDel="00A75F71">
          <w:rPr>
            <w:rFonts w:ascii="Calibri Light" w:hAnsi="Calibri Light" w:cs="Calibri Light"/>
            <w:color w:val="000000" w:themeColor="text1"/>
            <w:szCs w:val="24"/>
            <w:rPrChange w:id="17135" w:author="Dr Mamadou SANOGO" w:date="2023-10-25T18:15:00Z">
              <w:rPr>
                <w:rFonts w:ascii="Calibri Light" w:hAnsi="Calibri Light" w:cs="Calibri Light"/>
                <w:szCs w:val="24"/>
              </w:rPr>
            </w:rPrChange>
          </w:rPr>
          <w:delText xml:space="preserve">L'étudiant d'une manière professionnelle, doit : </w:delText>
        </w:r>
      </w:del>
    </w:p>
    <w:p w14:paraId="7FF3BA23" w14:textId="15EC1D98" w:rsidR="00975B74" w:rsidRPr="007A4AFC" w:rsidDel="00A75F71" w:rsidRDefault="00975B74">
      <w:pPr>
        <w:pStyle w:val="Paragraphedeliste"/>
        <w:numPr>
          <w:ilvl w:val="0"/>
          <w:numId w:val="20"/>
        </w:numPr>
        <w:spacing w:line="240" w:lineRule="auto"/>
        <w:ind w:left="567" w:hanging="207"/>
        <w:rPr>
          <w:del w:id="17136" w:author="Dr Mamadou SANOGO" w:date="2023-10-25T17:45:00Z"/>
          <w:rFonts w:ascii="Calibri Light" w:hAnsi="Calibri Light" w:cs="Calibri Light"/>
          <w:color w:val="000000" w:themeColor="text1"/>
          <w:szCs w:val="24"/>
          <w:rPrChange w:id="17137" w:author="Dr Mamadou SANOGO" w:date="2023-10-25T18:15:00Z">
            <w:rPr>
              <w:del w:id="17138" w:author="Dr Mamadou SANOGO" w:date="2023-10-25T17:45:00Z"/>
              <w:rFonts w:ascii="Calibri Light" w:hAnsi="Calibri Light" w:cs="Calibri Light"/>
              <w:szCs w:val="24"/>
            </w:rPr>
          </w:rPrChange>
        </w:rPr>
      </w:pPr>
      <w:del w:id="17139" w:author="Dr Mamadou SANOGO" w:date="2023-10-25T17:45:00Z">
        <w:r w:rsidRPr="007A4AFC" w:rsidDel="00A75F71">
          <w:rPr>
            <w:rFonts w:ascii="Calibri Light" w:hAnsi="Calibri Light" w:cs="Calibri Light"/>
            <w:color w:val="000000" w:themeColor="text1"/>
            <w:szCs w:val="24"/>
            <w:rPrChange w:id="17140" w:author="Dr Mamadou SANOGO" w:date="2023-10-25T18:15:00Z">
              <w:rPr>
                <w:rFonts w:ascii="Calibri Light" w:hAnsi="Calibri Light" w:cs="Calibri Light"/>
                <w:szCs w:val="24"/>
              </w:rPr>
            </w:rPrChange>
          </w:rPr>
          <w:delText xml:space="preserve">Être conscient de l'importance de son rôle, </w:delText>
        </w:r>
      </w:del>
    </w:p>
    <w:p w14:paraId="4438D184" w14:textId="78A78E73" w:rsidR="00975B74" w:rsidRPr="007A4AFC" w:rsidDel="00A75F71" w:rsidRDefault="00975B74">
      <w:pPr>
        <w:pStyle w:val="Paragraphedeliste"/>
        <w:numPr>
          <w:ilvl w:val="0"/>
          <w:numId w:val="20"/>
        </w:numPr>
        <w:spacing w:line="240" w:lineRule="auto"/>
        <w:ind w:left="567" w:hanging="207"/>
        <w:rPr>
          <w:del w:id="17141" w:author="Dr Mamadou SANOGO" w:date="2023-10-25T17:45:00Z"/>
          <w:rFonts w:ascii="Calibri Light" w:hAnsi="Calibri Light" w:cs="Calibri Light"/>
          <w:color w:val="000000" w:themeColor="text1"/>
          <w:szCs w:val="24"/>
          <w:rPrChange w:id="17142" w:author="Dr Mamadou SANOGO" w:date="2023-10-25T18:15:00Z">
            <w:rPr>
              <w:del w:id="17143" w:author="Dr Mamadou SANOGO" w:date="2023-10-25T17:45:00Z"/>
              <w:rFonts w:ascii="Calibri Light" w:hAnsi="Calibri Light" w:cs="Calibri Light"/>
              <w:szCs w:val="24"/>
            </w:rPr>
          </w:rPrChange>
        </w:rPr>
      </w:pPr>
      <w:del w:id="17144" w:author="Dr Mamadou SANOGO" w:date="2023-10-25T17:45:00Z">
        <w:r w:rsidRPr="007A4AFC" w:rsidDel="00A75F71">
          <w:rPr>
            <w:rFonts w:ascii="Calibri Light" w:hAnsi="Calibri Light" w:cs="Calibri Light"/>
            <w:color w:val="000000" w:themeColor="text1"/>
            <w:szCs w:val="24"/>
            <w:rPrChange w:id="17145" w:author="Dr Mamadou SANOGO" w:date="2023-10-25T18:15:00Z">
              <w:rPr>
                <w:rFonts w:ascii="Calibri Light" w:hAnsi="Calibri Light" w:cs="Calibri Light"/>
                <w:szCs w:val="24"/>
              </w:rPr>
            </w:rPrChange>
          </w:rPr>
          <w:delText>Avoir l'esprit du travail en équipe et une communication habile avec ses homologues.</w:delText>
        </w:r>
      </w:del>
    </w:p>
    <w:p w14:paraId="25CCCDC1" w14:textId="4F10C910" w:rsidR="00975B74" w:rsidRPr="007A4AFC" w:rsidDel="00A75F71" w:rsidRDefault="00975B74" w:rsidP="00975B74">
      <w:pPr>
        <w:spacing w:line="240" w:lineRule="auto"/>
        <w:rPr>
          <w:del w:id="17146" w:author="Dr Mamadou SANOGO" w:date="2023-10-25T17:45:00Z"/>
          <w:rFonts w:ascii="Calibri Light" w:hAnsi="Calibri Light" w:cs="Calibri Light"/>
          <w:b/>
          <w:color w:val="000000" w:themeColor="text1"/>
          <w:szCs w:val="24"/>
          <w:rPrChange w:id="17147" w:author="Dr Mamadou SANOGO" w:date="2023-10-25T18:15:00Z">
            <w:rPr>
              <w:del w:id="17148" w:author="Dr Mamadou SANOGO" w:date="2023-10-25T17:45:00Z"/>
              <w:rFonts w:ascii="Calibri Light" w:hAnsi="Calibri Light" w:cs="Calibri Light"/>
              <w:b/>
              <w:szCs w:val="24"/>
            </w:rPr>
          </w:rPrChange>
        </w:rPr>
      </w:pPr>
    </w:p>
    <w:p w14:paraId="52CA9815" w14:textId="21A79CB5" w:rsidR="00975B74" w:rsidRPr="007A4AFC" w:rsidDel="00A75F71" w:rsidRDefault="00975B74" w:rsidP="00975B74">
      <w:pPr>
        <w:spacing w:line="240" w:lineRule="auto"/>
        <w:rPr>
          <w:del w:id="17149" w:author="Dr Mamadou SANOGO" w:date="2023-10-25T17:45:00Z"/>
          <w:rFonts w:ascii="Calibri Light" w:hAnsi="Calibri Light" w:cs="Calibri Light"/>
          <w:color w:val="000000" w:themeColor="text1"/>
          <w:szCs w:val="24"/>
          <w:rPrChange w:id="17150" w:author="Dr Mamadou SANOGO" w:date="2023-10-25T18:15:00Z">
            <w:rPr>
              <w:del w:id="17151" w:author="Dr Mamadou SANOGO" w:date="2023-10-25T17:45:00Z"/>
              <w:rFonts w:ascii="Calibri Light" w:hAnsi="Calibri Light" w:cs="Calibri Light"/>
              <w:szCs w:val="24"/>
            </w:rPr>
          </w:rPrChange>
        </w:rPr>
      </w:pPr>
      <w:del w:id="17152" w:author="Dr Mamadou SANOGO" w:date="2023-10-25T17:45:00Z">
        <w:r w:rsidRPr="007A4AFC" w:rsidDel="00A75F71">
          <w:rPr>
            <w:rFonts w:ascii="Calibri Light" w:hAnsi="Calibri Light" w:cs="Calibri Light"/>
            <w:b/>
            <w:color w:val="000000" w:themeColor="text1"/>
            <w:szCs w:val="24"/>
            <w:rPrChange w:id="17153" w:author="Dr Mamadou SANOGO" w:date="2023-10-25T18:15:00Z">
              <w:rPr>
                <w:rFonts w:ascii="Calibri Light" w:hAnsi="Calibri Light" w:cs="Calibri Light"/>
                <w:b/>
                <w:szCs w:val="24"/>
              </w:rPr>
            </w:rPrChange>
          </w:rPr>
          <w:delText>La compétence et le professionnalisme</w:delText>
        </w:r>
        <w:r w:rsidRPr="007A4AFC" w:rsidDel="00A75F71">
          <w:rPr>
            <w:rFonts w:ascii="Calibri Light" w:hAnsi="Calibri Light" w:cs="Calibri Light"/>
            <w:color w:val="000000" w:themeColor="text1"/>
            <w:szCs w:val="24"/>
            <w:rPrChange w:id="17154" w:author="Dr Mamadou SANOGO" w:date="2023-10-25T18:15:00Z">
              <w:rPr>
                <w:rFonts w:ascii="Calibri Light" w:hAnsi="Calibri Light" w:cs="Calibri Light"/>
                <w:szCs w:val="24"/>
              </w:rPr>
            </w:rPrChange>
          </w:rPr>
          <w:delText xml:space="preserve"> : L'étudiant doit être pleinement compétent en matière de planification et de gestion de la charge, de l’organisation du flux du travail et de la bonne utilisation de l'espace. Il lui incombe l’utilisation rationnelle et efficiente des ressources matérielles et humaines.</w:delText>
        </w:r>
      </w:del>
    </w:p>
    <w:p w14:paraId="540DEF29" w14:textId="36339483" w:rsidR="00975B74" w:rsidRPr="007A4AFC" w:rsidDel="00A75F71" w:rsidRDefault="00975B74" w:rsidP="00975B74">
      <w:pPr>
        <w:spacing w:line="240" w:lineRule="auto"/>
        <w:rPr>
          <w:del w:id="17155" w:author="Dr Mamadou SANOGO" w:date="2023-10-25T17:45:00Z"/>
          <w:rFonts w:ascii="Calibri Light" w:hAnsi="Calibri Light" w:cs="Calibri Light"/>
          <w:color w:val="000000" w:themeColor="text1"/>
          <w:szCs w:val="24"/>
          <w:rPrChange w:id="17156" w:author="Dr Mamadou SANOGO" w:date="2023-10-25T18:15:00Z">
            <w:rPr>
              <w:del w:id="17157" w:author="Dr Mamadou SANOGO" w:date="2023-10-25T17:45:00Z"/>
              <w:rFonts w:ascii="Calibri Light" w:hAnsi="Calibri Light" w:cs="Calibri Light"/>
              <w:szCs w:val="24"/>
            </w:rPr>
          </w:rPrChange>
        </w:rPr>
      </w:pPr>
    </w:p>
    <w:p w14:paraId="41394362" w14:textId="0CF45FA6" w:rsidR="00975B74" w:rsidRPr="007A4AFC" w:rsidDel="00A75F71" w:rsidRDefault="00975B74" w:rsidP="00975B74">
      <w:pPr>
        <w:spacing w:line="240" w:lineRule="auto"/>
        <w:rPr>
          <w:del w:id="17158" w:author="Dr Mamadou SANOGO" w:date="2023-10-25T17:45:00Z"/>
          <w:rFonts w:ascii="Calibri Light" w:hAnsi="Calibri Light" w:cs="Calibri Light"/>
          <w:color w:val="000000" w:themeColor="text1"/>
          <w:szCs w:val="24"/>
          <w:rPrChange w:id="17159" w:author="Dr Mamadou SANOGO" w:date="2023-10-25T18:15:00Z">
            <w:rPr>
              <w:del w:id="17160" w:author="Dr Mamadou SANOGO" w:date="2023-10-25T17:45:00Z"/>
              <w:rFonts w:ascii="Calibri Light" w:hAnsi="Calibri Light" w:cs="Calibri Light"/>
              <w:szCs w:val="24"/>
            </w:rPr>
          </w:rPrChange>
        </w:rPr>
      </w:pPr>
      <w:del w:id="17161" w:author="Dr Mamadou SANOGO" w:date="2023-10-25T17:45:00Z">
        <w:r w:rsidRPr="007A4AFC" w:rsidDel="00A75F71">
          <w:rPr>
            <w:rFonts w:ascii="Calibri Light" w:hAnsi="Calibri Light" w:cs="Calibri Light"/>
            <w:color w:val="000000" w:themeColor="text1"/>
            <w:szCs w:val="24"/>
            <w:rPrChange w:id="17162" w:author="Dr Mamadou SANOGO" w:date="2023-10-25T18:15:00Z">
              <w:rPr>
                <w:rFonts w:ascii="Calibri Light" w:hAnsi="Calibri Light" w:cs="Calibri Light"/>
                <w:szCs w:val="24"/>
              </w:rPr>
            </w:rPrChange>
          </w:rPr>
          <w:delText xml:space="preserve">Les étudiants accèdent </w:delText>
        </w:r>
        <w:r w:rsidRPr="007A4AFC" w:rsidDel="00A75F71">
          <w:rPr>
            <w:rFonts w:ascii="Calibri Light" w:hAnsi="Calibri Light" w:cs="Calibri Light"/>
            <w:bCs/>
            <w:color w:val="000000" w:themeColor="text1"/>
            <w:szCs w:val="24"/>
            <w:rPrChange w:id="17163" w:author="Dr Mamadou SANOGO" w:date="2023-10-25T18:15:00Z">
              <w:rPr>
                <w:rFonts w:ascii="Calibri Light" w:hAnsi="Calibri Light" w:cs="Calibri Light"/>
                <w:bCs/>
                <w:szCs w:val="24"/>
              </w:rPr>
            </w:rPrChange>
          </w:rPr>
          <w:delText>ainsi à la formation avec</w:delText>
        </w:r>
        <w:r w:rsidRPr="007A4AFC" w:rsidDel="00A75F71">
          <w:rPr>
            <w:rFonts w:ascii="Calibri Light" w:hAnsi="Calibri Light" w:cs="Calibri Light"/>
            <w:b/>
            <w:bCs/>
            <w:color w:val="000000" w:themeColor="text1"/>
            <w:szCs w:val="24"/>
            <w:rPrChange w:id="17164" w:author="Dr Mamadou SANOGO" w:date="2023-10-25T18:15:00Z">
              <w:rPr>
                <w:rFonts w:ascii="Calibri Light" w:hAnsi="Calibri Light" w:cs="Calibri Light"/>
                <w:b/>
                <w:bCs/>
                <w:szCs w:val="24"/>
              </w:rPr>
            </w:rPrChange>
          </w:rPr>
          <w:delText xml:space="preserve"> un niveau Licence ou BTS (Technicien supérieur de santé), </w:delText>
        </w:r>
        <w:r w:rsidRPr="007A4AFC" w:rsidDel="00A75F71">
          <w:rPr>
            <w:rFonts w:ascii="Calibri Light" w:hAnsi="Calibri Light" w:cs="Calibri Light"/>
            <w:bCs/>
            <w:color w:val="000000" w:themeColor="text1"/>
            <w:szCs w:val="24"/>
            <w:rPrChange w:id="17165" w:author="Dr Mamadou SANOGO" w:date="2023-10-25T18:15:00Z">
              <w:rPr>
                <w:rFonts w:ascii="Calibri Light" w:hAnsi="Calibri Light" w:cs="Calibri Light"/>
                <w:bCs/>
                <w:szCs w:val="24"/>
              </w:rPr>
            </w:rPrChange>
          </w:rPr>
          <w:delText>comme les autres professions paramédicales</w:delText>
        </w:r>
        <w:r w:rsidRPr="007A4AFC" w:rsidDel="00A75F71">
          <w:rPr>
            <w:rFonts w:ascii="Calibri Light" w:hAnsi="Calibri Light" w:cs="Calibri Light"/>
            <w:color w:val="000000" w:themeColor="text1"/>
            <w:szCs w:val="24"/>
            <w:rPrChange w:id="17166" w:author="Dr Mamadou SANOGO" w:date="2023-10-25T18:15:00Z">
              <w:rPr>
                <w:rFonts w:ascii="Calibri Light" w:hAnsi="Calibri Light" w:cs="Calibri Light"/>
                <w:szCs w:val="24"/>
              </w:rPr>
            </w:rPrChange>
          </w:rPr>
          <w:delText xml:space="preserve"> et en accord avec le projet LMD au Mali.</w:delText>
        </w:r>
      </w:del>
    </w:p>
    <w:p w14:paraId="3187CDBB" w14:textId="16062C10" w:rsidR="00975B74" w:rsidRPr="007A4AFC" w:rsidDel="00A75F71" w:rsidRDefault="00975B74" w:rsidP="00975B74">
      <w:pPr>
        <w:spacing w:line="240" w:lineRule="auto"/>
        <w:rPr>
          <w:del w:id="17167" w:author="Dr Mamadou SANOGO" w:date="2023-10-25T17:45:00Z"/>
          <w:rFonts w:ascii="Calibri Light" w:eastAsiaTheme="minorHAnsi" w:hAnsi="Calibri Light" w:cs="Calibri Light"/>
          <w:b/>
          <w:bCs/>
          <w:color w:val="000000" w:themeColor="text1"/>
          <w:szCs w:val="24"/>
          <w:lang w:eastAsia="en-US"/>
          <w:rPrChange w:id="17168" w:author="Dr Mamadou SANOGO" w:date="2023-10-25T18:15:00Z">
            <w:rPr>
              <w:del w:id="17169" w:author="Dr Mamadou SANOGO" w:date="2023-10-25T17:45:00Z"/>
              <w:rFonts w:ascii="Calibri Light" w:eastAsiaTheme="minorHAnsi" w:hAnsi="Calibri Light" w:cs="Calibri Light"/>
              <w:b/>
              <w:bCs/>
              <w:szCs w:val="24"/>
              <w:lang w:eastAsia="en-US"/>
            </w:rPr>
          </w:rPrChange>
        </w:rPr>
      </w:pPr>
    </w:p>
    <w:p w14:paraId="4CDAD3B4" w14:textId="5CC390DA" w:rsidR="00975B74" w:rsidRPr="007A4AFC" w:rsidDel="00A75F71" w:rsidRDefault="00975B74" w:rsidP="00975B74">
      <w:pPr>
        <w:spacing w:line="240" w:lineRule="auto"/>
        <w:rPr>
          <w:del w:id="17170" w:author="Dr Mamadou SANOGO" w:date="2023-10-25T17:45:00Z"/>
          <w:rFonts w:ascii="Calibri Light" w:eastAsiaTheme="minorHAnsi" w:hAnsi="Calibri Light" w:cs="Calibri Light"/>
          <w:b/>
          <w:bCs/>
          <w:color w:val="000000" w:themeColor="text1"/>
          <w:szCs w:val="24"/>
          <w:lang w:eastAsia="en-US"/>
          <w:rPrChange w:id="17171" w:author="Dr Mamadou SANOGO" w:date="2023-10-25T18:15:00Z">
            <w:rPr>
              <w:del w:id="17172" w:author="Dr Mamadou SANOGO" w:date="2023-10-25T17:45:00Z"/>
              <w:rFonts w:ascii="Calibri Light" w:eastAsiaTheme="minorHAnsi" w:hAnsi="Calibri Light" w:cs="Calibri Light"/>
              <w:b/>
              <w:bCs/>
              <w:szCs w:val="24"/>
              <w:lang w:eastAsia="en-US"/>
            </w:rPr>
          </w:rPrChange>
        </w:rPr>
      </w:pPr>
      <w:del w:id="17173" w:author="Dr Mamadou SANOGO" w:date="2023-10-25T17:45:00Z">
        <w:r w:rsidRPr="007A4AFC" w:rsidDel="00A75F71">
          <w:rPr>
            <w:rFonts w:ascii="Calibri Light" w:eastAsiaTheme="minorHAnsi" w:hAnsi="Calibri Light" w:cs="Calibri Light"/>
            <w:b/>
            <w:bCs/>
            <w:color w:val="000000" w:themeColor="text1"/>
            <w:szCs w:val="24"/>
            <w:lang w:eastAsia="en-US"/>
            <w:rPrChange w:id="17174" w:author="Dr Mamadou SANOGO" w:date="2023-10-25T18:15:00Z">
              <w:rPr>
                <w:rFonts w:ascii="Calibri Light" w:eastAsiaTheme="minorHAnsi" w:hAnsi="Calibri Light" w:cs="Calibri Light"/>
                <w:b/>
                <w:bCs/>
                <w:szCs w:val="24"/>
                <w:lang w:eastAsia="en-US"/>
              </w:rPr>
            </w:rPrChange>
          </w:rPr>
          <w:delText xml:space="preserve">Objectifs scientifiques et techniques </w:delText>
        </w:r>
      </w:del>
    </w:p>
    <w:p w14:paraId="01F876B6" w14:textId="4F1C2597" w:rsidR="00975B74" w:rsidRPr="007A4AFC" w:rsidDel="00A75F71" w:rsidRDefault="00975B74" w:rsidP="00975B74">
      <w:pPr>
        <w:spacing w:line="240" w:lineRule="auto"/>
        <w:rPr>
          <w:del w:id="17175" w:author="Dr Mamadou SANOGO" w:date="2023-10-25T17:45:00Z"/>
          <w:rFonts w:ascii="Calibri Light" w:hAnsi="Calibri Light" w:cs="Calibri Light"/>
          <w:color w:val="000000" w:themeColor="text1"/>
          <w:szCs w:val="24"/>
          <w:rPrChange w:id="17176" w:author="Dr Mamadou SANOGO" w:date="2023-10-25T18:15:00Z">
            <w:rPr>
              <w:del w:id="17177" w:author="Dr Mamadou SANOGO" w:date="2023-10-25T17:45:00Z"/>
              <w:rFonts w:ascii="Calibri Light" w:hAnsi="Calibri Light" w:cs="Calibri Light"/>
              <w:szCs w:val="24"/>
            </w:rPr>
          </w:rPrChange>
        </w:rPr>
      </w:pPr>
      <w:del w:id="17178" w:author="Dr Mamadou SANOGO" w:date="2023-10-25T17:45:00Z">
        <w:r w:rsidRPr="007A4AFC" w:rsidDel="00A75F71">
          <w:rPr>
            <w:rFonts w:ascii="Calibri Light" w:hAnsi="Calibri Light" w:cs="Calibri Light"/>
            <w:color w:val="000000" w:themeColor="text1"/>
            <w:szCs w:val="24"/>
            <w:rPrChange w:id="17179" w:author="Dr Mamadou SANOGO" w:date="2023-10-25T18:15:00Z">
              <w:rPr>
                <w:rFonts w:ascii="Calibri Light" w:hAnsi="Calibri Light" w:cs="Calibri Light"/>
                <w:szCs w:val="24"/>
              </w:rPr>
            </w:rPrChange>
          </w:rPr>
          <w:delText>Le master en épidémiologie vise à former des professionnels compétents dans l'accomplissement de leurs fonctions de travail, c'est-à-dire capables de(d’) :</w:delText>
        </w:r>
      </w:del>
    </w:p>
    <w:p w14:paraId="33EEE12F" w14:textId="3ADB99F9" w:rsidR="00975B74" w:rsidRPr="007A4AFC" w:rsidDel="00A75F71" w:rsidRDefault="00975B74">
      <w:pPr>
        <w:pStyle w:val="Paragraphedeliste"/>
        <w:numPr>
          <w:ilvl w:val="0"/>
          <w:numId w:val="14"/>
        </w:numPr>
        <w:spacing w:line="240" w:lineRule="auto"/>
        <w:ind w:left="567" w:hanging="207"/>
        <w:rPr>
          <w:del w:id="17180" w:author="Dr Mamadou SANOGO" w:date="2023-10-25T17:45:00Z"/>
          <w:rFonts w:ascii="Calibri Light" w:hAnsi="Calibri Light" w:cs="Calibri Light"/>
          <w:color w:val="000000" w:themeColor="text1"/>
          <w:szCs w:val="24"/>
          <w:rPrChange w:id="17181" w:author="Dr Mamadou SANOGO" w:date="2023-10-25T18:15:00Z">
            <w:rPr>
              <w:del w:id="17182" w:author="Dr Mamadou SANOGO" w:date="2023-10-25T17:45:00Z"/>
              <w:rFonts w:ascii="Calibri Light" w:hAnsi="Calibri Light" w:cs="Calibri Light"/>
              <w:szCs w:val="24"/>
            </w:rPr>
          </w:rPrChange>
        </w:rPr>
      </w:pPr>
      <w:del w:id="17183" w:author="Dr Mamadou SANOGO" w:date="2023-10-25T17:45:00Z">
        <w:r w:rsidRPr="007A4AFC" w:rsidDel="00A75F71">
          <w:rPr>
            <w:rFonts w:ascii="Calibri Light" w:hAnsi="Calibri Light" w:cs="Calibri Light"/>
            <w:color w:val="000000" w:themeColor="text1"/>
            <w:szCs w:val="24"/>
            <w:rPrChange w:id="17184" w:author="Dr Mamadou SANOGO" w:date="2023-10-25T18:15:00Z">
              <w:rPr>
                <w:rFonts w:ascii="Calibri Light" w:hAnsi="Calibri Light" w:cs="Calibri Light"/>
                <w:szCs w:val="24"/>
              </w:rPr>
            </w:rPrChange>
          </w:rPr>
          <w:delText xml:space="preserve">Maîtriser les techniques de travail, </w:delText>
        </w:r>
      </w:del>
    </w:p>
    <w:p w14:paraId="6E41A356" w14:textId="6D0D0B59" w:rsidR="00975B74" w:rsidRPr="007A4AFC" w:rsidDel="00A75F71" w:rsidRDefault="00975B74">
      <w:pPr>
        <w:pStyle w:val="Paragraphedeliste"/>
        <w:numPr>
          <w:ilvl w:val="0"/>
          <w:numId w:val="14"/>
        </w:numPr>
        <w:spacing w:line="240" w:lineRule="auto"/>
        <w:ind w:left="567" w:hanging="207"/>
        <w:rPr>
          <w:del w:id="17185" w:author="Dr Mamadou SANOGO" w:date="2023-10-25T17:45:00Z"/>
          <w:rFonts w:ascii="Calibri Light" w:hAnsi="Calibri Light" w:cs="Calibri Light"/>
          <w:color w:val="000000" w:themeColor="text1"/>
          <w:szCs w:val="24"/>
          <w:rPrChange w:id="17186" w:author="Dr Mamadou SANOGO" w:date="2023-10-25T18:15:00Z">
            <w:rPr>
              <w:del w:id="17187" w:author="Dr Mamadou SANOGO" w:date="2023-10-25T17:45:00Z"/>
              <w:rFonts w:ascii="Calibri Light" w:hAnsi="Calibri Light" w:cs="Calibri Light"/>
              <w:szCs w:val="24"/>
            </w:rPr>
          </w:rPrChange>
        </w:rPr>
      </w:pPr>
      <w:del w:id="17188" w:author="Dr Mamadou SANOGO" w:date="2023-10-25T17:45:00Z">
        <w:r w:rsidRPr="007A4AFC" w:rsidDel="00A75F71">
          <w:rPr>
            <w:rFonts w:ascii="Calibri Light" w:hAnsi="Calibri Light" w:cs="Calibri Light"/>
            <w:color w:val="000000" w:themeColor="text1"/>
            <w:szCs w:val="24"/>
            <w:rPrChange w:id="17189" w:author="Dr Mamadou SANOGO" w:date="2023-10-25T18:15:00Z">
              <w:rPr>
                <w:rFonts w:ascii="Calibri Light" w:hAnsi="Calibri Light" w:cs="Calibri Light"/>
                <w:szCs w:val="24"/>
              </w:rPr>
            </w:rPrChange>
          </w:rPr>
          <w:delText xml:space="preserve">Prendre des décisions éclairées, </w:delText>
        </w:r>
      </w:del>
    </w:p>
    <w:p w14:paraId="67241439" w14:textId="4D7DAC70" w:rsidR="00975B74" w:rsidRPr="007A4AFC" w:rsidDel="00A75F71" w:rsidRDefault="00975B74">
      <w:pPr>
        <w:pStyle w:val="Paragraphedeliste"/>
        <w:numPr>
          <w:ilvl w:val="0"/>
          <w:numId w:val="14"/>
        </w:numPr>
        <w:spacing w:line="240" w:lineRule="auto"/>
        <w:ind w:left="567" w:hanging="207"/>
        <w:rPr>
          <w:del w:id="17190" w:author="Dr Mamadou SANOGO" w:date="2023-10-25T17:45:00Z"/>
          <w:rFonts w:ascii="Calibri Light" w:hAnsi="Calibri Light" w:cs="Calibri Light"/>
          <w:color w:val="000000" w:themeColor="text1"/>
          <w:szCs w:val="24"/>
          <w:rPrChange w:id="17191" w:author="Dr Mamadou SANOGO" w:date="2023-10-25T18:15:00Z">
            <w:rPr>
              <w:del w:id="17192" w:author="Dr Mamadou SANOGO" w:date="2023-10-25T17:45:00Z"/>
              <w:rFonts w:ascii="Calibri Light" w:hAnsi="Calibri Light" w:cs="Calibri Light"/>
              <w:szCs w:val="24"/>
            </w:rPr>
          </w:rPrChange>
        </w:rPr>
      </w:pPr>
      <w:del w:id="17193" w:author="Dr Mamadou SANOGO" w:date="2023-10-25T17:45:00Z">
        <w:r w:rsidRPr="007A4AFC" w:rsidDel="00A75F71">
          <w:rPr>
            <w:rFonts w:ascii="Calibri Light" w:hAnsi="Calibri Light" w:cs="Calibri Light"/>
            <w:color w:val="000000" w:themeColor="text1"/>
            <w:szCs w:val="24"/>
            <w:rPrChange w:id="17194" w:author="Dr Mamadou SANOGO" w:date="2023-10-25T18:15:00Z">
              <w:rPr>
                <w:rFonts w:ascii="Calibri Light" w:hAnsi="Calibri Light" w:cs="Calibri Light"/>
                <w:szCs w:val="24"/>
              </w:rPr>
            </w:rPrChange>
          </w:rPr>
          <w:delText>Établir une communication harmonieuse et bénéfique</w:delText>
        </w:r>
      </w:del>
    </w:p>
    <w:p w14:paraId="6E28C3D1" w14:textId="4C7F6AE6" w:rsidR="00975B74" w:rsidRPr="007A4AFC" w:rsidDel="00A75F71" w:rsidRDefault="00975B74">
      <w:pPr>
        <w:pStyle w:val="Paragraphedeliste"/>
        <w:numPr>
          <w:ilvl w:val="0"/>
          <w:numId w:val="14"/>
        </w:numPr>
        <w:spacing w:line="240" w:lineRule="auto"/>
        <w:ind w:left="567" w:hanging="207"/>
        <w:rPr>
          <w:del w:id="17195" w:author="Dr Mamadou SANOGO" w:date="2023-10-25T17:45:00Z"/>
          <w:rFonts w:ascii="Calibri Light" w:hAnsi="Calibri Light" w:cs="Calibri Light"/>
          <w:color w:val="000000" w:themeColor="text1"/>
          <w:szCs w:val="24"/>
          <w:rPrChange w:id="17196" w:author="Dr Mamadou SANOGO" w:date="2023-10-25T18:15:00Z">
            <w:rPr>
              <w:del w:id="17197" w:author="Dr Mamadou SANOGO" w:date="2023-10-25T17:45:00Z"/>
              <w:rFonts w:ascii="Calibri Light" w:hAnsi="Calibri Light" w:cs="Calibri Light"/>
              <w:szCs w:val="24"/>
            </w:rPr>
          </w:rPrChange>
        </w:rPr>
      </w:pPr>
      <w:del w:id="17198" w:author="Dr Mamadou SANOGO" w:date="2023-10-25T17:45:00Z">
        <w:r w:rsidRPr="007A4AFC" w:rsidDel="00A75F71">
          <w:rPr>
            <w:rFonts w:ascii="Calibri Light" w:hAnsi="Calibri Light" w:cs="Calibri Light"/>
            <w:color w:val="000000" w:themeColor="text1"/>
            <w:szCs w:val="24"/>
            <w:rPrChange w:id="17199" w:author="Dr Mamadou SANOGO" w:date="2023-10-25T18:15:00Z">
              <w:rPr>
                <w:rFonts w:ascii="Calibri Light" w:hAnsi="Calibri Light" w:cs="Calibri Light"/>
                <w:szCs w:val="24"/>
              </w:rPr>
            </w:rPrChange>
          </w:rPr>
          <w:delText>Évoluer dans leur champ d'activité et assumer consciencieusement leurs responsabilités professionnelles.</w:delText>
        </w:r>
      </w:del>
    </w:p>
    <w:p w14:paraId="020AC635" w14:textId="4F34D651" w:rsidR="00975B74" w:rsidRPr="007A4AFC" w:rsidDel="00A75F71" w:rsidRDefault="00975B74" w:rsidP="00975B74">
      <w:pPr>
        <w:spacing w:line="240" w:lineRule="auto"/>
        <w:rPr>
          <w:del w:id="17200" w:author="Dr Mamadou SANOGO" w:date="2023-10-25T17:45:00Z"/>
          <w:rFonts w:ascii="Calibri Light" w:hAnsi="Calibri Light" w:cs="Calibri Light"/>
          <w:color w:val="000000" w:themeColor="text1"/>
          <w:szCs w:val="24"/>
          <w:rPrChange w:id="17201" w:author="Dr Mamadou SANOGO" w:date="2023-10-25T18:15:00Z">
            <w:rPr>
              <w:del w:id="17202" w:author="Dr Mamadou SANOGO" w:date="2023-10-25T17:45:00Z"/>
              <w:rFonts w:ascii="Calibri Light" w:hAnsi="Calibri Light" w:cs="Calibri Light"/>
              <w:szCs w:val="24"/>
            </w:rPr>
          </w:rPrChange>
        </w:rPr>
      </w:pPr>
    </w:p>
    <w:p w14:paraId="2CED2575" w14:textId="203B7C7C" w:rsidR="00975B74" w:rsidRPr="007A4AFC" w:rsidDel="00A75F71" w:rsidRDefault="00975B74" w:rsidP="00975B74">
      <w:pPr>
        <w:spacing w:line="240" w:lineRule="auto"/>
        <w:rPr>
          <w:del w:id="17203" w:author="Dr Mamadou SANOGO" w:date="2023-10-25T17:45:00Z"/>
          <w:rFonts w:ascii="Calibri Light" w:hAnsi="Calibri Light" w:cs="Calibri Light"/>
          <w:color w:val="000000" w:themeColor="text1"/>
          <w:szCs w:val="24"/>
          <w:rPrChange w:id="17204" w:author="Dr Mamadou SANOGO" w:date="2023-10-25T18:15:00Z">
            <w:rPr>
              <w:del w:id="17205" w:author="Dr Mamadou SANOGO" w:date="2023-10-25T17:45:00Z"/>
              <w:rFonts w:ascii="Calibri Light" w:hAnsi="Calibri Light" w:cs="Calibri Light"/>
              <w:szCs w:val="24"/>
            </w:rPr>
          </w:rPrChange>
        </w:rPr>
      </w:pPr>
      <w:del w:id="17206" w:author="Dr Mamadou SANOGO" w:date="2023-10-25T17:45:00Z">
        <w:r w:rsidRPr="007A4AFC" w:rsidDel="00A75F71">
          <w:rPr>
            <w:rFonts w:ascii="Calibri Light" w:hAnsi="Calibri Light" w:cs="Calibri Light"/>
            <w:color w:val="000000" w:themeColor="text1"/>
            <w:szCs w:val="24"/>
            <w:rPrChange w:id="17207" w:author="Dr Mamadou SANOGO" w:date="2023-10-25T18:15:00Z">
              <w:rPr>
                <w:rFonts w:ascii="Calibri Light" w:hAnsi="Calibri Light" w:cs="Calibri Light"/>
                <w:szCs w:val="24"/>
              </w:rPr>
            </w:rPrChange>
          </w:rPr>
          <w:delText>Différents aspects de ces compétences sont également mis à profit dans l'accomplissement des autres tâches : l'organisation du travail, le contrôle de la qualité des soins, la gestion du matériel et des stocks, ainsi que la formation des stagiaires et du personnel.</w:delText>
        </w:r>
      </w:del>
    </w:p>
    <w:p w14:paraId="20C2CF26" w14:textId="63600321" w:rsidR="00975B74" w:rsidRPr="007A4AFC" w:rsidDel="00A75F71" w:rsidRDefault="00975B74" w:rsidP="00975B74">
      <w:pPr>
        <w:spacing w:line="240" w:lineRule="auto"/>
        <w:rPr>
          <w:del w:id="17208" w:author="Dr Mamadou SANOGO" w:date="2023-10-25T17:45:00Z"/>
          <w:rFonts w:ascii="Calibri Light" w:hAnsi="Calibri Light" w:cs="Calibri Light"/>
          <w:color w:val="000000" w:themeColor="text1"/>
          <w:szCs w:val="24"/>
          <w:rPrChange w:id="17209" w:author="Dr Mamadou SANOGO" w:date="2023-10-25T18:15:00Z">
            <w:rPr>
              <w:del w:id="17210" w:author="Dr Mamadou SANOGO" w:date="2023-10-25T17:45:00Z"/>
              <w:rFonts w:ascii="Calibri Light" w:hAnsi="Calibri Light" w:cs="Calibri Light"/>
              <w:szCs w:val="24"/>
            </w:rPr>
          </w:rPrChange>
        </w:rPr>
      </w:pPr>
      <w:del w:id="17211" w:author="Dr Mamadou SANOGO" w:date="2023-10-25T17:45:00Z">
        <w:r w:rsidRPr="007A4AFC" w:rsidDel="00A75F71">
          <w:rPr>
            <w:rFonts w:ascii="Calibri Light" w:hAnsi="Calibri Light" w:cs="Calibri Light"/>
            <w:color w:val="000000" w:themeColor="text1"/>
            <w:szCs w:val="24"/>
            <w:rPrChange w:id="17212" w:author="Dr Mamadou SANOGO" w:date="2023-10-25T18:15:00Z">
              <w:rPr>
                <w:rFonts w:ascii="Calibri Light" w:hAnsi="Calibri Light" w:cs="Calibri Light"/>
                <w:szCs w:val="24"/>
              </w:rPr>
            </w:rPrChange>
          </w:rPr>
          <w:delText>Le programme de master en épidémiologie a été conçu et élaboré dans la perspective du développement et renforcement progressif du professionnalisme, de l'autonomie, du sens des responsabilités et du souci d'humanisation des relations interpersonnelles.</w:delText>
        </w:r>
      </w:del>
    </w:p>
    <w:p w14:paraId="6C91AFE1" w14:textId="2DC72D3F" w:rsidR="00975B74" w:rsidRPr="007A4AFC" w:rsidDel="00A75F71" w:rsidRDefault="00975B74" w:rsidP="00975B74">
      <w:pPr>
        <w:spacing w:line="240" w:lineRule="auto"/>
        <w:rPr>
          <w:del w:id="17213" w:author="Dr Mamadou SANOGO" w:date="2023-10-25T17:45:00Z"/>
          <w:rFonts w:ascii="Calibri Light" w:hAnsi="Calibri Light" w:cs="Calibri Light"/>
          <w:color w:val="000000" w:themeColor="text1"/>
          <w:szCs w:val="24"/>
          <w:rPrChange w:id="17214" w:author="Dr Mamadou SANOGO" w:date="2023-10-25T18:15:00Z">
            <w:rPr>
              <w:del w:id="17215" w:author="Dr Mamadou SANOGO" w:date="2023-10-25T17:45:00Z"/>
              <w:rFonts w:ascii="Calibri Light" w:hAnsi="Calibri Light" w:cs="Calibri Light"/>
              <w:szCs w:val="24"/>
            </w:rPr>
          </w:rPrChange>
        </w:rPr>
      </w:pPr>
      <w:del w:id="17216" w:author="Dr Mamadou SANOGO" w:date="2023-10-25T17:45:00Z">
        <w:r w:rsidRPr="007A4AFC" w:rsidDel="00A75F71">
          <w:rPr>
            <w:rFonts w:ascii="Calibri Light" w:hAnsi="Calibri Light" w:cs="Calibri Light"/>
            <w:color w:val="000000" w:themeColor="text1"/>
            <w:szCs w:val="24"/>
            <w:rPrChange w:id="17217" w:author="Dr Mamadou SANOGO" w:date="2023-10-25T18:15:00Z">
              <w:rPr>
                <w:rFonts w:ascii="Calibri Light" w:hAnsi="Calibri Light" w:cs="Calibri Light"/>
                <w:szCs w:val="24"/>
              </w:rPr>
            </w:rPrChange>
          </w:rPr>
          <w:delText>Evoluer en tant que professionnel dans le domaine de l’épidémiologie, c'est aussi pouvoir faire une observation juste, prendre une décision éclairée, agir de façon appropriée et organiser convenablement son travail de façon à répondre à une situation professionnelle donnée.</w:delText>
        </w:r>
      </w:del>
    </w:p>
    <w:p w14:paraId="052D6F76" w14:textId="4D1F871A" w:rsidR="00975B74" w:rsidRPr="007A4AFC" w:rsidDel="00A75F71" w:rsidRDefault="00975B74" w:rsidP="00975B74">
      <w:pPr>
        <w:spacing w:line="240" w:lineRule="auto"/>
        <w:rPr>
          <w:del w:id="17218" w:author="Dr Mamadou SANOGO" w:date="2023-10-25T17:45:00Z"/>
          <w:rFonts w:ascii="Calibri Light" w:eastAsiaTheme="minorHAnsi" w:hAnsi="Calibri Light" w:cs="Calibri Light"/>
          <w:b/>
          <w:color w:val="000000" w:themeColor="text1"/>
          <w:szCs w:val="24"/>
          <w:lang w:eastAsia="en-US"/>
          <w:rPrChange w:id="17219" w:author="Dr Mamadou SANOGO" w:date="2023-10-25T18:15:00Z">
            <w:rPr>
              <w:del w:id="17220" w:author="Dr Mamadou SANOGO" w:date="2023-10-25T17:45:00Z"/>
              <w:rFonts w:ascii="Calibri Light" w:eastAsiaTheme="minorHAnsi" w:hAnsi="Calibri Light" w:cs="Calibri Light"/>
              <w:b/>
              <w:szCs w:val="24"/>
              <w:lang w:eastAsia="en-US"/>
            </w:rPr>
          </w:rPrChange>
        </w:rPr>
      </w:pPr>
    </w:p>
    <w:p w14:paraId="2C154B18" w14:textId="7C4069AD" w:rsidR="00975B74" w:rsidRPr="007A4AFC" w:rsidDel="00A75F71" w:rsidRDefault="00975B74" w:rsidP="00975B74">
      <w:pPr>
        <w:spacing w:line="240" w:lineRule="auto"/>
        <w:rPr>
          <w:del w:id="17221" w:author="Dr Mamadou SANOGO" w:date="2023-10-25T17:45:00Z"/>
          <w:rFonts w:ascii="Calibri Light" w:eastAsiaTheme="minorHAnsi" w:hAnsi="Calibri Light" w:cs="Calibri Light"/>
          <w:b/>
          <w:color w:val="000000" w:themeColor="text1"/>
          <w:szCs w:val="24"/>
          <w:lang w:eastAsia="en-US"/>
          <w:rPrChange w:id="17222" w:author="Dr Mamadou SANOGO" w:date="2023-10-25T18:15:00Z">
            <w:rPr>
              <w:del w:id="17223" w:author="Dr Mamadou SANOGO" w:date="2023-10-25T17:45:00Z"/>
              <w:rFonts w:ascii="Calibri Light" w:eastAsiaTheme="minorHAnsi" w:hAnsi="Calibri Light" w:cs="Calibri Light"/>
              <w:b/>
              <w:szCs w:val="24"/>
              <w:lang w:eastAsia="en-US"/>
            </w:rPr>
          </w:rPrChange>
        </w:rPr>
      </w:pPr>
      <w:del w:id="17224" w:author="Dr Mamadou SANOGO" w:date="2023-10-25T17:45:00Z">
        <w:r w:rsidRPr="007A4AFC" w:rsidDel="00A75F71">
          <w:rPr>
            <w:rFonts w:ascii="Calibri Light" w:eastAsiaTheme="minorHAnsi" w:hAnsi="Calibri Light" w:cs="Calibri Light"/>
            <w:b/>
            <w:color w:val="000000" w:themeColor="text1"/>
            <w:szCs w:val="24"/>
            <w:lang w:eastAsia="en-US"/>
            <w:rPrChange w:id="17225" w:author="Dr Mamadou SANOGO" w:date="2023-10-25T18:15:00Z">
              <w:rPr>
                <w:rFonts w:ascii="Calibri Light" w:eastAsiaTheme="minorHAnsi" w:hAnsi="Calibri Light" w:cs="Calibri Light"/>
                <w:b/>
                <w:szCs w:val="24"/>
                <w:lang w:eastAsia="en-US"/>
              </w:rPr>
            </w:rPrChange>
          </w:rPr>
          <w:delText>Les objectifs scientifiques et techniques sont les suivants :</w:delText>
        </w:r>
      </w:del>
    </w:p>
    <w:p w14:paraId="47EE910A" w14:textId="324770BE" w:rsidR="00975B74" w:rsidRPr="007A4AFC" w:rsidDel="00A75F71" w:rsidRDefault="00975B74" w:rsidP="00975B74">
      <w:pPr>
        <w:spacing w:line="240" w:lineRule="auto"/>
        <w:rPr>
          <w:del w:id="17226" w:author="Dr Mamadou SANOGO" w:date="2023-10-25T17:45:00Z"/>
          <w:rFonts w:ascii="Calibri Light" w:hAnsi="Calibri Light" w:cs="Calibri Light"/>
          <w:color w:val="000000" w:themeColor="text1"/>
          <w:szCs w:val="24"/>
          <w:rPrChange w:id="17227" w:author="Dr Mamadou SANOGO" w:date="2023-10-25T18:15:00Z">
            <w:rPr>
              <w:del w:id="17228" w:author="Dr Mamadou SANOGO" w:date="2023-10-25T17:45:00Z"/>
              <w:rFonts w:ascii="Calibri Light" w:hAnsi="Calibri Light" w:cs="Calibri Light"/>
              <w:szCs w:val="24"/>
            </w:rPr>
          </w:rPrChange>
        </w:rPr>
      </w:pPr>
      <w:del w:id="17229" w:author="Dr Mamadou SANOGO" w:date="2023-10-25T17:45:00Z">
        <w:r w:rsidRPr="007A4AFC" w:rsidDel="00A75F71">
          <w:rPr>
            <w:rFonts w:ascii="Calibri Light" w:hAnsi="Calibri Light" w:cs="Calibri Light"/>
            <w:color w:val="000000" w:themeColor="text1"/>
            <w:szCs w:val="24"/>
            <w:rPrChange w:id="17230" w:author="Dr Mamadou SANOGO" w:date="2023-10-25T18:15:00Z">
              <w:rPr>
                <w:rFonts w:ascii="Calibri Light" w:hAnsi="Calibri Light" w:cs="Calibri Light"/>
                <w:szCs w:val="24"/>
              </w:rPr>
            </w:rPrChange>
          </w:rPr>
          <w:delText>La formation reçue par l’étudiant en épidémiologie, devra le rendre capable, dans le respect des sensibilités culturelles, de(d’) :</w:delText>
        </w:r>
      </w:del>
    </w:p>
    <w:p w14:paraId="263F04C0" w14:textId="1D439985" w:rsidR="00975B74" w:rsidRPr="007A4AFC" w:rsidDel="00A75F71" w:rsidRDefault="00975B74">
      <w:pPr>
        <w:pStyle w:val="Paragraphedeliste"/>
        <w:numPr>
          <w:ilvl w:val="0"/>
          <w:numId w:val="21"/>
        </w:numPr>
        <w:spacing w:line="240" w:lineRule="auto"/>
        <w:rPr>
          <w:del w:id="17231" w:author="Dr Mamadou SANOGO" w:date="2023-10-25T17:45:00Z"/>
          <w:rFonts w:ascii="Calibri Light" w:hAnsi="Calibri Light" w:cs="Calibri Light"/>
          <w:color w:val="000000" w:themeColor="text1"/>
          <w:szCs w:val="24"/>
          <w:rPrChange w:id="17232" w:author="Dr Mamadou SANOGO" w:date="2023-10-25T18:15:00Z">
            <w:rPr>
              <w:del w:id="17233" w:author="Dr Mamadou SANOGO" w:date="2023-10-25T17:45:00Z"/>
              <w:rFonts w:ascii="Calibri Light" w:hAnsi="Calibri Light" w:cs="Calibri Light"/>
              <w:szCs w:val="24"/>
            </w:rPr>
          </w:rPrChange>
        </w:rPr>
      </w:pPr>
      <w:del w:id="17234" w:author="Dr Mamadou SANOGO" w:date="2023-10-25T17:45:00Z">
        <w:r w:rsidRPr="007A4AFC" w:rsidDel="00A75F71">
          <w:rPr>
            <w:rFonts w:ascii="Calibri Light" w:hAnsi="Calibri Light" w:cs="Calibri Light"/>
            <w:color w:val="000000" w:themeColor="text1"/>
            <w:szCs w:val="24"/>
            <w:rPrChange w:id="17235" w:author="Dr Mamadou SANOGO" w:date="2023-10-25T18:15:00Z">
              <w:rPr>
                <w:rFonts w:ascii="Calibri Light" w:hAnsi="Calibri Light" w:cs="Calibri Light"/>
                <w:szCs w:val="24"/>
              </w:rPr>
            </w:rPrChange>
          </w:rPr>
          <w:delText>Maitriser la politique nationale en matière de santé publique/épidémiologie</w:delText>
        </w:r>
      </w:del>
    </w:p>
    <w:p w14:paraId="5AA6049A" w14:textId="5B5D8897" w:rsidR="00975B74" w:rsidRPr="007A4AFC" w:rsidDel="00A75F71" w:rsidRDefault="00975B74">
      <w:pPr>
        <w:pStyle w:val="Paragraphedeliste"/>
        <w:numPr>
          <w:ilvl w:val="0"/>
          <w:numId w:val="21"/>
        </w:numPr>
        <w:spacing w:line="240" w:lineRule="auto"/>
        <w:rPr>
          <w:del w:id="17236" w:author="Dr Mamadou SANOGO" w:date="2023-10-25T17:45:00Z"/>
          <w:rFonts w:ascii="Calibri Light" w:hAnsi="Calibri Light" w:cs="Calibri Light"/>
          <w:color w:val="000000" w:themeColor="text1"/>
          <w:szCs w:val="24"/>
          <w:rPrChange w:id="17237" w:author="Dr Mamadou SANOGO" w:date="2023-10-25T18:15:00Z">
            <w:rPr>
              <w:del w:id="17238" w:author="Dr Mamadou SANOGO" w:date="2023-10-25T17:45:00Z"/>
              <w:rFonts w:ascii="Calibri Light" w:hAnsi="Calibri Light" w:cs="Calibri Light"/>
              <w:szCs w:val="24"/>
            </w:rPr>
          </w:rPrChange>
        </w:rPr>
      </w:pPr>
      <w:del w:id="17239" w:author="Dr Mamadou SANOGO" w:date="2023-10-25T17:45:00Z">
        <w:r w:rsidRPr="007A4AFC" w:rsidDel="00A75F71">
          <w:rPr>
            <w:rFonts w:ascii="Calibri Light" w:hAnsi="Calibri Light" w:cs="Calibri Light"/>
            <w:color w:val="000000" w:themeColor="text1"/>
            <w:szCs w:val="24"/>
            <w:rPrChange w:id="17240" w:author="Dr Mamadou SANOGO" w:date="2023-10-25T18:15:00Z">
              <w:rPr>
                <w:rFonts w:ascii="Calibri Light" w:hAnsi="Calibri Light" w:cs="Calibri Light"/>
                <w:szCs w:val="24"/>
              </w:rPr>
            </w:rPrChange>
          </w:rPr>
          <w:delText>Maîtriser la législation en matière de santé publique/épidémiologie</w:delText>
        </w:r>
      </w:del>
    </w:p>
    <w:p w14:paraId="2E0B7365" w14:textId="016E0542" w:rsidR="00975B74" w:rsidRPr="007A4AFC" w:rsidDel="00A75F71" w:rsidRDefault="00975B74">
      <w:pPr>
        <w:pStyle w:val="Paragraphedeliste"/>
        <w:numPr>
          <w:ilvl w:val="0"/>
          <w:numId w:val="21"/>
        </w:numPr>
        <w:spacing w:line="240" w:lineRule="auto"/>
        <w:rPr>
          <w:del w:id="17241" w:author="Dr Mamadou SANOGO" w:date="2023-10-25T17:45:00Z"/>
          <w:rFonts w:ascii="Calibri Light" w:hAnsi="Calibri Light" w:cs="Calibri Light"/>
          <w:color w:val="000000" w:themeColor="text1"/>
          <w:szCs w:val="24"/>
          <w:rPrChange w:id="17242" w:author="Dr Mamadou SANOGO" w:date="2023-10-25T18:15:00Z">
            <w:rPr>
              <w:del w:id="17243" w:author="Dr Mamadou SANOGO" w:date="2023-10-25T17:45:00Z"/>
              <w:rFonts w:ascii="Calibri Light" w:hAnsi="Calibri Light" w:cs="Calibri Light"/>
              <w:szCs w:val="24"/>
            </w:rPr>
          </w:rPrChange>
        </w:rPr>
      </w:pPr>
      <w:del w:id="17244" w:author="Dr Mamadou SANOGO" w:date="2023-10-25T17:45:00Z">
        <w:r w:rsidRPr="007A4AFC" w:rsidDel="00A75F71">
          <w:rPr>
            <w:rFonts w:ascii="Calibri Light" w:hAnsi="Calibri Light" w:cs="Calibri Light"/>
            <w:color w:val="000000" w:themeColor="text1"/>
            <w:szCs w:val="24"/>
            <w:rPrChange w:id="17245" w:author="Dr Mamadou SANOGO" w:date="2023-10-25T18:15:00Z">
              <w:rPr>
                <w:rFonts w:ascii="Calibri Light" w:hAnsi="Calibri Light" w:cs="Calibri Light"/>
                <w:szCs w:val="24"/>
              </w:rPr>
            </w:rPrChange>
          </w:rPr>
          <w:delText>Décrire la fonction de l’épidémiologiste</w:delText>
        </w:r>
      </w:del>
    </w:p>
    <w:p w14:paraId="0856AF4E" w14:textId="5E43792B" w:rsidR="00975B74" w:rsidRPr="007A4AFC" w:rsidDel="00A75F71" w:rsidRDefault="00975B74">
      <w:pPr>
        <w:pStyle w:val="Paragraphedeliste"/>
        <w:numPr>
          <w:ilvl w:val="0"/>
          <w:numId w:val="21"/>
        </w:numPr>
        <w:spacing w:line="240" w:lineRule="auto"/>
        <w:rPr>
          <w:del w:id="17246" w:author="Dr Mamadou SANOGO" w:date="2023-10-25T17:45:00Z"/>
          <w:rFonts w:ascii="Calibri Light" w:hAnsi="Calibri Light" w:cs="Calibri Light"/>
          <w:color w:val="000000" w:themeColor="text1"/>
          <w:szCs w:val="24"/>
          <w:rPrChange w:id="17247" w:author="Dr Mamadou SANOGO" w:date="2023-10-25T18:15:00Z">
            <w:rPr>
              <w:del w:id="17248" w:author="Dr Mamadou SANOGO" w:date="2023-10-25T17:45:00Z"/>
              <w:rFonts w:ascii="Calibri Light" w:hAnsi="Calibri Light" w:cs="Calibri Light"/>
              <w:szCs w:val="24"/>
            </w:rPr>
          </w:rPrChange>
        </w:rPr>
      </w:pPr>
      <w:del w:id="17249" w:author="Dr Mamadou SANOGO" w:date="2023-10-25T17:45:00Z">
        <w:r w:rsidRPr="007A4AFC" w:rsidDel="00A75F71">
          <w:rPr>
            <w:rFonts w:ascii="Calibri Light" w:hAnsi="Calibri Light" w:cs="Calibri Light"/>
            <w:color w:val="000000" w:themeColor="text1"/>
            <w:szCs w:val="24"/>
            <w:rPrChange w:id="17250" w:author="Dr Mamadou SANOGO" w:date="2023-10-25T18:15:00Z">
              <w:rPr>
                <w:rFonts w:ascii="Calibri Light" w:hAnsi="Calibri Light" w:cs="Calibri Light"/>
                <w:szCs w:val="24"/>
              </w:rPr>
            </w:rPrChange>
          </w:rPr>
          <w:delText>Assurer le suivi des tendances des maladies</w:delText>
        </w:r>
      </w:del>
    </w:p>
    <w:p w14:paraId="008FED00" w14:textId="6C7453CA" w:rsidR="00975B74" w:rsidRPr="007A4AFC" w:rsidDel="00A75F71" w:rsidRDefault="00975B74">
      <w:pPr>
        <w:pStyle w:val="Paragraphedeliste"/>
        <w:numPr>
          <w:ilvl w:val="0"/>
          <w:numId w:val="21"/>
        </w:numPr>
        <w:spacing w:line="240" w:lineRule="auto"/>
        <w:rPr>
          <w:del w:id="17251" w:author="Dr Mamadou SANOGO" w:date="2023-10-25T17:45:00Z"/>
          <w:rFonts w:ascii="Calibri Light" w:hAnsi="Calibri Light" w:cs="Calibri Light"/>
          <w:color w:val="000000" w:themeColor="text1"/>
          <w:szCs w:val="24"/>
          <w:rPrChange w:id="17252" w:author="Dr Mamadou SANOGO" w:date="2023-10-25T18:15:00Z">
            <w:rPr>
              <w:del w:id="17253" w:author="Dr Mamadou SANOGO" w:date="2023-10-25T17:45:00Z"/>
              <w:rFonts w:ascii="Calibri Light" w:hAnsi="Calibri Light" w:cs="Calibri Light"/>
              <w:szCs w:val="24"/>
            </w:rPr>
          </w:rPrChange>
        </w:rPr>
      </w:pPr>
      <w:del w:id="17254" w:author="Dr Mamadou SANOGO" w:date="2023-10-25T17:45:00Z">
        <w:r w:rsidRPr="007A4AFC" w:rsidDel="00A75F71">
          <w:rPr>
            <w:rFonts w:ascii="Calibri Light" w:hAnsi="Calibri Light" w:cs="Calibri Light"/>
            <w:color w:val="000000" w:themeColor="text1"/>
            <w:szCs w:val="24"/>
            <w:rPrChange w:id="17255" w:author="Dr Mamadou SANOGO" w:date="2023-10-25T18:15:00Z">
              <w:rPr>
                <w:rFonts w:ascii="Calibri Light" w:hAnsi="Calibri Light" w:cs="Calibri Light"/>
                <w:szCs w:val="24"/>
              </w:rPr>
            </w:rPrChange>
          </w:rPr>
          <w:delText>Assurer la gestion d’une épidémie</w:delText>
        </w:r>
      </w:del>
    </w:p>
    <w:p w14:paraId="2C83CC2D" w14:textId="3CEA5E94" w:rsidR="00975B74" w:rsidRPr="007A4AFC" w:rsidDel="00A75F71" w:rsidRDefault="00975B74">
      <w:pPr>
        <w:pStyle w:val="Paragraphedeliste"/>
        <w:numPr>
          <w:ilvl w:val="0"/>
          <w:numId w:val="21"/>
        </w:numPr>
        <w:spacing w:line="240" w:lineRule="auto"/>
        <w:rPr>
          <w:del w:id="17256" w:author="Dr Mamadou SANOGO" w:date="2023-10-25T17:45:00Z"/>
          <w:rFonts w:ascii="Calibri Light" w:hAnsi="Calibri Light" w:cs="Calibri Light"/>
          <w:color w:val="000000" w:themeColor="text1"/>
          <w:szCs w:val="24"/>
          <w:rPrChange w:id="17257" w:author="Dr Mamadou SANOGO" w:date="2023-10-25T18:15:00Z">
            <w:rPr>
              <w:del w:id="17258" w:author="Dr Mamadou SANOGO" w:date="2023-10-25T17:45:00Z"/>
              <w:rFonts w:ascii="Calibri Light" w:hAnsi="Calibri Light" w:cs="Calibri Light"/>
              <w:szCs w:val="24"/>
            </w:rPr>
          </w:rPrChange>
        </w:rPr>
      </w:pPr>
      <w:del w:id="17259" w:author="Dr Mamadou SANOGO" w:date="2023-10-25T17:45:00Z">
        <w:r w:rsidRPr="007A4AFC" w:rsidDel="00A75F71">
          <w:rPr>
            <w:rFonts w:ascii="Calibri Light" w:hAnsi="Calibri Light" w:cs="Calibri Light"/>
            <w:color w:val="000000" w:themeColor="text1"/>
            <w:szCs w:val="24"/>
            <w:rPrChange w:id="17260" w:author="Dr Mamadou SANOGO" w:date="2023-10-25T18:15:00Z">
              <w:rPr>
                <w:rFonts w:ascii="Calibri Light" w:hAnsi="Calibri Light" w:cs="Calibri Light"/>
                <w:szCs w:val="24"/>
              </w:rPr>
            </w:rPrChange>
          </w:rPr>
          <w:delText>Utiliser les logiciels de gestion des données épidémiologiques</w:delText>
        </w:r>
      </w:del>
    </w:p>
    <w:p w14:paraId="573CB682" w14:textId="258B396A" w:rsidR="00975B74" w:rsidRPr="007A4AFC" w:rsidDel="00A75F71" w:rsidRDefault="00975B74">
      <w:pPr>
        <w:pStyle w:val="Paragraphedeliste"/>
        <w:numPr>
          <w:ilvl w:val="0"/>
          <w:numId w:val="21"/>
        </w:numPr>
        <w:spacing w:line="240" w:lineRule="auto"/>
        <w:rPr>
          <w:del w:id="17261" w:author="Dr Mamadou SANOGO" w:date="2023-10-25T17:45:00Z"/>
          <w:rFonts w:ascii="Calibri Light" w:hAnsi="Calibri Light" w:cs="Calibri Light"/>
          <w:color w:val="000000" w:themeColor="text1"/>
          <w:szCs w:val="24"/>
          <w:rPrChange w:id="17262" w:author="Dr Mamadou SANOGO" w:date="2023-10-25T18:15:00Z">
            <w:rPr>
              <w:del w:id="17263" w:author="Dr Mamadou SANOGO" w:date="2023-10-25T17:45:00Z"/>
              <w:rFonts w:ascii="Calibri Light" w:hAnsi="Calibri Light" w:cs="Calibri Light"/>
              <w:szCs w:val="24"/>
            </w:rPr>
          </w:rPrChange>
        </w:rPr>
      </w:pPr>
      <w:del w:id="17264" w:author="Dr Mamadou SANOGO" w:date="2023-10-25T17:45:00Z">
        <w:r w:rsidRPr="007A4AFC" w:rsidDel="00A75F71">
          <w:rPr>
            <w:rFonts w:ascii="Calibri Light" w:hAnsi="Calibri Light" w:cs="Calibri Light"/>
            <w:color w:val="000000" w:themeColor="text1"/>
            <w:szCs w:val="24"/>
            <w:rPrChange w:id="17265" w:author="Dr Mamadou SANOGO" w:date="2023-10-25T18:15:00Z">
              <w:rPr>
                <w:rFonts w:ascii="Calibri Light" w:hAnsi="Calibri Light" w:cs="Calibri Light"/>
                <w:szCs w:val="24"/>
              </w:rPr>
            </w:rPrChange>
          </w:rPr>
          <w:delText xml:space="preserve">Appliquer les principes et méthodes de l’épidémiologie dans le travail </w:delText>
        </w:r>
      </w:del>
    </w:p>
    <w:p w14:paraId="4F328E9A" w14:textId="029DB798" w:rsidR="00975B74" w:rsidRPr="007A4AFC" w:rsidDel="00A75F71" w:rsidRDefault="00975B74">
      <w:pPr>
        <w:pStyle w:val="Paragraphedeliste"/>
        <w:numPr>
          <w:ilvl w:val="0"/>
          <w:numId w:val="21"/>
        </w:numPr>
        <w:spacing w:line="240" w:lineRule="auto"/>
        <w:rPr>
          <w:del w:id="17266" w:author="Dr Mamadou SANOGO" w:date="2023-10-25T17:45:00Z"/>
          <w:rFonts w:ascii="Calibri Light" w:hAnsi="Calibri Light" w:cs="Calibri Light"/>
          <w:color w:val="000000" w:themeColor="text1"/>
          <w:szCs w:val="24"/>
          <w:rPrChange w:id="17267" w:author="Dr Mamadou SANOGO" w:date="2023-10-25T18:15:00Z">
            <w:rPr>
              <w:del w:id="17268" w:author="Dr Mamadou SANOGO" w:date="2023-10-25T17:45:00Z"/>
              <w:rFonts w:ascii="Calibri Light" w:hAnsi="Calibri Light" w:cs="Calibri Light"/>
              <w:szCs w:val="24"/>
            </w:rPr>
          </w:rPrChange>
        </w:rPr>
      </w:pPr>
      <w:del w:id="17269" w:author="Dr Mamadou SANOGO" w:date="2023-10-25T17:45:00Z">
        <w:r w:rsidRPr="007A4AFC" w:rsidDel="00A75F71">
          <w:rPr>
            <w:rFonts w:ascii="Calibri Light" w:hAnsi="Calibri Light" w:cs="Calibri Light"/>
            <w:color w:val="000000" w:themeColor="text1"/>
            <w:szCs w:val="24"/>
            <w:rPrChange w:id="17270" w:author="Dr Mamadou SANOGO" w:date="2023-10-25T18:15:00Z">
              <w:rPr>
                <w:rFonts w:ascii="Calibri Light" w:hAnsi="Calibri Light" w:cs="Calibri Light"/>
                <w:szCs w:val="24"/>
              </w:rPr>
            </w:rPrChange>
          </w:rPr>
          <w:delText xml:space="preserve">Appliquer les principes et les méthodes d’enseignement/apprentissage </w:delText>
        </w:r>
      </w:del>
    </w:p>
    <w:p w14:paraId="6195855B" w14:textId="42DFB649" w:rsidR="00975B74" w:rsidRPr="007A4AFC" w:rsidDel="00A75F71" w:rsidRDefault="00975B74">
      <w:pPr>
        <w:pStyle w:val="Paragraphedeliste"/>
        <w:numPr>
          <w:ilvl w:val="0"/>
          <w:numId w:val="21"/>
        </w:numPr>
        <w:spacing w:line="240" w:lineRule="auto"/>
        <w:rPr>
          <w:del w:id="17271" w:author="Dr Mamadou SANOGO" w:date="2023-10-25T17:45:00Z"/>
          <w:rFonts w:ascii="Calibri Light" w:hAnsi="Calibri Light" w:cs="Calibri Light"/>
          <w:color w:val="000000" w:themeColor="text1"/>
          <w:szCs w:val="24"/>
          <w:rPrChange w:id="17272" w:author="Dr Mamadou SANOGO" w:date="2023-10-25T18:15:00Z">
            <w:rPr>
              <w:del w:id="17273" w:author="Dr Mamadou SANOGO" w:date="2023-10-25T17:45:00Z"/>
              <w:rFonts w:ascii="Calibri Light" w:hAnsi="Calibri Light" w:cs="Calibri Light"/>
              <w:szCs w:val="24"/>
            </w:rPr>
          </w:rPrChange>
        </w:rPr>
      </w:pPr>
      <w:del w:id="17274" w:author="Dr Mamadou SANOGO" w:date="2023-10-25T17:45:00Z">
        <w:r w:rsidRPr="007A4AFC" w:rsidDel="00A75F71">
          <w:rPr>
            <w:rFonts w:ascii="Calibri Light" w:hAnsi="Calibri Light" w:cs="Calibri Light"/>
            <w:color w:val="000000" w:themeColor="text1"/>
            <w:szCs w:val="24"/>
            <w:rPrChange w:id="17275" w:author="Dr Mamadou SANOGO" w:date="2023-10-25T18:15:00Z">
              <w:rPr>
                <w:rFonts w:ascii="Calibri Light" w:hAnsi="Calibri Light" w:cs="Calibri Light"/>
                <w:szCs w:val="24"/>
              </w:rPr>
            </w:rPrChange>
          </w:rPr>
          <w:delText xml:space="preserve">Maîtriser la méthodologie de la recherche </w:delText>
        </w:r>
      </w:del>
    </w:p>
    <w:p w14:paraId="4029E4FA" w14:textId="0B01CD2D" w:rsidR="00975B74" w:rsidRPr="007A4AFC" w:rsidDel="00A75F71" w:rsidRDefault="00975B74">
      <w:pPr>
        <w:pStyle w:val="Paragraphedeliste"/>
        <w:numPr>
          <w:ilvl w:val="0"/>
          <w:numId w:val="21"/>
        </w:numPr>
        <w:spacing w:line="240" w:lineRule="auto"/>
        <w:rPr>
          <w:del w:id="17276" w:author="Dr Mamadou SANOGO" w:date="2023-10-25T17:45:00Z"/>
          <w:rFonts w:ascii="Calibri Light" w:hAnsi="Calibri Light" w:cs="Calibri Light"/>
          <w:color w:val="000000" w:themeColor="text1"/>
          <w:szCs w:val="24"/>
          <w:rPrChange w:id="17277" w:author="Dr Mamadou SANOGO" w:date="2023-10-25T18:15:00Z">
            <w:rPr>
              <w:del w:id="17278" w:author="Dr Mamadou SANOGO" w:date="2023-10-25T17:45:00Z"/>
              <w:rFonts w:ascii="Calibri Light" w:hAnsi="Calibri Light" w:cs="Calibri Light"/>
              <w:szCs w:val="24"/>
            </w:rPr>
          </w:rPrChange>
        </w:rPr>
      </w:pPr>
      <w:del w:id="17279" w:author="Dr Mamadou SANOGO" w:date="2023-10-25T17:45:00Z">
        <w:r w:rsidRPr="007A4AFC" w:rsidDel="00A75F71">
          <w:rPr>
            <w:rFonts w:ascii="Calibri Light" w:hAnsi="Calibri Light" w:cs="Calibri Light"/>
            <w:color w:val="000000" w:themeColor="text1"/>
            <w:szCs w:val="24"/>
            <w:rPrChange w:id="17280" w:author="Dr Mamadou SANOGO" w:date="2023-10-25T18:15:00Z">
              <w:rPr>
                <w:rFonts w:ascii="Calibri Light" w:hAnsi="Calibri Light" w:cs="Calibri Light"/>
                <w:szCs w:val="24"/>
              </w:rPr>
            </w:rPrChange>
          </w:rPr>
          <w:delText>Rédiger un mémoire de fin d’études</w:delText>
        </w:r>
      </w:del>
    </w:p>
    <w:p w14:paraId="0B8FA423" w14:textId="5F28ECC5" w:rsidR="00975B74" w:rsidRPr="007A4AFC" w:rsidDel="00A75F71" w:rsidRDefault="00975B74" w:rsidP="00975B74">
      <w:pPr>
        <w:spacing w:line="240" w:lineRule="auto"/>
        <w:rPr>
          <w:del w:id="17281" w:author="Dr Mamadou SANOGO" w:date="2023-10-25T17:45:00Z"/>
          <w:rFonts w:ascii="Calibri Light" w:eastAsiaTheme="minorHAnsi" w:hAnsi="Calibri Light" w:cs="Calibri Light"/>
          <w:b/>
          <w:bCs/>
          <w:color w:val="000000" w:themeColor="text1"/>
          <w:szCs w:val="24"/>
          <w:lang w:eastAsia="en-US"/>
          <w:rPrChange w:id="17282" w:author="Dr Mamadou SANOGO" w:date="2023-10-25T18:15:00Z">
            <w:rPr>
              <w:del w:id="17283" w:author="Dr Mamadou SANOGO" w:date="2023-10-25T17:45:00Z"/>
              <w:rFonts w:ascii="Calibri Light" w:eastAsiaTheme="minorHAnsi" w:hAnsi="Calibri Light" w:cs="Calibri Light"/>
              <w:b/>
              <w:bCs/>
              <w:szCs w:val="24"/>
              <w:lang w:eastAsia="en-US"/>
            </w:rPr>
          </w:rPrChange>
        </w:rPr>
      </w:pPr>
    </w:p>
    <w:p w14:paraId="22421A65" w14:textId="47E674B3" w:rsidR="00975B74" w:rsidRPr="007A4AFC" w:rsidDel="00A75F71" w:rsidRDefault="00975B74" w:rsidP="00975B74">
      <w:pPr>
        <w:spacing w:line="240" w:lineRule="auto"/>
        <w:rPr>
          <w:del w:id="17284" w:author="Dr Mamadou SANOGO" w:date="2023-10-25T17:45:00Z"/>
          <w:rFonts w:ascii="Calibri Light" w:eastAsiaTheme="minorHAnsi" w:hAnsi="Calibri Light" w:cs="Calibri Light"/>
          <w:color w:val="000000" w:themeColor="text1"/>
          <w:szCs w:val="24"/>
          <w:lang w:eastAsia="en-US"/>
          <w:rPrChange w:id="17285" w:author="Dr Mamadou SANOGO" w:date="2023-10-25T18:15:00Z">
            <w:rPr>
              <w:del w:id="17286" w:author="Dr Mamadou SANOGO" w:date="2023-10-25T17:45:00Z"/>
              <w:rFonts w:ascii="Calibri Light" w:eastAsiaTheme="minorHAnsi" w:hAnsi="Calibri Light" w:cs="Calibri Light"/>
              <w:szCs w:val="24"/>
              <w:lang w:eastAsia="en-US"/>
            </w:rPr>
          </w:rPrChange>
        </w:rPr>
      </w:pPr>
      <w:del w:id="17287" w:author="Dr Mamadou SANOGO" w:date="2023-10-25T17:45:00Z">
        <w:r w:rsidRPr="007A4AFC" w:rsidDel="00A75F71">
          <w:rPr>
            <w:rFonts w:ascii="Calibri Light" w:eastAsiaTheme="minorHAnsi" w:hAnsi="Calibri Light" w:cs="Calibri Light"/>
            <w:b/>
            <w:bCs/>
            <w:color w:val="000000" w:themeColor="text1"/>
            <w:szCs w:val="24"/>
            <w:lang w:eastAsia="en-US"/>
            <w:rPrChange w:id="17288" w:author="Dr Mamadou SANOGO" w:date="2023-10-25T18:15:00Z">
              <w:rPr>
                <w:rFonts w:ascii="Calibri Light" w:eastAsiaTheme="minorHAnsi" w:hAnsi="Calibri Light" w:cs="Calibri Light"/>
                <w:b/>
                <w:bCs/>
                <w:szCs w:val="24"/>
                <w:lang w:eastAsia="en-US"/>
              </w:rPr>
            </w:rPrChange>
          </w:rPr>
          <w:delText xml:space="preserve">Objectifs professionnels </w:delText>
        </w:r>
      </w:del>
    </w:p>
    <w:p w14:paraId="5CFB6AC8" w14:textId="7F6CC98D" w:rsidR="00975B74" w:rsidRPr="007A4AFC" w:rsidDel="00A75F71" w:rsidRDefault="00975B74" w:rsidP="00975B74">
      <w:pPr>
        <w:spacing w:line="240" w:lineRule="auto"/>
        <w:rPr>
          <w:del w:id="17289" w:author="Dr Mamadou SANOGO" w:date="2023-10-25T17:45:00Z"/>
          <w:rFonts w:ascii="Calibri Light" w:eastAsiaTheme="minorHAnsi" w:hAnsi="Calibri Light" w:cs="Calibri Light"/>
          <w:color w:val="000000" w:themeColor="text1"/>
          <w:szCs w:val="24"/>
          <w:lang w:eastAsia="en-US"/>
          <w:rPrChange w:id="17290" w:author="Dr Mamadou SANOGO" w:date="2023-10-25T18:15:00Z">
            <w:rPr>
              <w:del w:id="17291" w:author="Dr Mamadou SANOGO" w:date="2023-10-25T17:45:00Z"/>
              <w:rFonts w:ascii="Calibri Light" w:eastAsiaTheme="minorHAnsi" w:hAnsi="Calibri Light" w:cs="Calibri Light"/>
              <w:szCs w:val="24"/>
              <w:lang w:eastAsia="en-US"/>
            </w:rPr>
          </w:rPrChange>
        </w:rPr>
      </w:pPr>
      <w:del w:id="17292" w:author="Dr Mamadou SANOGO" w:date="2023-10-25T17:45:00Z">
        <w:r w:rsidRPr="007A4AFC" w:rsidDel="00A75F71">
          <w:rPr>
            <w:rFonts w:ascii="Calibri Light" w:hAnsi="Calibri Light" w:cs="Calibri Light"/>
            <w:color w:val="000000" w:themeColor="text1"/>
            <w:szCs w:val="24"/>
            <w:rPrChange w:id="17293" w:author="Dr Mamadou SANOGO" w:date="2023-10-25T18:15:00Z">
              <w:rPr>
                <w:rFonts w:ascii="Calibri Light" w:hAnsi="Calibri Light" w:cs="Calibri Light"/>
                <w:szCs w:val="24"/>
              </w:rPr>
            </w:rPrChange>
          </w:rPr>
          <w:delText>L’objectif de la formation est de donner à l’étudiant, en plus des compétences techniques, la possibilité de s’intégrer efficacement dans le monde professionnel qui sera le sien:</w:delText>
        </w:r>
      </w:del>
    </w:p>
    <w:p w14:paraId="343C6F8C" w14:textId="0B7D19FE" w:rsidR="00975B74" w:rsidRPr="007A4AFC" w:rsidDel="00A75F71" w:rsidRDefault="00975B74" w:rsidP="00975B74">
      <w:pPr>
        <w:spacing w:line="240" w:lineRule="auto"/>
        <w:ind w:left="720"/>
        <w:rPr>
          <w:del w:id="17294" w:author="Dr Mamadou SANOGO" w:date="2023-10-25T17:45:00Z"/>
          <w:rFonts w:ascii="Calibri Light" w:hAnsi="Calibri Light" w:cs="Calibri Light"/>
          <w:color w:val="000000" w:themeColor="text1"/>
          <w:szCs w:val="24"/>
          <w:rPrChange w:id="17295" w:author="Dr Mamadou SANOGO" w:date="2023-10-25T18:15:00Z">
            <w:rPr>
              <w:del w:id="17296" w:author="Dr Mamadou SANOGO" w:date="2023-10-25T17:45:00Z"/>
              <w:rFonts w:ascii="Calibri Light" w:hAnsi="Calibri Light" w:cs="Calibri Light"/>
              <w:szCs w:val="24"/>
            </w:rPr>
          </w:rPrChange>
        </w:rPr>
      </w:pPr>
    </w:p>
    <w:p w14:paraId="0D900F20" w14:textId="68458BF5" w:rsidR="00975B74" w:rsidRPr="007A4AFC" w:rsidDel="00A75F71" w:rsidRDefault="00975B74">
      <w:pPr>
        <w:pStyle w:val="Paragraphedeliste"/>
        <w:numPr>
          <w:ilvl w:val="0"/>
          <w:numId w:val="19"/>
        </w:numPr>
        <w:spacing w:line="240" w:lineRule="auto"/>
        <w:rPr>
          <w:del w:id="17297" w:author="Dr Mamadou SANOGO" w:date="2023-10-25T17:45:00Z"/>
          <w:rFonts w:ascii="Calibri Light" w:hAnsi="Calibri Light" w:cs="Calibri Light"/>
          <w:color w:val="000000" w:themeColor="text1"/>
          <w:szCs w:val="24"/>
          <w:rPrChange w:id="17298" w:author="Dr Mamadou SANOGO" w:date="2023-10-25T18:15:00Z">
            <w:rPr>
              <w:del w:id="17299" w:author="Dr Mamadou SANOGO" w:date="2023-10-25T17:45:00Z"/>
              <w:rFonts w:ascii="Calibri Light" w:hAnsi="Calibri Light" w:cs="Calibri Light"/>
              <w:szCs w:val="24"/>
            </w:rPr>
          </w:rPrChange>
        </w:rPr>
      </w:pPr>
      <w:del w:id="17300" w:author="Dr Mamadou SANOGO" w:date="2023-10-25T17:45:00Z">
        <w:r w:rsidRPr="007A4AFC" w:rsidDel="00A75F71">
          <w:rPr>
            <w:rFonts w:ascii="Calibri Light" w:hAnsi="Calibri Light" w:cs="Calibri Light"/>
            <w:color w:val="000000" w:themeColor="text1"/>
            <w:szCs w:val="24"/>
            <w:rPrChange w:id="17301" w:author="Dr Mamadou SANOGO" w:date="2023-10-25T18:15:00Z">
              <w:rPr>
                <w:rFonts w:ascii="Calibri Light" w:hAnsi="Calibri Light" w:cs="Calibri Light"/>
                <w:szCs w:val="24"/>
              </w:rPr>
            </w:rPrChange>
          </w:rPr>
          <w:delText>Connaître le ou les champs professionnel(s) associé(s) à la discipline.</w:delText>
        </w:r>
      </w:del>
    </w:p>
    <w:p w14:paraId="6AA0FA1E" w14:textId="47D808D1" w:rsidR="00975B74" w:rsidRPr="007A4AFC" w:rsidDel="00A75F71" w:rsidRDefault="00975B74">
      <w:pPr>
        <w:numPr>
          <w:ilvl w:val="0"/>
          <w:numId w:val="19"/>
        </w:numPr>
        <w:spacing w:line="240" w:lineRule="auto"/>
        <w:rPr>
          <w:del w:id="17302" w:author="Dr Mamadou SANOGO" w:date="2023-10-25T17:45:00Z"/>
          <w:rFonts w:ascii="Calibri Light" w:hAnsi="Calibri Light" w:cs="Calibri Light"/>
          <w:color w:val="000000" w:themeColor="text1"/>
          <w:szCs w:val="24"/>
          <w:rPrChange w:id="17303" w:author="Dr Mamadou SANOGO" w:date="2023-10-25T18:15:00Z">
            <w:rPr>
              <w:del w:id="17304" w:author="Dr Mamadou SANOGO" w:date="2023-10-25T17:45:00Z"/>
              <w:rFonts w:ascii="Calibri Light" w:hAnsi="Calibri Light" w:cs="Calibri Light"/>
              <w:szCs w:val="24"/>
            </w:rPr>
          </w:rPrChange>
        </w:rPr>
      </w:pPr>
      <w:del w:id="17305" w:author="Dr Mamadou SANOGO" w:date="2023-10-25T17:45:00Z">
        <w:r w:rsidRPr="007A4AFC" w:rsidDel="00A75F71">
          <w:rPr>
            <w:rFonts w:ascii="Calibri Light" w:hAnsi="Calibri Light" w:cs="Calibri Light"/>
            <w:color w:val="000000" w:themeColor="text1"/>
            <w:szCs w:val="24"/>
            <w:rPrChange w:id="17306" w:author="Dr Mamadou SANOGO" w:date="2023-10-25T18:15:00Z">
              <w:rPr>
                <w:rFonts w:ascii="Calibri Light" w:hAnsi="Calibri Light" w:cs="Calibri Light"/>
                <w:szCs w:val="24"/>
              </w:rPr>
            </w:rPrChange>
          </w:rPr>
          <w:delText>Travailler en équipe et animer des groupes de travail</w:delText>
        </w:r>
      </w:del>
    </w:p>
    <w:p w14:paraId="3CA83348" w14:textId="647A9644" w:rsidR="00975B74" w:rsidRPr="007A4AFC" w:rsidDel="00A75F71" w:rsidRDefault="00975B74">
      <w:pPr>
        <w:numPr>
          <w:ilvl w:val="0"/>
          <w:numId w:val="19"/>
        </w:numPr>
        <w:spacing w:line="240" w:lineRule="auto"/>
        <w:rPr>
          <w:del w:id="17307" w:author="Dr Mamadou SANOGO" w:date="2023-10-25T17:45:00Z"/>
          <w:rFonts w:ascii="Calibri Light" w:hAnsi="Calibri Light" w:cs="Calibri Light"/>
          <w:color w:val="000000" w:themeColor="text1"/>
          <w:szCs w:val="24"/>
          <w:rPrChange w:id="17308" w:author="Dr Mamadou SANOGO" w:date="2023-10-25T18:15:00Z">
            <w:rPr>
              <w:del w:id="17309" w:author="Dr Mamadou SANOGO" w:date="2023-10-25T17:45:00Z"/>
              <w:rFonts w:ascii="Calibri Light" w:hAnsi="Calibri Light" w:cs="Calibri Light"/>
              <w:szCs w:val="24"/>
            </w:rPr>
          </w:rPrChange>
        </w:rPr>
      </w:pPr>
      <w:del w:id="17310" w:author="Dr Mamadou SANOGO" w:date="2023-10-25T17:45:00Z">
        <w:r w:rsidRPr="007A4AFC" w:rsidDel="00A75F71">
          <w:rPr>
            <w:rFonts w:ascii="Calibri Light" w:hAnsi="Calibri Light" w:cs="Calibri Light"/>
            <w:color w:val="000000" w:themeColor="text1"/>
            <w:szCs w:val="24"/>
            <w:rPrChange w:id="17311" w:author="Dr Mamadou SANOGO" w:date="2023-10-25T18:15:00Z">
              <w:rPr>
                <w:rFonts w:ascii="Calibri Light" w:hAnsi="Calibri Light" w:cs="Calibri Light"/>
                <w:szCs w:val="24"/>
              </w:rPr>
            </w:rPrChange>
          </w:rPr>
          <w:delText>Savoir rédiger toutes sortes de documents (procédures, rapports, protocoles), les mettre en forme en exploitant les outils informatiques métiers et bureautiques</w:delText>
        </w:r>
      </w:del>
    </w:p>
    <w:p w14:paraId="1BC41797" w14:textId="52B99A00" w:rsidR="00975B74" w:rsidRPr="007A4AFC" w:rsidDel="00A75F71" w:rsidRDefault="00975B74">
      <w:pPr>
        <w:numPr>
          <w:ilvl w:val="0"/>
          <w:numId w:val="19"/>
        </w:numPr>
        <w:spacing w:line="240" w:lineRule="auto"/>
        <w:rPr>
          <w:del w:id="17312" w:author="Dr Mamadou SANOGO" w:date="2023-10-25T17:45:00Z"/>
          <w:rFonts w:ascii="Calibri Light" w:hAnsi="Calibri Light" w:cs="Calibri Light"/>
          <w:color w:val="000000" w:themeColor="text1"/>
          <w:szCs w:val="24"/>
          <w:rPrChange w:id="17313" w:author="Dr Mamadou SANOGO" w:date="2023-10-25T18:15:00Z">
            <w:rPr>
              <w:del w:id="17314" w:author="Dr Mamadou SANOGO" w:date="2023-10-25T17:45:00Z"/>
              <w:rFonts w:ascii="Calibri Light" w:hAnsi="Calibri Light" w:cs="Calibri Light"/>
              <w:szCs w:val="24"/>
            </w:rPr>
          </w:rPrChange>
        </w:rPr>
      </w:pPr>
      <w:del w:id="17315" w:author="Dr Mamadou SANOGO" w:date="2023-10-25T17:45:00Z">
        <w:r w:rsidRPr="007A4AFC" w:rsidDel="00A75F71">
          <w:rPr>
            <w:rFonts w:ascii="Calibri Light" w:hAnsi="Calibri Light" w:cs="Calibri Light"/>
            <w:color w:val="000000" w:themeColor="text1"/>
            <w:szCs w:val="24"/>
            <w:rPrChange w:id="17316" w:author="Dr Mamadou SANOGO" w:date="2023-10-25T18:15:00Z">
              <w:rPr>
                <w:rFonts w:ascii="Calibri Light" w:hAnsi="Calibri Light" w:cs="Calibri Light"/>
                <w:szCs w:val="24"/>
              </w:rPr>
            </w:rPrChange>
          </w:rPr>
          <w:delText>Savoir utiliser et animer les outils du management de la qualité et des soins / diagnostic (revues de direction, revue annuelle, Contrôle qualité)</w:delText>
        </w:r>
      </w:del>
    </w:p>
    <w:p w14:paraId="4CC9CBCE" w14:textId="36AAD217" w:rsidR="00975B74" w:rsidRPr="007A4AFC" w:rsidDel="00A75F71" w:rsidRDefault="00975B74">
      <w:pPr>
        <w:numPr>
          <w:ilvl w:val="0"/>
          <w:numId w:val="19"/>
        </w:numPr>
        <w:spacing w:line="240" w:lineRule="auto"/>
        <w:rPr>
          <w:del w:id="17317" w:author="Dr Mamadou SANOGO" w:date="2023-10-25T17:45:00Z"/>
          <w:rFonts w:ascii="Calibri Light" w:hAnsi="Calibri Light" w:cs="Calibri Light"/>
          <w:color w:val="000000" w:themeColor="text1"/>
          <w:szCs w:val="24"/>
          <w:rPrChange w:id="17318" w:author="Dr Mamadou SANOGO" w:date="2023-10-25T18:15:00Z">
            <w:rPr>
              <w:del w:id="17319" w:author="Dr Mamadou SANOGO" w:date="2023-10-25T17:45:00Z"/>
              <w:rFonts w:ascii="Calibri Light" w:hAnsi="Calibri Light" w:cs="Calibri Light"/>
              <w:szCs w:val="24"/>
            </w:rPr>
          </w:rPrChange>
        </w:rPr>
      </w:pPr>
      <w:del w:id="17320" w:author="Dr Mamadou SANOGO" w:date="2023-10-25T17:45:00Z">
        <w:r w:rsidRPr="007A4AFC" w:rsidDel="00A75F71">
          <w:rPr>
            <w:rFonts w:ascii="Calibri Light" w:hAnsi="Calibri Light" w:cs="Calibri Light"/>
            <w:color w:val="000000" w:themeColor="text1"/>
            <w:szCs w:val="24"/>
            <w:rPrChange w:id="17321" w:author="Dr Mamadou SANOGO" w:date="2023-10-25T18:15:00Z">
              <w:rPr>
                <w:rFonts w:ascii="Calibri Light" w:hAnsi="Calibri Light" w:cs="Calibri Light"/>
                <w:szCs w:val="24"/>
              </w:rPr>
            </w:rPrChange>
          </w:rPr>
          <w:delText>Assurer la formation des stagiaires et du personnel</w:delText>
        </w:r>
      </w:del>
    </w:p>
    <w:p w14:paraId="749C7067" w14:textId="10D8A034" w:rsidR="00975B74" w:rsidRPr="007A4AFC" w:rsidDel="00A75F71" w:rsidRDefault="00975B74">
      <w:pPr>
        <w:numPr>
          <w:ilvl w:val="0"/>
          <w:numId w:val="19"/>
        </w:numPr>
        <w:spacing w:line="240" w:lineRule="auto"/>
        <w:rPr>
          <w:del w:id="17322" w:author="Dr Mamadou SANOGO" w:date="2023-10-25T17:45:00Z"/>
          <w:rFonts w:ascii="Calibri Light" w:hAnsi="Calibri Light" w:cs="Calibri Light"/>
          <w:color w:val="000000" w:themeColor="text1"/>
          <w:szCs w:val="24"/>
          <w:rPrChange w:id="17323" w:author="Dr Mamadou SANOGO" w:date="2023-10-25T18:15:00Z">
            <w:rPr>
              <w:del w:id="17324" w:author="Dr Mamadou SANOGO" w:date="2023-10-25T17:45:00Z"/>
              <w:rFonts w:ascii="Calibri Light" w:hAnsi="Calibri Light" w:cs="Calibri Light"/>
              <w:szCs w:val="24"/>
            </w:rPr>
          </w:rPrChange>
        </w:rPr>
      </w:pPr>
      <w:del w:id="17325" w:author="Dr Mamadou SANOGO" w:date="2023-10-25T17:45:00Z">
        <w:r w:rsidRPr="007A4AFC" w:rsidDel="00A75F71">
          <w:rPr>
            <w:rFonts w:ascii="Calibri Light" w:hAnsi="Calibri Light" w:cs="Calibri Light"/>
            <w:color w:val="000000" w:themeColor="text1"/>
            <w:szCs w:val="24"/>
            <w:rPrChange w:id="17326" w:author="Dr Mamadou SANOGO" w:date="2023-10-25T18:15:00Z">
              <w:rPr>
                <w:rFonts w:ascii="Calibri Light" w:hAnsi="Calibri Light" w:cs="Calibri Light"/>
                <w:szCs w:val="24"/>
              </w:rPr>
            </w:rPrChange>
          </w:rPr>
          <w:delText>Effectuer une recherche dans le domaine de l’épidémiologie</w:delText>
        </w:r>
      </w:del>
    </w:p>
    <w:p w14:paraId="30912611" w14:textId="33AF951F" w:rsidR="00975B74" w:rsidRPr="007A4AFC" w:rsidDel="00A75F71" w:rsidRDefault="00975B74">
      <w:pPr>
        <w:numPr>
          <w:ilvl w:val="0"/>
          <w:numId w:val="19"/>
        </w:numPr>
        <w:spacing w:line="240" w:lineRule="auto"/>
        <w:rPr>
          <w:del w:id="17327" w:author="Dr Mamadou SANOGO" w:date="2023-10-25T17:45:00Z"/>
          <w:rFonts w:ascii="Calibri Light" w:hAnsi="Calibri Light" w:cs="Calibri Light"/>
          <w:color w:val="000000" w:themeColor="text1"/>
          <w:szCs w:val="24"/>
          <w:rPrChange w:id="17328" w:author="Dr Mamadou SANOGO" w:date="2023-10-25T18:15:00Z">
            <w:rPr>
              <w:del w:id="17329" w:author="Dr Mamadou SANOGO" w:date="2023-10-25T17:45:00Z"/>
              <w:rFonts w:ascii="Calibri Light" w:hAnsi="Calibri Light" w:cs="Calibri Light"/>
              <w:szCs w:val="24"/>
            </w:rPr>
          </w:rPrChange>
        </w:rPr>
      </w:pPr>
      <w:del w:id="17330" w:author="Dr Mamadou SANOGO" w:date="2023-10-25T17:45:00Z">
        <w:r w:rsidRPr="007A4AFC" w:rsidDel="00A75F71">
          <w:rPr>
            <w:rFonts w:ascii="Calibri Light" w:hAnsi="Calibri Light" w:cs="Calibri Light"/>
            <w:color w:val="000000" w:themeColor="text1"/>
            <w:szCs w:val="24"/>
            <w:rPrChange w:id="17331" w:author="Dr Mamadou SANOGO" w:date="2023-10-25T18:15:00Z">
              <w:rPr>
                <w:rFonts w:ascii="Calibri Light" w:hAnsi="Calibri Light" w:cs="Calibri Light"/>
                <w:szCs w:val="24"/>
              </w:rPr>
            </w:rPrChange>
          </w:rPr>
          <w:delText>Développer un esprit de collaboration et de performance professionnelle.</w:delText>
        </w:r>
      </w:del>
    </w:p>
    <w:p w14:paraId="4B6E1D63" w14:textId="699BBD31" w:rsidR="00975B74" w:rsidRPr="007A4AFC" w:rsidDel="00A75F71" w:rsidRDefault="00975B74" w:rsidP="00975B74">
      <w:pPr>
        <w:spacing w:line="240" w:lineRule="auto"/>
        <w:ind w:left="360"/>
        <w:rPr>
          <w:del w:id="17332" w:author="Dr Mamadou SANOGO" w:date="2023-10-25T17:45:00Z"/>
          <w:rFonts w:ascii="Calibri Light" w:hAnsi="Calibri Light" w:cs="Calibri Light"/>
          <w:color w:val="000000" w:themeColor="text1"/>
          <w:szCs w:val="24"/>
          <w:rPrChange w:id="17333" w:author="Dr Mamadou SANOGO" w:date="2023-10-25T18:15:00Z">
            <w:rPr>
              <w:del w:id="17334" w:author="Dr Mamadou SANOGO" w:date="2023-10-25T17:45:00Z"/>
              <w:rFonts w:ascii="Calibri Light" w:hAnsi="Calibri Light" w:cs="Calibri Light"/>
              <w:szCs w:val="24"/>
            </w:rPr>
          </w:rPrChange>
        </w:rPr>
      </w:pPr>
      <w:del w:id="17335" w:author="Dr Mamadou SANOGO" w:date="2023-10-25T17:45:00Z">
        <w:r w:rsidRPr="007A4AFC" w:rsidDel="00A75F71">
          <w:rPr>
            <w:rFonts w:ascii="Calibri Light" w:hAnsi="Calibri Light" w:cs="Calibri Light"/>
            <w:color w:val="000000" w:themeColor="text1"/>
            <w:szCs w:val="24"/>
            <w:rPrChange w:id="17336" w:author="Dr Mamadou SANOGO" w:date="2023-10-25T18:15:00Z">
              <w:rPr>
                <w:rFonts w:ascii="Calibri Light" w:hAnsi="Calibri Light" w:cs="Calibri Light"/>
                <w:szCs w:val="24"/>
              </w:rPr>
            </w:rPrChange>
          </w:rPr>
          <w:delText>Ces compétences seront développées transversalement tout au long de la formation, lors de l’élaboration du projet personnel professionnel, et de la recherche des stages.</w:delText>
        </w:r>
      </w:del>
    </w:p>
    <w:p w14:paraId="5A6A362E" w14:textId="16B60281" w:rsidR="00975B74" w:rsidRPr="007A4AFC" w:rsidDel="00A75F71" w:rsidRDefault="00975B74" w:rsidP="00975B74">
      <w:pPr>
        <w:spacing w:line="240" w:lineRule="auto"/>
        <w:rPr>
          <w:del w:id="17337" w:author="Dr Mamadou SANOGO" w:date="2023-10-25T17:45:00Z"/>
          <w:rFonts w:ascii="Calibri Light" w:eastAsiaTheme="minorHAnsi" w:hAnsi="Calibri Light" w:cs="Calibri Light"/>
          <w:color w:val="000000" w:themeColor="text1"/>
          <w:szCs w:val="24"/>
          <w:lang w:eastAsia="en-US"/>
          <w:rPrChange w:id="17338" w:author="Dr Mamadou SANOGO" w:date="2023-10-25T18:15:00Z">
            <w:rPr>
              <w:del w:id="17339" w:author="Dr Mamadou SANOGO" w:date="2023-10-25T17:45:00Z"/>
              <w:rFonts w:ascii="Calibri Light" w:eastAsiaTheme="minorHAnsi" w:hAnsi="Calibri Light" w:cs="Calibri Light"/>
              <w:szCs w:val="24"/>
              <w:lang w:eastAsia="en-US"/>
            </w:rPr>
          </w:rPrChange>
        </w:rPr>
      </w:pPr>
    </w:p>
    <w:p w14:paraId="59E0BE8D" w14:textId="22835AE5" w:rsidR="00975B74" w:rsidRPr="007A4AFC" w:rsidDel="00A75F71" w:rsidRDefault="00975B74" w:rsidP="00975B74">
      <w:pPr>
        <w:spacing w:line="240" w:lineRule="auto"/>
        <w:rPr>
          <w:del w:id="17340" w:author="Dr Mamadou SANOGO" w:date="2023-10-25T17:45:00Z"/>
          <w:rFonts w:ascii="Calibri Light" w:hAnsi="Calibri Light" w:cs="Calibri Light"/>
          <w:color w:val="000000" w:themeColor="text1"/>
          <w:szCs w:val="24"/>
          <w:rPrChange w:id="17341" w:author="Dr Mamadou SANOGO" w:date="2023-10-25T18:15:00Z">
            <w:rPr>
              <w:del w:id="17342" w:author="Dr Mamadou SANOGO" w:date="2023-10-25T17:45:00Z"/>
              <w:rFonts w:ascii="Calibri Light" w:hAnsi="Calibri Light" w:cs="Calibri Light"/>
              <w:szCs w:val="24"/>
            </w:rPr>
          </w:rPrChange>
        </w:rPr>
      </w:pPr>
      <w:del w:id="17343" w:author="Dr Mamadou SANOGO" w:date="2023-10-25T17:45:00Z">
        <w:r w:rsidRPr="007A4AFC" w:rsidDel="00A75F71">
          <w:rPr>
            <w:rFonts w:ascii="Calibri Light" w:hAnsi="Calibri Light" w:cs="Calibri Light"/>
            <w:b/>
            <w:bCs/>
            <w:color w:val="000000" w:themeColor="text1"/>
            <w:szCs w:val="24"/>
            <w:rPrChange w:id="17344" w:author="Dr Mamadou SANOGO" w:date="2023-10-25T18:15:00Z">
              <w:rPr>
                <w:rFonts w:ascii="Calibri Light" w:hAnsi="Calibri Light" w:cs="Calibri Light"/>
                <w:b/>
                <w:bCs/>
                <w:szCs w:val="24"/>
              </w:rPr>
            </w:rPrChange>
          </w:rPr>
          <w:delText>Métiers actuels et futurs visés</w:delText>
        </w:r>
        <w:r w:rsidRPr="007A4AFC" w:rsidDel="00A75F71">
          <w:rPr>
            <w:rFonts w:ascii="Calibri Light" w:hAnsi="Calibri Light" w:cs="Calibri Light"/>
            <w:color w:val="000000" w:themeColor="text1"/>
            <w:szCs w:val="24"/>
            <w:rPrChange w:id="17345" w:author="Dr Mamadou SANOGO" w:date="2023-10-25T18:15:00Z">
              <w:rPr>
                <w:rFonts w:ascii="Calibri Light" w:hAnsi="Calibri Light" w:cs="Calibri Light"/>
                <w:szCs w:val="24"/>
              </w:rPr>
            </w:rPrChange>
          </w:rPr>
          <w:delText xml:space="preserve"> :</w:delText>
        </w:r>
      </w:del>
    </w:p>
    <w:p w14:paraId="1DFB137F" w14:textId="338DF46F" w:rsidR="00975B74" w:rsidRPr="007A4AFC" w:rsidDel="00A75F71" w:rsidRDefault="00975B74" w:rsidP="008F199C">
      <w:pPr>
        <w:spacing w:line="240" w:lineRule="auto"/>
        <w:rPr>
          <w:del w:id="17346" w:author="Dr Mamadou SANOGO" w:date="2023-10-25T17:45:00Z"/>
          <w:rFonts w:ascii="Calibri Light" w:hAnsi="Calibri Light" w:cs="Calibri Light"/>
          <w:b/>
          <w:bCs/>
          <w:color w:val="000000" w:themeColor="text1"/>
          <w:szCs w:val="24"/>
          <w:rPrChange w:id="17347" w:author="Dr Mamadou SANOGO" w:date="2023-10-25T18:15:00Z">
            <w:rPr>
              <w:del w:id="17348" w:author="Dr Mamadou SANOGO" w:date="2023-10-25T17:45:00Z"/>
              <w:rFonts w:ascii="Calibri Light" w:hAnsi="Calibri Light" w:cs="Calibri Light"/>
              <w:b/>
              <w:bCs/>
              <w:szCs w:val="24"/>
            </w:rPr>
          </w:rPrChange>
        </w:rPr>
      </w:pPr>
      <w:del w:id="17349" w:author="Dr Mamadou SANOGO" w:date="2023-10-25T17:45:00Z">
        <w:r w:rsidRPr="007A4AFC" w:rsidDel="00A75F71">
          <w:rPr>
            <w:rFonts w:ascii="Calibri Light" w:hAnsi="Calibri Light" w:cs="Calibri Light"/>
            <w:b/>
            <w:bCs/>
            <w:color w:val="000000" w:themeColor="text1"/>
            <w:szCs w:val="24"/>
            <w:rPrChange w:id="17350" w:author="Dr Mamadou SANOGO" w:date="2023-10-25T18:15:00Z">
              <w:rPr>
                <w:rFonts w:ascii="Calibri Light" w:hAnsi="Calibri Light" w:cs="Calibri Light"/>
                <w:b/>
                <w:bCs/>
                <w:szCs w:val="24"/>
              </w:rPr>
            </w:rPrChange>
          </w:rPr>
          <w:delText>Secteurs d'activités :</w:delText>
        </w:r>
      </w:del>
    </w:p>
    <w:p w14:paraId="4427B4AC" w14:textId="26F53203" w:rsidR="00975B74" w:rsidRPr="007A4AFC" w:rsidDel="00A75F71" w:rsidRDefault="00975B74">
      <w:pPr>
        <w:numPr>
          <w:ilvl w:val="0"/>
          <w:numId w:val="18"/>
        </w:numPr>
        <w:tabs>
          <w:tab w:val="left" w:pos="720"/>
        </w:tabs>
        <w:autoSpaceDE w:val="0"/>
        <w:autoSpaceDN w:val="0"/>
        <w:spacing w:line="240" w:lineRule="auto"/>
        <w:rPr>
          <w:del w:id="17351" w:author="Dr Mamadou SANOGO" w:date="2023-10-25T17:45:00Z"/>
          <w:rFonts w:ascii="Calibri Light" w:hAnsi="Calibri Light" w:cs="Calibri Light"/>
          <w:color w:val="000000" w:themeColor="text1"/>
          <w:szCs w:val="24"/>
          <w:rPrChange w:id="17352" w:author="Dr Mamadou SANOGO" w:date="2023-10-25T18:15:00Z">
            <w:rPr>
              <w:del w:id="17353" w:author="Dr Mamadou SANOGO" w:date="2023-10-25T17:45:00Z"/>
              <w:rFonts w:ascii="Calibri Light" w:hAnsi="Calibri Light" w:cs="Calibri Light"/>
              <w:szCs w:val="24"/>
            </w:rPr>
          </w:rPrChange>
        </w:rPr>
      </w:pPr>
      <w:del w:id="17354" w:author="Dr Mamadou SANOGO" w:date="2023-10-25T17:45:00Z">
        <w:r w:rsidRPr="007A4AFC" w:rsidDel="00A75F71">
          <w:rPr>
            <w:rFonts w:ascii="Calibri Light" w:hAnsi="Calibri Light" w:cs="Calibri Light"/>
            <w:color w:val="000000" w:themeColor="text1"/>
            <w:szCs w:val="24"/>
            <w:rPrChange w:id="17355" w:author="Dr Mamadou SANOGO" w:date="2023-10-25T18:15:00Z">
              <w:rPr>
                <w:rFonts w:ascii="Calibri Light" w:hAnsi="Calibri Light" w:cs="Calibri Light"/>
                <w:szCs w:val="24"/>
              </w:rPr>
            </w:rPrChange>
          </w:rPr>
          <w:delText>Organismes de recherche</w:delText>
        </w:r>
      </w:del>
    </w:p>
    <w:p w14:paraId="424AF38A" w14:textId="4FD89B5E" w:rsidR="00975B74" w:rsidRPr="007A4AFC" w:rsidDel="00A75F71" w:rsidRDefault="00975B74">
      <w:pPr>
        <w:numPr>
          <w:ilvl w:val="0"/>
          <w:numId w:val="18"/>
        </w:numPr>
        <w:tabs>
          <w:tab w:val="left" w:pos="720"/>
        </w:tabs>
        <w:autoSpaceDE w:val="0"/>
        <w:autoSpaceDN w:val="0"/>
        <w:spacing w:line="240" w:lineRule="auto"/>
        <w:rPr>
          <w:del w:id="17356" w:author="Dr Mamadou SANOGO" w:date="2023-10-25T17:45:00Z"/>
          <w:rFonts w:ascii="Calibri Light" w:hAnsi="Calibri Light" w:cs="Calibri Light"/>
          <w:color w:val="000000" w:themeColor="text1"/>
          <w:szCs w:val="24"/>
          <w:rPrChange w:id="17357" w:author="Dr Mamadou SANOGO" w:date="2023-10-25T18:15:00Z">
            <w:rPr>
              <w:del w:id="17358" w:author="Dr Mamadou SANOGO" w:date="2023-10-25T17:45:00Z"/>
              <w:rFonts w:ascii="Calibri Light" w:hAnsi="Calibri Light" w:cs="Calibri Light"/>
              <w:szCs w:val="24"/>
            </w:rPr>
          </w:rPrChange>
        </w:rPr>
      </w:pPr>
      <w:del w:id="17359" w:author="Dr Mamadou SANOGO" w:date="2023-10-25T17:45:00Z">
        <w:r w:rsidRPr="007A4AFC" w:rsidDel="00A75F71">
          <w:rPr>
            <w:rFonts w:ascii="Calibri Light" w:hAnsi="Calibri Light" w:cs="Calibri Light"/>
            <w:color w:val="000000" w:themeColor="text1"/>
            <w:szCs w:val="24"/>
            <w:rPrChange w:id="17360" w:author="Dr Mamadou SANOGO" w:date="2023-10-25T18:15:00Z">
              <w:rPr>
                <w:rFonts w:ascii="Calibri Light" w:hAnsi="Calibri Light" w:cs="Calibri Light"/>
                <w:szCs w:val="24"/>
              </w:rPr>
            </w:rPrChange>
          </w:rPr>
          <w:delText>Universités</w:delText>
        </w:r>
      </w:del>
    </w:p>
    <w:p w14:paraId="506DD2CB" w14:textId="3762FA23" w:rsidR="00975B74" w:rsidRPr="007A4AFC" w:rsidDel="00A75F71" w:rsidRDefault="00975B74">
      <w:pPr>
        <w:numPr>
          <w:ilvl w:val="0"/>
          <w:numId w:val="18"/>
        </w:numPr>
        <w:tabs>
          <w:tab w:val="left" w:pos="720"/>
        </w:tabs>
        <w:autoSpaceDE w:val="0"/>
        <w:autoSpaceDN w:val="0"/>
        <w:spacing w:line="240" w:lineRule="auto"/>
        <w:rPr>
          <w:del w:id="17361" w:author="Dr Mamadou SANOGO" w:date="2023-10-25T17:45:00Z"/>
          <w:rFonts w:ascii="Calibri Light" w:hAnsi="Calibri Light" w:cs="Calibri Light"/>
          <w:color w:val="000000" w:themeColor="text1"/>
          <w:szCs w:val="24"/>
          <w:rPrChange w:id="17362" w:author="Dr Mamadou SANOGO" w:date="2023-10-25T18:15:00Z">
            <w:rPr>
              <w:del w:id="17363" w:author="Dr Mamadou SANOGO" w:date="2023-10-25T17:45:00Z"/>
              <w:rFonts w:ascii="Calibri Light" w:hAnsi="Calibri Light" w:cs="Calibri Light"/>
              <w:szCs w:val="24"/>
            </w:rPr>
          </w:rPrChange>
        </w:rPr>
      </w:pPr>
      <w:del w:id="17364" w:author="Dr Mamadou SANOGO" w:date="2023-10-25T17:45:00Z">
        <w:r w:rsidRPr="007A4AFC" w:rsidDel="00A75F71">
          <w:rPr>
            <w:rFonts w:ascii="Calibri Light" w:hAnsi="Calibri Light" w:cs="Calibri Light"/>
            <w:color w:val="000000" w:themeColor="text1"/>
            <w:szCs w:val="24"/>
            <w:rPrChange w:id="17365" w:author="Dr Mamadou SANOGO" w:date="2023-10-25T18:15:00Z">
              <w:rPr>
                <w:rFonts w:ascii="Calibri Light" w:hAnsi="Calibri Light" w:cs="Calibri Light"/>
                <w:szCs w:val="24"/>
              </w:rPr>
            </w:rPrChange>
          </w:rPr>
          <w:delText>Etablissements de santé</w:delText>
        </w:r>
      </w:del>
    </w:p>
    <w:p w14:paraId="203C9189" w14:textId="36D7AC63" w:rsidR="00975B74" w:rsidRPr="007A4AFC" w:rsidDel="00A75F71" w:rsidRDefault="00975B74">
      <w:pPr>
        <w:numPr>
          <w:ilvl w:val="0"/>
          <w:numId w:val="18"/>
        </w:numPr>
        <w:tabs>
          <w:tab w:val="left" w:pos="720"/>
        </w:tabs>
        <w:autoSpaceDE w:val="0"/>
        <w:autoSpaceDN w:val="0"/>
        <w:spacing w:line="240" w:lineRule="auto"/>
        <w:rPr>
          <w:del w:id="17366" w:author="Dr Mamadou SANOGO" w:date="2023-10-25T17:45:00Z"/>
          <w:rFonts w:ascii="Calibri Light" w:hAnsi="Calibri Light" w:cs="Calibri Light"/>
          <w:color w:val="000000" w:themeColor="text1"/>
          <w:szCs w:val="24"/>
          <w:rPrChange w:id="17367" w:author="Dr Mamadou SANOGO" w:date="2023-10-25T18:15:00Z">
            <w:rPr>
              <w:del w:id="17368" w:author="Dr Mamadou SANOGO" w:date="2023-10-25T17:45:00Z"/>
              <w:rFonts w:ascii="Calibri Light" w:hAnsi="Calibri Light" w:cs="Calibri Light"/>
              <w:szCs w:val="24"/>
            </w:rPr>
          </w:rPrChange>
        </w:rPr>
      </w:pPr>
      <w:del w:id="17369" w:author="Dr Mamadou SANOGO" w:date="2023-10-25T17:45:00Z">
        <w:r w:rsidRPr="007A4AFC" w:rsidDel="00A75F71">
          <w:rPr>
            <w:rFonts w:ascii="Calibri Light" w:hAnsi="Calibri Light" w:cs="Calibri Light"/>
            <w:color w:val="000000" w:themeColor="text1"/>
            <w:szCs w:val="24"/>
            <w:rPrChange w:id="17370" w:author="Dr Mamadou SANOGO" w:date="2023-10-25T18:15:00Z">
              <w:rPr>
                <w:rFonts w:ascii="Calibri Light" w:hAnsi="Calibri Light" w:cs="Calibri Light"/>
                <w:szCs w:val="24"/>
              </w:rPr>
            </w:rPrChange>
          </w:rPr>
          <w:delText xml:space="preserve">Agences et observatoires de santé </w:delText>
        </w:r>
      </w:del>
    </w:p>
    <w:p w14:paraId="4EA7FBCD" w14:textId="2B6FA790" w:rsidR="00975B74" w:rsidRPr="007A4AFC" w:rsidDel="00A75F71" w:rsidRDefault="00975B74">
      <w:pPr>
        <w:numPr>
          <w:ilvl w:val="0"/>
          <w:numId w:val="18"/>
        </w:numPr>
        <w:tabs>
          <w:tab w:val="left" w:pos="720"/>
        </w:tabs>
        <w:autoSpaceDE w:val="0"/>
        <w:autoSpaceDN w:val="0"/>
        <w:spacing w:line="240" w:lineRule="auto"/>
        <w:rPr>
          <w:del w:id="17371" w:author="Dr Mamadou SANOGO" w:date="2023-10-25T17:45:00Z"/>
          <w:rFonts w:ascii="Calibri Light" w:hAnsi="Calibri Light" w:cs="Calibri Light"/>
          <w:color w:val="000000" w:themeColor="text1"/>
          <w:szCs w:val="24"/>
          <w:rPrChange w:id="17372" w:author="Dr Mamadou SANOGO" w:date="2023-10-25T18:15:00Z">
            <w:rPr>
              <w:del w:id="17373" w:author="Dr Mamadou SANOGO" w:date="2023-10-25T17:45:00Z"/>
              <w:rFonts w:ascii="Calibri Light" w:hAnsi="Calibri Light" w:cs="Calibri Light"/>
              <w:szCs w:val="24"/>
            </w:rPr>
          </w:rPrChange>
        </w:rPr>
      </w:pPr>
      <w:del w:id="17374" w:author="Dr Mamadou SANOGO" w:date="2023-10-25T17:45:00Z">
        <w:r w:rsidRPr="007A4AFC" w:rsidDel="00A75F71">
          <w:rPr>
            <w:rFonts w:ascii="Calibri Light" w:hAnsi="Calibri Light" w:cs="Calibri Light"/>
            <w:color w:val="000000" w:themeColor="text1"/>
            <w:szCs w:val="24"/>
            <w:rPrChange w:id="17375" w:author="Dr Mamadou SANOGO" w:date="2023-10-25T18:15:00Z">
              <w:rPr>
                <w:rFonts w:ascii="Calibri Light" w:hAnsi="Calibri Light" w:cs="Calibri Light"/>
                <w:szCs w:val="24"/>
              </w:rPr>
            </w:rPrChange>
          </w:rPr>
          <w:delText xml:space="preserve">Agences et instituts nationaux du domaine de la santé </w:delText>
        </w:r>
      </w:del>
    </w:p>
    <w:p w14:paraId="1D73C8CF" w14:textId="34AFC0E9" w:rsidR="00975B74" w:rsidRPr="007A4AFC" w:rsidDel="00A75F71" w:rsidRDefault="00975B74">
      <w:pPr>
        <w:numPr>
          <w:ilvl w:val="0"/>
          <w:numId w:val="18"/>
        </w:numPr>
        <w:tabs>
          <w:tab w:val="left" w:pos="720"/>
        </w:tabs>
        <w:autoSpaceDE w:val="0"/>
        <w:autoSpaceDN w:val="0"/>
        <w:spacing w:line="240" w:lineRule="auto"/>
        <w:rPr>
          <w:del w:id="17376" w:author="Dr Mamadou SANOGO" w:date="2023-10-25T17:45:00Z"/>
          <w:rFonts w:ascii="Calibri Light" w:hAnsi="Calibri Light" w:cs="Calibri Light"/>
          <w:color w:val="000000" w:themeColor="text1"/>
          <w:szCs w:val="24"/>
          <w:rPrChange w:id="17377" w:author="Dr Mamadou SANOGO" w:date="2023-10-25T18:15:00Z">
            <w:rPr>
              <w:del w:id="17378" w:author="Dr Mamadou SANOGO" w:date="2023-10-25T17:45:00Z"/>
              <w:rFonts w:ascii="Calibri Light" w:hAnsi="Calibri Light" w:cs="Calibri Light"/>
              <w:szCs w:val="24"/>
            </w:rPr>
          </w:rPrChange>
        </w:rPr>
      </w:pPr>
      <w:del w:id="17379" w:author="Dr Mamadou SANOGO" w:date="2023-10-25T17:45:00Z">
        <w:r w:rsidRPr="007A4AFC" w:rsidDel="00A75F71">
          <w:rPr>
            <w:rFonts w:ascii="Calibri Light" w:hAnsi="Calibri Light" w:cs="Calibri Light"/>
            <w:color w:val="000000" w:themeColor="text1"/>
            <w:szCs w:val="24"/>
            <w:rPrChange w:id="17380" w:author="Dr Mamadou SANOGO" w:date="2023-10-25T18:15:00Z">
              <w:rPr>
                <w:rFonts w:ascii="Calibri Light" w:hAnsi="Calibri Light" w:cs="Calibri Light"/>
                <w:szCs w:val="24"/>
              </w:rPr>
            </w:rPrChange>
          </w:rPr>
          <w:delText>Organisation mondiale de la santé (OMS)</w:delText>
        </w:r>
      </w:del>
    </w:p>
    <w:p w14:paraId="7DEB5ECC" w14:textId="4BA2E66A" w:rsidR="00975B74" w:rsidRPr="007A4AFC" w:rsidDel="00A75F71" w:rsidRDefault="00975B74">
      <w:pPr>
        <w:numPr>
          <w:ilvl w:val="0"/>
          <w:numId w:val="18"/>
        </w:numPr>
        <w:tabs>
          <w:tab w:val="left" w:pos="720"/>
        </w:tabs>
        <w:autoSpaceDE w:val="0"/>
        <w:autoSpaceDN w:val="0"/>
        <w:spacing w:line="240" w:lineRule="auto"/>
        <w:rPr>
          <w:del w:id="17381" w:author="Dr Mamadou SANOGO" w:date="2023-10-25T17:45:00Z"/>
          <w:rFonts w:ascii="Calibri Light" w:hAnsi="Calibri Light" w:cs="Calibri Light"/>
          <w:color w:val="000000" w:themeColor="text1"/>
          <w:szCs w:val="24"/>
          <w:rPrChange w:id="17382" w:author="Dr Mamadou SANOGO" w:date="2023-10-25T18:15:00Z">
            <w:rPr>
              <w:del w:id="17383" w:author="Dr Mamadou SANOGO" w:date="2023-10-25T17:45:00Z"/>
              <w:rFonts w:ascii="Calibri Light" w:hAnsi="Calibri Light" w:cs="Calibri Light"/>
              <w:szCs w:val="24"/>
            </w:rPr>
          </w:rPrChange>
        </w:rPr>
      </w:pPr>
      <w:del w:id="17384" w:author="Dr Mamadou SANOGO" w:date="2023-10-25T17:45:00Z">
        <w:r w:rsidRPr="007A4AFC" w:rsidDel="00A75F71">
          <w:rPr>
            <w:rFonts w:ascii="Calibri Light" w:hAnsi="Calibri Light" w:cs="Calibri Light"/>
            <w:color w:val="000000" w:themeColor="text1"/>
            <w:szCs w:val="24"/>
            <w:rPrChange w:id="17385" w:author="Dr Mamadou SANOGO" w:date="2023-10-25T18:15:00Z">
              <w:rPr>
                <w:rFonts w:ascii="Calibri Light" w:hAnsi="Calibri Light" w:cs="Calibri Light"/>
                <w:szCs w:val="24"/>
              </w:rPr>
            </w:rPrChange>
          </w:rPr>
          <w:delText>Organisations non gouvernementales (ONG)</w:delText>
        </w:r>
      </w:del>
    </w:p>
    <w:p w14:paraId="49A0C1C1" w14:textId="7A9CB930" w:rsidR="00975B74" w:rsidRPr="007A4AFC" w:rsidDel="00A75F71" w:rsidRDefault="00975B74">
      <w:pPr>
        <w:numPr>
          <w:ilvl w:val="0"/>
          <w:numId w:val="18"/>
        </w:numPr>
        <w:autoSpaceDE w:val="0"/>
        <w:autoSpaceDN w:val="0"/>
        <w:spacing w:line="240" w:lineRule="auto"/>
        <w:rPr>
          <w:del w:id="17386" w:author="Dr Mamadou SANOGO" w:date="2023-10-25T17:45:00Z"/>
          <w:rFonts w:ascii="Calibri Light" w:hAnsi="Calibri Light" w:cs="Calibri Light"/>
          <w:color w:val="000000" w:themeColor="text1"/>
          <w:szCs w:val="24"/>
          <w:rPrChange w:id="17387" w:author="Dr Mamadou SANOGO" w:date="2023-10-25T18:15:00Z">
            <w:rPr>
              <w:del w:id="17388" w:author="Dr Mamadou SANOGO" w:date="2023-10-25T17:45:00Z"/>
              <w:rFonts w:ascii="Calibri Light" w:hAnsi="Calibri Light" w:cs="Calibri Light"/>
              <w:szCs w:val="24"/>
            </w:rPr>
          </w:rPrChange>
        </w:rPr>
      </w:pPr>
      <w:del w:id="17389" w:author="Dr Mamadou SANOGO" w:date="2023-10-25T17:45:00Z">
        <w:r w:rsidRPr="007A4AFC" w:rsidDel="00A75F71">
          <w:rPr>
            <w:rFonts w:ascii="Calibri Light" w:hAnsi="Calibri Light" w:cs="Calibri Light"/>
            <w:color w:val="000000" w:themeColor="text1"/>
            <w:szCs w:val="24"/>
            <w:rPrChange w:id="17390" w:author="Dr Mamadou SANOGO" w:date="2023-10-25T18:15:00Z">
              <w:rPr>
                <w:rFonts w:ascii="Calibri Light" w:hAnsi="Calibri Light" w:cs="Calibri Light"/>
                <w:szCs w:val="24"/>
              </w:rPr>
            </w:rPrChange>
          </w:rPr>
          <w:delText>Sociétés prestataires de services pour les entreprises de la santé</w:delText>
        </w:r>
      </w:del>
    </w:p>
    <w:p w14:paraId="3735D684" w14:textId="7185F1C5" w:rsidR="00975B74" w:rsidRPr="007A4AFC" w:rsidDel="00A75F71" w:rsidRDefault="00975B74">
      <w:pPr>
        <w:numPr>
          <w:ilvl w:val="0"/>
          <w:numId w:val="18"/>
        </w:numPr>
        <w:tabs>
          <w:tab w:val="left" w:pos="720"/>
        </w:tabs>
        <w:autoSpaceDE w:val="0"/>
        <w:autoSpaceDN w:val="0"/>
        <w:spacing w:line="240" w:lineRule="auto"/>
        <w:rPr>
          <w:del w:id="17391" w:author="Dr Mamadou SANOGO" w:date="2023-10-25T17:45:00Z"/>
          <w:rFonts w:ascii="Calibri Light" w:hAnsi="Calibri Light" w:cs="Calibri Light"/>
          <w:color w:val="000000" w:themeColor="text1"/>
          <w:szCs w:val="24"/>
          <w:rPrChange w:id="17392" w:author="Dr Mamadou SANOGO" w:date="2023-10-25T18:15:00Z">
            <w:rPr>
              <w:del w:id="17393" w:author="Dr Mamadou SANOGO" w:date="2023-10-25T17:45:00Z"/>
              <w:rFonts w:ascii="Calibri Light" w:hAnsi="Calibri Light" w:cs="Calibri Light"/>
              <w:szCs w:val="24"/>
            </w:rPr>
          </w:rPrChange>
        </w:rPr>
      </w:pPr>
      <w:del w:id="17394" w:author="Dr Mamadou SANOGO" w:date="2023-10-25T17:45:00Z">
        <w:r w:rsidRPr="007A4AFC" w:rsidDel="00A75F71">
          <w:rPr>
            <w:rFonts w:ascii="Calibri Light" w:hAnsi="Calibri Light" w:cs="Calibri Light"/>
            <w:color w:val="000000" w:themeColor="text1"/>
            <w:szCs w:val="24"/>
            <w:rPrChange w:id="17395" w:author="Dr Mamadou SANOGO" w:date="2023-10-25T18:15:00Z">
              <w:rPr>
                <w:rFonts w:ascii="Calibri Light" w:hAnsi="Calibri Light" w:cs="Calibri Light"/>
                <w:szCs w:val="24"/>
              </w:rPr>
            </w:rPrChange>
          </w:rPr>
          <w:delText xml:space="preserve">Services de recherche (médecine, sciences, environnement, sciences appliquées) </w:delText>
        </w:r>
      </w:del>
    </w:p>
    <w:p w14:paraId="277351C8" w14:textId="6E193EF5" w:rsidR="00975B74" w:rsidRPr="007A4AFC" w:rsidDel="00A75F71" w:rsidRDefault="00975B74">
      <w:pPr>
        <w:numPr>
          <w:ilvl w:val="0"/>
          <w:numId w:val="18"/>
        </w:numPr>
        <w:tabs>
          <w:tab w:val="left" w:pos="720"/>
        </w:tabs>
        <w:autoSpaceDE w:val="0"/>
        <w:autoSpaceDN w:val="0"/>
        <w:spacing w:line="240" w:lineRule="auto"/>
        <w:rPr>
          <w:del w:id="17396" w:author="Dr Mamadou SANOGO" w:date="2023-10-25T17:45:00Z"/>
          <w:rFonts w:ascii="Calibri Light" w:hAnsi="Calibri Light" w:cs="Calibri Light"/>
          <w:color w:val="000000" w:themeColor="text1"/>
          <w:szCs w:val="24"/>
          <w:rPrChange w:id="17397" w:author="Dr Mamadou SANOGO" w:date="2023-10-25T18:15:00Z">
            <w:rPr>
              <w:del w:id="17398" w:author="Dr Mamadou SANOGO" w:date="2023-10-25T17:45:00Z"/>
              <w:rFonts w:ascii="Calibri Light" w:hAnsi="Calibri Light" w:cs="Calibri Light"/>
              <w:szCs w:val="24"/>
            </w:rPr>
          </w:rPrChange>
        </w:rPr>
      </w:pPr>
      <w:del w:id="17399" w:author="Dr Mamadou SANOGO" w:date="2023-10-25T17:45:00Z">
        <w:r w:rsidRPr="007A4AFC" w:rsidDel="00A75F71">
          <w:rPr>
            <w:rFonts w:ascii="Calibri Light" w:hAnsi="Calibri Light" w:cs="Calibri Light"/>
            <w:color w:val="000000" w:themeColor="text1"/>
            <w:szCs w:val="24"/>
            <w:rPrChange w:id="17400" w:author="Dr Mamadou SANOGO" w:date="2023-10-25T18:15:00Z">
              <w:rPr>
                <w:rFonts w:ascii="Calibri Light" w:hAnsi="Calibri Light" w:cs="Calibri Light"/>
                <w:szCs w:val="24"/>
              </w:rPr>
            </w:rPrChange>
          </w:rPr>
          <w:delText>Départements technico-commerciaux dans des secteurs médicaux, paramédicaux, pharmaceutiques, et industriels.</w:delText>
        </w:r>
      </w:del>
    </w:p>
    <w:p w14:paraId="39296405" w14:textId="599138DC" w:rsidR="00975B74" w:rsidRPr="007A4AFC" w:rsidDel="00A75F71" w:rsidRDefault="00975B74" w:rsidP="00975B74">
      <w:pPr>
        <w:tabs>
          <w:tab w:val="left" w:pos="720"/>
        </w:tabs>
        <w:spacing w:line="240" w:lineRule="auto"/>
        <w:rPr>
          <w:del w:id="17401" w:author="Dr Mamadou SANOGO" w:date="2023-10-25T17:45:00Z"/>
          <w:rFonts w:ascii="Calibri Light" w:hAnsi="Calibri Light" w:cs="Calibri Light"/>
          <w:b/>
          <w:color w:val="000000" w:themeColor="text1"/>
          <w:szCs w:val="24"/>
          <w:rPrChange w:id="17402" w:author="Dr Mamadou SANOGO" w:date="2023-10-25T18:15:00Z">
            <w:rPr>
              <w:del w:id="17403" w:author="Dr Mamadou SANOGO" w:date="2023-10-25T17:45:00Z"/>
              <w:rFonts w:ascii="Calibri Light" w:hAnsi="Calibri Light" w:cs="Calibri Light"/>
              <w:b/>
              <w:szCs w:val="24"/>
            </w:rPr>
          </w:rPrChange>
        </w:rPr>
      </w:pPr>
    </w:p>
    <w:p w14:paraId="0E15389B" w14:textId="1AA79EB4" w:rsidR="00975B74" w:rsidRPr="007A4AFC" w:rsidDel="00A75F71" w:rsidRDefault="00975B74" w:rsidP="00975B74">
      <w:pPr>
        <w:tabs>
          <w:tab w:val="left" w:pos="720"/>
        </w:tabs>
        <w:spacing w:line="240" w:lineRule="auto"/>
        <w:rPr>
          <w:del w:id="17404" w:author="Dr Mamadou SANOGO" w:date="2023-10-25T17:45:00Z"/>
          <w:rFonts w:ascii="Calibri Light" w:hAnsi="Calibri Light" w:cs="Calibri Light"/>
          <w:b/>
          <w:color w:val="000000" w:themeColor="text1"/>
          <w:szCs w:val="24"/>
          <w:rPrChange w:id="17405" w:author="Dr Mamadou SANOGO" w:date="2023-10-25T18:15:00Z">
            <w:rPr>
              <w:del w:id="17406" w:author="Dr Mamadou SANOGO" w:date="2023-10-25T17:45:00Z"/>
              <w:rFonts w:ascii="Calibri Light" w:hAnsi="Calibri Light" w:cs="Calibri Light"/>
              <w:b/>
              <w:szCs w:val="24"/>
            </w:rPr>
          </w:rPrChange>
        </w:rPr>
      </w:pPr>
      <w:del w:id="17407" w:author="Dr Mamadou SANOGO" w:date="2023-10-25T17:45:00Z">
        <w:r w:rsidRPr="007A4AFC" w:rsidDel="00A75F71">
          <w:rPr>
            <w:rFonts w:ascii="Calibri Light" w:hAnsi="Calibri Light" w:cs="Calibri Light"/>
            <w:b/>
            <w:color w:val="000000" w:themeColor="text1"/>
            <w:szCs w:val="24"/>
            <w:rPrChange w:id="17408" w:author="Dr Mamadou SANOGO" w:date="2023-10-25T18:15:00Z">
              <w:rPr>
                <w:rFonts w:ascii="Calibri Light" w:hAnsi="Calibri Light" w:cs="Calibri Light"/>
                <w:b/>
                <w:szCs w:val="24"/>
              </w:rPr>
            </w:rPrChange>
          </w:rPr>
          <w:delText>Types d'emplois accessibles :</w:delText>
        </w:r>
      </w:del>
    </w:p>
    <w:p w14:paraId="5F2948B4" w14:textId="6B831EC4" w:rsidR="00975B74" w:rsidRPr="007A4AFC" w:rsidDel="00A75F71" w:rsidRDefault="00975B74" w:rsidP="00975B74">
      <w:pPr>
        <w:tabs>
          <w:tab w:val="left" w:pos="720"/>
        </w:tabs>
        <w:spacing w:line="240" w:lineRule="auto"/>
        <w:rPr>
          <w:del w:id="17409" w:author="Dr Mamadou SANOGO" w:date="2023-10-25T17:45:00Z"/>
          <w:rFonts w:ascii="Calibri Light" w:hAnsi="Calibri Light" w:cs="Calibri Light"/>
          <w:color w:val="000000" w:themeColor="text1"/>
          <w:szCs w:val="24"/>
          <w:rPrChange w:id="17410" w:author="Dr Mamadou SANOGO" w:date="2023-10-25T18:15:00Z">
            <w:rPr>
              <w:del w:id="17411" w:author="Dr Mamadou SANOGO" w:date="2023-10-25T17:45:00Z"/>
              <w:rFonts w:ascii="Calibri Light" w:hAnsi="Calibri Light" w:cs="Calibri Light"/>
              <w:szCs w:val="24"/>
            </w:rPr>
          </w:rPrChange>
        </w:rPr>
      </w:pPr>
      <w:del w:id="17412" w:author="Dr Mamadou SANOGO" w:date="2023-10-25T17:45:00Z">
        <w:r w:rsidRPr="007A4AFC" w:rsidDel="00A75F71">
          <w:rPr>
            <w:rFonts w:ascii="Calibri Light" w:hAnsi="Calibri Light" w:cs="Calibri Light"/>
            <w:color w:val="000000" w:themeColor="text1"/>
            <w:szCs w:val="24"/>
            <w:rPrChange w:id="17413" w:author="Dr Mamadou SANOGO" w:date="2023-10-25T18:15:00Z">
              <w:rPr>
                <w:rFonts w:ascii="Calibri Light" w:hAnsi="Calibri Light" w:cs="Calibri Light"/>
                <w:szCs w:val="24"/>
              </w:rPr>
            </w:rPrChange>
          </w:rPr>
          <w:delText>Recrutement par la fonction publique ou dans le secteur privé comme :</w:delText>
        </w:r>
      </w:del>
    </w:p>
    <w:p w14:paraId="4DD71CA6" w14:textId="5AF8CC71" w:rsidR="00975B74" w:rsidRPr="007A4AFC" w:rsidDel="00A75F71" w:rsidRDefault="00975B74">
      <w:pPr>
        <w:numPr>
          <w:ilvl w:val="0"/>
          <w:numId w:val="18"/>
        </w:numPr>
        <w:tabs>
          <w:tab w:val="left" w:pos="720"/>
        </w:tabs>
        <w:autoSpaceDE w:val="0"/>
        <w:autoSpaceDN w:val="0"/>
        <w:spacing w:line="240" w:lineRule="auto"/>
        <w:rPr>
          <w:del w:id="17414" w:author="Dr Mamadou SANOGO" w:date="2023-10-25T17:45:00Z"/>
          <w:rFonts w:ascii="Calibri Light" w:hAnsi="Calibri Light" w:cs="Calibri Light"/>
          <w:color w:val="000000" w:themeColor="text1"/>
          <w:szCs w:val="24"/>
          <w:rPrChange w:id="17415" w:author="Dr Mamadou SANOGO" w:date="2023-10-25T18:15:00Z">
            <w:rPr>
              <w:del w:id="17416" w:author="Dr Mamadou SANOGO" w:date="2023-10-25T17:45:00Z"/>
              <w:rFonts w:ascii="Calibri Light" w:hAnsi="Calibri Light" w:cs="Calibri Light"/>
              <w:szCs w:val="24"/>
            </w:rPr>
          </w:rPrChange>
        </w:rPr>
      </w:pPr>
      <w:del w:id="17417" w:author="Dr Mamadou SANOGO" w:date="2023-10-25T17:45:00Z">
        <w:r w:rsidRPr="007A4AFC" w:rsidDel="00A75F71">
          <w:rPr>
            <w:rFonts w:ascii="Calibri Light" w:hAnsi="Calibri Light" w:cs="Calibri Light"/>
            <w:color w:val="000000" w:themeColor="text1"/>
            <w:szCs w:val="24"/>
            <w:rPrChange w:id="17418" w:author="Dr Mamadou SANOGO" w:date="2023-10-25T18:15:00Z">
              <w:rPr>
                <w:rFonts w:ascii="Calibri Light" w:hAnsi="Calibri Light" w:cs="Calibri Light"/>
                <w:szCs w:val="24"/>
              </w:rPr>
            </w:rPrChange>
          </w:rPr>
          <w:delText>Ingénieur d'étude</w:delText>
        </w:r>
      </w:del>
    </w:p>
    <w:p w14:paraId="5072DE6D" w14:textId="34BE014C" w:rsidR="00975B74" w:rsidRPr="007A4AFC" w:rsidDel="00A75F71" w:rsidRDefault="00975B74">
      <w:pPr>
        <w:numPr>
          <w:ilvl w:val="0"/>
          <w:numId w:val="18"/>
        </w:numPr>
        <w:tabs>
          <w:tab w:val="left" w:pos="720"/>
        </w:tabs>
        <w:autoSpaceDE w:val="0"/>
        <w:autoSpaceDN w:val="0"/>
        <w:spacing w:line="240" w:lineRule="auto"/>
        <w:rPr>
          <w:del w:id="17419" w:author="Dr Mamadou SANOGO" w:date="2023-10-25T17:45:00Z"/>
          <w:rFonts w:ascii="Calibri Light" w:hAnsi="Calibri Light" w:cs="Calibri Light"/>
          <w:color w:val="000000" w:themeColor="text1"/>
          <w:szCs w:val="24"/>
          <w:rPrChange w:id="17420" w:author="Dr Mamadou SANOGO" w:date="2023-10-25T18:15:00Z">
            <w:rPr>
              <w:del w:id="17421" w:author="Dr Mamadou SANOGO" w:date="2023-10-25T17:45:00Z"/>
              <w:rFonts w:ascii="Calibri Light" w:hAnsi="Calibri Light" w:cs="Calibri Light"/>
              <w:szCs w:val="24"/>
            </w:rPr>
          </w:rPrChange>
        </w:rPr>
      </w:pPr>
      <w:del w:id="17422" w:author="Dr Mamadou SANOGO" w:date="2023-10-25T17:45:00Z">
        <w:r w:rsidRPr="007A4AFC" w:rsidDel="00A75F71">
          <w:rPr>
            <w:rFonts w:ascii="Calibri Light" w:hAnsi="Calibri Light" w:cs="Calibri Light"/>
            <w:color w:val="000000" w:themeColor="text1"/>
            <w:szCs w:val="24"/>
            <w:rPrChange w:id="17423" w:author="Dr Mamadou SANOGO" w:date="2023-10-25T18:15:00Z">
              <w:rPr>
                <w:rFonts w:ascii="Calibri Light" w:hAnsi="Calibri Light" w:cs="Calibri Light"/>
                <w:szCs w:val="24"/>
              </w:rPr>
            </w:rPrChange>
          </w:rPr>
          <w:delText>Chef de projet / Chargé d'étude / Chargé de mission</w:delText>
        </w:r>
      </w:del>
    </w:p>
    <w:p w14:paraId="61CBD86F" w14:textId="79A12E0F" w:rsidR="00975B74" w:rsidRPr="007A4AFC" w:rsidDel="00A75F71" w:rsidRDefault="00975B74">
      <w:pPr>
        <w:numPr>
          <w:ilvl w:val="0"/>
          <w:numId w:val="18"/>
        </w:numPr>
        <w:tabs>
          <w:tab w:val="left" w:pos="720"/>
        </w:tabs>
        <w:autoSpaceDE w:val="0"/>
        <w:autoSpaceDN w:val="0"/>
        <w:spacing w:line="240" w:lineRule="auto"/>
        <w:rPr>
          <w:del w:id="17424" w:author="Dr Mamadou SANOGO" w:date="2023-10-25T17:45:00Z"/>
          <w:rFonts w:ascii="Calibri Light" w:hAnsi="Calibri Light" w:cs="Calibri Light"/>
          <w:color w:val="000000" w:themeColor="text1"/>
          <w:szCs w:val="24"/>
          <w:rPrChange w:id="17425" w:author="Dr Mamadou SANOGO" w:date="2023-10-25T18:15:00Z">
            <w:rPr>
              <w:del w:id="17426" w:author="Dr Mamadou SANOGO" w:date="2023-10-25T17:45:00Z"/>
              <w:rFonts w:ascii="Calibri Light" w:hAnsi="Calibri Light" w:cs="Calibri Light"/>
              <w:szCs w:val="24"/>
            </w:rPr>
          </w:rPrChange>
        </w:rPr>
      </w:pPr>
      <w:del w:id="17427" w:author="Dr Mamadou SANOGO" w:date="2023-10-25T17:45:00Z">
        <w:r w:rsidRPr="007A4AFC" w:rsidDel="00A75F71">
          <w:rPr>
            <w:rFonts w:ascii="Calibri Light" w:hAnsi="Calibri Light" w:cs="Calibri Light"/>
            <w:color w:val="000000" w:themeColor="text1"/>
            <w:szCs w:val="24"/>
            <w:rPrChange w:id="17428" w:author="Dr Mamadou SANOGO" w:date="2023-10-25T18:15:00Z">
              <w:rPr>
                <w:rFonts w:ascii="Calibri Light" w:hAnsi="Calibri Light" w:cs="Calibri Light"/>
                <w:szCs w:val="24"/>
              </w:rPr>
            </w:rPrChange>
          </w:rPr>
          <w:delText>Coordinateur d'enquêtes épidémiologiques</w:delText>
        </w:r>
      </w:del>
    </w:p>
    <w:p w14:paraId="643AF62F" w14:textId="044A90E2" w:rsidR="00975B74" w:rsidRPr="007A4AFC" w:rsidDel="00A75F71" w:rsidRDefault="00975B74">
      <w:pPr>
        <w:numPr>
          <w:ilvl w:val="0"/>
          <w:numId w:val="18"/>
        </w:numPr>
        <w:tabs>
          <w:tab w:val="left" w:pos="720"/>
        </w:tabs>
        <w:autoSpaceDE w:val="0"/>
        <w:autoSpaceDN w:val="0"/>
        <w:spacing w:line="240" w:lineRule="auto"/>
        <w:rPr>
          <w:del w:id="17429" w:author="Dr Mamadou SANOGO" w:date="2023-10-25T17:45:00Z"/>
          <w:rFonts w:ascii="Calibri Light" w:hAnsi="Calibri Light" w:cs="Calibri Light"/>
          <w:color w:val="000000" w:themeColor="text1"/>
          <w:szCs w:val="24"/>
          <w:rPrChange w:id="17430" w:author="Dr Mamadou SANOGO" w:date="2023-10-25T18:15:00Z">
            <w:rPr>
              <w:del w:id="17431" w:author="Dr Mamadou SANOGO" w:date="2023-10-25T17:45:00Z"/>
              <w:rFonts w:ascii="Calibri Light" w:hAnsi="Calibri Light" w:cs="Calibri Light"/>
              <w:szCs w:val="24"/>
            </w:rPr>
          </w:rPrChange>
        </w:rPr>
      </w:pPr>
      <w:del w:id="17432" w:author="Dr Mamadou SANOGO" w:date="2023-10-25T17:45:00Z">
        <w:r w:rsidRPr="007A4AFC" w:rsidDel="00A75F71">
          <w:rPr>
            <w:rFonts w:ascii="Calibri Light" w:hAnsi="Calibri Light" w:cs="Calibri Light"/>
            <w:color w:val="000000" w:themeColor="text1"/>
            <w:szCs w:val="24"/>
            <w:rPrChange w:id="17433" w:author="Dr Mamadou SANOGO" w:date="2023-10-25T18:15:00Z">
              <w:rPr>
                <w:rFonts w:ascii="Calibri Light" w:hAnsi="Calibri Light" w:cs="Calibri Light"/>
                <w:szCs w:val="24"/>
              </w:rPr>
            </w:rPrChange>
          </w:rPr>
          <w:delText>Coordinateur d'expertises scientifiques</w:delText>
        </w:r>
      </w:del>
    </w:p>
    <w:p w14:paraId="45035D70" w14:textId="3F86E398" w:rsidR="00975B74" w:rsidRPr="007A4AFC" w:rsidDel="00A75F71" w:rsidRDefault="00975B74" w:rsidP="00975B74">
      <w:pPr>
        <w:spacing w:line="240" w:lineRule="auto"/>
        <w:rPr>
          <w:del w:id="17434" w:author="Dr Mamadou SANOGO" w:date="2023-10-25T17:45:00Z"/>
          <w:rFonts w:ascii="Calibri Light" w:hAnsi="Calibri Light" w:cs="Calibri Light"/>
          <w:b/>
          <w:bCs/>
          <w:color w:val="000000" w:themeColor="text1"/>
          <w:szCs w:val="24"/>
          <w:rPrChange w:id="17435" w:author="Dr Mamadou SANOGO" w:date="2023-10-25T18:15:00Z">
            <w:rPr>
              <w:del w:id="17436" w:author="Dr Mamadou SANOGO" w:date="2023-10-25T17:45:00Z"/>
              <w:rFonts w:ascii="Calibri Light" w:hAnsi="Calibri Light" w:cs="Calibri Light"/>
              <w:b/>
              <w:bCs/>
              <w:szCs w:val="24"/>
            </w:rPr>
          </w:rPrChange>
        </w:rPr>
      </w:pPr>
      <w:del w:id="17437" w:author="Dr Mamadou SANOGO" w:date="2023-10-25T17:45:00Z">
        <w:r w:rsidRPr="007A4AFC" w:rsidDel="00A75F71">
          <w:rPr>
            <w:rFonts w:ascii="Calibri Light" w:hAnsi="Calibri Light" w:cs="Calibri Light"/>
            <w:b/>
            <w:bCs/>
            <w:color w:val="000000" w:themeColor="text1"/>
            <w:szCs w:val="24"/>
            <w:rPrChange w:id="17438" w:author="Dr Mamadou SANOGO" w:date="2023-10-25T18:15:00Z">
              <w:rPr>
                <w:rFonts w:ascii="Calibri Light" w:hAnsi="Calibri Light" w:cs="Calibri Light"/>
                <w:b/>
                <w:bCs/>
                <w:szCs w:val="24"/>
              </w:rPr>
            </w:rPrChange>
          </w:rPr>
          <w:delText>Compétences visées</w:delText>
        </w:r>
        <w:r w:rsidRPr="007A4AFC" w:rsidDel="00A75F71">
          <w:rPr>
            <w:rFonts w:ascii="Calibri Light" w:hAnsi="Calibri Light" w:cs="Calibri Light"/>
            <w:color w:val="000000" w:themeColor="text1"/>
            <w:szCs w:val="24"/>
            <w:rPrChange w:id="17439" w:author="Dr Mamadou SANOGO" w:date="2023-10-25T18:15:00Z">
              <w:rPr>
                <w:rFonts w:ascii="Calibri Light" w:hAnsi="Calibri Light" w:cs="Calibri Light"/>
                <w:szCs w:val="24"/>
              </w:rPr>
            </w:rPrChange>
          </w:rPr>
          <w:delText xml:space="preserve"> :</w:delText>
        </w:r>
      </w:del>
    </w:p>
    <w:p w14:paraId="2D246EE6" w14:textId="14F582A8" w:rsidR="00975B74" w:rsidRPr="007A4AFC" w:rsidDel="00A75F71" w:rsidRDefault="00975B74">
      <w:pPr>
        <w:numPr>
          <w:ilvl w:val="0"/>
          <w:numId w:val="18"/>
        </w:numPr>
        <w:tabs>
          <w:tab w:val="left" w:pos="720"/>
        </w:tabs>
        <w:autoSpaceDE w:val="0"/>
        <w:autoSpaceDN w:val="0"/>
        <w:spacing w:line="240" w:lineRule="auto"/>
        <w:rPr>
          <w:del w:id="17440" w:author="Dr Mamadou SANOGO" w:date="2023-10-25T17:45:00Z"/>
          <w:rFonts w:ascii="Calibri Light" w:hAnsi="Calibri Light" w:cs="Calibri Light"/>
          <w:color w:val="000000" w:themeColor="text1"/>
          <w:szCs w:val="24"/>
          <w:rPrChange w:id="17441" w:author="Dr Mamadou SANOGO" w:date="2023-10-25T18:15:00Z">
            <w:rPr>
              <w:del w:id="17442" w:author="Dr Mamadou SANOGO" w:date="2023-10-25T17:45:00Z"/>
              <w:rFonts w:ascii="Calibri Light" w:hAnsi="Calibri Light" w:cs="Calibri Light"/>
              <w:szCs w:val="24"/>
            </w:rPr>
          </w:rPrChange>
        </w:rPr>
      </w:pPr>
      <w:del w:id="17443" w:author="Dr Mamadou SANOGO" w:date="2023-10-25T17:45:00Z">
        <w:r w:rsidRPr="007A4AFC" w:rsidDel="00A75F71">
          <w:rPr>
            <w:rFonts w:ascii="Calibri Light" w:hAnsi="Calibri Light" w:cs="Calibri Light"/>
            <w:color w:val="000000" w:themeColor="text1"/>
            <w:szCs w:val="24"/>
            <w:rPrChange w:id="17444" w:author="Dr Mamadou SANOGO" w:date="2023-10-25T18:15:00Z">
              <w:rPr>
                <w:rFonts w:ascii="Calibri Light" w:hAnsi="Calibri Light" w:cs="Calibri Light"/>
                <w:szCs w:val="24"/>
              </w:rPr>
            </w:rPrChange>
          </w:rPr>
          <w:delText>Analyser la fonction de l’épidémiologiste</w:delText>
        </w:r>
      </w:del>
    </w:p>
    <w:p w14:paraId="69BF45E5" w14:textId="4E6C1608" w:rsidR="00975B74" w:rsidRPr="007A4AFC" w:rsidDel="00A75F71" w:rsidRDefault="00975B74">
      <w:pPr>
        <w:numPr>
          <w:ilvl w:val="0"/>
          <w:numId w:val="18"/>
        </w:numPr>
        <w:tabs>
          <w:tab w:val="left" w:pos="720"/>
        </w:tabs>
        <w:autoSpaceDE w:val="0"/>
        <w:autoSpaceDN w:val="0"/>
        <w:spacing w:line="240" w:lineRule="auto"/>
        <w:rPr>
          <w:del w:id="17445" w:author="Dr Mamadou SANOGO" w:date="2023-10-25T17:45:00Z"/>
          <w:rFonts w:ascii="Calibri Light" w:hAnsi="Calibri Light" w:cs="Calibri Light"/>
          <w:color w:val="000000" w:themeColor="text1"/>
          <w:szCs w:val="24"/>
          <w:rPrChange w:id="17446" w:author="Dr Mamadou SANOGO" w:date="2023-10-25T18:15:00Z">
            <w:rPr>
              <w:del w:id="17447" w:author="Dr Mamadou SANOGO" w:date="2023-10-25T17:45:00Z"/>
              <w:rFonts w:ascii="Calibri Light" w:hAnsi="Calibri Light" w:cs="Calibri Light"/>
              <w:szCs w:val="24"/>
            </w:rPr>
          </w:rPrChange>
        </w:rPr>
      </w:pPr>
      <w:del w:id="17448" w:author="Dr Mamadou SANOGO" w:date="2023-10-25T17:45:00Z">
        <w:r w:rsidRPr="007A4AFC" w:rsidDel="00A75F71">
          <w:rPr>
            <w:rFonts w:ascii="Calibri Light" w:hAnsi="Calibri Light" w:cs="Calibri Light"/>
            <w:color w:val="000000" w:themeColor="text1"/>
            <w:szCs w:val="24"/>
            <w:rPrChange w:id="17449" w:author="Dr Mamadou SANOGO" w:date="2023-10-25T18:15:00Z">
              <w:rPr>
                <w:rFonts w:ascii="Calibri Light" w:hAnsi="Calibri Light" w:cs="Calibri Light"/>
                <w:szCs w:val="24"/>
              </w:rPr>
            </w:rPrChange>
          </w:rPr>
          <w:delText xml:space="preserve">Maitriser les principes, méthodes et outils de l’épidémiologie </w:delText>
        </w:r>
      </w:del>
    </w:p>
    <w:p w14:paraId="69E941F3" w14:textId="4E665036" w:rsidR="00975B74" w:rsidRPr="007A4AFC" w:rsidDel="00A75F71" w:rsidRDefault="00975B74">
      <w:pPr>
        <w:numPr>
          <w:ilvl w:val="0"/>
          <w:numId w:val="18"/>
        </w:numPr>
        <w:tabs>
          <w:tab w:val="left" w:pos="720"/>
        </w:tabs>
        <w:autoSpaceDE w:val="0"/>
        <w:autoSpaceDN w:val="0"/>
        <w:spacing w:line="240" w:lineRule="auto"/>
        <w:rPr>
          <w:del w:id="17450" w:author="Dr Mamadou SANOGO" w:date="2023-10-25T17:45:00Z"/>
          <w:rFonts w:ascii="Calibri Light" w:hAnsi="Calibri Light" w:cs="Calibri Light"/>
          <w:color w:val="000000" w:themeColor="text1"/>
          <w:szCs w:val="24"/>
          <w:rPrChange w:id="17451" w:author="Dr Mamadou SANOGO" w:date="2023-10-25T18:15:00Z">
            <w:rPr>
              <w:del w:id="17452" w:author="Dr Mamadou SANOGO" w:date="2023-10-25T17:45:00Z"/>
              <w:rFonts w:ascii="Calibri Light" w:hAnsi="Calibri Light" w:cs="Calibri Light"/>
              <w:szCs w:val="24"/>
            </w:rPr>
          </w:rPrChange>
        </w:rPr>
      </w:pPr>
      <w:del w:id="17453" w:author="Dr Mamadou SANOGO" w:date="2023-10-25T17:45:00Z">
        <w:r w:rsidRPr="007A4AFC" w:rsidDel="00A75F71">
          <w:rPr>
            <w:rFonts w:ascii="Calibri Light" w:hAnsi="Calibri Light" w:cs="Calibri Light"/>
            <w:color w:val="000000" w:themeColor="text1"/>
            <w:szCs w:val="24"/>
            <w:rPrChange w:id="17454" w:author="Dr Mamadou SANOGO" w:date="2023-10-25T18:15:00Z">
              <w:rPr>
                <w:rFonts w:ascii="Calibri Light" w:hAnsi="Calibri Light" w:cs="Calibri Light"/>
                <w:szCs w:val="24"/>
              </w:rPr>
            </w:rPrChange>
          </w:rPr>
          <w:delText>Assurer la formation des stagiaires</w:delText>
        </w:r>
      </w:del>
    </w:p>
    <w:p w14:paraId="3493E65D" w14:textId="3D586FC0" w:rsidR="00975B74" w:rsidRPr="007A4AFC" w:rsidDel="00A75F71" w:rsidRDefault="00975B74">
      <w:pPr>
        <w:numPr>
          <w:ilvl w:val="0"/>
          <w:numId w:val="18"/>
        </w:numPr>
        <w:autoSpaceDE w:val="0"/>
        <w:autoSpaceDN w:val="0"/>
        <w:spacing w:line="240" w:lineRule="auto"/>
        <w:rPr>
          <w:del w:id="17455" w:author="Dr Mamadou SANOGO" w:date="2023-10-25T17:45:00Z"/>
          <w:rFonts w:ascii="Calibri Light" w:hAnsi="Calibri Light" w:cs="Calibri Light"/>
          <w:color w:val="000000" w:themeColor="text1"/>
          <w:szCs w:val="24"/>
          <w:rPrChange w:id="17456" w:author="Dr Mamadou SANOGO" w:date="2023-10-25T18:15:00Z">
            <w:rPr>
              <w:del w:id="17457" w:author="Dr Mamadou SANOGO" w:date="2023-10-25T17:45:00Z"/>
              <w:rFonts w:ascii="Calibri Light" w:hAnsi="Calibri Light" w:cs="Calibri Light"/>
              <w:szCs w:val="24"/>
            </w:rPr>
          </w:rPrChange>
        </w:rPr>
      </w:pPr>
      <w:del w:id="17458" w:author="Dr Mamadou SANOGO" w:date="2023-10-25T17:45:00Z">
        <w:r w:rsidRPr="007A4AFC" w:rsidDel="00A75F71">
          <w:rPr>
            <w:rFonts w:ascii="Calibri Light" w:hAnsi="Calibri Light" w:cs="Calibri Light"/>
            <w:color w:val="000000" w:themeColor="text1"/>
            <w:szCs w:val="24"/>
            <w:rPrChange w:id="17459" w:author="Dr Mamadou SANOGO" w:date="2023-10-25T18:15:00Z">
              <w:rPr>
                <w:rFonts w:ascii="Calibri Light" w:hAnsi="Calibri Light" w:cs="Calibri Light"/>
                <w:szCs w:val="24"/>
              </w:rPr>
            </w:rPrChange>
          </w:rPr>
          <w:delText>Effectuer une recherche dans le domaine de l’épidémiologie</w:delText>
        </w:r>
      </w:del>
    </w:p>
    <w:p w14:paraId="28F94485" w14:textId="6B38C84B" w:rsidR="00975B74" w:rsidRPr="007A4AFC" w:rsidDel="00A75F71" w:rsidRDefault="00975B74" w:rsidP="00975B74">
      <w:pPr>
        <w:tabs>
          <w:tab w:val="left" w:pos="720"/>
        </w:tabs>
        <w:spacing w:line="240" w:lineRule="auto"/>
        <w:rPr>
          <w:del w:id="17460" w:author="Dr Mamadou SANOGO" w:date="2023-10-25T17:45:00Z"/>
          <w:rFonts w:ascii="Calibri Light" w:hAnsi="Calibri Light" w:cs="Calibri Light"/>
          <w:b/>
          <w:color w:val="000000" w:themeColor="text1"/>
          <w:szCs w:val="24"/>
          <w:rPrChange w:id="17461" w:author="Dr Mamadou SANOGO" w:date="2023-10-25T18:15:00Z">
            <w:rPr>
              <w:del w:id="17462" w:author="Dr Mamadou SANOGO" w:date="2023-10-25T17:45:00Z"/>
              <w:rFonts w:ascii="Calibri Light" w:hAnsi="Calibri Light" w:cs="Calibri Light"/>
              <w:b/>
              <w:szCs w:val="24"/>
            </w:rPr>
          </w:rPrChange>
        </w:rPr>
      </w:pPr>
      <w:del w:id="17463" w:author="Dr Mamadou SANOGO" w:date="2023-10-25T17:45:00Z">
        <w:r w:rsidRPr="007A4AFC" w:rsidDel="00A75F71">
          <w:rPr>
            <w:rFonts w:ascii="Calibri Light" w:hAnsi="Calibri Light" w:cs="Calibri Light"/>
            <w:b/>
            <w:color w:val="000000" w:themeColor="text1"/>
            <w:szCs w:val="24"/>
            <w:rPrChange w:id="17464" w:author="Dr Mamadou SANOGO" w:date="2023-10-25T18:15:00Z">
              <w:rPr>
                <w:rFonts w:ascii="Calibri Light" w:hAnsi="Calibri Light" w:cs="Calibri Light"/>
                <w:b/>
                <w:szCs w:val="24"/>
              </w:rPr>
            </w:rPrChange>
          </w:rPr>
          <w:delText>Il forme des professionnels capables d’occuper des postes tels que :</w:delText>
        </w:r>
      </w:del>
    </w:p>
    <w:p w14:paraId="7DC667C6" w14:textId="5DDB6E3F" w:rsidR="00975B74" w:rsidRPr="007A4AFC" w:rsidDel="00A75F71" w:rsidRDefault="00975B74">
      <w:pPr>
        <w:numPr>
          <w:ilvl w:val="0"/>
          <w:numId w:val="13"/>
        </w:numPr>
        <w:tabs>
          <w:tab w:val="left" w:pos="720"/>
        </w:tabs>
        <w:spacing w:line="240" w:lineRule="auto"/>
        <w:ind w:firstLine="500"/>
        <w:rPr>
          <w:del w:id="17465" w:author="Dr Mamadou SANOGO" w:date="2023-10-25T17:45:00Z"/>
          <w:rFonts w:ascii="Calibri Light" w:hAnsi="Calibri Light" w:cs="Calibri Light"/>
          <w:color w:val="000000" w:themeColor="text1"/>
          <w:szCs w:val="24"/>
          <w:rPrChange w:id="17466" w:author="Dr Mamadou SANOGO" w:date="2023-10-25T18:15:00Z">
            <w:rPr>
              <w:del w:id="17467" w:author="Dr Mamadou SANOGO" w:date="2023-10-25T17:45:00Z"/>
              <w:rFonts w:ascii="Calibri Light" w:hAnsi="Calibri Light" w:cs="Calibri Light"/>
              <w:szCs w:val="24"/>
            </w:rPr>
          </w:rPrChange>
        </w:rPr>
      </w:pPr>
      <w:del w:id="17468" w:author="Dr Mamadou SANOGO" w:date="2023-10-25T17:45:00Z">
        <w:r w:rsidRPr="007A4AFC" w:rsidDel="00A75F71">
          <w:rPr>
            <w:rFonts w:ascii="Calibri Light" w:hAnsi="Calibri Light" w:cs="Calibri Light"/>
            <w:color w:val="000000" w:themeColor="text1"/>
            <w:szCs w:val="24"/>
            <w:rPrChange w:id="17469" w:author="Dr Mamadou SANOGO" w:date="2023-10-25T18:15:00Z">
              <w:rPr>
                <w:rFonts w:ascii="Calibri Light" w:hAnsi="Calibri Light" w:cs="Calibri Light"/>
                <w:szCs w:val="24"/>
              </w:rPr>
            </w:rPrChange>
          </w:rPr>
          <w:delText>Responsable de services d’épidémiologie ;</w:delText>
        </w:r>
      </w:del>
    </w:p>
    <w:p w14:paraId="3F87FF61" w14:textId="06C259F8" w:rsidR="00975B74" w:rsidRPr="007A4AFC" w:rsidDel="00A75F71" w:rsidRDefault="00975B74">
      <w:pPr>
        <w:numPr>
          <w:ilvl w:val="0"/>
          <w:numId w:val="13"/>
        </w:numPr>
        <w:tabs>
          <w:tab w:val="left" w:pos="720"/>
        </w:tabs>
        <w:spacing w:line="240" w:lineRule="auto"/>
        <w:ind w:firstLine="500"/>
        <w:rPr>
          <w:del w:id="17470" w:author="Dr Mamadou SANOGO" w:date="2023-10-25T17:45:00Z"/>
          <w:rFonts w:ascii="Calibri Light" w:hAnsi="Calibri Light" w:cs="Calibri Light"/>
          <w:color w:val="000000" w:themeColor="text1"/>
          <w:szCs w:val="24"/>
          <w:rPrChange w:id="17471" w:author="Dr Mamadou SANOGO" w:date="2023-10-25T18:15:00Z">
            <w:rPr>
              <w:del w:id="17472" w:author="Dr Mamadou SANOGO" w:date="2023-10-25T17:45:00Z"/>
              <w:rFonts w:ascii="Calibri Light" w:hAnsi="Calibri Light" w:cs="Calibri Light"/>
              <w:szCs w:val="24"/>
            </w:rPr>
          </w:rPrChange>
        </w:rPr>
      </w:pPr>
      <w:del w:id="17473" w:author="Dr Mamadou SANOGO" w:date="2023-10-25T17:45:00Z">
        <w:r w:rsidRPr="007A4AFC" w:rsidDel="00A75F71">
          <w:rPr>
            <w:rFonts w:ascii="Calibri Light" w:hAnsi="Calibri Light" w:cs="Calibri Light"/>
            <w:color w:val="000000" w:themeColor="text1"/>
            <w:szCs w:val="24"/>
            <w:rPrChange w:id="17474" w:author="Dr Mamadou SANOGO" w:date="2023-10-25T18:15:00Z">
              <w:rPr>
                <w:rFonts w:ascii="Calibri Light" w:hAnsi="Calibri Light" w:cs="Calibri Light"/>
                <w:szCs w:val="24"/>
              </w:rPr>
            </w:rPrChange>
          </w:rPr>
          <w:delText>Responsable de projet ;</w:delText>
        </w:r>
      </w:del>
    </w:p>
    <w:p w14:paraId="5F5D0E2B" w14:textId="125B33BC" w:rsidR="00975B74" w:rsidRPr="007A4AFC" w:rsidDel="00A75F71" w:rsidRDefault="00975B74">
      <w:pPr>
        <w:numPr>
          <w:ilvl w:val="0"/>
          <w:numId w:val="13"/>
        </w:numPr>
        <w:tabs>
          <w:tab w:val="left" w:pos="720"/>
        </w:tabs>
        <w:spacing w:line="240" w:lineRule="auto"/>
        <w:ind w:firstLine="500"/>
        <w:rPr>
          <w:del w:id="17475" w:author="Dr Mamadou SANOGO" w:date="2023-10-25T17:45:00Z"/>
          <w:rFonts w:ascii="Calibri Light" w:hAnsi="Calibri Light" w:cs="Calibri Light"/>
          <w:color w:val="000000" w:themeColor="text1"/>
          <w:szCs w:val="24"/>
          <w:rPrChange w:id="17476" w:author="Dr Mamadou SANOGO" w:date="2023-10-25T18:15:00Z">
            <w:rPr>
              <w:del w:id="17477" w:author="Dr Mamadou SANOGO" w:date="2023-10-25T17:45:00Z"/>
              <w:rFonts w:ascii="Calibri Light" w:hAnsi="Calibri Light" w:cs="Calibri Light"/>
              <w:szCs w:val="24"/>
            </w:rPr>
          </w:rPrChange>
        </w:rPr>
      </w:pPr>
      <w:del w:id="17478" w:author="Dr Mamadou SANOGO" w:date="2023-10-25T17:45:00Z">
        <w:r w:rsidRPr="007A4AFC" w:rsidDel="00A75F71">
          <w:rPr>
            <w:rFonts w:ascii="Calibri Light" w:hAnsi="Calibri Light" w:cs="Calibri Light"/>
            <w:color w:val="000000" w:themeColor="text1"/>
            <w:szCs w:val="24"/>
            <w:rPrChange w:id="17479" w:author="Dr Mamadou SANOGO" w:date="2023-10-25T18:15:00Z">
              <w:rPr>
                <w:rFonts w:ascii="Calibri Light" w:hAnsi="Calibri Light" w:cs="Calibri Light"/>
                <w:szCs w:val="24"/>
              </w:rPr>
            </w:rPrChange>
          </w:rPr>
          <w:delText>Conseiller dans le domaine de l’épidémiologie</w:delText>
        </w:r>
      </w:del>
    </w:p>
    <w:p w14:paraId="46EE378D" w14:textId="4FDC6AF8" w:rsidR="00D429B0" w:rsidRPr="007A4AFC" w:rsidDel="00A75F71" w:rsidRDefault="00D429B0">
      <w:pPr>
        <w:spacing w:line="240" w:lineRule="auto"/>
        <w:rPr>
          <w:del w:id="17480" w:author="Dr Mamadou SANOGO" w:date="2023-10-25T17:45:00Z"/>
          <w:color w:val="000000" w:themeColor="text1"/>
          <w:sz w:val="28"/>
          <w:szCs w:val="28"/>
          <w:rPrChange w:id="17481" w:author="Dr Mamadou SANOGO" w:date="2023-10-25T18:15:00Z">
            <w:rPr>
              <w:del w:id="17482" w:author="Dr Mamadou SANOGO" w:date="2023-10-25T17:45:00Z"/>
              <w:color w:val="000000"/>
              <w:sz w:val="28"/>
              <w:szCs w:val="28"/>
            </w:rPr>
          </w:rPrChange>
        </w:rPr>
      </w:pPr>
    </w:p>
    <w:p w14:paraId="464C2AA7" w14:textId="6CE29636" w:rsidR="00CD42C6" w:rsidRPr="007A4AFC" w:rsidDel="00A75F71" w:rsidRDefault="00CD42C6">
      <w:pPr>
        <w:spacing w:line="240" w:lineRule="auto"/>
        <w:rPr>
          <w:del w:id="17483" w:author="Dr Mamadou SANOGO" w:date="2023-10-25T17:45:00Z"/>
          <w:color w:val="000000" w:themeColor="text1"/>
          <w:sz w:val="28"/>
          <w:szCs w:val="28"/>
          <w:rPrChange w:id="17484" w:author="Dr Mamadou SANOGO" w:date="2023-10-25T18:15:00Z">
            <w:rPr>
              <w:del w:id="17485" w:author="Dr Mamadou SANOGO" w:date="2023-10-25T17:45:00Z"/>
              <w:color w:val="000000"/>
              <w:sz w:val="28"/>
              <w:szCs w:val="28"/>
            </w:rPr>
          </w:rPrChange>
        </w:rPr>
      </w:pPr>
      <w:del w:id="17486" w:author="Dr Mamadou SANOGO" w:date="2023-10-25T17:45:00Z">
        <w:r w:rsidRPr="007A4AFC" w:rsidDel="00A75F71">
          <w:rPr>
            <w:color w:val="000000" w:themeColor="text1"/>
            <w:sz w:val="28"/>
            <w:szCs w:val="28"/>
            <w:rPrChange w:id="17487" w:author="Dr Mamadou SANOGO" w:date="2023-10-25T18:15:00Z">
              <w:rPr>
                <w:color w:val="000000"/>
                <w:sz w:val="28"/>
                <w:szCs w:val="28"/>
              </w:rPr>
            </w:rPrChange>
          </w:rPr>
          <w:br w:type="page"/>
        </w:r>
      </w:del>
    </w:p>
    <w:p w14:paraId="0FEF9E03" w14:textId="11A9119E" w:rsidR="00CD42C6" w:rsidRPr="007A4AFC" w:rsidDel="00A75F71" w:rsidRDefault="00CD42C6" w:rsidP="00CD42C6">
      <w:pPr>
        <w:pStyle w:val="Titre1"/>
        <w:spacing w:before="0" w:line="240" w:lineRule="auto"/>
        <w:jc w:val="center"/>
        <w:rPr>
          <w:del w:id="17488" w:author="Dr Mamadou SANOGO" w:date="2023-10-25T17:45:00Z"/>
          <w:rFonts w:eastAsiaTheme="minorHAnsi" w:cs="Times New Roman"/>
          <w:b w:val="0"/>
          <w:lang w:eastAsia="en-US"/>
        </w:rPr>
      </w:pPr>
      <w:bookmarkStart w:id="17489" w:name="_Toc145944539"/>
      <w:del w:id="17490" w:author="Dr Mamadou SANOGO" w:date="2023-10-25T17:45:00Z">
        <w:r w:rsidRPr="007A4AFC" w:rsidDel="00A75F71">
          <w:rPr>
            <w:rFonts w:eastAsiaTheme="minorHAnsi" w:cs="Times New Roman"/>
            <w:lang w:eastAsia="en-US"/>
          </w:rPr>
          <w:delText xml:space="preserve">Annexe </w:delText>
        </w:r>
        <w:r w:rsidR="007945BD" w:rsidRPr="007A4AFC" w:rsidDel="00A75F71">
          <w:rPr>
            <w:rFonts w:eastAsiaTheme="minorHAnsi" w:cs="Times New Roman"/>
            <w:lang w:eastAsia="en-US"/>
          </w:rPr>
          <w:delText>1</w:delText>
        </w:r>
        <w:r w:rsidR="000163AB" w:rsidRPr="007A4AFC" w:rsidDel="00A75F71">
          <w:rPr>
            <w:rFonts w:eastAsiaTheme="minorHAnsi" w:cs="Times New Roman"/>
            <w:lang w:eastAsia="en-US"/>
          </w:rPr>
          <w:delText>1</w:delText>
        </w:r>
        <w:r w:rsidRPr="007A4AFC" w:rsidDel="00A75F71">
          <w:rPr>
            <w:rFonts w:eastAsiaTheme="minorHAnsi" w:cs="Times New Roman"/>
            <w:lang w:eastAsia="en-US"/>
          </w:rPr>
          <w:delText> : Liste des personnes qui ont répondu aux questionnaires</w:delText>
        </w:r>
        <w:bookmarkEnd w:id="17489"/>
      </w:del>
    </w:p>
    <w:p w14:paraId="768D8884" w14:textId="1E159020" w:rsidR="00CD42C6" w:rsidRPr="007A4AFC" w:rsidDel="00A75F71" w:rsidRDefault="00CD42C6" w:rsidP="00CD42C6">
      <w:pPr>
        <w:spacing w:line="240" w:lineRule="auto"/>
        <w:rPr>
          <w:del w:id="17491" w:author="Dr Mamadou SANOGO" w:date="2023-10-25T17:45:00Z"/>
          <w:b/>
          <w:bCs/>
          <w:color w:val="000000" w:themeColor="text1"/>
          <w:sz w:val="28"/>
          <w:szCs w:val="28"/>
          <w:rPrChange w:id="17492" w:author="Dr Mamadou SANOGO" w:date="2023-10-25T18:15:00Z">
            <w:rPr>
              <w:del w:id="17493" w:author="Dr Mamadou SANOGO" w:date="2023-10-25T17:45:00Z"/>
              <w:b/>
              <w:bCs/>
              <w:color w:val="FF0000"/>
              <w:sz w:val="28"/>
              <w:szCs w:val="28"/>
            </w:rPr>
          </w:rPrChange>
        </w:rPr>
      </w:pPr>
    </w:p>
    <w:p w14:paraId="2EBB2F55" w14:textId="3C46D82B" w:rsidR="00CD42C6" w:rsidRPr="007A4AFC" w:rsidDel="00A75F71" w:rsidRDefault="00CD42C6" w:rsidP="00CD42C6">
      <w:pPr>
        <w:spacing w:line="240" w:lineRule="auto"/>
        <w:rPr>
          <w:del w:id="17494" w:author="Dr Mamadou SANOGO" w:date="2023-10-25T17:45:00Z"/>
          <w:b/>
          <w:bCs/>
          <w:color w:val="000000" w:themeColor="text1"/>
          <w:sz w:val="28"/>
          <w:szCs w:val="28"/>
          <w:rPrChange w:id="17495" w:author="Dr Mamadou SANOGO" w:date="2023-10-25T18:15:00Z">
            <w:rPr>
              <w:del w:id="17496" w:author="Dr Mamadou SANOGO" w:date="2023-10-25T17:45:00Z"/>
              <w:b/>
              <w:bCs/>
              <w:color w:val="FF0000"/>
              <w:sz w:val="28"/>
              <w:szCs w:val="28"/>
            </w:rPr>
          </w:rPrChange>
        </w:rPr>
      </w:pPr>
    </w:p>
    <w:p w14:paraId="5E13A1A0" w14:textId="04DFBA79" w:rsidR="00CD42C6" w:rsidRPr="007A4AFC" w:rsidDel="00A75F71" w:rsidRDefault="00CD42C6" w:rsidP="00CD42C6">
      <w:pPr>
        <w:spacing w:line="240" w:lineRule="auto"/>
        <w:rPr>
          <w:del w:id="17497" w:author="Dr Mamadou SANOGO" w:date="2023-10-25T17:45:00Z"/>
          <w:b/>
          <w:bCs/>
          <w:color w:val="000000" w:themeColor="text1"/>
          <w:sz w:val="28"/>
          <w:szCs w:val="28"/>
          <w:rPrChange w:id="17498" w:author="Dr Mamadou SANOGO" w:date="2023-10-25T18:15:00Z">
            <w:rPr>
              <w:del w:id="17499" w:author="Dr Mamadou SANOGO" w:date="2023-10-25T17:45:00Z"/>
              <w:b/>
              <w:bCs/>
              <w:color w:val="FF0000"/>
              <w:sz w:val="28"/>
              <w:szCs w:val="28"/>
            </w:rPr>
          </w:rPrChange>
        </w:rPr>
      </w:pPr>
    </w:p>
    <w:tbl>
      <w:tblPr>
        <w:tblW w:w="8921" w:type="dxa"/>
        <w:tblLook w:val="04A0" w:firstRow="1" w:lastRow="0" w:firstColumn="1" w:lastColumn="0" w:noHBand="0" w:noVBand="1"/>
      </w:tblPr>
      <w:tblGrid>
        <w:gridCol w:w="3251"/>
        <w:gridCol w:w="2268"/>
        <w:gridCol w:w="3402"/>
      </w:tblGrid>
      <w:tr w:rsidR="007A4AFC" w:rsidRPr="007A4AFC" w:rsidDel="00A75F71" w14:paraId="0DC1E856" w14:textId="77777777" w:rsidTr="0019202F">
        <w:trPr>
          <w:trHeight w:val="360"/>
          <w:del w:id="17500" w:author="Dr Mamadou SANOGO" w:date="2023-10-25T17:45:00Z"/>
        </w:trPr>
        <w:tc>
          <w:tcPr>
            <w:tcW w:w="3251" w:type="dxa"/>
            <w:tcBorders>
              <w:top w:val="single" w:sz="8" w:space="0" w:color="auto"/>
              <w:left w:val="single" w:sz="8" w:space="0" w:color="auto"/>
              <w:bottom w:val="single" w:sz="8" w:space="0" w:color="auto"/>
              <w:right w:val="single" w:sz="4" w:space="0" w:color="auto"/>
            </w:tcBorders>
            <w:shd w:val="clear" w:color="000000" w:fill="D9D9D9"/>
            <w:noWrap/>
            <w:vAlign w:val="bottom"/>
            <w:hideMark/>
          </w:tcPr>
          <w:p w14:paraId="322C577C" w14:textId="4EDB7FA4" w:rsidR="00CD42C6" w:rsidRPr="007A4AFC" w:rsidDel="00A75F71" w:rsidRDefault="00CD42C6" w:rsidP="0019202F">
            <w:pPr>
              <w:spacing w:line="240" w:lineRule="auto"/>
              <w:rPr>
                <w:del w:id="17501" w:author="Dr Mamadou SANOGO" w:date="2023-10-25T17:45:00Z"/>
                <w:b/>
                <w:bCs/>
                <w:color w:val="000000" w:themeColor="text1"/>
                <w:sz w:val="28"/>
                <w:szCs w:val="28"/>
              </w:rPr>
            </w:pPr>
            <w:del w:id="17502" w:author="Dr Mamadou SANOGO" w:date="2023-10-25T17:45:00Z">
              <w:r w:rsidRPr="007A4AFC" w:rsidDel="00A75F71">
                <w:rPr>
                  <w:b/>
                  <w:bCs/>
                  <w:color w:val="000000" w:themeColor="text1"/>
                  <w:sz w:val="28"/>
                  <w:szCs w:val="28"/>
                </w:rPr>
                <w:delText>Nom</w:delText>
              </w:r>
            </w:del>
          </w:p>
        </w:tc>
        <w:tc>
          <w:tcPr>
            <w:tcW w:w="2268" w:type="dxa"/>
            <w:tcBorders>
              <w:top w:val="single" w:sz="8" w:space="0" w:color="auto"/>
              <w:left w:val="nil"/>
              <w:bottom w:val="single" w:sz="8" w:space="0" w:color="auto"/>
              <w:right w:val="single" w:sz="4" w:space="0" w:color="auto"/>
            </w:tcBorders>
            <w:shd w:val="clear" w:color="000000" w:fill="D9D9D9"/>
            <w:noWrap/>
            <w:vAlign w:val="bottom"/>
            <w:hideMark/>
          </w:tcPr>
          <w:p w14:paraId="6A24FA26" w14:textId="410267C1" w:rsidR="00CD42C6" w:rsidRPr="007A4AFC" w:rsidDel="00A75F71" w:rsidRDefault="00CD42C6" w:rsidP="0019202F">
            <w:pPr>
              <w:spacing w:line="240" w:lineRule="auto"/>
              <w:rPr>
                <w:del w:id="17503" w:author="Dr Mamadou SANOGO" w:date="2023-10-25T17:45:00Z"/>
                <w:b/>
                <w:bCs/>
                <w:color w:val="000000" w:themeColor="text1"/>
                <w:sz w:val="28"/>
                <w:szCs w:val="28"/>
              </w:rPr>
            </w:pPr>
            <w:del w:id="17504" w:author="Dr Mamadou SANOGO" w:date="2023-10-25T17:45:00Z">
              <w:r w:rsidRPr="007A4AFC" w:rsidDel="00A75F71">
                <w:rPr>
                  <w:b/>
                  <w:bCs/>
                  <w:color w:val="000000" w:themeColor="text1"/>
                  <w:sz w:val="28"/>
                  <w:szCs w:val="28"/>
                </w:rPr>
                <w:delText>Prénom</w:delText>
              </w:r>
            </w:del>
          </w:p>
        </w:tc>
        <w:tc>
          <w:tcPr>
            <w:tcW w:w="3402" w:type="dxa"/>
            <w:tcBorders>
              <w:top w:val="single" w:sz="8" w:space="0" w:color="auto"/>
              <w:left w:val="nil"/>
              <w:bottom w:val="single" w:sz="8" w:space="0" w:color="auto"/>
              <w:right w:val="single" w:sz="4" w:space="0" w:color="auto"/>
            </w:tcBorders>
            <w:shd w:val="clear" w:color="000000" w:fill="D9D9D9"/>
            <w:noWrap/>
            <w:vAlign w:val="bottom"/>
            <w:hideMark/>
          </w:tcPr>
          <w:p w14:paraId="279D764C" w14:textId="5710EC3C" w:rsidR="00CD42C6" w:rsidRPr="007A4AFC" w:rsidDel="00A75F71" w:rsidRDefault="00CD42C6" w:rsidP="0019202F">
            <w:pPr>
              <w:spacing w:line="240" w:lineRule="auto"/>
              <w:rPr>
                <w:del w:id="17505" w:author="Dr Mamadou SANOGO" w:date="2023-10-25T17:45:00Z"/>
                <w:b/>
                <w:bCs/>
                <w:color w:val="000000" w:themeColor="text1"/>
                <w:sz w:val="28"/>
                <w:szCs w:val="28"/>
              </w:rPr>
            </w:pPr>
            <w:del w:id="17506" w:author="Dr Mamadou SANOGO" w:date="2023-10-25T17:45:00Z">
              <w:r w:rsidRPr="007A4AFC" w:rsidDel="00A75F71">
                <w:rPr>
                  <w:b/>
                  <w:bCs/>
                  <w:color w:val="000000" w:themeColor="text1"/>
                  <w:sz w:val="28"/>
                  <w:szCs w:val="28"/>
                </w:rPr>
                <w:delText>Statut</w:delText>
              </w:r>
            </w:del>
          </w:p>
        </w:tc>
      </w:tr>
      <w:tr w:rsidR="007A4AFC" w:rsidRPr="007A4AFC" w:rsidDel="00A75F71" w14:paraId="62FAF352" w14:textId="77777777" w:rsidTr="0019202F">
        <w:trPr>
          <w:trHeight w:val="750"/>
          <w:del w:id="1750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E1EFA73" w14:textId="60F8FC3E" w:rsidR="00CD42C6" w:rsidRPr="007A4AFC" w:rsidDel="00A75F71" w:rsidRDefault="00CD42C6" w:rsidP="0019202F">
            <w:pPr>
              <w:spacing w:line="240" w:lineRule="auto"/>
              <w:rPr>
                <w:del w:id="17508" w:author="Dr Mamadou SANOGO" w:date="2023-10-25T17:45:00Z"/>
                <w:color w:val="000000" w:themeColor="text1"/>
              </w:rPr>
            </w:pPr>
            <w:del w:id="17509" w:author="Dr Mamadou SANOGO" w:date="2023-10-25T17:45:00Z">
              <w:r w:rsidRPr="007A4AFC" w:rsidDel="00A75F71">
                <w:rPr>
                  <w:color w:val="000000" w:themeColor="text1"/>
                </w:rPr>
                <w:delText>BERTHÉ</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57B0A89" w14:textId="374C5756" w:rsidR="00CD42C6" w:rsidRPr="007A4AFC" w:rsidDel="00A75F71" w:rsidRDefault="00CD42C6" w:rsidP="0019202F">
            <w:pPr>
              <w:spacing w:line="240" w:lineRule="auto"/>
              <w:rPr>
                <w:del w:id="17510" w:author="Dr Mamadou SANOGO" w:date="2023-10-25T17:45:00Z"/>
                <w:color w:val="000000" w:themeColor="text1"/>
              </w:rPr>
            </w:pPr>
            <w:del w:id="17511" w:author="Dr Mamadou SANOGO" w:date="2023-10-25T17:45:00Z">
              <w:r w:rsidRPr="007A4AFC" w:rsidDel="00A75F71">
                <w:rPr>
                  <w:color w:val="000000" w:themeColor="text1"/>
                </w:rPr>
                <w:delText>Daouda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4C4FEDE1" w14:textId="718C9E5F" w:rsidR="00CD42C6" w:rsidRPr="007A4AFC" w:rsidDel="00A75F71" w:rsidRDefault="00CD42C6" w:rsidP="0019202F">
            <w:pPr>
              <w:spacing w:line="240" w:lineRule="auto"/>
              <w:rPr>
                <w:del w:id="17512" w:author="Dr Mamadou SANOGO" w:date="2023-10-25T17:45:00Z"/>
                <w:color w:val="000000" w:themeColor="text1"/>
              </w:rPr>
            </w:pPr>
            <w:del w:id="17513" w:author="Dr Mamadou SANOGO" w:date="2023-10-25T17:45:00Z">
              <w:r w:rsidRPr="007A4AFC" w:rsidDel="00A75F71">
                <w:rPr>
                  <w:color w:val="000000" w:themeColor="text1"/>
                </w:rPr>
                <w:delText>Directeur des Etudes</w:delText>
              </w:r>
            </w:del>
          </w:p>
        </w:tc>
      </w:tr>
      <w:tr w:rsidR="007A4AFC" w:rsidRPr="007A4AFC" w:rsidDel="00A75F71" w14:paraId="505586F3" w14:textId="77777777" w:rsidTr="0019202F">
        <w:trPr>
          <w:trHeight w:val="765"/>
          <w:del w:id="17514"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4F19A11" w14:textId="376C5066" w:rsidR="00CD42C6" w:rsidRPr="007A4AFC" w:rsidDel="00A75F71" w:rsidRDefault="00CD42C6" w:rsidP="0019202F">
            <w:pPr>
              <w:spacing w:line="240" w:lineRule="auto"/>
              <w:rPr>
                <w:del w:id="17515" w:author="Dr Mamadou SANOGO" w:date="2023-10-25T17:45:00Z"/>
                <w:color w:val="000000" w:themeColor="text1"/>
              </w:rPr>
            </w:pPr>
            <w:del w:id="17516" w:author="Dr Mamadou SANOGO" w:date="2023-10-25T17:45:00Z">
              <w:r w:rsidRPr="007A4AFC" w:rsidDel="00A75F71">
                <w:rPr>
                  <w:color w:val="000000" w:themeColor="text1"/>
                </w:rPr>
                <w:delText>TRAORE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3B052D8" w14:textId="4CC7CA47" w:rsidR="00CD42C6" w:rsidRPr="007A4AFC" w:rsidDel="00A75F71" w:rsidRDefault="00CD42C6" w:rsidP="0019202F">
            <w:pPr>
              <w:spacing w:line="240" w:lineRule="auto"/>
              <w:rPr>
                <w:del w:id="17517" w:author="Dr Mamadou SANOGO" w:date="2023-10-25T17:45:00Z"/>
                <w:color w:val="000000" w:themeColor="text1"/>
              </w:rPr>
            </w:pPr>
            <w:del w:id="17518" w:author="Dr Mamadou SANOGO" w:date="2023-10-25T17:45:00Z">
              <w:r w:rsidRPr="007A4AFC" w:rsidDel="00A75F71">
                <w:rPr>
                  <w:color w:val="000000" w:themeColor="text1"/>
                </w:rPr>
                <w:delText>Amadou</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E670C0C" w14:textId="6D4F6620" w:rsidR="00CD42C6" w:rsidRPr="007A4AFC" w:rsidDel="00A75F71" w:rsidRDefault="00CD42C6" w:rsidP="0019202F">
            <w:pPr>
              <w:spacing w:line="240" w:lineRule="auto"/>
              <w:rPr>
                <w:del w:id="17519" w:author="Dr Mamadou SANOGO" w:date="2023-10-25T17:45:00Z"/>
                <w:color w:val="000000" w:themeColor="text1"/>
              </w:rPr>
            </w:pPr>
            <w:del w:id="17520" w:author="Dr Mamadou SANOGO" w:date="2023-10-25T17:45:00Z">
              <w:r w:rsidRPr="007A4AFC" w:rsidDel="00A75F71">
                <w:rPr>
                  <w:color w:val="000000" w:themeColor="text1"/>
                </w:rPr>
                <w:delText>Corps professoral</w:delText>
              </w:r>
            </w:del>
          </w:p>
        </w:tc>
      </w:tr>
      <w:tr w:rsidR="007A4AFC" w:rsidRPr="007A4AFC" w:rsidDel="00A75F71" w14:paraId="7C270346" w14:textId="77777777" w:rsidTr="0019202F">
        <w:trPr>
          <w:trHeight w:val="750"/>
          <w:del w:id="17521"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51C75AF" w14:textId="6119F391" w:rsidR="00CD42C6" w:rsidRPr="007A4AFC" w:rsidDel="00A75F71" w:rsidRDefault="00CD42C6" w:rsidP="0019202F">
            <w:pPr>
              <w:spacing w:line="240" w:lineRule="auto"/>
              <w:rPr>
                <w:del w:id="17522" w:author="Dr Mamadou SANOGO" w:date="2023-10-25T17:45:00Z"/>
                <w:color w:val="000000" w:themeColor="text1"/>
              </w:rPr>
            </w:pPr>
            <w:del w:id="17523"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FDBB982" w14:textId="4EBC429A" w:rsidR="00CD42C6" w:rsidRPr="007A4AFC" w:rsidDel="00A75F71" w:rsidRDefault="00CD42C6" w:rsidP="0019202F">
            <w:pPr>
              <w:spacing w:line="240" w:lineRule="auto"/>
              <w:rPr>
                <w:del w:id="17524" w:author="Dr Mamadou SANOGO" w:date="2023-10-25T17:45:00Z"/>
                <w:color w:val="000000" w:themeColor="text1"/>
              </w:rPr>
            </w:pPr>
            <w:del w:id="17525" w:author="Dr Mamadou SANOGO" w:date="2023-10-25T17:45:00Z">
              <w:r w:rsidRPr="007A4AFC" w:rsidDel="00A75F71">
                <w:rPr>
                  <w:color w:val="000000" w:themeColor="text1"/>
                </w:rPr>
                <w:delText>Nènè</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B685829" w14:textId="5B45C0CA" w:rsidR="00CD42C6" w:rsidRPr="007A4AFC" w:rsidDel="00A75F71" w:rsidRDefault="00CD42C6" w:rsidP="0019202F">
            <w:pPr>
              <w:spacing w:line="240" w:lineRule="auto"/>
              <w:rPr>
                <w:del w:id="17526" w:author="Dr Mamadou SANOGO" w:date="2023-10-25T17:45:00Z"/>
                <w:color w:val="000000" w:themeColor="text1"/>
              </w:rPr>
            </w:pPr>
            <w:del w:id="17527" w:author="Dr Mamadou SANOGO" w:date="2023-10-25T17:45:00Z">
              <w:r w:rsidRPr="007A4AFC" w:rsidDel="00A75F71">
                <w:rPr>
                  <w:color w:val="000000" w:themeColor="text1"/>
                </w:rPr>
                <w:delText>Corps professoral</w:delText>
              </w:r>
            </w:del>
          </w:p>
        </w:tc>
      </w:tr>
      <w:tr w:rsidR="007A4AFC" w:rsidRPr="007A4AFC" w:rsidDel="00A75F71" w14:paraId="7FB57CF3" w14:textId="77777777" w:rsidTr="0019202F">
        <w:trPr>
          <w:trHeight w:val="750"/>
          <w:del w:id="17528"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D57060A" w14:textId="1665658D" w:rsidR="00CD42C6" w:rsidRPr="007A4AFC" w:rsidDel="00A75F71" w:rsidRDefault="00CD42C6" w:rsidP="0019202F">
            <w:pPr>
              <w:spacing w:line="240" w:lineRule="auto"/>
              <w:rPr>
                <w:del w:id="17529" w:author="Dr Mamadou SANOGO" w:date="2023-10-25T17:45:00Z"/>
                <w:color w:val="000000" w:themeColor="text1"/>
              </w:rPr>
            </w:pPr>
            <w:del w:id="17530" w:author="Dr Mamadou SANOGO" w:date="2023-10-25T17:45:00Z">
              <w:r w:rsidRPr="007A4AFC" w:rsidDel="00A75F71">
                <w:rPr>
                  <w:color w:val="000000" w:themeColor="text1"/>
                </w:rPr>
                <w:delText>SANGARE</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E8F8EF6" w14:textId="47A11B00" w:rsidR="00CD42C6" w:rsidRPr="007A4AFC" w:rsidDel="00A75F71" w:rsidRDefault="00CD42C6" w:rsidP="0019202F">
            <w:pPr>
              <w:spacing w:line="240" w:lineRule="auto"/>
              <w:rPr>
                <w:del w:id="17531" w:author="Dr Mamadou SANOGO" w:date="2023-10-25T17:45:00Z"/>
                <w:color w:val="000000" w:themeColor="text1"/>
              </w:rPr>
            </w:pPr>
            <w:del w:id="17532" w:author="Dr Mamadou SANOGO" w:date="2023-10-25T17:45:00Z">
              <w:r w:rsidRPr="007A4AFC" w:rsidDel="00A75F71">
                <w:rPr>
                  <w:color w:val="000000" w:themeColor="text1"/>
                </w:rPr>
                <w:delText>Zoumana</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146C71B3" w14:textId="2CBCD7C9" w:rsidR="00CD42C6" w:rsidRPr="007A4AFC" w:rsidDel="00A75F71" w:rsidRDefault="00CD42C6" w:rsidP="0019202F">
            <w:pPr>
              <w:spacing w:line="240" w:lineRule="auto"/>
              <w:rPr>
                <w:del w:id="17533" w:author="Dr Mamadou SANOGO" w:date="2023-10-25T17:45:00Z"/>
                <w:color w:val="000000" w:themeColor="text1"/>
              </w:rPr>
            </w:pPr>
            <w:del w:id="17534" w:author="Dr Mamadou SANOGO" w:date="2023-10-25T17:45:00Z">
              <w:r w:rsidRPr="007A4AFC" w:rsidDel="00A75F71">
                <w:rPr>
                  <w:color w:val="000000" w:themeColor="text1"/>
                </w:rPr>
                <w:delText>Corps professoral</w:delText>
              </w:r>
            </w:del>
          </w:p>
        </w:tc>
      </w:tr>
      <w:tr w:rsidR="007A4AFC" w:rsidRPr="007A4AFC" w:rsidDel="00A75F71" w14:paraId="70878576" w14:textId="77777777" w:rsidTr="0019202F">
        <w:trPr>
          <w:trHeight w:val="750"/>
          <w:del w:id="17535"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F617CFB" w14:textId="5E1AC064" w:rsidR="00CD42C6" w:rsidRPr="007A4AFC" w:rsidDel="00A75F71" w:rsidRDefault="00CD42C6" w:rsidP="0019202F">
            <w:pPr>
              <w:spacing w:line="240" w:lineRule="auto"/>
              <w:rPr>
                <w:del w:id="17536" w:author="Dr Mamadou SANOGO" w:date="2023-10-25T17:45:00Z"/>
                <w:color w:val="000000" w:themeColor="text1"/>
              </w:rPr>
            </w:pPr>
            <w:del w:id="17537"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1A048C2B" w14:textId="7C9D1449" w:rsidR="00CD42C6" w:rsidRPr="007A4AFC" w:rsidDel="00A75F71" w:rsidRDefault="00CD42C6" w:rsidP="0019202F">
            <w:pPr>
              <w:spacing w:line="240" w:lineRule="auto"/>
              <w:rPr>
                <w:del w:id="17538" w:author="Dr Mamadou SANOGO" w:date="2023-10-25T17:45:00Z"/>
                <w:color w:val="000000" w:themeColor="text1"/>
              </w:rPr>
            </w:pPr>
            <w:del w:id="17539"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3B81FF13" w14:textId="394EC914" w:rsidR="00CD42C6" w:rsidRPr="007A4AFC" w:rsidDel="00A75F71" w:rsidRDefault="00CD42C6" w:rsidP="0019202F">
            <w:pPr>
              <w:spacing w:line="240" w:lineRule="auto"/>
              <w:rPr>
                <w:del w:id="17540" w:author="Dr Mamadou SANOGO" w:date="2023-10-25T17:45:00Z"/>
                <w:color w:val="000000" w:themeColor="text1"/>
              </w:rPr>
            </w:pPr>
            <w:del w:id="17541" w:author="Dr Mamadou SANOGO" w:date="2023-10-25T17:45:00Z">
              <w:r w:rsidRPr="007A4AFC" w:rsidDel="00A75F71">
                <w:rPr>
                  <w:color w:val="000000" w:themeColor="text1"/>
                </w:rPr>
                <w:delText>Service Administratif</w:delText>
              </w:r>
            </w:del>
          </w:p>
        </w:tc>
      </w:tr>
      <w:tr w:rsidR="007A4AFC" w:rsidRPr="007A4AFC" w:rsidDel="00A75F71" w14:paraId="1A180491" w14:textId="77777777" w:rsidTr="0019202F">
        <w:trPr>
          <w:trHeight w:val="750"/>
          <w:del w:id="17542"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36F0B375" w14:textId="44D82866" w:rsidR="00CD42C6" w:rsidRPr="007A4AFC" w:rsidDel="00A75F71" w:rsidRDefault="00CD42C6" w:rsidP="0019202F">
            <w:pPr>
              <w:spacing w:line="240" w:lineRule="auto"/>
              <w:rPr>
                <w:del w:id="17543" w:author="Dr Mamadou SANOGO" w:date="2023-10-25T17:45:00Z"/>
                <w:color w:val="000000" w:themeColor="text1"/>
              </w:rPr>
            </w:pPr>
            <w:del w:id="17544" w:author="Dr Mamadou SANOGO" w:date="2023-10-25T17:45:00Z">
              <w:r w:rsidRPr="007A4AFC" w:rsidDel="00A75F71">
                <w:rPr>
                  <w:color w:val="000000" w:themeColor="text1"/>
                </w:rPr>
                <w:delText>TOURE</w:delText>
              </w:r>
            </w:del>
          </w:p>
        </w:tc>
        <w:tc>
          <w:tcPr>
            <w:tcW w:w="2268" w:type="dxa"/>
            <w:tcBorders>
              <w:top w:val="nil"/>
              <w:left w:val="nil"/>
              <w:bottom w:val="single" w:sz="4" w:space="0" w:color="auto"/>
              <w:right w:val="single" w:sz="4" w:space="0" w:color="auto"/>
            </w:tcBorders>
            <w:shd w:val="clear" w:color="auto" w:fill="auto"/>
            <w:noWrap/>
            <w:vAlign w:val="center"/>
          </w:tcPr>
          <w:p w14:paraId="4B21539D" w14:textId="1CF22205" w:rsidR="00CD42C6" w:rsidRPr="007A4AFC" w:rsidDel="00A75F71" w:rsidRDefault="00CD42C6" w:rsidP="0019202F">
            <w:pPr>
              <w:spacing w:line="240" w:lineRule="auto"/>
              <w:rPr>
                <w:del w:id="17545" w:author="Dr Mamadou SANOGO" w:date="2023-10-25T17:45:00Z"/>
                <w:color w:val="000000" w:themeColor="text1"/>
              </w:rPr>
            </w:pPr>
            <w:del w:id="17546" w:author="Dr Mamadou SANOGO" w:date="2023-10-25T17:45:00Z">
              <w:r w:rsidRPr="007A4AFC" w:rsidDel="00A75F71">
                <w:rPr>
                  <w:color w:val="000000" w:themeColor="text1"/>
                </w:rPr>
                <w:delText>Kadiatou</w:delText>
              </w:r>
            </w:del>
          </w:p>
        </w:tc>
        <w:tc>
          <w:tcPr>
            <w:tcW w:w="3402" w:type="dxa"/>
            <w:tcBorders>
              <w:top w:val="nil"/>
              <w:left w:val="nil"/>
              <w:bottom w:val="single" w:sz="4" w:space="0" w:color="auto"/>
              <w:right w:val="single" w:sz="4" w:space="0" w:color="auto"/>
            </w:tcBorders>
            <w:shd w:val="clear" w:color="auto" w:fill="auto"/>
            <w:noWrap/>
            <w:vAlign w:val="center"/>
          </w:tcPr>
          <w:p w14:paraId="58918C25" w14:textId="16C678C7" w:rsidR="00CD42C6" w:rsidRPr="007A4AFC" w:rsidDel="00A75F71" w:rsidRDefault="00CD42C6" w:rsidP="0019202F">
            <w:pPr>
              <w:spacing w:line="240" w:lineRule="auto"/>
              <w:rPr>
                <w:del w:id="17547" w:author="Dr Mamadou SANOGO" w:date="2023-10-25T17:45:00Z"/>
                <w:color w:val="000000" w:themeColor="text1"/>
              </w:rPr>
            </w:pPr>
            <w:del w:id="17548" w:author="Dr Mamadou SANOGO" w:date="2023-10-25T17:45:00Z">
              <w:r w:rsidRPr="007A4AFC" w:rsidDel="00A75F71">
                <w:rPr>
                  <w:color w:val="000000" w:themeColor="text1"/>
                </w:rPr>
                <w:delText>Service administratif</w:delText>
              </w:r>
            </w:del>
          </w:p>
        </w:tc>
      </w:tr>
      <w:tr w:rsidR="007A4AFC" w:rsidRPr="007A4AFC" w:rsidDel="00A75F71" w14:paraId="2673FC87" w14:textId="77777777" w:rsidTr="0019202F">
        <w:trPr>
          <w:trHeight w:val="750"/>
          <w:del w:id="17549"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1F362F85" w14:textId="6A8DB97F" w:rsidR="00CD42C6" w:rsidRPr="007A4AFC" w:rsidDel="00A75F71" w:rsidRDefault="00CD42C6" w:rsidP="0019202F">
            <w:pPr>
              <w:spacing w:line="240" w:lineRule="auto"/>
              <w:rPr>
                <w:del w:id="17550" w:author="Dr Mamadou SANOGO" w:date="2023-10-25T17:45:00Z"/>
                <w:color w:val="000000" w:themeColor="text1"/>
              </w:rPr>
            </w:pPr>
            <w:del w:id="17551" w:author="Dr Mamadou SANOGO" w:date="2023-10-25T17:45:00Z">
              <w:r w:rsidRPr="007A4AFC" w:rsidDel="00A75F71">
                <w:rPr>
                  <w:color w:val="000000" w:themeColor="text1"/>
                </w:rPr>
                <w:delText>HAIDARA</w:delText>
              </w:r>
            </w:del>
          </w:p>
        </w:tc>
        <w:tc>
          <w:tcPr>
            <w:tcW w:w="2268" w:type="dxa"/>
            <w:tcBorders>
              <w:top w:val="nil"/>
              <w:left w:val="nil"/>
              <w:bottom w:val="single" w:sz="4" w:space="0" w:color="auto"/>
              <w:right w:val="single" w:sz="4" w:space="0" w:color="auto"/>
            </w:tcBorders>
            <w:shd w:val="clear" w:color="auto" w:fill="auto"/>
            <w:noWrap/>
            <w:vAlign w:val="center"/>
          </w:tcPr>
          <w:p w14:paraId="7CC9BE88" w14:textId="07AE50F4" w:rsidR="00CD42C6" w:rsidRPr="007A4AFC" w:rsidDel="00A75F71" w:rsidRDefault="00CD42C6" w:rsidP="0019202F">
            <w:pPr>
              <w:spacing w:line="240" w:lineRule="auto"/>
              <w:rPr>
                <w:del w:id="17552" w:author="Dr Mamadou SANOGO" w:date="2023-10-25T17:45:00Z"/>
                <w:color w:val="000000" w:themeColor="text1"/>
              </w:rPr>
            </w:pPr>
            <w:del w:id="17553" w:author="Dr Mamadou SANOGO" w:date="2023-10-25T17:45:00Z">
              <w:r w:rsidRPr="007A4AFC" w:rsidDel="00A75F71">
                <w:rPr>
                  <w:color w:val="000000" w:themeColor="text1"/>
                </w:rPr>
                <w:delText>Mariam</w:delText>
              </w:r>
            </w:del>
          </w:p>
        </w:tc>
        <w:tc>
          <w:tcPr>
            <w:tcW w:w="3402" w:type="dxa"/>
            <w:tcBorders>
              <w:top w:val="nil"/>
              <w:left w:val="nil"/>
              <w:bottom w:val="single" w:sz="4" w:space="0" w:color="auto"/>
              <w:right w:val="single" w:sz="4" w:space="0" w:color="auto"/>
            </w:tcBorders>
            <w:shd w:val="clear" w:color="auto" w:fill="auto"/>
            <w:noWrap/>
            <w:vAlign w:val="center"/>
          </w:tcPr>
          <w:p w14:paraId="629F509B" w14:textId="37F2B26E" w:rsidR="00CD42C6" w:rsidRPr="007A4AFC" w:rsidDel="00A75F71" w:rsidRDefault="00CD42C6" w:rsidP="0019202F">
            <w:pPr>
              <w:spacing w:line="240" w:lineRule="auto"/>
              <w:rPr>
                <w:del w:id="17554" w:author="Dr Mamadou SANOGO" w:date="2023-10-25T17:45:00Z"/>
                <w:color w:val="000000" w:themeColor="text1"/>
              </w:rPr>
            </w:pPr>
            <w:del w:id="17555" w:author="Dr Mamadou SANOGO" w:date="2023-10-25T17:45:00Z">
              <w:r w:rsidRPr="007A4AFC" w:rsidDel="00A75F71">
                <w:rPr>
                  <w:color w:val="000000" w:themeColor="text1"/>
                </w:rPr>
                <w:delText>Service administratif</w:delText>
              </w:r>
            </w:del>
          </w:p>
        </w:tc>
      </w:tr>
      <w:tr w:rsidR="007A4AFC" w:rsidRPr="007A4AFC" w:rsidDel="00A75F71" w14:paraId="4AAB9651" w14:textId="77777777" w:rsidTr="0019202F">
        <w:trPr>
          <w:trHeight w:val="750"/>
          <w:del w:id="17556"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tcPr>
          <w:p w14:paraId="0F6E15EE" w14:textId="5DB3269A" w:rsidR="00CD42C6" w:rsidRPr="007A4AFC" w:rsidDel="00A75F71" w:rsidRDefault="00CD42C6" w:rsidP="0019202F">
            <w:pPr>
              <w:spacing w:line="240" w:lineRule="auto"/>
              <w:rPr>
                <w:del w:id="17557" w:author="Dr Mamadou SANOGO" w:date="2023-10-25T17:45:00Z"/>
                <w:color w:val="000000" w:themeColor="text1"/>
              </w:rPr>
            </w:pPr>
            <w:del w:id="17558" w:author="Dr Mamadou SANOGO" w:date="2023-10-25T17:45:00Z">
              <w:r w:rsidRPr="007A4AFC" w:rsidDel="00A75F71">
                <w:rPr>
                  <w:color w:val="000000" w:themeColor="text1"/>
                </w:rPr>
                <w:delText>THIAM</w:delText>
              </w:r>
            </w:del>
          </w:p>
        </w:tc>
        <w:tc>
          <w:tcPr>
            <w:tcW w:w="2268" w:type="dxa"/>
            <w:tcBorders>
              <w:top w:val="nil"/>
              <w:left w:val="nil"/>
              <w:bottom w:val="single" w:sz="4" w:space="0" w:color="auto"/>
              <w:right w:val="single" w:sz="4" w:space="0" w:color="auto"/>
            </w:tcBorders>
            <w:shd w:val="clear" w:color="auto" w:fill="auto"/>
            <w:noWrap/>
            <w:vAlign w:val="center"/>
          </w:tcPr>
          <w:p w14:paraId="0D4BF367" w14:textId="7FF3C7F3" w:rsidR="00CD42C6" w:rsidRPr="007A4AFC" w:rsidDel="00A75F71" w:rsidRDefault="00CD42C6" w:rsidP="0019202F">
            <w:pPr>
              <w:spacing w:line="240" w:lineRule="auto"/>
              <w:rPr>
                <w:del w:id="17559" w:author="Dr Mamadou SANOGO" w:date="2023-10-25T17:45:00Z"/>
                <w:color w:val="000000" w:themeColor="text1"/>
              </w:rPr>
            </w:pPr>
            <w:del w:id="17560" w:author="Dr Mamadou SANOGO" w:date="2023-10-25T17:45:00Z">
              <w:r w:rsidRPr="007A4AFC" w:rsidDel="00A75F71">
                <w:rPr>
                  <w:color w:val="000000" w:themeColor="text1"/>
                </w:rPr>
                <w:delText>Mahamoud</w:delText>
              </w:r>
            </w:del>
          </w:p>
        </w:tc>
        <w:tc>
          <w:tcPr>
            <w:tcW w:w="3402" w:type="dxa"/>
            <w:tcBorders>
              <w:top w:val="nil"/>
              <w:left w:val="nil"/>
              <w:bottom w:val="single" w:sz="4" w:space="0" w:color="auto"/>
              <w:right w:val="single" w:sz="4" w:space="0" w:color="auto"/>
            </w:tcBorders>
            <w:shd w:val="clear" w:color="auto" w:fill="auto"/>
            <w:noWrap/>
            <w:vAlign w:val="center"/>
          </w:tcPr>
          <w:p w14:paraId="35C562C7" w14:textId="3957F5EB" w:rsidR="00CD42C6" w:rsidRPr="007A4AFC" w:rsidDel="00A75F71" w:rsidRDefault="00CD42C6" w:rsidP="0019202F">
            <w:pPr>
              <w:spacing w:line="240" w:lineRule="auto"/>
              <w:rPr>
                <w:del w:id="17561" w:author="Dr Mamadou SANOGO" w:date="2023-10-25T17:45:00Z"/>
                <w:color w:val="000000" w:themeColor="text1"/>
              </w:rPr>
            </w:pPr>
            <w:del w:id="17562" w:author="Dr Mamadou SANOGO" w:date="2023-10-25T17:45:00Z">
              <w:r w:rsidRPr="007A4AFC" w:rsidDel="00A75F71">
                <w:rPr>
                  <w:color w:val="000000" w:themeColor="text1"/>
                </w:rPr>
                <w:delText>Service Scolarité</w:delText>
              </w:r>
            </w:del>
          </w:p>
        </w:tc>
      </w:tr>
      <w:tr w:rsidR="007A4AFC" w:rsidRPr="007A4AFC" w:rsidDel="00A75F71" w14:paraId="33B28202" w14:textId="77777777" w:rsidTr="0019202F">
        <w:trPr>
          <w:trHeight w:val="750"/>
          <w:del w:id="17563"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5BBC770F" w14:textId="69513185" w:rsidR="00CD42C6" w:rsidRPr="007A4AFC" w:rsidDel="00A75F71" w:rsidRDefault="00CD42C6" w:rsidP="0019202F">
            <w:pPr>
              <w:spacing w:line="240" w:lineRule="auto"/>
              <w:rPr>
                <w:del w:id="17564" w:author="Dr Mamadou SANOGO" w:date="2023-10-25T17:45:00Z"/>
                <w:color w:val="000000" w:themeColor="text1"/>
              </w:rPr>
            </w:pPr>
            <w:del w:id="17565" w:author="Dr Mamadou SANOGO" w:date="2023-10-25T17:45:00Z">
              <w:r w:rsidRPr="007A4AFC" w:rsidDel="00A75F71">
                <w:rPr>
                  <w:color w:val="000000" w:themeColor="text1"/>
                </w:rPr>
                <w:delText>SYLLA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683071F5" w14:textId="05DCC298" w:rsidR="00CD42C6" w:rsidRPr="007A4AFC" w:rsidDel="00A75F71" w:rsidRDefault="00CD42C6" w:rsidP="0019202F">
            <w:pPr>
              <w:spacing w:line="240" w:lineRule="auto"/>
              <w:rPr>
                <w:del w:id="17566" w:author="Dr Mamadou SANOGO" w:date="2023-10-25T17:45:00Z"/>
                <w:color w:val="000000" w:themeColor="text1"/>
              </w:rPr>
            </w:pPr>
            <w:del w:id="17567" w:author="Dr Mamadou SANOGO" w:date="2023-10-25T17:45:00Z">
              <w:r w:rsidRPr="007A4AFC" w:rsidDel="00A75F71">
                <w:rPr>
                  <w:color w:val="000000" w:themeColor="text1"/>
                </w:rPr>
                <w:delText>Mohamed Lamine</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2590B958" w14:textId="0DDAAC2B" w:rsidR="00CD42C6" w:rsidRPr="007A4AFC" w:rsidDel="00A75F71" w:rsidRDefault="00CD42C6" w:rsidP="0019202F">
            <w:pPr>
              <w:spacing w:line="240" w:lineRule="auto"/>
              <w:rPr>
                <w:del w:id="17568" w:author="Dr Mamadou SANOGO" w:date="2023-10-25T17:45:00Z"/>
                <w:color w:val="000000" w:themeColor="text1"/>
              </w:rPr>
            </w:pPr>
            <w:del w:id="17569" w:author="Dr Mamadou SANOGO" w:date="2023-10-25T17:45:00Z">
              <w:r w:rsidRPr="007A4AFC" w:rsidDel="00A75F71">
                <w:rPr>
                  <w:color w:val="000000" w:themeColor="text1"/>
                </w:rPr>
                <w:delText>Etudiant</w:delText>
              </w:r>
            </w:del>
          </w:p>
        </w:tc>
      </w:tr>
      <w:tr w:rsidR="007A4AFC" w:rsidRPr="007A4AFC" w:rsidDel="00A75F71" w14:paraId="623265BC" w14:textId="77777777" w:rsidTr="0019202F">
        <w:trPr>
          <w:trHeight w:val="750"/>
          <w:del w:id="17570"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2C02C158" w14:textId="5FB9FE1F" w:rsidR="00CD42C6" w:rsidRPr="007A4AFC" w:rsidDel="00A75F71" w:rsidRDefault="00CD42C6" w:rsidP="0019202F">
            <w:pPr>
              <w:spacing w:line="240" w:lineRule="auto"/>
              <w:rPr>
                <w:del w:id="17571" w:author="Dr Mamadou SANOGO" w:date="2023-10-25T17:45:00Z"/>
                <w:color w:val="000000" w:themeColor="text1"/>
              </w:rPr>
            </w:pPr>
            <w:del w:id="17572" w:author="Dr Mamadou SANOGO" w:date="2023-10-25T17:45:00Z">
              <w:r w:rsidRPr="007A4AFC" w:rsidDel="00A75F71">
                <w:rPr>
                  <w:color w:val="000000" w:themeColor="text1"/>
                </w:rPr>
                <w:delText>NIANG</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00C00B3D" w14:textId="078BE8D3" w:rsidR="00CD42C6" w:rsidRPr="007A4AFC" w:rsidDel="00A75F71" w:rsidRDefault="00CD42C6" w:rsidP="0019202F">
            <w:pPr>
              <w:spacing w:line="240" w:lineRule="auto"/>
              <w:rPr>
                <w:del w:id="17573" w:author="Dr Mamadou SANOGO" w:date="2023-10-25T17:45:00Z"/>
                <w:color w:val="000000" w:themeColor="text1"/>
              </w:rPr>
            </w:pPr>
            <w:del w:id="17574" w:author="Dr Mamadou SANOGO" w:date="2023-10-25T17:45:00Z">
              <w:r w:rsidRPr="007A4AFC" w:rsidDel="00A75F71">
                <w:rPr>
                  <w:color w:val="000000" w:themeColor="text1"/>
                </w:rPr>
                <w:delText>Waly</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627BD476" w14:textId="5D6D362D" w:rsidR="00CD42C6" w:rsidRPr="007A4AFC" w:rsidDel="00A75F71" w:rsidRDefault="00CD42C6" w:rsidP="0019202F">
            <w:pPr>
              <w:spacing w:line="240" w:lineRule="auto"/>
              <w:rPr>
                <w:del w:id="17575" w:author="Dr Mamadou SANOGO" w:date="2023-10-25T17:45:00Z"/>
                <w:color w:val="000000" w:themeColor="text1"/>
              </w:rPr>
            </w:pPr>
            <w:del w:id="17576" w:author="Dr Mamadou SANOGO" w:date="2023-10-25T17:45:00Z">
              <w:r w:rsidRPr="007A4AFC" w:rsidDel="00A75F71">
                <w:rPr>
                  <w:color w:val="000000" w:themeColor="text1"/>
                </w:rPr>
                <w:delText>Etudiant</w:delText>
              </w:r>
            </w:del>
          </w:p>
        </w:tc>
      </w:tr>
      <w:tr w:rsidR="00CD42C6" w:rsidRPr="007A4AFC" w:rsidDel="00A75F71" w14:paraId="0671B8A6" w14:textId="52DBFCE3" w:rsidTr="0019202F">
        <w:trPr>
          <w:trHeight w:val="750"/>
          <w:del w:id="17577" w:author="Dr Mamadou SANOGO" w:date="2023-10-25T17:45:00Z"/>
        </w:trPr>
        <w:tc>
          <w:tcPr>
            <w:tcW w:w="3251" w:type="dxa"/>
            <w:tcBorders>
              <w:top w:val="nil"/>
              <w:left w:val="single" w:sz="8" w:space="0" w:color="auto"/>
              <w:bottom w:val="single" w:sz="4" w:space="0" w:color="auto"/>
              <w:right w:val="single" w:sz="4" w:space="0" w:color="auto"/>
            </w:tcBorders>
            <w:shd w:val="clear" w:color="auto" w:fill="auto"/>
            <w:noWrap/>
            <w:vAlign w:val="center"/>
            <w:hideMark/>
          </w:tcPr>
          <w:p w14:paraId="6B29767D" w14:textId="61910D29" w:rsidR="00CD42C6" w:rsidRPr="007A4AFC" w:rsidDel="00A75F71" w:rsidRDefault="00CD42C6" w:rsidP="0019202F">
            <w:pPr>
              <w:spacing w:line="240" w:lineRule="auto"/>
              <w:rPr>
                <w:del w:id="17578" w:author="Dr Mamadou SANOGO" w:date="2023-10-25T17:45:00Z"/>
                <w:color w:val="000000" w:themeColor="text1"/>
              </w:rPr>
            </w:pPr>
            <w:del w:id="17579" w:author="Dr Mamadou SANOGO" w:date="2023-10-25T17:45:00Z">
              <w:r w:rsidRPr="007A4AFC" w:rsidDel="00A75F71">
                <w:rPr>
                  <w:color w:val="000000" w:themeColor="text1"/>
                </w:rPr>
                <w:delText>KEITA</w:delText>
              </w:r>
            </w:del>
          </w:p>
        </w:tc>
        <w:tc>
          <w:tcPr>
            <w:tcW w:w="2268" w:type="dxa"/>
            <w:tcBorders>
              <w:top w:val="nil"/>
              <w:left w:val="nil"/>
              <w:bottom w:val="single" w:sz="4" w:space="0" w:color="auto"/>
              <w:right w:val="single" w:sz="4" w:space="0" w:color="auto"/>
            </w:tcBorders>
            <w:shd w:val="clear" w:color="auto" w:fill="auto"/>
            <w:noWrap/>
            <w:vAlign w:val="center"/>
            <w:hideMark/>
          </w:tcPr>
          <w:p w14:paraId="30B37B1E" w14:textId="2BC5E4DA" w:rsidR="00CD42C6" w:rsidRPr="007A4AFC" w:rsidDel="00A75F71" w:rsidRDefault="00CD42C6" w:rsidP="0019202F">
            <w:pPr>
              <w:spacing w:line="240" w:lineRule="auto"/>
              <w:rPr>
                <w:del w:id="17580" w:author="Dr Mamadou SANOGO" w:date="2023-10-25T17:45:00Z"/>
                <w:color w:val="000000" w:themeColor="text1"/>
              </w:rPr>
            </w:pPr>
            <w:del w:id="17581" w:author="Dr Mamadou SANOGO" w:date="2023-10-25T17:45:00Z">
              <w:r w:rsidRPr="007A4AFC" w:rsidDel="00A75F71">
                <w:rPr>
                  <w:color w:val="000000" w:themeColor="text1"/>
                </w:rPr>
                <w:delText>Oumar</w:delText>
              </w:r>
            </w:del>
          </w:p>
        </w:tc>
        <w:tc>
          <w:tcPr>
            <w:tcW w:w="3402" w:type="dxa"/>
            <w:tcBorders>
              <w:top w:val="nil"/>
              <w:left w:val="nil"/>
              <w:bottom w:val="single" w:sz="4" w:space="0" w:color="auto"/>
              <w:right w:val="single" w:sz="4" w:space="0" w:color="auto"/>
            </w:tcBorders>
            <w:shd w:val="clear" w:color="auto" w:fill="auto"/>
            <w:noWrap/>
            <w:vAlign w:val="center"/>
            <w:hideMark/>
          </w:tcPr>
          <w:p w14:paraId="70870257" w14:textId="4E4BF3FD" w:rsidR="00CD42C6" w:rsidRPr="007A4AFC" w:rsidDel="00A75F71" w:rsidRDefault="00CD42C6" w:rsidP="0019202F">
            <w:pPr>
              <w:spacing w:line="240" w:lineRule="auto"/>
              <w:rPr>
                <w:del w:id="17582" w:author="Dr Mamadou SANOGO" w:date="2023-10-25T17:45:00Z"/>
                <w:color w:val="000000" w:themeColor="text1"/>
              </w:rPr>
            </w:pPr>
            <w:del w:id="17583" w:author="Dr Mamadou SANOGO" w:date="2023-10-25T17:45:00Z">
              <w:r w:rsidRPr="007A4AFC" w:rsidDel="00A75F71">
                <w:rPr>
                  <w:color w:val="000000" w:themeColor="text1"/>
                </w:rPr>
                <w:delText>Etudiant</w:delText>
              </w:r>
            </w:del>
          </w:p>
        </w:tc>
      </w:tr>
    </w:tbl>
    <w:p w14:paraId="53C5614A" w14:textId="5C817159" w:rsidR="00CD42C6" w:rsidRPr="007A4AFC" w:rsidDel="00A75F71" w:rsidRDefault="00CD42C6" w:rsidP="00CD42C6">
      <w:pPr>
        <w:spacing w:line="240" w:lineRule="auto"/>
        <w:rPr>
          <w:del w:id="17584" w:author="Dr Mamadou SANOGO" w:date="2023-10-25T17:45:00Z"/>
          <w:b/>
          <w:bCs/>
          <w:color w:val="000000" w:themeColor="text1"/>
          <w:sz w:val="28"/>
          <w:szCs w:val="28"/>
          <w:rPrChange w:id="17585" w:author="Dr Mamadou SANOGO" w:date="2023-10-25T18:15:00Z">
            <w:rPr>
              <w:del w:id="17586" w:author="Dr Mamadou SANOGO" w:date="2023-10-25T17:45:00Z"/>
              <w:b/>
              <w:bCs/>
              <w:color w:val="FF0000"/>
              <w:sz w:val="28"/>
              <w:szCs w:val="28"/>
            </w:rPr>
          </w:rPrChange>
        </w:rPr>
      </w:pPr>
    </w:p>
    <w:p w14:paraId="62966B75" w14:textId="56F97BD6" w:rsidR="0029651C" w:rsidRPr="007A4AFC" w:rsidDel="00A75F71" w:rsidRDefault="0029651C">
      <w:pPr>
        <w:spacing w:line="240" w:lineRule="auto"/>
        <w:rPr>
          <w:del w:id="17587" w:author="Dr Mamadou SANOGO" w:date="2023-10-25T17:45:00Z"/>
          <w:color w:val="000000" w:themeColor="text1"/>
          <w:sz w:val="28"/>
          <w:szCs w:val="28"/>
          <w:rPrChange w:id="17588" w:author="Dr Mamadou SANOGO" w:date="2023-10-25T18:15:00Z">
            <w:rPr>
              <w:del w:id="17589" w:author="Dr Mamadou SANOGO" w:date="2023-10-25T17:45:00Z"/>
              <w:color w:val="000000"/>
              <w:sz w:val="28"/>
              <w:szCs w:val="28"/>
            </w:rPr>
          </w:rPrChange>
        </w:rPr>
      </w:pPr>
      <w:del w:id="17590" w:author="Dr Mamadou SANOGO" w:date="2023-10-25T17:45:00Z">
        <w:r w:rsidRPr="007A4AFC" w:rsidDel="00A75F71">
          <w:rPr>
            <w:color w:val="000000" w:themeColor="text1"/>
            <w:sz w:val="28"/>
            <w:szCs w:val="28"/>
            <w:rPrChange w:id="17591" w:author="Dr Mamadou SANOGO" w:date="2023-10-25T18:15:00Z">
              <w:rPr>
                <w:color w:val="000000"/>
                <w:sz w:val="28"/>
                <w:szCs w:val="28"/>
              </w:rPr>
            </w:rPrChange>
          </w:rPr>
          <w:br w:type="page"/>
        </w:r>
      </w:del>
    </w:p>
    <w:p w14:paraId="567C4F72" w14:textId="45A76672" w:rsidR="0029651C" w:rsidRPr="007A4AFC" w:rsidDel="00A75F71" w:rsidRDefault="0029651C" w:rsidP="0029651C">
      <w:pPr>
        <w:pStyle w:val="Titre1"/>
        <w:spacing w:before="0" w:line="240" w:lineRule="auto"/>
        <w:jc w:val="center"/>
        <w:rPr>
          <w:del w:id="17592" w:author="Dr Mamadou SANOGO" w:date="2023-10-25T17:45:00Z"/>
          <w:rFonts w:eastAsiaTheme="minorHAnsi" w:cs="Times New Roman"/>
          <w:b w:val="0"/>
          <w:lang w:eastAsia="en-US"/>
          <w:rPrChange w:id="17593" w:author="Dr Mamadou SANOGO" w:date="2023-10-25T18:15:00Z">
            <w:rPr>
              <w:del w:id="17594" w:author="Dr Mamadou SANOGO" w:date="2023-10-25T17:45:00Z"/>
              <w:rFonts w:eastAsiaTheme="minorHAnsi" w:cs="Times New Roman"/>
              <w:b w:val="0"/>
              <w:color w:val="auto"/>
              <w:lang w:eastAsia="en-US"/>
            </w:rPr>
          </w:rPrChange>
        </w:rPr>
      </w:pPr>
      <w:bookmarkStart w:id="17595" w:name="_Toc145944540"/>
      <w:del w:id="17596" w:author="Dr Mamadou SANOGO" w:date="2023-10-25T17:45:00Z">
        <w:r w:rsidRPr="007A4AFC" w:rsidDel="00A75F71">
          <w:rPr>
            <w:rFonts w:eastAsiaTheme="minorHAnsi"/>
            <w:lang w:eastAsia="en-US"/>
            <w:rPrChange w:id="17597" w:author="Dr Mamadou SANOGO" w:date="2023-10-25T18:15:00Z">
              <w:rPr>
                <w:rFonts w:eastAsiaTheme="minorHAnsi"/>
                <w:color w:val="2E74B5" w:themeColor="accent1" w:themeShade="BF"/>
                <w:lang w:eastAsia="en-US"/>
              </w:rPr>
            </w:rPrChange>
          </w:rPr>
          <w:delText xml:space="preserve">Annexe </w:delText>
        </w:r>
        <w:r w:rsidR="007945BD" w:rsidRPr="007A4AFC" w:rsidDel="00A75F71">
          <w:rPr>
            <w:rFonts w:eastAsiaTheme="minorHAnsi"/>
            <w:lang w:eastAsia="en-US"/>
            <w:rPrChange w:id="17598" w:author="Dr Mamadou SANOGO" w:date="2023-10-25T18:15:00Z">
              <w:rPr>
                <w:rFonts w:eastAsiaTheme="minorHAnsi"/>
                <w:color w:val="2E74B5" w:themeColor="accent1" w:themeShade="BF"/>
                <w:lang w:eastAsia="en-US"/>
              </w:rPr>
            </w:rPrChange>
          </w:rPr>
          <w:delText>1</w:delText>
        </w:r>
        <w:r w:rsidR="000163AB" w:rsidRPr="007A4AFC" w:rsidDel="00A75F71">
          <w:rPr>
            <w:rFonts w:eastAsiaTheme="minorHAnsi"/>
            <w:lang w:eastAsia="en-US"/>
            <w:rPrChange w:id="17599" w:author="Dr Mamadou SANOGO" w:date="2023-10-25T18:15:00Z">
              <w:rPr>
                <w:rFonts w:eastAsiaTheme="minorHAnsi"/>
                <w:color w:val="2E74B5" w:themeColor="accent1" w:themeShade="BF"/>
                <w:lang w:eastAsia="en-US"/>
              </w:rPr>
            </w:rPrChange>
          </w:rPr>
          <w:delText>2</w:delText>
        </w:r>
        <w:r w:rsidRPr="007A4AFC" w:rsidDel="00A75F71">
          <w:rPr>
            <w:rFonts w:eastAsiaTheme="minorHAnsi"/>
            <w:lang w:eastAsia="en-US"/>
            <w:rPrChange w:id="17600" w:author="Dr Mamadou SANOGO" w:date="2023-10-25T18:15:00Z">
              <w:rPr>
                <w:rFonts w:eastAsiaTheme="minorHAnsi"/>
                <w:color w:val="2E74B5" w:themeColor="accent1" w:themeShade="BF"/>
                <w:lang w:eastAsia="en-US"/>
              </w:rPr>
            </w:rPrChange>
          </w:rPr>
          <w:delText> : Modalité du stage</w:delText>
        </w:r>
        <w:bookmarkEnd w:id="17595"/>
      </w:del>
    </w:p>
    <w:p w14:paraId="7A00B402" w14:textId="42120AAA" w:rsidR="0029651C" w:rsidRPr="007A4AFC" w:rsidDel="00A75F71" w:rsidRDefault="0029651C" w:rsidP="0029651C">
      <w:pPr>
        <w:spacing w:line="240" w:lineRule="auto"/>
        <w:rPr>
          <w:del w:id="17601" w:author="Dr Mamadou SANOGO" w:date="2023-10-25T17:45:00Z"/>
          <w:color w:val="000000" w:themeColor="text1"/>
          <w:rPrChange w:id="17602" w:author="Dr Mamadou SANOGO" w:date="2023-10-25T18:15:00Z">
            <w:rPr>
              <w:del w:id="17603" w:author="Dr Mamadou SANOGO" w:date="2023-10-25T17:45:00Z"/>
            </w:rPr>
          </w:rPrChange>
        </w:rPr>
      </w:pPr>
    </w:p>
    <w:p w14:paraId="4226EB5D" w14:textId="45510A2A" w:rsidR="00D429B0" w:rsidRPr="007A4AFC" w:rsidDel="00A75F71" w:rsidRDefault="00D429B0" w:rsidP="00D429B0">
      <w:pPr>
        <w:pStyle w:val="Titre"/>
        <w:spacing w:line="276" w:lineRule="auto"/>
        <w:jc w:val="left"/>
        <w:rPr>
          <w:del w:id="17604" w:author="Dr Mamadou SANOGO" w:date="2023-10-25T17:45:00Z"/>
          <w:rFonts w:asciiTheme="minorHAnsi" w:hAnsiTheme="minorHAnsi"/>
          <w:b w:val="0"/>
          <w:bCs/>
          <w:color w:val="000000" w:themeColor="text1"/>
          <w:sz w:val="22"/>
          <w:szCs w:val="22"/>
          <w:rPrChange w:id="17605" w:author="Dr Mamadou SANOGO" w:date="2023-10-25T18:15:00Z">
            <w:rPr>
              <w:del w:id="17606" w:author="Dr Mamadou SANOGO" w:date="2023-10-25T17:45:00Z"/>
              <w:rFonts w:asciiTheme="minorHAnsi" w:hAnsiTheme="minorHAnsi"/>
              <w:b w:val="0"/>
              <w:bCs/>
              <w:sz w:val="22"/>
              <w:szCs w:val="22"/>
            </w:rPr>
          </w:rPrChange>
        </w:rPr>
      </w:pPr>
      <w:del w:id="17607" w:author="Dr Mamadou SANOGO" w:date="2023-10-25T17:45:00Z">
        <w:r w:rsidRPr="007A4AFC" w:rsidDel="00A75F71">
          <w:rPr>
            <w:rFonts w:asciiTheme="minorHAnsi" w:hAnsiTheme="minorHAnsi"/>
            <w:b w:val="0"/>
            <w:i w:val="0"/>
            <w:color w:val="000000" w:themeColor="text1"/>
            <w:rPrChange w:id="17608" w:author="Dr Mamadou SANOGO" w:date="2023-10-25T18:15:00Z">
              <w:rPr>
                <w:rFonts w:asciiTheme="minorHAnsi" w:hAnsiTheme="minorHAnsi"/>
                <w:b w:val="0"/>
                <w:i w:val="0"/>
              </w:rPr>
            </w:rPrChange>
          </w:rPr>
          <w:delText>Durée du stage</w:delText>
        </w:r>
        <w:r w:rsidRPr="007A4AFC" w:rsidDel="00A75F71">
          <w:rPr>
            <w:rFonts w:asciiTheme="minorHAnsi" w:hAnsiTheme="minorHAnsi"/>
            <w:bCs/>
            <w:i w:val="0"/>
            <w:color w:val="000000" w:themeColor="text1"/>
            <w:rPrChange w:id="17609" w:author="Dr Mamadou SANOGO" w:date="2023-10-25T18:15:00Z">
              <w:rPr>
                <w:rFonts w:asciiTheme="minorHAnsi" w:hAnsiTheme="minorHAnsi"/>
                <w:bCs/>
                <w:i w:val="0"/>
              </w:rPr>
            </w:rPrChange>
          </w:rPr>
          <w:delText> : 18-22 semaines par an</w:delText>
        </w:r>
      </w:del>
    </w:p>
    <w:p w14:paraId="6A203882" w14:textId="2BA0EF3E" w:rsidR="00D429B0" w:rsidRPr="007A4AFC" w:rsidDel="00A75F71" w:rsidRDefault="00D429B0" w:rsidP="00D429B0">
      <w:pPr>
        <w:spacing w:line="276" w:lineRule="auto"/>
        <w:rPr>
          <w:del w:id="17610" w:author="Dr Mamadou SANOGO" w:date="2023-10-25T17:45:00Z"/>
          <w:rFonts w:asciiTheme="minorHAnsi" w:hAnsiTheme="minorHAnsi"/>
          <w:color w:val="000000" w:themeColor="text1"/>
        </w:rPr>
      </w:pPr>
      <w:del w:id="17611" w:author="Dr Mamadou SANOGO" w:date="2023-10-25T17:45:00Z">
        <w:r w:rsidRPr="007A4AFC" w:rsidDel="00A75F71">
          <w:rPr>
            <w:rFonts w:asciiTheme="minorHAnsi" w:hAnsiTheme="minorHAnsi"/>
            <w:b/>
            <w:bCs/>
            <w:color w:val="000000" w:themeColor="text1"/>
            <w:rPrChange w:id="17612" w:author="Dr Mamadou SANOGO" w:date="2023-10-25T18:15:00Z">
              <w:rPr>
                <w:rFonts w:asciiTheme="minorHAnsi" w:hAnsiTheme="minorHAnsi"/>
                <w:b/>
                <w:bCs/>
              </w:rPr>
            </w:rPrChange>
          </w:rPr>
          <w:delText xml:space="preserve">La recherche des stages : </w:delText>
        </w:r>
        <w:r w:rsidRPr="007A4AFC" w:rsidDel="00A75F71">
          <w:rPr>
            <w:rFonts w:asciiTheme="minorHAnsi" w:hAnsiTheme="minorHAnsi"/>
            <w:color w:val="000000" w:themeColor="text1"/>
          </w:rPr>
          <w:delText>La recherche s’effectue sur la base de la liste des partenaires de l’école :</w:delText>
        </w:r>
      </w:del>
    </w:p>
    <w:p w14:paraId="7124B861" w14:textId="1C979B9E" w:rsidR="00D429B0" w:rsidRPr="007A4AFC" w:rsidDel="00A75F71" w:rsidRDefault="00D429B0">
      <w:pPr>
        <w:pStyle w:val="Paragraphedeliste"/>
        <w:numPr>
          <w:ilvl w:val="0"/>
          <w:numId w:val="15"/>
        </w:numPr>
        <w:autoSpaceDE w:val="0"/>
        <w:autoSpaceDN w:val="0"/>
        <w:spacing w:line="276" w:lineRule="auto"/>
        <w:rPr>
          <w:del w:id="17613" w:author="Dr Mamadou SANOGO" w:date="2023-10-25T17:45:00Z"/>
          <w:rFonts w:asciiTheme="minorHAnsi" w:hAnsiTheme="minorHAnsi"/>
          <w:b/>
          <w:color w:val="000000" w:themeColor="text1"/>
        </w:rPr>
      </w:pPr>
      <w:del w:id="17614" w:author="Dr Mamadou SANOGO" w:date="2023-10-25T17:45:00Z">
        <w:r w:rsidRPr="007A4AFC" w:rsidDel="00A75F71">
          <w:rPr>
            <w:rFonts w:asciiTheme="minorHAnsi" w:hAnsiTheme="minorHAnsi"/>
            <w:b/>
            <w:color w:val="000000" w:themeColor="text1"/>
          </w:rPr>
          <w:delText>Institutions de recherche ;</w:delText>
        </w:r>
      </w:del>
    </w:p>
    <w:p w14:paraId="28C24352" w14:textId="671F27E0" w:rsidR="00D429B0" w:rsidRPr="007A4AFC" w:rsidDel="00A75F71" w:rsidRDefault="00D429B0">
      <w:pPr>
        <w:pStyle w:val="Paragraphedeliste"/>
        <w:numPr>
          <w:ilvl w:val="0"/>
          <w:numId w:val="15"/>
        </w:numPr>
        <w:autoSpaceDE w:val="0"/>
        <w:autoSpaceDN w:val="0"/>
        <w:spacing w:line="276" w:lineRule="auto"/>
        <w:rPr>
          <w:del w:id="17615" w:author="Dr Mamadou SANOGO" w:date="2023-10-25T17:45:00Z"/>
          <w:rFonts w:asciiTheme="minorHAnsi" w:hAnsiTheme="minorHAnsi"/>
          <w:b/>
          <w:color w:val="000000" w:themeColor="text1"/>
        </w:rPr>
      </w:pPr>
      <w:del w:id="17616" w:author="Dr Mamadou SANOGO" w:date="2023-10-25T17:45:00Z">
        <w:r w:rsidRPr="007A4AFC" w:rsidDel="00A75F71">
          <w:rPr>
            <w:rFonts w:asciiTheme="minorHAnsi" w:hAnsiTheme="minorHAnsi"/>
            <w:b/>
            <w:color w:val="000000" w:themeColor="text1"/>
          </w:rPr>
          <w:delText>Centres hospitaliers universitaires ;</w:delText>
        </w:r>
      </w:del>
    </w:p>
    <w:p w14:paraId="3F9D71C9" w14:textId="72C3633B" w:rsidR="00D429B0" w:rsidRPr="007A4AFC" w:rsidDel="00A75F71" w:rsidRDefault="00D429B0">
      <w:pPr>
        <w:pStyle w:val="Paragraphedeliste"/>
        <w:numPr>
          <w:ilvl w:val="0"/>
          <w:numId w:val="15"/>
        </w:numPr>
        <w:autoSpaceDE w:val="0"/>
        <w:autoSpaceDN w:val="0"/>
        <w:spacing w:line="276" w:lineRule="auto"/>
        <w:rPr>
          <w:del w:id="17617" w:author="Dr Mamadou SANOGO" w:date="2023-10-25T17:45:00Z"/>
          <w:rFonts w:asciiTheme="minorHAnsi" w:hAnsiTheme="minorHAnsi"/>
          <w:b/>
          <w:color w:val="000000" w:themeColor="text1"/>
        </w:rPr>
      </w:pPr>
      <w:del w:id="17618" w:author="Dr Mamadou SANOGO" w:date="2023-10-25T17:45:00Z">
        <w:r w:rsidRPr="007A4AFC" w:rsidDel="00A75F71">
          <w:rPr>
            <w:rFonts w:asciiTheme="minorHAnsi" w:hAnsiTheme="minorHAnsi"/>
            <w:b/>
            <w:color w:val="000000" w:themeColor="text1"/>
          </w:rPr>
          <w:delText>Centres hospitaliers régionaux ;</w:delText>
        </w:r>
      </w:del>
    </w:p>
    <w:p w14:paraId="1623136C" w14:textId="6713E541" w:rsidR="00D429B0" w:rsidRPr="007A4AFC" w:rsidDel="00A75F71" w:rsidRDefault="00D429B0">
      <w:pPr>
        <w:pStyle w:val="Paragraphedeliste"/>
        <w:numPr>
          <w:ilvl w:val="0"/>
          <w:numId w:val="15"/>
        </w:numPr>
        <w:autoSpaceDE w:val="0"/>
        <w:autoSpaceDN w:val="0"/>
        <w:spacing w:line="276" w:lineRule="auto"/>
        <w:rPr>
          <w:del w:id="17619" w:author="Dr Mamadou SANOGO" w:date="2023-10-25T17:45:00Z"/>
          <w:rFonts w:asciiTheme="minorHAnsi" w:hAnsiTheme="minorHAnsi"/>
          <w:b/>
          <w:color w:val="000000" w:themeColor="text1"/>
        </w:rPr>
      </w:pPr>
      <w:del w:id="17620" w:author="Dr Mamadou SANOGO" w:date="2023-10-25T17:45:00Z">
        <w:r w:rsidRPr="007A4AFC" w:rsidDel="00A75F71">
          <w:rPr>
            <w:rFonts w:asciiTheme="minorHAnsi" w:hAnsiTheme="minorHAnsi"/>
            <w:b/>
            <w:color w:val="000000" w:themeColor="text1"/>
          </w:rPr>
          <w:delText>Cliniques privées ;</w:delText>
        </w:r>
      </w:del>
    </w:p>
    <w:p w14:paraId="5AACE32F" w14:textId="5A84E67B" w:rsidR="00D429B0" w:rsidRPr="007A4AFC" w:rsidDel="00A75F71" w:rsidRDefault="00D429B0">
      <w:pPr>
        <w:pStyle w:val="Paragraphedeliste"/>
        <w:numPr>
          <w:ilvl w:val="0"/>
          <w:numId w:val="15"/>
        </w:numPr>
        <w:autoSpaceDE w:val="0"/>
        <w:autoSpaceDN w:val="0"/>
        <w:spacing w:line="276" w:lineRule="auto"/>
        <w:rPr>
          <w:del w:id="17621" w:author="Dr Mamadou SANOGO" w:date="2023-10-25T17:45:00Z"/>
          <w:rFonts w:asciiTheme="minorHAnsi" w:hAnsiTheme="minorHAnsi"/>
          <w:b/>
          <w:color w:val="000000" w:themeColor="text1"/>
        </w:rPr>
      </w:pPr>
      <w:del w:id="17622" w:author="Dr Mamadou SANOGO" w:date="2023-10-25T17:45:00Z">
        <w:r w:rsidRPr="007A4AFC" w:rsidDel="00A75F71">
          <w:rPr>
            <w:rFonts w:asciiTheme="minorHAnsi" w:hAnsiTheme="minorHAnsi"/>
            <w:b/>
            <w:color w:val="000000" w:themeColor="text1"/>
          </w:rPr>
          <w:delText xml:space="preserve">Toute autre structure ayant un objet </w:delText>
        </w:r>
        <w:r w:rsidR="00843B01" w:rsidRPr="007A4AFC" w:rsidDel="00A75F71">
          <w:rPr>
            <w:rFonts w:asciiTheme="minorHAnsi" w:hAnsiTheme="minorHAnsi"/>
            <w:b/>
            <w:color w:val="000000" w:themeColor="text1"/>
          </w:rPr>
          <w:delText xml:space="preserve">lié à l’épidémiologie </w:delText>
        </w:r>
      </w:del>
    </w:p>
    <w:p w14:paraId="359470D2" w14:textId="6C85C25B" w:rsidR="00D429B0" w:rsidRPr="007A4AFC" w:rsidDel="00A75F71" w:rsidRDefault="00D429B0" w:rsidP="00D429B0">
      <w:pPr>
        <w:pStyle w:val="Titre"/>
        <w:spacing w:line="276" w:lineRule="auto"/>
        <w:jc w:val="left"/>
        <w:rPr>
          <w:del w:id="17623" w:author="Dr Mamadou SANOGO" w:date="2023-10-25T17:45:00Z"/>
          <w:rFonts w:asciiTheme="minorHAnsi" w:hAnsiTheme="minorHAnsi"/>
          <w:b w:val="0"/>
          <w:bCs/>
          <w:color w:val="000000" w:themeColor="text1"/>
          <w:sz w:val="22"/>
          <w:szCs w:val="22"/>
        </w:rPr>
      </w:pPr>
      <w:del w:id="17624" w:author="Dr Mamadou SANOGO" w:date="2023-10-25T17:45:00Z">
        <w:r w:rsidRPr="007A4AFC" w:rsidDel="00A75F71">
          <w:rPr>
            <w:rFonts w:asciiTheme="minorHAnsi" w:hAnsiTheme="minorHAnsi"/>
            <w:b w:val="0"/>
            <w:i w:val="0"/>
            <w:color w:val="000000" w:themeColor="text1"/>
            <w:rPrChange w:id="17625" w:author="Dr Mamadou SANOGO" w:date="2023-10-25T18:15:00Z">
              <w:rPr>
                <w:rFonts w:asciiTheme="minorHAnsi" w:hAnsiTheme="minorHAnsi"/>
                <w:b w:val="0"/>
                <w:i w:val="0"/>
              </w:rPr>
            </w:rPrChange>
          </w:rPr>
          <w:delText>Le suivi des stages et les modalités de suivi</w:delText>
        </w:r>
        <w:r w:rsidRPr="007A4AFC" w:rsidDel="00A75F71">
          <w:rPr>
            <w:rFonts w:asciiTheme="minorHAnsi" w:hAnsiTheme="minorHAnsi"/>
            <w:bCs/>
            <w:i w:val="0"/>
            <w:color w:val="000000" w:themeColor="text1"/>
            <w:rPrChange w:id="17626" w:author="Dr Mamadou SANOGO" w:date="2023-10-25T18:15:00Z">
              <w:rPr>
                <w:rFonts w:asciiTheme="minorHAnsi" w:hAnsiTheme="minorHAnsi"/>
                <w:bCs/>
                <w:i w:val="0"/>
              </w:rPr>
            </w:rPrChange>
          </w:rPr>
          <w:delText xml:space="preserve"> : </w:delText>
        </w:r>
        <w:r w:rsidRPr="007A4AFC" w:rsidDel="00A75F71">
          <w:rPr>
            <w:rFonts w:asciiTheme="minorHAnsi" w:hAnsiTheme="minorHAnsi"/>
            <w:bCs/>
            <w:i w:val="0"/>
            <w:color w:val="000000" w:themeColor="text1"/>
          </w:rPr>
          <w:delText>L’Ecole Privée de Santé Félix Houphouët Boigny (EPSFé) et le Service d’accueil.</w:delText>
        </w:r>
      </w:del>
    </w:p>
    <w:p w14:paraId="1AB8ED9A" w14:textId="162ABF3B" w:rsidR="00D429B0" w:rsidRPr="007A4AFC" w:rsidDel="00A75F71" w:rsidRDefault="00D429B0" w:rsidP="00D429B0">
      <w:pPr>
        <w:pStyle w:val="Titre"/>
        <w:spacing w:line="276" w:lineRule="auto"/>
        <w:jc w:val="left"/>
        <w:rPr>
          <w:del w:id="17627" w:author="Dr Mamadou SANOGO" w:date="2023-10-25T17:45:00Z"/>
          <w:rFonts w:asciiTheme="minorHAnsi" w:hAnsiTheme="minorHAnsi"/>
          <w:b w:val="0"/>
          <w:bCs/>
          <w:color w:val="000000" w:themeColor="text1"/>
          <w:sz w:val="22"/>
          <w:szCs w:val="22"/>
          <w:u w:val="single"/>
          <w:rPrChange w:id="17628" w:author="Dr Mamadou SANOGO" w:date="2023-10-25T18:15:00Z">
            <w:rPr>
              <w:del w:id="17629" w:author="Dr Mamadou SANOGO" w:date="2023-10-25T17:45:00Z"/>
              <w:rFonts w:asciiTheme="minorHAnsi" w:hAnsiTheme="minorHAnsi"/>
              <w:b w:val="0"/>
              <w:bCs/>
              <w:sz w:val="22"/>
              <w:szCs w:val="22"/>
              <w:u w:val="single"/>
            </w:rPr>
          </w:rPrChange>
        </w:rPr>
      </w:pPr>
      <w:del w:id="17630" w:author="Dr Mamadou SANOGO" w:date="2023-10-25T17:45:00Z">
        <w:r w:rsidRPr="007A4AFC" w:rsidDel="00A75F71">
          <w:rPr>
            <w:rFonts w:asciiTheme="minorHAnsi" w:hAnsiTheme="minorHAnsi"/>
            <w:b w:val="0"/>
            <w:i w:val="0"/>
            <w:color w:val="000000" w:themeColor="text1"/>
            <w:rPrChange w:id="17631" w:author="Dr Mamadou SANOGO" w:date="2023-10-25T18:15:00Z">
              <w:rPr>
                <w:rFonts w:asciiTheme="minorHAnsi" w:hAnsiTheme="minorHAnsi"/>
                <w:b w:val="0"/>
                <w:i w:val="0"/>
              </w:rPr>
            </w:rPrChange>
          </w:rPr>
          <w:delText>Tutorat universitaire :</w:delText>
        </w:r>
      </w:del>
    </w:p>
    <w:p w14:paraId="437FE118" w14:textId="3F6F0B20" w:rsidR="00D429B0" w:rsidRPr="007A4AFC" w:rsidDel="00A75F71" w:rsidRDefault="00D429B0" w:rsidP="00D429B0">
      <w:pPr>
        <w:spacing w:line="276" w:lineRule="auto"/>
        <w:rPr>
          <w:del w:id="17632" w:author="Dr Mamadou SANOGO" w:date="2023-10-25T17:45:00Z"/>
          <w:rFonts w:asciiTheme="minorHAnsi" w:hAnsiTheme="minorHAnsi"/>
          <w:color w:val="000000" w:themeColor="text1"/>
        </w:rPr>
      </w:pPr>
      <w:del w:id="17633" w:author="Dr Mamadou SANOGO" w:date="2023-10-25T17:45:00Z">
        <w:r w:rsidRPr="007A4AFC" w:rsidDel="00A75F71">
          <w:rPr>
            <w:rFonts w:asciiTheme="minorHAnsi" w:hAnsiTheme="minorHAnsi"/>
            <w:color w:val="000000" w:themeColor="text1"/>
          </w:rPr>
          <w:delText>Un professionnel et deux enseignants permanents par site de stage.</w:delText>
        </w:r>
      </w:del>
    </w:p>
    <w:p w14:paraId="1BEB3FBF" w14:textId="0CDA1071" w:rsidR="00D429B0" w:rsidRPr="007A4AFC" w:rsidDel="00A75F71" w:rsidRDefault="00D429B0" w:rsidP="00D429B0">
      <w:pPr>
        <w:pStyle w:val="Titre"/>
        <w:spacing w:line="276" w:lineRule="auto"/>
        <w:jc w:val="left"/>
        <w:rPr>
          <w:del w:id="17634" w:author="Dr Mamadou SANOGO" w:date="2023-10-25T17:45:00Z"/>
          <w:rFonts w:asciiTheme="minorHAnsi" w:hAnsiTheme="minorHAnsi"/>
          <w:b w:val="0"/>
          <w:bCs/>
          <w:color w:val="000000" w:themeColor="text1"/>
          <w:sz w:val="22"/>
          <w:szCs w:val="22"/>
          <w:rPrChange w:id="17635" w:author="Dr Mamadou SANOGO" w:date="2023-10-25T18:15:00Z">
            <w:rPr>
              <w:del w:id="17636" w:author="Dr Mamadou SANOGO" w:date="2023-10-25T17:45:00Z"/>
              <w:rFonts w:asciiTheme="minorHAnsi" w:hAnsiTheme="minorHAnsi"/>
              <w:b w:val="0"/>
              <w:bCs/>
              <w:sz w:val="22"/>
              <w:szCs w:val="22"/>
            </w:rPr>
          </w:rPrChange>
        </w:rPr>
      </w:pPr>
      <w:del w:id="17637" w:author="Dr Mamadou SANOGO" w:date="2023-10-25T17:45:00Z">
        <w:r w:rsidRPr="007A4AFC" w:rsidDel="00A75F71">
          <w:rPr>
            <w:rFonts w:asciiTheme="minorHAnsi" w:hAnsiTheme="minorHAnsi"/>
            <w:b w:val="0"/>
            <w:i w:val="0"/>
            <w:color w:val="000000" w:themeColor="text1"/>
            <w:rPrChange w:id="17638" w:author="Dr Mamadou SANOGO" w:date="2023-10-25T18:15:00Z">
              <w:rPr>
                <w:rFonts w:asciiTheme="minorHAnsi" w:hAnsiTheme="minorHAnsi"/>
                <w:b w:val="0"/>
                <w:i w:val="0"/>
              </w:rPr>
            </w:rPrChange>
          </w:rPr>
          <w:delText>Tutorat professionnel :</w:delText>
        </w:r>
      </w:del>
    </w:p>
    <w:p w14:paraId="2AF936B0" w14:textId="5DEC4E40" w:rsidR="00D429B0" w:rsidRPr="007A4AFC" w:rsidDel="00A75F71" w:rsidRDefault="00D429B0" w:rsidP="00D429B0">
      <w:pPr>
        <w:spacing w:line="276" w:lineRule="auto"/>
        <w:rPr>
          <w:del w:id="17639" w:author="Dr Mamadou SANOGO" w:date="2023-10-25T17:45:00Z"/>
          <w:rFonts w:asciiTheme="minorHAnsi" w:hAnsiTheme="minorHAnsi"/>
          <w:color w:val="000000" w:themeColor="text1"/>
        </w:rPr>
      </w:pPr>
      <w:del w:id="17640" w:author="Dr Mamadou SANOGO" w:date="2023-10-25T17:45:00Z">
        <w:r w:rsidRPr="007A4AFC" w:rsidDel="00A75F71">
          <w:rPr>
            <w:rFonts w:asciiTheme="minorHAnsi" w:hAnsiTheme="minorHAnsi"/>
            <w:color w:val="000000" w:themeColor="text1"/>
          </w:rPr>
          <w:delText>Les tuteurs sont désignés selon leurs compétences et leur grade par le chef de service en collaboration avec le responsable pédagogique du curriculum.</w:delText>
        </w:r>
      </w:del>
    </w:p>
    <w:p w14:paraId="35B3CF89" w14:textId="1F9202C2" w:rsidR="00D429B0" w:rsidRPr="007A4AFC" w:rsidDel="00A75F71" w:rsidRDefault="00D429B0" w:rsidP="00D429B0">
      <w:pPr>
        <w:spacing w:line="276" w:lineRule="auto"/>
        <w:rPr>
          <w:del w:id="17641" w:author="Dr Mamadou SANOGO" w:date="2023-10-25T17:45:00Z"/>
          <w:rFonts w:asciiTheme="minorHAnsi" w:hAnsiTheme="minorHAnsi"/>
          <w:b/>
          <w:bCs/>
          <w:color w:val="000000" w:themeColor="text1"/>
          <w:rPrChange w:id="17642" w:author="Dr Mamadou SANOGO" w:date="2023-10-25T18:15:00Z">
            <w:rPr>
              <w:del w:id="17643" w:author="Dr Mamadou SANOGO" w:date="2023-10-25T17:45:00Z"/>
              <w:rFonts w:asciiTheme="minorHAnsi" w:hAnsiTheme="minorHAnsi"/>
              <w:b/>
              <w:bCs/>
            </w:rPr>
          </w:rPrChange>
        </w:rPr>
      </w:pPr>
      <w:del w:id="17644" w:author="Dr Mamadou SANOGO" w:date="2023-10-25T17:45:00Z">
        <w:r w:rsidRPr="007A4AFC" w:rsidDel="00A75F71">
          <w:rPr>
            <w:rFonts w:asciiTheme="minorHAnsi" w:hAnsiTheme="minorHAnsi"/>
            <w:b/>
            <w:color w:val="000000" w:themeColor="text1"/>
            <w:rPrChange w:id="17645" w:author="Dr Mamadou SANOGO" w:date="2023-10-25T18:15:00Z">
              <w:rPr>
                <w:rFonts w:asciiTheme="minorHAnsi" w:hAnsiTheme="minorHAnsi"/>
                <w:b/>
              </w:rPr>
            </w:rPrChange>
          </w:rPr>
          <w:delText>Evaluation du stage</w:delText>
        </w:r>
        <w:r w:rsidRPr="007A4AFC" w:rsidDel="00A75F71">
          <w:rPr>
            <w:rFonts w:asciiTheme="minorHAnsi" w:hAnsiTheme="minorHAnsi"/>
            <w:b/>
            <w:bCs/>
            <w:color w:val="000000" w:themeColor="text1"/>
            <w:rPrChange w:id="17646" w:author="Dr Mamadou SANOGO" w:date="2023-10-25T18:15:00Z">
              <w:rPr>
                <w:rFonts w:asciiTheme="minorHAnsi" w:hAnsiTheme="minorHAnsi"/>
                <w:b/>
                <w:bCs/>
              </w:rPr>
            </w:rPrChange>
          </w:rPr>
          <w:delText> :</w:delText>
        </w:r>
      </w:del>
    </w:p>
    <w:p w14:paraId="4E2D8D31" w14:textId="60854B79" w:rsidR="00D429B0" w:rsidRPr="007A4AFC" w:rsidDel="00A75F71" w:rsidRDefault="00D429B0" w:rsidP="00D429B0">
      <w:pPr>
        <w:spacing w:line="276" w:lineRule="auto"/>
        <w:rPr>
          <w:del w:id="17647" w:author="Dr Mamadou SANOGO" w:date="2023-10-25T17:45:00Z"/>
          <w:rFonts w:asciiTheme="minorHAnsi" w:hAnsiTheme="minorHAnsi"/>
          <w:bCs/>
          <w:color w:val="000000" w:themeColor="text1"/>
          <w:rPrChange w:id="17648" w:author="Dr Mamadou SANOGO" w:date="2023-10-25T18:15:00Z">
            <w:rPr>
              <w:del w:id="17649" w:author="Dr Mamadou SANOGO" w:date="2023-10-25T17:45:00Z"/>
              <w:rFonts w:asciiTheme="minorHAnsi" w:hAnsiTheme="minorHAnsi"/>
              <w:bCs/>
            </w:rPr>
          </w:rPrChange>
        </w:rPr>
      </w:pPr>
      <w:del w:id="17650" w:author="Dr Mamadou SANOGO" w:date="2023-10-25T17:45:00Z">
        <w:r w:rsidRPr="007A4AFC" w:rsidDel="00A75F71">
          <w:rPr>
            <w:rFonts w:asciiTheme="minorHAnsi" w:hAnsiTheme="minorHAnsi"/>
            <w:bCs/>
            <w:color w:val="000000" w:themeColor="text1"/>
            <w:rPrChange w:id="17651" w:author="Dr Mamadou SANOGO" w:date="2023-10-25T18:15:00Z">
              <w:rPr>
                <w:rFonts w:asciiTheme="minorHAnsi" w:hAnsiTheme="minorHAnsi"/>
                <w:bCs/>
              </w:rPr>
            </w:rPrChange>
          </w:rPr>
          <w:delText>Elle s’effectue en deux parties</w:delText>
        </w:r>
      </w:del>
    </w:p>
    <w:p w14:paraId="448E6326" w14:textId="496C2217" w:rsidR="00D429B0" w:rsidRPr="007A4AFC" w:rsidDel="00A75F71" w:rsidRDefault="00D429B0" w:rsidP="00D429B0">
      <w:pPr>
        <w:spacing w:line="276" w:lineRule="auto"/>
        <w:rPr>
          <w:del w:id="17652" w:author="Dr Mamadou SANOGO" w:date="2023-10-25T17:45:00Z"/>
          <w:rFonts w:asciiTheme="minorHAnsi" w:hAnsiTheme="minorHAnsi"/>
          <w:bCs/>
          <w:color w:val="000000" w:themeColor="text1"/>
          <w:rPrChange w:id="17653" w:author="Dr Mamadou SANOGO" w:date="2023-10-25T18:15:00Z">
            <w:rPr>
              <w:del w:id="17654" w:author="Dr Mamadou SANOGO" w:date="2023-10-25T17:45:00Z"/>
              <w:rFonts w:asciiTheme="minorHAnsi" w:hAnsiTheme="minorHAnsi"/>
              <w:bCs/>
            </w:rPr>
          </w:rPrChange>
        </w:rPr>
      </w:pPr>
      <w:del w:id="17655" w:author="Dr Mamadou SANOGO" w:date="2023-10-25T17:45:00Z">
        <w:r w:rsidRPr="007A4AFC" w:rsidDel="00A75F71">
          <w:rPr>
            <w:rFonts w:asciiTheme="minorHAnsi" w:hAnsiTheme="minorHAnsi"/>
            <w:bCs/>
            <w:color w:val="000000" w:themeColor="text1"/>
            <w:rPrChange w:id="17656" w:author="Dr Mamadou SANOGO" w:date="2023-10-25T18:15:00Z">
              <w:rPr>
                <w:rFonts w:asciiTheme="minorHAnsi" w:hAnsiTheme="minorHAnsi"/>
                <w:bCs/>
              </w:rPr>
            </w:rPrChange>
          </w:rPr>
          <w:delText xml:space="preserve">La première partie </w:delText>
        </w:r>
        <w:r w:rsidRPr="007A4AFC" w:rsidDel="00A75F71">
          <w:rPr>
            <w:rFonts w:asciiTheme="minorHAnsi" w:hAnsiTheme="minorHAnsi"/>
            <w:color w:val="000000" w:themeColor="text1"/>
            <w:rPrChange w:id="17657" w:author="Dr Mamadou SANOGO" w:date="2023-10-25T18:15:00Z">
              <w:rPr>
                <w:rFonts w:asciiTheme="minorHAnsi" w:hAnsiTheme="minorHAnsi"/>
              </w:rPr>
            </w:rPrChange>
          </w:rPr>
          <w:delText>de l’évaluation est basée sur les compétences et attitudes de l’étudiant :</w:delText>
        </w:r>
      </w:del>
    </w:p>
    <w:p w14:paraId="257E742F" w14:textId="6DE53A5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658" w:author="Dr Mamadou SANOGO" w:date="2023-10-25T17:45:00Z"/>
          <w:rFonts w:asciiTheme="minorHAnsi" w:hAnsiTheme="minorHAnsi"/>
          <w:color w:val="000000" w:themeColor="text1"/>
          <w:rPrChange w:id="17659" w:author="Dr Mamadou SANOGO" w:date="2023-10-25T18:15:00Z">
            <w:rPr>
              <w:del w:id="17660" w:author="Dr Mamadou SANOGO" w:date="2023-10-25T17:45:00Z"/>
              <w:rFonts w:asciiTheme="minorHAnsi" w:hAnsiTheme="minorHAnsi"/>
            </w:rPr>
          </w:rPrChange>
        </w:rPr>
      </w:pPr>
      <w:del w:id="17661" w:author="Dr Mamadou SANOGO" w:date="2023-10-25T17:45:00Z">
        <w:r w:rsidRPr="007A4AFC" w:rsidDel="00A75F71">
          <w:rPr>
            <w:rFonts w:asciiTheme="minorHAnsi" w:hAnsiTheme="minorHAnsi"/>
            <w:color w:val="000000" w:themeColor="text1"/>
            <w:rPrChange w:id="17662" w:author="Dr Mamadou SANOGO" w:date="2023-10-25T18:15:00Z">
              <w:rPr>
                <w:rFonts w:asciiTheme="minorHAnsi" w:hAnsiTheme="minorHAnsi"/>
              </w:rPr>
            </w:rPrChange>
          </w:rPr>
          <w:delText>Présence /ponctualité/assiduité</w:delText>
        </w:r>
        <w:r w:rsidRPr="007A4AFC" w:rsidDel="00A75F71">
          <w:rPr>
            <w:rFonts w:asciiTheme="minorHAnsi" w:hAnsiTheme="minorHAnsi"/>
            <w:color w:val="000000" w:themeColor="text1"/>
            <w:spacing w:val="-3"/>
            <w:rPrChange w:id="17663" w:author="Dr Mamadou SANOGO" w:date="2023-10-25T18:15:00Z">
              <w:rPr>
                <w:rFonts w:asciiTheme="minorHAnsi" w:hAnsiTheme="minorHAnsi"/>
                <w:spacing w:val="-3"/>
              </w:rPr>
            </w:rPrChange>
          </w:rPr>
          <w:delText xml:space="preserve"> </w:delText>
        </w:r>
        <w:r w:rsidRPr="007A4AFC" w:rsidDel="00A75F71">
          <w:rPr>
            <w:rFonts w:asciiTheme="minorHAnsi" w:hAnsiTheme="minorHAnsi"/>
            <w:color w:val="000000" w:themeColor="text1"/>
            <w:rPrChange w:id="17664" w:author="Dr Mamadou SANOGO" w:date="2023-10-25T18:15:00Z">
              <w:rPr>
                <w:rFonts w:asciiTheme="minorHAnsi" w:hAnsiTheme="minorHAnsi"/>
              </w:rPr>
            </w:rPrChange>
          </w:rPr>
          <w:delText>;</w:delText>
        </w:r>
      </w:del>
    </w:p>
    <w:p w14:paraId="7F3BFE92" w14:textId="16FE4AAE"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665" w:author="Dr Mamadou SANOGO" w:date="2023-10-25T17:45:00Z"/>
          <w:rFonts w:asciiTheme="minorHAnsi" w:hAnsiTheme="minorHAnsi"/>
          <w:color w:val="000000" w:themeColor="text1"/>
          <w:rPrChange w:id="17666" w:author="Dr Mamadou SANOGO" w:date="2023-10-25T18:15:00Z">
            <w:rPr>
              <w:del w:id="17667" w:author="Dr Mamadou SANOGO" w:date="2023-10-25T17:45:00Z"/>
              <w:rFonts w:asciiTheme="minorHAnsi" w:hAnsiTheme="minorHAnsi"/>
            </w:rPr>
          </w:rPrChange>
        </w:rPr>
      </w:pPr>
      <w:del w:id="17668" w:author="Dr Mamadou SANOGO" w:date="2023-10-25T17:45:00Z">
        <w:r w:rsidRPr="007A4AFC" w:rsidDel="00A75F71">
          <w:rPr>
            <w:rFonts w:asciiTheme="minorHAnsi" w:hAnsiTheme="minorHAnsi"/>
            <w:color w:val="000000" w:themeColor="text1"/>
            <w:rPrChange w:id="17669" w:author="Dr Mamadou SANOGO" w:date="2023-10-25T18:15:00Z">
              <w:rPr>
                <w:rFonts w:asciiTheme="minorHAnsi" w:hAnsiTheme="minorHAnsi"/>
              </w:rPr>
            </w:rPrChange>
          </w:rPr>
          <w:delText>Esprit d’Initiative/responsabilité</w:delText>
        </w:r>
        <w:r w:rsidRPr="007A4AFC" w:rsidDel="00A75F71">
          <w:rPr>
            <w:rFonts w:asciiTheme="minorHAnsi" w:hAnsiTheme="minorHAnsi"/>
            <w:color w:val="000000" w:themeColor="text1"/>
            <w:spacing w:val="-2"/>
            <w:rPrChange w:id="17670"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671" w:author="Dr Mamadou SANOGO" w:date="2023-10-25T18:15:00Z">
              <w:rPr>
                <w:rFonts w:asciiTheme="minorHAnsi" w:hAnsiTheme="minorHAnsi"/>
              </w:rPr>
            </w:rPrChange>
          </w:rPr>
          <w:delText>;</w:delText>
        </w:r>
      </w:del>
    </w:p>
    <w:p w14:paraId="3BA21C87" w14:textId="44044A56" w:rsidR="00D429B0" w:rsidRPr="007A4AFC" w:rsidDel="00A75F71" w:rsidRDefault="00D429B0">
      <w:pPr>
        <w:pStyle w:val="Paragraphedeliste"/>
        <w:widowControl w:val="0"/>
        <w:numPr>
          <w:ilvl w:val="2"/>
          <w:numId w:val="16"/>
        </w:numPr>
        <w:tabs>
          <w:tab w:val="left" w:pos="1739"/>
          <w:tab w:val="left" w:pos="1740"/>
        </w:tabs>
        <w:autoSpaceDE w:val="0"/>
        <w:autoSpaceDN w:val="0"/>
        <w:spacing w:before="1" w:line="276" w:lineRule="auto"/>
        <w:ind w:left="219" w:hanging="219"/>
        <w:contextualSpacing w:val="0"/>
        <w:rPr>
          <w:del w:id="17672" w:author="Dr Mamadou SANOGO" w:date="2023-10-25T17:45:00Z"/>
          <w:rFonts w:asciiTheme="minorHAnsi" w:hAnsiTheme="minorHAnsi"/>
          <w:color w:val="000000" w:themeColor="text1"/>
          <w:rPrChange w:id="17673" w:author="Dr Mamadou SANOGO" w:date="2023-10-25T18:15:00Z">
            <w:rPr>
              <w:del w:id="17674" w:author="Dr Mamadou SANOGO" w:date="2023-10-25T17:45:00Z"/>
              <w:rFonts w:asciiTheme="minorHAnsi" w:hAnsiTheme="minorHAnsi"/>
            </w:rPr>
          </w:rPrChange>
        </w:rPr>
      </w:pPr>
      <w:del w:id="17675" w:author="Dr Mamadou SANOGO" w:date="2023-10-25T17:45:00Z">
        <w:r w:rsidRPr="007A4AFC" w:rsidDel="00A75F71">
          <w:rPr>
            <w:rFonts w:asciiTheme="minorHAnsi" w:hAnsiTheme="minorHAnsi"/>
            <w:color w:val="000000" w:themeColor="text1"/>
            <w:rPrChange w:id="17676" w:author="Dr Mamadou SANOGO" w:date="2023-10-25T18:15:00Z">
              <w:rPr>
                <w:rFonts w:asciiTheme="minorHAnsi" w:hAnsiTheme="minorHAnsi"/>
              </w:rPr>
            </w:rPrChange>
          </w:rPr>
          <w:delText>Comportement/attitude</w:delText>
        </w:r>
        <w:r w:rsidRPr="007A4AFC" w:rsidDel="00A75F71">
          <w:rPr>
            <w:rFonts w:asciiTheme="minorHAnsi" w:hAnsiTheme="minorHAnsi"/>
            <w:color w:val="000000" w:themeColor="text1"/>
            <w:spacing w:val="-2"/>
            <w:rPrChange w:id="17677" w:author="Dr Mamadou SANOGO" w:date="2023-10-25T18:15:00Z">
              <w:rPr>
                <w:rFonts w:asciiTheme="minorHAnsi" w:hAnsiTheme="minorHAnsi"/>
                <w:spacing w:val="-2"/>
              </w:rPr>
            </w:rPrChange>
          </w:rPr>
          <w:delText xml:space="preserve"> </w:delText>
        </w:r>
        <w:r w:rsidRPr="007A4AFC" w:rsidDel="00A75F71">
          <w:rPr>
            <w:rFonts w:asciiTheme="minorHAnsi" w:hAnsiTheme="minorHAnsi"/>
            <w:color w:val="000000" w:themeColor="text1"/>
            <w:rPrChange w:id="17678" w:author="Dr Mamadou SANOGO" w:date="2023-10-25T18:15:00Z">
              <w:rPr>
                <w:rFonts w:asciiTheme="minorHAnsi" w:hAnsiTheme="minorHAnsi"/>
              </w:rPr>
            </w:rPrChange>
          </w:rPr>
          <w:delText>;</w:delText>
        </w:r>
      </w:del>
    </w:p>
    <w:p w14:paraId="552D39B0" w14:textId="004C1943"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679" w:author="Dr Mamadou SANOGO" w:date="2023-10-25T17:45:00Z"/>
          <w:rFonts w:asciiTheme="minorHAnsi" w:hAnsiTheme="minorHAnsi"/>
          <w:color w:val="000000" w:themeColor="text1"/>
          <w:rPrChange w:id="17680" w:author="Dr Mamadou SANOGO" w:date="2023-10-25T18:15:00Z">
            <w:rPr>
              <w:del w:id="17681" w:author="Dr Mamadou SANOGO" w:date="2023-10-25T17:45:00Z"/>
              <w:rFonts w:asciiTheme="minorHAnsi" w:hAnsiTheme="minorHAnsi"/>
            </w:rPr>
          </w:rPrChange>
        </w:rPr>
      </w:pPr>
      <w:del w:id="17682" w:author="Dr Mamadou SANOGO" w:date="2023-10-25T17:45:00Z">
        <w:r w:rsidRPr="007A4AFC" w:rsidDel="00A75F71">
          <w:rPr>
            <w:rFonts w:asciiTheme="minorHAnsi" w:hAnsiTheme="minorHAnsi"/>
            <w:color w:val="000000" w:themeColor="text1"/>
            <w:rPrChange w:id="17683" w:author="Dr Mamadou SANOGO" w:date="2023-10-25T18:15:00Z">
              <w:rPr>
                <w:rFonts w:asciiTheme="minorHAnsi" w:hAnsiTheme="minorHAnsi"/>
              </w:rPr>
            </w:rPrChange>
          </w:rPr>
          <w:delText>Entretien du matériel et du lieu de travail</w:delText>
        </w:r>
        <w:r w:rsidRPr="007A4AFC" w:rsidDel="00A75F71">
          <w:rPr>
            <w:rFonts w:asciiTheme="minorHAnsi" w:hAnsiTheme="minorHAnsi"/>
            <w:color w:val="000000" w:themeColor="text1"/>
            <w:spacing w:val="-1"/>
            <w:rPrChange w:id="17684"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685" w:author="Dr Mamadou SANOGO" w:date="2023-10-25T18:15:00Z">
              <w:rPr>
                <w:rFonts w:asciiTheme="minorHAnsi" w:hAnsiTheme="minorHAnsi"/>
              </w:rPr>
            </w:rPrChange>
          </w:rPr>
          <w:delText>;</w:delText>
        </w:r>
      </w:del>
    </w:p>
    <w:p w14:paraId="430AFC30" w14:textId="1D62991F"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686" w:author="Dr Mamadou SANOGO" w:date="2023-10-25T17:45:00Z"/>
          <w:rFonts w:asciiTheme="minorHAnsi" w:hAnsiTheme="minorHAnsi"/>
          <w:color w:val="000000" w:themeColor="text1"/>
          <w:rPrChange w:id="17687" w:author="Dr Mamadou SANOGO" w:date="2023-10-25T18:15:00Z">
            <w:rPr>
              <w:del w:id="17688" w:author="Dr Mamadou SANOGO" w:date="2023-10-25T17:45:00Z"/>
              <w:rFonts w:asciiTheme="minorHAnsi" w:hAnsiTheme="minorHAnsi"/>
            </w:rPr>
          </w:rPrChange>
        </w:rPr>
      </w:pPr>
      <w:del w:id="17689" w:author="Dr Mamadou SANOGO" w:date="2023-10-25T17:45:00Z">
        <w:r w:rsidRPr="007A4AFC" w:rsidDel="00A75F71">
          <w:rPr>
            <w:rFonts w:asciiTheme="minorHAnsi" w:hAnsiTheme="minorHAnsi"/>
            <w:color w:val="000000" w:themeColor="text1"/>
            <w:rPrChange w:id="17690" w:author="Dr Mamadou SANOGO" w:date="2023-10-25T18:15:00Z">
              <w:rPr>
                <w:rFonts w:asciiTheme="minorHAnsi" w:hAnsiTheme="minorHAnsi"/>
              </w:rPr>
            </w:rPrChange>
          </w:rPr>
          <w:delText>Esprit</w:delText>
        </w:r>
        <w:r w:rsidRPr="007A4AFC" w:rsidDel="00A75F71">
          <w:rPr>
            <w:rFonts w:asciiTheme="minorHAnsi" w:hAnsiTheme="minorHAnsi"/>
            <w:color w:val="000000" w:themeColor="text1"/>
            <w:spacing w:val="-1"/>
            <w:rPrChange w:id="17691" w:author="Dr Mamadou SANOGO" w:date="2023-10-25T18:15:00Z">
              <w:rPr>
                <w:rFonts w:asciiTheme="minorHAnsi" w:hAnsiTheme="minorHAnsi"/>
                <w:spacing w:val="-1"/>
              </w:rPr>
            </w:rPrChange>
          </w:rPr>
          <w:delText xml:space="preserve"> </w:delText>
        </w:r>
        <w:r w:rsidRPr="007A4AFC" w:rsidDel="00A75F71">
          <w:rPr>
            <w:rFonts w:asciiTheme="minorHAnsi" w:hAnsiTheme="minorHAnsi"/>
            <w:color w:val="000000" w:themeColor="text1"/>
            <w:rPrChange w:id="17692" w:author="Dr Mamadou SANOGO" w:date="2023-10-25T18:15:00Z">
              <w:rPr>
                <w:rFonts w:asciiTheme="minorHAnsi" w:hAnsiTheme="minorHAnsi"/>
              </w:rPr>
            </w:rPrChange>
          </w:rPr>
          <w:delText>d’équipe.</w:delText>
        </w:r>
      </w:del>
    </w:p>
    <w:p w14:paraId="1779A2D1" w14:textId="50F6A922" w:rsidR="00D429B0" w:rsidRPr="007A4AFC" w:rsidDel="00A75F71" w:rsidRDefault="00D429B0" w:rsidP="00D429B0">
      <w:pPr>
        <w:widowControl w:val="0"/>
        <w:tabs>
          <w:tab w:val="left" w:pos="1739"/>
          <w:tab w:val="left" w:pos="1740"/>
        </w:tabs>
        <w:spacing w:line="276" w:lineRule="auto"/>
        <w:rPr>
          <w:del w:id="17693" w:author="Dr Mamadou SANOGO" w:date="2023-10-25T17:45:00Z"/>
          <w:rFonts w:asciiTheme="minorHAnsi" w:hAnsiTheme="minorHAnsi"/>
          <w:color w:val="000000" w:themeColor="text1"/>
          <w:rPrChange w:id="17694" w:author="Dr Mamadou SANOGO" w:date="2023-10-25T18:15:00Z">
            <w:rPr>
              <w:del w:id="17695" w:author="Dr Mamadou SANOGO" w:date="2023-10-25T17:45:00Z"/>
              <w:rFonts w:asciiTheme="minorHAnsi" w:hAnsiTheme="minorHAnsi"/>
            </w:rPr>
          </w:rPrChange>
        </w:rPr>
      </w:pPr>
      <w:del w:id="17696" w:author="Dr Mamadou SANOGO" w:date="2023-10-25T17:45:00Z">
        <w:r w:rsidRPr="007A4AFC" w:rsidDel="00A75F71">
          <w:rPr>
            <w:rFonts w:asciiTheme="minorHAnsi" w:hAnsiTheme="minorHAnsi"/>
            <w:color w:val="000000" w:themeColor="text1"/>
            <w:rPrChange w:id="17697" w:author="Dr Mamadou SANOGO" w:date="2023-10-25T18:15:00Z">
              <w:rPr>
                <w:rFonts w:asciiTheme="minorHAnsi" w:hAnsiTheme="minorHAnsi"/>
              </w:rPr>
            </w:rPrChange>
          </w:rPr>
          <w:delText xml:space="preserve">La deuxième partie de l’évaluation est basée sur la performance de </w:delText>
        </w:r>
        <w:r w:rsidR="00E77573" w:rsidRPr="007A4AFC" w:rsidDel="00A75F71">
          <w:rPr>
            <w:rFonts w:asciiTheme="minorHAnsi" w:hAnsiTheme="minorHAnsi"/>
            <w:color w:val="000000" w:themeColor="text1"/>
            <w:rPrChange w:id="17698" w:author="Dr Mamadou SANOGO" w:date="2023-10-25T18:15:00Z">
              <w:rPr>
                <w:rFonts w:asciiTheme="minorHAnsi" w:hAnsiTheme="minorHAnsi"/>
              </w:rPr>
            </w:rPrChange>
          </w:rPr>
          <w:delText>l’étudiant :</w:delText>
        </w:r>
      </w:del>
    </w:p>
    <w:p w14:paraId="3067FC8D" w14:textId="5CB2D2F5"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699" w:author="Dr Mamadou SANOGO" w:date="2023-10-25T17:45:00Z"/>
          <w:rFonts w:asciiTheme="minorHAnsi" w:hAnsiTheme="minorHAnsi"/>
          <w:color w:val="000000" w:themeColor="text1"/>
          <w:rPrChange w:id="17700" w:author="Dr Mamadou SANOGO" w:date="2023-10-25T18:15:00Z">
            <w:rPr>
              <w:del w:id="17701" w:author="Dr Mamadou SANOGO" w:date="2023-10-25T17:45:00Z"/>
              <w:rFonts w:asciiTheme="minorHAnsi" w:hAnsiTheme="minorHAnsi"/>
            </w:rPr>
          </w:rPrChange>
        </w:rPr>
      </w:pPr>
      <w:del w:id="17702" w:author="Dr Mamadou SANOGO" w:date="2023-10-25T17:45:00Z">
        <w:r w:rsidRPr="007A4AFC" w:rsidDel="00A75F71">
          <w:rPr>
            <w:rFonts w:asciiTheme="minorHAnsi" w:hAnsiTheme="minorHAnsi"/>
            <w:color w:val="000000" w:themeColor="text1"/>
            <w:rPrChange w:id="17703" w:author="Dr Mamadou SANOGO" w:date="2023-10-25T18:15:00Z">
              <w:rPr>
                <w:rFonts w:asciiTheme="minorHAnsi" w:hAnsiTheme="minorHAnsi"/>
              </w:rPr>
            </w:rPrChange>
          </w:rPr>
          <w:delText>Evaluation écrite</w:delText>
        </w:r>
      </w:del>
    </w:p>
    <w:p w14:paraId="205071C9" w14:textId="531C20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704" w:author="Dr Mamadou SANOGO" w:date="2023-10-25T17:45:00Z"/>
          <w:rFonts w:asciiTheme="minorHAnsi" w:hAnsiTheme="minorHAnsi"/>
          <w:color w:val="000000" w:themeColor="text1"/>
          <w:rPrChange w:id="17705" w:author="Dr Mamadou SANOGO" w:date="2023-10-25T18:15:00Z">
            <w:rPr>
              <w:del w:id="17706" w:author="Dr Mamadou SANOGO" w:date="2023-10-25T17:45:00Z"/>
              <w:rFonts w:asciiTheme="minorHAnsi" w:hAnsiTheme="minorHAnsi"/>
            </w:rPr>
          </w:rPrChange>
        </w:rPr>
      </w:pPr>
      <w:del w:id="17707" w:author="Dr Mamadou SANOGO" w:date="2023-10-25T17:45:00Z">
        <w:r w:rsidRPr="007A4AFC" w:rsidDel="00A75F71">
          <w:rPr>
            <w:rFonts w:asciiTheme="minorHAnsi" w:hAnsiTheme="minorHAnsi"/>
            <w:color w:val="000000" w:themeColor="text1"/>
            <w:rPrChange w:id="17708" w:author="Dr Mamadou SANOGO" w:date="2023-10-25T18:15:00Z">
              <w:rPr>
                <w:rFonts w:asciiTheme="minorHAnsi" w:hAnsiTheme="minorHAnsi"/>
              </w:rPr>
            </w:rPrChange>
          </w:rPr>
          <w:delText>Evaluation pratique</w:delText>
        </w:r>
      </w:del>
    </w:p>
    <w:p w14:paraId="4929E736" w14:textId="1ACC63D9" w:rsidR="00D429B0" w:rsidRPr="007A4AFC" w:rsidDel="00A75F71" w:rsidRDefault="00D429B0">
      <w:pPr>
        <w:pStyle w:val="Paragraphedeliste"/>
        <w:widowControl w:val="0"/>
        <w:numPr>
          <w:ilvl w:val="2"/>
          <w:numId w:val="16"/>
        </w:numPr>
        <w:tabs>
          <w:tab w:val="left" w:pos="1739"/>
          <w:tab w:val="left" w:pos="1740"/>
        </w:tabs>
        <w:autoSpaceDE w:val="0"/>
        <w:autoSpaceDN w:val="0"/>
        <w:spacing w:line="276" w:lineRule="auto"/>
        <w:ind w:left="219" w:hanging="219"/>
        <w:contextualSpacing w:val="0"/>
        <w:rPr>
          <w:del w:id="17709" w:author="Dr Mamadou SANOGO" w:date="2023-10-25T17:45:00Z"/>
          <w:rFonts w:asciiTheme="minorHAnsi" w:hAnsiTheme="minorHAnsi"/>
          <w:color w:val="000000" w:themeColor="text1"/>
          <w:rPrChange w:id="17710" w:author="Dr Mamadou SANOGO" w:date="2023-10-25T18:15:00Z">
            <w:rPr>
              <w:del w:id="17711" w:author="Dr Mamadou SANOGO" w:date="2023-10-25T17:45:00Z"/>
              <w:rFonts w:asciiTheme="minorHAnsi" w:hAnsiTheme="minorHAnsi"/>
            </w:rPr>
          </w:rPrChange>
        </w:rPr>
      </w:pPr>
      <w:del w:id="17712" w:author="Dr Mamadou SANOGO" w:date="2023-10-25T17:45:00Z">
        <w:r w:rsidRPr="007A4AFC" w:rsidDel="00A75F71">
          <w:rPr>
            <w:rFonts w:asciiTheme="minorHAnsi" w:hAnsiTheme="minorHAnsi"/>
            <w:color w:val="000000" w:themeColor="text1"/>
            <w:rPrChange w:id="17713" w:author="Dr Mamadou SANOGO" w:date="2023-10-25T18:15:00Z">
              <w:rPr>
                <w:rFonts w:asciiTheme="minorHAnsi" w:hAnsiTheme="minorHAnsi"/>
              </w:rPr>
            </w:rPrChange>
          </w:rPr>
          <w:delText>Evaluation orale</w:delText>
        </w:r>
      </w:del>
    </w:p>
    <w:p w14:paraId="2F693519" w14:textId="01888BC9" w:rsidR="00D429B0" w:rsidRPr="007A4AFC" w:rsidDel="00A75F71" w:rsidRDefault="00D429B0" w:rsidP="00D429B0">
      <w:pPr>
        <w:spacing w:line="240" w:lineRule="auto"/>
        <w:rPr>
          <w:del w:id="17714" w:author="Dr Mamadou SANOGO" w:date="2023-10-25T17:45:00Z"/>
          <w:color w:val="000000" w:themeColor="text1"/>
          <w:rPrChange w:id="17715" w:author="Dr Mamadou SANOGO" w:date="2023-10-25T18:15:00Z">
            <w:rPr>
              <w:del w:id="17716" w:author="Dr Mamadou SANOGO" w:date="2023-10-25T17:45:00Z"/>
            </w:rPr>
          </w:rPrChange>
        </w:rPr>
      </w:pPr>
      <w:del w:id="17717" w:author="Dr Mamadou SANOGO" w:date="2023-10-25T17:45:00Z">
        <w:r w:rsidRPr="007A4AFC" w:rsidDel="00A75F71">
          <w:rPr>
            <w:rFonts w:asciiTheme="minorHAnsi" w:hAnsiTheme="minorHAnsi"/>
            <w:color w:val="000000" w:themeColor="text1"/>
            <w:rPrChange w:id="17718" w:author="Dr Mamadou SANOGO" w:date="2023-10-25T18:15:00Z">
              <w:rPr>
                <w:rFonts w:asciiTheme="minorHAnsi" w:hAnsiTheme="minorHAnsi"/>
              </w:rPr>
            </w:rPrChange>
          </w:rPr>
          <w:delText>Evaluation à partir du carnet de stage</w:delText>
        </w:r>
      </w:del>
    </w:p>
    <w:p w14:paraId="122F4B67" w14:textId="6E673CAA" w:rsidR="002A7091" w:rsidRPr="007A4AFC" w:rsidDel="00A75F71" w:rsidRDefault="002A7091">
      <w:pPr>
        <w:spacing w:line="240" w:lineRule="auto"/>
        <w:rPr>
          <w:del w:id="17719" w:author="Dr Mamadou SANOGO" w:date="2023-10-25T17:45:00Z"/>
          <w:color w:val="000000" w:themeColor="text1"/>
          <w:sz w:val="28"/>
          <w:szCs w:val="28"/>
          <w:rPrChange w:id="17720" w:author="Dr Mamadou SANOGO" w:date="2023-10-25T18:15:00Z">
            <w:rPr>
              <w:del w:id="17721" w:author="Dr Mamadou SANOGO" w:date="2023-10-25T17:45:00Z"/>
              <w:color w:val="000000"/>
              <w:sz w:val="28"/>
              <w:szCs w:val="28"/>
            </w:rPr>
          </w:rPrChange>
        </w:rPr>
      </w:pPr>
    </w:p>
    <w:p w14:paraId="4788B559" w14:textId="098F2AC4" w:rsidR="00C165B4" w:rsidRPr="007A4AFC" w:rsidDel="00A75F71" w:rsidRDefault="00C165B4" w:rsidP="002A7091">
      <w:pPr>
        <w:pStyle w:val="Titre1"/>
        <w:spacing w:before="0" w:line="240" w:lineRule="auto"/>
        <w:jc w:val="center"/>
        <w:rPr>
          <w:del w:id="17722" w:author="Dr Mamadou SANOGO" w:date="2023-10-25T17:45:00Z"/>
          <w:rFonts w:eastAsiaTheme="minorHAnsi" w:cs="Times New Roman"/>
          <w:b w:val="0"/>
          <w:lang w:eastAsia="en-US"/>
          <w:rPrChange w:id="17723" w:author="Dr Mamadou SANOGO" w:date="2023-10-25T18:15:00Z">
            <w:rPr>
              <w:del w:id="17724" w:author="Dr Mamadou SANOGO" w:date="2023-10-25T17:45:00Z"/>
              <w:rFonts w:eastAsiaTheme="minorHAnsi" w:cs="Times New Roman"/>
              <w:b w:val="0"/>
              <w:color w:val="auto"/>
              <w:lang w:eastAsia="en-US"/>
            </w:rPr>
          </w:rPrChange>
        </w:rPr>
        <w:sectPr w:rsidR="00C165B4" w:rsidRPr="007A4AFC" w:rsidDel="00A75F71" w:rsidSect="006778C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17725" w:author="Dr Mamadou SANOGO" w:date="2023-10-27T13:57:00Z">
            <w:sectPr w:rsidR="00C165B4" w:rsidRPr="007A4AFC" w:rsidDel="00A75F71" w:rsidSect="006778CD">
              <w:pgMar w:top="1417" w:right="1417" w:bottom="1417" w:left="1417" w:header="708" w:footer="708" w:gutter="0"/>
              <w:titlePg w:val="0"/>
            </w:sectPr>
          </w:sectPrChange>
        </w:sectPr>
      </w:pPr>
    </w:p>
    <w:p w14:paraId="10C7FBDD" w14:textId="2EEA223D" w:rsidR="002A7091" w:rsidRPr="007A4AFC" w:rsidDel="00A75F71" w:rsidRDefault="002A7091" w:rsidP="002A7091">
      <w:pPr>
        <w:pStyle w:val="Titre1"/>
        <w:spacing w:before="0" w:line="240" w:lineRule="auto"/>
        <w:jc w:val="center"/>
        <w:rPr>
          <w:del w:id="17726" w:author="Dr Mamadou SANOGO" w:date="2023-10-25T17:45:00Z"/>
          <w:rFonts w:eastAsiaTheme="minorHAnsi" w:cs="Times New Roman"/>
          <w:b w:val="0"/>
          <w:lang w:eastAsia="en-US"/>
          <w:rPrChange w:id="17727" w:author="Dr Mamadou SANOGO" w:date="2023-10-25T18:15:00Z">
            <w:rPr>
              <w:del w:id="17728" w:author="Dr Mamadou SANOGO" w:date="2023-10-25T17:45:00Z"/>
              <w:rFonts w:eastAsiaTheme="minorHAnsi" w:cs="Times New Roman"/>
              <w:b w:val="0"/>
              <w:color w:val="auto"/>
              <w:lang w:eastAsia="en-US"/>
            </w:rPr>
          </w:rPrChange>
        </w:rPr>
      </w:pPr>
      <w:bookmarkStart w:id="17729" w:name="_Toc145944541"/>
      <w:del w:id="17730" w:author="Dr Mamadou SANOGO" w:date="2023-10-25T17:45:00Z">
        <w:r w:rsidRPr="007A4AFC" w:rsidDel="00A75F71">
          <w:rPr>
            <w:rFonts w:eastAsiaTheme="minorHAnsi"/>
            <w:lang w:eastAsia="en-US"/>
            <w:rPrChange w:id="17731" w:author="Dr Mamadou SANOGO" w:date="2023-10-25T18:15:00Z">
              <w:rPr>
                <w:rFonts w:eastAsiaTheme="minorHAnsi"/>
                <w:color w:val="2E74B5" w:themeColor="accent1" w:themeShade="BF"/>
                <w:lang w:eastAsia="en-US"/>
              </w:rPr>
            </w:rPrChange>
          </w:rPr>
          <w:delText>Annexe 1</w:delText>
        </w:r>
        <w:r w:rsidR="000163AB" w:rsidRPr="007A4AFC" w:rsidDel="00A75F71">
          <w:rPr>
            <w:rFonts w:eastAsiaTheme="minorHAnsi"/>
            <w:lang w:eastAsia="en-US"/>
            <w:rPrChange w:id="17732" w:author="Dr Mamadou SANOGO" w:date="2023-10-25T18:15:00Z">
              <w:rPr>
                <w:rFonts w:eastAsiaTheme="minorHAnsi"/>
                <w:color w:val="2E74B5" w:themeColor="accent1" w:themeShade="BF"/>
                <w:lang w:eastAsia="en-US"/>
              </w:rPr>
            </w:rPrChange>
          </w:rPr>
          <w:delText>3</w:delText>
        </w:r>
        <w:r w:rsidRPr="007A4AFC" w:rsidDel="00A75F71">
          <w:rPr>
            <w:rFonts w:eastAsiaTheme="minorHAnsi"/>
            <w:lang w:eastAsia="en-US"/>
            <w:rPrChange w:id="17733" w:author="Dr Mamadou SANOGO" w:date="2023-10-25T18:15:00Z">
              <w:rPr>
                <w:rFonts w:eastAsiaTheme="minorHAnsi"/>
                <w:color w:val="2E74B5" w:themeColor="accent1" w:themeShade="BF"/>
                <w:lang w:eastAsia="en-US"/>
              </w:rPr>
            </w:rPrChange>
          </w:rPr>
          <w:delText xml:space="preserve"> : </w:delText>
        </w:r>
        <w:r w:rsidR="000163AB" w:rsidRPr="007A4AFC" w:rsidDel="00A75F71">
          <w:rPr>
            <w:rFonts w:eastAsiaTheme="minorHAnsi"/>
            <w:lang w:eastAsia="en-US"/>
            <w:rPrChange w:id="17734" w:author="Dr Mamadou SANOGO" w:date="2023-10-25T18:15:00Z">
              <w:rPr>
                <w:rFonts w:eastAsiaTheme="minorHAnsi"/>
                <w:color w:val="2E74B5" w:themeColor="accent1" w:themeShade="BF"/>
                <w:lang w:eastAsia="en-US"/>
              </w:rPr>
            </w:rPrChange>
          </w:rPr>
          <w:delText>Enseignants de la formation</w:delText>
        </w:r>
        <w:bookmarkEnd w:id="17729"/>
      </w:del>
    </w:p>
    <w:p w14:paraId="4393BE57" w14:textId="67305167" w:rsidR="00992464" w:rsidRPr="007A4AFC" w:rsidDel="00A75F71" w:rsidRDefault="00992464" w:rsidP="0029651C">
      <w:pPr>
        <w:pStyle w:val="Paragraphedeliste"/>
        <w:widowControl w:val="0"/>
        <w:autoSpaceDE w:val="0"/>
        <w:autoSpaceDN w:val="0"/>
        <w:adjustRightInd w:val="0"/>
        <w:spacing w:line="240" w:lineRule="auto"/>
        <w:ind w:right="9"/>
        <w:rPr>
          <w:del w:id="17735" w:author="Dr Mamadou SANOGO" w:date="2023-10-25T17:45:00Z"/>
          <w:color w:val="000000" w:themeColor="text1"/>
          <w:sz w:val="28"/>
          <w:szCs w:val="28"/>
          <w:rPrChange w:id="17736" w:author="Dr Mamadou SANOGO" w:date="2023-10-25T18:15:00Z">
            <w:rPr>
              <w:del w:id="17737" w:author="Dr Mamadou SANOGO" w:date="2023-10-25T17:45:00Z"/>
              <w:color w:val="000000"/>
              <w:sz w:val="28"/>
              <w:szCs w:val="28"/>
            </w:rPr>
          </w:rPrChange>
        </w:rPr>
      </w:pPr>
    </w:p>
    <w:p w14:paraId="2BEDCB21" w14:textId="43AFD50D" w:rsidR="00C165B4" w:rsidRPr="007A4AFC" w:rsidDel="00A75F71" w:rsidRDefault="00C165B4" w:rsidP="00C165B4">
      <w:pPr>
        <w:pStyle w:val="Titre"/>
        <w:tabs>
          <w:tab w:val="left" w:pos="4055"/>
        </w:tabs>
        <w:spacing w:line="276" w:lineRule="auto"/>
        <w:jc w:val="both"/>
        <w:rPr>
          <w:del w:id="17738" w:author="Dr Mamadou SANOGO" w:date="2023-10-25T17:45:00Z"/>
          <w:rFonts w:asciiTheme="minorHAnsi" w:hAnsiTheme="minorHAnsi"/>
          <w:b w:val="0"/>
          <w:bCs/>
          <w:color w:val="000000" w:themeColor="text1"/>
          <w:sz w:val="2"/>
          <w:rPrChange w:id="17739" w:author="Dr Mamadou SANOGO" w:date="2023-10-25T18:15:00Z">
            <w:rPr>
              <w:del w:id="17740" w:author="Dr Mamadou SANOGO" w:date="2023-10-25T17:45:00Z"/>
              <w:rFonts w:asciiTheme="minorHAnsi" w:hAnsiTheme="minorHAnsi"/>
              <w:b w:val="0"/>
              <w:bCs/>
              <w:sz w:val="2"/>
            </w:rPr>
          </w:rPrChange>
        </w:rPr>
      </w:pPr>
    </w:p>
    <w:p w14:paraId="5C968AC0" w14:textId="0AEA1E3B" w:rsidR="00C165B4" w:rsidRPr="007A4AFC" w:rsidDel="00A75F71" w:rsidRDefault="00E77573" w:rsidP="00C165B4">
      <w:pPr>
        <w:spacing w:line="276" w:lineRule="auto"/>
        <w:ind w:left="-426"/>
        <w:rPr>
          <w:del w:id="17741" w:author="Dr Mamadou SANOGO" w:date="2023-10-25T17:45:00Z"/>
          <w:rFonts w:eastAsia="Calibri" w:cs="Calibri"/>
          <w:b/>
          <w:color w:val="000000" w:themeColor="text1"/>
        </w:rPr>
      </w:pPr>
      <w:del w:id="17742" w:author="Dr Mamadou SANOGO" w:date="2023-10-25T17:45:00Z">
        <w:r w:rsidRPr="007A4AFC" w:rsidDel="00A75F71">
          <w:rPr>
            <w:rFonts w:eastAsia="Calibri" w:cs="Calibri"/>
            <w:b/>
            <w:color w:val="000000" w:themeColor="text1"/>
          </w:rPr>
          <w:delText xml:space="preserve">2 – </w:delText>
        </w:r>
        <w:r w:rsidR="00C165B4" w:rsidRPr="007A4AFC" w:rsidDel="00A75F71">
          <w:rPr>
            <w:rFonts w:eastAsia="Calibri" w:cs="Calibri"/>
            <w:b/>
            <w:color w:val="000000" w:themeColor="text1"/>
          </w:rPr>
          <w:delText>ENSEIGNANTS PERMANENTS DE L’ETABLISSEMENT</w:delText>
        </w:r>
      </w:del>
    </w:p>
    <w:p w14:paraId="07F7B92A" w14:textId="52966D3D" w:rsidR="00E77573" w:rsidRPr="007A4AFC" w:rsidDel="00A75F71" w:rsidRDefault="00E77573" w:rsidP="00C165B4">
      <w:pPr>
        <w:spacing w:line="276" w:lineRule="auto"/>
        <w:ind w:left="-426"/>
        <w:rPr>
          <w:del w:id="17743" w:author="Dr Mamadou SANOGO" w:date="2023-10-25T17:45:00Z"/>
          <w:rFonts w:eastAsia="Calibri" w:cs="Calibri"/>
          <w:b/>
          <w:color w:val="000000" w:themeColor="text1"/>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5"/>
        <w:gridCol w:w="1537"/>
        <w:gridCol w:w="1647"/>
        <w:gridCol w:w="1351"/>
        <w:gridCol w:w="1385"/>
        <w:gridCol w:w="1209"/>
        <w:gridCol w:w="2414"/>
      </w:tblGrid>
      <w:tr w:rsidR="007A4AFC" w:rsidRPr="007A4AFC" w:rsidDel="00A75F71" w14:paraId="4275C36D" w14:textId="77777777" w:rsidTr="00E77573">
        <w:trPr>
          <w:del w:id="17744" w:author="Dr Mamadou SANOGO" w:date="2023-10-25T17:45:00Z"/>
        </w:trPr>
        <w:tc>
          <w:tcPr>
            <w:tcW w:w="817" w:type="pct"/>
            <w:vAlign w:val="center"/>
          </w:tcPr>
          <w:p w14:paraId="72A099FC" w14:textId="6EABF42C" w:rsidR="00E77573" w:rsidRPr="007A4AFC" w:rsidDel="00A75F71" w:rsidRDefault="00E77573" w:rsidP="00E77573">
            <w:pPr>
              <w:tabs>
                <w:tab w:val="num" w:pos="-4322"/>
              </w:tabs>
              <w:spacing w:line="240" w:lineRule="auto"/>
              <w:jc w:val="center"/>
              <w:rPr>
                <w:del w:id="17745" w:author="Dr Mamadou SANOGO" w:date="2023-10-25T17:45:00Z"/>
                <w:rFonts w:asciiTheme="majorHAnsi" w:hAnsiTheme="majorHAnsi"/>
                <w:b/>
                <w:bCs/>
                <w:color w:val="000000" w:themeColor="text1"/>
                <w:sz w:val="20"/>
                <w:szCs w:val="24"/>
              </w:rPr>
            </w:pPr>
            <w:del w:id="17746" w:author="Dr Mamadou SANOGO" w:date="2023-10-25T17:45:00Z">
              <w:r w:rsidRPr="007A4AFC" w:rsidDel="00A75F71">
                <w:rPr>
                  <w:rFonts w:asciiTheme="majorHAnsi" w:hAnsiTheme="majorHAnsi"/>
                  <w:b/>
                  <w:bCs/>
                  <w:color w:val="000000" w:themeColor="text1"/>
                  <w:sz w:val="20"/>
                  <w:szCs w:val="24"/>
                </w:rPr>
                <w:delText>Nom des enseignants chercheurs</w:delText>
              </w:r>
            </w:del>
          </w:p>
        </w:tc>
        <w:tc>
          <w:tcPr>
            <w:tcW w:w="673" w:type="pct"/>
            <w:vAlign w:val="center"/>
          </w:tcPr>
          <w:p w14:paraId="1640578E" w14:textId="396B02EA" w:rsidR="00E77573" w:rsidRPr="007A4AFC" w:rsidDel="00A75F71" w:rsidRDefault="00E77573" w:rsidP="00E77573">
            <w:pPr>
              <w:tabs>
                <w:tab w:val="num" w:pos="-4322"/>
              </w:tabs>
              <w:spacing w:line="240" w:lineRule="auto"/>
              <w:jc w:val="center"/>
              <w:rPr>
                <w:del w:id="17747" w:author="Dr Mamadou SANOGO" w:date="2023-10-25T17:45:00Z"/>
                <w:rFonts w:asciiTheme="majorHAnsi" w:hAnsiTheme="majorHAnsi"/>
                <w:b/>
                <w:bCs/>
                <w:color w:val="000000" w:themeColor="text1"/>
                <w:sz w:val="20"/>
                <w:szCs w:val="24"/>
              </w:rPr>
            </w:pPr>
            <w:del w:id="17748" w:author="Dr Mamadou SANOGO" w:date="2023-10-25T17:45:00Z">
              <w:r w:rsidRPr="007A4AFC" w:rsidDel="00A75F71">
                <w:rPr>
                  <w:rFonts w:asciiTheme="majorHAnsi" w:hAnsiTheme="majorHAnsi"/>
                  <w:b/>
                  <w:bCs/>
                  <w:color w:val="000000" w:themeColor="text1"/>
                  <w:sz w:val="20"/>
                  <w:szCs w:val="24"/>
                </w:rPr>
                <w:delText>Grade</w:delText>
              </w:r>
            </w:del>
          </w:p>
        </w:tc>
        <w:tc>
          <w:tcPr>
            <w:tcW w:w="722" w:type="pct"/>
            <w:vAlign w:val="center"/>
          </w:tcPr>
          <w:p w14:paraId="3D6B9191" w14:textId="2C9C0153" w:rsidR="00E77573" w:rsidRPr="007A4AFC" w:rsidDel="00A75F71" w:rsidRDefault="00E77573" w:rsidP="00E77573">
            <w:pPr>
              <w:tabs>
                <w:tab w:val="num" w:pos="-4322"/>
              </w:tabs>
              <w:spacing w:line="240" w:lineRule="auto"/>
              <w:jc w:val="center"/>
              <w:rPr>
                <w:del w:id="17749" w:author="Dr Mamadou SANOGO" w:date="2023-10-25T17:45:00Z"/>
                <w:rFonts w:asciiTheme="majorHAnsi" w:hAnsiTheme="majorHAnsi"/>
                <w:b/>
                <w:bCs/>
                <w:color w:val="000000" w:themeColor="text1"/>
                <w:sz w:val="20"/>
                <w:szCs w:val="24"/>
              </w:rPr>
            </w:pPr>
            <w:del w:id="17750" w:author="Dr Mamadou SANOGO" w:date="2023-10-25T17:45:00Z">
              <w:r w:rsidRPr="007A4AFC" w:rsidDel="00A75F71">
                <w:rPr>
                  <w:rFonts w:asciiTheme="majorHAnsi" w:hAnsiTheme="majorHAnsi"/>
                  <w:b/>
                  <w:bCs/>
                  <w:color w:val="000000" w:themeColor="text1"/>
                  <w:sz w:val="20"/>
                  <w:szCs w:val="24"/>
                </w:rPr>
                <w:delText>Discipline de rattachement</w:delText>
              </w:r>
            </w:del>
          </w:p>
        </w:tc>
        <w:tc>
          <w:tcPr>
            <w:tcW w:w="592" w:type="pct"/>
            <w:vAlign w:val="center"/>
          </w:tcPr>
          <w:p w14:paraId="62BC3D3E" w14:textId="22C63A3D" w:rsidR="00E77573" w:rsidRPr="007A4AFC" w:rsidDel="00A75F71" w:rsidRDefault="00E77573" w:rsidP="00E77573">
            <w:pPr>
              <w:tabs>
                <w:tab w:val="num" w:pos="-4322"/>
              </w:tabs>
              <w:spacing w:line="240" w:lineRule="auto"/>
              <w:jc w:val="center"/>
              <w:rPr>
                <w:del w:id="17751" w:author="Dr Mamadou SANOGO" w:date="2023-10-25T17:45:00Z"/>
                <w:rFonts w:asciiTheme="majorHAnsi" w:hAnsiTheme="majorHAnsi"/>
                <w:b/>
                <w:bCs/>
                <w:color w:val="000000" w:themeColor="text1"/>
                <w:sz w:val="20"/>
                <w:szCs w:val="24"/>
              </w:rPr>
            </w:pPr>
            <w:del w:id="17752" w:author="Dr Mamadou SANOGO" w:date="2023-10-25T17:45:00Z">
              <w:r w:rsidRPr="007A4AFC" w:rsidDel="00A75F71">
                <w:rPr>
                  <w:rFonts w:asciiTheme="majorHAnsi" w:hAnsiTheme="majorHAnsi"/>
                  <w:b/>
                  <w:bCs/>
                  <w:color w:val="000000" w:themeColor="text1"/>
                  <w:sz w:val="20"/>
                  <w:szCs w:val="24"/>
                </w:rPr>
                <w:delText>Diplôme le plus élevé</w:delText>
              </w:r>
            </w:del>
          </w:p>
        </w:tc>
        <w:tc>
          <w:tcPr>
            <w:tcW w:w="607" w:type="pct"/>
            <w:vAlign w:val="center"/>
          </w:tcPr>
          <w:p w14:paraId="6A865DFF" w14:textId="1D205C21" w:rsidR="00E77573" w:rsidRPr="007A4AFC" w:rsidDel="00A75F71" w:rsidRDefault="00E77573" w:rsidP="00E77573">
            <w:pPr>
              <w:tabs>
                <w:tab w:val="num" w:pos="-4322"/>
              </w:tabs>
              <w:spacing w:line="240" w:lineRule="auto"/>
              <w:jc w:val="center"/>
              <w:rPr>
                <w:del w:id="17753" w:author="Dr Mamadou SANOGO" w:date="2023-10-25T17:45:00Z"/>
                <w:rFonts w:asciiTheme="majorHAnsi" w:hAnsiTheme="majorHAnsi"/>
                <w:b/>
                <w:bCs/>
                <w:color w:val="000000" w:themeColor="text1"/>
                <w:sz w:val="20"/>
                <w:szCs w:val="24"/>
              </w:rPr>
            </w:pPr>
            <w:del w:id="17754" w:author="Dr Mamadou SANOGO" w:date="2023-10-25T17:45:00Z">
              <w:r w:rsidRPr="007A4AFC" w:rsidDel="00A75F71">
                <w:rPr>
                  <w:rFonts w:asciiTheme="majorHAnsi" w:hAnsiTheme="majorHAnsi"/>
                  <w:b/>
                  <w:bCs/>
                  <w:color w:val="000000" w:themeColor="text1"/>
                  <w:sz w:val="20"/>
                  <w:szCs w:val="24"/>
                </w:rPr>
                <w:delText>Structure d’appartenance au sein de l’établissement le cas échéant</w:delText>
              </w:r>
            </w:del>
          </w:p>
        </w:tc>
        <w:tc>
          <w:tcPr>
            <w:tcW w:w="530" w:type="pct"/>
            <w:vAlign w:val="center"/>
          </w:tcPr>
          <w:p w14:paraId="3FD0DDBF" w14:textId="529A1BE9" w:rsidR="00E77573" w:rsidRPr="007A4AFC" w:rsidDel="00A75F71" w:rsidRDefault="00E77573" w:rsidP="00E77573">
            <w:pPr>
              <w:tabs>
                <w:tab w:val="num" w:pos="-4322"/>
              </w:tabs>
              <w:spacing w:line="240" w:lineRule="auto"/>
              <w:jc w:val="center"/>
              <w:rPr>
                <w:del w:id="17755" w:author="Dr Mamadou SANOGO" w:date="2023-10-25T17:45:00Z"/>
                <w:rFonts w:asciiTheme="majorHAnsi" w:hAnsiTheme="majorHAnsi"/>
                <w:b/>
                <w:bCs/>
                <w:color w:val="000000" w:themeColor="text1"/>
                <w:sz w:val="20"/>
                <w:szCs w:val="24"/>
              </w:rPr>
            </w:pPr>
            <w:del w:id="17756" w:author="Dr Mamadou SANOGO" w:date="2023-10-25T17:45:00Z">
              <w:r w:rsidRPr="007A4AFC" w:rsidDel="00A75F71">
                <w:rPr>
                  <w:rFonts w:asciiTheme="majorHAnsi" w:hAnsiTheme="majorHAnsi"/>
                  <w:b/>
                  <w:bCs/>
                  <w:color w:val="000000" w:themeColor="text1"/>
                  <w:sz w:val="20"/>
                  <w:szCs w:val="24"/>
                </w:rPr>
                <w:delText>Nombre d’heures /étudiant (sur l’ensemble des semestres)</w:delText>
              </w:r>
            </w:del>
          </w:p>
        </w:tc>
        <w:tc>
          <w:tcPr>
            <w:tcW w:w="1058" w:type="pct"/>
            <w:vAlign w:val="center"/>
          </w:tcPr>
          <w:p w14:paraId="4AD7C79F" w14:textId="5AE1324D" w:rsidR="00E77573" w:rsidRPr="007A4AFC" w:rsidDel="00A75F71" w:rsidRDefault="00E77573" w:rsidP="00E77573">
            <w:pPr>
              <w:tabs>
                <w:tab w:val="num" w:pos="-4322"/>
              </w:tabs>
              <w:spacing w:line="240" w:lineRule="auto"/>
              <w:jc w:val="center"/>
              <w:rPr>
                <w:del w:id="17757" w:author="Dr Mamadou SANOGO" w:date="2023-10-25T17:45:00Z"/>
                <w:rFonts w:asciiTheme="majorHAnsi" w:hAnsiTheme="majorHAnsi"/>
                <w:b/>
                <w:bCs/>
                <w:color w:val="000000" w:themeColor="text1"/>
                <w:sz w:val="20"/>
                <w:szCs w:val="24"/>
              </w:rPr>
            </w:pPr>
            <w:del w:id="17758" w:author="Dr Mamadou SANOGO" w:date="2023-10-25T17:45:00Z">
              <w:r w:rsidRPr="007A4AFC" w:rsidDel="00A75F71">
                <w:rPr>
                  <w:rFonts w:asciiTheme="majorHAnsi" w:hAnsiTheme="majorHAnsi"/>
                  <w:b/>
                  <w:bCs/>
                  <w:color w:val="000000" w:themeColor="text1"/>
                  <w:sz w:val="20"/>
                  <w:szCs w:val="24"/>
                </w:rPr>
                <w:delText>Enseignements dispensés (suivant les intitulés utilisés dans les fiches descriptives des UE)</w:delText>
              </w:r>
            </w:del>
          </w:p>
        </w:tc>
      </w:tr>
      <w:tr w:rsidR="007A4AFC" w:rsidRPr="007A4AFC" w:rsidDel="00A75F71" w14:paraId="3AD6F62E" w14:textId="77777777" w:rsidTr="00E77573">
        <w:trPr>
          <w:trHeight w:val="1142"/>
          <w:del w:id="17759" w:author="Dr Mamadou SANOGO" w:date="2023-10-25T17:45:00Z"/>
        </w:trPr>
        <w:tc>
          <w:tcPr>
            <w:tcW w:w="817" w:type="pct"/>
            <w:vAlign w:val="center"/>
          </w:tcPr>
          <w:p w14:paraId="72B4A68A" w14:textId="501FC8F1" w:rsidR="00E77573" w:rsidRPr="007A4AFC" w:rsidDel="00A75F71" w:rsidRDefault="00E77573" w:rsidP="00E77573">
            <w:pPr>
              <w:spacing w:line="240" w:lineRule="auto"/>
              <w:rPr>
                <w:del w:id="17760" w:author="Dr Mamadou SANOGO" w:date="2023-10-25T17:45:00Z"/>
                <w:rFonts w:asciiTheme="majorHAnsi" w:hAnsiTheme="majorHAnsi"/>
                <w:color w:val="000000" w:themeColor="text1"/>
                <w:szCs w:val="24"/>
              </w:rPr>
            </w:pPr>
            <w:del w:id="17761" w:author="Dr Mamadou SANOGO" w:date="2023-10-25T17:45:00Z">
              <w:r w:rsidRPr="007A4AFC" w:rsidDel="00A75F71">
                <w:rPr>
                  <w:rFonts w:asciiTheme="majorHAnsi" w:hAnsiTheme="majorHAnsi"/>
                  <w:color w:val="000000" w:themeColor="text1"/>
                  <w:szCs w:val="24"/>
                </w:rPr>
                <w:delText>Moussa TRAORE</w:delText>
              </w:r>
            </w:del>
          </w:p>
        </w:tc>
        <w:tc>
          <w:tcPr>
            <w:tcW w:w="673" w:type="pct"/>
            <w:vAlign w:val="center"/>
          </w:tcPr>
          <w:p w14:paraId="1765E556" w14:textId="56FADEB5" w:rsidR="00E77573" w:rsidRPr="007A4AFC" w:rsidDel="00A75F71" w:rsidRDefault="00E77573" w:rsidP="00E77573">
            <w:pPr>
              <w:spacing w:line="240" w:lineRule="auto"/>
              <w:rPr>
                <w:del w:id="17762" w:author="Dr Mamadou SANOGO" w:date="2023-10-25T17:45:00Z"/>
                <w:rFonts w:asciiTheme="majorHAnsi" w:hAnsiTheme="majorHAnsi"/>
                <w:color w:val="000000" w:themeColor="text1"/>
                <w:szCs w:val="24"/>
              </w:rPr>
            </w:pPr>
            <w:del w:id="17763" w:author="Dr Mamadou SANOGO" w:date="2023-10-25T17:45:00Z">
              <w:r w:rsidRPr="007A4AFC" w:rsidDel="00A75F71">
                <w:rPr>
                  <w:rFonts w:asciiTheme="majorHAnsi" w:hAnsiTheme="majorHAnsi"/>
                  <w:color w:val="000000" w:themeColor="text1"/>
                  <w:szCs w:val="24"/>
                </w:rPr>
                <w:delText>Assistant médical</w:delText>
              </w:r>
            </w:del>
          </w:p>
        </w:tc>
        <w:tc>
          <w:tcPr>
            <w:tcW w:w="722" w:type="pct"/>
            <w:vAlign w:val="center"/>
          </w:tcPr>
          <w:p w14:paraId="3B1BC89E" w14:textId="0CA54310" w:rsidR="00E77573" w:rsidRPr="007A4AFC" w:rsidDel="00A75F71" w:rsidRDefault="00E77573" w:rsidP="00E77573">
            <w:pPr>
              <w:spacing w:line="240" w:lineRule="auto"/>
              <w:rPr>
                <w:del w:id="17764" w:author="Dr Mamadou SANOGO" w:date="2023-10-25T17:45:00Z"/>
                <w:rFonts w:asciiTheme="majorHAnsi" w:hAnsiTheme="majorHAnsi"/>
                <w:color w:val="000000" w:themeColor="text1"/>
                <w:szCs w:val="24"/>
              </w:rPr>
            </w:pPr>
            <w:del w:id="17765" w:author="Dr Mamadou SANOGO" w:date="2023-10-25T17:45:00Z">
              <w:r w:rsidRPr="007A4AFC" w:rsidDel="00A75F71">
                <w:rPr>
                  <w:rFonts w:asciiTheme="majorHAnsi" w:hAnsiTheme="majorHAnsi"/>
                  <w:color w:val="000000" w:themeColor="text1"/>
                  <w:szCs w:val="24"/>
                </w:rPr>
                <w:delText>Management des services de santé</w:delText>
              </w:r>
            </w:del>
          </w:p>
        </w:tc>
        <w:tc>
          <w:tcPr>
            <w:tcW w:w="592" w:type="pct"/>
            <w:vAlign w:val="center"/>
          </w:tcPr>
          <w:p w14:paraId="33EC2DF7" w14:textId="1C9F003E" w:rsidR="00E77573" w:rsidRPr="007A4AFC" w:rsidDel="00A75F71" w:rsidRDefault="00E77573" w:rsidP="00E77573">
            <w:pPr>
              <w:spacing w:line="240" w:lineRule="auto"/>
              <w:rPr>
                <w:del w:id="17766" w:author="Dr Mamadou SANOGO" w:date="2023-10-25T17:45:00Z"/>
                <w:rFonts w:asciiTheme="majorHAnsi" w:hAnsiTheme="majorHAnsi"/>
                <w:color w:val="000000" w:themeColor="text1"/>
                <w:szCs w:val="24"/>
              </w:rPr>
            </w:pPr>
            <w:del w:id="17767" w:author="Dr Mamadou SANOGO" w:date="2023-10-25T17:45:00Z">
              <w:r w:rsidRPr="007A4AFC" w:rsidDel="00A75F71">
                <w:rPr>
                  <w:rFonts w:asciiTheme="majorHAnsi" w:hAnsiTheme="majorHAnsi"/>
                  <w:color w:val="000000" w:themeColor="text1"/>
                  <w:szCs w:val="24"/>
                </w:rPr>
                <w:delText>Master</w:delText>
              </w:r>
            </w:del>
          </w:p>
          <w:p w14:paraId="06AC2B09" w14:textId="1624232B" w:rsidR="00E77573" w:rsidRPr="007A4AFC" w:rsidDel="00A75F71" w:rsidRDefault="00E77573" w:rsidP="00E77573">
            <w:pPr>
              <w:spacing w:line="240" w:lineRule="auto"/>
              <w:rPr>
                <w:del w:id="17768" w:author="Dr Mamadou SANOGO" w:date="2023-10-25T17:45:00Z"/>
                <w:rFonts w:asciiTheme="majorHAnsi" w:hAnsiTheme="majorHAnsi"/>
                <w:color w:val="000000" w:themeColor="text1"/>
                <w:szCs w:val="24"/>
              </w:rPr>
            </w:pPr>
            <w:del w:id="17769" w:author="Dr Mamadou SANOGO" w:date="2023-10-25T17:45:00Z">
              <w:r w:rsidRPr="007A4AFC" w:rsidDel="00A75F71">
                <w:rPr>
                  <w:rFonts w:asciiTheme="majorHAnsi" w:hAnsiTheme="majorHAnsi"/>
                  <w:color w:val="000000" w:themeColor="text1"/>
                  <w:szCs w:val="24"/>
                </w:rPr>
                <w:delText>(Management des services de santé)</w:delText>
              </w:r>
            </w:del>
          </w:p>
        </w:tc>
        <w:tc>
          <w:tcPr>
            <w:tcW w:w="607" w:type="pct"/>
            <w:vAlign w:val="center"/>
          </w:tcPr>
          <w:p w14:paraId="15FBA4A1" w14:textId="77E163EC" w:rsidR="00E77573" w:rsidRPr="007A4AFC" w:rsidDel="00A75F71" w:rsidRDefault="00E77573" w:rsidP="00E77573">
            <w:pPr>
              <w:spacing w:line="240" w:lineRule="auto"/>
              <w:jc w:val="center"/>
              <w:rPr>
                <w:del w:id="17770" w:author="Dr Mamadou SANOGO" w:date="2023-10-25T17:45:00Z"/>
                <w:rFonts w:asciiTheme="majorHAnsi" w:hAnsiTheme="majorHAnsi"/>
                <w:color w:val="000000" w:themeColor="text1"/>
                <w:szCs w:val="24"/>
              </w:rPr>
            </w:pPr>
            <w:del w:id="17771"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71E77C57" w14:textId="08F53719" w:rsidR="00E77573" w:rsidRPr="007A4AFC" w:rsidDel="00A75F71" w:rsidRDefault="00E77573" w:rsidP="00E77573">
            <w:pPr>
              <w:spacing w:line="240" w:lineRule="auto"/>
              <w:jc w:val="center"/>
              <w:rPr>
                <w:del w:id="17772" w:author="Dr Mamadou SANOGO" w:date="2023-10-25T17:45:00Z"/>
                <w:rFonts w:asciiTheme="majorHAnsi" w:hAnsiTheme="majorHAnsi"/>
                <w:color w:val="000000" w:themeColor="text1"/>
                <w:szCs w:val="24"/>
              </w:rPr>
            </w:pPr>
            <w:del w:id="17773" w:author="Dr Mamadou SANOGO" w:date="2023-10-25T17:45:00Z">
              <w:r w:rsidRPr="007A4AFC" w:rsidDel="00A75F71">
                <w:rPr>
                  <w:rFonts w:asciiTheme="majorHAnsi" w:hAnsiTheme="majorHAnsi"/>
                  <w:color w:val="000000" w:themeColor="text1"/>
                  <w:szCs w:val="24"/>
                </w:rPr>
                <w:delText>240</w:delText>
              </w:r>
            </w:del>
          </w:p>
          <w:p w14:paraId="589A1D39" w14:textId="424F74D3" w:rsidR="00E77573" w:rsidRPr="007A4AFC" w:rsidDel="00A75F71" w:rsidRDefault="00E77573" w:rsidP="00E77573">
            <w:pPr>
              <w:spacing w:line="240" w:lineRule="auto"/>
              <w:jc w:val="center"/>
              <w:rPr>
                <w:del w:id="17774" w:author="Dr Mamadou SANOGO" w:date="2023-10-25T17:45:00Z"/>
                <w:rFonts w:asciiTheme="majorHAnsi" w:hAnsiTheme="majorHAnsi"/>
                <w:color w:val="000000" w:themeColor="text1"/>
                <w:szCs w:val="24"/>
              </w:rPr>
            </w:pPr>
          </w:p>
        </w:tc>
        <w:tc>
          <w:tcPr>
            <w:tcW w:w="1058" w:type="pct"/>
            <w:vAlign w:val="center"/>
          </w:tcPr>
          <w:p w14:paraId="2B600B38" w14:textId="5B73448B" w:rsidR="00E77573" w:rsidRPr="007A4AFC" w:rsidDel="00A75F71" w:rsidRDefault="00E77573" w:rsidP="00E77573">
            <w:pPr>
              <w:spacing w:line="240" w:lineRule="auto"/>
              <w:rPr>
                <w:del w:id="17775" w:author="Dr Mamadou SANOGO" w:date="2023-10-25T17:45:00Z"/>
                <w:rFonts w:asciiTheme="majorHAnsi" w:hAnsiTheme="majorHAnsi"/>
                <w:color w:val="000000" w:themeColor="text1"/>
                <w:szCs w:val="24"/>
              </w:rPr>
            </w:pPr>
            <w:del w:id="17776" w:author="Dr Mamadou SANOGO" w:date="2023-10-25T17:45:00Z">
              <w:r w:rsidRPr="007A4AFC" w:rsidDel="00A75F71">
                <w:rPr>
                  <w:rFonts w:asciiTheme="majorHAnsi" w:hAnsiTheme="majorHAnsi"/>
                  <w:color w:val="000000" w:themeColor="text1"/>
                  <w:szCs w:val="24"/>
                </w:rPr>
                <w:delText>Introduction au management S1 ;</w:delText>
              </w:r>
            </w:del>
          </w:p>
          <w:p w14:paraId="1E9B3252" w14:textId="1C98A3FB" w:rsidR="00E77573" w:rsidRPr="007A4AFC" w:rsidDel="00A75F71" w:rsidRDefault="00E77573" w:rsidP="00E77573">
            <w:pPr>
              <w:spacing w:line="240" w:lineRule="auto"/>
              <w:rPr>
                <w:del w:id="17777" w:author="Dr Mamadou SANOGO" w:date="2023-10-25T17:45:00Z"/>
                <w:rFonts w:asciiTheme="majorHAnsi" w:hAnsiTheme="majorHAnsi"/>
                <w:color w:val="000000" w:themeColor="text1"/>
                <w:szCs w:val="24"/>
              </w:rPr>
            </w:pPr>
            <w:del w:id="17778" w:author="Dr Mamadou SANOGO" w:date="2023-10-25T17:45:00Z">
              <w:r w:rsidRPr="007A4AFC" w:rsidDel="00A75F71">
                <w:rPr>
                  <w:rFonts w:asciiTheme="majorHAnsi" w:hAnsiTheme="majorHAnsi"/>
                  <w:color w:val="000000" w:themeColor="text1"/>
                  <w:szCs w:val="24"/>
                </w:rPr>
                <w:delText>Management de la qualité des soins S1 ;</w:delText>
              </w:r>
            </w:del>
          </w:p>
          <w:p w14:paraId="42E63880" w14:textId="375F1A57" w:rsidR="00E77573" w:rsidRPr="007A4AFC" w:rsidDel="00A75F71" w:rsidRDefault="00E77573" w:rsidP="00E77573">
            <w:pPr>
              <w:spacing w:line="240" w:lineRule="auto"/>
              <w:rPr>
                <w:del w:id="17779" w:author="Dr Mamadou SANOGO" w:date="2023-10-25T17:45:00Z"/>
                <w:rFonts w:asciiTheme="majorHAnsi" w:hAnsiTheme="majorHAnsi"/>
                <w:color w:val="000000" w:themeColor="text1"/>
                <w:szCs w:val="24"/>
              </w:rPr>
            </w:pPr>
            <w:del w:id="17780" w:author="Dr Mamadou SANOGO" w:date="2023-10-25T17:45:00Z">
              <w:r w:rsidRPr="007A4AFC" w:rsidDel="00A75F71">
                <w:rPr>
                  <w:rFonts w:asciiTheme="majorHAnsi" w:hAnsiTheme="majorHAnsi"/>
                  <w:color w:val="000000" w:themeColor="text1"/>
                  <w:szCs w:val="24"/>
                </w:rPr>
                <w:delText>Système National de Santé S1</w:delText>
              </w:r>
            </w:del>
          </w:p>
        </w:tc>
      </w:tr>
      <w:tr w:rsidR="007A4AFC" w:rsidRPr="007A4AFC" w:rsidDel="00A75F71" w14:paraId="63AF046C" w14:textId="77777777" w:rsidTr="00E77573">
        <w:trPr>
          <w:del w:id="17781" w:author="Dr Mamadou SANOGO" w:date="2023-10-25T17:45:00Z"/>
        </w:trPr>
        <w:tc>
          <w:tcPr>
            <w:tcW w:w="817" w:type="pct"/>
            <w:vAlign w:val="center"/>
          </w:tcPr>
          <w:p w14:paraId="7A85B81D" w14:textId="090C64AA" w:rsidR="00E77573" w:rsidRPr="007A4AFC" w:rsidDel="00A75F71" w:rsidRDefault="00E77573" w:rsidP="00E77573">
            <w:pPr>
              <w:spacing w:line="240" w:lineRule="auto"/>
              <w:rPr>
                <w:del w:id="17782" w:author="Dr Mamadou SANOGO" w:date="2023-10-25T17:45:00Z"/>
                <w:rFonts w:asciiTheme="majorHAnsi" w:hAnsiTheme="majorHAnsi"/>
                <w:color w:val="000000" w:themeColor="text1"/>
                <w:szCs w:val="24"/>
              </w:rPr>
            </w:pPr>
            <w:del w:id="17783" w:author="Dr Mamadou SANOGO" w:date="2023-10-25T17:45:00Z">
              <w:r w:rsidRPr="007A4AFC" w:rsidDel="00A75F71">
                <w:rPr>
                  <w:rFonts w:asciiTheme="majorHAnsi" w:hAnsiTheme="majorHAnsi"/>
                  <w:color w:val="000000" w:themeColor="text1"/>
                  <w:szCs w:val="24"/>
                </w:rPr>
                <w:delText>Ibrahim Tassi SANGARE</w:delText>
              </w:r>
            </w:del>
          </w:p>
        </w:tc>
        <w:tc>
          <w:tcPr>
            <w:tcW w:w="673" w:type="pct"/>
            <w:vAlign w:val="center"/>
          </w:tcPr>
          <w:p w14:paraId="76F52E90" w14:textId="0183B1B4" w:rsidR="00E77573" w:rsidRPr="007A4AFC" w:rsidDel="00A75F71" w:rsidRDefault="00E77573" w:rsidP="00E77573">
            <w:pPr>
              <w:spacing w:line="240" w:lineRule="auto"/>
              <w:rPr>
                <w:del w:id="17784" w:author="Dr Mamadou SANOGO" w:date="2023-10-25T17:45:00Z"/>
                <w:rFonts w:asciiTheme="majorHAnsi" w:hAnsiTheme="majorHAnsi"/>
                <w:color w:val="000000" w:themeColor="text1"/>
                <w:szCs w:val="24"/>
              </w:rPr>
            </w:pPr>
            <w:del w:id="17785" w:author="Dr Mamadou SANOGO" w:date="2023-10-25T17:45:00Z">
              <w:r w:rsidRPr="007A4AFC" w:rsidDel="00A75F71">
                <w:rPr>
                  <w:rFonts w:asciiTheme="majorHAnsi" w:hAnsiTheme="majorHAnsi"/>
                  <w:color w:val="000000" w:themeColor="text1"/>
                  <w:szCs w:val="24"/>
                </w:rPr>
                <w:delText xml:space="preserve">Santé publiciste </w:delText>
              </w:r>
            </w:del>
          </w:p>
        </w:tc>
        <w:tc>
          <w:tcPr>
            <w:tcW w:w="722" w:type="pct"/>
            <w:vAlign w:val="center"/>
          </w:tcPr>
          <w:p w14:paraId="3708383C" w14:textId="53C57BBF" w:rsidR="00E77573" w:rsidRPr="007A4AFC" w:rsidDel="00A75F71" w:rsidRDefault="00E77573" w:rsidP="00E77573">
            <w:pPr>
              <w:spacing w:line="240" w:lineRule="auto"/>
              <w:rPr>
                <w:del w:id="17786" w:author="Dr Mamadou SANOGO" w:date="2023-10-25T17:45:00Z"/>
                <w:rFonts w:asciiTheme="majorHAnsi" w:hAnsiTheme="majorHAnsi"/>
                <w:color w:val="000000" w:themeColor="text1"/>
                <w:szCs w:val="24"/>
              </w:rPr>
            </w:pPr>
            <w:del w:id="17787" w:author="Dr Mamadou SANOGO" w:date="2023-10-25T17:45:00Z">
              <w:r w:rsidRPr="007A4AFC" w:rsidDel="00A75F71">
                <w:rPr>
                  <w:rFonts w:asciiTheme="majorHAnsi" w:hAnsiTheme="majorHAnsi"/>
                  <w:color w:val="000000" w:themeColor="text1"/>
                  <w:szCs w:val="24"/>
                </w:rPr>
                <w:delText>Santé publique</w:delText>
              </w:r>
            </w:del>
          </w:p>
        </w:tc>
        <w:tc>
          <w:tcPr>
            <w:tcW w:w="592" w:type="pct"/>
            <w:vAlign w:val="center"/>
          </w:tcPr>
          <w:p w14:paraId="51621B41" w14:textId="7792FF4B" w:rsidR="00E77573" w:rsidRPr="007A4AFC" w:rsidDel="00A75F71" w:rsidRDefault="00E77573" w:rsidP="00E77573">
            <w:pPr>
              <w:spacing w:line="240" w:lineRule="auto"/>
              <w:rPr>
                <w:del w:id="17788" w:author="Dr Mamadou SANOGO" w:date="2023-10-25T17:45:00Z"/>
                <w:rFonts w:asciiTheme="majorHAnsi" w:hAnsiTheme="majorHAnsi"/>
                <w:color w:val="000000" w:themeColor="text1"/>
                <w:szCs w:val="24"/>
              </w:rPr>
            </w:pPr>
            <w:del w:id="17789" w:author="Dr Mamadou SANOGO" w:date="2023-10-25T17:45:00Z">
              <w:r w:rsidRPr="007A4AFC" w:rsidDel="00A75F71">
                <w:rPr>
                  <w:rFonts w:asciiTheme="majorHAnsi" w:hAnsiTheme="majorHAnsi"/>
                  <w:color w:val="000000" w:themeColor="text1"/>
                  <w:szCs w:val="24"/>
                </w:rPr>
                <w:delText>Master</w:delText>
              </w:r>
            </w:del>
          </w:p>
          <w:p w14:paraId="3BBC7510" w14:textId="33FE00AA" w:rsidR="00E77573" w:rsidRPr="007A4AFC" w:rsidDel="00A75F71" w:rsidRDefault="00E77573" w:rsidP="00E77573">
            <w:pPr>
              <w:spacing w:line="240" w:lineRule="auto"/>
              <w:rPr>
                <w:del w:id="17790" w:author="Dr Mamadou SANOGO" w:date="2023-10-25T17:45:00Z"/>
                <w:rFonts w:asciiTheme="majorHAnsi" w:hAnsiTheme="majorHAnsi"/>
                <w:color w:val="000000" w:themeColor="text1"/>
                <w:szCs w:val="24"/>
              </w:rPr>
            </w:pPr>
            <w:del w:id="17791" w:author="Dr Mamadou SANOGO" w:date="2023-10-25T17:45:00Z">
              <w:r w:rsidRPr="007A4AFC" w:rsidDel="00A75F71">
                <w:rPr>
                  <w:rFonts w:asciiTheme="majorHAnsi" w:hAnsiTheme="majorHAnsi"/>
                  <w:color w:val="000000" w:themeColor="text1"/>
                  <w:szCs w:val="24"/>
                </w:rPr>
                <w:delText>(Santé publique)</w:delText>
              </w:r>
            </w:del>
          </w:p>
        </w:tc>
        <w:tc>
          <w:tcPr>
            <w:tcW w:w="607" w:type="pct"/>
            <w:vAlign w:val="center"/>
          </w:tcPr>
          <w:p w14:paraId="47E3C898" w14:textId="013481BB" w:rsidR="00E77573" w:rsidRPr="007A4AFC" w:rsidDel="00A75F71" w:rsidRDefault="00E77573" w:rsidP="00E77573">
            <w:pPr>
              <w:spacing w:line="240" w:lineRule="auto"/>
              <w:jc w:val="center"/>
              <w:rPr>
                <w:del w:id="17792" w:author="Dr Mamadou SANOGO" w:date="2023-10-25T17:45:00Z"/>
                <w:rFonts w:asciiTheme="majorHAnsi" w:hAnsiTheme="majorHAnsi"/>
                <w:color w:val="000000" w:themeColor="text1"/>
                <w:szCs w:val="24"/>
              </w:rPr>
            </w:pPr>
            <w:del w:id="17793"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08934AA3" w14:textId="56619F2D" w:rsidR="00E77573" w:rsidRPr="007A4AFC" w:rsidDel="00A75F71" w:rsidRDefault="00E77573" w:rsidP="00E77573">
            <w:pPr>
              <w:spacing w:line="240" w:lineRule="auto"/>
              <w:jc w:val="center"/>
              <w:rPr>
                <w:del w:id="17794" w:author="Dr Mamadou SANOGO" w:date="2023-10-25T17:45:00Z"/>
                <w:rFonts w:asciiTheme="majorHAnsi" w:hAnsiTheme="majorHAnsi"/>
                <w:color w:val="000000" w:themeColor="text1"/>
                <w:szCs w:val="24"/>
              </w:rPr>
            </w:pPr>
          </w:p>
          <w:p w14:paraId="15A2F368" w14:textId="60049AFC" w:rsidR="00E77573" w:rsidRPr="007A4AFC" w:rsidDel="00A75F71" w:rsidRDefault="00E77573" w:rsidP="00E77573">
            <w:pPr>
              <w:spacing w:line="240" w:lineRule="auto"/>
              <w:jc w:val="center"/>
              <w:rPr>
                <w:del w:id="17795" w:author="Dr Mamadou SANOGO" w:date="2023-10-25T17:45:00Z"/>
                <w:rFonts w:asciiTheme="majorHAnsi" w:hAnsiTheme="majorHAnsi"/>
                <w:color w:val="000000" w:themeColor="text1"/>
                <w:szCs w:val="24"/>
              </w:rPr>
            </w:pPr>
            <w:del w:id="17796" w:author="Dr Mamadou SANOGO" w:date="2023-10-25T17:45:00Z">
              <w:r w:rsidRPr="007A4AFC" w:rsidDel="00A75F71">
                <w:rPr>
                  <w:rFonts w:asciiTheme="majorHAnsi" w:hAnsiTheme="majorHAnsi"/>
                  <w:color w:val="000000" w:themeColor="text1"/>
                  <w:szCs w:val="24"/>
                </w:rPr>
                <w:delText>220</w:delText>
              </w:r>
            </w:del>
          </w:p>
        </w:tc>
        <w:tc>
          <w:tcPr>
            <w:tcW w:w="1058" w:type="pct"/>
          </w:tcPr>
          <w:p w14:paraId="2760AC5B" w14:textId="32BEF0BC" w:rsidR="00E77573" w:rsidRPr="007A4AFC" w:rsidDel="00A75F71" w:rsidRDefault="00E77573" w:rsidP="00E77573">
            <w:pPr>
              <w:spacing w:line="240" w:lineRule="auto"/>
              <w:rPr>
                <w:del w:id="17797" w:author="Dr Mamadou SANOGO" w:date="2023-10-25T17:45:00Z"/>
                <w:rFonts w:asciiTheme="majorHAnsi" w:hAnsiTheme="majorHAnsi"/>
                <w:color w:val="000000" w:themeColor="text1"/>
                <w:szCs w:val="24"/>
              </w:rPr>
            </w:pPr>
            <w:del w:id="17798" w:author="Dr Mamadou SANOGO" w:date="2023-10-25T17:45:00Z">
              <w:r w:rsidRPr="007A4AFC" w:rsidDel="00A75F71">
                <w:rPr>
                  <w:rFonts w:asciiTheme="majorHAnsi" w:hAnsiTheme="majorHAnsi"/>
                  <w:color w:val="000000" w:themeColor="text1"/>
                  <w:szCs w:val="24"/>
                </w:rPr>
                <w:delText>Concepts et méthodes de base en biostatistique S1 ;</w:delText>
              </w:r>
            </w:del>
          </w:p>
          <w:p w14:paraId="42C0F527" w14:textId="7005E23A" w:rsidR="00E77573" w:rsidRPr="007A4AFC" w:rsidDel="00A75F71" w:rsidRDefault="00E77573" w:rsidP="00E77573">
            <w:pPr>
              <w:spacing w:line="240" w:lineRule="auto"/>
              <w:rPr>
                <w:del w:id="17799" w:author="Dr Mamadou SANOGO" w:date="2023-10-25T17:45:00Z"/>
                <w:rFonts w:asciiTheme="majorHAnsi" w:hAnsiTheme="majorHAnsi"/>
                <w:color w:val="000000" w:themeColor="text1"/>
                <w:szCs w:val="24"/>
              </w:rPr>
            </w:pPr>
            <w:del w:id="17800" w:author="Dr Mamadou SANOGO" w:date="2023-10-25T17:45:00Z">
              <w:r w:rsidRPr="007A4AFC" w:rsidDel="00A75F71">
                <w:rPr>
                  <w:rFonts w:asciiTheme="majorHAnsi" w:hAnsiTheme="majorHAnsi"/>
                  <w:color w:val="000000" w:themeColor="text1"/>
                  <w:szCs w:val="24"/>
                </w:rPr>
                <w:delText xml:space="preserve">Tests statistiques S1 ; </w:delText>
              </w:r>
            </w:del>
          </w:p>
          <w:p w14:paraId="7F89A7B0" w14:textId="1416156C" w:rsidR="00E77573" w:rsidRPr="007A4AFC" w:rsidDel="00A75F71" w:rsidRDefault="00E77573" w:rsidP="00E77573">
            <w:pPr>
              <w:spacing w:line="240" w:lineRule="auto"/>
              <w:rPr>
                <w:del w:id="17801" w:author="Dr Mamadou SANOGO" w:date="2023-10-25T17:45:00Z"/>
                <w:rFonts w:asciiTheme="majorHAnsi" w:hAnsiTheme="majorHAnsi"/>
                <w:color w:val="000000" w:themeColor="text1"/>
                <w:szCs w:val="24"/>
              </w:rPr>
            </w:pPr>
            <w:del w:id="17802" w:author="Dr Mamadou SANOGO" w:date="2023-10-25T17:45:00Z">
              <w:r w:rsidRPr="007A4AFC" w:rsidDel="00A75F71">
                <w:rPr>
                  <w:rFonts w:asciiTheme="majorHAnsi" w:hAnsiTheme="majorHAnsi"/>
                  <w:color w:val="000000" w:themeColor="text1"/>
                  <w:szCs w:val="24"/>
                </w:rPr>
                <w:delText>Mesures d’impact S3 ;</w:delText>
              </w:r>
            </w:del>
          </w:p>
          <w:p w14:paraId="5EF318ED" w14:textId="7D1AC280" w:rsidR="00E77573" w:rsidRPr="007A4AFC" w:rsidDel="00A75F71" w:rsidRDefault="00E77573" w:rsidP="00E77573">
            <w:pPr>
              <w:spacing w:line="240" w:lineRule="auto"/>
              <w:rPr>
                <w:del w:id="17803" w:author="Dr Mamadou SANOGO" w:date="2023-10-25T17:45:00Z"/>
                <w:rFonts w:asciiTheme="majorHAnsi" w:hAnsiTheme="majorHAnsi"/>
                <w:color w:val="000000" w:themeColor="text1"/>
                <w:szCs w:val="24"/>
              </w:rPr>
            </w:pPr>
            <w:del w:id="17804" w:author="Dr Mamadou SANOGO" w:date="2023-10-25T17:45:00Z">
              <w:r w:rsidRPr="007A4AFC" w:rsidDel="00A75F71">
                <w:rPr>
                  <w:rFonts w:asciiTheme="majorHAnsi" w:hAnsiTheme="majorHAnsi"/>
                  <w:color w:val="000000" w:themeColor="text1"/>
                  <w:szCs w:val="24"/>
                </w:rPr>
                <w:delText>Mesures d’association S3 ;</w:delText>
              </w:r>
            </w:del>
          </w:p>
          <w:p w14:paraId="2F101E08" w14:textId="74A9C16A" w:rsidR="00E77573" w:rsidRPr="007A4AFC" w:rsidDel="00A75F71" w:rsidRDefault="00E77573" w:rsidP="00E77573">
            <w:pPr>
              <w:spacing w:line="240" w:lineRule="auto"/>
              <w:rPr>
                <w:del w:id="17805" w:author="Dr Mamadou SANOGO" w:date="2023-10-25T17:45:00Z"/>
                <w:rFonts w:asciiTheme="majorHAnsi" w:hAnsiTheme="majorHAnsi"/>
                <w:color w:val="000000" w:themeColor="text1"/>
                <w:szCs w:val="24"/>
              </w:rPr>
            </w:pPr>
            <w:del w:id="17806" w:author="Dr Mamadou SANOGO" w:date="2023-10-25T17:45:00Z">
              <w:r w:rsidRPr="007A4AFC" w:rsidDel="00A75F71">
                <w:rPr>
                  <w:rFonts w:asciiTheme="majorHAnsi" w:hAnsiTheme="majorHAnsi"/>
                  <w:color w:val="000000" w:themeColor="text1"/>
                  <w:szCs w:val="24"/>
                </w:rPr>
                <w:delText>Notion de causalité S3</w:delText>
              </w:r>
            </w:del>
          </w:p>
        </w:tc>
      </w:tr>
      <w:tr w:rsidR="007A4AFC" w:rsidRPr="007A4AFC" w:rsidDel="00A75F71" w14:paraId="4C498889" w14:textId="77777777" w:rsidTr="00E77573">
        <w:trPr>
          <w:del w:id="17807" w:author="Dr Mamadou SANOGO" w:date="2023-10-25T17:45:00Z"/>
        </w:trPr>
        <w:tc>
          <w:tcPr>
            <w:tcW w:w="817" w:type="pct"/>
            <w:vAlign w:val="center"/>
          </w:tcPr>
          <w:p w14:paraId="3D6CA281" w14:textId="3D6AD36F" w:rsidR="00E77573" w:rsidRPr="007A4AFC" w:rsidDel="00A75F71" w:rsidRDefault="00E77573" w:rsidP="00E77573">
            <w:pPr>
              <w:spacing w:line="240" w:lineRule="auto"/>
              <w:rPr>
                <w:del w:id="17808" w:author="Dr Mamadou SANOGO" w:date="2023-10-25T17:45:00Z"/>
                <w:rFonts w:asciiTheme="majorHAnsi" w:hAnsiTheme="majorHAnsi"/>
                <w:color w:val="000000" w:themeColor="text1"/>
                <w:szCs w:val="24"/>
              </w:rPr>
            </w:pPr>
            <w:del w:id="17809" w:author="Dr Mamadou SANOGO" w:date="2023-10-25T17:45:00Z">
              <w:r w:rsidRPr="007A4AFC" w:rsidDel="00A75F71">
                <w:rPr>
                  <w:rFonts w:asciiTheme="majorHAnsi" w:hAnsiTheme="majorHAnsi"/>
                  <w:color w:val="000000" w:themeColor="text1"/>
                  <w:szCs w:val="24"/>
                </w:rPr>
                <w:delText>Mamadou SANOGO</w:delText>
              </w:r>
            </w:del>
          </w:p>
        </w:tc>
        <w:tc>
          <w:tcPr>
            <w:tcW w:w="673" w:type="pct"/>
            <w:vAlign w:val="center"/>
          </w:tcPr>
          <w:p w14:paraId="0BA2FF31" w14:textId="59171115" w:rsidR="00E77573" w:rsidRPr="007A4AFC" w:rsidDel="00A75F71" w:rsidRDefault="00E77573" w:rsidP="00E77573">
            <w:pPr>
              <w:spacing w:line="240" w:lineRule="auto"/>
              <w:rPr>
                <w:del w:id="17810" w:author="Dr Mamadou SANOGO" w:date="2023-10-25T17:45:00Z"/>
                <w:rFonts w:asciiTheme="majorHAnsi" w:hAnsiTheme="majorHAnsi"/>
                <w:color w:val="000000" w:themeColor="text1"/>
                <w:szCs w:val="24"/>
              </w:rPr>
            </w:pPr>
            <w:del w:id="17811" w:author="Dr Mamadou SANOGO" w:date="2023-10-25T17:45:00Z">
              <w:r w:rsidRPr="007A4AFC" w:rsidDel="00A75F71">
                <w:rPr>
                  <w:rFonts w:asciiTheme="majorHAnsi" w:hAnsiTheme="majorHAnsi"/>
                  <w:color w:val="000000" w:themeColor="text1"/>
                  <w:szCs w:val="24"/>
                </w:rPr>
                <w:delText xml:space="preserve">Médecin </w:delText>
              </w:r>
            </w:del>
          </w:p>
        </w:tc>
        <w:tc>
          <w:tcPr>
            <w:tcW w:w="722" w:type="pct"/>
            <w:vAlign w:val="center"/>
          </w:tcPr>
          <w:p w14:paraId="0724A37E" w14:textId="7D099FE1" w:rsidR="00E77573" w:rsidRPr="007A4AFC" w:rsidDel="00A75F71" w:rsidRDefault="00E77573" w:rsidP="00E77573">
            <w:pPr>
              <w:spacing w:line="240" w:lineRule="auto"/>
              <w:rPr>
                <w:del w:id="17812" w:author="Dr Mamadou SANOGO" w:date="2023-10-25T17:45:00Z"/>
                <w:rFonts w:asciiTheme="majorHAnsi" w:hAnsiTheme="majorHAnsi"/>
                <w:color w:val="000000" w:themeColor="text1"/>
                <w:szCs w:val="24"/>
              </w:rPr>
            </w:pPr>
            <w:del w:id="17813" w:author="Dr Mamadou SANOGO" w:date="2023-10-25T17:45:00Z">
              <w:r w:rsidRPr="007A4AFC" w:rsidDel="00A75F71">
                <w:rPr>
                  <w:rFonts w:asciiTheme="majorHAnsi" w:hAnsiTheme="majorHAnsi"/>
                  <w:color w:val="000000" w:themeColor="text1"/>
                  <w:szCs w:val="24"/>
                </w:rPr>
                <w:delText xml:space="preserve">Sciences médicales </w:delText>
              </w:r>
            </w:del>
          </w:p>
        </w:tc>
        <w:tc>
          <w:tcPr>
            <w:tcW w:w="592" w:type="pct"/>
            <w:vAlign w:val="center"/>
          </w:tcPr>
          <w:p w14:paraId="23A0BE17" w14:textId="500B1AE7" w:rsidR="00E77573" w:rsidRPr="007A4AFC" w:rsidDel="00A75F71" w:rsidRDefault="00E77573" w:rsidP="00E77573">
            <w:pPr>
              <w:spacing w:line="240" w:lineRule="auto"/>
              <w:rPr>
                <w:del w:id="17814" w:author="Dr Mamadou SANOGO" w:date="2023-10-25T17:45:00Z"/>
                <w:rFonts w:asciiTheme="majorHAnsi" w:hAnsiTheme="majorHAnsi"/>
                <w:color w:val="000000" w:themeColor="text1"/>
                <w:szCs w:val="24"/>
              </w:rPr>
            </w:pPr>
            <w:del w:id="17815" w:author="Dr Mamadou SANOGO" w:date="2023-10-25T17:45:00Z">
              <w:r w:rsidRPr="007A4AFC" w:rsidDel="00A75F71">
                <w:rPr>
                  <w:rFonts w:asciiTheme="majorHAnsi" w:hAnsiTheme="majorHAnsi"/>
                  <w:color w:val="000000" w:themeColor="text1"/>
                  <w:szCs w:val="24"/>
                </w:rPr>
                <w:delText>Doctorat</w:delText>
              </w:r>
            </w:del>
          </w:p>
          <w:p w14:paraId="68A93D5D" w14:textId="7A852BEB" w:rsidR="00E77573" w:rsidRPr="007A4AFC" w:rsidDel="00A75F71" w:rsidRDefault="00E77573" w:rsidP="00E77573">
            <w:pPr>
              <w:spacing w:line="240" w:lineRule="auto"/>
              <w:rPr>
                <w:del w:id="17816" w:author="Dr Mamadou SANOGO" w:date="2023-10-25T17:45:00Z"/>
                <w:rFonts w:asciiTheme="majorHAnsi" w:hAnsiTheme="majorHAnsi"/>
                <w:color w:val="000000" w:themeColor="text1"/>
                <w:szCs w:val="24"/>
              </w:rPr>
            </w:pPr>
            <w:del w:id="17817" w:author="Dr Mamadou SANOGO" w:date="2023-10-25T17:45:00Z">
              <w:r w:rsidRPr="007A4AFC" w:rsidDel="00A75F71">
                <w:rPr>
                  <w:rFonts w:asciiTheme="majorHAnsi" w:hAnsiTheme="majorHAnsi"/>
                  <w:color w:val="000000" w:themeColor="text1"/>
                  <w:szCs w:val="24"/>
                </w:rPr>
                <w:delText>(Médecine générale)</w:delText>
              </w:r>
            </w:del>
          </w:p>
        </w:tc>
        <w:tc>
          <w:tcPr>
            <w:tcW w:w="607" w:type="pct"/>
            <w:vAlign w:val="center"/>
          </w:tcPr>
          <w:p w14:paraId="3FA3FDCA" w14:textId="3A752A4A" w:rsidR="00E77573" w:rsidRPr="007A4AFC" w:rsidDel="00A75F71" w:rsidRDefault="00E77573" w:rsidP="00E77573">
            <w:pPr>
              <w:spacing w:line="240" w:lineRule="auto"/>
              <w:jc w:val="center"/>
              <w:rPr>
                <w:del w:id="17818" w:author="Dr Mamadou SANOGO" w:date="2023-10-25T17:45:00Z"/>
                <w:rFonts w:asciiTheme="majorHAnsi" w:hAnsiTheme="majorHAnsi"/>
                <w:color w:val="000000" w:themeColor="text1"/>
                <w:szCs w:val="24"/>
              </w:rPr>
            </w:pPr>
            <w:del w:id="17819"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114C0288" w14:textId="3CDF505A" w:rsidR="00E77573" w:rsidRPr="007A4AFC" w:rsidDel="00A75F71" w:rsidRDefault="00E77573" w:rsidP="00E77573">
            <w:pPr>
              <w:spacing w:line="240" w:lineRule="auto"/>
              <w:jc w:val="center"/>
              <w:rPr>
                <w:del w:id="17820" w:author="Dr Mamadou SANOGO" w:date="2023-10-25T17:45:00Z"/>
                <w:rFonts w:asciiTheme="majorHAnsi" w:hAnsiTheme="majorHAnsi"/>
                <w:color w:val="000000" w:themeColor="text1"/>
                <w:szCs w:val="24"/>
              </w:rPr>
            </w:pPr>
            <w:del w:id="17821" w:author="Dr Mamadou SANOGO" w:date="2023-10-25T17:45:00Z">
              <w:r w:rsidRPr="007A4AFC" w:rsidDel="00A75F71">
                <w:rPr>
                  <w:rFonts w:asciiTheme="majorHAnsi" w:hAnsiTheme="majorHAnsi"/>
                  <w:color w:val="000000" w:themeColor="text1"/>
                  <w:szCs w:val="24"/>
                </w:rPr>
                <w:delText>80</w:delText>
              </w:r>
            </w:del>
          </w:p>
          <w:p w14:paraId="2C09CE36" w14:textId="5E1A6F4D" w:rsidR="00E77573" w:rsidRPr="007A4AFC" w:rsidDel="00A75F71" w:rsidRDefault="00E77573" w:rsidP="00E77573">
            <w:pPr>
              <w:spacing w:line="240" w:lineRule="auto"/>
              <w:jc w:val="center"/>
              <w:rPr>
                <w:del w:id="17822" w:author="Dr Mamadou SANOGO" w:date="2023-10-25T17:45:00Z"/>
                <w:rFonts w:asciiTheme="majorHAnsi" w:hAnsiTheme="majorHAnsi"/>
                <w:color w:val="000000" w:themeColor="text1"/>
                <w:szCs w:val="24"/>
              </w:rPr>
            </w:pPr>
          </w:p>
        </w:tc>
        <w:tc>
          <w:tcPr>
            <w:tcW w:w="1058" w:type="pct"/>
          </w:tcPr>
          <w:p w14:paraId="0F38A6F1" w14:textId="49A798A6" w:rsidR="00E77573" w:rsidRPr="007A4AFC" w:rsidDel="00A75F71" w:rsidRDefault="00E77573" w:rsidP="00E77573">
            <w:pPr>
              <w:spacing w:line="240" w:lineRule="auto"/>
              <w:rPr>
                <w:del w:id="17823" w:author="Dr Mamadou SANOGO" w:date="2023-10-25T17:45:00Z"/>
                <w:rFonts w:asciiTheme="majorHAnsi" w:hAnsiTheme="majorHAnsi"/>
                <w:color w:val="000000" w:themeColor="text1"/>
                <w:szCs w:val="24"/>
              </w:rPr>
            </w:pPr>
            <w:del w:id="17824" w:author="Dr Mamadou SANOGO" w:date="2023-10-25T17:45:00Z">
              <w:r w:rsidRPr="007A4AFC" w:rsidDel="00A75F71">
                <w:rPr>
                  <w:rFonts w:asciiTheme="majorHAnsi" w:hAnsiTheme="majorHAnsi"/>
                  <w:color w:val="000000" w:themeColor="text1"/>
                  <w:szCs w:val="24"/>
                </w:rPr>
                <w:delText xml:space="preserve">Concepts, méthodes, politiques et stratégies en santé communautaire S2 ; </w:delText>
              </w:r>
            </w:del>
          </w:p>
          <w:p w14:paraId="0B691D4F" w14:textId="084591B9" w:rsidR="00E77573" w:rsidRPr="007A4AFC" w:rsidDel="00A75F71" w:rsidRDefault="00E77573" w:rsidP="00E77573">
            <w:pPr>
              <w:spacing w:line="240" w:lineRule="auto"/>
              <w:rPr>
                <w:del w:id="17825" w:author="Dr Mamadou SANOGO" w:date="2023-10-25T17:45:00Z"/>
                <w:rFonts w:asciiTheme="majorHAnsi" w:hAnsiTheme="majorHAnsi"/>
                <w:color w:val="000000" w:themeColor="text1"/>
                <w:szCs w:val="24"/>
              </w:rPr>
            </w:pPr>
            <w:del w:id="17826" w:author="Dr Mamadou SANOGO" w:date="2023-10-25T17:45:00Z">
              <w:r w:rsidRPr="007A4AFC" w:rsidDel="00A75F71">
                <w:rPr>
                  <w:rFonts w:asciiTheme="majorHAnsi" w:hAnsiTheme="majorHAnsi"/>
                  <w:color w:val="000000" w:themeColor="text1"/>
                  <w:szCs w:val="24"/>
                </w:rPr>
                <w:delText>Diagnostic communautaire S2</w:delText>
              </w:r>
            </w:del>
          </w:p>
        </w:tc>
      </w:tr>
      <w:tr w:rsidR="007A4AFC" w:rsidRPr="007A4AFC" w:rsidDel="00A75F71" w14:paraId="3C07DFCA" w14:textId="77777777" w:rsidTr="00E77573">
        <w:trPr>
          <w:del w:id="17827" w:author="Dr Mamadou SANOGO" w:date="2023-10-25T17:45:00Z"/>
        </w:trPr>
        <w:tc>
          <w:tcPr>
            <w:tcW w:w="817" w:type="pct"/>
            <w:vAlign w:val="center"/>
          </w:tcPr>
          <w:p w14:paraId="482B90E2" w14:textId="3B68E5CC" w:rsidR="00E77573" w:rsidRPr="007A4AFC" w:rsidDel="00A75F71" w:rsidRDefault="00E77573" w:rsidP="00E77573">
            <w:pPr>
              <w:spacing w:line="240" w:lineRule="auto"/>
              <w:rPr>
                <w:del w:id="17828" w:author="Dr Mamadou SANOGO" w:date="2023-10-25T17:45:00Z"/>
                <w:rFonts w:asciiTheme="majorHAnsi" w:hAnsiTheme="majorHAnsi"/>
                <w:color w:val="000000" w:themeColor="text1"/>
                <w:szCs w:val="24"/>
              </w:rPr>
            </w:pPr>
            <w:del w:id="17829" w:author="Dr Mamadou SANOGO" w:date="2023-10-25T17:45:00Z">
              <w:r w:rsidRPr="007A4AFC" w:rsidDel="00A75F71">
                <w:rPr>
                  <w:rFonts w:asciiTheme="majorHAnsi" w:hAnsiTheme="majorHAnsi"/>
                  <w:color w:val="000000" w:themeColor="text1"/>
                  <w:szCs w:val="24"/>
                </w:rPr>
                <w:delText>Boun-Afane DIARRASSOUBA</w:delText>
              </w:r>
            </w:del>
          </w:p>
        </w:tc>
        <w:tc>
          <w:tcPr>
            <w:tcW w:w="673" w:type="pct"/>
            <w:vAlign w:val="center"/>
          </w:tcPr>
          <w:p w14:paraId="4A621A13" w14:textId="5D881070" w:rsidR="00E77573" w:rsidRPr="007A4AFC" w:rsidDel="00A75F71" w:rsidRDefault="00E77573" w:rsidP="00E77573">
            <w:pPr>
              <w:spacing w:line="240" w:lineRule="auto"/>
              <w:rPr>
                <w:del w:id="17830" w:author="Dr Mamadou SANOGO" w:date="2023-10-25T17:45:00Z"/>
                <w:rFonts w:asciiTheme="majorHAnsi" w:hAnsiTheme="majorHAnsi"/>
                <w:color w:val="000000" w:themeColor="text1"/>
                <w:szCs w:val="24"/>
              </w:rPr>
            </w:pPr>
            <w:del w:id="17831" w:author="Dr Mamadou SANOGO" w:date="2023-10-25T17:45:00Z">
              <w:r w:rsidRPr="007A4AFC" w:rsidDel="00A75F71">
                <w:rPr>
                  <w:rFonts w:asciiTheme="majorHAnsi" w:hAnsiTheme="majorHAnsi"/>
                  <w:color w:val="000000" w:themeColor="text1"/>
                  <w:szCs w:val="24"/>
                </w:rPr>
                <w:delText xml:space="preserve">Psycho-socio anthropologue </w:delText>
              </w:r>
            </w:del>
          </w:p>
        </w:tc>
        <w:tc>
          <w:tcPr>
            <w:tcW w:w="722" w:type="pct"/>
            <w:vAlign w:val="center"/>
          </w:tcPr>
          <w:p w14:paraId="308F1AED" w14:textId="305BA248" w:rsidR="00E77573" w:rsidRPr="007A4AFC" w:rsidDel="00A75F71" w:rsidRDefault="00E77573" w:rsidP="00E77573">
            <w:pPr>
              <w:spacing w:line="240" w:lineRule="auto"/>
              <w:rPr>
                <w:del w:id="17832" w:author="Dr Mamadou SANOGO" w:date="2023-10-25T17:45:00Z"/>
                <w:rFonts w:asciiTheme="majorHAnsi" w:hAnsiTheme="majorHAnsi"/>
                <w:color w:val="000000" w:themeColor="text1"/>
                <w:szCs w:val="24"/>
              </w:rPr>
            </w:pPr>
            <w:del w:id="17833" w:author="Dr Mamadou SANOGO" w:date="2023-10-25T17:45:00Z">
              <w:r w:rsidRPr="007A4AFC" w:rsidDel="00A75F71">
                <w:rPr>
                  <w:rFonts w:asciiTheme="majorHAnsi" w:hAnsiTheme="majorHAnsi"/>
                  <w:color w:val="000000" w:themeColor="text1"/>
                  <w:szCs w:val="24"/>
                </w:rPr>
                <w:delText>Psycho-socio anthropologie</w:delText>
              </w:r>
            </w:del>
          </w:p>
        </w:tc>
        <w:tc>
          <w:tcPr>
            <w:tcW w:w="592" w:type="pct"/>
            <w:vAlign w:val="center"/>
          </w:tcPr>
          <w:p w14:paraId="7D08CFA2" w14:textId="719E7045" w:rsidR="00E77573" w:rsidRPr="007A4AFC" w:rsidDel="00A75F71" w:rsidRDefault="00E77573" w:rsidP="00E77573">
            <w:pPr>
              <w:spacing w:line="240" w:lineRule="auto"/>
              <w:rPr>
                <w:del w:id="17834" w:author="Dr Mamadou SANOGO" w:date="2023-10-25T17:45:00Z"/>
                <w:rFonts w:asciiTheme="majorHAnsi" w:hAnsiTheme="majorHAnsi"/>
                <w:color w:val="000000" w:themeColor="text1"/>
                <w:szCs w:val="24"/>
              </w:rPr>
            </w:pPr>
            <w:del w:id="17835" w:author="Dr Mamadou SANOGO" w:date="2023-10-25T17:45:00Z">
              <w:r w:rsidRPr="007A4AFC" w:rsidDel="00A75F71">
                <w:rPr>
                  <w:rFonts w:asciiTheme="majorHAnsi" w:hAnsiTheme="majorHAnsi"/>
                  <w:color w:val="000000" w:themeColor="text1"/>
                  <w:szCs w:val="24"/>
                </w:rPr>
                <w:delText>Master</w:delText>
              </w:r>
            </w:del>
          </w:p>
          <w:p w14:paraId="56127C60" w14:textId="284F6B48" w:rsidR="00E77573" w:rsidRPr="007A4AFC" w:rsidDel="00A75F71" w:rsidRDefault="00E77573" w:rsidP="00E77573">
            <w:pPr>
              <w:spacing w:line="240" w:lineRule="auto"/>
              <w:rPr>
                <w:del w:id="17836" w:author="Dr Mamadou SANOGO" w:date="2023-10-25T17:45:00Z"/>
                <w:rFonts w:asciiTheme="majorHAnsi" w:hAnsiTheme="majorHAnsi"/>
                <w:color w:val="000000" w:themeColor="text1"/>
                <w:szCs w:val="24"/>
              </w:rPr>
            </w:pPr>
            <w:del w:id="17837" w:author="Dr Mamadou SANOGO" w:date="2023-10-25T17:45:00Z">
              <w:r w:rsidRPr="007A4AFC" w:rsidDel="00A75F71">
                <w:rPr>
                  <w:rFonts w:asciiTheme="majorHAnsi" w:hAnsiTheme="majorHAnsi"/>
                  <w:color w:val="000000" w:themeColor="text1"/>
                  <w:szCs w:val="24"/>
                </w:rPr>
                <w:delText>(Psycho-socio anthropologie)</w:delText>
              </w:r>
            </w:del>
          </w:p>
        </w:tc>
        <w:tc>
          <w:tcPr>
            <w:tcW w:w="607" w:type="pct"/>
            <w:vAlign w:val="center"/>
          </w:tcPr>
          <w:p w14:paraId="1E3A58E7" w14:textId="0D0B5F39" w:rsidR="00E77573" w:rsidRPr="007A4AFC" w:rsidDel="00A75F71" w:rsidRDefault="00E77573" w:rsidP="00E77573">
            <w:pPr>
              <w:spacing w:line="240" w:lineRule="auto"/>
              <w:jc w:val="center"/>
              <w:rPr>
                <w:del w:id="17838" w:author="Dr Mamadou SANOGO" w:date="2023-10-25T17:45:00Z"/>
                <w:rFonts w:asciiTheme="majorHAnsi" w:hAnsiTheme="majorHAnsi"/>
                <w:color w:val="000000" w:themeColor="text1"/>
                <w:szCs w:val="24"/>
              </w:rPr>
            </w:pPr>
            <w:del w:id="17839" w:author="Dr Mamadou SANOGO" w:date="2023-10-25T17:45:00Z">
              <w:r w:rsidRPr="007A4AFC" w:rsidDel="00A75F71">
                <w:rPr>
                  <w:rFonts w:asciiTheme="majorHAnsi" w:hAnsiTheme="majorHAnsi"/>
                  <w:color w:val="000000" w:themeColor="text1"/>
                  <w:szCs w:val="24"/>
                </w:rPr>
                <w:delText>EPSFé</w:delText>
              </w:r>
            </w:del>
          </w:p>
        </w:tc>
        <w:tc>
          <w:tcPr>
            <w:tcW w:w="530" w:type="pct"/>
            <w:vAlign w:val="center"/>
          </w:tcPr>
          <w:p w14:paraId="3F714A38" w14:textId="206B7314" w:rsidR="00E77573" w:rsidRPr="007A4AFC" w:rsidDel="00A75F71" w:rsidRDefault="00E77573" w:rsidP="00E77573">
            <w:pPr>
              <w:spacing w:line="240" w:lineRule="auto"/>
              <w:jc w:val="center"/>
              <w:rPr>
                <w:del w:id="17840" w:author="Dr Mamadou SANOGO" w:date="2023-10-25T17:45:00Z"/>
                <w:rFonts w:asciiTheme="majorHAnsi" w:hAnsiTheme="majorHAnsi"/>
                <w:color w:val="000000" w:themeColor="text1"/>
                <w:szCs w:val="24"/>
              </w:rPr>
            </w:pPr>
            <w:del w:id="17841" w:author="Dr Mamadou SANOGO" w:date="2023-10-25T17:45:00Z">
              <w:r w:rsidRPr="007A4AFC" w:rsidDel="00A75F71">
                <w:rPr>
                  <w:rFonts w:asciiTheme="majorHAnsi" w:hAnsiTheme="majorHAnsi"/>
                  <w:color w:val="000000" w:themeColor="text1"/>
                  <w:szCs w:val="24"/>
                </w:rPr>
                <w:delText>40</w:delText>
              </w:r>
            </w:del>
          </w:p>
        </w:tc>
        <w:tc>
          <w:tcPr>
            <w:tcW w:w="1058" w:type="pct"/>
            <w:vAlign w:val="center"/>
          </w:tcPr>
          <w:p w14:paraId="783917F0" w14:textId="4B377A66" w:rsidR="00E77573" w:rsidRPr="007A4AFC" w:rsidDel="00A75F71" w:rsidRDefault="00E77573" w:rsidP="00E77573">
            <w:pPr>
              <w:spacing w:line="240" w:lineRule="auto"/>
              <w:rPr>
                <w:del w:id="17842" w:author="Dr Mamadou SANOGO" w:date="2023-10-25T17:45:00Z"/>
                <w:rFonts w:asciiTheme="majorHAnsi" w:hAnsiTheme="majorHAnsi"/>
                <w:color w:val="000000" w:themeColor="text1"/>
                <w:szCs w:val="24"/>
              </w:rPr>
            </w:pPr>
            <w:del w:id="17843" w:author="Dr Mamadou SANOGO" w:date="2023-10-25T17:45:00Z">
              <w:r w:rsidRPr="007A4AFC" w:rsidDel="00A75F71">
                <w:rPr>
                  <w:rFonts w:asciiTheme="majorHAnsi" w:hAnsiTheme="majorHAnsi"/>
                  <w:color w:val="000000" w:themeColor="text1"/>
                  <w:szCs w:val="24"/>
                </w:rPr>
                <w:delText>Notions de socio-anthropologie de la santé S2</w:delText>
              </w:r>
            </w:del>
          </w:p>
        </w:tc>
      </w:tr>
    </w:tbl>
    <w:p w14:paraId="050073CA" w14:textId="2B538405" w:rsidR="00E77573" w:rsidRPr="007A4AFC" w:rsidDel="00A75F71" w:rsidRDefault="00E77573" w:rsidP="00C165B4">
      <w:pPr>
        <w:spacing w:line="276" w:lineRule="auto"/>
        <w:ind w:left="-426"/>
        <w:rPr>
          <w:del w:id="17844" w:author="Dr Mamadou SANOGO" w:date="2023-10-25T17:45:00Z"/>
          <w:rFonts w:eastAsia="Calibri" w:cs="Calibri"/>
          <w:b/>
          <w:color w:val="000000" w:themeColor="text1"/>
        </w:rPr>
      </w:pPr>
    </w:p>
    <w:p w14:paraId="15E969F6" w14:textId="3DFC7F45" w:rsidR="00E77573" w:rsidRPr="007A4AFC" w:rsidDel="00A75F71" w:rsidRDefault="00E77573" w:rsidP="00C165B4">
      <w:pPr>
        <w:spacing w:line="276" w:lineRule="auto"/>
        <w:ind w:left="-426"/>
        <w:rPr>
          <w:del w:id="17845" w:author="Dr Mamadou SANOGO" w:date="2023-10-25T17:45:00Z"/>
          <w:rFonts w:eastAsia="Calibri" w:cs="Calibri"/>
          <w:b/>
          <w:color w:val="000000" w:themeColor="text1"/>
        </w:rPr>
      </w:pPr>
    </w:p>
    <w:p w14:paraId="0D6091B8" w14:textId="393D62C6" w:rsidR="00C165B4" w:rsidRPr="007A4AFC" w:rsidDel="00A75F71" w:rsidRDefault="00C165B4" w:rsidP="00C165B4">
      <w:pPr>
        <w:pStyle w:val="Titre"/>
        <w:tabs>
          <w:tab w:val="num" w:pos="-4820"/>
        </w:tabs>
        <w:spacing w:line="276" w:lineRule="auto"/>
        <w:ind w:left="-426"/>
        <w:jc w:val="both"/>
        <w:rPr>
          <w:del w:id="17846" w:author="Dr Mamadou SANOGO" w:date="2023-10-25T17:45:00Z"/>
          <w:rFonts w:asciiTheme="minorHAnsi" w:hAnsiTheme="minorHAnsi"/>
          <w:color w:val="000000" w:themeColor="text1"/>
          <w:sz w:val="20"/>
        </w:rPr>
      </w:pPr>
      <w:del w:id="17847" w:author="Dr Mamadou SANOGO" w:date="2023-10-25T17:45:00Z">
        <w:r w:rsidRPr="007A4AFC" w:rsidDel="00A75F71">
          <w:rPr>
            <w:rFonts w:asciiTheme="minorHAnsi" w:hAnsiTheme="minorHAnsi"/>
            <w:color w:val="000000" w:themeColor="text1"/>
            <w:sz w:val="20"/>
          </w:rPr>
          <w:delText>2 – ENSEIGNANTS D’AUTRES ETABLISSEMENTS</w:delText>
        </w:r>
      </w:del>
    </w:p>
    <w:p w14:paraId="2C103B74" w14:textId="030318F4" w:rsidR="00C165B4" w:rsidRPr="007A4AFC" w:rsidDel="00A75F71" w:rsidRDefault="00C165B4" w:rsidP="00C165B4">
      <w:pPr>
        <w:pStyle w:val="Titre"/>
        <w:tabs>
          <w:tab w:val="num" w:pos="-4820"/>
        </w:tabs>
        <w:spacing w:line="276" w:lineRule="auto"/>
        <w:ind w:left="-426"/>
        <w:jc w:val="both"/>
        <w:rPr>
          <w:del w:id="17848" w:author="Dr Mamadou SANOGO" w:date="2023-10-25T17:45:00Z"/>
          <w:rFonts w:asciiTheme="minorHAnsi" w:hAnsiTheme="minorHAnsi"/>
          <w:color w:val="000000" w:themeColor="text1"/>
          <w:sz w:val="20"/>
        </w:rPr>
      </w:pPr>
    </w:p>
    <w:tbl>
      <w:tblPr>
        <w:tblW w:w="5673"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63"/>
        <w:gridCol w:w="1536"/>
        <w:gridCol w:w="1647"/>
        <w:gridCol w:w="1362"/>
        <w:gridCol w:w="1374"/>
        <w:gridCol w:w="1157"/>
        <w:gridCol w:w="2469"/>
      </w:tblGrid>
      <w:tr w:rsidR="007A4AFC" w:rsidRPr="007A4AFC" w:rsidDel="00A75F71" w14:paraId="15211111" w14:textId="77777777" w:rsidTr="00C165B4">
        <w:trPr>
          <w:del w:id="17849" w:author="Dr Mamadou SANOGO" w:date="2023-10-25T17:45:00Z"/>
        </w:trPr>
        <w:tc>
          <w:tcPr>
            <w:tcW w:w="817" w:type="pct"/>
            <w:vAlign w:val="center"/>
          </w:tcPr>
          <w:p w14:paraId="4CC2E90E" w14:textId="5BB04B80" w:rsidR="00C165B4" w:rsidRPr="007A4AFC" w:rsidDel="00A75F71" w:rsidRDefault="00C165B4" w:rsidP="00C165B4">
            <w:pPr>
              <w:tabs>
                <w:tab w:val="num" w:pos="-4322"/>
              </w:tabs>
              <w:spacing w:line="240" w:lineRule="auto"/>
              <w:jc w:val="center"/>
              <w:rPr>
                <w:del w:id="17850" w:author="Dr Mamadou SANOGO" w:date="2023-10-25T17:45:00Z"/>
                <w:rFonts w:asciiTheme="majorHAnsi" w:hAnsiTheme="majorHAnsi"/>
                <w:b/>
                <w:bCs/>
                <w:color w:val="000000" w:themeColor="text1"/>
                <w:szCs w:val="24"/>
              </w:rPr>
            </w:pPr>
            <w:del w:id="17851" w:author="Dr Mamadou SANOGO" w:date="2023-10-25T17:45:00Z">
              <w:r w:rsidRPr="007A4AFC" w:rsidDel="00A75F71">
                <w:rPr>
                  <w:rFonts w:asciiTheme="majorHAnsi" w:hAnsiTheme="majorHAnsi"/>
                  <w:b/>
                  <w:bCs/>
                  <w:color w:val="000000" w:themeColor="text1"/>
                  <w:szCs w:val="24"/>
                </w:rPr>
                <w:delText>Nom des enseignants chercheurs</w:delText>
              </w:r>
            </w:del>
          </w:p>
        </w:tc>
        <w:tc>
          <w:tcPr>
            <w:tcW w:w="673" w:type="pct"/>
            <w:vAlign w:val="center"/>
          </w:tcPr>
          <w:p w14:paraId="6C73942D" w14:textId="530F6B3F" w:rsidR="00C165B4" w:rsidRPr="007A4AFC" w:rsidDel="00A75F71" w:rsidRDefault="00C165B4" w:rsidP="00C165B4">
            <w:pPr>
              <w:tabs>
                <w:tab w:val="num" w:pos="-4322"/>
              </w:tabs>
              <w:spacing w:line="240" w:lineRule="auto"/>
              <w:jc w:val="center"/>
              <w:rPr>
                <w:del w:id="17852" w:author="Dr Mamadou SANOGO" w:date="2023-10-25T17:45:00Z"/>
                <w:rFonts w:asciiTheme="majorHAnsi" w:hAnsiTheme="majorHAnsi"/>
                <w:b/>
                <w:bCs/>
                <w:color w:val="000000" w:themeColor="text1"/>
                <w:szCs w:val="24"/>
              </w:rPr>
            </w:pPr>
            <w:del w:id="17853" w:author="Dr Mamadou SANOGO" w:date="2023-10-25T17:45:00Z">
              <w:r w:rsidRPr="007A4AFC" w:rsidDel="00A75F71">
                <w:rPr>
                  <w:rFonts w:asciiTheme="majorHAnsi" w:hAnsiTheme="majorHAnsi"/>
                  <w:b/>
                  <w:bCs/>
                  <w:color w:val="000000" w:themeColor="text1"/>
                  <w:szCs w:val="24"/>
                </w:rPr>
                <w:delText>Grade</w:delText>
              </w:r>
            </w:del>
          </w:p>
        </w:tc>
        <w:tc>
          <w:tcPr>
            <w:tcW w:w="722" w:type="pct"/>
            <w:vAlign w:val="center"/>
          </w:tcPr>
          <w:p w14:paraId="2908773D" w14:textId="326E12AE" w:rsidR="00C165B4" w:rsidRPr="007A4AFC" w:rsidDel="00A75F71" w:rsidRDefault="00C165B4" w:rsidP="00C165B4">
            <w:pPr>
              <w:tabs>
                <w:tab w:val="num" w:pos="-4322"/>
              </w:tabs>
              <w:spacing w:line="240" w:lineRule="auto"/>
              <w:jc w:val="center"/>
              <w:rPr>
                <w:del w:id="17854" w:author="Dr Mamadou SANOGO" w:date="2023-10-25T17:45:00Z"/>
                <w:rFonts w:asciiTheme="majorHAnsi" w:hAnsiTheme="majorHAnsi"/>
                <w:b/>
                <w:bCs/>
                <w:color w:val="000000" w:themeColor="text1"/>
                <w:szCs w:val="24"/>
              </w:rPr>
            </w:pPr>
            <w:del w:id="17855" w:author="Dr Mamadou SANOGO" w:date="2023-10-25T17:45:00Z">
              <w:r w:rsidRPr="007A4AFC" w:rsidDel="00A75F71">
                <w:rPr>
                  <w:rFonts w:asciiTheme="majorHAnsi" w:hAnsiTheme="majorHAnsi"/>
                  <w:b/>
                  <w:bCs/>
                  <w:color w:val="000000" w:themeColor="text1"/>
                  <w:szCs w:val="24"/>
                </w:rPr>
                <w:delText>Discipline de rattachement</w:delText>
              </w:r>
            </w:del>
          </w:p>
        </w:tc>
        <w:tc>
          <w:tcPr>
            <w:tcW w:w="597" w:type="pct"/>
            <w:vAlign w:val="center"/>
          </w:tcPr>
          <w:p w14:paraId="44D3206C" w14:textId="05E983FF" w:rsidR="00C165B4" w:rsidRPr="007A4AFC" w:rsidDel="00A75F71" w:rsidRDefault="00C165B4" w:rsidP="00C165B4">
            <w:pPr>
              <w:tabs>
                <w:tab w:val="num" w:pos="-4322"/>
              </w:tabs>
              <w:spacing w:line="240" w:lineRule="auto"/>
              <w:jc w:val="center"/>
              <w:rPr>
                <w:del w:id="17856" w:author="Dr Mamadou SANOGO" w:date="2023-10-25T17:45:00Z"/>
                <w:rFonts w:asciiTheme="majorHAnsi" w:hAnsiTheme="majorHAnsi"/>
                <w:b/>
                <w:bCs/>
                <w:color w:val="000000" w:themeColor="text1"/>
                <w:szCs w:val="24"/>
              </w:rPr>
            </w:pPr>
            <w:del w:id="17857" w:author="Dr Mamadou SANOGO" w:date="2023-10-25T17:45:00Z">
              <w:r w:rsidRPr="007A4AFC" w:rsidDel="00A75F71">
                <w:rPr>
                  <w:rFonts w:asciiTheme="majorHAnsi" w:hAnsiTheme="majorHAnsi"/>
                  <w:b/>
                  <w:bCs/>
                  <w:color w:val="000000" w:themeColor="text1"/>
                  <w:szCs w:val="24"/>
                </w:rPr>
                <w:delText>Diplôme le plus élevé</w:delText>
              </w:r>
            </w:del>
          </w:p>
        </w:tc>
        <w:tc>
          <w:tcPr>
            <w:tcW w:w="602" w:type="pct"/>
            <w:vAlign w:val="center"/>
          </w:tcPr>
          <w:p w14:paraId="728FB117" w14:textId="54970D78" w:rsidR="00C165B4" w:rsidRPr="007A4AFC" w:rsidDel="00A75F71" w:rsidRDefault="00C165B4" w:rsidP="00C165B4">
            <w:pPr>
              <w:tabs>
                <w:tab w:val="num" w:pos="-4322"/>
              </w:tabs>
              <w:spacing w:line="240" w:lineRule="auto"/>
              <w:jc w:val="center"/>
              <w:rPr>
                <w:del w:id="17858" w:author="Dr Mamadou SANOGO" w:date="2023-10-25T17:45:00Z"/>
                <w:rFonts w:asciiTheme="majorHAnsi" w:hAnsiTheme="majorHAnsi"/>
                <w:b/>
                <w:bCs/>
                <w:color w:val="000000" w:themeColor="text1"/>
                <w:szCs w:val="24"/>
              </w:rPr>
            </w:pPr>
            <w:del w:id="17859" w:author="Dr Mamadou SANOGO" w:date="2023-10-25T17:45:00Z">
              <w:r w:rsidRPr="007A4AFC" w:rsidDel="00A75F71">
                <w:rPr>
                  <w:rFonts w:asciiTheme="majorHAnsi" w:hAnsiTheme="majorHAnsi"/>
                  <w:b/>
                  <w:bCs/>
                  <w:color w:val="000000" w:themeColor="text1"/>
                  <w:szCs w:val="24"/>
                </w:rPr>
                <w:delText>Établissement et composante d’origine</w:delText>
              </w:r>
            </w:del>
          </w:p>
        </w:tc>
        <w:tc>
          <w:tcPr>
            <w:tcW w:w="507" w:type="pct"/>
            <w:vAlign w:val="center"/>
          </w:tcPr>
          <w:p w14:paraId="0D89A1BD" w14:textId="01A0CCCF" w:rsidR="00C165B4" w:rsidRPr="007A4AFC" w:rsidDel="00A75F71" w:rsidRDefault="00C165B4" w:rsidP="00C165B4">
            <w:pPr>
              <w:tabs>
                <w:tab w:val="num" w:pos="-4322"/>
              </w:tabs>
              <w:spacing w:line="240" w:lineRule="auto"/>
              <w:jc w:val="center"/>
              <w:rPr>
                <w:del w:id="17860" w:author="Dr Mamadou SANOGO" w:date="2023-10-25T17:45:00Z"/>
                <w:rFonts w:asciiTheme="majorHAnsi" w:hAnsiTheme="majorHAnsi"/>
                <w:b/>
                <w:bCs/>
                <w:color w:val="000000" w:themeColor="text1"/>
                <w:szCs w:val="24"/>
              </w:rPr>
            </w:pPr>
            <w:del w:id="17861" w:author="Dr Mamadou SANOGO" w:date="2023-10-25T17:45:00Z">
              <w:r w:rsidRPr="007A4AFC" w:rsidDel="00A75F71">
                <w:rPr>
                  <w:rFonts w:asciiTheme="majorHAnsi" w:hAnsiTheme="majorHAnsi"/>
                  <w:b/>
                  <w:bCs/>
                  <w:color w:val="000000" w:themeColor="text1"/>
                  <w:szCs w:val="24"/>
                </w:rPr>
                <w:delText>Nombre d’heures /étudiant (sur l’ensemble des semestres)</w:delText>
              </w:r>
            </w:del>
          </w:p>
        </w:tc>
        <w:tc>
          <w:tcPr>
            <w:tcW w:w="1082" w:type="pct"/>
            <w:vAlign w:val="center"/>
          </w:tcPr>
          <w:p w14:paraId="740E962A" w14:textId="27CA92D1" w:rsidR="00C165B4" w:rsidRPr="007A4AFC" w:rsidDel="00A75F71" w:rsidRDefault="00C165B4" w:rsidP="00C165B4">
            <w:pPr>
              <w:tabs>
                <w:tab w:val="num" w:pos="-4322"/>
              </w:tabs>
              <w:spacing w:line="240" w:lineRule="auto"/>
              <w:jc w:val="center"/>
              <w:rPr>
                <w:del w:id="17862" w:author="Dr Mamadou SANOGO" w:date="2023-10-25T17:45:00Z"/>
                <w:rFonts w:asciiTheme="majorHAnsi" w:hAnsiTheme="majorHAnsi"/>
                <w:b/>
                <w:bCs/>
                <w:color w:val="000000" w:themeColor="text1"/>
                <w:szCs w:val="24"/>
              </w:rPr>
            </w:pPr>
            <w:del w:id="17863" w:author="Dr Mamadou SANOGO" w:date="2023-10-25T17:45:00Z">
              <w:r w:rsidRPr="007A4AFC" w:rsidDel="00A75F71">
                <w:rPr>
                  <w:rFonts w:asciiTheme="majorHAnsi" w:hAnsiTheme="majorHAnsi"/>
                  <w:b/>
                  <w:bCs/>
                  <w:color w:val="000000" w:themeColor="text1"/>
                  <w:szCs w:val="24"/>
                </w:rPr>
                <w:delText>Enseignements dispensés (suivant les intitulés utilisés dans les fiches descriptives des UE)</w:delText>
              </w:r>
            </w:del>
          </w:p>
        </w:tc>
      </w:tr>
      <w:tr w:rsidR="007A4AFC" w:rsidRPr="007A4AFC" w:rsidDel="00A75F71" w14:paraId="309873FF" w14:textId="77777777" w:rsidTr="00C165B4">
        <w:trPr>
          <w:del w:id="17864" w:author="Dr Mamadou SANOGO" w:date="2023-10-25T17:45:00Z"/>
        </w:trPr>
        <w:tc>
          <w:tcPr>
            <w:tcW w:w="817" w:type="pct"/>
            <w:vAlign w:val="center"/>
          </w:tcPr>
          <w:p w14:paraId="1C046A96" w14:textId="262F08A9" w:rsidR="00C165B4" w:rsidRPr="007A4AFC" w:rsidDel="00A75F71" w:rsidRDefault="00C165B4" w:rsidP="00C165B4">
            <w:pPr>
              <w:spacing w:line="240" w:lineRule="auto"/>
              <w:rPr>
                <w:del w:id="17865" w:author="Dr Mamadou SANOGO" w:date="2023-10-25T17:45:00Z"/>
                <w:rFonts w:asciiTheme="majorHAnsi" w:hAnsiTheme="majorHAnsi" w:cstheme="majorHAnsi"/>
                <w:bCs/>
                <w:color w:val="000000" w:themeColor="text1"/>
                <w:szCs w:val="24"/>
              </w:rPr>
            </w:pPr>
            <w:del w:id="17866" w:author="Dr Mamadou SANOGO" w:date="2023-10-25T17:45:00Z">
              <w:r w:rsidRPr="007A4AFC" w:rsidDel="00A75F71">
                <w:rPr>
                  <w:rFonts w:asciiTheme="majorHAnsi" w:hAnsiTheme="majorHAnsi" w:cstheme="majorHAnsi"/>
                  <w:bCs/>
                  <w:color w:val="000000" w:themeColor="text1"/>
                  <w:szCs w:val="24"/>
                </w:rPr>
                <w:delText>Bamick COULIBALY</w:delText>
              </w:r>
            </w:del>
          </w:p>
        </w:tc>
        <w:tc>
          <w:tcPr>
            <w:tcW w:w="673" w:type="pct"/>
            <w:vAlign w:val="center"/>
          </w:tcPr>
          <w:p w14:paraId="7079B6DC" w14:textId="4D665CC1" w:rsidR="00C165B4" w:rsidRPr="007A4AFC" w:rsidDel="00A75F71" w:rsidRDefault="00C165B4" w:rsidP="00C165B4">
            <w:pPr>
              <w:spacing w:line="240" w:lineRule="auto"/>
              <w:rPr>
                <w:del w:id="17867" w:author="Dr Mamadou SANOGO" w:date="2023-10-25T17:45:00Z"/>
                <w:rFonts w:asciiTheme="majorHAnsi" w:hAnsiTheme="majorHAnsi" w:cstheme="majorHAnsi"/>
                <w:bCs/>
                <w:color w:val="000000" w:themeColor="text1"/>
                <w:szCs w:val="24"/>
              </w:rPr>
            </w:pPr>
            <w:del w:id="17868"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086902DF" w14:textId="2905A262" w:rsidR="00C165B4" w:rsidRPr="007A4AFC" w:rsidDel="00A75F71" w:rsidRDefault="00C165B4" w:rsidP="00C165B4">
            <w:pPr>
              <w:spacing w:line="240" w:lineRule="auto"/>
              <w:rPr>
                <w:del w:id="17869" w:author="Dr Mamadou SANOGO" w:date="2023-10-25T17:45:00Z"/>
                <w:rFonts w:asciiTheme="majorHAnsi" w:hAnsiTheme="majorHAnsi" w:cstheme="majorHAnsi"/>
                <w:bCs/>
                <w:color w:val="000000" w:themeColor="text1"/>
                <w:szCs w:val="24"/>
              </w:rPr>
            </w:pPr>
            <w:del w:id="17870" w:author="Dr Mamadou SANOGO" w:date="2023-10-25T17:45:00Z">
              <w:r w:rsidRPr="007A4AFC" w:rsidDel="00A75F71">
                <w:rPr>
                  <w:rFonts w:asciiTheme="majorHAnsi" w:hAnsiTheme="majorHAnsi" w:cstheme="majorHAnsi"/>
                  <w:bCs/>
                  <w:color w:val="000000" w:themeColor="text1"/>
                  <w:szCs w:val="24"/>
                </w:rPr>
                <w:delText>Espagnol</w:delText>
              </w:r>
            </w:del>
          </w:p>
        </w:tc>
        <w:tc>
          <w:tcPr>
            <w:tcW w:w="597" w:type="pct"/>
            <w:vAlign w:val="center"/>
          </w:tcPr>
          <w:p w14:paraId="3F9FDCAF" w14:textId="422AE962" w:rsidR="00C165B4" w:rsidRPr="007A4AFC" w:rsidDel="00A75F71" w:rsidRDefault="00C165B4" w:rsidP="00C165B4">
            <w:pPr>
              <w:tabs>
                <w:tab w:val="num" w:pos="1494"/>
              </w:tabs>
              <w:spacing w:line="240" w:lineRule="auto"/>
              <w:jc w:val="center"/>
              <w:rPr>
                <w:del w:id="17871" w:author="Dr Mamadou SANOGO" w:date="2023-10-25T17:45:00Z"/>
                <w:rFonts w:asciiTheme="majorHAnsi" w:hAnsiTheme="majorHAnsi" w:cstheme="majorHAnsi"/>
                <w:i/>
                <w:color w:val="000000" w:themeColor="text1"/>
                <w:szCs w:val="24"/>
              </w:rPr>
            </w:pPr>
            <w:del w:id="17872" w:author="Dr Mamadou SANOGO" w:date="2023-10-25T17:45:00Z">
              <w:r w:rsidRPr="007A4AFC" w:rsidDel="00A75F71">
                <w:rPr>
                  <w:rFonts w:asciiTheme="majorHAnsi" w:hAnsiTheme="majorHAnsi" w:cstheme="majorHAnsi"/>
                  <w:i/>
                  <w:color w:val="000000" w:themeColor="text1"/>
                  <w:szCs w:val="24"/>
                </w:rPr>
                <w:delText>Master</w:delText>
              </w:r>
            </w:del>
          </w:p>
          <w:p w14:paraId="72E1FDD6" w14:textId="048926F3" w:rsidR="00C165B4" w:rsidRPr="007A4AFC" w:rsidDel="00A75F71" w:rsidRDefault="00C165B4" w:rsidP="00C165B4">
            <w:pPr>
              <w:tabs>
                <w:tab w:val="num" w:pos="1494"/>
              </w:tabs>
              <w:spacing w:line="240" w:lineRule="auto"/>
              <w:jc w:val="center"/>
              <w:rPr>
                <w:del w:id="17873" w:author="Dr Mamadou SANOGO" w:date="2023-10-25T17:45:00Z"/>
                <w:rFonts w:asciiTheme="majorHAnsi" w:hAnsiTheme="majorHAnsi" w:cstheme="majorHAnsi"/>
                <w:i/>
                <w:color w:val="000000" w:themeColor="text1"/>
                <w:szCs w:val="24"/>
              </w:rPr>
            </w:pPr>
            <w:del w:id="17874" w:author="Dr Mamadou SANOGO" w:date="2023-10-25T17:45:00Z">
              <w:r w:rsidRPr="007A4AFC" w:rsidDel="00A75F71">
                <w:rPr>
                  <w:rFonts w:asciiTheme="majorHAnsi" w:hAnsiTheme="majorHAnsi" w:cstheme="majorHAnsi"/>
                  <w:i/>
                  <w:color w:val="000000" w:themeColor="text1"/>
                  <w:szCs w:val="24"/>
                </w:rPr>
                <w:delText>(Espagnol)</w:delText>
              </w:r>
            </w:del>
          </w:p>
        </w:tc>
        <w:tc>
          <w:tcPr>
            <w:tcW w:w="602" w:type="pct"/>
            <w:vAlign w:val="center"/>
          </w:tcPr>
          <w:p w14:paraId="62D3F9E5" w14:textId="705FBB89" w:rsidR="00C165B4" w:rsidRPr="007A4AFC" w:rsidDel="00A75F71" w:rsidRDefault="00C165B4" w:rsidP="00C165B4">
            <w:pPr>
              <w:tabs>
                <w:tab w:val="num" w:pos="1494"/>
              </w:tabs>
              <w:spacing w:line="240" w:lineRule="auto"/>
              <w:jc w:val="center"/>
              <w:rPr>
                <w:del w:id="17875" w:author="Dr Mamadou SANOGO" w:date="2023-10-25T17:45:00Z"/>
                <w:rFonts w:asciiTheme="majorHAnsi" w:hAnsiTheme="majorHAnsi" w:cstheme="majorHAnsi"/>
                <w:i/>
                <w:color w:val="000000" w:themeColor="text1"/>
                <w:szCs w:val="24"/>
              </w:rPr>
            </w:pPr>
            <w:del w:id="17876" w:author="Dr Mamadou SANOGO" w:date="2023-10-25T17:45:00Z">
              <w:r w:rsidRPr="007A4AFC" w:rsidDel="00A75F71">
                <w:rPr>
                  <w:rFonts w:asciiTheme="majorHAnsi" w:hAnsiTheme="majorHAnsi" w:cstheme="majorHAnsi"/>
                  <w:i/>
                  <w:color w:val="000000" w:themeColor="text1"/>
                  <w:szCs w:val="24"/>
                </w:rPr>
                <w:delText>Sup Management</w:delText>
              </w:r>
            </w:del>
          </w:p>
        </w:tc>
        <w:tc>
          <w:tcPr>
            <w:tcW w:w="507" w:type="pct"/>
            <w:vAlign w:val="center"/>
          </w:tcPr>
          <w:p w14:paraId="7926A978" w14:textId="5C7C5D7F" w:rsidR="00C165B4" w:rsidRPr="007A4AFC" w:rsidDel="00A75F71" w:rsidRDefault="00C165B4" w:rsidP="00C165B4">
            <w:pPr>
              <w:spacing w:line="240" w:lineRule="auto"/>
              <w:jc w:val="center"/>
              <w:rPr>
                <w:del w:id="17877" w:author="Dr Mamadou SANOGO" w:date="2023-10-25T17:45:00Z"/>
                <w:rFonts w:asciiTheme="majorHAnsi" w:hAnsiTheme="majorHAnsi" w:cstheme="majorHAnsi"/>
                <w:color w:val="000000" w:themeColor="text1"/>
                <w:szCs w:val="24"/>
              </w:rPr>
            </w:pPr>
            <w:del w:id="17878"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vAlign w:val="center"/>
          </w:tcPr>
          <w:p w14:paraId="5B405448" w14:textId="040A9885" w:rsidR="00C165B4" w:rsidRPr="007A4AFC" w:rsidDel="00A75F71" w:rsidRDefault="00C165B4" w:rsidP="00C165B4">
            <w:pPr>
              <w:spacing w:line="240" w:lineRule="auto"/>
              <w:rPr>
                <w:del w:id="17879" w:author="Dr Mamadou SANOGO" w:date="2023-10-25T17:45:00Z"/>
                <w:rFonts w:asciiTheme="majorHAnsi" w:hAnsiTheme="majorHAnsi" w:cstheme="majorHAnsi"/>
                <w:color w:val="000000" w:themeColor="text1"/>
                <w:szCs w:val="24"/>
              </w:rPr>
            </w:pPr>
            <w:del w:id="17880" w:author="Dr Mamadou SANOGO" w:date="2023-10-25T17:45:00Z">
              <w:r w:rsidRPr="007A4AFC" w:rsidDel="00A75F71">
                <w:rPr>
                  <w:rFonts w:asciiTheme="majorHAnsi" w:hAnsiTheme="majorHAnsi" w:cstheme="majorHAnsi"/>
                  <w:bCs/>
                  <w:color w:val="000000" w:themeColor="text1"/>
                  <w:szCs w:val="24"/>
                </w:rPr>
                <w:delText>Espagnol S2</w:delText>
              </w:r>
            </w:del>
          </w:p>
        </w:tc>
      </w:tr>
      <w:tr w:rsidR="007A4AFC" w:rsidRPr="007A4AFC" w:rsidDel="00A75F71" w14:paraId="63A6C7AA" w14:textId="77777777" w:rsidTr="00C165B4">
        <w:trPr>
          <w:del w:id="17881" w:author="Dr Mamadou SANOGO" w:date="2023-10-25T17:45:00Z"/>
        </w:trPr>
        <w:tc>
          <w:tcPr>
            <w:tcW w:w="817" w:type="pct"/>
            <w:vAlign w:val="center"/>
          </w:tcPr>
          <w:p w14:paraId="471C154E" w14:textId="084A6B18" w:rsidR="00C165B4" w:rsidRPr="007A4AFC" w:rsidDel="00A75F71" w:rsidRDefault="00C165B4" w:rsidP="00C165B4">
            <w:pPr>
              <w:spacing w:line="240" w:lineRule="auto"/>
              <w:rPr>
                <w:del w:id="17882" w:author="Dr Mamadou SANOGO" w:date="2023-10-25T17:45:00Z"/>
                <w:rFonts w:asciiTheme="majorHAnsi" w:hAnsiTheme="majorHAnsi" w:cstheme="majorHAnsi"/>
                <w:bCs/>
                <w:color w:val="000000" w:themeColor="text1"/>
                <w:szCs w:val="24"/>
              </w:rPr>
            </w:pPr>
            <w:del w:id="17883" w:author="Dr Mamadou SANOGO" w:date="2023-10-25T17:45:00Z">
              <w:r w:rsidRPr="007A4AFC" w:rsidDel="00A75F71">
                <w:rPr>
                  <w:rFonts w:asciiTheme="majorHAnsi" w:hAnsiTheme="majorHAnsi" w:cstheme="majorHAnsi"/>
                  <w:bCs/>
                  <w:color w:val="000000" w:themeColor="text1"/>
                  <w:szCs w:val="24"/>
                </w:rPr>
                <w:delText>Mohamed TOGO</w:delText>
              </w:r>
            </w:del>
          </w:p>
        </w:tc>
        <w:tc>
          <w:tcPr>
            <w:tcW w:w="673" w:type="pct"/>
            <w:vAlign w:val="center"/>
          </w:tcPr>
          <w:p w14:paraId="1B6A2DBA" w14:textId="23983022" w:rsidR="00C165B4" w:rsidRPr="007A4AFC" w:rsidDel="00A75F71" w:rsidRDefault="00C165B4" w:rsidP="00C165B4">
            <w:pPr>
              <w:spacing w:line="240" w:lineRule="auto"/>
              <w:rPr>
                <w:del w:id="17884" w:author="Dr Mamadou SANOGO" w:date="2023-10-25T17:45:00Z"/>
                <w:rFonts w:asciiTheme="majorHAnsi" w:hAnsiTheme="majorHAnsi" w:cstheme="majorHAnsi"/>
                <w:bCs/>
                <w:color w:val="000000" w:themeColor="text1"/>
                <w:szCs w:val="24"/>
              </w:rPr>
            </w:pPr>
            <w:del w:id="17885" w:author="Dr Mamadou SANOGO" w:date="2023-10-25T17:45:00Z">
              <w:r w:rsidRPr="007A4AFC" w:rsidDel="00A75F71">
                <w:rPr>
                  <w:rFonts w:asciiTheme="majorHAnsi" w:hAnsiTheme="majorHAnsi" w:cstheme="majorHAnsi"/>
                  <w:bCs/>
                  <w:color w:val="000000" w:themeColor="text1"/>
                  <w:szCs w:val="24"/>
                </w:rPr>
                <w:delText>Assistant Médical</w:delText>
              </w:r>
            </w:del>
          </w:p>
        </w:tc>
        <w:tc>
          <w:tcPr>
            <w:tcW w:w="722" w:type="pct"/>
            <w:vAlign w:val="center"/>
          </w:tcPr>
          <w:p w14:paraId="5368EA9F" w14:textId="330F018D" w:rsidR="00C165B4" w:rsidRPr="007A4AFC" w:rsidDel="00A75F71" w:rsidRDefault="00C165B4" w:rsidP="00C165B4">
            <w:pPr>
              <w:spacing w:line="240" w:lineRule="auto"/>
              <w:rPr>
                <w:del w:id="17886" w:author="Dr Mamadou SANOGO" w:date="2023-10-25T17:45:00Z"/>
                <w:rFonts w:asciiTheme="majorHAnsi" w:hAnsiTheme="majorHAnsi" w:cstheme="majorHAnsi"/>
                <w:bCs/>
                <w:color w:val="000000" w:themeColor="text1"/>
                <w:szCs w:val="24"/>
              </w:rPr>
            </w:pPr>
            <w:del w:id="17887" w:author="Dr Mamadou SANOGO" w:date="2023-10-25T17:45:00Z">
              <w:r w:rsidRPr="007A4AFC" w:rsidDel="00A75F71">
                <w:rPr>
                  <w:rFonts w:asciiTheme="majorHAnsi" w:hAnsiTheme="majorHAnsi" w:cstheme="majorHAnsi"/>
                  <w:bCs/>
                  <w:color w:val="000000" w:themeColor="text1"/>
                  <w:szCs w:val="24"/>
                </w:rPr>
                <w:delText xml:space="preserve">Pédagogie en Sciences de la Santé </w:delText>
              </w:r>
            </w:del>
          </w:p>
        </w:tc>
        <w:tc>
          <w:tcPr>
            <w:tcW w:w="597" w:type="pct"/>
            <w:vAlign w:val="center"/>
          </w:tcPr>
          <w:p w14:paraId="7AFDBC7C" w14:textId="68990D3A" w:rsidR="00C165B4" w:rsidRPr="007A4AFC" w:rsidDel="00A75F71" w:rsidRDefault="00C165B4" w:rsidP="00C165B4">
            <w:pPr>
              <w:tabs>
                <w:tab w:val="num" w:pos="1494"/>
              </w:tabs>
              <w:spacing w:line="240" w:lineRule="auto"/>
              <w:jc w:val="center"/>
              <w:rPr>
                <w:del w:id="17888" w:author="Dr Mamadou SANOGO" w:date="2023-10-25T17:45:00Z"/>
                <w:rFonts w:asciiTheme="majorHAnsi" w:hAnsiTheme="majorHAnsi" w:cstheme="majorHAnsi"/>
                <w:i/>
                <w:color w:val="000000" w:themeColor="text1"/>
                <w:szCs w:val="24"/>
              </w:rPr>
            </w:pPr>
            <w:del w:id="17889" w:author="Dr Mamadou SANOGO" w:date="2023-10-25T17:45:00Z">
              <w:r w:rsidRPr="007A4AFC" w:rsidDel="00A75F71">
                <w:rPr>
                  <w:rFonts w:asciiTheme="majorHAnsi" w:hAnsiTheme="majorHAnsi" w:cstheme="majorHAnsi"/>
                  <w:i/>
                  <w:color w:val="000000" w:themeColor="text1"/>
                  <w:szCs w:val="24"/>
                </w:rPr>
                <w:delText>Master</w:delText>
              </w:r>
            </w:del>
          </w:p>
          <w:p w14:paraId="7334E25F" w14:textId="7A426546" w:rsidR="00C165B4" w:rsidRPr="007A4AFC" w:rsidDel="00A75F71" w:rsidRDefault="00C165B4" w:rsidP="00C165B4">
            <w:pPr>
              <w:tabs>
                <w:tab w:val="num" w:pos="1494"/>
              </w:tabs>
              <w:spacing w:line="240" w:lineRule="auto"/>
              <w:jc w:val="center"/>
              <w:rPr>
                <w:del w:id="17890" w:author="Dr Mamadou SANOGO" w:date="2023-10-25T17:45:00Z"/>
                <w:rFonts w:asciiTheme="majorHAnsi" w:hAnsiTheme="majorHAnsi" w:cstheme="majorHAnsi"/>
                <w:i/>
                <w:color w:val="000000" w:themeColor="text1"/>
                <w:szCs w:val="24"/>
              </w:rPr>
            </w:pPr>
            <w:del w:id="17891" w:author="Dr Mamadou SANOGO" w:date="2023-10-25T17:45:00Z">
              <w:r w:rsidRPr="007A4AFC" w:rsidDel="00A75F71">
                <w:rPr>
                  <w:rFonts w:asciiTheme="majorHAnsi" w:hAnsiTheme="majorHAnsi" w:cstheme="majorHAnsi"/>
                  <w:bCs/>
                  <w:color w:val="000000" w:themeColor="text1"/>
                  <w:szCs w:val="24"/>
                </w:rPr>
                <w:delText>(Pédagogie des Sciences de la Santé)</w:delText>
              </w:r>
            </w:del>
          </w:p>
        </w:tc>
        <w:tc>
          <w:tcPr>
            <w:tcW w:w="602" w:type="pct"/>
            <w:vAlign w:val="center"/>
          </w:tcPr>
          <w:p w14:paraId="4EDD4422" w14:textId="4B781F69" w:rsidR="00C165B4" w:rsidRPr="007A4AFC" w:rsidDel="00A75F71" w:rsidRDefault="00C165B4" w:rsidP="00C165B4">
            <w:pPr>
              <w:tabs>
                <w:tab w:val="num" w:pos="1494"/>
              </w:tabs>
              <w:spacing w:line="240" w:lineRule="auto"/>
              <w:jc w:val="center"/>
              <w:rPr>
                <w:del w:id="17892" w:author="Dr Mamadou SANOGO" w:date="2023-10-25T17:45:00Z"/>
                <w:rFonts w:asciiTheme="majorHAnsi" w:hAnsiTheme="majorHAnsi" w:cstheme="majorHAnsi"/>
                <w:i/>
                <w:color w:val="000000" w:themeColor="text1"/>
                <w:szCs w:val="24"/>
              </w:rPr>
            </w:pPr>
            <w:del w:id="17893"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198B9C4D" w14:textId="44AC644C" w:rsidR="00C165B4" w:rsidRPr="007A4AFC" w:rsidDel="00A75F71" w:rsidRDefault="00C165B4" w:rsidP="00C165B4">
            <w:pPr>
              <w:spacing w:line="240" w:lineRule="auto"/>
              <w:jc w:val="center"/>
              <w:rPr>
                <w:del w:id="17894" w:author="Dr Mamadou SANOGO" w:date="2023-10-25T17:45:00Z"/>
                <w:rFonts w:asciiTheme="majorHAnsi" w:hAnsiTheme="majorHAnsi" w:cstheme="majorHAnsi"/>
                <w:color w:val="000000" w:themeColor="text1"/>
                <w:szCs w:val="24"/>
              </w:rPr>
            </w:pPr>
            <w:del w:id="17895" w:author="Dr Mamadou SANOGO" w:date="2023-10-25T17:45:00Z">
              <w:r w:rsidRPr="007A4AFC" w:rsidDel="00A75F71">
                <w:rPr>
                  <w:rFonts w:asciiTheme="majorHAnsi" w:hAnsiTheme="majorHAnsi" w:cstheme="majorHAnsi"/>
                  <w:color w:val="000000" w:themeColor="text1"/>
                  <w:szCs w:val="24"/>
                </w:rPr>
                <w:delText>200</w:delText>
              </w:r>
            </w:del>
          </w:p>
        </w:tc>
        <w:tc>
          <w:tcPr>
            <w:tcW w:w="1082" w:type="pct"/>
            <w:vAlign w:val="center"/>
          </w:tcPr>
          <w:p w14:paraId="1BF8088C" w14:textId="56B8F683" w:rsidR="00C165B4" w:rsidRPr="007A4AFC" w:rsidDel="00A75F71" w:rsidRDefault="00C165B4" w:rsidP="00C165B4">
            <w:pPr>
              <w:tabs>
                <w:tab w:val="num" w:pos="1494"/>
              </w:tabs>
              <w:spacing w:line="240" w:lineRule="auto"/>
              <w:rPr>
                <w:del w:id="17896" w:author="Dr Mamadou SANOGO" w:date="2023-10-25T17:45:00Z"/>
                <w:rFonts w:asciiTheme="majorHAnsi" w:hAnsiTheme="majorHAnsi" w:cstheme="majorHAnsi"/>
                <w:color w:val="000000" w:themeColor="text1"/>
                <w:szCs w:val="24"/>
              </w:rPr>
            </w:pPr>
            <w:del w:id="17897" w:author="Dr Mamadou SANOGO" w:date="2023-10-25T17:45:00Z">
              <w:r w:rsidRPr="007A4AFC" w:rsidDel="00A75F71">
                <w:rPr>
                  <w:rFonts w:asciiTheme="majorHAnsi" w:hAnsiTheme="majorHAnsi" w:cstheme="majorHAnsi"/>
                  <w:color w:val="000000" w:themeColor="text1"/>
                  <w:szCs w:val="24"/>
                </w:rPr>
                <w:delText>Recherche en santé S2 ;</w:delText>
              </w:r>
            </w:del>
          </w:p>
          <w:p w14:paraId="156C9CC8" w14:textId="78BAEED8" w:rsidR="00C165B4" w:rsidRPr="007A4AFC" w:rsidDel="00A75F71" w:rsidRDefault="00C165B4" w:rsidP="00C165B4">
            <w:pPr>
              <w:tabs>
                <w:tab w:val="num" w:pos="1494"/>
              </w:tabs>
              <w:spacing w:line="240" w:lineRule="auto"/>
              <w:rPr>
                <w:del w:id="17898" w:author="Dr Mamadou SANOGO" w:date="2023-10-25T17:45:00Z"/>
                <w:rFonts w:asciiTheme="majorHAnsi" w:hAnsiTheme="majorHAnsi" w:cstheme="majorHAnsi"/>
                <w:color w:val="000000" w:themeColor="text1"/>
                <w:szCs w:val="24"/>
              </w:rPr>
            </w:pPr>
            <w:del w:id="17899" w:author="Dr Mamadou SANOGO" w:date="2023-10-25T17:45:00Z">
              <w:r w:rsidRPr="007A4AFC" w:rsidDel="00A75F71">
                <w:rPr>
                  <w:rFonts w:asciiTheme="majorHAnsi" w:hAnsiTheme="majorHAnsi" w:cstheme="majorHAnsi"/>
                  <w:color w:val="000000" w:themeColor="text1"/>
                  <w:szCs w:val="24"/>
                </w:rPr>
                <w:delText>Principes de base de la rédaction du mémoire S2 ;</w:delText>
              </w:r>
            </w:del>
          </w:p>
          <w:p w14:paraId="02C767CC" w14:textId="127E59ED" w:rsidR="00C165B4" w:rsidRPr="007A4AFC" w:rsidDel="00A75F71" w:rsidRDefault="00C165B4" w:rsidP="00C165B4">
            <w:pPr>
              <w:tabs>
                <w:tab w:val="num" w:pos="1494"/>
              </w:tabs>
              <w:spacing w:line="240" w:lineRule="auto"/>
              <w:rPr>
                <w:del w:id="17900" w:author="Dr Mamadou SANOGO" w:date="2023-10-25T17:45:00Z"/>
                <w:rFonts w:asciiTheme="majorHAnsi" w:hAnsiTheme="majorHAnsi" w:cstheme="majorHAnsi"/>
                <w:color w:val="000000" w:themeColor="text1"/>
                <w:szCs w:val="24"/>
              </w:rPr>
            </w:pPr>
            <w:del w:id="17901" w:author="Dr Mamadou SANOGO" w:date="2023-10-25T17:45:00Z">
              <w:r w:rsidRPr="007A4AFC" w:rsidDel="00A75F71">
                <w:rPr>
                  <w:rFonts w:asciiTheme="majorHAnsi" w:hAnsiTheme="majorHAnsi" w:cstheme="majorHAnsi"/>
                  <w:bCs/>
                  <w:color w:val="000000" w:themeColor="text1"/>
                  <w:szCs w:val="24"/>
                </w:rPr>
                <w:delText>Méthodologie de recherche S4</w:delText>
              </w:r>
            </w:del>
          </w:p>
        </w:tc>
      </w:tr>
      <w:tr w:rsidR="007A4AFC" w:rsidRPr="007A4AFC" w:rsidDel="00A75F71" w14:paraId="1046B048" w14:textId="77777777" w:rsidTr="00C165B4">
        <w:trPr>
          <w:del w:id="17902" w:author="Dr Mamadou SANOGO" w:date="2023-10-25T17:45:00Z"/>
        </w:trPr>
        <w:tc>
          <w:tcPr>
            <w:tcW w:w="817" w:type="pct"/>
            <w:vAlign w:val="center"/>
          </w:tcPr>
          <w:p w14:paraId="23444CB9" w14:textId="45841C06" w:rsidR="00C165B4" w:rsidRPr="007A4AFC" w:rsidDel="00A75F71" w:rsidRDefault="00C165B4" w:rsidP="00C165B4">
            <w:pPr>
              <w:spacing w:line="240" w:lineRule="auto"/>
              <w:rPr>
                <w:del w:id="17903" w:author="Dr Mamadou SANOGO" w:date="2023-10-25T17:45:00Z"/>
                <w:rFonts w:asciiTheme="majorHAnsi" w:hAnsiTheme="majorHAnsi" w:cstheme="majorHAnsi"/>
                <w:bCs/>
                <w:color w:val="000000" w:themeColor="text1"/>
                <w:szCs w:val="24"/>
              </w:rPr>
            </w:pPr>
            <w:del w:id="17904" w:author="Dr Mamadou SANOGO" w:date="2023-10-25T17:45:00Z">
              <w:r w:rsidRPr="007A4AFC" w:rsidDel="00A75F71">
                <w:rPr>
                  <w:rFonts w:asciiTheme="majorHAnsi" w:hAnsiTheme="majorHAnsi" w:cstheme="majorHAnsi"/>
                  <w:color w:val="000000" w:themeColor="text1"/>
                  <w:szCs w:val="24"/>
                </w:rPr>
                <w:delText>Alhousseïny Ag  OUFENE</w:delText>
              </w:r>
            </w:del>
          </w:p>
        </w:tc>
        <w:tc>
          <w:tcPr>
            <w:tcW w:w="673" w:type="pct"/>
            <w:vAlign w:val="center"/>
          </w:tcPr>
          <w:p w14:paraId="0E4015A6" w14:textId="7D8D2F7B" w:rsidR="00C165B4" w:rsidRPr="007A4AFC" w:rsidDel="00A75F71" w:rsidRDefault="00C165B4" w:rsidP="00C165B4">
            <w:pPr>
              <w:spacing w:line="240" w:lineRule="auto"/>
              <w:rPr>
                <w:del w:id="17905" w:author="Dr Mamadou SANOGO" w:date="2023-10-25T17:45:00Z"/>
                <w:rFonts w:asciiTheme="majorHAnsi" w:hAnsiTheme="majorHAnsi" w:cstheme="majorHAnsi"/>
                <w:bCs/>
                <w:color w:val="000000" w:themeColor="text1"/>
                <w:szCs w:val="24"/>
              </w:rPr>
            </w:pPr>
            <w:del w:id="17906" w:author="Dr Mamadou SANOGO" w:date="2023-10-25T17:45:00Z">
              <w:r w:rsidRPr="007A4AFC" w:rsidDel="00A75F71">
                <w:rPr>
                  <w:rFonts w:asciiTheme="majorHAnsi" w:hAnsiTheme="majorHAnsi" w:cstheme="majorHAnsi"/>
                  <w:bCs/>
                  <w:color w:val="000000" w:themeColor="text1"/>
                  <w:szCs w:val="24"/>
                </w:rPr>
                <w:delText xml:space="preserve">Environnementaliste </w:delText>
              </w:r>
            </w:del>
          </w:p>
        </w:tc>
        <w:tc>
          <w:tcPr>
            <w:tcW w:w="722" w:type="pct"/>
            <w:vAlign w:val="center"/>
          </w:tcPr>
          <w:p w14:paraId="4B8B3CDF" w14:textId="0020E30B" w:rsidR="00C165B4" w:rsidRPr="007A4AFC" w:rsidDel="00A75F71" w:rsidRDefault="00C165B4" w:rsidP="00C165B4">
            <w:pPr>
              <w:spacing w:line="240" w:lineRule="auto"/>
              <w:rPr>
                <w:del w:id="17907" w:author="Dr Mamadou SANOGO" w:date="2023-10-25T17:45:00Z"/>
                <w:rFonts w:asciiTheme="majorHAnsi" w:hAnsiTheme="majorHAnsi" w:cstheme="majorHAnsi"/>
                <w:bCs/>
                <w:color w:val="000000" w:themeColor="text1"/>
                <w:szCs w:val="24"/>
              </w:rPr>
            </w:pPr>
            <w:del w:id="17908" w:author="Dr Mamadou SANOGO" w:date="2023-10-25T17:45:00Z">
              <w:r w:rsidRPr="007A4AFC" w:rsidDel="00A75F71">
                <w:rPr>
                  <w:rFonts w:asciiTheme="majorHAnsi" w:hAnsiTheme="majorHAnsi" w:cstheme="majorHAnsi"/>
                  <w:bCs/>
                  <w:color w:val="000000" w:themeColor="text1"/>
                  <w:szCs w:val="24"/>
                </w:rPr>
                <w:delText>sciences environnementales</w:delText>
              </w:r>
            </w:del>
          </w:p>
        </w:tc>
        <w:tc>
          <w:tcPr>
            <w:tcW w:w="597" w:type="pct"/>
            <w:vAlign w:val="center"/>
          </w:tcPr>
          <w:p w14:paraId="37AB205D" w14:textId="4E9E5302" w:rsidR="00C165B4" w:rsidRPr="007A4AFC" w:rsidDel="00A75F71" w:rsidRDefault="00C165B4" w:rsidP="00C165B4">
            <w:pPr>
              <w:tabs>
                <w:tab w:val="num" w:pos="1494"/>
              </w:tabs>
              <w:spacing w:line="240" w:lineRule="auto"/>
              <w:jc w:val="center"/>
              <w:rPr>
                <w:del w:id="17909" w:author="Dr Mamadou SANOGO" w:date="2023-10-25T17:45:00Z"/>
                <w:rFonts w:asciiTheme="majorHAnsi" w:hAnsiTheme="majorHAnsi" w:cstheme="majorHAnsi"/>
                <w:i/>
                <w:color w:val="000000" w:themeColor="text1"/>
                <w:szCs w:val="24"/>
              </w:rPr>
            </w:pPr>
            <w:del w:id="17910" w:author="Dr Mamadou SANOGO" w:date="2023-10-25T17:45:00Z">
              <w:r w:rsidRPr="007A4AFC" w:rsidDel="00A75F71">
                <w:rPr>
                  <w:rFonts w:asciiTheme="majorHAnsi" w:hAnsiTheme="majorHAnsi" w:cstheme="majorHAnsi"/>
                  <w:i/>
                  <w:color w:val="000000" w:themeColor="text1"/>
                  <w:szCs w:val="24"/>
                </w:rPr>
                <w:delText>Master</w:delText>
              </w:r>
            </w:del>
          </w:p>
          <w:p w14:paraId="3B055219" w14:textId="6D8820D2" w:rsidR="00C165B4" w:rsidRPr="007A4AFC" w:rsidDel="00A75F71" w:rsidRDefault="00C165B4" w:rsidP="00C165B4">
            <w:pPr>
              <w:tabs>
                <w:tab w:val="num" w:pos="1494"/>
              </w:tabs>
              <w:spacing w:line="240" w:lineRule="auto"/>
              <w:jc w:val="center"/>
              <w:rPr>
                <w:del w:id="17911" w:author="Dr Mamadou SANOGO" w:date="2023-10-25T17:45:00Z"/>
                <w:rFonts w:asciiTheme="majorHAnsi" w:hAnsiTheme="majorHAnsi" w:cstheme="majorHAnsi"/>
                <w:i/>
                <w:color w:val="000000" w:themeColor="text1"/>
                <w:szCs w:val="24"/>
              </w:rPr>
            </w:pPr>
            <w:del w:id="17912" w:author="Dr Mamadou SANOGO" w:date="2023-10-25T17:45:00Z">
              <w:r w:rsidRPr="007A4AFC" w:rsidDel="00A75F71">
                <w:rPr>
                  <w:rFonts w:asciiTheme="majorHAnsi" w:hAnsiTheme="majorHAnsi" w:cstheme="majorHAnsi"/>
                  <w:i/>
                  <w:color w:val="000000" w:themeColor="text1"/>
                  <w:szCs w:val="24"/>
                </w:rPr>
                <w:delText>(Droit, environnement)</w:delText>
              </w:r>
            </w:del>
          </w:p>
        </w:tc>
        <w:tc>
          <w:tcPr>
            <w:tcW w:w="602" w:type="pct"/>
            <w:vAlign w:val="center"/>
          </w:tcPr>
          <w:p w14:paraId="562B5967" w14:textId="6F28FE87" w:rsidR="00C165B4" w:rsidRPr="007A4AFC" w:rsidDel="00A75F71" w:rsidRDefault="00C165B4" w:rsidP="00C165B4">
            <w:pPr>
              <w:tabs>
                <w:tab w:val="num" w:pos="1494"/>
              </w:tabs>
              <w:spacing w:line="240" w:lineRule="auto"/>
              <w:jc w:val="center"/>
              <w:rPr>
                <w:del w:id="17913" w:author="Dr Mamadou SANOGO" w:date="2023-10-25T17:45:00Z"/>
                <w:rFonts w:asciiTheme="majorHAnsi" w:hAnsiTheme="majorHAnsi" w:cstheme="majorHAnsi"/>
                <w:i/>
                <w:color w:val="000000" w:themeColor="text1"/>
                <w:szCs w:val="24"/>
              </w:rPr>
            </w:pPr>
            <w:del w:id="17914" w:author="Dr Mamadou SANOGO" w:date="2023-10-25T17:45:00Z">
              <w:r w:rsidRPr="007A4AFC" w:rsidDel="00A75F71">
                <w:rPr>
                  <w:rFonts w:asciiTheme="majorHAnsi" w:hAnsiTheme="majorHAnsi" w:cstheme="majorHAnsi"/>
                  <w:i/>
                  <w:color w:val="000000" w:themeColor="text1"/>
                  <w:szCs w:val="24"/>
                </w:rPr>
                <w:delText>INFSS</w:delText>
              </w:r>
            </w:del>
          </w:p>
        </w:tc>
        <w:tc>
          <w:tcPr>
            <w:tcW w:w="507" w:type="pct"/>
            <w:vAlign w:val="center"/>
          </w:tcPr>
          <w:p w14:paraId="5811B9D4" w14:textId="6E4A661E" w:rsidR="00C165B4" w:rsidRPr="007A4AFC" w:rsidDel="00A75F71" w:rsidRDefault="00C165B4" w:rsidP="00C165B4">
            <w:pPr>
              <w:spacing w:line="240" w:lineRule="auto"/>
              <w:jc w:val="center"/>
              <w:rPr>
                <w:del w:id="17915" w:author="Dr Mamadou SANOGO" w:date="2023-10-25T17:45:00Z"/>
                <w:rFonts w:asciiTheme="majorHAnsi" w:hAnsiTheme="majorHAnsi" w:cstheme="majorHAnsi"/>
                <w:bCs/>
                <w:color w:val="000000" w:themeColor="text1"/>
                <w:szCs w:val="24"/>
              </w:rPr>
            </w:pPr>
            <w:del w:id="17916" w:author="Dr Mamadou SANOGO" w:date="2023-10-25T17:45:00Z">
              <w:r w:rsidRPr="007A4AFC" w:rsidDel="00A75F71">
                <w:rPr>
                  <w:rFonts w:asciiTheme="majorHAnsi" w:hAnsiTheme="majorHAnsi" w:cstheme="majorHAnsi"/>
                  <w:bCs/>
                  <w:color w:val="000000" w:themeColor="text1"/>
                  <w:szCs w:val="24"/>
                </w:rPr>
                <w:delText>40</w:delText>
              </w:r>
            </w:del>
          </w:p>
        </w:tc>
        <w:tc>
          <w:tcPr>
            <w:tcW w:w="1082" w:type="pct"/>
            <w:vAlign w:val="center"/>
          </w:tcPr>
          <w:p w14:paraId="3B12EC0F" w14:textId="24B6C18B" w:rsidR="00C165B4" w:rsidRPr="007A4AFC" w:rsidDel="00A75F71" w:rsidRDefault="00C165B4" w:rsidP="00C165B4">
            <w:pPr>
              <w:spacing w:line="240" w:lineRule="auto"/>
              <w:rPr>
                <w:del w:id="17917" w:author="Dr Mamadou SANOGO" w:date="2023-10-25T17:45:00Z"/>
                <w:rFonts w:asciiTheme="majorHAnsi" w:hAnsiTheme="majorHAnsi" w:cstheme="majorHAnsi"/>
                <w:bCs/>
                <w:color w:val="000000" w:themeColor="text1"/>
                <w:szCs w:val="24"/>
              </w:rPr>
            </w:pPr>
            <w:del w:id="17918" w:author="Dr Mamadou SANOGO" w:date="2023-10-25T17:45:00Z">
              <w:r w:rsidRPr="007A4AFC" w:rsidDel="00A75F71">
                <w:rPr>
                  <w:rFonts w:asciiTheme="majorHAnsi" w:hAnsiTheme="majorHAnsi" w:cstheme="majorHAnsi"/>
                  <w:bCs/>
                  <w:color w:val="000000" w:themeColor="text1"/>
                  <w:szCs w:val="24"/>
                </w:rPr>
                <w:delText>Communication en santé S2</w:delText>
              </w:r>
            </w:del>
          </w:p>
        </w:tc>
      </w:tr>
      <w:tr w:rsidR="007A4AFC" w:rsidRPr="007A4AFC" w:rsidDel="00A75F71" w14:paraId="02E586BD" w14:textId="77777777" w:rsidTr="00C165B4">
        <w:trPr>
          <w:del w:id="17919" w:author="Dr Mamadou SANOGO" w:date="2023-10-25T17:45:00Z"/>
        </w:trPr>
        <w:tc>
          <w:tcPr>
            <w:tcW w:w="817" w:type="pct"/>
            <w:vAlign w:val="center"/>
          </w:tcPr>
          <w:p w14:paraId="18422D83" w14:textId="5F010FBE" w:rsidR="00C165B4" w:rsidRPr="007A4AFC" w:rsidDel="00A75F71" w:rsidRDefault="00C165B4" w:rsidP="00C165B4">
            <w:pPr>
              <w:spacing w:line="240" w:lineRule="auto"/>
              <w:rPr>
                <w:del w:id="17920" w:author="Dr Mamadou SANOGO" w:date="2023-10-25T17:45:00Z"/>
                <w:rFonts w:asciiTheme="majorHAnsi" w:hAnsiTheme="majorHAnsi" w:cstheme="majorHAnsi"/>
                <w:bCs/>
                <w:color w:val="000000" w:themeColor="text1"/>
                <w:szCs w:val="24"/>
              </w:rPr>
            </w:pPr>
            <w:del w:id="17921" w:author="Dr Mamadou SANOGO" w:date="2023-10-25T17:45:00Z">
              <w:r w:rsidRPr="007A4AFC" w:rsidDel="00A75F71">
                <w:rPr>
                  <w:rFonts w:asciiTheme="majorHAnsi" w:hAnsiTheme="majorHAnsi" w:cstheme="majorHAnsi"/>
                  <w:bCs/>
                  <w:color w:val="000000" w:themeColor="text1"/>
                  <w:szCs w:val="24"/>
                </w:rPr>
                <w:delText>Kobou TRAORE</w:delText>
              </w:r>
            </w:del>
          </w:p>
        </w:tc>
        <w:tc>
          <w:tcPr>
            <w:tcW w:w="673" w:type="pct"/>
            <w:vAlign w:val="center"/>
          </w:tcPr>
          <w:p w14:paraId="3DD8A85F" w14:textId="2CCE7AC0" w:rsidR="00C165B4" w:rsidRPr="007A4AFC" w:rsidDel="00A75F71" w:rsidRDefault="00C165B4" w:rsidP="00C165B4">
            <w:pPr>
              <w:spacing w:line="240" w:lineRule="auto"/>
              <w:rPr>
                <w:del w:id="17922" w:author="Dr Mamadou SANOGO" w:date="2023-10-25T17:45:00Z"/>
                <w:rFonts w:asciiTheme="majorHAnsi" w:hAnsiTheme="majorHAnsi" w:cstheme="majorHAnsi"/>
                <w:bCs/>
                <w:color w:val="000000" w:themeColor="text1"/>
                <w:szCs w:val="24"/>
              </w:rPr>
            </w:pPr>
            <w:del w:id="17923" w:author="Dr Mamadou SANOGO" w:date="2023-10-25T17:45:00Z">
              <w:r w:rsidRPr="007A4AFC" w:rsidDel="00A75F71">
                <w:rPr>
                  <w:rFonts w:asciiTheme="majorHAnsi" w:hAnsiTheme="majorHAnsi" w:cstheme="majorHAnsi"/>
                  <w:bCs/>
                  <w:color w:val="000000" w:themeColor="text1"/>
                  <w:szCs w:val="24"/>
                </w:rPr>
                <w:delText>Enseignant</w:delText>
              </w:r>
            </w:del>
          </w:p>
        </w:tc>
        <w:tc>
          <w:tcPr>
            <w:tcW w:w="722" w:type="pct"/>
            <w:vAlign w:val="center"/>
          </w:tcPr>
          <w:p w14:paraId="3BC01DAD" w14:textId="4A14CAA6" w:rsidR="00C165B4" w:rsidRPr="007A4AFC" w:rsidDel="00A75F71" w:rsidRDefault="00C165B4" w:rsidP="00C165B4">
            <w:pPr>
              <w:spacing w:line="240" w:lineRule="auto"/>
              <w:rPr>
                <w:del w:id="17924" w:author="Dr Mamadou SANOGO" w:date="2023-10-25T17:45:00Z"/>
                <w:rFonts w:asciiTheme="majorHAnsi" w:hAnsiTheme="majorHAnsi" w:cstheme="majorHAnsi"/>
                <w:bCs/>
                <w:color w:val="000000" w:themeColor="text1"/>
                <w:szCs w:val="24"/>
              </w:rPr>
            </w:pPr>
            <w:del w:id="17925" w:author="Dr Mamadou SANOGO" w:date="2023-10-25T17:45:00Z">
              <w:r w:rsidRPr="007A4AFC" w:rsidDel="00A75F71">
                <w:rPr>
                  <w:rFonts w:asciiTheme="majorHAnsi" w:hAnsiTheme="majorHAnsi" w:cstheme="majorHAnsi"/>
                  <w:bCs/>
                  <w:color w:val="000000" w:themeColor="text1"/>
                  <w:szCs w:val="24"/>
                </w:rPr>
                <w:delText>Anglais</w:delText>
              </w:r>
            </w:del>
          </w:p>
        </w:tc>
        <w:tc>
          <w:tcPr>
            <w:tcW w:w="597" w:type="pct"/>
            <w:vAlign w:val="center"/>
          </w:tcPr>
          <w:p w14:paraId="543F5588" w14:textId="4C24FA1C" w:rsidR="00C165B4" w:rsidRPr="007A4AFC" w:rsidDel="00A75F71" w:rsidRDefault="00C165B4" w:rsidP="00C165B4">
            <w:pPr>
              <w:tabs>
                <w:tab w:val="num" w:pos="1494"/>
              </w:tabs>
              <w:spacing w:line="240" w:lineRule="auto"/>
              <w:jc w:val="center"/>
              <w:rPr>
                <w:del w:id="17926" w:author="Dr Mamadou SANOGO" w:date="2023-10-25T17:45:00Z"/>
                <w:rFonts w:asciiTheme="majorHAnsi" w:hAnsiTheme="majorHAnsi" w:cstheme="majorHAnsi"/>
                <w:i/>
                <w:color w:val="000000" w:themeColor="text1"/>
                <w:szCs w:val="24"/>
              </w:rPr>
            </w:pPr>
            <w:del w:id="17927" w:author="Dr Mamadou SANOGO" w:date="2023-10-25T17:45:00Z">
              <w:r w:rsidRPr="007A4AFC" w:rsidDel="00A75F71">
                <w:rPr>
                  <w:rFonts w:asciiTheme="majorHAnsi" w:hAnsiTheme="majorHAnsi" w:cstheme="majorHAnsi"/>
                  <w:i/>
                  <w:color w:val="000000" w:themeColor="text1"/>
                  <w:szCs w:val="24"/>
                </w:rPr>
                <w:delText>Master</w:delText>
              </w:r>
            </w:del>
          </w:p>
          <w:p w14:paraId="1CC11A86" w14:textId="16A907D9" w:rsidR="00C165B4" w:rsidRPr="007A4AFC" w:rsidDel="00A75F71" w:rsidRDefault="00C165B4" w:rsidP="00C165B4">
            <w:pPr>
              <w:tabs>
                <w:tab w:val="num" w:pos="1494"/>
              </w:tabs>
              <w:spacing w:line="240" w:lineRule="auto"/>
              <w:jc w:val="center"/>
              <w:rPr>
                <w:del w:id="17928" w:author="Dr Mamadou SANOGO" w:date="2023-10-25T17:45:00Z"/>
                <w:rFonts w:asciiTheme="majorHAnsi" w:hAnsiTheme="majorHAnsi" w:cstheme="majorHAnsi"/>
                <w:i/>
                <w:color w:val="000000" w:themeColor="text1"/>
                <w:szCs w:val="24"/>
              </w:rPr>
            </w:pPr>
            <w:del w:id="17929" w:author="Dr Mamadou SANOGO" w:date="2023-10-25T17:45:00Z">
              <w:r w:rsidRPr="007A4AFC" w:rsidDel="00A75F71">
                <w:rPr>
                  <w:rFonts w:asciiTheme="majorHAnsi" w:hAnsiTheme="majorHAnsi" w:cstheme="majorHAnsi"/>
                  <w:i/>
                  <w:color w:val="000000" w:themeColor="text1"/>
                  <w:szCs w:val="24"/>
                </w:rPr>
                <w:delText>(Anglais)</w:delText>
              </w:r>
            </w:del>
          </w:p>
        </w:tc>
        <w:tc>
          <w:tcPr>
            <w:tcW w:w="602" w:type="pct"/>
            <w:vAlign w:val="center"/>
          </w:tcPr>
          <w:p w14:paraId="37235189" w14:textId="7EA08067" w:rsidR="00C165B4" w:rsidRPr="007A4AFC" w:rsidDel="00A75F71" w:rsidRDefault="00C165B4" w:rsidP="00C165B4">
            <w:pPr>
              <w:tabs>
                <w:tab w:val="num" w:pos="1494"/>
              </w:tabs>
              <w:spacing w:line="240" w:lineRule="auto"/>
              <w:jc w:val="center"/>
              <w:rPr>
                <w:del w:id="17930" w:author="Dr Mamadou SANOGO" w:date="2023-10-25T17:45:00Z"/>
                <w:rFonts w:asciiTheme="majorHAnsi" w:hAnsiTheme="majorHAnsi" w:cstheme="majorHAnsi"/>
                <w:i/>
                <w:color w:val="000000" w:themeColor="text1"/>
                <w:szCs w:val="24"/>
              </w:rPr>
            </w:pPr>
            <w:del w:id="17931" w:author="Dr Mamadou SANOGO" w:date="2023-10-25T17:45:00Z">
              <w:r w:rsidRPr="007A4AFC" w:rsidDel="00A75F71">
                <w:rPr>
                  <w:rFonts w:asciiTheme="majorHAnsi" w:hAnsiTheme="majorHAnsi" w:cstheme="majorHAnsi"/>
                  <w:i/>
                  <w:color w:val="000000" w:themeColor="text1"/>
                  <w:szCs w:val="24"/>
                </w:rPr>
                <w:delText>Lycée</w:delText>
              </w:r>
            </w:del>
          </w:p>
        </w:tc>
        <w:tc>
          <w:tcPr>
            <w:tcW w:w="507" w:type="pct"/>
            <w:vAlign w:val="center"/>
          </w:tcPr>
          <w:p w14:paraId="60FBB9DA" w14:textId="169D0257" w:rsidR="00C165B4" w:rsidRPr="007A4AFC" w:rsidDel="00A75F71" w:rsidRDefault="00C165B4" w:rsidP="00C165B4">
            <w:pPr>
              <w:spacing w:line="240" w:lineRule="auto"/>
              <w:jc w:val="center"/>
              <w:rPr>
                <w:del w:id="17932" w:author="Dr Mamadou SANOGO" w:date="2023-10-25T17:45:00Z"/>
                <w:rFonts w:asciiTheme="majorHAnsi" w:hAnsiTheme="majorHAnsi" w:cstheme="majorHAnsi"/>
                <w:color w:val="000000" w:themeColor="text1"/>
                <w:szCs w:val="24"/>
              </w:rPr>
            </w:pPr>
            <w:del w:id="17933" w:author="Dr Mamadou SANOGO" w:date="2023-10-25T17:45:00Z">
              <w:r w:rsidRPr="007A4AFC" w:rsidDel="00A75F71">
                <w:rPr>
                  <w:rFonts w:asciiTheme="majorHAnsi" w:hAnsiTheme="majorHAnsi" w:cstheme="majorHAnsi"/>
                  <w:color w:val="000000" w:themeColor="text1"/>
                  <w:szCs w:val="24"/>
                </w:rPr>
                <w:delText>40</w:delText>
              </w:r>
            </w:del>
          </w:p>
        </w:tc>
        <w:tc>
          <w:tcPr>
            <w:tcW w:w="1082" w:type="pct"/>
          </w:tcPr>
          <w:p w14:paraId="3415CC2B" w14:textId="71269C0E" w:rsidR="00C165B4" w:rsidRPr="007A4AFC" w:rsidDel="00A75F71" w:rsidRDefault="00C165B4" w:rsidP="00C165B4">
            <w:pPr>
              <w:tabs>
                <w:tab w:val="num" w:pos="1494"/>
              </w:tabs>
              <w:spacing w:line="240" w:lineRule="auto"/>
              <w:rPr>
                <w:del w:id="17934" w:author="Dr Mamadou SANOGO" w:date="2023-10-25T17:45:00Z"/>
                <w:rFonts w:asciiTheme="majorHAnsi" w:hAnsiTheme="majorHAnsi" w:cstheme="majorHAnsi"/>
                <w:color w:val="000000" w:themeColor="text1"/>
                <w:szCs w:val="24"/>
              </w:rPr>
            </w:pPr>
            <w:del w:id="17935" w:author="Dr Mamadou SANOGO" w:date="2023-10-25T17:45:00Z">
              <w:r w:rsidRPr="007A4AFC" w:rsidDel="00A75F71">
                <w:rPr>
                  <w:rFonts w:asciiTheme="majorHAnsi" w:hAnsiTheme="majorHAnsi" w:cstheme="majorHAnsi"/>
                  <w:color w:val="000000" w:themeColor="text1"/>
                  <w:szCs w:val="24"/>
                </w:rPr>
                <w:delText>Anglais S2</w:delText>
              </w:r>
            </w:del>
          </w:p>
        </w:tc>
      </w:tr>
    </w:tbl>
    <w:p w14:paraId="7D835C7A" w14:textId="66F7D9F6" w:rsidR="00C165B4" w:rsidRPr="007A4AFC" w:rsidDel="00A75F71" w:rsidRDefault="00C165B4" w:rsidP="00C165B4">
      <w:pPr>
        <w:pStyle w:val="Titre"/>
        <w:tabs>
          <w:tab w:val="num" w:pos="-4820"/>
        </w:tabs>
        <w:spacing w:line="276" w:lineRule="auto"/>
        <w:jc w:val="both"/>
        <w:rPr>
          <w:del w:id="17936" w:author="Dr Mamadou SANOGO" w:date="2023-10-25T17:45:00Z"/>
          <w:rFonts w:asciiTheme="minorHAnsi" w:hAnsiTheme="minorHAnsi"/>
          <w:color w:val="000000" w:themeColor="text1"/>
          <w:sz w:val="20"/>
          <w:rPrChange w:id="17937" w:author="Dr Mamadou SANOGO" w:date="2023-10-25T18:15:00Z">
            <w:rPr>
              <w:del w:id="17938" w:author="Dr Mamadou SANOGO" w:date="2023-10-25T17:45:00Z"/>
              <w:rFonts w:asciiTheme="minorHAnsi" w:hAnsiTheme="minorHAnsi"/>
              <w:color w:val="FF0000"/>
              <w:sz w:val="20"/>
            </w:rPr>
          </w:rPrChange>
        </w:rPr>
      </w:pPr>
    </w:p>
    <w:p w14:paraId="337FB6D9" w14:textId="4D718D41" w:rsidR="00C165B4" w:rsidRPr="007A4AFC" w:rsidDel="00A75F71" w:rsidRDefault="00C165B4" w:rsidP="00C165B4">
      <w:pPr>
        <w:pStyle w:val="Titre"/>
        <w:tabs>
          <w:tab w:val="num" w:pos="-4820"/>
        </w:tabs>
        <w:spacing w:line="276" w:lineRule="auto"/>
        <w:jc w:val="both"/>
        <w:rPr>
          <w:del w:id="17939" w:author="Dr Mamadou SANOGO" w:date="2023-10-25T17:45:00Z"/>
          <w:rFonts w:asciiTheme="minorHAnsi" w:hAnsiTheme="minorHAnsi"/>
          <w:color w:val="000000" w:themeColor="text1"/>
          <w:sz w:val="20"/>
          <w:rPrChange w:id="17940" w:author="Dr Mamadou SANOGO" w:date="2023-10-25T18:15:00Z">
            <w:rPr>
              <w:del w:id="17941" w:author="Dr Mamadou SANOGO" w:date="2023-10-25T17:45:00Z"/>
              <w:rFonts w:asciiTheme="minorHAnsi" w:hAnsiTheme="minorHAnsi"/>
              <w:color w:val="FF0000"/>
              <w:sz w:val="20"/>
            </w:rPr>
          </w:rPrChange>
        </w:rPr>
      </w:pPr>
    </w:p>
    <w:p w14:paraId="4596667E" w14:textId="1844DD1E" w:rsidR="00C165B4" w:rsidRPr="007A4AFC" w:rsidDel="00A75F71" w:rsidRDefault="00C165B4" w:rsidP="00C165B4">
      <w:pPr>
        <w:pStyle w:val="Titre"/>
        <w:tabs>
          <w:tab w:val="num" w:pos="-4820"/>
        </w:tabs>
        <w:spacing w:line="276" w:lineRule="auto"/>
        <w:jc w:val="both"/>
        <w:rPr>
          <w:del w:id="17942" w:author="Dr Mamadou SANOGO" w:date="2023-10-25T17:45:00Z"/>
          <w:rFonts w:asciiTheme="minorHAnsi" w:hAnsiTheme="minorHAnsi"/>
          <w:color w:val="000000" w:themeColor="text1"/>
          <w:sz w:val="20"/>
          <w:rPrChange w:id="17943" w:author="Dr Mamadou SANOGO" w:date="2023-10-25T18:15:00Z">
            <w:rPr>
              <w:del w:id="17944" w:author="Dr Mamadou SANOGO" w:date="2023-10-25T17:45:00Z"/>
              <w:rFonts w:asciiTheme="minorHAnsi" w:hAnsiTheme="minorHAnsi"/>
              <w:color w:val="FF0000"/>
              <w:sz w:val="20"/>
            </w:rPr>
          </w:rPrChange>
        </w:rPr>
      </w:pPr>
    </w:p>
    <w:p w14:paraId="35E6CA70" w14:textId="24E38DF5" w:rsidR="00C165B4" w:rsidRPr="007A4AFC" w:rsidDel="00A75F71" w:rsidRDefault="00C165B4" w:rsidP="00C165B4">
      <w:pPr>
        <w:pStyle w:val="Titre"/>
        <w:tabs>
          <w:tab w:val="num" w:pos="-4820"/>
        </w:tabs>
        <w:spacing w:line="276" w:lineRule="auto"/>
        <w:jc w:val="both"/>
        <w:rPr>
          <w:del w:id="17945" w:author="Dr Mamadou SANOGO" w:date="2023-10-25T17:45:00Z"/>
          <w:rFonts w:asciiTheme="minorHAnsi" w:hAnsiTheme="minorHAnsi"/>
          <w:color w:val="000000" w:themeColor="text1"/>
          <w:sz w:val="20"/>
          <w:rPrChange w:id="17946" w:author="Dr Mamadou SANOGO" w:date="2023-10-25T18:15:00Z">
            <w:rPr>
              <w:del w:id="17947" w:author="Dr Mamadou SANOGO" w:date="2023-10-25T17:45:00Z"/>
              <w:rFonts w:asciiTheme="minorHAnsi" w:hAnsiTheme="minorHAnsi"/>
              <w:color w:val="FF0000"/>
              <w:sz w:val="20"/>
            </w:rPr>
          </w:rPrChange>
        </w:rPr>
      </w:pPr>
    </w:p>
    <w:p w14:paraId="71F0FC48" w14:textId="48C9C379" w:rsidR="00C165B4" w:rsidRPr="007A4AFC" w:rsidDel="00A75F71" w:rsidRDefault="00C165B4" w:rsidP="00C165B4">
      <w:pPr>
        <w:pStyle w:val="Titre"/>
        <w:tabs>
          <w:tab w:val="num" w:pos="-4820"/>
        </w:tabs>
        <w:spacing w:line="276" w:lineRule="auto"/>
        <w:jc w:val="both"/>
        <w:rPr>
          <w:del w:id="17948" w:author="Dr Mamadou SANOGO" w:date="2023-10-25T17:45:00Z"/>
          <w:rFonts w:asciiTheme="minorHAnsi" w:hAnsiTheme="minorHAnsi"/>
          <w:color w:val="000000" w:themeColor="text1"/>
          <w:sz w:val="20"/>
          <w:rPrChange w:id="17949" w:author="Dr Mamadou SANOGO" w:date="2023-10-25T18:15:00Z">
            <w:rPr>
              <w:del w:id="17950" w:author="Dr Mamadou SANOGO" w:date="2023-10-25T17:45:00Z"/>
              <w:rFonts w:asciiTheme="minorHAnsi" w:hAnsiTheme="minorHAnsi"/>
              <w:color w:val="FF0000"/>
              <w:sz w:val="20"/>
            </w:rPr>
          </w:rPrChange>
        </w:rPr>
      </w:pPr>
    </w:p>
    <w:p w14:paraId="450B4EF1" w14:textId="7F5CE021" w:rsidR="00C165B4" w:rsidRPr="007A4AFC" w:rsidDel="00A75F71" w:rsidRDefault="00C165B4" w:rsidP="00C165B4">
      <w:pPr>
        <w:pStyle w:val="Titre"/>
        <w:tabs>
          <w:tab w:val="num" w:pos="-4820"/>
        </w:tabs>
        <w:spacing w:line="276" w:lineRule="auto"/>
        <w:jc w:val="both"/>
        <w:rPr>
          <w:del w:id="17951" w:author="Dr Mamadou SANOGO" w:date="2023-10-25T17:45:00Z"/>
          <w:rFonts w:asciiTheme="minorHAnsi" w:hAnsiTheme="minorHAnsi"/>
          <w:color w:val="000000" w:themeColor="text1"/>
          <w:sz w:val="20"/>
          <w:rPrChange w:id="17952" w:author="Dr Mamadou SANOGO" w:date="2023-10-25T18:15:00Z">
            <w:rPr>
              <w:del w:id="17953" w:author="Dr Mamadou SANOGO" w:date="2023-10-25T17:45:00Z"/>
              <w:rFonts w:asciiTheme="minorHAnsi" w:hAnsiTheme="minorHAnsi"/>
              <w:color w:val="FF0000"/>
              <w:sz w:val="20"/>
            </w:rPr>
          </w:rPrChange>
        </w:rPr>
      </w:pPr>
    </w:p>
    <w:p w14:paraId="5DE045E5" w14:textId="290F56C3" w:rsidR="00C165B4" w:rsidRPr="007A4AFC" w:rsidDel="00A75F71" w:rsidRDefault="00C165B4" w:rsidP="00C165B4">
      <w:pPr>
        <w:pStyle w:val="Titre"/>
        <w:tabs>
          <w:tab w:val="num" w:pos="-4820"/>
        </w:tabs>
        <w:spacing w:line="276" w:lineRule="auto"/>
        <w:jc w:val="both"/>
        <w:rPr>
          <w:del w:id="17954" w:author="Dr Mamadou SANOGO" w:date="2023-10-25T17:45:00Z"/>
          <w:rFonts w:asciiTheme="minorHAnsi" w:hAnsiTheme="minorHAnsi"/>
          <w:color w:val="000000" w:themeColor="text1"/>
          <w:sz w:val="20"/>
          <w:rPrChange w:id="17955" w:author="Dr Mamadou SANOGO" w:date="2023-10-25T18:15:00Z">
            <w:rPr>
              <w:del w:id="17956" w:author="Dr Mamadou SANOGO" w:date="2023-10-25T17:45:00Z"/>
              <w:rFonts w:asciiTheme="minorHAnsi" w:hAnsiTheme="minorHAnsi"/>
              <w:color w:val="FF0000"/>
              <w:sz w:val="20"/>
            </w:rPr>
          </w:rPrChange>
        </w:rPr>
      </w:pPr>
    </w:p>
    <w:p w14:paraId="7FE653EE" w14:textId="4C804B95" w:rsidR="00C165B4" w:rsidRPr="007A4AFC" w:rsidDel="00A75F71" w:rsidRDefault="00C165B4" w:rsidP="00C165B4">
      <w:pPr>
        <w:pStyle w:val="Titre"/>
        <w:tabs>
          <w:tab w:val="num" w:pos="-4820"/>
        </w:tabs>
        <w:spacing w:line="276" w:lineRule="auto"/>
        <w:jc w:val="both"/>
        <w:rPr>
          <w:del w:id="17957" w:author="Dr Mamadou SANOGO" w:date="2023-10-25T17:45:00Z"/>
          <w:rFonts w:asciiTheme="minorHAnsi" w:hAnsiTheme="minorHAnsi"/>
          <w:color w:val="000000" w:themeColor="text1"/>
          <w:sz w:val="20"/>
          <w:rPrChange w:id="17958" w:author="Dr Mamadou SANOGO" w:date="2023-10-25T18:15:00Z">
            <w:rPr>
              <w:del w:id="17959" w:author="Dr Mamadou SANOGO" w:date="2023-10-25T17:45:00Z"/>
              <w:rFonts w:asciiTheme="minorHAnsi" w:hAnsiTheme="minorHAnsi"/>
              <w:color w:val="FF0000"/>
              <w:sz w:val="20"/>
            </w:rPr>
          </w:rPrChange>
        </w:rPr>
      </w:pPr>
    </w:p>
    <w:p w14:paraId="422EC753" w14:textId="70E07DAD" w:rsidR="00C165B4" w:rsidRPr="007A4AFC" w:rsidDel="00A75F71" w:rsidRDefault="00C165B4" w:rsidP="00C165B4">
      <w:pPr>
        <w:pStyle w:val="Titre"/>
        <w:tabs>
          <w:tab w:val="num" w:pos="-4820"/>
        </w:tabs>
        <w:spacing w:line="276" w:lineRule="auto"/>
        <w:jc w:val="both"/>
        <w:rPr>
          <w:del w:id="17960" w:author="Dr Mamadou SANOGO" w:date="2023-10-25T17:45:00Z"/>
          <w:rFonts w:asciiTheme="minorHAnsi" w:hAnsiTheme="minorHAnsi"/>
          <w:color w:val="000000" w:themeColor="text1"/>
          <w:sz w:val="20"/>
          <w:rPrChange w:id="17961" w:author="Dr Mamadou SANOGO" w:date="2023-10-25T18:15:00Z">
            <w:rPr>
              <w:del w:id="17962" w:author="Dr Mamadou SANOGO" w:date="2023-10-25T17:45:00Z"/>
              <w:rFonts w:asciiTheme="minorHAnsi" w:hAnsiTheme="minorHAnsi"/>
              <w:color w:val="FF0000"/>
              <w:sz w:val="20"/>
            </w:rPr>
          </w:rPrChange>
        </w:rPr>
      </w:pPr>
    </w:p>
    <w:p w14:paraId="17A18A5B" w14:textId="6F423AEC" w:rsidR="00C165B4" w:rsidRPr="007A4AFC" w:rsidDel="00A75F71" w:rsidRDefault="00C165B4" w:rsidP="00C165B4">
      <w:pPr>
        <w:pStyle w:val="Titre"/>
        <w:tabs>
          <w:tab w:val="num" w:pos="-4820"/>
        </w:tabs>
        <w:spacing w:line="276" w:lineRule="auto"/>
        <w:jc w:val="both"/>
        <w:rPr>
          <w:del w:id="17963" w:author="Dr Mamadou SANOGO" w:date="2023-10-25T17:45:00Z"/>
          <w:rFonts w:asciiTheme="minorHAnsi" w:hAnsiTheme="minorHAnsi"/>
          <w:color w:val="000000" w:themeColor="text1"/>
          <w:sz w:val="20"/>
          <w:rPrChange w:id="17964" w:author="Dr Mamadou SANOGO" w:date="2023-10-25T18:15:00Z">
            <w:rPr>
              <w:del w:id="17965" w:author="Dr Mamadou SANOGO" w:date="2023-10-25T17:45:00Z"/>
              <w:rFonts w:asciiTheme="minorHAnsi" w:hAnsiTheme="minorHAnsi"/>
              <w:color w:val="FF0000"/>
              <w:sz w:val="20"/>
            </w:rPr>
          </w:rPrChange>
        </w:rPr>
      </w:pPr>
    </w:p>
    <w:p w14:paraId="2B457850" w14:textId="5ADB7149" w:rsidR="00C165B4" w:rsidRPr="007A4AFC" w:rsidDel="00A75F71" w:rsidRDefault="00C165B4" w:rsidP="00C165B4">
      <w:pPr>
        <w:pStyle w:val="Titre"/>
        <w:tabs>
          <w:tab w:val="num" w:pos="-4820"/>
        </w:tabs>
        <w:spacing w:line="276" w:lineRule="auto"/>
        <w:jc w:val="both"/>
        <w:rPr>
          <w:del w:id="17966" w:author="Dr Mamadou SANOGO" w:date="2023-10-25T17:45:00Z"/>
          <w:rFonts w:asciiTheme="minorHAnsi" w:hAnsiTheme="minorHAnsi"/>
          <w:color w:val="000000" w:themeColor="text1"/>
          <w:sz w:val="20"/>
          <w:rPrChange w:id="17967" w:author="Dr Mamadou SANOGO" w:date="2023-10-25T18:15:00Z">
            <w:rPr>
              <w:del w:id="17968" w:author="Dr Mamadou SANOGO" w:date="2023-10-25T17:45:00Z"/>
              <w:rFonts w:asciiTheme="minorHAnsi" w:hAnsiTheme="minorHAnsi"/>
              <w:color w:val="FF0000"/>
              <w:sz w:val="20"/>
            </w:rPr>
          </w:rPrChange>
        </w:rPr>
      </w:pPr>
    </w:p>
    <w:p w14:paraId="232551D5" w14:textId="2F95D99C" w:rsidR="00C165B4" w:rsidRPr="007A4AFC" w:rsidDel="00A75F71" w:rsidRDefault="00C165B4" w:rsidP="00C165B4">
      <w:pPr>
        <w:pStyle w:val="Titre"/>
        <w:tabs>
          <w:tab w:val="num" w:pos="-4820"/>
        </w:tabs>
        <w:spacing w:line="276" w:lineRule="auto"/>
        <w:jc w:val="both"/>
        <w:rPr>
          <w:del w:id="17969" w:author="Dr Mamadou SANOGO" w:date="2023-10-25T17:45:00Z"/>
          <w:rFonts w:asciiTheme="minorHAnsi" w:hAnsiTheme="minorHAnsi"/>
          <w:color w:val="000000" w:themeColor="text1"/>
          <w:sz w:val="20"/>
          <w:rPrChange w:id="17970" w:author="Dr Mamadou SANOGO" w:date="2023-10-25T18:15:00Z">
            <w:rPr>
              <w:del w:id="17971" w:author="Dr Mamadou SANOGO" w:date="2023-10-25T17:45:00Z"/>
              <w:rFonts w:asciiTheme="minorHAnsi" w:hAnsiTheme="minorHAnsi"/>
              <w:color w:val="FF0000"/>
              <w:sz w:val="20"/>
            </w:rPr>
          </w:rPrChange>
        </w:rPr>
      </w:pPr>
    </w:p>
    <w:p w14:paraId="4275E4A2" w14:textId="385DF8D4" w:rsidR="00C165B4" w:rsidRPr="007A4AFC" w:rsidDel="00A75F71" w:rsidRDefault="00C165B4">
      <w:pPr>
        <w:spacing w:line="240" w:lineRule="auto"/>
        <w:rPr>
          <w:del w:id="17972" w:author="Dr Mamadou SANOGO" w:date="2023-10-25T17:45:00Z"/>
          <w:rFonts w:asciiTheme="minorHAnsi" w:hAnsiTheme="minorHAnsi"/>
          <w:b/>
          <w:i/>
          <w:color w:val="000000" w:themeColor="text1"/>
          <w:sz w:val="20"/>
          <w:szCs w:val="20"/>
          <w:rPrChange w:id="17973" w:author="Dr Mamadou SANOGO" w:date="2023-10-25T18:15:00Z">
            <w:rPr>
              <w:del w:id="17974" w:author="Dr Mamadou SANOGO" w:date="2023-10-25T17:45:00Z"/>
              <w:rFonts w:asciiTheme="minorHAnsi" w:hAnsiTheme="minorHAnsi"/>
              <w:b/>
              <w:i/>
              <w:sz w:val="20"/>
              <w:szCs w:val="20"/>
            </w:rPr>
          </w:rPrChange>
        </w:rPr>
      </w:pPr>
      <w:del w:id="17975" w:author="Dr Mamadou SANOGO" w:date="2023-10-25T17:45:00Z">
        <w:r w:rsidRPr="007A4AFC" w:rsidDel="00A75F71">
          <w:rPr>
            <w:rFonts w:asciiTheme="minorHAnsi" w:hAnsiTheme="minorHAnsi"/>
            <w:color w:val="000000" w:themeColor="text1"/>
            <w:sz w:val="20"/>
            <w:rPrChange w:id="17976" w:author="Dr Mamadou SANOGO" w:date="2023-10-25T18:15:00Z">
              <w:rPr>
                <w:rFonts w:asciiTheme="minorHAnsi" w:hAnsiTheme="minorHAnsi"/>
                <w:sz w:val="20"/>
              </w:rPr>
            </w:rPrChange>
          </w:rPr>
          <w:br w:type="page"/>
        </w:r>
      </w:del>
    </w:p>
    <w:p w14:paraId="69C117C4" w14:textId="701250E4" w:rsidR="00C165B4" w:rsidRPr="007A4AFC" w:rsidDel="00744A71" w:rsidRDefault="00C165B4">
      <w:pPr>
        <w:pStyle w:val="Titre"/>
        <w:tabs>
          <w:tab w:val="num" w:pos="-4820"/>
        </w:tabs>
        <w:spacing w:line="276" w:lineRule="auto"/>
        <w:ind w:left="-426"/>
        <w:jc w:val="both"/>
        <w:rPr>
          <w:del w:id="17977" w:author="Dr Mamadou SANOGO" w:date="2023-10-25T17:57:00Z"/>
          <w:rFonts w:asciiTheme="minorHAnsi" w:hAnsiTheme="minorHAnsi"/>
          <w:color w:val="000000" w:themeColor="text1"/>
          <w:sz w:val="20"/>
          <w:rPrChange w:id="17978" w:author="Dr Mamadou SANOGO" w:date="2023-10-25T18:15:00Z">
            <w:rPr>
              <w:del w:id="17979" w:author="Dr Mamadou SANOGO" w:date="2023-10-25T17:57:00Z"/>
              <w:rFonts w:asciiTheme="minorHAnsi" w:hAnsiTheme="minorHAnsi"/>
              <w:sz w:val="20"/>
            </w:rPr>
          </w:rPrChange>
        </w:rPr>
      </w:pPr>
      <w:del w:id="17980" w:author="Dr Mamadou SANOGO" w:date="2023-10-25T17:45:00Z">
        <w:r w:rsidRPr="007A4AFC" w:rsidDel="00A75F71">
          <w:rPr>
            <w:rFonts w:asciiTheme="minorHAnsi" w:hAnsiTheme="minorHAnsi"/>
            <w:b w:val="0"/>
            <w:i w:val="0"/>
            <w:color w:val="000000" w:themeColor="text1"/>
            <w:sz w:val="20"/>
            <w:rPrChange w:id="17981" w:author="Dr Mamadou SANOGO" w:date="2023-10-25T18:15:00Z">
              <w:rPr>
                <w:rFonts w:asciiTheme="minorHAnsi" w:hAnsiTheme="minorHAnsi"/>
                <w:b w:val="0"/>
                <w:i w:val="0"/>
                <w:sz w:val="20"/>
              </w:rPr>
            </w:rPrChange>
          </w:rPr>
          <w:delText xml:space="preserve"> </w:delText>
        </w:r>
      </w:del>
      <w:del w:id="17982" w:author="Dr Mamadou SANOGO" w:date="2023-10-25T17:57:00Z">
        <w:r w:rsidRPr="007A4AFC" w:rsidDel="00744A71">
          <w:rPr>
            <w:rFonts w:asciiTheme="minorHAnsi" w:hAnsiTheme="minorHAnsi"/>
            <w:b w:val="0"/>
            <w:i w:val="0"/>
            <w:color w:val="000000" w:themeColor="text1"/>
            <w:sz w:val="20"/>
            <w:rPrChange w:id="17983" w:author="Dr Mamadou SANOGO" w:date="2023-10-25T18:15:00Z">
              <w:rPr>
                <w:rFonts w:asciiTheme="minorHAnsi" w:hAnsiTheme="minorHAnsi"/>
                <w:b w:val="0"/>
                <w:i w:val="0"/>
                <w:sz w:val="20"/>
              </w:rPr>
            </w:rPrChange>
          </w:rPr>
          <w:delText>3 – PROFESSIONNELS</w:delText>
        </w:r>
      </w:del>
    </w:p>
    <w:p w14:paraId="0421DA66" w14:textId="33150E64" w:rsidR="00E77573" w:rsidRPr="007A4AFC" w:rsidDel="00744A71" w:rsidRDefault="00E77573">
      <w:pPr>
        <w:pStyle w:val="Titre"/>
        <w:tabs>
          <w:tab w:val="num" w:pos="-4820"/>
        </w:tabs>
        <w:spacing w:line="276" w:lineRule="auto"/>
        <w:ind w:left="-426"/>
        <w:jc w:val="both"/>
        <w:rPr>
          <w:del w:id="17984" w:author="Dr Mamadou SANOGO" w:date="2023-10-25T17:57:00Z"/>
          <w:rFonts w:asciiTheme="minorHAnsi" w:hAnsiTheme="minorHAnsi"/>
          <w:color w:val="000000" w:themeColor="text1"/>
          <w:sz w:val="20"/>
          <w:rPrChange w:id="17985" w:author="Dr Mamadou SANOGO" w:date="2023-10-25T18:15:00Z">
            <w:rPr>
              <w:del w:id="17986" w:author="Dr Mamadou SANOGO" w:date="2023-10-25T17:57:00Z"/>
              <w:rFonts w:asciiTheme="minorHAnsi" w:hAnsiTheme="minorHAnsi"/>
              <w:sz w:val="20"/>
            </w:rPr>
          </w:rPrChange>
        </w:rPr>
        <w:pPrChange w:id="17987" w:author="Dr Mamadou SANOGO" w:date="2023-10-25T17:57:00Z">
          <w:pPr>
            <w:pStyle w:val="Titre"/>
            <w:tabs>
              <w:tab w:val="num" w:pos="-4820"/>
            </w:tabs>
            <w:ind w:left="-425"/>
            <w:jc w:val="both"/>
          </w:pPr>
        </w:pPrChange>
      </w:pPr>
    </w:p>
    <w:tbl>
      <w:tblPr>
        <w:tblW w:w="572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5"/>
        <w:gridCol w:w="1645"/>
        <w:gridCol w:w="1645"/>
        <w:gridCol w:w="878"/>
        <w:gridCol w:w="988"/>
        <w:gridCol w:w="4386"/>
      </w:tblGrid>
      <w:tr w:rsidR="007A4AFC" w:rsidRPr="007A4AFC" w:rsidDel="00744A71" w14:paraId="3A6EA633" w14:textId="77777777" w:rsidTr="00920793">
        <w:trPr>
          <w:del w:id="17988" w:author="Dr Mamadou SANOGO" w:date="2023-10-25T17:57:00Z"/>
        </w:trPr>
        <w:tc>
          <w:tcPr>
            <w:tcW w:w="858" w:type="pct"/>
            <w:vAlign w:val="center"/>
          </w:tcPr>
          <w:p w14:paraId="21C41D4D" w14:textId="0A100E90" w:rsidR="00E77573" w:rsidRPr="007A4AFC" w:rsidDel="00744A71" w:rsidRDefault="00E77573">
            <w:pPr>
              <w:pStyle w:val="Titre"/>
              <w:tabs>
                <w:tab w:val="num" w:pos="-4820"/>
              </w:tabs>
              <w:spacing w:line="276" w:lineRule="auto"/>
              <w:jc w:val="both"/>
              <w:rPr>
                <w:del w:id="17989" w:author="Dr Mamadou SANOGO" w:date="2023-10-25T17:57:00Z"/>
                <w:rFonts w:asciiTheme="majorHAnsi" w:hAnsiTheme="majorHAnsi"/>
                <w:b w:val="0"/>
                <w:bCs/>
                <w:color w:val="000000" w:themeColor="text1"/>
                <w:sz w:val="16"/>
                <w:szCs w:val="18"/>
                <w:rPrChange w:id="17990" w:author="Dr Mamadou SANOGO" w:date="2023-10-25T18:15:00Z">
                  <w:rPr>
                    <w:del w:id="17991" w:author="Dr Mamadou SANOGO" w:date="2023-10-25T17:57:00Z"/>
                    <w:rFonts w:asciiTheme="majorHAnsi" w:hAnsiTheme="majorHAnsi"/>
                    <w:b/>
                    <w:bCs/>
                    <w:sz w:val="16"/>
                    <w:szCs w:val="18"/>
                  </w:rPr>
                </w:rPrChange>
              </w:rPr>
              <w:pPrChange w:id="17992" w:author="Dr Mamadou SANOGO" w:date="2023-10-25T17:57:00Z">
                <w:pPr>
                  <w:tabs>
                    <w:tab w:val="num" w:pos="-4322"/>
                  </w:tabs>
                  <w:spacing w:line="240" w:lineRule="auto"/>
                  <w:jc w:val="center"/>
                </w:pPr>
              </w:pPrChange>
            </w:pPr>
            <w:del w:id="17993" w:author="Dr Mamadou SANOGO" w:date="2023-10-25T17:57:00Z">
              <w:r w:rsidRPr="007A4AFC" w:rsidDel="00744A71">
                <w:rPr>
                  <w:rFonts w:asciiTheme="majorHAnsi" w:hAnsiTheme="majorHAnsi"/>
                  <w:b w:val="0"/>
                  <w:bCs/>
                  <w:color w:val="000000" w:themeColor="text1"/>
                  <w:sz w:val="16"/>
                  <w:szCs w:val="18"/>
                  <w:rPrChange w:id="17994" w:author="Dr Mamadou SANOGO" w:date="2023-10-25T18:15:00Z">
                    <w:rPr>
                      <w:rFonts w:asciiTheme="majorHAnsi" w:hAnsiTheme="majorHAnsi"/>
                      <w:b/>
                      <w:bCs/>
                      <w:sz w:val="16"/>
                      <w:szCs w:val="18"/>
                    </w:rPr>
                  </w:rPrChange>
                </w:rPr>
                <w:delText>Nom et fonction des intervenants dans leurs organismes de rattachement</w:delText>
              </w:r>
            </w:del>
          </w:p>
        </w:tc>
        <w:tc>
          <w:tcPr>
            <w:tcW w:w="714" w:type="pct"/>
            <w:vAlign w:val="center"/>
          </w:tcPr>
          <w:p w14:paraId="7BA4C6D2" w14:textId="43053E6E" w:rsidR="00E77573" w:rsidRPr="007A4AFC" w:rsidDel="00744A71" w:rsidRDefault="00E77573">
            <w:pPr>
              <w:pStyle w:val="Titre"/>
              <w:tabs>
                <w:tab w:val="num" w:pos="-4820"/>
              </w:tabs>
              <w:spacing w:line="276" w:lineRule="auto"/>
              <w:jc w:val="both"/>
              <w:rPr>
                <w:del w:id="17995" w:author="Dr Mamadou SANOGO" w:date="2023-10-25T17:57:00Z"/>
                <w:rFonts w:asciiTheme="majorHAnsi" w:hAnsiTheme="majorHAnsi"/>
                <w:b w:val="0"/>
                <w:bCs/>
                <w:color w:val="000000" w:themeColor="text1"/>
                <w:sz w:val="16"/>
                <w:szCs w:val="18"/>
                <w:rPrChange w:id="17996" w:author="Dr Mamadou SANOGO" w:date="2023-10-25T18:15:00Z">
                  <w:rPr>
                    <w:del w:id="17997" w:author="Dr Mamadou SANOGO" w:date="2023-10-25T17:57:00Z"/>
                    <w:rFonts w:asciiTheme="majorHAnsi" w:hAnsiTheme="majorHAnsi"/>
                    <w:b/>
                    <w:bCs/>
                    <w:sz w:val="16"/>
                    <w:szCs w:val="18"/>
                  </w:rPr>
                </w:rPrChange>
              </w:rPr>
              <w:pPrChange w:id="17998" w:author="Dr Mamadou SANOGO" w:date="2023-10-25T17:57:00Z">
                <w:pPr>
                  <w:tabs>
                    <w:tab w:val="num" w:pos="-4322"/>
                  </w:tabs>
                  <w:spacing w:line="240" w:lineRule="auto"/>
                  <w:jc w:val="center"/>
                </w:pPr>
              </w:pPrChange>
            </w:pPr>
            <w:del w:id="17999" w:author="Dr Mamadou SANOGO" w:date="2023-10-25T17:57:00Z">
              <w:r w:rsidRPr="007A4AFC" w:rsidDel="00744A71">
                <w:rPr>
                  <w:rFonts w:asciiTheme="majorHAnsi" w:hAnsiTheme="majorHAnsi"/>
                  <w:b w:val="0"/>
                  <w:bCs/>
                  <w:color w:val="000000" w:themeColor="text1"/>
                  <w:sz w:val="16"/>
                  <w:szCs w:val="18"/>
                  <w:rPrChange w:id="18000" w:author="Dr Mamadou SANOGO" w:date="2023-10-25T18:15:00Z">
                    <w:rPr>
                      <w:rFonts w:asciiTheme="majorHAnsi" w:hAnsiTheme="majorHAnsi"/>
                      <w:b/>
                      <w:bCs/>
                      <w:sz w:val="16"/>
                      <w:szCs w:val="18"/>
                    </w:rPr>
                  </w:rPrChange>
                </w:rPr>
                <w:delText>organisme d’origine (à spécifier impérativement)</w:delText>
              </w:r>
            </w:del>
          </w:p>
        </w:tc>
        <w:tc>
          <w:tcPr>
            <w:tcW w:w="714" w:type="pct"/>
            <w:vAlign w:val="center"/>
          </w:tcPr>
          <w:p w14:paraId="7B6C5ACD" w14:textId="0FAB5545" w:rsidR="00E77573" w:rsidRPr="007A4AFC" w:rsidDel="00744A71" w:rsidRDefault="00E77573">
            <w:pPr>
              <w:pStyle w:val="Titre"/>
              <w:tabs>
                <w:tab w:val="num" w:pos="-4820"/>
              </w:tabs>
              <w:spacing w:line="276" w:lineRule="auto"/>
              <w:jc w:val="both"/>
              <w:rPr>
                <w:del w:id="18001" w:author="Dr Mamadou SANOGO" w:date="2023-10-25T17:57:00Z"/>
                <w:rFonts w:asciiTheme="majorHAnsi" w:hAnsiTheme="majorHAnsi"/>
                <w:b w:val="0"/>
                <w:bCs/>
                <w:color w:val="000000" w:themeColor="text1"/>
                <w:sz w:val="16"/>
                <w:szCs w:val="18"/>
                <w:rPrChange w:id="18002" w:author="Dr Mamadou SANOGO" w:date="2023-10-25T18:15:00Z">
                  <w:rPr>
                    <w:del w:id="18003" w:author="Dr Mamadou SANOGO" w:date="2023-10-25T17:57:00Z"/>
                    <w:rFonts w:asciiTheme="majorHAnsi" w:hAnsiTheme="majorHAnsi"/>
                    <w:b/>
                    <w:bCs/>
                    <w:sz w:val="16"/>
                    <w:szCs w:val="18"/>
                  </w:rPr>
                </w:rPrChange>
              </w:rPr>
              <w:pPrChange w:id="18004" w:author="Dr Mamadou SANOGO" w:date="2023-10-25T17:57:00Z">
                <w:pPr>
                  <w:tabs>
                    <w:tab w:val="num" w:pos="-4322"/>
                  </w:tabs>
                  <w:spacing w:line="240" w:lineRule="auto"/>
                  <w:jc w:val="center"/>
                </w:pPr>
              </w:pPrChange>
            </w:pPr>
            <w:del w:id="18005" w:author="Dr Mamadou SANOGO" w:date="2023-10-25T17:57:00Z">
              <w:r w:rsidRPr="007A4AFC" w:rsidDel="00744A71">
                <w:rPr>
                  <w:rFonts w:asciiTheme="majorHAnsi" w:hAnsiTheme="majorHAnsi"/>
                  <w:b w:val="0"/>
                  <w:bCs/>
                  <w:color w:val="000000" w:themeColor="text1"/>
                  <w:sz w:val="16"/>
                  <w:szCs w:val="18"/>
                  <w:rPrChange w:id="18006" w:author="Dr Mamadou SANOGO" w:date="2023-10-25T18:15:00Z">
                    <w:rPr>
                      <w:rFonts w:asciiTheme="majorHAnsi" w:hAnsiTheme="majorHAnsi"/>
                      <w:b/>
                      <w:bCs/>
                      <w:sz w:val="16"/>
                      <w:szCs w:val="18"/>
                    </w:rPr>
                  </w:rPrChange>
                </w:rPr>
                <w:delText>Diplôme le plus élevé</w:delText>
              </w:r>
            </w:del>
          </w:p>
        </w:tc>
        <w:tc>
          <w:tcPr>
            <w:tcW w:w="381" w:type="pct"/>
            <w:vAlign w:val="center"/>
          </w:tcPr>
          <w:p w14:paraId="06E455B3" w14:textId="12EA14B1" w:rsidR="00E77573" w:rsidRPr="007A4AFC" w:rsidDel="00744A71" w:rsidRDefault="00E77573">
            <w:pPr>
              <w:pStyle w:val="Titre"/>
              <w:tabs>
                <w:tab w:val="num" w:pos="-4820"/>
              </w:tabs>
              <w:spacing w:line="276" w:lineRule="auto"/>
              <w:jc w:val="both"/>
              <w:rPr>
                <w:del w:id="18007" w:author="Dr Mamadou SANOGO" w:date="2023-10-25T17:57:00Z"/>
                <w:rFonts w:asciiTheme="majorHAnsi" w:hAnsiTheme="majorHAnsi"/>
                <w:b w:val="0"/>
                <w:bCs/>
                <w:color w:val="000000" w:themeColor="text1"/>
                <w:sz w:val="16"/>
                <w:szCs w:val="18"/>
                <w:rPrChange w:id="18008" w:author="Dr Mamadou SANOGO" w:date="2023-10-25T18:15:00Z">
                  <w:rPr>
                    <w:del w:id="18009" w:author="Dr Mamadou SANOGO" w:date="2023-10-25T17:57:00Z"/>
                    <w:rFonts w:asciiTheme="majorHAnsi" w:hAnsiTheme="majorHAnsi"/>
                    <w:b/>
                    <w:bCs/>
                    <w:sz w:val="16"/>
                    <w:szCs w:val="18"/>
                  </w:rPr>
                </w:rPrChange>
              </w:rPr>
              <w:pPrChange w:id="18010" w:author="Dr Mamadou SANOGO" w:date="2023-10-25T17:57:00Z">
                <w:pPr>
                  <w:tabs>
                    <w:tab w:val="num" w:pos="-4322"/>
                  </w:tabs>
                  <w:spacing w:line="240" w:lineRule="auto"/>
                  <w:jc w:val="center"/>
                </w:pPr>
              </w:pPrChange>
            </w:pPr>
            <w:del w:id="18011" w:author="Dr Mamadou SANOGO" w:date="2023-10-25T17:57:00Z">
              <w:r w:rsidRPr="007A4AFC" w:rsidDel="00744A71">
                <w:rPr>
                  <w:rFonts w:asciiTheme="majorHAnsi" w:hAnsiTheme="majorHAnsi"/>
                  <w:b w:val="0"/>
                  <w:bCs/>
                  <w:color w:val="000000" w:themeColor="text1"/>
                  <w:sz w:val="16"/>
                  <w:szCs w:val="18"/>
                  <w:rPrChange w:id="18012" w:author="Dr Mamadou SANOGO" w:date="2023-10-25T18:15:00Z">
                    <w:rPr>
                      <w:rFonts w:asciiTheme="majorHAnsi" w:hAnsiTheme="majorHAnsi"/>
                      <w:b/>
                      <w:bCs/>
                      <w:sz w:val="16"/>
                      <w:szCs w:val="18"/>
                    </w:rPr>
                  </w:rPrChange>
                </w:rPr>
                <w:delText>UE concernée</w:delText>
              </w:r>
            </w:del>
          </w:p>
        </w:tc>
        <w:tc>
          <w:tcPr>
            <w:tcW w:w="429" w:type="pct"/>
            <w:vAlign w:val="center"/>
          </w:tcPr>
          <w:p w14:paraId="00B864CF" w14:textId="60BBD4FB" w:rsidR="00E77573" w:rsidRPr="007A4AFC" w:rsidDel="00744A71" w:rsidRDefault="00E77573">
            <w:pPr>
              <w:pStyle w:val="Titre"/>
              <w:tabs>
                <w:tab w:val="num" w:pos="-4820"/>
              </w:tabs>
              <w:spacing w:line="276" w:lineRule="auto"/>
              <w:jc w:val="both"/>
              <w:rPr>
                <w:del w:id="18013" w:author="Dr Mamadou SANOGO" w:date="2023-10-25T17:57:00Z"/>
                <w:rFonts w:asciiTheme="majorHAnsi" w:hAnsiTheme="majorHAnsi"/>
                <w:b w:val="0"/>
                <w:bCs/>
                <w:color w:val="000000" w:themeColor="text1"/>
                <w:sz w:val="16"/>
                <w:szCs w:val="18"/>
                <w:rPrChange w:id="18014" w:author="Dr Mamadou SANOGO" w:date="2023-10-25T18:15:00Z">
                  <w:rPr>
                    <w:del w:id="18015" w:author="Dr Mamadou SANOGO" w:date="2023-10-25T17:57:00Z"/>
                    <w:rFonts w:asciiTheme="majorHAnsi" w:hAnsiTheme="majorHAnsi"/>
                    <w:b/>
                    <w:bCs/>
                    <w:sz w:val="16"/>
                    <w:szCs w:val="18"/>
                  </w:rPr>
                </w:rPrChange>
              </w:rPr>
              <w:pPrChange w:id="18016" w:author="Dr Mamadou SANOGO" w:date="2023-10-25T17:57:00Z">
                <w:pPr>
                  <w:tabs>
                    <w:tab w:val="num" w:pos="-4322"/>
                  </w:tabs>
                  <w:spacing w:line="240" w:lineRule="auto"/>
                  <w:jc w:val="center"/>
                </w:pPr>
              </w:pPrChange>
            </w:pPr>
            <w:del w:id="18017" w:author="Dr Mamadou SANOGO" w:date="2023-10-25T17:57:00Z">
              <w:r w:rsidRPr="007A4AFC" w:rsidDel="00744A71">
                <w:rPr>
                  <w:rFonts w:asciiTheme="majorHAnsi" w:hAnsiTheme="majorHAnsi"/>
                  <w:b w:val="0"/>
                  <w:bCs/>
                  <w:color w:val="000000" w:themeColor="text1"/>
                  <w:sz w:val="16"/>
                  <w:szCs w:val="18"/>
                  <w:rPrChange w:id="18018" w:author="Dr Mamadou SANOGO" w:date="2023-10-25T18:15:00Z">
                    <w:rPr>
                      <w:rFonts w:asciiTheme="majorHAnsi" w:hAnsiTheme="majorHAnsi"/>
                      <w:b/>
                      <w:bCs/>
                      <w:sz w:val="16"/>
                      <w:szCs w:val="18"/>
                    </w:rPr>
                  </w:rPrChange>
                </w:rPr>
                <w:delText>Nombre d’heures /étudiant (sur l’ensemble des semestres)</w:delText>
              </w:r>
            </w:del>
          </w:p>
        </w:tc>
        <w:tc>
          <w:tcPr>
            <w:tcW w:w="1904" w:type="pct"/>
            <w:vAlign w:val="center"/>
          </w:tcPr>
          <w:p w14:paraId="3D001631" w14:textId="48C4BBEA" w:rsidR="00E77573" w:rsidRPr="007A4AFC" w:rsidDel="00744A71" w:rsidRDefault="00E77573">
            <w:pPr>
              <w:pStyle w:val="Titre"/>
              <w:tabs>
                <w:tab w:val="num" w:pos="-4820"/>
              </w:tabs>
              <w:spacing w:line="276" w:lineRule="auto"/>
              <w:jc w:val="both"/>
              <w:rPr>
                <w:del w:id="18019" w:author="Dr Mamadou SANOGO" w:date="2023-10-25T17:57:00Z"/>
                <w:rFonts w:asciiTheme="majorHAnsi" w:hAnsiTheme="majorHAnsi"/>
                <w:b w:val="0"/>
                <w:bCs/>
                <w:color w:val="000000" w:themeColor="text1"/>
                <w:sz w:val="16"/>
                <w:szCs w:val="18"/>
                <w:rPrChange w:id="18020" w:author="Dr Mamadou SANOGO" w:date="2023-10-25T18:15:00Z">
                  <w:rPr>
                    <w:del w:id="18021" w:author="Dr Mamadou SANOGO" w:date="2023-10-25T17:57:00Z"/>
                    <w:rFonts w:asciiTheme="majorHAnsi" w:hAnsiTheme="majorHAnsi"/>
                    <w:b/>
                    <w:bCs/>
                    <w:sz w:val="16"/>
                    <w:szCs w:val="18"/>
                  </w:rPr>
                </w:rPrChange>
              </w:rPr>
              <w:pPrChange w:id="18022" w:author="Dr Mamadou SANOGO" w:date="2023-10-25T17:57:00Z">
                <w:pPr>
                  <w:tabs>
                    <w:tab w:val="num" w:pos="-4322"/>
                  </w:tabs>
                  <w:spacing w:line="240" w:lineRule="auto"/>
                  <w:jc w:val="center"/>
                </w:pPr>
              </w:pPrChange>
            </w:pPr>
            <w:del w:id="18023" w:author="Dr Mamadou SANOGO" w:date="2023-10-25T17:57:00Z">
              <w:r w:rsidRPr="007A4AFC" w:rsidDel="00744A71">
                <w:rPr>
                  <w:rFonts w:asciiTheme="majorHAnsi" w:hAnsiTheme="majorHAnsi"/>
                  <w:b w:val="0"/>
                  <w:bCs/>
                  <w:color w:val="000000" w:themeColor="text1"/>
                  <w:sz w:val="16"/>
                  <w:szCs w:val="18"/>
                  <w:rPrChange w:id="18024" w:author="Dr Mamadou SANOGO" w:date="2023-10-25T18:15:00Z">
                    <w:rPr>
                      <w:rFonts w:asciiTheme="majorHAnsi" w:hAnsiTheme="majorHAnsi"/>
                      <w:b/>
                      <w:bCs/>
                      <w:sz w:val="16"/>
                      <w:szCs w:val="18"/>
                    </w:rPr>
                  </w:rPrChange>
                </w:rPr>
                <w:delText>Enseignements dispensés (suivant les intitulés utilisés dans les fiches descriptives des UE)</w:delText>
              </w:r>
            </w:del>
          </w:p>
        </w:tc>
      </w:tr>
      <w:tr w:rsidR="007A4AFC" w:rsidRPr="007A4AFC" w:rsidDel="00744A71" w14:paraId="41EACC72" w14:textId="77777777" w:rsidTr="00920793">
        <w:trPr>
          <w:del w:id="18025" w:author="Dr Mamadou SANOGO" w:date="2023-10-25T17:57:00Z"/>
        </w:trPr>
        <w:tc>
          <w:tcPr>
            <w:tcW w:w="858" w:type="pct"/>
            <w:vAlign w:val="center"/>
          </w:tcPr>
          <w:p w14:paraId="443F38F2" w14:textId="4455771A" w:rsidR="00E77573" w:rsidRPr="007A4AFC" w:rsidDel="00744A71" w:rsidRDefault="00E77573">
            <w:pPr>
              <w:pStyle w:val="Titre"/>
              <w:tabs>
                <w:tab w:val="num" w:pos="-4820"/>
              </w:tabs>
              <w:spacing w:line="276" w:lineRule="auto"/>
              <w:jc w:val="both"/>
              <w:rPr>
                <w:del w:id="18026" w:author="Dr Mamadou SANOGO" w:date="2023-10-25T17:57:00Z"/>
                <w:rFonts w:asciiTheme="majorHAnsi" w:hAnsiTheme="majorHAnsi" w:cstheme="majorHAnsi"/>
                <w:bCs/>
                <w:color w:val="000000" w:themeColor="text1"/>
                <w:sz w:val="20"/>
              </w:rPr>
              <w:pPrChange w:id="18027" w:author="Dr Mamadou SANOGO" w:date="2023-10-25T17:57:00Z">
                <w:pPr>
                  <w:spacing w:line="240" w:lineRule="auto"/>
                </w:pPr>
              </w:pPrChange>
            </w:pPr>
            <w:del w:id="18028" w:author="Dr Mamadou SANOGO" w:date="2023-10-25T17:57:00Z">
              <w:r w:rsidRPr="007A4AFC" w:rsidDel="00744A71">
                <w:rPr>
                  <w:rFonts w:asciiTheme="majorHAnsi" w:hAnsiTheme="majorHAnsi" w:cstheme="majorHAnsi"/>
                  <w:bCs/>
                  <w:color w:val="000000" w:themeColor="text1"/>
                  <w:sz w:val="20"/>
                </w:rPr>
                <w:delText>Bokary DIALLO, Manager, Conseiller technique</w:delText>
              </w:r>
            </w:del>
          </w:p>
        </w:tc>
        <w:tc>
          <w:tcPr>
            <w:tcW w:w="714" w:type="pct"/>
            <w:vAlign w:val="center"/>
          </w:tcPr>
          <w:p w14:paraId="48786412" w14:textId="7753FEFB" w:rsidR="00E77573" w:rsidRPr="007A4AFC" w:rsidDel="00744A71" w:rsidRDefault="00E77573">
            <w:pPr>
              <w:pStyle w:val="Titre"/>
              <w:tabs>
                <w:tab w:val="num" w:pos="-4820"/>
              </w:tabs>
              <w:spacing w:line="276" w:lineRule="auto"/>
              <w:jc w:val="both"/>
              <w:rPr>
                <w:del w:id="18029" w:author="Dr Mamadou SANOGO" w:date="2023-10-25T17:57:00Z"/>
                <w:rFonts w:asciiTheme="majorHAnsi" w:hAnsiTheme="majorHAnsi" w:cstheme="majorHAnsi"/>
                <w:bCs/>
                <w:color w:val="000000" w:themeColor="text1"/>
                <w:sz w:val="20"/>
              </w:rPr>
              <w:pPrChange w:id="18030" w:author="Dr Mamadou SANOGO" w:date="2023-10-25T17:57:00Z">
                <w:pPr>
                  <w:spacing w:line="240" w:lineRule="auto"/>
                </w:pPr>
              </w:pPrChange>
            </w:pPr>
            <w:del w:id="18031" w:author="Dr Mamadou SANOGO" w:date="2023-10-25T17:57:00Z">
              <w:r w:rsidRPr="007A4AFC" w:rsidDel="00744A71">
                <w:rPr>
                  <w:rFonts w:asciiTheme="majorHAnsi" w:hAnsiTheme="majorHAnsi" w:cstheme="majorHAnsi"/>
                  <w:bCs/>
                  <w:color w:val="000000" w:themeColor="text1"/>
                  <w:sz w:val="20"/>
                </w:rPr>
                <w:delText>Ministère de la santé et de l’hygiène publique</w:delText>
              </w:r>
            </w:del>
          </w:p>
        </w:tc>
        <w:tc>
          <w:tcPr>
            <w:tcW w:w="714" w:type="pct"/>
            <w:vAlign w:val="center"/>
          </w:tcPr>
          <w:p w14:paraId="226DE037" w14:textId="04C96D02" w:rsidR="00E77573" w:rsidRPr="007A4AFC" w:rsidDel="00744A71" w:rsidRDefault="00E77573">
            <w:pPr>
              <w:pStyle w:val="Titre"/>
              <w:tabs>
                <w:tab w:val="num" w:pos="-4820"/>
              </w:tabs>
              <w:spacing w:line="276" w:lineRule="auto"/>
              <w:jc w:val="both"/>
              <w:rPr>
                <w:del w:id="18032" w:author="Dr Mamadou SANOGO" w:date="2023-10-25T17:57:00Z"/>
                <w:rFonts w:asciiTheme="majorHAnsi" w:hAnsiTheme="majorHAnsi" w:cstheme="majorHAnsi"/>
                <w:bCs/>
                <w:color w:val="000000" w:themeColor="text1"/>
                <w:sz w:val="20"/>
              </w:rPr>
              <w:pPrChange w:id="18033" w:author="Dr Mamadou SANOGO" w:date="2023-10-25T17:57:00Z">
                <w:pPr>
                  <w:tabs>
                    <w:tab w:val="num" w:pos="1494"/>
                  </w:tabs>
                  <w:spacing w:line="240" w:lineRule="auto"/>
                </w:pPr>
              </w:pPrChange>
            </w:pPr>
            <w:del w:id="18034" w:author="Dr Mamadou SANOGO" w:date="2023-10-25T17:57:00Z">
              <w:r w:rsidRPr="007A4AFC" w:rsidDel="00744A71">
                <w:rPr>
                  <w:rFonts w:asciiTheme="majorHAnsi" w:hAnsiTheme="majorHAnsi" w:cstheme="majorHAnsi"/>
                  <w:bCs/>
                  <w:color w:val="000000" w:themeColor="text1"/>
                  <w:sz w:val="20"/>
                </w:rPr>
                <w:delText>Ph.D</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(Sciences de la gestion)</w:delText>
              </w:r>
            </w:del>
          </w:p>
        </w:tc>
        <w:tc>
          <w:tcPr>
            <w:tcW w:w="381" w:type="pct"/>
            <w:vAlign w:val="center"/>
          </w:tcPr>
          <w:p w14:paraId="6C3F6084" w14:textId="27F7425A" w:rsidR="00E77573" w:rsidRPr="007A4AFC" w:rsidDel="00744A71" w:rsidRDefault="00E77573">
            <w:pPr>
              <w:pStyle w:val="Titre"/>
              <w:tabs>
                <w:tab w:val="num" w:pos="-4820"/>
              </w:tabs>
              <w:spacing w:line="276" w:lineRule="auto"/>
              <w:jc w:val="both"/>
              <w:rPr>
                <w:del w:id="18035" w:author="Dr Mamadou SANOGO" w:date="2023-10-25T17:57:00Z"/>
                <w:rFonts w:asciiTheme="majorHAnsi" w:hAnsiTheme="majorHAnsi" w:cstheme="majorHAnsi"/>
                <w:bCs/>
                <w:color w:val="000000" w:themeColor="text1"/>
                <w:sz w:val="20"/>
              </w:rPr>
              <w:pPrChange w:id="18036" w:author="Dr Mamadou SANOGO" w:date="2023-10-25T17:57:00Z">
                <w:pPr>
                  <w:spacing w:line="240" w:lineRule="auto"/>
                </w:pPr>
              </w:pPrChange>
            </w:pPr>
            <w:del w:id="18037" w:author="Dr Mamadou SANOGO" w:date="2023-10-25T17:57:00Z">
              <w:r w:rsidRPr="007A4AFC" w:rsidDel="00744A71">
                <w:rPr>
                  <w:rFonts w:asciiTheme="majorHAnsi" w:hAnsiTheme="majorHAnsi" w:cstheme="majorHAnsi"/>
                  <w:bCs/>
                  <w:color w:val="000000" w:themeColor="text1"/>
                  <w:sz w:val="20"/>
                </w:rPr>
                <w:delText>PPS2103;</w:delText>
              </w:r>
            </w:del>
          </w:p>
          <w:p w14:paraId="374306D6" w14:textId="02B5FE99" w:rsidR="00E77573" w:rsidRPr="007A4AFC" w:rsidDel="00744A71" w:rsidRDefault="00920793">
            <w:pPr>
              <w:pStyle w:val="Titre"/>
              <w:tabs>
                <w:tab w:val="num" w:pos="-4820"/>
              </w:tabs>
              <w:spacing w:line="276" w:lineRule="auto"/>
              <w:jc w:val="both"/>
              <w:rPr>
                <w:del w:id="18038" w:author="Dr Mamadou SANOGO" w:date="2023-10-25T17:57:00Z"/>
                <w:rFonts w:asciiTheme="majorHAnsi" w:hAnsiTheme="majorHAnsi" w:cstheme="majorHAnsi"/>
                <w:bCs/>
                <w:color w:val="000000" w:themeColor="text1"/>
                <w:sz w:val="20"/>
              </w:rPr>
              <w:pPrChange w:id="18039" w:author="Dr Mamadou SANOGO" w:date="2023-10-25T17:57:00Z">
                <w:pPr>
                  <w:spacing w:line="240" w:lineRule="auto"/>
                </w:pPr>
              </w:pPrChange>
            </w:pPr>
            <w:del w:id="18040" w:author="Dr Mamadou SANOGO" w:date="2023-10-25T17:57:00Z">
              <w:r w:rsidRPr="007A4AFC" w:rsidDel="00744A71">
                <w:rPr>
                  <w:rFonts w:asciiTheme="majorHAnsi" w:hAnsiTheme="majorHAnsi" w:cstheme="majorHAnsi"/>
                  <w:bCs/>
                  <w:color w:val="000000" w:themeColor="text1"/>
                  <w:sz w:val="20"/>
                </w:rPr>
                <w:delText>SPP2202</w:delText>
              </w:r>
            </w:del>
          </w:p>
        </w:tc>
        <w:tc>
          <w:tcPr>
            <w:tcW w:w="429" w:type="pct"/>
            <w:vAlign w:val="center"/>
          </w:tcPr>
          <w:p w14:paraId="7D7B6546" w14:textId="411D12F1" w:rsidR="00E77573" w:rsidRPr="007A4AFC" w:rsidDel="00744A71" w:rsidRDefault="00E77573">
            <w:pPr>
              <w:pStyle w:val="Titre"/>
              <w:tabs>
                <w:tab w:val="num" w:pos="-4820"/>
              </w:tabs>
              <w:spacing w:line="276" w:lineRule="auto"/>
              <w:jc w:val="both"/>
              <w:rPr>
                <w:del w:id="18041" w:author="Dr Mamadou SANOGO" w:date="2023-10-25T17:57:00Z"/>
                <w:rFonts w:asciiTheme="majorHAnsi" w:hAnsiTheme="majorHAnsi"/>
                <w:color w:val="000000" w:themeColor="text1"/>
                <w:sz w:val="20"/>
              </w:rPr>
              <w:pPrChange w:id="18042" w:author="Dr Mamadou SANOGO" w:date="2023-10-25T17:57:00Z">
                <w:pPr>
                  <w:spacing w:line="240" w:lineRule="auto"/>
                  <w:jc w:val="center"/>
                </w:pPr>
              </w:pPrChange>
            </w:pPr>
            <w:del w:id="18043" w:author="Dr Mamadou SANOGO" w:date="2023-10-25T17:57:00Z">
              <w:r w:rsidRPr="007A4AFC" w:rsidDel="00744A71">
                <w:rPr>
                  <w:rFonts w:asciiTheme="majorHAnsi" w:hAnsiTheme="majorHAnsi"/>
                  <w:color w:val="000000" w:themeColor="text1"/>
                  <w:sz w:val="20"/>
                </w:rPr>
                <w:delText>200</w:delText>
              </w:r>
            </w:del>
          </w:p>
        </w:tc>
        <w:tc>
          <w:tcPr>
            <w:tcW w:w="1904" w:type="pct"/>
            <w:vAlign w:val="center"/>
          </w:tcPr>
          <w:p w14:paraId="01E922B9" w14:textId="44732D96" w:rsidR="00E77573" w:rsidRPr="007A4AFC" w:rsidDel="00744A71" w:rsidRDefault="00E77573">
            <w:pPr>
              <w:pStyle w:val="Titre"/>
              <w:tabs>
                <w:tab w:val="num" w:pos="-4820"/>
              </w:tabs>
              <w:spacing w:line="276" w:lineRule="auto"/>
              <w:jc w:val="both"/>
              <w:rPr>
                <w:del w:id="18044" w:author="Dr Mamadou SANOGO" w:date="2023-10-25T17:57:00Z"/>
                <w:rFonts w:asciiTheme="majorHAnsi" w:hAnsiTheme="majorHAnsi" w:cstheme="majorHAnsi"/>
                <w:bCs/>
                <w:color w:val="000000" w:themeColor="text1"/>
                <w:sz w:val="20"/>
              </w:rPr>
              <w:pPrChange w:id="18045" w:author="Dr Mamadou SANOGO" w:date="2023-10-25T17:57:00Z">
                <w:pPr>
                  <w:spacing w:line="240" w:lineRule="auto"/>
                </w:pPr>
              </w:pPrChange>
            </w:pPr>
            <w:del w:id="18046" w:author="Dr Mamadou SANOGO" w:date="2023-10-25T17:57:00Z">
              <w:r w:rsidRPr="007A4AFC" w:rsidDel="00744A71">
                <w:rPr>
                  <w:rFonts w:asciiTheme="majorHAnsi" w:hAnsiTheme="majorHAnsi" w:cstheme="majorHAnsi"/>
                  <w:bCs/>
                  <w:color w:val="000000" w:themeColor="text1"/>
                  <w:sz w:val="20"/>
                </w:rPr>
                <w:delText xml:space="preserve">Gestion des Programmes et projets de santé S1 ; </w:delText>
              </w:r>
            </w:del>
          </w:p>
          <w:p w14:paraId="67E5C316" w14:textId="35CFF474" w:rsidR="00E77573" w:rsidRPr="007A4AFC" w:rsidDel="00744A71" w:rsidRDefault="00E77573">
            <w:pPr>
              <w:pStyle w:val="Titre"/>
              <w:tabs>
                <w:tab w:val="num" w:pos="-4820"/>
              </w:tabs>
              <w:spacing w:line="276" w:lineRule="auto"/>
              <w:jc w:val="both"/>
              <w:rPr>
                <w:del w:id="18047" w:author="Dr Mamadou SANOGO" w:date="2023-10-25T17:57:00Z"/>
                <w:rFonts w:asciiTheme="majorHAnsi" w:hAnsiTheme="majorHAnsi" w:cstheme="majorHAnsi"/>
                <w:bCs/>
                <w:color w:val="000000" w:themeColor="text1"/>
                <w:sz w:val="20"/>
              </w:rPr>
              <w:pPrChange w:id="18048" w:author="Dr Mamadou SANOGO" w:date="2023-10-25T17:57:00Z">
                <w:pPr>
                  <w:spacing w:line="240" w:lineRule="auto"/>
                </w:pPr>
              </w:pPrChange>
            </w:pPr>
            <w:del w:id="18049" w:author="Dr Mamadou SANOGO" w:date="2023-10-25T17:57:00Z">
              <w:r w:rsidRPr="007A4AFC" w:rsidDel="00744A71">
                <w:rPr>
                  <w:rFonts w:asciiTheme="majorHAnsi" w:hAnsiTheme="majorHAnsi" w:cstheme="majorHAnsi"/>
                  <w:bCs/>
                  <w:color w:val="000000" w:themeColor="text1"/>
                  <w:sz w:val="20"/>
                </w:rPr>
                <w:delText xml:space="preserve">Concepts de base en Suivi et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7479FF74" w14:textId="280CE8FF" w:rsidR="00E77573" w:rsidRPr="007A4AFC" w:rsidDel="00744A71" w:rsidRDefault="00E77573">
            <w:pPr>
              <w:pStyle w:val="Titre"/>
              <w:tabs>
                <w:tab w:val="num" w:pos="-4820"/>
              </w:tabs>
              <w:spacing w:line="276" w:lineRule="auto"/>
              <w:jc w:val="both"/>
              <w:rPr>
                <w:del w:id="18050" w:author="Dr Mamadou SANOGO" w:date="2023-10-25T17:57:00Z"/>
                <w:rFonts w:asciiTheme="majorHAnsi" w:hAnsiTheme="majorHAnsi" w:cstheme="majorHAnsi"/>
                <w:bCs/>
                <w:color w:val="000000" w:themeColor="text1"/>
                <w:sz w:val="20"/>
              </w:rPr>
              <w:pPrChange w:id="18051" w:author="Dr Mamadou SANOGO" w:date="2023-10-25T17:57:00Z">
                <w:pPr>
                  <w:spacing w:line="240" w:lineRule="auto"/>
                </w:pPr>
              </w:pPrChange>
            </w:pPr>
            <w:del w:id="18052" w:author="Dr Mamadou SANOGO" w:date="2023-10-25T17:57:00Z">
              <w:r w:rsidRPr="007A4AFC" w:rsidDel="00744A71">
                <w:rPr>
                  <w:rFonts w:asciiTheme="majorHAnsi" w:hAnsiTheme="majorHAnsi" w:cstheme="majorHAnsi"/>
                  <w:bCs/>
                  <w:color w:val="000000" w:themeColor="text1"/>
                  <w:sz w:val="20"/>
                </w:rPr>
                <w:delText xml:space="preserve">Cadres et outils de Suivi </w:delText>
              </w:r>
              <w:r w:rsidR="00920793" w:rsidRPr="007A4AFC" w:rsidDel="00744A71">
                <w:rPr>
                  <w:rFonts w:asciiTheme="majorHAnsi" w:hAnsiTheme="majorHAnsi" w:cstheme="majorHAnsi"/>
                  <w:bCs/>
                  <w:color w:val="000000" w:themeColor="text1"/>
                  <w:sz w:val="20"/>
                </w:rPr>
                <w:delText>Évaluation</w:delText>
              </w:r>
              <w:r w:rsidRPr="007A4AFC" w:rsidDel="00744A71">
                <w:rPr>
                  <w:rFonts w:asciiTheme="majorHAnsi" w:hAnsiTheme="majorHAnsi" w:cstheme="majorHAnsi"/>
                  <w:bCs/>
                  <w:color w:val="000000" w:themeColor="text1"/>
                  <w:sz w:val="20"/>
                </w:rPr>
                <w:delText xml:space="preserve"> S1 ;</w:delText>
              </w:r>
            </w:del>
          </w:p>
          <w:p w14:paraId="0749FB88" w14:textId="21E65876" w:rsidR="00E77573" w:rsidRPr="007A4AFC" w:rsidDel="00744A71" w:rsidRDefault="00E77573">
            <w:pPr>
              <w:pStyle w:val="Titre"/>
              <w:tabs>
                <w:tab w:val="num" w:pos="-4820"/>
              </w:tabs>
              <w:spacing w:line="276" w:lineRule="auto"/>
              <w:jc w:val="both"/>
              <w:rPr>
                <w:del w:id="18053" w:author="Dr Mamadou SANOGO" w:date="2023-10-25T17:57:00Z"/>
                <w:rFonts w:asciiTheme="majorHAnsi" w:hAnsiTheme="majorHAnsi" w:cstheme="majorHAnsi"/>
                <w:bCs/>
                <w:color w:val="000000" w:themeColor="text1"/>
                <w:sz w:val="20"/>
              </w:rPr>
              <w:pPrChange w:id="18054" w:author="Dr Mamadou SANOGO" w:date="2023-10-25T17:57:00Z">
                <w:pPr>
                  <w:spacing w:line="240" w:lineRule="auto"/>
                </w:pPr>
              </w:pPrChange>
            </w:pPr>
            <w:del w:id="18055" w:author="Dr Mamadou SANOGO" w:date="2023-10-25T17:57:00Z">
              <w:r w:rsidRPr="007A4AFC" w:rsidDel="00744A71">
                <w:rPr>
                  <w:rFonts w:asciiTheme="majorHAnsi" w:hAnsiTheme="majorHAnsi" w:cstheme="majorHAnsi"/>
                  <w:bCs/>
                  <w:color w:val="000000" w:themeColor="text1"/>
                  <w:sz w:val="20"/>
                </w:rPr>
                <w:delText>Processus d’élaboration d’un projet de santé communautaire S2</w:delText>
              </w:r>
            </w:del>
          </w:p>
        </w:tc>
      </w:tr>
      <w:tr w:rsidR="007A4AFC" w:rsidRPr="007A4AFC" w:rsidDel="00744A71" w14:paraId="67B1FAB1" w14:textId="77777777" w:rsidTr="00920793">
        <w:trPr>
          <w:del w:id="18056" w:author="Dr Mamadou SANOGO" w:date="2023-10-25T17:57:00Z"/>
        </w:trPr>
        <w:tc>
          <w:tcPr>
            <w:tcW w:w="858" w:type="pct"/>
            <w:vAlign w:val="center"/>
          </w:tcPr>
          <w:p w14:paraId="26470BC2" w14:textId="532E4470" w:rsidR="00E77573" w:rsidRPr="007A4AFC" w:rsidDel="00744A71" w:rsidRDefault="00E77573">
            <w:pPr>
              <w:pStyle w:val="Titre"/>
              <w:tabs>
                <w:tab w:val="num" w:pos="-4820"/>
              </w:tabs>
              <w:spacing w:line="276" w:lineRule="auto"/>
              <w:jc w:val="both"/>
              <w:rPr>
                <w:del w:id="18057" w:author="Dr Mamadou SANOGO" w:date="2023-10-25T17:57:00Z"/>
                <w:rFonts w:asciiTheme="majorHAnsi" w:hAnsiTheme="majorHAnsi" w:cstheme="majorHAnsi"/>
                <w:bCs/>
                <w:color w:val="000000" w:themeColor="text1"/>
                <w:sz w:val="20"/>
              </w:rPr>
              <w:pPrChange w:id="18058" w:author="Dr Mamadou SANOGO" w:date="2023-10-25T17:57:00Z">
                <w:pPr>
                  <w:spacing w:line="240" w:lineRule="auto"/>
                </w:pPr>
              </w:pPrChange>
            </w:pPr>
            <w:del w:id="18059" w:author="Dr Mamadou SANOGO" w:date="2023-10-25T17:57:00Z">
              <w:r w:rsidRPr="007A4AFC" w:rsidDel="00744A71">
                <w:rPr>
                  <w:rFonts w:asciiTheme="majorHAnsi" w:hAnsiTheme="majorHAnsi" w:cstheme="majorHAnsi"/>
                  <w:bCs/>
                  <w:color w:val="000000" w:themeColor="text1"/>
                  <w:sz w:val="20"/>
                </w:rPr>
                <w:delText>Moustapha SOUARE,</w:delText>
              </w:r>
              <w:r w:rsidR="00920793" w:rsidRPr="007A4AFC" w:rsidDel="00744A71">
                <w:rPr>
                  <w:rFonts w:asciiTheme="majorHAnsi" w:hAnsiTheme="majorHAnsi" w:cstheme="majorHAnsi"/>
                  <w:bCs/>
                  <w:color w:val="000000" w:themeColor="text1"/>
                  <w:sz w:val="20"/>
                </w:rPr>
                <w:delText xml:space="preserve"> </w:delText>
              </w:r>
              <w:r w:rsidRPr="007A4AFC" w:rsidDel="00744A71">
                <w:rPr>
                  <w:rFonts w:asciiTheme="majorHAnsi" w:hAnsiTheme="majorHAnsi" w:cstheme="majorHAnsi"/>
                  <w:bCs/>
                  <w:color w:val="000000" w:themeColor="text1"/>
                  <w:sz w:val="20"/>
                </w:rPr>
                <w:delText xml:space="preserve">Juriste, Responsable cellule </w:delText>
              </w:r>
            </w:del>
          </w:p>
        </w:tc>
        <w:tc>
          <w:tcPr>
            <w:tcW w:w="714" w:type="pct"/>
            <w:vAlign w:val="center"/>
          </w:tcPr>
          <w:p w14:paraId="0E9ADE48" w14:textId="0D618E44" w:rsidR="00E77573" w:rsidRPr="007A4AFC" w:rsidDel="00744A71" w:rsidRDefault="00E77573">
            <w:pPr>
              <w:pStyle w:val="Titre"/>
              <w:tabs>
                <w:tab w:val="num" w:pos="-4820"/>
              </w:tabs>
              <w:spacing w:line="276" w:lineRule="auto"/>
              <w:jc w:val="both"/>
              <w:rPr>
                <w:del w:id="18060" w:author="Dr Mamadou SANOGO" w:date="2023-10-25T17:57:00Z"/>
                <w:rFonts w:asciiTheme="majorHAnsi" w:hAnsiTheme="majorHAnsi" w:cstheme="majorHAnsi"/>
                <w:bCs/>
                <w:color w:val="000000" w:themeColor="text1"/>
                <w:sz w:val="20"/>
              </w:rPr>
              <w:pPrChange w:id="18061" w:author="Dr Mamadou SANOGO" w:date="2023-10-25T17:57:00Z">
                <w:pPr>
                  <w:spacing w:line="240" w:lineRule="auto"/>
                </w:pPr>
              </w:pPrChange>
            </w:pPr>
            <w:del w:id="18062" w:author="Dr Mamadou SANOGO" w:date="2023-10-25T17:57:00Z">
              <w:r w:rsidRPr="007A4AFC" w:rsidDel="00744A71">
                <w:rPr>
                  <w:rFonts w:asciiTheme="majorHAnsi" w:hAnsiTheme="majorHAnsi" w:cstheme="majorHAnsi"/>
                  <w:bCs/>
                  <w:color w:val="000000" w:themeColor="text1"/>
                  <w:sz w:val="20"/>
                </w:rPr>
                <w:delText>OPV(Ministère de l’agriculture)</w:delText>
              </w:r>
            </w:del>
          </w:p>
        </w:tc>
        <w:tc>
          <w:tcPr>
            <w:tcW w:w="714" w:type="pct"/>
            <w:vAlign w:val="center"/>
          </w:tcPr>
          <w:p w14:paraId="664E2A99" w14:textId="52A7FD00" w:rsidR="00E77573" w:rsidRPr="007A4AFC" w:rsidDel="00744A71" w:rsidRDefault="00E77573">
            <w:pPr>
              <w:pStyle w:val="Titre"/>
              <w:tabs>
                <w:tab w:val="num" w:pos="-4820"/>
              </w:tabs>
              <w:spacing w:line="276" w:lineRule="auto"/>
              <w:jc w:val="both"/>
              <w:rPr>
                <w:del w:id="18063" w:author="Dr Mamadou SANOGO" w:date="2023-10-25T17:57:00Z"/>
                <w:rFonts w:asciiTheme="majorHAnsi" w:hAnsiTheme="majorHAnsi" w:cstheme="majorHAnsi"/>
                <w:bCs/>
                <w:color w:val="000000" w:themeColor="text1"/>
                <w:sz w:val="20"/>
              </w:rPr>
              <w:pPrChange w:id="18064" w:author="Dr Mamadou SANOGO" w:date="2023-10-25T17:57:00Z">
                <w:pPr>
                  <w:tabs>
                    <w:tab w:val="num" w:pos="1494"/>
                  </w:tabs>
                  <w:spacing w:line="240" w:lineRule="auto"/>
                </w:pPr>
              </w:pPrChange>
            </w:pPr>
            <w:del w:id="18065" w:author="Dr Mamadou SANOGO" w:date="2023-10-25T17:57:00Z">
              <w:r w:rsidRPr="007A4AFC" w:rsidDel="00744A71">
                <w:rPr>
                  <w:rFonts w:asciiTheme="majorHAnsi" w:hAnsiTheme="majorHAnsi" w:cstheme="majorHAnsi"/>
                  <w:bCs/>
                  <w:color w:val="000000" w:themeColor="text1"/>
                  <w:sz w:val="20"/>
                </w:rPr>
                <w:delText>Master</w:delText>
              </w:r>
            </w:del>
          </w:p>
          <w:p w14:paraId="5FC5237F" w14:textId="08D5E016" w:rsidR="00E77573" w:rsidRPr="007A4AFC" w:rsidDel="00744A71" w:rsidRDefault="00E77573">
            <w:pPr>
              <w:pStyle w:val="Titre"/>
              <w:tabs>
                <w:tab w:val="num" w:pos="-4820"/>
              </w:tabs>
              <w:spacing w:line="276" w:lineRule="auto"/>
              <w:jc w:val="both"/>
              <w:rPr>
                <w:del w:id="18066" w:author="Dr Mamadou SANOGO" w:date="2023-10-25T17:57:00Z"/>
                <w:rFonts w:asciiTheme="majorHAnsi" w:hAnsiTheme="majorHAnsi" w:cstheme="majorHAnsi"/>
                <w:bCs/>
                <w:color w:val="000000" w:themeColor="text1"/>
                <w:sz w:val="20"/>
              </w:rPr>
              <w:pPrChange w:id="18067" w:author="Dr Mamadou SANOGO" w:date="2023-10-25T17:57:00Z">
                <w:pPr>
                  <w:tabs>
                    <w:tab w:val="num" w:pos="1494"/>
                  </w:tabs>
                  <w:spacing w:line="240" w:lineRule="auto"/>
                </w:pPr>
              </w:pPrChange>
            </w:pPr>
            <w:del w:id="18068" w:author="Dr Mamadou SANOGO" w:date="2023-10-25T17:57:00Z">
              <w:r w:rsidRPr="007A4AFC" w:rsidDel="00744A71">
                <w:rPr>
                  <w:rFonts w:asciiTheme="majorHAnsi" w:hAnsiTheme="majorHAnsi" w:cstheme="majorHAnsi"/>
                  <w:bCs/>
                  <w:color w:val="000000" w:themeColor="text1"/>
                  <w:sz w:val="20"/>
                </w:rPr>
                <w:delText>(Droit, environnement)</w:delText>
              </w:r>
            </w:del>
          </w:p>
        </w:tc>
        <w:tc>
          <w:tcPr>
            <w:tcW w:w="381" w:type="pct"/>
            <w:vAlign w:val="center"/>
          </w:tcPr>
          <w:p w14:paraId="0AC9A0A0" w14:textId="480979C3" w:rsidR="00E77573" w:rsidRPr="007A4AFC" w:rsidDel="00744A71" w:rsidRDefault="00093146">
            <w:pPr>
              <w:pStyle w:val="Titre"/>
              <w:tabs>
                <w:tab w:val="num" w:pos="-4820"/>
              </w:tabs>
              <w:spacing w:line="276" w:lineRule="auto"/>
              <w:jc w:val="both"/>
              <w:rPr>
                <w:del w:id="18069" w:author="Dr Mamadou SANOGO" w:date="2023-10-25T17:57:00Z"/>
                <w:rFonts w:asciiTheme="majorHAnsi" w:hAnsiTheme="majorHAnsi" w:cstheme="majorHAnsi"/>
                <w:bCs/>
                <w:color w:val="000000" w:themeColor="text1"/>
                <w:sz w:val="20"/>
              </w:rPr>
              <w:pPrChange w:id="18070" w:author="Dr Mamadou SANOGO" w:date="2023-10-25T17:57:00Z">
                <w:pPr>
                  <w:spacing w:line="240" w:lineRule="auto"/>
                </w:pPr>
              </w:pPrChange>
            </w:pPr>
            <w:del w:id="18071" w:author="Dr Mamadou SANOGO" w:date="2023-10-25T17:57:00Z">
              <w:r w:rsidRPr="007A4AFC" w:rsidDel="00744A71">
                <w:rPr>
                  <w:rFonts w:asciiTheme="majorHAnsi" w:hAnsiTheme="majorHAnsi" w:cstheme="majorHAnsi"/>
                  <w:bCs/>
                  <w:color w:val="000000" w:themeColor="text1"/>
                  <w:sz w:val="20"/>
                </w:rPr>
                <w:delText xml:space="preserve">GDMS2104 </w:delText>
              </w:r>
            </w:del>
          </w:p>
        </w:tc>
        <w:tc>
          <w:tcPr>
            <w:tcW w:w="429" w:type="pct"/>
            <w:vAlign w:val="center"/>
          </w:tcPr>
          <w:p w14:paraId="7423D145" w14:textId="0E955C3B" w:rsidR="00E77573" w:rsidRPr="007A4AFC" w:rsidDel="00744A71" w:rsidRDefault="00E77573">
            <w:pPr>
              <w:pStyle w:val="Titre"/>
              <w:tabs>
                <w:tab w:val="num" w:pos="-4820"/>
              </w:tabs>
              <w:spacing w:line="276" w:lineRule="auto"/>
              <w:jc w:val="both"/>
              <w:rPr>
                <w:del w:id="18072" w:author="Dr Mamadou SANOGO" w:date="2023-10-25T17:57:00Z"/>
                <w:rFonts w:asciiTheme="majorHAnsi" w:hAnsiTheme="majorHAnsi"/>
                <w:color w:val="000000" w:themeColor="text1"/>
                <w:sz w:val="20"/>
              </w:rPr>
              <w:pPrChange w:id="18073" w:author="Dr Mamadou SANOGO" w:date="2023-10-25T17:57:00Z">
                <w:pPr>
                  <w:spacing w:line="240" w:lineRule="auto"/>
                  <w:jc w:val="center"/>
                </w:pPr>
              </w:pPrChange>
            </w:pPr>
            <w:del w:id="18074"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1D203848" w14:textId="0B1275D8" w:rsidR="00E77573" w:rsidRPr="007A4AFC" w:rsidDel="00744A71" w:rsidRDefault="00E77573">
            <w:pPr>
              <w:pStyle w:val="Titre"/>
              <w:tabs>
                <w:tab w:val="num" w:pos="-4820"/>
              </w:tabs>
              <w:spacing w:line="276" w:lineRule="auto"/>
              <w:jc w:val="both"/>
              <w:rPr>
                <w:del w:id="18075" w:author="Dr Mamadou SANOGO" w:date="2023-10-25T17:57:00Z"/>
                <w:rFonts w:asciiTheme="majorHAnsi" w:hAnsiTheme="majorHAnsi" w:cstheme="majorHAnsi"/>
                <w:bCs/>
                <w:color w:val="000000" w:themeColor="text1"/>
                <w:sz w:val="20"/>
              </w:rPr>
              <w:pPrChange w:id="18076" w:author="Dr Mamadou SANOGO" w:date="2023-10-25T17:57:00Z">
                <w:pPr>
                  <w:spacing w:line="240" w:lineRule="auto"/>
                </w:pPr>
              </w:pPrChange>
            </w:pPr>
            <w:del w:id="18077" w:author="Dr Mamadou SANOGO" w:date="2023-10-25T17:57:00Z">
              <w:r w:rsidRPr="007A4AFC" w:rsidDel="00744A71">
                <w:rPr>
                  <w:rFonts w:asciiTheme="majorHAnsi" w:hAnsiTheme="majorHAnsi" w:cstheme="majorHAnsi"/>
                  <w:bCs/>
                  <w:color w:val="000000" w:themeColor="text1"/>
                  <w:sz w:val="20"/>
                </w:rPr>
                <w:delText>Concepts et politiques en matière de Genre S1 ;</w:delText>
              </w:r>
            </w:del>
          </w:p>
          <w:p w14:paraId="781BF181" w14:textId="47F51F96" w:rsidR="00E77573" w:rsidRPr="007A4AFC" w:rsidDel="00744A71" w:rsidRDefault="00E77573">
            <w:pPr>
              <w:pStyle w:val="Titre"/>
              <w:tabs>
                <w:tab w:val="num" w:pos="-4820"/>
              </w:tabs>
              <w:spacing w:line="276" w:lineRule="auto"/>
              <w:jc w:val="both"/>
              <w:rPr>
                <w:del w:id="18078" w:author="Dr Mamadou SANOGO" w:date="2023-10-25T17:57:00Z"/>
                <w:rFonts w:asciiTheme="majorHAnsi" w:hAnsiTheme="majorHAnsi" w:cstheme="majorHAnsi"/>
                <w:bCs/>
                <w:color w:val="000000" w:themeColor="text1"/>
                <w:sz w:val="20"/>
              </w:rPr>
              <w:pPrChange w:id="18079" w:author="Dr Mamadou SANOGO" w:date="2023-10-25T17:57:00Z">
                <w:pPr>
                  <w:spacing w:line="240" w:lineRule="auto"/>
                </w:pPr>
              </w:pPrChange>
            </w:pPr>
            <w:del w:id="18080" w:author="Dr Mamadou SANOGO" w:date="2023-10-25T17:57:00Z">
              <w:r w:rsidRPr="007A4AFC" w:rsidDel="00744A71">
                <w:rPr>
                  <w:rFonts w:asciiTheme="majorHAnsi" w:hAnsiTheme="majorHAnsi" w:cstheme="majorHAnsi"/>
                  <w:bCs/>
                  <w:color w:val="000000" w:themeColor="text1"/>
                  <w:sz w:val="20"/>
                </w:rPr>
                <w:delText>Droit Administratif S1 ;</w:delText>
              </w:r>
            </w:del>
          </w:p>
          <w:p w14:paraId="630CC96A" w14:textId="2D9AA445" w:rsidR="00E77573" w:rsidRPr="007A4AFC" w:rsidDel="00744A71" w:rsidRDefault="00920793">
            <w:pPr>
              <w:pStyle w:val="Titre"/>
              <w:tabs>
                <w:tab w:val="num" w:pos="-4820"/>
              </w:tabs>
              <w:spacing w:line="276" w:lineRule="auto"/>
              <w:jc w:val="both"/>
              <w:rPr>
                <w:del w:id="18081" w:author="Dr Mamadou SANOGO" w:date="2023-10-25T17:57:00Z"/>
                <w:rFonts w:asciiTheme="majorHAnsi" w:hAnsiTheme="majorHAnsi" w:cstheme="majorHAnsi"/>
                <w:bCs/>
                <w:color w:val="000000" w:themeColor="text1"/>
                <w:sz w:val="20"/>
              </w:rPr>
              <w:pPrChange w:id="18082" w:author="Dr Mamadou SANOGO" w:date="2023-10-25T17:57:00Z">
                <w:pPr>
                  <w:spacing w:line="240" w:lineRule="auto"/>
                </w:pPr>
              </w:pPrChange>
            </w:pPr>
            <w:del w:id="18083" w:author="Dr Mamadou SANOGO" w:date="2023-10-25T17:57:00Z">
              <w:r w:rsidRPr="007A4AFC" w:rsidDel="00744A71">
                <w:rPr>
                  <w:rFonts w:asciiTheme="majorHAnsi" w:hAnsiTheme="majorHAnsi" w:cstheme="majorHAnsi"/>
                  <w:bCs/>
                  <w:color w:val="000000" w:themeColor="text1"/>
                  <w:sz w:val="20"/>
                </w:rPr>
                <w:delText>Éthique</w:delText>
              </w:r>
              <w:r w:rsidR="00E77573" w:rsidRPr="007A4AFC" w:rsidDel="00744A71">
                <w:rPr>
                  <w:rFonts w:asciiTheme="majorHAnsi" w:hAnsiTheme="majorHAnsi" w:cstheme="majorHAnsi"/>
                  <w:bCs/>
                  <w:color w:val="000000" w:themeColor="text1"/>
                  <w:sz w:val="20"/>
                </w:rPr>
                <w:delText xml:space="preserve"> et responsabilité en matière de santé S1</w:delText>
              </w:r>
            </w:del>
          </w:p>
        </w:tc>
      </w:tr>
      <w:tr w:rsidR="007A4AFC" w:rsidRPr="007A4AFC" w:rsidDel="00744A71" w14:paraId="31EB4ADE" w14:textId="77777777" w:rsidTr="00920793">
        <w:trPr>
          <w:del w:id="18084" w:author="Dr Mamadou SANOGO" w:date="2023-10-25T17:57:00Z"/>
        </w:trPr>
        <w:tc>
          <w:tcPr>
            <w:tcW w:w="858" w:type="pct"/>
            <w:vAlign w:val="center"/>
          </w:tcPr>
          <w:p w14:paraId="650F42EF" w14:textId="6E7FE941" w:rsidR="00E77573" w:rsidRPr="007A4AFC" w:rsidDel="00744A71" w:rsidRDefault="00E77573">
            <w:pPr>
              <w:pStyle w:val="Titre"/>
              <w:tabs>
                <w:tab w:val="num" w:pos="-4820"/>
              </w:tabs>
              <w:spacing w:line="276" w:lineRule="auto"/>
              <w:jc w:val="both"/>
              <w:rPr>
                <w:del w:id="18085" w:author="Dr Mamadou SANOGO" w:date="2023-10-25T17:57:00Z"/>
                <w:rFonts w:asciiTheme="majorHAnsi" w:hAnsiTheme="majorHAnsi" w:cstheme="majorHAnsi"/>
                <w:bCs/>
                <w:color w:val="000000" w:themeColor="text1"/>
                <w:sz w:val="20"/>
              </w:rPr>
              <w:pPrChange w:id="18086" w:author="Dr Mamadou SANOGO" w:date="2023-10-25T17:57:00Z">
                <w:pPr>
                  <w:spacing w:line="240" w:lineRule="auto"/>
                </w:pPr>
              </w:pPrChange>
            </w:pPr>
            <w:del w:id="18087" w:author="Dr Mamadou SANOGO" w:date="2023-10-25T17:57:00Z">
              <w:r w:rsidRPr="007A4AFC" w:rsidDel="00744A71">
                <w:rPr>
                  <w:rFonts w:asciiTheme="majorHAnsi" w:hAnsiTheme="majorHAnsi" w:cstheme="majorHAnsi"/>
                  <w:bCs/>
                  <w:color w:val="000000" w:themeColor="text1"/>
                  <w:sz w:val="20"/>
                </w:rPr>
                <w:delText xml:space="preserve">Baba DIALLO, Epidémiologiste </w:delText>
              </w:r>
            </w:del>
          </w:p>
        </w:tc>
        <w:tc>
          <w:tcPr>
            <w:tcW w:w="714" w:type="pct"/>
            <w:vAlign w:val="center"/>
          </w:tcPr>
          <w:p w14:paraId="1587AF28" w14:textId="5A4EC4EA" w:rsidR="00E77573" w:rsidRPr="007A4AFC" w:rsidDel="00744A71" w:rsidRDefault="00E77573">
            <w:pPr>
              <w:pStyle w:val="Titre"/>
              <w:tabs>
                <w:tab w:val="num" w:pos="-4820"/>
              </w:tabs>
              <w:spacing w:line="276" w:lineRule="auto"/>
              <w:jc w:val="both"/>
              <w:rPr>
                <w:del w:id="18088" w:author="Dr Mamadou SANOGO" w:date="2023-10-25T17:57:00Z"/>
                <w:rFonts w:asciiTheme="majorHAnsi" w:hAnsiTheme="majorHAnsi" w:cstheme="majorHAnsi"/>
                <w:bCs/>
                <w:color w:val="000000" w:themeColor="text1"/>
                <w:sz w:val="20"/>
              </w:rPr>
              <w:pPrChange w:id="18089" w:author="Dr Mamadou SANOGO" w:date="2023-10-25T17:57:00Z">
                <w:pPr>
                  <w:spacing w:line="240" w:lineRule="auto"/>
                </w:pPr>
              </w:pPrChange>
            </w:pPr>
            <w:del w:id="18090" w:author="Dr Mamadou SANOGO" w:date="2023-10-25T17:57:00Z">
              <w:r w:rsidRPr="007A4AFC" w:rsidDel="00744A71">
                <w:rPr>
                  <w:rFonts w:asciiTheme="majorHAnsi" w:hAnsiTheme="majorHAnsi" w:cstheme="majorHAnsi"/>
                  <w:bCs/>
                  <w:color w:val="000000" w:themeColor="text1"/>
                  <w:sz w:val="20"/>
                </w:rPr>
                <w:delText>CHU-CNOS</w:delText>
              </w:r>
            </w:del>
          </w:p>
        </w:tc>
        <w:tc>
          <w:tcPr>
            <w:tcW w:w="714" w:type="pct"/>
            <w:vAlign w:val="center"/>
          </w:tcPr>
          <w:p w14:paraId="11574D54" w14:textId="63EE5037" w:rsidR="00E77573" w:rsidRPr="007A4AFC" w:rsidDel="00744A71" w:rsidRDefault="00E77573">
            <w:pPr>
              <w:pStyle w:val="Titre"/>
              <w:tabs>
                <w:tab w:val="num" w:pos="-4820"/>
              </w:tabs>
              <w:spacing w:line="276" w:lineRule="auto"/>
              <w:jc w:val="both"/>
              <w:rPr>
                <w:del w:id="18091" w:author="Dr Mamadou SANOGO" w:date="2023-10-25T17:57:00Z"/>
                <w:rFonts w:asciiTheme="majorHAnsi" w:hAnsiTheme="majorHAnsi" w:cstheme="majorHAnsi"/>
                <w:bCs/>
                <w:color w:val="000000" w:themeColor="text1"/>
                <w:sz w:val="20"/>
              </w:rPr>
              <w:pPrChange w:id="18092" w:author="Dr Mamadou SANOGO" w:date="2023-10-25T17:57:00Z">
                <w:pPr>
                  <w:tabs>
                    <w:tab w:val="num" w:pos="1494"/>
                  </w:tabs>
                  <w:spacing w:line="240" w:lineRule="auto"/>
                </w:pPr>
              </w:pPrChange>
            </w:pPr>
            <w:del w:id="18093" w:author="Dr Mamadou SANOGO" w:date="2023-10-25T17:57:00Z">
              <w:r w:rsidRPr="007A4AFC" w:rsidDel="00744A71">
                <w:rPr>
                  <w:rFonts w:asciiTheme="majorHAnsi" w:hAnsiTheme="majorHAnsi" w:cstheme="majorHAnsi"/>
                  <w:bCs/>
                  <w:color w:val="000000" w:themeColor="text1"/>
                  <w:sz w:val="20"/>
                </w:rPr>
                <w:delText>Doctorat</w:delText>
              </w:r>
            </w:del>
          </w:p>
          <w:p w14:paraId="38521F4F" w14:textId="7491B402" w:rsidR="00E77573" w:rsidRPr="007A4AFC" w:rsidDel="00744A71" w:rsidRDefault="00E77573">
            <w:pPr>
              <w:pStyle w:val="Titre"/>
              <w:tabs>
                <w:tab w:val="num" w:pos="-4820"/>
              </w:tabs>
              <w:spacing w:line="276" w:lineRule="auto"/>
              <w:jc w:val="both"/>
              <w:rPr>
                <w:del w:id="18094" w:author="Dr Mamadou SANOGO" w:date="2023-10-25T17:57:00Z"/>
                <w:rFonts w:asciiTheme="majorHAnsi" w:hAnsiTheme="majorHAnsi" w:cstheme="majorHAnsi"/>
                <w:bCs/>
                <w:color w:val="000000" w:themeColor="text1"/>
                <w:sz w:val="20"/>
              </w:rPr>
              <w:pPrChange w:id="18095" w:author="Dr Mamadou SANOGO" w:date="2023-10-25T17:57:00Z">
                <w:pPr>
                  <w:tabs>
                    <w:tab w:val="num" w:pos="1494"/>
                  </w:tabs>
                  <w:spacing w:line="240" w:lineRule="auto"/>
                </w:pPr>
              </w:pPrChange>
            </w:pPr>
            <w:del w:id="18096" w:author="Dr Mamadou SANOGO" w:date="2023-10-25T17:57:00Z">
              <w:r w:rsidRPr="007A4AFC" w:rsidDel="00744A71">
                <w:rPr>
                  <w:rFonts w:asciiTheme="majorHAnsi" w:hAnsiTheme="majorHAnsi" w:cstheme="majorHAnsi"/>
                  <w:bCs/>
                  <w:color w:val="000000" w:themeColor="text1"/>
                  <w:sz w:val="20"/>
                </w:rPr>
                <w:delText>(</w:delText>
              </w:r>
              <w:r w:rsidR="00920793" w:rsidRPr="007A4AFC" w:rsidDel="00744A71">
                <w:rPr>
                  <w:rFonts w:asciiTheme="majorHAnsi" w:hAnsiTheme="majorHAnsi" w:cstheme="majorHAnsi"/>
                  <w:bCs/>
                  <w:color w:val="000000" w:themeColor="text1"/>
                  <w:sz w:val="20"/>
                </w:rPr>
                <w:delText>Épidémiologie</w:delText>
              </w:r>
              <w:r w:rsidRPr="007A4AFC" w:rsidDel="00744A71">
                <w:rPr>
                  <w:rFonts w:asciiTheme="majorHAnsi" w:hAnsiTheme="majorHAnsi" w:cstheme="majorHAnsi"/>
                  <w:bCs/>
                  <w:color w:val="000000" w:themeColor="text1"/>
                  <w:sz w:val="20"/>
                </w:rPr>
                <w:delText>)</w:delText>
              </w:r>
            </w:del>
          </w:p>
        </w:tc>
        <w:tc>
          <w:tcPr>
            <w:tcW w:w="381" w:type="pct"/>
            <w:vAlign w:val="center"/>
          </w:tcPr>
          <w:p w14:paraId="4187EB26" w14:textId="351489B1" w:rsidR="00E77573" w:rsidRPr="007A4AFC" w:rsidDel="00744A71" w:rsidRDefault="00E77573">
            <w:pPr>
              <w:pStyle w:val="Titre"/>
              <w:tabs>
                <w:tab w:val="num" w:pos="-4820"/>
              </w:tabs>
              <w:spacing w:line="276" w:lineRule="auto"/>
              <w:jc w:val="both"/>
              <w:rPr>
                <w:del w:id="18097" w:author="Dr Mamadou SANOGO" w:date="2023-10-25T17:57:00Z"/>
                <w:rFonts w:asciiTheme="majorHAnsi" w:hAnsiTheme="majorHAnsi" w:cstheme="majorHAnsi"/>
                <w:bCs/>
                <w:color w:val="000000" w:themeColor="text1"/>
                <w:sz w:val="20"/>
              </w:rPr>
              <w:pPrChange w:id="18098" w:author="Dr Mamadou SANOGO" w:date="2023-10-25T17:57:00Z">
                <w:pPr>
                  <w:spacing w:line="240" w:lineRule="auto"/>
                </w:pPr>
              </w:pPrChange>
            </w:pPr>
            <w:del w:id="18099" w:author="Dr Mamadou SANOGO" w:date="2023-10-25T17:57:00Z">
              <w:r w:rsidRPr="007A4AFC" w:rsidDel="00744A71">
                <w:rPr>
                  <w:rFonts w:asciiTheme="majorHAnsi" w:hAnsiTheme="majorHAnsi" w:cstheme="majorHAnsi"/>
                  <w:bCs/>
                  <w:color w:val="000000" w:themeColor="text1"/>
                  <w:sz w:val="20"/>
                </w:rPr>
                <w:delText>FTE</w:delText>
              </w:r>
              <w:r w:rsidR="00920793" w:rsidRPr="007A4AFC" w:rsidDel="00744A71">
                <w:rPr>
                  <w:rFonts w:asciiTheme="majorHAnsi" w:hAnsiTheme="majorHAnsi" w:cstheme="majorHAnsi"/>
                  <w:bCs/>
                  <w:color w:val="000000" w:themeColor="text1"/>
                  <w:sz w:val="20"/>
                </w:rPr>
                <w:delText>2301 ;</w:delText>
              </w:r>
            </w:del>
          </w:p>
          <w:p w14:paraId="1654D54B" w14:textId="710FC0DA" w:rsidR="00E77573" w:rsidRPr="007A4AFC" w:rsidDel="00744A71" w:rsidRDefault="00E77573">
            <w:pPr>
              <w:pStyle w:val="Titre"/>
              <w:tabs>
                <w:tab w:val="num" w:pos="-4820"/>
              </w:tabs>
              <w:spacing w:line="276" w:lineRule="auto"/>
              <w:jc w:val="both"/>
              <w:rPr>
                <w:del w:id="18100" w:author="Dr Mamadou SANOGO" w:date="2023-10-25T17:57:00Z"/>
                <w:rFonts w:asciiTheme="majorHAnsi" w:hAnsiTheme="majorHAnsi" w:cstheme="majorHAnsi"/>
                <w:bCs/>
                <w:color w:val="000000" w:themeColor="text1"/>
                <w:sz w:val="20"/>
              </w:rPr>
              <w:pPrChange w:id="18101" w:author="Dr Mamadou SANOGO" w:date="2023-10-25T17:57:00Z">
                <w:pPr>
                  <w:spacing w:line="240" w:lineRule="auto"/>
                </w:pPr>
              </w:pPrChange>
            </w:pPr>
            <w:del w:id="18102" w:author="Dr Mamadou SANOGO" w:date="2023-10-25T17:57:00Z">
              <w:r w:rsidRPr="007A4AFC" w:rsidDel="00744A71">
                <w:rPr>
                  <w:rFonts w:asciiTheme="majorHAnsi" w:hAnsiTheme="majorHAnsi" w:cstheme="majorHAnsi"/>
                  <w:bCs/>
                  <w:color w:val="000000" w:themeColor="text1"/>
                  <w:sz w:val="20"/>
                </w:rPr>
                <w:delText>TEE</w:delText>
              </w:r>
              <w:r w:rsidR="00920793" w:rsidRPr="007A4AFC" w:rsidDel="00744A71">
                <w:rPr>
                  <w:rFonts w:asciiTheme="majorHAnsi" w:hAnsiTheme="majorHAnsi" w:cstheme="majorHAnsi"/>
                  <w:bCs/>
                  <w:color w:val="000000" w:themeColor="text1"/>
                  <w:sz w:val="20"/>
                </w:rPr>
                <w:delText>2303 ;</w:delText>
              </w:r>
            </w:del>
          </w:p>
          <w:p w14:paraId="4F875278" w14:textId="66B4AB13" w:rsidR="00E77573" w:rsidRPr="007A4AFC" w:rsidDel="00744A71" w:rsidRDefault="00E77573">
            <w:pPr>
              <w:pStyle w:val="Titre"/>
              <w:tabs>
                <w:tab w:val="num" w:pos="-4820"/>
              </w:tabs>
              <w:spacing w:line="276" w:lineRule="auto"/>
              <w:jc w:val="both"/>
              <w:rPr>
                <w:del w:id="18103" w:author="Dr Mamadou SANOGO" w:date="2023-10-25T17:57:00Z"/>
                <w:rFonts w:asciiTheme="majorHAnsi" w:hAnsiTheme="majorHAnsi" w:cstheme="majorHAnsi"/>
                <w:bCs/>
                <w:color w:val="000000" w:themeColor="text1"/>
                <w:sz w:val="20"/>
              </w:rPr>
              <w:pPrChange w:id="18104" w:author="Dr Mamadou SANOGO" w:date="2023-10-25T17:57:00Z">
                <w:pPr>
                  <w:spacing w:line="240" w:lineRule="auto"/>
                </w:pPr>
              </w:pPrChange>
            </w:pPr>
            <w:del w:id="18105"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1573B697" w14:textId="630E2D67" w:rsidR="00E77573" w:rsidRPr="007A4AFC" w:rsidDel="00744A71" w:rsidRDefault="00E77573">
            <w:pPr>
              <w:pStyle w:val="Titre"/>
              <w:tabs>
                <w:tab w:val="num" w:pos="-4820"/>
              </w:tabs>
              <w:spacing w:line="276" w:lineRule="auto"/>
              <w:jc w:val="both"/>
              <w:rPr>
                <w:del w:id="18106" w:author="Dr Mamadou SANOGO" w:date="2023-10-25T17:57:00Z"/>
                <w:rFonts w:asciiTheme="majorHAnsi" w:hAnsiTheme="majorHAnsi"/>
                <w:color w:val="000000" w:themeColor="text1"/>
                <w:sz w:val="20"/>
              </w:rPr>
              <w:pPrChange w:id="18107" w:author="Dr Mamadou SANOGO" w:date="2023-10-25T17:57:00Z">
                <w:pPr>
                  <w:spacing w:line="240" w:lineRule="auto"/>
                  <w:jc w:val="center"/>
                </w:pPr>
              </w:pPrChange>
            </w:pPr>
            <w:del w:id="18108"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13306F0A" w14:textId="0419167B" w:rsidR="00E77573" w:rsidRPr="007A4AFC" w:rsidDel="00744A71" w:rsidRDefault="00E77573">
            <w:pPr>
              <w:pStyle w:val="Titre"/>
              <w:tabs>
                <w:tab w:val="num" w:pos="-4820"/>
              </w:tabs>
              <w:spacing w:line="276" w:lineRule="auto"/>
              <w:jc w:val="both"/>
              <w:rPr>
                <w:del w:id="18109" w:author="Dr Mamadou SANOGO" w:date="2023-10-25T17:57:00Z"/>
                <w:rFonts w:asciiTheme="majorHAnsi" w:hAnsiTheme="majorHAnsi" w:cstheme="majorHAnsi"/>
                <w:bCs/>
                <w:color w:val="000000" w:themeColor="text1"/>
                <w:sz w:val="20"/>
              </w:rPr>
              <w:pPrChange w:id="18110" w:author="Dr Mamadou SANOGO" w:date="2023-10-25T17:57:00Z">
                <w:pPr>
                  <w:spacing w:line="240" w:lineRule="auto"/>
                </w:pPr>
              </w:pPrChange>
            </w:pPr>
            <w:del w:id="18111" w:author="Dr Mamadou SANOGO" w:date="2023-10-25T17:57:00Z">
              <w:r w:rsidRPr="007A4AFC" w:rsidDel="00744A71">
                <w:rPr>
                  <w:rFonts w:asciiTheme="majorHAnsi" w:hAnsiTheme="majorHAnsi" w:cstheme="majorHAnsi"/>
                  <w:bCs/>
                  <w:color w:val="000000" w:themeColor="text1"/>
                  <w:sz w:val="20"/>
                </w:rPr>
                <w:delText>Conditions d'exercice et tâches de l’épidémiologiste S3 ;</w:delText>
              </w:r>
            </w:del>
          </w:p>
          <w:p w14:paraId="44207E3E" w14:textId="3B6A160D" w:rsidR="00E77573" w:rsidRPr="007A4AFC" w:rsidDel="00744A71" w:rsidRDefault="00E77573">
            <w:pPr>
              <w:pStyle w:val="Titre"/>
              <w:tabs>
                <w:tab w:val="num" w:pos="-4820"/>
              </w:tabs>
              <w:spacing w:line="276" w:lineRule="auto"/>
              <w:jc w:val="both"/>
              <w:rPr>
                <w:del w:id="18112" w:author="Dr Mamadou SANOGO" w:date="2023-10-25T17:57:00Z"/>
                <w:rFonts w:asciiTheme="majorHAnsi" w:hAnsiTheme="majorHAnsi" w:cstheme="majorHAnsi"/>
                <w:bCs/>
                <w:color w:val="000000" w:themeColor="text1"/>
                <w:sz w:val="20"/>
              </w:rPr>
              <w:pPrChange w:id="18113" w:author="Dr Mamadou SANOGO" w:date="2023-10-25T17:57:00Z">
                <w:pPr>
                  <w:spacing w:line="240" w:lineRule="auto"/>
                </w:pPr>
              </w:pPrChange>
            </w:pPr>
            <w:del w:id="18114" w:author="Dr Mamadou SANOGO" w:date="2023-10-25T17:57:00Z">
              <w:r w:rsidRPr="007A4AFC" w:rsidDel="00744A71">
                <w:rPr>
                  <w:rFonts w:asciiTheme="majorHAnsi" w:hAnsiTheme="majorHAnsi" w:cstheme="majorHAnsi"/>
                  <w:bCs/>
                  <w:color w:val="000000" w:themeColor="text1"/>
                  <w:sz w:val="20"/>
                </w:rPr>
                <w:delText>Législation, habiletés et comportements nécessaires à l'exercice de la fonction d’épidémiologiste S3 ;</w:delText>
              </w:r>
            </w:del>
          </w:p>
          <w:p w14:paraId="2D97DF6D" w14:textId="01CA2537" w:rsidR="00E77573" w:rsidRPr="007A4AFC" w:rsidDel="00744A71" w:rsidRDefault="00E77573">
            <w:pPr>
              <w:pStyle w:val="Titre"/>
              <w:tabs>
                <w:tab w:val="num" w:pos="-4820"/>
              </w:tabs>
              <w:spacing w:line="276" w:lineRule="auto"/>
              <w:jc w:val="both"/>
              <w:rPr>
                <w:del w:id="18115" w:author="Dr Mamadou SANOGO" w:date="2023-10-25T17:57:00Z"/>
                <w:rFonts w:asciiTheme="majorHAnsi" w:hAnsiTheme="majorHAnsi" w:cstheme="majorHAnsi"/>
                <w:bCs/>
                <w:color w:val="000000" w:themeColor="text1"/>
                <w:sz w:val="20"/>
              </w:rPr>
              <w:pPrChange w:id="18116" w:author="Dr Mamadou SANOGO" w:date="2023-10-25T17:57:00Z">
                <w:pPr>
                  <w:spacing w:line="240" w:lineRule="auto"/>
                </w:pPr>
              </w:pPrChange>
            </w:pPr>
            <w:del w:id="18117" w:author="Dr Mamadou SANOGO" w:date="2023-10-25T17:57:00Z">
              <w:r w:rsidRPr="007A4AFC" w:rsidDel="00744A71">
                <w:rPr>
                  <w:rFonts w:asciiTheme="majorHAnsi" w:hAnsiTheme="majorHAnsi" w:cstheme="majorHAnsi"/>
                  <w:bCs/>
                  <w:color w:val="000000" w:themeColor="text1"/>
                  <w:sz w:val="20"/>
                </w:rPr>
                <w:delText>Types d’études en épidémiologie S3 ;</w:delText>
              </w:r>
            </w:del>
          </w:p>
          <w:p w14:paraId="36631657" w14:textId="4F0EE297" w:rsidR="00E77573" w:rsidRPr="007A4AFC" w:rsidDel="00744A71" w:rsidRDefault="00E77573">
            <w:pPr>
              <w:pStyle w:val="Titre"/>
              <w:tabs>
                <w:tab w:val="num" w:pos="-4820"/>
              </w:tabs>
              <w:spacing w:line="276" w:lineRule="auto"/>
              <w:jc w:val="both"/>
              <w:rPr>
                <w:del w:id="18118" w:author="Dr Mamadou SANOGO" w:date="2023-10-25T17:57:00Z"/>
                <w:rFonts w:asciiTheme="majorHAnsi" w:hAnsiTheme="majorHAnsi" w:cstheme="majorHAnsi"/>
                <w:bCs/>
                <w:color w:val="000000" w:themeColor="text1"/>
                <w:sz w:val="20"/>
              </w:rPr>
              <w:pPrChange w:id="18119" w:author="Dr Mamadou SANOGO" w:date="2023-10-25T17:57:00Z">
                <w:pPr>
                  <w:spacing w:line="240" w:lineRule="auto"/>
                </w:pPr>
              </w:pPrChange>
            </w:pPr>
            <w:del w:id="18120" w:author="Dr Mamadou SANOGO" w:date="2023-10-25T17:57:00Z">
              <w:r w:rsidRPr="007A4AFC" w:rsidDel="00744A71">
                <w:rPr>
                  <w:rFonts w:asciiTheme="majorHAnsi" w:hAnsiTheme="majorHAnsi" w:cstheme="majorHAnsi"/>
                  <w:bCs/>
                  <w:color w:val="000000" w:themeColor="text1"/>
                  <w:sz w:val="20"/>
                </w:rPr>
                <w:delText xml:space="preserve">Essais cliniques S3 ; </w:delText>
              </w:r>
            </w:del>
          </w:p>
          <w:p w14:paraId="125CD4DC" w14:textId="6890A3C2" w:rsidR="00E77573" w:rsidRPr="007A4AFC" w:rsidDel="00744A71" w:rsidRDefault="00E77573">
            <w:pPr>
              <w:pStyle w:val="Titre"/>
              <w:tabs>
                <w:tab w:val="num" w:pos="-4820"/>
              </w:tabs>
              <w:spacing w:line="276" w:lineRule="auto"/>
              <w:jc w:val="both"/>
              <w:rPr>
                <w:del w:id="18121" w:author="Dr Mamadou SANOGO" w:date="2023-10-25T17:57:00Z"/>
                <w:rFonts w:asciiTheme="majorHAnsi" w:hAnsiTheme="majorHAnsi" w:cstheme="majorHAnsi"/>
                <w:bCs/>
                <w:color w:val="000000" w:themeColor="text1"/>
                <w:sz w:val="20"/>
              </w:rPr>
              <w:pPrChange w:id="18122" w:author="Dr Mamadou SANOGO" w:date="2023-10-25T17:57:00Z">
                <w:pPr>
                  <w:spacing w:line="240" w:lineRule="auto"/>
                </w:pPr>
              </w:pPrChange>
            </w:pPr>
            <w:del w:id="18123" w:author="Dr Mamadou SANOGO" w:date="2023-10-25T17:57:00Z">
              <w:r w:rsidRPr="007A4AFC" w:rsidDel="00744A71">
                <w:rPr>
                  <w:rFonts w:asciiTheme="majorHAnsi" w:hAnsiTheme="majorHAnsi" w:cstheme="majorHAnsi"/>
                  <w:bCs/>
                  <w:color w:val="000000" w:themeColor="text1"/>
                  <w:sz w:val="20"/>
                </w:rPr>
                <w:delText>Investigation d’une épidémie S3 </w:delText>
              </w:r>
            </w:del>
          </w:p>
        </w:tc>
      </w:tr>
      <w:tr w:rsidR="007A4AFC" w:rsidRPr="007A4AFC" w:rsidDel="00744A71" w14:paraId="2AA3F613" w14:textId="77777777" w:rsidTr="00920793">
        <w:trPr>
          <w:del w:id="18124" w:author="Dr Mamadou SANOGO" w:date="2023-10-25T17:57:00Z"/>
        </w:trPr>
        <w:tc>
          <w:tcPr>
            <w:tcW w:w="858" w:type="pct"/>
            <w:vAlign w:val="center"/>
          </w:tcPr>
          <w:p w14:paraId="630B3BC0" w14:textId="5FBF10F5" w:rsidR="00E77573" w:rsidRPr="007A4AFC" w:rsidDel="00744A71" w:rsidRDefault="00E77573">
            <w:pPr>
              <w:pStyle w:val="Titre"/>
              <w:tabs>
                <w:tab w:val="num" w:pos="-4820"/>
              </w:tabs>
              <w:spacing w:line="276" w:lineRule="auto"/>
              <w:jc w:val="both"/>
              <w:rPr>
                <w:del w:id="18125" w:author="Dr Mamadou SANOGO" w:date="2023-10-25T17:57:00Z"/>
                <w:rFonts w:asciiTheme="majorHAnsi" w:hAnsiTheme="majorHAnsi" w:cstheme="majorHAnsi"/>
                <w:bCs/>
                <w:color w:val="000000" w:themeColor="text1"/>
                <w:sz w:val="20"/>
              </w:rPr>
              <w:pPrChange w:id="18126" w:author="Dr Mamadou SANOGO" w:date="2023-10-25T17:57:00Z">
                <w:pPr>
                  <w:spacing w:line="240" w:lineRule="auto"/>
                </w:pPr>
              </w:pPrChange>
            </w:pPr>
            <w:del w:id="18127" w:author="Dr Mamadou SANOGO" w:date="2023-10-25T17:57:00Z">
              <w:r w:rsidRPr="007A4AFC" w:rsidDel="00744A71">
                <w:rPr>
                  <w:rFonts w:asciiTheme="majorHAnsi" w:hAnsiTheme="majorHAnsi" w:cstheme="majorHAnsi"/>
                  <w:bCs/>
                  <w:color w:val="000000" w:themeColor="text1"/>
                  <w:sz w:val="20"/>
                </w:rPr>
                <w:delText>Issiaka DEMBELE,</w:delText>
              </w:r>
            </w:del>
          </w:p>
          <w:p w14:paraId="410010C3" w14:textId="0115DFDC" w:rsidR="00E77573" w:rsidRPr="007A4AFC" w:rsidDel="00744A71" w:rsidRDefault="00E77573">
            <w:pPr>
              <w:pStyle w:val="Titre"/>
              <w:tabs>
                <w:tab w:val="num" w:pos="-4820"/>
              </w:tabs>
              <w:spacing w:line="276" w:lineRule="auto"/>
              <w:jc w:val="both"/>
              <w:rPr>
                <w:del w:id="18128" w:author="Dr Mamadou SANOGO" w:date="2023-10-25T17:57:00Z"/>
                <w:rFonts w:asciiTheme="majorHAnsi" w:hAnsiTheme="majorHAnsi" w:cstheme="majorHAnsi"/>
                <w:bCs/>
                <w:color w:val="000000" w:themeColor="text1"/>
                <w:sz w:val="20"/>
              </w:rPr>
              <w:pPrChange w:id="18129" w:author="Dr Mamadou SANOGO" w:date="2023-10-25T17:57:00Z">
                <w:pPr>
                  <w:spacing w:line="240" w:lineRule="auto"/>
                </w:pPr>
              </w:pPrChange>
            </w:pPr>
            <w:del w:id="18130" w:author="Dr Mamadou SANOGO" w:date="2023-10-25T17:57:00Z">
              <w:r w:rsidRPr="007A4AFC" w:rsidDel="00744A71">
                <w:rPr>
                  <w:rFonts w:asciiTheme="majorHAnsi" w:hAnsiTheme="majorHAnsi" w:cstheme="majorHAnsi"/>
                  <w:bCs/>
                  <w:color w:val="000000" w:themeColor="text1"/>
                  <w:sz w:val="20"/>
                </w:rPr>
                <w:delText>Santé publiciste, Gestionnaire de base de données</w:delText>
              </w:r>
            </w:del>
          </w:p>
        </w:tc>
        <w:tc>
          <w:tcPr>
            <w:tcW w:w="714" w:type="pct"/>
            <w:vAlign w:val="center"/>
          </w:tcPr>
          <w:p w14:paraId="3A8FE4C7" w14:textId="1F9FD65D" w:rsidR="00E77573" w:rsidRPr="007A4AFC" w:rsidDel="00744A71" w:rsidRDefault="00E77573">
            <w:pPr>
              <w:pStyle w:val="Titre"/>
              <w:tabs>
                <w:tab w:val="num" w:pos="-4820"/>
              </w:tabs>
              <w:spacing w:line="276" w:lineRule="auto"/>
              <w:jc w:val="both"/>
              <w:rPr>
                <w:del w:id="18131" w:author="Dr Mamadou SANOGO" w:date="2023-10-25T17:57:00Z"/>
                <w:rFonts w:asciiTheme="majorHAnsi" w:hAnsiTheme="majorHAnsi" w:cstheme="majorHAnsi"/>
                <w:bCs/>
                <w:color w:val="000000" w:themeColor="text1"/>
                <w:sz w:val="20"/>
              </w:rPr>
              <w:pPrChange w:id="18132" w:author="Dr Mamadou SANOGO" w:date="2023-10-25T17:57:00Z">
                <w:pPr>
                  <w:spacing w:line="240" w:lineRule="auto"/>
                </w:pPr>
              </w:pPrChange>
            </w:pPr>
            <w:del w:id="18133" w:author="Dr Mamadou SANOGO" w:date="2023-10-25T17:57:00Z">
              <w:r w:rsidRPr="007A4AFC" w:rsidDel="00744A71">
                <w:rPr>
                  <w:rFonts w:asciiTheme="majorHAnsi" w:hAnsiTheme="majorHAnsi" w:cstheme="majorHAnsi"/>
                  <w:bCs/>
                  <w:color w:val="000000" w:themeColor="text1"/>
                  <w:sz w:val="20"/>
                </w:rPr>
                <w:delText>DRS</w:delText>
              </w:r>
            </w:del>
          </w:p>
        </w:tc>
        <w:tc>
          <w:tcPr>
            <w:tcW w:w="714" w:type="pct"/>
            <w:vAlign w:val="center"/>
          </w:tcPr>
          <w:p w14:paraId="3D487B43" w14:textId="6A97F4CC" w:rsidR="00E77573" w:rsidRPr="007A4AFC" w:rsidDel="00744A71" w:rsidRDefault="00E77573">
            <w:pPr>
              <w:pStyle w:val="Titre"/>
              <w:tabs>
                <w:tab w:val="num" w:pos="-4820"/>
              </w:tabs>
              <w:spacing w:line="276" w:lineRule="auto"/>
              <w:jc w:val="both"/>
              <w:rPr>
                <w:del w:id="18134" w:author="Dr Mamadou SANOGO" w:date="2023-10-25T17:57:00Z"/>
                <w:rFonts w:asciiTheme="majorHAnsi" w:hAnsiTheme="majorHAnsi" w:cstheme="majorHAnsi"/>
                <w:bCs/>
                <w:color w:val="000000" w:themeColor="text1"/>
                <w:sz w:val="20"/>
              </w:rPr>
              <w:pPrChange w:id="18135" w:author="Dr Mamadou SANOGO" w:date="2023-10-25T17:57:00Z">
                <w:pPr>
                  <w:tabs>
                    <w:tab w:val="num" w:pos="1494"/>
                  </w:tabs>
                  <w:spacing w:line="240" w:lineRule="auto"/>
                </w:pPr>
              </w:pPrChange>
            </w:pPr>
            <w:del w:id="18136" w:author="Dr Mamadou SANOGO" w:date="2023-10-25T17:57:00Z">
              <w:r w:rsidRPr="007A4AFC" w:rsidDel="00744A71">
                <w:rPr>
                  <w:rFonts w:asciiTheme="majorHAnsi" w:hAnsiTheme="majorHAnsi" w:cstheme="majorHAnsi"/>
                  <w:bCs/>
                  <w:color w:val="000000" w:themeColor="text1"/>
                  <w:sz w:val="20"/>
                </w:rPr>
                <w:delText>Master</w:delText>
              </w:r>
            </w:del>
          </w:p>
          <w:p w14:paraId="20AD926F" w14:textId="5D8732AF" w:rsidR="00E77573" w:rsidRPr="007A4AFC" w:rsidDel="00744A71" w:rsidRDefault="00E77573">
            <w:pPr>
              <w:pStyle w:val="Titre"/>
              <w:tabs>
                <w:tab w:val="num" w:pos="-4820"/>
              </w:tabs>
              <w:spacing w:line="276" w:lineRule="auto"/>
              <w:jc w:val="both"/>
              <w:rPr>
                <w:del w:id="18137" w:author="Dr Mamadou SANOGO" w:date="2023-10-25T17:57:00Z"/>
                <w:rFonts w:asciiTheme="majorHAnsi" w:hAnsiTheme="majorHAnsi" w:cstheme="majorHAnsi"/>
                <w:bCs/>
                <w:color w:val="000000" w:themeColor="text1"/>
                <w:sz w:val="20"/>
              </w:rPr>
              <w:pPrChange w:id="18138" w:author="Dr Mamadou SANOGO" w:date="2023-10-25T17:57:00Z">
                <w:pPr>
                  <w:tabs>
                    <w:tab w:val="num" w:pos="1494"/>
                  </w:tabs>
                  <w:spacing w:line="240" w:lineRule="auto"/>
                </w:pPr>
              </w:pPrChange>
            </w:pPr>
            <w:del w:id="18139"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3DD75EAD" w14:textId="51C961D6" w:rsidR="00E77573" w:rsidRPr="007A4AFC" w:rsidDel="00744A71" w:rsidRDefault="00E77573">
            <w:pPr>
              <w:pStyle w:val="Titre"/>
              <w:tabs>
                <w:tab w:val="num" w:pos="-4820"/>
              </w:tabs>
              <w:spacing w:line="276" w:lineRule="auto"/>
              <w:jc w:val="both"/>
              <w:rPr>
                <w:del w:id="18140" w:author="Dr Mamadou SANOGO" w:date="2023-10-25T17:57:00Z"/>
                <w:rFonts w:asciiTheme="majorHAnsi" w:hAnsiTheme="majorHAnsi" w:cstheme="majorHAnsi"/>
                <w:bCs/>
                <w:color w:val="000000" w:themeColor="text1"/>
                <w:sz w:val="20"/>
              </w:rPr>
              <w:pPrChange w:id="18141" w:author="Dr Mamadou SANOGO" w:date="2023-10-25T17:57:00Z">
                <w:pPr>
                  <w:spacing w:line="240" w:lineRule="auto"/>
                </w:pPr>
              </w:pPrChange>
            </w:pPr>
            <w:del w:id="18142" w:author="Dr Mamadou SANOGO" w:date="2023-10-25T17:57:00Z">
              <w:r w:rsidRPr="007A4AFC" w:rsidDel="00744A71">
                <w:rPr>
                  <w:rFonts w:asciiTheme="majorHAnsi" w:hAnsiTheme="majorHAnsi" w:cstheme="majorHAnsi"/>
                  <w:bCs/>
                  <w:color w:val="000000" w:themeColor="text1"/>
                  <w:sz w:val="20"/>
                </w:rPr>
                <w:delText>QME2302;</w:delText>
              </w:r>
            </w:del>
          </w:p>
          <w:p w14:paraId="2EB88F90" w14:textId="673BF75E" w:rsidR="00E77573" w:rsidRPr="007A4AFC" w:rsidDel="00744A71" w:rsidRDefault="00E77573">
            <w:pPr>
              <w:pStyle w:val="Titre"/>
              <w:tabs>
                <w:tab w:val="num" w:pos="-4820"/>
              </w:tabs>
              <w:spacing w:line="276" w:lineRule="auto"/>
              <w:jc w:val="both"/>
              <w:rPr>
                <w:del w:id="18143" w:author="Dr Mamadou SANOGO" w:date="2023-10-25T17:57:00Z"/>
                <w:rFonts w:asciiTheme="majorHAnsi" w:hAnsiTheme="majorHAnsi" w:cstheme="majorHAnsi"/>
                <w:bCs/>
                <w:color w:val="000000" w:themeColor="text1"/>
                <w:sz w:val="20"/>
              </w:rPr>
              <w:pPrChange w:id="18144" w:author="Dr Mamadou SANOGO" w:date="2023-10-25T17:57:00Z">
                <w:pPr>
                  <w:spacing w:line="240" w:lineRule="auto"/>
                </w:pPr>
              </w:pPrChange>
            </w:pPr>
            <w:del w:id="18145" w:author="Dr Mamadou SANOGO" w:date="2023-10-25T17:57:00Z">
              <w:r w:rsidRPr="007A4AFC" w:rsidDel="00744A71">
                <w:rPr>
                  <w:rFonts w:asciiTheme="majorHAnsi" w:hAnsiTheme="majorHAnsi" w:cstheme="majorHAnsi"/>
                  <w:bCs/>
                  <w:color w:val="000000" w:themeColor="text1"/>
                  <w:sz w:val="20"/>
                </w:rPr>
                <w:delText>GDE2306</w:delText>
              </w:r>
            </w:del>
          </w:p>
        </w:tc>
        <w:tc>
          <w:tcPr>
            <w:tcW w:w="429" w:type="pct"/>
            <w:vAlign w:val="center"/>
          </w:tcPr>
          <w:p w14:paraId="79686186" w14:textId="15493F82" w:rsidR="00E77573" w:rsidRPr="007A4AFC" w:rsidDel="00744A71" w:rsidRDefault="00E77573">
            <w:pPr>
              <w:pStyle w:val="Titre"/>
              <w:tabs>
                <w:tab w:val="num" w:pos="-4820"/>
              </w:tabs>
              <w:spacing w:line="276" w:lineRule="auto"/>
              <w:jc w:val="both"/>
              <w:rPr>
                <w:del w:id="18146" w:author="Dr Mamadou SANOGO" w:date="2023-10-25T17:57:00Z"/>
                <w:rFonts w:asciiTheme="majorHAnsi" w:hAnsiTheme="majorHAnsi"/>
                <w:color w:val="000000" w:themeColor="text1"/>
                <w:sz w:val="20"/>
              </w:rPr>
              <w:pPrChange w:id="18147" w:author="Dr Mamadou SANOGO" w:date="2023-10-25T17:57:00Z">
                <w:pPr>
                  <w:spacing w:line="240" w:lineRule="auto"/>
                  <w:jc w:val="center"/>
                </w:pPr>
              </w:pPrChange>
            </w:pPr>
            <w:del w:id="18148" w:author="Dr Mamadou SANOGO" w:date="2023-10-25T17:57:00Z">
              <w:r w:rsidRPr="007A4AFC" w:rsidDel="00744A71">
                <w:rPr>
                  <w:rFonts w:asciiTheme="majorHAnsi" w:hAnsiTheme="majorHAnsi"/>
                  <w:color w:val="000000" w:themeColor="text1"/>
                  <w:sz w:val="20"/>
                </w:rPr>
                <w:delText>180</w:delText>
              </w:r>
            </w:del>
          </w:p>
        </w:tc>
        <w:tc>
          <w:tcPr>
            <w:tcW w:w="1904" w:type="pct"/>
            <w:vAlign w:val="center"/>
          </w:tcPr>
          <w:p w14:paraId="34724632" w14:textId="0A24B2E0" w:rsidR="00E77573" w:rsidRPr="007A4AFC" w:rsidDel="00744A71" w:rsidRDefault="00E77573">
            <w:pPr>
              <w:pStyle w:val="Titre"/>
              <w:tabs>
                <w:tab w:val="num" w:pos="-4820"/>
              </w:tabs>
              <w:spacing w:line="276" w:lineRule="auto"/>
              <w:jc w:val="both"/>
              <w:rPr>
                <w:del w:id="18149" w:author="Dr Mamadou SANOGO" w:date="2023-10-25T17:57:00Z"/>
                <w:rFonts w:asciiTheme="majorHAnsi" w:hAnsiTheme="majorHAnsi" w:cstheme="majorHAnsi"/>
                <w:bCs/>
                <w:color w:val="000000" w:themeColor="text1"/>
                <w:sz w:val="20"/>
              </w:rPr>
              <w:pPrChange w:id="18150" w:author="Dr Mamadou SANOGO" w:date="2023-10-25T17:57:00Z">
                <w:pPr>
                  <w:spacing w:line="240" w:lineRule="auto"/>
                </w:pPr>
              </w:pPrChange>
            </w:pPr>
            <w:del w:id="18151" w:author="Dr Mamadou SANOGO" w:date="2023-10-25T17:57:00Z">
              <w:r w:rsidRPr="007A4AFC" w:rsidDel="00744A71">
                <w:rPr>
                  <w:rFonts w:asciiTheme="majorHAnsi" w:hAnsiTheme="majorHAnsi" w:cstheme="majorHAnsi"/>
                  <w:bCs/>
                  <w:color w:val="000000" w:themeColor="text1"/>
                  <w:sz w:val="20"/>
                </w:rPr>
                <w:delText>Notions de précision S3 ;</w:delText>
              </w:r>
            </w:del>
          </w:p>
          <w:p w14:paraId="1EFBB107" w14:textId="37397CC1" w:rsidR="00E77573" w:rsidRPr="007A4AFC" w:rsidDel="00744A71" w:rsidRDefault="00E77573">
            <w:pPr>
              <w:pStyle w:val="Titre"/>
              <w:tabs>
                <w:tab w:val="num" w:pos="-4820"/>
              </w:tabs>
              <w:spacing w:line="276" w:lineRule="auto"/>
              <w:jc w:val="both"/>
              <w:rPr>
                <w:del w:id="18152" w:author="Dr Mamadou SANOGO" w:date="2023-10-25T17:57:00Z"/>
                <w:rFonts w:asciiTheme="majorHAnsi" w:hAnsiTheme="majorHAnsi" w:cstheme="majorHAnsi"/>
                <w:bCs/>
                <w:color w:val="000000" w:themeColor="text1"/>
                <w:sz w:val="20"/>
              </w:rPr>
              <w:pPrChange w:id="18153" w:author="Dr Mamadou SANOGO" w:date="2023-10-25T17:57:00Z">
                <w:pPr>
                  <w:spacing w:line="240" w:lineRule="auto"/>
                </w:pPr>
              </w:pPrChange>
            </w:pPr>
            <w:del w:id="18154" w:author="Dr Mamadou SANOGO" w:date="2023-10-25T17:57:00Z">
              <w:r w:rsidRPr="007A4AFC" w:rsidDel="00744A71">
                <w:rPr>
                  <w:rFonts w:asciiTheme="majorHAnsi" w:hAnsiTheme="majorHAnsi" w:cstheme="majorHAnsi"/>
                  <w:bCs/>
                  <w:color w:val="000000" w:themeColor="text1"/>
                  <w:sz w:val="20"/>
                </w:rPr>
                <w:delText>Notions de validité et de biais S3 ;</w:delText>
              </w:r>
            </w:del>
          </w:p>
          <w:p w14:paraId="38C30A3F" w14:textId="272EE0C6" w:rsidR="00E77573" w:rsidRPr="007A4AFC" w:rsidDel="00744A71" w:rsidRDefault="00920793">
            <w:pPr>
              <w:pStyle w:val="Titre"/>
              <w:tabs>
                <w:tab w:val="num" w:pos="-4820"/>
              </w:tabs>
              <w:spacing w:line="276" w:lineRule="auto"/>
              <w:jc w:val="both"/>
              <w:rPr>
                <w:del w:id="18155" w:author="Dr Mamadou SANOGO" w:date="2023-10-25T17:57:00Z"/>
                <w:rFonts w:asciiTheme="majorHAnsi" w:hAnsiTheme="majorHAnsi" w:cstheme="majorHAnsi"/>
                <w:bCs/>
                <w:color w:val="000000" w:themeColor="text1"/>
                <w:sz w:val="20"/>
              </w:rPr>
              <w:pPrChange w:id="18156" w:author="Dr Mamadou SANOGO" w:date="2023-10-25T17:57:00Z">
                <w:pPr>
                  <w:spacing w:line="240" w:lineRule="auto"/>
                </w:pPr>
              </w:pPrChange>
            </w:pPr>
            <w:del w:id="18157" w:author="Dr Mamadou SANOGO" w:date="2023-10-25T17:57:00Z">
              <w:r w:rsidRPr="007A4AFC" w:rsidDel="00744A71">
                <w:rPr>
                  <w:rFonts w:asciiTheme="majorHAnsi" w:hAnsiTheme="majorHAnsi" w:cstheme="majorHAnsi"/>
                  <w:bCs/>
                  <w:color w:val="000000" w:themeColor="text1"/>
                  <w:sz w:val="20"/>
                </w:rPr>
                <w:delText>Élaboration</w:delText>
              </w:r>
              <w:r w:rsidR="00E77573" w:rsidRPr="007A4AFC" w:rsidDel="00744A71">
                <w:rPr>
                  <w:rFonts w:asciiTheme="majorHAnsi" w:hAnsiTheme="majorHAnsi" w:cstheme="majorHAnsi"/>
                  <w:bCs/>
                  <w:color w:val="000000" w:themeColor="text1"/>
                  <w:sz w:val="20"/>
                </w:rPr>
                <w:delText xml:space="preserve"> de formulaires (masques) de saisie des données d’enquêtes épidémiologiques S3 ;</w:delText>
              </w:r>
            </w:del>
          </w:p>
          <w:p w14:paraId="2D6CEF46" w14:textId="475D95B0" w:rsidR="00E77573" w:rsidRPr="007A4AFC" w:rsidDel="00744A71" w:rsidRDefault="00E77573">
            <w:pPr>
              <w:pStyle w:val="Titre"/>
              <w:tabs>
                <w:tab w:val="num" w:pos="-4820"/>
              </w:tabs>
              <w:spacing w:line="276" w:lineRule="auto"/>
              <w:jc w:val="both"/>
              <w:rPr>
                <w:del w:id="18158" w:author="Dr Mamadou SANOGO" w:date="2023-10-25T17:57:00Z"/>
                <w:rFonts w:asciiTheme="majorHAnsi" w:hAnsiTheme="majorHAnsi" w:cstheme="majorHAnsi"/>
                <w:bCs/>
                <w:color w:val="000000" w:themeColor="text1"/>
                <w:sz w:val="20"/>
              </w:rPr>
              <w:pPrChange w:id="18159" w:author="Dr Mamadou SANOGO" w:date="2023-10-25T17:57:00Z">
                <w:pPr>
                  <w:spacing w:line="240" w:lineRule="auto"/>
                </w:pPr>
              </w:pPrChange>
            </w:pPr>
            <w:del w:id="18160" w:author="Dr Mamadou SANOGO" w:date="2023-10-25T17:57:00Z">
              <w:r w:rsidRPr="007A4AFC" w:rsidDel="00744A71">
                <w:rPr>
                  <w:rFonts w:asciiTheme="majorHAnsi" w:hAnsiTheme="majorHAnsi" w:cstheme="majorHAnsi"/>
                  <w:bCs/>
                  <w:color w:val="000000" w:themeColor="text1"/>
                  <w:sz w:val="20"/>
                </w:rPr>
                <w:delText>Saisie des données dans les logiciels de gestion de données S3 ;</w:delText>
              </w:r>
            </w:del>
          </w:p>
          <w:p w14:paraId="472428D8" w14:textId="3E8BA928" w:rsidR="00E77573" w:rsidRPr="007A4AFC" w:rsidDel="00744A71" w:rsidRDefault="00E77573">
            <w:pPr>
              <w:pStyle w:val="Titre"/>
              <w:tabs>
                <w:tab w:val="num" w:pos="-4820"/>
              </w:tabs>
              <w:spacing w:line="276" w:lineRule="auto"/>
              <w:jc w:val="both"/>
              <w:rPr>
                <w:del w:id="18161" w:author="Dr Mamadou SANOGO" w:date="2023-10-25T17:57:00Z"/>
                <w:rFonts w:asciiTheme="majorHAnsi" w:hAnsiTheme="majorHAnsi" w:cstheme="majorHAnsi"/>
                <w:bCs/>
                <w:color w:val="000000" w:themeColor="text1"/>
                <w:sz w:val="20"/>
              </w:rPr>
              <w:pPrChange w:id="18162" w:author="Dr Mamadou SANOGO" w:date="2023-10-25T17:57:00Z">
                <w:pPr>
                  <w:spacing w:line="240" w:lineRule="auto"/>
                </w:pPr>
              </w:pPrChange>
            </w:pPr>
            <w:del w:id="18163" w:author="Dr Mamadou SANOGO" w:date="2023-10-25T17:57:00Z">
              <w:r w:rsidRPr="007A4AFC" w:rsidDel="00744A71">
                <w:rPr>
                  <w:rFonts w:asciiTheme="majorHAnsi" w:hAnsiTheme="majorHAnsi" w:cstheme="majorHAnsi"/>
                  <w:bCs/>
                  <w:color w:val="000000" w:themeColor="text1"/>
                  <w:sz w:val="20"/>
                </w:rPr>
                <w:delText>Elaboration de programme d’analyse de données d’enquêtes épidémiologiques (analyse descriptive, bivariée et multivariée) S3</w:delText>
              </w:r>
            </w:del>
          </w:p>
        </w:tc>
      </w:tr>
      <w:tr w:rsidR="007A4AFC" w:rsidRPr="007A4AFC" w:rsidDel="00744A71" w14:paraId="6F23FF0E" w14:textId="77777777" w:rsidTr="00920793">
        <w:trPr>
          <w:del w:id="18164" w:author="Dr Mamadou SANOGO" w:date="2023-10-25T17:57:00Z"/>
        </w:trPr>
        <w:tc>
          <w:tcPr>
            <w:tcW w:w="858" w:type="pct"/>
            <w:vAlign w:val="center"/>
          </w:tcPr>
          <w:p w14:paraId="17AFD221" w14:textId="36519190" w:rsidR="00E77573" w:rsidRPr="007A4AFC" w:rsidDel="00744A71" w:rsidRDefault="00E77573">
            <w:pPr>
              <w:pStyle w:val="Titre"/>
              <w:tabs>
                <w:tab w:val="num" w:pos="-4820"/>
              </w:tabs>
              <w:spacing w:line="276" w:lineRule="auto"/>
              <w:jc w:val="both"/>
              <w:rPr>
                <w:del w:id="18165" w:author="Dr Mamadou SANOGO" w:date="2023-10-25T17:57:00Z"/>
                <w:rFonts w:asciiTheme="majorHAnsi" w:hAnsiTheme="majorHAnsi" w:cstheme="majorHAnsi"/>
                <w:bCs/>
                <w:color w:val="000000" w:themeColor="text1"/>
                <w:sz w:val="20"/>
              </w:rPr>
              <w:pPrChange w:id="18166" w:author="Dr Mamadou SANOGO" w:date="2023-10-25T17:57:00Z">
                <w:pPr>
                  <w:spacing w:line="240" w:lineRule="auto"/>
                </w:pPr>
              </w:pPrChange>
            </w:pPr>
            <w:del w:id="18167" w:author="Dr Mamadou SANOGO" w:date="2023-10-25T17:57:00Z">
              <w:r w:rsidRPr="007A4AFC" w:rsidDel="00744A71">
                <w:rPr>
                  <w:rFonts w:asciiTheme="majorHAnsi" w:hAnsiTheme="majorHAnsi" w:cstheme="majorHAnsi"/>
                  <w:bCs/>
                  <w:color w:val="000000" w:themeColor="text1"/>
                  <w:sz w:val="20"/>
                </w:rPr>
                <w:delText>Aliou KAMISSOKO,</w:delText>
              </w:r>
            </w:del>
          </w:p>
          <w:p w14:paraId="4F1D0318" w14:textId="21146C6D" w:rsidR="00E77573" w:rsidRPr="007A4AFC" w:rsidDel="00744A71" w:rsidRDefault="00E77573">
            <w:pPr>
              <w:pStyle w:val="Titre"/>
              <w:tabs>
                <w:tab w:val="num" w:pos="-4820"/>
              </w:tabs>
              <w:spacing w:line="276" w:lineRule="auto"/>
              <w:jc w:val="both"/>
              <w:rPr>
                <w:del w:id="18168" w:author="Dr Mamadou SANOGO" w:date="2023-10-25T17:57:00Z"/>
                <w:rFonts w:asciiTheme="majorHAnsi" w:hAnsiTheme="majorHAnsi" w:cstheme="majorHAnsi"/>
                <w:bCs/>
                <w:color w:val="000000" w:themeColor="text1"/>
                <w:sz w:val="20"/>
              </w:rPr>
              <w:pPrChange w:id="18169" w:author="Dr Mamadou SANOGO" w:date="2023-10-25T17:57:00Z">
                <w:pPr>
                  <w:spacing w:line="240" w:lineRule="auto"/>
                </w:pPr>
              </w:pPrChange>
            </w:pPr>
            <w:del w:id="18170" w:author="Dr Mamadou SANOGO" w:date="2023-10-25T17:57:00Z">
              <w:r w:rsidRPr="007A4AFC" w:rsidDel="00744A71">
                <w:rPr>
                  <w:rFonts w:asciiTheme="majorHAnsi" w:hAnsiTheme="majorHAnsi" w:cstheme="majorHAnsi"/>
                  <w:bCs/>
                  <w:color w:val="000000" w:themeColor="text1"/>
                  <w:sz w:val="20"/>
                </w:rPr>
                <w:delText>Santé publiciste, Responsable projet</w:delText>
              </w:r>
            </w:del>
          </w:p>
        </w:tc>
        <w:tc>
          <w:tcPr>
            <w:tcW w:w="714" w:type="pct"/>
            <w:vAlign w:val="center"/>
          </w:tcPr>
          <w:p w14:paraId="270C9805" w14:textId="689F0E91" w:rsidR="00E77573" w:rsidRPr="007A4AFC" w:rsidDel="00744A71" w:rsidRDefault="00E77573">
            <w:pPr>
              <w:pStyle w:val="Titre"/>
              <w:tabs>
                <w:tab w:val="num" w:pos="-4820"/>
              </w:tabs>
              <w:spacing w:line="276" w:lineRule="auto"/>
              <w:jc w:val="both"/>
              <w:rPr>
                <w:del w:id="18171" w:author="Dr Mamadou SANOGO" w:date="2023-10-25T17:57:00Z"/>
                <w:rFonts w:asciiTheme="majorHAnsi" w:hAnsiTheme="majorHAnsi" w:cstheme="majorHAnsi"/>
                <w:bCs/>
                <w:color w:val="000000" w:themeColor="text1"/>
                <w:sz w:val="20"/>
              </w:rPr>
              <w:pPrChange w:id="18172" w:author="Dr Mamadou SANOGO" w:date="2023-10-25T17:57:00Z">
                <w:pPr>
                  <w:spacing w:line="240" w:lineRule="auto"/>
                </w:pPr>
              </w:pPrChange>
            </w:pPr>
            <w:del w:id="18173" w:author="Dr Mamadou SANOGO" w:date="2023-10-25T17:57:00Z">
              <w:r w:rsidRPr="007A4AFC" w:rsidDel="00744A71">
                <w:rPr>
                  <w:rFonts w:asciiTheme="majorHAnsi" w:hAnsiTheme="majorHAnsi" w:cstheme="majorHAnsi"/>
                  <w:bCs/>
                  <w:color w:val="000000" w:themeColor="text1"/>
                  <w:sz w:val="20"/>
                </w:rPr>
                <w:delText>ARCAD Santé plus</w:delText>
              </w:r>
            </w:del>
          </w:p>
        </w:tc>
        <w:tc>
          <w:tcPr>
            <w:tcW w:w="714" w:type="pct"/>
            <w:vAlign w:val="center"/>
          </w:tcPr>
          <w:p w14:paraId="2930CBAA" w14:textId="205B7389" w:rsidR="00E77573" w:rsidRPr="007A4AFC" w:rsidDel="00744A71" w:rsidRDefault="00E77573">
            <w:pPr>
              <w:pStyle w:val="Titre"/>
              <w:tabs>
                <w:tab w:val="num" w:pos="-4820"/>
              </w:tabs>
              <w:spacing w:line="276" w:lineRule="auto"/>
              <w:jc w:val="both"/>
              <w:rPr>
                <w:del w:id="18174" w:author="Dr Mamadou SANOGO" w:date="2023-10-25T17:57:00Z"/>
                <w:rFonts w:asciiTheme="majorHAnsi" w:hAnsiTheme="majorHAnsi" w:cstheme="majorHAnsi"/>
                <w:bCs/>
                <w:color w:val="000000" w:themeColor="text1"/>
                <w:sz w:val="20"/>
              </w:rPr>
              <w:pPrChange w:id="18175" w:author="Dr Mamadou SANOGO" w:date="2023-10-25T17:57:00Z">
                <w:pPr>
                  <w:spacing w:line="240" w:lineRule="auto"/>
                </w:pPr>
              </w:pPrChange>
            </w:pPr>
            <w:del w:id="18176" w:author="Dr Mamadou SANOGO" w:date="2023-10-25T17:57:00Z">
              <w:r w:rsidRPr="007A4AFC" w:rsidDel="00744A71">
                <w:rPr>
                  <w:rFonts w:asciiTheme="majorHAnsi" w:hAnsiTheme="majorHAnsi" w:cstheme="majorHAnsi"/>
                  <w:bCs/>
                  <w:color w:val="000000" w:themeColor="text1"/>
                  <w:sz w:val="20"/>
                </w:rPr>
                <w:delText>Master</w:delText>
              </w:r>
            </w:del>
          </w:p>
          <w:p w14:paraId="5001F60C" w14:textId="2192CF0A" w:rsidR="00E77573" w:rsidRPr="007A4AFC" w:rsidDel="00744A71" w:rsidRDefault="00E77573">
            <w:pPr>
              <w:pStyle w:val="Titre"/>
              <w:tabs>
                <w:tab w:val="num" w:pos="-4820"/>
              </w:tabs>
              <w:spacing w:line="276" w:lineRule="auto"/>
              <w:jc w:val="both"/>
              <w:rPr>
                <w:del w:id="18177" w:author="Dr Mamadou SANOGO" w:date="2023-10-25T17:57:00Z"/>
                <w:rFonts w:asciiTheme="majorHAnsi" w:hAnsiTheme="majorHAnsi" w:cstheme="majorHAnsi"/>
                <w:bCs/>
                <w:color w:val="000000" w:themeColor="text1"/>
                <w:sz w:val="20"/>
              </w:rPr>
              <w:pPrChange w:id="18178" w:author="Dr Mamadou SANOGO" w:date="2023-10-25T17:57:00Z">
                <w:pPr>
                  <w:spacing w:line="240" w:lineRule="auto"/>
                </w:pPr>
              </w:pPrChange>
            </w:pPr>
            <w:del w:id="18179" w:author="Dr Mamadou SANOGO" w:date="2023-10-25T17:57:00Z">
              <w:r w:rsidRPr="007A4AFC" w:rsidDel="00744A71">
                <w:rPr>
                  <w:rFonts w:asciiTheme="majorHAnsi" w:hAnsiTheme="majorHAnsi" w:cstheme="majorHAnsi"/>
                  <w:bCs/>
                  <w:color w:val="000000" w:themeColor="text1"/>
                  <w:sz w:val="20"/>
                </w:rPr>
                <w:delText>(Santé publique)</w:delText>
              </w:r>
            </w:del>
          </w:p>
        </w:tc>
        <w:tc>
          <w:tcPr>
            <w:tcW w:w="381" w:type="pct"/>
            <w:vAlign w:val="center"/>
          </w:tcPr>
          <w:p w14:paraId="76491A86" w14:textId="3BEB85F2" w:rsidR="00E77573" w:rsidRPr="007A4AFC" w:rsidDel="00744A71" w:rsidRDefault="00E77573">
            <w:pPr>
              <w:pStyle w:val="Titre"/>
              <w:tabs>
                <w:tab w:val="num" w:pos="-4820"/>
              </w:tabs>
              <w:spacing w:line="276" w:lineRule="auto"/>
              <w:jc w:val="both"/>
              <w:rPr>
                <w:del w:id="18180" w:author="Dr Mamadou SANOGO" w:date="2023-10-25T17:57:00Z"/>
                <w:rFonts w:asciiTheme="majorHAnsi" w:hAnsiTheme="majorHAnsi" w:cstheme="majorHAnsi"/>
                <w:bCs/>
                <w:color w:val="000000" w:themeColor="text1"/>
                <w:sz w:val="20"/>
              </w:rPr>
              <w:pPrChange w:id="18181" w:author="Dr Mamadou SANOGO" w:date="2023-10-25T17:57:00Z">
                <w:pPr>
                  <w:spacing w:line="240" w:lineRule="auto"/>
                </w:pPr>
              </w:pPrChange>
            </w:pPr>
            <w:del w:id="18182" w:author="Dr Mamadou SANOGO" w:date="2023-10-25T17:57:00Z">
              <w:r w:rsidRPr="007A4AFC" w:rsidDel="00744A71">
                <w:rPr>
                  <w:rFonts w:asciiTheme="majorHAnsi" w:hAnsiTheme="majorHAnsi" w:cstheme="majorHAnsi"/>
                  <w:bCs/>
                  <w:color w:val="000000" w:themeColor="text1"/>
                  <w:sz w:val="20"/>
                </w:rPr>
                <w:delText>GEC2305</w:delText>
              </w:r>
            </w:del>
          </w:p>
        </w:tc>
        <w:tc>
          <w:tcPr>
            <w:tcW w:w="429" w:type="pct"/>
            <w:vAlign w:val="center"/>
          </w:tcPr>
          <w:p w14:paraId="6D8B83A8" w14:textId="6F06ECCD" w:rsidR="00E77573" w:rsidRPr="007A4AFC" w:rsidDel="00744A71" w:rsidRDefault="00E77573">
            <w:pPr>
              <w:pStyle w:val="Titre"/>
              <w:tabs>
                <w:tab w:val="num" w:pos="-4820"/>
              </w:tabs>
              <w:spacing w:line="276" w:lineRule="auto"/>
              <w:jc w:val="both"/>
              <w:rPr>
                <w:del w:id="18183" w:author="Dr Mamadou SANOGO" w:date="2023-10-25T17:57:00Z"/>
                <w:rFonts w:asciiTheme="majorHAnsi" w:hAnsiTheme="majorHAnsi"/>
                <w:i w:val="0"/>
                <w:color w:val="000000" w:themeColor="text1"/>
                <w:sz w:val="20"/>
                <w:rPrChange w:id="18184" w:author="Dr Mamadou SANOGO" w:date="2023-10-25T18:15:00Z">
                  <w:rPr>
                    <w:del w:id="18185" w:author="Dr Mamadou SANOGO" w:date="2023-10-25T17:57:00Z"/>
                    <w:rFonts w:asciiTheme="majorHAnsi" w:hAnsiTheme="majorHAnsi"/>
                    <w:i/>
                    <w:color w:val="000000" w:themeColor="text1"/>
                    <w:sz w:val="20"/>
                    <w:szCs w:val="20"/>
                  </w:rPr>
                </w:rPrChange>
              </w:rPr>
              <w:pPrChange w:id="18186" w:author="Dr Mamadou SANOGO" w:date="2023-10-25T17:57:00Z">
                <w:pPr>
                  <w:spacing w:line="240" w:lineRule="auto"/>
                  <w:jc w:val="center"/>
                </w:pPr>
              </w:pPrChange>
            </w:pPr>
            <w:del w:id="18187" w:author="Dr Mamadou SANOGO" w:date="2023-10-25T17:57:00Z">
              <w:r w:rsidRPr="007A4AFC" w:rsidDel="00744A71">
                <w:rPr>
                  <w:rFonts w:asciiTheme="majorHAnsi" w:hAnsiTheme="majorHAnsi"/>
                  <w:color w:val="000000" w:themeColor="text1"/>
                  <w:sz w:val="20"/>
                </w:rPr>
                <w:delText>60</w:delText>
              </w:r>
            </w:del>
          </w:p>
        </w:tc>
        <w:tc>
          <w:tcPr>
            <w:tcW w:w="1904" w:type="pct"/>
            <w:vAlign w:val="center"/>
          </w:tcPr>
          <w:p w14:paraId="1C46C356" w14:textId="4F581865" w:rsidR="00E77573" w:rsidRPr="007A4AFC" w:rsidDel="00744A71" w:rsidRDefault="00E77573">
            <w:pPr>
              <w:pStyle w:val="Titre"/>
              <w:tabs>
                <w:tab w:val="num" w:pos="-4820"/>
              </w:tabs>
              <w:spacing w:line="276" w:lineRule="auto"/>
              <w:jc w:val="both"/>
              <w:rPr>
                <w:del w:id="18188" w:author="Dr Mamadou SANOGO" w:date="2023-10-25T17:57:00Z"/>
                <w:rFonts w:asciiTheme="majorHAnsi" w:hAnsiTheme="majorHAnsi" w:cstheme="majorHAnsi"/>
                <w:bCs/>
                <w:color w:val="000000" w:themeColor="text1"/>
                <w:sz w:val="20"/>
              </w:rPr>
              <w:pPrChange w:id="18189" w:author="Dr Mamadou SANOGO" w:date="2023-10-25T17:57:00Z">
                <w:pPr>
                  <w:spacing w:line="240" w:lineRule="auto"/>
                </w:pPr>
              </w:pPrChange>
            </w:pPr>
            <w:del w:id="18190" w:author="Dr Mamadou SANOGO" w:date="2023-10-25T17:57:00Z">
              <w:r w:rsidRPr="007A4AFC" w:rsidDel="00744A71">
                <w:rPr>
                  <w:rFonts w:asciiTheme="majorHAnsi" w:hAnsiTheme="majorHAnsi" w:cstheme="majorHAnsi"/>
                  <w:bCs/>
                  <w:color w:val="000000" w:themeColor="text1"/>
                  <w:sz w:val="20"/>
                </w:rPr>
                <w:delText>Système de surveillance épidémiologique S3 ;</w:delText>
              </w:r>
            </w:del>
          </w:p>
          <w:p w14:paraId="61C08518" w14:textId="7D60EB87" w:rsidR="00E77573" w:rsidRPr="007A4AFC" w:rsidDel="00744A71" w:rsidRDefault="00920793">
            <w:pPr>
              <w:pStyle w:val="Titre"/>
              <w:tabs>
                <w:tab w:val="num" w:pos="-4820"/>
              </w:tabs>
              <w:spacing w:line="276" w:lineRule="auto"/>
              <w:jc w:val="both"/>
              <w:rPr>
                <w:del w:id="18191" w:author="Dr Mamadou SANOGO" w:date="2023-10-25T17:57:00Z"/>
                <w:rFonts w:asciiTheme="majorHAnsi" w:hAnsiTheme="majorHAnsi" w:cstheme="majorHAnsi"/>
                <w:bCs/>
                <w:color w:val="000000" w:themeColor="text1"/>
                <w:sz w:val="20"/>
              </w:rPr>
              <w:pPrChange w:id="18192" w:author="Dr Mamadou SANOGO" w:date="2023-10-25T17:57:00Z">
                <w:pPr>
                  <w:spacing w:line="240" w:lineRule="auto"/>
                </w:pPr>
              </w:pPrChange>
            </w:pPr>
            <w:del w:id="18193" w:author="Dr Mamadou SANOGO" w:date="2023-10-25T17:57:00Z">
              <w:r w:rsidRPr="007A4AFC" w:rsidDel="00744A71">
                <w:rPr>
                  <w:rFonts w:asciiTheme="majorHAnsi" w:hAnsiTheme="majorHAnsi" w:cstheme="majorHAnsi"/>
                  <w:bCs/>
                  <w:color w:val="000000" w:themeColor="text1"/>
                  <w:sz w:val="20"/>
                </w:rPr>
                <w:delText>Épidémies</w:delText>
              </w:r>
              <w:r w:rsidR="00E77573" w:rsidRPr="007A4AFC" w:rsidDel="00744A71">
                <w:rPr>
                  <w:rFonts w:asciiTheme="majorHAnsi" w:hAnsiTheme="majorHAnsi" w:cstheme="majorHAnsi"/>
                  <w:bCs/>
                  <w:color w:val="000000" w:themeColor="text1"/>
                  <w:sz w:val="20"/>
                </w:rPr>
                <w:delText xml:space="preserve"> et catastrophes S3 ;</w:delText>
              </w:r>
            </w:del>
          </w:p>
          <w:p w14:paraId="31BED52B" w14:textId="362C4F89" w:rsidR="00E77573" w:rsidRPr="007A4AFC" w:rsidDel="00744A71" w:rsidRDefault="00E77573">
            <w:pPr>
              <w:pStyle w:val="Titre"/>
              <w:tabs>
                <w:tab w:val="num" w:pos="-4820"/>
              </w:tabs>
              <w:spacing w:line="276" w:lineRule="auto"/>
              <w:jc w:val="both"/>
              <w:rPr>
                <w:del w:id="18194" w:author="Dr Mamadou SANOGO" w:date="2023-10-25T17:57:00Z"/>
                <w:rFonts w:asciiTheme="majorHAnsi" w:hAnsiTheme="majorHAnsi" w:cstheme="majorHAnsi"/>
                <w:bCs/>
                <w:color w:val="000000" w:themeColor="text1"/>
                <w:sz w:val="20"/>
              </w:rPr>
              <w:pPrChange w:id="18195" w:author="Dr Mamadou SANOGO" w:date="2023-10-25T17:57:00Z">
                <w:pPr>
                  <w:spacing w:line="240" w:lineRule="auto"/>
                </w:pPr>
              </w:pPrChange>
            </w:pPr>
            <w:del w:id="18196" w:author="Dr Mamadou SANOGO" w:date="2023-10-25T17:57:00Z">
              <w:r w:rsidRPr="007A4AFC" w:rsidDel="00744A71">
                <w:rPr>
                  <w:rFonts w:asciiTheme="majorHAnsi" w:hAnsiTheme="majorHAnsi" w:cstheme="majorHAnsi"/>
                  <w:bCs/>
                  <w:color w:val="000000" w:themeColor="text1"/>
                  <w:sz w:val="20"/>
                </w:rPr>
                <w:delText>Evaluation d’un test de dépistage S3</w:delText>
              </w:r>
            </w:del>
          </w:p>
        </w:tc>
      </w:tr>
      <w:tr w:rsidR="007A4AFC" w:rsidRPr="007A4AFC" w:rsidDel="00744A71" w14:paraId="52FCB937" w14:textId="77777777" w:rsidTr="00920793">
        <w:trPr>
          <w:del w:id="18197" w:author="Dr Mamadou SANOGO" w:date="2023-10-25T17:57:00Z"/>
        </w:trPr>
        <w:tc>
          <w:tcPr>
            <w:tcW w:w="858" w:type="pct"/>
            <w:vAlign w:val="center"/>
          </w:tcPr>
          <w:p w14:paraId="2850DF75" w14:textId="2E96E896" w:rsidR="00E77573" w:rsidRPr="007A4AFC" w:rsidDel="00744A71" w:rsidRDefault="00E77573">
            <w:pPr>
              <w:pStyle w:val="Titre"/>
              <w:tabs>
                <w:tab w:val="num" w:pos="-4820"/>
              </w:tabs>
              <w:spacing w:line="276" w:lineRule="auto"/>
              <w:jc w:val="both"/>
              <w:rPr>
                <w:del w:id="18198" w:author="Dr Mamadou SANOGO" w:date="2023-10-25T17:57:00Z"/>
                <w:rFonts w:asciiTheme="majorHAnsi" w:hAnsiTheme="majorHAnsi" w:cstheme="majorHAnsi"/>
                <w:bCs/>
                <w:color w:val="000000" w:themeColor="text1"/>
                <w:sz w:val="20"/>
              </w:rPr>
              <w:pPrChange w:id="18199" w:author="Dr Mamadou SANOGO" w:date="2023-10-25T17:57:00Z">
                <w:pPr>
                  <w:spacing w:line="240" w:lineRule="auto"/>
                </w:pPr>
              </w:pPrChange>
            </w:pPr>
            <w:del w:id="18200" w:author="Dr Mamadou SANOGO" w:date="2023-10-25T17:57:00Z">
              <w:r w:rsidRPr="007A4AFC" w:rsidDel="00744A71">
                <w:rPr>
                  <w:rFonts w:asciiTheme="majorHAnsi" w:hAnsiTheme="majorHAnsi" w:cstheme="majorHAnsi"/>
                  <w:bCs/>
                  <w:color w:val="000000" w:themeColor="text1"/>
                  <w:sz w:val="20"/>
                </w:rPr>
                <w:delText>Idrissa PEROU,</w:delText>
              </w:r>
            </w:del>
          </w:p>
          <w:p w14:paraId="4199650B" w14:textId="46F26B2D" w:rsidR="00E77573" w:rsidRPr="007A4AFC" w:rsidDel="00744A71" w:rsidRDefault="00E77573">
            <w:pPr>
              <w:pStyle w:val="Titre"/>
              <w:tabs>
                <w:tab w:val="num" w:pos="-4820"/>
              </w:tabs>
              <w:spacing w:line="276" w:lineRule="auto"/>
              <w:jc w:val="both"/>
              <w:rPr>
                <w:del w:id="18201" w:author="Dr Mamadou SANOGO" w:date="2023-10-25T17:57:00Z"/>
                <w:rFonts w:asciiTheme="majorHAnsi" w:hAnsiTheme="majorHAnsi" w:cstheme="majorHAnsi"/>
                <w:bCs/>
                <w:color w:val="000000" w:themeColor="text1"/>
                <w:sz w:val="20"/>
              </w:rPr>
              <w:pPrChange w:id="18202" w:author="Dr Mamadou SANOGO" w:date="2023-10-25T17:57:00Z">
                <w:pPr>
                  <w:spacing w:line="240" w:lineRule="auto"/>
                </w:pPr>
              </w:pPrChange>
            </w:pPr>
            <w:del w:id="18203" w:author="Dr Mamadou SANOGO" w:date="2023-10-25T17:57:00Z">
              <w:r w:rsidRPr="007A4AFC" w:rsidDel="00744A71">
                <w:rPr>
                  <w:rFonts w:asciiTheme="majorHAnsi" w:hAnsiTheme="majorHAnsi" w:cstheme="majorHAnsi"/>
                  <w:bCs/>
                  <w:color w:val="000000" w:themeColor="text1"/>
                  <w:sz w:val="20"/>
                </w:rPr>
                <w:delText xml:space="preserve">Programmeur  </w:delText>
              </w:r>
            </w:del>
          </w:p>
        </w:tc>
        <w:tc>
          <w:tcPr>
            <w:tcW w:w="714" w:type="pct"/>
            <w:vAlign w:val="center"/>
          </w:tcPr>
          <w:p w14:paraId="34C63EA9" w14:textId="5E4AA4C3" w:rsidR="00E77573" w:rsidRPr="007A4AFC" w:rsidDel="00744A71" w:rsidRDefault="00E77573">
            <w:pPr>
              <w:pStyle w:val="Titre"/>
              <w:tabs>
                <w:tab w:val="num" w:pos="-4820"/>
              </w:tabs>
              <w:spacing w:line="276" w:lineRule="auto"/>
              <w:jc w:val="both"/>
              <w:rPr>
                <w:del w:id="18204" w:author="Dr Mamadou SANOGO" w:date="2023-10-25T17:57:00Z"/>
                <w:rFonts w:asciiTheme="majorHAnsi" w:hAnsiTheme="majorHAnsi" w:cstheme="majorHAnsi"/>
                <w:bCs/>
                <w:color w:val="000000" w:themeColor="text1"/>
                <w:sz w:val="20"/>
              </w:rPr>
              <w:pPrChange w:id="18205" w:author="Dr Mamadou SANOGO" w:date="2023-10-25T17:57:00Z">
                <w:pPr>
                  <w:spacing w:line="240" w:lineRule="auto"/>
                </w:pPr>
              </w:pPrChange>
            </w:pPr>
            <w:del w:id="18206" w:author="Dr Mamadou SANOGO" w:date="2023-10-25T17:57:00Z">
              <w:r w:rsidRPr="007A4AFC" w:rsidDel="00744A71">
                <w:rPr>
                  <w:rFonts w:asciiTheme="majorHAnsi" w:hAnsiTheme="majorHAnsi" w:cstheme="majorHAnsi"/>
                  <w:bCs/>
                  <w:color w:val="000000" w:themeColor="text1"/>
                  <w:sz w:val="20"/>
                </w:rPr>
                <w:delText>Direction nationale de la douane</w:delText>
              </w:r>
            </w:del>
          </w:p>
        </w:tc>
        <w:tc>
          <w:tcPr>
            <w:tcW w:w="714" w:type="pct"/>
            <w:vAlign w:val="center"/>
          </w:tcPr>
          <w:p w14:paraId="345EAB84" w14:textId="37687748" w:rsidR="00E77573" w:rsidRPr="007A4AFC" w:rsidDel="00744A71" w:rsidRDefault="00E77573">
            <w:pPr>
              <w:pStyle w:val="Titre"/>
              <w:tabs>
                <w:tab w:val="num" w:pos="-4820"/>
              </w:tabs>
              <w:spacing w:line="276" w:lineRule="auto"/>
              <w:jc w:val="both"/>
              <w:rPr>
                <w:del w:id="18207" w:author="Dr Mamadou SANOGO" w:date="2023-10-25T17:57:00Z"/>
                <w:rFonts w:asciiTheme="majorHAnsi" w:hAnsiTheme="majorHAnsi" w:cstheme="majorHAnsi"/>
                <w:bCs/>
                <w:color w:val="000000" w:themeColor="text1"/>
                <w:sz w:val="20"/>
              </w:rPr>
              <w:pPrChange w:id="18208" w:author="Dr Mamadou SANOGO" w:date="2023-10-25T17:57:00Z">
                <w:pPr>
                  <w:spacing w:line="240" w:lineRule="auto"/>
                </w:pPr>
              </w:pPrChange>
            </w:pPr>
            <w:del w:id="18209" w:author="Dr Mamadou SANOGO" w:date="2023-10-25T17:57:00Z">
              <w:r w:rsidRPr="007A4AFC" w:rsidDel="00744A71">
                <w:rPr>
                  <w:rFonts w:asciiTheme="majorHAnsi" w:hAnsiTheme="majorHAnsi" w:cstheme="majorHAnsi"/>
                  <w:bCs/>
                  <w:color w:val="000000" w:themeColor="text1"/>
                  <w:sz w:val="20"/>
                </w:rPr>
                <w:delText>Master</w:delText>
              </w:r>
            </w:del>
          </w:p>
          <w:p w14:paraId="2EE6C3CA" w14:textId="5CCAC61A" w:rsidR="00E77573" w:rsidRPr="007A4AFC" w:rsidDel="00744A71" w:rsidRDefault="00E77573">
            <w:pPr>
              <w:pStyle w:val="Titre"/>
              <w:tabs>
                <w:tab w:val="num" w:pos="-4820"/>
              </w:tabs>
              <w:spacing w:line="276" w:lineRule="auto"/>
              <w:jc w:val="both"/>
              <w:rPr>
                <w:del w:id="18210" w:author="Dr Mamadou SANOGO" w:date="2023-10-25T17:57:00Z"/>
                <w:rFonts w:asciiTheme="majorHAnsi" w:hAnsiTheme="majorHAnsi" w:cstheme="majorHAnsi"/>
                <w:bCs/>
                <w:color w:val="000000" w:themeColor="text1"/>
                <w:sz w:val="20"/>
              </w:rPr>
              <w:pPrChange w:id="18211" w:author="Dr Mamadou SANOGO" w:date="2023-10-25T17:57:00Z">
                <w:pPr>
                  <w:spacing w:line="240" w:lineRule="auto"/>
                </w:pPr>
              </w:pPrChange>
            </w:pPr>
            <w:del w:id="18212" w:author="Dr Mamadou SANOGO" w:date="2023-10-25T17:57:00Z">
              <w:r w:rsidRPr="007A4AFC" w:rsidDel="00744A71">
                <w:rPr>
                  <w:rFonts w:asciiTheme="majorHAnsi" w:hAnsiTheme="majorHAnsi" w:cstheme="majorHAnsi"/>
                  <w:bCs/>
                  <w:color w:val="000000" w:themeColor="text1"/>
                  <w:sz w:val="20"/>
                </w:rPr>
                <w:delText>(Informatique)</w:delText>
              </w:r>
            </w:del>
          </w:p>
        </w:tc>
        <w:tc>
          <w:tcPr>
            <w:tcW w:w="381" w:type="pct"/>
            <w:vAlign w:val="center"/>
          </w:tcPr>
          <w:p w14:paraId="65F1F83E" w14:textId="3A402946" w:rsidR="00E77573" w:rsidRPr="007A4AFC" w:rsidDel="00744A71" w:rsidRDefault="00E77573">
            <w:pPr>
              <w:pStyle w:val="Titre"/>
              <w:tabs>
                <w:tab w:val="num" w:pos="-4820"/>
              </w:tabs>
              <w:spacing w:line="276" w:lineRule="auto"/>
              <w:jc w:val="both"/>
              <w:rPr>
                <w:del w:id="18213" w:author="Dr Mamadou SANOGO" w:date="2023-10-25T17:57:00Z"/>
                <w:rFonts w:asciiTheme="majorHAnsi" w:hAnsiTheme="majorHAnsi" w:cstheme="majorHAnsi"/>
                <w:bCs/>
                <w:color w:val="000000" w:themeColor="text1"/>
                <w:sz w:val="20"/>
              </w:rPr>
              <w:pPrChange w:id="18214" w:author="Dr Mamadou SANOGO" w:date="2023-10-25T17:57:00Z">
                <w:pPr>
                  <w:spacing w:line="240" w:lineRule="auto"/>
                </w:pPr>
              </w:pPrChange>
            </w:pPr>
            <w:del w:id="18215" w:author="Dr Mamadou SANOGO" w:date="2023-10-25T17:57:00Z">
              <w:r w:rsidRPr="007A4AFC" w:rsidDel="00744A71">
                <w:rPr>
                  <w:rFonts w:asciiTheme="majorHAnsi" w:hAnsiTheme="majorHAnsi" w:cstheme="majorHAnsi"/>
                  <w:bCs/>
                  <w:color w:val="000000" w:themeColor="text1"/>
                  <w:sz w:val="20"/>
                </w:rPr>
                <w:delText>INF2204</w:delText>
              </w:r>
            </w:del>
          </w:p>
        </w:tc>
        <w:tc>
          <w:tcPr>
            <w:tcW w:w="429" w:type="pct"/>
            <w:vAlign w:val="center"/>
          </w:tcPr>
          <w:p w14:paraId="0ECD56E4" w14:textId="1863944C" w:rsidR="00E77573" w:rsidRPr="007A4AFC" w:rsidDel="00744A71" w:rsidRDefault="00E77573">
            <w:pPr>
              <w:pStyle w:val="Titre"/>
              <w:tabs>
                <w:tab w:val="num" w:pos="-4820"/>
              </w:tabs>
              <w:spacing w:line="276" w:lineRule="auto"/>
              <w:jc w:val="both"/>
              <w:rPr>
                <w:del w:id="18216" w:author="Dr Mamadou SANOGO" w:date="2023-10-25T17:57:00Z"/>
                <w:rFonts w:asciiTheme="majorHAnsi" w:hAnsiTheme="majorHAnsi"/>
                <w:color w:val="000000" w:themeColor="text1"/>
                <w:sz w:val="20"/>
              </w:rPr>
              <w:pPrChange w:id="18217" w:author="Dr Mamadou SANOGO" w:date="2023-10-25T17:57:00Z">
                <w:pPr>
                  <w:spacing w:line="240" w:lineRule="auto"/>
                  <w:jc w:val="center"/>
                </w:pPr>
              </w:pPrChange>
            </w:pPr>
            <w:del w:id="18218" w:author="Dr Mamadou SANOGO" w:date="2023-10-25T17:57:00Z">
              <w:r w:rsidRPr="007A4AFC" w:rsidDel="00744A71">
                <w:rPr>
                  <w:rFonts w:asciiTheme="majorHAnsi" w:hAnsiTheme="majorHAnsi"/>
                  <w:color w:val="000000" w:themeColor="text1"/>
                  <w:sz w:val="20"/>
                </w:rPr>
                <w:delText>120</w:delText>
              </w:r>
            </w:del>
          </w:p>
        </w:tc>
        <w:tc>
          <w:tcPr>
            <w:tcW w:w="1904" w:type="pct"/>
            <w:vAlign w:val="center"/>
          </w:tcPr>
          <w:p w14:paraId="768B1FAC" w14:textId="1DD2DF7A" w:rsidR="00E77573" w:rsidRPr="007A4AFC" w:rsidDel="00744A71" w:rsidRDefault="00E77573">
            <w:pPr>
              <w:pStyle w:val="Titre"/>
              <w:tabs>
                <w:tab w:val="num" w:pos="-4820"/>
              </w:tabs>
              <w:spacing w:line="276" w:lineRule="auto"/>
              <w:jc w:val="both"/>
              <w:rPr>
                <w:del w:id="18219" w:author="Dr Mamadou SANOGO" w:date="2023-10-25T17:57:00Z"/>
                <w:rFonts w:asciiTheme="majorHAnsi" w:hAnsiTheme="majorHAnsi" w:cstheme="majorHAnsi"/>
                <w:bCs/>
                <w:color w:val="000000" w:themeColor="text1"/>
                <w:sz w:val="20"/>
                <w:lang w:val="en-US"/>
              </w:rPr>
              <w:pPrChange w:id="18220" w:author="Dr Mamadou SANOGO" w:date="2023-10-25T17:57:00Z">
                <w:pPr>
                  <w:spacing w:line="240" w:lineRule="auto"/>
                </w:pPr>
              </w:pPrChange>
            </w:pPr>
            <w:del w:id="18221" w:author="Dr Mamadou SANOGO" w:date="2023-10-25T17:57:00Z">
              <w:r w:rsidRPr="007A4AFC" w:rsidDel="00744A71">
                <w:rPr>
                  <w:rFonts w:asciiTheme="majorHAnsi" w:hAnsiTheme="majorHAnsi" w:cstheme="majorHAnsi"/>
                  <w:bCs/>
                  <w:color w:val="000000" w:themeColor="text1"/>
                  <w:sz w:val="20"/>
                  <w:lang w:val="en-US"/>
                </w:rPr>
                <w:delText>MS Project S2 ;</w:delText>
              </w:r>
            </w:del>
          </w:p>
          <w:p w14:paraId="524B0830" w14:textId="5EFED54B" w:rsidR="00E77573" w:rsidRPr="007A4AFC" w:rsidDel="00744A71" w:rsidRDefault="00E77573">
            <w:pPr>
              <w:pStyle w:val="Titre"/>
              <w:tabs>
                <w:tab w:val="num" w:pos="-4820"/>
              </w:tabs>
              <w:spacing w:line="276" w:lineRule="auto"/>
              <w:jc w:val="both"/>
              <w:rPr>
                <w:del w:id="18222" w:author="Dr Mamadou SANOGO" w:date="2023-10-25T17:57:00Z"/>
                <w:rFonts w:asciiTheme="majorHAnsi" w:hAnsiTheme="majorHAnsi" w:cstheme="majorHAnsi"/>
                <w:bCs/>
                <w:color w:val="000000" w:themeColor="text1"/>
                <w:sz w:val="20"/>
                <w:lang w:val="en-US"/>
              </w:rPr>
              <w:pPrChange w:id="18223" w:author="Dr Mamadou SANOGO" w:date="2023-10-25T17:57:00Z">
                <w:pPr>
                  <w:spacing w:line="240" w:lineRule="auto"/>
                </w:pPr>
              </w:pPrChange>
            </w:pPr>
            <w:del w:id="18224" w:author="Dr Mamadou SANOGO" w:date="2023-10-25T17:57:00Z">
              <w:r w:rsidRPr="007A4AFC" w:rsidDel="00744A71">
                <w:rPr>
                  <w:rFonts w:asciiTheme="majorHAnsi" w:hAnsiTheme="majorHAnsi" w:cstheme="majorHAnsi"/>
                  <w:bCs/>
                  <w:color w:val="000000" w:themeColor="text1"/>
                  <w:sz w:val="20"/>
                  <w:lang w:val="en-US"/>
                </w:rPr>
                <w:delText>SPSS ou Epi Info S</w:delText>
              </w:r>
              <w:r w:rsidR="00920793" w:rsidRPr="007A4AFC" w:rsidDel="00744A71">
                <w:rPr>
                  <w:rFonts w:asciiTheme="majorHAnsi" w:hAnsiTheme="majorHAnsi" w:cstheme="majorHAnsi"/>
                  <w:bCs/>
                  <w:color w:val="000000" w:themeColor="text1"/>
                  <w:sz w:val="20"/>
                  <w:lang w:val="en-US"/>
                </w:rPr>
                <w:delText>2 ;</w:delText>
              </w:r>
            </w:del>
          </w:p>
          <w:p w14:paraId="2385F946" w14:textId="2F78DD26" w:rsidR="00E77573" w:rsidRPr="007A4AFC" w:rsidDel="00744A71" w:rsidRDefault="00E77573">
            <w:pPr>
              <w:pStyle w:val="Titre"/>
              <w:tabs>
                <w:tab w:val="num" w:pos="-4820"/>
              </w:tabs>
              <w:spacing w:line="276" w:lineRule="auto"/>
              <w:jc w:val="both"/>
              <w:rPr>
                <w:del w:id="18225" w:author="Dr Mamadou SANOGO" w:date="2023-10-25T17:57:00Z"/>
                <w:rFonts w:asciiTheme="majorHAnsi" w:hAnsiTheme="majorHAnsi" w:cstheme="majorHAnsi"/>
                <w:bCs/>
                <w:color w:val="000000" w:themeColor="text1"/>
                <w:sz w:val="20"/>
              </w:rPr>
              <w:pPrChange w:id="18226" w:author="Dr Mamadou SANOGO" w:date="2023-10-25T17:57:00Z">
                <w:pPr>
                  <w:spacing w:line="240" w:lineRule="auto"/>
                </w:pPr>
              </w:pPrChange>
            </w:pPr>
            <w:del w:id="18227" w:author="Dr Mamadou SANOGO" w:date="2023-10-25T17:57:00Z">
              <w:r w:rsidRPr="007A4AFC" w:rsidDel="00744A71">
                <w:rPr>
                  <w:rFonts w:asciiTheme="majorHAnsi" w:hAnsiTheme="majorHAnsi" w:cstheme="majorHAnsi"/>
                  <w:bCs/>
                  <w:color w:val="000000" w:themeColor="text1"/>
                  <w:sz w:val="20"/>
                </w:rPr>
                <w:delText>ACCESS S2</w:delText>
              </w:r>
            </w:del>
          </w:p>
        </w:tc>
      </w:tr>
    </w:tbl>
    <w:p w14:paraId="799611DF" w14:textId="15D78C83" w:rsidR="00E77573" w:rsidRPr="007A4AFC" w:rsidDel="00744A71" w:rsidRDefault="00E77573">
      <w:pPr>
        <w:pStyle w:val="Titre"/>
        <w:tabs>
          <w:tab w:val="num" w:pos="-4820"/>
        </w:tabs>
        <w:spacing w:line="276" w:lineRule="auto"/>
        <w:jc w:val="both"/>
        <w:rPr>
          <w:del w:id="18228" w:author="Dr Mamadou SANOGO" w:date="2023-10-25T17:57:00Z"/>
          <w:rFonts w:asciiTheme="minorHAnsi" w:hAnsiTheme="minorHAnsi"/>
          <w:b w:val="0"/>
          <w:bCs/>
          <w:color w:val="000000" w:themeColor="text1"/>
          <w:sz w:val="12"/>
          <w:rPrChange w:id="18229" w:author="Dr Mamadou SANOGO" w:date="2023-10-25T18:15:00Z">
            <w:rPr>
              <w:del w:id="18230" w:author="Dr Mamadou SANOGO" w:date="2023-10-25T17:57:00Z"/>
              <w:rFonts w:asciiTheme="minorHAnsi" w:hAnsiTheme="minorHAnsi"/>
              <w:b w:val="0"/>
              <w:bCs/>
              <w:color w:val="FF0000"/>
              <w:sz w:val="12"/>
            </w:rPr>
          </w:rPrChange>
        </w:rPr>
        <w:pPrChange w:id="18231" w:author="Dr Mamadou SANOGO" w:date="2023-10-25T17:57:00Z">
          <w:pPr>
            <w:pStyle w:val="Titre"/>
            <w:tabs>
              <w:tab w:val="num" w:pos="1494"/>
            </w:tabs>
            <w:spacing w:line="276" w:lineRule="auto"/>
            <w:jc w:val="both"/>
          </w:pPr>
        </w:pPrChange>
      </w:pPr>
    </w:p>
    <w:tbl>
      <w:tblPr>
        <w:tblW w:w="1438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8"/>
        <w:gridCol w:w="5736"/>
      </w:tblGrid>
      <w:tr w:rsidR="007A4AFC" w:rsidRPr="007A4AFC" w:rsidDel="00744A71" w14:paraId="445A5A02" w14:textId="77777777" w:rsidTr="00E77573">
        <w:trPr>
          <w:cantSplit/>
          <w:trHeight w:val="20"/>
          <w:del w:id="18232" w:author="Dr Mamadou SANOGO" w:date="2023-10-25T17:57:00Z"/>
        </w:trPr>
        <w:tc>
          <w:tcPr>
            <w:tcW w:w="14384" w:type="dxa"/>
            <w:gridSpan w:val="2"/>
          </w:tcPr>
          <w:p w14:paraId="203D3A41" w14:textId="0160CFB1" w:rsidR="00E77573" w:rsidRPr="007A4AFC" w:rsidDel="00744A71" w:rsidRDefault="00E77573">
            <w:pPr>
              <w:pStyle w:val="Titre"/>
              <w:tabs>
                <w:tab w:val="num" w:pos="-4820"/>
              </w:tabs>
              <w:spacing w:line="276" w:lineRule="auto"/>
              <w:jc w:val="both"/>
              <w:rPr>
                <w:del w:id="18233" w:author="Dr Mamadou SANOGO" w:date="2023-10-25T17:57:00Z"/>
                <w:rFonts w:asciiTheme="minorHAnsi" w:hAnsiTheme="minorHAnsi"/>
                <w:color w:val="000000" w:themeColor="text1"/>
                <w:sz w:val="20"/>
              </w:rPr>
              <w:pPrChange w:id="18234" w:author="Dr Mamadou SANOGO" w:date="2023-10-25T17:57:00Z">
                <w:pPr>
                  <w:pStyle w:val="Titre"/>
                  <w:spacing w:line="276" w:lineRule="auto"/>
                </w:pPr>
              </w:pPrChange>
            </w:pPr>
            <w:del w:id="18235" w:author="Dr Mamadou SANOGO" w:date="2023-10-25T17:57:00Z">
              <w:r w:rsidRPr="007A4AFC" w:rsidDel="00744A71">
                <w:rPr>
                  <w:rFonts w:asciiTheme="minorHAnsi" w:hAnsiTheme="minorHAnsi"/>
                  <w:color w:val="000000" w:themeColor="text1"/>
                  <w:sz w:val="20"/>
                </w:rPr>
                <w:delText>Volume total des enseignements dispensés par des professionnels, hors encadrement des stages et des projets tutorés</w:delText>
              </w:r>
            </w:del>
          </w:p>
        </w:tc>
      </w:tr>
      <w:tr w:rsidR="007A4AFC" w:rsidRPr="007A4AFC" w:rsidDel="00744A71" w14:paraId="593BCF33" w14:textId="77777777" w:rsidTr="00E77573">
        <w:trPr>
          <w:trHeight w:val="20"/>
          <w:del w:id="18236" w:author="Dr Mamadou SANOGO" w:date="2023-10-25T17:57:00Z"/>
        </w:trPr>
        <w:tc>
          <w:tcPr>
            <w:tcW w:w="8648" w:type="dxa"/>
            <w:vAlign w:val="center"/>
          </w:tcPr>
          <w:p w14:paraId="11661515" w14:textId="40BB6C2E" w:rsidR="00E77573" w:rsidRPr="007A4AFC" w:rsidDel="00744A71" w:rsidRDefault="00E77573">
            <w:pPr>
              <w:pStyle w:val="Titre"/>
              <w:tabs>
                <w:tab w:val="num" w:pos="-4820"/>
              </w:tabs>
              <w:spacing w:line="276" w:lineRule="auto"/>
              <w:jc w:val="both"/>
              <w:rPr>
                <w:del w:id="18237" w:author="Dr Mamadou SANOGO" w:date="2023-10-25T17:57:00Z"/>
                <w:rFonts w:asciiTheme="minorHAnsi" w:hAnsiTheme="minorHAnsi"/>
                <w:b w:val="0"/>
                <w:bCs/>
                <w:color w:val="000000" w:themeColor="text1"/>
                <w:sz w:val="20"/>
              </w:rPr>
              <w:pPrChange w:id="18238" w:author="Dr Mamadou SANOGO" w:date="2023-10-25T17:57:00Z">
                <w:pPr>
                  <w:pStyle w:val="Titre"/>
                  <w:spacing w:line="276" w:lineRule="auto"/>
                  <w:jc w:val="left"/>
                </w:pPr>
              </w:pPrChange>
            </w:pPr>
            <w:del w:id="18239" w:author="Dr Mamadou SANOGO" w:date="2023-10-25T17:57:00Z">
              <w:r w:rsidRPr="007A4AFC" w:rsidDel="00744A71">
                <w:rPr>
                  <w:rFonts w:asciiTheme="minorHAnsi" w:hAnsiTheme="minorHAnsi"/>
                  <w:bCs/>
                  <w:i w:val="0"/>
                  <w:color w:val="000000" w:themeColor="text1"/>
                  <w:sz w:val="20"/>
                </w:rPr>
                <w:delText>En heures (par étudiant dans la maquette)</w:delText>
              </w:r>
            </w:del>
          </w:p>
        </w:tc>
        <w:tc>
          <w:tcPr>
            <w:tcW w:w="5736" w:type="dxa"/>
            <w:vAlign w:val="center"/>
          </w:tcPr>
          <w:p w14:paraId="14437BE8" w14:textId="0965087D" w:rsidR="00E77573" w:rsidRPr="007A4AFC" w:rsidDel="00744A71" w:rsidRDefault="00E77573">
            <w:pPr>
              <w:pStyle w:val="Titre"/>
              <w:tabs>
                <w:tab w:val="num" w:pos="-4820"/>
              </w:tabs>
              <w:spacing w:line="276" w:lineRule="auto"/>
              <w:jc w:val="both"/>
              <w:rPr>
                <w:del w:id="18240" w:author="Dr Mamadou SANOGO" w:date="2023-10-25T17:57:00Z"/>
                <w:rFonts w:asciiTheme="minorHAnsi" w:hAnsiTheme="minorHAnsi"/>
                <w:bCs/>
                <w:color w:val="000000" w:themeColor="text1"/>
                <w:sz w:val="20"/>
              </w:rPr>
              <w:pPrChange w:id="18241" w:author="Dr Mamadou SANOGO" w:date="2023-10-25T17:57:00Z">
                <w:pPr>
                  <w:pStyle w:val="Titre"/>
                  <w:spacing w:line="276" w:lineRule="auto"/>
                  <w:jc w:val="left"/>
                </w:pPr>
              </w:pPrChange>
            </w:pPr>
            <w:del w:id="18242" w:author="Dr Mamadou SANOGO" w:date="2023-10-25T17:57:00Z">
              <w:r w:rsidRPr="007A4AFC" w:rsidDel="00744A71">
                <w:rPr>
                  <w:rFonts w:asciiTheme="minorHAnsi" w:hAnsiTheme="minorHAnsi"/>
                  <w:bCs/>
                  <w:color w:val="000000" w:themeColor="text1"/>
                  <w:sz w:val="20"/>
                </w:rPr>
                <w:delText>1760 heures</w:delText>
              </w:r>
            </w:del>
          </w:p>
        </w:tc>
      </w:tr>
      <w:tr w:rsidR="007A4AFC" w:rsidRPr="007A4AFC" w:rsidDel="00744A71" w14:paraId="6688B483" w14:textId="77777777" w:rsidTr="00E77573">
        <w:trPr>
          <w:trHeight w:val="20"/>
          <w:del w:id="18243" w:author="Dr Mamadou SANOGO" w:date="2023-10-25T17:57:00Z"/>
        </w:trPr>
        <w:tc>
          <w:tcPr>
            <w:tcW w:w="8648" w:type="dxa"/>
            <w:vAlign w:val="center"/>
          </w:tcPr>
          <w:p w14:paraId="07B44874" w14:textId="2FE45898" w:rsidR="00E77573" w:rsidRPr="007A4AFC" w:rsidDel="00744A71" w:rsidRDefault="00E77573">
            <w:pPr>
              <w:pStyle w:val="Titre"/>
              <w:tabs>
                <w:tab w:val="num" w:pos="-4820"/>
              </w:tabs>
              <w:spacing w:line="276" w:lineRule="auto"/>
              <w:jc w:val="both"/>
              <w:rPr>
                <w:del w:id="18244" w:author="Dr Mamadou SANOGO" w:date="2023-10-25T17:57:00Z"/>
                <w:rFonts w:asciiTheme="minorHAnsi" w:hAnsiTheme="minorHAnsi"/>
                <w:b w:val="0"/>
                <w:bCs/>
                <w:color w:val="000000" w:themeColor="text1"/>
                <w:sz w:val="20"/>
              </w:rPr>
              <w:pPrChange w:id="18245" w:author="Dr Mamadou SANOGO" w:date="2023-10-25T17:57:00Z">
                <w:pPr>
                  <w:pStyle w:val="Titre"/>
                  <w:spacing w:line="276" w:lineRule="auto"/>
                  <w:jc w:val="left"/>
                </w:pPr>
              </w:pPrChange>
            </w:pPr>
            <w:del w:id="18246" w:author="Dr Mamadou SANOGO" w:date="2023-10-25T17:57:00Z">
              <w:r w:rsidRPr="007A4AFC" w:rsidDel="00744A71">
                <w:rPr>
                  <w:rFonts w:asciiTheme="minorHAnsi" w:hAnsiTheme="minorHAnsi"/>
                  <w:bCs/>
                  <w:i w:val="0"/>
                  <w:color w:val="000000" w:themeColor="text1"/>
                  <w:sz w:val="20"/>
                </w:rPr>
                <w:delText>En pourcentage du volume total des heures d'enseignement</w:delText>
              </w:r>
            </w:del>
          </w:p>
        </w:tc>
        <w:tc>
          <w:tcPr>
            <w:tcW w:w="5736" w:type="dxa"/>
            <w:vAlign w:val="center"/>
          </w:tcPr>
          <w:p w14:paraId="2A4C3B12" w14:textId="544CD604" w:rsidR="00E77573" w:rsidRPr="007A4AFC" w:rsidDel="00744A71" w:rsidRDefault="00E77573">
            <w:pPr>
              <w:pStyle w:val="Titre"/>
              <w:tabs>
                <w:tab w:val="num" w:pos="-4820"/>
              </w:tabs>
              <w:spacing w:line="276" w:lineRule="auto"/>
              <w:jc w:val="both"/>
              <w:rPr>
                <w:del w:id="18247" w:author="Dr Mamadou SANOGO" w:date="2023-10-25T17:57:00Z"/>
                <w:rFonts w:asciiTheme="minorHAnsi" w:hAnsiTheme="minorHAnsi"/>
                <w:bCs/>
                <w:color w:val="000000" w:themeColor="text1"/>
                <w:sz w:val="20"/>
              </w:rPr>
              <w:pPrChange w:id="18248" w:author="Dr Mamadou SANOGO" w:date="2023-10-25T17:57:00Z">
                <w:pPr>
                  <w:pStyle w:val="Titre"/>
                  <w:spacing w:line="276" w:lineRule="auto"/>
                  <w:jc w:val="left"/>
                </w:pPr>
              </w:pPrChange>
            </w:pPr>
            <w:del w:id="18249" w:author="Dr Mamadou SANOGO" w:date="2023-10-25T17:57:00Z">
              <w:r w:rsidRPr="007A4AFC" w:rsidDel="00744A71">
                <w:rPr>
                  <w:rFonts w:asciiTheme="minorHAnsi" w:hAnsiTheme="minorHAnsi"/>
                  <w:bCs/>
                  <w:color w:val="000000" w:themeColor="text1"/>
                  <w:sz w:val="20"/>
                </w:rPr>
                <w:delText>0,488 soit 48,8%</w:delText>
              </w:r>
            </w:del>
          </w:p>
        </w:tc>
      </w:tr>
    </w:tbl>
    <w:p w14:paraId="44F75138" w14:textId="04DA1F57" w:rsidR="00D429B0" w:rsidRPr="007A4AFC" w:rsidDel="00744A71" w:rsidRDefault="00D429B0">
      <w:pPr>
        <w:pStyle w:val="Titre"/>
        <w:tabs>
          <w:tab w:val="num" w:pos="-4820"/>
        </w:tabs>
        <w:spacing w:line="276" w:lineRule="auto"/>
        <w:jc w:val="both"/>
        <w:rPr>
          <w:del w:id="18250" w:author="Dr Mamadou SANOGO" w:date="2023-10-25T17:57:00Z"/>
          <w:color w:val="000000" w:themeColor="text1"/>
          <w:sz w:val="28"/>
          <w:szCs w:val="28"/>
          <w:rPrChange w:id="18251" w:author="Dr Mamadou SANOGO" w:date="2023-10-25T18:15:00Z">
            <w:rPr>
              <w:del w:id="18252" w:author="Dr Mamadou SANOGO" w:date="2023-10-25T17:57:00Z"/>
              <w:color w:val="000000"/>
              <w:sz w:val="28"/>
              <w:szCs w:val="28"/>
            </w:rPr>
          </w:rPrChange>
        </w:rPr>
        <w:pPrChange w:id="18253" w:author="Dr Mamadou SANOGO" w:date="2023-10-25T17:57:00Z">
          <w:pPr>
            <w:pStyle w:val="Paragraphedeliste"/>
            <w:widowControl w:val="0"/>
            <w:autoSpaceDE w:val="0"/>
            <w:autoSpaceDN w:val="0"/>
            <w:adjustRightInd w:val="0"/>
            <w:spacing w:line="240" w:lineRule="auto"/>
            <w:ind w:right="9"/>
          </w:pPr>
        </w:pPrChange>
      </w:pPr>
    </w:p>
    <w:p w14:paraId="79ADF6A7" w14:textId="3EF10999" w:rsidR="00000000" w:rsidRDefault="00000000">
      <w:pPr>
        <w:pStyle w:val="Titre"/>
        <w:tabs>
          <w:tab w:val="num" w:pos="-4820"/>
        </w:tabs>
        <w:spacing w:line="276" w:lineRule="auto"/>
        <w:jc w:val="both"/>
        <w:rPr>
          <w:del w:id="18254" w:author="Dr Mamadou SANOGO" w:date="2023-10-25T17:57:00Z"/>
          <w:rFonts w:eastAsiaTheme="minorHAnsi"/>
          <w:b w:val="0"/>
          <w:color w:val="000000" w:themeColor="text1"/>
          <w:lang w:eastAsia="en-US"/>
          <w:rPrChange w:id="18255" w:author="Dr Mamadou SANOGO" w:date="2023-10-25T18:15:00Z">
            <w:rPr>
              <w:del w:id="18256" w:author="Dr Mamadou SANOGO" w:date="2023-10-25T17:57:00Z"/>
              <w:rFonts w:eastAsiaTheme="minorHAnsi" w:cs="Times New Roman"/>
              <w:b w:val="0"/>
              <w:color w:val="auto"/>
              <w:lang w:eastAsia="en-US"/>
            </w:rPr>
          </w:rPrChange>
        </w:rPr>
        <w:sectPr w:rsidR="00000000" w:rsidSect="00B9107D">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18257" w:author="Dr Mamadou SANOGO" w:date="2023-10-27T13:57:00Z">
            <w:sectPr w:rsidR="00000000" w:rsidSect="00B9107D">
              <w:pgMar w:top="1417" w:right="1417" w:bottom="1417" w:left="1417" w:header="708" w:footer="708" w:gutter="0"/>
              <w:titlePg w:val="0"/>
            </w:sectPr>
          </w:sectPrChange>
        </w:sectPr>
        <w:pPrChange w:id="18258" w:author="Dr Mamadou SANOGO" w:date="2023-10-25T17:57:00Z">
          <w:pPr>
            <w:pStyle w:val="Titre1"/>
            <w:spacing w:before="0" w:line="240" w:lineRule="auto"/>
            <w:jc w:val="center"/>
          </w:pPr>
        </w:pPrChange>
      </w:pPr>
      <w:bookmarkStart w:id="18259" w:name="_Toc95981777"/>
    </w:p>
    <w:p w14:paraId="71E07B04" w14:textId="0ACE885C" w:rsidR="00DD78EF" w:rsidRPr="007A4AFC" w:rsidDel="00744A71" w:rsidRDefault="00D66280">
      <w:pPr>
        <w:pStyle w:val="Titre"/>
        <w:tabs>
          <w:tab w:val="num" w:pos="-4820"/>
        </w:tabs>
        <w:spacing w:line="276" w:lineRule="auto"/>
        <w:jc w:val="both"/>
        <w:rPr>
          <w:del w:id="18260" w:author="Dr Mamadou SANOGO" w:date="2023-10-25T17:57:00Z"/>
          <w:rFonts w:eastAsiaTheme="minorHAnsi"/>
          <w:b w:val="0"/>
          <w:color w:val="000000" w:themeColor="text1"/>
          <w:lang w:eastAsia="en-US"/>
          <w:rPrChange w:id="18261" w:author="Dr Mamadou SANOGO" w:date="2023-10-25T18:15:00Z">
            <w:rPr>
              <w:del w:id="18262" w:author="Dr Mamadou SANOGO" w:date="2023-10-25T17:57:00Z"/>
              <w:rFonts w:eastAsiaTheme="minorHAnsi" w:cs="Times New Roman"/>
              <w:b w:val="0"/>
              <w:color w:val="auto"/>
              <w:lang w:eastAsia="en-US"/>
            </w:rPr>
          </w:rPrChange>
        </w:rPr>
        <w:pPrChange w:id="18263" w:author="Dr Mamadou SANOGO" w:date="2023-10-25T17:57:00Z">
          <w:pPr>
            <w:pStyle w:val="Titre1"/>
            <w:spacing w:before="0" w:line="240" w:lineRule="auto"/>
            <w:jc w:val="center"/>
          </w:pPr>
        </w:pPrChange>
      </w:pPr>
      <w:bookmarkStart w:id="18264" w:name="_Toc145944542"/>
      <w:del w:id="18265" w:author="Dr Mamadou SANOGO" w:date="2023-10-25T17:57:00Z">
        <w:r w:rsidRPr="007A4AFC" w:rsidDel="00744A71">
          <w:rPr>
            <w:rFonts w:eastAsiaTheme="minorHAnsi"/>
            <w:color w:val="000000" w:themeColor="text1"/>
            <w:sz w:val="28"/>
            <w:lang w:eastAsia="en-US"/>
            <w:rPrChange w:id="18266" w:author="Dr Mamadou SANOGO" w:date="2023-10-25T18:15:00Z">
              <w:rPr>
                <w:rFonts w:eastAsiaTheme="minorHAnsi"/>
                <w:color w:val="2E74B5" w:themeColor="accent1" w:themeShade="BF"/>
                <w:lang w:eastAsia="en-US"/>
              </w:rPr>
            </w:rPrChange>
          </w:rPr>
          <w:delText>Annexe 1</w:delText>
        </w:r>
        <w:r w:rsidR="000163AB" w:rsidRPr="007A4AFC" w:rsidDel="00744A71">
          <w:rPr>
            <w:rFonts w:eastAsiaTheme="minorHAnsi"/>
            <w:color w:val="000000" w:themeColor="text1"/>
            <w:sz w:val="28"/>
            <w:lang w:eastAsia="en-US"/>
            <w:rPrChange w:id="18267" w:author="Dr Mamadou SANOGO" w:date="2023-10-25T18:15:00Z">
              <w:rPr>
                <w:rFonts w:eastAsiaTheme="minorHAnsi"/>
                <w:color w:val="2E74B5" w:themeColor="accent1" w:themeShade="BF"/>
                <w:lang w:eastAsia="en-US"/>
              </w:rPr>
            </w:rPrChange>
          </w:rPr>
          <w:delText>4</w:delText>
        </w:r>
        <w:r w:rsidRPr="007A4AFC" w:rsidDel="00744A71">
          <w:rPr>
            <w:rFonts w:eastAsiaTheme="minorHAnsi"/>
            <w:color w:val="000000" w:themeColor="text1"/>
            <w:sz w:val="28"/>
            <w:lang w:eastAsia="en-US"/>
            <w:rPrChange w:id="18268" w:author="Dr Mamadou SANOGO" w:date="2023-10-25T18:15:00Z">
              <w:rPr>
                <w:rFonts w:eastAsiaTheme="minorHAnsi"/>
                <w:color w:val="2E74B5" w:themeColor="accent1" w:themeShade="BF"/>
                <w:lang w:eastAsia="en-US"/>
              </w:rPr>
            </w:rPrChange>
          </w:rPr>
          <w:delText xml:space="preserve"> : </w:delText>
        </w:r>
        <w:r w:rsidR="00DD78EF" w:rsidRPr="007A4AFC" w:rsidDel="00744A71">
          <w:rPr>
            <w:rFonts w:eastAsiaTheme="minorHAnsi"/>
            <w:color w:val="000000" w:themeColor="text1"/>
            <w:sz w:val="28"/>
            <w:lang w:eastAsia="en-US"/>
            <w:rPrChange w:id="18269" w:author="Dr Mamadou SANOGO" w:date="2023-10-25T18:15:00Z">
              <w:rPr>
                <w:rFonts w:eastAsiaTheme="minorHAnsi"/>
                <w:color w:val="2E74B5" w:themeColor="accent1" w:themeShade="BF"/>
                <w:lang w:eastAsia="en-US"/>
              </w:rPr>
            </w:rPrChange>
          </w:rPr>
          <w:delText>Infrastructure et équipements :</w:delText>
        </w:r>
        <w:bookmarkEnd w:id="18259"/>
        <w:bookmarkEnd w:id="18264"/>
      </w:del>
    </w:p>
    <w:p w14:paraId="4BDC44AF" w14:textId="3051EBB8" w:rsidR="00DD78EF" w:rsidRPr="007A4AFC" w:rsidDel="00744A71" w:rsidRDefault="00DD78EF">
      <w:pPr>
        <w:pStyle w:val="Titre"/>
        <w:tabs>
          <w:tab w:val="num" w:pos="-4820"/>
        </w:tabs>
        <w:spacing w:line="276" w:lineRule="auto"/>
        <w:jc w:val="both"/>
        <w:rPr>
          <w:del w:id="18270" w:author="Dr Mamadou SANOGO" w:date="2023-10-25T17:57:00Z"/>
          <w:rFonts w:ascii="Roboto Condensed" w:eastAsia="Calibri" w:hAnsi="Roboto Condensed"/>
          <w:b w:val="0"/>
          <w:color w:val="000000" w:themeColor="text1"/>
          <w:szCs w:val="24"/>
          <w:u w:val="single"/>
          <w:lang w:eastAsia="en-US"/>
          <w:rPrChange w:id="18271" w:author="Dr Mamadou SANOGO" w:date="2023-10-25T18:15:00Z">
            <w:rPr>
              <w:del w:id="18272" w:author="Dr Mamadou SANOGO" w:date="2023-10-25T17:57:00Z"/>
              <w:rFonts w:ascii="Roboto Condensed" w:eastAsia="Calibri" w:hAnsi="Roboto Condensed"/>
              <w:b/>
              <w:szCs w:val="24"/>
              <w:u w:val="single"/>
              <w:lang w:eastAsia="en-US"/>
            </w:rPr>
          </w:rPrChange>
        </w:rPr>
        <w:pPrChange w:id="18273" w:author="Dr Mamadou SANOGO" w:date="2023-10-25T17:57:00Z">
          <w:pPr>
            <w:spacing w:line="240" w:lineRule="auto"/>
            <w:ind w:left="1080"/>
            <w:contextualSpacing/>
          </w:pPr>
        </w:pPrChange>
      </w:pPr>
    </w:p>
    <w:p w14:paraId="00B341B5" w14:textId="0DDD71D1" w:rsidR="00DD78EF" w:rsidRPr="007A4AFC" w:rsidDel="00744A71" w:rsidRDefault="00DD78EF">
      <w:pPr>
        <w:pStyle w:val="Titre"/>
        <w:tabs>
          <w:tab w:val="num" w:pos="-4820"/>
        </w:tabs>
        <w:spacing w:line="276" w:lineRule="auto"/>
        <w:jc w:val="both"/>
        <w:rPr>
          <w:del w:id="18274" w:author="Dr Mamadou SANOGO" w:date="2023-10-25T17:57:00Z"/>
          <w:b w:val="0"/>
          <w:color w:val="000000" w:themeColor="text1"/>
          <w:sz w:val="24"/>
          <w:szCs w:val="24"/>
          <w:rPrChange w:id="18275" w:author="Dr Mamadou SANOGO" w:date="2023-10-25T18:15:00Z">
            <w:rPr>
              <w:del w:id="18276" w:author="Dr Mamadou SANOGO" w:date="2023-10-25T17:57:00Z"/>
              <w:rFonts w:cs="Times New Roman"/>
              <w:b w:val="0"/>
              <w:color w:val="auto"/>
              <w:sz w:val="24"/>
              <w:szCs w:val="24"/>
            </w:rPr>
          </w:rPrChange>
        </w:rPr>
        <w:pPrChange w:id="18277" w:author="Dr Mamadou SANOGO" w:date="2023-10-25T17:57:00Z">
          <w:pPr>
            <w:pStyle w:val="Titre2"/>
            <w:numPr>
              <w:ilvl w:val="0"/>
              <w:numId w:val="22"/>
            </w:numPr>
            <w:ind w:left="720" w:hanging="360"/>
          </w:pPr>
        </w:pPrChange>
      </w:pPr>
      <w:bookmarkStart w:id="18278" w:name="_Toc95981778"/>
      <w:bookmarkStart w:id="18279" w:name="_Toc145944543"/>
      <w:del w:id="18280" w:author="Dr Mamadou SANOGO" w:date="2023-10-25T17:57:00Z">
        <w:r w:rsidRPr="007A4AFC" w:rsidDel="00744A71">
          <w:rPr>
            <w:color w:val="000000" w:themeColor="text1"/>
            <w:szCs w:val="24"/>
            <w:rPrChange w:id="18281" w:author="Dr Mamadou SANOGO" w:date="2023-10-25T18:15:00Z">
              <w:rPr>
                <w:color w:val="2E74B5" w:themeColor="accent1" w:themeShade="BF"/>
                <w:szCs w:val="24"/>
              </w:rPr>
            </w:rPrChange>
          </w:rPr>
          <w:delText>Infrastructures : Salles et Bureaux :</w:delText>
        </w:r>
        <w:bookmarkEnd w:id="18278"/>
        <w:bookmarkEnd w:id="18279"/>
        <w:r w:rsidRPr="007A4AFC" w:rsidDel="00744A71">
          <w:rPr>
            <w:color w:val="000000" w:themeColor="text1"/>
            <w:szCs w:val="24"/>
            <w:rPrChange w:id="18282" w:author="Dr Mamadou SANOGO" w:date="2023-10-25T18:15:00Z">
              <w:rPr>
                <w:color w:val="2E74B5" w:themeColor="accent1" w:themeShade="BF"/>
                <w:szCs w:val="24"/>
              </w:rPr>
            </w:rPrChange>
          </w:rPr>
          <w:delText xml:space="preserve"> </w:delText>
        </w:r>
      </w:del>
    </w:p>
    <w:tbl>
      <w:tblPr>
        <w:tblStyle w:val="Grilledutableau2"/>
        <w:tblW w:w="4978" w:type="pct"/>
        <w:tblInd w:w="421" w:type="dxa"/>
        <w:tblLook w:val="04A0" w:firstRow="1" w:lastRow="0" w:firstColumn="1" w:lastColumn="0" w:noHBand="0" w:noVBand="1"/>
      </w:tblPr>
      <w:tblGrid>
        <w:gridCol w:w="721"/>
        <w:gridCol w:w="6620"/>
        <w:gridCol w:w="1345"/>
        <w:gridCol w:w="1325"/>
      </w:tblGrid>
      <w:tr w:rsidR="007A4AFC" w:rsidRPr="007A4AFC" w:rsidDel="00744A71" w14:paraId="2581EF64" w14:textId="77777777" w:rsidTr="005E531F">
        <w:trPr>
          <w:del w:id="18283" w:author="Dr Mamadou SANOGO" w:date="2023-10-25T17:57:00Z"/>
        </w:trPr>
        <w:tc>
          <w:tcPr>
            <w:tcW w:w="381" w:type="pct"/>
          </w:tcPr>
          <w:p w14:paraId="77EC6D3B" w14:textId="33E30B68" w:rsidR="005E531F" w:rsidRPr="007A4AFC" w:rsidDel="00744A71" w:rsidRDefault="005E531F">
            <w:pPr>
              <w:pStyle w:val="Titre"/>
              <w:tabs>
                <w:tab w:val="num" w:pos="-4820"/>
              </w:tabs>
              <w:spacing w:line="276" w:lineRule="auto"/>
              <w:jc w:val="both"/>
              <w:rPr>
                <w:del w:id="18284" w:author="Dr Mamadou SANOGO" w:date="2023-10-25T17:57:00Z"/>
                <w:rFonts w:asciiTheme="majorHAnsi" w:hAnsiTheme="majorHAnsi" w:cstheme="majorHAnsi"/>
                <w:b w:val="0"/>
                <w:color w:val="000000" w:themeColor="text1"/>
                <w:szCs w:val="24"/>
                <w:rPrChange w:id="18285" w:author="Dr Mamadou SANOGO" w:date="2023-10-25T18:15:00Z">
                  <w:rPr>
                    <w:del w:id="18286" w:author="Dr Mamadou SANOGO" w:date="2023-10-25T17:57:00Z"/>
                    <w:rFonts w:asciiTheme="majorHAnsi" w:hAnsiTheme="majorHAnsi" w:cstheme="majorHAnsi"/>
                    <w:b/>
                    <w:szCs w:val="24"/>
                  </w:rPr>
                </w:rPrChange>
              </w:rPr>
              <w:pPrChange w:id="18287" w:author="Dr Mamadou SANOGO" w:date="2023-10-25T17:57:00Z">
                <w:pPr>
                  <w:spacing w:line="240" w:lineRule="auto"/>
                </w:pPr>
              </w:pPrChange>
            </w:pPr>
            <w:del w:id="18288" w:author="Dr Mamadou SANOGO" w:date="2023-10-25T17:57:00Z">
              <w:r w:rsidRPr="007A4AFC" w:rsidDel="00744A71">
                <w:rPr>
                  <w:rFonts w:asciiTheme="majorHAnsi" w:hAnsiTheme="majorHAnsi" w:cstheme="majorHAnsi"/>
                  <w:b w:val="0"/>
                  <w:color w:val="000000" w:themeColor="text1"/>
                  <w:szCs w:val="24"/>
                  <w:rPrChange w:id="18289" w:author="Dr Mamadou SANOGO" w:date="2023-10-25T18:15:00Z">
                    <w:rPr>
                      <w:rFonts w:asciiTheme="majorHAnsi" w:hAnsiTheme="majorHAnsi" w:cstheme="majorHAnsi"/>
                      <w:b/>
                      <w:szCs w:val="24"/>
                    </w:rPr>
                  </w:rPrChange>
                </w:rPr>
                <w:delText>N°</w:delText>
              </w:r>
            </w:del>
          </w:p>
        </w:tc>
        <w:tc>
          <w:tcPr>
            <w:tcW w:w="3327" w:type="pct"/>
          </w:tcPr>
          <w:p w14:paraId="44275E48" w14:textId="3C6FD14A" w:rsidR="005E531F" w:rsidRPr="007A4AFC" w:rsidDel="00744A71" w:rsidRDefault="005E531F">
            <w:pPr>
              <w:pStyle w:val="Titre"/>
              <w:tabs>
                <w:tab w:val="num" w:pos="-4820"/>
              </w:tabs>
              <w:spacing w:line="276" w:lineRule="auto"/>
              <w:jc w:val="both"/>
              <w:rPr>
                <w:del w:id="18290" w:author="Dr Mamadou SANOGO" w:date="2023-10-25T17:57:00Z"/>
                <w:rFonts w:asciiTheme="majorHAnsi" w:hAnsiTheme="majorHAnsi" w:cstheme="majorHAnsi"/>
                <w:b w:val="0"/>
                <w:color w:val="000000" w:themeColor="text1"/>
                <w:szCs w:val="24"/>
                <w:rPrChange w:id="18291" w:author="Dr Mamadou SANOGO" w:date="2023-10-25T18:15:00Z">
                  <w:rPr>
                    <w:del w:id="18292" w:author="Dr Mamadou SANOGO" w:date="2023-10-25T17:57:00Z"/>
                    <w:rFonts w:asciiTheme="majorHAnsi" w:hAnsiTheme="majorHAnsi" w:cstheme="majorHAnsi"/>
                    <w:b/>
                    <w:szCs w:val="24"/>
                  </w:rPr>
                </w:rPrChange>
              </w:rPr>
              <w:pPrChange w:id="18293" w:author="Dr Mamadou SANOGO" w:date="2023-10-25T17:57:00Z">
                <w:pPr>
                  <w:spacing w:line="240" w:lineRule="auto"/>
                </w:pPr>
              </w:pPrChange>
            </w:pPr>
            <w:del w:id="18294" w:author="Dr Mamadou SANOGO" w:date="2023-10-25T17:57:00Z">
              <w:r w:rsidRPr="007A4AFC" w:rsidDel="00744A71">
                <w:rPr>
                  <w:rFonts w:asciiTheme="majorHAnsi" w:hAnsiTheme="majorHAnsi" w:cstheme="majorHAnsi"/>
                  <w:b w:val="0"/>
                  <w:color w:val="000000" w:themeColor="text1"/>
                  <w:szCs w:val="24"/>
                  <w:rPrChange w:id="18295" w:author="Dr Mamadou SANOGO" w:date="2023-10-25T18:15:00Z">
                    <w:rPr>
                      <w:rFonts w:asciiTheme="majorHAnsi" w:hAnsiTheme="majorHAnsi" w:cstheme="majorHAnsi"/>
                      <w:b/>
                      <w:szCs w:val="24"/>
                    </w:rPr>
                  </w:rPrChange>
                </w:rPr>
                <w:delText>Infrastructures</w:delText>
              </w:r>
            </w:del>
          </w:p>
        </w:tc>
        <w:tc>
          <w:tcPr>
            <w:tcW w:w="610" w:type="pct"/>
          </w:tcPr>
          <w:p w14:paraId="3558BA1D" w14:textId="7164AA6F" w:rsidR="005E531F" w:rsidRPr="007A4AFC" w:rsidDel="00744A71" w:rsidRDefault="005E531F">
            <w:pPr>
              <w:pStyle w:val="Titre"/>
              <w:tabs>
                <w:tab w:val="num" w:pos="-4820"/>
              </w:tabs>
              <w:spacing w:line="276" w:lineRule="auto"/>
              <w:jc w:val="both"/>
              <w:rPr>
                <w:del w:id="18296" w:author="Dr Mamadou SANOGO" w:date="2023-10-25T17:57:00Z"/>
                <w:rFonts w:asciiTheme="majorHAnsi" w:hAnsiTheme="majorHAnsi" w:cstheme="majorHAnsi"/>
                <w:b w:val="0"/>
                <w:color w:val="000000" w:themeColor="text1"/>
                <w:szCs w:val="24"/>
                <w:rPrChange w:id="18297" w:author="Dr Mamadou SANOGO" w:date="2023-10-25T18:15:00Z">
                  <w:rPr>
                    <w:del w:id="18298" w:author="Dr Mamadou SANOGO" w:date="2023-10-25T17:57:00Z"/>
                    <w:rFonts w:asciiTheme="majorHAnsi" w:hAnsiTheme="majorHAnsi" w:cstheme="majorHAnsi"/>
                    <w:b/>
                    <w:szCs w:val="24"/>
                  </w:rPr>
                </w:rPrChange>
              </w:rPr>
              <w:pPrChange w:id="18299" w:author="Dr Mamadou SANOGO" w:date="2023-10-25T17:57:00Z">
                <w:pPr>
                  <w:spacing w:line="240" w:lineRule="auto"/>
                  <w:jc w:val="center"/>
                </w:pPr>
              </w:pPrChange>
            </w:pPr>
            <w:del w:id="18300" w:author="Dr Mamadou SANOGO" w:date="2023-10-25T17:57:00Z">
              <w:r w:rsidRPr="007A4AFC" w:rsidDel="00744A71">
                <w:rPr>
                  <w:rFonts w:asciiTheme="majorHAnsi" w:hAnsiTheme="majorHAnsi" w:cstheme="majorHAnsi"/>
                  <w:b w:val="0"/>
                  <w:color w:val="000000" w:themeColor="text1"/>
                  <w:szCs w:val="24"/>
                  <w:rPrChange w:id="18301" w:author="Dr Mamadou SANOGO" w:date="2023-10-25T18:15:00Z">
                    <w:rPr>
                      <w:rFonts w:asciiTheme="majorHAnsi" w:hAnsiTheme="majorHAnsi" w:cstheme="majorHAnsi"/>
                      <w:b/>
                      <w:szCs w:val="24"/>
                    </w:rPr>
                  </w:rPrChange>
                </w:rPr>
                <w:delText>Quantité</w:delText>
              </w:r>
            </w:del>
          </w:p>
        </w:tc>
        <w:tc>
          <w:tcPr>
            <w:tcW w:w="682" w:type="pct"/>
          </w:tcPr>
          <w:p w14:paraId="709D45EA" w14:textId="0B53F72B" w:rsidR="005E531F" w:rsidRPr="007A4AFC" w:rsidDel="00744A71" w:rsidRDefault="005E531F">
            <w:pPr>
              <w:pStyle w:val="Titre"/>
              <w:tabs>
                <w:tab w:val="num" w:pos="-4820"/>
              </w:tabs>
              <w:spacing w:line="276" w:lineRule="auto"/>
              <w:jc w:val="both"/>
              <w:rPr>
                <w:del w:id="18302" w:author="Dr Mamadou SANOGO" w:date="2023-10-25T17:57:00Z"/>
                <w:rFonts w:asciiTheme="majorHAnsi" w:hAnsiTheme="majorHAnsi" w:cstheme="majorHAnsi"/>
                <w:b w:val="0"/>
                <w:color w:val="000000" w:themeColor="text1"/>
                <w:szCs w:val="24"/>
                <w:rPrChange w:id="18303" w:author="Dr Mamadou SANOGO" w:date="2023-10-25T18:15:00Z">
                  <w:rPr>
                    <w:del w:id="18304" w:author="Dr Mamadou SANOGO" w:date="2023-10-25T17:57:00Z"/>
                    <w:rFonts w:asciiTheme="majorHAnsi" w:hAnsiTheme="majorHAnsi" w:cstheme="majorHAnsi"/>
                    <w:b/>
                    <w:szCs w:val="24"/>
                  </w:rPr>
                </w:rPrChange>
              </w:rPr>
              <w:pPrChange w:id="18305" w:author="Dr Mamadou SANOGO" w:date="2023-10-25T17:57:00Z">
                <w:pPr>
                  <w:spacing w:line="240" w:lineRule="auto"/>
                  <w:jc w:val="center"/>
                </w:pPr>
              </w:pPrChange>
            </w:pPr>
            <w:del w:id="18306" w:author="Dr Mamadou SANOGO" w:date="2023-10-25T17:57:00Z">
              <w:r w:rsidRPr="007A4AFC" w:rsidDel="00744A71">
                <w:rPr>
                  <w:rFonts w:asciiTheme="majorHAnsi" w:hAnsiTheme="majorHAnsi" w:cstheme="majorHAnsi"/>
                  <w:b w:val="0"/>
                  <w:color w:val="000000" w:themeColor="text1"/>
                  <w:szCs w:val="24"/>
                  <w:rPrChange w:id="18307" w:author="Dr Mamadou SANOGO" w:date="2023-10-25T18:15:00Z">
                    <w:rPr>
                      <w:rFonts w:asciiTheme="majorHAnsi" w:hAnsiTheme="majorHAnsi" w:cstheme="majorHAnsi"/>
                      <w:b/>
                      <w:szCs w:val="24"/>
                    </w:rPr>
                  </w:rPrChange>
                </w:rPr>
                <w:delText>Etat</w:delText>
              </w:r>
            </w:del>
          </w:p>
        </w:tc>
      </w:tr>
      <w:tr w:rsidR="007A4AFC" w:rsidRPr="007A4AFC" w:rsidDel="00744A71" w14:paraId="04C99517" w14:textId="77777777" w:rsidTr="005E531F">
        <w:trPr>
          <w:del w:id="18308" w:author="Dr Mamadou SANOGO" w:date="2023-10-25T17:57:00Z"/>
        </w:trPr>
        <w:tc>
          <w:tcPr>
            <w:tcW w:w="381" w:type="pct"/>
            <w:vAlign w:val="center"/>
          </w:tcPr>
          <w:p w14:paraId="239DB845" w14:textId="757CFD39" w:rsidR="005E531F" w:rsidRPr="007A4AFC" w:rsidDel="00744A71" w:rsidRDefault="005E531F">
            <w:pPr>
              <w:pStyle w:val="Titre"/>
              <w:tabs>
                <w:tab w:val="num" w:pos="-4820"/>
              </w:tabs>
              <w:spacing w:line="276" w:lineRule="auto"/>
              <w:jc w:val="both"/>
              <w:rPr>
                <w:del w:id="18309" w:author="Dr Mamadou SANOGO" w:date="2023-10-25T17:57:00Z"/>
                <w:rFonts w:asciiTheme="majorHAnsi" w:hAnsiTheme="majorHAnsi" w:cstheme="majorHAnsi"/>
                <w:b w:val="0"/>
                <w:color w:val="000000" w:themeColor="text1"/>
                <w:szCs w:val="24"/>
                <w:rPrChange w:id="18310" w:author="Dr Mamadou SANOGO" w:date="2023-10-25T18:15:00Z">
                  <w:rPr>
                    <w:del w:id="18311" w:author="Dr Mamadou SANOGO" w:date="2023-10-25T17:57:00Z"/>
                    <w:rFonts w:asciiTheme="majorHAnsi" w:hAnsiTheme="majorHAnsi" w:cstheme="majorHAnsi"/>
                    <w:b/>
                    <w:szCs w:val="24"/>
                  </w:rPr>
                </w:rPrChange>
              </w:rPr>
              <w:pPrChange w:id="18312" w:author="Dr Mamadou SANOGO" w:date="2023-10-25T17:57:00Z">
                <w:pPr>
                  <w:numPr>
                    <w:numId w:val="6"/>
                  </w:numPr>
                  <w:spacing w:line="240" w:lineRule="auto"/>
                  <w:ind w:left="720" w:hanging="360"/>
                  <w:contextualSpacing/>
                  <w:jc w:val="center"/>
                </w:pPr>
              </w:pPrChange>
            </w:pPr>
          </w:p>
        </w:tc>
        <w:tc>
          <w:tcPr>
            <w:tcW w:w="3327" w:type="pct"/>
          </w:tcPr>
          <w:p w14:paraId="74B2FA97" w14:textId="6C1472B4" w:rsidR="005E531F" w:rsidRPr="007A4AFC" w:rsidDel="00744A71" w:rsidRDefault="00280DA5">
            <w:pPr>
              <w:pStyle w:val="Titre"/>
              <w:tabs>
                <w:tab w:val="num" w:pos="-4820"/>
              </w:tabs>
              <w:spacing w:line="276" w:lineRule="auto"/>
              <w:jc w:val="both"/>
              <w:rPr>
                <w:del w:id="18313" w:author="Dr Mamadou SANOGO" w:date="2023-10-25T17:57:00Z"/>
                <w:rFonts w:asciiTheme="majorHAnsi" w:hAnsiTheme="majorHAnsi" w:cstheme="majorHAnsi"/>
                <w:color w:val="000000" w:themeColor="text1"/>
                <w:szCs w:val="24"/>
                <w:rPrChange w:id="18314" w:author="Dr Mamadou SANOGO" w:date="2023-10-25T18:15:00Z">
                  <w:rPr>
                    <w:del w:id="18315" w:author="Dr Mamadou SANOGO" w:date="2023-10-25T17:57:00Z"/>
                    <w:rFonts w:asciiTheme="majorHAnsi" w:hAnsiTheme="majorHAnsi" w:cstheme="majorHAnsi"/>
                    <w:szCs w:val="24"/>
                  </w:rPr>
                </w:rPrChange>
              </w:rPr>
              <w:pPrChange w:id="18316" w:author="Dr Mamadou SANOGO" w:date="2023-10-25T17:57:00Z">
                <w:pPr>
                  <w:spacing w:line="240" w:lineRule="auto"/>
                </w:pPr>
              </w:pPrChange>
            </w:pPr>
            <w:del w:id="18317" w:author="Dr Mamadou SANOGO" w:date="2023-10-25T17:57:00Z">
              <w:r w:rsidRPr="007A4AFC" w:rsidDel="00744A71">
                <w:rPr>
                  <w:rFonts w:asciiTheme="majorHAnsi" w:hAnsiTheme="majorHAnsi" w:cstheme="majorHAnsi"/>
                  <w:color w:val="000000" w:themeColor="text1"/>
                  <w:szCs w:val="24"/>
                  <w:rPrChange w:id="18318" w:author="Dr Mamadou SANOGO" w:date="2023-10-25T18:15:00Z">
                    <w:rPr>
                      <w:rFonts w:asciiTheme="majorHAnsi" w:hAnsiTheme="majorHAnsi" w:cstheme="majorHAnsi"/>
                      <w:szCs w:val="24"/>
                    </w:rPr>
                  </w:rPrChange>
                </w:rPr>
                <w:delText xml:space="preserve">Bureau Secrétaire </w:delText>
              </w:r>
            </w:del>
          </w:p>
        </w:tc>
        <w:tc>
          <w:tcPr>
            <w:tcW w:w="610" w:type="pct"/>
            <w:vAlign w:val="center"/>
          </w:tcPr>
          <w:p w14:paraId="114476A8" w14:textId="68863F2B" w:rsidR="005E531F" w:rsidRPr="007A4AFC" w:rsidDel="00744A71" w:rsidRDefault="00280DA5">
            <w:pPr>
              <w:pStyle w:val="Titre"/>
              <w:tabs>
                <w:tab w:val="num" w:pos="-4820"/>
              </w:tabs>
              <w:spacing w:line="276" w:lineRule="auto"/>
              <w:jc w:val="both"/>
              <w:rPr>
                <w:del w:id="18319" w:author="Dr Mamadou SANOGO" w:date="2023-10-25T17:57:00Z"/>
                <w:rFonts w:asciiTheme="majorHAnsi" w:hAnsiTheme="majorHAnsi" w:cstheme="majorHAnsi"/>
                <w:color w:val="000000" w:themeColor="text1"/>
                <w:szCs w:val="24"/>
                <w:rPrChange w:id="18320" w:author="Dr Mamadou SANOGO" w:date="2023-10-25T18:15:00Z">
                  <w:rPr>
                    <w:del w:id="18321" w:author="Dr Mamadou SANOGO" w:date="2023-10-25T17:57:00Z"/>
                    <w:rFonts w:asciiTheme="majorHAnsi" w:hAnsiTheme="majorHAnsi" w:cstheme="majorHAnsi"/>
                    <w:szCs w:val="24"/>
                  </w:rPr>
                </w:rPrChange>
              </w:rPr>
              <w:pPrChange w:id="18322" w:author="Dr Mamadou SANOGO" w:date="2023-10-25T17:57:00Z">
                <w:pPr>
                  <w:spacing w:line="240" w:lineRule="auto"/>
                  <w:jc w:val="center"/>
                </w:pPr>
              </w:pPrChange>
            </w:pPr>
            <w:del w:id="18323" w:author="Dr Mamadou SANOGO" w:date="2023-10-25T17:57:00Z">
              <w:r w:rsidRPr="007A4AFC" w:rsidDel="00744A71">
                <w:rPr>
                  <w:rFonts w:asciiTheme="majorHAnsi" w:hAnsiTheme="majorHAnsi" w:cstheme="majorHAnsi"/>
                  <w:color w:val="000000" w:themeColor="text1"/>
                  <w:szCs w:val="24"/>
                  <w:rPrChange w:id="18324" w:author="Dr Mamadou SANOGO" w:date="2023-10-25T18:15:00Z">
                    <w:rPr>
                      <w:rFonts w:asciiTheme="majorHAnsi" w:hAnsiTheme="majorHAnsi" w:cstheme="majorHAnsi"/>
                      <w:szCs w:val="24"/>
                    </w:rPr>
                  </w:rPrChange>
                </w:rPr>
                <w:delText>1</w:delText>
              </w:r>
            </w:del>
          </w:p>
        </w:tc>
        <w:tc>
          <w:tcPr>
            <w:tcW w:w="682" w:type="pct"/>
          </w:tcPr>
          <w:p w14:paraId="1FA5ACFE" w14:textId="027719A1" w:rsidR="005E531F" w:rsidRPr="007A4AFC" w:rsidDel="00744A71" w:rsidRDefault="00280DA5">
            <w:pPr>
              <w:pStyle w:val="Titre"/>
              <w:tabs>
                <w:tab w:val="num" w:pos="-4820"/>
              </w:tabs>
              <w:spacing w:line="276" w:lineRule="auto"/>
              <w:jc w:val="both"/>
              <w:rPr>
                <w:del w:id="18325" w:author="Dr Mamadou SANOGO" w:date="2023-10-25T17:57:00Z"/>
                <w:rFonts w:asciiTheme="majorHAnsi" w:hAnsiTheme="majorHAnsi" w:cstheme="majorHAnsi"/>
                <w:color w:val="000000" w:themeColor="text1"/>
                <w:szCs w:val="24"/>
                <w:rPrChange w:id="18326" w:author="Dr Mamadou SANOGO" w:date="2023-10-25T18:15:00Z">
                  <w:rPr>
                    <w:del w:id="18327" w:author="Dr Mamadou SANOGO" w:date="2023-10-25T17:57:00Z"/>
                    <w:rFonts w:asciiTheme="majorHAnsi" w:hAnsiTheme="majorHAnsi" w:cstheme="majorHAnsi"/>
                    <w:szCs w:val="24"/>
                  </w:rPr>
                </w:rPrChange>
              </w:rPr>
              <w:pPrChange w:id="18328" w:author="Dr Mamadou SANOGO" w:date="2023-10-25T17:57:00Z">
                <w:pPr>
                  <w:spacing w:line="240" w:lineRule="auto"/>
                  <w:jc w:val="center"/>
                </w:pPr>
              </w:pPrChange>
            </w:pPr>
            <w:del w:id="18329" w:author="Dr Mamadou SANOGO" w:date="2023-10-25T17:57:00Z">
              <w:r w:rsidRPr="007A4AFC" w:rsidDel="00744A71">
                <w:rPr>
                  <w:rFonts w:asciiTheme="majorHAnsi" w:hAnsiTheme="majorHAnsi" w:cstheme="majorHAnsi"/>
                  <w:color w:val="000000" w:themeColor="text1"/>
                  <w:szCs w:val="24"/>
                  <w:rPrChange w:id="18330" w:author="Dr Mamadou SANOGO" w:date="2023-10-25T18:15:00Z">
                    <w:rPr>
                      <w:rFonts w:asciiTheme="majorHAnsi" w:hAnsiTheme="majorHAnsi" w:cstheme="majorHAnsi"/>
                      <w:szCs w:val="24"/>
                    </w:rPr>
                  </w:rPrChange>
                </w:rPr>
                <w:delText>Bon</w:delText>
              </w:r>
            </w:del>
          </w:p>
        </w:tc>
      </w:tr>
      <w:tr w:rsidR="007A4AFC" w:rsidRPr="007A4AFC" w:rsidDel="00744A71" w14:paraId="44694AF4" w14:textId="77777777" w:rsidTr="005E531F">
        <w:trPr>
          <w:del w:id="18331" w:author="Dr Mamadou SANOGO" w:date="2023-10-25T17:57:00Z"/>
        </w:trPr>
        <w:tc>
          <w:tcPr>
            <w:tcW w:w="381" w:type="pct"/>
            <w:vAlign w:val="center"/>
          </w:tcPr>
          <w:p w14:paraId="3DECB146" w14:textId="751DEEE7" w:rsidR="00280DA5" w:rsidRPr="007A4AFC" w:rsidDel="00744A71" w:rsidRDefault="00280DA5">
            <w:pPr>
              <w:pStyle w:val="Titre"/>
              <w:tabs>
                <w:tab w:val="num" w:pos="-4820"/>
              </w:tabs>
              <w:spacing w:line="276" w:lineRule="auto"/>
              <w:jc w:val="both"/>
              <w:rPr>
                <w:del w:id="18332" w:author="Dr Mamadou SANOGO" w:date="2023-10-25T17:57:00Z"/>
                <w:rFonts w:asciiTheme="majorHAnsi" w:hAnsiTheme="majorHAnsi" w:cstheme="majorHAnsi"/>
                <w:b w:val="0"/>
                <w:color w:val="000000" w:themeColor="text1"/>
                <w:szCs w:val="24"/>
                <w:rPrChange w:id="18333" w:author="Dr Mamadou SANOGO" w:date="2023-10-25T18:15:00Z">
                  <w:rPr>
                    <w:del w:id="18334" w:author="Dr Mamadou SANOGO" w:date="2023-10-25T17:57:00Z"/>
                    <w:rFonts w:asciiTheme="majorHAnsi" w:hAnsiTheme="majorHAnsi" w:cstheme="majorHAnsi"/>
                    <w:b/>
                    <w:szCs w:val="24"/>
                  </w:rPr>
                </w:rPrChange>
              </w:rPr>
              <w:pPrChange w:id="18335" w:author="Dr Mamadou SANOGO" w:date="2023-10-25T17:57:00Z">
                <w:pPr>
                  <w:numPr>
                    <w:numId w:val="6"/>
                  </w:numPr>
                  <w:spacing w:line="240" w:lineRule="auto"/>
                  <w:ind w:left="720" w:hanging="360"/>
                  <w:contextualSpacing/>
                  <w:jc w:val="center"/>
                </w:pPr>
              </w:pPrChange>
            </w:pPr>
          </w:p>
        </w:tc>
        <w:tc>
          <w:tcPr>
            <w:tcW w:w="3327" w:type="pct"/>
          </w:tcPr>
          <w:p w14:paraId="3C59A684" w14:textId="2D0EBF37" w:rsidR="00280DA5" w:rsidRPr="007A4AFC" w:rsidDel="00744A71" w:rsidRDefault="00280DA5">
            <w:pPr>
              <w:pStyle w:val="Titre"/>
              <w:tabs>
                <w:tab w:val="num" w:pos="-4820"/>
              </w:tabs>
              <w:spacing w:line="276" w:lineRule="auto"/>
              <w:jc w:val="both"/>
              <w:rPr>
                <w:del w:id="18336" w:author="Dr Mamadou SANOGO" w:date="2023-10-25T17:57:00Z"/>
                <w:rFonts w:asciiTheme="majorHAnsi" w:hAnsiTheme="majorHAnsi" w:cstheme="majorHAnsi"/>
                <w:color w:val="000000" w:themeColor="text1"/>
                <w:szCs w:val="24"/>
                <w:rPrChange w:id="18337" w:author="Dr Mamadou SANOGO" w:date="2023-10-25T18:15:00Z">
                  <w:rPr>
                    <w:del w:id="18338" w:author="Dr Mamadou SANOGO" w:date="2023-10-25T17:57:00Z"/>
                    <w:rFonts w:asciiTheme="majorHAnsi" w:hAnsiTheme="majorHAnsi" w:cstheme="majorHAnsi"/>
                    <w:szCs w:val="24"/>
                  </w:rPr>
                </w:rPrChange>
              </w:rPr>
              <w:pPrChange w:id="18339" w:author="Dr Mamadou SANOGO" w:date="2023-10-25T17:57:00Z">
                <w:pPr>
                  <w:spacing w:line="240" w:lineRule="auto"/>
                </w:pPr>
              </w:pPrChange>
            </w:pPr>
            <w:del w:id="18340" w:author="Dr Mamadou SANOGO" w:date="2023-10-25T17:57:00Z">
              <w:r w:rsidRPr="007A4AFC" w:rsidDel="00744A71">
                <w:rPr>
                  <w:rFonts w:asciiTheme="majorHAnsi" w:hAnsiTheme="majorHAnsi" w:cstheme="majorHAnsi"/>
                  <w:color w:val="000000" w:themeColor="text1"/>
                  <w:szCs w:val="24"/>
                  <w:rPrChange w:id="18341" w:author="Dr Mamadou SANOGO" w:date="2023-10-25T18:15:00Z">
                    <w:rPr>
                      <w:rFonts w:asciiTheme="majorHAnsi" w:hAnsiTheme="majorHAnsi" w:cstheme="majorHAnsi"/>
                      <w:szCs w:val="24"/>
                    </w:rPr>
                  </w:rPrChange>
                </w:rPr>
                <w:delText>Bureau Directeur Général</w:delText>
              </w:r>
            </w:del>
          </w:p>
        </w:tc>
        <w:tc>
          <w:tcPr>
            <w:tcW w:w="610" w:type="pct"/>
            <w:vAlign w:val="center"/>
          </w:tcPr>
          <w:p w14:paraId="5655F8DC" w14:textId="54922198" w:rsidR="00280DA5" w:rsidRPr="007A4AFC" w:rsidDel="00744A71" w:rsidRDefault="00280DA5">
            <w:pPr>
              <w:pStyle w:val="Titre"/>
              <w:tabs>
                <w:tab w:val="num" w:pos="-4820"/>
              </w:tabs>
              <w:spacing w:line="276" w:lineRule="auto"/>
              <w:jc w:val="both"/>
              <w:rPr>
                <w:del w:id="18342" w:author="Dr Mamadou SANOGO" w:date="2023-10-25T17:57:00Z"/>
                <w:rFonts w:asciiTheme="majorHAnsi" w:hAnsiTheme="majorHAnsi" w:cstheme="majorHAnsi"/>
                <w:color w:val="000000" w:themeColor="text1"/>
                <w:szCs w:val="24"/>
                <w:rPrChange w:id="18343" w:author="Dr Mamadou SANOGO" w:date="2023-10-25T18:15:00Z">
                  <w:rPr>
                    <w:del w:id="18344" w:author="Dr Mamadou SANOGO" w:date="2023-10-25T17:57:00Z"/>
                    <w:rFonts w:asciiTheme="majorHAnsi" w:hAnsiTheme="majorHAnsi" w:cstheme="majorHAnsi"/>
                    <w:szCs w:val="24"/>
                  </w:rPr>
                </w:rPrChange>
              </w:rPr>
              <w:pPrChange w:id="18345" w:author="Dr Mamadou SANOGO" w:date="2023-10-25T17:57:00Z">
                <w:pPr>
                  <w:spacing w:line="240" w:lineRule="auto"/>
                  <w:jc w:val="center"/>
                </w:pPr>
              </w:pPrChange>
            </w:pPr>
            <w:del w:id="18346" w:author="Dr Mamadou SANOGO" w:date="2023-10-25T17:57:00Z">
              <w:r w:rsidRPr="007A4AFC" w:rsidDel="00744A71">
                <w:rPr>
                  <w:rFonts w:asciiTheme="majorHAnsi" w:hAnsiTheme="majorHAnsi" w:cstheme="majorHAnsi"/>
                  <w:color w:val="000000" w:themeColor="text1"/>
                  <w:szCs w:val="24"/>
                  <w:rPrChange w:id="18347" w:author="Dr Mamadou SANOGO" w:date="2023-10-25T18:15:00Z">
                    <w:rPr>
                      <w:rFonts w:asciiTheme="majorHAnsi" w:hAnsiTheme="majorHAnsi" w:cstheme="majorHAnsi"/>
                      <w:szCs w:val="24"/>
                    </w:rPr>
                  </w:rPrChange>
                </w:rPr>
                <w:delText>1</w:delText>
              </w:r>
            </w:del>
          </w:p>
        </w:tc>
        <w:tc>
          <w:tcPr>
            <w:tcW w:w="682" w:type="pct"/>
          </w:tcPr>
          <w:p w14:paraId="02DE9774" w14:textId="2A6C86B3" w:rsidR="00280DA5" w:rsidRPr="007A4AFC" w:rsidDel="00744A71" w:rsidRDefault="00280DA5">
            <w:pPr>
              <w:pStyle w:val="Titre"/>
              <w:tabs>
                <w:tab w:val="num" w:pos="-4820"/>
              </w:tabs>
              <w:spacing w:line="276" w:lineRule="auto"/>
              <w:jc w:val="both"/>
              <w:rPr>
                <w:del w:id="18348" w:author="Dr Mamadou SANOGO" w:date="2023-10-25T17:57:00Z"/>
                <w:rFonts w:asciiTheme="majorHAnsi" w:hAnsiTheme="majorHAnsi" w:cstheme="majorHAnsi"/>
                <w:color w:val="000000" w:themeColor="text1"/>
                <w:szCs w:val="24"/>
                <w:rPrChange w:id="18349" w:author="Dr Mamadou SANOGO" w:date="2023-10-25T18:15:00Z">
                  <w:rPr>
                    <w:del w:id="18350" w:author="Dr Mamadou SANOGO" w:date="2023-10-25T17:57:00Z"/>
                    <w:rFonts w:asciiTheme="majorHAnsi" w:hAnsiTheme="majorHAnsi" w:cstheme="majorHAnsi"/>
                    <w:szCs w:val="24"/>
                  </w:rPr>
                </w:rPrChange>
              </w:rPr>
              <w:pPrChange w:id="18351" w:author="Dr Mamadou SANOGO" w:date="2023-10-25T17:57:00Z">
                <w:pPr>
                  <w:spacing w:line="240" w:lineRule="auto"/>
                  <w:jc w:val="center"/>
                </w:pPr>
              </w:pPrChange>
            </w:pPr>
            <w:del w:id="18352" w:author="Dr Mamadou SANOGO" w:date="2023-10-25T17:57:00Z">
              <w:r w:rsidRPr="007A4AFC" w:rsidDel="00744A71">
                <w:rPr>
                  <w:rFonts w:asciiTheme="majorHAnsi" w:hAnsiTheme="majorHAnsi" w:cstheme="majorHAnsi"/>
                  <w:color w:val="000000" w:themeColor="text1"/>
                  <w:szCs w:val="24"/>
                  <w:rPrChange w:id="18353" w:author="Dr Mamadou SANOGO" w:date="2023-10-25T18:15:00Z">
                    <w:rPr>
                      <w:rFonts w:asciiTheme="majorHAnsi" w:hAnsiTheme="majorHAnsi" w:cstheme="majorHAnsi"/>
                      <w:szCs w:val="24"/>
                    </w:rPr>
                  </w:rPrChange>
                </w:rPr>
                <w:delText>Bon</w:delText>
              </w:r>
            </w:del>
          </w:p>
        </w:tc>
      </w:tr>
      <w:tr w:rsidR="007A4AFC" w:rsidRPr="007A4AFC" w:rsidDel="00744A71" w14:paraId="166D43F1" w14:textId="77777777" w:rsidTr="005E531F">
        <w:trPr>
          <w:del w:id="18354" w:author="Dr Mamadou SANOGO" w:date="2023-10-25T17:57:00Z"/>
        </w:trPr>
        <w:tc>
          <w:tcPr>
            <w:tcW w:w="381" w:type="pct"/>
            <w:vAlign w:val="center"/>
          </w:tcPr>
          <w:p w14:paraId="1013BF09" w14:textId="407FD3A5" w:rsidR="00280DA5" w:rsidRPr="007A4AFC" w:rsidDel="00744A71" w:rsidRDefault="00280DA5">
            <w:pPr>
              <w:pStyle w:val="Titre"/>
              <w:tabs>
                <w:tab w:val="num" w:pos="-4820"/>
              </w:tabs>
              <w:spacing w:line="276" w:lineRule="auto"/>
              <w:jc w:val="both"/>
              <w:rPr>
                <w:del w:id="18355" w:author="Dr Mamadou SANOGO" w:date="2023-10-25T17:57:00Z"/>
                <w:rFonts w:asciiTheme="majorHAnsi" w:hAnsiTheme="majorHAnsi" w:cstheme="majorHAnsi"/>
                <w:b w:val="0"/>
                <w:color w:val="000000" w:themeColor="text1"/>
                <w:szCs w:val="24"/>
                <w:rPrChange w:id="18356" w:author="Dr Mamadou SANOGO" w:date="2023-10-25T18:15:00Z">
                  <w:rPr>
                    <w:del w:id="18357" w:author="Dr Mamadou SANOGO" w:date="2023-10-25T17:57:00Z"/>
                    <w:rFonts w:asciiTheme="majorHAnsi" w:hAnsiTheme="majorHAnsi" w:cstheme="majorHAnsi"/>
                    <w:b/>
                    <w:szCs w:val="24"/>
                  </w:rPr>
                </w:rPrChange>
              </w:rPr>
              <w:pPrChange w:id="18358" w:author="Dr Mamadou SANOGO" w:date="2023-10-25T17:57:00Z">
                <w:pPr>
                  <w:numPr>
                    <w:numId w:val="6"/>
                  </w:numPr>
                  <w:spacing w:line="240" w:lineRule="auto"/>
                  <w:ind w:left="720" w:hanging="360"/>
                  <w:contextualSpacing/>
                  <w:jc w:val="center"/>
                </w:pPr>
              </w:pPrChange>
            </w:pPr>
          </w:p>
        </w:tc>
        <w:tc>
          <w:tcPr>
            <w:tcW w:w="3327" w:type="pct"/>
          </w:tcPr>
          <w:p w14:paraId="60946B19" w14:textId="7BA17E02" w:rsidR="00280DA5" w:rsidRPr="007A4AFC" w:rsidDel="00744A71" w:rsidRDefault="00280DA5">
            <w:pPr>
              <w:pStyle w:val="Titre"/>
              <w:tabs>
                <w:tab w:val="num" w:pos="-4820"/>
              </w:tabs>
              <w:spacing w:line="276" w:lineRule="auto"/>
              <w:jc w:val="both"/>
              <w:rPr>
                <w:del w:id="18359" w:author="Dr Mamadou SANOGO" w:date="2023-10-25T17:57:00Z"/>
                <w:rFonts w:asciiTheme="majorHAnsi" w:hAnsiTheme="majorHAnsi" w:cstheme="majorHAnsi"/>
                <w:color w:val="000000" w:themeColor="text1"/>
                <w:szCs w:val="24"/>
                <w:rPrChange w:id="18360" w:author="Dr Mamadou SANOGO" w:date="2023-10-25T18:15:00Z">
                  <w:rPr>
                    <w:del w:id="18361" w:author="Dr Mamadou SANOGO" w:date="2023-10-25T17:57:00Z"/>
                    <w:rFonts w:asciiTheme="majorHAnsi" w:hAnsiTheme="majorHAnsi" w:cstheme="majorHAnsi"/>
                    <w:szCs w:val="24"/>
                  </w:rPr>
                </w:rPrChange>
              </w:rPr>
              <w:pPrChange w:id="18362" w:author="Dr Mamadou SANOGO" w:date="2023-10-25T17:57:00Z">
                <w:pPr>
                  <w:spacing w:line="240" w:lineRule="auto"/>
                </w:pPr>
              </w:pPrChange>
            </w:pPr>
            <w:del w:id="18363" w:author="Dr Mamadou SANOGO" w:date="2023-10-25T17:57:00Z">
              <w:r w:rsidRPr="007A4AFC" w:rsidDel="00744A71">
                <w:rPr>
                  <w:rFonts w:asciiTheme="majorHAnsi" w:hAnsiTheme="majorHAnsi" w:cstheme="majorHAnsi"/>
                  <w:color w:val="000000" w:themeColor="text1"/>
                  <w:szCs w:val="24"/>
                  <w:rPrChange w:id="18364" w:author="Dr Mamadou SANOGO" w:date="2023-10-25T18:15:00Z">
                    <w:rPr>
                      <w:rFonts w:asciiTheme="majorHAnsi" w:hAnsiTheme="majorHAnsi" w:cstheme="majorHAnsi"/>
                      <w:szCs w:val="24"/>
                    </w:rPr>
                  </w:rPrChange>
                </w:rPr>
                <w:delText>Bureau Directeur des Etudes</w:delText>
              </w:r>
            </w:del>
          </w:p>
        </w:tc>
        <w:tc>
          <w:tcPr>
            <w:tcW w:w="610" w:type="pct"/>
            <w:vAlign w:val="center"/>
          </w:tcPr>
          <w:p w14:paraId="38DD8C14" w14:textId="3295A5F3" w:rsidR="00280DA5" w:rsidRPr="007A4AFC" w:rsidDel="00744A71" w:rsidRDefault="00280DA5">
            <w:pPr>
              <w:pStyle w:val="Titre"/>
              <w:tabs>
                <w:tab w:val="num" w:pos="-4820"/>
              </w:tabs>
              <w:spacing w:line="276" w:lineRule="auto"/>
              <w:jc w:val="both"/>
              <w:rPr>
                <w:del w:id="18365" w:author="Dr Mamadou SANOGO" w:date="2023-10-25T17:57:00Z"/>
                <w:rFonts w:asciiTheme="majorHAnsi" w:hAnsiTheme="majorHAnsi" w:cstheme="majorHAnsi"/>
                <w:color w:val="000000" w:themeColor="text1"/>
                <w:szCs w:val="24"/>
                <w:rPrChange w:id="18366" w:author="Dr Mamadou SANOGO" w:date="2023-10-25T18:15:00Z">
                  <w:rPr>
                    <w:del w:id="18367" w:author="Dr Mamadou SANOGO" w:date="2023-10-25T17:57:00Z"/>
                    <w:rFonts w:asciiTheme="majorHAnsi" w:hAnsiTheme="majorHAnsi" w:cstheme="majorHAnsi"/>
                    <w:szCs w:val="24"/>
                  </w:rPr>
                </w:rPrChange>
              </w:rPr>
              <w:pPrChange w:id="18368" w:author="Dr Mamadou SANOGO" w:date="2023-10-25T17:57:00Z">
                <w:pPr>
                  <w:spacing w:line="240" w:lineRule="auto"/>
                  <w:jc w:val="center"/>
                </w:pPr>
              </w:pPrChange>
            </w:pPr>
            <w:del w:id="18369" w:author="Dr Mamadou SANOGO" w:date="2023-10-25T17:57:00Z">
              <w:r w:rsidRPr="007A4AFC" w:rsidDel="00744A71">
                <w:rPr>
                  <w:rFonts w:asciiTheme="majorHAnsi" w:hAnsiTheme="majorHAnsi" w:cstheme="majorHAnsi"/>
                  <w:color w:val="000000" w:themeColor="text1"/>
                  <w:szCs w:val="24"/>
                  <w:rPrChange w:id="18370" w:author="Dr Mamadou SANOGO" w:date="2023-10-25T18:15:00Z">
                    <w:rPr>
                      <w:rFonts w:asciiTheme="majorHAnsi" w:hAnsiTheme="majorHAnsi" w:cstheme="majorHAnsi"/>
                      <w:szCs w:val="24"/>
                    </w:rPr>
                  </w:rPrChange>
                </w:rPr>
                <w:delText>1</w:delText>
              </w:r>
            </w:del>
          </w:p>
        </w:tc>
        <w:tc>
          <w:tcPr>
            <w:tcW w:w="682" w:type="pct"/>
          </w:tcPr>
          <w:p w14:paraId="28A9AF05" w14:textId="18112093" w:rsidR="00280DA5" w:rsidRPr="007A4AFC" w:rsidDel="00744A71" w:rsidRDefault="00280DA5">
            <w:pPr>
              <w:pStyle w:val="Titre"/>
              <w:tabs>
                <w:tab w:val="num" w:pos="-4820"/>
              </w:tabs>
              <w:spacing w:line="276" w:lineRule="auto"/>
              <w:jc w:val="both"/>
              <w:rPr>
                <w:del w:id="18371" w:author="Dr Mamadou SANOGO" w:date="2023-10-25T17:57:00Z"/>
                <w:rFonts w:asciiTheme="majorHAnsi" w:hAnsiTheme="majorHAnsi" w:cstheme="majorHAnsi"/>
                <w:color w:val="000000" w:themeColor="text1"/>
                <w:szCs w:val="24"/>
                <w:rPrChange w:id="18372" w:author="Dr Mamadou SANOGO" w:date="2023-10-25T18:15:00Z">
                  <w:rPr>
                    <w:del w:id="18373" w:author="Dr Mamadou SANOGO" w:date="2023-10-25T17:57:00Z"/>
                    <w:rFonts w:asciiTheme="majorHAnsi" w:hAnsiTheme="majorHAnsi" w:cstheme="majorHAnsi"/>
                    <w:szCs w:val="24"/>
                  </w:rPr>
                </w:rPrChange>
              </w:rPr>
              <w:pPrChange w:id="18374" w:author="Dr Mamadou SANOGO" w:date="2023-10-25T17:57:00Z">
                <w:pPr>
                  <w:spacing w:line="240" w:lineRule="auto"/>
                  <w:jc w:val="center"/>
                </w:pPr>
              </w:pPrChange>
            </w:pPr>
            <w:del w:id="18375" w:author="Dr Mamadou SANOGO" w:date="2023-10-25T17:57:00Z">
              <w:r w:rsidRPr="007A4AFC" w:rsidDel="00744A71">
                <w:rPr>
                  <w:rFonts w:asciiTheme="majorHAnsi" w:hAnsiTheme="majorHAnsi" w:cstheme="majorHAnsi"/>
                  <w:color w:val="000000" w:themeColor="text1"/>
                  <w:szCs w:val="24"/>
                  <w:rPrChange w:id="18376" w:author="Dr Mamadou SANOGO" w:date="2023-10-25T18:15:00Z">
                    <w:rPr>
                      <w:rFonts w:asciiTheme="majorHAnsi" w:hAnsiTheme="majorHAnsi" w:cstheme="majorHAnsi"/>
                      <w:szCs w:val="24"/>
                    </w:rPr>
                  </w:rPrChange>
                </w:rPr>
                <w:delText>Bon</w:delText>
              </w:r>
            </w:del>
          </w:p>
        </w:tc>
      </w:tr>
      <w:tr w:rsidR="007A4AFC" w:rsidRPr="007A4AFC" w:rsidDel="00744A71" w14:paraId="78D42B18" w14:textId="77777777" w:rsidTr="005E531F">
        <w:trPr>
          <w:del w:id="18377" w:author="Dr Mamadou SANOGO" w:date="2023-10-25T17:57:00Z"/>
        </w:trPr>
        <w:tc>
          <w:tcPr>
            <w:tcW w:w="381" w:type="pct"/>
            <w:vAlign w:val="center"/>
          </w:tcPr>
          <w:p w14:paraId="725235C2" w14:textId="0B0F5DAB" w:rsidR="00280DA5" w:rsidRPr="007A4AFC" w:rsidDel="00744A71" w:rsidRDefault="00280DA5">
            <w:pPr>
              <w:pStyle w:val="Titre"/>
              <w:tabs>
                <w:tab w:val="num" w:pos="-4820"/>
              </w:tabs>
              <w:spacing w:line="276" w:lineRule="auto"/>
              <w:jc w:val="both"/>
              <w:rPr>
                <w:del w:id="18378" w:author="Dr Mamadou SANOGO" w:date="2023-10-25T17:57:00Z"/>
                <w:rFonts w:asciiTheme="majorHAnsi" w:hAnsiTheme="majorHAnsi" w:cstheme="majorHAnsi"/>
                <w:b w:val="0"/>
                <w:color w:val="000000" w:themeColor="text1"/>
                <w:szCs w:val="24"/>
                <w:rPrChange w:id="18379" w:author="Dr Mamadou SANOGO" w:date="2023-10-25T18:15:00Z">
                  <w:rPr>
                    <w:del w:id="18380" w:author="Dr Mamadou SANOGO" w:date="2023-10-25T17:57:00Z"/>
                    <w:rFonts w:asciiTheme="majorHAnsi" w:hAnsiTheme="majorHAnsi" w:cstheme="majorHAnsi"/>
                    <w:b/>
                    <w:szCs w:val="24"/>
                  </w:rPr>
                </w:rPrChange>
              </w:rPr>
              <w:pPrChange w:id="18381" w:author="Dr Mamadou SANOGO" w:date="2023-10-25T17:57:00Z">
                <w:pPr>
                  <w:numPr>
                    <w:numId w:val="6"/>
                  </w:numPr>
                  <w:spacing w:line="240" w:lineRule="auto"/>
                  <w:ind w:left="720" w:hanging="360"/>
                  <w:contextualSpacing/>
                  <w:jc w:val="center"/>
                </w:pPr>
              </w:pPrChange>
            </w:pPr>
          </w:p>
        </w:tc>
        <w:tc>
          <w:tcPr>
            <w:tcW w:w="3327" w:type="pct"/>
          </w:tcPr>
          <w:p w14:paraId="56E539C1" w14:textId="13B8D8A2" w:rsidR="00280DA5" w:rsidRPr="007A4AFC" w:rsidDel="00744A71" w:rsidRDefault="00280DA5">
            <w:pPr>
              <w:pStyle w:val="Titre"/>
              <w:tabs>
                <w:tab w:val="num" w:pos="-4820"/>
              </w:tabs>
              <w:spacing w:line="276" w:lineRule="auto"/>
              <w:jc w:val="both"/>
              <w:rPr>
                <w:del w:id="18382" w:author="Dr Mamadou SANOGO" w:date="2023-10-25T17:57:00Z"/>
                <w:rFonts w:asciiTheme="majorHAnsi" w:hAnsiTheme="majorHAnsi" w:cstheme="majorHAnsi"/>
                <w:color w:val="000000" w:themeColor="text1"/>
                <w:szCs w:val="24"/>
                <w:rPrChange w:id="18383" w:author="Dr Mamadou SANOGO" w:date="2023-10-25T18:15:00Z">
                  <w:rPr>
                    <w:del w:id="18384" w:author="Dr Mamadou SANOGO" w:date="2023-10-25T17:57:00Z"/>
                    <w:rFonts w:asciiTheme="majorHAnsi" w:hAnsiTheme="majorHAnsi" w:cstheme="majorHAnsi"/>
                    <w:szCs w:val="24"/>
                  </w:rPr>
                </w:rPrChange>
              </w:rPr>
              <w:pPrChange w:id="18385" w:author="Dr Mamadou SANOGO" w:date="2023-10-25T17:57:00Z">
                <w:pPr>
                  <w:spacing w:line="240" w:lineRule="auto"/>
                </w:pPr>
              </w:pPrChange>
            </w:pPr>
            <w:del w:id="18386" w:author="Dr Mamadou SANOGO" w:date="2023-10-25T17:57:00Z">
              <w:r w:rsidRPr="007A4AFC" w:rsidDel="00744A71">
                <w:rPr>
                  <w:rFonts w:asciiTheme="majorHAnsi" w:hAnsiTheme="majorHAnsi" w:cstheme="majorHAnsi"/>
                  <w:color w:val="000000" w:themeColor="text1"/>
                  <w:szCs w:val="24"/>
                  <w:rPrChange w:id="18387" w:author="Dr Mamadou SANOGO" w:date="2023-10-25T18:15:00Z">
                    <w:rPr>
                      <w:rFonts w:asciiTheme="majorHAnsi" w:hAnsiTheme="majorHAnsi" w:cstheme="majorHAnsi"/>
                      <w:szCs w:val="24"/>
                    </w:rPr>
                  </w:rPrChange>
                </w:rPr>
                <w:delText>Bureau Comptabilité</w:delText>
              </w:r>
            </w:del>
          </w:p>
        </w:tc>
        <w:tc>
          <w:tcPr>
            <w:tcW w:w="610" w:type="pct"/>
            <w:vAlign w:val="center"/>
          </w:tcPr>
          <w:p w14:paraId="32E578B5" w14:textId="133A6FCA" w:rsidR="00280DA5" w:rsidRPr="007A4AFC" w:rsidDel="00744A71" w:rsidRDefault="00280DA5">
            <w:pPr>
              <w:pStyle w:val="Titre"/>
              <w:tabs>
                <w:tab w:val="num" w:pos="-4820"/>
              </w:tabs>
              <w:spacing w:line="276" w:lineRule="auto"/>
              <w:jc w:val="both"/>
              <w:rPr>
                <w:del w:id="18388" w:author="Dr Mamadou SANOGO" w:date="2023-10-25T17:57:00Z"/>
                <w:rFonts w:asciiTheme="majorHAnsi" w:hAnsiTheme="majorHAnsi" w:cstheme="majorHAnsi"/>
                <w:color w:val="000000" w:themeColor="text1"/>
                <w:szCs w:val="24"/>
                <w:rPrChange w:id="18389" w:author="Dr Mamadou SANOGO" w:date="2023-10-25T18:15:00Z">
                  <w:rPr>
                    <w:del w:id="18390" w:author="Dr Mamadou SANOGO" w:date="2023-10-25T17:57:00Z"/>
                    <w:rFonts w:asciiTheme="majorHAnsi" w:hAnsiTheme="majorHAnsi" w:cstheme="majorHAnsi"/>
                    <w:szCs w:val="24"/>
                  </w:rPr>
                </w:rPrChange>
              </w:rPr>
              <w:pPrChange w:id="18391" w:author="Dr Mamadou SANOGO" w:date="2023-10-25T17:57:00Z">
                <w:pPr>
                  <w:spacing w:line="240" w:lineRule="auto"/>
                  <w:jc w:val="center"/>
                </w:pPr>
              </w:pPrChange>
            </w:pPr>
            <w:del w:id="18392" w:author="Dr Mamadou SANOGO" w:date="2023-10-25T17:57:00Z">
              <w:r w:rsidRPr="007A4AFC" w:rsidDel="00744A71">
                <w:rPr>
                  <w:rFonts w:asciiTheme="majorHAnsi" w:hAnsiTheme="majorHAnsi" w:cstheme="majorHAnsi"/>
                  <w:color w:val="000000" w:themeColor="text1"/>
                  <w:szCs w:val="24"/>
                  <w:rPrChange w:id="18393" w:author="Dr Mamadou SANOGO" w:date="2023-10-25T18:15:00Z">
                    <w:rPr>
                      <w:rFonts w:asciiTheme="majorHAnsi" w:hAnsiTheme="majorHAnsi" w:cstheme="majorHAnsi"/>
                      <w:szCs w:val="24"/>
                    </w:rPr>
                  </w:rPrChange>
                </w:rPr>
                <w:delText>1</w:delText>
              </w:r>
            </w:del>
          </w:p>
        </w:tc>
        <w:tc>
          <w:tcPr>
            <w:tcW w:w="682" w:type="pct"/>
          </w:tcPr>
          <w:p w14:paraId="332C74E7" w14:textId="6ACF6D2D" w:rsidR="00280DA5" w:rsidRPr="007A4AFC" w:rsidDel="00744A71" w:rsidRDefault="00280DA5">
            <w:pPr>
              <w:pStyle w:val="Titre"/>
              <w:tabs>
                <w:tab w:val="num" w:pos="-4820"/>
              </w:tabs>
              <w:spacing w:line="276" w:lineRule="auto"/>
              <w:jc w:val="both"/>
              <w:rPr>
                <w:del w:id="18394" w:author="Dr Mamadou SANOGO" w:date="2023-10-25T17:57:00Z"/>
                <w:rFonts w:asciiTheme="majorHAnsi" w:hAnsiTheme="majorHAnsi" w:cstheme="majorHAnsi"/>
                <w:color w:val="000000" w:themeColor="text1"/>
                <w:szCs w:val="24"/>
                <w:rPrChange w:id="18395" w:author="Dr Mamadou SANOGO" w:date="2023-10-25T18:15:00Z">
                  <w:rPr>
                    <w:del w:id="18396" w:author="Dr Mamadou SANOGO" w:date="2023-10-25T17:57:00Z"/>
                    <w:rFonts w:asciiTheme="majorHAnsi" w:hAnsiTheme="majorHAnsi" w:cstheme="majorHAnsi"/>
                    <w:szCs w:val="24"/>
                  </w:rPr>
                </w:rPrChange>
              </w:rPr>
              <w:pPrChange w:id="18397" w:author="Dr Mamadou SANOGO" w:date="2023-10-25T17:57:00Z">
                <w:pPr>
                  <w:spacing w:line="240" w:lineRule="auto"/>
                  <w:jc w:val="center"/>
                </w:pPr>
              </w:pPrChange>
            </w:pPr>
            <w:del w:id="18398" w:author="Dr Mamadou SANOGO" w:date="2023-10-25T17:57:00Z">
              <w:r w:rsidRPr="007A4AFC" w:rsidDel="00744A71">
                <w:rPr>
                  <w:rFonts w:asciiTheme="majorHAnsi" w:hAnsiTheme="majorHAnsi" w:cstheme="majorHAnsi"/>
                  <w:color w:val="000000" w:themeColor="text1"/>
                  <w:szCs w:val="24"/>
                  <w:rPrChange w:id="18399" w:author="Dr Mamadou SANOGO" w:date="2023-10-25T18:15:00Z">
                    <w:rPr>
                      <w:rFonts w:asciiTheme="majorHAnsi" w:hAnsiTheme="majorHAnsi" w:cstheme="majorHAnsi"/>
                      <w:szCs w:val="24"/>
                    </w:rPr>
                  </w:rPrChange>
                </w:rPr>
                <w:delText>Bon</w:delText>
              </w:r>
            </w:del>
          </w:p>
        </w:tc>
      </w:tr>
      <w:tr w:rsidR="007A4AFC" w:rsidRPr="007A4AFC" w:rsidDel="00744A71" w14:paraId="7E8640E9" w14:textId="77777777" w:rsidTr="005E531F">
        <w:trPr>
          <w:del w:id="18400" w:author="Dr Mamadou SANOGO" w:date="2023-10-25T17:57:00Z"/>
        </w:trPr>
        <w:tc>
          <w:tcPr>
            <w:tcW w:w="381" w:type="pct"/>
            <w:vAlign w:val="center"/>
          </w:tcPr>
          <w:p w14:paraId="4B93D1BB" w14:textId="2E5401F6" w:rsidR="00280DA5" w:rsidRPr="007A4AFC" w:rsidDel="00744A71" w:rsidRDefault="00280DA5">
            <w:pPr>
              <w:pStyle w:val="Titre"/>
              <w:tabs>
                <w:tab w:val="num" w:pos="-4820"/>
              </w:tabs>
              <w:spacing w:line="276" w:lineRule="auto"/>
              <w:jc w:val="both"/>
              <w:rPr>
                <w:del w:id="18401" w:author="Dr Mamadou SANOGO" w:date="2023-10-25T17:57:00Z"/>
                <w:rFonts w:asciiTheme="majorHAnsi" w:hAnsiTheme="majorHAnsi" w:cstheme="majorHAnsi"/>
                <w:b w:val="0"/>
                <w:color w:val="000000" w:themeColor="text1"/>
                <w:szCs w:val="24"/>
                <w:rPrChange w:id="18402" w:author="Dr Mamadou SANOGO" w:date="2023-10-25T18:15:00Z">
                  <w:rPr>
                    <w:del w:id="18403" w:author="Dr Mamadou SANOGO" w:date="2023-10-25T17:57:00Z"/>
                    <w:rFonts w:asciiTheme="majorHAnsi" w:hAnsiTheme="majorHAnsi" w:cstheme="majorHAnsi"/>
                    <w:b/>
                    <w:szCs w:val="24"/>
                  </w:rPr>
                </w:rPrChange>
              </w:rPr>
              <w:pPrChange w:id="18404" w:author="Dr Mamadou SANOGO" w:date="2023-10-25T17:57:00Z">
                <w:pPr>
                  <w:numPr>
                    <w:numId w:val="6"/>
                  </w:numPr>
                  <w:spacing w:line="240" w:lineRule="auto"/>
                  <w:ind w:left="720" w:hanging="360"/>
                  <w:contextualSpacing/>
                  <w:jc w:val="center"/>
                </w:pPr>
              </w:pPrChange>
            </w:pPr>
          </w:p>
        </w:tc>
        <w:tc>
          <w:tcPr>
            <w:tcW w:w="3327" w:type="pct"/>
          </w:tcPr>
          <w:p w14:paraId="00E1DC49" w14:textId="7D4891BB" w:rsidR="00280DA5" w:rsidRPr="007A4AFC" w:rsidDel="00744A71" w:rsidRDefault="00280DA5">
            <w:pPr>
              <w:pStyle w:val="Titre"/>
              <w:tabs>
                <w:tab w:val="num" w:pos="-4820"/>
              </w:tabs>
              <w:spacing w:line="276" w:lineRule="auto"/>
              <w:jc w:val="both"/>
              <w:rPr>
                <w:del w:id="18405" w:author="Dr Mamadou SANOGO" w:date="2023-10-25T17:57:00Z"/>
                <w:rFonts w:asciiTheme="majorHAnsi" w:hAnsiTheme="majorHAnsi" w:cstheme="majorHAnsi"/>
                <w:color w:val="000000" w:themeColor="text1"/>
                <w:szCs w:val="24"/>
                <w:rPrChange w:id="18406" w:author="Dr Mamadou SANOGO" w:date="2023-10-25T18:15:00Z">
                  <w:rPr>
                    <w:del w:id="18407" w:author="Dr Mamadou SANOGO" w:date="2023-10-25T17:57:00Z"/>
                    <w:rFonts w:asciiTheme="majorHAnsi" w:hAnsiTheme="majorHAnsi" w:cstheme="majorHAnsi"/>
                    <w:szCs w:val="24"/>
                  </w:rPr>
                </w:rPrChange>
              </w:rPr>
              <w:pPrChange w:id="18408" w:author="Dr Mamadou SANOGO" w:date="2023-10-25T17:57:00Z">
                <w:pPr>
                  <w:spacing w:line="240" w:lineRule="auto"/>
                </w:pPr>
              </w:pPrChange>
            </w:pPr>
            <w:del w:id="18409" w:author="Dr Mamadou SANOGO" w:date="2023-10-25T17:57:00Z">
              <w:r w:rsidRPr="007A4AFC" w:rsidDel="00744A71">
                <w:rPr>
                  <w:rFonts w:asciiTheme="majorHAnsi" w:hAnsiTheme="majorHAnsi" w:cstheme="majorHAnsi"/>
                  <w:color w:val="000000" w:themeColor="text1"/>
                  <w:szCs w:val="24"/>
                  <w:rPrChange w:id="18410" w:author="Dr Mamadou SANOGO" w:date="2023-10-25T18:15:00Z">
                    <w:rPr>
                      <w:rFonts w:asciiTheme="majorHAnsi" w:hAnsiTheme="majorHAnsi" w:cstheme="majorHAnsi"/>
                      <w:szCs w:val="24"/>
                    </w:rPr>
                  </w:rPrChange>
                </w:rPr>
                <w:delText>Bureau Surveillant</w:delText>
              </w:r>
            </w:del>
          </w:p>
        </w:tc>
        <w:tc>
          <w:tcPr>
            <w:tcW w:w="610" w:type="pct"/>
            <w:vAlign w:val="center"/>
          </w:tcPr>
          <w:p w14:paraId="73CC9ED4" w14:textId="2D4655AC" w:rsidR="00280DA5" w:rsidRPr="007A4AFC" w:rsidDel="00744A71" w:rsidRDefault="00280DA5">
            <w:pPr>
              <w:pStyle w:val="Titre"/>
              <w:tabs>
                <w:tab w:val="num" w:pos="-4820"/>
              </w:tabs>
              <w:spacing w:line="276" w:lineRule="auto"/>
              <w:jc w:val="both"/>
              <w:rPr>
                <w:del w:id="18411" w:author="Dr Mamadou SANOGO" w:date="2023-10-25T17:57:00Z"/>
                <w:rFonts w:asciiTheme="majorHAnsi" w:hAnsiTheme="majorHAnsi" w:cstheme="majorHAnsi"/>
                <w:color w:val="000000" w:themeColor="text1"/>
                <w:szCs w:val="24"/>
                <w:rPrChange w:id="18412" w:author="Dr Mamadou SANOGO" w:date="2023-10-25T18:15:00Z">
                  <w:rPr>
                    <w:del w:id="18413" w:author="Dr Mamadou SANOGO" w:date="2023-10-25T17:57:00Z"/>
                    <w:rFonts w:asciiTheme="majorHAnsi" w:hAnsiTheme="majorHAnsi" w:cstheme="majorHAnsi"/>
                    <w:szCs w:val="24"/>
                  </w:rPr>
                </w:rPrChange>
              </w:rPr>
              <w:pPrChange w:id="18414" w:author="Dr Mamadou SANOGO" w:date="2023-10-25T17:57:00Z">
                <w:pPr>
                  <w:spacing w:line="240" w:lineRule="auto"/>
                  <w:jc w:val="center"/>
                </w:pPr>
              </w:pPrChange>
            </w:pPr>
            <w:del w:id="18415" w:author="Dr Mamadou SANOGO" w:date="2023-10-25T17:57:00Z">
              <w:r w:rsidRPr="007A4AFC" w:rsidDel="00744A71">
                <w:rPr>
                  <w:rFonts w:asciiTheme="majorHAnsi" w:hAnsiTheme="majorHAnsi" w:cstheme="majorHAnsi"/>
                  <w:color w:val="000000" w:themeColor="text1"/>
                  <w:szCs w:val="24"/>
                  <w:rPrChange w:id="18416" w:author="Dr Mamadou SANOGO" w:date="2023-10-25T18:15:00Z">
                    <w:rPr>
                      <w:rFonts w:asciiTheme="majorHAnsi" w:hAnsiTheme="majorHAnsi" w:cstheme="majorHAnsi"/>
                      <w:szCs w:val="24"/>
                    </w:rPr>
                  </w:rPrChange>
                </w:rPr>
                <w:delText>1</w:delText>
              </w:r>
            </w:del>
          </w:p>
        </w:tc>
        <w:tc>
          <w:tcPr>
            <w:tcW w:w="682" w:type="pct"/>
          </w:tcPr>
          <w:p w14:paraId="0EC05FA4" w14:textId="144BE7D3" w:rsidR="00280DA5" w:rsidRPr="007A4AFC" w:rsidDel="00744A71" w:rsidRDefault="00280DA5">
            <w:pPr>
              <w:pStyle w:val="Titre"/>
              <w:tabs>
                <w:tab w:val="num" w:pos="-4820"/>
              </w:tabs>
              <w:spacing w:line="276" w:lineRule="auto"/>
              <w:jc w:val="both"/>
              <w:rPr>
                <w:del w:id="18417" w:author="Dr Mamadou SANOGO" w:date="2023-10-25T17:57:00Z"/>
                <w:rFonts w:asciiTheme="majorHAnsi" w:hAnsiTheme="majorHAnsi" w:cstheme="majorHAnsi"/>
                <w:color w:val="000000" w:themeColor="text1"/>
                <w:szCs w:val="24"/>
                <w:rPrChange w:id="18418" w:author="Dr Mamadou SANOGO" w:date="2023-10-25T18:15:00Z">
                  <w:rPr>
                    <w:del w:id="18419" w:author="Dr Mamadou SANOGO" w:date="2023-10-25T17:57:00Z"/>
                    <w:rFonts w:asciiTheme="majorHAnsi" w:hAnsiTheme="majorHAnsi" w:cstheme="majorHAnsi"/>
                    <w:szCs w:val="24"/>
                  </w:rPr>
                </w:rPrChange>
              </w:rPr>
              <w:pPrChange w:id="18420" w:author="Dr Mamadou SANOGO" w:date="2023-10-25T17:57:00Z">
                <w:pPr>
                  <w:spacing w:line="240" w:lineRule="auto"/>
                  <w:jc w:val="center"/>
                </w:pPr>
              </w:pPrChange>
            </w:pPr>
            <w:del w:id="18421" w:author="Dr Mamadou SANOGO" w:date="2023-10-25T17:57:00Z">
              <w:r w:rsidRPr="007A4AFC" w:rsidDel="00744A71">
                <w:rPr>
                  <w:rFonts w:asciiTheme="majorHAnsi" w:hAnsiTheme="majorHAnsi" w:cstheme="majorHAnsi"/>
                  <w:color w:val="000000" w:themeColor="text1"/>
                  <w:szCs w:val="24"/>
                  <w:rPrChange w:id="18422" w:author="Dr Mamadou SANOGO" w:date="2023-10-25T18:15:00Z">
                    <w:rPr>
                      <w:rFonts w:asciiTheme="majorHAnsi" w:hAnsiTheme="majorHAnsi" w:cstheme="majorHAnsi"/>
                      <w:szCs w:val="24"/>
                    </w:rPr>
                  </w:rPrChange>
                </w:rPr>
                <w:delText>Bon</w:delText>
              </w:r>
            </w:del>
          </w:p>
        </w:tc>
      </w:tr>
      <w:tr w:rsidR="007A4AFC" w:rsidRPr="007A4AFC" w:rsidDel="00744A71" w14:paraId="7F751AF5" w14:textId="77777777" w:rsidTr="005E531F">
        <w:trPr>
          <w:del w:id="18423" w:author="Dr Mamadou SANOGO" w:date="2023-10-25T17:57:00Z"/>
        </w:trPr>
        <w:tc>
          <w:tcPr>
            <w:tcW w:w="381" w:type="pct"/>
            <w:vAlign w:val="center"/>
          </w:tcPr>
          <w:p w14:paraId="7C77D0FA" w14:textId="60BA29D0" w:rsidR="00280DA5" w:rsidRPr="007A4AFC" w:rsidDel="00744A71" w:rsidRDefault="00280DA5">
            <w:pPr>
              <w:pStyle w:val="Titre"/>
              <w:tabs>
                <w:tab w:val="num" w:pos="-4820"/>
              </w:tabs>
              <w:spacing w:line="276" w:lineRule="auto"/>
              <w:jc w:val="both"/>
              <w:rPr>
                <w:del w:id="18424" w:author="Dr Mamadou SANOGO" w:date="2023-10-25T17:57:00Z"/>
                <w:rFonts w:asciiTheme="majorHAnsi" w:hAnsiTheme="majorHAnsi" w:cstheme="majorHAnsi"/>
                <w:b w:val="0"/>
                <w:color w:val="000000" w:themeColor="text1"/>
                <w:szCs w:val="24"/>
                <w:rPrChange w:id="18425" w:author="Dr Mamadou SANOGO" w:date="2023-10-25T18:15:00Z">
                  <w:rPr>
                    <w:del w:id="18426" w:author="Dr Mamadou SANOGO" w:date="2023-10-25T17:57:00Z"/>
                    <w:rFonts w:asciiTheme="majorHAnsi" w:hAnsiTheme="majorHAnsi" w:cstheme="majorHAnsi"/>
                    <w:b/>
                    <w:szCs w:val="24"/>
                  </w:rPr>
                </w:rPrChange>
              </w:rPr>
              <w:pPrChange w:id="18427" w:author="Dr Mamadou SANOGO" w:date="2023-10-25T17:57:00Z">
                <w:pPr>
                  <w:numPr>
                    <w:numId w:val="6"/>
                  </w:numPr>
                  <w:spacing w:line="240" w:lineRule="auto"/>
                  <w:ind w:left="720" w:hanging="360"/>
                  <w:contextualSpacing/>
                  <w:jc w:val="center"/>
                </w:pPr>
              </w:pPrChange>
            </w:pPr>
          </w:p>
        </w:tc>
        <w:tc>
          <w:tcPr>
            <w:tcW w:w="3327" w:type="pct"/>
          </w:tcPr>
          <w:p w14:paraId="1B98F7D1" w14:textId="7FDF19B4" w:rsidR="00280DA5" w:rsidRPr="007A4AFC" w:rsidDel="00744A71" w:rsidRDefault="00280DA5">
            <w:pPr>
              <w:pStyle w:val="Titre"/>
              <w:tabs>
                <w:tab w:val="num" w:pos="-4820"/>
              </w:tabs>
              <w:spacing w:line="276" w:lineRule="auto"/>
              <w:jc w:val="both"/>
              <w:rPr>
                <w:del w:id="18428" w:author="Dr Mamadou SANOGO" w:date="2023-10-25T17:57:00Z"/>
                <w:rFonts w:asciiTheme="majorHAnsi" w:hAnsiTheme="majorHAnsi" w:cstheme="majorHAnsi"/>
                <w:color w:val="000000" w:themeColor="text1"/>
                <w:szCs w:val="24"/>
                <w:rPrChange w:id="18429" w:author="Dr Mamadou SANOGO" w:date="2023-10-25T18:15:00Z">
                  <w:rPr>
                    <w:del w:id="18430" w:author="Dr Mamadou SANOGO" w:date="2023-10-25T17:57:00Z"/>
                    <w:rFonts w:asciiTheme="majorHAnsi" w:hAnsiTheme="majorHAnsi" w:cstheme="majorHAnsi"/>
                    <w:szCs w:val="24"/>
                  </w:rPr>
                </w:rPrChange>
              </w:rPr>
              <w:pPrChange w:id="18431" w:author="Dr Mamadou SANOGO" w:date="2023-10-25T17:57:00Z">
                <w:pPr>
                  <w:spacing w:line="240" w:lineRule="auto"/>
                </w:pPr>
              </w:pPrChange>
            </w:pPr>
            <w:del w:id="18432" w:author="Dr Mamadou SANOGO" w:date="2023-10-25T17:57:00Z">
              <w:r w:rsidRPr="007A4AFC" w:rsidDel="00744A71">
                <w:rPr>
                  <w:rFonts w:asciiTheme="majorHAnsi" w:hAnsiTheme="majorHAnsi" w:cstheme="majorHAnsi"/>
                  <w:color w:val="000000" w:themeColor="text1"/>
                  <w:szCs w:val="24"/>
                  <w:rPrChange w:id="18433" w:author="Dr Mamadou SANOGO" w:date="2023-10-25T18:15:00Z">
                    <w:rPr>
                      <w:rFonts w:asciiTheme="majorHAnsi" w:hAnsiTheme="majorHAnsi" w:cstheme="majorHAnsi"/>
                      <w:szCs w:val="24"/>
                    </w:rPr>
                  </w:rPrChange>
                </w:rPr>
                <w:delText>Bureaux Moniteurs</w:delText>
              </w:r>
            </w:del>
          </w:p>
        </w:tc>
        <w:tc>
          <w:tcPr>
            <w:tcW w:w="610" w:type="pct"/>
            <w:vAlign w:val="center"/>
          </w:tcPr>
          <w:p w14:paraId="5667BD1B" w14:textId="28058893" w:rsidR="00280DA5" w:rsidRPr="007A4AFC" w:rsidDel="00744A71" w:rsidRDefault="00280DA5">
            <w:pPr>
              <w:pStyle w:val="Titre"/>
              <w:tabs>
                <w:tab w:val="num" w:pos="-4820"/>
              </w:tabs>
              <w:spacing w:line="276" w:lineRule="auto"/>
              <w:jc w:val="both"/>
              <w:rPr>
                <w:del w:id="18434" w:author="Dr Mamadou SANOGO" w:date="2023-10-25T17:57:00Z"/>
                <w:rFonts w:asciiTheme="majorHAnsi" w:hAnsiTheme="majorHAnsi" w:cstheme="majorHAnsi"/>
                <w:color w:val="000000" w:themeColor="text1"/>
                <w:szCs w:val="24"/>
                <w:rPrChange w:id="18435" w:author="Dr Mamadou SANOGO" w:date="2023-10-25T18:15:00Z">
                  <w:rPr>
                    <w:del w:id="18436" w:author="Dr Mamadou SANOGO" w:date="2023-10-25T17:57:00Z"/>
                    <w:rFonts w:asciiTheme="majorHAnsi" w:hAnsiTheme="majorHAnsi" w:cstheme="majorHAnsi"/>
                    <w:szCs w:val="24"/>
                  </w:rPr>
                </w:rPrChange>
              </w:rPr>
              <w:pPrChange w:id="18437" w:author="Dr Mamadou SANOGO" w:date="2023-10-25T17:57:00Z">
                <w:pPr>
                  <w:spacing w:line="240" w:lineRule="auto"/>
                  <w:jc w:val="center"/>
                </w:pPr>
              </w:pPrChange>
            </w:pPr>
            <w:del w:id="18438" w:author="Dr Mamadou SANOGO" w:date="2023-10-25T17:57:00Z">
              <w:r w:rsidRPr="007A4AFC" w:rsidDel="00744A71">
                <w:rPr>
                  <w:rFonts w:asciiTheme="majorHAnsi" w:hAnsiTheme="majorHAnsi" w:cstheme="majorHAnsi"/>
                  <w:color w:val="000000" w:themeColor="text1"/>
                  <w:szCs w:val="24"/>
                  <w:rPrChange w:id="18439" w:author="Dr Mamadou SANOGO" w:date="2023-10-25T18:15:00Z">
                    <w:rPr>
                      <w:rFonts w:asciiTheme="majorHAnsi" w:hAnsiTheme="majorHAnsi" w:cstheme="majorHAnsi"/>
                      <w:szCs w:val="24"/>
                    </w:rPr>
                  </w:rPrChange>
                </w:rPr>
                <w:delText>3</w:delText>
              </w:r>
            </w:del>
          </w:p>
        </w:tc>
        <w:tc>
          <w:tcPr>
            <w:tcW w:w="682" w:type="pct"/>
          </w:tcPr>
          <w:p w14:paraId="7BFB10A2" w14:textId="1AAEA650" w:rsidR="00280DA5" w:rsidRPr="007A4AFC" w:rsidDel="00744A71" w:rsidRDefault="00280DA5">
            <w:pPr>
              <w:pStyle w:val="Titre"/>
              <w:tabs>
                <w:tab w:val="num" w:pos="-4820"/>
              </w:tabs>
              <w:spacing w:line="276" w:lineRule="auto"/>
              <w:jc w:val="both"/>
              <w:rPr>
                <w:del w:id="18440" w:author="Dr Mamadou SANOGO" w:date="2023-10-25T17:57:00Z"/>
                <w:rFonts w:asciiTheme="majorHAnsi" w:hAnsiTheme="majorHAnsi" w:cstheme="majorHAnsi"/>
                <w:color w:val="000000" w:themeColor="text1"/>
                <w:szCs w:val="24"/>
                <w:rPrChange w:id="18441" w:author="Dr Mamadou SANOGO" w:date="2023-10-25T18:15:00Z">
                  <w:rPr>
                    <w:del w:id="18442" w:author="Dr Mamadou SANOGO" w:date="2023-10-25T17:57:00Z"/>
                    <w:rFonts w:asciiTheme="majorHAnsi" w:hAnsiTheme="majorHAnsi" w:cstheme="majorHAnsi"/>
                    <w:szCs w:val="24"/>
                  </w:rPr>
                </w:rPrChange>
              </w:rPr>
              <w:pPrChange w:id="18443" w:author="Dr Mamadou SANOGO" w:date="2023-10-25T17:57:00Z">
                <w:pPr>
                  <w:spacing w:line="240" w:lineRule="auto"/>
                  <w:jc w:val="center"/>
                </w:pPr>
              </w:pPrChange>
            </w:pPr>
            <w:del w:id="18444" w:author="Dr Mamadou SANOGO" w:date="2023-10-25T17:57:00Z">
              <w:r w:rsidRPr="007A4AFC" w:rsidDel="00744A71">
                <w:rPr>
                  <w:rFonts w:asciiTheme="majorHAnsi" w:hAnsiTheme="majorHAnsi" w:cstheme="majorHAnsi"/>
                  <w:color w:val="000000" w:themeColor="text1"/>
                  <w:szCs w:val="24"/>
                  <w:rPrChange w:id="18445" w:author="Dr Mamadou SANOGO" w:date="2023-10-25T18:15:00Z">
                    <w:rPr>
                      <w:rFonts w:asciiTheme="majorHAnsi" w:hAnsiTheme="majorHAnsi" w:cstheme="majorHAnsi"/>
                      <w:szCs w:val="24"/>
                    </w:rPr>
                  </w:rPrChange>
                </w:rPr>
                <w:delText>Bon</w:delText>
              </w:r>
            </w:del>
          </w:p>
        </w:tc>
      </w:tr>
      <w:tr w:rsidR="007A4AFC" w:rsidRPr="007A4AFC" w:rsidDel="00744A71" w14:paraId="4A9833FF" w14:textId="77777777" w:rsidTr="005E531F">
        <w:trPr>
          <w:del w:id="18446" w:author="Dr Mamadou SANOGO" w:date="2023-10-25T17:57:00Z"/>
        </w:trPr>
        <w:tc>
          <w:tcPr>
            <w:tcW w:w="381" w:type="pct"/>
            <w:vAlign w:val="center"/>
          </w:tcPr>
          <w:p w14:paraId="6215758E" w14:textId="5F9F0F7C" w:rsidR="00280DA5" w:rsidRPr="007A4AFC" w:rsidDel="00744A71" w:rsidRDefault="00280DA5">
            <w:pPr>
              <w:pStyle w:val="Titre"/>
              <w:tabs>
                <w:tab w:val="num" w:pos="-4820"/>
              </w:tabs>
              <w:spacing w:line="276" w:lineRule="auto"/>
              <w:jc w:val="both"/>
              <w:rPr>
                <w:del w:id="18447" w:author="Dr Mamadou SANOGO" w:date="2023-10-25T17:57:00Z"/>
                <w:rFonts w:asciiTheme="majorHAnsi" w:hAnsiTheme="majorHAnsi" w:cstheme="majorHAnsi"/>
                <w:b w:val="0"/>
                <w:color w:val="000000" w:themeColor="text1"/>
                <w:szCs w:val="24"/>
                <w:rPrChange w:id="18448" w:author="Dr Mamadou SANOGO" w:date="2023-10-25T18:15:00Z">
                  <w:rPr>
                    <w:del w:id="18449" w:author="Dr Mamadou SANOGO" w:date="2023-10-25T17:57:00Z"/>
                    <w:rFonts w:asciiTheme="majorHAnsi" w:hAnsiTheme="majorHAnsi" w:cstheme="majorHAnsi"/>
                    <w:b/>
                    <w:szCs w:val="24"/>
                  </w:rPr>
                </w:rPrChange>
              </w:rPr>
              <w:pPrChange w:id="18450" w:author="Dr Mamadou SANOGO" w:date="2023-10-25T17:57:00Z">
                <w:pPr>
                  <w:numPr>
                    <w:numId w:val="6"/>
                  </w:numPr>
                  <w:spacing w:line="240" w:lineRule="auto"/>
                  <w:ind w:left="720" w:hanging="360"/>
                  <w:contextualSpacing/>
                  <w:jc w:val="center"/>
                </w:pPr>
              </w:pPrChange>
            </w:pPr>
          </w:p>
        </w:tc>
        <w:tc>
          <w:tcPr>
            <w:tcW w:w="3327" w:type="pct"/>
          </w:tcPr>
          <w:p w14:paraId="6C4BACB0" w14:textId="57E59975" w:rsidR="00280DA5" w:rsidRPr="007A4AFC" w:rsidDel="00744A71" w:rsidRDefault="00280DA5">
            <w:pPr>
              <w:pStyle w:val="Titre"/>
              <w:tabs>
                <w:tab w:val="num" w:pos="-4820"/>
              </w:tabs>
              <w:spacing w:line="276" w:lineRule="auto"/>
              <w:jc w:val="both"/>
              <w:rPr>
                <w:del w:id="18451" w:author="Dr Mamadou SANOGO" w:date="2023-10-25T17:57:00Z"/>
                <w:rFonts w:asciiTheme="majorHAnsi" w:hAnsiTheme="majorHAnsi" w:cstheme="majorHAnsi"/>
                <w:color w:val="000000" w:themeColor="text1"/>
                <w:szCs w:val="24"/>
                <w:rPrChange w:id="18452" w:author="Dr Mamadou SANOGO" w:date="2023-10-25T18:15:00Z">
                  <w:rPr>
                    <w:del w:id="18453" w:author="Dr Mamadou SANOGO" w:date="2023-10-25T17:57:00Z"/>
                    <w:rFonts w:asciiTheme="majorHAnsi" w:hAnsiTheme="majorHAnsi" w:cstheme="majorHAnsi"/>
                    <w:szCs w:val="24"/>
                  </w:rPr>
                </w:rPrChange>
              </w:rPr>
              <w:pPrChange w:id="18454" w:author="Dr Mamadou SANOGO" w:date="2023-10-25T17:57:00Z">
                <w:pPr>
                  <w:spacing w:line="240" w:lineRule="auto"/>
                </w:pPr>
              </w:pPrChange>
            </w:pPr>
            <w:del w:id="18455" w:author="Dr Mamadou SANOGO" w:date="2023-10-25T17:57:00Z">
              <w:r w:rsidRPr="007A4AFC" w:rsidDel="00744A71">
                <w:rPr>
                  <w:rFonts w:asciiTheme="majorHAnsi" w:hAnsiTheme="majorHAnsi" w:cstheme="majorHAnsi"/>
                  <w:color w:val="000000" w:themeColor="text1"/>
                  <w:szCs w:val="24"/>
                  <w:rPrChange w:id="18456" w:author="Dr Mamadou SANOGO" w:date="2023-10-25T18:15:00Z">
                    <w:rPr>
                      <w:rFonts w:asciiTheme="majorHAnsi" w:hAnsiTheme="majorHAnsi" w:cstheme="majorHAnsi"/>
                      <w:szCs w:val="24"/>
                    </w:rPr>
                  </w:rPrChange>
                </w:rPr>
                <w:delText>Bureau Professeurs</w:delText>
              </w:r>
            </w:del>
          </w:p>
        </w:tc>
        <w:tc>
          <w:tcPr>
            <w:tcW w:w="610" w:type="pct"/>
            <w:vAlign w:val="center"/>
          </w:tcPr>
          <w:p w14:paraId="2E2CCF8E" w14:textId="245CB778" w:rsidR="00280DA5" w:rsidRPr="007A4AFC" w:rsidDel="00744A71" w:rsidRDefault="00280DA5">
            <w:pPr>
              <w:pStyle w:val="Titre"/>
              <w:tabs>
                <w:tab w:val="num" w:pos="-4820"/>
              </w:tabs>
              <w:spacing w:line="276" w:lineRule="auto"/>
              <w:jc w:val="both"/>
              <w:rPr>
                <w:del w:id="18457" w:author="Dr Mamadou SANOGO" w:date="2023-10-25T17:57:00Z"/>
                <w:rFonts w:asciiTheme="majorHAnsi" w:hAnsiTheme="majorHAnsi" w:cstheme="majorHAnsi"/>
                <w:color w:val="000000" w:themeColor="text1"/>
                <w:szCs w:val="24"/>
                <w:rPrChange w:id="18458" w:author="Dr Mamadou SANOGO" w:date="2023-10-25T18:15:00Z">
                  <w:rPr>
                    <w:del w:id="18459" w:author="Dr Mamadou SANOGO" w:date="2023-10-25T17:57:00Z"/>
                    <w:rFonts w:asciiTheme="majorHAnsi" w:hAnsiTheme="majorHAnsi" w:cstheme="majorHAnsi"/>
                    <w:szCs w:val="24"/>
                  </w:rPr>
                </w:rPrChange>
              </w:rPr>
              <w:pPrChange w:id="18460" w:author="Dr Mamadou SANOGO" w:date="2023-10-25T17:57:00Z">
                <w:pPr>
                  <w:spacing w:line="240" w:lineRule="auto"/>
                  <w:jc w:val="center"/>
                </w:pPr>
              </w:pPrChange>
            </w:pPr>
            <w:del w:id="18461" w:author="Dr Mamadou SANOGO" w:date="2023-10-25T17:57:00Z">
              <w:r w:rsidRPr="007A4AFC" w:rsidDel="00744A71">
                <w:rPr>
                  <w:rFonts w:asciiTheme="majorHAnsi" w:hAnsiTheme="majorHAnsi" w:cstheme="majorHAnsi"/>
                  <w:color w:val="000000" w:themeColor="text1"/>
                  <w:szCs w:val="24"/>
                  <w:rPrChange w:id="18462" w:author="Dr Mamadou SANOGO" w:date="2023-10-25T18:15:00Z">
                    <w:rPr>
                      <w:rFonts w:asciiTheme="majorHAnsi" w:hAnsiTheme="majorHAnsi" w:cstheme="majorHAnsi"/>
                      <w:szCs w:val="24"/>
                    </w:rPr>
                  </w:rPrChange>
                </w:rPr>
                <w:delText>1</w:delText>
              </w:r>
            </w:del>
          </w:p>
        </w:tc>
        <w:tc>
          <w:tcPr>
            <w:tcW w:w="682" w:type="pct"/>
          </w:tcPr>
          <w:p w14:paraId="2449B7DE" w14:textId="100F586F" w:rsidR="00280DA5" w:rsidRPr="007A4AFC" w:rsidDel="00744A71" w:rsidRDefault="00280DA5">
            <w:pPr>
              <w:pStyle w:val="Titre"/>
              <w:tabs>
                <w:tab w:val="num" w:pos="-4820"/>
              </w:tabs>
              <w:spacing w:line="276" w:lineRule="auto"/>
              <w:jc w:val="both"/>
              <w:rPr>
                <w:del w:id="18463" w:author="Dr Mamadou SANOGO" w:date="2023-10-25T17:57:00Z"/>
                <w:rFonts w:asciiTheme="majorHAnsi" w:hAnsiTheme="majorHAnsi" w:cstheme="majorHAnsi"/>
                <w:color w:val="000000" w:themeColor="text1"/>
                <w:szCs w:val="24"/>
                <w:rPrChange w:id="18464" w:author="Dr Mamadou SANOGO" w:date="2023-10-25T18:15:00Z">
                  <w:rPr>
                    <w:del w:id="18465" w:author="Dr Mamadou SANOGO" w:date="2023-10-25T17:57:00Z"/>
                    <w:rFonts w:asciiTheme="majorHAnsi" w:hAnsiTheme="majorHAnsi" w:cstheme="majorHAnsi"/>
                    <w:szCs w:val="24"/>
                  </w:rPr>
                </w:rPrChange>
              </w:rPr>
              <w:pPrChange w:id="18466" w:author="Dr Mamadou SANOGO" w:date="2023-10-25T17:57:00Z">
                <w:pPr>
                  <w:spacing w:line="240" w:lineRule="auto"/>
                  <w:jc w:val="center"/>
                </w:pPr>
              </w:pPrChange>
            </w:pPr>
            <w:del w:id="18467" w:author="Dr Mamadou SANOGO" w:date="2023-10-25T17:57:00Z">
              <w:r w:rsidRPr="007A4AFC" w:rsidDel="00744A71">
                <w:rPr>
                  <w:rFonts w:asciiTheme="majorHAnsi" w:hAnsiTheme="majorHAnsi" w:cstheme="majorHAnsi"/>
                  <w:color w:val="000000" w:themeColor="text1"/>
                  <w:szCs w:val="24"/>
                  <w:rPrChange w:id="18468" w:author="Dr Mamadou SANOGO" w:date="2023-10-25T18:15:00Z">
                    <w:rPr>
                      <w:rFonts w:asciiTheme="majorHAnsi" w:hAnsiTheme="majorHAnsi" w:cstheme="majorHAnsi"/>
                      <w:szCs w:val="24"/>
                    </w:rPr>
                  </w:rPrChange>
                </w:rPr>
                <w:delText>Bon</w:delText>
              </w:r>
            </w:del>
          </w:p>
        </w:tc>
      </w:tr>
      <w:tr w:rsidR="007A4AFC" w:rsidRPr="007A4AFC" w:rsidDel="00744A71" w14:paraId="4C0F9561" w14:textId="77777777" w:rsidTr="005E531F">
        <w:trPr>
          <w:del w:id="18469" w:author="Dr Mamadou SANOGO" w:date="2023-10-25T17:57:00Z"/>
        </w:trPr>
        <w:tc>
          <w:tcPr>
            <w:tcW w:w="381" w:type="pct"/>
            <w:vAlign w:val="center"/>
          </w:tcPr>
          <w:p w14:paraId="4A3D5B61" w14:textId="673C05BB" w:rsidR="00280DA5" w:rsidRPr="007A4AFC" w:rsidDel="00744A71" w:rsidRDefault="00280DA5">
            <w:pPr>
              <w:pStyle w:val="Titre"/>
              <w:tabs>
                <w:tab w:val="num" w:pos="-4820"/>
              </w:tabs>
              <w:spacing w:line="276" w:lineRule="auto"/>
              <w:jc w:val="both"/>
              <w:rPr>
                <w:del w:id="18470" w:author="Dr Mamadou SANOGO" w:date="2023-10-25T17:57:00Z"/>
                <w:rFonts w:asciiTheme="majorHAnsi" w:hAnsiTheme="majorHAnsi" w:cstheme="majorHAnsi"/>
                <w:b w:val="0"/>
                <w:color w:val="000000" w:themeColor="text1"/>
                <w:szCs w:val="24"/>
                <w:rPrChange w:id="18471" w:author="Dr Mamadou SANOGO" w:date="2023-10-25T18:15:00Z">
                  <w:rPr>
                    <w:del w:id="18472" w:author="Dr Mamadou SANOGO" w:date="2023-10-25T17:57:00Z"/>
                    <w:rFonts w:asciiTheme="majorHAnsi" w:hAnsiTheme="majorHAnsi" w:cstheme="majorHAnsi"/>
                    <w:b/>
                    <w:szCs w:val="24"/>
                  </w:rPr>
                </w:rPrChange>
              </w:rPr>
              <w:pPrChange w:id="18473" w:author="Dr Mamadou SANOGO" w:date="2023-10-25T17:57:00Z">
                <w:pPr>
                  <w:numPr>
                    <w:numId w:val="6"/>
                  </w:numPr>
                  <w:spacing w:line="240" w:lineRule="auto"/>
                  <w:ind w:left="720" w:hanging="360"/>
                  <w:contextualSpacing/>
                  <w:jc w:val="center"/>
                </w:pPr>
              </w:pPrChange>
            </w:pPr>
          </w:p>
        </w:tc>
        <w:tc>
          <w:tcPr>
            <w:tcW w:w="3327" w:type="pct"/>
          </w:tcPr>
          <w:p w14:paraId="2EE77021" w14:textId="57307AAE" w:rsidR="00280DA5" w:rsidRPr="007A4AFC" w:rsidDel="00744A71" w:rsidRDefault="00280DA5">
            <w:pPr>
              <w:pStyle w:val="Titre"/>
              <w:tabs>
                <w:tab w:val="num" w:pos="-4820"/>
              </w:tabs>
              <w:spacing w:line="276" w:lineRule="auto"/>
              <w:jc w:val="both"/>
              <w:rPr>
                <w:del w:id="18474" w:author="Dr Mamadou SANOGO" w:date="2023-10-25T17:57:00Z"/>
                <w:rFonts w:asciiTheme="majorHAnsi" w:hAnsiTheme="majorHAnsi" w:cstheme="majorHAnsi"/>
                <w:color w:val="000000" w:themeColor="text1"/>
                <w:szCs w:val="24"/>
                <w:rPrChange w:id="18475" w:author="Dr Mamadou SANOGO" w:date="2023-10-25T18:15:00Z">
                  <w:rPr>
                    <w:del w:id="18476" w:author="Dr Mamadou SANOGO" w:date="2023-10-25T17:57:00Z"/>
                    <w:rFonts w:asciiTheme="majorHAnsi" w:hAnsiTheme="majorHAnsi" w:cstheme="majorHAnsi"/>
                    <w:szCs w:val="24"/>
                  </w:rPr>
                </w:rPrChange>
              </w:rPr>
              <w:pPrChange w:id="18477" w:author="Dr Mamadou SANOGO" w:date="2023-10-25T17:57:00Z">
                <w:pPr>
                  <w:spacing w:line="240" w:lineRule="auto"/>
                </w:pPr>
              </w:pPrChange>
            </w:pPr>
            <w:del w:id="18478" w:author="Dr Mamadou SANOGO" w:date="2023-10-25T17:57:00Z">
              <w:r w:rsidRPr="007A4AFC" w:rsidDel="00744A71">
                <w:rPr>
                  <w:rFonts w:asciiTheme="majorHAnsi" w:hAnsiTheme="majorHAnsi" w:cstheme="majorHAnsi"/>
                  <w:color w:val="000000" w:themeColor="text1"/>
                  <w:szCs w:val="24"/>
                  <w:rPrChange w:id="18479" w:author="Dr Mamadou SANOGO" w:date="2023-10-25T18:15:00Z">
                    <w:rPr>
                      <w:rFonts w:asciiTheme="majorHAnsi" w:hAnsiTheme="majorHAnsi" w:cstheme="majorHAnsi"/>
                      <w:szCs w:val="24"/>
                    </w:rPr>
                  </w:rPrChange>
                </w:rPr>
                <w:delText>Bu</w:delText>
              </w:r>
              <w:r w:rsidR="00124956" w:rsidRPr="007A4AFC" w:rsidDel="00744A71">
                <w:rPr>
                  <w:rFonts w:asciiTheme="majorHAnsi" w:hAnsiTheme="majorHAnsi" w:cstheme="majorHAnsi"/>
                  <w:color w:val="000000" w:themeColor="text1"/>
                  <w:szCs w:val="24"/>
                  <w:rPrChange w:id="18480" w:author="Dr Mamadou SANOGO" w:date="2023-10-25T18:15:00Z">
                    <w:rPr>
                      <w:rFonts w:asciiTheme="majorHAnsi" w:hAnsiTheme="majorHAnsi" w:cstheme="majorHAnsi"/>
                      <w:szCs w:val="24"/>
                    </w:rPr>
                  </w:rPrChange>
                </w:rPr>
                <w:delText>reau Hygiène, assainissement, et sécurité</w:delText>
              </w:r>
            </w:del>
          </w:p>
        </w:tc>
        <w:tc>
          <w:tcPr>
            <w:tcW w:w="610" w:type="pct"/>
            <w:vAlign w:val="center"/>
          </w:tcPr>
          <w:p w14:paraId="7FC57E4C" w14:textId="06B32E2E" w:rsidR="00280DA5" w:rsidRPr="007A4AFC" w:rsidDel="00744A71" w:rsidRDefault="00124956">
            <w:pPr>
              <w:pStyle w:val="Titre"/>
              <w:tabs>
                <w:tab w:val="num" w:pos="-4820"/>
              </w:tabs>
              <w:spacing w:line="276" w:lineRule="auto"/>
              <w:jc w:val="both"/>
              <w:rPr>
                <w:del w:id="18481" w:author="Dr Mamadou SANOGO" w:date="2023-10-25T17:57:00Z"/>
                <w:rFonts w:asciiTheme="majorHAnsi" w:hAnsiTheme="majorHAnsi" w:cstheme="majorHAnsi"/>
                <w:color w:val="000000" w:themeColor="text1"/>
                <w:szCs w:val="24"/>
                <w:rPrChange w:id="18482" w:author="Dr Mamadou SANOGO" w:date="2023-10-25T18:15:00Z">
                  <w:rPr>
                    <w:del w:id="18483" w:author="Dr Mamadou SANOGO" w:date="2023-10-25T17:57:00Z"/>
                    <w:rFonts w:asciiTheme="majorHAnsi" w:hAnsiTheme="majorHAnsi" w:cstheme="majorHAnsi"/>
                    <w:szCs w:val="24"/>
                  </w:rPr>
                </w:rPrChange>
              </w:rPr>
              <w:pPrChange w:id="18484" w:author="Dr Mamadou SANOGO" w:date="2023-10-25T17:57:00Z">
                <w:pPr>
                  <w:spacing w:line="240" w:lineRule="auto"/>
                  <w:jc w:val="center"/>
                </w:pPr>
              </w:pPrChange>
            </w:pPr>
            <w:del w:id="18485" w:author="Dr Mamadou SANOGO" w:date="2023-10-25T17:57:00Z">
              <w:r w:rsidRPr="007A4AFC" w:rsidDel="00744A71">
                <w:rPr>
                  <w:rFonts w:asciiTheme="majorHAnsi" w:hAnsiTheme="majorHAnsi" w:cstheme="majorHAnsi"/>
                  <w:color w:val="000000" w:themeColor="text1"/>
                  <w:szCs w:val="24"/>
                  <w:rPrChange w:id="18486" w:author="Dr Mamadou SANOGO" w:date="2023-10-25T18:15:00Z">
                    <w:rPr>
                      <w:rFonts w:asciiTheme="majorHAnsi" w:hAnsiTheme="majorHAnsi" w:cstheme="majorHAnsi"/>
                      <w:szCs w:val="24"/>
                    </w:rPr>
                  </w:rPrChange>
                </w:rPr>
                <w:delText>1</w:delText>
              </w:r>
            </w:del>
          </w:p>
        </w:tc>
        <w:tc>
          <w:tcPr>
            <w:tcW w:w="682" w:type="pct"/>
          </w:tcPr>
          <w:p w14:paraId="43D4DEAA" w14:textId="37A69644" w:rsidR="00280DA5" w:rsidRPr="007A4AFC" w:rsidDel="00744A71" w:rsidRDefault="00280DA5">
            <w:pPr>
              <w:pStyle w:val="Titre"/>
              <w:tabs>
                <w:tab w:val="num" w:pos="-4820"/>
              </w:tabs>
              <w:spacing w:line="276" w:lineRule="auto"/>
              <w:jc w:val="both"/>
              <w:rPr>
                <w:del w:id="18487" w:author="Dr Mamadou SANOGO" w:date="2023-10-25T17:57:00Z"/>
                <w:rFonts w:asciiTheme="majorHAnsi" w:hAnsiTheme="majorHAnsi" w:cstheme="majorHAnsi"/>
                <w:color w:val="000000" w:themeColor="text1"/>
                <w:szCs w:val="24"/>
                <w:rPrChange w:id="18488" w:author="Dr Mamadou SANOGO" w:date="2023-10-25T18:15:00Z">
                  <w:rPr>
                    <w:del w:id="18489" w:author="Dr Mamadou SANOGO" w:date="2023-10-25T17:57:00Z"/>
                    <w:rFonts w:asciiTheme="majorHAnsi" w:hAnsiTheme="majorHAnsi" w:cstheme="majorHAnsi"/>
                    <w:szCs w:val="24"/>
                  </w:rPr>
                </w:rPrChange>
              </w:rPr>
              <w:pPrChange w:id="18490" w:author="Dr Mamadou SANOGO" w:date="2023-10-25T17:57:00Z">
                <w:pPr>
                  <w:spacing w:line="240" w:lineRule="auto"/>
                  <w:jc w:val="center"/>
                </w:pPr>
              </w:pPrChange>
            </w:pPr>
            <w:del w:id="18491" w:author="Dr Mamadou SANOGO" w:date="2023-10-25T17:57:00Z">
              <w:r w:rsidRPr="007A4AFC" w:rsidDel="00744A71">
                <w:rPr>
                  <w:rFonts w:asciiTheme="majorHAnsi" w:hAnsiTheme="majorHAnsi" w:cstheme="majorHAnsi"/>
                  <w:color w:val="000000" w:themeColor="text1"/>
                  <w:szCs w:val="24"/>
                  <w:rPrChange w:id="18492" w:author="Dr Mamadou SANOGO" w:date="2023-10-25T18:15:00Z">
                    <w:rPr>
                      <w:rFonts w:asciiTheme="majorHAnsi" w:hAnsiTheme="majorHAnsi" w:cstheme="majorHAnsi"/>
                      <w:szCs w:val="24"/>
                    </w:rPr>
                  </w:rPrChange>
                </w:rPr>
                <w:delText>Bon</w:delText>
              </w:r>
            </w:del>
          </w:p>
        </w:tc>
      </w:tr>
      <w:tr w:rsidR="007A4AFC" w:rsidRPr="007A4AFC" w:rsidDel="00744A71" w14:paraId="0CE2789E" w14:textId="77777777" w:rsidTr="005E531F">
        <w:trPr>
          <w:del w:id="18493" w:author="Dr Mamadou SANOGO" w:date="2023-10-25T17:57:00Z"/>
        </w:trPr>
        <w:tc>
          <w:tcPr>
            <w:tcW w:w="381" w:type="pct"/>
          </w:tcPr>
          <w:p w14:paraId="328DF0CB" w14:textId="745E26FF" w:rsidR="00280DA5" w:rsidRPr="007A4AFC" w:rsidDel="00744A71" w:rsidRDefault="00280DA5">
            <w:pPr>
              <w:pStyle w:val="Titre"/>
              <w:tabs>
                <w:tab w:val="num" w:pos="-4820"/>
              </w:tabs>
              <w:spacing w:line="276" w:lineRule="auto"/>
              <w:jc w:val="both"/>
              <w:rPr>
                <w:del w:id="18494" w:author="Dr Mamadou SANOGO" w:date="2023-10-25T17:57:00Z"/>
                <w:rFonts w:asciiTheme="majorHAnsi" w:hAnsiTheme="majorHAnsi" w:cstheme="majorHAnsi"/>
                <w:b w:val="0"/>
                <w:color w:val="000000" w:themeColor="text1"/>
                <w:szCs w:val="24"/>
                <w:rPrChange w:id="18495" w:author="Dr Mamadou SANOGO" w:date="2023-10-25T18:15:00Z">
                  <w:rPr>
                    <w:del w:id="18496" w:author="Dr Mamadou SANOGO" w:date="2023-10-25T17:57:00Z"/>
                    <w:rFonts w:asciiTheme="majorHAnsi" w:hAnsiTheme="majorHAnsi" w:cstheme="majorHAnsi"/>
                    <w:b/>
                    <w:szCs w:val="24"/>
                  </w:rPr>
                </w:rPrChange>
              </w:rPr>
              <w:pPrChange w:id="18497" w:author="Dr Mamadou SANOGO" w:date="2023-10-25T17:57:00Z">
                <w:pPr>
                  <w:numPr>
                    <w:numId w:val="6"/>
                  </w:numPr>
                  <w:spacing w:line="240" w:lineRule="auto"/>
                  <w:ind w:left="720" w:hanging="360"/>
                  <w:contextualSpacing/>
                </w:pPr>
              </w:pPrChange>
            </w:pPr>
          </w:p>
        </w:tc>
        <w:tc>
          <w:tcPr>
            <w:tcW w:w="3327" w:type="pct"/>
          </w:tcPr>
          <w:p w14:paraId="0A5B7D4E" w14:textId="4E8C5775" w:rsidR="00280DA5" w:rsidRPr="007A4AFC" w:rsidDel="00744A71" w:rsidRDefault="00124956">
            <w:pPr>
              <w:pStyle w:val="Titre"/>
              <w:tabs>
                <w:tab w:val="num" w:pos="-4820"/>
              </w:tabs>
              <w:spacing w:line="276" w:lineRule="auto"/>
              <w:jc w:val="both"/>
              <w:rPr>
                <w:del w:id="18498" w:author="Dr Mamadou SANOGO" w:date="2023-10-25T17:57:00Z"/>
                <w:rFonts w:asciiTheme="majorHAnsi" w:hAnsiTheme="majorHAnsi" w:cstheme="majorHAnsi"/>
                <w:color w:val="000000" w:themeColor="text1"/>
                <w:szCs w:val="24"/>
                <w:rPrChange w:id="18499" w:author="Dr Mamadou SANOGO" w:date="2023-10-25T18:15:00Z">
                  <w:rPr>
                    <w:del w:id="18500" w:author="Dr Mamadou SANOGO" w:date="2023-10-25T17:57:00Z"/>
                    <w:rFonts w:asciiTheme="majorHAnsi" w:hAnsiTheme="majorHAnsi" w:cstheme="majorHAnsi"/>
                    <w:szCs w:val="24"/>
                  </w:rPr>
                </w:rPrChange>
              </w:rPr>
              <w:pPrChange w:id="18501" w:author="Dr Mamadou SANOGO" w:date="2023-10-25T17:57:00Z">
                <w:pPr>
                  <w:spacing w:line="240" w:lineRule="auto"/>
                </w:pPr>
              </w:pPrChange>
            </w:pPr>
            <w:del w:id="18502" w:author="Dr Mamadou SANOGO" w:date="2023-10-25T17:57:00Z">
              <w:r w:rsidRPr="007A4AFC" w:rsidDel="00744A71">
                <w:rPr>
                  <w:rFonts w:asciiTheme="majorHAnsi" w:hAnsiTheme="majorHAnsi" w:cstheme="majorHAnsi"/>
                  <w:color w:val="000000" w:themeColor="text1"/>
                  <w:szCs w:val="24"/>
                  <w:rPrChange w:id="18503" w:author="Dr Mamadou SANOGO" w:date="2023-10-25T18:15:00Z">
                    <w:rPr>
                      <w:rFonts w:asciiTheme="majorHAnsi" w:hAnsiTheme="majorHAnsi" w:cstheme="majorHAnsi"/>
                      <w:szCs w:val="24"/>
                    </w:rPr>
                  </w:rPrChange>
                </w:rPr>
                <w:delText>Bureau Qualité de la formation</w:delText>
              </w:r>
            </w:del>
          </w:p>
        </w:tc>
        <w:tc>
          <w:tcPr>
            <w:tcW w:w="610" w:type="pct"/>
            <w:vAlign w:val="center"/>
          </w:tcPr>
          <w:p w14:paraId="72E2DFD7" w14:textId="2BA1AD8B" w:rsidR="00280DA5" w:rsidRPr="007A4AFC" w:rsidDel="00744A71" w:rsidRDefault="00124956">
            <w:pPr>
              <w:pStyle w:val="Titre"/>
              <w:tabs>
                <w:tab w:val="num" w:pos="-4820"/>
              </w:tabs>
              <w:spacing w:line="276" w:lineRule="auto"/>
              <w:jc w:val="both"/>
              <w:rPr>
                <w:del w:id="18504" w:author="Dr Mamadou SANOGO" w:date="2023-10-25T17:57:00Z"/>
                <w:rFonts w:asciiTheme="majorHAnsi" w:hAnsiTheme="majorHAnsi" w:cstheme="majorHAnsi"/>
                <w:color w:val="000000" w:themeColor="text1"/>
                <w:szCs w:val="24"/>
                <w:rPrChange w:id="18505" w:author="Dr Mamadou SANOGO" w:date="2023-10-25T18:15:00Z">
                  <w:rPr>
                    <w:del w:id="18506" w:author="Dr Mamadou SANOGO" w:date="2023-10-25T17:57:00Z"/>
                    <w:rFonts w:asciiTheme="majorHAnsi" w:hAnsiTheme="majorHAnsi" w:cstheme="majorHAnsi"/>
                    <w:szCs w:val="24"/>
                  </w:rPr>
                </w:rPrChange>
              </w:rPr>
              <w:pPrChange w:id="18507" w:author="Dr Mamadou SANOGO" w:date="2023-10-25T17:57:00Z">
                <w:pPr>
                  <w:spacing w:line="240" w:lineRule="auto"/>
                  <w:jc w:val="center"/>
                </w:pPr>
              </w:pPrChange>
            </w:pPr>
            <w:del w:id="18508" w:author="Dr Mamadou SANOGO" w:date="2023-10-25T17:57:00Z">
              <w:r w:rsidRPr="007A4AFC" w:rsidDel="00744A71">
                <w:rPr>
                  <w:rFonts w:asciiTheme="majorHAnsi" w:hAnsiTheme="majorHAnsi" w:cstheme="majorHAnsi"/>
                  <w:color w:val="000000" w:themeColor="text1"/>
                  <w:szCs w:val="24"/>
                  <w:rPrChange w:id="18509" w:author="Dr Mamadou SANOGO" w:date="2023-10-25T18:15:00Z">
                    <w:rPr>
                      <w:rFonts w:asciiTheme="majorHAnsi" w:hAnsiTheme="majorHAnsi" w:cstheme="majorHAnsi"/>
                      <w:szCs w:val="24"/>
                    </w:rPr>
                  </w:rPrChange>
                </w:rPr>
                <w:delText>1</w:delText>
              </w:r>
            </w:del>
          </w:p>
        </w:tc>
        <w:tc>
          <w:tcPr>
            <w:tcW w:w="682" w:type="pct"/>
          </w:tcPr>
          <w:p w14:paraId="32DAA63B" w14:textId="26CB4BD0" w:rsidR="00280DA5" w:rsidRPr="007A4AFC" w:rsidDel="00744A71" w:rsidRDefault="00280DA5">
            <w:pPr>
              <w:pStyle w:val="Titre"/>
              <w:tabs>
                <w:tab w:val="num" w:pos="-4820"/>
              </w:tabs>
              <w:spacing w:line="276" w:lineRule="auto"/>
              <w:jc w:val="both"/>
              <w:rPr>
                <w:del w:id="18510" w:author="Dr Mamadou SANOGO" w:date="2023-10-25T17:57:00Z"/>
                <w:rFonts w:asciiTheme="majorHAnsi" w:hAnsiTheme="majorHAnsi" w:cstheme="majorHAnsi"/>
                <w:color w:val="000000" w:themeColor="text1"/>
                <w:szCs w:val="24"/>
                <w:rPrChange w:id="18511" w:author="Dr Mamadou SANOGO" w:date="2023-10-25T18:15:00Z">
                  <w:rPr>
                    <w:del w:id="18512" w:author="Dr Mamadou SANOGO" w:date="2023-10-25T17:57:00Z"/>
                    <w:rFonts w:asciiTheme="majorHAnsi" w:hAnsiTheme="majorHAnsi" w:cstheme="majorHAnsi"/>
                    <w:szCs w:val="24"/>
                  </w:rPr>
                </w:rPrChange>
              </w:rPr>
              <w:pPrChange w:id="18513" w:author="Dr Mamadou SANOGO" w:date="2023-10-25T17:57:00Z">
                <w:pPr>
                  <w:spacing w:line="240" w:lineRule="auto"/>
                  <w:jc w:val="center"/>
                </w:pPr>
              </w:pPrChange>
            </w:pPr>
            <w:del w:id="18514" w:author="Dr Mamadou SANOGO" w:date="2023-10-25T17:57:00Z">
              <w:r w:rsidRPr="007A4AFC" w:rsidDel="00744A71">
                <w:rPr>
                  <w:rFonts w:asciiTheme="majorHAnsi" w:hAnsiTheme="majorHAnsi" w:cstheme="majorHAnsi"/>
                  <w:color w:val="000000" w:themeColor="text1"/>
                  <w:szCs w:val="24"/>
                  <w:rPrChange w:id="18515" w:author="Dr Mamadou SANOGO" w:date="2023-10-25T18:15:00Z">
                    <w:rPr>
                      <w:rFonts w:asciiTheme="majorHAnsi" w:hAnsiTheme="majorHAnsi" w:cstheme="majorHAnsi"/>
                      <w:szCs w:val="24"/>
                    </w:rPr>
                  </w:rPrChange>
                </w:rPr>
                <w:delText>Bon</w:delText>
              </w:r>
            </w:del>
          </w:p>
        </w:tc>
      </w:tr>
      <w:tr w:rsidR="007A4AFC" w:rsidRPr="007A4AFC" w:rsidDel="00744A71" w14:paraId="6739F8B9" w14:textId="77777777" w:rsidTr="005E531F">
        <w:trPr>
          <w:del w:id="18516" w:author="Dr Mamadou SANOGO" w:date="2023-10-25T17:57:00Z"/>
        </w:trPr>
        <w:tc>
          <w:tcPr>
            <w:tcW w:w="381" w:type="pct"/>
          </w:tcPr>
          <w:p w14:paraId="5BE526BA" w14:textId="031CFD5F" w:rsidR="00E57056" w:rsidRPr="007A4AFC" w:rsidDel="00744A71" w:rsidRDefault="00E57056">
            <w:pPr>
              <w:pStyle w:val="Titre"/>
              <w:tabs>
                <w:tab w:val="num" w:pos="-4820"/>
              </w:tabs>
              <w:spacing w:line="276" w:lineRule="auto"/>
              <w:jc w:val="both"/>
              <w:rPr>
                <w:del w:id="18517" w:author="Dr Mamadou SANOGO" w:date="2023-10-25T17:57:00Z"/>
                <w:rFonts w:asciiTheme="majorHAnsi" w:hAnsiTheme="majorHAnsi" w:cstheme="majorHAnsi"/>
                <w:b w:val="0"/>
                <w:color w:val="000000" w:themeColor="text1"/>
                <w:szCs w:val="24"/>
                <w:rPrChange w:id="18518" w:author="Dr Mamadou SANOGO" w:date="2023-10-25T18:15:00Z">
                  <w:rPr>
                    <w:del w:id="18519" w:author="Dr Mamadou SANOGO" w:date="2023-10-25T17:57:00Z"/>
                    <w:rFonts w:asciiTheme="majorHAnsi" w:hAnsiTheme="majorHAnsi" w:cstheme="majorHAnsi"/>
                    <w:b/>
                    <w:szCs w:val="24"/>
                  </w:rPr>
                </w:rPrChange>
              </w:rPr>
              <w:pPrChange w:id="18520" w:author="Dr Mamadou SANOGO" w:date="2023-10-25T17:57:00Z">
                <w:pPr>
                  <w:numPr>
                    <w:numId w:val="6"/>
                  </w:numPr>
                  <w:spacing w:line="240" w:lineRule="auto"/>
                  <w:ind w:left="720" w:hanging="360"/>
                  <w:contextualSpacing/>
                </w:pPr>
              </w:pPrChange>
            </w:pPr>
          </w:p>
        </w:tc>
        <w:tc>
          <w:tcPr>
            <w:tcW w:w="3327" w:type="pct"/>
          </w:tcPr>
          <w:p w14:paraId="010B9906" w14:textId="0E37FCA4" w:rsidR="00E57056" w:rsidRPr="007A4AFC" w:rsidDel="00744A71" w:rsidRDefault="00E57056">
            <w:pPr>
              <w:pStyle w:val="Titre"/>
              <w:tabs>
                <w:tab w:val="num" w:pos="-4820"/>
              </w:tabs>
              <w:spacing w:line="276" w:lineRule="auto"/>
              <w:jc w:val="both"/>
              <w:rPr>
                <w:del w:id="18521" w:author="Dr Mamadou SANOGO" w:date="2023-10-25T17:57:00Z"/>
                <w:rFonts w:asciiTheme="majorHAnsi" w:hAnsiTheme="majorHAnsi" w:cstheme="majorHAnsi"/>
                <w:color w:val="000000" w:themeColor="text1"/>
                <w:szCs w:val="24"/>
                <w:rPrChange w:id="18522" w:author="Dr Mamadou SANOGO" w:date="2023-10-25T18:15:00Z">
                  <w:rPr>
                    <w:del w:id="18523" w:author="Dr Mamadou SANOGO" w:date="2023-10-25T17:57:00Z"/>
                    <w:rFonts w:asciiTheme="majorHAnsi" w:hAnsiTheme="majorHAnsi" w:cstheme="majorHAnsi"/>
                    <w:szCs w:val="24"/>
                  </w:rPr>
                </w:rPrChange>
              </w:rPr>
              <w:pPrChange w:id="18524" w:author="Dr Mamadou SANOGO" w:date="2023-10-25T17:57:00Z">
                <w:pPr>
                  <w:spacing w:line="240" w:lineRule="auto"/>
                </w:pPr>
              </w:pPrChange>
            </w:pPr>
            <w:del w:id="18525" w:author="Dr Mamadou SANOGO" w:date="2023-10-25T17:57:00Z">
              <w:r w:rsidRPr="007A4AFC" w:rsidDel="00744A71">
                <w:rPr>
                  <w:rFonts w:asciiTheme="majorHAnsi" w:hAnsiTheme="majorHAnsi" w:cstheme="majorHAnsi"/>
                  <w:color w:val="000000" w:themeColor="text1"/>
                  <w:szCs w:val="24"/>
                  <w:rPrChange w:id="18526" w:author="Dr Mamadou SANOGO" w:date="2023-10-25T18:15:00Z">
                    <w:rPr>
                      <w:rFonts w:asciiTheme="majorHAnsi" w:hAnsiTheme="majorHAnsi" w:cstheme="majorHAnsi"/>
                      <w:szCs w:val="24"/>
                    </w:rPr>
                  </w:rPrChange>
                </w:rPr>
                <w:delText>Bureau Orientation, Stage, et Insertion professionnelle</w:delText>
              </w:r>
            </w:del>
          </w:p>
        </w:tc>
        <w:tc>
          <w:tcPr>
            <w:tcW w:w="610" w:type="pct"/>
            <w:vAlign w:val="center"/>
          </w:tcPr>
          <w:p w14:paraId="34FA1A6D" w14:textId="03C24EAD" w:rsidR="00E57056" w:rsidRPr="007A4AFC" w:rsidDel="00744A71" w:rsidRDefault="00E57056">
            <w:pPr>
              <w:pStyle w:val="Titre"/>
              <w:tabs>
                <w:tab w:val="num" w:pos="-4820"/>
              </w:tabs>
              <w:spacing w:line="276" w:lineRule="auto"/>
              <w:jc w:val="both"/>
              <w:rPr>
                <w:del w:id="18527" w:author="Dr Mamadou SANOGO" w:date="2023-10-25T17:57:00Z"/>
                <w:rFonts w:asciiTheme="majorHAnsi" w:hAnsiTheme="majorHAnsi" w:cstheme="majorHAnsi"/>
                <w:color w:val="000000" w:themeColor="text1"/>
                <w:szCs w:val="24"/>
                <w:rPrChange w:id="18528" w:author="Dr Mamadou SANOGO" w:date="2023-10-25T18:15:00Z">
                  <w:rPr>
                    <w:del w:id="18529" w:author="Dr Mamadou SANOGO" w:date="2023-10-25T17:57:00Z"/>
                    <w:rFonts w:asciiTheme="majorHAnsi" w:hAnsiTheme="majorHAnsi" w:cstheme="majorHAnsi"/>
                    <w:szCs w:val="24"/>
                  </w:rPr>
                </w:rPrChange>
              </w:rPr>
              <w:pPrChange w:id="18530" w:author="Dr Mamadou SANOGO" w:date="2023-10-25T17:57:00Z">
                <w:pPr>
                  <w:spacing w:line="240" w:lineRule="auto"/>
                  <w:jc w:val="center"/>
                </w:pPr>
              </w:pPrChange>
            </w:pPr>
            <w:del w:id="18531" w:author="Dr Mamadou SANOGO" w:date="2023-10-25T17:57:00Z">
              <w:r w:rsidRPr="007A4AFC" w:rsidDel="00744A71">
                <w:rPr>
                  <w:rFonts w:asciiTheme="majorHAnsi" w:hAnsiTheme="majorHAnsi" w:cstheme="majorHAnsi"/>
                  <w:color w:val="000000" w:themeColor="text1"/>
                  <w:szCs w:val="24"/>
                  <w:rPrChange w:id="18532" w:author="Dr Mamadou SANOGO" w:date="2023-10-25T18:15:00Z">
                    <w:rPr>
                      <w:rFonts w:asciiTheme="majorHAnsi" w:hAnsiTheme="majorHAnsi" w:cstheme="majorHAnsi"/>
                      <w:szCs w:val="24"/>
                    </w:rPr>
                  </w:rPrChange>
                </w:rPr>
                <w:delText>1</w:delText>
              </w:r>
            </w:del>
          </w:p>
        </w:tc>
        <w:tc>
          <w:tcPr>
            <w:tcW w:w="682" w:type="pct"/>
          </w:tcPr>
          <w:p w14:paraId="79D4979E" w14:textId="4AD1C93D" w:rsidR="00E57056" w:rsidRPr="007A4AFC" w:rsidDel="00744A71" w:rsidRDefault="00E57056">
            <w:pPr>
              <w:pStyle w:val="Titre"/>
              <w:tabs>
                <w:tab w:val="num" w:pos="-4820"/>
              </w:tabs>
              <w:spacing w:line="276" w:lineRule="auto"/>
              <w:jc w:val="both"/>
              <w:rPr>
                <w:del w:id="18533" w:author="Dr Mamadou SANOGO" w:date="2023-10-25T17:57:00Z"/>
                <w:rFonts w:asciiTheme="majorHAnsi" w:hAnsiTheme="majorHAnsi" w:cstheme="majorHAnsi"/>
                <w:color w:val="000000" w:themeColor="text1"/>
                <w:szCs w:val="24"/>
                <w:rPrChange w:id="18534" w:author="Dr Mamadou SANOGO" w:date="2023-10-25T18:15:00Z">
                  <w:rPr>
                    <w:del w:id="18535" w:author="Dr Mamadou SANOGO" w:date="2023-10-25T17:57:00Z"/>
                    <w:rFonts w:asciiTheme="majorHAnsi" w:hAnsiTheme="majorHAnsi" w:cstheme="majorHAnsi"/>
                    <w:szCs w:val="24"/>
                  </w:rPr>
                </w:rPrChange>
              </w:rPr>
              <w:pPrChange w:id="18536" w:author="Dr Mamadou SANOGO" w:date="2023-10-25T17:57:00Z">
                <w:pPr>
                  <w:spacing w:line="240" w:lineRule="auto"/>
                  <w:jc w:val="center"/>
                </w:pPr>
              </w:pPrChange>
            </w:pPr>
            <w:del w:id="18537" w:author="Dr Mamadou SANOGO" w:date="2023-10-25T17:57:00Z">
              <w:r w:rsidRPr="007A4AFC" w:rsidDel="00744A71">
                <w:rPr>
                  <w:rFonts w:asciiTheme="majorHAnsi" w:hAnsiTheme="majorHAnsi" w:cstheme="majorHAnsi"/>
                  <w:color w:val="000000" w:themeColor="text1"/>
                  <w:szCs w:val="24"/>
                  <w:rPrChange w:id="18538" w:author="Dr Mamadou SANOGO" w:date="2023-10-25T18:15:00Z">
                    <w:rPr>
                      <w:rFonts w:asciiTheme="majorHAnsi" w:hAnsiTheme="majorHAnsi" w:cstheme="majorHAnsi"/>
                      <w:szCs w:val="24"/>
                    </w:rPr>
                  </w:rPrChange>
                </w:rPr>
                <w:delText>Bon</w:delText>
              </w:r>
            </w:del>
          </w:p>
        </w:tc>
      </w:tr>
      <w:tr w:rsidR="007A4AFC" w:rsidRPr="007A4AFC" w:rsidDel="00744A71" w14:paraId="3607BB4E" w14:textId="77777777" w:rsidTr="005E531F">
        <w:trPr>
          <w:del w:id="18539" w:author="Dr Mamadou SANOGO" w:date="2023-10-25T17:57:00Z"/>
        </w:trPr>
        <w:tc>
          <w:tcPr>
            <w:tcW w:w="381" w:type="pct"/>
          </w:tcPr>
          <w:p w14:paraId="5955E1BC" w14:textId="4A86E371" w:rsidR="00E57056" w:rsidRPr="007A4AFC" w:rsidDel="00744A71" w:rsidRDefault="00E57056">
            <w:pPr>
              <w:pStyle w:val="Titre"/>
              <w:tabs>
                <w:tab w:val="num" w:pos="-4820"/>
              </w:tabs>
              <w:spacing w:line="276" w:lineRule="auto"/>
              <w:jc w:val="both"/>
              <w:rPr>
                <w:del w:id="18540" w:author="Dr Mamadou SANOGO" w:date="2023-10-25T17:57:00Z"/>
                <w:rFonts w:asciiTheme="majorHAnsi" w:hAnsiTheme="majorHAnsi" w:cstheme="majorHAnsi"/>
                <w:b w:val="0"/>
                <w:color w:val="000000" w:themeColor="text1"/>
                <w:szCs w:val="24"/>
                <w:rPrChange w:id="18541" w:author="Dr Mamadou SANOGO" w:date="2023-10-25T18:15:00Z">
                  <w:rPr>
                    <w:del w:id="18542" w:author="Dr Mamadou SANOGO" w:date="2023-10-25T17:57:00Z"/>
                    <w:rFonts w:asciiTheme="majorHAnsi" w:hAnsiTheme="majorHAnsi" w:cstheme="majorHAnsi"/>
                    <w:b/>
                    <w:szCs w:val="24"/>
                  </w:rPr>
                </w:rPrChange>
              </w:rPr>
              <w:pPrChange w:id="18543" w:author="Dr Mamadou SANOGO" w:date="2023-10-25T17:57:00Z">
                <w:pPr>
                  <w:numPr>
                    <w:numId w:val="6"/>
                  </w:numPr>
                  <w:spacing w:line="240" w:lineRule="auto"/>
                  <w:ind w:left="720" w:hanging="360"/>
                  <w:contextualSpacing/>
                </w:pPr>
              </w:pPrChange>
            </w:pPr>
          </w:p>
        </w:tc>
        <w:tc>
          <w:tcPr>
            <w:tcW w:w="3327" w:type="pct"/>
          </w:tcPr>
          <w:p w14:paraId="4EC1C695" w14:textId="587D507F" w:rsidR="00E57056" w:rsidRPr="007A4AFC" w:rsidDel="00744A71" w:rsidRDefault="00E57056">
            <w:pPr>
              <w:pStyle w:val="Titre"/>
              <w:tabs>
                <w:tab w:val="num" w:pos="-4820"/>
              </w:tabs>
              <w:spacing w:line="276" w:lineRule="auto"/>
              <w:jc w:val="both"/>
              <w:rPr>
                <w:del w:id="18544" w:author="Dr Mamadou SANOGO" w:date="2023-10-25T17:57:00Z"/>
                <w:rFonts w:asciiTheme="majorHAnsi" w:hAnsiTheme="majorHAnsi" w:cstheme="majorHAnsi"/>
                <w:color w:val="000000" w:themeColor="text1"/>
                <w:szCs w:val="24"/>
                <w:rPrChange w:id="18545" w:author="Dr Mamadou SANOGO" w:date="2023-10-25T18:15:00Z">
                  <w:rPr>
                    <w:del w:id="18546" w:author="Dr Mamadou SANOGO" w:date="2023-10-25T17:57:00Z"/>
                    <w:rFonts w:asciiTheme="majorHAnsi" w:hAnsiTheme="majorHAnsi" w:cstheme="majorHAnsi"/>
                    <w:szCs w:val="24"/>
                  </w:rPr>
                </w:rPrChange>
              </w:rPr>
              <w:pPrChange w:id="18547" w:author="Dr Mamadou SANOGO" w:date="2023-10-25T17:57:00Z">
                <w:pPr>
                  <w:spacing w:line="240" w:lineRule="auto"/>
                </w:pPr>
              </w:pPrChange>
            </w:pPr>
            <w:del w:id="18548" w:author="Dr Mamadou SANOGO" w:date="2023-10-25T17:57:00Z">
              <w:r w:rsidRPr="007A4AFC" w:rsidDel="00744A71">
                <w:rPr>
                  <w:rFonts w:asciiTheme="majorHAnsi" w:hAnsiTheme="majorHAnsi" w:cstheme="majorHAnsi"/>
                  <w:color w:val="000000" w:themeColor="text1"/>
                  <w:szCs w:val="24"/>
                  <w:rPrChange w:id="18549" w:author="Dr Mamadou SANOGO" w:date="2023-10-25T18:15:00Z">
                    <w:rPr>
                      <w:rFonts w:asciiTheme="majorHAnsi" w:hAnsiTheme="majorHAnsi" w:cstheme="majorHAnsi"/>
                      <w:szCs w:val="24"/>
                    </w:rPr>
                  </w:rPrChange>
                </w:rPr>
                <w:delText>Salle Informatique et Innovation</w:delText>
              </w:r>
            </w:del>
          </w:p>
        </w:tc>
        <w:tc>
          <w:tcPr>
            <w:tcW w:w="610" w:type="pct"/>
            <w:vAlign w:val="center"/>
          </w:tcPr>
          <w:p w14:paraId="7AEC216F" w14:textId="62A8F293" w:rsidR="00E57056" w:rsidRPr="007A4AFC" w:rsidDel="00744A71" w:rsidRDefault="00E57056">
            <w:pPr>
              <w:pStyle w:val="Titre"/>
              <w:tabs>
                <w:tab w:val="num" w:pos="-4820"/>
              </w:tabs>
              <w:spacing w:line="276" w:lineRule="auto"/>
              <w:jc w:val="both"/>
              <w:rPr>
                <w:del w:id="18550" w:author="Dr Mamadou SANOGO" w:date="2023-10-25T17:57:00Z"/>
                <w:rFonts w:asciiTheme="majorHAnsi" w:hAnsiTheme="majorHAnsi" w:cstheme="majorHAnsi"/>
                <w:color w:val="000000" w:themeColor="text1"/>
                <w:szCs w:val="24"/>
                <w:rPrChange w:id="18551" w:author="Dr Mamadou SANOGO" w:date="2023-10-25T18:15:00Z">
                  <w:rPr>
                    <w:del w:id="18552" w:author="Dr Mamadou SANOGO" w:date="2023-10-25T17:57:00Z"/>
                    <w:rFonts w:asciiTheme="majorHAnsi" w:hAnsiTheme="majorHAnsi" w:cstheme="majorHAnsi"/>
                    <w:szCs w:val="24"/>
                  </w:rPr>
                </w:rPrChange>
              </w:rPr>
              <w:pPrChange w:id="18553" w:author="Dr Mamadou SANOGO" w:date="2023-10-25T17:57:00Z">
                <w:pPr>
                  <w:spacing w:line="240" w:lineRule="auto"/>
                  <w:jc w:val="center"/>
                </w:pPr>
              </w:pPrChange>
            </w:pPr>
            <w:del w:id="18554" w:author="Dr Mamadou SANOGO" w:date="2023-10-25T17:57:00Z">
              <w:r w:rsidRPr="007A4AFC" w:rsidDel="00744A71">
                <w:rPr>
                  <w:rFonts w:asciiTheme="majorHAnsi" w:hAnsiTheme="majorHAnsi" w:cstheme="majorHAnsi"/>
                  <w:color w:val="000000" w:themeColor="text1"/>
                  <w:szCs w:val="24"/>
                  <w:rPrChange w:id="18555" w:author="Dr Mamadou SANOGO" w:date="2023-10-25T18:15:00Z">
                    <w:rPr>
                      <w:rFonts w:asciiTheme="majorHAnsi" w:hAnsiTheme="majorHAnsi" w:cstheme="majorHAnsi"/>
                      <w:szCs w:val="24"/>
                    </w:rPr>
                  </w:rPrChange>
                </w:rPr>
                <w:delText>1</w:delText>
              </w:r>
            </w:del>
          </w:p>
        </w:tc>
        <w:tc>
          <w:tcPr>
            <w:tcW w:w="682" w:type="pct"/>
          </w:tcPr>
          <w:p w14:paraId="4FCBA153" w14:textId="6360DC3A" w:rsidR="00E57056" w:rsidRPr="007A4AFC" w:rsidDel="00744A71" w:rsidRDefault="00E57056">
            <w:pPr>
              <w:pStyle w:val="Titre"/>
              <w:tabs>
                <w:tab w:val="num" w:pos="-4820"/>
              </w:tabs>
              <w:spacing w:line="276" w:lineRule="auto"/>
              <w:jc w:val="both"/>
              <w:rPr>
                <w:del w:id="18556" w:author="Dr Mamadou SANOGO" w:date="2023-10-25T17:57:00Z"/>
                <w:rFonts w:asciiTheme="majorHAnsi" w:hAnsiTheme="majorHAnsi" w:cstheme="majorHAnsi"/>
                <w:color w:val="000000" w:themeColor="text1"/>
                <w:szCs w:val="24"/>
                <w:rPrChange w:id="18557" w:author="Dr Mamadou SANOGO" w:date="2023-10-25T18:15:00Z">
                  <w:rPr>
                    <w:del w:id="18558" w:author="Dr Mamadou SANOGO" w:date="2023-10-25T17:57:00Z"/>
                    <w:rFonts w:asciiTheme="majorHAnsi" w:hAnsiTheme="majorHAnsi" w:cstheme="majorHAnsi"/>
                    <w:szCs w:val="24"/>
                  </w:rPr>
                </w:rPrChange>
              </w:rPr>
              <w:pPrChange w:id="18559" w:author="Dr Mamadou SANOGO" w:date="2023-10-25T17:57:00Z">
                <w:pPr>
                  <w:spacing w:line="240" w:lineRule="auto"/>
                  <w:jc w:val="center"/>
                </w:pPr>
              </w:pPrChange>
            </w:pPr>
            <w:del w:id="18560" w:author="Dr Mamadou SANOGO" w:date="2023-10-25T17:57:00Z">
              <w:r w:rsidRPr="007A4AFC" w:rsidDel="00744A71">
                <w:rPr>
                  <w:rFonts w:asciiTheme="majorHAnsi" w:hAnsiTheme="majorHAnsi" w:cstheme="majorHAnsi"/>
                  <w:color w:val="000000" w:themeColor="text1"/>
                  <w:szCs w:val="24"/>
                  <w:rPrChange w:id="18561" w:author="Dr Mamadou SANOGO" w:date="2023-10-25T18:15:00Z">
                    <w:rPr>
                      <w:rFonts w:asciiTheme="majorHAnsi" w:hAnsiTheme="majorHAnsi" w:cstheme="majorHAnsi"/>
                      <w:szCs w:val="24"/>
                    </w:rPr>
                  </w:rPrChange>
                </w:rPr>
                <w:delText>Bon</w:delText>
              </w:r>
            </w:del>
          </w:p>
        </w:tc>
      </w:tr>
      <w:tr w:rsidR="007A4AFC" w:rsidRPr="007A4AFC" w:rsidDel="00744A71" w14:paraId="61A980F7" w14:textId="77777777" w:rsidTr="005E531F">
        <w:trPr>
          <w:del w:id="18562" w:author="Dr Mamadou SANOGO" w:date="2023-10-25T17:57:00Z"/>
        </w:trPr>
        <w:tc>
          <w:tcPr>
            <w:tcW w:w="381" w:type="pct"/>
          </w:tcPr>
          <w:p w14:paraId="469D8E6D" w14:textId="56D72230" w:rsidR="00E57056" w:rsidRPr="007A4AFC" w:rsidDel="00744A71" w:rsidRDefault="00E57056">
            <w:pPr>
              <w:pStyle w:val="Titre"/>
              <w:tabs>
                <w:tab w:val="num" w:pos="-4820"/>
              </w:tabs>
              <w:spacing w:line="276" w:lineRule="auto"/>
              <w:jc w:val="both"/>
              <w:rPr>
                <w:del w:id="18563" w:author="Dr Mamadou SANOGO" w:date="2023-10-25T17:57:00Z"/>
                <w:rFonts w:asciiTheme="majorHAnsi" w:hAnsiTheme="majorHAnsi" w:cstheme="majorHAnsi"/>
                <w:b w:val="0"/>
                <w:color w:val="000000" w:themeColor="text1"/>
                <w:szCs w:val="24"/>
                <w:rPrChange w:id="18564" w:author="Dr Mamadou SANOGO" w:date="2023-10-25T18:15:00Z">
                  <w:rPr>
                    <w:del w:id="18565" w:author="Dr Mamadou SANOGO" w:date="2023-10-25T17:57:00Z"/>
                    <w:rFonts w:asciiTheme="majorHAnsi" w:hAnsiTheme="majorHAnsi" w:cstheme="majorHAnsi"/>
                    <w:b/>
                    <w:szCs w:val="24"/>
                  </w:rPr>
                </w:rPrChange>
              </w:rPr>
              <w:pPrChange w:id="18566" w:author="Dr Mamadou SANOGO" w:date="2023-10-25T17:57:00Z">
                <w:pPr>
                  <w:numPr>
                    <w:numId w:val="6"/>
                  </w:numPr>
                  <w:spacing w:line="240" w:lineRule="auto"/>
                  <w:ind w:left="720" w:hanging="360"/>
                  <w:contextualSpacing/>
                </w:pPr>
              </w:pPrChange>
            </w:pPr>
          </w:p>
        </w:tc>
        <w:tc>
          <w:tcPr>
            <w:tcW w:w="3327" w:type="pct"/>
          </w:tcPr>
          <w:p w14:paraId="256DBD45" w14:textId="4E218E27" w:rsidR="00E57056" w:rsidRPr="007A4AFC" w:rsidDel="00744A71" w:rsidRDefault="00E57056">
            <w:pPr>
              <w:pStyle w:val="Titre"/>
              <w:tabs>
                <w:tab w:val="num" w:pos="-4820"/>
              </w:tabs>
              <w:spacing w:line="276" w:lineRule="auto"/>
              <w:jc w:val="both"/>
              <w:rPr>
                <w:del w:id="18567" w:author="Dr Mamadou SANOGO" w:date="2023-10-25T17:57:00Z"/>
                <w:rFonts w:asciiTheme="majorHAnsi" w:hAnsiTheme="majorHAnsi" w:cstheme="majorHAnsi"/>
                <w:color w:val="000000" w:themeColor="text1"/>
                <w:szCs w:val="24"/>
                <w:rPrChange w:id="18568" w:author="Dr Mamadou SANOGO" w:date="2023-10-25T18:15:00Z">
                  <w:rPr>
                    <w:del w:id="18569" w:author="Dr Mamadou SANOGO" w:date="2023-10-25T17:57:00Z"/>
                    <w:rFonts w:asciiTheme="majorHAnsi" w:hAnsiTheme="majorHAnsi" w:cstheme="majorHAnsi"/>
                    <w:szCs w:val="24"/>
                  </w:rPr>
                </w:rPrChange>
              </w:rPr>
              <w:pPrChange w:id="18570" w:author="Dr Mamadou SANOGO" w:date="2023-10-25T17:57:00Z">
                <w:pPr>
                  <w:spacing w:line="240" w:lineRule="auto"/>
                </w:pPr>
              </w:pPrChange>
            </w:pPr>
            <w:del w:id="18571" w:author="Dr Mamadou SANOGO" w:date="2023-10-25T17:57:00Z">
              <w:r w:rsidRPr="007A4AFC" w:rsidDel="00744A71">
                <w:rPr>
                  <w:rFonts w:asciiTheme="majorHAnsi" w:hAnsiTheme="majorHAnsi" w:cstheme="majorHAnsi"/>
                  <w:color w:val="000000" w:themeColor="text1"/>
                  <w:szCs w:val="24"/>
                  <w:rPrChange w:id="18572" w:author="Dr Mamadou SANOGO" w:date="2023-10-25T18:15:00Z">
                    <w:rPr>
                      <w:rFonts w:asciiTheme="majorHAnsi" w:hAnsiTheme="majorHAnsi" w:cstheme="majorHAnsi"/>
                      <w:szCs w:val="24"/>
                    </w:rPr>
                  </w:rPrChange>
                </w:rPr>
                <w:delText xml:space="preserve">Salle de conférence </w:delText>
              </w:r>
            </w:del>
          </w:p>
        </w:tc>
        <w:tc>
          <w:tcPr>
            <w:tcW w:w="610" w:type="pct"/>
            <w:vAlign w:val="center"/>
          </w:tcPr>
          <w:p w14:paraId="7E02D974" w14:textId="4641941B" w:rsidR="00E57056" w:rsidRPr="007A4AFC" w:rsidDel="00744A71" w:rsidRDefault="00E57056">
            <w:pPr>
              <w:pStyle w:val="Titre"/>
              <w:tabs>
                <w:tab w:val="num" w:pos="-4820"/>
              </w:tabs>
              <w:spacing w:line="276" w:lineRule="auto"/>
              <w:jc w:val="both"/>
              <w:rPr>
                <w:del w:id="18573" w:author="Dr Mamadou SANOGO" w:date="2023-10-25T17:57:00Z"/>
                <w:rFonts w:asciiTheme="majorHAnsi" w:hAnsiTheme="majorHAnsi" w:cstheme="majorHAnsi"/>
                <w:color w:val="000000" w:themeColor="text1"/>
                <w:szCs w:val="24"/>
                <w:rPrChange w:id="18574" w:author="Dr Mamadou SANOGO" w:date="2023-10-25T18:15:00Z">
                  <w:rPr>
                    <w:del w:id="18575" w:author="Dr Mamadou SANOGO" w:date="2023-10-25T17:57:00Z"/>
                    <w:rFonts w:asciiTheme="majorHAnsi" w:hAnsiTheme="majorHAnsi" w:cstheme="majorHAnsi"/>
                    <w:szCs w:val="24"/>
                  </w:rPr>
                </w:rPrChange>
              </w:rPr>
              <w:pPrChange w:id="18576" w:author="Dr Mamadou SANOGO" w:date="2023-10-25T17:57:00Z">
                <w:pPr>
                  <w:spacing w:line="240" w:lineRule="auto"/>
                  <w:jc w:val="center"/>
                </w:pPr>
              </w:pPrChange>
            </w:pPr>
            <w:del w:id="18577" w:author="Dr Mamadou SANOGO" w:date="2023-10-25T17:57:00Z">
              <w:r w:rsidRPr="007A4AFC" w:rsidDel="00744A71">
                <w:rPr>
                  <w:rFonts w:asciiTheme="majorHAnsi" w:hAnsiTheme="majorHAnsi" w:cstheme="majorHAnsi"/>
                  <w:color w:val="000000" w:themeColor="text1"/>
                  <w:szCs w:val="24"/>
                  <w:rPrChange w:id="18578" w:author="Dr Mamadou SANOGO" w:date="2023-10-25T18:15:00Z">
                    <w:rPr>
                      <w:rFonts w:asciiTheme="majorHAnsi" w:hAnsiTheme="majorHAnsi" w:cstheme="majorHAnsi"/>
                      <w:szCs w:val="24"/>
                    </w:rPr>
                  </w:rPrChange>
                </w:rPr>
                <w:delText>1</w:delText>
              </w:r>
            </w:del>
          </w:p>
        </w:tc>
        <w:tc>
          <w:tcPr>
            <w:tcW w:w="682" w:type="pct"/>
          </w:tcPr>
          <w:p w14:paraId="4E5D2BBA" w14:textId="742FFE25" w:rsidR="00E57056" w:rsidRPr="007A4AFC" w:rsidDel="00744A71" w:rsidRDefault="00E57056">
            <w:pPr>
              <w:pStyle w:val="Titre"/>
              <w:tabs>
                <w:tab w:val="num" w:pos="-4820"/>
              </w:tabs>
              <w:spacing w:line="276" w:lineRule="auto"/>
              <w:jc w:val="both"/>
              <w:rPr>
                <w:del w:id="18579" w:author="Dr Mamadou SANOGO" w:date="2023-10-25T17:57:00Z"/>
                <w:rFonts w:asciiTheme="majorHAnsi" w:hAnsiTheme="majorHAnsi" w:cstheme="majorHAnsi"/>
                <w:color w:val="000000" w:themeColor="text1"/>
                <w:szCs w:val="24"/>
                <w:rPrChange w:id="18580" w:author="Dr Mamadou SANOGO" w:date="2023-10-25T18:15:00Z">
                  <w:rPr>
                    <w:del w:id="18581" w:author="Dr Mamadou SANOGO" w:date="2023-10-25T17:57:00Z"/>
                    <w:rFonts w:asciiTheme="majorHAnsi" w:hAnsiTheme="majorHAnsi" w:cstheme="majorHAnsi"/>
                    <w:szCs w:val="24"/>
                  </w:rPr>
                </w:rPrChange>
              </w:rPr>
              <w:pPrChange w:id="18582" w:author="Dr Mamadou SANOGO" w:date="2023-10-25T17:57:00Z">
                <w:pPr>
                  <w:spacing w:line="240" w:lineRule="auto"/>
                  <w:jc w:val="center"/>
                </w:pPr>
              </w:pPrChange>
            </w:pPr>
            <w:del w:id="18583" w:author="Dr Mamadou SANOGO" w:date="2023-10-25T17:57:00Z">
              <w:r w:rsidRPr="007A4AFC" w:rsidDel="00744A71">
                <w:rPr>
                  <w:rFonts w:asciiTheme="majorHAnsi" w:hAnsiTheme="majorHAnsi" w:cstheme="majorHAnsi"/>
                  <w:color w:val="000000" w:themeColor="text1"/>
                  <w:szCs w:val="24"/>
                  <w:rPrChange w:id="18584" w:author="Dr Mamadou SANOGO" w:date="2023-10-25T18:15:00Z">
                    <w:rPr>
                      <w:rFonts w:asciiTheme="majorHAnsi" w:hAnsiTheme="majorHAnsi" w:cstheme="majorHAnsi"/>
                      <w:szCs w:val="24"/>
                    </w:rPr>
                  </w:rPrChange>
                </w:rPr>
                <w:delText>Bon</w:delText>
              </w:r>
            </w:del>
          </w:p>
        </w:tc>
      </w:tr>
      <w:tr w:rsidR="007A4AFC" w:rsidRPr="007A4AFC" w:rsidDel="00744A71" w14:paraId="3EC57792" w14:textId="77777777" w:rsidTr="005E531F">
        <w:trPr>
          <w:del w:id="18585" w:author="Dr Mamadou SANOGO" w:date="2023-10-25T17:57:00Z"/>
        </w:trPr>
        <w:tc>
          <w:tcPr>
            <w:tcW w:w="381" w:type="pct"/>
          </w:tcPr>
          <w:p w14:paraId="30526C90" w14:textId="580F62D9" w:rsidR="00E57056" w:rsidRPr="007A4AFC" w:rsidDel="00744A71" w:rsidRDefault="00E57056">
            <w:pPr>
              <w:pStyle w:val="Titre"/>
              <w:tabs>
                <w:tab w:val="num" w:pos="-4820"/>
              </w:tabs>
              <w:spacing w:line="276" w:lineRule="auto"/>
              <w:jc w:val="both"/>
              <w:rPr>
                <w:del w:id="18586" w:author="Dr Mamadou SANOGO" w:date="2023-10-25T17:57:00Z"/>
                <w:rFonts w:asciiTheme="majorHAnsi" w:hAnsiTheme="majorHAnsi" w:cstheme="majorHAnsi"/>
                <w:b w:val="0"/>
                <w:color w:val="000000" w:themeColor="text1"/>
                <w:szCs w:val="24"/>
                <w:rPrChange w:id="18587" w:author="Dr Mamadou SANOGO" w:date="2023-10-25T18:15:00Z">
                  <w:rPr>
                    <w:del w:id="18588" w:author="Dr Mamadou SANOGO" w:date="2023-10-25T17:57:00Z"/>
                    <w:rFonts w:asciiTheme="majorHAnsi" w:hAnsiTheme="majorHAnsi" w:cstheme="majorHAnsi"/>
                    <w:b/>
                    <w:szCs w:val="24"/>
                  </w:rPr>
                </w:rPrChange>
              </w:rPr>
              <w:pPrChange w:id="18589" w:author="Dr Mamadou SANOGO" w:date="2023-10-25T17:57:00Z">
                <w:pPr>
                  <w:numPr>
                    <w:numId w:val="6"/>
                  </w:numPr>
                  <w:spacing w:line="240" w:lineRule="auto"/>
                  <w:ind w:left="720" w:hanging="360"/>
                  <w:contextualSpacing/>
                </w:pPr>
              </w:pPrChange>
            </w:pPr>
          </w:p>
        </w:tc>
        <w:tc>
          <w:tcPr>
            <w:tcW w:w="3327" w:type="pct"/>
          </w:tcPr>
          <w:p w14:paraId="651B96AB" w14:textId="551D637B" w:rsidR="00E57056" w:rsidRPr="007A4AFC" w:rsidDel="00744A71" w:rsidRDefault="00E57056">
            <w:pPr>
              <w:pStyle w:val="Titre"/>
              <w:tabs>
                <w:tab w:val="num" w:pos="-4820"/>
              </w:tabs>
              <w:spacing w:line="276" w:lineRule="auto"/>
              <w:jc w:val="both"/>
              <w:rPr>
                <w:del w:id="18590" w:author="Dr Mamadou SANOGO" w:date="2023-10-25T17:57:00Z"/>
                <w:rFonts w:asciiTheme="majorHAnsi" w:hAnsiTheme="majorHAnsi" w:cstheme="majorHAnsi"/>
                <w:color w:val="000000" w:themeColor="text1"/>
                <w:szCs w:val="24"/>
                <w:rPrChange w:id="18591" w:author="Dr Mamadou SANOGO" w:date="2023-10-25T18:15:00Z">
                  <w:rPr>
                    <w:del w:id="18592" w:author="Dr Mamadou SANOGO" w:date="2023-10-25T17:57:00Z"/>
                    <w:rFonts w:asciiTheme="majorHAnsi" w:hAnsiTheme="majorHAnsi" w:cstheme="majorHAnsi"/>
                    <w:szCs w:val="24"/>
                  </w:rPr>
                </w:rPrChange>
              </w:rPr>
              <w:pPrChange w:id="18593" w:author="Dr Mamadou SANOGO" w:date="2023-10-25T17:57:00Z">
                <w:pPr>
                  <w:spacing w:line="240" w:lineRule="auto"/>
                </w:pPr>
              </w:pPrChange>
            </w:pPr>
            <w:del w:id="18594" w:author="Dr Mamadou SANOGO" w:date="2023-10-25T17:57:00Z">
              <w:r w:rsidRPr="007A4AFC" w:rsidDel="00744A71">
                <w:rPr>
                  <w:rFonts w:asciiTheme="majorHAnsi" w:hAnsiTheme="majorHAnsi" w:cstheme="majorHAnsi"/>
                  <w:color w:val="000000" w:themeColor="text1"/>
                  <w:szCs w:val="24"/>
                  <w:rPrChange w:id="18595" w:author="Dr Mamadou SANOGO" w:date="2023-10-25T18:15:00Z">
                    <w:rPr>
                      <w:rFonts w:asciiTheme="majorHAnsi" w:hAnsiTheme="majorHAnsi" w:cstheme="majorHAnsi"/>
                      <w:szCs w:val="24"/>
                    </w:rPr>
                  </w:rPrChange>
                </w:rPr>
                <w:delText>Salles de classe</w:delText>
              </w:r>
            </w:del>
          </w:p>
        </w:tc>
        <w:tc>
          <w:tcPr>
            <w:tcW w:w="610" w:type="pct"/>
            <w:vAlign w:val="center"/>
          </w:tcPr>
          <w:p w14:paraId="6E700D76" w14:textId="7FFE2AD4" w:rsidR="00E57056" w:rsidRPr="007A4AFC" w:rsidDel="00744A71" w:rsidRDefault="00E57056">
            <w:pPr>
              <w:pStyle w:val="Titre"/>
              <w:tabs>
                <w:tab w:val="num" w:pos="-4820"/>
              </w:tabs>
              <w:spacing w:line="276" w:lineRule="auto"/>
              <w:jc w:val="both"/>
              <w:rPr>
                <w:del w:id="18596" w:author="Dr Mamadou SANOGO" w:date="2023-10-25T17:57:00Z"/>
                <w:rFonts w:asciiTheme="majorHAnsi" w:hAnsiTheme="majorHAnsi" w:cstheme="majorHAnsi"/>
                <w:color w:val="000000" w:themeColor="text1"/>
                <w:szCs w:val="24"/>
                <w:rPrChange w:id="18597" w:author="Dr Mamadou SANOGO" w:date="2023-10-25T18:15:00Z">
                  <w:rPr>
                    <w:del w:id="18598" w:author="Dr Mamadou SANOGO" w:date="2023-10-25T17:57:00Z"/>
                    <w:rFonts w:asciiTheme="majorHAnsi" w:hAnsiTheme="majorHAnsi" w:cstheme="majorHAnsi"/>
                    <w:szCs w:val="24"/>
                  </w:rPr>
                </w:rPrChange>
              </w:rPr>
              <w:pPrChange w:id="18599" w:author="Dr Mamadou SANOGO" w:date="2023-10-25T17:57:00Z">
                <w:pPr>
                  <w:spacing w:line="240" w:lineRule="auto"/>
                  <w:jc w:val="center"/>
                </w:pPr>
              </w:pPrChange>
            </w:pPr>
            <w:del w:id="18600" w:author="Dr Mamadou SANOGO" w:date="2023-10-25T17:57:00Z">
              <w:r w:rsidRPr="007A4AFC" w:rsidDel="00744A71">
                <w:rPr>
                  <w:rFonts w:asciiTheme="majorHAnsi" w:hAnsiTheme="majorHAnsi" w:cstheme="majorHAnsi"/>
                  <w:color w:val="000000" w:themeColor="text1"/>
                  <w:szCs w:val="24"/>
                  <w:rPrChange w:id="18601" w:author="Dr Mamadou SANOGO" w:date="2023-10-25T18:15:00Z">
                    <w:rPr>
                      <w:rFonts w:asciiTheme="majorHAnsi" w:hAnsiTheme="majorHAnsi" w:cstheme="majorHAnsi"/>
                      <w:szCs w:val="24"/>
                    </w:rPr>
                  </w:rPrChange>
                </w:rPr>
                <w:delText>11</w:delText>
              </w:r>
            </w:del>
          </w:p>
        </w:tc>
        <w:tc>
          <w:tcPr>
            <w:tcW w:w="682" w:type="pct"/>
          </w:tcPr>
          <w:p w14:paraId="5BC164EC" w14:textId="17111926" w:rsidR="00E57056" w:rsidRPr="007A4AFC" w:rsidDel="00744A71" w:rsidRDefault="00E57056">
            <w:pPr>
              <w:pStyle w:val="Titre"/>
              <w:tabs>
                <w:tab w:val="num" w:pos="-4820"/>
              </w:tabs>
              <w:spacing w:line="276" w:lineRule="auto"/>
              <w:jc w:val="both"/>
              <w:rPr>
                <w:del w:id="18602" w:author="Dr Mamadou SANOGO" w:date="2023-10-25T17:57:00Z"/>
                <w:rFonts w:asciiTheme="majorHAnsi" w:hAnsiTheme="majorHAnsi" w:cstheme="majorHAnsi"/>
                <w:color w:val="000000" w:themeColor="text1"/>
                <w:szCs w:val="24"/>
                <w:rPrChange w:id="18603" w:author="Dr Mamadou SANOGO" w:date="2023-10-25T18:15:00Z">
                  <w:rPr>
                    <w:del w:id="18604" w:author="Dr Mamadou SANOGO" w:date="2023-10-25T17:57:00Z"/>
                    <w:rFonts w:asciiTheme="majorHAnsi" w:hAnsiTheme="majorHAnsi" w:cstheme="majorHAnsi"/>
                    <w:szCs w:val="24"/>
                  </w:rPr>
                </w:rPrChange>
              </w:rPr>
              <w:pPrChange w:id="18605" w:author="Dr Mamadou SANOGO" w:date="2023-10-25T17:57:00Z">
                <w:pPr>
                  <w:spacing w:line="240" w:lineRule="auto"/>
                  <w:jc w:val="center"/>
                </w:pPr>
              </w:pPrChange>
            </w:pPr>
            <w:del w:id="18606" w:author="Dr Mamadou SANOGO" w:date="2023-10-25T17:57:00Z">
              <w:r w:rsidRPr="007A4AFC" w:rsidDel="00744A71">
                <w:rPr>
                  <w:rFonts w:asciiTheme="majorHAnsi" w:hAnsiTheme="majorHAnsi" w:cstheme="majorHAnsi"/>
                  <w:color w:val="000000" w:themeColor="text1"/>
                  <w:szCs w:val="24"/>
                  <w:rPrChange w:id="18607" w:author="Dr Mamadou SANOGO" w:date="2023-10-25T18:15:00Z">
                    <w:rPr>
                      <w:rFonts w:asciiTheme="majorHAnsi" w:hAnsiTheme="majorHAnsi" w:cstheme="majorHAnsi"/>
                      <w:szCs w:val="24"/>
                    </w:rPr>
                  </w:rPrChange>
                </w:rPr>
                <w:delText>Bon</w:delText>
              </w:r>
            </w:del>
          </w:p>
        </w:tc>
      </w:tr>
      <w:tr w:rsidR="007A4AFC" w:rsidRPr="007A4AFC" w:rsidDel="00744A71" w14:paraId="3888EED6" w14:textId="77777777" w:rsidTr="005E531F">
        <w:trPr>
          <w:del w:id="18608" w:author="Dr Mamadou SANOGO" w:date="2023-10-25T17:57:00Z"/>
        </w:trPr>
        <w:tc>
          <w:tcPr>
            <w:tcW w:w="381" w:type="pct"/>
          </w:tcPr>
          <w:p w14:paraId="380A16B7" w14:textId="0F8343E0" w:rsidR="00E57056" w:rsidRPr="007A4AFC" w:rsidDel="00744A71" w:rsidRDefault="00E57056">
            <w:pPr>
              <w:pStyle w:val="Titre"/>
              <w:tabs>
                <w:tab w:val="num" w:pos="-4820"/>
              </w:tabs>
              <w:spacing w:line="276" w:lineRule="auto"/>
              <w:jc w:val="both"/>
              <w:rPr>
                <w:del w:id="18609" w:author="Dr Mamadou SANOGO" w:date="2023-10-25T17:57:00Z"/>
                <w:rFonts w:asciiTheme="majorHAnsi" w:hAnsiTheme="majorHAnsi" w:cstheme="majorHAnsi"/>
                <w:b w:val="0"/>
                <w:color w:val="000000" w:themeColor="text1"/>
                <w:szCs w:val="24"/>
                <w:rPrChange w:id="18610" w:author="Dr Mamadou SANOGO" w:date="2023-10-25T18:15:00Z">
                  <w:rPr>
                    <w:del w:id="18611" w:author="Dr Mamadou SANOGO" w:date="2023-10-25T17:57:00Z"/>
                    <w:rFonts w:asciiTheme="majorHAnsi" w:hAnsiTheme="majorHAnsi" w:cstheme="majorHAnsi"/>
                    <w:b/>
                    <w:szCs w:val="24"/>
                  </w:rPr>
                </w:rPrChange>
              </w:rPr>
              <w:pPrChange w:id="18612" w:author="Dr Mamadou SANOGO" w:date="2023-10-25T17:57:00Z">
                <w:pPr>
                  <w:numPr>
                    <w:numId w:val="6"/>
                  </w:numPr>
                  <w:spacing w:line="240" w:lineRule="auto"/>
                  <w:ind w:left="720" w:hanging="360"/>
                  <w:contextualSpacing/>
                </w:pPr>
              </w:pPrChange>
            </w:pPr>
          </w:p>
        </w:tc>
        <w:tc>
          <w:tcPr>
            <w:tcW w:w="3327" w:type="pct"/>
          </w:tcPr>
          <w:p w14:paraId="76163901" w14:textId="6AF9FE9E" w:rsidR="00E57056" w:rsidRPr="007A4AFC" w:rsidDel="00744A71" w:rsidRDefault="00E57056">
            <w:pPr>
              <w:pStyle w:val="Titre"/>
              <w:tabs>
                <w:tab w:val="num" w:pos="-4820"/>
              </w:tabs>
              <w:spacing w:line="276" w:lineRule="auto"/>
              <w:jc w:val="both"/>
              <w:rPr>
                <w:del w:id="18613" w:author="Dr Mamadou SANOGO" w:date="2023-10-25T17:57:00Z"/>
                <w:rFonts w:asciiTheme="majorHAnsi" w:hAnsiTheme="majorHAnsi" w:cstheme="majorHAnsi"/>
                <w:color w:val="000000" w:themeColor="text1"/>
                <w:szCs w:val="24"/>
                <w:rPrChange w:id="18614" w:author="Dr Mamadou SANOGO" w:date="2023-10-25T18:15:00Z">
                  <w:rPr>
                    <w:del w:id="18615" w:author="Dr Mamadou SANOGO" w:date="2023-10-25T17:57:00Z"/>
                    <w:rFonts w:asciiTheme="majorHAnsi" w:hAnsiTheme="majorHAnsi" w:cstheme="majorHAnsi"/>
                    <w:szCs w:val="24"/>
                  </w:rPr>
                </w:rPrChange>
              </w:rPr>
              <w:pPrChange w:id="18616" w:author="Dr Mamadou SANOGO" w:date="2023-10-25T17:57:00Z">
                <w:pPr>
                  <w:spacing w:line="240" w:lineRule="auto"/>
                </w:pPr>
              </w:pPrChange>
            </w:pPr>
            <w:del w:id="18617" w:author="Dr Mamadou SANOGO" w:date="2023-10-25T17:57:00Z">
              <w:r w:rsidRPr="007A4AFC" w:rsidDel="00744A71">
                <w:rPr>
                  <w:rFonts w:asciiTheme="majorHAnsi" w:hAnsiTheme="majorHAnsi" w:cstheme="majorHAnsi"/>
                  <w:color w:val="000000" w:themeColor="text1"/>
                  <w:szCs w:val="24"/>
                  <w:rPrChange w:id="18618" w:author="Dr Mamadou SANOGO" w:date="2023-10-25T18:15:00Z">
                    <w:rPr>
                      <w:rFonts w:asciiTheme="majorHAnsi" w:hAnsiTheme="majorHAnsi" w:cstheme="majorHAnsi"/>
                      <w:szCs w:val="24"/>
                    </w:rPr>
                  </w:rPrChange>
                </w:rPr>
                <w:delText>Salle d’archivage</w:delText>
              </w:r>
            </w:del>
          </w:p>
        </w:tc>
        <w:tc>
          <w:tcPr>
            <w:tcW w:w="610" w:type="pct"/>
            <w:vAlign w:val="center"/>
          </w:tcPr>
          <w:p w14:paraId="4D95C2FD" w14:textId="77722974" w:rsidR="00E57056" w:rsidRPr="007A4AFC" w:rsidDel="00744A71" w:rsidRDefault="00E57056">
            <w:pPr>
              <w:pStyle w:val="Titre"/>
              <w:tabs>
                <w:tab w:val="num" w:pos="-4820"/>
              </w:tabs>
              <w:spacing w:line="276" w:lineRule="auto"/>
              <w:jc w:val="both"/>
              <w:rPr>
                <w:del w:id="18619" w:author="Dr Mamadou SANOGO" w:date="2023-10-25T17:57:00Z"/>
                <w:rFonts w:asciiTheme="majorHAnsi" w:hAnsiTheme="majorHAnsi" w:cstheme="majorHAnsi"/>
                <w:color w:val="000000" w:themeColor="text1"/>
                <w:szCs w:val="24"/>
                <w:rPrChange w:id="18620" w:author="Dr Mamadou SANOGO" w:date="2023-10-25T18:15:00Z">
                  <w:rPr>
                    <w:del w:id="18621" w:author="Dr Mamadou SANOGO" w:date="2023-10-25T17:57:00Z"/>
                    <w:rFonts w:asciiTheme="majorHAnsi" w:hAnsiTheme="majorHAnsi" w:cstheme="majorHAnsi"/>
                    <w:szCs w:val="24"/>
                  </w:rPr>
                </w:rPrChange>
              </w:rPr>
              <w:pPrChange w:id="18622" w:author="Dr Mamadou SANOGO" w:date="2023-10-25T17:57:00Z">
                <w:pPr>
                  <w:spacing w:line="240" w:lineRule="auto"/>
                  <w:jc w:val="center"/>
                </w:pPr>
              </w:pPrChange>
            </w:pPr>
            <w:del w:id="18623" w:author="Dr Mamadou SANOGO" w:date="2023-10-25T17:57:00Z">
              <w:r w:rsidRPr="007A4AFC" w:rsidDel="00744A71">
                <w:rPr>
                  <w:rFonts w:asciiTheme="majorHAnsi" w:hAnsiTheme="majorHAnsi" w:cstheme="majorHAnsi"/>
                  <w:color w:val="000000" w:themeColor="text1"/>
                  <w:szCs w:val="24"/>
                  <w:rPrChange w:id="18624" w:author="Dr Mamadou SANOGO" w:date="2023-10-25T18:15:00Z">
                    <w:rPr>
                      <w:rFonts w:asciiTheme="majorHAnsi" w:hAnsiTheme="majorHAnsi" w:cstheme="majorHAnsi"/>
                      <w:szCs w:val="24"/>
                    </w:rPr>
                  </w:rPrChange>
                </w:rPr>
                <w:delText>1</w:delText>
              </w:r>
            </w:del>
          </w:p>
        </w:tc>
        <w:tc>
          <w:tcPr>
            <w:tcW w:w="682" w:type="pct"/>
          </w:tcPr>
          <w:p w14:paraId="056645D8" w14:textId="1F43708B" w:rsidR="00E57056" w:rsidRPr="007A4AFC" w:rsidDel="00744A71" w:rsidRDefault="00E57056">
            <w:pPr>
              <w:pStyle w:val="Titre"/>
              <w:tabs>
                <w:tab w:val="num" w:pos="-4820"/>
              </w:tabs>
              <w:spacing w:line="276" w:lineRule="auto"/>
              <w:jc w:val="both"/>
              <w:rPr>
                <w:del w:id="18625" w:author="Dr Mamadou SANOGO" w:date="2023-10-25T17:57:00Z"/>
                <w:rFonts w:asciiTheme="majorHAnsi" w:hAnsiTheme="majorHAnsi" w:cstheme="majorHAnsi"/>
                <w:color w:val="000000" w:themeColor="text1"/>
                <w:szCs w:val="24"/>
                <w:rPrChange w:id="18626" w:author="Dr Mamadou SANOGO" w:date="2023-10-25T18:15:00Z">
                  <w:rPr>
                    <w:del w:id="18627" w:author="Dr Mamadou SANOGO" w:date="2023-10-25T17:57:00Z"/>
                    <w:rFonts w:asciiTheme="majorHAnsi" w:hAnsiTheme="majorHAnsi" w:cstheme="majorHAnsi"/>
                    <w:szCs w:val="24"/>
                  </w:rPr>
                </w:rPrChange>
              </w:rPr>
              <w:pPrChange w:id="18628" w:author="Dr Mamadou SANOGO" w:date="2023-10-25T17:57:00Z">
                <w:pPr>
                  <w:spacing w:line="240" w:lineRule="auto"/>
                  <w:jc w:val="center"/>
                </w:pPr>
              </w:pPrChange>
            </w:pPr>
            <w:del w:id="18629" w:author="Dr Mamadou SANOGO" w:date="2023-10-25T17:57:00Z">
              <w:r w:rsidRPr="007A4AFC" w:rsidDel="00744A71">
                <w:rPr>
                  <w:rFonts w:asciiTheme="majorHAnsi" w:hAnsiTheme="majorHAnsi" w:cstheme="majorHAnsi"/>
                  <w:color w:val="000000" w:themeColor="text1"/>
                  <w:szCs w:val="24"/>
                  <w:rPrChange w:id="18630" w:author="Dr Mamadou SANOGO" w:date="2023-10-25T18:15:00Z">
                    <w:rPr>
                      <w:rFonts w:asciiTheme="majorHAnsi" w:hAnsiTheme="majorHAnsi" w:cstheme="majorHAnsi"/>
                      <w:szCs w:val="24"/>
                    </w:rPr>
                  </w:rPrChange>
                </w:rPr>
                <w:delText>Bon</w:delText>
              </w:r>
            </w:del>
          </w:p>
        </w:tc>
      </w:tr>
      <w:tr w:rsidR="007A4AFC" w:rsidRPr="007A4AFC" w:rsidDel="00744A71" w14:paraId="783F5690" w14:textId="77777777" w:rsidTr="005E531F">
        <w:trPr>
          <w:del w:id="18631" w:author="Dr Mamadou SANOGO" w:date="2023-10-25T17:57:00Z"/>
        </w:trPr>
        <w:tc>
          <w:tcPr>
            <w:tcW w:w="381" w:type="pct"/>
          </w:tcPr>
          <w:p w14:paraId="069DE673" w14:textId="58BEFE17" w:rsidR="00E57056" w:rsidRPr="007A4AFC" w:rsidDel="00744A71" w:rsidRDefault="00E57056">
            <w:pPr>
              <w:pStyle w:val="Titre"/>
              <w:tabs>
                <w:tab w:val="num" w:pos="-4820"/>
              </w:tabs>
              <w:spacing w:line="276" w:lineRule="auto"/>
              <w:jc w:val="both"/>
              <w:rPr>
                <w:del w:id="18632" w:author="Dr Mamadou SANOGO" w:date="2023-10-25T17:57:00Z"/>
                <w:rFonts w:asciiTheme="majorHAnsi" w:hAnsiTheme="majorHAnsi" w:cstheme="majorHAnsi"/>
                <w:b w:val="0"/>
                <w:color w:val="000000" w:themeColor="text1"/>
                <w:szCs w:val="24"/>
                <w:rPrChange w:id="18633" w:author="Dr Mamadou SANOGO" w:date="2023-10-25T18:15:00Z">
                  <w:rPr>
                    <w:del w:id="18634" w:author="Dr Mamadou SANOGO" w:date="2023-10-25T17:57:00Z"/>
                    <w:rFonts w:asciiTheme="majorHAnsi" w:hAnsiTheme="majorHAnsi" w:cstheme="majorHAnsi"/>
                    <w:b/>
                    <w:szCs w:val="24"/>
                  </w:rPr>
                </w:rPrChange>
              </w:rPr>
              <w:pPrChange w:id="18635" w:author="Dr Mamadou SANOGO" w:date="2023-10-25T17:57:00Z">
                <w:pPr>
                  <w:numPr>
                    <w:numId w:val="6"/>
                  </w:numPr>
                  <w:spacing w:line="240" w:lineRule="auto"/>
                  <w:ind w:left="720" w:hanging="360"/>
                  <w:contextualSpacing/>
                </w:pPr>
              </w:pPrChange>
            </w:pPr>
          </w:p>
        </w:tc>
        <w:tc>
          <w:tcPr>
            <w:tcW w:w="3327" w:type="pct"/>
          </w:tcPr>
          <w:p w14:paraId="729E8F62" w14:textId="0DF9CBDF" w:rsidR="00E57056" w:rsidRPr="007A4AFC" w:rsidDel="00744A71" w:rsidRDefault="00E57056">
            <w:pPr>
              <w:pStyle w:val="Titre"/>
              <w:tabs>
                <w:tab w:val="num" w:pos="-4820"/>
              </w:tabs>
              <w:spacing w:line="276" w:lineRule="auto"/>
              <w:jc w:val="both"/>
              <w:rPr>
                <w:del w:id="18636" w:author="Dr Mamadou SANOGO" w:date="2023-10-25T17:57:00Z"/>
                <w:rFonts w:asciiTheme="majorHAnsi" w:hAnsiTheme="majorHAnsi" w:cstheme="majorHAnsi"/>
                <w:color w:val="000000" w:themeColor="text1"/>
                <w:szCs w:val="24"/>
                <w:rPrChange w:id="18637" w:author="Dr Mamadou SANOGO" w:date="2023-10-25T18:15:00Z">
                  <w:rPr>
                    <w:del w:id="18638" w:author="Dr Mamadou SANOGO" w:date="2023-10-25T17:57:00Z"/>
                    <w:rFonts w:asciiTheme="majorHAnsi" w:hAnsiTheme="majorHAnsi" w:cstheme="majorHAnsi"/>
                    <w:szCs w:val="24"/>
                  </w:rPr>
                </w:rPrChange>
              </w:rPr>
              <w:pPrChange w:id="18639" w:author="Dr Mamadou SANOGO" w:date="2023-10-25T17:57:00Z">
                <w:pPr>
                  <w:spacing w:line="240" w:lineRule="auto"/>
                </w:pPr>
              </w:pPrChange>
            </w:pPr>
            <w:del w:id="18640" w:author="Dr Mamadou SANOGO" w:date="2023-10-25T17:57:00Z">
              <w:r w:rsidRPr="007A4AFC" w:rsidDel="00744A71">
                <w:rPr>
                  <w:rFonts w:asciiTheme="majorHAnsi" w:hAnsiTheme="majorHAnsi" w:cstheme="majorHAnsi"/>
                  <w:color w:val="000000" w:themeColor="text1"/>
                  <w:szCs w:val="24"/>
                  <w:rPrChange w:id="18641" w:author="Dr Mamadou SANOGO" w:date="2023-10-25T18:15:00Z">
                    <w:rPr>
                      <w:rFonts w:asciiTheme="majorHAnsi" w:hAnsiTheme="majorHAnsi" w:cstheme="majorHAnsi"/>
                      <w:szCs w:val="24"/>
                    </w:rPr>
                  </w:rPrChange>
                </w:rPr>
                <w:delText>Magasin</w:delText>
              </w:r>
            </w:del>
          </w:p>
        </w:tc>
        <w:tc>
          <w:tcPr>
            <w:tcW w:w="610" w:type="pct"/>
            <w:vAlign w:val="center"/>
          </w:tcPr>
          <w:p w14:paraId="47EF98FD" w14:textId="2E8CFC7A" w:rsidR="00E57056" w:rsidRPr="007A4AFC" w:rsidDel="00744A71" w:rsidRDefault="00E57056">
            <w:pPr>
              <w:pStyle w:val="Titre"/>
              <w:tabs>
                <w:tab w:val="num" w:pos="-4820"/>
              </w:tabs>
              <w:spacing w:line="276" w:lineRule="auto"/>
              <w:jc w:val="both"/>
              <w:rPr>
                <w:del w:id="18642" w:author="Dr Mamadou SANOGO" w:date="2023-10-25T17:57:00Z"/>
                <w:rFonts w:asciiTheme="majorHAnsi" w:hAnsiTheme="majorHAnsi" w:cstheme="majorHAnsi"/>
                <w:color w:val="000000" w:themeColor="text1"/>
                <w:szCs w:val="24"/>
                <w:rPrChange w:id="18643" w:author="Dr Mamadou SANOGO" w:date="2023-10-25T18:15:00Z">
                  <w:rPr>
                    <w:del w:id="18644" w:author="Dr Mamadou SANOGO" w:date="2023-10-25T17:57:00Z"/>
                    <w:rFonts w:asciiTheme="majorHAnsi" w:hAnsiTheme="majorHAnsi" w:cstheme="majorHAnsi"/>
                    <w:szCs w:val="24"/>
                  </w:rPr>
                </w:rPrChange>
              </w:rPr>
              <w:pPrChange w:id="18645" w:author="Dr Mamadou SANOGO" w:date="2023-10-25T17:57:00Z">
                <w:pPr>
                  <w:spacing w:line="240" w:lineRule="auto"/>
                  <w:jc w:val="center"/>
                </w:pPr>
              </w:pPrChange>
            </w:pPr>
            <w:del w:id="18646" w:author="Dr Mamadou SANOGO" w:date="2023-10-25T17:57:00Z">
              <w:r w:rsidRPr="007A4AFC" w:rsidDel="00744A71">
                <w:rPr>
                  <w:rFonts w:asciiTheme="majorHAnsi" w:hAnsiTheme="majorHAnsi" w:cstheme="majorHAnsi"/>
                  <w:color w:val="000000" w:themeColor="text1"/>
                  <w:szCs w:val="24"/>
                  <w:rPrChange w:id="18647" w:author="Dr Mamadou SANOGO" w:date="2023-10-25T18:15:00Z">
                    <w:rPr>
                      <w:rFonts w:asciiTheme="majorHAnsi" w:hAnsiTheme="majorHAnsi" w:cstheme="majorHAnsi"/>
                      <w:szCs w:val="24"/>
                    </w:rPr>
                  </w:rPrChange>
                </w:rPr>
                <w:delText>1</w:delText>
              </w:r>
            </w:del>
          </w:p>
        </w:tc>
        <w:tc>
          <w:tcPr>
            <w:tcW w:w="682" w:type="pct"/>
          </w:tcPr>
          <w:p w14:paraId="4DCCFB73" w14:textId="398E3F31" w:rsidR="00E57056" w:rsidRPr="007A4AFC" w:rsidDel="00744A71" w:rsidRDefault="00E57056">
            <w:pPr>
              <w:pStyle w:val="Titre"/>
              <w:tabs>
                <w:tab w:val="num" w:pos="-4820"/>
              </w:tabs>
              <w:spacing w:line="276" w:lineRule="auto"/>
              <w:jc w:val="both"/>
              <w:rPr>
                <w:del w:id="18648" w:author="Dr Mamadou SANOGO" w:date="2023-10-25T17:57:00Z"/>
                <w:rFonts w:asciiTheme="majorHAnsi" w:hAnsiTheme="majorHAnsi" w:cstheme="majorHAnsi"/>
                <w:color w:val="000000" w:themeColor="text1"/>
                <w:szCs w:val="24"/>
                <w:rPrChange w:id="18649" w:author="Dr Mamadou SANOGO" w:date="2023-10-25T18:15:00Z">
                  <w:rPr>
                    <w:del w:id="18650" w:author="Dr Mamadou SANOGO" w:date="2023-10-25T17:57:00Z"/>
                    <w:rFonts w:asciiTheme="majorHAnsi" w:hAnsiTheme="majorHAnsi" w:cstheme="majorHAnsi"/>
                    <w:szCs w:val="24"/>
                  </w:rPr>
                </w:rPrChange>
              </w:rPr>
              <w:pPrChange w:id="18651" w:author="Dr Mamadou SANOGO" w:date="2023-10-25T17:57:00Z">
                <w:pPr>
                  <w:spacing w:line="240" w:lineRule="auto"/>
                  <w:jc w:val="center"/>
                </w:pPr>
              </w:pPrChange>
            </w:pPr>
            <w:del w:id="18652" w:author="Dr Mamadou SANOGO" w:date="2023-10-25T17:57:00Z">
              <w:r w:rsidRPr="007A4AFC" w:rsidDel="00744A71">
                <w:rPr>
                  <w:rFonts w:asciiTheme="majorHAnsi" w:hAnsiTheme="majorHAnsi" w:cstheme="majorHAnsi"/>
                  <w:color w:val="000000" w:themeColor="text1"/>
                  <w:szCs w:val="24"/>
                  <w:rPrChange w:id="18653" w:author="Dr Mamadou SANOGO" w:date="2023-10-25T18:15:00Z">
                    <w:rPr>
                      <w:rFonts w:asciiTheme="majorHAnsi" w:hAnsiTheme="majorHAnsi" w:cstheme="majorHAnsi"/>
                      <w:szCs w:val="24"/>
                    </w:rPr>
                  </w:rPrChange>
                </w:rPr>
                <w:delText>Bon</w:delText>
              </w:r>
            </w:del>
          </w:p>
        </w:tc>
      </w:tr>
      <w:tr w:rsidR="007A4AFC" w:rsidRPr="007A4AFC" w:rsidDel="00744A71" w14:paraId="30E8D5D0" w14:textId="77777777" w:rsidTr="005E531F">
        <w:trPr>
          <w:del w:id="18654" w:author="Dr Mamadou SANOGO" w:date="2023-10-25T17:57:00Z"/>
        </w:trPr>
        <w:tc>
          <w:tcPr>
            <w:tcW w:w="381" w:type="pct"/>
          </w:tcPr>
          <w:p w14:paraId="2B3E184E" w14:textId="23DA4CF2" w:rsidR="00E57056" w:rsidRPr="007A4AFC" w:rsidDel="00744A71" w:rsidRDefault="00E57056">
            <w:pPr>
              <w:pStyle w:val="Titre"/>
              <w:tabs>
                <w:tab w:val="num" w:pos="-4820"/>
              </w:tabs>
              <w:spacing w:line="276" w:lineRule="auto"/>
              <w:jc w:val="both"/>
              <w:rPr>
                <w:del w:id="18655" w:author="Dr Mamadou SANOGO" w:date="2023-10-25T17:57:00Z"/>
                <w:rFonts w:asciiTheme="majorHAnsi" w:hAnsiTheme="majorHAnsi" w:cstheme="majorHAnsi"/>
                <w:b w:val="0"/>
                <w:color w:val="000000" w:themeColor="text1"/>
                <w:szCs w:val="24"/>
                <w:rPrChange w:id="18656" w:author="Dr Mamadou SANOGO" w:date="2023-10-25T18:15:00Z">
                  <w:rPr>
                    <w:del w:id="18657" w:author="Dr Mamadou SANOGO" w:date="2023-10-25T17:57:00Z"/>
                    <w:rFonts w:asciiTheme="majorHAnsi" w:hAnsiTheme="majorHAnsi" w:cstheme="majorHAnsi"/>
                    <w:b/>
                    <w:szCs w:val="24"/>
                  </w:rPr>
                </w:rPrChange>
              </w:rPr>
              <w:pPrChange w:id="18658" w:author="Dr Mamadou SANOGO" w:date="2023-10-25T17:57:00Z">
                <w:pPr>
                  <w:numPr>
                    <w:numId w:val="6"/>
                  </w:numPr>
                  <w:spacing w:line="240" w:lineRule="auto"/>
                  <w:ind w:left="720" w:hanging="360"/>
                  <w:contextualSpacing/>
                </w:pPr>
              </w:pPrChange>
            </w:pPr>
          </w:p>
        </w:tc>
        <w:tc>
          <w:tcPr>
            <w:tcW w:w="3327" w:type="pct"/>
          </w:tcPr>
          <w:p w14:paraId="08373597" w14:textId="48BA4AD7" w:rsidR="00E57056" w:rsidRPr="007A4AFC" w:rsidDel="00744A71" w:rsidRDefault="00E57056">
            <w:pPr>
              <w:pStyle w:val="Titre"/>
              <w:tabs>
                <w:tab w:val="num" w:pos="-4820"/>
              </w:tabs>
              <w:spacing w:line="276" w:lineRule="auto"/>
              <w:jc w:val="both"/>
              <w:rPr>
                <w:del w:id="18659" w:author="Dr Mamadou SANOGO" w:date="2023-10-25T17:57:00Z"/>
                <w:rFonts w:asciiTheme="majorHAnsi" w:hAnsiTheme="majorHAnsi" w:cstheme="majorHAnsi"/>
                <w:color w:val="000000" w:themeColor="text1"/>
                <w:szCs w:val="24"/>
                <w:rPrChange w:id="18660" w:author="Dr Mamadou SANOGO" w:date="2023-10-25T18:15:00Z">
                  <w:rPr>
                    <w:del w:id="18661" w:author="Dr Mamadou SANOGO" w:date="2023-10-25T17:57:00Z"/>
                    <w:rFonts w:asciiTheme="majorHAnsi" w:hAnsiTheme="majorHAnsi" w:cstheme="majorHAnsi"/>
                    <w:szCs w:val="24"/>
                  </w:rPr>
                </w:rPrChange>
              </w:rPr>
              <w:pPrChange w:id="18662" w:author="Dr Mamadou SANOGO" w:date="2023-10-25T17:57:00Z">
                <w:pPr>
                  <w:spacing w:line="240" w:lineRule="auto"/>
                </w:pPr>
              </w:pPrChange>
            </w:pPr>
            <w:del w:id="18663" w:author="Dr Mamadou SANOGO" w:date="2023-10-25T17:57:00Z">
              <w:r w:rsidRPr="007A4AFC" w:rsidDel="00744A71">
                <w:rPr>
                  <w:rFonts w:asciiTheme="majorHAnsi" w:hAnsiTheme="majorHAnsi" w:cstheme="majorHAnsi"/>
                  <w:color w:val="000000" w:themeColor="text1"/>
                  <w:szCs w:val="24"/>
                  <w:rPrChange w:id="18664" w:author="Dr Mamadou SANOGO" w:date="2023-10-25T18:15:00Z">
                    <w:rPr>
                      <w:rFonts w:asciiTheme="majorHAnsi" w:hAnsiTheme="majorHAnsi" w:cstheme="majorHAnsi"/>
                      <w:szCs w:val="24"/>
                    </w:rPr>
                  </w:rPrChange>
                </w:rPr>
                <w:delText>Infirmerie</w:delText>
              </w:r>
            </w:del>
          </w:p>
        </w:tc>
        <w:tc>
          <w:tcPr>
            <w:tcW w:w="610" w:type="pct"/>
            <w:vAlign w:val="center"/>
          </w:tcPr>
          <w:p w14:paraId="490F9FBF" w14:textId="03CE5EA9" w:rsidR="00E57056" w:rsidRPr="007A4AFC" w:rsidDel="00744A71" w:rsidRDefault="00E57056">
            <w:pPr>
              <w:pStyle w:val="Titre"/>
              <w:tabs>
                <w:tab w:val="num" w:pos="-4820"/>
              </w:tabs>
              <w:spacing w:line="276" w:lineRule="auto"/>
              <w:jc w:val="both"/>
              <w:rPr>
                <w:del w:id="18665" w:author="Dr Mamadou SANOGO" w:date="2023-10-25T17:57:00Z"/>
                <w:rFonts w:asciiTheme="majorHAnsi" w:hAnsiTheme="majorHAnsi" w:cstheme="majorHAnsi"/>
                <w:color w:val="000000" w:themeColor="text1"/>
                <w:szCs w:val="24"/>
                <w:rPrChange w:id="18666" w:author="Dr Mamadou SANOGO" w:date="2023-10-25T18:15:00Z">
                  <w:rPr>
                    <w:del w:id="18667" w:author="Dr Mamadou SANOGO" w:date="2023-10-25T17:57:00Z"/>
                    <w:rFonts w:asciiTheme="majorHAnsi" w:hAnsiTheme="majorHAnsi" w:cstheme="majorHAnsi"/>
                    <w:szCs w:val="24"/>
                  </w:rPr>
                </w:rPrChange>
              </w:rPr>
              <w:pPrChange w:id="18668" w:author="Dr Mamadou SANOGO" w:date="2023-10-25T17:57:00Z">
                <w:pPr>
                  <w:spacing w:line="240" w:lineRule="auto"/>
                  <w:jc w:val="center"/>
                </w:pPr>
              </w:pPrChange>
            </w:pPr>
            <w:del w:id="18669" w:author="Dr Mamadou SANOGO" w:date="2023-10-25T17:57:00Z">
              <w:r w:rsidRPr="007A4AFC" w:rsidDel="00744A71">
                <w:rPr>
                  <w:rFonts w:asciiTheme="majorHAnsi" w:hAnsiTheme="majorHAnsi" w:cstheme="majorHAnsi"/>
                  <w:color w:val="000000" w:themeColor="text1"/>
                  <w:szCs w:val="24"/>
                  <w:rPrChange w:id="18670" w:author="Dr Mamadou SANOGO" w:date="2023-10-25T18:15:00Z">
                    <w:rPr>
                      <w:rFonts w:asciiTheme="majorHAnsi" w:hAnsiTheme="majorHAnsi" w:cstheme="majorHAnsi"/>
                      <w:szCs w:val="24"/>
                    </w:rPr>
                  </w:rPrChange>
                </w:rPr>
                <w:delText>1</w:delText>
              </w:r>
            </w:del>
          </w:p>
        </w:tc>
        <w:tc>
          <w:tcPr>
            <w:tcW w:w="682" w:type="pct"/>
          </w:tcPr>
          <w:p w14:paraId="77703D92" w14:textId="15A10C16" w:rsidR="00E57056" w:rsidRPr="007A4AFC" w:rsidDel="00744A71" w:rsidRDefault="00E57056">
            <w:pPr>
              <w:pStyle w:val="Titre"/>
              <w:tabs>
                <w:tab w:val="num" w:pos="-4820"/>
              </w:tabs>
              <w:spacing w:line="276" w:lineRule="auto"/>
              <w:jc w:val="both"/>
              <w:rPr>
                <w:del w:id="18671" w:author="Dr Mamadou SANOGO" w:date="2023-10-25T17:57:00Z"/>
                <w:rFonts w:asciiTheme="majorHAnsi" w:hAnsiTheme="majorHAnsi" w:cstheme="majorHAnsi"/>
                <w:color w:val="000000" w:themeColor="text1"/>
                <w:szCs w:val="24"/>
                <w:rPrChange w:id="18672" w:author="Dr Mamadou SANOGO" w:date="2023-10-25T18:15:00Z">
                  <w:rPr>
                    <w:del w:id="18673" w:author="Dr Mamadou SANOGO" w:date="2023-10-25T17:57:00Z"/>
                    <w:rFonts w:asciiTheme="majorHAnsi" w:hAnsiTheme="majorHAnsi" w:cstheme="majorHAnsi"/>
                    <w:szCs w:val="24"/>
                  </w:rPr>
                </w:rPrChange>
              </w:rPr>
              <w:pPrChange w:id="18674" w:author="Dr Mamadou SANOGO" w:date="2023-10-25T17:57:00Z">
                <w:pPr>
                  <w:spacing w:line="240" w:lineRule="auto"/>
                  <w:jc w:val="center"/>
                </w:pPr>
              </w:pPrChange>
            </w:pPr>
            <w:del w:id="18675" w:author="Dr Mamadou SANOGO" w:date="2023-10-25T17:57:00Z">
              <w:r w:rsidRPr="007A4AFC" w:rsidDel="00744A71">
                <w:rPr>
                  <w:rFonts w:asciiTheme="majorHAnsi" w:hAnsiTheme="majorHAnsi" w:cstheme="majorHAnsi"/>
                  <w:color w:val="000000" w:themeColor="text1"/>
                  <w:szCs w:val="24"/>
                  <w:rPrChange w:id="18676" w:author="Dr Mamadou SANOGO" w:date="2023-10-25T18:15:00Z">
                    <w:rPr>
                      <w:rFonts w:asciiTheme="majorHAnsi" w:hAnsiTheme="majorHAnsi" w:cstheme="majorHAnsi"/>
                      <w:szCs w:val="24"/>
                    </w:rPr>
                  </w:rPrChange>
                </w:rPr>
                <w:delText>Bon</w:delText>
              </w:r>
            </w:del>
          </w:p>
        </w:tc>
      </w:tr>
      <w:tr w:rsidR="007A4AFC" w:rsidRPr="007A4AFC" w:rsidDel="00744A71" w14:paraId="6F5F5E02" w14:textId="77777777" w:rsidTr="005E531F">
        <w:trPr>
          <w:del w:id="18677" w:author="Dr Mamadou SANOGO" w:date="2023-10-25T17:57:00Z"/>
        </w:trPr>
        <w:tc>
          <w:tcPr>
            <w:tcW w:w="381" w:type="pct"/>
          </w:tcPr>
          <w:p w14:paraId="563CCDFB" w14:textId="25AC558B" w:rsidR="00E57056" w:rsidRPr="007A4AFC" w:rsidDel="00744A71" w:rsidRDefault="00E57056">
            <w:pPr>
              <w:pStyle w:val="Titre"/>
              <w:tabs>
                <w:tab w:val="num" w:pos="-4820"/>
              </w:tabs>
              <w:spacing w:line="276" w:lineRule="auto"/>
              <w:jc w:val="both"/>
              <w:rPr>
                <w:del w:id="18678" w:author="Dr Mamadou SANOGO" w:date="2023-10-25T17:57:00Z"/>
                <w:rFonts w:asciiTheme="majorHAnsi" w:hAnsiTheme="majorHAnsi" w:cstheme="majorHAnsi"/>
                <w:b w:val="0"/>
                <w:color w:val="000000" w:themeColor="text1"/>
                <w:szCs w:val="24"/>
                <w:rPrChange w:id="18679" w:author="Dr Mamadou SANOGO" w:date="2023-10-25T18:15:00Z">
                  <w:rPr>
                    <w:del w:id="18680" w:author="Dr Mamadou SANOGO" w:date="2023-10-25T17:57:00Z"/>
                    <w:rFonts w:asciiTheme="majorHAnsi" w:hAnsiTheme="majorHAnsi" w:cstheme="majorHAnsi"/>
                    <w:b/>
                    <w:szCs w:val="24"/>
                  </w:rPr>
                </w:rPrChange>
              </w:rPr>
              <w:pPrChange w:id="18681" w:author="Dr Mamadou SANOGO" w:date="2023-10-25T17:57:00Z">
                <w:pPr>
                  <w:numPr>
                    <w:numId w:val="6"/>
                  </w:numPr>
                  <w:spacing w:line="240" w:lineRule="auto"/>
                  <w:ind w:left="720" w:hanging="360"/>
                  <w:contextualSpacing/>
                </w:pPr>
              </w:pPrChange>
            </w:pPr>
          </w:p>
        </w:tc>
        <w:tc>
          <w:tcPr>
            <w:tcW w:w="3327" w:type="pct"/>
          </w:tcPr>
          <w:p w14:paraId="75B6EC7F" w14:textId="2CCA0F7D" w:rsidR="00E57056" w:rsidRPr="007A4AFC" w:rsidDel="00744A71" w:rsidRDefault="00E57056">
            <w:pPr>
              <w:pStyle w:val="Titre"/>
              <w:tabs>
                <w:tab w:val="num" w:pos="-4820"/>
              </w:tabs>
              <w:spacing w:line="276" w:lineRule="auto"/>
              <w:jc w:val="both"/>
              <w:rPr>
                <w:del w:id="18682" w:author="Dr Mamadou SANOGO" w:date="2023-10-25T17:57:00Z"/>
                <w:rFonts w:asciiTheme="majorHAnsi" w:hAnsiTheme="majorHAnsi" w:cstheme="majorHAnsi"/>
                <w:color w:val="000000" w:themeColor="text1"/>
                <w:szCs w:val="24"/>
                <w:rPrChange w:id="18683" w:author="Dr Mamadou SANOGO" w:date="2023-10-25T18:15:00Z">
                  <w:rPr>
                    <w:del w:id="18684" w:author="Dr Mamadou SANOGO" w:date="2023-10-25T17:57:00Z"/>
                    <w:rFonts w:asciiTheme="majorHAnsi" w:hAnsiTheme="majorHAnsi" w:cstheme="majorHAnsi"/>
                    <w:szCs w:val="24"/>
                  </w:rPr>
                </w:rPrChange>
              </w:rPr>
              <w:pPrChange w:id="18685" w:author="Dr Mamadou SANOGO" w:date="2023-10-25T17:57:00Z">
                <w:pPr>
                  <w:spacing w:line="240" w:lineRule="auto"/>
                </w:pPr>
              </w:pPrChange>
            </w:pPr>
            <w:del w:id="18686" w:author="Dr Mamadou SANOGO" w:date="2023-10-25T17:57:00Z">
              <w:r w:rsidRPr="007A4AFC" w:rsidDel="00744A71">
                <w:rPr>
                  <w:rFonts w:asciiTheme="majorHAnsi" w:hAnsiTheme="majorHAnsi" w:cstheme="majorHAnsi"/>
                  <w:color w:val="000000" w:themeColor="text1"/>
                  <w:szCs w:val="24"/>
                  <w:rPrChange w:id="18687" w:author="Dr Mamadou SANOGO" w:date="2023-10-25T18:15:00Z">
                    <w:rPr>
                      <w:rFonts w:asciiTheme="majorHAnsi" w:hAnsiTheme="majorHAnsi" w:cstheme="majorHAnsi"/>
                      <w:szCs w:val="24"/>
                    </w:rPr>
                  </w:rPrChange>
                </w:rPr>
                <w:delText xml:space="preserve">Cantine </w:delText>
              </w:r>
            </w:del>
          </w:p>
        </w:tc>
        <w:tc>
          <w:tcPr>
            <w:tcW w:w="610" w:type="pct"/>
            <w:vAlign w:val="center"/>
          </w:tcPr>
          <w:p w14:paraId="059BCDEF" w14:textId="2D975A3C" w:rsidR="00E57056" w:rsidRPr="007A4AFC" w:rsidDel="00744A71" w:rsidRDefault="00E57056">
            <w:pPr>
              <w:pStyle w:val="Titre"/>
              <w:tabs>
                <w:tab w:val="num" w:pos="-4820"/>
              </w:tabs>
              <w:spacing w:line="276" w:lineRule="auto"/>
              <w:jc w:val="both"/>
              <w:rPr>
                <w:del w:id="18688" w:author="Dr Mamadou SANOGO" w:date="2023-10-25T17:57:00Z"/>
                <w:rFonts w:asciiTheme="majorHAnsi" w:hAnsiTheme="majorHAnsi" w:cstheme="majorHAnsi"/>
                <w:color w:val="000000" w:themeColor="text1"/>
                <w:szCs w:val="24"/>
                <w:rPrChange w:id="18689" w:author="Dr Mamadou SANOGO" w:date="2023-10-25T18:15:00Z">
                  <w:rPr>
                    <w:del w:id="18690" w:author="Dr Mamadou SANOGO" w:date="2023-10-25T17:57:00Z"/>
                    <w:rFonts w:asciiTheme="majorHAnsi" w:hAnsiTheme="majorHAnsi" w:cstheme="majorHAnsi"/>
                    <w:szCs w:val="24"/>
                  </w:rPr>
                </w:rPrChange>
              </w:rPr>
              <w:pPrChange w:id="18691" w:author="Dr Mamadou SANOGO" w:date="2023-10-25T17:57:00Z">
                <w:pPr>
                  <w:spacing w:line="240" w:lineRule="auto"/>
                  <w:jc w:val="center"/>
                </w:pPr>
              </w:pPrChange>
            </w:pPr>
            <w:del w:id="18692" w:author="Dr Mamadou SANOGO" w:date="2023-10-25T17:57:00Z">
              <w:r w:rsidRPr="007A4AFC" w:rsidDel="00744A71">
                <w:rPr>
                  <w:rFonts w:asciiTheme="majorHAnsi" w:hAnsiTheme="majorHAnsi" w:cstheme="majorHAnsi"/>
                  <w:color w:val="000000" w:themeColor="text1"/>
                  <w:szCs w:val="24"/>
                  <w:rPrChange w:id="18693" w:author="Dr Mamadou SANOGO" w:date="2023-10-25T18:15:00Z">
                    <w:rPr>
                      <w:rFonts w:asciiTheme="majorHAnsi" w:hAnsiTheme="majorHAnsi" w:cstheme="majorHAnsi"/>
                      <w:szCs w:val="24"/>
                    </w:rPr>
                  </w:rPrChange>
                </w:rPr>
                <w:delText>1</w:delText>
              </w:r>
            </w:del>
          </w:p>
        </w:tc>
        <w:tc>
          <w:tcPr>
            <w:tcW w:w="682" w:type="pct"/>
          </w:tcPr>
          <w:p w14:paraId="4537FECC" w14:textId="5DADD640" w:rsidR="00E57056" w:rsidRPr="007A4AFC" w:rsidDel="00744A71" w:rsidRDefault="00E57056">
            <w:pPr>
              <w:pStyle w:val="Titre"/>
              <w:tabs>
                <w:tab w:val="num" w:pos="-4820"/>
              </w:tabs>
              <w:spacing w:line="276" w:lineRule="auto"/>
              <w:jc w:val="both"/>
              <w:rPr>
                <w:del w:id="18694" w:author="Dr Mamadou SANOGO" w:date="2023-10-25T17:57:00Z"/>
                <w:rFonts w:asciiTheme="majorHAnsi" w:hAnsiTheme="majorHAnsi" w:cstheme="majorHAnsi"/>
                <w:color w:val="000000" w:themeColor="text1"/>
                <w:szCs w:val="24"/>
                <w:rPrChange w:id="18695" w:author="Dr Mamadou SANOGO" w:date="2023-10-25T18:15:00Z">
                  <w:rPr>
                    <w:del w:id="18696" w:author="Dr Mamadou SANOGO" w:date="2023-10-25T17:57:00Z"/>
                    <w:rFonts w:asciiTheme="majorHAnsi" w:hAnsiTheme="majorHAnsi" w:cstheme="majorHAnsi"/>
                    <w:szCs w:val="24"/>
                  </w:rPr>
                </w:rPrChange>
              </w:rPr>
              <w:pPrChange w:id="18697" w:author="Dr Mamadou SANOGO" w:date="2023-10-25T17:57:00Z">
                <w:pPr>
                  <w:spacing w:line="240" w:lineRule="auto"/>
                  <w:jc w:val="center"/>
                </w:pPr>
              </w:pPrChange>
            </w:pPr>
            <w:del w:id="18698" w:author="Dr Mamadou SANOGO" w:date="2023-10-25T17:57:00Z">
              <w:r w:rsidRPr="007A4AFC" w:rsidDel="00744A71">
                <w:rPr>
                  <w:rFonts w:asciiTheme="majorHAnsi" w:hAnsiTheme="majorHAnsi" w:cstheme="majorHAnsi"/>
                  <w:color w:val="000000" w:themeColor="text1"/>
                  <w:szCs w:val="24"/>
                  <w:rPrChange w:id="18699" w:author="Dr Mamadou SANOGO" w:date="2023-10-25T18:15:00Z">
                    <w:rPr>
                      <w:rFonts w:asciiTheme="majorHAnsi" w:hAnsiTheme="majorHAnsi" w:cstheme="majorHAnsi"/>
                      <w:szCs w:val="24"/>
                    </w:rPr>
                  </w:rPrChange>
                </w:rPr>
                <w:delText>Bon</w:delText>
              </w:r>
            </w:del>
          </w:p>
        </w:tc>
      </w:tr>
      <w:tr w:rsidR="00E57056" w:rsidRPr="007A4AFC" w:rsidDel="00744A71" w14:paraId="300AAEE3" w14:textId="7B3A9824" w:rsidTr="005E531F">
        <w:trPr>
          <w:del w:id="18700" w:author="Dr Mamadou SANOGO" w:date="2023-10-25T17:57:00Z"/>
        </w:trPr>
        <w:tc>
          <w:tcPr>
            <w:tcW w:w="381" w:type="pct"/>
          </w:tcPr>
          <w:p w14:paraId="407D6081" w14:textId="56DCC6FD" w:rsidR="00E57056" w:rsidRPr="007A4AFC" w:rsidDel="00744A71" w:rsidRDefault="00E57056">
            <w:pPr>
              <w:pStyle w:val="Titre"/>
              <w:tabs>
                <w:tab w:val="num" w:pos="-4820"/>
              </w:tabs>
              <w:spacing w:line="276" w:lineRule="auto"/>
              <w:jc w:val="both"/>
              <w:rPr>
                <w:del w:id="18701" w:author="Dr Mamadou SANOGO" w:date="2023-10-25T17:57:00Z"/>
                <w:rFonts w:asciiTheme="majorHAnsi" w:hAnsiTheme="majorHAnsi" w:cstheme="majorHAnsi"/>
                <w:b w:val="0"/>
                <w:color w:val="000000" w:themeColor="text1"/>
                <w:szCs w:val="24"/>
                <w:rPrChange w:id="18702" w:author="Dr Mamadou SANOGO" w:date="2023-10-25T18:15:00Z">
                  <w:rPr>
                    <w:del w:id="18703" w:author="Dr Mamadou SANOGO" w:date="2023-10-25T17:57:00Z"/>
                    <w:rFonts w:asciiTheme="majorHAnsi" w:hAnsiTheme="majorHAnsi" w:cstheme="majorHAnsi"/>
                    <w:b/>
                    <w:szCs w:val="24"/>
                  </w:rPr>
                </w:rPrChange>
              </w:rPr>
              <w:pPrChange w:id="18704" w:author="Dr Mamadou SANOGO" w:date="2023-10-25T17:57:00Z">
                <w:pPr>
                  <w:numPr>
                    <w:numId w:val="6"/>
                  </w:numPr>
                  <w:spacing w:line="240" w:lineRule="auto"/>
                  <w:ind w:left="720" w:hanging="360"/>
                  <w:contextualSpacing/>
                </w:pPr>
              </w:pPrChange>
            </w:pPr>
          </w:p>
        </w:tc>
        <w:tc>
          <w:tcPr>
            <w:tcW w:w="3327" w:type="pct"/>
          </w:tcPr>
          <w:p w14:paraId="24EC1E24" w14:textId="74EEB7EE" w:rsidR="00E57056" w:rsidRPr="007A4AFC" w:rsidDel="00744A71" w:rsidRDefault="00E57056">
            <w:pPr>
              <w:pStyle w:val="Titre"/>
              <w:tabs>
                <w:tab w:val="num" w:pos="-4820"/>
              </w:tabs>
              <w:spacing w:line="276" w:lineRule="auto"/>
              <w:jc w:val="both"/>
              <w:rPr>
                <w:del w:id="18705" w:author="Dr Mamadou SANOGO" w:date="2023-10-25T17:57:00Z"/>
                <w:rFonts w:asciiTheme="majorHAnsi" w:hAnsiTheme="majorHAnsi" w:cstheme="majorHAnsi"/>
                <w:color w:val="000000" w:themeColor="text1"/>
                <w:szCs w:val="24"/>
                <w:rPrChange w:id="18706" w:author="Dr Mamadou SANOGO" w:date="2023-10-25T18:15:00Z">
                  <w:rPr>
                    <w:del w:id="18707" w:author="Dr Mamadou SANOGO" w:date="2023-10-25T17:57:00Z"/>
                    <w:rFonts w:asciiTheme="majorHAnsi" w:hAnsiTheme="majorHAnsi" w:cstheme="majorHAnsi"/>
                    <w:szCs w:val="24"/>
                  </w:rPr>
                </w:rPrChange>
              </w:rPr>
              <w:pPrChange w:id="18708" w:author="Dr Mamadou SANOGO" w:date="2023-10-25T17:57:00Z">
                <w:pPr>
                  <w:spacing w:line="240" w:lineRule="auto"/>
                </w:pPr>
              </w:pPrChange>
            </w:pPr>
            <w:del w:id="18709" w:author="Dr Mamadou SANOGO" w:date="2023-10-25T17:57:00Z">
              <w:r w:rsidRPr="007A4AFC" w:rsidDel="00744A71">
                <w:rPr>
                  <w:rFonts w:asciiTheme="majorHAnsi" w:hAnsiTheme="majorHAnsi" w:cstheme="majorHAnsi"/>
                  <w:color w:val="000000" w:themeColor="text1"/>
                  <w:szCs w:val="24"/>
                  <w:rPrChange w:id="18710" w:author="Dr Mamadou SANOGO" w:date="2023-10-25T18:15:00Z">
                    <w:rPr>
                      <w:rFonts w:asciiTheme="majorHAnsi" w:hAnsiTheme="majorHAnsi" w:cstheme="majorHAnsi"/>
                      <w:szCs w:val="24"/>
                    </w:rPr>
                  </w:rPrChange>
                </w:rPr>
                <w:delText xml:space="preserve">Espace récréatif </w:delText>
              </w:r>
            </w:del>
          </w:p>
        </w:tc>
        <w:tc>
          <w:tcPr>
            <w:tcW w:w="610" w:type="pct"/>
            <w:vAlign w:val="center"/>
          </w:tcPr>
          <w:p w14:paraId="114D066D" w14:textId="4AD239EB" w:rsidR="00E57056" w:rsidRPr="007A4AFC" w:rsidDel="00744A71" w:rsidRDefault="00E57056">
            <w:pPr>
              <w:pStyle w:val="Titre"/>
              <w:tabs>
                <w:tab w:val="num" w:pos="-4820"/>
              </w:tabs>
              <w:spacing w:line="276" w:lineRule="auto"/>
              <w:jc w:val="both"/>
              <w:rPr>
                <w:del w:id="18711" w:author="Dr Mamadou SANOGO" w:date="2023-10-25T17:57:00Z"/>
                <w:rFonts w:asciiTheme="majorHAnsi" w:hAnsiTheme="majorHAnsi" w:cstheme="majorHAnsi"/>
                <w:color w:val="000000" w:themeColor="text1"/>
                <w:szCs w:val="24"/>
                <w:rPrChange w:id="18712" w:author="Dr Mamadou SANOGO" w:date="2023-10-25T18:15:00Z">
                  <w:rPr>
                    <w:del w:id="18713" w:author="Dr Mamadou SANOGO" w:date="2023-10-25T17:57:00Z"/>
                    <w:rFonts w:asciiTheme="majorHAnsi" w:hAnsiTheme="majorHAnsi" w:cstheme="majorHAnsi"/>
                    <w:szCs w:val="24"/>
                  </w:rPr>
                </w:rPrChange>
              </w:rPr>
              <w:pPrChange w:id="18714" w:author="Dr Mamadou SANOGO" w:date="2023-10-25T17:57:00Z">
                <w:pPr>
                  <w:spacing w:line="240" w:lineRule="auto"/>
                  <w:jc w:val="center"/>
                </w:pPr>
              </w:pPrChange>
            </w:pPr>
            <w:del w:id="18715" w:author="Dr Mamadou SANOGO" w:date="2023-10-25T17:57:00Z">
              <w:r w:rsidRPr="007A4AFC" w:rsidDel="00744A71">
                <w:rPr>
                  <w:rFonts w:asciiTheme="majorHAnsi" w:hAnsiTheme="majorHAnsi" w:cstheme="majorHAnsi"/>
                  <w:color w:val="000000" w:themeColor="text1"/>
                  <w:szCs w:val="24"/>
                  <w:rPrChange w:id="18716" w:author="Dr Mamadou SANOGO" w:date="2023-10-25T18:15:00Z">
                    <w:rPr>
                      <w:rFonts w:asciiTheme="majorHAnsi" w:hAnsiTheme="majorHAnsi" w:cstheme="majorHAnsi"/>
                      <w:szCs w:val="24"/>
                    </w:rPr>
                  </w:rPrChange>
                </w:rPr>
                <w:delText>1</w:delText>
              </w:r>
            </w:del>
          </w:p>
        </w:tc>
        <w:tc>
          <w:tcPr>
            <w:tcW w:w="682" w:type="pct"/>
          </w:tcPr>
          <w:p w14:paraId="52FC31AD" w14:textId="185475DF" w:rsidR="00E57056" w:rsidRPr="007A4AFC" w:rsidDel="00744A71" w:rsidRDefault="00E57056">
            <w:pPr>
              <w:pStyle w:val="Titre"/>
              <w:tabs>
                <w:tab w:val="num" w:pos="-4820"/>
              </w:tabs>
              <w:spacing w:line="276" w:lineRule="auto"/>
              <w:jc w:val="both"/>
              <w:rPr>
                <w:del w:id="18717" w:author="Dr Mamadou SANOGO" w:date="2023-10-25T17:57:00Z"/>
                <w:rFonts w:asciiTheme="majorHAnsi" w:hAnsiTheme="majorHAnsi" w:cstheme="majorHAnsi"/>
                <w:color w:val="000000" w:themeColor="text1"/>
                <w:szCs w:val="24"/>
                <w:rPrChange w:id="18718" w:author="Dr Mamadou SANOGO" w:date="2023-10-25T18:15:00Z">
                  <w:rPr>
                    <w:del w:id="18719" w:author="Dr Mamadou SANOGO" w:date="2023-10-25T17:57:00Z"/>
                    <w:rFonts w:asciiTheme="majorHAnsi" w:hAnsiTheme="majorHAnsi" w:cstheme="majorHAnsi"/>
                    <w:szCs w:val="24"/>
                  </w:rPr>
                </w:rPrChange>
              </w:rPr>
              <w:pPrChange w:id="18720" w:author="Dr Mamadou SANOGO" w:date="2023-10-25T17:57:00Z">
                <w:pPr>
                  <w:spacing w:line="240" w:lineRule="auto"/>
                  <w:jc w:val="center"/>
                </w:pPr>
              </w:pPrChange>
            </w:pPr>
            <w:del w:id="18721" w:author="Dr Mamadou SANOGO" w:date="2023-10-25T17:57:00Z">
              <w:r w:rsidRPr="007A4AFC" w:rsidDel="00744A71">
                <w:rPr>
                  <w:rFonts w:asciiTheme="majorHAnsi" w:hAnsiTheme="majorHAnsi" w:cstheme="majorHAnsi"/>
                  <w:color w:val="000000" w:themeColor="text1"/>
                  <w:szCs w:val="24"/>
                  <w:rPrChange w:id="18722" w:author="Dr Mamadou SANOGO" w:date="2023-10-25T18:15:00Z">
                    <w:rPr>
                      <w:rFonts w:asciiTheme="majorHAnsi" w:hAnsiTheme="majorHAnsi" w:cstheme="majorHAnsi"/>
                      <w:szCs w:val="24"/>
                    </w:rPr>
                  </w:rPrChange>
                </w:rPr>
                <w:delText>Bon</w:delText>
              </w:r>
            </w:del>
          </w:p>
        </w:tc>
      </w:tr>
    </w:tbl>
    <w:p w14:paraId="4429FC6A" w14:textId="11EB9CC2" w:rsidR="00DD78EF" w:rsidRPr="007A4AFC" w:rsidDel="00744A71" w:rsidRDefault="00DD78EF">
      <w:pPr>
        <w:pStyle w:val="Titre"/>
        <w:tabs>
          <w:tab w:val="num" w:pos="-4820"/>
        </w:tabs>
        <w:spacing w:line="276" w:lineRule="auto"/>
        <w:jc w:val="both"/>
        <w:rPr>
          <w:del w:id="18723" w:author="Dr Mamadou SANOGO" w:date="2023-10-25T17:57:00Z"/>
          <w:rFonts w:asciiTheme="majorHAnsi" w:eastAsia="Calibri" w:hAnsiTheme="majorHAnsi" w:cstheme="majorHAnsi"/>
          <w:color w:val="000000" w:themeColor="text1"/>
          <w:szCs w:val="24"/>
          <w:lang w:eastAsia="en-US"/>
          <w:rPrChange w:id="18724" w:author="Dr Mamadou SANOGO" w:date="2023-10-25T18:15:00Z">
            <w:rPr>
              <w:del w:id="18725" w:author="Dr Mamadou SANOGO" w:date="2023-10-25T17:57:00Z"/>
              <w:rFonts w:asciiTheme="majorHAnsi" w:eastAsia="Calibri" w:hAnsiTheme="majorHAnsi" w:cstheme="majorHAnsi"/>
              <w:szCs w:val="24"/>
              <w:lang w:eastAsia="en-US"/>
            </w:rPr>
          </w:rPrChange>
        </w:rPr>
        <w:pPrChange w:id="18726" w:author="Dr Mamadou SANOGO" w:date="2023-10-25T17:57:00Z">
          <w:pPr>
            <w:spacing w:line="240" w:lineRule="auto"/>
            <w:ind w:left="360"/>
          </w:pPr>
        </w:pPrChange>
      </w:pPr>
    </w:p>
    <w:p w14:paraId="19C54F2B" w14:textId="266271B9" w:rsidR="00DD78EF" w:rsidRPr="007A4AFC" w:rsidDel="00744A71" w:rsidRDefault="00DD78EF">
      <w:pPr>
        <w:pStyle w:val="Titre"/>
        <w:tabs>
          <w:tab w:val="num" w:pos="-4820"/>
        </w:tabs>
        <w:spacing w:line="276" w:lineRule="auto"/>
        <w:jc w:val="both"/>
        <w:rPr>
          <w:del w:id="18727" w:author="Dr Mamadou SANOGO" w:date="2023-10-25T17:57:00Z"/>
          <w:b w:val="0"/>
          <w:color w:val="000000" w:themeColor="text1"/>
          <w:sz w:val="24"/>
          <w:szCs w:val="24"/>
          <w:rPrChange w:id="18728" w:author="Dr Mamadou SANOGO" w:date="2023-10-25T18:15:00Z">
            <w:rPr>
              <w:del w:id="18729" w:author="Dr Mamadou SANOGO" w:date="2023-10-25T17:57:00Z"/>
              <w:rFonts w:cs="Times New Roman"/>
              <w:b w:val="0"/>
              <w:color w:val="auto"/>
              <w:sz w:val="24"/>
              <w:szCs w:val="24"/>
            </w:rPr>
          </w:rPrChange>
        </w:rPr>
        <w:pPrChange w:id="18730" w:author="Dr Mamadou SANOGO" w:date="2023-10-25T17:57:00Z">
          <w:pPr>
            <w:pStyle w:val="Titre2"/>
            <w:numPr>
              <w:ilvl w:val="0"/>
              <w:numId w:val="22"/>
            </w:numPr>
            <w:ind w:left="720" w:hanging="360"/>
          </w:pPr>
        </w:pPrChange>
      </w:pPr>
      <w:bookmarkStart w:id="18731" w:name="_Toc95981779"/>
      <w:bookmarkStart w:id="18732" w:name="_Toc145944544"/>
      <w:del w:id="18733" w:author="Dr Mamadou SANOGO" w:date="2023-10-25T17:57:00Z">
        <w:r w:rsidRPr="007A4AFC" w:rsidDel="00744A71">
          <w:rPr>
            <w:color w:val="000000" w:themeColor="text1"/>
            <w:szCs w:val="24"/>
            <w:rPrChange w:id="18734" w:author="Dr Mamadou SANOGO" w:date="2023-10-25T18:15:00Z">
              <w:rPr>
                <w:color w:val="2E74B5" w:themeColor="accent1" w:themeShade="BF"/>
                <w:szCs w:val="24"/>
              </w:rPr>
            </w:rPrChange>
          </w:rPr>
          <w:delText>Matériel / Équipements :</w:delText>
        </w:r>
        <w:bookmarkEnd w:id="18731"/>
        <w:bookmarkEnd w:id="18732"/>
        <w:r w:rsidRPr="007A4AFC" w:rsidDel="00744A71">
          <w:rPr>
            <w:color w:val="000000" w:themeColor="text1"/>
            <w:szCs w:val="24"/>
            <w:rPrChange w:id="18735" w:author="Dr Mamadou SANOGO" w:date="2023-10-25T18:15:00Z">
              <w:rPr>
                <w:color w:val="2E74B5" w:themeColor="accent1" w:themeShade="BF"/>
                <w:szCs w:val="24"/>
              </w:rPr>
            </w:rPrChange>
          </w:rPr>
          <w:delText xml:space="preserve"> </w:delText>
        </w:r>
      </w:del>
    </w:p>
    <w:p w14:paraId="417AE43C" w14:textId="29B19003" w:rsidR="00DD78EF" w:rsidRPr="007A4AFC" w:rsidDel="00744A71" w:rsidRDefault="00DD78EF">
      <w:pPr>
        <w:pStyle w:val="Titre"/>
        <w:tabs>
          <w:tab w:val="num" w:pos="-4820"/>
        </w:tabs>
        <w:spacing w:line="276" w:lineRule="auto"/>
        <w:jc w:val="both"/>
        <w:rPr>
          <w:del w:id="18736" w:author="Dr Mamadou SANOGO" w:date="2023-10-25T17:57:00Z"/>
          <w:rFonts w:asciiTheme="majorHAnsi" w:eastAsia="Calibri" w:hAnsiTheme="majorHAnsi" w:cstheme="majorHAnsi"/>
          <w:color w:val="000000" w:themeColor="text1"/>
          <w:lang w:eastAsia="en-US"/>
          <w:rPrChange w:id="18737" w:author="Dr Mamadou SANOGO" w:date="2023-10-25T18:15:00Z">
            <w:rPr>
              <w:del w:id="18738" w:author="Dr Mamadou SANOGO" w:date="2023-10-25T17:57:00Z"/>
              <w:rFonts w:asciiTheme="majorHAnsi" w:eastAsia="Calibri" w:hAnsiTheme="majorHAnsi" w:cstheme="majorHAnsi"/>
              <w:lang w:eastAsia="en-US"/>
            </w:rPr>
          </w:rPrChange>
        </w:rPr>
        <w:pPrChange w:id="18739" w:author="Dr Mamadou SANOGO" w:date="2023-10-25T17:57:00Z">
          <w:pPr>
            <w:spacing w:line="240" w:lineRule="auto"/>
          </w:pPr>
        </w:pPrChange>
      </w:pPr>
    </w:p>
    <w:tbl>
      <w:tblPr>
        <w:tblStyle w:val="Grilledutableau2"/>
        <w:tblW w:w="5011" w:type="pct"/>
        <w:tblInd w:w="360" w:type="dxa"/>
        <w:tblLook w:val="04A0" w:firstRow="1" w:lastRow="0" w:firstColumn="1" w:lastColumn="0" w:noHBand="0" w:noVBand="1"/>
      </w:tblPr>
      <w:tblGrid>
        <w:gridCol w:w="908"/>
        <w:gridCol w:w="6505"/>
        <w:gridCol w:w="1345"/>
        <w:gridCol w:w="1319"/>
      </w:tblGrid>
      <w:tr w:rsidR="007A4AFC" w:rsidRPr="007A4AFC" w:rsidDel="00744A71" w14:paraId="38A65D93" w14:textId="77777777" w:rsidTr="002E5E0D">
        <w:trPr>
          <w:del w:id="18740" w:author="Dr Mamadou SANOGO" w:date="2023-10-25T17:57:00Z"/>
        </w:trPr>
        <w:tc>
          <w:tcPr>
            <w:tcW w:w="484" w:type="pct"/>
          </w:tcPr>
          <w:p w14:paraId="2292B3CE" w14:textId="2B8B8DB2" w:rsidR="005E531F" w:rsidRPr="007A4AFC" w:rsidDel="00744A71" w:rsidRDefault="005E531F">
            <w:pPr>
              <w:pStyle w:val="Titre"/>
              <w:tabs>
                <w:tab w:val="num" w:pos="-4820"/>
              </w:tabs>
              <w:spacing w:line="276" w:lineRule="auto"/>
              <w:jc w:val="both"/>
              <w:rPr>
                <w:del w:id="18741" w:author="Dr Mamadou SANOGO" w:date="2023-10-25T17:57:00Z"/>
                <w:rFonts w:asciiTheme="majorHAnsi" w:hAnsiTheme="majorHAnsi" w:cstheme="majorHAnsi"/>
                <w:b w:val="0"/>
                <w:color w:val="000000" w:themeColor="text1"/>
                <w:szCs w:val="24"/>
                <w:rPrChange w:id="18742" w:author="Dr Mamadou SANOGO" w:date="2023-10-25T18:15:00Z">
                  <w:rPr>
                    <w:del w:id="18743" w:author="Dr Mamadou SANOGO" w:date="2023-10-25T17:57:00Z"/>
                    <w:rFonts w:asciiTheme="majorHAnsi" w:hAnsiTheme="majorHAnsi" w:cstheme="majorHAnsi"/>
                    <w:b/>
                    <w:szCs w:val="24"/>
                  </w:rPr>
                </w:rPrChange>
              </w:rPr>
              <w:pPrChange w:id="18744" w:author="Dr Mamadou SANOGO" w:date="2023-10-25T17:57:00Z">
                <w:pPr>
                  <w:spacing w:line="240" w:lineRule="auto"/>
                </w:pPr>
              </w:pPrChange>
            </w:pPr>
            <w:del w:id="18745" w:author="Dr Mamadou SANOGO" w:date="2023-10-25T17:57:00Z">
              <w:r w:rsidRPr="007A4AFC" w:rsidDel="00744A71">
                <w:rPr>
                  <w:rFonts w:asciiTheme="majorHAnsi" w:hAnsiTheme="majorHAnsi" w:cstheme="majorHAnsi"/>
                  <w:b w:val="0"/>
                  <w:color w:val="000000" w:themeColor="text1"/>
                  <w:szCs w:val="24"/>
                  <w:rPrChange w:id="18746" w:author="Dr Mamadou SANOGO" w:date="2023-10-25T18:15:00Z">
                    <w:rPr>
                      <w:rFonts w:asciiTheme="majorHAnsi" w:hAnsiTheme="majorHAnsi" w:cstheme="majorHAnsi"/>
                      <w:b/>
                      <w:szCs w:val="24"/>
                    </w:rPr>
                  </w:rPrChange>
                </w:rPr>
                <w:delText>N°</w:delText>
              </w:r>
            </w:del>
          </w:p>
        </w:tc>
        <w:tc>
          <w:tcPr>
            <w:tcW w:w="3261" w:type="pct"/>
          </w:tcPr>
          <w:p w14:paraId="7108AFCA" w14:textId="3EC8C388" w:rsidR="005E531F" w:rsidRPr="007A4AFC" w:rsidDel="00744A71" w:rsidRDefault="005E531F">
            <w:pPr>
              <w:pStyle w:val="Titre"/>
              <w:tabs>
                <w:tab w:val="num" w:pos="-4820"/>
              </w:tabs>
              <w:spacing w:line="276" w:lineRule="auto"/>
              <w:jc w:val="both"/>
              <w:rPr>
                <w:del w:id="18747" w:author="Dr Mamadou SANOGO" w:date="2023-10-25T17:57:00Z"/>
                <w:rFonts w:asciiTheme="majorHAnsi" w:hAnsiTheme="majorHAnsi" w:cstheme="majorHAnsi"/>
                <w:b w:val="0"/>
                <w:color w:val="000000" w:themeColor="text1"/>
                <w:szCs w:val="24"/>
                <w:rPrChange w:id="18748" w:author="Dr Mamadou SANOGO" w:date="2023-10-25T18:15:00Z">
                  <w:rPr>
                    <w:del w:id="18749" w:author="Dr Mamadou SANOGO" w:date="2023-10-25T17:57:00Z"/>
                    <w:rFonts w:asciiTheme="majorHAnsi" w:hAnsiTheme="majorHAnsi" w:cstheme="majorHAnsi"/>
                    <w:b/>
                    <w:szCs w:val="24"/>
                  </w:rPr>
                </w:rPrChange>
              </w:rPr>
              <w:pPrChange w:id="18750" w:author="Dr Mamadou SANOGO" w:date="2023-10-25T17:57:00Z">
                <w:pPr>
                  <w:spacing w:line="240" w:lineRule="auto"/>
                </w:pPr>
              </w:pPrChange>
            </w:pPr>
            <w:del w:id="18751" w:author="Dr Mamadou SANOGO" w:date="2023-10-25T17:57:00Z">
              <w:r w:rsidRPr="007A4AFC" w:rsidDel="00744A71">
                <w:rPr>
                  <w:rFonts w:asciiTheme="majorHAnsi" w:hAnsiTheme="majorHAnsi" w:cstheme="majorHAnsi"/>
                  <w:b w:val="0"/>
                  <w:color w:val="000000" w:themeColor="text1"/>
                  <w:szCs w:val="24"/>
                  <w:rPrChange w:id="18752" w:author="Dr Mamadou SANOGO" w:date="2023-10-25T18:15:00Z">
                    <w:rPr>
                      <w:rFonts w:asciiTheme="majorHAnsi" w:hAnsiTheme="majorHAnsi" w:cstheme="majorHAnsi"/>
                      <w:b/>
                      <w:szCs w:val="24"/>
                    </w:rPr>
                  </w:rPrChange>
                </w:rPr>
                <w:delText>Équipements</w:delText>
              </w:r>
            </w:del>
          </w:p>
        </w:tc>
        <w:tc>
          <w:tcPr>
            <w:tcW w:w="568" w:type="pct"/>
            <w:vAlign w:val="center"/>
          </w:tcPr>
          <w:p w14:paraId="754CBCEF" w14:textId="6318C85D" w:rsidR="005E531F" w:rsidRPr="007A4AFC" w:rsidDel="00744A71" w:rsidRDefault="005E531F">
            <w:pPr>
              <w:pStyle w:val="Titre"/>
              <w:tabs>
                <w:tab w:val="num" w:pos="-4820"/>
              </w:tabs>
              <w:spacing w:line="276" w:lineRule="auto"/>
              <w:jc w:val="both"/>
              <w:rPr>
                <w:del w:id="18753" w:author="Dr Mamadou SANOGO" w:date="2023-10-25T17:57:00Z"/>
                <w:rFonts w:asciiTheme="majorHAnsi" w:hAnsiTheme="majorHAnsi" w:cstheme="majorHAnsi"/>
                <w:b w:val="0"/>
                <w:color w:val="000000" w:themeColor="text1"/>
                <w:szCs w:val="24"/>
                <w:rPrChange w:id="18754" w:author="Dr Mamadou SANOGO" w:date="2023-10-25T18:15:00Z">
                  <w:rPr>
                    <w:del w:id="18755" w:author="Dr Mamadou SANOGO" w:date="2023-10-25T17:57:00Z"/>
                    <w:rFonts w:asciiTheme="majorHAnsi" w:hAnsiTheme="majorHAnsi" w:cstheme="majorHAnsi"/>
                    <w:b/>
                    <w:szCs w:val="24"/>
                  </w:rPr>
                </w:rPrChange>
              </w:rPr>
              <w:pPrChange w:id="18756" w:author="Dr Mamadou SANOGO" w:date="2023-10-25T17:57:00Z">
                <w:pPr>
                  <w:spacing w:line="240" w:lineRule="auto"/>
                  <w:jc w:val="center"/>
                </w:pPr>
              </w:pPrChange>
            </w:pPr>
            <w:del w:id="18757" w:author="Dr Mamadou SANOGO" w:date="2023-10-25T17:57:00Z">
              <w:r w:rsidRPr="007A4AFC" w:rsidDel="00744A71">
                <w:rPr>
                  <w:rFonts w:asciiTheme="majorHAnsi" w:hAnsiTheme="majorHAnsi" w:cstheme="majorHAnsi"/>
                  <w:b w:val="0"/>
                  <w:color w:val="000000" w:themeColor="text1"/>
                  <w:szCs w:val="24"/>
                  <w:rPrChange w:id="18758" w:author="Dr Mamadou SANOGO" w:date="2023-10-25T18:15:00Z">
                    <w:rPr>
                      <w:rFonts w:asciiTheme="majorHAnsi" w:hAnsiTheme="majorHAnsi" w:cstheme="majorHAnsi"/>
                      <w:b/>
                      <w:szCs w:val="24"/>
                    </w:rPr>
                  </w:rPrChange>
                </w:rPr>
                <w:delText>Quantité</w:delText>
              </w:r>
            </w:del>
          </w:p>
        </w:tc>
        <w:tc>
          <w:tcPr>
            <w:tcW w:w="687" w:type="pct"/>
          </w:tcPr>
          <w:p w14:paraId="3AEFB5B8" w14:textId="404E733C" w:rsidR="005E531F" w:rsidRPr="007A4AFC" w:rsidDel="00744A71" w:rsidRDefault="005E531F">
            <w:pPr>
              <w:pStyle w:val="Titre"/>
              <w:tabs>
                <w:tab w:val="num" w:pos="-4820"/>
              </w:tabs>
              <w:spacing w:line="276" w:lineRule="auto"/>
              <w:jc w:val="both"/>
              <w:rPr>
                <w:del w:id="18759" w:author="Dr Mamadou SANOGO" w:date="2023-10-25T17:57:00Z"/>
                <w:rFonts w:asciiTheme="majorHAnsi" w:hAnsiTheme="majorHAnsi" w:cstheme="majorHAnsi"/>
                <w:b w:val="0"/>
                <w:color w:val="000000" w:themeColor="text1"/>
                <w:szCs w:val="24"/>
                <w:rPrChange w:id="18760" w:author="Dr Mamadou SANOGO" w:date="2023-10-25T18:15:00Z">
                  <w:rPr>
                    <w:del w:id="18761" w:author="Dr Mamadou SANOGO" w:date="2023-10-25T17:57:00Z"/>
                    <w:rFonts w:asciiTheme="majorHAnsi" w:hAnsiTheme="majorHAnsi" w:cstheme="majorHAnsi"/>
                    <w:b/>
                    <w:szCs w:val="24"/>
                  </w:rPr>
                </w:rPrChange>
              </w:rPr>
              <w:pPrChange w:id="18762" w:author="Dr Mamadou SANOGO" w:date="2023-10-25T17:57:00Z">
                <w:pPr>
                  <w:spacing w:line="240" w:lineRule="auto"/>
                  <w:jc w:val="center"/>
                </w:pPr>
              </w:pPrChange>
            </w:pPr>
            <w:del w:id="18763" w:author="Dr Mamadou SANOGO" w:date="2023-10-25T17:57:00Z">
              <w:r w:rsidRPr="007A4AFC" w:rsidDel="00744A71">
                <w:rPr>
                  <w:rFonts w:asciiTheme="majorHAnsi" w:hAnsiTheme="majorHAnsi" w:cstheme="majorHAnsi"/>
                  <w:b w:val="0"/>
                  <w:color w:val="000000" w:themeColor="text1"/>
                  <w:szCs w:val="24"/>
                  <w:rPrChange w:id="18764" w:author="Dr Mamadou SANOGO" w:date="2023-10-25T18:15:00Z">
                    <w:rPr>
                      <w:rFonts w:asciiTheme="majorHAnsi" w:hAnsiTheme="majorHAnsi" w:cstheme="majorHAnsi"/>
                      <w:b/>
                      <w:szCs w:val="24"/>
                    </w:rPr>
                  </w:rPrChange>
                </w:rPr>
                <w:delText>Etat</w:delText>
              </w:r>
            </w:del>
          </w:p>
        </w:tc>
      </w:tr>
      <w:tr w:rsidR="007A4AFC" w:rsidRPr="007A4AFC" w:rsidDel="00744A71" w14:paraId="6160AB24" w14:textId="77777777" w:rsidTr="002E5E0D">
        <w:trPr>
          <w:del w:id="18765" w:author="Dr Mamadou SANOGO" w:date="2023-10-25T17:57:00Z"/>
        </w:trPr>
        <w:tc>
          <w:tcPr>
            <w:tcW w:w="484" w:type="pct"/>
          </w:tcPr>
          <w:p w14:paraId="3D8276CF" w14:textId="679CEC71" w:rsidR="005E531F" w:rsidRPr="007A4AFC" w:rsidDel="00744A71" w:rsidRDefault="005E531F">
            <w:pPr>
              <w:pStyle w:val="Titre"/>
              <w:tabs>
                <w:tab w:val="num" w:pos="-4820"/>
              </w:tabs>
              <w:spacing w:line="276" w:lineRule="auto"/>
              <w:jc w:val="both"/>
              <w:rPr>
                <w:del w:id="18766" w:author="Dr Mamadou SANOGO" w:date="2023-10-25T17:57:00Z"/>
                <w:rFonts w:asciiTheme="majorHAnsi" w:hAnsiTheme="majorHAnsi" w:cstheme="majorHAnsi"/>
                <w:b w:val="0"/>
                <w:color w:val="000000" w:themeColor="text1"/>
                <w:szCs w:val="24"/>
                <w:rPrChange w:id="18767" w:author="Dr Mamadou SANOGO" w:date="2023-10-25T18:15:00Z">
                  <w:rPr>
                    <w:del w:id="18768" w:author="Dr Mamadou SANOGO" w:date="2023-10-25T17:57:00Z"/>
                    <w:rFonts w:asciiTheme="majorHAnsi" w:hAnsiTheme="majorHAnsi" w:cstheme="majorHAnsi"/>
                    <w:b/>
                    <w:szCs w:val="24"/>
                  </w:rPr>
                </w:rPrChange>
              </w:rPr>
              <w:pPrChange w:id="18769" w:author="Dr Mamadou SANOGO" w:date="2023-10-25T17:57:00Z">
                <w:pPr>
                  <w:numPr>
                    <w:numId w:val="7"/>
                  </w:numPr>
                  <w:spacing w:line="240" w:lineRule="auto"/>
                  <w:ind w:left="720" w:hanging="360"/>
                  <w:contextualSpacing/>
                </w:pPr>
              </w:pPrChange>
            </w:pPr>
          </w:p>
        </w:tc>
        <w:tc>
          <w:tcPr>
            <w:tcW w:w="3261" w:type="pct"/>
          </w:tcPr>
          <w:p w14:paraId="5114BF5C" w14:textId="2D12E31C" w:rsidR="005E531F" w:rsidRPr="007A4AFC" w:rsidDel="00744A71" w:rsidRDefault="002E5E0D">
            <w:pPr>
              <w:pStyle w:val="Titre"/>
              <w:tabs>
                <w:tab w:val="num" w:pos="-4820"/>
              </w:tabs>
              <w:spacing w:line="276" w:lineRule="auto"/>
              <w:jc w:val="both"/>
              <w:rPr>
                <w:del w:id="18770" w:author="Dr Mamadou SANOGO" w:date="2023-10-25T17:57:00Z"/>
                <w:rFonts w:asciiTheme="majorHAnsi" w:hAnsiTheme="majorHAnsi" w:cstheme="majorHAnsi"/>
                <w:color w:val="000000" w:themeColor="text1"/>
                <w:szCs w:val="24"/>
                <w:rPrChange w:id="18771" w:author="Dr Mamadou SANOGO" w:date="2023-10-25T18:15:00Z">
                  <w:rPr>
                    <w:del w:id="18772" w:author="Dr Mamadou SANOGO" w:date="2023-10-25T17:57:00Z"/>
                    <w:rFonts w:asciiTheme="majorHAnsi" w:hAnsiTheme="majorHAnsi" w:cstheme="majorHAnsi"/>
                    <w:szCs w:val="24"/>
                  </w:rPr>
                </w:rPrChange>
              </w:rPr>
              <w:pPrChange w:id="18773" w:author="Dr Mamadou SANOGO" w:date="2023-10-25T17:57:00Z">
                <w:pPr>
                  <w:spacing w:line="240" w:lineRule="auto"/>
                </w:pPr>
              </w:pPrChange>
            </w:pPr>
            <w:del w:id="18774" w:author="Dr Mamadou SANOGO" w:date="2023-10-25T17:57:00Z">
              <w:r w:rsidRPr="007A4AFC" w:rsidDel="00744A71">
                <w:rPr>
                  <w:rFonts w:asciiTheme="majorHAnsi" w:hAnsiTheme="majorHAnsi" w:cstheme="majorHAnsi"/>
                  <w:color w:val="000000" w:themeColor="text1"/>
                  <w:szCs w:val="24"/>
                  <w:rPrChange w:id="18775" w:author="Dr Mamadou SANOGO" w:date="2023-10-25T18:15:00Z">
                    <w:rPr>
                      <w:rFonts w:asciiTheme="majorHAnsi" w:hAnsiTheme="majorHAnsi" w:cstheme="majorHAnsi"/>
                      <w:szCs w:val="24"/>
                    </w:rPr>
                  </w:rPrChange>
                </w:rPr>
                <w:delText xml:space="preserve">Ordinateurs </w:delText>
              </w:r>
            </w:del>
          </w:p>
        </w:tc>
        <w:tc>
          <w:tcPr>
            <w:tcW w:w="568" w:type="pct"/>
            <w:vAlign w:val="center"/>
          </w:tcPr>
          <w:p w14:paraId="23FE164C" w14:textId="2652EB3A" w:rsidR="005E531F" w:rsidRPr="007A4AFC" w:rsidDel="00744A71" w:rsidRDefault="002E5E0D">
            <w:pPr>
              <w:pStyle w:val="Titre"/>
              <w:tabs>
                <w:tab w:val="num" w:pos="-4820"/>
              </w:tabs>
              <w:spacing w:line="276" w:lineRule="auto"/>
              <w:jc w:val="both"/>
              <w:rPr>
                <w:del w:id="18776" w:author="Dr Mamadou SANOGO" w:date="2023-10-25T17:57:00Z"/>
                <w:rFonts w:asciiTheme="majorHAnsi" w:hAnsiTheme="majorHAnsi" w:cstheme="majorHAnsi"/>
                <w:color w:val="000000" w:themeColor="text1"/>
                <w:szCs w:val="24"/>
                <w:rPrChange w:id="18777" w:author="Dr Mamadou SANOGO" w:date="2023-10-25T18:15:00Z">
                  <w:rPr>
                    <w:del w:id="18778" w:author="Dr Mamadou SANOGO" w:date="2023-10-25T17:57:00Z"/>
                    <w:rFonts w:asciiTheme="majorHAnsi" w:hAnsiTheme="majorHAnsi" w:cstheme="majorHAnsi"/>
                    <w:szCs w:val="24"/>
                  </w:rPr>
                </w:rPrChange>
              </w:rPr>
              <w:pPrChange w:id="18779" w:author="Dr Mamadou SANOGO" w:date="2023-10-25T17:57:00Z">
                <w:pPr>
                  <w:spacing w:line="240" w:lineRule="auto"/>
                  <w:jc w:val="center"/>
                </w:pPr>
              </w:pPrChange>
            </w:pPr>
            <w:del w:id="18780" w:author="Dr Mamadou SANOGO" w:date="2023-10-25T17:57:00Z">
              <w:r w:rsidRPr="007A4AFC" w:rsidDel="00744A71">
                <w:rPr>
                  <w:rFonts w:asciiTheme="majorHAnsi" w:hAnsiTheme="majorHAnsi" w:cstheme="majorHAnsi"/>
                  <w:color w:val="000000" w:themeColor="text1"/>
                  <w:szCs w:val="24"/>
                  <w:rPrChange w:id="18781" w:author="Dr Mamadou SANOGO" w:date="2023-10-25T18:15:00Z">
                    <w:rPr>
                      <w:rFonts w:asciiTheme="majorHAnsi" w:hAnsiTheme="majorHAnsi" w:cstheme="majorHAnsi"/>
                      <w:szCs w:val="24"/>
                    </w:rPr>
                  </w:rPrChange>
                </w:rPr>
                <w:delText>15</w:delText>
              </w:r>
            </w:del>
          </w:p>
        </w:tc>
        <w:tc>
          <w:tcPr>
            <w:tcW w:w="687" w:type="pct"/>
          </w:tcPr>
          <w:p w14:paraId="41BA4F7F" w14:textId="44B7283E" w:rsidR="005E531F" w:rsidRPr="007A4AFC" w:rsidDel="00744A71" w:rsidRDefault="002E5E0D">
            <w:pPr>
              <w:pStyle w:val="Titre"/>
              <w:tabs>
                <w:tab w:val="num" w:pos="-4820"/>
              </w:tabs>
              <w:spacing w:line="276" w:lineRule="auto"/>
              <w:jc w:val="both"/>
              <w:rPr>
                <w:del w:id="18782" w:author="Dr Mamadou SANOGO" w:date="2023-10-25T17:57:00Z"/>
                <w:rFonts w:asciiTheme="majorHAnsi" w:hAnsiTheme="majorHAnsi" w:cstheme="majorHAnsi"/>
                <w:color w:val="000000" w:themeColor="text1"/>
                <w:szCs w:val="24"/>
                <w:rPrChange w:id="18783" w:author="Dr Mamadou SANOGO" w:date="2023-10-25T18:15:00Z">
                  <w:rPr>
                    <w:del w:id="18784" w:author="Dr Mamadou SANOGO" w:date="2023-10-25T17:57:00Z"/>
                    <w:rFonts w:asciiTheme="majorHAnsi" w:hAnsiTheme="majorHAnsi" w:cstheme="majorHAnsi"/>
                    <w:szCs w:val="24"/>
                  </w:rPr>
                </w:rPrChange>
              </w:rPr>
              <w:pPrChange w:id="18785" w:author="Dr Mamadou SANOGO" w:date="2023-10-25T17:57:00Z">
                <w:pPr>
                  <w:spacing w:line="240" w:lineRule="auto"/>
                  <w:jc w:val="center"/>
                </w:pPr>
              </w:pPrChange>
            </w:pPr>
            <w:del w:id="18786" w:author="Dr Mamadou SANOGO" w:date="2023-10-25T17:57:00Z">
              <w:r w:rsidRPr="007A4AFC" w:rsidDel="00744A71">
                <w:rPr>
                  <w:rFonts w:asciiTheme="majorHAnsi" w:hAnsiTheme="majorHAnsi" w:cstheme="majorHAnsi"/>
                  <w:color w:val="000000" w:themeColor="text1"/>
                  <w:szCs w:val="24"/>
                  <w:rPrChange w:id="18787" w:author="Dr Mamadou SANOGO" w:date="2023-10-25T18:15:00Z">
                    <w:rPr>
                      <w:rFonts w:asciiTheme="majorHAnsi" w:hAnsiTheme="majorHAnsi" w:cstheme="majorHAnsi"/>
                      <w:szCs w:val="24"/>
                    </w:rPr>
                  </w:rPrChange>
                </w:rPr>
                <w:delText>Bon</w:delText>
              </w:r>
            </w:del>
          </w:p>
        </w:tc>
      </w:tr>
      <w:tr w:rsidR="007A4AFC" w:rsidRPr="007A4AFC" w:rsidDel="00744A71" w14:paraId="54925CA4" w14:textId="77777777" w:rsidTr="002E5E0D">
        <w:trPr>
          <w:del w:id="18788" w:author="Dr Mamadou SANOGO" w:date="2023-10-25T17:57:00Z"/>
        </w:trPr>
        <w:tc>
          <w:tcPr>
            <w:tcW w:w="484" w:type="pct"/>
          </w:tcPr>
          <w:p w14:paraId="4CC07315" w14:textId="41AE881E" w:rsidR="002E5E0D" w:rsidRPr="007A4AFC" w:rsidDel="00744A71" w:rsidRDefault="002E5E0D">
            <w:pPr>
              <w:pStyle w:val="Titre"/>
              <w:tabs>
                <w:tab w:val="num" w:pos="-4820"/>
              </w:tabs>
              <w:spacing w:line="276" w:lineRule="auto"/>
              <w:jc w:val="both"/>
              <w:rPr>
                <w:del w:id="18789" w:author="Dr Mamadou SANOGO" w:date="2023-10-25T17:57:00Z"/>
                <w:rFonts w:asciiTheme="majorHAnsi" w:hAnsiTheme="majorHAnsi" w:cstheme="majorHAnsi"/>
                <w:b w:val="0"/>
                <w:color w:val="000000" w:themeColor="text1"/>
                <w:szCs w:val="24"/>
                <w:rPrChange w:id="18790" w:author="Dr Mamadou SANOGO" w:date="2023-10-25T18:15:00Z">
                  <w:rPr>
                    <w:del w:id="18791" w:author="Dr Mamadou SANOGO" w:date="2023-10-25T17:57:00Z"/>
                    <w:rFonts w:asciiTheme="majorHAnsi" w:hAnsiTheme="majorHAnsi" w:cstheme="majorHAnsi"/>
                    <w:b/>
                    <w:szCs w:val="24"/>
                  </w:rPr>
                </w:rPrChange>
              </w:rPr>
              <w:pPrChange w:id="18792" w:author="Dr Mamadou SANOGO" w:date="2023-10-25T17:57:00Z">
                <w:pPr>
                  <w:numPr>
                    <w:numId w:val="7"/>
                  </w:numPr>
                  <w:spacing w:line="240" w:lineRule="auto"/>
                  <w:ind w:left="720" w:hanging="360"/>
                  <w:contextualSpacing/>
                </w:pPr>
              </w:pPrChange>
            </w:pPr>
          </w:p>
        </w:tc>
        <w:tc>
          <w:tcPr>
            <w:tcW w:w="3261" w:type="pct"/>
          </w:tcPr>
          <w:p w14:paraId="0E0BBE4E" w14:textId="697AF2DF" w:rsidR="002E5E0D" w:rsidRPr="007A4AFC" w:rsidDel="00744A71" w:rsidRDefault="002E5E0D">
            <w:pPr>
              <w:pStyle w:val="Titre"/>
              <w:tabs>
                <w:tab w:val="num" w:pos="-4820"/>
              </w:tabs>
              <w:spacing w:line="276" w:lineRule="auto"/>
              <w:jc w:val="both"/>
              <w:rPr>
                <w:del w:id="18793" w:author="Dr Mamadou SANOGO" w:date="2023-10-25T17:57:00Z"/>
                <w:rFonts w:asciiTheme="majorHAnsi" w:hAnsiTheme="majorHAnsi" w:cstheme="majorHAnsi"/>
                <w:color w:val="000000" w:themeColor="text1"/>
                <w:szCs w:val="24"/>
                <w:rPrChange w:id="18794" w:author="Dr Mamadou SANOGO" w:date="2023-10-25T18:15:00Z">
                  <w:rPr>
                    <w:del w:id="18795" w:author="Dr Mamadou SANOGO" w:date="2023-10-25T17:57:00Z"/>
                    <w:rFonts w:asciiTheme="majorHAnsi" w:hAnsiTheme="majorHAnsi" w:cstheme="majorHAnsi"/>
                    <w:szCs w:val="24"/>
                  </w:rPr>
                </w:rPrChange>
              </w:rPr>
              <w:pPrChange w:id="18796" w:author="Dr Mamadou SANOGO" w:date="2023-10-25T17:57:00Z">
                <w:pPr>
                  <w:spacing w:line="240" w:lineRule="auto"/>
                </w:pPr>
              </w:pPrChange>
            </w:pPr>
            <w:del w:id="18797" w:author="Dr Mamadou SANOGO" w:date="2023-10-25T17:57:00Z">
              <w:r w:rsidRPr="007A4AFC" w:rsidDel="00744A71">
                <w:rPr>
                  <w:rFonts w:asciiTheme="majorHAnsi" w:hAnsiTheme="majorHAnsi" w:cstheme="majorHAnsi"/>
                  <w:color w:val="000000" w:themeColor="text1"/>
                  <w:szCs w:val="24"/>
                  <w:rPrChange w:id="18798" w:author="Dr Mamadou SANOGO" w:date="2023-10-25T18:15:00Z">
                    <w:rPr>
                      <w:rFonts w:asciiTheme="majorHAnsi" w:hAnsiTheme="majorHAnsi" w:cstheme="majorHAnsi"/>
                      <w:szCs w:val="24"/>
                    </w:rPr>
                  </w:rPrChange>
                </w:rPr>
                <w:delText>Vidéoprojecteurs</w:delText>
              </w:r>
            </w:del>
          </w:p>
        </w:tc>
        <w:tc>
          <w:tcPr>
            <w:tcW w:w="568" w:type="pct"/>
            <w:vAlign w:val="center"/>
          </w:tcPr>
          <w:p w14:paraId="7390695C" w14:textId="0011F2AB" w:rsidR="002E5E0D" w:rsidRPr="007A4AFC" w:rsidDel="00744A71" w:rsidRDefault="002E5E0D">
            <w:pPr>
              <w:pStyle w:val="Titre"/>
              <w:tabs>
                <w:tab w:val="num" w:pos="-4820"/>
              </w:tabs>
              <w:spacing w:line="276" w:lineRule="auto"/>
              <w:jc w:val="both"/>
              <w:rPr>
                <w:del w:id="18799" w:author="Dr Mamadou SANOGO" w:date="2023-10-25T17:57:00Z"/>
                <w:rFonts w:asciiTheme="majorHAnsi" w:hAnsiTheme="majorHAnsi" w:cstheme="majorHAnsi"/>
                <w:color w:val="000000" w:themeColor="text1"/>
                <w:szCs w:val="24"/>
                <w:rPrChange w:id="18800" w:author="Dr Mamadou SANOGO" w:date="2023-10-25T18:15:00Z">
                  <w:rPr>
                    <w:del w:id="18801" w:author="Dr Mamadou SANOGO" w:date="2023-10-25T17:57:00Z"/>
                    <w:rFonts w:asciiTheme="majorHAnsi" w:hAnsiTheme="majorHAnsi" w:cstheme="majorHAnsi"/>
                    <w:szCs w:val="24"/>
                  </w:rPr>
                </w:rPrChange>
              </w:rPr>
              <w:pPrChange w:id="18802" w:author="Dr Mamadou SANOGO" w:date="2023-10-25T17:57:00Z">
                <w:pPr>
                  <w:spacing w:line="240" w:lineRule="auto"/>
                  <w:jc w:val="center"/>
                </w:pPr>
              </w:pPrChange>
            </w:pPr>
            <w:del w:id="18803" w:author="Dr Mamadou SANOGO" w:date="2023-10-25T17:57:00Z">
              <w:r w:rsidRPr="007A4AFC" w:rsidDel="00744A71">
                <w:rPr>
                  <w:rFonts w:asciiTheme="majorHAnsi" w:hAnsiTheme="majorHAnsi" w:cstheme="majorHAnsi"/>
                  <w:color w:val="000000" w:themeColor="text1"/>
                  <w:szCs w:val="24"/>
                  <w:rPrChange w:id="18804" w:author="Dr Mamadou SANOGO" w:date="2023-10-25T18:15:00Z">
                    <w:rPr>
                      <w:rFonts w:asciiTheme="majorHAnsi" w:hAnsiTheme="majorHAnsi" w:cstheme="majorHAnsi"/>
                      <w:szCs w:val="24"/>
                    </w:rPr>
                  </w:rPrChange>
                </w:rPr>
                <w:delText>5</w:delText>
              </w:r>
            </w:del>
          </w:p>
        </w:tc>
        <w:tc>
          <w:tcPr>
            <w:tcW w:w="687" w:type="pct"/>
          </w:tcPr>
          <w:p w14:paraId="4BB39661" w14:textId="0584785A" w:rsidR="002E5E0D" w:rsidRPr="007A4AFC" w:rsidDel="00744A71" w:rsidRDefault="002E5E0D">
            <w:pPr>
              <w:pStyle w:val="Titre"/>
              <w:tabs>
                <w:tab w:val="num" w:pos="-4820"/>
              </w:tabs>
              <w:spacing w:line="276" w:lineRule="auto"/>
              <w:jc w:val="both"/>
              <w:rPr>
                <w:del w:id="18805" w:author="Dr Mamadou SANOGO" w:date="2023-10-25T17:57:00Z"/>
                <w:rFonts w:asciiTheme="majorHAnsi" w:hAnsiTheme="majorHAnsi" w:cstheme="majorHAnsi"/>
                <w:color w:val="000000" w:themeColor="text1"/>
                <w:szCs w:val="24"/>
                <w:rPrChange w:id="18806" w:author="Dr Mamadou SANOGO" w:date="2023-10-25T18:15:00Z">
                  <w:rPr>
                    <w:del w:id="18807" w:author="Dr Mamadou SANOGO" w:date="2023-10-25T17:57:00Z"/>
                    <w:rFonts w:asciiTheme="majorHAnsi" w:hAnsiTheme="majorHAnsi" w:cstheme="majorHAnsi"/>
                    <w:szCs w:val="24"/>
                  </w:rPr>
                </w:rPrChange>
              </w:rPr>
              <w:pPrChange w:id="18808" w:author="Dr Mamadou SANOGO" w:date="2023-10-25T17:57:00Z">
                <w:pPr>
                  <w:spacing w:line="240" w:lineRule="auto"/>
                  <w:jc w:val="center"/>
                </w:pPr>
              </w:pPrChange>
            </w:pPr>
            <w:del w:id="18809" w:author="Dr Mamadou SANOGO" w:date="2023-10-25T17:57:00Z">
              <w:r w:rsidRPr="007A4AFC" w:rsidDel="00744A71">
                <w:rPr>
                  <w:rFonts w:asciiTheme="majorHAnsi" w:hAnsiTheme="majorHAnsi" w:cstheme="majorHAnsi"/>
                  <w:color w:val="000000" w:themeColor="text1"/>
                  <w:szCs w:val="24"/>
                  <w:rPrChange w:id="18810" w:author="Dr Mamadou SANOGO" w:date="2023-10-25T18:15:00Z">
                    <w:rPr>
                      <w:rFonts w:asciiTheme="majorHAnsi" w:hAnsiTheme="majorHAnsi" w:cstheme="majorHAnsi"/>
                      <w:szCs w:val="24"/>
                    </w:rPr>
                  </w:rPrChange>
                </w:rPr>
                <w:delText xml:space="preserve">Bon </w:delText>
              </w:r>
            </w:del>
          </w:p>
        </w:tc>
      </w:tr>
      <w:tr w:rsidR="007A4AFC" w:rsidRPr="007A4AFC" w:rsidDel="00744A71" w14:paraId="0DF8F43F" w14:textId="77777777" w:rsidTr="002E5E0D">
        <w:trPr>
          <w:del w:id="18811" w:author="Dr Mamadou SANOGO" w:date="2023-10-25T17:57:00Z"/>
        </w:trPr>
        <w:tc>
          <w:tcPr>
            <w:tcW w:w="484" w:type="pct"/>
          </w:tcPr>
          <w:p w14:paraId="1CDFB5D8" w14:textId="0111A8FF" w:rsidR="002E5E0D" w:rsidRPr="007A4AFC" w:rsidDel="00744A71" w:rsidRDefault="002E5E0D">
            <w:pPr>
              <w:pStyle w:val="Titre"/>
              <w:tabs>
                <w:tab w:val="num" w:pos="-4820"/>
              </w:tabs>
              <w:spacing w:line="276" w:lineRule="auto"/>
              <w:jc w:val="both"/>
              <w:rPr>
                <w:del w:id="18812" w:author="Dr Mamadou SANOGO" w:date="2023-10-25T17:57:00Z"/>
                <w:rFonts w:asciiTheme="majorHAnsi" w:hAnsiTheme="majorHAnsi" w:cstheme="majorHAnsi"/>
                <w:b w:val="0"/>
                <w:color w:val="000000" w:themeColor="text1"/>
                <w:szCs w:val="24"/>
                <w:rPrChange w:id="18813" w:author="Dr Mamadou SANOGO" w:date="2023-10-25T18:15:00Z">
                  <w:rPr>
                    <w:del w:id="18814" w:author="Dr Mamadou SANOGO" w:date="2023-10-25T17:57:00Z"/>
                    <w:rFonts w:asciiTheme="majorHAnsi" w:hAnsiTheme="majorHAnsi" w:cstheme="majorHAnsi"/>
                    <w:b/>
                    <w:szCs w:val="24"/>
                  </w:rPr>
                </w:rPrChange>
              </w:rPr>
              <w:pPrChange w:id="18815" w:author="Dr Mamadou SANOGO" w:date="2023-10-25T17:57:00Z">
                <w:pPr>
                  <w:numPr>
                    <w:numId w:val="7"/>
                  </w:numPr>
                  <w:spacing w:line="240" w:lineRule="auto"/>
                  <w:ind w:left="720" w:hanging="360"/>
                  <w:contextualSpacing/>
                </w:pPr>
              </w:pPrChange>
            </w:pPr>
          </w:p>
        </w:tc>
        <w:tc>
          <w:tcPr>
            <w:tcW w:w="3261" w:type="pct"/>
          </w:tcPr>
          <w:p w14:paraId="4D4FEB72" w14:textId="41FD820C" w:rsidR="002E5E0D" w:rsidRPr="007A4AFC" w:rsidDel="00744A71" w:rsidRDefault="002E5E0D">
            <w:pPr>
              <w:pStyle w:val="Titre"/>
              <w:tabs>
                <w:tab w:val="num" w:pos="-4820"/>
              </w:tabs>
              <w:spacing w:line="276" w:lineRule="auto"/>
              <w:jc w:val="both"/>
              <w:rPr>
                <w:del w:id="18816" w:author="Dr Mamadou SANOGO" w:date="2023-10-25T17:57:00Z"/>
                <w:rFonts w:asciiTheme="majorHAnsi" w:hAnsiTheme="majorHAnsi" w:cstheme="majorHAnsi"/>
                <w:color w:val="000000" w:themeColor="text1"/>
                <w:szCs w:val="24"/>
                <w:rPrChange w:id="18817" w:author="Dr Mamadou SANOGO" w:date="2023-10-25T18:15:00Z">
                  <w:rPr>
                    <w:del w:id="18818" w:author="Dr Mamadou SANOGO" w:date="2023-10-25T17:57:00Z"/>
                    <w:rFonts w:asciiTheme="majorHAnsi" w:hAnsiTheme="majorHAnsi" w:cstheme="majorHAnsi"/>
                    <w:szCs w:val="24"/>
                  </w:rPr>
                </w:rPrChange>
              </w:rPr>
              <w:pPrChange w:id="18819" w:author="Dr Mamadou SANOGO" w:date="2023-10-25T17:57:00Z">
                <w:pPr>
                  <w:spacing w:line="240" w:lineRule="auto"/>
                </w:pPr>
              </w:pPrChange>
            </w:pPr>
            <w:del w:id="18820" w:author="Dr Mamadou SANOGO" w:date="2023-10-25T17:57:00Z">
              <w:r w:rsidRPr="007A4AFC" w:rsidDel="00744A71">
                <w:rPr>
                  <w:rFonts w:asciiTheme="majorHAnsi" w:hAnsiTheme="majorHAnsi" w:cstheme="majorHAnsi"/>
                  <w:color w:val="000000" w:themeColor="text1"/>
                  <w:szCs w:val="24"/>
                  <w:rPrChange w:id="18821" w:author="Dr Mamadou SANOGO" w:date="2023-10-25T18:15:00Z">
                    <w:rPr>
                      <w:rFonts w:asciiTheme="majorHAnsi" w:hAnsiTheme="majorHAnsi" w:cstheme="majorHAnsi"/>
                      <w:szCs w:val="24"/>
                    </w:rPr>
                  </w:rPrChange>
                </w:rPr>
                <w:delText>Camera</w:delText>
              </w:r>
            </w:del>
          </w:p>
        </w:tc>
        <w:tc>
          <w:tcPr>
            <w:tcW w:w="568" w:type="pct"/>
            <w:vAlign w:val="center"/>
          </w:tcPr>
          <w:p w14:paraId="0E08554D" w14:textId="11CF5496" w:rsidR="002E5E0D" w:rsidRPr="007A4AFC" w:rsidDel="00744A71" w:rsidRDefault="002E5E0D">
            <w:pPr>
              <w:pStyle w:val="Titre"/>
              <w:tabs>
                <w:tab w:val="num" w:pos="-4820"/>
              </w:tabs>
              <w:spacing w:line="276" w:lineRule="auto"/>
              <w:jc w:val="both"/>
              <w:rPr>
                <w:del w:id="18822" w:author="Dr Mamadou SANOGO" w:date="2023-10-25T17:57:00Z"/>
                <w:rFonts w:asciiTheme="majorHAnsi" w:hAnsiTheme="majorHAnsi" w:cstheme="majorHAnsi"/>
                <w:color w:val="000000" w:themeColor="text1"/>
                <w:szCs w:val="24"/>
                <w:rPrChange w:id="18823" w:author="Dr Mamadou SANOGO" w:date="2023-10-25T18:15:00Z">
                  <w:rPr>
                    <w:del w:id="18824" w:author="Dr Mamadou SANOGO" w:date="2023-10-25T17:57:00Z"/>
                    <w:rFonts w:asciiTheme="majorHAnsi" w:hAnsiTheme="majorHAnsi" w:cstheme="majorHAnsi"/>
                    <w:szCs w:val="24"/>
                  </w:rPr>
                </w:rPrChange>
              </w:rPr>
              <w:pPrChange w:id="18825" w:author="Dr Mamadou SANOGO" w:date="2023-10-25T17:57:00Z">
                <w:pPr>
                  <w:spacing w:line="240" w:lineRule="auto"/>
                  <w:jc w:val="center"/>
                </w:pPr>
              </w:pPrChange>
            </w:pPr>
            <w:del w:id="18826" w:author="Dr Mamadou SANOGO" w:date="2023-10-25T17:57:00Z">
              <w:r w:rsidRPr="007A4AFC" w:rsidDel="00744A71">
                <w:rPr>
                  <w:rFonts w:asciiTheme="majorHAnsi" w:hAnsiTheme="majorHAnsi" w:cstheme="majorHAnsi"/>
                  <w:color w:val="000000" w:themeColor="text1"/>
                  <w:szCs w:val="24"/>
                  <w:rPrChange w:id="18827" w:author="Dr Mamadou SANOGO" w:date="2023-10-25T18:15:00Z">
                    <w:rPr>
                      <w:rFonts w:asciiTheme="majorHAnsi" w:hAnsiTheme="majorHAnsi" w:cstheme="majorHAnsi"/>
                      <w:szCs w:val="24"/>
                    </w:rPr>
                  </w:rPrChange>
                </w:rPr>
                <w:delText>1</w:delText>
              </w:r>
            </w:del>
          </w:p>
        </w:tc>
        <w:tc>
          <w:tcPr>
            <w:tcW w:w="687" w:type="pct"/>
          </w:tcPr>
          <w:p w14:paraId="72430727" w14:textId="67BC510A" w:rsidR="002E5E0D" w:rsidRPr="007A4AFC" w:rsidDel="00744A71" w:rsidRDefault="002E5E0D">
            <w:pPr>
              <w:pStyle w:val="Titre"/>
              <w:tabs>
                <w:tab w:val="num" w:pos="-4820"/>
              </w:tabs>
              <w:spacing w:line="276" w:lineRule="auto"/>
              <w:jc w:val="both"/>
              <w:rPr>
                <w:del w:id="18828" w:author="Dr Mamadou SANOGO" w:date="2023-10-25T17:57:00Z"/>
                <w:rFonts w:asciiTheme="majorHAnsi" w:hAnsiTheme="majorHAnsi" w:cstheme="majorHAnsi"/>
                <w:color w:val="000000" w:themeColor="text1"/>
                <w:szCs w:val="24"/>
                <w:rPrChange w:id="18829" w:author="Dr Mamadou SANOGO" w:date="2023-10-25T18:15:00Z">
                  <w:rPr>
                    <w:del w:id="18830" w:author="Dr Mamadou SANOGO" w:date="2023-10-25T17:57:00Z"/>
                    <w:rFonts w:asciiTheme="majorHAnsi" w:hAnsiTheme="majorHAnsi" w:cstheme="majorHAnsi"/>
                    <w:szCs w:val="24"/>
                  </w:rPr>
                </w:rPrChange>
              </w:rPr>
              <w:pPrChange w:id="18831" w:author="Dr Mamadou SANOGO" w:date="2023-10-25T17:57:00Z">
                <w:pPr>
                  <w:spacing w:line="240" w:lineRule="auto"/>
                  <w:jc w:val="center"/>
                </w:pPr>
              </w:pPrChange>
            </w:pPr>
            <w:del w:id="18832" w:author="Dr Mamadou SANOGO" w:date="2023-10-25T17:57:00Z">
              <w:r w:rsidRPr="007A4AFC" w:rsidDel="00744A71">
                <w:rPr>
                  <w:rFonts w:asciiTheme="majorHAnsi" w:hAnsiTheme="majorHAnsi" w:cstheme="majorHAnsi"/>
                  <w:color w:val="000000" w:themeColor="text1"/>
                  <w:szCs w:val="24"/>
                  <w:rPrChange w:id="18833" w:author="Dr Mamadou SANOGO" w:date="2023-10-25T18:15:00Z">
                    <w:rPr>
                      <w:rFonts w:asciiTheme="majorHAnsi" w:hAnsiTheme="majorHAnsi" w:cstheme="majorHAnsi"/>
                      <w:szCs w:val="24"/>
                    </w:rPr>
                  </w:rPrChange>
                </w:rPr>
                <w:delText xml:space="preserve">Bon </w:delText>
              </w:r>
            </w:del>
          </w:p>
        </w:tc>
      </w:tr>
      <w:tr w:rsidR="007A4AFC" w:rsidRPr="007A4AFC" w:rsidDel="00744A71" w14:paraId="22BEC13F" w14:textId="77777777" w:rsidTr="002E5E0D">
        <w:trPr>
          <w:del w:id="18834" w:author="Dr Mamadou SANOGO" w:date="2023-10-25T17:57:00Z"/>
        </w:trPr>
        <w:tc>
          <w:tcPr>
            <w:tcW w:w="484" w:type="pct"/>
          </w:tcPr>
          <w:p w14:paraId="2179DCA2" w14:textId="7F2A6877" w:rsidR="002E5E0D" w:rsidRPr="007A4AFC" w:rsidDel="00744A71" w:rsidRDefault="002E5E0D">
            <w:pPr>
              <w:pStyle w:val="Titre"/>
              <w:tabs>
                <w:tab w:val="num" w:pos="-4820"/>
              </w:tabs>
              <w:spacing w:line="276" w:lineRule="auto"/>
              <w:jc w:val="both"/>
              <w:rPr>
                <w:del w:id="18835" w:author="Dr Mamadou SANOGO" w:date="2023-10-25T17:57:00Z"/>
                <w:rFonts w:asciiTheme="majorHAnsi" w:hAnsiTheme="majorHAnsi" w:cstheme="majorHAnsi"/>
                <w:b w:val="0"/>
                <w:color w:val="000000" w:themeColor="text1"/>
                <w:szCs w:val="24"/>
                <w:rPrChange w:id="18836" w:author="Dr Mamadou SANOGO" w:date="2023-10-25T18:15:00Z">
                  <w:rPr>
                    <w:del w:id="18837" w:author="Dr Mamadou SANOGO" w:date="2023-10-25T17:57:00Z"/>
                    <w:rFonts w:asciiTheme="majorHAnsi" w:hAnsiTheme="majorHAnsi" w:cstheme="majorHAnsi"/>
                    <w:b/>
                    <w:szCs w:val="24"/>
                  </w:rPr>
                </w:rPrChange>
              </w:rPr>
              <w:pPrChange w:id="18838" w:author="Dr Mamadou SANOGO" w:date="2023-10-25T17:57:00Z">
                <w:pPr>
                  <w:numPr>
                    <w:numId w:val="7"/>
                  </w:numPr>
                  <w:spacing w:line="240" w:lineRule="auto"/>
                  <w:ind w:left="720" w:hanging="360"/>
                  <w:contextualSpacing/>
                </w:pPr>
              </w:pPrChange>
            </w:pPr>
          </w:p>
        </w:tc>
        <w:tc>
          <w:tcPr>
            <w:tcW w:w="3261" w:type="pct"/>
          </w:tcPr>
          <w:p w14:paraId="5B11FE01" w14:textId="452E1DA9" w:rsidR="002E5E0D" w:rsidRPr="007A4AFC" w:rsidDel="00744A71" w:rsidRDefault="002E5E0D">
            <w:pPr>
              <w:pStyle w:val="Titre"/>
              <w:tabs>
                <w:tab w:val="num" w:pos="-4820"/>
              </w:tabs>
              <w:spacing w:line="276" w:lineRule="auto"/>
              <w:jc w:val="both"/>
              <w:rPr>
                <w:del w:id="18839" w:author="Dr Mamadou SANOGO" w:date="2023-10-25T17:57:00Z"/>
                <w:rFonts w:asciiTheme="majorHAnsi" w:hAnsiTheme="majorHAnsi" w:cstheme="majorHAnsi"/>
                <w:color w:val="000000" w:themeColor="text1"/>
                <w:szCs w:val="24"/>
                <w:rPrChange w:id="18840" w:author="Dr Mamadou SANOGO" w:date="2023-10-25T18:15:00Z">
                  <w:rPr>
                    <w:del w:id="18841" w:author="Dr Mamadou SANOGO" w:date="2023-10-25T17:57:00Z"/>
                    <w:rFonts w:asciiTheme="majorHAnsi" w:hAnsiTheme="majorHAnsi" w:cstheme="majorHAnsi"/>
                    <w:szCs w:val="24"/>
                  </w:rPr>
                </w:rPrChange>
              </w:rPr>
              <w:pPrChange w:id="18842" w:author="Dr Mamadou SANOGO" w:date="2023-10-25T17:57:00Z">
                <w:pPr>
                  <w:spacing w:line="240" w:lineRule="auto"/>
                </w:pPr>
              </w:pPrChange>
            </w:pPr>
            <w:del w:id="18843" w:author="Dr Mamadou SANOGO" w:date="2023-10-25T17:57:00Z">
              <w:r w:rsidRPr="007A4AFC" w:rsidDel="00744A71">
                <w:rPr>
                  <w:rFonts w:asciiTheme="majorHAnsi" w:hAnsiTheme="majorHAnsi" w:cstheme="majorHAnsi"/>
                  <w:color w:val="000000" w:themeColor="text1"/>
                  <w:szCs w:val="24"/>
                  <w:rPrChange w:id="18844" w:author="Dr Mamadou SANOGO" w:date="2023-10-25T18:15:00Z">
                    <w:rPr>
                      <w:rFonts w:asciiTheme="majorHAnsi" w:hAnsiTheme="majorHAnsi" w:cstheme="majorHAnsi"/>
                      <w:szCs w:val="24"/>
                    </w:rPr>
                  </w:rPrChange>
                </w:rPr>
                <w:delText>Téléviseurs</w:delText>
              </w:r>
            </w:del>
          </w:p>
        </w:tc>
        <w:tc>
          <w:tcPr>
            <w:tcW w:w="568" w:type="pct"/>
            <w:vAlign w:val="center"/>
          </w:tcPr>
          <w:p w14:paraId="5C4A4D52" w14:textId="23A17D90" w:rsidR="002E5E0D" w:rsidRPr="007A4AFC" w:rsidDel="00744A71" w:rsidRDefault="002E5E0D">
            <w:pPr>
              <w:pStyle w:val="Titre"/>
              <w:tabs>
                <w:tab w:val="num" w:pos="-4820"/>
              </w:tabs>
              <w:spacing w:line="276" w:lineRule="auto"/>
              <w:jc w:val="both"/>
              <w:rPr>
                <w:del w:id="18845" w:author="Dr Mamadou SANOGO" w:date="2023-10-25T17:57:00Z"/>
                <w:rFonts w:asciiTheme="majorHAnsi" w:hAnsiTheme="majorHAnsi" w:cstheme="majorHAnsi"/>
                <w:color w:val="000000" w:themeColor="text1"/>
                <w:szCs w:val="24"/>
                <w:rPrChange w:id="18846" w:author="Dr Mamadou SANOGO" w:date="2023-10-25T18:15:00Z">
                  <w:rPr>
                    <w:del w:id="18847" w:author="Dr Mamadou SANOGO" w:date="2023-10-25T17:57:00Z"/>
                    <w:rFonts w:asciiTheme="majorHAnsi" w:hAnsiTheme="majorHAnsi" w:cstheme="majorHAnsi"/>
                    <w:szCs w:val="24"/>
                  </w:rPr>
                </w:rPrChange>
              </w:rPr>
              <w:pPrChange w:id="18848" w:author="Dr Mamadou SANOGO" w:date="2023-10-25T17:57:00Z">
                <w:pPr>
                  <w:spacing w:line="240" w:lineRule="auto"/>
                  <w:jc w:val="center"/>
                </w:pPr>
              </w:pPrChange>
            </w:pPr>
            <w:del w:id="18849" w:author="Dr Mamadou SANOGO" w:date="2023-10-25T17:57:00Z">
              <w:r w:rsidRPr="007A4AFC" w:rsidDel="00744A71">
                <w:rPr>
                  <w:rFonts w:asciiTheme="majorHAnsi" w:hAnsiTheme="majorHAnsi" w:cstheme="majorHAnsi"/>
                  <w:color w:val="000000" w:themeColor="text1"/>
                  <w:szCs w:val="24"/>
                  <w:rPrChange w:id="18850" w:author="Dr Mamadou SANOGO" w:date="2023-10-25T18:15:00Z">
                    <w:rPr>
                      <w:rFonts w:asciiTheme="majorHAnsi" w:hAnsiTheme="majorHAnsi" w:cstheme="majorHAnsi"/>
                      <w:szCs w:val="24"/>
                    </w:rPr>
                  </w:rPrChange>
                </w:rPr>
                <w:delText>6</w:delText>
              </w:r>
            </w:del>
          </w:p>
        </w:tc>
        <w:tc>
          <w:tcPr>
            <w:tcW w:w="687" w:type="pct"/>
          </w:tcPr>
          <w:p w14:paraId="2870299A" w14:textId="07B233B7" w:rsidR="002E5E0D" w:rsidRPr="007A4AFC" w:rsidDel="00744A71" w:rsidRDefault="002E5E0D">
            <w:pPr>
              <w:pStyle w:val="Titre"/>
              <w:tabs>
                <w:tab w:val="num" w:pos="-4820"/>
              </w:tabs>
              <w:spacing w:line="276" w:lineRule="auto"/>
              <w:jc w:val="both"/>
              <w:rPr>
                <w:del w:id="18851" w:author="Dr Mamadou SANOGO" w:date="2023-10-25T17:57:00Z"/>
                <w:rFonts w:asciiTheme="majorHAnsi" w:hAnsiTheme="majorHAnsi" w:cstheme="majorHAnsi"/>
                <w:color w:val="000000" w:themeColor="text1"/>
                <w:szCs w:val="24"/>
                <w:rPrChange w:id="18852" w:author="Dr Mamadou SANOGO" w:date="2023-10-25T18:15:00Z">
                  <w:rPr>
                    <w:del w:id="18853" w:author="Dr Mamadou SANOGO" w:date="2023-10-25T17:57:00Z"/>
                    <w:rFonts w:asciiTheme="majorHAnsi" w:hAnsiTheme="majorHAnsi" w:cstheme="majorHAnsi"/>
                    <w:szCs w:val="24"/>
                  </w:rPr>
                </w:rPrChange>
              </w:rPr>
              <w:pPrChange w:id="18854" w:author="Dr Mamadou SANOGO" w:date="2023-10-25T17:57:00Z">
                <w:pPr>
                  <w:spacing w:line="240" w:lineRule="auto"/>
                  <w:jc w:val="center"/>
                </w:pPr>
              </w:pPrChange>
            </w:pPr>
            <w:del w:id="18855" w:author="Dr Mamadou SANOGO" w:date="2023-10-25T17:57:00Z">
              <w:r w:rsidRPr="007A4AFC" w:rsidDel="00744A71">
                <w:rPr>
                  <w:rFonts w:asciiTheme="majorHAnsi" w:hAnsiTheme="majorHAnsi" w:cstheme="majorHAnsi"/>
                  <w:color w:val="000000" w:themeColor="text1"/>
                  <w:szCs w:val="24"/>
                  <w:rPrChange w:id="18856" w:author="Dr Mamadou SANOGO" w:date="2023-10-25T18:15:00Z">
                    <w:rPr>
                      <w:rFonts w:asciiTheme="majorHAnsi" w:hAnsiTheme="majorHAnsi" w:cstheme="majorHAnsi"/>
                      <w:szCs w:val="24"/>
                    </w:rPr>
                  </w:rPrChange>
                </w:rPr>
                <w:delText xml:space="preserve">Bon </w:delText>
              </w:r>
            </w:del>
          </w:p>
        </w:tc>
      </w:tr>
      <w:tr w:rsidR="007A4AFC" w:rsidRPr="007A4AFC" w:rsidDel="00744A71" w14:paraId="0B0855BF" w14:textId="77777777" w:rsidTr="002E5E0D">
        <w:trPr>
          <w:del w:id="18857" w:author="Dr Mamadou SANOGO" w:date="2023-10-25T17:57:00Z"/>
        </w:trPr>
        <w:tc>
          <w:tcPr>
            <w:tcW w:w="484" w:type="pct"/>
          </w:tcPr>
          <w:p w14:paraId="0273BAF9" w14:textId="16E6E00C" w:rsidR="009128F6" w:rsidRPr="007A4AFC" w:rsidDel="00744A71" w:rsidRDefault="009128F6">
            <w:pPr>
              <w:pStyle w:val="Titre"/>
              <w:tabs>
                <w:tab w:val="num" w:pos="-4820"/>
              </w:tabs>
              <w:spacing w:line="276" w:lineRule="auto"/>
              <w:jc w:val="both"/>
              <w:rPr>
                <w:del w:id="18858" w:author="Dr Mamadou SANOGO" w:date="2023-10-25T17:57:00Z"/>
                <w:rFonts w:asciiTheme="majorHAnsi" w:hAnsiTheme="majorHAnsi" w:cstheme="majorHAnsi"/>
                <w:b w:val="0"/>
                <w:color w:val="000000" w:themeColor="text1"/>
                <w:szCs w:val="24"/>
                <w:rPrChange w:id="18859" w:author="Dr Mamadou SANOGO" w:date="2023-10-25T18:15:00Z">
                  <w:rPr>
                    <w:del w:id="18860" w:author="Dr Mamadou SANOGO" w:date="2023-10-25T17:57:00Z"/>
                    <w:rFonts w:asciiTheme="majorHAnsi" w:hAnsiTheme="majorHAnsi" w:cstheme="majorHAnsi"/>
                    <w:b/>
                    <w:szCs w:val="24"/>
                  </w:rPr>
                </w:rPrChange>
              </w:rPr>
              <w:pPrChange w:id="18861" w:author="Dr Mamadou SANOGO" w:date="2023-10-25T17:57:00Z">
                <w:pPr>
                  <w:numPr>
                    <w:numId w:val="7"/>
                  </w:numPr>
                  <w:spacing w:line="240" w:lineRule="auto"/>
                  <w:ind w:left="720" w:hanging="360"/>
                  <w:contextualSpacing/>
                </w:pPr>
              </w:pPrChange>
            </w:pPr>
          </w:p>
        </w:tc>
        <w:tc>
          <w:tcPr>
            <w:tcW w:w="3261" w:type="pct"/>
          </w:tcPr>
          <w:p w14:paraId="2CD8A5E5" w14:textId="2607B9DF" w:rsidR="009128F6" w:rsidRPr="007A4AFC" w:rsidDel="00744A71" w:rsidRDefault="009128F6">
            <w:pPr>
              <w:pStyle w:val="Titre"/>
              <w:tabs>
                <w:tab w:val="num" w:pos="-4820"/>
              </w:tabs>
              <w:spacing w:line="276" w:lineRule="auto"/>
              <w:jc w:val="both"/>
              <w:rPr>
                <w:del w:id="18862" w:author="Dr Mamadou SANOGO" w:date="2023-10-25T17:57:00Z"/>
                <w:rFonts w:asciiTheme="majorHAnsi" w:hAnsiTheme="majorHAnsi" w:cstheme="majorHAnsi"/>
                <w:color w:val="000000" w:themeColor="text1"/>
                <w:szCs w:val="24"/>
                <w:rPrChange w:id="18863" w:author="Dr Mamadou SANOGO" w:date="2023-10-25T18:15:00Z">
                  <w:rPr>
                    <w:del w:id="18864" w:author="Dr Mamadou SANOGO" w:date="2023-10-25T17:57:00Z"/>
                    <w:rFonts w:asciiTheme="majorHAnsi" w:hAnsiTheme="majorHAnsi" w:cstheme="majorHAnsi"/>
                    <w:szCs w:val="24"/>
                  </w:rPr>
                </w:rPrChange>
              </w:rPr>
              <w:pPrChange w:id="18865" w:author="Dr Mamadou SANOGO" w:date="2023-10-25T17:57:00Z">
                <w:pPr>
                  <w:spacing w:line="240" w:lineRule="auto"/>
                </w:pPr>
              </w:pPrChange>
            </w:pPr>
            <w:del w:id="18866" w:author="Dr Mamadou SANOGO" w:date="2023-10-25T17:57:00Z">
              <w:r w:rsidRPr="007A4AFC" w:rsidDel="00744A71">
                <w:rPr>
                  <w:rFonts w:asciiTheme="majorHAnsi" w:hAnsiTheme="majorHAnsi" w:cstheme="majorHAnsi"/>
                  <w:color w:val="000000" w:themeColor="text1"/>
                  <w:szCs w:val="24"/>
                  <w:rPrChange w:id="18867" w:author="Dr Mamadou SANOGO" w:date="2023-10-25T18:15:00Z">
                    <w:rPr>
                      <w:rFonts w:asciiTheme="majorHAnsi" w:hAnsiTheme="majorHAnsi" w:cstheme="majorHAnsi"/>
                      <w:szCs w:val="24"/>
                    </w:rPr>
                  </w:rPrChange>
                </w:rPr>
                <w:delText>Haut-parleurs</w:delText>
              </w:r>
            </w:del>
          </w:p>
        </w:tc>
        <w:tc>
          <w:tcPr>
            <w:tcW w:w="568" w:type="pct"/>
            <w:vAlign w:val="center"/>
          </w:tcPr>
          <w:p w14:paraId="0E6107F5" w14:textId="6D3E2E72" w:rsidR="009128F6" w:rsidRPr="007A4AFC" w:rsidDel="00744A71" w:rsidRDefault="009128F6">
            <w:pPr>
              <w:pStyle w:val="Titre"/>
              <w:tabs>
                <w:tab w:val="num" w:pos="-4820"/>
              </w:tabs>
              <w:spacing w:line="276" w:lineRule="auto"/>
              <w:jc w:val="both"/>
              <w:rPr>
                <w:del w:id="18868" w:author="Dr Mamadou SANOGO" w:date="2023-10-25T17:57:00Z"/>
                <w:rFonts w:asciiTheme="majorHAnsi" w:hAnsiTheme="majorHAnsi" w:cstheme="majorHAnsi"/>
                <w:color w:val="000000" w:themeColor="text1"/>
                <w:szCs w:val="24"/>
                <w:rPrChange w:id="18869" w:author="Dr Mamadou SANOGO" w:date="2023-10-25T18:15:00Z">
                  <w:rPr>
                    <w:del w:id="18870" w:author="Dr Mamadou SANOGO" w:date="2023-10-25T17:57:00Z"/>
                    <w:rFonts w:asciiTheme="majorHAnsi" w:hAnsiTheme="majorHAnsi" w:cstheme="majorHAnsi"/>
                    <w:szCs w:val="24"/>
                  </w:rPr>
                </w:rPrChange>
              </w:rPr>
              <w:pPrChange w:id="18871" w:author="Dr Mamadou SANOGO" w:date="2023-10-25T17:57:00Z">
                <w:pPr>
                  <w:spacing w:line="240" w:lineRule="auto"/>
                  <w:jc w:val="center"/>
                </w:pPr>
              </w:pPrChange>
            </w:pPr>
            <w:del w:id="18872" w:author="Dr Mamadou SANOGO" w:date="2023-10-25T17:57:00Z">
              <w:r w:rsidRPr="007A4AFC" w:rsidDel="00744A71">
                <w:rPr>
                  <w:rFonts w:asciiTheme="majorHAnsi" w:hAnsiTheme="majorHAnsi" w:cstheme="majorHAnsi"/>
                  <w:color w:val="000000" w:themeColor="text1"/>
                  <w:szCs w:val="24"/>
                  <w:rPrChange w:id="18873" w:author="Dr Mamadou SANOGO" w:date="2023-10-25T18:15:00Z">
                    <w:rPr>
                      <w:rFonts w:asciiTheme="majorHAnsi" w:hAnsiTheme="majorHAnsi" w:cstheme="majorHAnsi"/>
                      <w:szCs w:val="24"/>
                    </w:rPr>
                  </w:rPrChange>
                </w:rPr>
                <w:delText>2</w:delText>
              </w:r>
            </w:del>
          </w:p>
        </w:tc>
        <w:tc>
          <w:tcPr>
            <w:tcW w:w="687" w:type="pct"/>
          </w:tcPr>
          <w:p w14:paraId="3B7AEA3E" w14:textId="6A68B00B" w:rsidR="009128F6" w:rsidRPr="007A4AFC" w:rsidDel="00744A71" w:rsidRDefault="009128F6">
            <w:pPr>
              <w:pStyle w:val="Titre"/>
              <w:tabs>
                <w:tab w:val="num" w:pos="-4820"/>
              </w:tabs>
              <w:spacing w:line="276" w:lineRule="auto"/>
              <w:jc w:val="both"/>
              <w:rPr>
                <w:del w:id="18874" w:author="Dr Mamadou SANOGO" w:date="2023-10-25T17:57:00Z"/>
                <w:rFonts w:asciiTheme="majorHAnsi" w:hAnsiTheme="majorHAnsi" w:cstheme="majorHAnsi"/>
                <w:color w:val="000000" w:themeColor="text1"/>
                <w:szCs w:val="24"/>
                <w:rPrChange w:id="18875" w:author="Dr Mamadou SANOGO" w:date="2023-10-25T18:15:00Z">
                  <w:rPr>
                    <w:del w:id="18876" w:author="Dr Mamadou SANOGO" w:date="2023-10-25T17:57:00Z"/>
                    <w:rFonts w:asciiTheme="majorHAnsi" w:hAnsiTheme="majorHAnsi" w:cstheme="majorHAnsi"/>
                    <w:szCs w:val="24"/>
                  </w:rPr>
                </w:rPrChange>
              </w:rPr>
              <w:pPrChange w:id="18877" w:author="Dr Mamadou SANOGO" w:date="2023-10-25T17:57:00Z">
                <w:pPr>
                  <w:spacing w:line="240" w:lineRule="auto"/>
                  <w:jc w:val="center"/>
                </w:pPr>
              </w:pPrChange>
            </w:pPr>
            <w:del w:id="18878" w:author="Dr Mamadou SANOGO" w:date="2023-10-25T17:57:00Z">
              <w:r w:rsidRPr="007A4AFC" w:rsidDel="00744A71">
                <w:rPr>
                  <w:rFonts w:asciiTheme="majorHAnsi" w:hAnsiTheme="majorHAnsi" w:cstheme="majorHAnsi"/>
                  <w:color w:val="000000" w:themeColor="text1"/>
                  <w:szCs w:val="24"/>
                  <w:rPrChange w:id="18879" w:author="Dr Mamadou SANOGO" w:date="2023-10-25T18:15:00Z">
                    <w:rPr>
                      <w:rFonts w:asciiTheme="majorHAnsi" w:hAnsiTheme="majorHAnsi" w:cstheme="majorHAnsi"/>
                      <w:szCs w:val="24"/>
                    </w:rPr>
                  </w:rPrChange>
                </w:rPr>
                <w:delText>Bon</w:delText>
              </w:r>
            </w:del>
          </w:p>
        </w:tc>
      </w:tr>
      <w:tr w:rsidR="007A4AFC" w:rsidRPr="007A4AFC" w:rsidDel="00744A71" w14:paraId="59CE3B47" w14:textId="77777777" w:rsidTr="002E5E0D">
        <w:trPr>
          <w:del w:id="18880" w:author="Dr Mamadou SANOGO" w:date="2023-10-25T17:57:00Z"/>
        </w:trPr>
        <w:tc>
          <w:tcPr>
            <w:tcW w:w="484" w:type="pct"/>
          </w:tcPr>
          <w:p w14:paraId="72E75B50" w14:textId="41B71980" w:rsidR="002E5E0D" w:rsidRPr="007A4AFC" w:rsidDel="00744A71" w:rsidRDefault="002E5E0D">
            <w:pPr>
              <w:pStyle w:val="Titre"/>
              <w:tabs>
                <w:tab w:val="num" w:pos="-4820"/>
              </w:tabs>
              <w:spacing w:line="276" w:lineRule="auto"/>
              <w:jc w:val="both"/>
              <w:rPr>
                <w:del w:id="18881" w:author="Dr Mamadou SANOGO" w:date="2023-10-25T17:57:00Z"/>
                <w:rFonts w:asciiTheme="majorHAnsi" w:hAnsiTheme="majorHAnsi" w:cstheme="majorHAnsi"/>
                <w:b w:val="0"/>
                <w:color w:val="000000" w:themeColor="text1"/>
                <w:szCs w:val="24"/>
                <w:rPrChange w:id="18882" w:author="Dr Mamadou SANOGO" w:date="2023-10-25T18:15:00Z">
                  <w:rPr>
                    <w:del w:id="18883" w:author="Dr Mamadou SANOGO" w:date="2023-10-25T17:57:00Z"/>
                    <w:rFonts w:asciiTheme="majorHAnsi" w:hAnsiTheme="majorHAnsi" w:cstheme="majorHAnsi"/>
                    <w:b/>
                    <w:szCs w:val="24"/>
                  </w:rPr>
                </w:rPrChange>
              </w:rPr>
              <w:pPrChange w:id="18884" w:author="Dr Mamadou SANOGO" w:date="2023-10-25T17:57:00Z">
                <w:pPr>
                  <w:numPr>
                    <w:numId w:val="7"/>
                  </w:numPr>
                  <w:spacing w:line="240" w:lineRule="auto"/>
                  <w:ind w:left="720" w:hanging="360"/>
                  <w:contextualSpacing/>
                </w:pPr>
              </w:pPrChange>
            </w:pPr>
          </w:p>
        </w:tc>
        <w:tc>
          <w:tcPr>
            <w:tcW w:w="3261" w:type="pct"/>
          </w:tcPr>
          <w:p w14:paraId="30A6FDE1" w14:textId="26662A49" w:rsidR="002E5E0D" w:rsidRPr="007A4AFC" w:rsidDel="00744A71" w:rsidRDefault="002E5E0D">
            <w:pPr>
              <w:pStyle w:val="Titre"/>
              <w:tabs>
                <w:tab w:val="num" w:pos="-4820"/>
              </w:tabs>
              <w:spacing w:line="276" w:lineRule="auto"/>
              <w:jc w:val="both"/>
              <w:rPr>
                <w:del w:id="18885" w:author="Dr Mamadou SANOGO" w:date="2023-10-25T17:57:00Z"/>
                <w:rFonts w:asciiTheme="majorHAnsi" w:hAnsiTheme="majorHAnsi" w:cstheme="majorHAnsi"/>
                <w:color w:val="000000" w:themeColor="text1"/>
                <w:szCs w:val="24"/>
                <w:rPrChange w:id="18886" w:author="Dr Mamadou SANOGO" w:date="2023-10-25T18:15:00Z">
                  <w:rPr>
                    <w:del w:id="18887" w:author="Dr Mamadou SANOGO" w:date="2023-10-25T17:57:00Z"/>
                    <w:rFonts w:asciiTheme="majorHAnsi" w:hAnsiTheme="majorHAnsi" w:cstheme="majorHAnsi"/>
                    <w:szCs w:val="24"/>
                  </w:rPr>
                </w:rPrChange>
              </w:rPr>
              <w:pPrChange w:id="18888" w:author="Dr Mamadou SANOGO" w:date="2023-10-25T17:57:00Z">
                <w:pPr>
                  <w:spacing w:line="240" w:lineRule="auto"/>
                </w:pPr>
              </w:pPrChange>
            </w:pPr>
            <w:del w:id="18889" w:author="Dr Mamadou SANOGO" w:date="2023-10-25T17:57:00Z">
              <w:r w:rsidRPr="007A4AFC" w:rsidDel="00744A71">
                <w:rPr>
                  <w:rFonts w:asciiTheme="majorHAnsi" w:hAnsiTheme="majorHAnsi" w:cstheme="majorHAnsi"/>
                  <w:color w:val="000000" w:themeColor="text1"/>
                  <w:szCs w:val="24"/>
                  <w:rPrChange w:id="18890" w:author="Dr Mamadou SANOGO" w:date="2023-10-25T18:15:00Z">
                    <w:rPr>
                      <w:rFonts w:asciiTheme="majorHAnsi" w:hAnsiTheme="majorHAnsi" w:cstheme="majorHAnsi"/>
                      <w:szCs w:val="24"/>
                    </w:rPr>
                  </w:rPrChange>
                </w:rPr>
                <w:delText>Imprimantes multifonction</w:delText>
              </w:r>
            </w:del>
          </w:p>
        </w:tc>
        <w:tc>
          <w:tcPr>
            <w:tcW w:w="568" w:type="pct"/>
            <w:vAlign w:val="center"/>
          </w:tcPr>
          <w:p w14:paraId="11667749" w14:textId="607BBF0E" w:rsidR="002E5E0D" w:rsidRPr="007A4AFC" w:rsidDel="00744A71" w:rsidRDefault="002E5E0D">
            <w:pPr>
              <w:pStyle w:val="Titre"/>
              <w:tabs>
                <w:tab w:val="num" w:pos="-4820"/>
              </w:tabs>
              <w:spacing w:line="276" w:lineRule="auto"/>
              <w:jc w:val="both"/>
              <w:rPr>
                <w:del w:id="18891" w:author="Dr Mamadou SANOGO" w:date="2023-10-25T17:57:00Z"/>
                <w:rFonts w:asciiTheme="majorHAnsi" w:hAnsiTheme="majorHAnsi" w:cstheme="majorHAnsi"/>
                <w:color w:val="000000" w:themeColor="text1"/>
                <w:szCs w:val="24"/>
                <w:rPrChange w:id="18892" w:author="Dr Mamadou SANOGO" w:date="2023-10-25T18:15:00Z">
                  <w:rPr>
                    <w:del w:id="18893" w:author="Dr Mamadou SANOGO" w:date="2023-10-25T17:57:00Z"/>
                    <w:rFonts w:asciiTheme="majorHAnsi" w:hAnsiTheme="majorHAnsi" w:cstheme="majorHAnsi"/>
                    <w:szCs w:val="24"/>
                  </w:rPr>
                </w:rPrChange>
              </w:rPr>
              <w:pPrChange w:id="18894" w:author="Dr Mamadou SANOGO" w:date="2023-10-25T17:57:00Z">
                <w:pPr>
                  <w:spacing w:line="240" w:lineRule="auto"/>
                  <w:jc w:val="center"/>
                </w:pPr>
              </w:pPrChange>
            </w:pPr>
            <w:del w:id="18895" w:author="Dr Mamadou SANOGO" w:date="2023-10-25T17:57:00Z">
              <w:r w:rsidRPr="007A4AFC" w:rsidDel="00744A71">
                <w:rPr>
                  <w:rFonts w:asciiTheme="majorHAnsi" w:hAnsiTheme="majorHAnsi" w:cstheme="majorHAnsi"/>
                  <w:color w:val="000000" w:themeColor="text1"/>
                  <w:szCs w:val="24"/>
                  <w:rPrChange w:id="18896" w:author="Dr Mamadou SANOGO" w:date="2023-10-25T18:15:00Z">
                    <w:rPr>
                      <w:rFonts w:asciiTheme="majorHAnsi" w:hAnsiTheme="majorHAnsi" w:cstheme="majorHAnsi"/>
                      <w:szCs w:val="24"/>
                    </w:rPr>
                  </w:rPrChange>
                </w:rPr>
                <w:delText>2</w:delText>
              </w:r>
            </w:del>
          </w:p>
        </w:tc>
        <w:tc>
          <w:tcPr>
            <w:tcW w:w="687" w:type="pct"/>
          </w:tcPr>
          <w:p w14:paraId="7122E18B" w14:textId="46C18ABE" w:rsidR="002E5E0D" w:rsidRPr="007A4AFC" w:rsidDel="00744A71" w:rsidRDefault="002E5E0D">
            <w:pPr>
              <w:pStyle w:val="Titre"/>
              <w:tabs>
                <w:tab w:val="num" w:pos="-4820"/>
              </w:tabs>
              <w:spacing w:line="276" w:lineRule="auto"/>
              <w:jc w:val="both"/>
              <w:rPr>
                <w:del w:id="18897" w:author="Dr Mamadou SANOGO" w:date="2023-10-25T17:57:00Z"/>
                <w:rFonts w:asciiTheme="majorHAnsi" w:hAnsiTheme="majorHAnsi" w:cstheme="majorHAnsi"/>
                <w:color w:val="000000" w:themeColor="text1"/>
                <w:szCs w:val="24"/>
                <w:rPrChange w:id="18898" w:author="Dr Mamadou SANOGO" w:date="2023-10-25T18:15:00Z">
                  <w:rPr>
                    <w:del w:id="18899" w:author="Dr Mamadou SANOGO" w:date="2023-10-25T17:57:00Z"/>
                    <w:rFonts w:asciiTheme="majorHAnsi" w:hAnsiTheme="majorHAnsi" w:cstheme="majorHAnsi"/>
                    <w:szCs w:val="24"/>
                  </w:rPr>
                </w:rPrChange>
              </w:rPr>
              <w:pPrChange w:id="18900" w:author="Dr Mamadou SANOGO" w:date="2023-10-25T17:57:00Z">
                <w:pPr>
                  <w:spacing w:line="240" w:lineRule="auto"/>
                  <w:jc w:val="center"/>
                </w:pPr>
              </w:pPrChange>
            </w:pPr>
            <w:del w:id="18901" w:author="Dr Mamadou SANOGO" w:date="2023-10-25T17:57:00Z">
              <w:r w:rsidRPr="007A4AFC" w:rsidDel="00744A71">
                <w:rPr>
                  <w:rFonts w:asciiTheme="majorHAnsi" w:hAnsiTheme="majorHAnsi" w:cstheme="majorHAnsi"/>
                  <w:color w:val="000000" w:themeColor="text1"/>
                  <w:szCs w:val="24"/>
                  <w:rPrChange w:id="18902" w:author="Dr Mamadou SANOGO" w:date="2023-10-25T18:15:00Z">
                    <w:rPr>
                      <w:rFonts w:asciiTheme="majorHAnsi" w:hAnsiTheme="majorHAnsi" w:cstheme="majorHAnsi"/>
                      <w:szCs w:val="24"/>
                    </w:rPr>
                  </w:rPrChange>
                </w:rPr>
                <w:delText xml:space="preserve">Bon </w:delText>
              </w:r>
            </w:del>
          </w:p>
        </w:tc>
      </w:tr>
      <w:tr w:rsidR="007A4AFC" w:rsidRPr="007A4AFC" w:rsidDel="00744A71" w14:paraId="57C50A27" w14:textId="77777777" w:rsidTr="002E5E0D">
        <w:trPr>
          <w:del w:id="18903" w:author="Dr Mamadou SANOGO" w:date="2023-10-25T17:57:00Z"/>
        </w:trPr>
        <w:tc>
          <w:tcPr>
            <w:tcW w:w="484" w:type="pct"/>
          </w:tcPr>
          <w:p w14:paraId="0C1BDBE4" w14:textId="02313417" w:rsidR="002E5E0D" w:rsidRPr="007A4AFC" w:rsidDel="00744A71" w:rsidRDefault="002E5E0D">
            <w:pPr>
              <w:pStyle w:val="Titre"/>
              <w:tabs>
                <w:tab w:val="num" w:pos="-4820"/>
              </w:tabs>
              <w:spacing w:line="276" w:lineRule="auto"/>
              <w:jc w:val="both"/>
              <w:rPr>
                <w:del w:id="18904" w:author="Dr Mamadou SANOGO" w:date="2023-10-25T17:57:00Z"/>
                <w:rFonts w:asciiTheme="majorHAnsi" w:hAnsiTheme="majorHAnsi" w:cstheme="majorHAnsi"/>
                <w:b w:val="0"/>
                <w:color w:val="000000" w:themeColor="text1"/>
                <w:szCs w:val="24"/>
                <w:rPrChange w:id="18905" w:author="Dr Mamadou SANOGO" w:date="2023-10-25T18:15:00Z">
                  <w:rPr>
                    <w:del w:id="18906" w:author="Dr Mamadou SANOGO" w:date="2023-10-25T17:57:00Z"/>
                    <w:rFonts w:asciiTheme="majorHAnsi" w:hAnsiTheme="majorHAnsi" w:cstheme="majorHAnsi"/>
                    <w:b/>
                    <w:szCs w:val="24"/>
                  </w:rPr>
                </w:rPrChange>
              </w:rPr>
              <w:pPrChange w:id="18907" w:author="Dr Mamadou SANOGO" w:date="2023-10-25T17:57:00Z">
                <w:pPr>
                  <w:numPr>
                    <w:numId w:val="7"/>
                  </w:numPr>
                  <w:spacing w:line="240" w:lineRule="auto"/>
                  <w:ind w:left="720" w:hanging="360"/>
                  <w:contextualSpacing/>
                </w:pPr>
              </w:pPrChange>
            </w:pPr>
          </w:p>
        </w:tc>
        <w:tc>
          <w:tcPr>
            <w:tcW w:w="3261" w:type="pct"/>
          </w:tcPr>
          <w:p w14:paraId="23CF7792" w14:textId="2E1ADBB8" w:rsidR="002E5E0D" w:rsidRPr="007A4AFC" w:rsidDel="00744A71" w:rsidRDefault="002E5E0D">
            <w:pPr>
              <w:pStyle w:val="Titre"/>
              <w:tabs>
                <w:tab w:val="num" w:pos="-4820"/>
              </w:tabs>
              <w:spacing w:line="276" w:lineRule="auto"/>
              <w:jc w:val="both"/>
              <w:rPr>
                <w:del w:id="18908" w:author="Dr Mamadou SANOGO" w:date="2023-10-25T17:57:00Z"/>
                <w:rFonts w:asciiTheme="majorHAnsi" w:hAnsiTheme="majorHAnsi" w:cstheme="majorHAnsi"/>
                <w:color w:val="000000" w:themeColor="text1"/>
                <w:szCs w:val="24"/>
                <w:rPrChange w:id="18909" w:author="Dr Mamadou SANOGO" w:date="2023-10-25T18:15:00Z">
                  <w:rPr>
                    <w:del w:id="18910" w:author="Dr Mamadou SANOGO" w:date="2023-10-25T17:57:00Z"/>
                    <w:rFonts w:asciiTheme="majorHAnsi" w:hAnsiTheme="majorHAnsi" w:cstheme="majorHAnsi"/>
                    <w:szCs w:val="24"/>
                  </w:rPr>
                </w:rPrChange>
              </w:rPr>
              <w:pPrChange w:id="18911" w:author="Dr Mamadou SANOGO" w:date="2023-10-25T17:57:00Z">
                <w:pPr>
                  <w:spacing w:line="240" w:lineRule="auto"/>
                </w:pPr>
              </w:pPrChange>
            </w:pPr>
            <w:del w:id="18912" w:author="Dr Mamadou SANOGO" w:date="2023-10-25T17:57:00Z">
              <w:r w:rsidRPr="007A4AFC" w:rsidDel="00744A71">
                <w:rPr>
                  <w:rFonts w:asciiTheme="majorHAnsi" w:hAnsiTheme="majorHAnsi" w:cstheme="majorHAnsi"/>
                  <w:color w:val="000000" w:themeColor="text1"/>
                  <w:szCs w:val="24"/>
                  <w:rPrChange w:id="18913" w:author="Dr Mamadou SANOGO" w:date="2023-10-25T18:15:00Z">
                    <w:rPr>
                      <w:rFonts w:asciiTheme="majorHAnsi" w:hAnsiTheme="majorHAnsi" w:cstheme="majorHAnsi"/>
                      <w:szCs w:val="24"/>
                    </w:rPr>
                  </w:rPrChange>
                </w:rPr>
                <w:delText>Bureaux complets</w:delText>
              </w:r>
            </w:del>
          </w:p>
        </w:tc>
        <w:tc>
          <w:tcPr>
            <w:tcW w:w="568" w:type="pct"/>
            <w:vAlign w:val="center"/>
          </w:tcPr>
          <w:p w14:paraId="692AE94A" w14:textId="60C0A6FE" w:rsidR="002E5E0D" w:rsidRPr="007A4AFC" w:rsidDel="00744A71" w:rsidRDefault="002E5E0D">
            <w:pPr>
              <w:pStyle w:val="Titre"/>
              <w:tabs>
                <w:tab w:val="num" w:pos="-4820"/>
              </w:tabs>
              <w:spacing w:line="276" w:lineRule="auto"/>
              <w:jc w:val="both"/>
              <w:rPr>
                <w:del w:id="18914" w:author="Dr Mamadou SANOGO" w:date="2023-10-25T17:57:00Z"/>
                <w:rFonts w:asciiTheme="majorHAnsi" w:hAnsiTheme="majorHAnsi" w:cstheme="majorHAnsi"/>
                <w:color w:val="000000" w:themeColor="text1"/>
                <w:szCs w:val="24"/>
                <w:rPrChange w:id="18915" w:author="Dr Mamadou SANOGO" w:date="2023-10-25T18:15:00Z">
                  <w:rPr>
                    <w:del w:id="18916" w:author="Dr Mamadou SANOGO" w:date="2023-10-25T17:57:00Z"/>
                    <w:rFonts w:asciiTheme="majorHAnsi" w:hAnsiTheme="majorHAnsi" w:cstheme="majorHAnsi"/>
                    <w:szCs w:val="24"/>
                  </w:rPr>
                </w:rPrChange>
              </w:rPr>
              <w:pPrChange w:id="18917" w:author="Dr Mamadou SANOGO" w:date="2023-10-25T17:57:00Z">
                <w:pPr>
                  <w:spacing w:line="240" w:lineRule="auto"/>
                  <w:jc w:val="center"/>
                </w:pPr>
              </w:pPrChange>
            </w:pPr>
            <w:del w:id="18918" w:author="Dr Mamadou SANOGO" w:date="2023-10-25T17:57:00Z">
              <w:r w:rsidRPr="007A4AFC" w:rsidDel="00744A71">
                <w:rPr>
                  <w:rFonts w:asciiTheme="majorHAnsi" w:hAnsiTheme="majorHAnsi" w:cstheme="majorHAnsi"/>
                  <w:color w:val="000000" w:themeColor="text1"/>
                  <w:szCs w:val="24"/>
                  <w:rPrChange w:id="18919" w:author="Dr Mamadou SANOGO" w:date="2023-10-25T18:15:00Z">
                    <w:rPr>
                      <w:rFonts w:asciiTheme="majorHAnsi" w:hAnsiTheme="majorHAnsi" w:cstheme="majorHAnsi"/>
                      <w:szCs w:val="24"/>
                    </w:rPr>
                  </w:rPrChange>
                </w:rPr>
                <w:delText>11</w:delText>
              </w:r>
            </w:del>
          </w:p>
        </w:tc>
        <w:tc>
          <w:tcPr>
            <w:tcW w:w="687" w:type="pct"/>
          </w:tcPr>
          <w:p w14:paraId="6D97A6B9" w14:textId="180277DD" w:rsidR="002E5E0D" w:rsidRPr="007A4AFC" w:rsidDel="00744A71" w:rsidRDefault="002E5E0D">
            <w:pPr>
              <w:pStyle w:val="Titre"/>
              <w:tabs>
                <w:tab w:val="num" w:pos="-4820"/>
              </w:tabs>
              <w:spacing w:line="276" w:lineRule="auto"/>
              <w:jc w:val="both"/>
              <w:rPr>
                <w:del w:id="18920" w:author="Dr Mamadou SANOGO" w:date="2023-10-25T17:57:00Z"/>
                <w:rFonts w:asciiTheme="majorHAnsi" w:hAnsiTheme="majorHAnsi" w:cstheme="majorHAnsi"/>
                <w:color w:val="000000" w:themeColor="text1"/>
                <w:szCs w:val="24"/>
                <w:rPrChange w:id="18921" w:author="Dr Mamadou SANOGO" w:date="2023-10-25T18:15:00Z">
                  <w:rPr>
                    <w:del w:id="18922" w:author="Dr Mamadou SANOGO" w:date="2023-10-25T17:57:00Z"/>
                    <w:rFonts w:asciiTheme="majorHAnsi" w:hAnsiTheme="majorHAnsi" w:cstheme="majorHAnsi"/>
                    <w:szCs w:val="24"/>
                  </w:rPr>
                </w:rPrChange>
              </w:rPr>
              <w:pPrChange w:id="18923" w:author="Dr Mamadou SANOGO" w:date="2023-10-25T17:57:00Z">
                <w:pPr>
                  <w:spacing w:line="240" w:lineRule="auto"/>
                  <w:jc w:val="center"/>
                </w:pPr>
              </w:pPrChange>
            </w:pPr>
            <w:del w:id="18924" w:author="Dr Mamadou SANOGO" w:date="2023-10-25T17:57:00Z">
              <w:r w:rsidRPr="007A4AFC" w:rsidDel="00744A71">
                <w:rPr>
                  <w:rFonts w:asciiTheme="majorHAnsi" w:hAnsiTheme="majorHAnsi" w:cstheme="majorHAnsi"/>
                  <w:color w:val="000000" w:themeColor="text1"/>
                  <w:szCs w:val="24"/>
                  <w:rPrChange w:id="18925" w:author="Dr Mamadou SANOGO" w:date="2023-10-25T18:15:00Z">
                    <w:rPr>
                      <w:rFonts w:asciiTheme="majorHAnsi" w:hAnsiTheme="majorHAnsi" w:cstheme="majorHAnsi"/>
                      <w:szCs w:val="24"/>
                    </w:rPr>
                  </w:rPrChange>
                </w:rPr>
                <w:delText xml:space="preserve">Bon </w:delText>
              </w:r>
            </w:del>
          </w:p>
        </w:tc>
      </w:tr>
      <w:tr w:rsidR="007A4AFC" w:rsidRPr="007A4AFC" w:rsidDel="00744A71" w14:paraId="3D236192" w14:textId="77777777" w:rsidTr="002E5E0D">
        <w:trPr>
          <w:del w:id="18926" w:author="Dr Mamadou SANOGO" w:date="2023-10-25T17:57:00Z"/>
        </w:trPr>
        <w:tc>
          <w:tcPr>
            <w:tcW w:w="484" w:type="pct"/>
          </w:tcPr>
          <w:p w14:paraId="19C039E8" w14:textId="3EE40C63" w:rsidR="002E5E0D" w:rsidRPr="007A4AFC" w:rsidDel="00744A71" w:rsidRDefault="002E5E0D">
            <w:pPr>
              <w:pStyle w:val="Titre"/>
              <w:tabs>
                <w:tab w:val="num" w:pos="-4820"/>
              </w:tabs>
              <w:spacing w:line="276" w:lineRule="auto"/>
              <w:jc w:val="both"/>
              <w:rPr>
                <w:del w:id="18927" w:author="Dr Mamadou SANOGO" w:date="2023-10-25T17:57:00Z"/>
                <w:rFonts w:asciiTheme="majorHAnsi" w:hAnsiTheme="majorHAnsi" w:cstheme="majorHAnsi"/>
                <w:b w:val="0"/>
                <w:color w:val="000000" w:themeColor="text1"/>
                <w:szCs w:val="24"/>
                <w:rPrChange w:id="18928" w:author="Dr Mamadou SANOGO" w:date="2023-10-25T18:15:00Z">
                  <w:rPr>
                    <w:del w:id="18929" w:author="Dr Mamadou SANOGO" w:date="2023-10-25T17:57:00Z"/>
                    <w:rFonts w:asciiTheme="majorHAnsi" w:hAnsiTheme="majorHAnsi" w:cstheme="majorHAnsi"/>
                    <w:b/>
                    <w:szCs w:val="24"/>
                  </w:rPr>
                </w:rPrChange>
              </w:rPr>
              <w:pPrChange w:id="18930" w:author="Dr Mamadou SANOGO" w:date="2023-10-25T17:57:00Z">
                <w:pPr>
                  <w:numPr>
                    <w:numId w:val="7"/>
                  </w:numPr>
                  <w:spacing w:line="240" w:lineRule="auto"/>
                  <w:ind w:left="720" w:hanging="360"/>
                  <w:contextualSpacing/>
                </w:pPr>
              </w:pPrChange>
            </w:pPr>
          </w:p>
        </w:tc>
        <w:tc>
          <w:tcPr>
            <w:tcW w:w="3261" w:type="pct"/>
          </w:tcPr>
          <w:p w14:paraId="7E7A2EED" w14:textId="43C71C5E" w:rsidR="002E5E0D" w:rsidRPr="007A4AFC" w:rsidDel="00744A71" w:rsidRDefault="002E5E0D">
            <w:pPr>
              <w:pStyle w:val="Titre"/>
              <w:tabs>
                <w:tab w:val="num" w:pos="-4820"/>
              </w:tabs>
              <w:spacing w:line="276" w:lineRule="auto"/>
              <w:jc w:val="both"/>
              <w:rPr>
                <w:del w:id="18931" w:author="Dr Mamadou SANOGO" w:date="2023-10-25T17:57:00Z"/>
                <w:rFonts w:asciiTheme="majorHAnsi" w:hAnsiTheme="majorHAnsi" w:cstheme="majorHAnsi"/>
                <w:color w:val="000000" w:themeColor="text1"/>
                <w:szCs w:val="24"/>
                <w:rPrChange w:id="18932" w:author="Dr Mamadou SANOGO" w:date="2023-10-25T18:15:00Z">
                  <w:rPr>
                    <w:del w:id="18933" w:author="Dr Mamadou SANOGO" w:date="2023-10-25T17:57:00Z"/>
                    <w:rFonts w:asciiTheme="majorHAnsi" w:hAnsiTheme="majorHAnsi" w:cstheme="majorHAnsi"/>
                    <w:szCs w:val="24"/>
                  </w:rPr>
                </w:rPrChange>
              </w:rPr>
              <w:pPrChange w:id="18934" w:author="Dr Mamadou SANOGO" w:date="2023-10-25T17:57:00Z">
                <w:pPr>
                  <w:spacing w:line="240" w:lineRule="auto"/>
                </w:pPr>
              </w:pPrChange>
            </w:pPr>
            <w:del w:id="18935" w:author="Dr Mamadou SANOGO" w:date="2023-10-25T17:57:00Z">
              <w:r w:rsidRPr="007A4AFC" w:rsidDel="00744A71">
                <w:rPr>
                  <w:rFonts w:asciiTheme="majorHAnsi" w:hAnsiTheme="majorHAnsi" w:cstheme="majorHAnsi"/>
                  <w:color w:val="000000" w:themeColor="text1"/>
                  <w:szCs w:val="24"/>
                  <w:rPrChange w:id="18936" w:author="Dr Mamadou SANOGO" w:date="2023-10-25T18:15:00Z">
                    <w:rPr>
                      <w:rFonts w:asciiTheme="majorHAnsi" w:hAnsiTheme="majorHAnsi" w:cstheme="majorHAnsi"/>
                      <w:szCs w:val="24"/>
                    </w:rPr>
                  </w:rPrChange>
                </w:rPr>
                <w:delText xml:space="preserve">Tables-bancs </w:delText>
              </w:r>
            </w:del>
          </w:p>
        </w:tc>
        <w:tc>
          <w:tcPr>
            <w:tcW w:w="568" w:type="pct"/>
            <w:vAlign w:val="center"/>
          </w:tcPr>
          <w:p w14:paraId="30673C66" w14:textId="0EFAC4A3" w:rsidR="002E5E0D" w:rsidRPr="007A4AFC" w:rsidDel="00744A71" w:rsidRDefault="002E5E0D">
            <w:pPr>
              <w:pStyle w:val="Titre"/>
              <w:tabs>
                <w:tab w:val="num" w:pos="-4820"/>
              </w:tabs>
              <w:spacing w:line="276" w:lineRule="auto"/>
              <w:jc w:val="both"/>
              <w:rPr>
                <w:del w:id="18937" w:author="Dr Mamadou SANOGO" w:date="2023-10-25T17:57:00Z"/>
                <w:rFonts w:asciiTheme="majorHAnsi" w:hAnsiTheme="majorHAnsi" w:cstheme="majorHAnsi"/>
                <w:color w:val="000000" w:themeColor="text1"/>
                <w:szCs w:val="24"/>
                <w:rPrChange w:id="18938" w:author="Dr Mamadou SANOGO" w:date="2023-10-25T18:15:00Z">
                  <w:rPr>
                    <w:del w:id="18939" w:author="Dr Mamadou SANOGO" w:date="2023-10-25T17:57:00Z"/>
                    <w:rFonts w:asciiTheme="majorHAnsi" w:hAnsiTheme="majorHAnsi" w:cstheme="majorHAnsi"/>
                    <w:szCs w:val="24"/>
                  </w:rPr>
                </w:rPrChange>
              </w:rPr>
              <w:pPrChange w:id="18940" w:author="Dr Mamadou SANOGO" w:date="2023-10-25T17:57:00Z">
                <w:pPr>
                  <w:spacing w:line="240" w:lineRule="auto"/>
                  <w:jc w:val="center"/>
                </w:pPr>
              </w:pPrChange>
            </w:pPr>
            <w:del w:id="18941" w:author="Dr Mamadou SANOGO" w:date="2023-10-25T17:57:00Z">
              <w:r w:rsidRPr="007A4AFC" w:rsidDel="00744A71">
                <w:rPr>
                  <w:rFonts w:asciiTheme="majorHAnsi" w:hAnsiTheme="majorHAnsi" w:cstheme="majorHAnsi"/>
                  <w:color w:val="000000" w:themeColor="text1"/>
                  <w:szCs w:val="24"/>
                  <w:rPrChange w:id="18942" w:author="Dr Mamadou SANOGO" w:date="2023-10-25T18:15:00Z">
                    <w:rPr>
                      <w:rFonts w:asciiTheme="majorHAnsi" w:hAnsiTheme="majorHAnsi" w:cstheme="majorHAnsi"/>
                      <w:szCs w:val="24"/>
                    </w:rPr>
                  </w:rPrChange>
                </w:rPr>
                <w:delText>80</w:delText>
              </w:r>
            </w:del>
          </w:p>
        </w:tc>
        <w:tc>
          <w:tcPr>
            <w:tcW w:w="687" w:type="pct"/>
          </w:tcPr>
          <w:p w14:paraId="5D879523" w14:textId="1C40D8DF" w:rsidR="002E5E0D" w:rsidRPr="007A4AFC" w:rsidDel="00744A71" w:rsidRDefault="002E5E0D">
            <w:pPr>
              <w:pStyle w:val="Titre"/>
              <w:tabs>
                <w:tab w:val="num" w:pos="-4820"/>
              </w:tabs>
              <w:spacing w:line="276" w:lineRule="auto"/>
              <w:jc w:val="both"/>
              <w:rPr>
                <w:del w:id="18943" w:author="Dr Mamadou SANOGO" w:date="2023-10-25T17:57:00Z"/>
                <w:rFonts w:asciiTheme="majorHAnsi" w:hAnsiTheme="majorHAnsi" w:cstheme="majorHAnsi"/>
                <w:color w:val="000000" w:themeColor="text1"/>
                <w:szCs w:val="24"/>
                <w:rPrChange w:id="18944" w:author="Dr Mamadou SANOGO" w:date="2023-10-25T18:15:00Z">
                  <w:rPr>
                    <w:del w:id="18945" w:author="Dr Mamadou SANOGO" w:date="2023-10-25T17:57:00Z"/>
                    <w:rFonts w:asciiTheme="majorHAnsi" w:hAnsiTheme="majorHAnsi" w:cstheme="majorHAnsi"/>
                    <w:szCs w:val="24"/>
                  </w:rPr>
                </w:rPrChange>
              </w:rPr>
              <w:pPrChange w:id="18946" w:author="Dr Mamadou SANOGO" w:date="2023-10-25T17:57:00Z">
                <w:pPr>
                  <w:spacing w:line="240" w:lineRule="auto"/>
                  <w:jc w:val="center"/>
                </w:pPr>
              </w:pPrChange>
            </w:pPr>
            <w:del w:id="18947" w:author="Dr Mamadou SANOGO" w:date="2023-10-25T17:57:00Z">
              <w:r w:rsidRPr="007A4AFC" w:rsidDel="00744A71">
                <w:rPr>
                  <w:rFonts w:asciiTheme="majorHAnsi" w:hAnsiTheme="majorHAnsi" w:cstheme="majorHAnsi"/>
                  <w:color w:val="000000" w:themeColor="text1"/>
                  <w:szCs w:val="24"/>
                  <w:rPrChange w:id="18948" w:author="Dr Mamadou SANOGO" w:date="2023-10-25T18:15:00Z">
                    <w:rPr>
                      <w:rFonts w:asciiTheme="majorHAnsi" w:hAnsiTheme="majorHAnsi" w:cstheme="majorHAnsi"/>
                      <w:szCs w:val="24"/>
                    </w:rPr>
                  </w:rPrChange>
                </w:rPr>
                <w:delText xml:space="preserve">Bon </w:delText>
              </w:r>
            </w:del>
          </w:p>
        </w:tc>
      </w:tr>
      <w:tr w:rsidR="007A4AFC" w:rsidRPr="007A4AFC" w:rsidDel="00744A71" w14:paraId="1162EAFE" w14:textId="77777777" w:rsidTr="002E5E0D">
        <w:trPr>
          <w:del w:id="18949" w:author="Dr Mamadou SANOGO" w:date="2023-10-25T17:57:00Z"/>
        </w:trPr>
        <w:tc>
          <w:tcPr>
            <w:tcW w:w="484" w:type="pct"/>
          </w:tcPr>
          <w:p w14:paraId="1D15A124" w14:textId="0C11AFED" w:rsidR="002E5E0D" w:rsidRPr="007A4AFC" w:rsidDel="00744A71" w:rsidRDefault="002E5E0D">
            <w:pPr>
              <w:pStyle w:val="Titre"/>
              <w:tabs>
                <w:tab w:val="num" w:pos="-4820"/>
              </w:tabs>
              <w:spacing w:line="276" w:lineRule="auto"/>
              <w:jc w:val="both"/>
              <w:rPr>
                <w:del w:id="18950" w:author="Dr Mamadou SANOGO" w:date="2023-10-25T17:57:00Z"/>
                <w:rFonts w:asciiTheme="majorHAnsi" w:hAnsiTheme="majorHAnsi" w:cstheme="majorHAnsi"/>
                <w:b w:val="0"/>
                <w:color w:val="000000" w:themeColor="text1"/>
                <w:szCs w:val="24"/>
                <w:rPrChange w:id="18951" w:author="Dr Mamadou SANOGO" w:date="2023-10-25T18:15:00Z">
                  <w:rPr>
                    <w:del w:id="18952" w:author="Dr Mamadou SANOGO" w:date="2023-10-25T17:57:00Z"/>
                    <w:rFonts w:asciiTheme="majorHAnsi" w:hAnsiTheme="majorHAnsi" w:cstheme="majorHAnsi"/>
                    <w:b/>
                    <w:szCs w:val="24"/>
                  </w:rPr>
                </w:rPrChange>
              </w:rPr>
              <w:pPrChange w:id="18953" w:author="Dr Mamadou SANOGO" w:date="2023-10-25T17:57:00Z">
                <w:pPr>
                  <w:numPr>
                    <w:numId w:val="7"/>
                  </w:numPr>
                  <w:spacing w:line="240" w:lineRule="auto"/>
                  <w:ind w:left="720" w:hanging="360"/>
                  <w:contextualSpacing/>
                </w:pPr>
              </w:pPrChange>
            </w:pPr>
          </w:p>
        </w:tc>
        <w:tc>
          <w:tcPr>
            <w:tcW w:w="3261" w:type="pct"/>
          </w:tcPr>
          <w:p w14:paraId="61D3B6AC" w14:textId="3F5E9E9F" w:rsidR="002E5E0D" w:rsidRPr="007A4AFC" w:rsidDel="00744A71" w:rsidRDefault="002E5E0D">
            <w:pPr>
              <w:pStyle w:val="Titre"/>
              <w:tabs>
                <w:tab w:val="num" w:pos="-4820"/>
              </w:tabs>
              <w:spacing w:line="276" w:lineRule="auto"/>
              <w:jc w:val="both"/>
              <w:rPr>
                <w:del w:id="18954" w:author="Dr Mamadou SANOGO" w:date="2023-10-25T17:57:00Z"/>
                <w:rFonts w:asciiTheme="majorHAnsi" w:hAnsiTheme="majorHAnsi" w:cstheme="majorHAnsi"/>
                <w:color w:val="000000" w:themeColor="text1"/>
                <w:szCs w:val="24"/>
                <w:rPrChange w:id="18955" w:author="Dr Mamadou SANOGO" w:date="2023-10-25T18:15:00Z">
                  <w:rPr>
                    <w:del w:id="18956" w:author="Dr Mamadou SANOGO" w:date="2023-10-25T17:57:00Z"/>
                    <w:rFonts w:asciiTheme="majorHAnsi" w:hAnsiTheme="majorHAnsi" w:cstheme="majorHAnsi"/>
                    <w:szCs w:val="24"/>
                  </w:rPr>
                </w:rPrChange>
              </w:rPr>
              <w:pPrChange w:id="18957" w:author="Dr Mamadou SANOGO" w:date="2023-10-25T17:57:00Z">
                <w:pPr>
                  <w:spacing w:line="240" w:lineRule="auto"/>
                </w:pPr>
              </w:pPrChange>
            </w:pPr>
            <w:del w:id="18958" w:author="Dr Mamadou SANOGO" w:date="2023-10-25T17:57:00Z">
              <w:r w:rsidRPr="007A4AFC" w:rsidDel="00744A71">
                <w:rPr>
                  <w:rFonts w:asciiTheme="majorHAnsi" w:hAnsiTheme="majorHAnsi" w:cstheme="majorHAnsi"/>
                  <w:color w:val="000000" w:themeColor="text1"/>
                  <w:szCs w:val="24"/>
                  <w:rPrChange w:id="18959" w:author="Dr Mamadou SANOGO" w:date="2023-10-25T18:15:00Z">
                    <w:rPr>
                      <w:rFonts w:asciiTheme="majorHAnsi" w:hAnsiTheme="majorHAnsi" w:cstheme="majorHAnsi"/>
                      <w:szCs w:val="24"/>
                    </w:rPr>
                  </w:rPrChange>
                </w:rPr>
                <w:delText xml:space="preserve">Groupe électrogène </w:delText>
              </w:r>
            </w:del>
          </w:p>
        </w:tc>
        <w:tc>
          <w:tcPr>
            <w:tcW w:w="568" w:type="pct"/>
            <w:vAlign w:val="center"/>
          </w:tcPr>
          <w:p w14:paraId="1213C119" w14:textId="691FF514" w:rsidR="002E5E0D" w:rsidRPr="007A4AFC" w:rsidDel="00744A71" w:rsidRDefault="002E5E0D">
            <w:pPr>
              <w:pStyle w:val="Titre"/>
              <w:tabs>
                <w:tab w:val="num" w:pos="-4820"/>
              </w:tabs>
              <w:spacing w:line="276" w:lineRule="auto"/>
              <w:jc w:val="both"/>
              <w:rPr>
                <w:del w:id="18960" w:author="Dr Mamadou SANOGO" w:date="2023-10-25T17:57:00Z"/>
                <w:rFonts w:asciiTheme="majorHAnsi" w:hAnsiTheme="majorHAnsi" w:cstheme="majorHAnsi"/>
                <w:color w:val="000000" w:themeColor="text1"/>
                <w:szCs w:val="24"/>
                <w:rPrChange w:id="18961" w:author="Dr Mamadou SANOGO" w:date="2023-10-25T18:15:00Z">
                  <w:rPr>
                    <w:del w:id="18962" w:author="Dr Mamadou SANOGO" w:date="2023-10-25T17:57:00Z"/>
                    <w:rFonts w:asciiTheme="majorHAnsi" w:hAnsiTheme="majorHAnsi" w:cstheme="majorHAnsi"/>
                    <w:szCs w:val="24"/>
                  </w:rPr>
                </w:rPrChange>
              </w:rPr>
              <w:pPrChange w:id="18963" w:author="Dr Mamadou SANOGO" w:date="2023-10-25T17:57:00Z">
                <w:pPr>
                  <w:spacing w:line="240" w:lineRule="auto"/>
                  <w:jc w:val="center"/>
                </w:pPr>
              </w:pPrChange>
            </w:pPr>
            <w:del w:id="18964" w:author="Dr Mamadou SANOGO" w:date="2023-10-25T17:57:00Z">
              <w:r w:rsidRPr="007A4AFC" w:rsidDel="00744A71">
                <w:rPr>
                  <w:rFonts w:asciiTheme="majorHAnsi" w:hAnsiTheme="majorHAnsi" w:cstheme="majorHAnsi"/>
                  <w:color w:val="000000" w:themeColor="text1"/>
                  <w:szCs w:val="24"/>
                  <w:rPrChange w:id="18965" w:author="Dr Mamadou SANOGO" w:date="2023-10-25T18:15:00Z">
                    <w:rPr>
                      <w:rFonts w:asciiTheme="majorHAnsi" w:hAnsiTheme="majorHAnsi" w:cstheme="majorHAnsi"/>
                      <w:szCs w:val="24"/>
                    </w:rPr>
                  </w:rPrChange>
                </w:rPr>
                <w:delText>1</w:delText>
              </w:r>
            </w:del>
          </w:p>
        </w:tc>
        <w:tc>
          <w:tcPr>
            <w:tcW w:w="687" w:type="pct"/>
          </w:tcPr>
          <w:p w14:paraId="56B0AC1D" w14:textId="3984F283" w:rsidR="002E5E0D" w:rsidRPr="007A4AFC" w:rsidDel="00744A71" w:rsidRDefault="002E5E0D">
            <w:pPr>
              <w:pStyle w:val="Titre"/>
              <w:tabs>
                <w:tab w:val="num" w:pos="-4820"/>
              </w:tabs>
              <w:spacing w:line="276" w:lineRule="auto"/>
              <w:jc w:val="both"/>
              <w:rPr>
                <w:del w:id="18966" w:author="Dr Mamadou SANOGO" w:date="2023-10-25T17:57:00Z"/>
                <w:rFonts w:asciiTheme="majorHAnsi" w:hAnsiTheme="majorHAnsi" w:cstheme="majorHAnsi"/>
                <w:color w:val="000000" w:themeColor="text1"/>
                <w:szCs w:val="24"/>
                <w:rPrChange w:id="18967" w:author="Dr Mamadou SANOGO" w:date="2023-10-25T18:15:00Z">
                  <w:rPr>
                    <w:del w:id="18968" w:author="Dr Mamadou SANOGO" w:date="2023-10-25T17:57:00Z"/>
                    <w:rFonts w:asciiTheme="majorHAnsi" w:hAnsiTheme="majorHAnsi" w:cstheme="majorHAnsi"/>
                    <w:szCs w:val="24"/>
                  </w:rPr>
                </w:rPrChange>
              </w:rPr>
              <w:pPrChange w:id="18969" w:author="Dr Mamadou SANOGO" w:date="2023-10-25T17:57:00Z">
                <w:pPr>
                  <w:spacing w:line="240" w:lineRule="auto"/>
                  <w:jc w:val="center"/>
                </w:pPr>
              </w:pPrChange>
            </w:pPr>
            <w:del w:id="18970" w:author="Dr Mamadou SANOGO" w:date="2023-10-25T17:57:00Z">
              <w:r w:rsidRPr="007A4AFC" w:rsidDel="00744A71">
                <w:rPr>
                  <w:rFonts w:asciiTheme="majorHAnsi" w:hAnsiTheme="majorHAnsi" w:cstheme="majorHAnsi"/>
                  <w:color w:val="000000" w:themeColor="text1"/>
                  <w:szCs w:val="24"/>
                  <w:rPrChange w:id="18971" w:author="Dr Mamadou SANOGO" w:date="2023-10-25T18:15:00Z">
                    <w:rPr>
                      <w:rFonts w:asciiTheme="majorHAnsi" w:hAnsiTheme="majorHAnsi" w:cstheme="majorHAnsi"/>
                      <w:szCs w:val="24"/>
                    </w:rPr>
                  </w:rPrChange>
                </w:rPr>
                <w:delText xml:space="preserve">Bon </w:delText>
              </w:r>
            </w:del>
          </w:p>
        </w:tc>
      </w:tr>
      <w:tr w:rsidR="007A4AFC" w:rsidRPr="007A4AFC" w:rsidDel="00744A71" w14:paraId="1ADDDAA8" w14:textId="77777777" w:rsidTr="002E5E0D">
        <w:trPr>
          <w:del w:id="18972" w:author="Dr Mamadou SANOGO" w:date="2023-10-25T17:57:00Z"/>
        </w:trPr>
        <w:tc>
          <w:tcPr>
            <w:tcW w:w="484" w:type="pct"/>
          </w:tcPr>
          <w:p w14:paraId="29F290FF" w14:textId="25CAC38D" w:rsidR="002E5E0D" w:rsidRPr="007A4AFC" w:rsidDel="00744A71" w:rsidRDefault="002E5E0D">
            <w:pPr>
              <w:pStyle w:val="Titre"/>
              <w:tabs>
                <w:tab w:val="num" w:pos="-4820"/>
              </w:tabs>
              <w:spacing w:line="276" w:lineRule="auto"/>
              <w:jc w:val="both"/>
              <w:rPr>
                <w:del w:id="18973" w:author="Dr Mamadou SANOGO" w:date="2023-10-25T17:57:00Z"/>
                <w:rFonts w:asciiTheme="majorHAnsi" w:hAnsiTheme="majorHAnsi" w:cstheme="majorHAnsi"/>
                <w:b w:val="0"/>
                <w:color w:val="000000" w:themeColor="text1"/>
                <w:szCs w:val="24"/>
                <w:rPrChange w:id="18974" w:author="Dr Mamadou SANOGO" w:date="2023-10-25T18:15:00Z">
                  <w:rPr>
                    <w:del w:id="18975" w:author="Dr Mamadou SANOGO" w:date="2023-10-25T17:57:00Z"/>
                    <w:rFonts w:asciiTheme="majorHAnsi" w:hAnsiTheme="majorHAnsi" w:cstheme="majorHAnsi"/>
                    <w:b/>
                    <w:szCs w:val="24"/>
                  </w:rPr>
                </w:rPrChange>
              </w:rPr>
              <w:pPrChange w:id="18976" w:author="Dr Mamadou SANOGO" w:date="2023-10-25T17:57:00Z">
                <w:pPr>
                  <w:numPr>
                    <w:numId w:val="7"/>
                  </w:numPr>
                  <w:spacing w:line="240" w:lineRule="auto"/>
                  <w:ind w:left="720" w:hanging="360"/>
                  <w:contextualSpacing/>
                </w:pPr>
              </w:pPrChange>
            </w:pPr>
          </w:p>
        </w:tc>
        <w:tc>
          <w:tcPr>
            <w:tcW w:w="3261" w:type="pct"/>
          </w:tcPr>
          <w:p w14:paraId="59B162B9" w14:textId="577B3F0B" w:rsidR="002E5E0D" w:rsidRPr="007A4AFC" w:rsidDel="00744A71" w:rsidRDefault="002E5E0D">
            <w:pPr>
              <w:pStyle w:val="Titre"/>
              <w:tabs>
                <w:tab w:val="num" w:pos="-4820"/>
              </w:tabs>
              <w:spacing w:line="276" w:lineRule="auto"/>
              <w:jc w:val="both"/>
              <w:rPr>
                <w:del w:id="18977" w:author="Dr Mamadou SANOGO" w:date="2023-10-25T17:57:00Z"/>
                <w:rFonts w:asciiTheme="majorHAnsi" w:hAnsiTheme="majorHAnsi" w:cstheme="majorHAnsi"/>
                <w:color w:val="000000" w:themeColor="text1"/>
                <w:szCs w:val="24"/>
                <w:rPrChange w:id="18978" w:author="Dr Mamadou SANOGO" w:date="2023-10-25T18:15:00Z">
                  <w:rPr>
                    <w:del w:id="18979" w:author="Dr Mamadou SANOGO" w:date="2023-10-25T17:57:00Z"/>
                    <w:rFonts w:asciiTheme="majorHAnsi" w:hAnsiTheme="majorHAnsi" w:cstheme="majorHAnsi"/>
                    <w:szCs w:val="24"/>
                  </w:rPr>
                </w:rPrChange>
              </w:rPr>
              <w:pPrChange w:id="18980" w:author="Dr Mamadou SANOGO" w:date="2023-10-25T17:57:00Z">
                <w:pPr>
                  <w:spacing w:line="240" w:lineRule="auto"/>
                </w:pPr>
              </w:pPrChange>
            </w:pPr>
            <w:del w:id="18981" w:author="Dr Mamadou SANOGO" w:date="2023-10-25T17:57:00Z">
              <w:r w:rsidRPr="007A4AFC" w:rsidDel="00744A71">
                <w:rPr>
                  <w:rFonts w:asciiTheme="majorHAnsi" w:hAnsiTheme="majorHAnsi" w:cstheme="majorHAnsi"/>
                  <w:color w:val="000000" w:themeColor="text1"/>
                  <w:szCs w:val="24"/>
                  <w:rPrChange w:id="18982" w:author="Dr Mamadou SANOGO" w:date="2023-10-25T18:15:00Z">
                    <w:rPr>
                      <w:rFonts w:asciiTheme="majorHAnsi" w:hAnsiTheme="majorHAnsi" w:cstheme="majorHAnsi"/>
                      <w:szCs w:val="24"/>
                    </w:rPr>
                  </w:rPrChange>
                </w:rPr>
                <w:delText xml:space="preserve">Extincteurs </w:delText>
              </w:r>
            </w:del>
          </w:p>
        </w:tc>
        <w:tc>
          <w:tcPr>
            <w:tcW w:w="568" w:type="pct"/>
            <w:vAlign w:val="center"/>
          </w:tcPr>
          <w:p w14:paraId="0525361E" w14:textId="454A7523" w:rsidR="002E5E0D" w:rsidRPr="007A4AFC" w:rsidDel="00744A71" w:rsidRDefault="002E5E0D">
            <w:pPr>
              <w:pStyle w:val="Titre"/>
              <w:tabs>
                <w:tab w:val="num" w:pos="-4820"/>
              </w:tabs>
              <w:spacing w:line="276" w:lineRule="auto"/>
              <w:jc w:val="both"/>
              <w:rPr>
                <w:del w:id="18983" w:author="Dr Mamadou SANOGO" w:date="2023-10-25T17:57:00Z"/>
                <w:rFonts w:asciiTheme="majorHAnsi" w:hAnsiTheme="majorHAnsi" w:cstheme="majorHAnsi"/>
                <w:color w:val="000000" w:themeColor="text1"/>
                <w:szCs w:val="24"/>
                <w:rPrChange w:id="18984" w:author="Dr Mamadou SANOGO" w:date="2023-10-25T18:15:00Z">
                  <w:rPr>
                    <w:del w:id="18985" w:author="Dr Mamadou SANOGO" w:date="2023-10-25T17:57:00Z"/>
                    <w:rFonts w:asciiTheme="majorHAnsi" w:hAnsiTheme="majorHAnsi" w:cstheme="majorHAnsi"/>
                    <w:szCs w:val="24"/>
                  </w:rPr>
                </w:rPrChange>
              </w:rPr>
              <w:pPrChange w:id="18986" w:author="Dr Mamadou SANOGO" w:date="2023-10-25T17:57:00Z">
                <w:pPr>
                  <w:spacing w:line="240" w:lineRule="auto"/>
                  <w:jc w:val="center"/>
                </w:pPr>
              </w:pPrChange>
            </w:pPr>
            <w:del w:id="18987" w:author="Dr Mamadou SANOGO" w:date="2023-10-25T17:57:00Z">
              <w:r w:rsidRPr="007A4AFC" w:rsidDel="00744A71">
                <w:rPr>
                  <w:rFonts w:asciiTheme="majorHAnsi" w:hAnsiTheme="majorHAnsi" w:cstheme="majorHAnsi"/>
                  <w:color w:val="000000" w:themeColor="text1"/>
                  <w:szCs w:val="24"/>
                  <w:rPrChange w:id="18988" w:author="Dr Mamadou SANOGO" w:date="2023-10-25T18:15:00Z">
                    <w:rPr>
                      <w:rFonts w:asciiTheme="majorHAnsi" w:hAnsiTheme="majorHAnsi" w:cstheme="majorHAnsi"/>
                      <w:szCs w:val="24"/>
                    </w:rPr>
                  </w:rPrChange>
                </w:rPr>
                <w:delText>5</w:delText>
              </w:r>
            </w:del>
          </w:p>
        </w:tc>
        <w:tc>
          <w:tcPr>
            <w:tcW w:w="687" w:type="pct"/>
          </w:tcPr>
          <w:p w14:paraId="551700E7" w14:textId="4BC266C2" w:rsidR="002E5E0D" w:rsidRPr="007A4AFC" w:rsidDel="00744A71" w:rsidRDefault="002E5E0D">
            <w:pPr>
              <w:pStyle w:val="Titre"/>
              <w:tabs>
                <w:tab w:val="num" w:pos="-4820"/>
              </w:tabs>
              <w:spacing w:line="276" w:lineRule="auto"/>
              <w:jc w:val="both"/>
              <w:rPr>
                <w:del w:id="18989" w:author="Dr Mamadou SANOGO" w:date="2023-10-25T17:57:00Z"/>
                <w:rFonts w:asciiTheme="majorHAnsi" w:hAnsiTheme="majorHAnsi" w:cstheme="majorHAnsi"/>
                <w:color w:val="000000" w:themeColor="text1"/>
                <w:szCs w:val="24"/>
                <w:rPrChange w:id="18990" w:author="Dr Mamadou SANOGO" w:date="2023-10-25T18:15:00Z">
                  <w:rPr>
                    <w:del w:id="18991" w:author="Dr Mamadou SANOGO" w:date="2023-10-25T17:57:00Z"/>
                    <w:rFonts w:asciiTheme="majorHAnsi" w:hAnsiTheme="majorHAnsi" w:cstheme="majorHAnsi"/>
                    <w:szCs w:val="24"/>
                  </w:rPr>
                </w:rPrChange>
              </w:rPr>
              <w:pPrChange w:id="18992" w:author="Dr Mamadou SANOGO" w:date="2023-10-25T17:57:00Z">
                <w:pPr>
                  <w:spacing w:line="240" w:lineRule="auto"/>
                  <w:jc w:val="center"/>
                </w:pPr>
              </w:pPrChange>
            </w:pPr>
            <w:del w:id="18993" w:author="Dr Mamadou SANOGO" w:date="2023-10-25T17:57:00Z">
              <w:r w:rsidRPr="007A4AFC" w:rsidDel="00744A71">
                <w:rPr>
                  <w:rFonts w:asciiTheme="majorHAnsi" w:hAnsiTheme="majorHAnsi" w:cstheme="majorHAnsi"/>
                  <w:color w:val="000000" w:themeColor="text1"/>
                  <w:szCs w:val="24"/>
                  <w:rPrChange w:id="18994" w:author="Dr Mamadou SANOGO" w:date="2023-10-25T18:15:00Z">
                    <w:rPr>
                      <w:rFonts w:asciiTheme="majorHAnsi" w:hAnsiTheme="majorHAnsi" w:cstheme="majorHAnsi"/>
                      <w:szCs w:val="24"/>
                    </w:rPr>
                  </w:rPrChange>
                </w:rPr>
                <w:delText xml:space="preserve">Bon </w:delText>
              </w:r>
            </w:del>
          </w:p>
        </w:tc>
      </w:tr>
      <w:tr w:rsidR="007A4AFC" w:rsidRPr="007A4AFC" w:rsidDel="00744A71" w14:paraId="4C1A2457" w14:textId="77777777" w:rsidTr="002E5E0D">
        <w:trPr>
          <w:del w:id="18995" w:author="Dr Mamadou SANOGO" w:date="2023-10-25T17:57:00Z"/>
        </w:trPr>
        <w:tc>
          <w:tcPr>
            <w:tcW w:w="484" w:type="pct"/>
          </w:tcPr>
          <w:p w14:paraId="4982D411" w14:textId="4BE75722" w:rsidR="002E5E0D" w:rsidRPr="007A4AFC" w:rsidDel="00744A71" w:rsidRDefault="002E5E0D">
            <w:pPr>
              <w:pStyle w:val="Titre"/>
              <w:tabs>
                <w:tab w:val="num" w:pos="-4820"/>
              </w:tabs>
              <w:spacing w:line="276" w:lineRule="auto"/>
              <w:jc w:val="both"/>
              <w:rPr>
                <w:del w:id="18996" w:author="Dr Mamadou SANOGO" w:date="2023-10-25T17:57:00Z"/>
                <w:rFonts w:asciiTheme="majorHAnsi" w:hAnsiTheme="majorHAnsi" w:cstheme="majorHAnsi"/>
                <w:b w:val="0"/>
                <w:color w:val="000000" w:themeColor="text1"/>
                <w:szCs w:val="24"/>
                <w:rPrChange w:id="18997" w:author="Dr Mamadou SANOGO" w:date="2023-10-25T18:15:00Z">
                  <w:rPr>
                    <w:del w:id="18998" w:author="Dr Mamadou SANOGO" w:date="2023-10-25T17:57:00Z"/>
                    <w:rFonts w:asciiTheme="majorHAnsi" w:hAnsiTheme="majorHAnsi" w:cstheme="majorHAnsi"/>
                    <w:b/>
                    <w:szCs w:val="24"/>
                  </w:rPr>
                </w:rPrChange>
              </w:rPr>
              <w:pPrChange w:id="18999" w:author="Dr Mamadou SANOGO" w:date="2023-10-25T17:57:00Z">
                <w:pPr>
                  <w:numPr>
                    <w:numId w:val="7"/>
                  </w:numPr>
                  <w:spacing w:line="240" w:lineRule="auto"/>
                  <w:ind w:left="720" w:hanging="360"/>
                  <w:contextualSpacing/>
                </w:pPr>
              </w:pPrChange>
            </w:pPr>
          </w:p>
        </w:tc>
        <w:tc>
          <w:tcPr>
            <w:tcW w:w="3261" w:type="pct"/>
          </w:tcPr>
          <w:p w14:paraId="3B0E6585" w14:textId="692F4DC7" w:rsidR="002E5E0D" w:rsidRPr="007A4AFC" w:rsidDel="00744A71" w:rsidRDefault="002E5E0D">
            <w:pPr>
              <w:pStyle w:val="Titre"/>
              <w:tabs>
                <w:tab w:val="num" w:pos="-4820"/>
              </w:tabs>
              <w:spacing w:line="276" w:lineRule="auto"/>
              <w:jc w:val="both"/>
              <w:rPr>
                <w:del w:id="19000" w:author="Dr Mamadou SANOGO" w:date="2023-10-25T17:57:00Z"/>
                <w:rFonts w:asciiTheme="majorHAnsi" w:hAnsiTheme="majorHAnsi" w:cstheme="majorHAnsi"/>
                <w:color w:val="000000" w:themeColor="text1"/>
                <w:szCs w:val="24"/>
                <w:rPrChange w:id="19001" w:author="Dr Mamadou SANOGO" w:date="2023-10-25T18:15:00Z">
                  <w:rPr>
                    <w:del w:id="19002" w:author="Dr Mamadou SANOGO" w:date="2023-10-25T17:57:00Z"/>
                    <w:rFonts w:asciiTheme="majorHAnsi" w:hAnsiTheme="majorHAnsi" w:cstheme="majorHAnsi"/>
                    <w:szCs w:val="24"/>
                  </w:rPr>
                </w:rPrChange>
              </w:rPr>
              <w:pPrChange w:id="19003" w:author="Dr Mamadou SANOGO" w:date="2023-10-25T17:57:00Z">
                <w:pPr>
                  <w:spacing w:line="240" w:lineRule="auto"/>
                </w:pPr>
              </w:pPrChange>
            </w:pPr>
            <w:del w:id="19004" w:author="Dr Mamadou SANOGO" w:date="2023-10-25T17:57:00Z">
              <w:r w:rsidRPr="007A4AFC" w:rsidDel="00744A71">
                <w:rPr>
                  <w:rFonts w:asciiTheme="majorHAnsi" w:hAnsiTheme="majorHAnsi" w:cstheme="majorHAnsi"/>
                  <w:color w:val="000000" w:themeColor="text1"/>
                  <w:szCs w:val="24"/>
                  <w:rPrChange w:id="19005" w:author="Dr Mamadou SANOGO" w:date="2023-10-25T18:15:00Z">
                    <w:rPr>
                      <w:rFonts w:asciiTheme="majorHAnsi" w:hAnsiTheme="majorHAnsi" w:cstheme="majorHAnsi"/>
                      <w:szCs w:val="24"/>
                    </w:rPr>
                  </w:rPrChange>
                </w:rPr>
                <w:delText>Fontaines d’eau</w:delText>
              </w:r>
            </w:del>
          </w:p>
        </w:tc>
        <w:tc>
          <w:tcPr>
            <w:tcW w:w="568" w:type="pct"/>
            <w:vAlign w:val="center"/>
          </w:tcPr>
          <w:p w14:paraId="325974E3" w14:textId="48B16600" w:rsidR="002E5E0D" w:rsidRPr="007A4AFC" w:rsidDel="00744A71" w:rsidRDefault="002E5E0D">
            <w:pPr>
              <w:pStyle w:val="Titre"/>
              <w:tabs>
                <w:tab w:val="num" w:pos="-4820"/>
              </w:tabs>
              <w:spacing w:line="276" w:lineRule="auto"/>
              <w:jc w:val="both"/>
              <w:rPr>
                <w:del w:id="19006" w:author="Dr Mamadou SANOGO" w:date="2023-10-25T17:57:00Z"/>
                <w:rFonts w:asciiTheme="majorHAnsi" w:hAnsiTheme="majorHAnsi" w:cstheme="majorHAnsi"/>
                <w:color w:val="000000" w:themeColor="text1"/>
                <w:szCs w:val="24"/>
                <w:rPrChange w:id="19007" w:author="Dr Mamadou SANOGO" w:date="2023-10-25T18:15:00Z">
                  <w:rPr>
                    <w:del w:id="19008" w:author="Dr Mamadou SANOGO" w:date="2023-10-25T17:57:00Z"/>
                    <w:rFonts w:asciiTheme="majorHAnsi" w:hAnsiTheme="majorHAnsi" w:cstheme="majorHAnsi"/>
                    <w:szCs w:val="24"/>
                  </w:rPr>
                </w:rPrChange>
              </w:rPr>
              <w:pPrChange w:id="19009" w:author="Dr Mamadou SANOGO" w:date="2023-10-25T17:57:00Z">
                <w:pPr>
                  <w:spacing w:line="240" w:lineRule="auto"/>
                  <w:jc w:val="center"/>
                </w:pPr>
              </w:pPrChange>
            </w:pPr>
            <w:del w:id="19010" w:author="Dr Mamadou SANOGO" w:date="2023-10-25T17:57:00Z">
              <w:r w:rsidRPr="007A4AFC" w:rsidDel="00744A71">
                <w:rPr>
                  <w:rFonts w:asciiTheme="majorHAnsi" w:hAnsiTheme="majorHAnsi" w:cstheme="majorHAnsi"/>
                  <w:color w:val="000000" w:themeColor="text1"/>
                  <w:szCs w:val="24"/>
                  <w:rPrChange w:id="19011" w:author="Dr Mamadou SANOGO" w:date="2023-10-25T18:15:00Z">
                    <w:rPr>
                      <w:rFonts w:asciiTheme="majorHAnsi" w:hAnsiTheme="majorHAnsi" w:cstheme="majorHAnsi"/>
                      <w:szCs w:val="24"/>
                    </w:rPr>
                  </w:rPrChange>
                </w:rPr>
                <w:delText>3</w:delText>
              </w:r>
            </w:del>
          </w:p>
        </w:tc>
        <w:tc>
          <w:tcPr>
            <w:tcW w:w="687" w:type="pct"/>
          </w:tcPr>
          <w:p w14:paraId="536B84C4" w14:textId="7C547865" w:rsidR="002E5E0D" w:rsidRPr="007A4AFC" w:rsidDel="00744A71" w:rsidRDefault="002E5E0D">
            <w:pPr>
              <w:pStyle w:val="Titre"/>
              <w:tabs>
                <w:tab w:val="num" w:pos="-4820"/>
              </w:tabs>
              <w:spacing w:line="276" w:lineRule="auto"/>
              <w:jc w:val="both"/>
              <w:rPr>
                <w:del w:id="19012" w:author="Dr Mamadou SANOGO" w:date="2023-10-25T17:57:00Z"/>
                <w:rFonts w:asciiTheme="majorHAnsi" w:hAnsiTheme="majorHAnsi" w:cstheme="majorHAnsi"/>
                <w:color w:val="000000" w:themeColor="text1"/>
                <w:szCs w:val="24"/>
                <w:rPrChange w:id="19013" w:author="Dr Mamadou SANOGO" w:date="2023-10-25T18:15:00Z">
                  <w:rPr>
                    <w:del w:id="19014" w:author="Dr Mamadou SANOGO" w:date="2023-10-25T17:57:00Z"/>
                    <w:rFonts w:asciiTheme="majorHAnsi" w:hAnsiTheme="majorHAnsi" w:cstheme="majorHAnsi"/>
                    <w:szCs w:val="24"/>
                  </w:rPr>
                </w:rPrChange>
              </w:rPr>
              <w:pPrChange w:id="19015" w:author="Dr Mamadou SANOGO" w:date="2023-10-25T17:57:00Z">
                <w:pPr>
                  <w:spacing w:line="240" w:lineRule="auto"/>
                  <w:jc w:val="center"/>
                </w:pPr>
              </w:pPrChange>
            </w:pPr>
            <w:del w:id="19016" w:author="Dr Mamadou SANOGO" w:date="2023-10-25T17:57:00Z">
              <w:r w:rsidRPr="007A4AFC" w:rsidDel="00744A71">
                <w:rPr>
                  <w:rFonts w:asciiTheme="majorHAnsi" w:hAnsiTheme="majorHAnsi" w:cstheme="majorHAnsi"/>
                  <w:color w:val="000000" w:themeColor="text1"/>
                  <w:szCs w:val="24"/>
                  <w:rPrChange w:id="19017" w:author="Dr Mamadou SANOGO" w:date="2023-10-25T18:15:00Z">
                    <w:rPr>
                      <w:rFonts w:asciiTheme="majorHAnsi" w:hAnsiTheme="majorHAnsi" w:cstheme="majorHAnsi"/>
                      <w:szCs w:val="24"/>
                    </w:rPr>
                  </w:rPrChange>
                </w:rPr>
                <w:delText xml:space="preserve">Bon </w:delText>
              </w:r>
            </w:del>
          </w:p>
        </w:tc>
      </w:tr>
      <w:tr w:rsidR="007A4AFC" w:rsidRPr="007A4AFC" w:rsidDel="00744A71" w14:paraId="21F0F81F" w14:textId="77777777" w:rsidTr="002E5E0D">
        <w:trPr>
          <w:del w:id="19018" w:author="Dr Mamadou SANOGO" w:date="2023-10-25T17:57:00Z"/>
        </w:trPr>
        <w:tc>
          <w:tcPr>
            <w:tcW w:w="484" w:type="pct"/>
          </w:tcPr>
          <w:p w14:paraId="0BB1A184" w14:textId="2457F533" w:rsidR="002E5E0D" w:rsidRPr="007A4AFC" w:rsidDel="00744A71" w:rsidRDefault="002E5E0D">
            <w:pPr>
              <w:pStyle w:val="Titre"/>
              <w:tabs>
                <w:tab w:val="num" w:pos="-4820"/>
              </w:tabs>
              <w:spacing w:line="276" w:lineRule="auto"/>
              <w:jc w:val="both"/>
              <w:rPr>
                <w:del w:id="19019" w:author="Dr Mamadou SANOGO" w:date="2023-10-25T17:57:00Z"/>
                <w:rFonts w:asciiTheme="majorHAnsi" w:hAnsiTheme="majorHAnsi" w:cstheme="majorHAnsi"/>
                <w:b w:val="0"/>
                <w:color w:val="000000" w:themeColor="text1"/>
                <w:szCs w:val="24"/>
                <w:rPrChange w:id="19020" w:author="Dr Mamadou SANOGO" w:date="2023-10-25T18:15:00Z">
                  <w:rPr>
                    <w:del w:id="19021" w:author="Dr Mamadou SANOGO" w:date="2023-10-25T17:57:00Z"/>
                    <w:rFonts w:asciiTheme="majorHAnsi" w:hAnsiTheme="majorHAnsi" w:cstheme="majorHAnsi"/>
                    <w:b/>
                    <w:szCs w:val="24"/>
                  </w:rPr>
                </w:rPrChange>
              </w:rPr>
              <w:pPrChange w:id="19022" w:author="Dr Mamadou SANOGO" w:date="2023-10-25T17:57:00Z">
                <w:pPr>
                  <w:numPr>
                    <w:numId w:val="7"/>
                  </w:numPr>
                  <w:spacing w:line="240" w:lineRule="auto"/>
                  <w:ind w:left="720" w:hanging="360"/>
                  <w:contextualSpacing/>
                </w:pPr>
              </w:pPrChange>
            </w:pPr>
          </w:p>
        </w:tc>
        <w:tc>
          <w:tcPr>
            <w:tcW w:w="3261" w:type="pct"/>
          </w:tcPr>
          <w:p w14:paraId="388DFDD3" w14:textId="03D4A820" w:rsidR="002E5E0D" w:rsidRPr="007A4AFC" w:rsidDel="00744A71" w:rsidRDefault="009128F6">
            <w:pPr>
              <w:pStyle w:val="Titre"/>
              <w:tabs>
                <w:tab w:val="num" w:pos="-4820"/>
              </w:tabs>
              <w:spacing w:line="276" w:lineRule="auto"/>
              <w:jc w:val="both"/>
              <w:rPr>
                <w:del w:id="19023" w:author="Dr Mamadou SANOGO" w:date="2023-10-25T17:57:00Z"/>
                <w:rFonts w:asciiTheme="majorHAnsi" w:hAnsiTheme="majorHAnsi" w:cstheme="majorHAnsi"/>
                <w:color w:val="000000" w:themeColor="text1"/>
                <w:szCs w:val="24"/>
                <w:rPrChange w:id="19024" w:author="Dr Mamadou SANOGO" w:date="2023-10-25T18:15:00Z">
                  <w:rPr>
                    <w:del w:id="19025" w:author="Dr Mamadou SANOGO" w:date="2023-10-25T17:57:00Z"/>
                    <w:rFonts w:asciiTheme="majorHAnsi" w:hAnsiTheme="majorHAnsi" w:cstheme="majorHAnsi"/>
                    <w:szCs w:val="24"/>
                  </w:rPr>
                </w:rPrChange>
              </w:rPr>
              <w:pPrChange w:id="19026" w:author="Dr Mamadou SANOGO" w:date="2023-10-25T17:57:00Z">
                <w:pPr>
                  <w:spacing w:line="240" w:lineRule="auto"/>
                </w:pPr>
              </w:pPrChange>
            </w:pPr>
            <w:del w:id="19027" w:author="Dr Mamadou SANOGO" w:date="2023-10-25T17:57:00Z">
              <w:r w:rsidRPr="007A4AFC" w:rsidDel="00744A71">
                <w:rPr>
                  <w:rFonts w:asciiTheme="majorHAnsi" w:hAnsiTheme="majorHAnsi" w:cstheme="majorHAnsi"/>
                  <w:color w:val="000000" w:themeColor="text1"/>
                  <w:szCs w:val="24"/>
                  <w:rPrChange w:id="19028" w:author="Dr Mamadou SANOGO" w:date="2023-10-25T18:15:00Z">
                    <w:rPr>
                      <w:rFonts w:asciiTheme="majorHAnsi" w:hAnsiTheme="majorHAnsi" w:cstheme="majorHAnsi"/>
                      <w:szCs w:val="24"/>
                    </w:rPr>
                  </w:rPrChange>
                </w:rPr>
                <w:delText>Bus scolaire</w:delText>
              </w:r>
            </w:del>
          </w:p>
        </w:tc>
        <w:tc>
          <w:tcPr>
            <w:tcW w:w="568" w:type="pct"/>
            <w:vAlign w:val="center"/>
          </w:tcPr>
          <w:p w14:paraId="3A4F5C52" w14:textId="61181B34" w:rsidR="002E5E0D" w:rsidRPr="007A4AFC" w:rsidDel="00744A71" w:rsidRDefault="009128F6">
            <w:pPr>
              <w:pStyle w:val="Titre"/>
              <w:tabs>
                <w:tab w:val="num" w:pos="-4820"/>
              </w:tabs>
              <w:spacing w:line="276" w:lineRule="auto"/>
              <w:jc w:val="both"/>
              <w:rPr>
                <w:del w:id="19029" w:author="Dr Mamadou SANOGO" w:date="2023-10-25T17:57:00Z"/>
                <w:rFonts w:asciiTheme="majorHAnsi" w:hAnsiTheme="majorHAnsi" w:cstheme="majorHAnsi"/>
                <w:color w:val="000000" w:themeColor="text1"/>
                <w:szCs w:val="24"/>
                <w:rPrChange w:id="19030" w:author="Dr Mamadou SANOGO" w:date="2023-10-25T18:15:00Z">
                  <w:rPr>
                    <w:del w:id="19031" w:author="Dr Mamadou SANOGO" w:date="2023-10-25T17:57:00Z"/>
                    <w:rFonts w:asciiTheme="majorHAnsi" w:hAnsiTheme="majorHAnsi" w:cstheme="majorHAnsi"/>
                    <w:szCs w:val="24"/>
                  </w:rPr>
                </w:rPrChange>
              </w:rPr>
              <w:pPrChange w:id="19032" w:author="Dr Mamadou SANOGO" w:date="2023-10-25T17:57:00Z">
                <w:pPr>
                  <w:spacing w:line="240" w:lineRule="auto"/>
                  <w:jc w:val="center"/>
                </w:pPr>
              </w:pPrChange>
            </w:pPr>
            <w:del w:id="19033" w:author="Dr Mamadou SANOGO" w:date="2023-10-25T17:57:00Z">
              <w:r w:rsidRPr="007A4AFC" w:rsidDel="00744A71">
                <w:rPr>
                  <w:rFonts w:asciiTheme="majorHAnsi" w:hAnsiTheme="majorHAnsi" w:cstheme="majorHAnsi"/>
                  <w:color w:val="000000" w:themeColor="text1"/>
                  <w:szCs w:val="24"/>
                  <w:rPrChange w:id="19034" w:author="Dr Mamadou SANOGO" w:date="2023-10-25T18:15:00Z">
                    <w:rPr>
                      <w:rFonts w:asciiTheme="majorHAnsi" w:hAnsiTheme="majorHAnsi" w:cstheme="majorHAnsi"/>
                      <w:szCs w:val="24"/>
                    </w:rPr>
                  </w:rPrChange>
                </w:rPr>
                <w:delText>1</w:delText>
              </w:r>
            </w:del>
          </w:p>
        </w:tc>
        <w:tc>
          <w:tcPr>
            <w:tcW w:w="687" w:type="pct"/>
          </w:tcPr>
          <w:p w14:paraId="1A2CCB7F" w14:textId="339F67C6" w:rsidR="002E5E0D" w:rsidRPr="007A4AFC" w:rsidDel="00744A71" w:rsidRDefault="002E5E0D">
            <w:pPr>
              <w:pStyle w:val="Titre"/>
              <w:tabs>
                <w:tab w:val="num" w:pos="-4820"/>
              </w:tabs>
              <w:spacing w:line="276" w:lineRule="auto"/>
              <w:jc w:val="both"/>
              <w:rPr>
                <w:del w:id="19035" w:author="Dr Mamadou SANOGO" w:date="2023-10-25T17:57:00Z"/>
                <w:rFonts w:asciiTheme="majorHAnsi" w:hAnsiTheme="majorHAnsi" w:cstheme="majorHAnsi"/>
                <w:color w:val="000000" w:themeColor="text1"/>
                <w:szCs w:val="24"/>
                <w:rPrChange w:id="19036" w:author="Dr Mamadou SANOGO" w:date="2023-10-25T18:15:00Z">
                  <w:rPr>
                    <w:del w:id="19037" w:author="Dr Mamadou SANOGO" w:date="2023-10-25T17:57:00Z"/>
                    <w:rFonts w:asciiTheme="majorHAnsi" w:hAnsiTheme="majorHAnsi" w:cstheme="majorHAnsi"/>
                    <w:szCs w:val="24"/>
                  </w:rPr>
                </w:rPrChange>
              </w:rPr>
              <w:pPrChange w:id="19038" w:author="Dr Mamadou SANOGO" w:date="2023-10-25T17:57:00Z">
                <w:pPr>
                  <w:spacing w:line="240" w:lineRule="auto"/>
                  <w:jc w:val="center"/>
                </w:pPr>
              </w:pPrChange>
            </w:pPr>
            <w:del w:id="19039" w:author="Dr Mamadou SANOGO" w:date="2023-10-25T17:57:00Z">
              <w:r w:rsidRPr="007A4AFC" w:rsidDel="00744A71">
                <w:rPr>
                  <w:rFonts w:asciiTheme="majorHAnsi" w:hAnsiTheme="majorHAnsi" w:cstheme="majorHAnsi"/>
                  <w:color w:val="000000" w:themeColor="text1"/>
                  <w:szCs w:val="24"/>
                  <w:rPrChange w:id="19040" w:author="Dr Mamadou SANOGO" w:date="2023-10-25T18:15:00Z">
                    <w:rPr>
                      <w:rFonts w:asciiTheme="majorHAnsi" w:hAnsiTheme="majorHAnsi" w:cstheme="majorHAnsi"/>
                      <w:szCs w:val="24"/>
                    </w:rPr>
                  </w:rPrChange>
                </w:rPr>
                <w:delText xml:space="preserve">Bon </w:delText>
              </w:r>
            </w:del>
          </w:p>
        </w:tc>
      </w:tr>
      <w:tr w:rsidR="007A4AFC" w:rsidRPr="007A4AFC" w:rsidDel="00744A71" w14:paraId="346B80EC" w14:textId="77777777" w:rsidTr="002E5E0D">
        <w:trPr>
          <w:del w:id="19041" w:author="Dr Mamadou SANOGO" w:date="2023-10-25T17:57:00Z"/>
        </w:trPr>
        <w:tc>
          <w:tcPr>
            <w:tcW w:w="484" w:type="pct"/>
          </w:tcPr>
          <w:p w14:paraId="5E37E10B" w14:textId="565D2BF7" w:rsidR="002E5E0D" w:rsidRPr="007A4AFC" w:rsidDel="00744A71" w:rsidRDefault="002E5E0D">
            <w:pPr>
              <w:pStyle w:val="Titre"/>
              <w:tabs>
                <w:tab w:val="num" w:pos="-4820"/>
              </w:tabs>
              <w:spacing w:line="276" w:lineRule="auto"/>
              <w:jc w:val="both"/>
              <w:rPr>
                <w:del w:id="19042" w:author="Dr Mamadou SANOGO" w:date="2023-10-25T17:57:00Z"/>
                <w:rFonts w:asciiTheme="majorHAnsi" w:hAnsiTheme="majorHAnsi" w:cstheme="majorHAnsi"/>
                <w:b w:val="0"/>
                <w:color w:val="000000" w:themeColor="text1"/>
                <w:szCs w:val="24"/>
                <w:rPrChange w:id="19043" w:author="Dr Mamadou SANOGO" w:date="2023-10-25T18:15:00Z">
                  <w:rPr>
                    <w:del w:id="19044" w:author="Dr Mamadou SANOGO" w:date="2023-10-25T17:57:00Z"/>
                    <w:rFonts w:asciiTheme="majorHAnsi" w:hAnsiTheme="majorHAnsi" w:cstheme="majorHAnsi"/>
                    <w:b/>
                    <w:szCs w:val="24"/>
                  </w:rPr>
                </w:rPrChange>
              </w:rPr>
              <w:pPrChange w:id="19045" w:author="Dr Mamadou SANOGO" w:date="2023-10-25T17:57:00Z">
                <w:pPr>
                  <w:numPr>
                    <w:numId w:val="7"/>
                  </w:numPr>
                  <w:spacing w:line="240" w:lineRule="auto"/>
                  <w:ind w:left="720" w:hanging="360"/>
                  <w:contextualSpacing/>
                </w:pPr>
              </w:pPrChange>
            </w:pPr>
          </w:p>
        </w:tc>
        <w:tc>
          <w:tcPr>
            <w:tcW w:w="3261" w:type="pct"/>
          </w:tcPr>
          <w:p w14:paraId="20C13A11" w14:textId="12CDDDDD" w:rsidR="002E5E0D" w:rsidRPr="007A4AFC" w:rsidDel="00744A71" w:rsidRDefault="009128F6">
            <w:pPr>
              <w:pStyle w:val="Titre"/>
              <w:tabs>
                <w:tab w:val="num" w:pos="-4820"/>
              </w:tabs>
              <w:spacing w:line="276" w:lineRule="auto"/>
              <w:jc w:val="both"/>
              <w:rPr>
                <w:del w:id="19046" w:author="Dr Mamadou SANOGO" w:date="2023-10-25T17:57:00Z"/>
                <w:rFonts w:asciiTheme="majorHAnsi" w:hAnsiTheme="majorHAnsi" w:cstheme="majorHAnsi"/>
                <w:color w:val="000000" w:themeColor="text1"/>
                <w:szCs w:val="24"/>
                <w:rPrChange w:id="19047" w:author="Dr Mamadou SANOGO" w:date="2023-10-25T18:15:00Z">
                  <w:rPr>
                    <w:del w:id="19048" w:author="Dr Mamadou SANOGO" w:date="2023-10-25T17:57:00Z"/>
                    <w:rFonts w:asciiTheme="majorHAnsi" w:hAnsiTheme="majorHAnsi" w:cstheme="majorHAnsi"/>
                    <w:szCs w:val="24"/>
                  </w:rPr>
                </w:rPrChange>
              </w:rPr>
              <w:pPrChange w:id="19049" w:author="Dr Mamadou SANOGO" w:date="2023-10-25T17:57:00Z">
                <w:pPr>
                  <w:spacing w:line="240" w:lineRule="auto"/>
                </w:pPr>
              </w:pPrChange>
            </w:pPr>
            <w:del w:id="19050" w:author="Dr Mamadou SANOGO" w:date="2023-10-25T17:57:00Z">
              <w:r w:rsidRPr="007A4AFC" w:rsidDel="00744A71">
                <w:rPr>
                  <w:rFonts w:asciiTheme="majorHAnsi" w:hAnsiTheme="majorHAnsi" w:cstheme="majorHAnsi"/>
                  <w:color w:val="000000" w:themeColor="text1"/>
                  <w:szCs w:val="24"/>
                  <w:rPrChange w:id="19051" w:author="Dr Mamadou SANOGO" w:date="2023-10-25T18:15:00Z">
                    <w:rPr>
                      <w:rFonts w:asciiTheme="majorHAnsi" w:hAnsiTheme="majorHAnsi" w:cstheme="majorHAnsi"/>
                      <w:szCs w:val="24"/>
                    </w:rPr>
                  </w:rPrChange>
                </w:rPr>
                <w:delText>Routeur internet</w:delText>
              </w:r>
            </w:del>
          </w:p>
        </w:tc>
        <w:tc>
          <w:tcPr>
            <w:tcW w:w="568" w:type="pct"/>
            <w:vAlign w:val="center"/>
          </w:tcPr>
          <w:p w14:paraId="2FDD6B34" w14:textId="6EAB4DF4" w:rsidR="002E5E0D" w:rsidRPr="007A4AFC" w:rsidDel="00744A71" w:rsidRDefault="009128F6">
            <w:pPr>
              <w:pStyle w:val="Titre"/>
              <w:tabs>
                <w:tab w:val="num" w:pos="-4820"/>
              </w:tabs>
              <w:spacing w:line="276" w:lineRule="auto"/>
              <w:jc w:val="both"/>
              <w:rPr>
                <w:del w:id="19052" w:author="Dr Mamadou SANOGO" w:date="2023-10-25T17:57:00Z"/>
                <w:rFonts w:asciiTheme="majorHAnsi" w:hAnsiTheme="majorHAnsi" w:cstheme="majorHAnsi"/>
                <w:color w:val="000000" w:themeColor="text1"/>
                <w:szCs w:val="24"/>
                <w:rPrChange w:id="19053" w:author="Dr Mamadou SANOGO" w:date="2023-10-25T18:15:00Z">
                  <w:rPr>
                    <w:del w:id="19054" w:author="Dr Mamadou SANOGO" w:date="2023-10-25T17:57:00Z"/>
                    <w:rFonts w:asciiTheme="majorHAnsi" w:hAnsiTheme="majorHAnsi" w:cstheme="majorHAnsi"/>
                    <w:szCs w:val="24"/>
                  </w:rPr>
                </w:rPrChange>
              </w:rPr>
              <w:pPrChange w:id="19055" w:author="Dr Mamadou SANOGO" w:date="2023-10-25T17:57:00Z">
                <w:pPr>
                  <w:spacing w:line="240" w:lineRule="auto"/>
                  <w:jc w:val="center"/>
                </w:pPr>
              </w:pPrChange>
            </w:pPr>
            <w:del w:id="19056" w:author="Dr Mamadou SANOGO" w:date="2023-10-25T17:57:00Z">
              <w:r w:rsidRPr="007A4AFC" w:rsidDel="00744A71">
                <w:rPr>
                  <w:rFonts w:asciiTheme="majorHAnsi" w:hAnsiTheme="majorHAnsi" w:cstheme="majorHAnsi"/>
                  <w:color w:val="000000" w:themeColor="text1"/>
                  <w:szCs w:val="24"/>
                  <w:rPrChange w:id="19057" w:author="Dr Mamadou SANOGO" w:date="2023-10-25T18:15:00Z">
                    <w:rPr>
                      <w:rFonts w:asciiTheme="majorHAnsi" w:hAnsiTheme="majorHAnsi" w:cstheme="majorHAnsi"/>
                      <w:szCs w:val="24"/>
                    </w:rPr>
                  </w:rPrChange>
                </w:rPr>
                <w:delText>1</w:delText>
              </w:r>
            </w:del>
          </w:p>
        </w:tc>
        <w:tc>
          <w:tcPr>
            <w:tcW w:w="687" w:type="pct"/>
          </w:tcPr>
          <w:p w14:paraId="5C66793D" w14:textId="22FEA239" w:rsidR="002E5E0D" w:rsidRPr="007A4AFC" w:rsidDel="00744A71" w:rsidRDefault="009128F6">
            <w:pPr>
              <w:pStyle w:val="Titre"/>
              <w:tabs>
                <w:tab w:val="num" w:pos="-4820"/>
              </w:tabs>
              <w:spacing w:line="276" w:lineRule="auto"/>
              <w:jc w:val="both"/>
              <w:rPr>
                <w:del w:id="19058" w:author="Dr Mamadou SANOGO" w:date="2023-10-25T17:57:00Z"/>
                <w:rFonts w:asciiTheme="majorHAnsi" w:hAnsiTheme="majorHAnsi" w:cstheme="majorHAnsi"/>
                <w:color w:val="000000" w:themeColor="text1"/>
                <w:szCs w:val="24"/>
                <w:rPrChange w:id="19059" w:author="Dr Mamadou SANOGO" w:date="2023-10-25T18:15:00Z">
                  <w:rPr>
                    <w:del w:id="19060" w:author="Dr Mamadou SANOGO" w:date="2023-10-25T17:57:00Z"/>
                    <w:rFonts w:asciiTheme="majorHAnsi" w:hAnsiTheme="majorHAnsi" w:cstheme="majorHAnsi"/>
                    <w:szCs w:val="24"/>
                  </w:rPr>
                </w:rPrChange>
              </w:rPr>
              <w:pPrChange w:id="19061" w:author="Dr Mamadou SANOGO" w:date="2023-10-25T17:57:00Z">
                <w:pPr>
                  <w:spacing w:line="240" w:lineRule="auto"/>
                  <w:jc w:val="center"/>
                </w:pPr>
              </w:pPrChange>
            </w:pPr>
            <w:del w:id="19062" w:author="Dr Mamadou SANOGO" w:date="2023-10-25T17:57:00Z">
              <w:r w:rsidRPr="007A4AFC" w:rsidDel="00744A71">
                <w:rPr>
                  <w:rFonts w:asciiTheme="majorHAnsi" w:hAnsiTheme="majorHAnsi" w:cstheme="majorHAnsi"/>
                  <w:color w:val="000000" w:themeColor="text1"/>
                  <w:szCs w:val="24"/>
                  <w:rPrChange w:id="19063" w:author="Dr Mamadou SANOGO" w:date="2023-10-25T18:15:00Z">
                    <w:rPr>
                      <w:rFonts w:asciiTheme="majorHAnsi" w:hAnsiTheme="majorHAnsi" w:cstheme="majorHAnsi"/>
                      <w:szCs w:val="24"/>
                    </w:rPr>
                  </w:rPrChange>
                </w:rPr>
                <w:delText>Bon</w:delText>
              </w:r>
            </w:del>
          </w:p>
        </w:tc>
      </w:tr>
      <w:tr w:rsidR="007A4AFC" w:rsidRPr="007A4AFC" w:rsidDel="00744A71" w14:paraId="1B3DB866" w14:textId="77777777" w:rsidTr="002E5E0D">
        <w:trPr>
          <w:del w:id="19064" w:author="Dr Mamadou SANOGO" w:date="2023-10-25T17:57:00Z"/>
        </w:trPr>
        <w:tc>
          <w:tcPr>
            <w:tcW w:w="484" w:type="pct"/>
          </w:tcPr>
          <w:p w14:paraId="21ABBFE3" w14:textId="71B41025" w:rsidR="002E5E0D" w:rsidRPr="007A4AFC" w:rsidDel="00744A71" w:rsidRDefault="002E5E0D">
            <w:pPr>
              <w:pStyle w:val="Titre"/>
              <w:tabs>
                <w:tab w:val="num" w:pos="-4820"/>
              </w:tabs>
              <w:spacing w:line="276" w:lineRule="auto"/>
              <w:jc w:val="both"/>
              <w:rPr>
                <w:del w:id="19065" w:author="Dr Mamadou SANOGO" w:date="2023-10-25T17:57:00Z"/>
                <w:rFonts w:asciiTheme="majorHAnsi" w:hAnsiTheme="majorHAnsi" w:cstheme="majorHAnsi"/>
                <w:b w:val="0"/>
                <w:color w:val="000000" w:themeColor="text1"/>
                <w:szCs w:val="24"/>
                <w:rPrChange w:id="19066" w:author="Dr Mamadou SANOGO" w:date="2023-10-25T18:15:00Z">
                  <w:rPr>
                    <w:del w:id="19067" w:author="Dr Mamadou SANOGO" w:date="2023-10-25T17:57:00Z"/>
                    <w:rFonts w:asciiTheme="majorHAnsi" w:hAnsiTheme="majorHAnsi" w:cstheme="majorHAnsi"/>
                    <w:b/>
                    <w:szCs w:val="24"/>
                  </w:rPr>
                </w:rPrChange>
              </w:rPr>
              <w:pPrChange w:id="19068" w:author="Dr Mamadou SANOGO" w:date="2023-10-25T17:57:00Z">
                <w:pPr>
                  <w:numPr>
                    <w:numId w:val="7"/>
                  </w:numPr>
                  <w:spacing w:line="240" w:lineRule="auto"/>
                  <w:ind w:left="720" w:hanging="360"/>
                  <w:contextualSpacing/>
                </w:pPr>
              </w:pPrChange>
            </w:pPr>
          </w:p>
        </w:tc>
        <w:tc>
          <w:tcPr>
            <w:tcW w:w="3261" w:type="pct"/>
          </w:tcPr>
          <w:p w14:paraId="54ED1F83" w14:textId="555615E6" w:rsidR="002E5E0D" w:rsidRPr="007A4AFC" w:rsidDel="00744A71" w:rsidRDefault="009128F6">
            <w:pPr>
              <w:pStyle w:val="Titre"/>
              <w:tabs>
                <w:tab w:val="num" w:pos="-4820"/>
              </w:tabs>
              <w:spacing w:line="276" w:lineRule="auto"/>
              <w:jc w:val="both"/>
              <w:rPr>
                <w:del w:id="19069" w:author="Dr Mamadou SANOGO" w:date="2023-10-25T17:57:00Z"/>
                <w:rFonts w:asciiTheme="majorHAnsi" w:hAnsiTheme="majorHAnsi" w:cstheme="majorHAnsi"/>
                <w:color w:val="000000" w:themeColor="text1"/>
                <w:szCs w:val="24"/>
                <w:rPrChange w:id="19070" w:author="Dr Mamadou SANOGO" w:date="2023-10-25T18:15:00Z">
                  <w:rPr>
                    <w:del w:id="19071" w:author="Dr Mamadou SANOGO" w:date="2023-10-25T17:57:00Z"/>
                    <w:rFonts w:asciiTheme="majorHAnsi" w:hAnsiTheme="majorHAnsi" w:cstheme="majorHAnsi"/>
                    <w:szCs w:val="24"/>
                  </w:rPr>
                </w:rPrChange>
              </w:rPr>
              <w:pPrChange w:id="19072" w:author="Dr Mamadou SANOGO" w:date="2023-10-25T17:57:00Z">
                <w:pPr>
                  <w:spacing w:line="240" w:lineRule="auto"/>
                </w:pPr>
              </w:pPrChange>
            </w:pPr>
            <w:del w:id="19073" w:author="Dr Mamadou SANOGO" w:date="2023-10-25T17:57:00Z">
              <w:r w:rsidRPr="007A4AFC" w:rsidDel="00744A71">
                <w:rPr>
                  <w:rFonts w:asciiTheme="majorHAnsi" w:hAnsiTheme="majorHAnsi" w:cstheme="majorHAnsi"/>
                  <w:color w:val="000000" w:themeColor="text1"/>
                  <w:szCs w:val="24"/>
                  <w:rPrChange w:id="19074" w:author="Dr Mamadou SANOGO" w:date="2023-10-25T18:15:00Z">
                    <w:rPr>
                      <w:rFonts w:asciiTheme="majorHAnsi" w:hAnsiTheme="majorHAnsi" w:cstheme="majorHAnsi"/>
                      <w:szCs w:val="24"/>
                    </w:rPr>
                  </w:rPrChange>
                </w:rPr>
                <w:delText>Tableaux d’affichage</w:delText>
              </w:r>
            </w:del>
          </w:p>
        </w:tc>
        <w:tc>
          <w:tcPr>
            <w:tcW w:w="568" w:type="pct"/>
            <w:vAlign w:val="center"/>
          </w:tcPr>
          <w:p w14:paraId="27DEB956" w14:textId="3E2CD30A" w:rsidR="002E5E0D" w:rsidRPr="007A4AFC" w:rsidDel="00744A71" w:rsidRDefault="009128F6">
            <w:pPr>
              <w:pStyle w:val="Titre"/>
              <w:tabs>
                <w:tab w:val="num" w:pos="-4820"/>
              </w:tabs>
              <w:spacing w:line="276" w:lineRule="auto"/>
              <w:jc w:val="both"/>
              <w:rPr>
                <w:del w:id="19075" w:author="Dr Mamadou SANOGO" w:date="2023-10-25T17:57:00Z"/>
                <w:rFonts w:asciiTheme="majorHAnsi" w:hAnsiTheme="majorHAnsi" w:cstheme="majorHAnsi"/>
                <w:color w:val="000000" w:themeColor="text1"/>
                <w:szCs w:val="24"/>
                <w:rPrChange w:id="19076" w:author="Dr Mamadou SANOGO" w:date="2023-10-25T18:15:00Z">
                  <w:rPr>
                    <w:del w:id="19077" w:author="Dr Mamadou SANOGO" w:date="2023-10-25T17:57:00Z"/>
                    <w:rFonts w:asciiTheme="majorHAnsi" w:hAnsiTheme="majorHAnsi" w:cstheme="majorHAnsi"/>
                    <w:szCs w:val="24"/>
                  </w:rPr>
                </w:rPrChange>
              </w:rPr>
              <w:pPrChange w:id="19078" w:author="Dr Mamadou SANOGO" w:date="2023-10-25T17:57:00Z">
                <w:pPr>
                  <w:spacing w:line="240" w:lineRule="auto"/>
                  <w:jc w:val="center"/>
                </w:pPr>
              </w:pPrChange>
            </w:pPr>
            <w:del w:id="19079" w:author="Dr Mamadou SANOGO" w:date="2023-10-25T17:57:00Z">
              <w:r w:rsidRPr="007A4AFC" w:rsidDel="00744A71">
                <w:rPr>
                  <w:rFonts w:asciiTheme="majorHAnsi" w:hAnsiTheme="majorHAnsi" w:cstheme="majorHAnsi"/>
                  <w:color w:val="000000" w:themeColor="text1"/>
                  <w:szCs w:val="24"/>
                  <w:rPrChange w:id="19080" w:author="Dr Mamadou SANOGO" w:date="2023-10-25T18:15:00Z">
                    <w:rPr>
                      <w:rFonts w:asciiTheme="majorHAnsi" w:hAnsiTheme="majorHAnsi" w:cstheme="majorHAnsi"/>
                      <w:szCs w:val="24"/>
                    </w:rPr>
                  </w:rPrChange>
                </w:rPr>
                <w:delText>3</w:delText>
              </w:r>
            </w:del>
          </w:p>
        </w:tc>
        <w:tc>
          <w:tcPr>
            <w:tcW w:w="687" w:type="pct"/>
          </w:tcPr>
          <w:p w14:paraId="2678DC6E" w14:textId="6686D37F" w:rsidR="002E5E0D" w:rsidRPr="007A4AFC" w:rsidDel="00744A71" w:rsidRDefault="009128F6">
            <w:pPr>
              <w:pStyle w:val="Titre"/>
              <w:tabs>
                <w:tab w:val="num" w:pos="-4820"/>
              </w:tabs>
              <w:spacing w:line="276" w:lineRule="auto"/>
              <w:jc w:val="both"/>
              <w:rPr>
                <w:del w:id="19081" w:author="Dr Mamadou SANOGO" w:date="2023-10-25T17:57:00Z"/>
                <w:rFonts w:asciiTheme="majorHAnsi" w:hAnsiTheme="majorHAnsi" w:cstheme="majorHAnsi"/>
                <w:color w:val="000000" w:themeColor="text1"/>
                <w:szCs w:val="24"/>
                <w:rPrChange w:id="19082" w:author="Dr Mamadou SANOGO" w:date="2023-10-25T18:15:00Z">
                  <w:rPr>
                    <w:del w:id="19083" w:author="Dr Mamadou SANOGO" w:date="2023-10-25T17:57:00Z"/>
                    <w:rFonts w:asciiTheme="majorHAnsi" w:hAnsiTheme="majorHAnsi" w:cstheme="majorHAnsi"/>
                    <w:szCs w:val="24"/>
                  </w:rPr>
                </w:rPrChange>
              </w:rPr>
              <w:pPrChange w:id="19084" w:author="Dr Mamadou SANOGO" w:date="2023-10-25T17:57:00Z">
                <w:pPr>
                  <w:spacing w:line="240" w:lineRule="auto"/>
                  <w:jc w:val="center"/>
                </w:pPr>
              </w:pPrChange>
            </w:pPr>
            <w:del w:id="19085" w:author="Dr Mamadou SANOGO" w:date="2023-10-25T17:57:00Z">
              <w:r w:rsidRPr="007A4AFC" w:rsidDel="00744A71">
                <w:rPr>
                  <w:rFonts w:asciiTheme="majorHAnsi" w:hAnsiTheme="majorHAnsi" w:cstheme="majorHAnsi"/>
                  <w:color w:val="000000" w:themeColor="text1"/>
                  <w:szCs w:val="24"/>
                  <w:rPrChange w:id="19086" w:author="Dr Mamadou SANOGO" w:date="2023-10-25T18:15:00Z">
                    <w:rPr>
                      <w:rFonts w:asciiTheme="majorHAnsi" w:hAnsiTheme="majorHAnsi" w:cstheme="majorHAnsi"/>
                      <w:szCs w:val="24"/>
                    </w:rPr>
                  </w:rPrChange>
                </w:rPr>
                <w:delText>Bon</w:delText>
              </w:r>
            </w:del>
          </w:p>
        </w:tc>
      </w:tr>
      <w:tr w:rsidR="007A4AFC" w:rsidRPr="007A4AFC" w:rsidDel="00744A71" w14:paraId="29D7F2A7" w14:textId="77777777" w:rsidTr="002E5E0D">
        <w:trPr>
          <w:del w:id="19087" w:author="Dr Mamadou SANOGO" w:date="2023-10-25T17:57:00Z"/>
        </w:trPr>
        <w:tc>
          <w:tcPr>
            <w:tcW w:w="484" w:type="pct"/>
          </w:tcPr>
          <w:p w14:paraId="7FCD8B1E" w14:textId="2CE0162B" w:rsidR="009128F6" w:rsidRPr="007A4AFC" w:rsidDel="00744A71" w:rsidRDefault="009128F6">
            <w:pPr>
              <w:pStyle w:val="Titre"/>
              <w:tabs>
                <w:tab w:val="num" w:pos="-4820"/>
              </w:tabs>
              <w:spacing w:line="276" w:lineRule="auto"/>
              <w:jc w:val="both"/>
              <w:rPr>
                <w:del w:id="19088" w:author="Dr Mamadou SANOGO" w:date="2023-10-25T17:57:00Z"/>
                <w:rFonts w:asciiTheme="majorHAnsi" w:hAnsiTheme="majorHAnsi" w:cstheme="majorHAnsi"/>
                <w:b w:val="0"/>
                <w:color w:val="000000" w:themeColor="text1"/>
                <w:szCs w:val="24"/>
                <w:rPrChange w:id="19089" w:author="Dr Mamadou SANOGO" w:date="2023-10-25T18:15:00Z">
                  <w:rPr>
                    <w:del w:id="19090" w:author="Dr Mamadou SANOGO" w:date="2023-10-25T17:57:00Z"/>
                    <w:rFonts w:asciiTheme="majorHAnsi" w:hAnsiTheme="majorHAnsi" w:cstheme="majorHAnsi"/>
                    <w:b/>
                    <w:szCs w:val="24"/>
                  </w:rPr>
                </w:rPrChange>
              </w:rPr>
              <w:pPrChange w:id="19091" w:author="Dr Mamadou SANOGO" w:date="2023-10-25T17:57:00Z">
                <w:pPr>
                  <w:numPr>
                    <w:numId w:val="7"/>
                  </w:numPr>
                  <w:spacing w:line="240" w:lineRule="auto"/>
                  <w:ind w:left="720" w:hanging="360"/>
                  <w:contextualSpacing/>
                </w:pPr>
              </w:pPrChange>
            </w:pPr>
          </w:p>
        </w:tc>
        <w:tc>
          <w:tcPr>
            <w:tcW w:w="3261" w:type="pct"/>
          </w:tcPr>
          <w:p w14:paraId="0B5EF364" w14:textId="61CE83EE" w:rsidR="009128F6" w:rsidRPr="007A4AFC" w:rsidDel="00744A71" w:rsidRDefault="009128F6">
            <w:pPr>
              <w:pStyle w:val="Titre"/>
              <w:tabs>
                <w:tab w:val="num" w:pos="-4820"/>
              </w:tabs>
              <w:spacing w:line="276" w:lineRule="auto"/>
              <w:jc w:val="both"/>
              <w:rPr>
                <w:del w:id="19092" w:author="Dr Mamadou SANOGO" w:date="2023-10-25T17:57:00Z"/>
                <w:rFonts w:asciiTheme="majorHAnsi" w:hAnsiTheme="majorHAnsi" w:cstheme="majorHAnsi"/>
                <w:color w:val="000000" w:themeColor="text1"/>
                <w:szCs w:val="24"/>
                <w:rPrChange w:id="19093" w:author="Dr Mamadou SANOGO" w:date="2023-10-25T18:15:00Z">
                  <w:rPr>
                    <w:del w:id="19094" w:author="Dr Mamadou SANOGO" w:date="2023-10-25T17:57:00Z"/>
                    <w:rFonts w:asciiTheme="majorHAnsi" w:hAnsiTheme="majorHAnsi" w:cstheme="majorHAnsi"/>
                    <w:szCs w:val="24"/>
                  </w:rPr>
                </w:rPrChange>
              </w:rPr>
              <w:pPrChange w:id="19095" w:author="Dr Mamadou SANOGO" w:date="2023-10-25T17:57:00Z">
                <w:pPr>
                  <w:spacing w:line="240" w:lineRule="auto"/>
                </w:pPr>
              </w:pPrChange>
            </w:pPr>
            <w:del w:id="19096" w:author="Dr Mamadou SANOGO" w:date="2023-10-25T17:57:00Z">
              <w:r w:rsidRPr="007A4AFC" w:rsidDel="00744A71">
                <w:rPr>
                  <w:rFonts w:asciiTheme="majorHAnsi" w:hAnsiTheme="majorHAnsi" w:cstheme="majorHAnsi"/>
                  <w:color w:val="000000" w:themeColor="text1"/>
                  <w:szCs w:val="24"/>
                  <w:rPrChange w:id="19097" w:author="Dr Mamadou SANOGO" w:date="2023-10-25T18:15:00Z">
                    <w:rPr>
                      <w:rFonts w:asciiTheme="majorHAnsi" w:hAnsiTheme="majorHAnsi" w:cstheme="majorHAnsi"/>
                      <w:szCs w:val="24"/>
                    </w:rPr>
                  </w:rPrChange>
                </w:rPr>
                <w:delText>Réfrigérateur</w:delText>
              </w:r>
            </w:del>
          </w:p>
        </w:tc>
        <w:tc>
          <w:tcPr>
            <w:tcW w:w="568" w:type="pct"/>
            <w:vAlign w:val="center"/>
          </w:tcPr>
          <w:p w14:paraId="54ABEF9C" w14:textId="2F823B42" w:rsidR="009128F6" w:rsidRPr="007A4AFC" w:rsidDel="00744A71" w:rsidRDefault="009128F6">
            <w:pPr>
              <w:pStyle w:val="Titre"/>
              <w:tabs>
                <w:tab w:val="num" w:pos="-4820"/>
              </w:tabs>
              <w:spacing w:line="276" w:lineRule="auto"/>
              <w:jc w:val="both"/>
              <w:rPr>
                <w:del w:id="19098" w:author="Dr Mamadou SANOGO" w:date="2023-10-25T17:57:00Z"/>
                <w:rFonts w:asciiTheme="majorHAnsi" w:hAnsiTheme="majorHAnsi" w:cstheme="majorHAnsi"/>
                <w:color w:val="000000" w:themeColor="text1"/>
                <w:szCs w:val="24"/>
                <w:rPrChange w:id="19099" w:author="Dr Mamadou SANOGO" w:date="2023-10-25T18:15:00Z">
                  <w:rPr>
                    <w:del w:id="19100" w:author="Dr Mamadou SANOGO" w:date="2023-10-25T17:57:00Z"/>
                    <w:rFonts w:asciiTheme="majorHAnsi" w:hAnsiTheme="majorHAnsi" w:cstheme="majorHAnsi"/>
                    <w:szCs w:val="24"/>
                  </w:rPr>
                </w:rPrChange>
              </w:rPr>
              <w:pPrChange w:id="19101" w:author="Dr Mamadou SANOGO" w:date="2023-10-25T17:57:00Z">
                <w:pPr>
                  <w:spacing w:line="240" w:lineRule="auto"/>
                  <w:jc w:val="center"/>
                </w:pPr>
              </w:pPrChange>
            </w:pPr>
            <w:del w:id="19102" w:author="Dr Mamadou SANOGO" w:date="2023-10-25T17:57:00Z">
              <w:r w:rsidRPr="007A4AFC" w:rsidDel="00744A71">
                <w:rPr>
                  <w:rFonts w:asciiTheme="majorHAnsi" w:hAnsiTheme="majorHAnsi" w:cstheme="majorHAnsi"/>
                  <w:color w:val="000000" w:themeColor="text1"/>
                  <w:szCs w:val="24"/>
                  <w:rPrChange w:id="19103" w:author="Dr Mamadou SANOGO" w:date="2023-10-25T18:15:00Z">
                    <w:rPr>
                      <w:rFonts w:asciiTheme="majorHAnsi" w:hAnsiTheme="majorHAnsi" w:cstheme="majorHAnsi"/>
                      <w:szCs w:val="24"/>
                    </w:rPr>
                  </w:rPrChange>
                </w:rPr>
                <w:delText>1</w:delText>
              </w:r>
            </w:del>
          </w:p>
        </w:tc>
        <w:tc>
          <w:tcPr>
            <w:tcW w:w="687" w:type="pct"/>
          </w:tcPr>
          <w:p w14:paraId="63141AEC" w14:textId="45BA343C" w:rsidR="009128F6" w:rsidRPr="007A4AFC" w:rsidDel="00744A71" w:rsidRDefault="009128F6">
            <w:pPr>
              <w:pStyle w:val="Titre"/>
              <w:tabs>
                <w:tab w:val="num" w:pos="-4820"/>
              </w:tabs>
              <w:spacing w:line="276" w:lineRule="auto"/>
              <w:jc w:val="both"/>
              <w:rPr>
                <w:del w:id="19104" w:author="Dr Mamadou SANOGO" w:date="2023-10-25T17:57:00Z"/>
                <w:rFonts w:asciiTheme="majorHAnsi" w:hAnsiTheme="majorHAnsi" w:cstheme="majorHAnsi"/>
                <w:color w:val="000000" w:themeColor="text1"/>
                <w:szCs w:val="24"/>
                <w:rPrChange w:id="19105" w:author="Dr Mamadou SANOGO" w:date="2023-10-25T18:15:00Z">
                  <w:rPr>
                    <w:del w:id="19106" w:author="Dr Mamadou SANOGO" w:date="2023-10-25T17:57:00Z"/>
                    <w:rFonts w:asciiTheme="majorHAnsi" w:hAnsiTheme="majorHAnsi" w:cstheme="majorHAnsi"/>
                    <w:szCs w:val="24"/>
                  </w:rPr>
                </w:rPrChange>
              </w:rPr>
              <w:pPrChange w:id="19107" w:author="Dr Mamadou SANOGO" w:date="2023-10-25T17:57:00Z">
                <w:pPr>
                  <w:spacing w:line="240" w:lineRule="auto"/>
                  <w:jc w:val="center"/>
                </w:pPr>
              </w:pPrChange>
            </w:pPr>
            <w:del w:id="19108" w:author="Dr Mamadou SANOGO" w:date="2023-10-25T17:57:00Z">
              <w:r w:rsidRPr="007A4AFC" w:rsidDel="00744A71">
                <w:rPr>
                  <w:rFonts w:asciiTheme="majorHAnsi" w:hAnsiTheme="majorHAnsi" w:cstheme="majorHAnsi"/>
                  <w:color w:val="000000" w:themeColor="text1"/>
                  <w:szCs w:val="24"/>
                  <w:rPrChange w:id="19109" w:author="Dr Mamadou SANOGO" w:date="2023-10-25T18:15:00Z">
                    <w:rPr>
                      <w:rFonts w:asciiTheme="majorHAnsi" w:hAnsiTheme="majorHAnsi" w:cstheme="majorHAnsi"/>
                      <w:szCs w:val="24"/>
                    </w:rPr>
                  </w:rPrChange>
                </w:rPr>
                <w:delText>Bon</w:delText>
              </w:r>
            </w:del>
          </w:p>
        </w:tc>
      </w:tr>
    </w:tbl>
    <w:p w14:paraId="697E94EE" w14:textId="0702735E" w:rsidR="00B34252" w:rsidRPr="007A4AFC" w:rsidDel="00744A71" w:rsidRDefault="00B34252">
      <w:pPr>
        <w:pStyle w:val="Titre"/>
        <w:tabs>
          <w:tab w:val="num" w:pos="-4820"/>
        </w:tabs>
        <w:spacing w:line="276" w:lineRule="auto"/>
        <w:jc w:val="both"/>
        <w:rPr>
          <w:del w:id="19110" w:author="Dr Mamadou SANOGO" w:date="2023-10-25T17:57:00Z"/>
          <w:rFonts w:asciiTheme="majorHAnsi" w:hAnsiTheme="majorHAnsi" w:cstheme="majorHAnsi"/>
          <w:color w:val="000000" w:themeColor="text1"/>
          <w:sz w:val="28"/>
          <w:szCs w:val="28"/>
          <w:rPrChange w:id="19111" w:author="Dr Mamadou SANOGO" w:date="2023-10-25T18:15:00Z">
            <w:rPr>
              <w:del w:id="19112" w:author="Dr Mamadou SANOGO" w:date="2023-10-25T17:57:00Z"/>
            </w:rPr>
          </w:rPrChange>
        </w:rPr>
        <w:pPrChange w:id="19113" w:author="Dr Mamadou SANOGO" w:date="2023-10-25T17:57:00Z">
          <w:pPr>
            <w:pStyle w:val="Paragraphedeliste"/>
            <w:widowControl w:val="0"/>
            <w:autoSpaceDE w:val="0"/>
            <w:autoSpaceDN w:val="0"/>
            <w:adjustRightInd w:val="0"/>
            <w:spacing w:line="240" w:lineRule="auto"/>
            <w:ind w:right="9"/>
          </w:pPr>
        </w:pPrChange>
      </w:pPr>
    </w:p>
    <w:p w14:paraId="6F4C74AB" w14:textId="04108A09" w:rsidR="00B34252" w:rsidRPr="007A4AFC" w:rsidDel="00166699" w:rsidRDefault="00B34252">
      <w:pPr>
        <w:pStyle w:val="Titre"/>
        <w:tabs>
          <w:tab w:val="num" w:pos="-4820"/>
        </w:tabs>
        <w:spacing w:line="276" w:lineRule="auto"/>
        <w:jc w:val="both"/>
        <w:rPr>
          <w:del w:id="19114" w:author="Dr Mamadou SANOGO" w:date="2023-10-25T17:56:00Z"/>
          <w:color w:val="000000" w:themeColor="text1"/>
          <w:sz w:val="28"/>
          <w:szCs w:val="28"/>
          <w:rPrChange w:id="19115" w:author="Dr Mamadou SANOGO" w:date="2023-10-25T18:15:00Z">
            <w:rPr>
              <w:del w:id="19116" w:author="Dr Mamadou SANOGO" w:date="2023-10-25T17:56:00Z"/>
              <w:color w:val="000000"/>
              <w:sz w:val="28"/>
              <w:szCs w:val="28"/>
            </w:rPr>
          </w:rPrChange>
        </w:rPr>
        <w:pPrChange w:id="19117" w:author="Dr Mamadou SANOGO" w:date="2023-10-25T17:57:00Z">
          <w:pPr>
            <w:spacing w:line="240" w:lineRule="auto"/>
          </w:pPr>
        </w:pPrChange>
      </w:pPr>
      <w:del w:id="19118" w:author="Dr Mamadou SANOGO" w:date="2023-10-25T17:57:00Z">
        <w:r w:rsidRPr="007A4AFC" w:rsidDel="00744A71">
          <w:rPr>
            <w:color w:val="000000" w:themeColor="text1"/>
            <w:sz w:val="28"/>
            <w:szCs w:val="28"/>
            <w:rPrChange w:id="19119" w:author="Dr Mamadou SANOGO" w:date="2023-10-25T18:15:00Z">
              <w:rPr>
                <w:color w:val="000000"/>
                <w:sz w:val="28"/>
                <w:szCs w:val="28"/>
              </w:rPr>
            </w:rPrChange>
          </w:rPr>
          <w:br w:type="page"/>
        </w:r>
      </w:del>
    </w:p>
    <w:p w14:paraId="0EB2E145" w14:textId="354EE5B0" w:rsidR="0032620E" w:rsidRPr="007A4AFC" w:rsidDel="00166699" w:rsidRDefault="0032620E">
      <w:pPr>
        <w:pStyle w:val="Titre"/>
        <w:tabs>
          <w:tab w:val="num" w:pos="-4820"/>
        </w:tabs>
        <w:spacing w:line="276" w:lineRule="auto"/>
        <w:jc w:val="both"/>
        <w:rPr>
          <w:del w:id="19120" w:author="Dr Mamadou SANOGO" w:date="2023-10-25T17:56:00Z"/>
          <w:rFonts w:eastAsiaTheme="minorHAnsi"/>
          <w:b w:val="0"/>
          <w:color w:val="000000" w:themeColor="text1"/>
          <w:lang w:eastAsia="en-US"/>
          <w:rPrChange w:id="19121" w:author="Dr Mamadou SANOGO" w:date="2023-10-25T18:15:00Z">
            <w:rPr>
              <w:del w:id="19122" w:author="Dr Mamadou SANOGO" w:date="2023-10-25T17:56:00Z"/>
              <w:rFonts w:eastAsiaTheme="minorHAnsi" w:cs="Times New Roman"/>
              <w:b w:val="0"/>
              <w:color w:val="auto"/>
              <w:lang w:eastAsia="en-US"/>
            </w:rPr>
          </w:rPrChange>
        </w:rPr>
        <w:pPrChange w:id="19123" w:author="Dr Mamadou SANOGO" w:date="2023-10-25T17:57:00Z">
          <w:pPr>
            <w:pStyle w:val="Titre1"/>
            <w:spacing w:before="0" w:line="240" w:lineRule="auto"/>
            <w:jc w:val="center"/>
          </w:pPr>
        </w:pPrChange>
      </w:pPr>
      <w:bookmarkStart w:id="19124" w:name="_Toc145944545"/>
      <w:del w:id="19125" w:author="Dr Mamadou SANOGO" w:date="2023-10-25T17:56:00Z">
        <w:r w:rsidRPr="007A4AFC" w:rsidDel="00166699">
          <w:rPr>
            <w:rFonts w:eastAsiaTheme="minorHAnsi"/>
            <w:color w:val="000000" w:themeColor="text1"/>
            <w:sz w:val="28"/>
            <w:lang w:eastAsia="en-US"/>
            <w:rPrChange w:id="19126" w:author="Dr Mamadou SANOGO" w:date="2023-10-25T18:15:00Z">
              <w:rPr>
                <w:rFonts w:eastAsiaTheme="minorHAnsi"/>
                <w:color w:val="2E74B5" w:themeColor="accent1" w:themeShade="BF"/>
                <w:lang w:eastAsia="en-US"/>
              </w:rPr>
            </w:rPrChange>
          </w:rPr>
          <w:delText>Annexe 1</w:delText>
        </w:r>
        <w:r w:rsidR="000163AB" w:rsidRPr="007A4AFC" w:rsidDel="00166699">
          <w:rPr>
            <w:rFonts w:eastAsiaTheme="minorHAnsi"/>
            <w:color w:val="000000" w:themeColor="text1"/>
            <w:sz w:val="28"/>
            <w:lang w:eastAsia="en-US"/>
            <w:rPrChange w:id="19127" w:author="Dr Mamadou SANOGO" w:date="2023-10-25T18:15:00Z">
              <w:rPr>
                <w:rFonts w:eastAsiaTheme="minorHAnsi"/>
                <w:color w:val="2E74B5" w:themeColor="accent1" w:themeShade="BF"/>
                <w:lang w:eastAsia="en-US"/>
              </w:rPr>
            </w:rPrChange>
          </w:rPr>
          <w:delText>5</w:delText>
        </w:r>
        <w:r w:rsidRPr="007A4AFC" w:rsidDel="00166699">
          <w:rPr>
            <w:rFonts w:eastAsiaTheme="minorHAnsi"/>
            <w:color w:val="000000" w:themeColor="text1"/>
            <w:sz w:val="28"/>
            <w:lang w:eastAsia="en-US"/>
            <w:rPrChange w:id="19128" w:author="Dr Mamadou SANOGO" w:date="2023-10-25T18:15:00Z">
              <w:rPr>
                <w:rFonts w:eastAsiaTheme="minorHAnsi"/>
                <w:color w:val="2E74B5" w:themeColor="accent1" w:themeShade="BF"/>
                <w:lang w:eastAsia="en-US"/>
              </w:rPr>
            </w:rPrChange>
          </w:rPr>
          <w:delText> : Composition du jury de soutenance</w:delText>
        </w:r>
        <w:bookmarkEnd w:id="19124"/>
        <w:r w:rsidRPr="007A4AFC" w:rsidDel="00166699">
          <w:rPr>
            <w:rFonts w:eastAsiaTheme="minorHAnsi"/>
            <w:color w:val="000000" w:themeColor="text1"/>
            <w:sz w:val="28"/>
            <w:lang w:eastAsia="en-US"/>
            <w:rPrChange w:id="19129" w:author="Dr Mamadou SANOGO" w:date="2023-10-25T18:15:00Z">
              <w:rPr>
                <w:rFonts w:eastAsiaTheme="minorHAnsi"/>
                <w:color w:val="2E74B5" w:themeColor="accent1" w:themeShade="BF"/>
                <w:lang w:eastAsia="en-US"/>
              </w:rPr>
            </w:rPrChange>
          </w:rPr>
          <w:delText xml:space="preserve"> </w:delText>
        </w:r>
      </w:del>
    </w:p>
    <w:p w14:paraId="57C56E95" w14:textId="51FD4705" w:rsidR="0032620E" w:rsidRPr="007A4AFC" w:rsidDel="00166699" w:rsidRDefault="0032620E">
      <w:pPr>
        <w:pStyle w:val="Titre"/>
        <w:tabs>
          <w:tab w:val="num" w:pos="-4820"/>
        </w:tabs>
        <w:spacing w:line="276" w:lineRule="auto"/>
        <w:jc w:val="both"/>
        <w:rPr>
          <w:del w:id="19130" w:author="Dr Mamadou SANOGO" w:date="2023-10-25T17:56:00Z"/>
          <w:color w:val="000000" w:themeColor="text1"/>
          <w:szCs w:val="24"/>
          <w:lang w:val="fr-ML"/>
          <w:rPrChange w:id="19131" w:author="Dr Mamadou SANOGO" w:date="2023-10-25T18:15:00Z">
            <w:rPr>
              <w:del w:id="19132" w:author="Dr Mamadou SANOGO" w:date="2023-10-25T17:56:00Z"/>
              <w:color w:val="000000"/>
              <w:szCs w:val="24"/>
              <w:lang w:val="fr-ML"/>
            </w:rPr>
          </w:rPrChange>
        </w:rPr>
        <w:pPrChange w:id="19133" w:author="Dr Mamadou SANOGO" w:date="2023-10-25T17:57:00Z">
          <w:pPr>
            <w:widowControl w:val="0"/>
            <w:autoSpaceDE w:val="0"/>
            <w:autoSpaceDN w:val="0"/>
            <w:adjustRightInd w:val="0"/>
            <w:spacing w:line="240" w:lineRule="auto"/>
            <w:ind w:left="116" w:right="-36"/>
          </w:pPr>
        </w:pPrChange>
      </w:pPr>
      <w:del w:id="19134" w:author="Dr Mamadou SANOGO" w:date="2023-10-25T17:56:00Z">
        <w:r w:rsidRPr="007A4AFC" w:rsidDel="00166699">
          <w:rPr>
            <w:b w:val="0"/>
            <w:bCs/>
            <w:color w:val="000000" w:themeColor="text1"/>
            <w:spacing w:val="1"/>
            <w:szCs w:val="24"/>
            <w:lang w:val="fr-ML"/>
            <w:rPrChange w:id="19135" w:author="Dr Mamadou SANOGO" w:date="2023-10-25T18:15:00Z">
              <w:rPr>
                <w:b/>
                <w:bCs/>
                <w:color w:val="030303"/>
                <w:spacing w:val="1"/>
                <w:szCs w:val="24"/>
                <w:lang w:val="fr-ML"/>
              </w:rPr>
            </w:rPrChange>
          </w:rPr>
          <w:delText>1</w:delText>
        </w:r>
        <w:r w:rsidRPr="007A4AFC" w:rsidDel="00166699">
          <w:rPr>
            <w:b w:val="0"/>
            <w:bCs/>
            <w:color w:val="000000" w:themeColor="text1"/>
            <w:szCs w:val="24"/>
            <w:lang w:val="fr-ML"/>
            <w:rPrChange w:id="19136" w:author="Dr Mamadou SANOGO" w:date="2023-10-25T18:15:00Z">
              <w:rPr>
                <w:b/>
                <w:bCs/>
                <w:color w:val="030303"/>
                <w:szCs w:val="24"/>
                <w:lang w:val="fr-ML"/>
              </w:rPr>
            </w:rPrChange>
          </w:rPr>
          <w:delText xml:space="preserve">. </w:delText>
        </w:r>
        <w:r w:rsidRPr="007A4AFC" w:rsidDel="00166699">
          <w:rPr>
            <w:b w:val="0"/>
            <w:bCs/>
            <w:color w:val="000000" w:themeColor="text1"/>
            <w:spacing w:val="-1"/>
            <w:szCs w:val="24"/>
            <w:lang w:val="fr-ML"/>
            <w:rPrChange w:id="19137" w:author="Dr Mamadou SANOGO" w:date="2023-10-25T18:15:00Z">
              <w:rPr>
                <w:b/>
                <w:bCs/>
                <w:color w:val="030303"/>
                <w:spacing w:val="-1"/>
                <w:szCs w:val="24"/>
                <w:lang w:val="fr-ML"/>
              </w:rPr>
            </w:rPrChange>
          </w:rPr>
          <w:delText>C</w:delText>
        </w:r>
        <w:r w:rsidRPr="007A4AFC" w:rsidDel="00166699">
          <w:rPr>
            <w:b w:val="0"/>
            <w:bCs/>
            <w:color w:val="000000" w:themeColor="text1"/>
            <w:spacing w:val="1"/>
            <w:szCs w:val="24"/>
            <w:lang w:val="fr-ML"/>
            <w:rPrChange w:id="19138"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139"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140"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141" w:author="Dr Mamadou SANOGO" w:date="2023-10-25T18:15:00Z">
              <w:rPr>
                <w:b/>
                <w:bCs/>
                <w:color w:val="030303"/>
                <w:spacing w:val="1"/>
                <w:szCs w:val="24"/>
                <w:lang w:val="fr-ML"/>
              </w:rPr>
            </w:rPrChange>
          </w:rPr>
          <w:delText>os</w:delText>
        </w:r>
        <w:r w:rsidRPr="007A4AFC" w:rsidDel="00166699">
          <w:rPr>
            <w:b w:val="0"/>
            <w:bCs/>
            <w:color w:val="000000" w:themeColor="text1"/>
            <w:spacing w:val="-1"/>
            <w:szCs w:val="24"/>
            <w:lang w:val="fr-ML"/>
            <w:rPrChange w:id="19142"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143" w:author="Dr Mamadou SANOGO" w:date="2023-10-25T18:15:00Z">
              <w:rPr>
                <w:b/>
                <w:bCs/>
                <w:color w:val="030303"/>
                <w:szCs w:val="24"/>
                <w:lang w:val="fr-ML"/>
              </w:rPr>
            </w:rPrChange>
          </w:rPr>
          <w:delText>t</w:delText>
        </w:r>
        <w:r w:rsidRPr="007A4AFC" w:rsidDel="00166699">
          <w:rPr>
            <w:b w:val="0"/>
            <w:bCs/>
            <w:color w:val="000000" w:themeColor="text1"/>
            <w:spacing w:val="-1"/>
            <w:szCs w:val="24"/>
            <w:lang w:val="fr-ML"/>
            <w:rPrChange w:id="19144"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145"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146" w:author="Dr Mamadou SANOGO" w:date="2023-10-25T18:15:00Z">
              <w:rPr>
                <w:b/>
                <w:bCs/>
                <w:color w:val="030303"/>
                <w:szCs w:val="24"/>
                <w:lang w:val="fr-ML"/>
              </w:rPr>
            </w:rPrChange>
          </w:rPr>
          <w:delText>n</w:delText>
        </w:r>
        <w:r w:rsidRPr="007A4AFC" w:rsidDel="00166699">
          <w:rPr>
            <w:b w:val="0"/>
            <w:bCs/>
            <w:color w:val="000000" w:themeColor="text1"/>
            <w:spacing w:val="15"/>
            <w:szCs w:val="24"/>
            <w:lang w:val="fr-ML"/>
            <w:rPrChange w:id="19147" w:author="Dr Mamadou SANOGO" w:date="2023-10-25T18:15:00Z">
              <w:rPr>
                <w:b/>
                <w:bCs/>
                <w:color w:val="030303"/>
                <w:spacing w:val="15"/>
                <w:szCs w:val="24"/>
                <w:lang w:val="fr-ML"/>
              </w:rPr>
            </w:rPrChange>
          </w:rPr>
          <w:delText xml:space="preserve"> </w:delText>
        </w:r>
        <w:r w:rsidRPr="007A4AFC" w:rsidDel="00166699">
          <w:rPr>
            <w:b w:val="0"/>
            <w:bCs/>
            <w:color w:val="000000" w:themeColor="text1"/>
            <w:szCs w:val="24"/>
            <w:lang w:val="fr-ML"/>
            <w:rPrChange w:id="19148" w:author="Dr Mamadou SANOGO" w:date="2023-10-25T18:15:00Z">
              <w:rPr>
                <w:b/>
                <w:bCs/>
                <w:color w:val="030303"/>
                <w:szCs w:val="24"/>
                <w:lang w:val="fr-ML"/>
              </w:rPr>
            </w:rPrChange>
          </w:rPr>
          <w:delText>du</w:delText>
        </w:r>
        <w:r w:rsidRPr="007A4AFC" w:rsidDel="00166699">
          <w:rPr>
            <w:b w:val="0"/>
            <w:bCs/>
            <w:color w:val="000000" w:themeColor="text1"/>
            <w:spacing w:val="-10"/>
            <w:szCs w:val="24"/>
            <w:lang w:val="fr-ML"/>
            <w:rPrChange w:id="19149" w:author="Dr Mamadou SANOGO" w:date="2023-10-25T18:15:00Z">
              <w:rPr>
                <w:b/>
                <w:bCs/>
                <w:color w:val="030303"/>
                <w:spacing w:val="-10"/>
                <w:szCs w:val="24"/>
                <w:lang w:val="fr-ML"/>
              </w:rPr>
            </w:rPrChange>
          </w:rPr>
          <w:delText xml:space="preserve"> </w:delText>
        </w:r>
        <w:r w:rsidRPr="007A4AFC" w:rsidDel="00166699">
          <w:rPr>
            <w:b w:val="0"/>
            <w:bCs/>
            <w:color w:val="000000" w:themeColor="text1"/>
            <w:spacing w:val="-2"/>
            <w:szCs w:val="24"/>
            <w:lang w:val="fr-ML"/>
            <w:rPrChange w:id="19150" w:author="Dr Mamadou SANOGO" w:date="2023-10-25T18:15:00Z">
              <w:rPr>
                <w:b/>
                <w:bCs/>
                <w:color w:val="030303"/>
                <w:spacing w:val="-2"/>
                <w:szCs w:val="24"/>
                <w:lang w:val="fr-ML"/>
              </w:rPr>
            </w:rPrChange>
          </w:rPr>
          <w:delText>j</w:delText>
        </w:r>
        <w:r w:rsidRPr="007A4AFC" w:rsidDel="00166699">
          <w:rPr>
            <w:b w:val="0"/>
            <w:bCs/>
            <w:color w:val="000000" w:themeColor="text1"/>
            <w:szCs w:val="24"/>
            <w:lang w:val="fr-ML"/>
            <w:rPrChange w:id="19151" w:author="Dr Mamadou SANOGO" w:date="2023-10-25T18:15:00Z">
              <w:rPr>
                <w:b/>
                <w:bCs/>
                <w:color w:val="030303"/>
                <w:szCs w:val="24"/>
                <w:lang w:val="fr-ML"/>
              </w:rPr>
            </w:rPrChange>
          </w:rPr>
          <w:delText>ury</w:delText>
        </w:r>
      </w:del>
    </w:p>
    <w:p w14:paraId="4C301DF9" w14:textId="0E04D06D" w:rsidR="0032620E" w:rsidRPr="007A4AFC" w:rsidDel="00166699" w:rsidRDefault="0032620E">
      <w:pPr>
        <w:pStyle w:val="Titre"/>
        <w:tabs>
          <w:tab w:val="num" w:pos="-4820"/>
        </w:tabs>
        <w:spacing w:line="276" w:lineRule="auto"/>
        <w:jc w:val="both"/>
        <w:rPr>
          <w:del w:id="19152" w:author="Dr Mamadou SANOGO" w:date="2023-10-25T17:56:00Z"/>
          <w:color w:val="000000" w:themeColor="text1"/>
          <w:szCs w:val="24"/>
          <w:lang w:val="fr-ML"/>
          <w:rPrChange w:id="19153" w:author="Dr Mamadou SANOGO" w:date="2023-10-25T18:15:00Z">
            <w:rPr>
              <w:del w:id="19154" w:author="Dr Mamadou SANOGO" w:date="2023-10-25T17:56:00Z"/>
              <w:color w:val="000000"/>
              <w:szCs w:val="24"/>
              <w:lang w:val="fr-ML"/>
            </w:rPr>
          </w:rPrChange>
        </w:rPr>
        <w:pPrChange w:id="19155" w:author="Dr Mamadou SANOGO" w:date="2023-10-25T17:57:00Z">
          <w:pPr>
            <w:widowControl w:val="0"/>
            <w:autoSpaceDE w:val="0"/>
            <w:autoSpaceDN w:val="0"/>
            <w:adjustRightInd w:val="0"/>
            <w:spacing w:line="240" w:lineRule="auto"/>
            <w:ind w:left="400" w:right="-36"/>
          </w:pPr>
        </w:pPrChange>
      </w:pPr>
      <w:del w:id="19156" w:author="Dr Mamadou SANOGO" w:date="2023-10-25T17:56:00Z">
        <w:r w:rsidRPr="007A4AFC" w:rsidDel="00166699">
          <w:rPr>
            <w:color w:val="000000" w:themeColor="text1"/>
            <w:spacing w:val="-3"/>
            <w:szCs w:val="24"/>
            <w:lang w:val="fr-ML"/>
            <w:rPrChange w:id="19157" w:author="Dr Mamadou SANOGO" w:date="2023-10-25T18:15:00Z">
              <w:rPr>
                <w:color w:val="000000"/>
                <w:spacing w:val="-3"/>
                <w:szCs w:val="24"/>
                <w:lang w:val="fr-ML"/>
              </w:rPr>
            </w:rPrChange>
          </w:rPr>
          <w:delText>L</w:delText>
        </w:r>
        <w:r w:rsidRPr="007A4AFC" w:rsidDel="00166699">
          <w:rPr>
            <w:color w:val="000000" w:themeColor="text1"/>
            <w:szCs w:val="24"/>
            <w:lang w:val="fr-ML"/>
            <w:rPrChange w:id="19158" w:author="Dr Mamadou SANOGO" w:date="2023-10-25T18:15:00Z">
              <w:rPr>
                <w:color w:val="000000"/>
                <w:szCs w:val="24"/>
                <w:lang w:val="fr-ML"/>
              </w:rPr>
            </w:rPrChange>
          </w:rPr>
          <w:delText>e</w:delText>
        </w:r>
        <w:r w:rsidRPr="007A4AFC" w:rsidDel="00166699">
          <w:rPr>
            <w:color w:val="000000" w:themeColor="text1"/>
            <w:spacing w:val="-1"/>
            <w:szCs w:val="24"/>
            <w:lang w:val="fr-ML"/>
            <w:rPrChange w:id="1915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60" w:author="Dr Mamadou SANOGO" w:date="2023-10-25T18:15:00Z">
              <w:rPr>
                <w:color w:val="000000"/>
                <w:szCs w:val="24"/>
                <w:lang w:val="fr-ML"/>
              </w:rPr>
            </w:rPrChange>
          </w:rPr>
          <w:delText>j</w:delText>
        </w:r>
        <w:r w:rsidRPr="007A4AFC" w:rsidDel="00166699">
          <w:rPr>
            <w:color w:val="000000" w:themeColor="text1"/>
            <w:spacing w:val="3"/>
            <w:szCs w:val="24"/>
            <w:lang w:val="fr-ML"/>
            <w:rPrChange w:id="19161" w:author="Dr Mamadou SANOGO" w:date="2023-10-25T18:15:00Z">
              <w:rPr>
                <w:color w:val="000000"/>
                <w:spacing w:val="3"/>
                <w:szCs w:val="24"/>
                <w:lang w:val="fr-ML"/>
              </w:rPr>
            </w:rPrChange>
          </w:rPr>
          <w:delText>u</w:delText>
        </w:r>
        <w:r w:rsidRPr="007A4AFC" w:rsidDel="00166699">
          <w:rPr>
            <w:color w:val="000000" w:themeColor="text1"/>
            <w:spacing w:val="4"/>
            <w:szCs w:val="24"/>
            <w:lang w:val="fr-ML"/>
            <w:rPrChange w:id="19162" w:author="Dr Mamadou SANOGO" w:date="2023-10-25T18:15:00Z">
              <w:rPr>
                <w:color w:val="000000"/>
                <w:spacing w:val="4"/>
                <w:szCs w:val="24"/>
                <w:lang w:val="fr-ML"/>
              </w:rPr>
            </w:rPrChange>
          </w:rPr>
          <w:delText>r</w:delText>
        </w:r>
        <w:r w:rsidRPr="007A4AFC" w:rsidDel="00166699">
          <w:rPr>
            <w:color w:val="000000" w:themeColor="text1"/>
            <w:szCs w:val="24"/>
            <w:lang w:val="fr-ML"/>
            <w:rPrChange w:id="19163" w:author="Dr Mamadou SANOGO" w:date="2023-10-25T18:15:00Z">
              <w:rPr>
                <w:color w:val="000000"/>
                <w:szCs w:val="24"/>
                <w:lang w:val="fr-ML"/>
              </w:rPr>
            </w:rPrChange>
          </w:rPr>
          <w:delText>y</w:delText>
        </w:r>
        <w:r w:rsidRPr="007A4AFC" w:rsidDel="00166699">
          <w:rPr>
            <w:color w:val="000000" w:themeColor="text1"/>
            <w:spacing w:val="-5"/>
            <w:szCs w:val="24"/>
            <w:lang w:val="fr-ML"/>
            <w:rPrChange w:id="19164"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165" w:author="Dr Mamadou SANOGO" w:date="2023-10-25T18:15:00Z">
              <w:rPr>
                <w:color w:val="000000"/>
                <w:szCs w:val="24"/>
                <w:lang w:val="fr-ML"/>
              </w:rPr>
            </w:rPrChange>
          </w:rPr>
          <w:delText>se</w:delText>
        </w:r>
        <w:r w:rsidRPr="007A4AFC" w:rsidDel="00166699">
          <w:rPr>
            <w:color w:val="000000" w:themeColor="text1"/>
            <w:spacing w:val="-1"/>
            <w:szCs w:val="24"/>
            <w:lang w:val="fr-ML"/>
            <w:rPrChange w:id="19166"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167" w:author="Dr Mamadou SANOGO" w:date="2023-10-25T18:15:00Z">
              <w:rPr>
                <w:color w:val="000000"/>
                <w:szCs w:val="24"/>
                <w:lang w:val="fr-ML"/>
              </w:rPr>
            </w:rPrChange>
          </w:rPr>
          <w:delText>ompose</w:delText>
        </w:r>
        <w:r w:rsidRPr="007A4AFC" w:rsidDel="00166699">
          <w:rPr>
            <w:color w:val="000000" w:themeColor="text1"/>
            <w:spacing w:val="-1"/>
            <w:szCs w:val="24"/>
            <w:lang w:val="fr-ML"/>
            <w:rPrChange w:id="19168"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169" w:author="Dr Mamadou SANOGO" w:date="2023-10-25T18:15:00Z">
              <w:rPr>
                <w:color w:val="000000"/>
                <w:spacing w:val="2"/>
                <w:szCs w:val="24"/>
                <w:lang w:val="fr-ML"/>
              </w:rPr>
            </w:rPrChange>
          </w:rPr>
          <w:delText>d</w:delText>
        </w:r>
        <w:r w:rsidRPr="007A4AFC" w:rsidDel="00166699">
          <w:rPr>
            <w:color w:val="000000" w:themeColor="text1"/>
            <w:szCs w:val="24"/>
            <w:lang w:val="fr-ML"/>
            <w:rPrChange w:id="19170" w:author="Dr Mamadou SANOGO" w:date="2023-10-25T18:15:00Z">
              <w:rPr>
                <w:color w:val="000000"/>
                <w:szCs w:val="24"/>
                <w:lang w:val="fr-ML"/>
              </w:rPr>
            </w:rPrChange>
          </w:rPr>
          <w:delText>e</w:delText>
        </w:r>
        <w:r w:rsidRPr="007A4AFC" w:rsidDel="00166699">
          <w:rPr>
            <w:color w:val="000000" w:themeColor="text1"/>
            <w:spacing w:val="-1"/>
            <w:szCs w:val="24"/>
            <w:lang w:val="fr-ML"/>
            <w:rPrChange w:id="1917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72" w:author="Dr Mamadou SANOGO" w:date="2023-10-25T18:15:00Z">
              <w:rPr>
                <w:color w:val="000000"/>
                <w:szCs w:val="24"/>
                <w:lang w:val="fr-ML"/>
              </w:rPr>
            </w:rPrChange>
          </w:rPr>
          <w:delText>4</w:delText>
        </w:r>
        <w:r w:rsidRPr="007A4AFC" w:rsidDel="00166699">
          <w:rPr>
            <w:color w:val="000000" w:themeColor="text1"/>
            <w:spacing w:val="2"/>
            <w:szCs w:val="24"/>
            <w:lang w:val="fr-ML"/>
            <w:rPrChange w:id="19173"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174" w:author="Dr Mamadou SANOGO" w:date="2023-10-25T18:15:00Z">
              <w:rPr>
                <w:color w:val="000000"/>
                <w:szCs w:val="24"/>
                <w:lang w:val="fr-ML"/>
              </w:rPr>
            </w:rPrChange>
          </w:rPr>
          <w:delText>à</w:delText>
        </w:r>
        <w:r w:rsidRPr="007A4AFC" w:rsidDel="00166699">
          <w:rPr>
            <w:color w:val="000000" w:themeColor="text1"/>
            <w:spacing w:val="-1"/>
            <w:szCs w:val="24"/>
            <w:lang w:val="fr-ML"/>
            <w:rPrChange w:id="1917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176" w:author="Dr Mamadou SANOGO" w:date="2023-10-25T18:15:00Z">
              <w:rPr>
                <w:color w:val="000000"/>
                <w:szCs w:val="24"/>
                <w:lang w:val="fr-ML"/>
              </w:rPr>
            </w:rPrChange>
          </w:rPr>
          <w:delText>8 memb</w:delText>
        </w:r>
        <w:r w:rsidRPr="007A4AFC" w:rsidDel="00166699">
          <w:rPr>
            <w:color w:val="000000" w:themeColor="text1"/>
            <w:spacing w:val="-1"/>
            <w:szCs w:val="24"/>
            <w:lang w:val="fr-ML"/>
            <w:rPrChange w:id="19177" w:author="Dr Mamadou SANOGO" w:date="2023-10-25T18:15:00Z">
              <w:rPr>
                <w:color w:val="000000"/>
                <w:spacing w:val="-1"/>
                <w:szCs w:val="24"/>
                <w:lang w:val="fr-ML"/>
              </w:rPr>
            </w:rPrChange>
          </w:rPr>
          <w:delText>re</w:delText>
        </w:r>
        <w:r w:rsidRPr="007A4AFC" w:rsidDel="00166699">
          <w:rPr>
            <w:color w:val="000000" w:themeColor="text1"/>
            <w:szCs w:val="24"/>
            <w:lang w:val="fr-ML"/>
            <w:rPrChange w:id="19178"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179" w:author="Dr Mamadou SANOGO" w:date="2023-10-25T18:15:00Z">
              <w:rPr>
                <w:color w:val="000000"/>
                <w:spacing w:val="-1"/>
                <w:szCs w:val="24"/>
                <w:lang w:val="fr-ML"/>
              </w:rPr>
            </w:rPrChange>
          </w:rPr>
          <w:delText>e</w:delText>
        </w:r>
        <w:r w:rsidRPr="007A4AFC" w:rsidDel="00166699">
          <w:rPr>
            <w:color w:val="000000" w:themeColor="text1"/>
            <w:szCs w:val="24"/>
            <w:lang w:val="fr-ML"/>
            <w:rPrChange w:id="19180" w:author="Dr Mamadou SANOGO" w:date="2023-10-25T18:15:00Z">
              <w:rPr>
                <w:color w:val="000000"/>
                <w:szCs w:val="24"/>
                <w:lang w:val="fr-ML"/>
              </w:rPr>
            </w:rPrChange>
          </w:rPr>
          <w:delText>t p</w:delText>
        </w:r>
        <w:r w:rsidRPr="007A4AFC" w:rsidDel="00166699">
          <w:rPr>
            <w:color w:val="000000" w:themeColor="text1"/>
            <w:spacing w:val="1"/>
            <w:szCs w:val="24"/>
            <w:lang w:val="fr-ML"/>
            <w:rPrChange w:id="19181" w:author="Dr Mamadou SANOGO" w:date="2023-10-25T18:15:00Z">
              <w:rPr>
                <w:color w:val="000000"/>
                <w:spacing w:val="1"/>
                <w:szCs w:val="24"/>
                <w:lang w:val="fr-ML"/>
              </w:rPr>
            </w:rPrChange>
          </w:rPr>
          <w:delText>l</w:delText>
        </w:r>
        <w:r w:rsidRPr="007A4AFC" w:rsidDel="00166699">
          <w:rPr>
            <w:color w:val="000000" w:themeColor="text1"/>
            <w:szCs w:val="24"/>
            <w:lang w:val="fr-ML"/>
            <w:rPrChange w:id="19182" w:author="Dr Mamadou SANOGO" w:date="2023-10-25T18:15:00Z">
              <w:rPr>
                <w:color w:val="000000"/>
                <w:szCs w:val="24"/>
                <w:lang w:val="fr-ML"/>
              </w:rPr>
            </w:rPrChange>
          </w:rPr>
          <w:delText>us p</w:delText>
        </w:r>
        <w:r w:rsidRPr="007A4AFC" w:rsidDel="00166699">
          <w:rPr>
            <w:color w:val="000000" w:themeColor="text1"/>
            <w:spacing w:val="2"/>
            <w:szCs w:val="24"/>
            <w:lang w:val="fr-ML"/>
            <w:rPrChange w:id="19183" w:author="Dr Mamadou SANOGO" w:date="2023-10-25T18:15:00Z">
              <w:rPr>
                <w:color w:val="000000"/>
                <w:spacing w:val="2"/>
                <w:szCs w:val="24"/>
                <w:lang w:val="fr-ML"/>
              </w:rPr>
            </w:rPrChange>
          </w:rPr>
          <w:delText>r</w:delText>
        </w:r>
        <w:r w:rsidRPr="007A4AFC" w:rsidDel="00166699">
          <w:rPr>
            <w:color w:val="000000" w:themeColor="text1"/>
            <w:spacing w:val="-1"/>
            <w:szCs w:val="24"/>
            <w:lang w:val="fr-ML"/>
            <w:rPrChange w:id="19184" w:author="Dr Mamadou SANOGO" w:date="2023-10-25T18:15:00Z">
              <w:rPr>
                <w:color w:val="000000"/>
                <w:spacing w:val="-1"/>
                <w:szCs w:val="24"/>
                <w:lang w:val="fr-ML"/>
              </w:rPr>
            </w:rPrChange>
          </w:rPr>
          <w:delText>é</w:delText>
        </w:r>
        <w:r w:rsidRPr="007A4AFC" w:rsidDel="00166699">
          <w:rPr>
            <w:color w:val="000000" w:themeColor="text1"/>
            <w:spacing w:val="1"/>
            <w:szCs w:val="24"/>
            <w:lang w:val="fr-ML"/>
            <w:rPrChange w:id="19185" w:author="Dr Mamadou SANOGO" w:date="2023-10-25T18:15:00Z">
              <w:rPr>
                <w:color w:val="000000"/>
                <w:spacing w:val="1"/>
                <w:szCs w:val="24"/>
                <w:lang w:val="fr-ML"/>
              </w:rPr>
            </w:rPrChange>
          </w:rPr>
          <w:delText>c</w:delText>
        </w:r>
        <w:r w:rsidRPr="007A4AFC" w:rsidDel="00166699">
          <w:rPr>
            <w:color w:val="000000" w:themeColor="text1"/>
            <w:szCs w:val="24"/>
            <w:lang w:val="fr-ML"/>
            <w:rPrChange w:id="19186" w:author="Dr Mamadou SANOGO" w:date="2023-10-25T18:15:00Z">
              <w:rPr>
                <w:color w:val="000000"/>
                <w:szCs w:val="24"/>
                <w:lang w:val="fr-ML"/>
              </w:rPr>
            </w:rPrChange>
          </w:rPr>
          <w:delText>isém</w:delText>
        </w:r>
        <w:r w:rsidRPr="007A4AFC" w:rsidDel="00166699">
          <w:rPr>
            <w:color w:val="000000" w:themeColor="text1"/>
            <w:spacing w:val="-1"/>
            <w:szCs w:val="24"/>
            <w:lang w:val="fr-ML"/>
            <w:rPrChange w:id="19187" w:author="Dr Mamadou SANOGO" w:date="2023-10-25T18:15:00Z">
              <w:rPr>
                <w:color w:val="000000"/>
                <w:spacing w:val="-1"/>
                <w:szCs w:val="24"/>
                <w:lang w:val="fr-ML"/>
              </w:rPr>
            </w:rPrChange>
          </w:rPr>
          <w:delText>e</w:delText>
        </w:r>
        <w:r w:rsidRPr="007A4AFC" w:rsidDel="00166699">
          <w:rPr>
            <w:color w:val="000000" w:themeColor="text1"/>
            <w:szCs w:val="24"/>
            <w:lang w:val="fr-ML"/>
            <w:rPrChange w:id="19188" w:author="Dr Mamadou SANOGO" w:date="2023-10-25T18:15:00Z">
              <w:rPr>
                <w:color w:val="000000"/>
                <w:szCs w:val="24"/>
                <w:lang w:val="fr-ML"/>
              </w:rPr>
            </w:rPrChange>
          </w:rPr>
          <w:delText>nt :</w:delText>
        </w:r>
      </w:del>
    </w:p>
    <w:p w14:paraId="6CFABD1C" w14:textId="0537A956" w:rsidR="0032620E" w:rsidRPr="007A4AFC" w:rsidDel="00166699" w:rsidRDefault="0032620E">
      <w:pPr>
        <w:pStyle w:val="Titre"/>
        <w:tabs>
          <w:tab w:val="num" w:pos="-4820"/>
        </w:tabs>
        <w:spacing w:line="276" w:lineRule="auto"/>
        <w:jc w:val="both"/>
        <w:rPr>
          <w:del w:id="19189" w:author="Dr Mamadou SANOGO" w:date="2023-10-25T17:56:00Z"/>
          <w:color w:val="000000" w:themeColor="text1"/>
          <w:szCs w:val="24"/>
          <w:lang w:val="fr-ML"/>
          <w:rPrChange w:id="19190" w:author="Dr Mamadou SANOGO" w:date="2023-10-25T18:15:00Z">
            <w:rPr>
              <w:del w:id="19191" w:author="Dr Mamadou SANOGO" w:date="2023-10-25T17:56:00Z"/>
              <w:color w:val="000000"/>
              <w:szCs w:val="24"/>
              <w:lang w:val="fr-ML"/>
            </w:rPr>
          </w:rPrChange>
        </w:rPr>
        <w:pPrChange w:id="19192" w:author="Dr Mamadou SANOGO" w:date="2023-10-25T17:57:00Z">
          <w:pPr>
            <w:widowControl w:val="0"/>
            <w:numPr>
              <w:numId w:val="9"/>
            </w:numPr>
            <w:autoSpaceDE w:val="0"/>
            <w:autoSpaceDN w:val="0"/>
            <w:adjustRightInd w:val="0"/>
            <w:spacing w:line="240" w:lineRule="auto"/>
            <w:ind w:left="904" w:right="-36" w:hanging="360"/>
          </w:pPr>
        </w:pPrChange>
      </w:pPr>
      <w:del w:id="19193" w:author="Dr Mamadou SANOGO" w:date="2023-10-25T17:56:00Z">
        <w:r w:rsidRPr="007A4AFC" w:rsidDel="00166699">
          <w:rPr>
            <w:color w:val="000000" w:themeColor="text1"/>
            <w:szCs w:val="24"/>
            <w:lang w:val="fr-ML"/>
            <w:rPrChange w:id="19194" w:author="Dr Mamadou SANOGO" w:date="2023-10-25T18:15:00Z">
              <w:rPr>
                <w:color w:val="000000"/>
                <w:szCs w:val="24"/>
                <w:lang w:val="fr-ML"/>
              </w:rPr>
            </w:rPrChange>
          </w:rPr>
          <w:delText>d'un président ;</w:delText>
        </w:r>
      </w:del>
    </w:p>
    <w:p w14:paraId="6A35CB56" w14:textId="3CD49FAD" w:rsidR="0032620E" w:rsidRPr="007A4AFC" w:rsidDel="00166699" w:rsidRDefault="0032620E">
      <w:pPr>
        <w:pStyle w:val="Titre"/>
        <w:tabs>
          <w:tab w:val="num" w:pos="-4820"/>
        </w:tabs>
        <w:spacing w:line="276" w:lineRule="auto"/>
        <w:jc w:val="both"/>
        <w:rPr>
          <w:del w:id="19195" w:author="Dr Mamadou SANOGO" w:date="2023-10-25T17:56:00Z"/>
          <w:color w:val="000000" w:themeColor="text1"/>
          <w:szCs w:val="24"/>
          <w:lang w:val="fr-ML"/>
          <w:rPrChange w:id="19196" w:author="Dr Mamadou SANOGO" w:date="2023-10-25T18:15:00Z">
            <w:rPr>
              <w:del w:id="19197" w:author="Dr Mamadou SANOGO" w:date="2023-10-25T17:56:00Z"/>
              <w:color w:val="000000"/>
              <w:szCs w:val="24"/>
              <w:lang w:val="fr-ML"/>
            </w:rPr>
          </w:rPrChange>
        </w:rPr>
        <w:pPrChange w:id="19198" w:author="Dr Mamadou SANOGO" w:date="2023-10-25T17:57:00Z">
          <w:pPr>
            <w:widowControl w:val="0"/>
            <w:numPr>
              <w:numId w:val="9"/>
            </w:numPr>
            <w:autoSpaceDE w:val="0"/>
            <w:autoSpaceDN w:val="0"/>
            <w:adjustRightInd w:val="0"/>
            <w:spacing w:line="240" w:lineRule="auto"/>
            <w:ind w:left="904" w:right="-36" w:hanging="360"/>
          </w:pPr>
        </w:pPrChange>
      </w:pPr>
      <w:del w:id="19199" w:author="Dr Mamadou SANOGO" w:date="2023-10-25T17:56:00Z">
        <w:r w:rsidRPr="007A4AFC" w:rsidDel="00166699">
          <w:rPr>
            <w:color w:val="000000" w:themeColor="text1"/>
            <w:szCs w:val="24"/>
            <w:lang w:val="fr-ML"/>
            <w:rPrChange w:id="19200" w:author="Dr Mamadou SANOGO" w:date="2023-10-25T18:15:00Z">
              <w:rPr>
                <w:color w:val="000000"/>
                <w:szCs w:val="24"/>
                <w:lang w:val="fr-ML"/>
              </w:rPr>
            </w:rPrChange>
          </w:rPr>
          <w:delText>du directeur du mémoire ou rapport ;</w:delText>
        </w:r>
      </w:del>
    </w:p>
    <w:p w14:paraId="2CC69F4D" w14:textId="186D85AC" w:rsidR="0032620E" w:rsidRPr="007A4AFC" w:rsidDel="00166699" w:rsidRDefault="0032620E">
      <w:pPr>
        <w:pStyle w:val="Titre"/>
        <w:tabs>
          <w:tab w:val="num" w:pos="-4820"/>
        </w:tabs>
        <w:spacing w:line="276" w:lineRule="auto"/>
        <w:jc w:val="both"/>
        <w:rPr>
          <w:del w:id="19201" w:author="Dr Mamadou SANOGO" w:date="2023-10-25T17:56:00Z"/>
          <w:color w:val="000000" w:themeColor="text1"/>
          <w:szCs w:val="24"/>
          <w:lang w:val="fr-ML"/>
          <w:rPrChange w:id="19202" w:author="Dr Mamadou SANOGO" w:date="2023-10-25T18:15:00Z">
            <w:rPr>
              <w:del w:id="19203" w:author="Dr Mamadou SANOGO" w:date="2023-10-25T17:56:00Z"/>
              <w:color w:val="000000"/>
              <w:szCs w:val="24"/>
              <w:lang w:val="fr-ML"/>
            </w:rPr>
          </w:rPrChange>
        </w:rPr>
        <w:pPrChange w:id="19204" w:author="Dr Mamadou SANOGO" w:date="2023-10-25T17:57:00Z">
          <w:pPr>
            <w:widowControl w:val="0"/>
            <w:numPr>
              <w:numId w:val="9"/>
            </w:numPr>
            <w:autoSpaceDE w:val="0"/>
            <w:autoSpaceDN w:val="0"/>
            <w:adjustRightInd w:val="0"/>
            <w:spacing w:line="240" w:lineRule="auto"/>
            <w:ind w:left="904" w:right="-36" w:hanging="360"/>
          </w:pPr>
        </w:pPrChange>
      </w:pPr>
      <w:del w:id="19205" w:author="Dr Mamadou SANOGO" w:date="2023-10-25T17:56:00Z">
        <w:r w:rsidRPr="007A4AFC" w:rsidDel="00166699">
          <w:rPr>
            <w:color w:val="000000" w:themeColor="text1"/>
            <w:szCs w:val="24"/>
            <w:lang w:val="fr-ML"/>
            <w:rPrChange w:id="19206" w:author="Dr Mamadou SANOGO" w:date="2023-10-25T18:15:00Z">
              <w:rPr>
                <w:color w:val="000000"/>
                <w:szCs w:val="24"/>
                <w:lang w:val="fr-ML"/>
              </w:rPr>
            </w:rPrChange>
          </w:rPr>
          <w:delText>éventuellement, du co-directeur de mémoire/rapport ou directeur de cotutelle ;</w:delText>
        </w:r>
      </w:del>
    </w:p>
    <w:p w14:paraId="7938E2F8" w14:textId="71D47699" w:rsidR="0032620E" w:rsidRPr="007A4AFC" w:rsidDel="00166699" w:rsidRDefault="0032620E">
      <w:pPr>
        <w:pStyle w:val="Titre"/>
        <w:tabs>
          <w:tab w:val="num" w:pos="-4820"/>
        </w:tabs>
        <w:spacing w:line="276" w:lineRule="auto"/>
        <w:jc w:val="both"/>
        <w:rPr>
          <w:del w:id="19207" w:author="Dr Mamadou SANOGO" w:date="2023-10-25T17:56:00Z"/>
          <w:color w:val="000000" w:themeColor="text1"/>
          <w:szCs w:val="24"/>
          <w:lang w:val="fr-ML"/>
          <w:rPrChange w:id="19208" w:author="Dr Mamadou SANOGO" w:date="2023-10-25T18:15:00Z">
            <w:rPr>
              <w:del w:id="19209" w:author="Dr Mamadou SANOGO" w:date="2023-10-25T17:56:00Z"/>
              <w:color w:val="000000"/>
              <w:szCs w:val="24"/>
              <w:lang w:val="fr-ML"/>
            </w:rPr>
          </w:rPrChange>
        </w:rPr>
        <w:pPrChange w:id="19210" w:author="Dr Mamadou SANOGO" w:date="2023-10-25T17:57:00Z">
          <w:pPr>
            <w:widowControl w:val="0"/>
            <w:numPr>
              <w:numId w:val="9"/>
            </w:numPr>
            <w:autoSpaceDE w:val="0"/>
            <w:autoSpaceDN w:val="0"/>
            <w:adjustRightInd w:val="0"/>
            <w:spacing w:line="240" w:lineRule="auto"/>
            <w:ind w:left="904" w:right="-36" w:hanging="360"/>
          </w:pPr>
        </w:pPrChange>
      </w:pPr>
      <w:del w:id="19211" w:author="Dr Mamadou SANOGO" w:date="2023-10-25T17:56:00Z">
        <w:r w:rsidRPr="007A4AFC" w:rsidDel="00166699">
          <w:rPr>
            <w:color w:val="000000" w:themeColor="text1"/>
            <w:szCs w:val="24"/>
            <w:lang w:val="fr-ML"/>
            <w:rPrChange w:id="19212" w:author="Dr Mamadou SANOGO" w:date="2023-10-25T18:15:00Z">
              <w:rPr>
                <w:color w:val="000000"/>
                <w:szCs w:val="24"/>
                <w:lang w:val="fr-ML"/>
              </w:rPr>
            </w:rPrChange>
          </w:rPr>
          <w:delText>de membres examinateurs dont les rapporteurs.</w:delText>
        </w:r>
      </w:del>
    </w:p>
    <w:p w14:paraId="3AB7766C" w14:textId="0D16D515" w:rsidR="0032620E" w:rsidRPr="007A4AFC" w:rsidDel="00166699" w:rsidRDefault="0032620E">
      <w:pPr>
        <w:pStyle w:val="Titre"/>
        <w:tabs>
          <w:tab w:val="num" w:pos="-4820"/>
        </w:tabs>
        <w:spacing w:line="276" w:lineRule="auto"/>
        <w:jc w:val="both"/>
        <w:rPr>
          <w:del w:id="19213" w:author="Dr Mamadou SANOGO" w:date="2023-10-25T17:56:00Z"/>
          <w:color w:val="000000" w:themeColor="text1"/>
          <w:szCs w:val="24"/>
          <w:lang w:val="fr-ML"/>
          <w:rPrChange w:id="19214" w:author="Dr Mamadou SANOGO" w:date="2023-10-25T18:15:00Z">
            <w:rPr>
              <w:del w:id="19215" w:author="Dr Mamadou SANOGO" w:date="2023-10-25T17:56:00Z"/>
              <w:color w:val="000000"/>
              <w:szCs w:val="24"/>
              <w:lang w:val="fr-ML"/>
            </w:rPr>
          </w:rPrChange>
        </w:rPr>
        <w:pPrChange w:id="19216" w:author="Dr Mamadou SANOGO" w:date="2023-10-25T17:57:00Z">
          <w:pPr>
            <w:widowControl w:val="0"/>
            <w:autoSpaceDE w:val="0"/>
            <w:autoSpaceDN w:val="0"/>
            <w:adjustRightInd w:val="0"/>
            <w:spacing w:line="240" w:lineRule="auto"/>
            <w:ind w:left="116" w:right="-36"/>
          </w:pPr>
        </w:pPrChange>
      </w:pPr>
      <w:del w:id="19217" w:author="Dr Mamadou SANOGO" w:date="2023-10-25T17:56:00Z">
        <w:r w:rsidRPr="007A4AFC" w:rsidDel="00166699">
          <w:rPr>
            <w:b w:val="0"/>
            <w:bCs/>
            <w:color w:val="000000" w:themeColor="text1"/>
            <w:spacing w:val="1"/>
            <w:szCs w:val="24"/>
            <w:lang w:val="fr-ML"/>
            <w:rPrChange w:id="19218" w:author="Dr Mamadou SANOGO" w:date="2023-10-25T18:15:00Z">
              <w:rPr>
                <w:b/>
                <w:bCs/>
                <w:color w:val="000000"/>
                <w:spacing w:val="1"/>
                <w:szCs w:val="24"/>
                <w:lang w:val="fr-ML"/>
              </w:rPr>
            </w:rPrChange>
          </w:rPr>
          <w:delText>2</w:delText>
        </w:r>
        <w:r w:rsidRPr="007A4AFC" w:rsidDel="00166699">
          <w:rPr>
            <w:b w:val="0"/>
            <w:bCs/>
            <w:color w:val="000000" w:themeColor="text1"/>
            <w:szCs w:val="24"/>
            <w:lang w:val="fr-ML"/>
            <w:rPrChange w:id="19219" w:author="Dr Mamadou SANOGO" w:date="2023-10-25T18:15:00Z">
              <w:rPr>
                <w:b/>
                <w:bCs/>
                <w:color w:val="000000"/>
                <w:szCs w:val="24"/>
                <w:lang w:val="fr-ML"/>
              </w:rPr>
            </w:rPrChange>
          </w:rPr>
          <w:delText>.</w:delText>
        </w:r>
        <w:r w:rsidRPr="007A4AFC" w:rsidDel="00166699">
          <w:rPr>
            <w:b w:val="0"/>
            <w:bCs/>
            <w:color w:val="000000" w:themeColor="text1"/>
            <w:spacing w:val="69"/>
            <w:szCs w:val="24"/>
            <w:lang w:val="fr-ML"/>
            <w:rPrChange w:id="19220" w:author="Dr Mamadou SANOGO" w:date="2023-10-25T18:15:00Z">
              <w:rPr>
                <w:b/>
                <w:bCs/>
                <w:color w:val="000000"/>
                <w:spacing w:val="69"/>
                <w:szCs w:val="24"/>
                <w:lang w:val="fr-ML"/>
              </w:rPr>
            </w:rPrChange>
          </w:rPr>
          <w:delText xml:space="preserve"> </w:delText>
        </w:r>
        <w:r w:rsidRPr="007A4AFC" w:rsidDel="00166699">
          <w:rPr>
            <w:b w:val="0"/>
            <w:bCs/>
            <w:color w:val="000000" w:themeColor="text1"/>
            <w:spacing w:val="-1"/>
            <w:szCs w:val="24"/>
            <w:lang w:val="fr-ML"/>
            <w:rPrChange w:id="19221" w:author="Dr Mamadou SANOGO" w:date="2023-10-25T18:15:00Z">
              <w:rPr>
                <w:b/>
                <w:bCs/>
                <w:color w:val="030303"/>
                <w:spacing w:val="-1"/>
                <w:szCs w:val="24"/>
                <w:lang w:val="fr-ML"/>
              </w:rPr>
            </w:rPrChange>
          </w:rPr>
          <w:delText>R</w:delText>
        </w:r>
        <w:r w:rsidRPr="007A4AFC" w:rsidDel="00166699">
          <w:rPr>
            <w:b w:val="0"/>
            <w:bCs/>
            <w:color w:val="000000" w:themeColor="text1"/>
            <w:szCs w:val="24"/>
            <w:lang w:val="fr-ML"/>
            <w:rPrChange w:id="19222" w:author="Dr Mamadou SANOGO" w:date="2023-10-25T18:15:00Z">
              <w:rPr>
                <w:b/>
                <w:bCs/>
                <w:color w:val="030303"/>
                <w:szCs w:val="24"/>
                <w:lang w:val="fr-ML"/>
              </w:rPr>
            </w:rPrChange>
          </w:rPr>
          <w:delText>è</w:delText>
        </w:r>
        <w:r w:rsidRPr="007A4AFC" w:rsidDel="00166699">
          <w:rPr>
            <w:b w:val="0"/>
            <w:bCs/>
            <w:color w:val="000000" w:themeColor="text1"/>
            <w:spacing w:val="1"/>
            <w:szCs w:val="24"/>
            <w:lang w:val="fr-ML"/>
            <w:rPrChange w:id="19223" w:author="Dr Mamadou SANOGO" w:date="2023-10-25T18:15:00Z">
              <w:rPr>
                <w:b/>
                <w:bCs/>
                <w:color w:val="030303"/>
                <w:spacing w:val="1"/>
                <w:szCs w:val="24"/>
                <w:lang w:val="fr-ML"/>
              </w:rPr>
            </w:rPrChange>
          </w:rPr>
          <w:delText>g</w:delText>
        </w:r>
        <w:r w:rsidRPr="007A4AFC" w:rsidDel="00166699">
          <w:rPr>
            <w:b w:val="0"/>
            <w:bCs/>
            <w:color w:val="000000" w:themeColor="text1"/>
            <w:spacing w:val="-1"/>
            <w:szCs w:val="24"/>
            <w:lang w:val="fr-ML"/>
            <w:rPrChange w:id="19224" w:author="Dr Mamadou SANOGO" w:date="2023-10-25T18:15:00Z">
              <w:rPr>
                <w:b/>
                <w:bCs/>
                <w:color w:val="030303"/>
                <w:spacing w:val="-1"/>
                <w:szCs w:val="24"/>
                <w:lang w:val="fr-ML"/>
              </w:rPr>
            </w:rPrChange>
          </w:rPr>
          <w:delText>l</w:delText>
        </w:r>
        <w:r w:rsidRPr="007A4AFC" w:rsidDel="00166699">
          <w:rPr>
            <w:b w:val="0"/>
            <w:bCs/>
            <w:color w:val="000000" w:themeColor="text1"/>
            <w:szCs w:val="24"/>
            <w:lang w:val="fr-ML"/>
            <w:rPrChange w:id="19225" w:author="Dr Mamadou SANOGO" w:date="2023-10-25T18:15:00Z">
              <w:rPr>
                <w:b/>
                <w:bCs/>
                <w:color w:val="030303"/>
                <w:szCs w:val="24"/>
                <w:lang w:val="fr-ML"/>
              </w:rPr>
            </w:rPrChange>
          </w:rPr>
          <w:delText>es</w:delText>
        </w:r>
        <w:r w:rsidRPr="007A4AFC" w:rsidDel="00166699">
          <w:rPr>
            <w:b w:val="0"/>
            <w:bCs/>
            <w:color w:val="000000" w:themeColor="text1"/>
            <w:spacing w:val="10"/>
            <w:szCs w:val="24"/>
            <w:lang w:val="fr-ML"/>
            <w:rPrChange w:id="19226" w:author="Dr Mamadou SANOGO" w:date="2023-10-25T18:15:00Z">
              <w:rPr>
                <w:b/>
                <w:bCs/>
                <w:color w:val="030303"/>
                <w:spacing w:val="10"/>
                <w:szCs w:val="24"/>
                <w:lang w:val="fr-ML"/>
              </w:rPr>
            </w:rPrChange>
          </w:rPr>
          <w:delText xml:space="preserve"> </w:delText>
        </w:r>
        <w:r w:rsidRPr="007A4AFC" w:rsidDel="00166699">
          <w:rPr>
            <w:b w:val="0"/>
            <w:bCs/>
            <w:color w:val="000000" w:themeColor="text1"/>
            <w:szCs w:val="24"/>
            <w:lang w:val="fr-ML"/>
            <w:rPrChange w:id="19227" w:author="Dr Mamadou SANOGO" w:date="2023-10-25T18:15:00Z">
              <w:rPr>
                <w:b/>
                <w:bCs/>
                <w:color w:val="030303"/>
                <w:szCs w:val="24"/>
                <w:lang w:val="fr-ML"/>
              </w:rPr>
            </w:rPrChange>
          </w:rPr>
          <w:delText xml:space="preserve">de </w:delText>
        </w:r>
        <w:r w:rsidRPr="007A4AFC" w:rsidDel="00166699">
          <w:rPr>
            <w:b w:val="0"/>
            <w:bCs/>
            <w:color w:val="000000" w:themeColor="text1"/>
            <w:spacing w:val="-3"/>
            <w:szCs w:val="24"/>
            <w:lang w:val="fr-ML"/>
            <w:rPrChange w:id="19228" w:author="Dr Mamadou SANOGO" w:date="2023-10-25T18:15:00Z">
              <w:rPr>
                <w:b/>
                <w:bCs/>
                <w:color w:val="030303"/>
                <w:spacing w:val="-3"/>
                <w:szCs w:val="24"/>
                <w:lang w:val="fr-ML"/>
              </w:rPr>
            </w:rPrChange>
          </w:rPr>
          <w:delText>c</w:delText>
        </w:r>
        <w:r w:rsidRPr="007A4AFC" w:rsidDel="00166699">
          <w:rPr>
            <w:b w:val="0"/>
            <w:bCs/>
            <w:color w:val="000000" w:themeColor="text1"/>
            <w:spacing w:val="1"/>
            <w:szCs w:val="24"/>
            <w:lang w:val="fr-ML"/>
            <w:rPrChange w:id="19229" w:author="Dr Mamadou SANOGO" w:date="2023-10-25T18:15:00Z">
              <w:rPr>
                <w:b/>
                <w:bCs/>
                <w:color w:val="030303"/>
                <w:spacing w:val="1"/>
                <w:szCs w:val="24"/>
                <w:lang w:val="fr-ML"/>
              </w:rPr>
            </w:rPrChange>
          </w:rPr>
          <w:delText>o</w:delText>
        </w:r>
        <w:r w:rsidRPr="007A4AFC" w:rsidDel="00166699">
          <w:rPr>
            <w:b w:val="0"/>
            <w:bCs/>
            <w:color w:val="000000" w:themeColor="text1"/>
            <w:spacing w:val="-3"/>
            <w:szCs w:val="24"/>
            <w:lang w:val="fr-ML"/>
            <w:rPrChange w:id="19230" w:author="Dr Mamadou SANOGO" w:date="2023-10-25T18:15:00Z">
              <w:rPr>
                <w:b/>
                <w:bCs/>
                <w:color w:val="030303"/>
                <w:spacing w:val="-3"/>
                <w:szCs w:val="24"/>
                <w:lang w:val="fr-ML"/>
              </w:rPr>
            </w:rPrChange>
          </w:rPr>
          <w:delText>m</w:delText>
        </w:r>
        <w:r w:rsidRPr="007A4AFC" w:rsidDel="00166699">
          <w:rPr>
            <w:b w:val="0"/>
            <w:bCs/>
            <w:color w:val="000000" w:themeColor="text1"/>
            <w:szCs w:val="24"/>
            <w:lang w:val="fr-ML"/>
            <w:rPrChange w:id="19231" w:author="Dr Mamadou SANOGO" w:date="2023-10-25T18:15:00Z">
              <w:rPr>
                <w:b/>
                <w:bCs/>
                <w:color w:val="030303"/>
                <w:szCs w:val="24"/>
                <w:lang w:val="fr-ML"/>
              </w:rPr>
            </w:rPrChange>
          </w:rPr>
          <w:delText>p</w:delText>
        </w:r>
        <w:r w:rsidRPr="007A4AFC" w:rsidDel="00166699">
          <w:rPr>
            <w:b w:val="0"/>
            <w:bCs/>
            <w:color w:val="000000" w:themeColor="text1"/>
            <w:spacing w:val="1"/>
            <w:szCs w:val="24"/>
            <w:lang w:val="fr-ML"/>
            <w:rPrChange w:id="19232" w:author="Dr Mamadou SANOGO" w:date="2023-10-25T18:15:00Z">
              <w:rPr>
                <w:b/>
                <w:bCs/>
                <w:color w:val="030303"/>
                <w:spacing w:val="1"/>
                <w:szCs w:val="24"/>
                <w:lang w:val="fr-ML"/>
              </w:rPr>
            </w:rPrChange>
          </w:rPr>
          <w:delText>osi</w:delText>
        </w:r>
        <w:r w:rsidRPr="007A4AFC" w:rsidDel="00166699">
          <w:rPr>
            <w:b w:val="0"/>
            <w:bCs/>
            <w:color w:val="000000" w:themeColor="text1"/>
            <w:spacing w:val="-2"/>
            <w:szCs w:val="24"/>
            <w:lang w:val="fr-ML"/>
            <w:rPrChange w:id="19233" w:author="Dr Mamadou SANOGO" w:date="2023-10-25T18:15:00Z">
              <w:rPr>
                <w:b/>
                <w:bCs/>
                <w:color w:val="030303"/>
                <w:spacing w:val="-2"/>
                <w:szCs w:val="24"/>
                <w:lang w:val="fr-ML"/>
              </w:rPr>
            </w:rPrChange>
          </w:rPr>
          <w:delText>t</w:delText>
        </w:r>
        <w:r w:rsidRPr="007A4AFC" w:rsidDel="00166699">
          <w:rPr>
            <w:b w:val="0"/>
            <w:bCs/>
            <w:color w:val="000000" w:themeColor="text1"/>
            <w:spacing w:val="-1"/>
            <w:szCs w:val="24"/>
            <w:lang w:val="fr-ML"/>
            <w:rPrChange w:id="19234" w:author="Dr Mamadou SANOGO" w:date="2023-10-25T18:15:00Z">
              <w:rPr>
                <w:b/>
                <w:bCs/>
                <w:color w:val="030303"/>
                <w:spacing w:val="-1"/>
                <w:szCs w:val="24"/>
                <w:lang w:val="fr-ML"/>
              </w:rPr>
            </w:rPrChange>
          </w:rPr>
          <w:delText>i</w:delText>
        </w:r>
        <w:r w:rsidRPr="007A4AFC" w:rsidDel="00166699">
          <w:rPr>
            <w:b w:val="0"/>
            <w:bCs/>
            <w:color w:val="000000" w:themeColor="text1"/>
            <w:spacing w:val="1"/>
            <w:szCs w:val="24"/>
            <w:lang w:val="fr-ML"/>
            <w:rPrChange w:id="19235"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236" w:author="Dr Mamadou SANOGO" w:date="2023-10-25T18:15:00Z">
              <w:rPr>
                <w:b/>
                <w:bCs/>
                <w:color w:val="030303"/>
                <w:szCs w:val="24"/>
                <w:lang w:val="fr-ML"/>
              </w:rPr>
            </w:rPrChange>
          </w:rPr>
          <w:delText>n</w:delText>
        </w:r>
        <w:r w:rsidRPr="007A4AFC" w:rsidDel="00166699">
          <w:rPr>
            <w:b w:val="0"/>
            <w:bCs/>
            <w:color w:val="000000" w:themeColor="text1"/>
            <w:spacing w:val="30"/>
            <w:szCs w:val="24"/>
            <w:lang w:val="fr-ML"/>
            <w:rPrChange w:id="19237" w:author="Dr Mamadou SANOGO" w:date="2023-10-25T18:15:00Z">
              <w:rPr>
                <w:b/>
                <w:bCs/>
                <w:color w:val="030303"/>
                <w:spacing w:val="30"/>
                <w:szCs w:val="24"/>
                <w:lang w:val="fr-ML"/>
              </w:rPr>
            </w:rPrChange>
          </w:rPr>
          <w:delText xml:space="preserve"> </w:delText>
        </w:r>
        <w:r w:rsidRPr="007A4AFC" w:rsidDel="00166699">
          <w:rPr>
            <w:b w:val="0"/>
            <w:bCs/>
            <w:color w:val="000000" w:themeColor="text1"/>
            <w:szCs w:val="24"/>
            <w:lang w:val="fr-ML"/>
            <w:rPrChange w:id="19238" w:author="Dr Mamadou SANOGO" w:date="2023-10-25T18:15:00Z">
              <w:rPr>
                <w:b/>
                <w:bCs/>
                <w:color w:val="030303"/>
                <w:szCs w:val="24"/>
                <w:lang w:val="fr-ML"/>
              </w:rPr>
            </w:rPrChange>
          </w:rPr>
          <w:delText>du</w:delText>
        </w:r>
        <w:r w:rsidRPr="007A4AFC" w:rsidDel="00166699">
          <w:rPr>
            <w:b w:val="0"/>
            <w:bCs/>
            <w:color w:val="000000" w:themeColor="text1"/>
            <w:spacing w:val="2"/>
            <w:szCs w:val="24"/>
            <w:lang w:val="fr-ML"/>
            <w:rPrChange w:id="19239" w:author="Dr Mamadou SANOGO" w:date="2023-10-25T18:15:00Z">
              <w:rPr>
                <w:b/>
                <w:bCs/>
                <w:color w:val="030303"/>
                <w:spacing w:val="2"/>
                <w:szCs w:val="24"/>
                <w:lang w:val="fr-ML"/>
              </w:rPr>
            </w:rPrChange>
          </w:rPr>
          <w:delText xml:space="preserve"> </w:delText>
        </w:r>
        <w:r w:rsidRPr="007A4AFC" w:rsidDel="00166699">
          <w:rPr>
            <w:b w:val="0"/>
            <w:bCs/>
            <w:color w:val="000000" w:themeColor="text1"/>
            <w:szCs w:val="24"/>
            <w:lang w:val="fr-ML"/>
            <w:rPrChange w:id="19240" w:author="Dr Mamadou SANOGO" w:date="2023-10-25T18:15:00Z">
              <w:rPr>
                <w:b/>
                <w:bCs/>
                <w:color w:val="030303"/>
                <w:szCs w:val="24"/>
                <w:lang w:val="fr-ML"/>
              </w:rPr>
            </w:rPrChange>
          </w:rPr>
          <w:delText>ju</w:delText>
        </w:r>
        <w:r w:rsidRPr="007A4AFC" w:rsidDel="00166699">
          <w:rPr>
            <w:b w:val="0"/>
            <w:bCs/>
            <w:color w:val="000000" w:themeColor="text1"/>
            <w:spacing w:val="-2"/>
            <w:szCs w:val="24"/>
            <w:lang w:val="fr-ML"/>
            <w:rPrChange w:id="19241" w:author="Dr Mamadou SANOGO" w:date="2023-10-25T18:15:00Z">
              <w:rPr>
                <w:b/>
                <w:bCs/>
                <w:color w:val="030303"/>
                <w:spacing w:val="-2"/>
                <w:szCs w:val="24"/>
                <w:lang w:val="fr-ML"/>
              </w:rPr>
            </w:rPrChange>
          </w:rPr>
          <w:delText>r</w:delText>
        </w:r>
        <w:r w:rsidRPr="007A4AFC" w:rsidDel="00166699">
          <w:rPr>
            <w:b w:val="0"/>
            <w:bCs/>
            <w:color w:val="000000" w:themeColor="text1"/>
            <w:szCs w:val="24"/>
            <w:lang w:val="fr-ML"/>
            <w:rPrChange w:id="19242" w:author="Dr Mamadou SANOGO" w:date="2023-10-25T18:15:00Z">
              <w:rPr>
                <w:b/>
                <w:bCs/>
                <w:color w:val="030303"/>
                <w:szCs w:val="24"/>
                <w:lang w:val="fr-ML"/>
              </w:rPr>
            </w:rPrChange>
          </w:rPr>
          <w:delText>y</w:delText>
        </w:r>
      </w:del>
    </w:p>
    <w:p w14:paraId="2B46D637" w14:textId="4ACFDC89" w:rsidR="0032620E" w:rsidRPr="007A4AFC" w:rsidDel="00166699" w:rsidRDefault="0032620E">
      <w:pPr>
        <w:pStyle w:val="Titre"/>
        <w:tabs>
          <w:tab w:val="num" w:pos="-4820"/>
        </w:tabs>
        <w:spacing w:line="276" w:lineRule="auto"/>
        <w:jc w:val="both"/>
        <w:rPr>
          <w:del w:id="19243" w:author="Dr Mamadou SANOGO" w:date="2023-10-25T17:56:00Z"/>
          <w:color w:val="000000" w:themeColor="text1"/>
          <w:szCs w:val="24"/>
          <w:lang w:val="fr-ML"/>
          <w:rPrChange w:id="19244" w:author="Dr Mamadou SANOGO" w:date="2023-10-25T18:15:00Z">
            <w:rPr>
              <w:del w:id="19245" w:author="Dr Mamadou SANOGO" w:date="2023-10-25T17:56:00Z"/>
              <w:color w:val="000000"/>
              <w:szCs w:val="24"/>
              <w:lang w:val="fr-ML"/>
            </w:rPr>
          </w:rPrChange>
        </w:rPr>
        <w:pPrChange w:id="19246" w:author="Dr Mamadou SANOGO" w:date="2023-10-25T17:57:00Z">
          <w:pPr>
            <w:widowControl w:val="0"/>
            <w:autoSpaceDE w:val="0"/>
            <w:autoSpaceDN w:val="0"/>
            <w:adjustRightInd w:val="0"/>
            <w:spacing w:line="240" w:lineRule="auto"/>
            <w:ind w:left="400" w:right="-36"/>
          </w:pPr>
        </w:pPrChange>
      </w:pPr>
      <w:del w:id="19247" w:author="Dr Mamadou SANOGO" w:date="2023-10-25T17:56:00Z">
        <w:r w:rsidRPr="007A4AFC" w:rsidDel="00166699">
          <w:rPr>
            <w:color w:val="000000" w:themeColor="text1"/>
            <w:szCs w:val="24"/>
            <w:lang w:val="fr-ML"/>
            <w:rPrChange w:id="19248" w:author="Dr Mamadou SANOGO" w:date="2023-10-25T18:15:00Z">
              <w:rPr>
                <w:color w:val="000000"/>
                <w:szCs w:val="24"/>
                <w:lang w:val="fr-ML"/>
              </w:rPr>
            </w:rPrChange>
          </w:rPr>
          <w:delText>Qu</w:delText>
        </w:r>
        <w:r w:rsidRPr="007A4AFC" w:rsidDel="00166699">
          <w:rPr>
            <w:color w:val="000000" w:themeColor="text1"/>
            <w:spacing w:val="-1"/>
            <w:szCs w:val="24"/>
            <w:lang w:val="fr-ML"/>
            <w:rPrChange w:id="19249" w:author="Dr Mamadou SANOGO" w:date="2023-10-25T18:15:00Z">
              <w:rPr>
                <w:color w:val="000000"/>
                <w:spacing w:val="-1"/>
                <w:szCs w:val="24"/>
                <w:lang w:val="fr-ML"/>
              </w:rPr>
            </w:rPrChange>
          </w:rPr>
          <w:delText>e</w:delText>
        </w:r>
        <w:r w:rsidRPr="007A4AFC" w:rsidDel="00166699">
          <w:rPr>
            <w:color w:val="000000" w:themeColor="text1"/>
            <w:szCs w:val="24"/>
            <w:lang w:val="fr-ML"/>
            <w:rPrChange w:id="19250" w:author="Dr Mamadou SANOGO" w:date="2023-10-25T18:15:00Z">
              <w:rPr>
                <w:color w:val="000000"/>
                <w:szCs w:val="24"/>
                <w:lang w:val="fr-ML"/>
              </w:rPr>
            </w:rPrChange>
          </w:rPr>
          <w:delText xml:space="preserve">lques </w:delText>
        </w:r>
        <w:r w:rsidRPr="007A4AFC" w:rsidDel="00166699">
          <w:rPr>
            <w:color w:val="000000" w:themeColor="text1"/>
            <w:spacing w:val="-1"/>
            <w:szCs w:val="24"/>
            <w:lang w:val="fr-ML"/>
            <w:rPrChange w:id="19251"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252" w:author="Dr Mamadou SANOGO" w:date="2023-10-25T18:15:00Z">
              <w:rPr>
                <w:color w:val="000000"/>
                <w:spacing w:val="1"/>
                <w:szCs w:val="24"/>
                <w:lang w:val="fr-ML"/>
              </w:rPr>
            </w:rPrChange>
          </w:rPr>
          <w:delText>è</w:delText>
        </w:r>
        <w:r w:rsidRPr="007A4AFC" w:rsidDel="00166699">
          <w:rPr>
            <w:color w:val="000000" w:themeColor="text1"/>
            <w:spacing w:val="-2"/>
            <w:szCs w:val="24"/>
            <w:lang w:val="fr-ML"/>
            <w:rPrChange w:id="19253" w:author="Dr Mamadou SANOGO" w:date="2023-10-25T18:15:00Z">
              <w:rPr>
                <w:color w:val="000000"/>
                <w:spacing w:val="-2"/>
                <w:szCs w:val="24"/>
                <w:lang w:val="fr-ML"/>
              </w:rPr>
            </w:rPrChange>
          </w:rPr>
          <w:delText>g</w:delText>
        </w:r>
        <w:r w:rsidRPr="007A4AFC" w:rsidDel="00166699">
          <w:rPr>
            <w:color w:val="000000" w:themeColor="text1"/>
            <w:spacing w:val="3"/>
            <w:szCs w:val="24"/>
            <w:lang w:val="fr-ML"/>
            <w:rPrChange w:id="19254"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255" w:author="Dr Mamadou SANOGO" w:date="2023-10-25T18:15:00Z">
              <w:rPr>
                <w:color w:val="000000"/>
                <w:spacing w:val="-1"/>
                <w:szCs w:val="24"/>
                <w:lang w:val="fr-ML"/>
              </w:rPr>
            </w:rPrChange>
          </w:rPr>
          <w:delText>e</w:delText>
        </w:r>
        <w:r w:rsidRPr="007A4AFC" w:rsidDel="00166699">
          <w:rPr>
            <w:color w:val="000000" w:themeColor="text1"/>
            <w:szCs w:val="24"/>
            <w:lang w:val="fr-ML"/>
            <w:rPrChange w:id="19256"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257" w:author="Dr Mamadou SANOGO" w:date="2023-10-25T18:15:00Z">
              <w:rPr>
                <w:color w:val="000000"/>
                <w:spacing w:val="-1"/>
                <w:szCs w:val="24"/>
                <w:lang w:val="fr-ML"/>
              </w:rPr>
            </w:rPrChange>
          </w:rPr>
          <w:delText>e</w:delText>
        </w:r>
        <w:r w:rsidRPr="007A4AFC" w:rsidDel="00166699">
          <w:rPr>
            <w:color w:val="000000" w:themeColor="text1"/>
            <w:szCs w:val="24"/>
            <w:lang w:val="fr-ML"/>
            <w:rPrChange w:id="19258"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259" w:author="Dr Mamadou SANOGO" w:date="2023-10-25T18:15:00Z">
              <w:rPr>
                <w:color w:val="000000"/>
                <w:spacing w:val="-1"/>
                <w:szCs w:val="24"/>
                <w:lang w:val="fr-ML"/>
              </w:rPr>
            </w:rPrChange>
          </w:rPr>
          <w:delText>r</w:delText>
        </w:r>
        <w:r w:rsidRPr="007A4AFC" w:rsidDel="00166699">
          <w:rPr>
            <w:color w:val="000000" w:themeColor="text1"/>
            <w:szCs w:val="24"/>
            <w:lang w:val="fr-ML"/>
            <w:rPrChange w:id="19260" w:author="Dr Mamadou SANOGO" w:date="2023-10-25T18:15:00Z">
              <w:rPr>
                <w:color w:val="000000"/>
                <w:szCs w:val="24"/>
                <w:lang w:val="fr-ML"/>
              </w:rPr>
            </w:rPrChange>
          </w:rPr>
          <w:delText>e</w:delText>
        </w:r>
        <w:r w:rsidRPr="007A4AFC" w:rsidDel="00166699">
          <w:rPr>
            <w:color w:val="000000" w:themeColor="text1"/>
            <w:spacing w:val="-1"/>
            <w:szCs w:val="24"/>
            <w:lang w:val="fr-ML"/>
            <w:rPrChange w:id="1926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62" w:author="Dr Mamadou SANOGO" w:date="2023-10-25T18:15:00Z">
              <w:rPr>
                <w:color w:val="000000"/>
                <w:szCs w:val="24"/>
                <w:lang w:val="fr-ML"/>
              </w:rPr>
            </w:rPrChange>
          </w:rPr>
          <w:delText>suivies d</w:delText>
        </w:r>
        <w:r w:rsidRPr="007A4AFC" w:rsidDel="00166699">
          <w:rPr>
            <w:color w:val="000000" w:themeColor="text1"/>
            <w:spacing w:val="-1"/>
            <w:szCs w:val="24"/>
            <w:lang w:val="fr-ML"/>
            <w:rPrChange w:id="19263" w:author="Dr Mamadou SANOGO" w:date="2023-10-25T18:15:00Z">
              <w:rPr>
                <w:color w:val="000000"/>
                <w:spacing w:val="-1"/>
                <w:szCs w:val="24"/>
                <w:lang w:val="fr-ML"/>
              </w:rPr>
            </w:rPrChange>
          </w:rPr>
          <w:delText>a</w:delText>
        </w:r>
        <w:r w:rsidRPr="007A4AFC" w:rsidDel="00166699">
          <w:rPr>
            <w:color w:val="000000" w:themeColor="text1"/>
            <w:szCs w:val="24"/>
            <w:lang w:val="fr-ML"/>
            <w:rPrChange w:id="19264" w:author="Dr Mamadou SANOGO" w:date="2023-10-25T18:15:00Z">
              <w:rPr>
                <w:color w:val="000000"/>
                <w:szCs w:val="24"/>
                <w:lang w:val="fr-ML"/>
              </w:rPr>
            </w:rPrChange>
          </w:rPr>
          <w:delText>ns la</w:delText>
        </w:r>
        <w:r w:rsidRPr="007A4AFC" w:rsidDel="00166699">
          <w:rPr>
            <w:color w:val="000000" w:themeColor="text1"/>
            <w:spacing w:val="-1"/>
            <w:szCs w:val="24"/>
            <w:lang w:val="fr-ML"/>
            <w:rPrChange w:id="19265"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66" w:author="Dr Mamadou SANOGO" w:date="2023-10-25T18:15:00Z">
              <w:rPr>
                <w:color w:val="000000"/>
                <w:szCs w:val="24"/>
                <w:lang w:val="fr-ML"/>
              </w:rPr>
            </w:rPrChange>
          </w:rPr>
          <w:delText>mes</w:delText>
        </w:r>
        <w:r w:rsidRPr="007A4AFC" w:rsidDel="00166699">
          <w:rPr>
            <w:color w:val="000000" w:themeColor="text1"/>
            <w:spacing w:val="2"/>
            <w:szCs w:val="24"/>
            <w:lang w:val="fr-ML"/>
            <w:rPrChange w:id="19267" w:author="Dr Mamadou SANOGO" w:date="2023-10-25T18:15:00Z">
              <w:rPr>
                <w:color w:val="000000"/>
                <w:spacing w:val="2"/>
                <w:szCs w:val="24"/>
                <w:lang w:val="fr-ML"/>
              </w:rPr>
            </w:rPrChange>
          </w:rPr>
          <w:delText>u</w:delText>
        </w:r>
        <w:r w:rsidRPr="007A4AFC" w:rsidDel="00166699">
          <w:rPr>
            <w:color w:val="000000" w:themeColor="text1"/>
            <w:szCs w:val="24"/>
            <w:lang w:val="fr-ML"/>
            <w:rPrChange w:id="19268" w:author="Dr Mamadou SANOGO" w:date="2023-10-25T18:15:00Z">
              <w:rPr>
                <w:color w:val="000000"/>
                <w:szCs w:val="24"/>
                <w:lang w:val="fr-ML"/>
              </w:rPr>
            </w:rPrChange>
          </w:rPr>
          <w:delText>re</w:delText>
        </w:r>
        <w:r w:rsidRPr="007A4AFC" w:rsidDel="00166699">
          <w:rPr>
            <w:color w:val="000000" w:themeColor="text1"/>
            <w:spacing w:val="-2"/>
            <w:szCs w:val="24"/>
            <w:lang w:val="fr-ML"/>
            <w:rPrChange w:id="1926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270" w:author="Dr Mamadou SANOGO" w:date="2023-10-25T18:15:00Z">
              <w:rPr>
                <w:color w:val="000000"/>
                <w:szCs w:val="24"/>
                <w:lang w:val="fr-ML"/>
              </w:rPr>
            </w:rPrChange>
          </w:rPr>
          <w:delText>du poss</w:delText>
        </w:r>
        <w:r w:rsidRPr="007A4AFC" w:rsidDel="00166699">
          <w:rPr>
            <w:color w:val="000000" w:themeColor="text1"/>
            <w:spacing w:val="1"/>
            <w:szCs w:val="24"/>
            <w:lang w:val="fr-ML"/>
            <w:rPrChange w:id="19271" w:author="Dr Mamadou SANOGO" w:date="2023-10-25T18:15:00Z">
              <w:rPr>
                <w:color w:val="000000"/>
                <w:spacing w:val="1"/>
                <w:szCs w:val="24"/>
                <w:lang w:val="fr-ML"/>
              </w:rPr>
            </w:rPrChange>
          </w:rPr>
          <w:delText>i</w:delText>
        </w:r>
        <w:r w:rsidRPr="007A4AFC" w:rsidDel="00166699">
          <w:rPr>
            <w:color w:val="000000" w:themeColor="text1"/>
            <w:szCs w:val="24"/>
            <w:lang w:val="fr-ML"/>
            <w:rPrChange w:id="19272" w:author="Dr Mamadou SANOGO" w:date="2023-10-25T18:15:00Z">
              <w:rPr>
                <w:color w:val="000000"/>
                <w:szCs w:val="24"/>
                <w:lang w:val="fr-ML"/>
              </w:rPr>
            </w:rPrChange>
          </w:rPr>
          <w:delText>ble pour</w:delText>
        </w:r>
        <w:r w:rsidRPr="007A4AFC" w:rsidDel="00166699">
          <w:rPr>
            <w:color w:val="000000" w:themeColor="text1"/>
            <w:spacing w:val="-1"/>
            <w:szCs w:val="24"/>
            <w:lang w:val="fr-ML"/>
            <w:rPrChange w:id="19273" w:author="Dr Mamadou SANOGO" w:date="2023-10-25T18:15:00Z">
              <w:rPr>
                <w:color w:val="000000"/>
                <w:spacing w:val="-1"/>
                <w:szCs w:val="24"/>
                <w:lang w:val="fr-ML"/>
              </w:rPr>
            </w:rPrChange>
          </w:rPr>
          <w:delText xml:space="preserve"> c</w:delText>
        </w:r>
        <w:r w:rsidRPr="007A4AFC" w:rsidDel="00166699">
          <w:rPr>
            <w:color w:val="000000" w:themeColor="text1"/>
            <w:szCs w:val="24"/>
            <w:lang w:val="fr-ML"/>
            <w:rPrChange w:id="19274" w:author="Dr Mamadou SANOGO" w:date="2023-10-25T18:15:00Z">
              <w:rPr>
                <w:color w:val="000000"/>
                <w:szCs w:val="24"/>
                <w:lang w:val="fr-ML"/>
              </w:rPr>
            </w:rPrChange>
          </w:rPr>
          <w:delText>om</w:delText>
        </w:r>
        <w:r w:rsidRPr="007A4AFC" w:rsidDel="00166699">
          <w:rPr>
            <w:color w:val="000000" w:themeColor="text1"/>
            <w:spacing w:val="3"/>
            <w:szCs w:val="24"/>
            <w:lang w:val="fr-ML"/>
            <w:rPrChange w:id="19275" w:author="Dr Mamadou SANOGO" w:date="2023-10-25T18:15:00Z">
              <w:rPr>
                <w:color w:val="000000"/>
                <w:spacing w:val="3"/>
                <w:szCs w:val="24"/>
                <w:lang w:val="fr-ML"/>
              </w:rPr>
            </w:rPrChange>
          </w:rPr>
          <w:delText>p</w:delText>
        </w:r>
        <w:r w:rsidRPr="007A4AFC" w:rsidDel="00166699">
          <w:rPr>
            <w:color w:val="000000" w:themeColor="text1"/>
            <w:szCs w:val="24"/>
            <w:lang w:val="fr-ML"/>
            <w:rPrChange w:id="19276" w:author="Dr Mamadou SANOGO" w:date="2023-10-25T18:15:00Z">
              <w:rPr>
                <w:color w:val="000000"/>
                <w:szCs w:val="24"/>
                <w:lang w:val="fr-ML"/>
              </w:rPr>
            </w:rPrChange>
          </w:rPr>
          <w:delText>os</w:delText>
        </w:r>
        <w:r w:rsidRPr="007A4AFC" w:rsidDel="00166699">
          <w:rPr>
            <w:color w:val="000000" w:themeColor="text1"/>
            <w:spacing w:val="-1"/>
            <w:szCs w:val="24"/>
            <w:lang w:val="fr-ML"/>
            <w:rPrChange w:id="19277" w:author="Dr Mamadou SANOGO" w:date="2023-10-25T18:15:00Z">
              <w:rPr>
                <w:color w:val="000000"/>
                <w:spacing w:val="-1"/>
                <w:szCs w:val="24"/>
                <w:lang w:val="fr-ML"/>
              </w:rPr>
            </w:rPrChange>
          </w:rPr>
          <w:delText>e</w:delText>
        </w:r>
        <w:r w:rsidRPr="007A4AFC" w:rsidDel="00166699">
          <w:rPr>
            <w:color w:val="000000" w:themeColor="text1"/>
            <w:szCs w:val="24"/>
            <w:lang w:val="fr-ML"/>
            <w:rPrChange w:id="19278" w:author="Dr Mamadou SANOGO" w:date="2023-10-25T18:15:00Z">
              <w:rPr>
                <w:color w:val="000000"/>
                <w:szCs w:val="24"/>
                <w:lang w:val="fr-ML"/>
              </w:rPr>
            </w:rPrChange>
          </w:rPr>
          <w:delText>r le</w:delText>
        </w:r>
        <w:r w:rsidRPr="007A4AFC" w:rsidDel="00166699">
          <w:rPr>
            <w:color w:val="000000" w:themeColor="text1"/>
            <w:spacing w:val="-1"/>
            <w:szCs w:val="24"/>
            <w:lang w:val="fr-ML"/>
            <w:rPrChange w:id="1927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280" w:author="Dr Mamadou SANOGO" w:date="2023-10-25T18:15:00Z">
              <w:rPr>
                <w:color w:val="000000"/>
                <w:szCs w:val="24"/>
                <w:lang w:val="fr-ML"/>
              </w:rPr>
            </w:rPrChange>
          </w:rPr>
          <w:delText>ju</w:delText>
        </w:r>
        <w:r w:rsidRPr="007A4AFC" w:rsidDel="00166699">
          <w:rPr>
            <w:color w:val="000000" w:themeColor="text1"/>
            <w:spacing w:val="4"/>
            <w:szCs w:val="24"/>
            <w:lang w:val="fr-ML"/>
            <w:rPrChange w:id="19281" w:author="Dr Mamadou SANOGO" w:date="2023-10-25T18:15:00Z">
              <w:rPr>
                <w:color w:val="000000"/>
                <w:spacing w:val="4"/>
                <w:szCs w:val="24"/>
                <w:lang w:val="fr-ML"/>
              </w:rPr>
            </w:rPrChange>
          </w:rPr>
          <w:delText>r</w:delText>
        </w:r>
        <w:r w:rsidRPr="007A4AFC" w:rsidDel="00166699">
          <w:rPr>
            <w:color w:val="000000" w:themeColor="text1"/>
            <w:szCs w:val="24"/>
            <w:lang w:val="fr-ML"/>
            <w:rPrChange w:id="19282" w:author="Dr Mamadou SANOGO" w:date="2023-10-25T18:15:00Z">
              <w:rPr>
                <w:color w:val="000000"/>
                <w:szCs w:val="24"/>
                <w:lang w:val="fr-ML"/>
              </w:rPr>
            </w:rPrChange>
          </w:rPr>
          <w:delText>y</w:delText>
        </w:r>
        <w:r w:rsidRPr="007A4AFC" w:rsidDel="00166699">
          <w:rPr>
            <w:color w:val="000000" w:themeColor="text1"/>
            <w:spacing w:val="-5"/>
            <w:szCs w:val="24"/>
            <w:lang w:val="fr-ML"/>
            <w:rPrChange w:id="19283"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284" w:author="Dr Mamadou SANOGO" w:date="2023-10-25T18:15:00Z">
              <w:rPr>
                <w:color w:val="000000"/>
                <w:szCs w:val="24"/>
                <w:lang w:val="fr-ML"/>
              </w:rPr>
            </w:rPrChange>
          </w:rPr>
          <w:delText>:</w:delText>
        </w:r>
      </w:del>
    </w:p>
    <w:p w14:paraId="5794D2AC" w14:textId="3782BAFF" w:rsidR="0032620E" w:rsidRPr="007A4AFC" w:rsidDel="00166699" w:rsidRDefault="0032620E">
      <w:pPr>
        <w:pStyle w:val="Titre"/>
        <w:tabs>
          <w:tab w:val="num" w:pos="-4820"/>
        </w:tabs>
        <w:spacing w:line="276" w:lineRule="auto"/>
        <w:jc w:val="both"/>
        <w:rPr>
          <w:del w:id="19285" w:author="Dr Mamadou SANOGO" w:date="2023-10-25T17:56:00Z"/>
          <w:color w:val="000000" w:themeColor="text1"/>
          <w:szCs w:val="24"/>
          <w:lang w:val="fr-ML"/>
          <w:rPrChange w:id="19286" w:author="Dr Mamadou SANOGO" w:date="2023-10-25T18:15:00Z">
            <w:rPr>
              <w:del w:id="19287" w:author="Dr Mamadou SANOGO" w:date="2023-10-25T17:56:00Z"/>
              <w:color w:val="000000"/>
              <w:szCs w:val="24"/>
              <w:lang w:val="fr-ML"/>
            </w:rPr>
          </w:rPrChange>
        </w:rPr>
        <w:pPrChange w:id="19288" w:author="Dr Mamadou SANOGO" w:date="2023-10-25T17:57:00Z">
          <w:pPr>
            <w:widowControl w:val="0"/>
            <w:numPr>
              <w:numId w:val="10"/>
            </w:numPr>
            <w:autoSpaceDE w:val="0"/>
            <w:autoSpaceDN w:val="0"/>
            <w:adjustRightInd w:val="0"/>
            <w:spacing w:line="240" w:lineRule="auto"/>
            <w:ind w:left="903" w:right="-36" w:hanging="360"/>
          </w:pPr>
        </w:pPrChange>
      </w:pPr>
      <w:del w:id="19289" w:author="Dr Mamadou SANOGO" w:date="2023-10-25T17:56:00Z">
        <w:r w:rsidRPr="007A4AFC" w:rsidDel="00166699">
          <w:rPr>
            <w:color w:val="000000" w:themeColor="text1"/>
            <w:szCs w:val="24"/>
            <w:lang w:val="fr-ML"/>
            <w:rPrChange w:id="19290" w:author="Dr Mamadou SANOGO" w:date="2023-10-25T18:15:00Z">
              <w:rPr>
                <w:color w:val="000000"/>
                <w:szCs w:val="24"/>
                <w:lang w:val="fr-ML"/>
              </w:rPr>
            </w:rPrChange>
          </w:rPr>
          <w:delText>la mo</w:delText>
        </w:r>
        <w:r w:rsidRPr="007A4AFC" w:rsidDel="00166699">
          <w:rPr>
            <w:color w:val="000000" w:themeColor="text1"/>
            <w:spacing w:val="1"/>
            <w:szCs w:val="24"/>
            <w:lang w:val="fr-ML"/>
            <w:rPrChange w:id="19291" w:author="Dr Mamadou SANOGO" w:date="2023-10-25T18:15:00Z">
              <w:rPr>
                <w:color w:val="000000"/>
                <w:spacing w:val="1"/>
                <w:szCs w:val="24"/>
                <w:lang w:val="fr-ML"/>
              </w:rPr>
            </w:rPrChange>
          </w:rPr>
          <w:delText>i</w:delText>
        </w:r>
        <w:r w:rsidRPr="007A4AFC" w:rsidDel="00166699">
          <w:rPr>
            <w:color w:val="000000" w:themeColor="text1"/>
            <w:szCs w:val="24"/>
            <w:lang w:val="fr-ML"/>
            <w:rPrChange w:id="19292" w:author="Dr Mamadou SANOGO" w:date="2023-10-25T18:15:00Z">
              <w:rPr>
                <w:color w:val="000000"/>
                <w:szCs w:val="24"/>
                <w:lang w:val="fr-ML"/>
              </w:rPr>
            </w:rPrChange>
          </w:rPr>
          <w:delText>t</w:delText>
        </w:r>
        <w:r w:rsidRPr="007A4AFC" w:rsidDel="00166699">
          <w:rPr>
            <w:color w:val="000000" w:themeColor="text1"/>
            <w:spacing w:val="1"/>
            <w:szCs w:val="24"/>
            <w:lang w:val="fr-ML"/>
            <w:rPrChange w:id="19293" w:author="Dr Mamadou SANOGO" w:date="2023-10-25T18:15:00Z">
              <w:rPr>
                <w:color w:val="000000"/>
                <w:spacing w:val="1"/>
                <w:szCs w:val="24"/>
                <w:lang w:val="fr-ML"/>
              </w:rPr>
            </w:rPrChange>
          </w:rPr>
          <w:delText>i</w:delText>
        </w:r>
        <w:r w:rsidRPr="007A4AFC" w:rsidDel="00166699">
          <w:rPr>
            <w:color w:val="000000" w:themeColor="text1"/>
            <w:szCs w:val="24"/>
            <w:lang w:val="fr-ML"/>
            <w:rPrChange w:id="19294" w:author="Dr Mamadou SANOGO" w:date="2023-10-25T18:15:00Z">
              <w:rPr>
                <w:color w:val="000000"/>
                <w:szCs w:val="24"/>
                <w:lang w:val="fr-ML"/>
              </w:rPr>
            </w:rPrChange>
          </w:rPr>
          <w:delText>é du ju</w:delText>
        </w:r>
        <w:r w:rsidRPr="007A4AFC" w:rsidDel="00166699">
          <w:rPr>
            <w:color w:val="000000" w:themeColor="text1"/>
            <w:spacing w:val="2"/>
            <w:szCs w:val="24"/>
            <w:lang w:val="fr-ML"/>
            <w:rPrChange w:id="19295" w:author="Dr Mamadou SANOGO" w:date="2023-10-25T18:15:00Z">
              <w:rPr>
                <w:color w:val="000000"/>
                <w:spacing w:val="2"/>
                <w:szCs w:val="24"/>
                <w:lang w:val="fr-ML"/>
              </w:rPr>
            </w:rPrChange>
          </w:rPr>
          <w:delText>r</w:delText>
        </w:r>
        <w:r w:rsidRPr="007A4AFC" w:rsidDel="00166699">
          <w:rPr>
            <w:color w:val="000000" w:themeColor="text1"/>
            <w:szCs w:val="24"/>
            <w:lang w:val="fr-ML"/>
            <w:rPrChange w:id="19296" w:author="Dr Mamadou SANOGO" w:date="2023-10-25T18:15:00Z">
              <w:rPr>
                <w:color w:val="000000"/>
                <w:szCs w:val="24"/>
                <w:lang w:val="fr-ML"/>
              </w:rPr>
            </w:rPrChange>
          </w:rPr>
          <w:delText xml:space="preserve">y </w:delText>
        </w:r>
        <w:r w:rsidRPr="007A4AFC" w:rsidDel="00166699">
          <w:rPr>
            <w:color w:val="000000" w:themeColor="text1"/>
            <w:spacing w:val="-1"/>
            <w:szCs w:val="24"/>
            <w:lang w:val="fr-ML"/>
            <w:rPrChange w:id="19297" w:author="Dr Mamadou SANOGO" w:date="2023-10-25T18:15:00Z">
              <w:rPr>
                <w:color w:val="000000"/>
                <w:spacing w:val="-1"/>
                <w:szCs w:val="24"/>
                <w:lang w:val="fr-ML"/>
              </w:rPr>
            </w:rPrChange>
          </w:rPr>
          <w:delText>a</w:delText>
        </w:r>
        <w:r w:rsidRPr="007A4AFC" w:rsidDel="00166699">
          <w:rPr>
            <w:color w:val="000000" w:themeColor="text1"/>
            <w:szCs w:val="24"/>
            <w:lang w:val="fr-ML"/>
            <w:rPrChange w:id="19298" w:author="Dr Mamadou SANOGO" w:date="2023-10-25T18:15:00Z">
              <w:rPr>
                <w:color w:val="000000"/>
                <w:szCs w:val="24"/>
                <w:lang w:val="fr-ML"/>
              </w:rPr>
            </w:rPrChange>
          </w:rPr>
          <w:delText>u mo</w:delText>
        </w:r>
        <w:r w:rsidRPr="007A4AFC" w:rsidDel="00166699">
          <w:rPr>
            <w:color w:val="000000" w:themeColor="text1"/>
            <w:spacing w:val="1"/>
            <w:szCs w:val="24"/>
            <w:lang w:val="fr-ML"/>
            <w:rPrChange w:id="19299" w:author="Dr Mamadou SANOGO" w:date="2023-10-25T18:15:00Z">
              <w:rPr>
                <w:color w:val="000000"/>
                <w:spacing w:val="1"/>
                <w:szCs w:val="24"/>
                <w:lang w:val="fr-ML"/>
              </w:rPr>
            </w:rPrChange>
          </w:rPr>
          <w:delText>i</w:delText>
        </w:r>
        <w:r w:rsidRPr="007A4AFC" w:rsidDel="00166699">
          <w:rPr>
            <w:color w:val="000000" w:themeColor="text1"/>
            <w:szCs w:val="24"/>
            <w:lang w:val="fr-ML"/>
            <w:rPrChange w:id="19300" w:author="Dr Mamadou SANOGO" w:date="2023-10-25T18:15:00Z">
              <w:rPr>
                <w:color w:val="000000"/>
                <w:szCs w:val="24"/>
                <w:lang w:val="fr-ML"/>
              </w:rPr>
            </w:rPrChange>
          </w:rPr>
          <w:delText xml:space="preserve">ns doit </w:delText>
        </w:r>
        <w:r w:rsidRPr="007A4AFC" w:rsidDel="00166699">
          <w:rPr>
            <w:color w:val="000000" w:themeColor="text1"/>
            <w:spacing w:val="-1"/>
            <w:szCs w:val="24"/>
            <w:lang w:val="fr-ML"/>
            <w:rPrChange w:id="19301" w:author="Dr Mamadou SANOGO" w:date="2023-10-25T18:15:00Z">
              <w:rPr>
                <w:color w:val="000000"/>
                <w:spacing w:val="-1"/>
                <w:szCs w:val="24"/>
                <w:lang w:val="fr-ML"/>
              </w:rPr>
            </w:rPrChange>
          </w:rPr>
          <w:delText>ê</w:delText>
        </w:r>
        <w:r w:rsidRPr="007A4AFC" w:rsidDel="00166699">
          <w:rPr>
            <w:color w:val="000000" w:themeColor="text1"/>
            <w:szCs w:val="24"/>
            <w:lang w:val="fr-ML"/>
            <w:rPrChange w:id="19302" w:author="Dr Mamadou SANOGO" w:date="2023-10-25T18:15:00Z">
              <w:rPr>
                <w:color w:val="000000"/>
                <w:szCs w:val="24"/>
                <w:lang w:val="fr-ML"/>
              </w:rPr>
            </w:rPrChange>
          </w:rPr>
          <w:delText xml:space="preserve">tre </w:delText>
        </w:r>
        <w:r w:rsidRPr="007A4AFC" w:rsidDel="00166699">
          <w:rPr>
            <w:color w:val="000000" w:themeColor="text1"/>
            <w:spacing w:val="-1"/>
            <w:szCs w:val="24"/>
            <w:lang w:val="fr-ML"/>
            <w:rPrChange w:id="19303" w:author="Dr Mamadou SANOGO" w:date="2023-10-25T18:15:00Z">
              <w:rPr>
                <w:color w:val="000000"/>
                <w:spacing w:val="-1"/>
                <w:szCs w:val="24"/>
                <w:lang w:val="fr-ML"/>
              </w:rPr>
            </w:rPrChange>
          </w:rPr>
          <w:delText>c</w:delText>
        </w:r>
        <w:r w:rsidRPr="007A4AFC" w:rsidDel="00166699">
          <w:rPr>
            <w:color w:val="000000" w:themeColor="text1"/>
            <w:szCs w:val="24"/>
            <w:lang w:val="fr-ML"/>
            <w:rPrChange w:id="19304"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305" w:author="Dr Mamadou SANOGO" w:date="2023-10-25T18:15:00Z">
              <w:rPr>
                <w:color w:val="000000"/>
                <w:spacing w:val="-1"/>
                <w:szCs w:val="24"/>
                <w:lang w:val="fr-ML"/>
              </w:rPr>
            </w:rPrChange>
          </w:rPr>
          <w:delText>é</w:delText>
        </w:r>
        <w:r w:rsidRPr="007A4AFC" w:rsidDel="00166699">
          <w:rPr>
            <w:color w:val="000000" w:themeColor="text1"/>
            <w:szCs w:val="24"/>
            <w:lang w:val="fr-ML"/>
            <w:rPrChange w:id="19306" w:author="Dr Mamadou SANOGO" w:date="2023-10-25T18:15:00Z">
              <w:rPr>
                <w:color w:val="000000"/>
                <w:szCs w:val="24"/>
                <w:lang w:val="fr-ML"/>
              </w:rPr>
            </w:rPrChange>
          </w:rPr>
          <w:delText xml:space="preserve">e de </w:delText>
        </w:r>
        <w:r w:rsidRPr="007A4AFC" w:rsidDel="00166699">
          <w:rPr>
            <w:color w:val="000000" w:themeColor="text1"/>
            <w:spacing w:val="2"/>
            <w:szCs w:val="24"/>
            <w:lang w:val="fr-ML"/>
            <w:rPrChange w:id="19307" w:author="Dr Mamadou SANOGO" w:date="2023-10-25T18:15:00Z">
              <w:rPr>
                <w:color w:val="000000"/>
                <w:spacing w:val="2"/>
                <w:szCs w:val="24"/>
                <w:lang w:val="fr-ML"/>
              </w:rPr>
            </w:rPrChange>
          </w:rPr>
          <w:delText>p</w:delText>
        </w:r>
        <w:r w:rsidRPr="007A4AFC" w:rsidDel="00166699">
          <w:rPr>
            <w:color w:val="000000" w:themeColor="text1"/>
            <w:szCs w:val="24"/>
            <w:lang w:val="fr-ML"/>
            <w:rPrChange w:id="19308" w:author="Dr Mamadou SANOGO" w:date="2023-10-25T18:15:00Z">
              <w:rPr>
                <w:color w:val="000000"/>
                <w:szCs w:val="24"/>
                <w:lang w:val="fr-ML"/>
              </w:rPr>
            </w:rPrChange>
          </w:rPr>
          <w:delText>ro</w:delText>
        </w:r>
        <w:r w:rsidRPr="007A4AFC" w:rsidDel="00166699">
          <w:rPr>
            <w:color w:val="000000" w:themeColor="text1"/>
            <w:spacing w:val="-1"/>
            <w:szCs w:val="24"/>
            <w:lang w:val="fr-ML"/>
            <w:rPrChange w:id="19309" w:author="Dr Mamadou SANOGO" w:date="2023-10-25T18:15:00Z">
              <w:rPr>
                <w:color w:val="000000"/>
                <w:spacing w:val="-1"/>
                <w:szCs w:val="24"/>
                <w:lang w:val="fr-ML"/>
              </w:rPr>
            </w:rPrChange>
          </w:rPr>
          <w:delText>fe</w:delText>
        </w:r>
        <w:r w:rsidRPr="007A4AFC" w:rsidDel="00166699">
          <w:rPr>
            <w:color w:val="000000" w:themeColor="text1"/>
            <w:szCs w:val="24"/>
            <w:lang w:val="fr-ML"/>
            <w:rPrChange w:id="19310" w:author="Dr Mamadou SANOGO" w:date="2023-10-25T18:15:00Z">
              <w:rPr>
                <w:color w:val="000000"/>
                <w:szCs w:val="24"/>
                <w:lang w:val="fr-ML"/>
              </w:rPr>
            </w:rPrChange>
          </w:rPr>
          <w:delText>s</w:delText>
        </w:r>
        <w:r w:rsidRPr="007A4AFC" w:rsidDel="00166699">
          <w:rPr>
            <w:color w:val="000000" w:themeColor="text1"/>
            <w:spacing w:val="3"/>
            <w:szCs w:val="24"/>
            <w:lang w:val="fr-ML"/>
            <w:rPrChange w:id="19311" w:author="Dr Mamadou SANOGO" w:date="2023-10-25T18:15:00Z">
              <w:rPr>
                <w:color w:val="000000"/>
                <w:spacing w:val="3"/>
                <w:szCs w:val="24"/>
                <w:lang w:val="fr-ML"/>
              </w:rPr>
            </w:rPrChange>
          </w:rPr>
          <w:delText>s</w:delText>
        </w:r>
        <w:r w:rsidRPr="007A4AFC" w:rsidDel="00166699">
          <w:rPr>
            <w:color w:val="000000" w:themeColor="text1"/>
            <w:spacing w:val="-1"/>
            <w:szCs w:val="24"/>
            <w:lang w:val="fr-ML"/>
            <w:rPrChange w:id="19312"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313" w:author="Dr Mamadou SANOGO" w:date="2023-10-25T18:15:00Z">
              <w:rPr>
                <w:color w:val="000000"/>
                <w:szCs w:val="24"/>
                <w:lang w:val="fr-ML"/>
              </w:rPr>
            </w:rPrChange>
          </w:rPr>
          <w:delText>urs (U</w:delText>
        </w:r>
        <w:r w:rsidRPr="007A4AFC" w:rsidDel="00166699">
          <w:rPr>
            <w:color w:val="000000" w:themeColor="text1"/>
            <w:szCs w:val="24"/>
            <w:lang w:val="fr-ML"/>
            <w:rPrChange w:id="19314" w:author="Dr Mamadou SANOGO" w:date="2023-10-25T18:15:00Z">
              <w:rPr>
                <w:color w:val="000000"/>
                <w:szCs w:val="24"/>
                <w:lang w:val="fr-ML"/>
              </w:rPr>
            </w:rPrChange>
          </w:rPr>
          <w:delText xml:space="preserve">n maître </w:delText>
        </w:r>
        <w:r w:rsidRPr="007A4AFC" w:rsidDel="00166699">
          <w:rPr>
            <w:color w:val="000000" w:themeColor="text1"/>
            <w:spacing w:val="2"/>
            <w:szCs w:val="24"/>
            <w:lang w:val="fr-ML"/>
            <w:rPrChange w:id="19315" w:author="Dr Mamadou SANOGO" w:date="2023-10-25T18:15:00Z">
              <w:rPr>
                <w:color w:val="000000"/>
                <w:spacing w:val="2"/>
                <w:szCs w:val="24"/>
                <w:lang w:val="fr-ML"/>
              </w:rPr>
            </w:rPrChange>
          </w:rPr>
          <w:delText>d</w:delText>
        </w:r>
        <w:r w:rsidRPr="007A4AFC" w:rsidDel="00166699">
          <w:rPr>
            <w:color w:val="000000" w:themeColor="text1"/>
            <w:szCs w:val="24"/>
            <w:lang w:val="fr-ML"/>
            <w:rPrChange w:id="19316"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317" w:author="Dr Mamadou SANOGO" w:date="2023-10-25T18:15:00Z">
              <w:rPr>
                <w:color w:val="000000"/>
                <w:spacing w:val="-1"/>
                <w:szCs w:val="24"/>
                <w:lang w:val="fr-ML"/>
              </w:rPr>
            </w:rPrChange>
          </w:rPr>
          <w:delText>c</w:delText>
        </w:r>
        <w:r w:rsidRPr="007A4AFC" w:rsidDel="00166699">
          <w:rPr>
            <w:color w:val="000000" w:themeColor="text1"/>
            <w:szCs w:val="24"/>
            <w:lang w:val="fr-ML"/>
            <w:rPrChange w:id="19318" w:author="Dr Mamadou SANOGO" w:date="2023-10-25T18:15:00Z">
              <w:rPr>
                <w:color w:val="000000"/>
                <w:szCs w:val="24"/>
                <w:lang w:val="fr-ML"/>
              </w:rPr>
            </w:rPrChange>
          </w:rPr>
          <w:delText>onf</w:delText>
        </w:r>
        <w:r w:rsidRPr="007A4AFC" w:rsidDel="00166699">
          <w:rPr>
            <w:color w:val="000000" w:themeColor="text1"/>
            <w:spacing w:val="-2"/>
            <w:szCs w:val="24"/>
            <w:lang w:val="fr-ML"/>
            <w:rPrChange w:id="19319"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320"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321" w:author="Dr Mamadou SANOGO" w:date="2023-10-25T18:15:00Z">
              <w:rPr>
                <w:color w:val="000000"/>
                <w:spacing w:val="-1"/>
                <w:szCs w:val="24"/>
                <w:lang w:val="fr-ML"/>
              </w:rPr>
            </w:rPrChange>
          </w:rPr>
          <w:delText>e</w:delText>
        </w:r>
        <w:r w:rsidRPr="007A4AFC" w:rsidDel="00166699">
          <w:rPr>
            <w:color w:val="000000" w:themeColor="text1"/>
            <w:szCs w:val="24"/>
            <w:lang w:val="fr-ML"/>
            <w:rPrChange w:id="19322" w:author="Dr Mamadou SANOGO" w:date="2023-10-25T18:15:00Z">
              <w:rPr>
                <w:color w:val="000000"/>
                <w:szCs w:val="24"/>
                <w:lang w:val="fr-ML"/>
              </w:rPr>
            </w:rPrChange>
          </w:rPr>
          <w:delText>n</w:delText>
        </w:r>
        <w:r w:rsidRPr="007A4AFC" w:rsidDel="00166699">
          <w:rPr>
            <w:color w:val="000000" w:themeColor="text1"/>
            <w:spacing w:val="1"/>
            <w:szCs w:val="24"/>
            <w:lang w:val="fr-ML"/>
            <w:rPrChange w:id="19323"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324" w:author="Dr Mamadou SANOGO" w:date="2023-10-25T18:15:00Z">
              <w:rPr>
                <w:color w:val="000000"/>
                <w:spacing w:val="-1"/>
                <w:szCs w:val="24"/>
                <w:lang w:val="fr-ML"/>
              </w:rPr>
            </w:rPrChange>
          </w:rPr>
          <w:delText>e</w:delText>
        </w:r>
        <w:r w:rsidR="005A41F5" w:rsidRPr="007A4AFC" w:rsidDel="00166699">
          <w:rPr>
            <w:color w:val="000000" w:themeColor="text1"/>
            <w:szCs w:val="24"/>
            <w:lang w:val="fr-ML"/>
            <w:rPrChange w:id="19325" w:author="Dr Mamadou SANOGO" w:date="2023-10-25T18:15:00Z">
              <w:rPr>
                <w:color w:val="000000"/>
                <w:szCs w:val="24"/>
                <w:lang w:val="fr-ML"/>
              </w:rPr>
            </w:rPrChange>
          </w:rPr>
          <w:delText>s</w:delText>
        </w:r>
        <w:r w:rsidRPr="007A4AFC" w:rsidDel="00166699">
          <w:rPr>
            <w:color w:val="000000" w:themeColor="text1"/>
            <w:spacing w:val="1"/>
            <w:szCs w:val="24"/>
            <w:lang w:val="fr-ML"/>
            <w:rPrChange w:id="1932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27" w:author="Dr Mamadou SANOGO" w:date="2023-10-25T18:15:00Z">
              <w:rPr>
                <w:color w:val="000000"/>
                <w:szCs w:val="24"/>
                <w:lang w:val="fr-ML"/>
              </w:rPr>
            </w:rPrChange>
          </w:rPr>
          <w:delText>h</w:delText>
        </w:r>
        <w:r w:rsidRPr="007A4AFC" w:rsidDel="00166699">
          <w:rPr>
            <w:color w:val="000000" w:themeColor="text1"/>
            <w:spacing w:val="-1"/>
            <w:szCs w:val="24"/>
            <w:lang w:val="fr-ML"/>
            <w:rPrChange w:id="19328" w:author="Dr Mamadou SANOGO" w:date="2023-10-25T18:15:00Z">
              <w:rPr>
                <w:color w:val="000000"/>
                <w:spacing w:val="-1"/>
                <w:szCs w:val="24"/>
                <w:lang w:val="fr-ML"/>
              </w:rPr>
            </w:rPrChange>
          </w:rPr>
          <w:delText>a</w:delText>
        </w:r>
        <w:r w:rsidRPr="007A4AFC" w:rsidDel="00166699">
          <w:rPr>
            <w:color w:val="000000" w:themeColor="text1"/>
            <w:szCs w:val="24"/>
            <w:lang w:val="fr-ML"/>
            <w:rPrChange w:id="19329" w:author="Dr Mamadou SANOGO" w:date="2023-10-25T18:15:00Z">
              <w:rPr>
                <w:color w:val="000000"/>
                <w:szCs w:val="24"/>
                <w:lang w:val="fr-ML"/>
              </w:rPr>
            </w:rPrChange>
          </w:rPr>
          <w:delText>b</w:delText>
        </w:r>
        <w:r w:rsidRPr="007A4AFC" w:rsidDel="00166699">
          <w:rPr>
            <w:color w:val="000000" w:themeColor="text1"/>
            <w:spacing w:val="3"/>
            <w:szCs w:val="24"/>
            <w:lang w:val="fr-ML"/>
            <w:rPrChange w:id="19330" w:author="Dr Mamadou SANOGO" w:date="2023-10-25T18:15:00Z">
              <w:rPr>
                <w:color w:val="000000"/>
                <w:spacing w:val="3"/>
                <w:szCs w:val="24"/>
                <w:lang w:val="fr-ML"/>
              </w:rPr>
            </w:rPrChange>
          </w:rPr>
          <w:delText>i</w:delText>
        </w:r>
        <w:r w:rsidRPr="007A4AFC" w:rsidDel="00166699">
          <w:rPr>
            <w:color w:val="000000" w:themeColor="text1"/>
            <w:szCs w:val="24"/>
            <w:lang w:val="fr-ML"/>
            <w:rPrChange w:id="19331" w:author="Dr Mamadou SANOGO" w:date="2023-10-25T18:15:00Z">
              <w:rPr>
                <w:color w:val="000000"/>
                <w:szCs w:val="24"/>
                <w:lang w:val="fr-ML"/>
              </w:rPr>
            </w:rPrChange>
          </w:rPr>
          <w:delText>l</w:delText>
        </w:r>
        <w:r w:rsidRPr="007A4AFC" w:rsidDel="00166699">
          <w:rPr>
            <w:color w:val="000000" w:themeColor="text1"/>
            <w:spacing w:val="1"/>
            <w:szCs w:val="24"/>
            <w:lang w:val="fr-ML"/>
            <w:rPrChange w:id="19332" w:author="Dr Mamadou SANOGO" w:date="2023-10-25T18:15:00Z">
              <w:rPr>
                <w:color w:val="000000"/>
                <w:spacing w:val="1"/>
                <w:szCs w:val="24"/>
                <w:lang w:val="fr-ML"/>
              </w:rPr>
            </w:rPrChange>
          </w:rPr>
          <w:delText>i</w:delText>
        </w:r>
        <w:r w:rsidRPr="007A4AFC" w:rsidDel="00166699">
          <w:rPr>
            <w:color w:val="000000" w:themeColor="text1"/>
            <w:szCs w:val="24"/>
            <w:lang w:val="fr-ML"/>
            <w:rPrChange w:id="19333" w:author="Dr Mamadou SANOGO" w:date="2023-10-25T18:15:00Z">
              <w:rPr>
                <w:color w:val="000000"/>
                <w:szCs w:val="24"/>
                <w:lang w:val="fr-ML"/>
              </w:rPr>
            </w:rPrChange>
          </w:rPr>
          <w:delText>té</w:delText>
        </w:r>
        <w:r w:rsidRPr="007A4AFC" w:rsidDel="00166699">
          <w:rPr>
            <w:color w:val="000000" w:themeColor="text1"/>
            <w:spacing w:val="1"/>
            <w:szCs w:val="24"/>
            <w:lang w:val="fr-ML"/>
            <w:rPrChange w:id="1933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35" w:author="Dr Mamadou SANOGO" w:date="2023-10-25T18:15:00Z">
              <w:rPr>
                <w:color w:val="000000"/>
                <w:szCs w:val="24"/>
                <w:lang w:val="fr-ML"/>
              </w:rPr>
            </w:rPrChange>
          </w:rPr>
          <w:delText>à diri</w:delText>
        </w:r>
        <w:r w:rsidRPr="007A4AFC" w:rsidDel="00166699">
          <w:rPr>
            <w:color w:val="000000" w:themeColor="text1"/>
            <w:spacing w:val="-2"/>
            <w:szCs w:val="24"/>
            <w:lang w:val="fr-ML"/>
            <w:rPrChange w:id="19336" w:author="Dr Mamadou SANOGO" w:date="2023-10-25T18:15:00Z">
              <w:rPr>
                <w:color w:val="000000"/>
                <w:spacing w:val="-2"/>
                <w:szCs w:val="24"/>
                <w:lang w:val="fr-ML"/>
              </w:rPr>
            </w:rPrChange>
          </w:rPr>
          <w:delText>g</w:delText>
        </w:r>
        <w:r w:rsidRPr="007A4AFC" w:rsidDel="00166699">
          <w:rPr>
            <w:color w:val="000000" w:themeColor="text1"/>
            <w:spacing w:val="-1"/>
            <w:szCs w:val="24"/>
            <w:lang w:val="fr-ML"/>
            <w:rPrChange w:id="19337" w:author="Dr Mamadou SANOGO" w:date="2023-10-25T18:15:00Z">
              <w:rPr>
                <w:color w:val="000000"/>
                <w:spacing w:val="-1"/>
                <w:szCs w:val="24"/>
                <w:lang w:val="fr-ML"/>
              </w:rPr>
            </w:rPrChange>
          </w:rPr>
          <w:delText>e</w:delText>
        </w:r>
        <w:r w:rsidRPr="007A4AFC" w:rsidDel="00166699">
          <w:rPr>
            <w:color w:val="000000" w:themeColor="text1"/>
            <w:szCs w:val="24"/>
            <w:lang w:val="fr-ML"/>
            <w:rPrChange w:id="19338"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339"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340" w:author="Dr Mamadou SANOGO" w:date="2023-10-25T18:15:00Z">
              <w:rPr>
                <w:color w:val="000000"/>
                <w:spacing w:val="-1"/>
                <w:szCs w:val="24"/>
                <w:lang w:val="fr-ML"/>
              </w:rPr>
            </w:rPrChange>
          </w:rPr>
          <w:delText>e</w:delText>
        </w:r>
        <w:r w:rsidRPr="007A4AFC" w:rsidDel="00166699">
          <w:rPr>
            <w:color w:val="000000" w:themeColor="text1"/>
            <w:szCs w:val="24"/>
            <w:lang w:val="fr-ML"/>
            <w:rPrChange w:id="19341" w:author="Dr Mamadou SANOGO" w:date="2023-10-25T18:15:00Z">
              <w:rPr>
                <w:color w:val="000000"/>
                <w:szCs w:val="24"/>
                <w:lang w:val="fr-ML"/>
              </w:rPr>
            </w:rPrChange>
          </w:rPr>
          <w:delText>s</w:delText>
        </w:r>
        <w:r w:rsidRPr="007A4AFC" w:rsidDel="00166699">
          <w:rPr>
            <w:color w:val="000000" w:themeColor="text1"/>
            <w:spacing w:val="1"/>
            <w:szCs w:val="24"/>
            <w:lang w:val="fr-ML"/>
            <w:rPrChange w:id="1934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43" w:author="Dr Mamadou SANOGO" w:date="2023-10-25T18:15:00Z">
              <w:rPr>
                <w:color w:val="000000"/>
                <w:szCs w:val="24"/>
                <w:lang w:val="fr-ML"/>
              </w:rPr>
            </w:rPrChange>
          </w:rPr>
          <w:delText>re</w:delText>
        </w:r>
        <w:r w:rsidRPr="007A4AFC" w:rsidDel="00166699">
          <w:rPr>
            <w:color w:val="000000" w:themeColor="text1"/>
            <w:spacing w:val="-1"/>
            <w:szCs w:val="24"/>
            <w:lang w:val="fr-ML"/>
            <w:rPrChange w:id="19344" w:author="Dr Mamadou SANOGO" w:date="2023-10-25T18:15:00Z">
              <w:rPr>
                <w:color w:val="000000"/>
                <w:spacing w:val="-1"/>
                <w:szCs w:val="24"/>
                <w:lang w:val="fr-ML"/>
              </w:rPr>
            </w:rPrChange>
          </w:rPr>
          <w:delText>c</w:delText>
        </w:r>
        <w:r w:rsidRPr="007A4AFC" w:rsidDel="00166699">
          <w:rPr>
            <w:color w:val="000000" w:themeColor="text1"/>
            <w:szCs w:val="24"/>
            <w:lang w:val="fr-ML"/>
            <w:rPrChange w:id="19345" w:author="Dr Mamadou SANOGO" w:date="2023-10-25T18:15:00Z">
              <w:rPr>
                <w:color w:val="000000"/>
                <w:szCs w:val="24"/>
                <w:lang w:val="fr-ML"/>
              </w:rPr>
            </w:rPrChange>
          </w:rPr>
          <w:delText>h</w:delText>
        </w:r>
        <w:r w:rsidRPr="007A4AFC" w:rsidDel="00166699">
          <w:rPr>
            <w:color w:val="000000" w:themeColor="text1"/>
            <w:spacing w:val="-1"/>
            <w:szCs w:val="24"/>
            <w:lang w:val="fr-ML"/>
            <w:rPrChange w:id="19346" w:author="Dr Mamadou SANOGO" w:date="2023-10-25T18:15:00Z">
              <w:rPr>
                <w:color w:val="000000"/>
                <w:spacing w:val="-1"/>
                <w:szCs w:val="24"/>
                <w:lang w:val="fr-ML"/>
              </w:rPr>
            </w:rPrChange>
          </w:rPr>
          <w:delText>e</w:delText>
        </w:r>
        <w:r w:rsidRPr="007A4AFC" w:rsidDel="00166699">
          <w:rPr>
            <w:color w:val="000000" w:themeColor="text1"/>
            <w:spacing w:val="1"/>
            <w:szCs w:val="24"/>
            <w:lang w:val="fr-ML"/>
            <w:rPrChange w:id="19347" w:author="Dr Mamadou SANOGO" w:date="2023-10-25T18:15:00Z">
              <w:rPr>
                <w:color w:val="000000"/>
                <w:spacing w:val="1"/>
                <w:szCs w:val="24"/>
                <w:lang w:val="fr-ML"/>
              </w:rPr>
            </w:rPrChange>
          </w:rPr>
          <w:delText>rc</w:delText>
        </w:r>
        <w:r w:rsidRPr="007A4AFC" w:rsidDel="00166699">
          <w:rPr>
            <w:color w:val="000000" w:themeColor="text1"/>
            <w:szCs w:val="24"/>
            <w:lang w:val="fr-ML"/>
            <w:rPrChange w:id="19348" w:author="Dr Mamadou SANOGO" w:date="2023-10-25T18:15:00Z">
              <w:rPr>
                <w:color w:val="000000"/>
                <w:szCs w:val="24"/>
                <w:lang w:val="fr-ML"/>
              </w:rPr>
            </w:rPrChange>
          </w:rPr>
          <w:delText>h</w:delText>
        </w:r>
        <w:r w:rsidRPr="007A4AFC" w:rsidDel="00166699">
          <w:rPr>
            <w:color w:val="000000" w:themeColor="text1"/>
            <w:spacing w:val="-1"/>
            <w:szCs w:val="24"/>
            <w:lang w:val="fr-ML"/>
            <w:rPrChange w:id="19349" w:author="Dr Mamadou SANOGO" w:date="2023-10-25T18:15:00Z">
              <w:rPr>
                <w:color w:val="000000"/>
                <w:spacing w:val="-1"/>
                <w:szCs w:val="24"/>
                <w:lang w:val="fr-ML"/>
              </w:rPr>
            </w:rPrChange>
          </w:rPr>
          <w:delText>e</w:delText>
        </w:r>
        <w:r w:rsidRPr="007A4AFC" w:rsidDel="00166699">
          <w:rPr>
            <w:color w:val="000000" w:themeColor="text1"/>
            <w:szCs w:val="24"/>
            <w:lang w:val="fr-ML"/>
            <w:rPrChange w:id="19350" w:author="Dr Mamadou SANOGO" w:date="2023-10-25T18:15:00Z">
              <w:rPr>
                <w:color w:val="000000"/>
                <w:szCs w:val="24"/>
                <w:lang w:val="fr-ML"/>
              </w:rPr>
            </w:rPrChange>
          </w:rPr>
          <w:delText>s</w:delText>
        </w:r>
        <w:r w:rsidRPr="007A4AFC" w:rsidDel="00166699">
          <w:rPr>
            <w:color w:val="000000" w:themeColor="text1"/>
            <w:spacing w:val="1"/>
            <w:szCs w:val="24"/>
            <w:lang w:val="fr-ML"/>
            <w:rPrChange w:id="19351"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352" w:author="Dr Mamadou SANOGO" w:date="2023-10-25T18:15:00Z">
              <w:rPr>
                <w:color w:val="000000"/>
                <w:spacing w:val="2"/>
                <w:szCs w:val="24"/>
                <w:lang w:val="fr-ML"/>
              </w:rPr>
            </w:rPrChange>
          </w:rPr>
          <w:delText>n</w:delText>
        </w:r>
        <w:r w:rsidRPr="007A4AFC" w:rsidDel="00166699">
          <w:rPr>
            <w:color w:val="000000" w:themeColor="text1"/>
            <w:spacing w:val="-2"/>
            <w:szCs w:val="24"/>
            <w:lang w:val="fr-ML"/>
            <w:rPrChange w:id="19353"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354" w:author="Dr Mamadou SANOGO" w:date="2023-10-25T18:15:00Z">
              <w:rPr>
                <w:color w:val="000000"/>
                <w:spacing w:val="-1"/>
                <w:szCs w:val="24"/>
                <w:lang w:val="fr-ML"/>
              </w:rPr>
            </w:rPrChange>
          </w:rPr>
          <w:delText>e</w:delText>
        </w:r>
        <w:r w:rsidRPr="007A4AFC" w:rsidDel="00166699">
          <w:rPr>
            <w:color w:val="000000" w:themeColor="text1"/>
            <w:szCs w:val="24"/>
            <w:lang w:val="fr-ML"/>
            <w:rPrChange w:id="19355" w:author="Dr Mamadou SANOGO" w:date="2023-10-25T18:15:00Z">
              <w:rPr>
                <w:color w:val="000000"/>
                <w:szCs w:val="24"/>
                <w:lang w:val="fr-ML"/>
              </w:rPr>
            </w:rPrChange>
          </w:rPr>
          <w:delText>st</w:delText>
        </w:r>
        <w:r w:rsidRPr="007A4AFC" w:rsidDel="00166699">
          <w:rPr>
            <w:color w:val="000000" w:themeColor="text1"/>
            <w:spacing w:val="2"/>
            <w:szCs w:val="24"/>
            <w:lang w:val="fr-ML"/>
            <w:rPrChange w:id="19356"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357" w:author="Dr Mamadou SANOGO" w:date="2023-10-25T18:15:00Z">
              <w:rPr>
                <w:color w:val="000000"/>
                <w:szCs w:val="24"/>
                <w:lang w:val="fr-ML"/>
              </w:rPr>
            </w:rPrChange>
          </w:rPr>
          <w:delText>p</w:delText>
        </w:r>
        <w:r w:rsidRPr="007A4AFC" w:rsidDel="00166699">
          <w:rPr>
            <w:color w:val="000000" w:themeColor="text1"/>
            <w:spacing w:val="-1"/>
            <w:szCs w:val="24"/>
            <w:lang w:val="fr-ML"/>
            <w:rPrChange w:id="19358" w:author="Dr Mamadou SANOGO" w:date="2023-10-25T18:15:00Z">
              <w:rPr>
                <w:color w:val="000000"/>
                <w:spacing w:val="-1"/>
                <w:szCs w:val="24"/>
                <w:lang w:val="fr-ML"/>
              </w:rPr>
            </w:rPrChange>
          </w:rPr>
          <w:delText>a</w:delText>
        </w:r>
        <w:r w:rsidRPr="007A4AFC" w:rsidDel="00166699">
          <w:rPr>
            <w:color w:val="000000" w:themeColor="text1"/>
            <w:szCs w:val="24"/>
            <w:lang w:val="fr-ML"/>
            <w:rPrChange w:id="19359" w:author="Dr Mamadou SANOGO" w:date="2023-10-25T18:15:00Z">
              <w:rPr>
                <w:color w:val="000000"/>
                <w:szCs w:val="24"/>
                <w:lang w:val="fr-ML"/>
              </w:rPr>
            </w:rPrChange>
          </w:rPr>
          <w:delText>s</w:delText>
        </w:r>
        <w:r w:rsidRPr="007A4AFC" w:rsidDel="00166699">
          <w:rPr>
            <w:color w:val="000000" w:themeColor="text1"/>
            <w:spacing w:val="1"/>
            <w:szCs w:val="24"/>
            <w:lang w:val="fr-ML"/>
            <w:rPrChange w:id="1936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361" w:author="Dr Mamadou SANOGO" w:date="2023-10-25T18:15:00Z">
              <w:rPr>
                <w:color w:val="000000"/>
                <w:szCs w:val="24"/>
                <w:lang w:val="fr-ML"/>
              </w:rPr>
            </w:rPrChange>
          </w:rPr>
          <w:delText>pris</w:delText>
        </w:r>
        <w:r w:rsidRPr="007A4AFC" w:rsidDel="00166699">
          <w:rPr>
            <w:color w:val="000000" w:themeColor="text1"/>
            <w:spacing w:val="3"/>
            <w:szCs w:val="24"/>
            <w:lang w:val="fr-ML"/>
            <w:rPrChange w:id="19362" w:author="Dr Mamadou SANOGO" w:date="2023-10-25T18:15:00Z">
              <w:rPr>
                <w:color w:val="000000"/>
                <w:spacing w:val="3"/>
                <w:szCs w:val="24"/>
                <w:lang w:val="fr-ML"/>
              </w:rPr>
            </w:rPrChange>
          </w:rPr>
          <w:delText xml:space="preserve"> </w:delText>
        </w:r>
        <w:r w:rsidRPr="007A4AFC" w:rsidDel="00166699">
          <w:rPr>
            <w:color w:val="000000" w:themeColor="text1"/>
            <w:spacing w:val="-1"/>
            <w:szCs w:val="24"/>
            <w:lang w:val="fr-ML"/>
            <w:rPrChange w:id="19363" w:author="Dr Mamadou SANOGO" w:date="2023-10-25T18:15:00Z">
              <w:rPr>
                <w:color w:val="000000"/>
                <w:spacing w:val="-1"/>
                <w:szCs w:val="24"/>
                <w:lang w:val="fr-ML"/>
              </w:rPr>
            </w:rPrChange>
          </w:rPr>
          <w:delText>e</w:delText>
        </w:r>
        <w:r w:rsidRPr="007A4AFC" w:rsidDel="00166699">
          <w:rPr>
            <w:color w:val="000000" w:themeColor="text1"/>
            <w:szCs w:val="24"/>
            <w:lang w:val="fr-ML"/>
            <w:rPrChange w:id="19364" w:author="Dr Mamadou SANOGO" w:date="2023-10-25T18:15:00Z">
              <w:rPr>
                <w:color w:val="000000"/>
                <w:szCs w:val="24"/>
                <w:lang w:val="fr-ML"/>
              </w:rPr>
            </w:rPrChange>
          </w:rPr>
          <w:delText>n</w:delText>
        </w:r>
        <w:r w:rsidRPr="007A4AFC" w:rsidDel="00166699">
          <w:rPr>
            <w:color w:val="000000" w:themeColor="text1"/>
            <w:spacing w:val="1"/>
            <w:szCs w:val="24"/>
            <w:lang w:val="fr-ML"/>
            <w:rPrChange w:id="1936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366" w:author="Dr Mamadou SANOGO" w:date="2023-10-25T18:15:00Z">
              <w:rPr>
                <w:color w:val="000000"/>
                <w:spacing w:val="-1"/>
                <w:szCs w:val="24"/>
                <w:lang w:val="fr-ML"/>
              </w:rPr>
            </w:rPrChange>
          </w:rPr>
          <w:delText>c</w:delText>
        </w:r>
        <w:r w:rsidRPr="007A4AFC" w:rsidDel="00166699">
          <w:rPr>
            <w:color w:val="000000" w:themeColor="text1"/>
            <w:szCs w:val="24"/>
            <w:lang w:val="fr-ML"/>
            <w:rPrChange w:id="19367" w:author="Dr Mamadou SANOGO" w:date="2023-10-25T18:15:00Z">
              <w:rPr>
                <w:color w:val="000000"/>
                <w:szCs w:val="24"/>
                <w:lang w:val="fr-ML"/>
              </w:rPr>
            </w:rPrChange>
          </w:rPr>
          <w:delText>omp</w:delText>
        </w:r>
        <w:r w:rsidRPr="007A4AFC" w:rsidDel="00166699">
          <w:rPr>
            <w:color w:val="000000" w:themeColor="text1"/>
            <w:spacing w:val="1"/>
            <w:szCs w:val="24"/>
            <w:lang w:val="fr-ML"/>
            <w:rPrChange w:id="19368" w:author="Dr Mamadou SANOGO" w:date="2023-10-25T18:15:00Z">
              <w:rPr>
                <w:color w:val="000000"/>
                <w:spacing w:val="1"/>
                <w:szCs w:val="24"/>
                <w:lang w:val="fr-ML"/>
              </w:rPr>
            </w:rPrChange>
          </w:rPr>
          <w:delText>t</w:delText>
        </w:r>
        <w:r w:rsidRPr="007A4AFC" w:rsidDel="00166699">
          <w:rPr>
            <w:color w:val="000000" w:themeColor="text1"/>
            <w:szCs w:val="24"/>
            <w:lang w:val="fr-ML"/>
            <w:rPrChange w:id="19369"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370" w:author="Dr Mamadou SANOGO" w:date="2023-10-25T18:15:00Z">
              <w:rPr>
                <w:color w:val="000000"/>
                <w:spacing w:val="-1"/>
                <w:szCs w:val="24"/>
                <w:lang w:val="fr-ML"/>
              </w:rPr>
            </w:rPrChange>
          </w:rPr>
          <w:delText>c</w:delText>
        </w:r>
        <w:r w:rsidRPr="007A4AFC" w:rsidDel="00166699">
          <w:rPr>
            <w:color w:val="000000" w:themeColor="text1"/>
            <w:szCs w:val="24"/>
            <w:lang w:val="fr-ML"/>
            <w:rPrChange w:id="19371" w:author="Dr Mamadou SANOGO" w:date="2023-10-25T18:15:00Z">
              <w:rPr>
                <w:color w:val="000000"/>
                <w:szCs w:val="24"/>
                <w:lang w:val="fr-ML"/>
              </w:rPr>
            </w:rPrChange>
          </w:rPr>
          <w:delText>om</w:delText>
        </w:r>
        <w:r w:rsidRPr="007A4AFC" w:rsidDel="00166699">
          <w:rPr>
            <w:color w:val="000000" w:themeColor="text1"/>
            <w:spacing w:val="1"/>
            <w:szCs w:val="24"/>
            <w:lang w:val="fr-ML"/>
            <w:rPrChange w:id="19372" w:author="Dr Mamadou SANOGO" w:date="2023-10-25T18:15:00Z">
              <w:rPr>
                <w:color w:val="000000"/>
                <w:spacing w:val="1"/>
                <w:szCs w:val="24"/>
                <w:lang w:val="fr-ML"/>
              </w:rPr>
            </w:rPrChange>
          </w:rPr>
          <w:delText>m</w:delText>
        </w:r>
        <w:r w:rsidRPr="007A4AFC" w:rsidDel="00166699">
          <w:rPr>
            <w:color w:val="000000" w:themeColor="text1"/>
            <w:szCs w:val="24"/>
            <w:lang w:val="fr-ML"/>
            <w:rPrChange w:id="19373" w:author="Dr Mamadou SANOGO" w:date="2023-10-25T18:15:00Z">
              <w:rPr>
                <w:color w:val="000000"/>
                <w:szCs w:val="24"/>
                <w:lang w:val="fr-ML"/>
              </w:rPr>
            </w:rPrChange>
          </w:rPr>
          <w:delText>e</w:delText>
        </w:r>
        <w:r w:rsidRPr="007A4AFC" w:rsidDel="00166699">
          <w:rPr>
            <w:color w:val="000000" w:themeColor="text1"/>
            <w:spacing w:val="18"/>
            <w:szCs w:val="24"/>
            <w:lang w:val="fr-ML"/>
            <w:rPrChange w:id="19374"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375" w:author="Dr Mamadou SANOGO" w:date="2023-10-25T18:15:00Z">
              <w:rPr>
                <w:color w:val="000000"/>
                <w:szCs w:val="24"/>
                <w:lang w:val="fr-ML"/>
              </w:rPr>
            </w:rPrChange>
          </w:rPr>
          <w:delText>pro</w:delText>
        </w:r>
        <w:r w:rsidRPr="007A4AFC" w:rsidDel="00166699">
          <w:rPr>
            <w:color w:val="000000" w:themeColor="text1"/>
            <w:spacing w:val="1"/>
            <w:szCs w:val="24"/>
            <w:lang w:val="fr-ML"/>
            <w:rPrChange w:id="19376"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377" w:author="Dr Mamadou SANOGO" w:date="2023-10-25T18:15:00Z">
              <w:rPr>
                <w:color w:val="000000"/>
                <w:spacing w:val="-1"/>
                <w:szCs w:val="24"/>
                <w:lang w:val="fr-ML"/>
              </w:rPr>
            </w:rPrChange>
          </w:rPr>
          <w:delText>e</w:delText>
        </w:r>
        <w:r w:rsidRPr="007A4AFC" w:rsidDel="00166699">
          <w:rPr>
            <w:color w:val="000000" w:themeColor="text1"/>
            <w:szCs w:val="24"/>
            <w:lang w:val="fr-ML"/>
            <w:rPrChange w:id="19378" w:author="Dr Mamadou SANOGO" w:date="2023-10-25T18:15:00Z">
              <w:rPr>
                <w:color w:val="000000"/>
                <w:szCs w:val="24"/>
                <w:lang w:val="fr-ML"/>
              </w:rPr>
            </w:rPrChange>
          </w:rPr>
          <w:delText>sseu</w:delText>
        </w:r>
        <w:r w:rsidRPr="007A4AFC" w:rsidDel="00166699">
          <w:rPr>
            <w:color w:val="000000" w:themeColor="text1"/>
            <w:spacing w:val="-1"/>
            <w:szCs w:val="24"/>
            <w:lang w:val="fr-ML"/>
            <w:rPrChange w:id="19379" w:author="Dr Mamadou SANOGO" w:date="2023-10-25T18:15:00Z">
              <w:rPr>
                <w:color w:val="000000"/>
                <w:spacing w:val="-1"/>
                <w:szCs w:val="24"/>
                <w:lang w:val="fr-ML"/>
              </w:rPr>
            </w:rPrChange>
          </w:rPr>
          <w:delText>r</w:delText>
        </w:r>
        <w:r w:rsidRPr="007A4AFC" w:rsidDel="00166699">
          <w:rPr>
            <w:color w:val="000000" w:themeColor="text1"/>
            <w:szCs w:val="24"/>
            <w:lang w:val="fr-ML"/>
            <w:rPrChange w:id="19380" w:author="Dr Mamadou SANOGO" w:date="2023-10-25T18:15:00Z">
              <w:rPr>
                <w:color w:val="000000"/>
                <w:szCs w:val="24"/>
                <w:lang w:val="fr-ML"/>
              </w:rPr>
            </w:rPrChange>
          </w:rPr>
          <w:delText>)</w:delText>
        </w:r>
        <w:r w:rsidRPr="007A4AFC" w:rsidDel="00166699">
          <w:rPr>
            <w:color w:val="000000" w:themeColor="text1"/>
            <w:spacing w:val="22"/>
            <w:szCs w:val="24"/>
            <w:lang w:val="fr-ML"/>
            <w:rPrChange w:id="19381"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382" w:author="Dr Mamadou SANOGO" w:date="2023-10-25T18:15:00Z">
              <w:rPr>
                <w:color w:val="000000"/>
                <w:szCs w:val="24"/>
                <w:lang w:val="fr-ML"/>
              </w:rPr>
            </w:rPrChange>
          </w:rPr>
          <w:delText>ou</w:delText>
        </w:r>
        <w:r w:rsidRPr="007A4AFC" w:rsidDel="00166699">
          <w:rPr>
            <w:color w:val="000000" w:themeColor="text1"/>
            <w:spacing w:val="19"/>
            <w:szCs w:val="24"/>
            <w:lang w:val="fr-ML"/>
            <w:rPrChange w:id="19383" w:author="Dr Mamadou SANOGO" w:date="2023-10-25T18:15:00Z">
              <w:rPr>
                <w:color w:val="000000"/>
                <w:spacing w:val="19"/>
                <w:szCs w:val="24"/>
                <w:lang w:val="fr-ML"/>
              </w:rPr>
            </w:rPrChange>
          </w:rPr>
          <w:delText xml:space="preserve"> </w:delText>
        </w:r>
        <w:r w:rsidRPr="007A4AFC" w:rsidDel="00166699">
          <w:rPr>
            <w:color w:val="000000" w:themeColor="text1"/>
            <w:spacing w:val="1"/>
            <w:szCs w:val="24"/>
            <w:lang w:val="fr-ML"/>
            <w:rPrChange w:id="19384" w:author="Dr Mamadou SANOGO" w:date="2023-10-25T18:15:00Z">
              <w:rPr>
                <w:color w:val="000000"/>
                <w:spacing w:val="1"/>
                <w:szCs w:val="24"/>
                <w:lang w:val="fr-ML"/>
              </w:rPr>
            </w:rPrChange>
          </w:rPr>
          <w:delText>a</w:delText>
        </w:r>
        <w:r w:rsidRPr="007A4AFC" w:rsidDel="00166699">
          <w:rPr>
            <w:color w:val="000000" w:themeColor="text1"/>
            <w:szCs w:val="24"/>
            <w:lang w:val="fr-ML"/>
            <w:rPrChange w:id="19385" w:author="Dr Mamadou SANOGO" w:date="2023-10-25T18:15:00Z">
              <w:rPr>
                <w:color w:val="000000"/>
                <w:szCs w:val="24"/>
                <w:lang w:val="fr-ML"/>
              </w:rPr>
            </w:rPrChange>
          </w:rPr>
          <w:delText>ss</w:delText>
        </w:r>
        <w:r w:rsidRPr="007A4AFC" w:rsidDel="00166699">
          <w:rPr>
            <w:color w:val="000000" w:themeColor="text1"/>
            <w:spacing w:val="1"/>
            <w:szCs w:val="24"/>
            <w:lang w:val="fr-ML"/>
            <w:rPrChange w:id="19386" w:author="Dr Mamadou SANOGO" w:date="2023-10-25T18:15:00Z">
              <w:rPr>
                <w:color w:val="000000"/>
                <w:spacing w:val="1"/>
                <w:szCs w:val="24"/>
                <w:lang w:val="fr-ML"/>
              </w:rPr>
            </w:rPrChange>
          </w:rPr>
          <w:delText>i</w:delText>
        </w:r>
        <w:r w:rsidRPr="007A4AFC" w:rsidDel="00166699">
          <w:rPr>
            <w:color w:val="000000" w:themeColor="text1"/>
            <w:szCs w:val="24"/>
            <w:lang w:val="fr-ML"/>
            <w:rPrChange w:id="19387" w:author="Dr Mamadou SANOGO" w:date="2023-10-25T18:15:00Z">
              <w:rPr>
                <w:color w:val="000000"/>
                <w:szCs w:val="24"/>
                <w:lang w:val="fr-ML"/>
              </w:rPr>
            </w:rPrChange>
          </w:rPr>
          <w:delText>m</w:delText>
        </w:r>
        <w:r w:rsidRPr="007A4AFC" w:rsidDel="00166699">
          <w:rPr>
            <w:color w:val="000000" w:themeColor="text1"/>
            <w:spacing w:val="1"/>
            <w:szCs w:val="24"/>
            <w:lang w:val="fr-ML"/>
            <w:rPrChange w:id="19388" w:author="Dr Mamadou SANOGO" w:date="2023-10-25T18:15:00Z">
              <w:rPr>
                <w:color w:val="000000"/>
                <w:spacing w:val="1"/>
                <w:szCs w:val="24"/>
                <w:lang w:val="fr-ML"/>
              </w:rPr>
            </w:rPrChange>
          </w:rPr>
          <w:delText>i</w:delText>
        </w:r>
        <w:r w:rsidRPr="007A4AFC" w:rsidDel="00166699">
          <w:rPr>
            <w:color w:val="000000" w:themeColor="text1"/>
            <w:szCs w:val="24"/>
            <w:lang w:val="fr-ML"/>
            <w:rPrChange w:id="19389" w:author="Dr Mamadou SANOGO" w:date="2023-10-25T18:15:00Z">
              <w:rPr>
                <w:color w:val="000000"/>
                <w:szCs w:val="24"/>
                <w:lang w:val="fr-ML"/>
              </w:rPr>
            </w:rPrChange>
          </w:rPr>
          <w:delText>lés;</w:delText>
        </w:r>
      </w:del>
    </w:p>
    <w:p w14:paraId="0362F066" w14:textId="45AD9C5C" w:rsidR="0032620E" w:rsidRPr="007A4AFC" w:rsidDel="00166699" w:rsidRDefault="0032620E">
      <w:pPr>
        <w:pStyle w:val="Titre"/>
        <w:tabs>
          <w:tab w:val="num" w:pos="-4820"/>
        </w:tabs>
        <w:spacing w:line="276" w:lineRule="auto"/>
        <w:jc w:val="both"/>
        <w:rPr>
          <w:del w:id="19390" w:author="Dr Mamadou SANOGO" w:date="2023-10-25T17:56:00Z"/>
          <w:color w:val="000000" w:themeColor="text1"/>
          <w:szCs w:val="24"/>
          <w:lang w:val="fr-ML"/>
          <w:rPrChange w:id="19391" w:author="Dr Mamadou SANOGO" w:date="2023-10-25T18:15:00Z">
            <w:rPr>
              <w:del w:id="19392" w:author="Dr Mamadou SANOGO" w:date="2023-10-25T17:56:00Z"/>
              <w:color w:val="000000"/>
              <w:szCs w:val="24"/>
              <w:lang w:val="fr-ML"/>
            </w:rPr>
          </w:rPrChange>
        </w:rPr>
        <w:pPrChange w:id="19393" w:author="Dr Mamadou SANOGO" w:date="2023-10-25T17:57:00Z">
          <w:pPr>
            <w:widowControl w:val="0"/>
            <w:numPr>
              <w:numId w:val="10"/>
            </w:numPr>
            <w:autoSpaceDE w:val="0"/>
            <w:autoSpaceDN w:val="0"/>
            <w:adjustRightInd w:val="0"/>
            <w:spacing w:line="240" w:lineRule="auto"/>
            <w:ind w:left="903" w:right="-36" w:hanging="360"/>
          </w:pPr>
        </w:pPrChange>
      </w:pPr>
      <w:del w:id="19394" w:author="Dr Mamadou SANOGO" w:date="2023-10-25T17:56:00Z">
        <w:r w:rsidRPr="007A4AFC" w:rsidDel="00166699">
          <w:rPr>
            <w:color w:val="000000" w:themeColor="text1"/>
            <w:szCs w:val="24"/>
            <w:lang w:val="fr-ML"/>
            <w:rPrChange w:id="19395" w:author="Dr Mamadou SANOGO" w:date="2023-10-25T18:15:00Z">
              <w:rPr>
                <w:color w:val="000000"/>
                <w:szCs w:val="24"/>
                <w:lang w:val="fr-ML"/>
              </w:rPr>
            </w:rPrChange>
          </w:rPr>
          <w:delText>la</w:delText>
        </w:r>
        <w:r w:rsidRPr="007A4AFC" w:rsidDel="00166699">
          <w:rPr>
            <w:color w:val="000000" w:themeColor="text1"/>
            <w:spacing w:val="21"/>
            <w:szCs w:val="24"/>
            <w:lang w:val="fr-ML"/>
            <w:rPrChange w:id="19396"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397" w:author="Dr Mamadou SANOGO" w:date="2023-10-25T18:15:00Z">
              <w:rPr>
                <w:color w:val="000000"/>
                <w:szCs w:val="24"/>
                <w:lang w:val="fr-ML"/>
              </w:rPr>
            </w:rPrChange>
          </w:rPr>
          <w:delText>mo</w:delText>
        </w:r>
        <w:r w:rsidRPr="007A4AFC" w:rsidDel="00166699">
          <w:rPr>
            <w:color w:val="000000" w:themeColor="text1"/>
            <w:spacing w:val="1"/>
            <w:szCs w:val="24"/>
            <w:lang w:val="fr-ML"/>
            <w:rPrChange w:id="19398" w:author="Dr Mamadou SANOGO" w:date="2023-10-25T18:15:00Z">
              <w:rPr>
                <w:color w:val="000000"/>
                <w:spacing w:val="1"/>
                <w:szCs w:val="24"/>
                <w:lang w:val="fr-ML"/>
              </w:rPr>
            </w:rPrChange>
          </w:rPr>
          <w:delText>i</w:delText>
        </w:r>
        <w:r w:rsidRPr="007A4AFC" w:rsidDel="00166699">
          <w:rPr>
            <w:color w:val="000000" w:themeColor="text1"/>
            <w:szCs w:val="24"/>
            <w:lang w:val="fr-ML"/>
            <w:rPrChange w:id="19399" w:author="Dr Mamadou SANOGO" w:date="2023-10-25T18:15:00Z">
              <w:rPr>
                <w:color w:val="000000"/>
                <w:szCs w:val="24"/>
                <w:lang w:val="fr-ML"/>
              </w:rPr>
            </w:rPrChange>
          </w:rPr>
          <w:delText>t</w:delText>
        </w:r>
        <w:r w:rsidRPr="007A4AFC" w:rsidDel="00166699">
          <w:rPr>
            <w:color w:val="000000" w:themeColor="text1"/>
            <w:spacing w:val="1"/>
            <w:szCs w:val="24"/>
            <w:lang w:val="fr-ML"/>
            <w:rPrChange w:id="19400" w:author="Dr Mamadou SANOGO" w:date="2023-10-25T18:15:00Z">
              <w:rPr>
                <w:color w:val="000000"/>
                <w:spacing w:val="1"/>
                <w:szCs w:val="24"/>
                <w:lang w:val="fr-ML"/>
              </w:rPr>
            </w:rPrChange>
          </w:rPr>
          <w:delText>i</w:delText>
        </w:r>
        <w:r w:rsidRPr="007A4AFC" w:rsidDel="00166699">
          <w:rPr>
            <w:color w:val="000000" w:themeColor="text1"/>
            <w:szCs w:val="24"/>
            <w:lang w:val="fr-ML"/>
            <w:rPrChange w:id="19401" w:author="Dr Mamadou SANOGO" w:date="2023-10-25T18:15:00Z">
              <w:rPr>
                <w:color w:val="000000"/>
                <w:szCs w:val="24"/>
                <w:lang w:val="fr-ML"/>
              </w:rPr>
            </w:rPrChange>
          </w:rPr>
          <w:delText>é</w:delText>
        </w:r>
        <w:r w:rsidRPr="007A4AFC" w:rsidDel="00166699">
          <w:rPr>
            <w:color w:val="000000" w:themeColor="text1"/>
            <w:spacing w:val="20"/>
            <w:szCs w:val="24"/>
            <w:lang w:val="fr-ML"/>
            <w:rPrChange w:id="19402"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403" w:author="Dr Mamadou SANOGO" w:date="2023-10-25T18:15:00Z">
              <w:rPr>
                <w:color w:val="000000"/>
                <w:szCs w:val="24"/>
                <w:lang w:val="fr-ML"/>
              </w:rPr>
            </w:rPrChange>
          </w:rPr>
          <w:delText>du</w:delText>
        </w:r>
        <w:r w:rsidRPr="007A4AFC" w:rsidDel="00166699">
          <w:rPr>
            <w:color w:val="000000" w:themeColor="text1"/>
            <w:spacing w:val="21"/>
            <w:szCs w:val="24"/>
            <w:lang w:val="fr-ML"/>
            <w:rPrChange w:id="19404"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405" w:author="Dr Mamadou SANOGO" w:date="2023-10-25T18:15:00Z">
              <w:rPr>
                <w:color w:val="000000"/>
                <w:szCs w:val="24"/>
                <w:lang w:val="fr-ML"/>
              </w:rPr>
            </w:rPrChange>
          </w:rPr>
          <w:delText>ju</w:delText>
        </w:r>
        <w:r w:rsidRPr="007A4AFC" w:rsidDel="00166699">
          <w:rPr>
            <w:color w:val="000000" w:themeColor="text1"/>
            <w:spacing w:val="4"/>
            <w:szCs w:val="24"/>
            <w:lang w:val="fr-ML"/>
            <w:rPrChange w:id="19406" w:author="Dr Mamadou SANOGO" w:date="2023-10-25T18:15:00Z">
              <w:rPr>
                <w:color w:val="000000"/>
                <w:spacing w:val="4"/>
                <w:szCs w:val="24"/>
                <w:lang w:val="fr-ML"/>
              </w:rPr>
            </w:rPrChange>
          </w:rPr>
          <w:delText>r</w:delText>
        </w:r>
        <w:r w:rsidRPr="007A4AFC" w:rsidDel="00166699">
          <w:rPr>
            <w:color w:val="000000" w:themeColor="text1"/>
            <w:szCs w:val="24"/>
            <w:lang w:val="fr-ML"/>
            <w:rPrChange w:id="19407" w:author="Dr Mamadou SANOGO" w:date="2023-10-25T18:15:00Z">
              <w:rPr>
                <w:color w:val="000000"/>
                <w:szCs w:val="24"/>
                <w:lang w:val="fr-ML"/>
              </w:rPr>
            </w:rPrChange>
          </w:rPr>
          <w:delText>y</w:delText>
        </w:r>
        <w:r w:rsidRPr="007A4AFC" w:rsidDel="00166699">
          <w:rPr>
            <w:color w:val="000000" w:themeColor="text1"/>
            <w:spacing w:val="19"/>
            <w:szCs w:val="24"/>
            <w:lang w:val="fr-ML"/>
            <w:rPrChange w:id="19408"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409" w:author="Dr Mamadou SANOGO" w:date="2023-10-25T18:15:00Z">
              <w:rPr>
                <w:color w:val="000000"/>
                <w:szCs w:val="24"/>
                <w:lang w:val="fr-ML"/>
              </w:rPr>
            </w:rPrChange>
          </w:rPr>
          <w:delText>doit</w:delText>
        </w:r>
        <w:r w:rsidRPr="007A4AFC" w:rsidDel="00166699">
          <w:rPr>
            <w:color w:val="000000" w:themeColor="text1"/>
            <w:spacing w:val="22"/>
            <w:szCs w:val="24"/>
            <w:lang w:val="fr-ML"/>
            <w:rPrChange w:id="19410" w:author="Dr Mamadou SANOGO" w:date="2023-10-25T18:15:00Z">
              <w:rPr>
                <w:color w:val="000000"/>
                <w:spacing w:val="22"/>
                <w:szCs w:val="24"/>
                <w:lang w:val="fr-ML"/>
              </w:rPr>
            </w:rPrChange>
          </w:rPr>
          <w:delText xml:space="preserve"> </w:delText>
        </w:r>
        <w:r w:rsidRPr="007A4AFC" w:rsidDel="00166699">
          <w:rPr>
            <w:color w:val="000000" w:themeColor="text1"/>
            <w:spacing w:val="-1"/>
            <w:szCs w:val="24"/>
            <w:lang w:val="fr-ML"/>
            <w:rPrChange w:id="19411" w:author="Dr Mamadou SANOGO" w:date="2023-10-25T18:15:00Z">
              <w:rPr>
                <w:color w:val="000000"/>
                <w:spacing w:val="-1"/>
                <w:szCs w:val="24"/>
                <w:lang w:val="fr-ML"/>
              </w:rPr>
            </w:rPrChange>
          </w:rPr>
          <w:delText>ê</w:delText>
        </w:r>
        <w:r w:rsidRPr="007A4AFC" w:rsidDel="00166699">
          <w:rPr>
            <w:color w:val="000000" w:themeColor="text1"/>
            <w:szCs w:val="24"/>
            <w:lang w:val="fr-ML"/>
            <w:rPrChange w:id="19412" w:author="Dr Mamadou SANOGO" w:date="2023-10-25T18:15:00Z">
              <w:rPr>
                <w:color w:val="000000"/>
                <w:szCs w:val="24"/>
                <w:lang w:val="fr-ML"/>
              </w:rPr>
            </w:rPrChange>
          </w:rPr>
          <w:delText>t</w:delText>
        </w:r>
        <w:r w:rsidRPr="007A4AFC" w:rsidDel="00166699">
          <w:rPr>
            <w:color w:val="000000" w:themeColor="text1"/>
            <w:spacing w:val="2"/>
            <w:szCs w:val="24"/>
            <w:lang w:val="fr-ML"/>
            <w:rPrChange w:id="19413" w:author="Dr Mamadou SANOGO" w:date="2023-10-25T18:15:00Z">
              <w:rPr>
                <w:color w:val="000000"/>
                <w:spacing w:val="2"/>
                <w:szCs w:val="24"/>
                <w:lang w:val="fr-ML"/>
              </w:rPr>
            </w:rPrChange>
          </w:rPr>
          <w:delText>r</w:delText>
        </w:r>
        <w:r w:rsidRPr="007A4AFC" w:rsidDel="00166699">
          <w:rPr>
            <w:color w:val="000000" w:themeColor="text1"/>
            <w:szCs w:val="24"/>
            <w:lang w:val="fr-ML"/>
            <w:rPrChange w:id="19414" w:author="Dr Mamadou SANOGO" w:date="2023-10-25T18:15:00Z">
              <w:rPr>
                <w:color w:val="000000"/>
                <w:szCs w:val="24"/>
                <w:lang w:val="fr-ML"/>
              </w:rPr>
            </w:rPrChange>
          </w:rPr>
          <w:delText>e</w:delText>
        </w:r>
        <w:r w:rsidRPr="007A4AFC" w:rsidDel="00166699">
          <w:rPr>
            <w:color w:val="000000" w:themeColor="text1"/>
            <w:spacing w:val="20"/>
            <w:szCs w:val="24"/>
            <w:lang w:val="fr-ML"/>
            <w:rPrChange w:id="19415"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416" w:author="Dr Mamadou SANOGO" w:date="2023-10-25T18:15:00Z">
              <w:rPr>
                <w:color w:val="000000"/>
                <w:spacing w:val="-1"/>
                <w:szCs w:val="24"/>
                <w:lang w:val="fr-ML"/>
              </w:rPr>
            </w:rPrChange>
          </w:rPr>
          <w:delText>c</w:delText>
        </w:r>
        <w:r w:rsidRPr="007A4AFC" w:rsidDel="00166699">
          <w:rPr>
            <w:color w:val="000000" w:themeColor="text1"/>
            <w:szCs w:val="24"/>
            <w:lang w:val="fr-ML"/>
            <w:rPrChange w:id="19417" w:author="Dr Mamadou SANOGO" w:date="2023-10-25T18:15:00Z">
              <w:rPr>
                <w:color w:val="000000"/>
                <w:szCs w:val="24"/>
                <w:lang w:val="fr-ML"/>
              </w:rPr>
            </w:rPrChange>
          </w:rPr>
          <w:delText>ompos</w:delText>
        </w:r>
        <w:r w:rsidRPr="007A4AFC" w:rsidDel="00166699">
          <w:rPr>
            <w:color w:val="000000" w:themeColor="text1"/>
            <w:spacing w:val="1"/>
            <w:szCs w:val="24"/>
            <w:lang w:val="fr-ML"/>
            <w:rPrChange w:id="19418" w:author="Dr Mamadou SANOGO" w:date="2023-10-25T18:15:00Z">
              <w:rPr>
                <w:color w:val="000000"/>
                <w:spacing w:val="1"/>
                <w:szCs w:val="24"/>
                <w:lang w:val="fr-ML"/>
              </w:rPr>
            </w:rPrChange>
          </w:rPr>
          <w:delText>é</w:delText>
        </w:r>
        <w:r w:rsidRPr="007A4AFC" w:rsidDel="00166699">
          <w:rPr>
            <w:color w:val="000000" w:themeColor="text1"/>
            <w:szCs w:val="24"/>
            <w:lang w:val="fr-ML"/>
            <w:rPrChange w:id="19419" w:author="Dr Mamadou SANOGO" w:date="2023-10-25T18:15:00Z">
              <w:rPr>
                <w:color w:val="000000"/>
                <w:szCs w:val="24"/>
                <w:lang w:val="fr-ML"/>
              </w:rPr>
            </w:rPrChange>
          </w:rPr>
          <w:delText>e</w:delText>
        </w:r>
        <w:r w:rsidRPr="007A4AFC" w:rsidDel="00166699">
          <w:rPr>
            <w:color w:val="000000" w:themeColor="text1"/>
            <w:spacing w:val="20"/>
            <w:szCs w:val="24"/>
            <w:lang w:val="fr-ML"/>
            <w:rPrChange w:id="19420"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421" w:author="Dr Mamadou SANOGO" w:date="2023-10-25T18:15:00Z">
              <w:rPr>
                <w:color w:val="000000"/>
                <w:spacing w:val="2"/>
                <w:szCs w:val="24"/>
                <w:lang w:val="fr-ML"/>
              </w:rPr>
            </w:rPrChange>
          </w:rPr>
          <w:delText>d</w:delText>
        </w:r>
        <w:r w:rsidRPr="007A4AFC" w:rsidDel="00166699">
          <w:rPr>
            <w:color w:val="000000" w:themeColor="text1"/>
            <w:szCs w:val="24"/>
            <w:lang w:val="fr-ML"/>
            <w:rPrChange w:id="19422" w:author="Dr Mamadou SANOGO" w:date="2023-10-25T18:15:00Z">
              <w:rPr>
                <w:color w:val="000000"/>
                <w:szCs w:val="24"/>
                <w:lang w:val="fr-ML"/>
              </w:rPr>
            </w:rPrChange>
          </w:rPr>
          <w:delText>e</w:delText>
        </w:r>
        <w:r w:rsidRPr="007A4AFC" w:rsidDel="00166699">
          <w:rPr>
            <w:color w:val="000000" w:themeColor="text1"/>
            <w:spacing w:val="20"/>
            <w:szCs w:val="24"/>
            <w:lang w:val="fr-ML"/>
            <w:rPrChange w:id="19423" w:author="Dr Mamadou SANOGO" w:date="2023-10-25T18:15:00Z">
              <w:rPr>
                <w:color w:val="000000"/>
                <w:spacing w:val="20"/>
                <w:szCs w:val="24"/>
                <w:lang w:val="fr-ML"/>
              </w:rPr>
            </w:rPrChange>
          </w:rPr>
          <w:delText xml:space="preserve"> </w:delText>
        </w:r>
        <w:r w:rsidRPr="007A4AFC" w:rsidDel="00166699">
          <w:rPr>
            <w:color w:val="000000" w:themeColor="text1"/>
            <w:spacing w:val="2"/>
            <w:szCs w:val="24"/>
            <w:lang w:val="fr-ML"/>
            <w:rPrChange w:id="19424"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425" w:author="Dr Mamadou SANOGO" w:date="2023-10-25T18:15:00Z">
              <w:rPr>
                <w:color w:val="000000"/>
                <w:spacing w:val="-1"/>
                <w:szCs w:val="24"/>
                <w:lang w:val="fr-ML"/>
              </w:rPr>
            </w:rPrChange>
          </w:rPr>
          <w:delText>e</w:delText>
        </w:r>
        <w:r w:rsidRPr="007A4AFC" w:rsidDel="00166699">
          <w:rPr>
            <w:color w:val="000000" w:themeColor="text1"/>
            <w:szCs w:val="24"/>
            <w:lang w:val="fr-ML"/>
            <w:rPrChange w:id="19426" w:author="Dr Mamadou SANOGO" w:date="2023-10-25T18:15:00Z">
              <w:rPr>
                <w:color w:val="000000"/>
                <w:szCs w:val="24"/>
                <w:lang w:val="fr-ML"/>
              </w:rPr>
            </w:rPrChange>
          </w:rPr>
          <w:delText>rsonn</w:delText>
        </w:r>
        <w:r w:rsidRPr="007A4AFC" w:rsidDel="00166699">
          <w:rPr>
            <w:color w:val="000000" w:themeColor="text1"/>
            <w:spacing w:val="1"/>
            <w:szCs w:val="24"/>
            <w:lang w:val="fr-ML"/>
            <w:rPrChange w:id="19427" w:author="Dr Mamadou SANOGO" w:date="2023-10-25T18:15:00Z">
              <w:rPr>
                <w:color w:val="000000"/>
                <w:spacing w:val="1"/>
                <w:szCs w:val="24"/>
                <w:lang w:val="fr-ML"/>
              </w:rPr>
            </w:rPrChange>
          </w:rPr>
          <w:delText>a</w:delText>
        </w:r>
        <w:r w:rsidRPr="007A4AFC" w:rsidDel="00166699">
          <w:rPr>
            <w:color w:val="000000" w:themeColor="text1"/>
            <w:szCs w:val="24"/>
            <w:lang w:val="fr-ML"/>
            <w:rPrChange w:id="19428" w:author="Dr Mamadou SANOGO" w:date="2023-10-25T18:15:00Z">
              <w:rPr>
                <w:color w:val="000000"/>
                <w:szCs w:val="24"/>
                <w:lang w:val="fr-ML"/>
              </w:rPr>
            </w:rPrChange>
          </w:rPr>
          <w:delText>l</w:delText>
        </w:r>
        <w:r w:rsidRPr="007A4AFC" w:rsidDel="00166699">
          <w:rPr>
            <w:color w:val="000000" w:themeColor="text1"/>
            <w:spacing w:val="1"/>
            <w:szCs w:val="24"/>
            <w:lang w:val="fr-ML"/>
            <w:rPrChange w:id="19429" w:author="Dr Mamadou SANOGO" w:date="2023-10-25T18:15:00Z">
              <w:rPr>
                <w:color w:val="000000"/>
                <w:spacing w:val="1"/>
                <w:szCs w:val="24"/>
                <w:lang w:val="fr-ML"/>
              </w:rPr>
            </w:rPrChange>
          </w:rPr>
          <w:delText>i</w:delText>
        </w:r>
        <w:r w:rsidRPr="007A4AFC" w:rsidDel="00166699">
          <w:rPr>
            <w:color w:val="000000" w:themeColor="text1"/>
            <w:szCs w:val="24"/>
            <w:lang w:val="fr-ML"/>
            <w:rPrChange w:id="19430" w:author="Dr Mamadou SANOGO" w:date="2023-10-25T18:15:00Z">
              <w:rPr>
                <w:color w:val="000000"/>
                <w:szCs w:val="24"/>
                <w:lang w:val="fr-ML"/>
              </w:rPr>
            </w:rPrChange>
          </w:rPr>
          <w:delText>tés</w:delText>
        </w:r>
        <w:r w:rsidRPr="007A4AFC" w:rsidDel="00166699">
          <w:rPr>
            <w:color w:val="000000" w:themeColor="text1"/>
            <w:spacing w:val="21"/>
            <w:szCs w:val="24"/>
            <w:lang w:val="fr-ML"/>
            <w:rPrChange w:id="19431"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432"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433" w:author="Dr Mamadou SANOGO" w:date="2023-10-25T18:15:00Z">
              <w:rPr>
                <w:color w:val="000000"/>
                <w:spacing w:val="2"/>
                <w:szCs w:val="24"/>
                <w:lang w:val="fr-ML"/>
              </w:rPr>
            </w:rPrChange>
          </w:rPr>
          <w:delText>x</w:delText>
        </w:r>
        <w:r w:rsidRPr="007A4AFC" w:rsidDel="00166699">
          <w:rPr>
            <w:color w:val="000000" w:themeColor="text1"/>
            <w:szCs w:val="24"/>
            <w:lang w:val="fr-ML"/>
            <w:rPrChange w:id="19434" w:author="Dr Mamadou SANOGO" w:date="2023-10-25T18:15:00Z">
              <w:rPr>
                <w:color w:val="000000"/>
                <w:szCs w:val="24"/>
                <w:lang w:val="fr-ML"/>
              </w:rPr>
            </w:rPrChange>
          </w:rPr>
          <w:delText>té</w:delText>
        </w:r>
        <w:r w:rsidRPr="007A4AFC" w:rsidDel="00166699">
          <w:rPr>
            <w:color w:val="000000" w:themeColor="text1"/>
            <w:spacing w:val="-1"/>
            <w:szCs w:val="24"/>
            <w:lang w:val="fr-ML"/>
            <w:rPrChange w:id="19435" w:author="Dr Mamadou SANOGO" w:date="2023-10-25T18:15:00Z">
              <w:rPr>
                <w:color w:val="000000"/>
                <w:spacing w:val="-1"/>
                <w:szCs w:val="24"/>
                <w:lang w:val="fr-ML"/>
              </w:rPr>
            </w:rPrChange>
          </w:rPr>
          <w:delText>r</w:delText>
        </w:r>
        <w:r w:rsidRPr="007A4AFC" w:rsidDel="00166699">
          <w:rPr>
            <w:color w:val="000000" w:themeColor="text1"/>
            <w:szCs w:val="24"/>
            <w:lang w:val="fr-ML"/>
            <w:rPrChange w:id="19436" w:author="Dr Mamadou SANOGO" w:date="2023-10-25T18:15:00Z">
              <w:rPr>
                <w:color w:val="000000"/>
                <w:szCs w:val="24"/>
                <w:lang w:val="fr-ML"/>
              </w:rPr>
            </w:rPrChange>
          </w:rPr>
          <w:delText>ieu</w:delText>
        </w:r>
        <w:r w:rsidRPr="007A4AFC" w:rsidDel="00166699">
          <w:rPr>
            <w:color w:val="000000" w:themeColor="text1"/>
            <w:spacing w:val="-1"/>
            <w:szCs w:val="24"/>
            <w:lang w:val="fr-ML"/>
            <w:rPrChange w:id="19437" w:author="Dr Mamadou SANOGO" w:date="2023-10-25T18:15:00Z">
              <w:rPr>
                <w:color w:val="000000"/>
                <w:spacing w:val="-1"/>
                <w:szCs w:val="24"/>
                <w:lang w:val="fr-ML"/>
              </w:rPr>
            </w:rPrChange>
          </w:rPr>
          <w:delText>re</w:delText>
        </w:r>
        <w:r w:rsidRPr="007A4AFC" w:rsidDel="00166699">
          <w:rPr>
            <w:color w:val="000000" w:themeColor="text1"/>
            <w:szCs w:val="24"/>
            <w:lang w:val="fr-ML"/>
            <w:rPrChange w:id="19438" w:author="Dr Mamadou SANOGO" w:date="2023-10-25T18:15:00Z">
              <w:rPr>
                <w:color w:val="000000"/>
                <w:szCs w:val="24"/>
                <w:lang w:val="fr-ML"/>
              </w:rPr>
            </w:rPrChange>
          </w:rPr>
          <w:delText>s</w:delText>
        </w:r>
        <w:r w:rsidRPr="007A4AFC" w:rsidDel="00166699">
          <w:rPr>
            <w:color w:val="000000" w:themeColor="text1"/>
            <w:spacing w:val="24"/>
            <w:szCs w:val="24"/>
            <w:lang w:val="fr-ML"/>
            <w:rPrChange w:id="19439" w:author="Dr Mamadou SANOGO" w:date="2023-10-25T18:15:00Z">
              <w:rPr>
                <w:color w:val="000000"/>
                <w:spacing w:val="24"/>
                <w:szCs w:val="24"/>
                <w:lang w:val="fr-ML"/>
              </w:rPr>
            </w:rPrChange>
          </w:rPr>
          <w:delText xml:space="preserve"> </w:delText>
        </w:r>
        <w:r w:rsidRPr="007A4AFC" w:rsidDel="00166699">
          <w:rPr>
            <w:color w:val="000000" w:themeColor="text1"/>
            <w:szCs w:val="24"/>
            <w:lang w:val="fr-ML"/>
            <w:rPrChange w:id="19440" w:author="Dr Mamadou SANOGO" w:date="2023-10-25T18:15:00Z">
              <w:rPr>
                <w:color w:val="000000"/>
                <w:szCs w:val="24"/>
                <w:lang w:val="fr-ML"/>
              </w:rPr>
            </w:rPrChange>
          </w:rPr>
          <w:delText>à</w:delText>
        </w:r>
        <w:r w:rsidRPr="007A4AFC" w:rsidDel="00166699">
          <w:rPr>
            <w:color w:val="000000" w:themeColor="text1"/>
            <w:spacing w:val="20"/>
            <w:szCs w:val="24"/>
            <w:lang w:val="fr-ML"/>
            <w:rPrChange w:id="19441" w:author="Dr Mamadou SANOGO" w:date="2023-10-25T18:15:00Z">
              <w:rPr>
                <w:color w:val="000000"/>
                <w:spacing w:val="20"/>
                <w:szCs w:val="24"/>
                <w:lang w:val="fr-ML"/>
              </w:rPr>
            </w:rPrChange>
          </w:rPr>
          <w:delText xml:space="preserve"> </w:delText>
        </w:r>
        <w:r w:rsidRPr="007A4AFC" w:rsidDel="00166699">
          <w:rPr>
            <w:color w:val="000000" w:themeColor="text1"/>
            <w:spacing w:val="3"/>
            <w:szCs w:val="24"/>
            <w:lang w:val="fr-ML"/>
            <w:rPrChange w:id="19442" w:author="Dr Mamadou SANOGO" w:date="2023-10-25T18:15:00Z">
              <w:rPr>
                <w:color w:val="000000"/>
                <w:spacing w:val="3"/>
                <w:szCs w:val="24"/>
                <w:lang w:val="fr-ML"/>
              </w:rPr>
            </w:rPrChange>
          </w:rPr>
          <w:delText>l</w:delText>
        </w:r>
        <w:r w:rsidRPr="007A4AFC" w:rsidDel="00166699">
          <w:rPr>
            <w:color w:val="000000" w:themeColor="text1"/>
            <w:spacing w:val="-2"/>
            <w:szCs w:val="24"/>
            <w:lang w:val="fr-ML"/>
            <w:rPrChange w:id="19443" w:author="Dr Mamadou SANOGO" w:date="2023-10-25T18:15:00Z">
              <w:rPr>
                <w:color w:val="000000"/>
                <w:spacing w:val="-2"/>
                <w:szCs w:val="24"/>
                <w:lang w:val="fr-ML"/>
              </w:rPr>
            </w:rPrChange>
          </w:rPr>
          <w:delText>'</w:delText>
        </w:r>
        <w:r w:rsidR="00E77573" w:rsidRPr="007A4AFC" w:rsidDel="00166699">
          <w:rPr>
            <w:color w:val="000000" w:themeColor="text1"/>
            <w:spacing w:val="-2"/>
            <w:szCs w:val="24"/>
            <w:lang w:val="fr-ML"/>
            <w:rPrChange w:id="19444" w:author="Dr Mamadou SANOGO" w:date="2023-10-25T18:15:00Z">
              <w:rPr>
                <w:color w:val="000000"/>
                <w:spacing w:val="-2"/>
                <w:szCs w:val="24"/>
                <w:lang w:val="fr-ML"/>
              </w:rPr>
            </w:rPrChange>
          </w:rPr>
          <w:delText>EPSFé</w:delText>
        </w:r>
      </w:del>
    </w:p>
    <w:p w14:paraId="5CB2502F" w14:textId="70D5C531" w:rsidR="0032620E" w:rsidRPr="007A4AFC" w:rsidDel="00166699" w:rsidRDefault="0032620E">
      <w:pPr>
        <w:pStyle w:val="Titre"/>
        <w:tabs>
          <w:tab w:val="num" w:pos="-4820"/>
        </w:tabs>
        <w:spacing w:line="276" w:lineRule="auto"/>
        <w:jc w:val="both"/>
        <w:rPr>
          <w:del w:id="19445" w:author="Dr Mamadou SANOGO" w:date="2023-10-25T17:56:00Z"/>
          <w:color w:val="000000" w:themeColor="text1"/>
          <w:szCs w:val="24"/>
          <w:lang w:val="fr-ML"/>
          <w:rPrChange w:id="19446" w:author="Dr Mamadou SANOGO" w:date="2023-10-25T18:15:00Z">
            <w:rPr>
              <w:del w:id="19447" w:author="Dr Mamadou SANOGO" w:date="2023-10-25T17:56:00Z"/>
              <w:color w:val="000000"/>
              <w:szCs w:val="24"/>
              <w:lang w:val="fr-ML"/>
            </w:rPr>
          </w:rPrChange>
        </w:rPr>
        <w:pPrChange w:id="19448" w:author="Dr Mamadou SANOGO" w:date="2023-10-25T17:57:00Z">
          <w:pPr>
            <w:widowControl w:val="0"/>
            <w:numPr>
              <w:numId w:val="10"/>
            </w:numPr>
            <w:autoSpaceDE w:val="0"/>
            <w:autoSpaceDN w:val="0"/>
            <w:adjustRightInd w:val="0"/>
            <w:spacing w:line="240" w:lineRule="auto"/>
            <w:ind w:left="903" w:right="-36" w:hanging="360"/>
          </w:pPr>
        </w:pPrChange>
      </w:pPr>
      <w:del w:id="19449" w:author="Dr Mamadou SANOGO" w:date="2023-10-25T17:56:00Z">
        <w:r w:rsidRPr="007A4AFC" w:rsidDel="00166699">
          <w:rPr>
            <w:color w:val="000000" w:themeColor="text1"/>
            <w:szCs w:val="24"/>
            <w:lang w:val="fr-ML"/>
            <w:rPrChange w:id="19450" w:author="Dr Mamadou SANOGO" w:date="2023-10-25T18:15:00Z">
              <w:rPr>
                <w:color w:val="000000"/>
                <w:szCs w:val="24"/>
                <w:lang w:val="fr-ML"/>
              </w:rPr>
            </w:rPrChange>
          </w:rPr>
          <w:delText>le ju</w:delText>
        </w:r>
        <w:r w:rsidRPr="007A4AFC" w:rsidDel="00166699">
          <w:rPr>
            <w:color w:val="000000" w:themeColor="text1"/>
            <w:spacing w:val="1"/>
            <w:szCs w:val="24"/>
            <w:lang w:val="fr-ML"/>
            <w:rPrChange w:id="19451" w:author="Dr Mamadou SANOGO" w:date="2023-10-25T18:15:00Z">
              <w:rPr>
                <w:color w:val="000000"/>
                <w:spacing w:val="1"/>
                <w:szCs w:val="24"/>
                <w:lang w:val="fr-ML"/>
              </w:rPr>
            </w:rPrChange>
          </w:rPr>
          <w:delText>r</w:delText>
        </w:r>
        <w:r w:rsidRPr="007A4AFC" w:rsidDel="00166699">
          <w:rPr>
            <w:color w:val="000000" w:themeColor="text1"/>
            <w:szCs w:val="24"/>
            <w:lang w:val="fr-ML"/>
            <w:rPrChange w:id="19452" w:author="Dr Mamadou SANOGO" w:date="2023-10-25T18:15:00Z">
              <w:rPr>
                <w:color w:val="000000"/>
                <w:szCs w:val="24"/>
                <w:lang w:val="fr-ML"/>
              </w:rPr>
            </w:rPrChange>
          </w:rPr>
          <w:delText>y</w:delText>
        </w:r>
        <w:r w:rsidRPr="007A4AFC" w:rsidDel="00166699">
          <w:rPr>
            <w:color w:val="000000" w:themeColor="text1"/>
            <w:spacing w:val="-5"/>
            <w:szCs w:val="24"/>
            <w:lang w:val="fr-ML"/>
            <w:rPrChange w:id="19453"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454"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455"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456" w:author="Dr Mamadou SANOGO" w:date="2023-10-25T18:15:00Z">
              <w:rPr>
                <w:color w:val="000000"/>
                <w:spacing w:val="-1"/>
                <w:szCs w:val="24"/>
                <w:lang w:val="fr-ML"/>
              </w:rPr>
            </w:rPrChange>
          </w:rPr>
          <w:delText>ê</w:delText>
        </w:r>
        <w:r w:rsidRPr="007A4AFC" w:rsidDel="00166699">
          <w:rPr>
            <w:color w:val="000000" w:themeColor="text1"/>
            <w:szCs w:val="24"/>
            <w:lang w:val="fr-ML"/>
            <w:rPrChange w:id="19457" w:author="Dr Mamadou SANOGO" w:date="2023-10-25T18:15:00Z">
              <w:rPr>
                <w:color w:val="000000"/>
                <w:szCs w:val="24"/>
                <w:lang w:val="fr-ML"/>
              </w:rPr>
            </w:rPrChange>
          </w:rPr>
          <w:delText>t</w:delText>
        </w:r>
        <w:r w:rsidRPr="007A4AFC" w:rsidDel="00166699">
          <w:rPr>
            <w:color w:val="000000" w:themeColor="text1"/>
            <w:spacing w:val="2"/>
            <w:szCs w:val="24"/>
            <w:lang w:val="fr-ML"/>
            <w:rPrChange w:id="19458" w:author="Dr Mamadou SANOGO" w:date="2023-10-25T18:15:00Z">
              <w:rPr>
                <w:color w:val="000000"/>
                <w:spacing w:val="2"/>
                <w:szCs w:val="24"/>
                <w:lang w:val="fr-ML"/>
              </w:rPr>
            </w:rPrChange>
          </w:rPr>
          <w:delText>r</w:delText>
        </w:r>
        <w:r w:rsidRPr="007A4AFC" w:rsidDel="00166699">
          <w:rPr>
            <w:color w:val="000000" w:themeColor="text1"/>
            <w:szCs w:val="24"/>
            <w:lang w:val="fr-ML"/>
            <w:rPrChange w:id="19459" w:author="Dr Mamadou SANOGO" w:date="2023-10-25T18:15:00Z">
              <w:rPr>
                <w:color w:val="000000"/>
                <w:szCs w:val="24"/>
                <w:lang w:val="fr-ML"/>
              </w:rPr>
            </w:rPrChange>
          </w:rPr>
          <w:delText>e</w:delText>
        </w:r>
        <w:r w:rsidRPr="007A4AFC" w:rsidDel="00166699">
          <w:rPr>
            <w:color w:val="000000" w:themeColor="text1"/>
            <w:spacing w:val="-1"/>
            <w:szCs w:val="24"/>
            <w:lang w:val="fr-ML"/>
            <w:rPrChange w:id="1946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61" w:author="Dr Mamadou SANOGO" w:date="2023-10-25T18:15:00Z">
              <w:rPr>
                <w:color w:val="000000"/>
                <w:szCs w:val="24"/>
                <w:lang w:val="fr-ML"/>
              </w:rPr>
            </w:rPrChange>
          </w:rPr>
          <w:delText>une</w:delText>
        </w:r>
        <w:r w:rsidRPr="007A4AFC" w:rsidDel="00166699">
          <w:rPr>
            <w:color w:val="000000" w:themeColor="text1"/>
            <w:spacing w:val="-1"/>
            <w:szCs w:val="24"/>
            <w:lang w:val="fr-ML"/>
            <w:rPrChange w:id="19462"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463"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464" w:author="Dr Mamadou SANOGO" w:date="2023-10-25T18:15:00Z">
              <w:rPr>
                <w:color w:val="000000"/>
                <w:spacing w:val="-1"/>
                <w:szCs w:val="24"/>
                <w:lang w:val="fr-ML"/>
              </w:rPr>
            </w:rPrChange>
          </w:rPr>
          <w:delText>e</w:delText>
        </w:r>
        <w:r w:rsidRPr="007A4AFC" w:rsidDel="00166699">
          <w:rPr>
            <w:color w:val="000000" w:themeColor="text1"/>
            <w:szCs w:val="24"/>
            <w:lang w:val="fr-ML"/>
            <w:rPrChange w:id="19465" w:author="Dr Mamadou SANOGO" w:date="2023-10-25T18:15:00Z">
              <w:rPr>
                <w:color w:val="000000"/>
                <w:szCs w:val="24"/>
                <w:lang w:val="fr-ML"/>
              </w:rPr>
            </w:rPrChange>
          </w:rPr>
          <w:delText>p</w:delText>
        </w:r>
        <w:r w:rsidRPr="007A4AFC" w:rsidDel="00166699">
          <w:rPr>
            <w:color w:val="000000" w:themeColor="text1"/>
            <w:spacing w:val="1"/>
            <w:szCs w:val="24"/>
            <w:lang w:val="fr-ML"/>
            <w:rPrChange w:id="19466" w:author="Dr Mamadou SANOGO" w:date="2023-10-25T18:15:00Z">
              <w:rPr>
                <w:color w:val="000000"/>
                <w:spacing w:val="1"/>
                <w:szCs w:val="24"/>
                <w:lang w:val="fr-ML"/>
              </w:rPr>
            </w:rPrChange>
          </w:rPr>
          <w:delText>ré</w:delText>
        </w:r>
        <w:r w:rsidRPr="007A4AFC" w:rsidDel="00166699">
          <w:rPr>
            <w:color w:val="000000" w:themeColor="text1"/>
            <w:szCs w:val="24"/>
            <w:lang w:val="fr-ML"/>
            <w:rPrChange w:id="19467" w:author="Dr Mamadou SANOGO" w:date="2023-10-25T18:15:00Z">
              <w:rPr>
                <w:color w:val="000000"/>
                <w:szCs w:val="24"/>
                <w:lang w:val="fr-ML"/>
              </w:rPr>
            </w:rPrChange>
          </w:rPr>
          <w:delText>s</w:delText>
        </w:r>
        <w:r w:rsidRPr="007A4AFC" w:rsidDel="00166699">
          <w:rPr>
            <w:color w:val="000000" w:themeColor="text1"/>
            <w:spacing w:val="-1"/>
            <w:szCs w:val="24"/>
            <w:lang w:val="fr-ML"/>
            <w:rPrChange w:id="19468" w:author="Dr Mamadou SANOGO" w:date="2023-10-25T18:15:00Z">
              <w:rPr>
                <w:color w:val="000000"/>
                <w:spacing w:val="-1"/>
                <w:szCs w:val="24"/>
                <w:lang w:val="fr-ML"/>
              </w:rPr>
            </w:rPrChange>
          </w:rPr>
          <w:delText>e</w:delText>
        </w:r>
        <w:r w:rsidRPr="007A4AFC" w:rsidDel="00166699">
          <w:rPr>
            <w:color w:val="000000" w:themeColor="text1"/>
            <w:szCs w:val="24"/>
            <w:lang w:val="fr-ML"/>
            <w:rPrChange w:id="19469" w:author="Dr Mamadou SANOGO" w:date="2023-10-25T18:15:00Z">
              <w:rPr>
                <w:color w:val="000000"/>
                <w:szCs w:val="24"/>
                <w:lang w:val="fr-ML"/>
              </w:rPr>
            </w:rPrChange>
          </w:rPr>
          <w:delText>ntation équil</w:delText>
        </w:r>
        <w:r w:rsidRPr="007A4AFC" w:rsidDel="00166699">
          <w:rPr>
            <w:color w:val="000000" w:themeColor="text1"/>
            <w:spacing w:val="1"/>
            <w:szCs w:val="24"/>
            <w:lang w:val="fr-ML"/>
            <w:rPrChange w:id="19470" w:author="Dr Mamadou SANOGO" w:date="2023-10-25T18:15:00Z">
              <w:rPr>
                <w:color w:val="000000"/>
                <w:spacing w:val="1"/>
                <w:szCs w:val="24"/>
                <w:lang w:val="fr-ML"/>
              </w:rPr>
            </w:rPrChange>
          </w:rPr>
          <w:delText>i</w:delText>
        </w:r>
        <w:r w:rsidRPr="007A4AFC" w:rsidDel="00166699">
          <w:rPr>
            <w:color w:val="000000" w:themeColor="text1"/>
            <w:szCs w:val="24"/>
            <w:lang w:val="fr-ML"/>
            <w:rPrChange w:id="19471" w:author="Dr Mamadou SANOGO" w:date="2023-10-25T18:15:00Z">
              <w:rPr>
                <w:color w:val="000000"/>
                <w:szCs w:val="24"/>
                <w:lang w:val="fr-ML"/>
              </w:rPr>
            </w:rPrChange>
          </w:rPr>
          <w:delText>br</w:delText>
        </w:r>
        <w:r w:rsidRPr="007A4AFC" w:rsidDel="00166699">
          <w:rPr>
            <w:color w:val="000000" w:themeColor="text1"/>
            <w:spacing w:val="-2"/>
            <w:szCs w:val="24"/>
            <w:lang w:val="fr-ML"/>
            <w:rPrChange w:id="19472" w:author="Dr Mamadou SANOGO" w:date="2023-10-25T18:15:00Z">
              <w:rPr>
                <w:color w:val="000000"/>
                <w:spacing w:val="-2"/>
                <w:szCs w:val="24"/>
                <w:lang w:val="fr-ML"/>
              </w:rPr>
            </w:rPrChange>
          </w:rPr>
          <w:delText>é</w:delText>
        </w:r>
        <w:r w:rsidRPr="007A4AFC" w:rsidDel="00166699">
          <w:rPr>
            <w:color w:val="000000" w:themeColor="text1"/>
            <w:szCs w:val="24"/>
            <w:lang w:val="fr-ML"/>
            <w:rPrChange w:id="19473" w:author="Dr Mamadou SANOGO" w:date="2023-10-25T18:15:00Z">
              <w:rPr>
                <w:color w:val="000000"/>
                <w:szCs w:val="24"/>
                <w:lang w:val="fr-ML"/>
              </w:rPr>
            </w:rPrChange>
          </w:rPr>
          <w:delText>e</w:delText>
        </w:r>
        <w:r w:rsidRPr="007A4AFC" w:rsidDel="00166699">
          <w:rPr>
            <w:color w:val="000000" w:themeColor="text1"/>
            <w:spacing w:val="-1"/>
            <w:szCs w:val="24"/>
            <w:lang w:val="fr-ML"/>
            <w:rPrChange w:id="19474"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475" w:author="Dr Mamadou SANOGO" w:date="2023-10-25T18:15:00Z">
              <w:rPr>
                <w:color w:val="000000"/>
                <w:szCs w:val="24"/>
                <w:lang w:val="fr-ML"/>
              </w:rPr>
            </w:rPrChange>
          </w:rPr>
          <w:delText>nt</w:delText>
        </w:r>
        <w:r w:rsidRPr="007A4AFC" w:rsidDel="00166699">
          <w:rPr>
            <w:color w:val="000000" w:themeColor="text1"/>
            <w:spacing w:val="2"/>
            <w:szCs w:val="24"/>
            <w:lang w:val="fr-ML"/>
            <w:rPrChange w:id="19476" w:author="Dr Mamadou SANOGO" w:date="2023-10-25T18:15:00Z">
              <w:rPr>
                <w:color w:val="000000"/>
                <w:spacing w:val="2"/>
                <w:szCs w:val="24"/>
                <w:lang w:val="fr-ML"/>
              </w:rPr>
            </w:rPrChange>
          </w:rPr>
          <w:delText>r</w:delText>
        </w:r>
        <w:r w:rsidRPr="007A4AFC" w:rsidDel="00166699">
          <w:rPr>
            <w:color w:val="000000" w:themeColor="text1"/>
            <w:szCs w:val="24"/>
            <w:lang w:val="fr-ML"/>
            <w:rPrChange w:id="19477" w:author="Dr Mamadou SANOGO" w:date="2023-10-25T18:15:00Z">
              <w:rPr>
                <w:color w:val="000000"/>
                <w:szCs w:val="24"/>
                <w:lang w:val="fr-ML"/>
              </w:rPr>
            </w:rPrChange>
          </w:rPr>
          <w:delText>e</w:delText>
        </w:r>
        <w:r w:rsidRPr="007A4AFC" w:rsidDel="00166699">
          <w:rPr>
            <w:color w:val="000000" w:themeColor="text1"/>
            <w:spacing w:val="1"/>
            <w:szCs w:val="24"/>
            <w:lang w:val="fr-ML"/>
            <w:rPrChange w:id="1947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479" w:author="Dr Mamadou SANOGO" w:date="2023-10-25T18:15:00Z">
              <w:rPr>
                <w:color w:val="000000"/>
                <w:szCs w:val="24"/>
                <w:lang w:val="fr-ML"/>
              </w:rPr>
            </w:rPrChange>
          </w:rPr>
          <w:delText>f</w:delText>
        </w:r>
        <w:r w:rsidRPr="007A4AFC" w:rsidDel="00166699">
          <w:rPr>
            <w:color w:val="000000" w:themeColor="text1"/>
            <w:spacing w:val="-2"/>
            <w:szCs w:val="24"/>
            <w:lang w:val="fr-ML"/>
            <w:rPrChange w:id="19480" w:author="Dr Mamadou SANOGO" w:date="2023-10-25T18:15:00Z">
              <w:rPr>
                <w:color w:val="000000"/>
                <w:spacing w:val="-2"/>
                <w:szCs w:val="24"/>
                <w:lang w:val="fr-ML"/>
              </w:rPr>
            </w:rPrChange>
          </w:rPr>
          <w:delText>e</w:delText>
        </w:r>
        <w:r w:rsidRPr="007A4AFC" w:rsidDel="00166699">
          <w:rPr>
            <w:color w:val="000000" w:themeColor="text1"/>
            <w:szCs w:val="24"/>
            <w:lang w:val="fr-ML"/>
            <w:rPrChange w:id="19481" w:author="Dr Mamadou SANOGO" w:date="2023-10-25T18:15:00Z">
              <w:rPr>
                <w:color w:val="000000"/>
                <w:szCs w:val="24"/>
                <w:lang w:val="fr-ML"/>
              </w:rPr>
            </w:rPrChange>
          </w:rPr>
          <w:delText>m</w:delText>
        </w:r>
        <w:r w:rsidRPr="007A4AFC" w:rsidDel="00166699">
          <w:rPr>
            <w:color w:val="000000" w:themeColor="text1"/>
            <w:spacing w:val="1"/>
            <w:szCs w:val="24"/>
            <w:lang w:val="fr-ML"/>
            <w:rPrChange w:id="19482" w:author="Dr Mamadou SANOGO" w:date="2023-10-25T18:15:00Z">
              <w:rPr>
                <w:color w:val="000000"/>
                <w:spacing w:val="1"/>
                <w:szCs w:val="24"/>
                <w:lang w:val="fr-ML"/>
              </w:rPr>
            </w:rPrChange>
          </w:rPr>
          <w:delText>m</w:delText>
        </w:r>
        <w:r w:rsidRPr="007A4AFC" w:rsidDel="00166699">
          <w:rPr>
            <w:color w:val="000000" w:themeColor="text1"/>
            <w:spacing w:val="-1"/>
            <w:szCs w:val="24"/>
            <w:lang w:val="fr-ML"/>
            <w:rPrChange w:id="19483" w:author="Dr Mamadou SANOGO" w:date="2023-10-25T18:15:00Z">
              <w:rPr>
                <w:color w:val="000000"/>
                <w:spacing w:val="-1"/>
                <w:szCs w:val="24"/>
                <w:lang w:val="fr-ML"/>
              </w:rPr>
            </w:rPrChange>
          </w:rPr>
          <w:delText>e</w:delText>
        </w:r>
        <w:r w:rsidRPr="007A4AFC" w:rsidDel="00166699">
          <w:rPr>
            <w:color w:val="000000" w:themeColor="text1"/>
            <w:szCs w:val="24"/>
            <w:lang w:val="fr-ML"/>
            <w:rPrChange w:id="19484"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485" w:author="Dr Mamadou SANOGO" w:date="2023-10-25T18:15:00Z">
              <w:rPr>
                <w:color w:val="000000"/>
                <w:spacing w:val="-1"/>
                <w:szCs w:val="24"/>
                <w:lang w:val="fr-ML"/>
              </w:rPr>
            </w:rPrChange>
          </w:rPr>
          <w:delText>e</w:delText>
        </w:r>
        <w:r w:rsidRPr="007A4AFC" w:rsidDel="00166699">
          <w:rPr>
            <w:color w:val="000000" w:themeColor="text1"/>
            <w:szCs w:val="24"/>
            <w:lang w:val="fr-ML"/>
            <w:rPrChange w:id="19486" w:author="Dr Mamadou SANOGO" w:date="2023-10-25T18:15:00Z">
              <w:rPr>
                <w:color w:val="000000"/>
                <w:szCs w:val="24"/>
                <w:lang w:val="fr-ML"/>
              </w:rPr>
            </w:rPrChange>
          </w:rPr>
          <w:delText>t ho</w:delText>
        </w:r>
        <w:r w:rsidRPr="007A4AFC" w:rsidDel="00166699">
          <w:rPr>
            <w:color w:val="000000" w:themeColor="text1"/>
            <w:spacing w:val="1"/>
            <w:szCs w:val="24"/>
            <w:lang w:val="fr-ML"/>
            <w:rPrChange w:id="19487" w:author="Dr Mamadou SANOGO" w:date="2023-10-25T18:15:00Z">
              <w:rPr>
                <w:color w:val="000000"/>
                <w:spacing w:val="1"/>
                <w:szCs w:val="24"/>
                <w:lang w:val="fr-ML"/>
              </w:rPr>
            </w:rPrChange>
          </w:rPr>
          <w:delText>m</w:delText>
        </w:r>
        <w:r w:rsidRPr="007A4AFC" w:rsidDel="00166699">
          <w:rPr>
            <w:color w:val="000000" w:themeColor="text1"/>
            <w:szCs w:val="24"/>
            <w:lang w:val="fr-ML"/>
            <w:rPrChange w:id="19488" w:author="Dr Mamadou SANOGO" w:date="2023-10-25T18:15:00Z">
              <w:rPr>
                <w:color w:val="000000"/>
                <w:szCs w:val="24"/>
                <w:lang w:val="fr-ML"/>
              </w:rPr>
            </w:rPrChange>
          </w:rPr>
          <w:delText>mes.</w:delText>
        </w:r>
      </w:del>
    </w:p>
    <w:p w14:paraId="0521265A" w14:textId="466F4C3C" w:rsidR="0032620E" w:rsidRPr="007A4AFC" w:rsidDel="00166699" w:rsidRDefault="0032620E">
      <w:pPr>
        <w:pStyle w:val="Titre"/>
        <w:tabs>
          <w:tab w:val="num" w:pos="-4820"/>
        </w:tabs>
        <w:spacing w:line="276" w:lineRule="auto"/>
        <w:jc w:val="both"/>
        <w:rPr>
          <w:del w:id="19489" w:author="Dr Mamadou SANOGO" w:date="2023-10-25T17:56:00Z"/>
          <w:color w:val="000000" w:themeColor="text1"/>
          <w:szCs w:val="24"/>
          <w:lang w:val="fr-ML"/>
          <w:rPrChange w:id="19490" w:author="Dr Mamadou SANOGO" w:date="2023-10-25T18:15:00Z">
            <w:rPr>
              <w:del w:id="19491" w:author="Dr Mamadou SANOGO" w:date="2023-10-25T17:56:00Z"/>
              <w:color w:val="000000"/>
              <w:szCs w:val="24"/>
              <w:lang w:val="fr-ML"/>
            </w:rPr>
          </w:rPrChange>
        </w:rPr>
        <w:pPrChange w:id="19492" w:author="Dr Mamadou SANOGO" w:date="2023-10-25T17:57:00Z">
          <w:pPr>
            <w:widowControl w:val="0"/>
            <w:autoSpaceDE w:val="0"/>
            <w:autoSpaceDN w:val="0"/>
            <w:adjustRightInd w:val="0"/>
            <w:spacing w:line="240" w:lineRule="auto"/>
            <w:ind w:left="116" w:right="-36"/>
          </w:pPr>
        </w:pPrChange>
      </w:pPr>
      <w:del w:id="19493" w:author="Dr Mamadou SANOGO" w:date="2023-10-25T17:56:00Z">
        <w:r w:rsidRPr="007A4AFC" w:rsidDel="00166699">
          <w:rPr>
            <w:b w:val="0"/>
            <w:bCs/>
            <w:color w:val="000000" w:themeColor="text1"/>
            <w:spacing w:val="1"/>
            <w:szCs w:val="24"/>
            <w:lang w:val="fr-ML"/>
            <w:rPrChange w:id="19494" w:author="Dr Mamadou SANOGO" w:date="2023-10-25T18:15:00Z">
              <w:rPr>
                <w:b/>
                <w:bCs/>
                <w:color w:val="030303"/>
                <w:spacing w:val="1"/>
                <w:szCs w:val="24"/>
                <w:lang w:val="fr-ML"/>
              </w:rPr>
            </w:rPrChange>
          </w:rPr>
          <w:delText>3</w:delText>
        </w:r>
        <w:r w:rsidRPr="007A4AFC" w:rsidDel="00166699">
          <w:rPr>
            <w:b w:val="0"/>
            <w:bCs/>
            <w:color w:val="000000" w:themeColor="text1"/>
            <w:szCs w:val="24"/>
            <w:lang w:val="fr-ML"/>
            <w:rPrChange w:id="19495" w:author="Dr Mamadou SANOGO" w:date="2023-10-25T18:15:00Z">
              <w:rPr>
                <w:b/>
                <w:bCs/>
                <w:color w:val="030303"/>
                <w:szCs w:val="24"/>
                <w:lang w:val="fr-ML"/>
              </w:rPr>
            </w:rPrChange>
          </w:rPr>
          <w:delText>.</w:delText>
        </w:r>
        <w:r w:rsidRPr="007A4AFC" w:rsidDel="00166699">
          <w:rPr>
            <w:b w:val="0"/>
            <w:bCs/>
            <w:color w:val="000000" w:themeColor="text1"/>
            <w:spacing w:val="-1"/>
            <w:szCs w:val="24"/>
            <w:lang w:val="fr-ML"/>
            <w:rPrChange w:id="19496"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497" w:author="Dr Mamadou SANOGO" w:date="2023-10-25T18:15:00Z">
              <w:rPr>
                <w:b/>
                <w:bCs/>
                <w:color w:val="030303"/>
                <w:szCs w:val="24"/>
                <w:lang w:val="fr-ML"/>
              </w:rPr>
            </w:rPrChange>
          </w:rPr>
          <w:delText>Le c</w:delText>
        </w:r>
        <w:r w:rsidRPr="007A4AFC" w:rsidDel="00166699">
          <w:rPr>
            <w:b w:val="0"/>
            <w:bCs/>
            <w:color w:val="000000" w:themeColor="text1"/>
            <w:spacing w:val="-3"/>
            <w:szCs w:val="24"/>
            <w:lang w:val="fr-ML"/>
            <w:rPrChange w:id="19498" w:author="Dr Mamadou SANOGO" w:date="2023-10-25T18:15:00Z">
              <w:rPr>
                <w:b/>
                <w:bCs/>
                <w:color w:val="030303"/>
                <w:spacing w:val="-3"/>
                <w:szCs w:val="24"/>
                <w:lang w:val="fr-ML"/>
              </w:rPr>
            </w:rPrChange>
          </w:rPr>
          <w:delText>h</w:delText>
        </w:r>
        <w:r w:rsidRPr="007A4AFC" w:rsidDel="00166699">
          <w:rPr>
            <w:b w:val="0"/>
            <w:bCs/>
            <w:color w:val="000000" w:themeColor="text1"/>
            <w:spacing w:val="1"/>
            <w:szCs w:val="24"/>
            <w:lang w:val="fr-ML"/>
            <w:rPrChange w:id="19499" w:author="Dr Mamadou SANOGO" w:date="2023-10-25T18:15:00Z">
              <w:rPr>
                <w:b/>
                <w:bCs/>
                <w:color w:val="030303"/>
                <w:spacing w:val="1"/>
                <w:szCs w:val="24"/>
                <w:lang w:val="fr-ML"/>
              </w:rPr>
            </w:rPrChange>
          </w:rPr>
          <w:delText>o</w:delText>
        </w:r>
        <w:r w:rsidRPr="007A4AFC" w:rsidDel="00166699">
          <w:rPr>
            <w:b w:val="0"/>
            <w:bCs/>
            <w:color w:val="000000" w:themeColor="text1"/>
            <w:spacing w:val="-1"/>
            <w:szCs w:val="24"/>
            <w:lang w:val="fr-ML"/>
            <w:rPrChange w:id="19500" w:author="Dr Mamadou SANOGO" w:date="2023-10-25T18:15:00Z">
              <w:rPr>
                <w:b/>
                <w:bCs/>
                <w:color w:val="030303"/>
                <w:spacing w:val="-1"/>
                <w:szCs w:val="24"/>
                <w:lang w:val="fr-ML"/>
              </w:rPr>
            </w:rPrChange>
          </w:rPr>
          <w:delText>i</w:delText>
        </w:r>
        <w:r w:rsidRPr="007A4AFC" w:rsidDel="00166699">
          <w:rPr>
            <w:b w:val="0"/>
            <w:bCs/>
            <w:color w:val="000000" w:themeColor="text1"/>
            <w:szCs w:val="24"/>
            <w:lang w:val="fr-ML"/>
            <w:rPrChange w:id="19501" w:author="Dr Mamadou SANOGO" w:date="2023-10-25T18:15:00Z">
              <w:rPr>
                <w:b/>
                <w:bCs/>
                <w:color w:val="030303"/>
                <w:szCs w:val="24"/>
                <w:lang w:val="fr-ML"/>
              </w:rPr>
            </w:rPrChange>
          </w:rPr>
          <w:delText>x</w:delText>
        </w:r>
        <w:r w:rsidRPr="007A4AFC" w:rsidDel="00166699">
          <w:rPr>
            <w:b w:val="0"/>
            <w:bCs/>
            <w:color w:val="000000" w:themeColor="text1"/>
            <w:spacing w:val="1"/>
            <w:szCs w:val="24"/>
            <w:lang w:val="fr-ML"/>
            <w:rPrChange w:id="19502"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503" w:author="Dr Mamadou SANOGO" w:date="2023-10-25T18:15:00Z">
              <w:rPr>
                <w:b/>
                <w:bCs/>
                <w:color w:val="030303"/>
                <w:szCs w:val="24"/>
                <w:lang w:val="fr-ML"/>
              </w:rPr>
            </w:rPrChange>
          </w:rPr>
          <w:delText>d</w:delText>
        </w:r>
        <w:r w:rsidRPr="007A4AFC" w:rsidDel="00166699">
          <w:rPr>
            <w:b w:val="0"/>
            <w:bCs/>
            <w:color w:val="000000" w:themeColor="text1"/>
            <w:spacing w:val="-3"/>
            <w:szCs w:val="24"/>
            <w:lang w:val="fr-ML"/>
            <w:rPrChange w:id="19504" w:author="Dr Mamadou SANOGO" w:date="2023-10-25T18:15:00Z">
              <w:rPr>
                <w:b/>
                <w:bCs/>
                <w:color w:val="030303"/>
                <w:spacing w:val="-3"/>
                <w:szCs w:val="24"/>
                <w:lang w:val="fr-ML"/>
              </w:rPr>
            </w:rPrChange>
          </w:rPr>
          <w:delText>e</w:delText>
        </w:r>
        <w:r w:rsidRPr="007A4AFC" w:rsidDel="00166699">
          <w:rPr>
            <w:b w:val="0"/>
            <w:bCs/>
            <w:color w:val="000000" w:themeColor="text1"/>
            <w:szCs w:val="24"/>
            <w:lang w:val="fr-ML"/>
            <w:rPrChange w:id="19505" w:author="Dr Mamadou SANOGO" w:date="2023-10-25T18:15:00Z">
              <w:rPr>
                <w:b/>
                <w:bCs/>
                <w:color w:val="030303"/>
                <w:szCs w:val="24"/>
                <w:lang w:val="fr-ML"/>
              </w:rPr>
            </w:rPrChange>
          </w:rPr>
          <w:delText>s</w:delText>
        </w:r>
        <w:r w:rsidRPr="007A4AFC" w:rsidDel="00166699">
          <w:rPr>
            <w:b w:val="0"/>
            <w:bCs/>
            <w:color w:val="000000" w:themeColor="text1"/>
            <w:spacing w:val="1"/>
            <w:szCs w:val="24"/>
            <w:lang w:val="fr-ML"/>
            <w:rPrChange w:id="19506" w:author="Dr Mamadou SANOGO" w:date="2023-10-25T18:15:00Z">
              <w:rPr>
                <w:b/>
                <w:bCs/>
                <w:color w:val="030303"/>
                <w:spacing w:val="1"/>
                <w:szCs w:val="24"/>
                <w:lang w:val="fr-ML"/>
              </w:rPr>
            </w:rPrChange>
          </w:rPr>
          <w:delText xml:space="preserve"> </w:delText>
        </w:r>
        <w:r w:rsidRPr="007A4AFC" w:rsidDel="00166699">
          <w:rPr>
            <w:b w:val="0"/>
            <w:bCs/>
            <w:color w:val="000000" w:themeColor="text1"/>
            <w:szCs w:val="24"/>
            <w:lang w:val="fr-ML"/>
            <w:rPrChange w:id="19507" w:author="Dr Mamadou SANOGO" w:date="2023-10-25T18:15:00Z">
              <w:rPr>
                <w:b/>
                <w:bCs/>
                <w:color w:val="030303"/>
                <w:szCs w:val="24"/>
                <w:lang w:val="fr-ML"/>
              </w:rPr>
            </w:rPrChange>
          </w:rPr>
          <w:delText>rap</w:delText>
        </w:r>
        <w:r w:rsidRPr="007A4AFC" w:rsidDel="00166699">
          <w:rPr>
            <w:b w:val="0"/>
            <w:bCs/>
            <w:color w:val="000000" w:themeColor="text1"/>
            <w:spacing w:val="-2"/>
            <w:szCs w:val="24"/>
            <w:lang w:val="fr-ML"/>
            <w:rPrChange w:id="19508" w:author="Dr Mamadou SANOGO" w:date="2023-10-25T18:15:00Z">
              <w:rPr>
                <w:b/>
                <w:bCs/>
                <w:color w:val="030303"/>
                <w:spacing w:val="-2"/>
                <w:szCs w:val="24"/>
                <w:lang w:val="fr-ML"/>
              </w:rPr>
            </w:rPrChange>
          </w:rPr>
          <w:delText>p</w:delText>
        </w:r>
        <w:r w:rsidRPr="007A4AFC" w:rsidDel="00166699">
          <w:rPr>
            <w:b w:val="0"/>
            <w:bCs/>
            <w:color w:val="000000" w:themeColor="text1"/>
            <w:spacing w:val="1"/>
            <w:szCs w:val="24"/>
            <w:lang w:val="fr-ML"/>
            <w:rPrChange w:id="19509" w:author="Dr Mamadou SANOGO" w:date="2023-10-25T18:15:00Z">
              <w:rPr>
                <w:b/>
                <w:bCs/>
                <w:color w:val="030303"/>
                <w:spacing w:val="1"/>
                <w:szCs w:val="24"/>
                <w:lang w:val="fr-ML"/>
              </w:rPr>
            </w:rPrChange>
          </w:rPr>
          <w:delText>o</w:delText>
        </w:r>
        <w:r w:rsidRPr="007A4AFC" w:rsidDel="00166699">
          <w:rPr>
            <w:b w:val="0"/>
            <w:bCs/>
            <w:color w:val="000000" w:themeColor="text1"/>
            <w:szCs w:val="24"/>
            <w:lang w:val="fr-ML"/>
            <w:rPrChange w:id="19510" w:author="Dr Mamadou SANOGO" w:date="2023-10-25T18:15:00Z">
              <w:rPr>
                <w:b/>
                <w:bCs/>
                <w:color w:val="030303"/>
                <w:szCs w:val="24"/>
                <w:lang w:val="fr-ML"/>
              </w:rPr>
            </w:rPrChange>
          </w:rPr>
          <w:delText>rte</w:delText>
        </w:r>
        <w:r w:rsidRPr="007A4AFC" w:rsidDel="00166699">
          <w:rPr>
            <w:b w:val="0"/>
            <w:bCs/>
            <w:color w:val="000000" w:themeColor="text1"/>
            <w:spacing w:val="-2"/>
            <w:szCs w:val="24"/>
            <w:lang w:val="fr-ML"/>
            <w:rPrChange w:id="19511" w:author="Dr Mamadou SANOGO" w:date="2023-10-25T18:15:00Z">
              <w:rPr>
                <w:b/>
                <w:bCs/>
                <w:color w:val="030303"/>
                <w:spacing w:val="-2"/>
                <w:szCs w:val="24"/>
                <w:lang w:val="fr-ML"/>
              </w:rPr>
            </w:rPrChange>
          </w:rPr>
          <w:delText>u</w:delText>
        </w:r>
        <w:r w:rsidRPr="007A4AFC" w:rsidDel="00166699">
          <w:rPr>
            <w:b w:val="0"/>
            <w:bCs/>
            <w:color w:val="000000" w:themeColor="text1"/>
            <w:szCs w:val="24"/>
            <w:lang w:val="fr-ML"/>
            <w:rPrChange w:id="19512" w:author="Dr Mamadou SANOGO" w:date="2023-10-25T18:15:00Z">
              <w:rPr>
                <w:b/>
                <w:bCs/>
                <w:color w:val="030303"/>
                <w:szCs w:val="24"/>
                <w:lang w:val="fr-ML"/>
              </w:rPr>
            </w:rPrChange>
          </w:rPr>
          <w:delText>rs</w:delText>
        </w:r>
      </w:del>
    </w:p>
    <w:p w14:paraId="63C90344" w14:textId="71404F85" w:rsidR="0032620E" w:rsidRPr="007A4AFC" w:rsidDel="00166699" w:rsidRDefault="0032620E">
      <w:pPr>
        <w:pStyle w:val="Titre"/>
        <w:tabs>
          <w:tab w:val="num" w:pos="-4820"/>
        </w:tabs>
        <w:spacing w:line="276" w:lineRule="auto"/>
        <w:jc w:val="both"/>
        <w:rPr>
          <w:del w:id="19513" w:author="Dr Mamadou SANOGO" w:date="2023-10-25T17:56:00Z"/>
          <w:color w:val="000000" w:themeColor="text1"/>
          <w:szCs w:val="24"/>
          <w:lang w:val="fr-ML"/>
          <w:rPrChange w:id="19514" w:author="Dr Mamadou SANOGO" w:date="2023-10-25T18:15:00Z">
            <w:rPr>
              <w:del w:id="19515" w:author="Dr Mamadou SANOGO" w:date="2023-10-25T17:56:00Z"/>
              <w:color w:val="000000"/>
              <w:szCs w:val="24"/>
              <w:lang w:val="fr-ML"/>
            </w:rPr>
          </w:rPrChange>
        </w:rPr>
        <w:pPrChange w:id="19516" w:author="Dr Mamadou SANOGO" w:date="2023-10-25T17:57:00Z">
          <w:pPr>
            <w:widowControl w:val="0"/>
            <w:autoSpaceDE w:val="0"/>
            <w:autoSpaceDN w:val="0"/>
            <w:adjustRightInd w:val="0"/>
            <w:spacing w:line="240" w:lineRule="auto"/>
            <w:ind w:left="400" w:right="-36"/>
          </w:pPr>
        </w:pPrChange>
      </w:pPr>
      <w:del w:id="19517" w:author="Dr Mamadou SANOGO" w:date="2023-10-25T17:56:00Z">
        <w:r w:rsidRPr="007A4AFC" w:rsidDel="00166699">
          <w:rPr>
            <w:color w:val="000000" w:themeColor="text1"/>
            <w:spacing w:val="-3"/>
            <w:szCs w:val="24"/>
            <w:lang w:val="fr-ML"/>
            <w:rPrChange w:id="19518" w:author="Dr Mamadou SANOGO" w:date="2023-10-25T18:15:00Z">
              <w:rPr>
                <w:color w:val="000000"/>
                <w:spacing w:val="-3"/>
                <w:szCs w:val="24"/>
                <w:lang w:val="fr-ML"/>
              </w:rPr>
            </w:rPrChange>
          </w:rPr>
          <w:delText>L</w:delText>
        </w:r>
        <w:r w:rsidRPr="007A4AFC" w:rsidDel="00166699">
          <w:rPr>
            <w:color w:val="000000" w:themeColor="text1"/>
            <w:szCs w:val="24"/>
            <w:lang w:val="fr-ML"/>
            <w:rPrChange w:id="19519" w:author="Dr Mamadou SANOGO" w:date="2023-10-25T18:15:00Z">
              <w:rPr>
                <w:color w:val="000000"/>
                <w:szCs w:val="24"/>
                <w:lang w:val="fr-ML"/>
              </w:rPr>
            </w:rPrChange>
          </w:rPr>
          <w:delText>e</w:delText>
        </w:r>
        <w:r w:rsidRPr="007A4AFC" w:rsidDel="00166699">
          <w:rPr>
            <w:color w:val="000000" w:themeColor="text1"/>
            <w:spacing w:val="1"/>
            <w:szCs w:val="24"/>
            <w:lang w:val="fr-ML"/>
            <w:rPrChange w:id="19520"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521" w:author="Dr Mamadou SANOGO" w:date="2023-10-25T18:15:00Z">
              <w:rPr>
                <w:color w:val="000000"/>
                <w:spacing w:val="-1"/>
                <w:szCs w:val="24"/>
                <w:lang w:val="fr-ML"/>
              </w:rPr>
            </w:rPrChange>
          </w:rPr>
          <w:delText>c</w:delText>
        </w:r>
        <w:r w:rsidRPr="007A4AFC" w:rsidDel="00166699">
          <w:rPr>
            <w:color w:val="000000" w:themeColor="text1"/>
            <w:szCs w:val="24"/>
            <w:lang w:val="fr-ML"/>
            <w:rPrChange w:id="19522"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523"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524" w:author="Dr Mamadou SANOGO" w:date="2023-10-25T18:15:00Z">
              <w:rPr>
                <w:color w:val="000000"/>
                <w:szCs w:val="24"/>
                <w:lang w:val="fr-ML"/>
              </w:rPr>
            </w:rPrChange>
          </w:rPr>
          <w:delText>d</w:delText>
        </w:r>
        <w:r w:rsidRPr="007A4AFC" w:rsidDel="00166699">
          <w:rPr>
            <w:color w:val="000000" w:themeColor="text1"/>
            <w:spacing w:val="-1"/>
            <w:szCs w:val="24"/>
            <w:lang w:val="fr-ML"/>
            <w:rPrChange w:id="19525" w:author="Dr Mamadou SANOGO" w:date="2023-10-25T18:15:00Z">
              <w:rPr>
                <w:color w:val="000000"/>
                <w:spacing w:val="-1"/>
                <w:szCs w:val="24"/>
                <w:lang w:val="fr-ML"/>
              </w:rPr>
            </w:rPrChange>
          </w:rPr>
          <w:delText>e</w:delText>
        </w:r>
        <w:r w:rsidRPr="007A4AFC" w:rsidDel="00166699">
          <w:rPr>
            <w:color w:val="000000" w:themeColor="text1"/>
            <w:szCs w:val="24"/>
            <w:lang w:val="fr-ML"/>
            <w:rPrChange w:id="19526" w:author="Dr Mamadou SANOGO" w:date="2023-10-25T18:15:00Z">
              <w:rPr>
                <w:color w:val="000000"/>
                <w:szCs w:val="24"/>
                <w:lang w:val="fr-ML"/>
              </w:rPr>
            </w:rPrChange>
          </w:rPr>
          <w:delText>s r</w:delText>
        </w:r>
        <w:r w:rsidRPr="007A4AFC" w:rsidDel="00166699">
          <w:rPr>
            <w:color w:val="000000" w:themeColor="text1"/>
            <w:spacing w:val="-1"/>
            <w:szCs w:val="24"/>
            <w:lang w:val="fr-ML"/>
            <w:rPrChange w:id="19527" w:author="Dr Mamadou SANOGO" w:date="2023-10-25T18:15:00Z">
              <w:rPr>
                <w:color w:val="000000"/>
                <w:spacing w:val="-1"/>
                <w:szCs w:val="24"/>
                <w:lang w:val="fr-ML"/>
              </w:rPr>
            </w:rPrChange>
          </w:rPr>
          <w:delText>a</w:delText>
        </w:r>
        <w:r w:rsidRPr="007A4AFC" w:rsidDel="00166699">
          <w:rPr>
            <w:color w:val="000000" w:themeColor="text1"/>
            <w:szCs w:val="24"/>
            <w:lang w:val="fr-ML"/>
            <w:rPrChange w:id="19528" w:author="Dr Mamadou SANOGO" w:date="2023-10-25T18:15:00Z">
              <w:rPr>
                <w:color w:val="000000"/>
                <w:szCs w:val="24"/>
                <w:lang w:val="fr-ML"/>
              </w:rPr>
            </w:rPrChange>
          </w:rPr>
          <w:delText>pport</w:delText>
        </w:r>
        <w:r w:rsidRPr="007A4AFC" w:rsidDel="00166699">
          <w:rPr>
            <w:color w:val="000000" w:themeColor="text1"/>
            <w:spacing w:val="-1"/>
            <w:szCs w:val="24"/>
            <w:lang w:val="fr-ML"/>
            <w:rPrChange w:id="19529" w:author="Dr Mamadou SANOGO" w:date="2023-10-25T18:15:00Z">
              <w:rPr>
                <w:color w:val="000000"/>
                <w:spacing w:val="-1"/>
                <w:szCs w:val="24"/>
                <w:lang w:val="fr-ML"/>
              </w:rPr>
            </w:rPrChange>
          </w:rPr>
          <w:delText>e</w:delText>
        </w:r>
        <w:r w:rsidRPr="007A4AFC" w:rsidDel="00166699">
          <w:rPr>
            <w:color w:val="000000" w:themeColor="text1"/>
            <w:szCs w:val="24"/>
            <w:lang w:val="fr-ML"/>
            <w:rPrChange w:id="19530" w:author="Dr Mamadou SANOGO" w:date="2023-10-25T18:15:00Z">
              <w:rPr>
                <w:color w:val="000000"/>
                <w:szCs w:val="24"/>
                <w:lang w:val="fr-ML"/>
              </w:rPr>
            </w:rPrChange>
          </w:rPr>
          <w:delText>urs</w:delText>
        </w:r>
        <w:r w:rsidRPr="007A4AFC" w:rsidDel="00166699">
          <w:rPr>
            <w:color w:val="000000" w:themeColor="text1"/>
            <w:spacing w:val="2"/>
            <w:szCs w:val="24"/>
            <w:lang w:val="fr-ML"/>
            <w:rPrChange w:id="1953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32" w:author="Dr Mamadou SANOGO" w:date="2023-10-25T18:15:00Z">
              <w:rPr>
                <w:color w:val="000000"/>
                <w:szCs w:val="24"/>
                <w:lang w:val="fr-ML"/>
              </w:rPr>
            </w:rPrChange>
          </w:rPr>
          <w:delText>doit</w:delText>
        </w:r>
        <w:r w:rsidRPr="007A4AFC" w:rsidDel="00166699">
          <w:rPr>
            <w:color w:val="000000" w:themeColor="text1"/>
            <w:spacing w:val="1"/>
            <w:szCs w:val="24"/>
            <w:lang w:val="fr-ML"/>
            <w:rPrChange w:id="19533"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534" w:author="Dr Mamadou SANOGO" w:date="2023-10-25T18:15:00Z">
              <w:rPr>
                <w:color w:val="000000"/>
                <w:spacing w:val="-1"/>
                <w:szCs w:val="24"/>
                <w:lang w:val="fr-ML"/>
              </w:rPr>
            </w:rPrChange>
          </w:rPr>
          <w:delText>ê</w:delText>
        </w:r>
        <w:r w:rsidRPr="007A4AFC" w:rsidDel="00166699">
          <w:rPr>
            <w:color w:val="000000" w:themeColor="text1"/>
            <w:szCs w:val="24"/>
            <w:lang w:val="fr-ML"/>
            <w:rPrChange w:id="19535" w:author="Dr Mamadou SANOGO" w:date="2023-10-25T18:15:00Z">
              <w:rPr>
                <w:color w:val="000000"/>
                <w:szCs w:val="24"/>
                <w:lang w:val="fr-ML"/>
              </w:rPr>
            </w:rPrChange>
          </w:rPr>
          <w:delText>tre</w:delText>
        </w:r>
        <w:r w:rsidRPr="007A4AFC" w:rsidDel="00166699">
          <w:rPr>
            <w:color w:val="000000" w:themeColor="text1"/>
            <w:spacing w:val="-1"/>
            <w:szCs w:val="24"/>
            <w:lang w:val="fr-ML"/>
            <w:rPrChange w:id="19536" w:author="Dr Mamadou SANOGO" w:date="2023-10-25T18:15:00Z">
              <w:rPr>
                <w:color w:val="000000"/>
                <w:spacing w:val="-1"/>
                <w:szCs w:val="24"/>
                <w:lang w:val="fr-ML"/>
              </w:rPr>
            </w:rPrChange>
          </w:rPr>
          <w:delText xml:space="preserve"> e</w:delText>
        </w:r>
        <w:r w:rsidRPr="007A4AFC" w:rsidDel="00166699">
          <w:rPr>
            <w:color w:val="000000" w:themeColor="text1"/>
            <w:szCs w:val="24"/>
            <w:lang w:val="fr-ML"/>
            <w:rPrChange w:id="19537" w:author="Dr Mamadou SANOGO" w:date="2023-10-25T18:15:00Z">
              <w:rPr>
                <w:color w:val="000000"/>
                <w:szCs w:val="24"/>
                <w:lang w:val="fr-ML"/>
              </w:rPr>
            </w:rPrChange>
          </w:rPr>
          <w:delText>f</w:delText>
        </w:r>
        <w:r w:rsidRPr="007A4AFC" w:rsidDel="00166699">
          <w:rPr>
            <w:color w:val="000000" w:themeColor="text1"/>
            <w:spacing w:val="1"/>
            <w:szCs w:val="24"/>
            <w:lang w:val="fr-ML"/>
            <w:rPrChange w:id="19538"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539" w:author="Dr Mamadou SANOGO" w:date="2023-10-25T18:15:00Z">
              <w:rPr>
                <w:color w:val="000000"/>
                <w:spacing w:val="-1"/>
                <w:szCs w:val="24"/>
                <w:lang w:val="fr-ML"/>
              </w:rPr>
            </w:rPrChange>
          </w:rPr>
          <w:delText>ec</w:delText>
        </w:r>
        <w:r w:rsidRPr="007A4AFC" w:rsidDel="00166699">
          <w:rPr>
            <w:color w:val="000000" w:themeColor="text1"/>
            <w:szCs w:val="24"/>
            <w:lang w:val="fr-ML"/>
            <w:rPrChange w:id="19540" w:author="Dr Mamadou SANOGO" w:date="2023-10-25T18:15:00Z">
              <w:rPr>
                <w:color w:val="000000"/>
                <w:szCs w:val="24"/>
                <w:lang w:val="fr-ML"/>
              </w:rPr>
            </w:rPrChange>
          </w:rPr>
          <w:delText xml:space="preserve">tué </w:delText>
        </w:r>
        <w:r w:rsidRPr="007A4AFC" w:rsidDel="00166699">
          <w:rPr>
            <w:color w:val="000000" w:themeColor="text1"/>
            <w:spacing w:val="2"/>
            <w:szCs w:val="24"/>
            <w:lang w:val="fr-ML"/>
            <w:rPrChange w:id="19541" w:author="Dr Mamadou SANOGO" w:date="2023-10-25T18:15:00Z">
              <w:rPr>
                <w:color w:val="000000"/>
                <w:spacing w:val="2"/>
                <w:szCs w:val="24"/>
                <w:lang w:val="fr-ML"/>
              </w:rPr>
            </w:rPrChange>
          </w:rPr>
          <w:delText>s</w:delText>
        </w:r>
        <w:r w:rsidRPr="007A4AFC" w:rsidDel="00166699">
          <w:rPr>
            <w:color w:val="000000" w:themeColor="text1"/>
            <w:spacing w:val="-1"/>
            <w:szCs w:val="24"/>
            <w:lang w:val="fr-ML"/>
            <w:rPrChange w:id="19542" w:author="Dr Mamadou SANOGO" w:date="2023-10-25T18:15:00Z">
              <w:rPr>
                <w:color w:val="000000"/>
                <w:spacing w:val="-1"/>
                <w:szCs w:val="24"/>
                <w:lang w:val="fr-ML"/>
              </w:rPr>
            </w:rPrChange>
          </w:rPr>
          <w:delText>e</w:delText>
        </w:r>
        <w:r w:rsidRPr="007A4AFC" w:rsidDel="00166699">
          <w:rPr>
            <w:color w:val="000000" w:themeColor="text1"/>
            <w:szCs w:val="24"/>
            <w:lang w:val="fr-ML"/>
            <w:rPrChange w:id="19543" w:author="Dr Mamadou SANOGO" w:date="2023-10-25T18:15:00Z">
              <w:rPr>
                <w:color w:val="000000"/>
                <w:szCs w:val="24"/>
                <w:lang w:val="fr-ML"/>
              </w:rPr>
            </w:rPrChange>
          </w:rPr>
          <w:delText xml:space="preserve">lon </w:delText>
        </w:r>
        <w:r w:rsidRPr="007A4AFC" w:rsidDel="00166699">
          <w:rPr>
            <w:color w:val="000000" w:themeColor="text1"/>
            <w:spacing w:val="1"/>
            <w:szCs w:val="24"/>
            <w:lang w:val="fr-ML"/>
            <w:rPrChange w:id="19544" w:author="Dr Mamadou SANOGO" w:date="2023-10-25T18:15:00Z">
              <w:rPr>
                <w:color w:val="000000"/>
                <w:spacing w:val="1"/>
                <w:szCs w:val="24"/>
                <w:lang w:val="fr-ML"/>
              </w:rPr>
            </w:rPrChange>
          </w:rPr>
          <w:delText>le</w:delText>
        </w:r>
        <w:r w:rsidRPr="007A4AFC" w:rsidDel="00166699">
          <w:rPr>
            <w:color w:val="000000" w:themeColor="text1"/>
            <w:szCs w:val="24"/>
            <w:lang w:val="fr-ML"/>
            <w:rPrChange w:id="19545"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546" w:author="Dr Mamadou SANOGO" w:date="2023-10-25T18:15:00Z">
              <w:rPr>
                <w:color w:val="000000"/>
                <w:spacing w:val="-1"/>
                <w:szCs w:val="24"/>
                <w:lang w:val="fr-ML"/>
              </w:rPr>
            </w:rPrChange>
          </w:rPr>
          <w:delText>c</w:delText>
        </w:r>
        <w:r w:rsidRPr="007A4AFC" w:rsidDel="00166699">
          <w:rPr>
            <w:color w:val="000000" w:themeColor="text1"/>
            <w:szCs w:val="24"/>
            <w:lang w:val="fr-ML"/>
            <w:rPrChange w:id="19547" w:author="Dr Mamadou SANOGO" w:date="2023-10-25T18:15:00Z">
              <w:rPr>
                <w:color w:val="000000"/>
                <w:szCs w:val="24"/>
                <w:lang w:val="fr-ML"/>
              </w:rPr>
            </w:rPrChange>
          </w:rPr>
          <w:delText>rit</w:delText>
        </w:r>
        <w:r w:rsidRPr="007A4AFC" w:rsidDel="00166699">
          <w:rPr>
            <w:color w:val="000000" w:themeColor="text1"/>
            <w:spacing w:val="-1"/>
            <w:szCs w:val="24"/>
            <w:lang w:val="fr-ML"/>
            <w:rPrChange w:id="19548" w:author="Dr Mamadou SANOGO" w:date="2023-10-25T18:15:00Z">
              <w:rPr>
                <w:color w:val="000000"/>
                <w:spacing w:val="-1"/>
                <w:szCs w:val="24"/>
                <w:lang w:val="fr-ML"/>
              </w:rPr>
            </w:rPrChange>
          </w:rPr>
          <w:delText>è</w:delText>
        </w:r>
        <w:r w:rsidRPr="007A4AFC" w:rsidDel="00166699">
          <w:rPr>
            <w:color w:val="000000" w:themeColor="text1"/>
            <w:szCs w:val="24"/>
            <w:lang w:val="fr-ML"/>
            <w:rPrChange w:id="19549" w:author="Dr Mamadou SANOGO" w:date="2023-10-25T18:15:00Z">
              <w:rPr>
                <w:color w:val="000000"/>
                <w:szCs w:val="24"/>
                <w:lang w:val="fr-ML"/>
              </w:rPr>
            </w:rPrChange>
          </w:rPr>
          <w:delText>r</w:delText>
        </w:r>
        <w:r w:rsidRPr="007A4AFC" w:rsidDel="00166699">
          <w:rPr>
            <w:color w:val="000000" w:themeColor="text1"/>
            <w:spacing w:val="-2"/>
            <w:szCs w:val="24"/>
            <w:lang w:val="fr-ML"/>
            <w:rPrChange w:id="19550" w:author="Dr Mamadou SANOGO" w:date="2023-10-25T18:15:00Z">
              <w:rPr>
                <w:color w:val="000000"/>
                <w:spacing w:val="-2"/>
                <w:szCs w:val="24"/>
                <w:lang w:val="fr-ML"/>
              </w:rPr>
            </w:rPrChange>
          </w:rPr>
          <w:delText>e</w:delText>
        </w:r>
        <w:r w:rsidRPr="007A4AFC" w:rsidDel="00166699">
          <w:rPr>
            <w:color w:val="000000" w:themeColor="text1"/>
            <w:szCs w:val="24"/>
            <w:lang w:val="fr-ML"/>
            <w:rPrChange w:id="19551" w:author="Dr Mamadou SANOGO" w:date="2023-10-25T18:15:00Z">
              <w:rPr>
                <w:color w:val="000000"/>
                <w:szCs w:val="24"/>
                <w:lang w:val="fr-ML"/>
              </w:rPr>
            </w:rPrChange>
          </w:rPr>
          <w:delText>s su</w:delText>
        </w:r>
        <w:r w:rsidRPr="007A4AFC" w:rsidDel="00166699">
          <w:rPr>
            <w:color w:val="000000" w:themeColor="text1"/>
            <w:spacing w:val="1"/>
            <w:szCs w:val="24"/>
            <w:lang w:val="fr-ML"/>
            <w:rPrChange w:id="19552" w:author="Dr Mamadou SANOGO" w:date="2023-10-25T18:15:00Z">
              <w:rPr>
                <w:color w:val="000000"/>
                <w:spacing w:val="1"/>
                <w:szCs w:val="24"/>
                <w:lang w:val="fr-ML"/>
              </w:rPr>
            </w:rPrChange>
          </w:rPr>
          <w:delText>i</w:delText>
        </w:r>
        <w:r w:rsidRPr="007A4AFC" w:rsidDel="00166699">
          <w:rPr>
            <w:color w:val="000000" w:themeColor="text1"/>
            <w:szCs w:val="24"/>
            <w:lang w:val="fr-ML"/>
            <w:rPrChange w:id="19553" w:author="Dr Mamadou SANOGO" w:date="2023-10-25T18:15:00Z">
              <w:rPr>
                <w:color w:val="000000"/>
                <w:szCs w:val="24"/>
                <w:lang w:val="fr-ML"/>
              </w:rPr>
            </w:rPrChange>
          </w:rPr>
          <w:delText>v</w:delText>
        </w:r>
        <w:r w:rsidRPr="007A4AFC" w:rsidDel="00166699">
          <w:rPr>
            <w:color w:val="000000" w:themeColor="text1"/>
            <w:spacing w:val="-1"/>
            <w:szCs w:val="24"/>
            <w:lang w:val="fr-ML"/>
            <w:rPrChange w:id="19554" w:author="Dr Mamadou SANOGO" w:date="2023-10-25T18:15:00Z">
              <w:rPr>
                <w:color w:val="000000"/>
                <w:spacing w:val="-1"/>
                <w:szCs w:val="24"/>
                <w:lang w:val="fr-ML"/>
              </w:rPr>
            </w:rPrChange>
          </w:rPr>
          <w:delText>a</w:delText>
        </w:r>
        <w:r w:rsidRPr="007A4AFC" w:rsidDel="00166699">
          <w:rPr>
            <w:color w:val="000000" w:themeColor="text1"/>
            <w:szCs w:val="24"/>
            <w:lang w:val="fr-ML"/>
            <w:rPrChange w:id="19555" w:author="Dr Mamadou SANOGO" w:date="2023-10-25T18:15:00Z">
              <w:rPr>
                <w:color w:val="000000"/>
                <w:szCs w:val="24"/>
                <w:lang w:val="fr-ML"/>
              </w:rPr>
            </w:rPrChange>
          </w:rPr>
          <w:delText>nts :</w:delText>
        </w:r>
      </w:del>
    </w:p>
    <w:p w14:paraId="318F26DD" w14:textId="6D3171FD" w:rsidR="0032620E" w:rsidRPr="007A4AFC" w:rsidDel="00166699" w:rsidRDefault="0032620E">
      <w:pPr>
        <w:pStyle w:val="Titre"/>
        <w:tabs>
          <w:tab w:val="num" w:pos="-4820"/>
        </w:tabs>
        <w:spacing w:line="276" w:lineRule="auto"/>
        <w:jc w:val="both"/>
        <w:rPr>
          <w:del w:id="19556" w:author="Dr Mamadou SANOGO" w:date="2023-10-25T17:56:00Z"/>
          <w:color w:val="000000" w:themeColor="text1"/>
          <w:szCs w:val="24"/>
          <w:lang w:val="fr-ML"/>
          <w:rPrChange w:id="19557" w:author="Dr Mamadou SANOGO" w:date="2023-10-25T18:15:00Z">
            <w:rPr>
              <w:del w:id="19558" w:author="Dr Mamadou SANOGO" w:date="2023-10-25T17:56:00Z"/>
              <w:color w:val="000000"/>
              <w:szCs w:val="24"/>
              <w:lang w:val="fr-ML"/>
            </w:rPr>
          </w:rPrChange>
        </w:rPr>
        <w:pPrChange w:id="19559" w:author="Dr Mamadou SANOGO" w:date="2023-10-25T17:57:00Z">
          <w:pPr>
            <w:widowControl w:val="0"/>
            <w:numPr>
              <w:numId w:val="10"/>
            </w:numPr>
            <w:autoSpaceDE w:val="0"/>
            <w:autoSpaceDN w:val="0"/>
            <w:adjustRightInd w:val="0"/>
            <w:spacing w:line="240" w:lineRule="auto"/>
            <w:ind w:left="903" w:right="-36" w:hanging="360"/>
          </w:pPr>
        </w:pPrChange>
      </w:pPr>
      <w:del w:id="19560" w:author="Dr Mamadou SANOGO" w:date="2023-10-25T17:56:00Z">
        <w:r w:rsidRPr="007A4AFC" w:rsidDel="00166699">
          <w:rPr>
            <w:color w:val="000000" w:themeColor="text1"/>
            <w:szCs w:val="24"/>
            <w:lang w:val="fr-ML"/>
            <w:rPrChange w:id="19561" w:author="Dr Mamadou SANOGO" w:date="2023-10-25T18:15:00Z">
              <w:rPr>
                <w:color w:val="000000"/>
                <w:szCs w:val="24"/>
                <w:lang w:val="fr-ML"/>
              </w:rPr>
            </w:rPrChange>
          </w:rPr>
          <w:delText>i</w:delText>
        </w:r>
        <w:r w:rsidRPr="007A4AFC" w:rsidDel="00166699">
          <w:rPr>
            <w:color w:val="000000" w:themeColor="text1"/>
            <w:spacing w:val="1"/>
            <w:szCs w:val="24"/>
            <w:lang w:val="fr-ML"/>
            <w:rPrChange w:id="19562" w:author="Dr Mamadou SANOGO" w:date="2023-10-25T18:15:00Z">
              <w:rPr>
                <w:color w:val="000000"/>
                <w:spacing w:val="1"/>
                <w:szCs w:val="24"/>
                <w:lang w:val="fr-ML"/>
              </w:rPr>
            </w:rPrChange>
          </w:rPr>
          <w:delText>l</w:delText>
        </w:r>
        <w:r w:rsidRPr="007A4AFC" w:rsidDel="00166699">
          <w:rPr>
            <w:color w:val="000000" w:themeColor="text1"/>
            <w:szCs w:val="24"/>
            <w:lang w:val="fr-ML"/>
            <w:rPrChange w:id="19563"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564" w:author="Dr Mamadou SANOGO" w:date="2023-10-25T18:15:00Z">
              <w:rPr>
                <w:color w:val="000000"/>
                <w:spacing w:val="-1"/>
                <w:szCs w:val="24"/>
                <w:lang w:val="fr-ML"/>
              </w:rPr>
            </w:rPrChange>
          </w:rPr>
          <w:delText>e</w:delText>
        </w:r>
        <w:r w:rsidRPr="007A4AFC" w:rsidDel="00166699">
          <w:rPr>
            <w:color w:val="000000" w:themeColor="text1"/>
            <w:szCs w:val="24"/>
            <w:lang w:val="fr-ML"/>
            <w:rPrChange w:id="19565" w:author="Dr Mamadou SANOGO" w:date="2023-10-25T18:15:00Z">
              <w:rPr>
                <w:color w:val="000000"/>
                <w:szCs w:val="24"/>
                <w:lang w:val="fr-ML"/>
              </w:rPr>
            </w:rPrChange>
          </w:rPr>
          <w:delText>nt êt</w:delText>
        </w:r>
        <w:r w:rsidRPr="007A4AFC" w:rsidDel="00166699">
          <w:rPr>
            <w:color w:val="000000" w:themeColor="text1"/>
            <w:spacing w:val="-1"/>
            <w:szCs w:val="24"/>
            <w:lang w:val="fr-ML"/>
            <w:rPrChange w:id="19566" w:author="Dr Mamadou SANOGO" w:date="2023-10-25T18:15:00Z">
              <w:rPr>
                <w:color w:val="000000"/>
                <w:spacing w:val="-1"/>
                <w:szCs w:val="24"/>
                <w:lang w:val="fr-ML"/>
              </w:rPr>
            </w:rPrChange>
          </w:rPr>
          <w:delText>r</w:delText>
        </w:r>
        <w:r w:rsidRPr="007A4AFC" w:rsidDel="00166699">
          <w:rPr>
            <w:color w:val="000000" w:themeColor="text1"/>
            <w:szCs w:val="24"/>
            <w:lang w:val="fr-ML"/>
            <w:rPrChange w:id="19567"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568" w:author="Dr Mamadou SANOGO" w:date="2023-10-25T18:15:00Z">
              <w:rPr>
                <w:color w:val="000000"/>
                <w:spacing w:val="-1"/>
                <w:szCs w:val="24"/>
                <w:lang w:val="fr-ML"/>
              </w:rPr>
            </w:rPrChange>
          </w:rPr>
          <w:delText>a</w:delText>
        </w:r>
        <w:r w:rsidRPr="007A4AFC" w:rsidDel="00166699">
          <w:rPr>
            <w:color w:val="000000" w:themeColor="text1"/>
            <w:szCs w:val="24"/>
            <w:lang w:val="fr-ML"/>
            <w:rPrChange w:id="19569" w:author="Dr Mamadou SANOGO" w:date="2023-10-25T18:15:00Z">
              <w:rPr>
                <w:color w:val="000000"/>
                <w:szCs w:val="24"/>
                <w:lang w:val="fr-ML"/>
              </w:rPr>
            </w:rPrChange>
          </w:rPr>
          <w:delText>u m</w:delText>
        </w:r>
        <w:r w:rsidRPr="007A4AFC" w:rsidDel="00166699">
          <w:rPr>
            <w:color w:val="000000" w:themeColor="text1"/>
            <w:spacing w:val="1"/>
            <w:szCs w:val="24"/>
            <w:lang w:val="fr-ML"/>
            <w:rPrChange w:id="19570" w:author="Dr Mamadou SANOGO" w:date="2023-10-25T18:15:00Z">
              <w:rPr>
                <w:color w:val="000000"/>
                <w:spacing w:val="1"/>
                <w:szCs w:val="24"/>
                <w:lang w:val="fr-ML"/>
              </w:rPr>
            </w:rPrChange>
          </w:rPr>
          <w:delText>i</w:delText>
        </w:r>
        <w:r w:rsidRPr="007A4AFC" w:rsidDel="00166699">
          <w:rPr>
            <w:color w:val="000000" w:themeColor="text1"/>
            <w:szCs w:val="24"/>
            <w:lang w:val="fr-ML"/>
            <w:rPrChange w:id="19571" w:author="Dr Mamadou SANOGO" w:date="2023-10-25T18:15:00Z">
              <w:rPr>
                <w:color w:val="000000"/>
                <w:szCs w:val="24"/>
                <w:lang w:val="fr-ML"/>
              </w:rPr>
            </w:rPrChange>
          </w:rPr>
          <w:delText>ni</w:delText>
        </w:r>
        <w:r w:rsidRPr="007A4AFC" w:rsidDel="00166699">
          <w:rPr>
            <w:color w:val="000000" w:themeColor="text1"/>
            <w:spacing w:val="1"/>
            <w:szCs w:val="24"/>
            <w:lang w:val="fr-ML"/>
            <w:rPrChange w:id="19572" w:author="Dr Mamadou SANOGO" w:date="2023-10-25T18:15:00Z">
              <w:rPr>
                <w:color w:val="000000"/>
                <w:spacing w:val="1"/>
                <w:szCs w:val="24"/>
                <w:lang w:val="fr-ML"/>
              </w:rPr>
            </w:rPrChange>
          </w:rPr>
          <w:delText>m</w:delText>
        </w:r>
        <w:r w:rsidRPr="007A4AFC" w:rsidDel="00166699">
          <w:rPr>
            <w:color w:val="000000" w:themeColor="text1"/>
            <w:szCs w:val="24"/>
            <w:lang w:val="fr-ML"/>
            <w:rPrChange w:id="19573" w:author="Dr Mamadou SANOGO" w:date="2023-10-25T18:15:00Z">
              <w:rPr>
                <w:color w:val="000000"/>
                <w:szCs w:val="24"/>
                <w:lang w:val="fr-ML"/>
              </w:rPr>
            </w:rPrChange>
          </w:rPr>
          <w:delText>um deux</w:delText>
        </w:r>
        <w:r w:rsidRPr="007A4AFC" w:rsidDel="00166699">
          <w:rPr>
            <w:color w:val="000000" w:themeColor="text1"/>
            <w:spacing w:val="2"/>
            <w:szCs w:val="24"/>
            <w:lang w:val="fr-ML"/>
            <w:rPrChange w:id="19574"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575" w:author="Dr Mamadou SANOGO" w:date="2023-10-25T18:15:00Z">
              <w:rPr>
                <w:color w:val="000000"/>
                <w:szCs w:val="24"/>
                <w:lang w:val="fr-ML"/>
              </w:rPr>
            </w:rPrChange>
          </w:rPr>
          <w:delText>;</w:delText>
        </w:r>
      </w:del>
    </w:p>
    <w:p w14:paraId="5BD2B9FC" w14:textId="4494AA53" w:rsidR="0032620E" w:rsidRPr="007A4AFC" w:rsidDel="00166699" w:rsidRDefault="0032620E">
      <w:pPr>
        <w:pStyle w:val="Titre"/>
        <w:tabs>
          <w:tab w:val="num" w:pos="-4820"/>
        </w:tabs>
        <w:spacing w:line="276" w:lineRule="auto"/>
        <w:jc w:val="both"/>
        <w:rPr>
          <w:del w:id="19576" w:author="Dr Mamadou SANOGO" w:date="2023-10-25T17:56:00Z"/>
          <w:color w:val="000000" w:themeColor="text1"/>
          <w:szCs w:val="24"/>
          <w:lang w:val="fr-ML"/>
          <w:rPrChange w:id="19577" w:author="Dr Mamadou SANOGO" w:date="2023-10-25T18:15:00Z">
            <w:rPr>
              <w:del w:id="19578" w:author="Dr Mamadou SANOGO" w:date="2023-10-25T17:56:00Z"/>
              <w:color w:val="000000"/>
              <w:szCs w:val="24"/>
              <w:lang w:val="fr-ML"/>
            </w:rPr>
          </w:rPrChange>
        </w:rPr>
        <w:pPrChange w:id="19579" w:author="Dr Mamadou SANOGO" w:date="2023-10-25T17:57:00Z">
          <w:pPr>
            <w:widowControl w:val="0"/>
            <w:numPr>
              <w:numId w:val="10"/>
            </w:numPr>
            <w:autoSpaceDE w:val="0"/>
            <w:autoSpaceDN w:val="0"/>
            <w:adjustRightInd w:val="0"/>
            <w:spacing w:line="240" w:lineRule="auto"/>
            <w:ind w:left="903" w:right="-36" w:hanging="360"/>
          </w:pPr>
        </w:pPrChange>
      </w:pPr>
      <w:del w:id="19580" w:author="Dr Mamadou SANOGO" w:date="2023-10-25T17:56:00Z">
        <w:r w:rsidRPr="007A4AFC" w:rsidDel="00166699">
          <w:rPr>
            <w:color w:val="000000" w:themeColor="text1"/>
            <w:szCs w:val="24"/>
            <w:lang w:val="fr-ML"/>
            <w:rPrChange w:id="19581" w:author="Dr Mamadou SANOGO" w:date="2023-10-25T18:15:00Z">
              <w:rPr>
                <w:color w:val="000000"/>
                <w:szCs w:val="24"/>
                <w:lang w:val="fr-ML"/>
              </w:rPr>
            </w:rPrChange>
          </w:rPr>
          <w:delText xml:space="preserve">ils doivent </w:delText>
        </w:r>
        <w:r w:rsidRPr="007A4AFC" w:rsidDel="00166699">
          <w:rPr>
            <w:color w:val="000000" w:themeColor="text1"/>
            <w:spacing w:val="-1"/>
            <w:szCs w:val="24"/>
            <w:lang w:val="fr-ML"/>
            <w:rPrChange w:id="19582" w:author="Dr Mamadou SANOGO" w:date="2023-10-25T18:15:00Z">
              <w:rPr>
                <w:color w:val="000000"/>
                <w:spacing w:val="-1"/>
                <w:szCs w:val="24"/>
                <w:lang w:val="fr-ML"/>
              </w:rPr>
            </w:rPrChange>
          </w:rPr>
          <w:delText>ê</w:delText>
        </w:r>
        <w:r w:rsidRPr="007A4AFC" w:rsidDel="00166699">
          <w:rPr>
            <w:color w:val="000000" w:themeColor="text1"/>
            <w:szCs w:val="24"/>
            <w:lang w:val="fr-ML"/>
            <w:rPrChange w:id="19583" w:author="Dr Mamadou SANOGO" w:date="2023-10-25T18:15:00Z">
              <w:rPr>
                <w:color w:val="000000"/>
                <w:szCs w:val="24"/>
                <w:lang w:val="fr-ML"/>
              </w:rPr>
            </w:rPrChange>
          </w:rPr>
          <w:delText>tre</w:delText>
        </w:r>
        <w:r w:rsidRPr="007A4AFC" w:rsidDel="00166699">
          <w:rPr>
            <w:color w:val="000000" w:themeColor="text1"/>
            <w:spacing w:val="-1"/>
            <w:szCs w:val="24"/>
            <w:lang w:val="fr-ML"/>
            <w:rPrChange w:id="1958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85" w:author="Dr Mamadou SANOGO" w:date="2023-10-25T18:15:00Z">
              <w:rPr>
                <w:color w:val="000000"/>
                <w:szCs w:val="24"/>
                <w:lang w:val="fr-ML"/>
              </w:rPr>
            </w:rPrChange>
          </w:rPr>
          <w:delText>h</w:delText>
        </w:r>
        <w:r w:rsidRPr="007A4AFC" w:rsidDel="00166699">
          <w:rPr>
            <w:color w:val="000000" w:themeColor="text1"/>
            <w:spacing w:val="-1"/>
            <w:szCs w:val="24"/>
            <w:lang w:val="fr-ML"/>
            <w:rPrChange w:id="19586" w:author="Dr Mamadou SANOGO" w:date="2023-10-25T18:15:00Z">
              <w:rPr>
                <w:color w:val="000000"/>
                <w:spacing w:val="-1"/>
                <w:szCs w:val="24"/>
                <w:lang w:val="fr-ML"/>
              </w:rPr>
            </w:rPrChange>
          </w:rPr>
          <w:delText>a</w:delText>
        </w:r>
        <w:r w:rsidRPr="007A4AFC" w:rsidDel="00166699">
          <w:rPr>
            <w:color w:val="000000" w:themeColor="text1"/>
            <w:szCs w:val="24"/>
            <w:lang w:val="fr-ML"/>
            <w:rPrChange w:id="19587" w:author="Dr Mamadou SANOGO" w:date="2023-10-25T18:15:00Z">
              <w:rPr>
                <w:color w:val="000000"/>
                <w:szCs w:val="24"/>
                <w:lang w:val="fr-ML"/>
              </w:rPr>
            </w:rPrChange>
          </w:rPr>
          <w:delText>bi</w:delText>
        </w:r>
        <w:r w:rsidRPr="007A4AFC" w:rsidDel="00166699">
          <w:rPr>
            <w:color w:val="000000" w:themeColor="text1"/>
            <w:spacing w:val="1"/>
            <w:szCs w:val="24"/>
            <w:lang w:val="fr-ML"/>
            <w:rPrChange w:id="19588" w:author="Dr Mamadou SANOGO" w:date="2023-10-25T18:15:00Z">
              <w:rPr>
                <w:color w:val="000000"/>
                <w:spacing w:val="1"/>
                <w:szCs w:val="24"/>
                <w:lang w:val="fr-ML"/>
              </w:rPr>
            </w:rPrChange>
          </w:rPr>
          <w:delText>l</w:delText>
        </w:r>
        <w:r w:rsidRPr="007A4AFC" w:rsidDel="00166699">
          <w:rPr>
            <w:color w:val="000000" w:themeColor="text1"/>
            <w:szCs w:val="24"/>
            <w:lang w:val="fr-ML"/>
            <w:rPrChange w:id="19589" w:author="Dr Mamadou SANOGO" w:date="2023-10-25T18:15:00Z">
              <w:rPr>
                <w:color w:val="000000"/>
                <w:szCs w:val="24"/>
                <w:lang w:val="fr-ML"/>
              </w:rPr>
            </w:rPrChange>
          </w:rPr>
          <w:delText>i</w:delText>
        </w:r>
        <w:r w:rsidRPr="007A4AFC" w:rsidDel="00166699">
          <w:rPr>
            <w:color w:val="000000" w:themeColor="text1"/>
            <w:spacing w:val="1"/>
            <w:szCs w:val="24"/>
            <w:lang w:val="fr-ML"/>
            <w:rPrChange w:id="19590"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591" w:author="Dr Mamadou SANOGO" w:date="2023-10-25T18:15:00Z">
              <w:rPr>
                <w:color w:val="000000"/>
                <w:spacing w:val="-1"/>
                <w:szCs w:val="24"/>
                <w:lang w:val="fr-ML"/>
              </w:rPr>
            </w:rPrChange>
          </w:rPr>
          <w:delText>é</w:delText>
        </w:r>
        <w:r w:rsidRPr="007A4AFC" w:rsidDel="00166699">
          <w:rPr>
            <w:color w:val="000000" w:themeColor="text1"/>
            <w:szCs w:val="24"/>
            <w:lang w:val="fr-ML"/>
            <w:rPrChange w:id="19592" w:author="Dr Mamadou SANOGO" w:date="2023-10-25T18:15:00Z">
              <w:rPr>
                <w:color w:val="000000"/>
                <w:szCs w:val="24"/>
                <w:lang w:val="fr-ML"/>
              </w:rPr>
            </w:rPrChange>
          </w:rPr>
          <w:delText>s à</w:delText>
        </w:r>
        <w:r w:rsidRPr="007A4AFC" w:rsidDel="00166699">
          <w:rPr>
            <w:color w:val="000000" w:themeColor="text1"/>
            <w:spacing w:val="-1"/>
            <w:szCs w:val="24"/>
            <w:lang w:val="fr-ML"/>
            <w:rPrChange w:id="1959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594" w:author="Dr Mamadou SANOGO" w:date="2023-10-25T18:15:00Z">
              <w:rPr>
                <w:color w:val="000000"/>
                <w:szCs w:val="24"/>
                <w:lang w:val="fr-ML"/>
              </w:rPr>
            </w:rPrChange>
          </w:rPr>
          <w:delText>dirig</w:delText>
        </w:r>
        <w:r w:rsidRPr="007A4AFC" w:rsidDel="00166699">
          <w:rPr>
            <w:color w:val="000000" w:themeColor="text1"/>
            <w:spacing w:val="-1"/>
            <w:szCs w:val="24"/>
            <w:lang w:val="fr-ML"/>
            <w:rPrChange w:id="19595" w:author="Dr Mamadou SANOGO" w:date="2023-10-25T18:15:00Z">
              <w:rPr>
                <w:color w:val="000000"/>
                <w:spacing w:val="-1"/>
                <w:szCs w:val="24"/>
                <w:lang w:val="fr-ML"/>
              </w:rPr>
            </w:rPrChange>
          </w:rPr>
          <w:delText>e</w:delText>
        </w:r>
        <w:r w:rsidRPr="007A4AFC" w:rsidDel="00166699">
          <w:rPr>
            <w:color w:val="000000" w:themeColor="text1"/>
            <w:szCs w:val="24"/>
            <w:lang w:val="fr-ML"/>
            <w:rPrChange w:id="19596" w:author="Dr Mamadou SANOGO" w:date="2023-10-25T18:15:00Z">
              <w:rPr>
                <w:color w:val="000000"/>
                <w:szCs w:val="24"/>
                <w:lang w:val="fr-ML"/>
              </w:rPr>
            </w:rPrChange>
          </w:rPr>
          <w:delText>r d</w:delText>
        </w:r>
        <w:r w:rsidRPr="007A4AFC" w:rsidDel="00166699">
          <w:rPr>
            <w:color w:val="000000" w:themeColor="text1"/>
            <w:spacing w:val="-2"/>
            <w:szCs w:val="24"/>
            <w:lang w:val="fr-ML"/>
            <w:rPrChange w:id="19597" w:author="Dr Mamadou SANOGO" w:date="2023-10-25T18:15:00Z">
              <w:rPr>
                <w:color w:val="000000"/>
                <w:spacing w:val="-2"/>
                <w:szCs w:val="24"/>
                <w:lang w:val="fr-ML"/>
              </w:rPr>
            </w:rPrChange>
          </w:rPr>
          <w:delText>e</w:delText>
        </w:r>
        <w:r w:rsidRPr="007A4AFC" w:rsidDel="00166699">
          <w:rPr>
            <w:color w:val="000000" w:themeColor="text1"/>
            <w:szCs w:val="24"/>
            <w:lang w:val="fr-ML"/>
            <w:rPrChange w:id="19598" w:author="Dr Mamadou SANOGO" w:date="2023-10-25T18:15:00Z">
              <w:rPr>
                <w:color w:val="000000"/>
                <w:szCs w:val="24"/>
                <w:lang w:val="fr-ML"/>
              </w:rPr>
            </w:rPrChange>
          </w:rPr>
          <w:delText>s</w:delText>
        </w:r>
        <w:r w:rsidRPr="007A4AFC" w:rsidDel="00166699">
          <w:rPr>
            <w:color w:val="000000" w:themeColor="text1"/>
            <w:spacing w:val="2"/>
            <w:szCs w:val="24"/>
            <w:lang w:val="fr-ML"/>
            <w:rPrChange w:id="19599"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00" w:author="Dr Mamadou SANOGO" w:date="2023-10-25T18:15:00Z">
              <w:rPr>
                <w:color w:val="000000"/>
                <w:szCs w:val="24"/>
                <w:lang w:val="fr-ML"/>
              </w:rPr>
            </w:rPrChange>
          </w:rPr>
          <w:delText>r</w:delText>
        </w:r>
        <w:r w:rsidRPr="007A4AFC" w:rsidDel="00166699">
          <w:rPr>
            <w:color w:val="000000" w:themeColor="text1"/>
            <w:spacing w:val="-2"/>
            <w:szCs w:val="24"/>
            <w:lang w:val="fr-ML"/>
            <w:rPrChange w:id="19601" w:author="Dr Mamadou SANOGO" w:date="2023-10-25T18:15:00Z">
              <w:rPr>
                <w:color w:val="000000"/>
                <w:spacing w:val="-2"/>
                <w:szCs w:val="24"/>
                <w:lang w:val="fr-ML"/>
              </w:rPr>
            </w:rPrChange>
          </w:rPr>
          <w:delText>e</w:delText>
        </w:r>
        <w:r w:rsidRPr="007A4AFC" w:rsidDel="00166699">
          <w:rPr>
            <w:color w:val="000000" w:themeColor="text1"/>
            <w:spacing w:val="-1"/>
            <w:szCs w:val="24"/>
            <w:lang w:val="fr-ML"/>
            <w:rPrChange w:id="19602" w:author="Dr Mamadou SANOGO" w:date="2023-10-25T18:15:00Z">
              <w:rPr>
                <w:color w:val="000000"/>
                <w:spacing w:val="-1"/>
                <w:szCs w:val="24"/>
                <w:lang w:val="fr-ML"/>
              </w:rPr>
            </w:rPrChange>
          </w:rPr>
          <w:delText>c</w:delText>
        </w:r>
        <w:r w:rsidRPr="007A4AFC" w:rsidDel="00166699">
          <w:rPr>
            <w:color w:val="000000" w:themeColor="text1"/>
            <w:spacing w:val="2"/>
            <w:szCs w:val="24"/>
            <w:lang w:val="fr-ML"/>
            <w:rPrChange w:id="19603"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604" w:author="Dr Mamadou SANOGO" w:date="2023-10-25T18:15:00Z">
              <w:rPr>
                <w:color w:val="000000"/>
                <w:spacing w:val="-1"/>
                <w:szCs w:val="24"/>
                <w:lang w:val="fr-ML"/>
              </w:rPr>
            </w:rPrChange>
          </w:rPr>
          <w:delText>e</w:delText>
        </w:r>
        <w:r w:rsidRPr="007A4AFC" w:rsidDel="00166699">
          <w:rPr>
            <w:color w:val="000000" w:themeColor="text1"/>
            <w:szCs w:val="24"/>
            <w:lang w:val="fr-ML"/>
            <w:rPrChange w:id="19605" w:author="Dr Mamadou SANOGO" w:date="2023-10-25T18:15:00Z">
              <w:rPr>
                <w:color w:val="000000"/>
                <w:szCs w:val="24"/>
                <w:lang w:val="fr-ML"/>
              </w:rPr>
            </w:rPrChange>
          </w:rPr>
          <w:delText>r</w:delText>
        </w:r>
        <w:r w:rsidRPr="007A4AFC" w:rsidDel="00166699">
          <w:rPr>
            <w:color w:val="000000" w:themeColor="text1"/>
            <w:spacing w:val="-2"/>
            <w:szCs w:val="24"/>
            <w:lang w:val="fr-ML"/>
            <w:rPrChange w:id="19606" w:author="Dr Mamadou SANOGO" w:date="2023-10-25T18:15:00Z">
              <w:rPr>
                <w:color w:val="000000"/>
                <w:spacing w:val="-2"/>
                <w:szCs w:val="24"/>
                <w:lang w:val="fr-ML"/>
              </w:rPr>
            </w:rPrChange>
          </w:rPr>
          <w:delText>c</w:delText>
        </w:r>
        <w:r w:rsidRPr="007A4AFC" w:rsidDel="00166699">
          <w:rPr>
            <w:color w:val="000000" w:themeColor="text1"/>
            <w:spacing w:val="2"/>
            <w:szCs w:val="24"/>
            <w:lang w:val="fr-ML"/>
            <w:rPrChange w:id="19607" w:author="Dr Mamadou SANOGO" w:date="2023-10-25T18:15:00Z">
              <w:rPr>
                <w:color w:val="000000"/>
                <w:spacing w:val="2"/>
                <w:szCs w:val="24"/>
                <w:lang w:val="fr-ML"/>
              </w:rPr>
            </w:rPrChange>
          </w:rPr>
          <w:delText>h</w:delText>
        </w:r>
        <w:r w:rsidRPr="007A4AFC" w:rsidDel="00166699">
          <w:rPr>
            <w:color w:val="000000" w:themeColor="text1"/>
            <w:spacing w:val="-1"/>
            <w:szCs w:val="24"/>
            <w:lang w:val="fr-ML"/>
            <w:rPrChange w:id="19608" w:author="Dr Mamadou SANOGO" w:date="2023-10-25T18:15:00Z">
              <w:rPr>
                <w:color w:val="000000"/>
                <w:spacing w:val="-1"/>
                <w:szCs w:val="24"/>
                <w:lang w:val="fr-ML"/>
              </w:rPr>
            </w:rPrChange>
          </w:rPr>
          <w:delText>e</w:delText>
        </w:r>
        <w:r w:rsidRPr="007A4AFC" w:rsidDel="00166699">
          <w:rPr>
            <w:color w:val="000000" w:themeColor="text1"/>
            <w:szCs w:val="24"/>
            <w:lang w:val="fr-ML"/>
            <w:rPrChange w:id="19609" w:author="Dr Mamadou SANOGO" w:date="2023-10-25T18:15:00Z">
              <w:rPr>
                <w:color w:val="000000"/>
                <w:szCs w:val="24"/>
                <w:lang w:val="fr-ML"/>
              </w:rPr>
            </w:rPrChange>
          </w:rPr>
          <w:delText>s ;</w:delText>
        </w:r>
      </w:del>
    </w:p>
    <w:p w14:paraId="3E35E040" w14:textId="4C3F2B83" w:rsidR="0032620E" w:rsidRPr="007A4AFC" w:rsidDel="00166699" w:rsidRDefault="0032620E">
      <w:pPr>
        <w:pStyle w:val="Titre"/>
        <w:tabs>
          <w:tab w:val="num" w:pos="-4820"/>
        </w:tabs>
        <w:spacing w:line="276" w:lineRule="auto"/>
        <w:jc w:val="both"/>
        <w:rPr>
          <w:del w:id="19610" w:author="Dr Mamadou SANOGO" w:date="2023-10-25T17:56:00Z"/>
          <w:color w:val="000000" w:themeColor="text1"/>
          <w:szCs w:val="24"/>
          <w:lang w:val="fr-ML"/>
          <w:rPrChange w:id="19611" w:author="Dr Mamadou SANOGO" w:date="2023-10-25T18:15:00Z">
            <w:rPr>
              <w:del w:id="19612" w:author="Dr Mamadou SANOGO" w:date="2023-10-25T17:56:00Z"/>
              <w:color w:val="000000"/>
              <w:szCs w:val="24"/>
              <w:lang w:val="fr-ML"/>
            </w:rPr>
          </w:rPrChange>
        </w:rPr>
        <w:pPrChange w:id="19613"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614" w:author="Dr Mamadou SANOGO" w:date="2023-10-25T17:56:00Z">
        <w:r w:rsidRPr="007A4AFC" w:rsidDel="00166699">
          <w:rPr>
            <w:color w:val="000000" w:themeColor="text1"/>
            <w:szCs w:val="24"/>
            <w:lang w:val="fr-ML"/>
            <w:rPrChange w:id="19615" w:author="Dr Mamadou SANOGO" w:date="2023-10-25T18:15:00Z">
              <w:rPr>
                <w:color w:val="000000"/>
                <w:szCs w:val="24"/>
                <w:lang w:val="fr-ML"/>
              </w:rPr>
            </w:rPrChange>
          </w:rPr>
          <w:delText>i</w:delText>
        </w:r>
        <w:r w:rsidRPr="007A4AFC" w:rsidDel="00166699">
          <w:rPr>
            <w:color w:val="000000" w:themeColor="text1"/>
            <w:spacing w:val="1"/>
            <w:szCs w:val="24"/>
            <w:lang w:val="fr-ML"/>
            <w:rPrChange w:id="19616" w:author="Dr Mamadou SANOGO" w:date="2023-10-25T18:15:00Z">
              <w:rPr>
                <w:color w:val="000000"/>
                <w:spacing w:val="1"/>
                <w:szCs w:val="24"/>
                <w:lang w:val="fr-ML"/>
              </w:rPr>
            </w:rPrChange>
          </w:rPr>
          <w:delText>l</w:delText>
        </w:r>
        <w:r w:rsidRPr="007A4AFC" w:rsidDel="00166699">
          <w:rPr>
            <w:color w:val="000000" w:themeColor="text1"/>
            <w:szCs w:val="24"/>
            <w:lang w:val="fr-ML"/>
            <w:rPrChange w:id="19617" w:author="Dr Mamadou SANOGO" w:date="2023-10-25T18:15:00Z">
              <w:rPr>
                <w:color w:val="000000"/>
                <w:szCs w:val="24"/>
                <w:lang w:val="fr-ML"/>
              </w:rPr>
            </w:rPrChange>
          </w:rPr>
          <w:delText>s</w:delText>
        </w:r>
        <w:r w:rsidRPr="007A4AFC" w:rsidDel="00166699">
          <w:rPr>
            <w:color w:val="000000" w:themeColor="text1"/>
            <w:spacing w:val="22"/>
            <w:szCs w:val="24"/>
            <w:lang w:val="fr-ML"/>
            <w:rPrChange w:id="19618"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619" w:author="Dr Mamadou SANOGO" w:date="2023-10-25T18:15:00Z">
              <w:rPr>
                <w:color w:val="000000"/>
                <w:szCs w:val="24"/>
                <w:lang w:val="fr-ML"/>
              </w:rPr>
            </w:rPrChange>
          </w:rPr>
          <w:delText>doivent</w:delText>
        </w:r>
        <w:r w:rsidRPr="007A4AFC" w:rsidDel="00166699">
          <w:rPr>
            <w:color w:val="000000" w:themeColor="text1"/>
            <w:spacing w:val="21"/>
            <w:szCs w:val="24"/>
            <w:lang w:val="fr-ML"/>
            <w:rPrChange w:id="19620"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621" w:author="Dr Mamadou SANOGO" w:date="2023-10-25T18:15:00Z">
              <w:rPr>
                <w:color w:val="000000"/>
                <w:spacing w:val="-1"/>
                <w:szCs w:val="24"/>
                <w:lang w:val="fr-ML"/>
              </w:rPr>
            </w:rPrChange>
          </w:rPr>
          <w:delText>ê</w:delText>
        </w:r>
        <w:r w:rsidRPr="007A4AFC" w:rsidDel="00166699">
          <w:rPr>
            <w:color w:val="000000" w:themeColor="text1"/>
            <w:szCs w:val="24"/>
            <w:lang w:val="fr-ML"/>
            <w:rPrChange w:id="19622" w:author="Dr Mamadou SANOGO" w:date="2023-10-25T18:15:00Z">
              <w:rPr>
                <w:color w:val="000000"/>
                <w:szCs w:val="24"/>
                <w:lang w:val="fr-ML"/>
              </w:rPr>
            </w:rPrChange>
          </w:rPr>
          <w:delText>tre</w:delText>
        </w:r>
        <w:r w:rsidRPr="007A4AFC" w:rsidDel="00166699">
          <w:rPr>
            <w:color w:val="000000" w:themeColor="text1"/>
            <w:spacing w:val="20"/>
            <w:szCs w:val="24"/>
            <w:lang w:val="fr-ML"/>
            <w:rPrChange w:id="19623" w:author="Dr Mamadou SANOGO" w:date="2023-10-25T18:15:00Z">
              <w:rPr>
                <w:color w:val="000000"/>
                <w:spacing w:val="20"/>
                <w:szCs w:val="24"/>
                <w:lang w:val="fr-ML"/>
              </w:rPr>
            </w:rPrChange>
          </w:rPr>
          <w:delText xml:space="preserve"> </w:delText>
        </w:r>
        <w:r w:rsidRPr="007A4AFC" w:rsidDel="00166699">
          <w:rPr>
            <w:color w:val="000000" w:themeColor="text1"/>
            <w:spacing w:val="-1"/>
            <w:szCs w:val="24"/>
            <w:lang w:val="fr-ML"/>
            <w:rPrChange w:id="19624"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625" w:author="Dr Mamadou SANOGO" w:date="2023-10-25T18:15:00Z">
              <w:rPr>
                <w:color w:val="000000"/>
                <w:spacing w:val="2"/>
                <w:szCs w:val="24"/>
                <w:lang w:val="fr-ML"/>
              </w:rPr>
            </w:rPrChange>
          </w:rPr>
          <w:delText>x</w:delText>
        </w:r>
        <w:r w:rsidRPr="007A4AFC" w:rsidDel="00166699">
          <w:rPr>
            <w:color w:val="000000" w:themeColor="text1"/>
            <w:szCs w:val="24"/>
            <w:lang w:val="fr-ML"/>
            <w:rPrChange w:id="19626" w:author="Dr Mamadou SANOGO" w:date="2023-10-25T18:15:00Z">
              <w:rPr>
                <w:color w:val="000000"/>
                <w:szCs w:val="24"/>
                <w:lang w:val="fr-ML"/>
              </w:rPr>
            </w:rPrChange>
          </w:rPr>
          <w:delText>te</w:delText>
        </w:r>
        <w:r w:rsidRPr="007A4AFC" w:rsidDel="00166699">
          <w:rPr>
            <w:color w:val="000000" w:themeColor="text1"/>
            <w:spacing w:val="-1"/>
            <w:szCs w:val="24"/>
            <w:lang w:val="fr-ML"/>
            <w:rPrChange w:id="19627" w:author="Dr Mamadou SANOGO" w:date="2023-10-25T18:15:00Z">
              <w:rPr>
                <w:color w:val="000000"/>
                <w:spacing w:val="-1"/>
                <w:szCs w:val="24"/>
                <w:lang w:val="fr-ML"/>
              </w:rPr>
            </w:rPrChange>
          </w:rPr>
          <w:delText>r</w:delText>
        </w:r>
        <w:r w:rsidRPr="007A4AFC" w:rsidDel="00166699">
          <w:rPr>
            <w:color w:val="000000" w:themeColor="text1"/>
            <w:szCs w:val="24"/>
            <w:lang w:val="fr-ML"/>
            <w:rPrChange w:id="19628" w:author="Dr Mamadou SANOGO" w:date="2023-10-25T18:15:00Z">
              <w:rPr>
                <w:color w:val="000000"/>
                <w:szCs w:val="24"/>
                <w:lang w:val="fr-ML"/>
              </w:rPr>
            </w:rPrChange>
          </w:rPr>
          <w:delText>n</w:delText>
        </w:r>
        <w:r w:rsidRPr="007A4AFC" w:rsidDel="00166699">
          <w:rPr>
            <w:color w:val="000000" w:themeColor="text1"/>
            <w:spacing w:val="-1"/>
            <w:szCs w:val="24"/>
            <w:lang w:val="fr-ML"/>
            <w:rPrChange w:id="19629" w:author="Dr Mamadou SANOGO" w:date="2023-10-25T18:15:00Z">
              <w:rPr>
                <w:color w:val="000000"/>
                <w:spacing w:val="-1"/>
                <w:szCs w:val="24"/>
                <w:lang w:val="fr-ML"/>
              </w:rPr>
            </w:rPrChange>
          </w:rPr>
          <w:delText>e</w:delText>
        </w:r>
        <w:r w:rsidRPr="007A4AFC" w:rsidDel="00166699">
          <w:rPr>
            <w:color w:val="000000" w:themeColor="text1"/>
            <w:szCs w:val="24"/>
            <w:lang w:val="fr-ML"/>
            <w:rPrChange w:id="19630" w:author="Dr Mamadou SANOGO" w:date="2023-10-25T18:15:00Z">
              <w:rPr>
                <w:color w:val="000000"/>
                <w:szCs w:val="24"/>
                <w:lang w:val="fr-ML"/>
              </w:rPr>
            </w:rPrChange>
          </w:rPr>
          <w:delText>s</w:delText>
        </w:r>
        <w:r w:rsidRPr="007A4AFC" w:rsidDel="00166699">
          <w:rPr>
            <w:color w:val="000000" w:themeColor="text1"/>
            <w:spacing w:val="22"/>
            <w:szCs w:val="24"/>
            <w:lang w:val="fr-ML"/>
            <w:rPrChange w:id="19631"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632" w:author="Dr Mamadou SANOGO" w:date="2023-10-25T18:15:00Z">
              <w:rPr>
                <w:color w:val="000000"/>
                <w:szCs w:val="24"/>
                <w:lang w:val="fr-ML"/>
              </w:rPr>
            </w:rPrChange>
          </w:rPr>
          <w:delText>à</w:delText>
        </w:r>
        <w:r w:rsidRPr="007A4AFC" w:rsidDel="00166699">
          <w:rPr>
            <w:color w:val="000000" w:themeColor="text1"/>
            <w:spacing w:val="20"/>
            <w:szCs w:val="24"/>
            <w:lang w:val="fr-ML"/>
            <w:rPrChange w:id="19633"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634" w:author="Dr Mamadou SANOGO" w:date="2023-10-25T18:15:00Z">
              <w:rPr>
                <w:color w:val="000000"/>
                <w:szCs w:val="24"/>
                <w:lang w:val="fr-ML"/>
              </w:rPr>
            </w:rPrChange>
          </w:rPr>
          <w:delText>l</w:delText>
        </w:r>
        <w:r w:rsidRPr="007A4AFC" w:rsidDel="00166699">
          <w:rPr>
            <w:color w:val="000000" w:themeColor="text1"/>
            <w:spacing w:val="-2"/>
            <w:szCs w:val="24"/>
            <w:lang w:val="fr-ML"/>
            <w:rPrChange w:id="19635" w:author="Dr Mamadou SANOGO" w:date="2023-10-25T18:15:00Z">
              <w:rPr>
                <w:color w:val="000000"/>
                <w:spacing w:val="-2"/>
                <w:szCs w:val="24"/>
                <w:lang w:val="fr-ML"/>
              </w:rPr>
            </w:rPrChange>
          </w:rPr>
          <w:delText>'</w:delText>
        </w:r>
        <w:r w:rsidRPr="007A4AFC" w:rsidDel="00166699">
          <w:rPr>
            <w:color w:val="000000" w:themeColor="text1"/>
            <w:spacing w:val="-1"/>
            <w:szCs w:val="24"/>
            <w:lang w:val="fr-ML"/>
            <w:rPrChange w:id="19636" w:author="Dr Mamadou SANOGO" w:date="2023-10-25T18:15:00Z">
              <w:rPr>
                <w:color w:val="000000"/>
                <w:spacing w:val="-1"/>
                <w:szCs w:val="24"/>
                <w:lang w:val="fr-ML"/>
              </w:rPr>
            </w:rPrChange>
          </w:rPr>
          <w:delText>é</w:delText>
        </w:r>
        <w:r w:rsidRPr="007A4AFC" w:rsidDel="00166699">
          <w:rPr>
            <w:color w:val="000000" w:themeColor="text1"/>
            <w:szCs w:val="24"/>
            <w:lang w:val="fr-ML"/>
            <w:rPrChange w:id="19637" w:author="Dr Mamadou SANOGO" w:date="2023-10-25T18:15:00Z">
              <w:rPr>
                <w:color w:val="000000"/>
                <w:szCs w:val="24"/>
                <w:lang w:val="fr-ML"/>
              </w:rPr>
            </w:rPrChange>
          </w:rPr>
          <w:delText>qui</w:delText>
        </w:r>
        <w:r w:rsidRPr="007A4AFC" w:rsidDel="00166699">
          <w:rPr>
            <w:color w:val="000000" w:themeColor="text1"/>
            <w:spacing w:val="3"/>
            <w:szCs w:val="24"/>
            <w:lang w:val="fr-ML"/>
            <w:rPrChange w:id="19638" w:author="Dr Mamadou SANOGO" w:date="2023-10-25T18:15:00Z">
              <w:rPr>
                <w:color w:val="000000"/>
                <w:spacing w:val="3"/>
                <w:szCs w:val="24"/>
                <w:lang w:val="fr-ML"/>
              </w:rPr>
            </w:rPrChange>
          </w:rPr>
          <w:delText>p</w:delText>
        </w:r>
        <w:r w:rsidRPr="007A4AFC" w:rsidDel="00166699">
          <w:rPr>
            <w:color w:val="000000" w:themeColor="text1"/>
            <w:szCs w:val="24"/>
            <w:lang w:val="fr-ML"/>
            <w:rPrChange w:id="19639" w:author="Dr Mamadou SANOGO" w:date="2023-10-25T18:15:00Z">
              <w:rPr>
                <w:color w:val="000000"/>
                <w:szCs w:val="24"/>
                <w:lang w:val="fr-ML"/>
              </w:rPr>
            </w:rPrChange>
          </w:rPr>
          <w:delText>e</w:delText>
        </w:r>
        <w:r w:rsidRPr="007A4AFC" w:rsidDel="00166699">
          <w:rPr>
            <w:color w:val="000000" w:themeColor="text1"/>
            <w:spacing w:val="20"/>
            <w:szCs w:val="24"/>
            <w:lang w:val="fr-ML"/>
            <w:rPrChange w:id="19640" w:author="Dr Mamadou SANOGO" w:date="2023-10-25T18:15:00Z">
              <w:rPr>
                <w:color w:val="000000"/>
                <w:spacing w:val="20"/>
                <w:szCs w:val="24"/>
                <w:lang w:val="fr-ML"/>
              </w:rPr>
            </w:rPrChange>
          </w:rPr>
          <w:delText xml:space="preserve"> </w:delText>
        </w:r>
        <w:r w:rsidRPr="007A4AFC" w:rsidDel="00166699">
          <w:rPr>
            <w:color w:val="000000" w:themeColor="text1"/>
            <w:szCs w:val="24"/>
            <w:lang w:val="fr-ML"/>
            <w:rPrChange w:id="19641" w:author="Dr Mamadou SANOGO" w:date="2023-10-25T18:15:00Z">
              <w:rPr>
                <w:color w:val="000000"/>
                <w:szCs w:val="24"/>
                <w:lang w:val="fr-ML"/>
              </w:rPr>
            </w:rPrChange>
          </w:rPr>
          <w:delText>d'</w:delText>
        </w:r>
        <w:r w:rsidRPr="007A4AFC" w:rsidDel="00166699">
          <w:rPr>
            <w:color w:val="000000" w:themeColor="text1"/>
            <w:spacing w:val="-1"/>
            <w:szCs w:val="24"/>
            <w:lang w:val="fr-ML"/>
            <w:rPrChange w:id="19642" w:author="Dr Mamadou SANOGO" w:date="2023-10-25T18:15:00Z">
              <w:rPr>
                <w:color w:val="000000"/>
                <w:spacing w:val="-1"/>
                <w:szCs w:val="24"/>
                <w:lang w:val="fr-ML"/>
              </w:rPr>
            </w:rPrChange>
          </w:rPr>
          <w:delText>e</w:delText>
        </w:r>
        <w:r w:rsidRPr="007A4AFC" w:rsidDel="00166699">
          <w:rPr>
            <w:color w:val="000000" w:themeColor="text1"/>
            <w:szCs w:val="24"/>
            <w:lang w:val="fr-ML"/>
            <w:rPrChange w:id="19643" w:author="Dr Mamadou SANOGO" w:date="2023-10-25T18:15:00Z">
              <w:rPr>
                <w:color w:val="000000"/>
                <w:szCs w:val="24"/>
                <w:lang w:val="fr-ML"/>
              </w:rPr>
            </w:rPrChange>
          </w:rPr>
          <w:delText>n</w:delText>
        </w:r>
        <w:r w:rsidRPr="007A4AFC" w:rsidDel="00166699">
          <w:rPr>
            <w:color w:val="000000" w:themeColor="text1"/>
            <w:spacing w:val="1"/>
            <w:szCs w:val="24"/>
            <w:lang w:val="fr-ML"/>
            <w:rPrChange w:id="19644"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645" w:author="Dr Mamadou SANOGO" w:date="2023-10-25T18:15:00Z">
              <w:rPr>
                <w:color w:val="000000"/>
                <w:spacing w:val="-1"/>
                <w:szCs w:val="24"/>
                <w:lang w:val="fr-ML"/>
              </w:rPr>
            </w:rPrChange>
          </w:rPr>
          <w:delText>a</w:delText>
        </w:r>
        <w:r w:rsidRPr="007A4AFC" w:rsidDel="00166699">
          <w:rPr>
            <w:color w:val="000000" w:themeColor="text1"/>
            <w:szCs w:val="24"/>
            <w:lang w:val="fr-ML"/>
            <w:rPrChange w:id="19646" w:author="Dr Mamadou SANOGO" w:date="2023-10-25T18:15:00Z">
              <w:rPr>
                <w:color w:val="000000"/>
                <w:szCs w:val="24"/>
                <w:lang w:val="fr-ML"/>
              </w:rPr>
            </w:rPrChange>
          </w:rPr>
          <w:delText>dr</w:delText>
        </w:r>
        <w:r w:rsidRPr="007A4AFC" w:rsidDel="00166699">
          <w:rPr>
            <w:color w:val="000000" w:themeColor="text1"/>
            <w:spacing w:val="-2"/>
            <w:szCs w:val="24"/>
            <w:lang w:val="fr-ML"/>
            <w:rPrChange w:id="19647" w:author="Dr Mamadou SANOGO" w:date="2023-10-25T18:15:00Z">
              <w:rPr>
                <w:color w:val="000000"/>
                <w:spacing w:val="-2"/>
                <w:szCs w:val="24"/>
                <w:lang w:val="fr-ML"/>
              </w:rPr>
            </w:rPrChange>
          </w:rPr>
          <w:delText>e</w:delText>
        </w:r>
        <w:r w:rsidRPr="007A4AFC" w:rsidDel="00166699">
          <w:rPr>
            <w:color w:val="000000" w:themeColor="text1"/>
            <w:szCs w:val="24"/>
            <w:lang w:val="fr-ML"/>
            <w:rPrChange w:id="19648" w:author="Dr Mamadou SANOGO" w:date="2023-10-25T18:15:00Z">
              <w:rPr>
                <w:color w:val="000000"/>
                <w:szCs w:val="24"/>
                <w:lang w:val="fr-ML"/>
              </w:rPr>
            </w:rPrChange>
          </w:rPr>
          <w:delText>men</w:delText>
        </w:r>
        <w:r w:rsidRPr="007A4AFC" w:rsidDel="00166699">
          <w:rPr>
            <w:color w:val="000000" w:themeColor="text1"/>
            <w:spacing w:val="2"/>
            <w:szCs w:val="24"/>
            <w:lang w:val="fr-ML"/>
            <w:rPrChange w:id="19649" w:author="Dr Mamadou SANOGO" w:date="2023-10-25T18:15:00Z">
              <w:rPr>
                <w:color w:val="000000"/>
                <w:spacing w:val="2"/>
                <w:szCs w:val="24"/>
                <w:lang w:val="fr-ML"/>
              </w:rPr>
            </w:rPrChange>
          </w:rPr>
          <w:delText>t</w:delText>
        </w:r>
        <w:r w:rsidRPr="007A4AFC" w:rsidDel="00166699">
          <w:rPr>
            <w:color w:val="000000" w:themeColor="text1"/>
            <w:szCs w:val="24"/>
            <w:lang w:val="fr-ML"/>
            <w:rPrChange w:id="19650" w:author="Dr Mamadou SANOGO" w:date="2023-10-25T18:15:00Z">
              <w:rPr>
                <w:color w:val="000000"/>
                <w:szCs w:val="24"/>
                <w:lang w:val="fr-ML"/>
              </w:rPr>
            </w:rPrChange>
          </w:rPr>
          <w:delText>,</w:delText>
        </w:r>
        <w:r w:rsidRPr="007A4AFC" w:rsidDel="00166699">
          <w:rPr>
            <w:color w:val="000000" w:themeColor="text1"/>
            <w:spacing w:val="21"/>
            <w:szCs w:val="24"/>
            <w:lang w:val="fr-ML"/>
            <w:rPrChange w:id="19651" w:author="Dr Mamadou SANOGO" w:date="2023-10-25T18:15:00Z">
              <w:rPr>
                <w:color w:val="000000"/>
                <w:spacing w:val="21"/>
                <w:szCs w:val="24"/>
                <w:lang w:val="fr-ML"/>
              </w:rPr>
            </w:rPrChange>
          </w:rPr>
          <w:delText xml:space="preserve"> </w:delText>
        </w:r>
        <w:r w:rsidRPr="007A4AFC" w:rsidDel="00166699">
          <w:rPr>
            <w:color w:val="000000" w:themeColor="text1"/>
            <w:spacing w:val="-1"/>
            <w:szCs w:val="24"/>
            <w:lang w:val="fr-ML"/>
            <w:rPrChange w:id="19652" w:author="Dr Mamadou SANOGO" w:date="2023-10-25T18:15:00Z">
              <w:rPr>
                <w:color w:val="000000"/>
                <w:spacing w:val="-1"/>
                <w:szCs w:val="24"/>
                <w:lang w:val="fr-ML"/>
              </w:rPr>
            </w:rPrChange>
          </w:rPr>
          <w:delText>a</w:delText>
        </w:r>
        <w:r w:rsidRPr="007A4AFC" w:rsidDel="00166699">
          <w:rPr>
            <w:color w:val="000000" w:themeColor="text1"/>
            <w:szCs w:val="24"/>
            <w:lang w:val="fr-ML"/>
            <w:rPrChange w:id="19653" w:author="Dr Mamadou SANOGO" w:date="2023-10-25T18:15:00Z">
              <w:rPr>
                <w:color w:val="000000"/>
                <w:szCs w:val="24"/>
                <w:lang w:val="fr-ML"/>
              </w:rPr>
            </w:rPrChange>
          </w:rPr>
          <w:delText>u</w:delText>
        </w:r>
        <w:r w:rsidRPr="007A4AFC" w:rsidDel="00166699">
          <w:rPr>
            <w:color w:val="000000" w:themeColor="text1"/>
            <w:spacing w:val="21"/>
            <w:szCs w:val="24"/>
            <w:lang w:val="fr-ML"/>
            <w:rPrChange w:id="19654" w:author="Dr Mamadou SANOGO" w:date="2023-10-25T18:15:00Z">
              <w:rPr>
                <w:color w:val="000000"/>
                <w:spacing w:val="21"/>
                <w:szCs w:val="24"/>
                <w:lang w:val="fr-ML"/>
              </w:rPr>
            </w:rPrChange>
          </w:rPr>
          <w:delText xml:space="preserve"> </w:delText>
        </w:r>
        <w:r w:rsidRPr="007A4AFC" w:rsidDel="00166699">
          <w:rPr>
            <w:color w:val="000000" w:themeColor="text1"/>
            <w:szCs w:val="24"/>
            <w:lang w:val="fr-ML"/>
            <w:rPrChange w:id="19655" w:author="Dr Mamadou SANOGO" w:date="2023-10-25T18:15:00Z">
              <w:rPr>
                <w:color w:val="000000"/>
                <w:szCs w:val="24"/>
                <w:lang w:val="fr-ML"/>
              </w:rPr>
            </w:rPrChange>
          </w:rPr>
          <w:delText>proj</w:delText>
        </w:r>
        <w:r w:rsidRPr="007A4AFC" w:rsidDel="00166699">
          <w:rPr>
            <w:color w:val="000000" w:themeColor="text1"/>
            <w:spacing w:val="-1"/>
            <w:szCs w:val="24"/>
            <w:lang w:val="fr-ML"/>
            <w:rPrChange w:id="19656" w:author="Dr Mamadou SANOGO" w:date="2023-10-25T18:15:00Z">
              <w:rPr>
                <w:color w:val="000000"/>
                <w:spacing w:val="-1"/>
                <w:szCs w:val="24"/>
                <w:lang w:val="fr-ML"/>
              </w:rPr>
            </w:rPrChange>
          </w:rPr>
          <w:delText>e</w:delText>
        </w:r>
        <w:r w:rsidRPr="007A4AFC" w:rsidDel="00166699">
          <w:rPr>
            <w:color w:val="000000" w:themeColor="text1"/>
            <w:szCs w:val="24"/>
            <w:lang w:val="fr-ML"/>
            <w:rPrChange w:id="19657" w:author="Dr Mamadou SANOGO" w:date="2023-10-25T18:15:00Z">
              <w:rPr>
                <w:color w:val="000000"/>
                <w:szCs w:val="24"/>
                <w:lang w:val="fr-ML"/>
              </w:rPr>
            </w:rPrChange>
          </w:rPr>
          <w:delText>t,</w:delText>
        </w:r>
        <w:r w:rsidR="00DF7724" w:rsidRPr="007A4AFC" w:rsidDel="00166699">
          <w:rPr>
            <w:color w:val="000000" w:themeColor="text1"/>
            <w:spacing w:val="22"/>
            <w:szCs w:val="24"/>
            <w:lang w:val="fr-ML"/>
            <w:rPrChange w:id="19658" w:author="Dr Mamadou SANOGO" w:date="2023-10-25T18:15:00Z">
              <w:rPr>
                <w:color w:val="000000"/>
                <w:spacing w:val="22"/>
                <w:szCs w:val="24"/>
                <w:lang w:val="fr-ML"/>
              </w:rPr>
            </w:rPrChange>
          </w:rPr>
          <w:delText xml:space="preserve"> et à l’établissement </w:delText>
        </w:r>
        <w:r w:rsidRPr="007A4AFC" w:rsidDel="00166699">
          <w:rPr>
            <w:color w:val="000000" w:themeColor="text1"/>
            <w:szCs w:val="24"/>
            <w:lang w:val="fr-ML"/>
            <w:rPrChange w:id="19659" w:author="Dr Mamadou SANOGO" w:date="2023-10-25T18:15:00Z">
              <w:rPr>
                <w:color w:val="000000"/>
                <w:szCs w:val="24"/>
                <w:lang w:val="fr-ML"/>
              </w:rPr>
            </w:rPrChange>
          </w:rPr>
          <w:delText>;</w:delText>
        </w:r>
      </w:del>
    </w:p>
    <w:p w14:paraId="02295962" w14:textId="01405D67" w:rsidR="0032620E" w:rsidRPr="007A4AFC" w:rsidDel="00166699" w:rsidRDefault="0032620E">
      <w:pPr>
        <w:pStyle w:val="Titre"/>
        <w:tabs>
          <w:tab w:val="num" w:pos="-4820"/>
        </w:tabs>
        <w:spacing w:line="276" w:lineRule="auto"/>
        <w:jc w:val="both"/>
        <w:rPr>
          <w:del w:id="19660" w:author="Dr Mamadou SANOGO" w:date="2023-10-25T17:56:00Z"/>
          <w:color w:val="000000" w:themeColor="text1"/>
          <w:szCs w:val="24"/>
          <w:lang w:val="fr-ML"/>
          <w:rPrChange w:id="19661" w:author="Dr Mamadou SANOGO" w:date="2023-10-25T18:15:00Z">
            <w:rPr>
              <w:del w:id="19662" w:author="Dr Mamadou SANOGO" w:date="2023-10-25T17:56:00Z"/>
              <w:color w:val="000000"/>
              <w:szCs w:val="24"/>
              <w:lang w:val="fr-ML"/>
            </w:rPr>
          </w:rPrChange>
        </w:rPr>
        <w:pPrChange w:id="19663" w:author="Dr Mamadou SANOGO" w:date="2023-10-25T17:57:00Z">
          <w:pPr>
            <w:widowControl w:val="0"/>
            <w:numPr>
              <w:numId w:val="10"/>
            </w:numPr>
            <w:autoSpaceDE w:val="0"/>
            <w:autoSpaceDN w:val="0"/>
            <w:adjustRightInd w:val="0"/>
            <w:spacing w:line="240" w:lineRule="auto"/>
            <w:ind w:left="903" w:right="-36" w:hanging="360"/>
          </w:pPr>
        </w:pPrChange>
      </w:pPr>
      <w:del w:id="19664" w:author="Dr Mamadou SANOGO" w:date="2023-10-25T17:56:00Z">
        <w:r w:rsidRPr="007A4AFC" w:rsidDel="00166699">
          <w:rPr>
            <w:color w:val="000000" w:themeColor="text1"/>
            <w:szCs w:val="24"/>
            <w:lang w:val="fr-ML"/>
            <w:rPrChange w:id="19665" w:author="Dr Mamadou SANOGO" w:date="2023-10-25T18:15:00Z">
              <w:rPr>
                <w:color w:val="000000"/>
                <w:szCs w:val="24"/>
                <w:lang w:val="fr-ML"/>
              </w:rPr>
            </w:rPrChange>
          </w:rPr>
          <w:delText>i</w:delText>
        </w:r>
        <w:r w:rsidRPr="007A4AFC" w:rsidDel="00166699">
          <w:rPr>
            <w:color w:val="000000" w:themeColor="text1"/>
            <w:spacing w:val="1"/>
            <w:szCs w:val="24"/>
            <w:lang w:val="fr-ML"/>
            <w:rPrChange w:id="19666" w:author="Dr Mamadou SANOGO" w:date="2023-10-25T18:15:00Z">
              <w:rPr>
                <w:color w:val="000000"/>
                <w:spacing w:val="1"/>
                <w:szCs w:val="24"/>
                <w:lang w:val="fr-ML"/>
              </w:rPr>
            </w:rPrChange>
          </w:rPr>
          <w:delText>l</w:delText>
        </w:r>
        <w:r w:rsidRPr="007A4AFC" w:rsidDel="00166699">
          <w:rPr>
            <w:color w:val="000000" w:themeColor="text1"/>
            <w:szCs w:val="24"/>
            <w:lang w:val="fr-ML"/>
            <w:rPrChange w:id="19667" w:author="Dr Mamadou SANOGO" w:date="2023-10-25T18:15:00Z">
              <w:rPr>
                <w:color w:val="000000"/>
                <w:szCs w:val="24"/>
                <w:lang w:val="fr-ML"/>
              </w:rPr>
            </w:rPrChange>
          </w:rPr>
          <w:delText>s doiv</w:delText>
        </w:r>
        <w:r w:rsidRPr="007A4AFC" w:rsidDel="00166699">
          <w:rPr>
            <w:color w:val="000000" w:themeColor="text1"/>
            <w:spacing w:val="-1"/>
            <w:szCs w:val="24"/>
            <w:lang w:val="fr-ML"/>
            <w:rPrChange w:id="19668" w:author="Dr Mamadou SANOGO" w:date="2023-10-25T18:15:00Z">
              <w:rPr>
                <w:color w:val="000000"/>
                <w:spacing w:val="-1"/>
                <w:szCs w:val="24"/>
                <w:lang w:val="fr-ML"/>
              </w:rPr>
            </w:rPrChange>
          </w:rPr>
          <w:delText>e</w:delText>
        </w:r>
        <w:r w:rsidRPr="007A4AFC" w:rsidDel="00166699">
          <w:rPr>
            <w:color w:val="000000" w:themeColor="text1"/>
            <w:szCs w:val="24"/>
            <w:lang w:val="fr-ML"/>
            <w:rPrChange w:id="19669" w:author="Dr Mamadou SANOGO" w:date="2023-10-25T18:15:00Z">
              <w:rPr>
                <w:color w:val="000000"/>
                <w:szCs w:val="24"/>
                <w:lang w:val="fr-ML"/>
              </w:rPr>
            </w:rPrChange>
          </w:rPr>
          <w:delText>nt f</w:delText>
        </w:r>
        <w:r w:rsidRPr="007A4AFC" w:rsidDel="00166699">
          <w:rPr>
            <w:color w:val="000000" w:themeColor="text1"/>
            <w:spacing w:val="-1"/>
            <w:szCs w:val="24"/>
            <w:lang w:val="fr-ML"/>
            <w:rPrChange w:id="19670" w:author="Dr Mamadou SANOGO" w:date="2023-10-25T18:15:00Z">
              <w:rPr>
                <w:color w:val="000000"/>
                <w:spacing w:val="-1"/>
                <w:szCs w:val="24"/>
                <w:lang w:val="fr-ML"/>
              </w:rPr>
            </w:rPrChange>
          </w:rPr>
          <w:delText>a</w:delText>
        </w:r>
        <w:r w:rsidRPr="007A4AFC" w:rsidDel="00166699">
          <w:rPr>
            <w:color w:val="000000" w:themeColor="text1"/>
            <w:szCs w:val="24"/>
            <w:lang w:val="fr-ML"/>
            <w:rPrChange w:id="19671" w:author="Dr Mamadou SANOGO" w:date="2023-10-25T18:15:00Z">
              <w:rPr>
                <w:color w:val="000000"/>
                <w:szCs w:val="24"/>
                <w:lang w:val="fr-ML"/>
              </w:rPr>
            </w:rPrChange>
          </w:rPr>
          <w:delText>ire</w:delText>
        </w:r>
        <w:r w:rsidRPr="007A4AFC" w:rsidDel="00166699">
          <w:rPr>
            <w:color w:val="000000" w:themeColor="text1"/>
            <w:spacing w:val="-1"/>
            <w:szCs w:val="24"/>
            <w:lang w:val="fr-ML"/>
            <w:rPrChange w:id="19672"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73" w:author="Dr Mamadou SANOGO" w:date="2023-10-25T18:15:00Z">
              <w:rPr>
                <w:color w:val="000000"/>
                <w:szCs w:val="24"/>
                <w:lang w:val="fr-ML"/>
              </w:rPr>
            </w:rPrChange>
          </w:rPr>
          <w:delText>p</w:delText>
        </w:r>
        <w:r w:rsidRPr="007A4AFC" w:rsidDel="00166699">
          <w:rPr>
            <w:color w:val="000000" w:themeColor="text1"/>
            <w:spacing w:val="-1"/>
            <w:szCs w:val="24"/>
            <w:lang w:val="fr-ML"/>
            <w:rPrChange w:id="19674" w:author="Dr Mamadou SANOGO" w:date="2023-10-25T18:15:00Z">
              <w:rPr>
                <w:color w:val="000000"/>
                <w:spacing w:val="-1"/>
                <w:szCs w:val="24"/>
                <w:lang w:val="fr-ML"/>
              </w:rPr>
            </w:rPrChange>
          </w:rPr>
          <w:delText>a</w:delText>
        </w:r>
        <w:r w:rsidRPr="007A4AFC" w:rsidDel="00166699">
          <w:rPr>
            <w:color w:val="000000" w:themeColor="text1"/>
            <w:szCs w:val="24"/>
            <w:lang w:val="fr-ML"/>
            <w:rPrChange w:id="19675" w:author="Dr Mamadou SANOGO" w:date="2023-10-25T18:15:00Z">
              <w:rPr>
                <w:color w:val="000000"/>
                <w:szCs w:val="24"/>
                <w:lang w:val="fr-ML"/>
              </w:rPr>
            </w:rPrChange>
          </w:rPr>
          <w:delText>rtie</w:delText>
        </w:r>
        <w:r w:rsidRPr="007A4AFC" w:rsidDel="00166699">
          <w:rPr>
            <w:color w:val="000000" w:themeColor="text1"/>
            <w:spacing w:val="-1"/>
            <w:szCs w:val="24"/>
            <w:lang w:val="fr-ML"/>
            <w:rPrChange w:id="19676"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77" w:author="Dr Mamadou SANOGO" w:date="2023-10-25T18:15:00Z">
              <w:rPr>
                <w:color w:val="000000"/>
                <w:szCs w:val="24"/>
                <w:lang w:val="fr-ML"/>
              </w:rPr>
            </w:rPrChange>
          </w:rPr>
          <w:delText>du</w:delText>
        </w:r>
        <w:r w:rsidRPr="007A4AFC" w:rsidDel="00166699">
          <w:rPr>
            <w:color w:val="000000" w:themeColor="text1"/>
            <w:spacing w:val="2"/>
            <w:szCs w:val="24"/>
            <w:lang w:val="fr-ML"/>
            <w:rPrChange w:id="19678"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679" w:author="Dr Mamadou SANOGO" w:date="2023-10-25T18:15:00Z">
              <w:rPr>
                <w:color w:val="000000"/>
                <w:szCs w:val="24"/>
                <w:lang w:val="fr-ML"/>
              </w:rPr>
            </w:rPrChange>
          </w:rPr>
          <w:delText>ju</w:delText>
        </w:r>
        <w:r w:rsidRPr="007A4AFC" w:rsidDel="00166699">
          <w:rPr>
            <w:color w:val="000000" w:themeColor="text1"/>
            <w:spacing w:val="2"/>
            <w:szCs w:val="24"/>
            <w:lang w:val="fr-ML"/>
            <w:rPrChange w:id="19680" w:author="Dr Mamadou SANOGO" w:date="2023-10-25T18:15:00Z">
              <w:rPr>
                <w:color w:val="000000"/>
                <w:spacing w:val="2"/>
                <w:szCs w:val="24"/>
                <w:lang w:val="fr-ML"/>
              </w:rPr>
            </w:rPrChange>
          </w:rPr>
          <w:delText>r</w:delText>
        </w:r>
        <w:r w:rsidRPr="007A4AFC" w:rsidDel="00166699">
          <w:rPr>
            <w:color w:val="000000" w:themeColor="text1"/>
            <w:szCs w:val="24"/>
            <w:lang w:val="fr-ML"/>
            <w:rPrChange w:id="19681" w:author="Dr Mamadou SANOGO" w:date="2023-10-25T18:15:00Z">
              <w:rPr>
                <w:color w:val="000000"/>
                <w:szCs w:val="24"/>
                <w:lang w:val="fr-ML"/>
              </w:rPr>
            </w:rPrChange>
          </w:rPr>
          <w:delText>y</w:delText>
        </w:r>
        <w:r w:rsidRPr="007A4AFC" w:rsidDel="00166699">
          <w:rPr>
            <w:color w:val="000000" w:themeColor="text1"/>
            <w:spacing w:val="-5"/>
            <w:szCs w:val="24"/>
            <w:lang w:val="fr-ML"/>
            <w:rPrChange w:id="19682"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683" w:author="Dr Mamadou SANOGO" w:date="2023-10-25T18:15:00Z">
              <w:rPr>
                <w:color w:val="000000"/>
                <w:szCs w:val="24"/>
                <w:lang w:val="fr-ML"/>
              </w:rPr>
            </w:rPrChange>
          </w:rPr>
          <w:delText>de</w:delText>
        </w:r>
        <w:r w:rsidRPr="007A4AFC" w:rsidDel="00166699">
          <w:rPr>
            <w:color w:val="000000" w:themeColor="text1"/>
            <w:spacing w:val="-1"/>
            <w:szCs w:val="24"/>
            <w:lang w:val="fr-ML"/>
            <w:rPrChange w:id="1968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85" w:author="Dr Mamadou SANOGO" w:date="2023-10-25T18:15:00Z">
              <w:rPr>
                <w:color w:val="000000"/>
                <w:szCs w:val="24"/>
                <w:lang w:val="fr-ML"/>
              </w:rPr>
            </w:rPrChange>
          </w:rPr>
          <w:delText>sou</w:delText>
        </w:r>
        <w:r w:rsidRPr="007A4AFC" w:rsidDel="00166699">
          <w:rPr>
            <w:color w:val="000000" w:themeColor="text1"/>
            <w:spacing w:val="3"/>
            <w:szCs w:val="24"/>
            <w:lang w:val="fr-ML"/>
            <w:rPrChange w:id="19686" w:author="Dr Mamadou SANOGO" w:date="2023-10-25T18:15:00Z">
              <w:rPr>
                <w:color w:val="000000"/>
                <w:spacing w:val="3"/>
                <w:szCs w:val="24"/>
                <w:lang w:val="fr-ML"/>
              </w:rPr>
            </w:rPrChange>
          </w:rPr>
          <w:delText>t</w:delText>
        </w:r>
        <w:r w:rsidRPr="007A4AFC" w:rsidDel="00166699">
          <w:rPr>
            <w:color w:val="000000" w:themeColor="text1"/>
            <w:spacing w:val="-1"/>
            <w:szCs w:val="24"/>
            <w:lang w:val="fr-ML"/>
            <w:rPrChange w:id="19687" w:author="Dr Mamadou SANOGO" w:date="2023-10-25T18:15:00Z">
              <w:rPr>
                <w:color w:val="000000"/>
                <w:spacing w:val="-1"/>
                <w:szCs w:val="24"/>
                <w:lang w:val="fr-ML"/>
              </w:rPr>
            </w:rPrChange>
          </w:rPr>
          <w:delText>e</w:delText>
        </w:r>
        <w:r w:rsidRPr="007A4AFC" w:rsidDel="00166699">
          <w:rPr>
            <w:color w:val="000000" w:themeColor="text1"/>
            <w:szCs w:val="24"/>
            <w:lang w:val="fr-ML"/>
            <w:rPrChange w:id="19688" w:author="Dr Mamadou SANOGO" w:date="2023-10-25T18:15:00Z">
              <w:rPr>
                <w:color w:val="000000"/>
                <w:szCs w:val="24"/>
                <w:lang w:val="fr-ML"/>
              </w:rPr>
            </w:rPrChange>
          </w:rPr>
          <w:delText>n</w:delText>
        </w:r>
        <w:r w:rsidRPr="007A4AFC" w:rsidDel="00166699">
          <w:rPr>
            <w:color w:val="000000" w:themeColor="text1"/>
            <w:spacing w:val="-1"/>
            <w:szCs w:val="24"/>
            <w:lang w:val="fr-ML"/>
            <w:rPrChange w:id="19689" w:author="Dr Mamadou SANOGO" w:date="2023-10-25T18:15:00Z">
              <w:rPr>
                <w:color w:val="000000"/>
                <w:spacing w:val="-1"/>
                <w:szCs w:val="24"/>
                <w:lang w:val="fr-ML"/>
              </w:rPr>
            </w:rPrChange>
          </w:rPr>
          <w:delText>a</w:delText>
        </w:r>
        <w:r w:rsidRPr="007A4AFC" w:rsidDel="00166699">
          <w:rPr>
            <w:color w:val="000000" w:themeColor="text1"/>
            <w:szCs w:val="24"/>
            <w:lang w:val="fr-ML"/>
            <w:rPrChange w:id="19690" w:author="Dr Mamadou SANOGO" w:date="2023-10-25T18:15:00Z">
              <w:rPr>
                <w:color w:val="000000"/>
                <w:szCs w:val="24"/>
                <w:lang w:val="fr-ML"/>
              </w:rPr>
            </w:rPrChange>
          </w:rPr>
          <w:delText>n</w:delText>
        </w:r>
        <w:r w:rsidRPr="007A4AFC" w:rsidDel="00166699">
          <w:rPr>
            <w:color w:val="000000" w:themeColor="text1"/>
            <w:spacing w:val="1"/>
            <w:szCs w:val="24"/>
            <w:lang w:val="fr-ML"/>
            <w:rPrChange w:id="19691" w:author="Dr Mamadou SANOGO" w:date="2023-10-25T18:15:00Z">
              <w:rPr>
                <w:color w:val="000000"/>
                <w:spacing w:val="1"/>
                <w:szCs w:val="24"/>
                <w:lang w:val="fr-ML"/>
              </w:rPr>
            </w:rPrChange>
          </w:rPr>
          <w:delText>c</w:delText>
        </w:r>
        <w:r w:rsidRPr="007A4AFC" w:rsidDel="00166699">
          <w:rPr>
            <w:color w:val="000000" w:themeColor="text1"/>
            <w:szCs w:val="24"/>
            <w:lang w:val="fr-ML"/>
            <w:rPrChange w:id="19692" w:author="Dr Mamadou SANOGO" w:date="2023-10-25T18:15:00Z">
              <w:rPr>
                <w:color w:val="000000"/>
                <w:szCs w:val="24"/>
                <w:lang w:val="fr-ML"/>
              </w:rPr>
            </w:rPrChange>
          </w:rPr>
          <w:delText>e</w:delText>
        </w:r>
        <w:r w:rsidRPr="007A4AFC" w:rsidDel="00166699">
          <w:rPr>
            <w:color w:val="000000" w:themeColor="text1"/>
            <w:spacing w:val="-1"/>
            <w:szCs w:val="24"/>
            <w:lang w:val="fr-ML"/>
            <w:rPrChange w:id="19693"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694" w:author="Dr Mamadou SANOGO" w:date="2023-10-25T18:15:00Z">
              <w:rPr>
                <w:color w:val="000000"/>
                <w:szCs w:val="24"/>
                <w:lang w:val="fr-ML"/>
              </w:rPr>
            </w:rPrChange>
          </w:rPr>
          <w:delText>;</w:delText>
        </w:r>
      </w:del>
    </w:p>
    <w:p w14:paraId="220689CA" w14:textId="23DC6303" w:rsidR="0032620E" w:rsidRPr="007A4AFC" w:rsidDel="00166699" w:rsidRDefault="0032620E">
      <w:pPr>
        <w:pStyle w:val="Titre"/>
        <w:tabs>
          <w:tab w:val="num" w:pos="-4820"/>
        </w:tabs>
        <w:spacing w:line="276" w:lineRule="auto"/>
        <w:jc w:val="both"/>
        <w:rPr>
          <w:del w:id="19695" w:author="Dr Mamadou SANOGO" w:date="2023-10-25T17:56:00Z"/>
          <w:color w:val="000000" w:themeColor="text1"/>
          <w:szCs w:val="24"/>
          <w:lang w:val="fr-ML"/>
          <w:rPrChange w:id="19696" w:author="Dr Mamadou SANOGO" w:date="2023-10-25T18:15:00Z">
            <w:rPr>
              <w:del w:id="19697" w:author="Dr Mamadou SANOGO" w:date="2023-10-25T17:56:00Z"/>
              <w:color w:val="000000"/>
              <w:szCs w:val="24"/>
              <w:lang w:val="fr-ML"/>
            </w:rPr>
          </w:rPrChange>
        </w:rPr>
        <w:pPrChange w:id="19698" w:author="Dr Mamadou SANOGO" w:date="2023-10-25T17:57:00Z">
          <w:pPr>
            <w:widowControl w:val="0"/>
            <w:autoSpaceDE w:val="0"/>
            <w:autoSpaceDN w:val="0"/>
            <w:adjustRightInd w:val="0"/>
            <w:spacing w:line="240" w:lineRule="auto"/>
            <w:ind w:left="116" w:right="-36"/>
          </w:pPr>
        </w:pPrChange>
      </w:pPr>
      <w:del w:id="19699" w:author="Dr Mamadou SANOGO" w:date="2023-10-25T17:56:00Z">
        <w:r w:rsidRPr="007A4AFC" w:rsidDel="00166699">
          <w:rPr>
            <w:b w:val="0"/>
            <w:bCs/>
            <w:color w:val="000000" w:themeColor="text1"/>
            <w:spacing w:val="1"/>
            <w:szCs w:val="24"/>
            <w:lang w:val="fr-ML"/>
            <w:rPrChange w:id="19700" w:author="Dr Mamadou SANOGO" w:date="2023-10-25T18:15:00Z">
              <w:rPr>
                <w:b/>
                <w:bCs/>
                <w:color w:val="000000"/>
                <w:spacing w:val="1"/>
                <w:szCs w:val="24"/>
                <w:lang w:val="fr-ML"/>
              </w:rPr>
            </w:rPrChange>
          </w:rPr>
          <w:delText>4</w:delText>
        </w:r>
        <w:r w:rsidRPr="007A4AFC" w:rsidDel="00166699">
          <w:rPr>
            <w:b w:val="0"/>
            <w:bCs/>
            <w:color w:val="000000" w:themeColor="text1"/>
            <w:szCs w:val="24"/>
            <w:lang w:val="fr-ML"/>
            <w:rPrChange w:id="19701" w:author="Dr Mamadou SANOGO" w:date="2023-10-25T18:15:00Z">
              <w:rPr>
                <w:b/>
                <w:bCs/>
                <w:color w:val="000000"/>
                <w:szCs w:val="24"/>
                <w:lang w:val="fr-ML"/>
              </w:rPr>
            </w:rPrChange>
          </w:rPr>
          <w:delText>.</w:delText>
        </w:r>
        <w:r w:rsidRPr="007A4AFC" w:rsidDel="00166699">
          <w:rPr>
            <w:b w:val="0"/>
            <w:bCs/>
            <w:color w:val="000000" w:themeColor="text1"/>
            <w:spacing w:val="-1"/>
            <w:szCs w:val="24"/>
            <w:lang w:val="fr-ML"/>
            <w:rPrChange w:id="19702" w:author="Dr Mamadou SANOGO" w:date="2023-10-25T18:15:00Z">
              <w:rPr>
                <w:b/>
                <w:bCs/>
                <w:color w:val="000000"/>
                <w:spacing w:val="-1"/>
                <w:szCs w:val="24"/>
                <w:lang w:val="fr-ML"/>
              </w:rPr>
            </w:rPrChange>
          </w:rPr>
          <w:delText xml:space="preserve"> </w:delText>
        </w:r>
        <w:r w:rsidRPr="007A4AFC" w:rsidDel="00166699">
          <w:rPr>
            <w:b w:val="0"/>
            <w:bCs/>
            <w:color w:val="000000" w:themeColor="text1"/>
            <w:szCs w:val="24"/>
            <w:lang w:val="fr-ML"/>
            <w:rPrChange w:id="19703" w:author="Dr Mamadou SANOGO" w:date="2023-10-25T18:15:00Z">
              <w:rPr>
                <w:b/>
                <w:bCs/>
                <w:color w:val="000000"/>
                <w:szCs w:val="24"/>
                <w:lang w:val="fr-ML"/>
              </w:rPr>
            </w:rPrChange>
          </w:rPr>
          <w:delText>Le pr</w:delText>
        </w:r>
        <w:r w:rsidRPr="007A4AFC" w:rsidDel="00166699">
          <w:rPr>
            <w:b w:val="0"/>
            <w:bCs/>
            <w:color w:val="000000" w:themeColor="text1"/>
            <w:spacing w:val="-3"/>
            <w:szCs w:val="24"/>
            <w:lang w:val="fr-ML"/>
            <w:rPrChange w:id="19704" w:author="Dr Mamadou SANOGO" w:date="2023-10-25T18:15:00Z">
              <w:rPr>
                <w:b/>
                <w:bCs/>
                <w:color w:val="000000"/>
                <w:spacing w:val="-3"/>
                <w:szCs w:val="24"/>
                <w:lang w:val="fr-ML"/>
              </w:rPr>
            </w:rPrChange>
          </w:rPr>
          <w:delText>é</w:delText>
        </w:r>
        <w:r w:rsidRPr="007A4AFC" w:rsidDel="00166699">
          <w:rPr>
            <w:b w:val="0"/>
            <w:bCs/>
            <w:color w:val="000000" w:themeColor="text1"/>
            <w:spacing w:val="1"/>
            <w:szCs w:val="24"/>
            <w:lang w:val="fr-ML"/>
            <w:rPrChange w:id="19705" w:author="Dr Mamadou SANOGO" w:date="2023-10-25T18:15:00Z">
              <w:rPr>
                <w:b/>
                <w:bCs/>
                <w:color w:val="000000"/>
                <w:spacing w:val="1"/>
                <w:szCs w:val="24"/>
                <w:lang w:val="fr-ML"/>
              </w:rPr>
            </w:rPrChange>
          </w:rPr>
          <w:delText>si</w:delText>
        </w:r>
        <w:r w:rsidRPr="007A4AFC" w:rsidDel="00166699">
          <w:rPr>
            <w:b w:val="0"/>
            <w:bCs/>
            <w:color w:val="000000" w:themeColor="text1"/>
            <w:spacing w:val="-3"/>
            <w:szCs w:val="24"/>
            <w:lang w:val="fr-ML"/>
            <w:rPrChange w:id="19706" w:author="Dr Mamadou SANOGO" w:date="2023-10-25T18:15:00Z">
              <w:rPr>
                <w:b/>
                <w:bCs/>
                <w:color w:val="000000"/>
                <w:spacing w:val="-3"/>
                <w:szCs w:val="24"/>
                <w:lang w:val="fr-ML"/>
              </w:rPr>
            </w:rPrChange>
          </w:rPr>
          <w:delText>d</w:delText>
        </w:r>
        <w:r w:rsidRPr="007A4AFC" w:rsidDel="00166699">
          <w:rPr>
            <w:b w:val="0"/>
            <w:bCs/>
            <w:color w:val="000000" w:themeColor="text1"/>
            <w:szCs w:val="24"/>
            <w:lang w:val="fr-ML"/>
            <w:rPrChange w:id="19707" w:author="Dr Mamadou SANOGO" w:date="2023-10-25T18:15:00Z">
              <w:rPr>
                <w:b/>
                <w:bCs/>
                <w:color w:val="000000"/>
                <w:szCs w:val="24"/>
                <w:lang w:val="fr-ML"/>
              </w:rPr>
            </w:rPrChange>
          </w:rPr>
          <w:delText>ent du</w:delText>
        </w:r>
        <w:r w:rsidRPr="007A4AFC" w:rsidDel="00166699">
          <w:rPr>
            <w:b w:val="0"/>
            <w:bCs/>
            <w:color w:val="000000" w:themeColor="text1"/>
            <w:spacing w:val="-1"/>
            <w:szCs w:val="24"/>
            <w:lang w:val="fr-ML"/>
            <w:rPrChange w:id="19708" w:author="Dr Mamadou SANOGO" w:date="2023-10-25T18:15:00Z">
              <w:rPr>
                <w:b/>
                <w:bCs/>
                <w:color w:val="000000"/>
                <w:spacing w:val="-1"/>
                <w:szCs w:val="24"/>
                <w:lang w:val="fr-ML"/>
              </w:rPr>
            </w:rPrChange>
          </w:rPr>
          <w:delText xml:space="preserve"> </w:delText>
        </w:r>
        <w:r w:rsidRPr="007A4AFC" w:rsidDel="00166699">
          <w:rPr>
            <w:b w:val="0"/>
            <w:bCs/>
            <w:color w:val="000000" w:themeColor="text1"/>
            <w:spacing w:val="-2"/>
            <w:szCs w:val="24"/>
            <w:lang w:val="fr-ML"/>
            <w:rPrChange w:id="19709" w:author="Dr Mamadou SANOGO" w:date="2023-10-25T18:15:00Z">
              <w:rPr>
                <w:b/>
                <w:bCs/>
                <w:color w:val="000000"/>
                <w:spacing w:val="-2"/>
                <w:szCs w:val="24"/>
                <w:lang w:val="fr-ML"/>
              </w:rPr>
            </w:rPrChange>
          </w:rPr>
          <w:delText>j</w:delText>
        </w:r>
        <w:r w:rsidRPr="007A4AFC" w:rsidDel="00166699">
          <w:rPr>
            <w:b w:val="0"/>
            <w:bCs/>
            <w:color w:val="000000" w:themeColor="text1"/>
            <w:szCs w:val="24"/>
            <w:lang w:val="fr-ML"/>
            <w:rPrChange w:id="19710" w:author="Dr Mamadou SANOGO" w:date="2023-10-25T18:15:00Z">
              <w:rPr>
                <w:b/>
                <w:bCs/>
                <w:color w:val="000000"/>
                <w:szCs w:val="24"/>
                <w:lang w:val="fr-ML"/>
              </w:rPr>
            </w:rPrChange>
          </w:rPr>
          <w:delText>ury</w:delText>
        </w:r>
      </w:del>
    </w:p>
    <w:p w14:paraId="6FE0DF57" w14:textId="41ED8CA5" w:rsidR="0032620E" w:rsidRPr="007A4AFC" w:rsidDel="00166699" w:rsidRDefault="0032620E">
      <w:pPr>
        <w:pStyle w:val="Titre"/>
        <w:tabs>
          <w:tab w:val="num" w:pos="-4820"/>
        </w:tabs>
        <w:spacing w:line="276" w:lineRule="auto"/>
        <w:jc w:val="both"/>
        <w:rPr>
          <w:del w:id="19711" w:author="Dr Mamadou SANOGO" w:date="2023-10-25T17:56:00Z"/>
          <w:color w:val="000000" w:themeColor="text1"/>
          <w:szCs w:val="24"/>
          <w:lang w:val="fr-ML"/>
          <w:rPrChange w:id="19712" w:author="Dr Mamadou SANOGO" w:date="2023-10-25T18:15:00Z">
            <w:rPr>
              <w:del w:id="19713" w:author="Dr Mamadou SANOGO" w:date="2023-10-25T17:56:00Z"/>
              <w:color w:val="000000"/>
              <w:szCs w:val="24"/>
              <w:lang w:val="fr-ML"/>
            </w:rPr>
          </w:rPrChange>
        </w:rPr>
        <w:pPrChange w:id="19714" w:author="Dr Mamadou SANOGO" w:date="2023-10-25T17:57:00Z">
          <w:pPr>
            <w:widowControl w:val="0"/>
            <w:autoSpaceDE w:val="0"/>
            <w:autoSpaceDN w:val="0"/>
            <w:adjustRightInd w:val="0"/>
            <w:spacing w:line="240" w:lineRule="auto"/>
            <w:ind w:left="400" w:right="-36"/>
          </w:pPr>
        </w:pPrChange>
      </w:pPr>
      <w:del w:id="19715" w:author="Dr Mamadou SANOGO" w:date="2023-10-25T17:56:00Z">
        <w:r w:rsidRPr="007A4AFC" w:rsidDel="00166699">
          <w:rPr>
            <w:color w:val="000000" w:themeColor="text1"/>
            <w:spacing w:val="-3"/>
            <w:szCs w:val="24"/>
            <w:lang w:val="fr-ML"/>
            <w:rPrChange w:id="19716" w:author="Dr Mamadou SANOGO" w:date="2023-10-25T18:15:00Z">
              <w:rPr>
                <w:color w:val="000000"/>
                <w:spacing w:val="-3"/>
                <w:szCs w:val="24"/>
                <w:lang w:val="fr-ML"/>
              </w:rPr>
            </w:rPrChange>
          </w:rPr>
          <w:delText>L</w:delText>
        </w:r>
        <w:r w:rsidRPr="007A4AFC" w:rsidDel="00166699">
          <w:rPr>
            <w:color w:val="000000" w:themeColor="text1"/>
            <w:szCs w:val="24"/>
            <w:lang w:val="fr-ML"/>
            <w:rPrChange w:id="19717" w:author="Dr Mamadou SANOGO" w:date="2023-10-25T18:15:00Z">
              <w:rPr>
                <w:color w:val="000000"/>
                <w:szCs w:val="24"/>
                <w:lang w:val="fr-ML"/>
              </w:rPr>
            </w:rPrChange>
          </w:rPr>
          <w:delText>e</w:delText>
        </w:r>
        <w:r w:rsidRPr="007A4AFC" w:rsidDel="00166699">
          <w:rPr>
            <w:color w:val="000000" w:themeColor="text1"/>
            <w:spacing w:val="1"/>
            <w:szCs w:val="24"/>
            <w:lang w:val="fr-ML"/>
            <w:rPrChange w:id="19718" w:author="Dr Mamadou SANOGO" w:date="2023-10-25T18:15:00Z">
              <w:rPr>
                <w:color w:val="000000"/>
                <w:spacing w:val="1"/>
                <w:szCs w:val="24"/>
                <w:lang w:val="fr-ML"/>
              </w:rPr>
            </w:rPrChange>
          </w:rPr>
          <w:delText xml:space="preserve"> </w:delText>
        </w:r>
        <w:r w:rsidRPr="007A4AFC" w:rsidDel="00166699">
          <w:rPr>
            <w:color w:val="000000" w:themeColor="text1"/>
            <w:spacing w:val="-1"/>
            <w:szCs w:val="24"/>
            <w:lang w:val="fr-ML"/>
            <w:rPrChange w:id="19719" w:author="Dr Mamadou SANOGO" w:date="2023-10-25T18:15:00Z">
              <w:rPr>
                <w:color w:val="000000"/>
                <w:spacing w:val="-1"/>
                <w:szCs w:val="24"/>
                <w:lang w:val="fr-ML"/>
              </w:rPr>
            </w:rPrChange>
          </w:rPr>
          <w:delText>c</w:delText>
        </w:r>
        <w:r w:rsidRPr="007A4AFC" w:rsidDel="00166699">
          <w:rPr>
            <w:color w:val="000000" w:themeColor="text1"/>
            <w:szCs w:val="24"/>
            <w:lang w:val="fr-ML"/>
            <w:rPrChange w:id="19720" w:author="Dr Mamadou SANOGO" w:date="2023-10-25T18:15:00Z">
              <w:rPr>
                <w:color w:val="000000"/>
                <w:szCs w:val="24"/>
                <w:lang w:val="fr-ML"/>
              </w:rPr>
            </w:rPrChange>
          </w:rPr>
          <w:delText>hoix</w:delText>
        </w:r>
        <w:r w:rsidRPr="007A4AFC" w:rsidDel="00166699">
          <w:rPr>
            <w:color w:val="000000" w:themeColor="text1"/>
            <w:spacing w:val="3"/>
            <w:szCs w:val="24"/>
            <w:lang w:val="fr-ML"/>
            <w:rPrChange w:id="19721"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722" w:author="Dr Mamadou SANOGO" w:date="2023-10-25T18:15:00Z">
              <w:rPr>
                <w:color w:val="000000"/>
                <w:szCs w:val="24"/>
                <w:lang w:val="fr-ML"/>
              </w:rPr>
            </w:rPrChange>
          </w:rPr>
          <w:delText>du pr</w:delText>
        </w:r>
        <w:r w:rsidRPr="007A4AFC" w:rsidDel="00166699">
          <w:rPr>
            <w:color w:val="000000" w:themeColor="text1"/>
            <w:spacing w:val="-2"/>
            <w:szCs w:val="24"/>
            <w:lang w:val="fr-ML"/>
            <w:rPrChange w:id="19723" w:author="Dr Mamadou SANOGO" w:date="2023-10-25T18:15:00Z">
              <w:rPr>
                <w:color w:val="000000"/>
                <w:spacing w:val="-2"/>
                <w:szCs w:val="24"/>
                <w:lang w:val="fr-ML"/>
              </w:rPr>
            </w:rPrChange>
          </w:rPr>
          <w:delText>é</w:delText>
        </w:r>
        <w:r w:rsidRPr="007A4AFC" w:rsidDel="00166699">
          <w:rPr>
            <w:color w:val="000000" w:themeColor="text1"/>
            <w:szCs w:val="24"/>
            <w:lang w:val="fr-ML"/>
            <w:rPrChange w:id="19724" w:author="Dr Mamadou SANOGO" w:date="2023-10-25T18:15:00Z">
              <w:rPr>
                <w:color w:val="000000"/>
                <w:szCs w:val="24"/>
                <w:lang w:val="fr-ML"/>
              </w:rPr>
            </w:rPrChange>
          </w:rPr>
          <w:delText>sident du ju</w:delText>
        </w:r>
        <w:r w:rsidRPr="007A4AFC" w:rsidDel="00166699">
          <w:rPr>
            <w:color w:val="000000" w:themeColor="text1"/>
            <w:spacing w:val="1"/>
            <w:szCs w:val="24"/>
            <w:lang w:val="fr-ML"/>
            <w:rPrChange w:id="19725" w:author="Dr Mamadou SANOGO" w:date="2023-10-25T18:15:00Z">
              <w:rPr>
                <w:color w:val="000000"/>
                <w:spacing w:val="1"/>
                <w:szCs w:val="24"/>
                <w:lang w:val="fr-ML"/>
              </w:rPr>
            </w:rPrChange>
          </w:rPr>
          <w:delText>r</w:delText>
        </w:r>
        <w:r w:rsidRPr="007A4AFC" w:rsidDel="00166699">
          <w:rPr>
            <w:color w:val="000000" w:themeColor="text1"/>
            <w:szCs w:val="24"/>
            <w:lang w:val="fr-ML"/>
            <w:rPrChange w:id="19726" w:author="Dr Mamadou SANOGO" w:date="2023-10-25T18:15:00Z">
              <w:rPr>
                <w:color w:val="000000"/>
                <w:szCs w:val="24"/>
                <w:lang w:val="fr-ML"/>
              </w:rPr>
            </w:rPrChange>
          </w:rPr>
          <w:delText>y</w:delText>
        </w:r>
        <w:r w:rsidRPr="007A4AFC" w:rsidDel="00166699">
          <w:rPr>
            <w:color w:val="000000" w:themeColor="text1"/>
            <w:spacing w:val="-4"/>
            <w:szCs w:val="24"/>
            <w:lang w:val="fr-ML"/>
            <w:rPrChange w:id="19727" w:author="Dr Mamadou SANOGO" w:date="2023-10-25T18:15:00Z">
              <w:rPr>
                <w:color w:val="000000"/>
                <w:spacing w:val="-4"/>
                <w:szCs w:val="24"/>
                <w:lang w:val="fr-ML"/>
              </w:rPr>
            </w:rPrChange>
          </w:rPr>
          <w:delText xml:space="preserve"> </w:delText>
        </w:r>
        <w:r w:rsidRPr="007A4AFC" w:rsidDel="00166699">
          <w:rPr>
            <w:color w:val="000000" w:themeColor="text1"/>
            <w:spacing w:val="1"/>
            <w:szCs w:val="24"/>
            <w:lang w:val="fr-ML"/>
            <w:rPrChange w:id="19728"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729" w:author="Dr Mamadou SANOGO" w:date="2023-10-25T18:15:00Z">
              <w:rPr>
                <w:color w:val="000000"/>
                <w:spacing w:val="-1"/>
                <w:szCs w:val="24"/>
                <w:lang w:val="fr-ML"/>
              </w:rPr>
            </w:rPrChange>
          </w:rPr>
          <w:delText>é</w:delText>
        </w:r>
        <w:r w:rsidRPr="007A4AFC" w:rsidDel="00166699">
          <w:rPr>
            <w:color w:val="000000" w:themeColor="text1"/>
            <w:szCs w:val="24"/>
            <w:lang w:val="fr-ML"/>
            <w:rPrChange w:id="19730" w:author="Dr Mamadou SANOGO" w:date="2023-10-25T18:15:00Z">
              <w:rPr>
                <w:color w:val="000000"/>
                <w:szCs w:val="24"/>
                <w:lang w:val="fr-ML"/>
              </w:rPr>
            </w:rPrChange>
          </w:rPr>
          <w:delText>pond à</w:delText>
        </w:r>
        <w:r w:rsidRPr="007A4AFC" w:rsidDel="00166699">
          <w:rPr>
            <w:color w:val="000000" w:themeColor="text1"/>
            <w:spacing w:val="-1"/>
            <w:szCs w:val="24"/>
            <w:lang w:val="fr-ML"/>
            <w:rPrChange w:id="19731"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732"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733" w:author="Dr Mamadou SANOGO" w:date="2023-10-25T18:15:00Z">
              <w:rPr>
                <w:color w:val="000000"/>
                <w:spacing w:val="-1"/>
                <w:szCs w:val="24"/>
                <w:lang w:val="fr-ML"/>
              </w:rPr>
            </w:rPrChange>
          </w:rPr>
          <w:delText>e</w:delText>
        </w:r>
        <w:r w:rsidRPr="007A4AFC" w:rsidDel="00166699">
          <w:rPr>
            <w:color w:val="000000" w:themeColor="text1"/>
            <w:szCs w:val="24"/>
            <w:lang w:val="fr-ML"/>
            <w:rPrChange w:id="19734"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735" w:author="Dr Mamadou SANOGO" w:date="2023-10-25T18:15:00Z">
              <w:rPr>
                <w:color w:val="000000"/>
                <w:spacing w:val="-1"/>
                <w:szCs w:val="24"/>
                <w:lang w:val="fr-ML"/>
              </w:rPr>
            </w:rPrChange>
          </w:rPr>
          <w:delText>c</w:delText>
        </w:r>
        <w:r w:rsidRPr="007A4AFC" w:rsidDel="00166699">
          <w:rPr>
            <w:color w:val="000000" w:themeColor="text1"/>
            <w:szCs w:val="24"/>
            <w:lang w:val="fr-ML"/>
            <w:rPrChange w:id="19736" w:author="Dr Mamadou SANOGO" w:date="2023-10-25T18:15:00Z">
              <w:rPr>
                <w:color w:val="000000"/>
                <w:szCs w:val="24"/>
                <w:lang w:val="fr-ML"/>
              </w:rPr>
            </w:rPrChange>
          </w:rPr>
          <w:delText>rit</w:delText>
        </w:r>
        <w:r w:rsidRPr="007A4AFC" w:rsidDel="00166699">
          <w:rPr>
            <w:color w:val="000000" w:themeColor="text1"/>
            <w:spacing w:val="-1"/>
            <w:szCs w:val="24"/>
            <w:lang w:val="fr-ML"/>
            <w:rPrChange w:id="19737"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19738"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739" w:author="Dr Mamadou SANOGO" w:date="2023-10-25T18:15:00Z">
              <w:rPr>
                <w:color w:val="000000"/>
                <w:spacing w:val="-1"/>
                <w:szCs w:val="24"/>
                <w:lang w:val="fr-ML"/>
              </w:rPr>
            </w:rPrChange>
          </w:rPr>
          <w:delText>e</w:delText>
        </w:r>
        <w:r w:rsidRPr="007A4AFC" w:rsidDel="00166699">
          <w:rPr>
            <w:color w:val="000000" w:themeColor="text1"/>
            <w:szCs w:val="24"/>
            <w:lang w:val="fr-ML"/>
            <w:rPrChange w:id="19740" w:author="Dr Mamadou SANOGO" w:date="2023-10-25T18:15:00Z">
              <w:rPr>
                <w:color w:val="000000"/>
                <w:szCs w:val="24"/>
                <w:lang w:val="fr-ML"/>
              </w:rPr>
            </w:rPrChange>
          </w:rPr>
          <w:delText>s</w:delText>
        </w:r>
        <w:r w:rsidRPr="007A4AFC" w:rsidDel="00166699">
          <w:rPr>
            <w:color w:val="000000" w:themeColor="text1"/>
            <w:spacing w:val="2"/>
            <w:szCs w:val="24"/>
            <w:lang w:val="fr-ML"/>
            <w:rPrChange w:id="19741"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742" w:author="Dr Mamadou SANOGO" w:date="2023-10-25T18:15:00Z">
              <w:rPr>
                <w:color w:val="000000"/>
                <w:szCs w:val="24"/>
                <w:lang w:val="fr-ML"/>
              </w:rPr>
            </w:rPrChange>
          </w:rPr>
          <w:delText>pr</w:delText>
        </w:r>
        <w:r w:rsidRPr="007A4AFC" w:rsidDel="00166699">
          <w:rPr>
            <w:color w:val="000000" w:themeColor="text1"/>
            <w:spacing w:val="-2"/>
            <w:szCs w:val="24"/>
            <w:lang w:val="fr-ML"/>
            <w:rPrChange w:id="19743" w:author="Dr Mamadou SANOGO" w:date="2023-10-25T18:15:00Z">
              <w:rPr>
                <w:color w:val="000000"/>
                <w:spacing w:val="-2"/>
                <w:szCs w:val="24"/>
                <w:lang w:val="fr-ML"/>
              </w:rPr>
            </w:rPrChange>
          </w:rPr>
          <w:delText>é</w:delText>
        </w:r>
        <w:r w:rsidRPr="007A4AFC" w:rsidDel="00166699">
          <w:rPr>
            <w:color w:val="000000" w:themeColor="text1"/>
            <w:spacing w:val="-1"/>
            <w:szCs w:val="24"/>
            <w:lang w:val="fr-ML"/>
            <w:rPrChange w:id="19744" w:author="Dr Mamadou SANOGO" w:date="2023-10-25T18:15:00Z">
              <w:rPr>
                <w:color w:val="000000"/>
                <w:spacing w:val="-1"/>
                <w:szCs w:val="24"/>
                <w:lang w:val="fr-ML"/>
              </w:rPr>
            </w:rPrChange>
          </w:rPr>
          <w:delText>c</w:delText>
        </w:r>
        <w:r w:rsidRPr="007A4AFC" w:rsidDel="00166699">
          <w:rPr>
            <w:color w:val="000000" w:themeColor="text1"/>
            <w:szCs w:val="24"/>
            <w:lang w:val="fr-ML"/>
            <w:rPrChange w:id="19745" w:author="Dr Mamadou SANOGO" w:date="2023-10-25T18:15:00Z">
              <w:rPr>
                <w:color w:val="000000"/>
                <w:szCs w:val="24"/>
                <w:lang w:val="fr-ML"/>
              </w:rPr>
            </w:rPrChange>
          </w:rPr>
          <w:delText>is :</w:delText>
        </w:r>
      </w:del>
    </w:p>
    <w:p w14:paraId="20E4FCD0" w14:textId="453FC3B2" w:rsidR="0032620E" w:rsidRPr="007A4AFC" w:rsidDel="00166699" w:rsidRDefault="0032620E">
      <w:pPr>
        <w:pStyle w:val="Titre"/>
        <w:tabs>
          <w:tab w:val="num" w:pos="-4820"/>
        </w:tabs>
        <w:spacing w:line="276" w:lineRule="auto"/>
        <w:jc w:val="both"/>
        <w:rPr>
          <w:del w:id="19746" w:author="Dr Mamadou SANOGO" w:date="2023-10-25T17:56:00Z"/>
          <w:color w:val="000000" w:themeColor="text1"/>
          <w:szCs w:val="24"/>
          <w:lang w:val="fr-ML"/>
          <w:rPrChange w:id="19747" w:author="Dr Mamadou SANOGO" w:date="2023-10-25T18:15:00Z">
            <w:rPr>
              <w:del w:id="19748" w:author="Dr Mamadou SANOGO" w:date="2023-10-25T17:56:00Z"/>
              <w:color w:val="000000"/>
              <w:szCs w:val="24"/>
              <w:lang w:val="fr-ML"/>
            </w:rPr>
          </w:rPrChange>
        </w:rPr>
        <w:pPrChange w:id="19749"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750" w:author="Dr Mamadou SANOGO" w:date="2023-10-25T17:56:00Z">
        <w:r w:rsidRPr="007A4AFC" w:rsidDel="00166699">
          <w:rPr>
            <w:color w:val="000000" w:themeColor="text1"/>
            <w:szCs w:val="24"/>
            <w:lang w:val="fr-ML"/>
            <w:rPrChange w:id="19751" w:author="Dr Mamadou SANOGO" w:date="2023-10-25T18:15:00Z">
              <w:rPr>
                <w:color w:val="000000"/>
                <w:szCs w:val="24"/>
                <w:lang w:val="fr-ML"/>
              </w:rPr>
            </w:rPrChange>
          </w:rPr>
          <w:delText>il</w:delText>
        </w:r>
        <w:r w:rsidRPr="007A4AFC" w:rsidDel="00166699">
          <w:rPr>
            <w:color w:val="000000" w:themeColor="text1"/>
            <w:spacing w:val="17"/>
            <w:szCs w:val="24"/>
            <w:lang w:val="fr-ML"/>
            <w:rPrChange w:id="19752"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53" w:author="Dr Mamadou SANOGO" w:date="2023-10-25T18:15:00Z">
              <w:rPr>
                <w:color w:val="000000"/>
                <w:szCs w:val="24"/>
                <w:lang w:val="fr-ML"/>
              </w:rPr>
            </w:rPrChange>
          </w:rPr>
          <w:delText>doit</w:delText>
        </w:r>
        <w:r w:rsidRPr="007A4AFC" w:rsidDel="00166699">
          <w:rPr>
            <w:color w:val="000000" w:themeColor="text1"/>
            <w:spacing w:val="18"/>
            <w:szCs w:val="24"/>
            <w:lang w:val="fr-ML"/>
            <w:rPrChange w:id="19754"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755" w:author="Dr Mamadou SANOGO" w:date="2023-10-25T18:15:00Z">
              <w:rPr>
                <w:color w:val="000000"/>
                <w:spacing w:val="-1"/>
                <w:szCs w:val="24"/>
                <w:lang w:val="fr-ML"/>
              </w:rPr>
            </w:rPrChange>
          </w:rPr>
          <w:delText>ê</w:delText>
        </w:r>
        <w:r w:rsidRPr="007A4AFC" w:rsidDel="00166699">
          <w:rPr>
            <w:color w:val="000000" w:themeColor="text1"/>
            <w:szCs w:val="24"/>
            <w:lang w:val="fr-ML"/>
            <w:rPrChange w:id="19756" w:author="Dr Mamadou SANOGO" w:date="2023-10-25T18:15:00Z">
              <w:rPr>
                <w:color w:val="000000"/>
                <w:szCs w:val="24"/>
                <w:lang w:val="fr-ML"/>
              </w:rPr>
            </w:rPrChange>
          </w:rPr>
          <w:delText>tre</w:delText>
        </w:r>
        <w:r w:rsidRPr="007A4AFC" w:rsidDel="00166699">
          <w:rPr>
            <w:color w:val="000000" w:themeColor="text1"/>
            <w:spacing w:val="15"/>
            <w:szCs w:val="24"/>
            <w:lang w:val="fr-ML"/>
            <w:rPrChange w:id="19757"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758" w:author="Dr Mamadou SANOGO" w:date="2023-10-25T18:15:00Z">
              <w:rPr>
                <w:color w:val="000000"/>
                <w:szCs w:val="24"/>
                <w:lang w:val="fr-ML"/>
              </w:rPr>
            </w:rPrChange>
          </w:rPr>
          <w:delText>pro</w:delText>
        </w:r>
        <w:r w:rsidRPr="007A4AFC" w:rsidDel="00166699">
          <w:rPr>
            <w:color w:val="000000" w:themeColor="text1"/>
            <w:spacing w:val="1"/>
            <w:szCs w:val="24"/>
            <w:lang w:val="fr-ML"/>
            <w:rPrChange w:id="19759"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760" w:author="Dr Mamadou SANOGO" w:date="2023-10-25T18:15:00Z">
              <w:rPr>
                <w:color w:val="000000"/>
                <w:spacing w:val="-1"/>
                <w:szCs w:val="24"/>
                <w:lang w:val="fr-ML"/>
              </w:rPr>
            </w:rPrChange>
          </w:rPr>
          <w:delText>e</w:delText>
        </w:r>
        <w:r w:rsidRPr="007A4AFC" w:rsidDel="00166699">
          <w:rPr>
            <w:color w:val="000000" w:themeColor="text1"/>
            <w:szCs w:val="24"/>
            <w:lang w:val="fr-ML"/>
            <w:rPrChange w:id="19761" w:author="Dr Mamadou SANOGO" w:date="2023-10-25T18:15:00Z">
              <w:rPr>
                <w:color w:val="000000"/>
                <w:szCs w:val="24"/>
                <w:lang w:val="fr-ML"/>
              </w:rPr>
            </w:rPrChange>
          </w:rPr>
          <w:delText>sseur</w:delText>
        </w:r>
        <w:r w:rsidRPr="007A4AFC" w:rsidDel="00166699">
          <w:rPr>
            <w:color w:val="000000" w:themeColor="text1"/>
            <w:spacing w:val="15"/>
            <w:szCs w:val="24"/>
            <w:lang w:val="fr-ML"/>
            <w:rPrChange w:id="19762" w:author="Dr Mamadou SANOGO" w:date="2023-10-25T18:15:00Z">
              <w:rPr>
                <w:color w:val="000000"/>
                <w:spacing w:val="15"/>
                <w:szCs w:val="24"/>
                <w:lang w:val="fr-ML"/>
              </w:rPr>
            </w:rPrChange>
          </w:rPr>
          <w:delText xml:space="preserve"> </w:delText>
        </w:r>
        <w:r w:rsidRPr="007A4AFC" w:rsidDel="00166699">
          <w:rPr>
            <w:color w:val="000000" w:themeColor="text1"/>
            <w:spacing w:val="2"/>
            <w:szCs w:val="24"/>
            <w:lang w:val="fr-ML"/>
            <w:rPrChange w:id="19763" w:author="Dr Mamadou SANOGO" w:date="2023-10-25T18:15:00Z">
              <w:rPr>
                <w:color w:val="000000"/>
                <w:spacing w:val="2"/>
                <w:szCs w:val="24"/>
                <w:lang w:val="fr-ML"/>
              </w:rPr>
            </w:rPrChange>
          </w:rPr>
          <w:delText>d</w:delText>
        </w:r>
        <w:r w:rsidRPr="007A4AFC" w:rsidDel="00166699">
          <w:rPr>
            <w:color w:val="000000" w:themeColor="text1"/>
            <w:spacing w:val="1"/>
            <w:szCs w:val="24"/>
            <w:lang w:val="fr-ML"/>
            <w:rPrChange w:id="19764" w:author="Dr Mamadou SANOGO" w:date="2023-10-25T18:15:00Z">
              <w:rPr>
                <w:color w:val="000000"/>
                <w:spacing w:val="1"/>
                <w:szCs w:val="24"/>
                <w:lang w:val="fr-ML"/>
              </w:rPr>
            </w:rPrChange>
          </w:rPr>
          <w:delText>e</w:delText>
        </w:r>
        <w:r w:rsidRPr="007A4AFC" w:rsidDel="00166699">
          <w:rPr>
            <w:color w:val="000000" w:themeColor="text1"/>
            <w:szCs w:val="24"/>
            <w:lang w:val="fr-ML"/>
            <w:rPrChange w:id="19765" w:author="Dr Mamadou SANOGO" w:date="2023-10-25T18:15:00Z">
              <w:rPr>
                <w:color w:val="000000"/>
                <w:szCs w:val="24"/>
                <w:lang w:val="fr-ML"/>
              </w:rPr>
            </w:rPrChange>
          </w:rPr>
          <w:delText>s</w:delText>
        </w:r>
        <w:r w:rsidRPr="007A4AFC" w:rsidDel="00166699">
          <w:rPr>
            <w:color w:val="000000" w:themeColor="text1"/>
            <w:spacing w:val="17"/>
            <w:szCs w:val="24"/>
            <w:lang w:val="fr-ML"/>
            <w:rPrChange w:id="1976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67" w:author="Dr Mamadou SANOGO" w:date="2023-10-25T18:15:00Z">
              <w:rPr>
                <w:color w:val="000000"/>
                <w:szCs w:val="24"/>
                <w:lang w:val="fr-ML"/>
              </w:rPr>
            </w:rPrChange>
          </w:rPr>
          <w:delText>unive</w:delText>
        </w:r>
        <w:r w:rsidRPr="007A4AFC" w:rsidDel="00166699">
          <w:rPr>
            <w:color w:val="000000" w:themeColor="text1"/>
            <w:spacing w:val="-1"/>
            <w:szCs w:val="24"/>
            <w:lang w:val="fr-ML"/>
            <w:rPrChange w:id="19768" w:author="Dr Mamadou SANOGO" w:date="2023-10-25T18:15:00Z">
              <w:rPr>
                <w:color w:val="000000"/>
                <w:spacing w:val="-1"/>
                <w:szCs w:val="24"/>
                <w:lang w:val="fr-ML"/>
              </w:rPr>
            </w:rPrChange>
          </w:rPr>
          <w:delText>r</w:delText>
        </w:r>
        <w:r w:rsidRPr="007A4AFC" w:rsidDel="00166699">
          <w:rPr>
            <w:color w:val="000000" w:themeColor="text1"/>
            <w:szCs w:val="24"/>
            <w:lang w:val="fr-ML"/>
            <w:rPrChange w:id="19769" w:author="Dr Mamadou SANOGO" w:date="2023-10-25T18:15:00Z">
              <w:rPr>
                <w:color w:val="000000"/>
                <w:szCs w:val="24"/>
                <w:lang w:val="fr-ML"/>
              </w:rPr>
            </w:rPrChange>
          </w:rPr>
          <w:delText>si</w:delText>
        </w:r>
        <w:r w:rsidRPr="007A4AFC" w:rsidDel="00166699">
          <w:rPr>
            <w:color w:val="000000" w:themeColor="text1"/>
            <w:spacing w:val="1"/>
            <w:szCs w:val="24"/>
            <w:lang w:val="fr-ML"/>
            <w:rPrChange w:id="19770"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771" w:author="Dr Mamadou SANOGO" w:date="2023-10-25T18:15:00Z">
              <w:rPr>
                <w:color w:val="000000"/>
                <w:spacing w:val="-1"/>
                <w:szCs w:val="24"/>
                <w:lang w:val="fr-ML"/>
              </w:rPr>
            </w:rPrChange>
          </w:rPr>
          <w:delText>é</w:delText>
        </w:r>
        <w:r w:rsidRPr="007A4AFC" w:rsidDel="00166699">
          <w:rPr>
            <w:color w:val="000000" w:themeColor="text1"/>
            <w:szCs w:val="24"/>
            <w:lang w:val="fr-ML"/>
            <w:rPrChange w:id="19772" w:author="Dr Mamadou SANOGO" w:date="2023-10-25T18:15:00Z">
              <w:rPr>
                <w:color w:val="000000"/>
                <w:szCs w:val="24"/>
                <w:lang w:val="fr-ML"/>
              </w:rPr>
            </w:rPrChange>
          </w:rPr>
          <w:delText>s</w:delText>
        </w:r>
        <w:r w:rsidRPr="007A4AFC" w:rsidDel="00166699">
          <w:rPr>
            <w:color w:val="000000" w:themeColor="text1"/>
            <w:spacing w:val="17"/>
            <w:szCs w:val="24"/>
            <w:lang w:val="fr-ML"/>
            <w:rPrChange w:id="19773"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774" w:author="Dr Mamadou SANOGO" w:date="2023-10-25T18:15:00Z">
              <w:rPr>
                <w:color w:val="000000"/>
                <w:spacing w:val="-1"/>
                <w:szCs w:val="24"/>
                <w:lang w:val="fr-ML"/>
              </w:rPr>
            </w:rPrChange>
          </w:rPr>
          <w:delText>e</w:delText>
        </w:r>
        <w:r w:rsidRPr="007A4AFC" w:rsidDel="00166699">
          <w:rPr>
            <w:color w:val="000000" w:themeColor="text1"/>
            <w:szCs w:val="24"/>
            <w:lang w:val="fr-ML"/>
            <w:rPrChange w:id="19775" w:author="Dr Mamadou SANOGO" w:date="2023-10-25T18:15:00Z">
              <w:rPr>
                <w:color w:val="000000"/>
                <w:szCs w:val="24"/>
                <w:lang w:val="fr-ML"/>
              </w:rPr>
            </w:rPrChange>
          </w:rPr>
          <w:delText>n</w:delText>
        </w:r>
        <w:r w:rsidRPr="007A4AFC" w:rsidDel="00166699">
          <w:rPr>
            <w:color w:val="000000" w:themeColor="text1"/>
            <w:spacing w:val="22"/>
            <w:szCs w:val="24"/>
            <w:lang w:val="fr-ML"/>
            <w:rPrChange w:id="19776" w:author="Dr Mamadou SANOGO" w:date="2023-10-25T18:15:00Z">
              <w:rPr>
                <w:color w:val="000000"/>
                <w:spacing w:val="22"/>
                <w:szCs w:val="24"/>
                <w:lang w:val="fr-ML"/>
              </w:rPr>
            </w:rPrChange>
          </w:rPr>
          <w:delText xml:space="preserve"> </w:delText>
        </w:r>
        <w:r w:rsidRPr="007A4AFC" w:rsidDel="00166699">
          <w:rPr>
            <w:color w:val="000000" w:themeColor="text1"/>
            <w:szCs w:val="24"/>
            <w:lang w:val="fr-ML"/>
            <w:rPrChange w:id="19777" w:author="Dr Mamadou SANOGO" w:date="2023-10-25T18:15:00Z">
              <w:rPr>
                <w:color w:val="000000"/>
                <w:szCs w:val="24"/>
                <w:lang w:val="fr-ML"/>
              </w:rPr>
            </w:rPrChange>
          </w:rPr>
          <w:delText>fon</w:delText>
        </w:r>
        <w:r w:rsidRPr="007A4AFC" w:rsidDel="00166699">
          <w:rPr>
            <w:color w:val="000000" w:themeColor="text1"/>
            <w:spacing w:val="-2"/>
            <w:szCs w:val="24"/>
            <w:lang w:val="fr-ML"/>
            <w:rPrChange w:id="19778" w:author="Dr Mamadou SANOGO" w:date="2023-10-25T18:15:00Z">
              <w:rPr>
                <w:color w:val="000000"/>
                <w:spacing w:val="-2"/>
                <w:szCs w:val="24"/>
                <w:lang w:val="fr-ML"/>
              </w:rPr>
            </w:rPrChange>
          </w:rPr>
          <w:delText>c</w:delText>
        </w:r>
        <w:r w:rsidRPr="007A4AFC" w:rsidDel="00166699">
          <w:rPr>
            <w:color w:val="000000" w:themeColor="text1"/>
            <w:szCs w:val="24"/>
            <w:lang w:val="fr-ML"/>
            <w:rPrChange w:id="19779" w:author="Dr Mamadou SANOGO" w:date="2023-10-25T18:15:00Z">
              <w:rPr>
                <w:color w:val="000000"/>
                <w:szCs w:val="24"/>
                <w:lang w:val="fr-ML"/>
              </w:rPr>
            </w:rPrChange>
          </w:rPr>
          <w:delText>t</w:delText>
        </w:r>
        <w:r w:rsidRPr="007A4AFC" w:rsidDel="00166699">
          <w:rPr>
            <w:color w:val="000000" w:themeColor="text1"/>
            <w:spacing w:val="1"/>
            <w:szCs w:val="24"/>
            <w:lang w:val="fr-ML"/>
            <w:rPrChange w:id="19780" w:author="Dr Mamadou SANOGO" w:date="2023-10-25T18:15:00Z">
              <w:rPr>
                <w:color w:val="000000"/>
                <w:spacing w:val="1"/>
                <w:szCs w:val="24"/>
                <w:lang w:val="fr-ML"/>
              </w:rPr>
            </w:rPrChange>
          </w:rPr>
          <w:delText>i</w:delText>
        </w:r>
        <w:r w:rsidRPr="007A4AFC" w:rsidDel="00166699">
          <w:rPr>
            <w:color w:val="000000" w:themeColor="text1"/>
            <w:szCs w:val="24"/>
            <w:lang w:val="fr-ML"/>
            <w:rPrChange w:id="19781" w:author="Dr Mamadou SANOGO" w:date="2023-10-25T18:15:00Z">
              <w:rPr>
                <w:color w:val="000000"/>
                <w:szCs w:val="24"/>
                <w:lang w:val="fr-ML"/>
              </w:rPr>
            </w:rPrChange>
          </w:rPr>
          <w:delText>on</w:delText>
        </w:r>
        <w:r w:rsidRPr="007A4AFC" w:rsidDel="00166699">
          <w:rPr>
            <w:color w:val="000000" w:themeColor="text1"/>
            <w:spacing w:val="3"/>
            <w:szCs w:val="24"/>
            <w:lang w:val="fr-ML"/>
            <w:rPrChange w:id="19782" w:author="Dr Mamadou SANOGO" w:date="2023-10-25T18:15:00Z">
              <w:rPr>
                <w:color w:val="000000"/>
                <w:spacing w:val="3"/>
                <w:szCs w:val="24"/>
                <w:lang w:val="fr-ML"/>
              </w:rPr>
            </w:rPrChange>
          </w:rPr>
          <w:delText xml:space="preserve"> </w:delText>
        </w:r>
        <w:r w:rsidRPr="007A4AFC" w:rsidDel="00166699">
          <w:rPr>
            <w:color w:val="000000" w:themeColor="text1"/>
            <w:szCs w:val="24"/>
            <w:lang w:val="fr-ML"/>
            <w:rPrChange w:id="19783" w:author="Dr Mamadou SANOGO" w:date="2023-10-25T18:15:00Z">
              <w:rPr>
                <w:color w:val="000000"/>
                <w:szCs w:val="24"/>
                <w:lang w:val="fr-ML"/>
              </w:rPr>
            </w:rPrChange>
          </w:rPr>
          <w:delText>:</w:delText>
        </w:r>
        <w:r w:rsidRPr="007A4AFC" w:rsidDel="00166699">
          <w:rPr>
            <w:color w:val="000000" w:themeColor="text1"/>
            <w:spacing w:val="17"/>
            <w:szCs w:val="24"/>
            <w:lang w:val="fr-ML"/>
            <w:rPrChange w:id="19784"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85" w:author="Dr Mamadou SANOGO" w:date="2023-10-25T18:15:00Z">
              <w:rPr>
                <w:color w:val="000000"/>
                <w:szCs w:val="24"/>
                <w:lang w:val="fr-ML"/>
              </w:rPr>
            </w:rPrChange>
          </w:rPr>
          <w:delText>un</w:delText>
        </w:r>
        <w:r w:rsidRPr="007A4AFC" w:rsidDel="00166699">
          <w:rPr>
            <w:color w:val="000000" w:themeColor="text1"/>
            <w:spacing w:val="17"/>
            <w:szCs w:val="24"/>
            <w:lang w:val="fr-ML"/>
            <w:rPrChange w:id="19786"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787" w:author="Dr Mamadou SANOGO" w:date="2023-10-25T18:15:00Z">
              <w:rPr>
                <w:color w:val="000000"/>
                <w:szCs w:val="24"/>
                <w:lang w:val="fr-ML"/>
              </w:rPr>
            </w:rPrChange>
          </w:rPr>
          <w:delText>maître</w:delText>
        </w:r>
        <w:r w:rsidRPr="007A4AFC" w:rsidDel="00166699">
          <w:rPr>
            <w:color w:val="000000" w:themeColor="text1"/>
            <w:spacing w:val="15"/>
            <w:szCs w:val="24"/>
            <w:lang w:val="fr-ML"/>
            <w:rPrChange w:id="19788" w:author="Dr Mamadou SANOGO" w:date="2023-10-25T18:15:00Z">
              <w:rPr>
                <w:color w:val="000000"/>
                <w:spacing w:val="15"/>
                <w:szCs w:val="24"/>
                <w:lang w:val="fr-ML"/>
              </w:rPr>
            </w:rPrChange>
          </w:rPr>
          <w:delText xml:space="preserve"> </w:delText>
        </w:r>
        <w:r w:rsidRPr="007A4AFC" w:rsidDel="00166699">
          <w:rPr>
            <w:color w:val="000000" w:themeColor="text1"/>
            <w:szCs w:val="24"/>
            <w:lang w:val="fr-ML"/>
            <w:rPrChange w:id="19789" w:author="Dr Mamadou SANOGO" w:date="2023-10-25T18:15:00Z">
              <w:rPr>
                <w:color w:val="000000"/>
                <w:szCs w:val="24"/>
                <w:lang w:val="fr-ML"/>
              </w:rPr>
            </w:rPrChange>
          </w:rPr>
          <w:delText>de</w:delText>
        </w:r>
        <w:r w:rsidRPr="007A4AFC" w:rsidDel="00166699">
          <w:rPr>
            <w:color w:val="000000" w:themeColor="text1"/>
            <w:spacing w:val="18"/>
            <w:szCs w:val="24"/>
            <w:lang w:val="fr-ML"/>
            <w:rPrChange w:id="19790"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791" w:author="Dr Mamadou SANOGO" w:date="2023-10-25T18:15:00Z">
              <w:rPr>
                <w:color w:val="000000"/>
                <w:spacing w:val="-1"/>
                <w:szCs w:val="24"/>
                <w:lang w:val="fr-ML"/>
              </w:rPr>
            </w:rPrChange>
          </w:rPr>
          <w:delText>c</w:delText>
        </w:r>
        <w:r w:rsidRPr="007A4AFC" w:rsidDel="00166699">
          <w:rPr>
            <w:color w:val="000000" w:themeColor="text1"/>
            <w:szCs w:val="24"/>
            <w:lang w:val="fr-ML"/>
            <w:rPrChange w:id="19792" w:author="Dr Mamadou SANOGO" w:date="2023-10-25T18:15:00Z">
              <w:rPr>
                <w:color w:val="000000"/>
                <w:szCs w:val="24"/>
                <w:lang w:val="fr-ML"/>
              </w:rPr>
            </w:rPrChange>
          </w:rPr>
          <w:delText>on</w:delText>
        </w:r>
        <w:r w:rsidRPr="007A4AFC" w:rsidDel="00166699">
          <w:rPr>
            <w:color w:val="000000" w:themeColor="text1"/>
            <w:spacing w:val="1"/>
            <w:szCs w:val="24"/>
            <w:lang w:val="fr-ML"/>
            <w:rPrChange w:id="19793" w:author="Dr Mamadou SANOGO" w:date="2023-10-25T18:15:00Z">
              <w:rPr>
                <w:color w:val="000000"/>
                <w:spacing w:val="1"/>
                <w:szCs w:val="24"/>
                <w:lang w:val="fr-ML"/>
              </w:rPr>
            </w:rPrChange>
          </w:rPr>
          <w:delText>f</w:delText>
        </w:r>
        <w:r w:rsidRPr="007A4AFC" w:rsidDel="00166699">
          <w:rPr>
            <w:color w:val="000000" w:themeColor="text1"/>
            <w:spacing w:val="-1"/>
            <w:szCs w:val="24"/>
            <w:lang w:val="fr-ML"/>
            <w:rPrChange w:id="19794" w:author="Dr Mamadou SANOGO" w:date="2023-10-25T18:15:00Z">
              <w:rPr>
                <w:color w:val="000000"/>
                <w:spacing w:val="-1"/>
                <w:szCs w:val="24"/>
                <w:lang w:val="fr-ML"/>
              </w:rPr>
            </w:rPrChange>
          </w:rPr>
          <w:delText>é</w:delText>
        </w:r>
        <w:r w:rsidRPr="007A4AFC" w:rsidDel="00166699">
          <w:rPr>
            <w:color w:val="000000" w:themeColor="text1"/>
            <w:szCs w:val="24"/>
            <w:lang w:val="fr-ML"/>
            <w:rPrChange w:id="19795" w:author="Dr Mamadou SANOGO" w:date="2023-10-25T18:15:00Z">
              <w:rPr>
                <w:color w:val="000000"/>
                <w:szCs w:val="24"/>
                <w:lang w:val="fr-ML"/>
              </w:rPr>
            </w:rPrChange>
          </w:rPr>
          <w:delText>r</w:delText>
        </w:r>
        <w:r w:rsidRPr="007A4AFC" w:rsidDel="00166699">
          <w:rPr>
            <w:color w:val="000000" w:themeColor="text1"/>
            <w:spacing w:val="-2"/>
            <w:szCs w:val="24"/>
            <w:lang w:val="fr-ML"/>
            <w:rPrChange w:id="19796" w:author="Dr Mamadou SANOGO" w:date="2023-10-25T18:15:00Z">
              <w:rPr>
                <w:color w:val="000000"/>
                <w:spacing w:val="-2"/>
                <w:szCs w:val="24"/>
                <w:lang w:val="fr-ML"/>
              </w:rPr>
            </w:rPrChange>
          </w:rPr>
          <w:delText>e</w:delText>
        </w:r>
        <w:r w:rsidRPr="007A4AFC" w:rsidDel="00166699">
          <w:rPr>
            <w:color w:val="000000" w:themeColor="text1"/>
            <w:spacing w:val="2"/>
            <w:szCs w:val="24"/>
            <w:lang w:val="fr-ML"/>
            <w:rPrChange w:id="19797"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798" w:author="Dr Mamadou SANOGO" w:date="2023-10-25T18:15:00Z">
              <w:rPr>
                <w:color w:val="000000"/>
                <w:spacing w:val="1"/>
                <w:szCs w:val="24"/>
                <w:lang w:val="fr-ML"/>
              </w:rPr>
            </w:rPrChange>
          </w:rPr>
          <w:delText>c</w:delText>
        </w:r>
        <w:r w:rsidRPr="007A4AFC" w:rsidDel="00166699">
          <w:rPr>
            <w:color w:val="000000" w:themeColor="text1"/>
            <w:spacing w:val="-1"/>
            <w:szCs w:val="24"/>
            <w:lang w:val="fr-ML"/>
            <w:rPrChange w:id="19799" w:author="Dr Mamadou SANOGO" w:date="2023-10-25T18:15:00Z">
              <w:rPr>
                <w:color w:val="000000"/>
                <w:spacing w:val="-1"/>
                <w:szCs w:val="24"/>
                <w:lang w:val="fr-ML"/>
              </w:rPr>
            </w:rPrChange>
          </w:rPr>
          <w:delText>e</w:delText>
        </w:r>
        <w:r w:rsidRPr="007A4AFC" w:rsidDel="00166699">
          <w:rPr>
            <w:color w:val="000000" w:themeColor="text1"/>
            <w:szCs w:val="24"/>
            <w:lang w:val="fr-ML"/>
            <w:rPrChange w:id="19800" w:author="Dr Mamadou SANOGO" w:date="2023-10-25T18:15:00Z">
              <w:rPr>
                <w:color w:val="000000"/>
                <w:szCs w:val="24"/>
                <w:lang w:val="fr-ML"/>
              </w:rPr>
            </w:rPrChange>
          </w:rPr>
          <w:delText>s</w:delText>
        </w:r>
        <w:r w:rsidRPr="007A4AFC" w:rsidDel="00166699">
          <w:rPr>
            <w:color w:val="000000" w:themeColor="text1"/>
            <w:spacing w:val="17"/>
            <w:szCs w:val="24"/>
            <w:lang w:val="fr-ML"/>
            <w:rPrChange w:id="19801"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802" w:author="Dr Mamadou SANOGO" w:date="2023-10-25T18:15:00Z">
              <w:rPr>
                <w:color w:val="000000"/>
                <w:szCs w:val="24"/>
                <w:lang w:val="fr-ML"/>
              </w:rPr>
            </w:rPrChange>
          </w:rPr>
          <w:delText>ou un p</w:delText>
        </w:r>
        <w:r w:rsidRPr="007A4AFC" w:rsidDel="00166699">
          <w:rPr>
            <w:color w:val="000000" w:themeColor="text1"/>
            <w:spacing w:val="-1"/>
            <w:szCs w:val="24"/>
            <w:lang w:val="fr-ML"/>
            <w:rPrChange w:id="19803" w:author="Dr Mamadou SANOGO" w:date="2023-10-25T18:15:00Z">
              <w:rPr>
                <w:color w:val="000000"/>
                <w:spacing w:val="-1"/>
                <w:szCs w:val="24"/>
                <w:lang w:val="fr-ML"/>
              </w:rPr>
            </w:rPrChange>
          </w:rPr>
          <w:delText>r</w:delText>
        </w:r>
        <w:r w:rsidRPr="007A4AFC" w:rsidDel="00166699">
          <w:rPr>
            <w:color w:val="000000" w:themeColor="text1"/>
            <w:szCs w:val="24"/>
            <w:lang w:val="fr-ML"/>
            <w:rPrChange w:id="19804" w:author="Dr Mamadou SANOGO" w:date="2023-10-25T18:15:00Z">
              <w:rPr>
                <w:color w:val="000000"/>
                <w:szCs w:val="24"/>
                <w:lang w:val="fr-ML"/>
              </w:rPr>
            </w:rPrChange>
          </w:rPr>
          <w:delText>of</w:delText>
        </w:r>
        <w:r w:rsidRPr="007A4AFC" w:rsidDel="00166699">
          <w:rPr>
            <w:color w:val="000000" w:themeColor="text1"/>
            <w:spacing w:val="-2"/>
            <w:szCs w:val="24"/>
            <w:lang w:val="fr-ML"/>
            <w:rPrChange w:id="19805" w:author="Dr Mamadou SANOGO" w:date="2023-10-25T18:15:00Z">
              <w:rPr>
                <w:color w:val="000000"/>
                <w:spacing w:val="-2"/>
                <w:szCs w:val="24"/>
                <w:lang w:val="fr-ML"/>
              </w:rPr>
            </w:rPrChange>
          </w:rPr>
          <w:delText>e</w:delText>
        </w:r>
        <w:r w:rsidRPr="007A4AFC" w:rsidDel="00166699">
          <w:rPr>
            <w:color w:val="000000" w:themeColor="text1"/>
            <w:szCs w:val="24"/>
            <w:lang w:val="fr-ML"/>
            <w:rPrChange w:id="19806" w:author="Dr Mamadou SANOGO" w:date="2023-10-25T18:15:00Z">
              <w:rPr>
                <w:color w:val="000000"/>
                <w:szCs w:val="24"/>
                <w:lang w:val="fr-ML"/>
              </w:rPr>
            </w:rPrChange>
          </w:rPr>
          <w:delText>sse</w:delText>
        </w:r>
        <w:r w:rsidRPr="007A4AFC" w:rsidDel="00166699">
          <w:rPr>
            <w:color w:val="000000" w:themeColor="text1"/>
            <w:spacing w:val="2"/>
            <w:szCs w:val="24"/>
            <w:lang w:val="fr-ML"/>
            <w:rPrChange w:id="19807" w:author="Dr Mamadou SANOGO" w:date="2023-10-25T18:15:00Z">
              <w:rPr>
                <w:color w:val="000000"/>
                <w:spacing w:val="2"/>
                <w:szCs w:val="24"/>
                <w:lang w:val="fr-ML"/>
              </w:rPr>
            </w:rPrChange>
          </w:rPr>
          <w:delText>u</w:delText>
        </w:r>
        <w:r w:rsidRPr="007A4AFC" w:rsidDel="00166699">
          <w:rPr>
            <w:color w:val="000000" w:themeColor="text1"/>
            <w:szCs w:val="24"/>
            <w:lang w:val="fr-ML"/>
            <w:rPrChange w:id="19808" w:author="Dr Mamadou SANOGO" w:date="2023-10-25T18:15:00Z">
              <w:rPr>
                <w:color w:val="000000"/>
                <w:szCs w:val="24"/>
                <w:lang w:val="fr-ML"/>
              </w:rPr>
            </w:rPrChange>
          </w:rPr>
          <w:delText xml:space="preserve">r </w:delText>
        </w:r>
        <w:r w:rsidRPr="007A4AFC" w:rsidDel="00166699">
          <w:rPr>
            <w:color w:val="000000" w:themeColor="text1"/>
            <w:spacing w:val="-2"/>
            <w:szCs w:val="24"/>
            <w:lang w:val="fr-ML"/>
            <w:rPrChange w:id="19809" w:author="Dr Mamadou SANOGO" w:date="2023-10-25T18:15:00Z">
              <w:rPr>
                <w:color w:val="000000"/>
                <w:spacing w:val="-2"/>
                <w:szCs w:val="24"/>
                <w:lang w:val="fr-ML"/>
              </w:rPr>
            </w:rPrChange>
          </w:rPr>
          <w:delText>é</w:delText>
        </w:r>
        <w:r w:rsidRPr="007A4AFC" w:rsidDel="00166699">
          <w:rPr>
            <w:color w:val="000000" w:themeColor="text1"/>
            <w:szCs w:val="24"/>
            <w:lang w:val="fr-ML"/>
            <w:rPrChange w:id="19810" w:author="Dr Mamadou SANOGO" w:date="2023-10-25T18:15:00Z">
              <w:rPr>
                <w:color w:val="000000"/>
                <w:szCs w:val="24"/>
                <w:lang w:val="fr-ML"/>
              </w:rPr>
            </w:rPrChange>
          </w:rPr>
          <w:delText>mé</w:delText>
        </w:r>
        <w:r w:rsidRPr="007A4AFC" w:rsidDel="00166699">
          <w:rPr>
            <w:color w:val="000000" w:themeColor="text1"/>
            <w:spacing w:val="-1"/>
            <w:szCs w:val="24"/>
            <w:lang w:val="fr-ML"/>
            <w:rPrChange w:id="19811" w:author="Dr Mamadou SANOGO" w:date="2023-10-25T18:15:00Z">
              <w:rPr>
                <w:color w:val="000000"/>
                <w:spacing w:val="-1"/>
                <w:szCs w:val="24"/>
                <w:lang w:val="fr-ML"/>
              </w:rPr>
            </w:rPrChange>
          </w:rPr>
          <w:delText>r</w:delText>
        </w:r>
        <w:r w:rsidRPr="007A4AFC" w:rsidDel="00166699">
          <w:rPr>
            <w:color w:val="000000" w:themeColor="text1"/>
            <w:szCs w:val="24"/>
            <w:lang w:val="fr-ML"/>
            <w:rPrChange w:id="19812" w:author="Dr Mamadou SANOGO" w:date="2023-10-25T18:15:00Z">
              <w:rPr>
                <w:color w:val="000000"/>
                <w:szCs w:val="24"/>
                <w:lang w:val="fr-ML"/>
              </w:rPr>
            </w:rPrChange>
          </w:rPr>
          <w:delText>i</w:delText>
        </w:r>
        <w:r w:rsidRPr="007A4AFC" w:rsidDel="00166699">
          <w:rPr>
            <w:color w:val="000000" w:themeColor="text1"/>
            <w:spacing w:val="1"/>
            <w:szCs w:val="24"/>
            <w:lang w:val="fr-ML"/>
            <w:rPrChange w:id="19813" w:author="Dr Mamadou SANOGO" w:date="2023-10-25T18:15:00Z">
              <w:rPr>
                <w:color w:val="000000"/>
                <w:spacing w:val="1"/>
                <w:szCs w:val="24"/>
                <w:lang w:val="fr-ML"/>
              </w:rPr>
            </w:rPrChange>
          </w:rPr>
          <w:delText>t</w:delText>
        </w:r>
        <w:r w:rsidRPr="007A4AFC" w:rsidDel="00166699">
          <w:rPr>
            <w:color w:val="000000" w:themeColor="text1"/>
            <w:szCs w:val="24"/>
            <w:lang w:val="fr-ML"/>
            <w:rPrChange w:id="19814" w:author="Dr Mamadou SANOGO" w:date="2023-10-25T18:15:00Z">
              <w:rPr>
                <w:color w:val="000000"/>
                <w:szCs w:val="24"/>
                <w:lang w:val="fr-ML"/>
              </w:rPr>
            </w:rPrChange>
          </w:rPr>
          <w:delText>e</w:delText>
        </w:r>
        <w:r w:rsidRPr="007A4AFC" w:rsidDel="00166699">
          <w:rPr>
            <w:color w:val="000000" w:themeColor="text1"/>
            <w:spacing w:val="-1"/>
            <w:szCs w:val="24"/>
            <w:lang w:val="fr-ML"/>
            <w:rPrChange w:id="19815" w:author="Dr Mamadou SANOGO" w:date="2023-10-25T18:15:00Z">
              <w:rPr>
                <w:color w:val="000000"/>
                <w:spacing w:val="-1"/>
                <w:szCs w:val="24"/>
                <w:lang w:val="fr-ML"/>
              </w:rPr>
            </w:rPrChange>
          </w:rPr>
          <w:delText xml:space="preserve"> </w:delText>
        </w:r>
        <w:r w:rsidRPr="007A4AFC" w:rsidDel="00166699">
          <w:rPr>
            <w:color w:val="000000" w:themeColor="text1"/>
            <w:spacing w:val="2"/>
            <w:szCs w:val="24"/>
            <w:lang w:val="fr-ML"/>
            <w:rPrChange w:id="19816" w:author="Dr Mamadou SANOGO" w:date="2023-10-25T18:15:00Z">
              <w:rPr>
                <w:color w:val="000000"/>
                <w:spacing w:val="2"/>
                <w:szCs w:val="24"/>
                <w:lang w:val="fr-ML"/>
              </w:rPr>
            </w:rPrChange>
          </w:rPr>
          <w:delText>n</w:delText>
        </w:r>
        <w:r w:rsidRPr="007A4AFC" w:rsidDel="00166699">
          <w:rPr>
            <w:color w:val="000000" w:themeColor="text1"/>
            <w:szCs w:val="24"/>
            <w:lang w:val="fr-ML"/>
            <w:rPrChange w:id="19817" w:author="Dr Mamadou SANOGO" w:date="2023-10-25T18:15:00Z">
              <w:rPr>
                <w:color w:val="000000"/>
                <w:szCs w:val="24"/>
                <w:lang w:val="fr-ML"/>
              </w:rPr>
            </w:rPrChange>
          </w:rPr>
          <w:delText>e</w:delText>
        </w:r>
        <w:r w:rsidRPr="007A4AFC" w:rsidDel="00166699">
          <w:rPr>
            <w:color w:val="000000" w:themeColor="text1"/>
            <w:spacing w:val="1"/>
            <w:szCs w:val="24"/>
            <w:lang w:val="fr-ML"/>
            <w:rPrChange w:id="1981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19" w:author="Dr Mamadou SANOGO" w:date="2023-10-25T18:15:00Z">
              <w:rPr>
                <w:color w:val="000000"/>
                <w:szCs w:val="24"/>
                <w:lang w:val="fr-ML"/>
              </w:rPr>
            </w:rPrChange>
          </w:rPr>
          <w:delText>p</w:delText>
        </w:r>
        <w:r w:rsidRPr="007A4AFC" w:rsidDel="00166699">
          <w:rPr>
            <w:color w:val="000000" w:themeColor="text1"/>
            <w:spacing w:val="-1"/>
            <w:szCs w:val="24"/>
            <w:lang w:val="fr-ML"/>
            <w:rPrChange w:id="19820" w:author="Dr Mamadou SANOGO" w:date="2023-10-25T18:15:00Z">
              <w:rPr>
                <w:color w:val="000000"/>
                <w:spacing w:val="-1"/>
                <w:szCs w:val="24"/>
                <w:lang w:val="fr-ML"/>
              </w:rPr>
            </w:rPrChange>
          </w:rPr>
          <w:delText>e</w:delText>
        </w:r>
        <w:r w:rsidRPr="007A4AFC" w:rsidDel="00166699">
          <w:rPr>
            <w:color w:val="000000" w:themeColor="text1"/>
            <w:szCs w:val="24"/>
            <w:lang w:val="fr-ML"/>
            <w:rPrChange w:id="19821"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19822" w:author="Dr Mamadou SANOGO" w:date="2023-10-25T18:15:00Z">
              <w:rPr>
                <w:color w:val="000000"/>
                <w:spacing w:val="-1"/>
                <w:szCs w:val="24"/>
                <w:lang w:val="fr-ML"/>
              </w:rPr>
            </w:rPrChange>
          </w:rPr>
          <w:delText>r</w:delText>
        </w:r>
        <w:r w:rsidRPr="007A4AFC" w:rsidDel="00166699">
          <w:rPr>
            <w:color w:val="000000" w:themeColor="text1"/>
            <w:szCs w:val="24"/>
            <w:lang w:val="fr-ML"/>
            <w:rPrChange w:id="19823" w:author="Dr Mamadou SANOGO" w:date="2023-10-25T18:15:00Z">
              <w:rPr>
                <w:color w:val="000000"/>
                <w:szCs w:val="24"/>
                <w:lang w:val="fr-ML"/>
              </w:rPr>
            </w:rPrChange>
          </w:rPr>
          <w:delText>e</w:delText>
        </w:r>
        <w:r w:rsidRPr="007A4AFC" w:rsidDel="00166699">
          <w:rPr>
            <w:color w:val="000000" w:themeColor="text1"/>
            <w:spacing w:val="-1"/>
            <w:szCs w:val="24"/>
            <w:lang w:val="fr-ML"/>
            <w:rPrChange w:id="1982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25" w:author="Dr Mamadou SANOGO" w:date="2023-10-25T18:15:00Z">
              <w:rPr>
                <w:color w:val="000000"/>
                <w:szCs w:val="24"/>
                <w:lang w:val="fr-ML"/>
              </w:rPr>
            </w:rPrChange>
          </w:rPr>
          <w:delText>n</w:delText>
        </w:r>
        <w:r w:rsidRPr="007A4AFC" w:rsidDel="00166699">
          <w:rPr>
            <w:color w:val="000000" w:themeColor="text1"/>
            <w:spacing w:val="2"/>
            <w:szCs w:val="24"/>
            <w:lang w:val="fr-ML"/>
            <w:rPrChange w:id="19826" w:author="Dr Mamadou SANOGO" w:date="2023-10-25T18:15:00Z">
              <w:rPr>
                <w:color w:val="000000"/>
                <w:spacing w:val="2"/>
                <w:szCs w:val="24"/>
                <w:lang w:val="fr-ML"/>
              </w:rPr>
            </w:rPrChange>
          </w:rPr>
          <w:delText>o</w:delText>
        </w:r>
        <w:r w:rsidRPr="007A4AFC" w:rsidDel="00166699">
          <w:rPr>
            <w:color w:val="000000" w:themeColor="text1"/>
            <w:szCs w:val="24"/>
            <w:lang w:val="fr-ML"/>
            <w:rPrChange w:id="19827" w:author="Dr Mamadou SANOGO" w:date="2023-10-25T18:15:00Z">
              <w:rPr>
                <w:color w:val="000000"/>
                <w:szCs w:val="24"/>
                <w:lang w:val="fr-ML"/>
              </w:rPr>
            </w:rPrChange>
          </w:rPr>
          <w:delText>m</w:delText>
        </w:r>
        <w:r w:rsidRPr="007A4AFC" w:rsidDel="00166699">
          <w:rPr>
            <w:color w:val="000000" w:themeColor="text1"/>
            <w:spacing w:val="1"/>
            <w:szCs w:val="24"/>
            <w:lang w:val="fr-ML"/>
            <w:rPrChange w:id="19828" w:author="Dr Mamadou SANOGO" w:date="2023-10-25T18:15:00Z">
              <w:rPr>
                <w:color w:val="000000"/>
                <w:spacing w:val="1"/>
                <w:szCs w:val="24"/>
                <w:lang w:val="fr-ML"/>
              </w:rPr>
            </w:rPrChange>
          </w:rPr>
          <w:delText>m</w:delText>
        </w:r>
        <w:r w:rsidRPr="007A4AFC" w:rsidDel="00166699">
          <w:rPr>
            <w:color w:val="000000" w:themeColor="text1"/>
            <w:szCs w:val="24"/>
            <w:lang w:val="fr-ML"/>
            <w:rPrChange w:id="19829" w:author="Dr Mamadou SANOGO" w:date="2023-10-25T18:15:00Z">
              <w:rPr>
                <w:color w:val="000000"/>
                <w:szCs w:val="24"/>
                <w:lang w:val="fr-ML"/>
              </w:rPr>
            </w:rPrChange>
          </w:rPr>
          <w:delText>é</w:delText>
        </w:r>
        <w:r w:rsidRPr="007A4AFC" w:rsidDel="00166699">
          <w:rPr>
            <w:color w:val="000000" w:themeColor="text1"/>
            <w:spacing w:val="-1"/>
            <w:szCs w:val="24"/>
            <w:lang w:val="fr-ML"/>
            <w:rPrChange w:id="19830"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31" w:author="Dr Mamadou SANOGO" w:date="2023-10-25T18:15:00Z">
              <w:rPr>
                <w:color w:val="000000"/>
                <w:szCs w:val="24"/>
                <w:lang w:val="fr-ML"/>
              </w:rPr>
            </w:rPrChange>
          </w:rPr>
          <w:delText>p</w:delText>
        </w:r>
        <w:r w:rsidRPr="007A4AFC" w:rsidDel="00166699">
          <w:rPr>
            <w:color w:val="000000" w:themeColor="text1"/>
            <w:spacing w:val="1"/>
            <w:szCs w:val="24"/>
            <w:lang w:val="fr-ML"/>
            <w:rPrChange w:id="19832"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19833" w:author="Dr Mamadou SANOGO" w:date="2023-10-25T18:15:00Z">
              <w:rPr>
                <w:color w:val="000000"/>
                <w:spacing w:val="-1"/>
                <w:szCs w:val="24"/>
                <w:lang w:val="fr-ML"/>
              </w:rPr>
            </w:rPrChange>
          </w:rPr>
          <w:delText>é</w:delText>
        </w:r>
        <w:r w:rsidRPr="007A4AFC" w:rsidDel="00166699">
          <w:rPr>
            <w:color w:val="000000" w:themeColor="text1"/>
            <w:szCs w:val="24"/>
            <w:lang w:val="fr-ML"/>
            <w:rPrChange w:id="19834" w:author="Dr Mamadou SANOGO" w:date="2023-10-25T18:15:00Z">
              <w:rPr>
                <w:color w:val="000000"/>
                <w:szCs w:val="24"/>
                <w:lang w:val="fr-ML"/>
              </w:rPr>
            </w:rPrChange>
          </w:rPr>
          <w:delText>sid</w:delText>
        </w:r>
        <w:r w:rsidRPr="007A4AFC" w:rsidDel="00166699">
          <w:rPr>
            <w:color w:val="000000" w:themeColor="text1"/>
            <w:spacing w:val="2"/>
            <w:szCs w:val="24"/>
            <w:lang w:val="fr-ML"/>
            <w:rPrChange w:id="19835" w:author="Dr Mamadou SANOGO" w:date="2023-10-25T18:15:00Z">
              <w:rPr>
                <w:color w:val="000000"/>
                <w:spacing w:val="2"/>
                <w:szCs w:val="24"/>
                <w:lang w:val="fr-ML"/>
              </w:rPr>
            </w:rPrChange>
          </w:rPr>
          <w:delText>e</w:delText>
        </w:r>
        <w:r w:rsidRPr="007A4AFC" w:rsidDel="00166699">
          <w:rPr>
            <w:color w:val="000000" w:themeColor="text1"/>
            <w:szCs w:val="24"/>
            <w:lang w:val="fr-ML"/>
            <w:rPrChange w:id="19836" w:author="Dr Mamadou SANOGO" w:date="2023-10-25T18:15:00Z">
              <w:rPr>
                <w:color w:val="000000"/>
                <w:szCs w:val="24"/>
                <w:lang w:val="fr-ML"/>
              </w:rPr>
            </w:rPrChange>
          </w:rPr>
          <w:delText xml:space="preserve">nt du </w:delText>
        </w:r>
        <w:r w:rsidRPr="007A4AFC" w:rsidDel="00166699">
          <w:rPr>
            <w:color w:val="000000" w:themeColor="text1"/>
            <w:spacing w:val="1"/>
            <w:szCs w:val="24"/>
            <w:lang w:val="fr-ML"/>
            <w:rPrChange w:id="19837" w:author="Dr Mamadou SANOGO" w:date="2023-10-25T18:15:00Z">
              <w:rPr>
                <w:color w:val="000000"/>
                <w:spacing w:val="1"/>
                <w:szCs w:val="24"/>
                <w:lang w:val="fr-ML"/>
              </w:rPr>
            </w:rPrChange>
          </w:rPr>
          <w:delText>j</w:delText>
        </w:r>
        <w:r w:rsidRPr="007A4AFC" w:rsidDel="00166699">
          <w:rPr>
            <w:color w:val="000000" w:themeColor="text1"/>
            <w:szCs w:val="24"/>
            <w:lang w:val="fr-ML"/>
            <w:rPrChange w:id="19838" w:author="Dr Mamadou SANOGO" w:date="2023-10-25T18:15:00Z">
              <w:rPr>
                <w:color w:val="000000"/>
                <w:szCs w:val="24"/>
                <w:lang w:val="fr-ML"/>
              </w:rPr>
            </w:rPrChange>
          </w:rPr>
          <w:delText>u</w:delText>
        </w:r>
        <w:r w:rsidRPr="007A4AFC" w:rsidDel="00166699">
          <w:rPr>
            <w:color w:val="000000" w:themeColor="text1"/>
            <w:spacing w:val="1"/>
            <w:szCs w:val="24"/>
            <w:lang w:val="fr-ML"/>
            <w:rPrChange w:id="19839" w:author="Dr Mamadou SANOGO" w:date="2023-10-25T18:15:00Z">
              <w:rPr>
                <w:color w:val="000000"/>
                <w:spacing w:val="1"/>
                <w:szCs w:val="24"/>
                <w:lang w:val="fr-ML"/>
              </w:rPr>
            </w:rPrChange>
          </w:rPr>
          <w:delText>r</w:delText>
        </w:r>
        <w:r w:rsidRPr="007A4AFC" w:rsidDel="00166699">
          <w:rPr>
            <w:color w:val="000000" w:themeColor="text1"/>
            <w:szCs w:val="24"/>
            <w:lang w:val="fr-ML"/>
            <w:rPrChange w:id="19840" w:author="Dr Mamadou SANOGO" w:date="2023-10-25T18:15:00Z">
              <w:rPr>
                <w:color w:val="000000"/>
                <w:szCs w:val="24"/>
                <w:lang w:val="fr-ML"/>
              </w:rPr>
            </w:rPrChange>
          </w:rPr>
          <w:delText>y</w:delText>
        </w:r>
        <w:r w:rsidRPr="007A4AFC" w:rsidDel="00166699">
          <w:rPr>
            <w:color w:val="000000" w:themeColor="text1"/>
            <w:spacing w:val="-5"/>
            <w:szCs w:val="24"/>
            <w:lang w:val="fr-ML"/>
            <w:rPrChange w:id="19841" w:author="Dr Mamadou SANOGO" w:date="2023-10-25T18:15:00Z">
              <w:rPr>
                <w:color w:val="000000"/>
                <w:spacing w:val="-5"/>
                <w:szCs w:val="24"/>
                <w:lang w:val="fr-ML"/>
              </w:rPr>
            </w:rPrChange>
          </w:rPr>
          <w:delText xml:space="preserve"> </w:delText>
        </w:r>
        <w:r w:rsidRPr="007A4AFC" w:rsidDel="00166699">
          <w:rPr>
            <w:color w:val="000000" w:themeColor="text1"/>
            <w:szCs w:val="24"/>
            <w:lang w:val="fr-ML"/>
            <w:rPrChange w:id="19842" w:author="Dr Mamadou SANOGO" w:date="2023-10-25T18:15:00Z">
              <w:rPr>
                <w:color w:val="000000"/>
                <w:szCs w:val="24"/>
                <w:lang w:val="fr-ML"/>
              </w:rPr>
            </w:rPrChange>
          </w:rPr>
          <w:delText>;</w:delText>
        </w:r>
      </w:del>
    </w:p>
    <w:p w14:paraId="0BC37E86" w14:textId="5908E0CB" w:rsidR="0032620E" w:rsidRPr="007A4AFC" w:rsidDel="00166699" w:rsidRDefault="0032620E">
      <w:pPr>
        <w:pStyle w:val="Titre"/>
        <w:tabs>
          <w:tab w:val="num" w:pos="-4820"/>
        </w:tabs>
        <w:spacing w:line="276" w:lineRule="auto"/>
        <w:jc w:val="both"/>
        <w:rPr>
          <w:del w:id="19843" w:author="Dr Mamadou SANOGO" w:date="2023-10-25T17:56:00Z"/>
          <w:color w:val="000000" w:themeColor="text1"/>
          <w:szCs w:val="24"/>
          <w:lang w:val="fr-ML"/>
          <w:rPrChange w:id="19844" w:author="Dr Mamadou SANOGO" w:date="2023-10-25T18:15:00Z">
            <w:rPr>
              <w:del w:id="19845" w:author="Dr Mamadou SANOGO" w:date="2023-10-25T17:56:00Z"/>
              <w:color w:val="000000"/>
              <w:szCs w:val="24"/>
              <w:lang w:val="fr-ML"/>
            </w:rPr>
          </w:rPrChange>
        </w:rPr>
        <w:pPrChange w:id="19846" w:author="Dr Mamadou SANOGO" w:date="2023-10-25T17:57:00Z">
          <w:pPr>
            <w:widowControl w:val="0"/>
            <w:numPr>
              <w:numId w:val="10"/>
            </w:numPr>
            <w:autoSpaceDE w:val="0"/>
            <w:autoSpaceDN w:val="0"/>
            <w:adjustRightInd w:val="0"/>
            <w:spacing w:line="240" w:lineRule="auto"/>
            <w:ind w:left="903" w:right="-36" w:hanging="360"/>
          </w:pPr>
        </w:pPrChange>
      </w:pPr>
      <w:del w:id="19847" w:author="Dr Mamadou SANOGO" w:date="2023-10-25T17:56:00Z">
        <w:r w:rsidRPr="007A4AFC" w:rsidDel="00166699">
          <w:rPr>
            <w:color w:val="000000" w:themeColor="text1"/>
            <w:szCs w:val="24"/>
            <w:lang w:val="fr-ML"/>
            <w:rPrChange w:id="19848" w:author="Dr Mamadou SANOGO" w:date="2023-10-25T18:15:00Z">
              <w:rPr>
                <w:color w:val="000000"/>
                <w:szCs w:val="24"/>
                <w:lang w:val="fr-ML"/>
              </w:rPr>
            </w:rPrChange>
          </w:rPr>
          <w:delText>i</w:delText>
        </w:r>
        <w:r w:rsidRPr="007A4AFC" w:rsidDel="00166699">
          <w:rPr>
            <w:color w:val="000000" w:themeColor="text1"/>
            <w:spacing w:val="1"/>
            <w:szCs w:val="24"/>
            <w:lang w:val="fr-ML"/>
            <w:rPrChange w:id="19849" w:author="Dr Mamadou SANOGO" w:date="2023-10-25T18:15:00Z">
              <w:rPr>
                <w:color w:val="000000"/>
                <w:spacing w:val="1"/>
                <w:szCs w:val="24"/>
                <w:lang w:val="fr-ML"/>
              </w:rPr>
            </w:rPrChange>
          </w:rPr>
          <w:delText>l</w:delText>
        </w:r>
        <w:r w:rsidR="00DF7724" w:rsidRPr="007A4AFC" w:rsidDel="00166699">
          <w:rPr>
            <w:color w:val="000000" w:themeColor="text1"/>
            <w:szCs w:val="24"/>
            <w:lang w:val="fr-ML"/>
            <w:rPrChange w:id="19850" w:author="Dr Mamadou SANOGO" w:date="2023-10-25T18:15:00Z">
              <w:rPr>
                <w:color w:val="000000"/>
                <w:szCs w:val="24"/>
                <w:lang w:val="fr-ML"/>
              </w:rPr>
            </w:rPrChange>
          </w:rPr>
          <w:delText xml:space="preserve"> </w:delText>
        </w:r>
        <w:r w:rsidRPr="007A4AFC" w:rsidDel="00166699">
          <w:rPr>
            <w:color w:val="000000" w:themeColor="text1"/>
            <w:szCs w:val="24"/>
            <w:lang w:val="fr-ML"/>
            <w:rPrChange w:id="19851" w:author="Dr Mamadou SANOGO" w:date="2023-10-25T18:15:00Z">
              <w:rPr>
                <w:color w:val="000000"/>
                <w:szCs w:val="24"/>
                <w:lang w:val="fr-ML"/>
              </w:rPr>
            </w:rPrChange>
          </w:rPr>
          <w:delText>doit êt</w:delText>
        </w:r>
        <w:r w:rsidRPr="007A4AFC" w:rsidDel="00166699">
          <w:rPr>
            <w:color w:val="000000" w:themeColor="text1"/>
            <w:spacing w:val="-1"/>
            <w:szCs w:val="24"/>
            <w:lang w:val="fr-ML"/>
            <w:rPrChange w:id="19852" w:author="Dr Mamadou SANOGO" w:date="2023-10-25T18:15:00Z">
              <w:rPr>
                <w:color w:val="000000"/>
                <w:spacing w:val="-1"/>
                <w:szCs w:val="24"/>
                <w:lang w:val="fr-ML"/>
              </w:rPr>
            </w:rPrChange>
          </w:rPr>
          <w:delText>r</w:delText>
        </w:r>
        <w:r w:rsidRPr="007A4AFC" w:rsidDel="00166699">
          <w:rPr>
            <w:color w:val="000000" w:themeColor="text1"/>
            <w:szCs w:val="24"/>
            <w:lang w:val="fr-ML"/>
            <w:rPrChange w:id="19853" w:author="Dr Mamadou SANOGO" w:date="2023-10-25T18:15:00Z">
              <w:rPr>
                <w:color w:val="000000"/>
                <w:szCs w:val="24"/>
                <w:lang w:val="fr-ML"/>
              </w:rPr>
            </w:rPrChange>
          </w:rPr>
          <w:delText>e</w:delText>
        </w:r>
        <w:r w:rsidRPr="007A4AFC" w:rsidDel="00166699">
          <w:rPr>
            <w:color w:val="000000" w:themeColor="text1"/>
            <w:spacing w:val="-1"/>
            <w:szCs w:val="24"/>
            <w:lang w:val="fr-ML"/>
            <w:rPrChange w:id="19854" w:author="Dr Mamadou SANOGO" w:date="2023-10-25T18:15:00Z">
              <w:rPr>
                <w:color w:val="000000"/>
                <w:spacing w:val="-1"/>
                <w:szCs w:val="24"/>
                <w:lang w:val="fr-ML"/>
              </w:rPr>
            </w:rPrChange>
          </w:rPr>
          <w:delText xml:space="preserve"> e</w:delText>
        </w:r>
        <w:r w:rsidRPr="007A4AFC" w:rsidDel="00166699">
          <w:rPr>
            <w:color w:val="000000" w:themeColor="text1"/>
            <w:spacing w:val="2"/>
            <w:szCs w:val="24"/>
            <w:lang w:val="fr-ML"/>
            <w:rPrChange w:id="19855" w:author="Dr Mamadou SANOGO" w:date="2023-10-25T18:15:00Z">
              <w:rPr>
                <w:color w:val="000000"/>
                <w:spacing w:val="2"/>
                <w:szCs w:val="24"/>
                <w:lang w:val="fr-ML"/>
              </w:rPr>
            </w:rPrChange>
          </w:rPr>
          <w:delText>x</w:delText>
        </w:r>
        <w:r w:rsidRPr="007A4AFC" w:rsidDel="00166699">
          <w:rPr>
            <w:color w:val="000000" w:themeColor="text1"/>
            <w:szCs w:val="24"/>
            <w:lang w:val="fr-ML"/>
            <w:rPrChange w:id="19856" w:author="Dr Mamadou SANOGO" w:date="2023-10-25T18:15:00Z">
              <w:rPr>
                <w:color w:val="000000"/>
                <w:szCs w:val="24"/>
                <w:lang w:val="fr-ML"/>
              </w:rPr>
            </w:rPrChange>
          </w:rPr>
          <w:delText>te</w:delText>
        </w:r>
        <w:r w:rsidRPr="007A4AFC" w:rsidDel="00166699">
          <w:rPr>
            <w:color w:val="000000" w:themeColor="text1"/>
            <w:spacing w:val="-1"/>
            <w:szCs w:val="24"/>
            <w:lang w:val="fr-ML"/>
            <w:rPrChange w:id="19857" w:author="Dr Mamadou SANOGO" w:date="2023-10-25T18:15:00Z">
              <w:rPr>
                <w:color w:val="000000"/>
                <w:spacing w:val="-1"/>
                <w:szCs w:val="24"/>
                <w:lang w:val="fr-ML"/>
              </w:rPr>
            </w:rPrChange>
          </w:rPr>
          <w:delText>r</w:delText>
        </w:r>
        <w:r w:rsidRPr="007A4AFC" w:rsidDel="00166699">
          <w:rPr>
            <w:color w:val="000000" w:themeColor="text1"/>
            <w:szCs w:val="24"/>
            <w:lang w:val="fr-ML"/>
            <w:rPrChange w:id="19858" w:author="Dr Mamadou SANOGO" w:date="2023-10-25T18:15:00Z">
              <w:rPr>
                <w:color w:val="000000"/>
                <w:szCs w:val="24"/>
                <w:lang w:val="fr-ML"/>
              </w:rPr>
            </w:rPrChange>
          </w:rPr>
          <w:delText>ne</w:delText>
        </w:r>
        <w:r w:rsidRPr="007A4AFC" w:rsidDel="00166699">
          <w:rPr>
            <w:color w:val="000000" w:themeColor="text1"/>
            <w:spacing w:val="-1"/>
            <w:szCs w:val="24"/>
            <w:lang w:val="fr-ML"/>
            <w:rPrChange w:id="19859"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60" w:author="Dr Mamadou SANOGO" w:date="2023-10-25T18:15:00Z">
              <w:rPr>
                <w:color w:val="000000"/>
                <w:szCs w:val="24"/>
                <w:lang w:val="fr-ML"/>
              </w:rPr>
            </w:rPrChange>
          </w:rPr>
          <w:delText>à</w:delText>
        </w:r>
        <w:r w:rsidRPr="007A4AFC" w:rsidDel="00166699">
          <w:rPr>
            <w:color w:val="000000" w:themeColor="text1"/>
            <w:spacing w:val="-1"/>
            <w:szCs w:val="24"/>
            <w:lang w:val="fr-ML"/>
            <w:rPrChange w:id="19861"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19862" w:author="Dr Mamadou SANOGO" w:date="2023-10-25T18:15:00Z">
              <w:rPr>
                <w:color w:val="000000"/>
                <w:szCs w:val="24"/>
                <w:lang w:val="fr-ML"/>
              </w:rPr>
            </w:rPrChange>
          </w:rPr>
          <w:delText>l'é</w:delText>
        </w:r>
        <w:r w:rsidRPr="007A4AFC" w:rsidDel="00166699">
          <w:rPr>
            <w:color w:val="000000" w:themeColor="text1"/>
            <w:spacing w:val="2"/>
            <w:szCs w:val="24"/>
            <w:lang w:val="fr-ML"/>
            <w:rPrChange w:id="19863" w:author="Dr Mamadou SANOGO" w:date="2023-10-25T18:15:00Z">
              <w:rPr>
                <w:color w:val="000000"/>
                <w:spacing w:val="2"/>
                <w:szCs w:val="24"/>
                <w:lang w:val="fr-ML"/>
              </w:rPr>
            </w:rPrChange>
          </w:rPr>
          <w:delText>q</w:delText>
        </w:r>
        <w:r w:rsidRPr="007A4AFC" w:rsidDel="00166699">
          <w:rPr>
            <w:color w:val="000000" w:themeColor="text1"/>
            <w:szCs w:val="24"/>
            <w:lang w:val="fr-ML"/>
            <w:rPrChange w:id="19864" w:author="Dr Mamadou SANOGO" w:date="2023-10-25T18:15:00Z">
              <w:rPr>
                <w:color w:val="000000"/>
                <w:szCs w:val="24"/>
                <w:lang w:val="fr-ML"/>
              </w:rPr>
            </w:rPrChange>
          </w:rPr>
          <w:delText>uipe d'</w:delText>
        </w:r>
        <w:r w:rsidRPr="007A4AFC" w:rsidDel="00166699">
          <w:rPr>
            <w:color w:val="000000" w:themeColor="text1"/>
            <w:spacing w:val="-1"/>
            <w:szCs w:val="24"/>
            <w:lang w:val="fr-ML"/>
            <w:rPrChange w:id="19865" w:author="Dr Mamadou SANOGO" w:date="2023-10-25T18:15:00Z">
              <w:rPr>
                <w:color w:val="000000"/>
                <w:spacing w:val="-1"/>
                <w:szCs w:val="24"/>
                <w:lang w:val="fr-ML"/>
              </w:rPr>
            </w:rPrChange>
          </w:rPr>
          <w:delText>e</w:delText>
        </w:r>
        <w:r w:rsidRPr="007A4AFC" w:rsidDel="00166699">
          <w:rPr>
            <w:color w:val="000000" w:themeColor="text1"/>
            <w:szCs w:val="24"/>
            <w:lang w:val="fr-ML"/>
            <w:rPrChange w:id="19866" w:author="Dr Mamadou SANOGO" w:date="2023-10-25T18:15:00Z">
              <w:rPr>
                <w:color w:val="000000"/>
                <w:szCs w:val="24"/>
                <w:lang w:val="fr-ML"/>
              </w:rPr>
            </w:rPrChange>
          </w:rPr>
          <w:delText>n</w:delText>
        </w:r>
        <w:r w:rsidRPr="007A4AFC" w:rsidDel="00166699">
          <w:rPr>
            <w:color w:val="000000" w:themeColor="text1"/>
            <w:spacing w:val="-1"/>
            <w:szCs w:val="24"/>
            <w:lang w:val="fr-ML"/>
            <w:rPrChange w:id="19867" w:author="Dr Mamadou SANOGO" w:date="2023-10-25T18:15:00Z">
              <w:rPr>
                <w:color w:val="000000"/>
                <w:spacing w:val="-1"/>
                <w:szCs w:val="24"/>
                <w:lang w:val="fr-ML"/>
              </w:rPr>
            </w:rPrChange>
          </w:rPr>
          <w:delText>ca</w:delText>
        </w:r>
        <w:r w:rsidRPr="007A4AFC" w:rsidDel="00166699">
          <w:rPr>
            <w:color w:val="000000" w:themeColor="text1"/>
            <w:spacing w:val="2"/>
            <w:szCs w:val="24"/>
            <w:lang w:val="fr-ML"/>
            <w:rPrChange w:id="19868" w:author="Dr Mamadou SANOGO" w:date="2023-10-25T18:15:00Z">
              <w:rPr>
                <w:color w:val="000000"/>
                <w:spacing w:val="2"/>
                <w:szCs w:val="24"/>
                <w:lang w:val="fr-ML"/>
              </w:rPr>
            </w:rPrChange>
          </w:rPr>
          <w:delText>d</w:delText>
        </w:r>
        <w:r w:rsidRPr="007A4AFC" w:rsidDel="00166699">
          <w:rPr>
            <w:color w:val="000000" w:themeColor="text1"/>
            <w:szCs w:val="24"/>
            <w:lang w:val="fr-ML"/>
            <w:rPrChange w:id="19869" w:author="Dr Mamadou SANOGO" w:date="2023-10-25T18:15:00Z">
              <w:rPr>
                <w:color w:val="000000"/>
                <w:szCs w:val="24"/>
                <w:lang w:val="fr-ML"/>
              </w:rPr>
            </w:rPrChange>
          </w:rPr>
          <w:delText>r</w:delText>
        </w:r>
        <w:r w:rsidRPr="007A4AFC" w:rsidDel="00166699">
          <w:rPr>
            <w:color w:val="000000" w:themeColor="text1"/>
            <w:spacing w:val="-2"/>
            <w:szCs w:val="24"/>
            <w:lang w:val="fr-ML"/>
            <w:rPrChange w:id="19870" w:author="Dr Mamadou SANOGO" w:date="2023-10-25T18:15:00Z">
              <w:rPr>
                <w:color w:val="000000"/>
                <w:spacing w:val="-2"/>
                <w:szCs w:val="24"/>
                <w:lang w:val="fr-ML"/>
              </w:rPr>
            </w:rPrChange>
          </w:rPr>
          <w:delText>e</w:delText>
        </w:r>
        <w:r w:rsidRPr="007A4AFC" w:rsidDel="00166699">
          <w:rPr>
            <w:color w:val="000000" w:themeColor="text1"/>
            <w:szCs w:val="24"/>
            <w:lang w:val="fr-ML"/>
            <w:rPrChange w:id="19871" w:author="Dr Mamadou SANOGO" w:date="2023-10-25T18:15:00Z">
              <w:rPr>
                <w:color w:val="000000"/>
                <w:szCs w:val="24"/>
                <w:lang w:val="fr-ML"/>
              </w:rPr>
            </w:rPrChange>
          </w:rPr>
          <w:delText>ment</w:delText>
        </w:r>
        <w:r w:rsidRPr="007A4AFC" w:rsidDel="00166699">
          <w:rPr>
            <w:color w:val="000000" w:themeColor="text1"/>
            <w:spacing w:val="2"/>
            <w:szCs w:val="24"/>
            <w:lang w:val="fr-ML"/>
            <w:rPrChange w:id="19872"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873" w:author="Dr Mamadou SANOGO" w:date="2023-10-25T18:15:00Z">
              <w:rPr>
                <w:color w:val="000000"/>
                <w:szCs w:val="24"/>
                <w:lang w:val="fr-ML"/>
              </w:rPr>
            </w:rPrChange>
          </w:rPr>
          <w:delText>;</w:delText>
        </w:r>
      </w:del>
    </w:p>
    <w:p w14:paraId="65D98EAE" w14:textId="7B9DFD99" w:rsidR="0032620E" w:rsidRPr="007A4AFC" w:rsidDel="00166699" w:rsidRDefault="0032620E">
      <w:pPr>
        <w:pStyle w:val="Titre"/>
        <w:tabs>
          <w:tab w:val="num" w:pos="-4820"/>
        </w:tabs>
        <w:spacing w:line="276" w:lineRule="auto"/>
        <w:jc w:val="both"/>
        <w:rPr>
          <w:del w:id="19874" w:author="Dr Mamadou SANOGO" w:date="2023-10-25T17:56:00Z"/>
          <w:color w:val="000000" w:themeColor="text1"/>
          <w:szCs w:val="24"/>
          <w:lang w:val="fr-ML"/>
          <w:rPrChange w:id="19875" w:author="Dr Mamadou SANOGO" w:date="2023-10-25T18:15:00Z">
            <w:rPr>
              <w:del w:id="19876" w:author="Dr Mamadou SANOGO" w:date="2023-10-25T17:56:00Z"/>
              <w:color w:val="000000"/>
              <w:szCs w:val="24"/>
              <w:lang w:val="fr-ML"/>
            </w:rPr>
          </w:rPrChange>
        </w:rPr>
        <w:pPrChange w:id="19877" w:author="Dr Mamadou SANOGO" w:date="2023-10-25T17:57:00Z">
          <w:pPr>
            <w:widowControl w:val="0"/>
            <w:numPr>
              <w:numId w:val="10"/>
            </w:numPr>
            <w:tabs>
              <w:tab w:val="left" w:pos="820"/>
            </w:tabs>
            <w:autoSpaceDE w:val="0"/>
            <w:autoSpaceDN w:val="0"/>
            <w:adjustRightInd w:val="0"/>
            <w:spacing w:line="240" w:lineRule="auto"/>
            <w:ind w:left="903" w:right="-36" w:hanging="360"/>
          </w:pPr>
        </w:pPrChange>
      </w:pPr>
      <w:del w:id="19878" w:author="Dr Mamadou SANOGO" w:date="2023-10-25T17:56:00Z">
        <w:r w:rsidRPr="007A4AFC" w:rsidDel="00166699">
          <w:rPr>
            <w:color w:val="000000" w:themeColor="text1"/>
            <w:szCs w:val="24"/>
            <w:lang w:val="fr-ML"/>
            <w:rPrChange w:id="19879" w:author="Dr Mamadou SANOGO" w:date="2023-10-25T18:15:00Z">
              <w:rPr>
                <w:color w:val="000000"/>
                <w:szCs w:val="24"/>
                <w:lang w:val="fr-ML"/>
              </w:rPr>
            </w:rPrChange>
          </w:rPr>
          <w:delText>si la sout</w:delText>
        </w:r>
        <w:r w:rsidRPr="007A4AFC" w:rsidDel="00166699">
          <w:rPr>
            <w:color w:val="000000" w:themeColor="text1"/>
            <w:spacing w:val="-1"/>
            <w:szCs w:val="24"/>
            <w:lang w:val="fr-ML"/>
            <w:rPrChange w:id="19880" w:author="Dr Mamadou SANOGO" w:date="2023-10-25T18:15:00Z">
              <w:rPr>
                <w:color w:val="000000"/>
                <w:spacing w:val="-1"/>
                <w:szCs w:val="24"/>
                <w:lang w:val="fr-ML"/>
              </w:rPr>
            </w:rPrChange>
          </w:rPr>
          <w:delText>e</w:delText>
        </w:r>
        <w:r w:rsidRPr="007A4AFC" w:rsidDel="00166699">
          <w:rPr>
            <w:color w:val="000000" w:themeColor="text1"/>
            <w:szCs w:val="24"/>
            <w:lang w:val="fr-ML"/>
            <w:rPrChange w:id="19881" w:author="Dr Mamadou SANOGO" w:date="2023-10-25T18:15:00Z">
              <w:rPr>
                <w:color w:val="000000"/>
                <w:szCs w:val="24"/>
                <w:lang w:val="fr-ML"/>
              </w:rPr>
            </w:rPrChange>
          </w:rPr>
          <w:delText>n</w:delText>
        </w:r>
        <w:r w:rsidRPr="007A4AFC" w:rsidDel="00166699">
          <w:rPr>
            <w:color w:val="000000" w:themeColor="text1"/>
            <w:spacing w:val="-1"/>
            <w:szCs w:val="24"/>
            <w:lang w:val="fr-ML"/>
            <w:rPrChange w:id="19882" w:author="Dr Mamadou SANOGO" w:date="2023-10-25T18:15:00Z">
              <w:rPr>
                <w:color w:val="000000"/>
                <w:spacing w:val="-1"/>
                <w:szCs w:val="24"/>
                <w:lang w:val="fr-ML"/>
              </w:rPr>
            </w:rPrChange>
          </w:rPr>
          <w:delText>a</w:delText>
        </w:r>
        <w:r w:rsidRPr="007A4AFC" w:rsidDel="00166699">
          <w:rPr>
            <w:color w:val="000000" w:themeColor="text1"/>
            <w:szCs w:val="24"/>
            <w:lang w:val="fr-ML"/>
            <w:rPrChange w:id="19883" w:author="Dr Mamadou SANOGO" w:date="2023-10-25T18:15:00Z">
              <w:rPr>
                <w:color w:val="000000"/>
                <w:szCs w:val="24"/>
                <w:lang w:val="fr-ML"/>
              </w:rPr>
            </w:rPrChange>
          </w:rPr>
          <w:delText>n</w:delText>
        </w:r>
        <w:r w:rsidRPr="007A4AFC" w:rsidDel="00166699">
          <w:rPr>
            <w:color w:val="000000" w:themeColor="text1"/>
            <w:spacing w:val="1"/>
            <w:szCs w:val="24"/>
            <w:lang w:val="fr-ML"/>
            <w:rPrChange w:id="19884" w:author="Dr Mamadou SANOGO" w:date="2023-10-25T18:15:00Z">
              <w:rPr>
                <w:color w:val="000000"/>
                <w:spacing w:val="1"/>
                <w:szCs w:val="24"/>
                <w:lang w:val="fr-ML"/>
              </w:rPr>
            </w:rPrChange>
          </w:rPr>
          <w:delText>c</w:delText>
        </w:r>
        <w:r w:rsidRPr="007A4AFC" w:rsidDel="00166699">
          <w:rPr>
            <w:color w:val="000000" w:themeColor="text1"/>
            <w:szCs w:val="24"/>
            <w:lang w:val="fr-ML"/>
            <w:rPrChange w:id="19885" w:author="Dr Mamadou SANOGO" w:date="2023-10-25T18:15:00Z">
              <w:rPr>
                <w:color w:val="000000"/>
                <w:szCs w:val="24"/>
                <w:lang w:val="fr-ML"/>
              </w:rPr>
            </w:rPrChange>
          </w:rPr>
          <w:delText xml:space="preserve">e </w:delText>
        </w:r>
        <w:r w:rsidRPr="007A4AFC" w:rsidDel="00166699">
          <w:rPr>
            <w:color w:val="000000" w:themeColor="text1"/>
            <w:spacing w:val="-1"/>
            <w:szCs w:val="24"/>
            <w:lang w:val="fr-ML"/>
            <w:rPrChange w:id="19886" w:author="Dr Mamadou SANOGO" w:date="2023-10-25T18:15:00Z">
              <w:rPr>
                <w:color w:val="000000"/>
                <w:spacing w:val="-1"/>
                <w:szCs w:val="24"/>
                <w:lang w:val="fr-ML"/>
              </w:rPr>
            </w:rPrChange>
          </w:rPr>
          <w:delText>e</w:delText>
        </w:r>
        <w:r w:rsidRPr="007A4AFC" w:rsidDel="00166699">
          <w:rPr>
            <w:color w:val="000000" w:themeColor="text1"/>
            <w:szCs w:val="24"/>
            <w:lang w:val="fr-ML"/>
            <w:rPrChange w:id="19887" w:author="Dr Mamadou SANOGO" w:date="2023-10-25T18:15:00Z">
              <w:rPr>
                <w:color w:val="000000"/>
                <w:szCs w:val="24"/>
                <w:lang w:val="fr-ML"/>
              </w:rPr>
            </w:rPrChange>
          </w:rPr>
          <w:delText xml:space="preserve">st </w:delText>
        </w:r>
        <w:r w:rsidRPr="007A4AFC" w:rsidDel="00166699">
          <w:rPr>
            <w:color w:val="000000" w:themeColor="text1"/>
            <w:spacing w:val="2"/>
            <w:szCs w:val="24"/>
            <w:lang w:val="fr-ML"/>
            <w:rPrChange w:id="19888" w:author="Dr Mamadou SANOGO" w:date="2023-10-25T18:15:00Z">
              <w:rPr>
                <w:color w:val="000000"/>
                <w:spacing w:val="2"/>
                <w:szCs w:val="24"/>
                <w:lang w:val="fr-ML"/>
              </w:rPr>
            </w:rPrChange>
          </w:rPr>
          <w:delText>p</w:delText>
        </w:r>
        <w:r w:rsidRPr="007A4AFC" w:rsidDel="00166699">
          <w:rPr>
            <w:color w:val="000000" w:themeColor="text1"/>
            <w:spacing w:val="-1"/>
            <w:szCs w:val="24"/>
            <w:lang w:val="fr-ML"/>
            <w:rPrChange w:id="19889" w:author="Dr Mamadou SANOGO" w:date="2023-10-25T18:15:00Z">
              <w:rPr>
                <w:color w:val="000000"/>
                <w:spacing w:val="-1"/>
                <w:szCs w:val="24"/>
                <w:lang w:val="fr-ML"/>
              </w:rPr>
            </w:rPrChange>
          </w:rPr>
          <w:delText>a</w:delText>
        </w:r>
        <w:r w:rsidRPr="007A4AFC" w:rsidDel="00166699">
          <w:rPr>
            <w:color w:val="000000" w:themeColor="text1"/>
            <w:szCs w:val="24"/>
            <w:lang w:val="fr-ML"/>
            <w:rPrChange w:id="19890" w:author="Dr Mamadou SANOGO" w:date="2023-10-25T18:15:00Z">
              <w:rPr>
                <w:color w:val="000000"/>
                <w:szCs w:val="24"/>
                <w:lang w:val="fr-ML"/>
              </w:rPr>
            </w:rPrChange>
          </w:rPr>
          <w:delText>rti</w:delText>
        </w:r>
        <w:r w:rsidRPr="007A4AFC" w:rsidDel="00166699">
          <w:rPr>
            <w:color w:val="000000" w:themeColor="text1"/>
            <w:spacing w:val="-1"/>
            <w:szCs w:val="24"/>
            <w:lang w:val="fr-ML"/>
            <w:rPrChange w:id="19891" w:author="Dr Mamadou SANOGO" w:date="2023-10-25T18:15:00Z">
              <w:rPr>
                <w:color w:val="000000"/>
                <w:spacing w:val="-1"/>
                <w:szCs w:val="24"/>
                <w:lang w:val="fr-ML"/>
              </w:rPr>
            </w:rPrChange>
          </w:rPr>
          <w:delText>e</w:delText>
        </w:r>
        <w:r w:rsidRPr="007A4AFC" w:rsidDel="00166699">
          <w:rPr>
            <w:color w:val="000000" w:themeColor="text1"/>
            <w:szCs w:val="24"/>
            <w:lang w:val="fr-ML"/>
            <w:rPrChange w:id="19892" w:author="Dr Mamadou SANOGO" w:date="2023-10-25T18:15:00Z">
              <w:rPr>
                <w:color w:val="000000"/>
                <w:szCs w:val="24"/>
                <w:lang w:val="fr-ML"/>
              </w:rPr>
            </w:rPrChange>
          </w:rPr>
          <w:delText>l</w:delText>
        </w:r>
        <w:r w:rsidRPr="007A4AFC" w:rsidDel="00166699">
          <w:rPr>
            <w:color w:val="000000" w:themeColor="text1"/>
            <w:spacing w:val="1"/>
            <w:szCs w:val="24"/>
            <w:lang w:val="fr-ML"/>
            <w:rPrChange w:id="19893"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894" w:author="Dr Mamadou SANOGO" w:date="2023-10-25T18:15:00Z">
              <w:rPr>
                <w:color w:val="000000"/>
                <w:spacing w:val="-1"/>
                <w:szCs w:val="24"/>
                <w:lang w:val="fr-ML"/>
              </w:rPr>
            </w:rPrChange>
          </w:rPr>
          <w:delText>e</w:delText>
        </w:r>
        <w:r w:rsidRPr="007A4AFC" w:rsidDel="00166699">
          <w:rPr>
            <w:color w:val="000000" w:themeColor="text1"/>
            <w:szCs w:val="24"/>
            <w:lang w:val="fr-ML"/>
            <w:rPrChange w:id="19895" w:author="Dr Mamadou SANOGO" w:date="2023-10-25T18:15:00Z">
              <w:rPr>
                <w:color w:val="000000"/>
                <w:szCs w:val="24"/>
                <w:lang w:val="fr-ML"/>
              </w:rPr>
            </w:rPrChange>
          </w:rPr>
          <w:delText>ment d</w:delText>
        </w:r>
        <w:r w:rsidRPr="007A4AFC" w:rsidDel="00166699">
          <w:rPr>
            <w:color w:val="000000" w:themeColor="text1"/>
            <w:spacing w:val="-1"/>
            <w:szCs w:val="24"/>
            <w:lang w:val="fr-ML"/>
            <w:rPrChange w:id="19896" w:author="Dr Mamadou SANOGO" w:date="2023-10-25T18:15:00Z">
              <w:rPr>
                <w:color w:val="000000"/>
                <w:spacing w:val="-1"/>
                <w:szCs w:val="24"/>
                <w:lang w:val="fr-ML"/>
              </w:rPr>
            </w:rPrChange>
          </w:rPr>
          <w:delText>é</w:delText>
        </w:r>
        <w:r w:rsidRPr="007A4AFC" w:rsidDel="00166699">
          <w:rPr>
            <w:color w:val="000000" w:themeColor="text1"/>
            <w:szCs w:val="24"/>
            <w:lang w:val="fr-ML"/>
            <w:rPrChange w:id="19897" w:author="Dr Mamadou SANOGO" w:date="2023-10-25T18:15:00Z">
              <w:rPr>
                <w:color w:val="000000"/>
                <w:szCs w:val="24"/>
                <w:lang w:val="fr-ML"/>
              </w:rPr>
            </w:rPrChange>
          </w:rPr>
          <w:delText>ma</w:delText>
        </w:r>
        <w:r w:rsidRPr="007A4AFC" w:rsidDel="00166699">
          <w:rPr>
            <w:color w:val="000000" w:themeColor="text1"/>
            <w:spacing w:val="2"/>
            <w:szCs w:val="24"/>
            <w:lang w:val="fr-ML"/>
            <w:rPrChange w:id="19898"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899" w:author="Dr Mamadou SANOGO" w:date="2023-10-25T18:15:00Z">
              <w:rPr>
                <w:color w:val="000000"/>
                <w:spacing w:val="-1"/>
                <w:szCs w:val="24"/>
                <w:lang w:val="fr-ML"/>
              </w:rPr>
            </w:rPrChange>
          </w:rPr>
          <w:delText>é</w:delText>
        </w:r>
        <w:r w:rsidRPr="007A4AFC" w:rsidDel="00166699">
          <w:rPr>
            <w:color w:val="000000" w:themeColor="text1"/>
            <w:szCs w:val="24"/>
            <w:lang w:val="fr-ML"/>
            <w:rPrChange w:id="19900" w:author="Dr Mamadou SANOGO" w:date="2023-10-25T18:15:00Z">
              <w:rPr>
                <w:color w:val="000000"/>
                <w:szCs w:val="24"/>
                <w:lang w:val="fr-ML"/>
              </w:rPr>
            </w:rPrChange>
          </w:rPr>
          <w:delText>ri</w:delText>
        </w:r>
        <w:r w:rsidRPr="007A4AFC" w:rsidDel="00166699">
          <w:rPr>
            <w:color w:val="000000" w:themeColor="text1"/>
            <w:spacing w:val="-1"/>
            <w:szCs w:val="24"/>
            <w:lang w:val="fr-ML"/>
            <w:rPrChange w:id="19901" w:author="Dr Mamadou SANOGO" w:date="2023-10-25T18:15:00Z">
              <w:rPr>
                <w:color w:val="000000"/>
                <w:spacing w:val="-1"/>
                <w:szCs w:val="24"/>
                <w:lang w:val="fr-ML"/>
              </w:rPr>
            </w:rPrChange>
          </w:rPr>
          <w:delText>a</w:delText>
        </w:r>
        <w:r w:rsidRPr="007A4AFC" w:rsidDel="00166699">
          <w:rPr>
            <w:color w:val="000000" w:themeColor="text1"/>
            <w:szCs w:val="24"/>
            <w:lang w:val="fr-ML"/>
            <w:rPrChange w:id="19902" w:author="Dr Mamadou SANOGO" w:date="2023-10-25T18:15:00Z">
              <w:rPr>
                <w:color w:val="000000"/>
                <w:szCs w:val="24"/>
                <w:lang w:val="fr-ML"/>
              </w:rPr>
            </w:rPrChange>
          </w:rPr>
          <w:delText>l</w:delText>
        </w:r>
        <w:r w:rsidRPr="007A4AFC" w:rsidDel="00166699">
          <w:rPr>
            <w:color w:val="000000" w:themeColor="text1"/>
            <w:spacing w:val="3"/>
            <w:szCs w:val="24"/>
            <w:lang w:val="fr-ML"/>
            <w:rPrChange w:id="19903" w:author="Dr Mamadou SANOGO" w:date="2023-10-25T18:15:00Z">
              <w:rPr>
                <w:color w:val="000000"/>
                <w:spacing w:val="3"/>
                <w:szCs w:val="24"/>
                <w:lang w:val="fr-ML"/>
              </w:rPr>
            </w:rPrChange>
          </w:rPr>
          <w:delText>i</w:delText>
        </w:r>
        <w:r w:rsidRPr="007A4AFC" w:rsidDel="00166699">
          <w:rPr>
            <w:color w:val="000000" w:themeColor="text1"/>
            <w:szCs w:val="24"/>
            <w:lang w:val="fr-ML"/>
            <w:rPrChange w:id="19904" w:author="Dr Mamadou SANOGO" w:date="2023-10-25T18:15:00Z">
              <w:rPr>
                <w:color w:val="000000"/>
                <w:szCs w:val="24"/>
                <w:lang w:val="fr-ML"/>
              </w:rPr>
            </w:rPrChange>
          </w:rPr>
          <w:delText>s</w:delText>
        </w:r>
        <w:r w:rsidRPr="007A4AFC" w:rsidDel="00166699">
          <w:rPr>
            <w:color w:val="000000" w:themeColor="text1"/>
            <w:spacing w:val="-1"/>
            <w:szCs w:val="24"/>
            <w:lang w:val="fr-ML"/>
            <w:rPrChange w:id="19905" w:author="Dr Mamadou SANOGO" w:date="2023-10-25T18:15:00Z">
              <w:rPr>
                <w:color w:val="000000"/>
                <w:spacing w:val="-1"/>
                <w:szCs w:val="24"/>
                <w:lang w:val="fr-ML"/>
              </w:rPr>
            </w:rPrChange>
          </w:rPr>
          <w:delText>ée</w:delText>
        </w:r>
        <w:r w:rsidRPr="007A4AFC" w:rsidDel="00166699">
          <w:rPr>
            <w:color w:val="000000" w:themeColor="text1"/>
            <w:szCs w:val="24"/>
            <w:lang w:val="fr-ML"/>
            <w:rPrChange w:id="19906" w:author="Dr Mamadou SANOGO" w:date="2023-10-25T18:15:00Z">
              <w:rPr>
                <w:color w:val="000000"/>
                <w:szCs w:val="24"/>
                <w:lang w:val="fr-ML"/>
              </w:rPr>
            </w:rPrChange>
          </w:rPr>
          <w:delText xml:space="preserve">, il doit </w:delText>
        </w:r>
        <w:r w:rsidRPr="007A4AFC" w:rsidDel="00166699">
          <w:rPr>
            <w:color w:val="000000" w:themeColor="text1"/>
            <w:spacing w:val="-1"/>
            <w:szCs w:val="24"/>
            <w:lang w:val="fr-ML"/>
            <w:rPrChange w:id="19907" w:author="Dr Mamadou SANOGO" w:date="2023-10-25T18:15:00Z">
              <w:rPr>
                <w:color w:val="000000"/>
                <w:spacing w:val="-1"/>
                <w:szCs w:val="24"/>
                <w:lang w:val="fr-ML"/>
              </w:rPr>
            </w:rPrChange>
          </w:rPr>
          <w:delText>ê</w:delText>
        </w:r>
        <w:r w:rsidRPr="007A4AFC" w:rsidDel="00166699">
          <w:rPr>
            <w:color w:val="000000" w:themeColor="text1"/>
            <w:szCs w:val="24"/>
            <w:lang w:val="fr-ML"/>
            <w:rPrChange w:id="19908" w:author="Dr Mamadou SANOGO" w:date="2023-10-25T18:15:00Z">
              <w:rPr>
                <w:color w:val="000000"/>
                <w:szCs w:val="24"/>
                <w:lang w:val="fr-ML"/>
              </w:rPr>
            </w:rPrChange>
          </w:rPr>
          <w:delText>t</w:delText>
        </w:r>
        <w:r w:rsidRPr="007A4AFC" w:rsidDel="00166699">
          <w:rPr>
            <w:color w:val="000000" w:themeColor="text1"/>
            <w:spacing w:val="2"/>
            <w:szCs w:val="24"/>
            <w:lang w:val="fr-ML"/>
            <w:rPrChange w:id="19909" w:author="Dr Mamadou SANOGO" w:date="2023-10-25T18:15:00Z">
              <w:rPr>
                <w:color w:val="000000"/>
                <w:spacing w:val="2"/>
                <w:szCs w:val="24"/>
                <w:lang w:val="fr-ML"/>
              </w:rPr>
            </w:rPrChange>
          </w:rPr>
          <w:delText>r</w:delText>
        </w:r>
        <w:r w:rsidRPr="007A4AFC" w:rsidDel="00166699">
          <w:rPr>
            <w:color w:val="000000" w:themeColor="text1"/>
            <w:szCs w:val="24"/>
            <w:lang w:val="fr-ML"/>
            <w:rPrChange w:id="19910" w:author="Dr Mamadou SANOGO" w:date="2023-10-25T18:15:00Z">
              <w:rPr>
                <w:color w:val="000000"/>
                <w:szCs w:val="24"/>
                <w:lang w:val="fr-ML"/>
              </w:rPr>
            </w:rPrChange>
          </w:rPr>
          <w:delText>e nom</w:delText>
        </w:r>
        <w:r w:rsidRPr="007A4AFC" w:rsidDel="00166699">
          <w:rPr>
            <w:color w:val="000000" w:themeColor="text1"/>
            <w:spacing w:val="1"/>
            <w:szCs w:val="24"/>
            <w:lang w:val="fr-ML"/>
            <w:rPrChange w:id="19911" w:author="Dr Mamadou SANOGO" w:date="2023-10-25T18:15:00Z">
              <w:rPr>
                <w:color w:val="000000"/>
                <w:spacing w:val="1"/>
                <w:szCs w:val="24"/>
                <w:lang w:val="fr-ML"/>
              </w:rPr>
            </w:rPrChange>
          </w:rPr>
          <w:delText>m</w:delText>
        </w:r>
        <w:r w:rsidRPr="007A4AFC" w:rsidDel="00166699">
          <w:rPr>
            <w:color w:val="000000" w:themeColor="text1"/>
            <w:szCs w:val="24"/>
            <w:lang w:val="fr-ML"/>
            <w:rPrChange w:id="19912" w:author="Dr Mamadou SANOGO" w:date="2023-10-25T18:15:00Z">
              <w:rPr>
                <w:color w:val="000000"/>
                <w:szCs w:val="24"/>
                <w:lang w:val="fr-ML"/>
              </w:rPr>
            </w:rPrChange>
          </w:rPr>
          <w:delText>é p</w:delText>
        </w:r>
        <w:r w:rsidRPr="007A4AFC" w:rsidDel="00166699">
          <w:rPr>
            <w:color w:val="000000" w:themeColor="text1"/>
            <w:spacing w:val="-1"/>
            <w:szCs w:val="24"/>
            <w:lang w:val="fr-ML"/>
            <w:rPrChange w:id="19913" w:author="Dr Mamadou SANOGO" w:date="2023-10-25T18:15:00Z">
              <w:rPr>
                <w:color w:val="000000"/>
                <w:spacing w:val="-1"/>
                <w:szCs w:val="24"/>
                <w:lang w:val="fr-ML"/>
              </w:rPr>
            </w:rPrChange>
          </w:rPr>
          <w:delText>a</w:delText>
        </w:r>
        <w:r w:rsidRPr="007A4AFC" w:rsidDel="00166699">
          <w:rPr>
            <w:color w:val="000000" w:themeColor="text1"/>
            <w:szCs w:val="24"/>
            <w:lang w:val="fr-ML"/>
            <w:rPrChange w:id="19914" w:author="Dr Mamadou SANOGO" w:date="2023-10-25T18:15:00Z">
              <w:rPr>
                <w:color w:val="000000"/>
                <w:szCs w:val="24"/>
                <w:lang w:val="fr-ML"/>
              </w:rPr>
            </w:rPrChange>
          </w:rPr>
          <w:delText>rmi l</w:delText>
        </w:r>
        <w:r w:rsidRPr="007A4AFC" w:rsidDel="00166699">
          <w:rPr>
            <w:color w:val="000000" w:themeColor="text1"/>
            <w:spacing w:val="2"/>
            <w:szCs w:val="24"/>
            <w:lang w:val="fr-ML"/>
            <w:rPrChange w:id="19915" w:author="Dr Mamadou SANOGO" w:date="2023-10-25T18:15:00Z">
              <w:rPr>
                <w:color w:val="000000"/>
                <w:spacing w:val="2"/>
                <w:szCs w:val="24"/>
                <w:lang w:val="fr-ML"/>
              </w:rPr>
            </w:rPrChange>
          </w:rPr>
          <w:delText>e</w:delText>
        </w:r>
        <w:r w:rsidRPr="007A4AFC" w:rsidDel="00166699">
          <w:rPr>
            <w:color w:val="000000" w:themeColor="text1"/>
            <w:szCs w:val="24"/>
            <w:lang w:val="fr-ML"/>
            <w:rPrChange w:id="19916" w:author="Dr Mamadou SANOGO" w:date="2023-10-25T18:15:00Z">
              <w:rPr>
                <w:color w:val="000000"/>
                <w:szCs w:val="24"/>
                <w:lang w:val="fr-ML"/>
              </w:rPr>
            </w:rPrChange>
          </w:rPr>
          <w:delText>s memb</w:delText>
        </w:r>
        <w:r w:rsidRPr="007A4AFC" w:rsidDel="00166699">
          <w:rPr>
            <w:color w:val="000000" w:themeColor="text1"/>
            <w:spacing w:val="-1"/>
            <w:szCs w:val="24"/>
            <w:lang w:val="fr-ML"/>
            <w:rPrChange w:id="19917" w:author="Dr Mamadou SANOGO" w:date="2023-10-25T18:15:00Z">
              <w:rPr>
                <w:color w:val="000000"/>
                <w:spacing w:val="-1"/>
                <w:szCs w:val="24"/>
                <w:lang w:val="fr-ML"/>
              </w:rPr>
            </w:rPrChange>
          </w:rPr>
          <w:delText>re</w:delText>
        </w:r>
        <w:r w:rsidRPr="007A4AFC" w:rsidDel="00166699">
          <w:rPr>
            <w:color w:val="000000" w:themeColor="text1"/>
            <w:szCs w:val="24"/>
            <w:lang w:val="fr-ML"/>
            <w:rPrChange w:id="19918" w:author="Dr Mamadou SANOGO" w:date="2023-10-25T18:15:00Z">
              <w:rPr>
                <w:color w:val="000000"/>
                <w:szCs w:val="24"/>
                <w:lang w:val="fr-ML"/>
              </w:rPr>
            </w:rPrChange>
          </w:rPr>
          <w:delText xml:space="preserve">s </w:delText>
        </w:r>
        <w:r w:rsidRPr="007A4AFC" w:rsidDel="00166699">
          <w:rPr>
            <w:color w:val="000000" w:themeColor="text1"/>
            <w:spacing w:val="-1"/>
            <w:szCs w:val="24"/>
            <w:lang w:val="fr-ML"/>
            <w:rPrChange w:id="19919" w:author="Dr Mamadou SANOGO" w:date="2023-10-25T18:15:00Z">
              <w:rPr>
                <w:color w:val="000000"/>
                <w:spacing w:val="-1"/>
                <w:szCs w:val="24"/>
                <w:lang w:val="fr-ML"/>
              </w:rPr>
            </w:rPrChange>
          </w:rPr>
          <w:delText>é</w:delText>
        </w:r>
        <w:r w:rsidRPr="007A4AFC" w:rsidDel="00166699">
          <w:rPr>
            <w:color w:val="000000" w:themeColor="text1"/>
            <w:szCs w:val="24"/>
            <w:lang w:val="fr-ML"/>
            <w:rPrChange w:id="19920" w:author="Dr Mamadou SANOGO" w:date="2023-10-25T18:15:00Z">
              <w:rPr>
                <w:color w:val="000000"/>
                <w:szCs w:val="24"/>
                <w:lang w:val="fr-ML"/>
              </w:rPr>
            </w:rPrChange>
          </w:rPr>
          <w:delText>l</w:delText>
        </w:r>
        <w:r w:rsidRPr="007A4AFC" w:rsidDel="00166699">
          <w:rPr>
            <w:color w:val="000000" w:themeColor="text1"/>
            <w:spacing w:val="3"/>
            <w:szCs w:val="24"/>
            <w:lang w:val="fr-ML"/>
            <w:rPrChange w:id="19921" w:author="Dr Mamadou SANOGO" w:date="2023-10-25T18:15:00Z">
              <w:rPr>
                <w:color w:val="000000"/>
                <w:spacing w:val="3"/>
                <w:szCs w:val="24"/>
                <w:lang w:val="fr-ML"/>
              </w:rPr>
            </w:rPrChange>
          </w:rPr>
          <w:delText>i</w:delText>
        </w:r>
        <w:r w:rsidRPr="007A4AFC" w:rsidDel="00166699">
          <w:rPr>
            <w:color w:val="000000" w:themeColor="text1"/>
            <w:spacing w:val="-2"/>
            <w:szCs w:val="24"/>
            <w:lang w:val="fr-ML"/>
            <w:rPrChange w:id="19922" w:author="Dr Mamadou SANOGO" w:date="2023-10-25T18:15:00Z">
              <w:rPr>
                <w:color w:val="000000"/>
                <w:spacing w:val="-2"/>
                <w:szCs w:val="24"/>
                <w:lang w:val="fr-ML"/>
              </w:rPr>
            </w:rPrChange>
          </w:rPr>
          <w:delText>g</w:delText>
        </w:r>
        <w:r w:rsidRPr="007A4AFC" w:rsidDel="00166699">
          <w:rPr>
            <w:color w:val="000000" w:themeColor="text1"/>
            <w:szCs w:val="24"/>
            <w:lang w:val="fr-ML"/>
            <w:rPrChange w:id="19923" w:author="Dr Mamadou SANOGO" w:date="2023-10-25T18:15:00Z">
              <w:rPr>
                <w:color w:val="000000"/>
                <w:szCs w:val="24"/>
                <w:lang w:val="fr-ML"/>
              </w:rPr>
            </w:rPrChange>
          </w:rPr>
          <w:delText>ib</w:delText>
        </w:r>
        <w:r w:rsidRPr="007A4AFC" w:rsidDel="00166699">
          <w:rPr>
            <w:color w:val="000000" w:themeColor="text1"/>
            <w:spacing w:val="1"/>
            <w:szCs w:val="24"/>
            <w:lang w:val="fr-ML"/>
            <w:rPrChange w:id="19924" w:author="Dr Mamadou SANOGO" w:date="2023-10-25T18:15:00Z">
              <w:rPr>
                <w:color w:val="000000"/>
                <w:spacing w:val="1"/>
                <w:szCs w:val="24"/>
                <w:lang w:val="fr-ML"/>
              </w:rPr>
            </w:rPrChange>
          </w:rPr>
          <w:delText>l</w:delText>
        </w:r>
        <w:r w:rsidRPr="007A4AFC" w:rsidDel="00166699">
          <w:rPr>
            <w:color w:val="000000" w:themeColor="text1"/>
            <w:spacing w:val="-1"/>
            <w:szCs w:val="24"/>
            <w:lang w:val="fr-ML"/>
            <w:rPrChange w:id="19925" w:author="Dr Mamadou SANOGO" w:date="2023-10-25T18:15:00Z">
              <w:rPr>
                <w:color w:val="000000"/>
                <w:spacing w:val="-1"/>
                <w:szCs w:val="24"/>
                <w:lang w:val="fr-ML"/>
              </w:rPr>
            </w:rPrChange>
          </w:rPr>
          <w:delText>e</w:delText>
        </w:r>
        <w:r w:rsidRPr="007A4AFC" w:rsidDel="00166699">
          <w:rPr>
            <w:color w:val="000000" w:themeColor="text1"/>
            <w:szCs w:val="24"/>
            <w:lang w:val="fr-ML"/>
            <w:rPrChange w:id="19926" w:author="Dr Mamadou SANOGO" w:date="2023-10-25T18:15:00Z">
              <w:rPr>
                <w:color w:val="000000"/>
                <w:szCs w:val="24"/>
                <w:lang w:val="fr-ML"/>
              </w:rPr>
            </w:rPrChange>
          </w:rPr>
          <w:delText>s pr</w:delText>
        </w:r>
        <w:r w:rsidRPr="007A4AFC" w:rsidDel="00166699">
          <w:rPr>
            <w:color w:val="000000" w:themeColor="text1"/>
            <w:spacing w:val="-1"/>
            <w:szCs w:val="24"/>
            <w:lang w:val="fr-ML"/>
            <w:rPrChange w:id="19927" w:author="Dr Mamadou SANOGO" w:date="2023-10-25T18:15:00Z">
              <w:rPr>
                <w:color w:val="000000"/>
                <w:spacing w:val="-1"/>
                <w:szCs w:val="24"/>
                <w:lang w:val="fr-ML"/>
              </w:rPr>
            </w:rPrChange>
          </w:rPr>
          <w:delText>é</w:delText>
        </w:r>
        <w:r w:rsidRPr="007A4AFC" w:rsidDel="00166699">
          <w:rPr>
            <w:color w:val="000000" w:themeColor="text1"/>
            <w:szCs w:val="24"/>
            <w:lang w:val="fr-ML"/>
            <w:rPrChange w:id="19928" w:author="Dr Mamadou SANOGO" w:date="2023-10-25T18:15:00Z">
              <w:rPr>
                <w:color w:val="000000"/>
                <w:szCs w:val="24"/>
                <w:lang w:val="fr-ML"/>
              </w:rPr>
            </w:rPrChange>
          </w:rPr>
          <w:delText>s</w:delText>
        </w:r>
        <w:r w:rsidRPr="007A4AFC" w:rsidDel="00166699">
          <w:rPr>
            <w:color w:val="000000" w:themeColor="text1"/>
            <w:spacing w:val="-1"/>
            <w:szCs w:val="24"/>
            <w:lang w:val="fr-ML"/>
            <w:rPrChange w:id="19929" w:author="Dr Mamadou SANOGO" w:date="2023-10-25T18:15:00Z">
              <w:rPr>
                <w:color w:val="000000"/>
                <w:spacing w:val="-1"/>
                <w:szCs w:val="24"/>
                <w:lang w:val="fr-ML"/>
              </w:rPr>
            </w:rPrChange>
          </w:rPr>
          <w:delText>e</w:delText>
        </w:r>
        <w:r w:rsidRPr="007A4AFC" w:rsidDel="00166699">
          <w:rPr>
            <w:color w:val="000000" w:themeColor="text1"/>
            <w:spacing w:val="2"/>
            <w:szCs w:val="24"/>
            <w:lang w:val="fr-ML"/>
            <w:rPrChange w:id="19930" w:author="Dr Mamadou SANOGO" w:date="2023-10-25T18:15:00Z">
              <w:rPr>
                <w:color w:val="000000"/>
                <w:spacing w:val="2"/>
                <w:szCs w:val="24"/>
                <w:lang w:val="fr-ML"/>
              </w:rPr>
            </w:rPrChange>
          </w:rPr>
          <w:delText>n</w:delText>
        </w:r>
        <w:r w:rsidRPr="007A4AFC" w:rsidDel="00166699">
          <w:rPr>
            <w:color w:val="000000" w:themeColor="text1"/>
            <w:szCs w:val="24"/>
            <w:lang w:val="fr-ML"/>
            <w:rPrChange w:id="19931" w:author="Dr Mamadou SANOGO" w:date="2023-10-25T18:15:00Z">
              <w:rPr>
                <w:color w:val="000000"/>
                <w:szCs w:val="24"/>
                <w:lang w:val="fr-ML"/>
              </w:rPr>
            </w:rPrChange>
          </w:rPr>
          <w:delText>ts</w:delText>
        </w:r>
        <w:r w:rsidRPr="007A4AFC" w:rsidDel="00166699">
          <w:rPr>
            <w:color w:val="000000" w:themeColor="text1"/>
            <w:spacing w:val="2"/>
            <w:szCs w:val="24"/>
            <w:lang w:val="fr-ML"/>
            <w:rPrChange w:id="19932"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933" w:author="Dr Mamadou SANOGO" w:date="2023-10-25T18:15:00Z">
              <w:rPr>
                <w:color w:val="000000"/>
                <w:szCs w:val="24"/>
                <w:lang w:val="fr-ML"/>
              </w:rPr>
            </w:rPrChange>
          </w:rPr>
          <w:delText>;</w:delText>
        </w:r>
      </w:del>
    </w:p>
    <w:p w14:paraId="6643854C" w14:textId="0859C81B" w:rsidR="0032620E" w:rsidRPr="007A4AFC" w:rsidDel="00166699" w:rsidRDefault="0032620E">
      <w:pPr>
        <w:pStyle w:val="Titre"/>
        <w:tabs>
          <w:tab w:val="num" w:pos="-4820"/>
        </w:tabs>
        <w:spacing w:line="276" w:lineRule="auto"/>
        <w:jc w:val="both"/>
        <w:rPr>
          <w:del w:id="19934" w:author="Dr Mamadou SANOGO" w:date="2023-10-25T17:56:00Z"/>
          <w:color w:val="000000" w:themeColor="text1"/>
          <w:szCs w:val="24"/>
          <w:lang w:val="fr-ML"/>
          <w:rPrChange w:id="19935" w:author="Dr Mamadou SANOGO" w:date="2023-10-25T18:15:00Z">
            <w:rPr>
              <w:del w:id="19936" w:author="Dr Mamadou SANOGO" w:date="2023-10-25T17:56:00Z"/>
              <w:color w:val="000000"/>
              <w:szCs w:val="24"/>
              <w:lang w:val="fr-ML"/>
            </w:rPr>
          </w:rPrChange>
        </w:rPr>
        <w:pPrChange w:id="19937" w:author="Dr Mamadou SANOGO" w:date="2023-10-25T17:57:00Z">
          <w:pPr>
            <w:widowControl w:val="0"/>
            <w:numPr>
              <w:numId w:val="10"/>
            </w:numPr>
            <w:autoSpaceDE w:val="0"/>
            <w:autoSpaceDN w:val="0"/>
            <w:adjustRightInd w:val="0"/>
            <w:spacing w:line="240" w:lineRule="auto"/>
            <w:ind w:left="903" w:right="-36" w:hanging="360"/>
          </w:pPr>
        </w:pPrChange>
      </w:pPr>
      <w:del w:id="19938" w:author="Dr Mamadou SANOGO" w:date="2023-10-25T17:56:00Z">
        <w:r w:rsidRPr="007A4AFC" w:rsidDel="00166699">
          <w:rPr>
            <w:color w:val="000000" w:themeColor="text1"/>
            <w:szCs w:val="24"/>
            <w:lang w:val="fr-ML"/>
            <w:rPrChange w:id="19939" w:author="Dr Mamadou SANOGO" w:date="2023-10-25T18:15:00Z">
              <w:rPr>
                <w:color w:val="000000"/>
                <w:szCs w:val="24"/>
                <w:lang w:val="fr-ML"/>
              </w:rPr>
            </w:rPrChange>
          </w:rPr>
          <w:delText>si</w:delText>
        </w:r>
        <w:r w:rsidRPr="007A4AFC" w:rsidDel="00166699">
          <w:rPr>
            <w:color w:val="000000" w:themeColor="text1"/>
            <w:spacing w:val="17"/>
            <w:szCs w:val="24"/>
            <w:lang w:val="fr-ML"/>
            <w:rPrChange w:id="19940"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941" w:author="Dr Mamadou SANOGO" w:date="2023-10-25T18:15:00Z">
              <w:rPr>
                <w:color w:val="000000"/>
                <w:szCs w:val="24"/>
                <w:lang w:val="fr-ML"/>
              </w:rPr>
            </w:rPrChange>
          </w:rPr>
          <w:delText>la</w:delText>
        </w:r>
        <w:r w:rsidRPr="007A4AFC" w:rsidDel="00166699">
          <w:rPr>
            <w:color w:val="000000" w:themeColor="text1"/>
            <w:spacing w:val="16"/>
            <w:szCs w:val="24"/>
            <w:lang w:val="fr-ML"/>
            <w:rPrChange w:id="19942"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943" w:author="Dr Mamadou SANOGO" w:date="2023-10-25T18:15:00Z">
              <w:rPr>
                <w:color w:val="000000"/>
                <w:szCs w:val="24"/>
                <w:lang w:val="fr-ML"/>
              </w:rPr>
            </w:rPrChange>
          </w:rPr>
          <w:delText>sout</w:delText>
        </w:r>
        <w:r w:rsidRPr="007A4AFC" w:rsidDel="00166699">
          <w:rPr>
            <w:color w:val="000000" w:themeColor="text1"/>
            <w:spacing w:val="-1"/>
            <w:szCs w:val="24"/>
            <w:lang w:val="fr-ML"/>
            <w:rPrChange w:id="19944" w:author="Dr Mamadou SANOGO" w:date="2023-10-25T18:15:00Z">
              <w:rPr>
                <w:color w:val="000000"/>
                <w:spacing w:val="-1"/>
                <w:szCs w:val="24"/>
                <w:lang w:val="fr-ML"/>
              </w:rPr>
            </w:rPrChange>
          </w:rPr>
          <w:delText>e</w:delText>
        </w:r>
        <w:r w:rsidRPr="007A4AFC" w:rsidDel="00166699">
          <w:rPr>
            <w:color w:val="000000" w:themeColor="text1"/>
            <w:szCs w:val="24"/>
            <w:lang w:val="fr-ML"/>
            <w:rPrChange w:id="19945" w:author="Dr Mamadou SANOGO" w:date="2023-10-25T18:15:00Z">
              <w:rPr>
                <w:color w:val="000000"/>
                <w:szCs w:val="24"/>
                <w:lang w:val="fr-ML"/>
              </w:rPr>
            </w:rPrChange>
          </w:rPr>
          <w:delText>n</w:delText>
        </w:r>
        <w:r w:rsidRPr="007A4AFC" w:rsidDel="00166699">
          <w:rPr>
            <w:color w:val="000000" w:themeColor="text1"/>
            <w:spacing w:val="-1"/>
            <w:szCs w:val="24"/>
            <w:lang w:val="fr-ML"/>
            <w:rPrChange w:id="19946" w:author="Dr Mamadou SANOGO" w:date="2023-10-25T18:15:00Z">
              <w:rPr>
                <w:color w:val="000000"/>
                <w:spacing w:val="-1"/>
                <w:szCs w:val="24"/>
                <w:lang w:val="fr-ML"/>
              </w:rPr>
            </w:rPrChange>
          </w:rPr>
          <w:delText>a</w:delText>
        </w:r>
        <w:r w:rsidRPr="007A4AFC" w:rsidDel="00166699">
          <w:rPr>
            <w:color w:val="000000" w:themeColor="text1"/>
            <w:spacing w:val="2"/>
            <w:szCs w:val="24"/>
            <w:lang w:val="fr-ML"/>
            <w:rPrChange w:id="19947" w:author="Dr Mamadou SANOGO" w:date="2023-10-25T18:15:00Z">
              <w:rPr>
                <w:color w:val="000000"/>
                <w:spacing w:val="2"/>
                <w:szCs w:val="24"/>
                <w:lang w:val="fr-ML"/>
              </w:rPr>
            </w:rPrChange>
          </w:rPr>
          <w:delText>n</w:delText>
        </w:r>
        <w:r w:rsidRPr="007A4AFC" w:rsidDel="00166699">
          <w:rPr>
            <w:color w:val="000000" w:themeColor="text1"/>
            <w:spacing w:val="-1"/>
            <w:szCs w:val="24"/>
            <w:lang w:val="fr-ML"/>
            <w:rPrChange w:id="19948" w:author="Dr Mamadou SANOGO" w:date="2023-10-25T18:15:00Z">
              <w:rPr>
                <w:color w:val="000000"/>
                <w:spacing w:val="-1"/>
                <w:szCs w:val="24"/>
                <w:lang w:val="fr-ML"/>
              </w:rPr>
            </w:rPrChange>
          </w:rPr>
          <w:delText>c</w:delText>
        </w:r>
        <w:r w:rsidRPr="007A4AFC" w:rsidDel="00166699">
          <w:rPr>
            <w:color w:val="000000" w:themeColor="text1"/>
            <w:szCs w:val="24"/>
            <w:lang w:val="fr-ML"/>
            <w:rPrChange w:id="19949" w:author="Dr Mamadou SANOGO" w:date="2023-10-25T18:15:00Z">
              <w:rPr>
                <w:color w:val="000000"/>
                <w:szCs w:val="24"/>
                <w:lang w:val="fr-ML"/>
              </w:rPr>
            </w:rPrChange>
          </w:rPr>
          <w:delText>e</w:delText>
        </w:r>
        <w:r w:rsidRPr="007A4AFC" w:rsidDel="00166699">
          <w:rPr>
            <w:color w:val="000000" w:themeColor="text1"/>
            <w:spacing w:val="18"/>
            <w:szCs w:val="24"/>
            <w:lang w:val="fr-ML"/>
            <w:rPrChange w:id="19950" w:author="Dr Mamadou SANOGO" w:date="2023-10-25T18:15:00Z">
              <w:rPr>
                <w:color w:val="000000"/>
                <w:spacing w:val="18"/>
                <w:szCs w:val="24"/>
                <w:lang w:val="fr-ML"/>
              </w:rPr>
            </w:rPrChange>
          </w:rPr>
          <w:delText xml:space="preserve"> </w:delText>
        </w:r>
        <w:r w:rsidRPr="007A4AFC" w:rsidDel="00166699">
          <w:rPr>
            <w:color w:val="000000" w:themeColor="text1"/>
            <w:spacing w:val="-1"/>
            <w:szCs w:val="24"/>
            <w:lang w:val="fr-ML"/>
            <w:rPrChange w:id="19951" w:author="Dr Mamadou SANOGO" w:date="2023-10-25T18:15:00Z">
              <w:rPr>
                <w:color w:val="000000"/>
                <w:spacing w:val="-1"/>
                <w:szCs w:val="24"/>
                <w:lang w:val="fr-ML"/>
              </w:rPr>
            </w:rPrChange>
          </w:rPr>
          <w:delText>e</w:delText>
        </w:r>
        <w:r w:rsidRPr="007A4AFC" w:rsidDel="00166699">
          <w:rPr>
            <w:color w:val="000000" w:themeColor="text1"/>
            <w:szCs w:val="24"/>
            <w:lang w:val="fr-ML"/>
            <w:rPrChange w:id="19952" w:author="Dr Mamadou SANOGO" w:date="2023-10-25T18:15:00Z">
              <w:rPr>
                <w:color w:val="000000"/>
                <w:szCs w:val="24"/>
                <w:lang w:val="fr-ML"/>
              </w:rPr>
            </w:rPrChange>
          </w:rPr>
          <w:delText>st</w:delText>
        </w:r>
        <w:r w:rsidRPr="007A4AFC" w:rsidDel="00166699">
          <w:rPr>
            <w:color w:val="000000" w:themeColor="text1"/>
            <w:spacing w:val="17"/>
            <w:szCs w:val="24"/>
            <w:lang w:val="fr-ML"/>
            <w:rPrChange w:id="19953"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954" w:author="Dr Mamadou SANOGO" w:date="2023-10-25T18:15:00Z">
              <w:rPr>
                <w:color w:val="000000"/>
                <w:szCs w:val="24"/>
                <w:lang w:val="fr-ML"/>
              </w:rPr>
            </w:rPrChange>
          </w:rPr>
          <w:delText>to</w:delText>
        </w:r>
        <w:r w:rsidRPr="007A4AFC" w:rsidDel="00166699">
          <w:rPr>
            <w:color w:val="000000" w:themeColor="text1"/>
            <w:spacing w:val="1"/>
            <w:szCs w:val="24"/>
            <w:lang w:val="fr-ML"/>
            <w:rPrChange w:id="19955" w:author="Dr Mamadou SANOGO" w:date="2023-10-25T18:15:00Z">
              <w:rPr>
                <w:color w:val="000000"/>
                <w:spacing w:val="1"/>
                <w:szCs w:val="24"/>
                <w:lang w:val="fr-ML"/>
              </w:rPr>
            </w:rPrChange>
          </w:rPr>
          <w:delText>t</w:delText>
        </w:r>
        <w:r w:rsidRPr="007A4AFC" w:rsidDel="00166699">
          <w:rPr>
            <w:color w:val="000000" w:themeColor="text1"/>
            <w:spacing w:val="-1"/>
            <w:szCs w:val="24"/>
            <w:lang w:val="fr-ML"/>
            <w:rPrChange w:id="19956" w:author="Dr Mamadou SANOGO" w:date="2023-10-25T18:15:00Z">
              <w:rPr>
                <w:color w:val="000000"/>
                <w:spacing w:val="-1"/>
                <w:szCs w:val="24"/>
                <w:lang w:val="fr-ML"/>
              </w:rPr>
            </w:rPrChange>
          </w:rPr>
          <w:delText>a</w:delText>
        </w:r>
        <w:r w:rsidRPr="007A4AFC" w:rsidDel="00166699">
          <w:rPr>
            <w:color w:val="000000" w:themeColor="text1"/>
            <w:spacing w:val="3"/>
            <w:szCs w:val="24"/>
            <w:lang w:val="fr-ML"/>
            <w:rPrChange w:id="19957" w:author="Dr Mamadou SANOGO" w:date="2023-10-25T18:15:00Z">
              <w:rPr>
                <w:color w:val="000000"/>
                <w:spacing w:val="3"/>
                <w:szCs w:val="24"/>
                <w:lang w:val="fr-ML"/>
              </w:rPr>
            </w:rPrChange>
          </w:rPr>
          <w:delText>l</w:delText>
        </w:r>
        <w:r w:rsidRPr="007A4AFC" w:rsidDel="00166699">
          <w:rPr>
            <w:color w:val="000000" w:themeColor="text1"/>
            <w:spacing w:val="-1"/>
            <w:szCs w:val="24"/>
            <w:lang w:val="fr-ML"/>
            <w:rPrChange w:id="19958" w:author="Dr Mamadou SANOGO" w:date="2023-10-25T18:15:00Z">
              <w:rPr>
                <w:color w:val="000000"/>
                <w:spacing w:val="-1"/>
                <w:szCs w:val="24"/>
                <w:lang w:val="fr-ML"/>
              </w:rPr>
            </w:rPrChange>
          </w:rPr>
          <w:delText>e</w:delText>
        </w:r>
        <w:r w:rsidRPr="007A4AFC" w:rsidDel="00166699">
          <w:rPr>
            <w:color w:val="000000" w:themeColor="text1"/>
            <w:szCs w:val="24"/>
            <w:lang w:val="fr-ML"/>
            <w:rPrChange w:id="19959" w:author="Dr Mamadou SANOGO" w:date="2023-10-25T18:15:00Z">
              <w:rPr>
                <w:color w:val="000000"/>
                <w:szCs w:val="24"/>
                <w:lang w:val="fr-ML"/>
              </w:rPr>
            </w:rPrChange>
          </w:rPr>
          <w:delText>ment</w:delText>
        </w:r>
        <w:r w:rsidRPr="007A4AFC" w:rsidDel="00166699">
          <w:rPr>
            <w:color w:val="000000" w:themeColor="text1"/>
            <w:spacing w:val="17"/>
            <w:szCs w:val="24"/>
            <w:lang w:val="fr-ML"/>
            <w:rPrChange w:id="19960" w:author="Dr Mamadou SANOGO" w:date="2023-10-25T18:15:00Z">
              <w:rPr>
                <w:color w:val="000000"/>
                <w:spacing w:val="17"/>
                <w:szCs w:val="24"/>
                <w:lang w:val="fr-ML"/>
              </w:rPr>
            </w:rPrChange>
          </w:rPr>
          <w:delText xml:space="preserve"> </w:delText>
        </w:r>
        <w:r w:rsidRPr="007A4AFC" w:rsidDel="00166699">
          <w:rPr>
            <w:color w:val="000000" w:themeColor="text1"/>
            <w:szCs w:val="24"/>
            <w:lang w:val="fr-ML"/>
            <w:rPrChange w:id="19961" w:author="Dr Mamadou SANOGO" w:date="2023-10-25T18:15:00Z">
              <w:rPr>
                <w:color w:val="000000"/>
                <w:szCs w:val="24"/>
                <w:lang w:val="fr-ML"/>
              </w:rPr>
            </w:rPrChange>
          </w:rPr>
          <w:delText>d</w:delText>
        </w:r>
        <w:r w:rsidRPr="007A4AFC" w:rsidDel="00166699">
          <w:rPr>
            <w:color w:val="000000" w:themeColor="text1"/>
            <w:spacing w:val="-1"/>
            <w:szCs w:val="24"/>
            <w:lang w:val="fr-ML"/>
            <w:rPrChange w:id="19962" w:author="Dr Mamadou SANOGO" w:date="2023-10-25T18:15:00Z">
              <w:rPr>
                <w:color w:val="000000"/>
                <w:spacing w:val="-1"/>
                <w:szCs w:val="24"/>
                <w:lang w:val="fr-ML"/>
              </w:rPr>
            </w:rPrChange>
          </w:rPr>
          <w:delText>é</w:delText>
        </w:r>
        <w:r w:rsidRPr="007A4AFC" w:rsidDel="00166699">
          <w:rPr>
            <w:color w:val="000000" w:themeColor="text1"/>
            <w:szCs w:val="24"/>
            <w:lang w:val="fr-ML"/>
            <w:rPrChange w:id="19963" w:author="Dr Mamadou SANOGO" w:date="2023-10-25T18:15:00Z">
              <w:rPr>
                <w:color w:val="000000"/>
                <w:szCs w:val="24"/>
                <w:lang w:val="fr-ML"/>
              </w:rPr>
            </w:rPrChange>
          </w:rPr>
          <w:delText>ma</w:delText>
        </w:r>
        <w:r w:rsidRPr="007A4AFC" w:rsidDel="00166699">
          <w:rPr>
            <w:color w:val="000000" w:themeColor="text1"/>
            <w:spacing w:val="2"/>
            <w:szCs w:val="24"/>
            <w:lang w:val="fr-ML"/>
            <w:rPrChange w:id="19964" w:author="Dr Mamadou SANOGO" w:date="2023-10-25T18:15:00Z">
              <w:rPr>
                <w:color w:val="000000"/>
                <w:spacing w:val="2"/>
                <w:szCs w:val="24"/>
                <w:lang w:val="fr-ML"/>
              </w:rPr>
            </w:rPrChange>
          </w:rPr>
          <w:delText>t</w:delText>
        </w:r>
        <w:r w:rsidRPr="007A4AFC" w:rsidDel="00166699">
          <w:rPr>
            <w:color w:val="000000" w:themeColor="text1"/>
            <w:spacing w:val="-1"/>
            <w:szCs w:val="24"/>
            <w:lang w:val="fr-ML"/>
            <w:rPrChange w:id="19965" w:author="Dr Mamadou SANOGO" w:date="2023-10-25T18:15:00Z">
              <w:rPr>
                <w:color w:val="000000"/>
                <w:spacing w:val="-1"/>
                <w:szCs w:val="24"/>
                <w:lang w:val="fr-ML"/>
              </w:rPr>
            </w:rPrChange>
          </w:rPr>
          <w:delText>é</w:delText>
        </w:r>
        <w:r w:rsidRPr="007A4AFC" w:rsidDel="00166699">
          <w:rPr>
            <w:color w:val="000000" w:themeColor="text1"/>
            <w:szCs w:val="24"/>
            <w:lang w:val="fr-ML"/>
            <w:rPrChange w:id="19966" w:author="Dr Mamadou SANOGO" w:date="2023-10-25T18:15:00Z">
              <w:rPr>
                <w:color w:val="000000"/>
                <w:szCs w:val="24"/>
                <w:lang w:val="fr-ML"/>
              </w:rPr>
            </w:rPrChange>
          </w:rPr>
          <w:delText>ri</w:delText>
        </w:r>
        <w:r w:rsidRPr="007A4AFC" w:rsidDel="00166699">
          <w:rPr>
            <w:color w:val="000000" w:themeColor="text1"/>
            <w:spacing w:val="-1"/>
            <w:szCs w:val="24"/>
            <w:lang w:val="fr-ML"/>
            <w:rPrChange w:id="19967" w:author="Dr Mamadou SANOGO" w:date="2023-10-25T18:15:00Z">
              <w:rPr>
                <w:color w:val="000000"/>
                <w:spacing w:val="-1"/>
                <w:szCs w:val="24"/>
                <w:lang w:val="fr-ML"/>
              </w:rPr>
            </w:rPrChange>
          </w:rPr>
          <w:delText>a</w:delText>
        </w:r>
        <w:r w:rsidRPr="007A4AFC" w:rsidDel="00166699">
          <w:rPr>
            <w:color w:val="000000" w:themeColor="text1"/>
            <w:szCs w:val="24"/>
            <w:lang w:val="fr-ML"/>
            <w:rPrChange w:id="19968" w:author="Dr Mamadou SANOGO" w:date="2023-10-25T18:15:00Z">
              <w:rPr>
                <w:color w:val="000000"/>
                <w:szCs w:val="24"/>
                <w:lang w:val="fr-ML"/>
              </w:rPr>
            </w:rPrChange>
          </w:rPr>
          <w:delText>l</w:delText>
        </w:r>
        <w:r w:rsidRPr="007A4AFC" w:rsidDel="00166699">
          <w:rPr>
            <w:color w:val="000000" w:themeColor="text1"/>
            <w:spacing w:val="1"/>
            <w:szCs w:val="24"/>
            <w:lang w:val="fr-ML"/>
            <w:rPrChange w:id="19969" w:author="Dr Mamadou SANOGO" w:date="2023-10-25T18:15:00Z">
              <w:rPr>
                <w:color w:val="000000"/>
                <w:spacing w:val="1"/>
                <w:szCs w:val="24"/>
                <w:lang w:val="fr-ML"/>
              </w:rPr>
            </w:rPrChange>
          </w:rPr>
          <w:delText>i</w:delText>
        </w:r>
        <w:r w:rsidRPr="007A4AFC" w:rsidDel="00166699">
          <w:rPr>
            <w:color w:val="000000" w:themeColor="text1"/>
            <w:szCs w:val="24"/>
            <w:lang w:val="fr-ML"/>
            <w:rPrChange w:id="19970" w:author="Dr Mamadou SANOGO" w:date="2023-10-25T18:15:00Z">
              <w:rPr>
                <w:color w:val="000000"/>
                <w:szCs w:val="24"/>
                <w:lang w:val="fr-ML"/>
              </w:rPr>
            </w:rPrChange>
          </w:rPr>
          <w:delText>s</w:delText>
        </w:r>
        <w:r w:rsidRPr="007A4AFC" w:rsidDel="00166699">
          <w:rPr>
            <w:color w:val="000000" w:themeColor="text1"/>
            <w:spacing w:val="-1"/>
            <w:szCs w:val="24"/>
            <w:lang w:val="fr-ML"/>
            <w:rPrChange w:id="19971" w:author="Dr Mamadou SANOGO" w:date="2023-10-25T18:15:00Z">
              <w:rPr>
                <w:color w:val="000000"/>
                <w:spacing w:val="-1"/>
                <w:szCs w:val="24"/>
                <w:lang w:val="fr-ML"/>
              </w:rPr>
            </w:rPrChange>
          </w:rPr>
          <w:delText>ée</w:delText>
        </w:r>
        <w:r w:rsidRPr="007A4AFC" w:rsidDel="00166699">
          <w:rPr>
            <w:color w:val="000000" w:themeColor="text1"/>
            <w:szCs w:val="24"/>
            <w:lang w:val="fr-ML"/>
            <w:rPrChange w:id="19972" w:author="Dr Mamadou SANOGO" w:date="2023-10-25T18:15:00Z">
              <w:rPr>
                <w:color w:val="000000"/>
                <w:szCs w:val="24"/>
                <w:lang w:val="fr-ML"/>
              </w:rPr>
            </w:rPrChange>
          </w:rPr>
          <w:delText>,</w:delText>
        </w:r>
        <w:r w:rsidRPr="007A4AFC" w:rsidDel="00166699">
          <w:rPr>
            <w:color w:val="000000" w:themeColor="text1"/>
            <w:spacing w:val="19"/>
            <w:szCs w:val="24"/>
            <w:lang w:val="fr-ML"/>
            <w:rPrChange w:id="19973" w:author="Dr Mamadou SANOGO" w:date="2023-10-25T18:15:00Z">
              <w:rPr>
                <w:color w:val="000000"/>
                <w:spacing w:val="19"/>
                <w:szCs w:val="24"/>
                <w:lang w:val="fr-ML"/>
              </w:rPr>
            </w:rPrChange>
          </w:rPr>
          <w:delText xml:space="preserve"> </w:delText>
        </w:r>
        <w:r w:rsidRPr="007A4AFC" w:rsidDel="00166699">
          <w:rPr>
            <w:color w:val="000000" w:themeColor="text1"/>
            <w:szCs w:val="24"/>
            <w:lang w:val="fr-ML"/>
            <w:rPrChange w:id="19974" w:author="Dr Mamadou SANOGO" w:date="2023-10-25T18:15:00Z">
              <w:rPr>
                <w:color w:val="000000"/>
                <w:szCs w:val="24"/>
                <w:lang w:val="fr-ML"/>
              </w:rPr>
            </w:rPrChange>
          </w:rPr>
          <w:delText>n’</w:delText>
        </w:r>
        <w:r w:rsidRPr="007A4AFC" w:rsidDel="00166699">
          <w:rPr>
            <w:color w:val="000000" w:themeColor="text1"/>
            <w:spacing w:val="2"/>
            <w:szCs w:val="24"/>
            <w:lang w:val="fr-ML"/>
            <w:rPrChange w:id="19975" w:author="Dr Mamadou SANOGO" w:date="2023-10-25T18:15:00Z">
              <w:rPr>
                <w:color w:val="000000"/>
                <w:spacing w:val="2"/>
                <w:szCs w:val="24"/>
                <w:lang w:val="fr-ML"/>
              </w:rPr>
            </w:rPrChange>
          </w:rPr>
          <w:delText>i</w:delText>
        </w:r>
        <w:r w:rsidRPr="007A4AFC" w:rsidDel="00166699">
          <w:rPr>
            <w:color w:val="000000" w:themeColor="text1"/>
            <w:szCs w:val="24"/>
            <w:lang w:val="fr-ML"/>
            <w:rPrChange w:id="19976" w:author="Dr Mamadou SANOGO" w:date="2023-10-25T18:15:00Z">
              <w:rPr>
                <w:color w:val="000000"/>
                <w:szCs w:val="24"/>
                <w:lang w:val="fr-ML"/>
              </w:rPr>
            </w:rPrChange>
          </w:rPr>
          <w:delText>mporte</w:delText>
        </w:r>
        <w:r w:rsidRPr="007A4AFC" w:rsidDel="00166699">
          <w:rPr>
            <w:color w:val="000000" w:themeColor="text1"/>
            <w:spacing w:val="16"/>
            <w:szCs w:val="24"/>
            <w:lang w:val="fr-ML"/>
            <w:rPrChange w:id="19977" w:author="Dr Mamadou SANOGO" w:date="2023-10-25T18:15:00Z">
              <w:rPr>
                <w:color w:val="000000"/>
                <w:spacing w:val="16"/>
                <w:szCs w:val="24"/>
                <w:lang w:val="fr-ML"/>
              </w:rPr>
            </w:rPrChange>
          </w:rPr>
          <w:delText xml:space="preserve"> </w:delText>
        </w:r>
        <w:r w:rsidRPr="007A4AFC" w:rsidDel="00166699">
          <w:rPr>
            <w:color w:val="000000" w:themeColor="text1"/>
            <w:szCs w:val="24"/>
            <w:lang w:val="fr-ML"/>
            <w:rPrChange w:id="19978" w:author="Dr Mamadou SANOGO" w:date="2023-10-25T18:15:00Z">
              <w:rPr>
                <w:color w:val="000000"/>
                <w:szCs w:val="24"/>
                <w:lang w:val="fr-ML"/>
              </w:rPr>
            </w:rPrChange>
          </w:rPr>
          <w:delText>qu</w:delText>
        </w:r>
        <w:r w:rsidRPr="007A4AFC" w:rsidDel="00166699">
          <w:rPr>
            <w:color w:val="000000" w:themeColor="text1"/>
            <w:spacing w:val="-1"/>
            <w:szCs w:val="24"/>
            <w:lang w:val="fr-ML"/>
            <w:rPrChange w:id="19979" w:author="Dr Mamadou SANOGO" w:date="2023-10-25T18:15:00Z">
              <w:rPr>
                <w:color w:val="000000"/>
                <w:spacing w:val="-1"/>
                <w:szCs w:val="24"/>
                <w:lang w:val="fr-ML"/>
              </w:rPr>
            </w:rPrChange>
          </w:rPr>
          <w:delText>e</w:delText>
        </w:r>
        <w:r w:rsidRPr="007A4AFC" w:rsidDel="00166699">
          <w:rPr>
            <w:color w:val="000000" w:themeColor="text1"/>
            <w:szCs w:val="24"/>
            <w:lang w:val="fr-ML"/>
            <w:rPrChange w:id="19980" w:author="Dr Mamadou SANOGO" w:date="2023-10-25T18:15:00Z">
              <w:rPr>
                <w:color w:val="000000"/>
                <w:szCs w:val="24"/>
                <w:lang w:val="fr-ML"/>
              </w:rPr>
            </w:rPrChange>
          </w:rPr>
          <w:delText>l</w:delText>
        </w:r>
        <w:r w:rsidRPr="007A4AFC" w:rsidDel="00166699">
          <w:rPr>
            <w:color w:val="000000" w:themeColor="text1"/>
            <w:spacing w:val="17"/>
            <w:szCs w:val="24"/>
            <w:lang w:val="fr-ML"/>
            <w:rPrChange w:id="19981" w:author="Dr Mamadou SANOGO" w:date="2023-10-25T18:15:00Z">
              <w:rPr>
                <w:color w:val="000000"/>
                <w:spacing w:val="17"/>
                <w:szCs w:val="24"/>
                <w:lang w:val="fr-ML"/>
              </w:rPr>
            </w:rPrChange>
          </w:rPr>
          <w:delText xml:space="preserve"> </w:delText>
        </w:r>
        <w:r w:rsidRPr="007A4AFC" w:rsidDel="00166699">
          <w:rPr>
            <w:color w:val="000000" w:themeColor="text1"/>
            <w:spacing w:val="3"/>
            <w:szCs w:val="24"/>
            <w:lang w:val="fr-ML"/>
            <w:rPrChange w:id="19982" w:author="Dr Mamadou SANOGO" w:date="2023-10-25T18:15:00Z">
              <w:rPr>
                <w:color w:val="000000"/>
                <w:spacing w:val="3"/>
                <w:szCs w:val="24"/>
                <w:lang w:val="fr-ML"/>
              </w:rPr>
            </w:rPrChange>
          </w:rPr>
          <w:delText>m</w:delText>
        </w:r>
        <w:r w:rsidRPr="007A4AFC" w:rsidDel="00166699">
          <w:rPr>
            <w:color w:val="000000" w:themeColor="text1"/>
            <w:spacing w:val="-1"/>
            <w:szCs w:val="24"/>
            <w:lang w:val="fr-ML"/>
            <w:rPrChange w:id="19983" w:author="Dr Mamadou SANOGO" w:date="2023-10-25T18:15:00Z">
              <w:rPr>
                <w:color w:val="000000"/>
                <w:spacing w:val="-1"/>
                <w:szCs w:val="24"/>
                <w:lang w:val="fr-ML"/>
              </w:rPr>
            </w:rPrChange>
          </w:rPr>
          <w:delText>e</w:delText>
        </w:r>
        <w:r w:rsidRPr="007A4AFC" w:rsidDel="00166699">
          <w:rPr>
            <w:color w:val="000000" w:themeColor="text1"/>
            <w:szCs w:val="24"/>
            <w:lang w:val="fr-ML"/>
            <w:rPrChange w:id="19984" w:author="Dr Mamadou SANOGO" w:date="2023-10-25T18:15:00Z">
              <w:rPr>
                <w:color w:val="000000"/>
                <w:szCs w:val="24"/>
                <w:lang w:val="fr-ML"/>
              </w:rPr>
            </w:rPrChange>
          </w:rPr>
          <w:delText>mbre</w:delText>
        </w:r>
        <w:r w:rsidRPr="007A4AFC" w:rsidDel="00166699">
          <w:rPr>
            <w:color w:val="000000" w:themeColor="text1"/>
            <w:spacing w:val="18"/>
            <w:szCs w:val="24"/>
            <w:lang w:val="fr-ML"/>
            <w:rPrChange w:id="19985" w:author="Dr Mamadou SANOGO" w:date="2023-10-25T18:15:00Z">
              <w:rPr>
                <w:color w:val="000000"/>
                <w:spacing w:val="18"/>
                <w:szCs w:val="24"/>
                <w:lang w:val="fr-ML"/>
              </w:rPr>
            </w:rPrChange>
          </w:rPr>
          <w:delText xml:space="preserve"> </w:delText>
        </w:r>
        <w:r w:rsidRPr="007A4AFC" w:rsidDel="00166699">
          <w:rPr>
            <w:color w:val="000000" w:themeColor="text1"/>
            <w:szCs w:val="24"/>
            <w:lang w:val="fr-ML"/>
            <w:rPrChange w:id="19986" w:author="Dr Mamadou SANOGO" w:date="2023-10-25T18:15:00Z">
              <w:rPr>
                <w:color w:val="000000"/>
                <w:szCs w:val="24"/>
                <w:lang w:val="fr-ML"/>
              </w:rPr>
            </w:rPrChange>
          </w:rPr>
          <w:delText>r</w:delText>
        </w:r>
        <w:r w:rsidRPr="007A4AFC" w:rsidDel="00166699">
          <w:rPr>
            <w:color w:val="000000" w:themeColor="text1"/>
            <w:spacing w:val="-2"/>
            <w:szCs w:val="24"/>
            <w:lang w:val="fr-ML"/>
            <w:rPrChange w:id="19987" w:author="Dr Mamadou SANOGO" w:date="2023-10-25T18:15:00Z">
              <w:rPr>
                <w:color w:val="000000"/>
                <w:spacing w:val="-2"/>
                <w:szCs w:val="24"/>
                <w:lang w:val="fr-ML"/>
              </w:rPr>
            </w:rPrChange>
          </w:rPr>
          <w:delText>é</w:delText>
        </w:r>
        <w:r w:rsidRPr="007A4AFC" w:rsidDel="00166699">
          <w:rPr>
            <w:color w:val="000000" w:themeColor="text1"/>
            <w:spacing w:val="2"/>
            <w:szCs w:val="24"/>
            <w:lang w:val="fr-ML"/>
            <w:rPrChange w:id="19988" w:author="Dr Mamadou SANOGO" w:date="2023-10-25T18:15:00Z">
              <w:rPr>
                <w:color w:val="000000"/>
                <w:spacing w:val="2"/>
                <w:szCs w:val="24"/>
                <w:lang w:val="fr-ML"/>
              </w:rPr>
            </w:rPrChange>
          </w:rPr>
          <w:delText>p</w:delText>
        </w:r>
        <w:r w:rsidRPr="007A4AFC" w:rsidDel="00166699">
          <w:rPr>
            <w:color w:val="000000" w:themeColor="text1"/>
            <w:szCs w:val="24"/>
            <w:lang w:val="fr-ML"/>
            <w:rPrChange w:id="19989" w:author="Dr Mamadou SANOGO" w:date="2023-10-25T18:15:00Z">
              <w:rPr>
                <w:color w:val="000000"/>
                <w:szCs w:val="24"/>
                <w:lang w:val="fr-ML"/>
              </w:rPr>
            </w:rPrChange>
          </w:rPr>
          <w:delText>ond</w:delText>
        </w:r>
        <w:r w:rsidRPr="007A4AFC" w:rsidDel="00166699">
          <w:rPr>
            <w:color w:val="000000" w:themeColor="text1"/>
            <w:spacing w:val="-1"/>
            <w:szCs w:val="24"/>
            <w:lang w:val="fr-ML"/>
            <w:rPrChange w:id="19990" w:author="Dr Mamadou SANOGO" w:date="2023-10-25T18:15:00Z">
              <w:rPr>
                <w:color w:val="000000"/>
                <w:spacing w:val="-1"/>
                <w:szCs w:val="24"/>
                <w:lang w:val="fr-ML"/>
              </w:rPr>
            </w:rPrChange>
          </w:rPr>
          <w:delText>a</w:delText>
        </w:r>
        <w:r w:rsidRPr="007A4AFC" w:rsidDel="00166699">
          <w:rPr>
            <w:color w:val="000000" w:themeColor="text1"/>
            <w:szCs w:val="24"/>
            <w:lang w:val="fr-ML"/>
            <w:rPrChange w:id="19991" w:author="Dr Mamadou SANOGO" w:date="2023-10-25T18:15:00Z">
              <w:rPr>
                <w:color w:val="000000"/>
                <w:szCs w:val="24"/>
                <w:lang w:val="fr-ML"/>
              </w:rPr>
            </w:rPrChange>
          </w:rPr>
          <w:delText>nt</w:delText>
        </w:r>
        <w:r w:rsidRPr="007A4AFC" w:rsidDel="00166699">
          <w:rPr>
            <w:color w:val="000000" w:themeColor="text1"/>
            <w:spacing w:val="17"/>
            <w:szCs w:val="24"/>
            <w:lang w:val="fr-ML"/>
            <w:rPrChange w:id="19992" w:author="Dr Mamadou SANOGO" w:date="2023-10-25T18:15:00Z">
              <w:rPr>
                <w:color w:val="000000"/>
                <w:spacing w:val="17"/>
                <w:szCs w:val="24"/>
                <w:lang w:val="fr-ML"/>
              </w:rPr>
            </w:rPrChange>
          </w:rPr>
          <w:delText xml:space="preserve"> </w:delText>
        </w:r>
        <w:r w:rsidRPr="007A4AFC" w:rsidDel="00166699">
          <w:rPr>
            <w:color w:val="000000" w:themeColor="text1"/>
            <w:spacing w:val="-1"/>
            <w:szCs w:val="24"/>
            <w:lang w:val="fr-ML"/>
            <w:rPrChange w:id="19993" w:author="Dr Mamadou SANOGO" w:date="2023-10-25T18:15:00Z">
              <w:rPr>
                <w:color w:val="000000"/>
                <w:spacing w:val="-1"/>
                <w:szCs w:val="24"/>
                <w:lang w:val="fr-ML"/>
              </w:rPr>
            </w:rPrChange>
          </w:rPr>
          <w:delText>a</w:delText>
        </w:r>
        <w:r w:rsidRPr="007A4AFC" w:rsidDel="00166699">
          <w:rPr>
            <w:color w:val="000000" w:themeColor="text1"/>
            <w:szCs w:val="24"/>
            <w:lang w:val="fr-ML"/>
            <w:rPrChange w:id="19994" w:author="Dr Mamadou SANOGO" w:date="2023-10-25T18:15:00Z">
              <w:rPr>
                <w:color w:val="000000"/>
                <w:szCs w:val="24"/>
                <w:lang w:val="fr-ML"/>
              </w:rPr>
            </w:rPrChange>
          </w:rPr>
          <w:delText>ux d</w:delText>
        </w:r>
        <w:r w:rsidRPr="007A4AFC" w:rsidDel="00166699">
          <w:rPr>
            <w:color w:val="000000" w:themeColor="text1"/>
            <w:spacing w:val="-1"/>
            <w:szCs w:val="24"/>
            <w:lang w:val="fr-ML"/>
            <w:rPrChange w:id="19995" w:author="Dr Mamadou SANOGO" w:date="2023-10-25T18:15:00Z">
              <w:rPr>
                <w:color w:val="000000"/>
                <w:spacing w:val="-1"/>
                <w:szCs w:val="24"/>
                <w:lang w:val="fr-ML"/>
              </w:rPr>
            </w:rPrChange>
          </w:rPr>
          <w:delText>e</w:delText>
        </w:r>
        <w:r w:rsidRPr="007A4AFC" w:rsidDel="00166699">
          <w:rPr>
            <w:color w:val="000000" w:themeColor="text1"/>
            <w:szCs w:val="24"/>
            <w:lang w:val="fr-ML"/>
            <w:rPrChange w:id="19996" w:author="Dr Mamadou SANOGO" w:date="2023-10-25T18:15:00Z">
              <w:rPr>
                <w:color w:val="000000"/>
                <w:szCs w:val="24"/>
                <w:lang w:val="fr-ML"/>
              </w:rPr>
            </w:rPrChange>
          </w:rPr>
          <w:delText>ux</w:delText>
        </w:r>
        <w:r w:rsidRPr="007A4AFC" w:rsidDel="00166699">
          <w:rPr>
            <w:color w:val="000000" w:themeColor="text1"/>
            <w:spacing w:val="2"/>
            <w:szCs w:val="24"/>
            <w:lang w:val="fr-ML"/>
            <w:rPrChange w:id="19997" w:author="Dr Mamadou SANOGO" w:date="2023-10-25T18:15:00Z">
              <w:rPr>
                <w:color w:val="000000"/>
                <w:spacing w:val="2"/>
                <w:szCs w:val="24"/>
                <w:lang w:val="fr-ML"/>
              </w:rPr>
            </w:rPrChange>
          </w:rPr>
          <w:delText xml:space="preserve"> </w:delText>
        </w:r>
        <w:r w:rsidRPr="007A4AFC" w:rsidDel="00166699">
          <w:rPr>
            <w:color w:val="000000" w:themeColor="text1"/>
            <w:szCs w:val="24"/>
            <w:lang w:val="fr-ML"/>
            <w:rPrChange w:id="19998" w:author="Dr Mamadou SANOGO" w:date="2023-10-25T18:15:00Z">
              <w:rPr>
                <w:color w:val="000000"/>
                <w:szCs w:val="24"/>
                <w:lang w:val="fr-ML"/>
              </w:rPr>
            </w:rPrChange>
          </w:rPr>
          <w:delText>pr</w:delText>
        </w:r>
        <w:r w:rsidRPr="007A4AFC" w:rsidDel="00166699">
          <w:rPr>
            <w:color w:val="000000" w:themeColor="text1"/>
            <w:spacing w:val="-2"/>
            <w:szCs w:val="24"/>
            <w:lang w:val="fr-ML"/>
            <w:rPrChange w:id="19999" w:author="Dr Mamadou SANOGO" w:date="2023-10-25T18:15:00Z">
              <w:rPr>
                <w:color w:val="000000"/>
                <w:spacing w:val="-2"/>
                <w:szCs w:val="24"/>
                <w:lang w:val="fr-ML"/>
              </w:rPr>
            </w:rPrChange>
          </w:rPr>
          <w:delText>e</w:delText>
        </w:r>
        <w:r w:rsidRPr="007A4AFC" w:rsidDel="00166699">
          <w:rPr>
            <w:color w:val="000000" w:themeColor="text1"/>
            <w:szCs w:val="24"/>
            <w:lang w:val="fr-ML"/>
            <w:rPrChange w:id="20000" w:author="Dr Mamadou SANOGO" w:date="2023-10-25T18:15:00Z">
              <w:rPr>
                <w:color w:val="000000"/>
                <w:szCs w:val="24"/>
                <w:lang w:val="fr-ML"/>
              </w:rPr>
            </w:rPrChange>
          </w:rPr>
          <w:delText>m</w:delText>
        </w:r>
        <w:r w:rsidRPr="007A4AFC" w:rsidDel="00166699">
          <w:rPr>
            <w:color w:val="000000" w:themeColor="text1"/>
            <w:spacing w:val="1"/>
            <w:szCs w:val="24"/>
            <w:lang w:val="fr-ML"/>
            <w:rPrChange w:id="20001" w:author="Dr Mamadou SANOGO" w:date="2023-10-25T18:15:00Z">
              <w:rPr>
                <w:color w:val="000000"/>
                <w:spacing w:val="1"/>
                <w:szCs w:val="24"/>
                <w:lang w:val="fr-ML"/>
              </w:rPr>
            </w:rPrChange>
          </w:rPr>
          <w:delText>i</w:delText>
        </w:r>
        <w:r w:rsidRPr="007A4AFC" w:rsidDel="00166699">
          <w:rPr>
            <w:color w:val="000000" w:themeColor="text1"/>
            <w:spacing w:val="-1"/>
            <w:szCs w:val="24"/>
            <w:lang w:val="fr-ML"/>
            <w:rPrChange w:id="20002" w:author="Dr Mamadou SANOGO" w:date="2023-10-25T18:15:00Z">
              <w:rPr>
                <w:color w:val="000000"/>
                <w:spacing w:val="-1"/>
                <w:szCs w:val="24"/>
                <w:lang w:val="fr-ML"/>
              </w:rPr>
            </w:rPrChange>
          </w:rPr>
          <w:delText>e</w:delText>
        </w:r>
        <w:r w:rsidRPr="007A4AFC" w:rsidDel="00166699">
          <w:rPr>
            <w:color w:val="000000" w:themeColor="text1"/>
            <w:szCs w:val="24"/>
            <w:lang w:val="fr-ML"/>
            <w:rPrChange w:id="20003" w:author="Dr Mamadou SANOGO" w:date="2023-10-25T18:15:00Z">
              <w:rPr>
                <w:color w:val="000000"/>
                <w:szCs w:val="24"/>
                <w:lang w:val="fr-ML"/>
              </w:rPr>
            </w:rPrChange>
          </w:rPr>
          <w:delText xml:space="preserve">rs </w:delText>
        </w:r>
        <w:r w:rsidRPr="007A4AFC" w:rsidDel="00166699">
          <w:rPr>
            <w:color w:val="000000" w:themeColor="text1"/>
            <w:spacing w:val="-1"/>
            <w:szCs w:val="24"/>
            <w:lang w:val="fr-ML"/>
            <w:rPrChange w:id="20004" w:author="Dr Mamadou SANOGO" w:date="2023-10-25T18:15:00Z">
              <w:rPr>
                <w:color w:val="000000"/>
                <w:spacing w:val="-1"/>
                <w:szCs w:val="24"/>
                <w:lang w:val="fr-ML"/>
              </w:rPr>
            </w:rPrChange>
          </w:rPr>
          <w:delText>c</w:delText>
        </w:r>
        <w:r w:rsidRPr="007A4AFC" w:rsidDel="00166699">
          <w:rPr>
            <w:color w:val="000000" w:themeColor="text1"/>
            <w:szCs w:val="24"/>
            <w:lang w:val="fr-ML"/>
            <w:rPrChange w:id="20005" w:author="Dr Mamadou SANOGO" w:date="2023-10-25T18:15:00Z">
              <w:rPr>
                <w:color w:val="000000"/>
                <w:szCs w:val="24"/>
                <w:lang w:val="fr-ML"/>
              </w:rPr>
            </w:rPrChange>
          </w:rPr>
          <w:delText>rit</w:delText>
        </w:r>
        <w:r w:rsidRPr="007A4AFC" w:rsidDel="00166699">
          <w:rPr>
            <w:color w:val="000000" w:themeColor="text1"/>
            <w:spacing w:val="-1"/>
            <w:szCs w:val="24"/>
            <w:lang w:val="fr-ML"/>
            <w:rPrChange w:id="20006" w:author="Dr Mamadou SANOGO" w:date="2023-10-25T18:15:00Z">
              <w:rPr>
                <w:color w:val="000000"/>
                <w:spacing w:val="-1"/>
                <w:szCs w:val="24"/>
                <w:lang w:val="fr-ML"/>
              </w:rPr>
            </w:rPrChange>
          </w:rPr>
          <w:delText>è</w:delText>
        </w:r>
        <w:r w:rsidRPr="007A4AFC" w:rsidDel="00166699">
          <w:rPr>
            <w:color w:val="000000" w:themeColor="text1"/>
            <w:spacing w:val="1"/>
            <w:szCs w:val="24"/>
            <w:lang w:val="fr-ML"/>
            <w:rPrChange w:id="20007" w:author="Dr Mamadou SANOGO" w:date="2023-10-25T18:15:00Z">
              <w:rPr>
                <w:color w:val="000000"/>
                <w:spacing w:val="1"/>
                <w:szCs w:val="24"/>
                <w:lang w:val="fr-ML"/>
              </w:rPr>
            </w:rPrChange>
          </w:rPr>
          <w:delText>r</w:delText>
        </w:r>
        <w:r w:rsidRPr="007A4AFC" w:rsidDel="00166699">
          <w:rPr>
            <w:color w:val="000000" w:themeColor="text1"/>
            <w:spacing w:val="-1"/>
            <w:szCs w:val="24"/>
            <w:lang w:val="fr-ML"/>
            <w:rPrChange w:id="20008" w:author="Dr Mamadou SANOGO" w:date="2023-10-25T18:15:00Z">
              <w:rPr>
                <w:color w:val="000000"/>
                <w:spacing w:val="-1"/>
                <w:szCs w:val="24"/>
                <w:lang w:val="fr-ML"/>
              </w:rPr>
            </w:rPrChange>
          </w:rPr>
          <w:delText>e</w:delText>
        </w:r>
        <w:r w:rsidRPr="007A4AFC" w:rsidDel="00166699">
          <w:rPr>
            <w:color w:val="000000" w:themeColor="text1"/>
            <w:szCs w:val="24"/>
            <w:lang w:val="fr-ML"/>
            <w:rPrChange w:id="20009" w:author="Dr Mamadou SANOGO" w:date="2023-10-25T18:15:00Z">
              <w:rPr>
                <w:color w:val="000000"/>
                <w:szCs w:val="24"/>
                <w:lang w:val="fr-ML"/>
              </w:rPr>
            </w:rPrChange>
          </w:rPr>
          <w:delText>s p</w:delText>
        </w:r>
        <w:r w:rsidRPr="007A4AFC" w:rsidDel="00166699">
          <w:rPr>
            <w:color w:val="000000" w:themeColor="text1"/>
            <w:spacing w:val="1"/>
            <w:szCs w:val="24"/>
            <w:lang w:val="fr-ML"/>
            <w:rPrChange w:id="20010" w:author="Dr Mamadou SANOGO" w:date="2023-10-25T18:15:00Z">
              <w:rPr>
                <w:color w:val="000000"/>
                <w:spacing w:val="1"/>
                <w:szCs w:val="24"/>
                <w:lang w:val="fr-ML"/>
              </w:rPr>
            </w:rPrChange>
          </w:rPr>
          <w:delText>e</w:delText>
        </w:r>
        <w:r w:rsidRPr="007A4AFC" w:rsidDel="00166699">
          <w:rPr>
            <w:color w:val="000000" w:themeColor="text1"/>
            <w:szCs w:val="24"/>
            <w:lang w:val="fr-ML"/>
            <w:rPrChange w:id="20011" w:author="Dr Mamadou SANOGO" w:date="2023-10-25T18:15:00Z">
              <w:rPr>
                <w:color w:val="000000"/>
                <w:szCs w:val="24"/>
                <w:lang w:val="fr-ML"/>
              </w:rPr>
            </w:rPrChange>
          </w:rPr>
          <w:delText>ut êt</w:delText>
        </w:r>
        <w:r w:rsidRPr="007A4AFC" w:rsidDel="00166699">
          <w:rPr>
            <w:color w:val="000000" w:themeColor="text1"/>
            <w:spacing w:val="-1"/>
            <w:szCs w:val="24"/>
            <w:lang w:val="fr-ML"/>
            <w:rPrChange w:id="20012" w:author="Dr Mamadou SANOGO" w:date="2023-10-25T18:15:00Z">
              <w:rPr>
                <w:color w:val="000000"/>
                <w:spacing w:val="-1"/>
                <w:szCs w:val="24"/>
                <w:lang w:val="fr-ML"/>
              </w:rPr>
            </w:rPrChange>
          </w:rPr>
          <w:delText>r</w:delText>
        </w:r>
        <w:r w:rsidRPr="007A4AFC" w:rsidDel="00166699">
          <w:rPr>
            <w:color w:val="000000" w:themeColor="text1"/>
            <w:szCs w:val="24"/>
            <w:lang w:val="fr-ML"/>
            <w:rPrChange w:id="20013" w:author="Dr Mamadou SANOGO" w:date="2023-10-25T18:15:00Z">
              <w:rPr>
                <w:color w:val="000000"/>
                <w:szCs w:val="24"/>
                <w:lang w:val="fr-ML"/>
              </w:rPr>
            </w:rPrChange>
          </w:rPr>
          <w:delText>e</w:delText>
        </w:r>
        <w:r w:rsidRPr="007A4AFC" w:rsidDel="00166699">
          <w:rPr>
            <w:color w:val="000000" w:themeColor="text1"/>
            <w:spacing w:val="-1"/>
            <w:szCs w:val="24"/>
            <w:lang w:val="fr-ML"/>
            <w:rPrChange w:id="20014"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20015" w:author="Dr Mamadou SANOGO" w:date="2023-10-25T18:15:00Z">
              <w:rPr>
                <w:color w:val="000000"/>
                <w:szCs w:val="24"/>
                <w:lang w:val="fr-ML"/>
              </w:rPr>
            </w:rPrChange>
          </w:rPr>
          <w:delText>nom</w:delText>
        </w:r>
        <w:r w:rsidRPr="007A4AFC" w:rsidDel="00166699">
          <w:rPr>
            <w:color w:val="000000" w:themeColor="text1"/>
            <w:spacing w:val="1"/>
            <w:szCs w:val="24"/>
            <w:lang w:val="fr-ML"/>
            <w:rPrChange w:id="20016" w:author="Dr Mamadou SANOGO" w:date="2023-10-25T18:15:00Z">
              <w:rPr>
                <w:color w:val="000000"/>
                <w:spacing w:val="1"/>
                <w:szCs w:val="24"/>
                <w:lang w:val="fr-ML"/>
              </w:rPr>
            </w:rPrChange>
          </w:rPr>
          <w:delText>m</w:delText>
        </w:r>
        <w:r w:rsidRPr="007A4AFC" w:rsidDel="00166699">
          <w:rPr>
            <w:color w:val="000000" w:themeColor="text1"/>
            <w:szCs w:val="24"/>
            <w:lang w:val="fr-ML"/>
            <w:rPrChange w:id="20017" w:author="Dr Mamadou SANOGO" w:date="2023-10-25T18:15:00Z">
              <w:rPr>
                <w:color w:val="000000"/>
                <w:szCs w:val="24"/>
                <w:lang w:val="fr-ML"/>
              </w:rPr>
            </w:rPrChange>
          </w:rPr>
          <w:delText>é</w:delText>
        </w:r>
        <w:r w:rsidRPr="007A4AFC" w:rsidDel="00166699">
          <w:rPr>
            <w:color w:val="000000" w:themeColor="text1"/>
            <w:spacing w:val="-1"/>
            <w:szCs w:val="24"/>
            <w:lang w:val="fr-ML"/>
            <w:rPrChange w:id="20018" w:author="Dr Mamadou SANOGO" w:date="2023-10-25T18:15:00Z">
              <w:rPr>
                <w:color w:val="000000"/>
                <w:spacing w:val="-1"/>
                <w:szCs w:val="24"/>
                <w:lang w:val="fr-ML"/>
              </w:rPr>
            </w:rPrChange>
          </w:rPr>
          <w:delText xml:space="preserve"> </w:delText>
        </w:r>
        <w:r w:rsidRPr="007A4AFC" w:rsidDel="00166699">
          <w:rPr>
            <w:color w:val="000000" w:themeColor="text1"/>
            <w:szCs w:val="24"/>
            <w:lang w:val="fr-ML"/>
            <w:rPrChange w:id="20019" w:author="Dr Mamadou SANOGO" w:date="2023-10-25T18:15:00Z">
              <w:rPr>
                <w:color w:val="000000"/>
                <w:szCs w:val="24"/>
                <w:lang w:val="fr-ML"/>
              </w:rPr>
            </w:rPrChange>
          </w:rPr>
          <w:delText>pr</w:delText>
        </w:r>
        <w:r w:rsidRPr="007A4AFC" w:rsidDel="00166699">
          <w:rPr>
            <w:color w:val="000000" w:themeColor="text1"/>
            <w:spacing w:val="-2"/>
            <w:szCs w:val="24"/>
            <w:lang w:val="fr-ML"/>
            <w:rPrChange w:id="20020" w:author="Dr Mamadou SANOGO" w:date="2023-10-25T18:15:00Z">
              <w:rPr>
                <w:color w:val="000000"/>
                <w:spacing w:val="-2"/>
                <w:szCs w:val="24"/>
                <w:lang w:val="fr-ML"/>
              </w:rPr>
            </w:rPrChange>
          </w:rPr>
          <w:delText>é</w:delText>
        </w:r>
        <w:r w:rsidRPr="007A4AFC" w:rsidDel="00166699">
          <w:rPr>
            <w:color w:val="000000" w:themeColor="text1"/>
            <w:szCs w:val="24"/>
            <w:lang w:val="fr-ML"/>
            <w:rPrChange w:id="20021" w:author="Dr Mamadou SANOGO" w:date="2023-10-25T18:15:00Z">
              <w:rPr>
                <w:color w:val="000000"/>
                <w:szCs w:val="24"/>
                <w:lang w:val="fr-ML"/>
              </w:rPr>
            </w:rPrChange>
          </w:rPr>
          <w:delText>sident.</w:delText>
        </w:r>
      </w:del>
    </w:p>
    <w:p w14:paraId="456432DC" w14:textId="7E538EAB" w:rsidR="0032620E" w:rsidRPr="007A4AFC" w:rsidDel="00166699" w:rsidRDefault="0032620E">
      <w:pPr>
        <w:pStyle w:val="Titre"/>
        <w:tabs>
          <w:tab w:val="num" w:pos="-4820"/>
        </w:tabs>
        <w:spacing w:line="276" w:lineRule="auto"/>
        <w:jc w:val="both"/>
        <w:rPr>
          <w:del w:id="20022" w:author="Dr Mamadou SANOGO" w:date="2023-10-25T17:56:00Z"/>
          <w:color w:val="000000" w:themeColor="text1"/>
          <w:sz w:val="28"/>
          <w:szCs w:val="28"/>
          <w:lang w:val="fr-ML"/>
          <w:rPrChange w:id="20023" w:author="Dr Mamadou SANOGO" w:date="2023-10-25T18:15:00Z">
            <w:rPr>
              <w:del w:id="20024" w:author="Dr Mamadou SANOGO" w:date="2023-10-25T17:56:00Z"/>
              <w:color w:val="000000"/>
              <w:sz w:val="28"/>
              <w:szCs w:val="28"/>
              <w:lang w:val="fr-ML"/>
            </w:rPr>
          </w:rPrChange>
        </w:rPr>
        <w:pPrChange w:id="20025" w:author="Dr Mamadou SANOGO" w:date="2023-10-25T17:57:00Z">
          <w:pPr>
            <w:spacing w:line="240" w:lineRule="auto"/>
          </w:pPr>
        </w:pPrChange>
      </w:pPr>
      <w:del w:id="20026" w:author="Dr Mamadou SANOGO" w:date="2023-10-25T17:56:00Z">
        <w:r w:rsidRPr="007A4AFC" w:rsidDel="00166699">
          <w:rPr>
            <w:color w:val="000000" w:themeColor="text1"/>
            <w:sz w:val="28"/>
            <w:szCs w:val="28"/>
            <w:lang w:val="fr-ML"/>
            <w:rPrChange w:id="20027" w:author="Dr Mamadou SANOGO" w:date="2023-10-25T18:15:00Z">
              <w:rPr>
                <w:color w:val="000000"/>
                <w:sz w:val="28"/>
                <w:szCs w:val="28"/>
                <w:lang w:val="fr-ML"/>
              </w:rPr>
            </w:rPrChange>
          </w:rPr>
          <w:br w:type="page"/>
        </w:r>
      </w:del>
    </w:p>
    <w:p w14:paraId="4D0F1722" w14:textId="5624035F" w:rsidR="0032620E" w:rsidRPr="007A4AFC" w:rsidDel="00166699" w:rsidRDefault="0032620E">
      <w:pPr>
        <w:pStyle w:val="Titre"/>
        <w:tabs>
          <w:tab w:val="num" w:pos="-4820"/>
        </w:tabs>
        <w:spacing w:line="276" w:lineRule="auto"/>
        <w:jc w:val="both"/>
        <w:rPr>
          <w:del w:id="20028" w:author="Dr Mamadou SANOGO" w:date="2023-10-25T17:56:00Z"/>
          <w:rFonts w:eastAsiaTheme="minorHAnsi"/>
          <w:b w:val="0"/>
          <w:color w:val="000000" w:themeColor="text1"/>
          <w:lang w:eastAsia="en-US"/>
          <w:rPrChange w:id="20029" w:author="Dr Mamadou SANOGO" w:date="2023-10-25T18:15:00Z">
            <w:rPr>
              <w:del w:id="20030" w:author="Dr Mamadou SANOGO" w:date="2023-10-25T17:56:00Z"/>
              <w:rFonts w:eastAsiaTheme="minorHAnsi" w:cs="Times New Roman"/>
              <w:b w:val="0"/>
              <w:color w:val="auto"/>
              <w:lang w:eastAsia="en-US"/>
            </w:rPr>
          </w:rPrChange>
        </w:rPr>
        <w:pPrChange w:id="20031" w:author="Dr Mamadou SANOGO" w:date="2023-10-25T17:57:00Z">
          <w:pPr>
            <w:pStyle w:val="Titre1"/>
            <w:spacing w:before="0" w:line="240" w:lineRule="auto"/>
            <w:jc w:val="center"/>
          </w:pPr>
        </w:pPrChange>
      </w:pPr>
      <w:bookmarkStart w:id="20032" w:name="_Toc145944546"/>
      <w:del w:id="20033" w:author="Dr Mamadou SANOGO" w:date="2023-10-25T17:56:00Z">
        <w:r w:rsidRPr="007A4AFC" w:rsidDel="00166699">
          <w:rPr>
            <w:rFonts w:eastAsiaTheme="minorHAnsi"/>
            <w:color w:val="000000" w:themeColor="text1"/>
            <w:sz w:val="28"/>
            <w:lang w:eastAsia="en-US"/>
            <w:rPrChange w:id="20034" w:author="Dr Mamadou SANOGO" w:date="2023-10-25T18:15:00Z">
              <w:rPr>
                <w:rFonts w:eastAsiaTheme="minorHAnsi"/>
                <w:color w:val="2E74B5" w:themeColor="accent1" w:themeShade="BF"/>
                <w:lang w:eastAsia="en-US"/>
              </w:rPr>
            </w:rPrChange>
          </w:rPr>
          <w:delText xml:space="preserve">Annexe </w:delText>
        </w:r>
        <w:r w:rsidR="00CA033A" w:rsidRPr="007A4AFC" w:rsidDel="00166699">
          <w:rPr>
            <w:rFonts w:eastAsiaTheme="minorHAnsi"/>
            <w:color w:val="000000" w:themeColor="text1"/>
            <w:sz w:val="28"/>
            <w:lang w:eastAsia="en-US"/>
            <w:rPrChange w:id="20035" w:author="Dr Mamadou SANOGO" w:date="2023-10-25T18:15:00Z">
              <w:rPr>
                <w:rFonts w:eastAsiaTheme="minorHAnsi"/>
                <w:color w:val="2E74B5" w:themeColor="accent1" w:themeShade="BF"/>
                <w:lang w:eastAsia="en-US"/>
              </w:rPr>
            </w:rPrChange>
          </w:rPr>
          <w:delText>1</w:delText>
        </w:r>
        <w:r w:rsidR="000163AB" w:rsidRPr="007A4AFC" w:rsidDel="00166699">
          <w:rPr>
            <w:rFonts w:eastAsiaTheme="minorHAnsi"/>
            <w:color w:val="000000" w:themeColor="text1"/>
            <w:sz w:val="28"/>
            <w:lang w:eastAsia="en-US"/>
            <w:rPrChange w:id="20036" w:author="Dr Mamadou SANOGO" w:date="2023-10-25T18:15:00Z">
              <w:rPr>
                <w:rFonts w:eastAsiaTheme="minorHAnsi"/>
                <w:color w:val="2E74B5" w:themeColor="accent1" w:themeShade="BF"/>
                <w:lang w:eastAsia="en-US"/>
              </w:rPr>
            </w:rPrChange>
          </w:rPr>
          <w:delText>6</w:delText>
        </w:r>
        <w:r w:rsidRPr="007A4AFC" w:rsidDel="00166699">
          <w:rPr>
            <w:rFonts w:eastAsiaTheme="minorHAnsi"/>
            <w:color w:val="000000" w:themeColor="text1"/>
            <w:sz w:val="28"/>
            <w:lang w:eastAsia="en-US"/>
            <w:rPrChange w:id="20037" w:author="Dr Mamadou SANOGO" w:date="2023-10-25T18:15:00Z">
              <w:rPr>
                <w:rFonts w:eastAsiaTheme="minorHAnsi"/>
                <w:color w:val="2E74B5" w:themeColor="accent1" w:themeShade="BF"/>
                <w:lang w:eastAsia="en-US"/>
              </w:rPr>
            </w:rPrChange>
          </w:rPr>
          <w:delText> :</w:delText>
        </w:r>
        <w:r w:rsidR="00E67C42" w:rsidRPr="007A4AFC" w:rsidDel="00166699">
          <w:rPr>
            <w:rFonts w:eastAsiaTheme="minorHAnsi"/>
            <w:color w:val="000000" w:themeColor="text1"/>
            <w:sz w:val="28"/>
            <w:lang w:eastAsia="en-US"/>
            <w:rPrChange w:id="20038" w:author="Dr Mamadou SANOGO" w:date="2023-10-25T18:15:00Z">
              <w:rPr>
                <w:rFonts w:eastAsiaTheme="minorHAnsi"/>
                <w:color w:val="2E74B5" w:themeColor="accent1" w:themeShade="BF"/>
                <w:lang w:eastAsia="en-US"/>
              </w:rPr>
            </w:rPrChange>
          </w:rPr>
          <w:delText xml:space="preserve"> </w:delText>
        </w:r>
        <w:r w:rsidRPr="007A4AFC" w:rsidDel="00166699">
          <w:rPr>
            <w:rFonts w:eastAsiaTheme="minorHAnsi"/>
            <w:color w:val="000000" w:themeColor="text1"/>
            <w:sz w:val="28"/>
            <w:lang w:eastAsia="en-US"/>
            <w:rPrChange w:id="20039" w:author="Dr Mamadou SANOGO" w:date="2023-10-25T18:15:00Z">
              <w:rPr>
                <w:rFonts w:eastAsiaTheme="minorHAnsi"/>
                <w:color w:val="2E74B5" w:themeColor="accent1" w:themeShade="BF"/>
                <w:lang w:eastAsia="en-US"/>
              </w:rPr>
            </w:rPrChange>
          </w:rPr>
          <w:delText>Rôle des membres de l’équipe pédagogique</w:delText>
        </w:r>
        <w:bookmarkEnd w:id="20032"/>
        <w:r w:rsidRPr="007A4AFC" w:rsidDel="00166699">
          <w:rPr>
            <w:rFonts w:eastAsiaTheme="minorHAnsi"/>
            <w:color w:val="000000" w:themeColor="text1"/>
            <w:sz w:val="28"/>
            <w:lang w:eastAsia="en-US"/>
            <w:rPrChange w:id="20040" w:author="Dr Mamadou SANOGO" w:date="2023-10-25T18:15:00Z">
              <w:rPr>
                <w:rFonts w:eastAsiaTheme="minorHAnsi"/>
                <w:color w:val="2E74B5" w:themeColor="accent1" w:themeShade="BF"/>
                <w:lang w:eastAsia="en-US"/>
              </w:rPr>
            </w:rPrChange>
          </w:rPr>
          <w:delText xml:space="preserve"> </w:delText>
        </w:r>
      </w:del>
    </w:p>
    <w:p w14:paraId="41A5FA38" w14:textId="6EE944E8" w:rsidR="004B7510" w:rsidRPr="007A4AFC" w:rsidDel="00166699" w:rsidRDefault="004B7510">
      <w:pPr>
        <w:pStyle w:val="Titre"/>
        <w:tabs>
          <w:tab w:val="num" w:pos="-4820"/>
        </w:tabs>
        <w:spacing w:line="276" w:lineRule="auto"/>
        <w:jc w:val="both"/>
        <w:rPr>
          <w:del w:id="20041" w:author="Dr Mamadou SANOGO" w:date="2023-10-25T17:56:00Z"/>
          <w:rFonts w:asciiTheme="majorHAnsi" w:hAnsiTheme="majorHAnsi" w:cstheme="majorHAnsi"/>
          <w:b w:val="0"/>
          <w:bCs/>
          <w:i w:val="0"/>
          <w:color w:val="000000" w:themeColor="text1"/>
          <w:sz w:val="24"/>
          <w:szCs w:val="24"/>
          <w:rPrChange w:id="20042" w:author="Dr Mamadou SANOGO" w:date="2023-10-25T18:15:00Z">
            <w:rPr>
              <w:del w:id="20043" w:author="Dr Mamadou SANOGO" w:date="2023-10-25T17:56:00Z"/>
              <w:rFonts w:asciiTheme="majorHAnsi" w:hAnsiTheme="majorHAnsi" w:cstheme="majorHAnsi"/>
              <w:b w:val="0"/>
              <w:bCs/>
              <w:i w:val="0"/>
              <w:sz w:val="24"/>
              <w:szCs w:val="24"/>
            </w:rPr>
          </w:rPrChange>
        </w:rPr>
        <w:pPrChange w:id="20044" w:author="Dr Mamadou SANOGO" w:date="2023-10-25T17:57:00Z">
          <w:pPr>
            <w:pStyle w:val="Titre"/>
            <w:spacing w:line="276" w:lineRule="auto"/>
            <w:jc w:val="both"/>
          </w:pPr>
        </w:pPrChange>
      </w:pPr>
      <w:del w:id="20045" w:author="Dr Mamadou SANOGO" w:date="2023-10-25T17:56:00Z">
        <w:r w:rsidRPr="007A4AFC" w:rsidDel="00166699">
          <w:rPr>
            <w:rFonts w:asciiTheme="majorHAnsi" w:hAnsiTheme="majorHAnsi" w:cstheme="majorHAnsi"/>
            <w:bCs/>
            <w:color w:val="000000" w:themeColor="text1"/>
            <w:szCs w:val="24"/>
            <w:rPrChange w:id="20046" w:author="Dr Mamadou SANOGO" w:date="2023-10-25T18:15:00Z">
              <w:rPr>
                <w:rFonts w:asciiTheme="majorHAnsi" w:hAnsiTheme="majorHAnsi" w:cstheme="majorHAnsi"/>
                <w:bCs/>
                <w:szCs w:val="24"/>
              </w:rPr>
            </w:rPrChange>
          </w:rPr>
          <w:delText>L’équipe pédagogique est coordonnée et animée par le responsable du master, secondé par un(e) directeur(trice) des études. Le responsable pédagogique et le directeur des études sont choisis parmi les enseignants de l’établissement.</w:delText>
        </w:r>
      </w:del>
    </w:p>
    <w:p w14:paraId="177D1C53" w14:textId="492A872F" w:rsidR="004B7510" w:rsidRPr="007A4AFC" w:rsidDel="00166699" w:rsidRDefault="004B7510">
      <w:pPr>
        <w:pStyle w:val="Titre"/>
        <w:tabs>
          <w:tab w:val="num" w:pos="-4820"/>
        </w:tabs>
        <w:spacing w:line="276" w:lineRule="auto"/>
        <w:jc w:val="both"/>
        <w:rPr>
          <w:del w:id="20047" w:author="Dr Mamadou SANOGO" w:date="2023-10-25T17:56:00Z"/>
          <w:rFonts w:asciiTheme="majorHAnsi" w:hAnsiTheme="majorHAnsi" w:cstheme="majorHAnsi"/>
          <w:b w:val="0"/>
          <w:bCs/>
          <w:i w:val="0"/>
          <w:color w:val="000000" w:themeColor="text1"/>
          <w:sz w:val="24"/>
          <w:szCs w:val="24"/>
          <w:rPrChange w:id="20048" w:author="Dr Mamadou SANOGO" w:date="2023-10-25T18:15:00Z">
            <w:rPr>
              <w:del w:id="20049" w:author="Dr Mamadou SANOGO" w:date="2023-10-25T17:56:00Z"/>
              <w:rFonts w:asciiTheme="majorHAnsi" w:hAnsiTheme="majorHAnsi" w:cstheme="majorHAnsi"/>
              <w:b w:val="0"/>
              <w:bCs/>
              <w:i w:val="0"/>
              <w:sz w:val="24"/>
              <w:szCs w:val="24"/>
            </w:rPr>
          </w:rPrChange>
        </w:rPr>
        <w:pPrChange w:id="20050" w:author="Dr Mamadou SANOGO" w:date="2023-10-25T17:57:00Z">
          <w:pPr>
            <w:pStyle w:val="Titre"/>
            <w:spacing w:line="276" w:lineRule="auto"/>
            <w:jc w:val="both"/>
          </w:pPr>
        </w:pPrChange>
      </w:pPr>
      <w:del w:id="20051" w:author="Dr Mamadou SANOGO" w:date="2023-10-25T17:56:00Z">
        <w:r w:rsidRPr="007A4AFC" w:rsidDel="00166699">
          <w:rPr>
            <w:rFonts w:asciiTheme="majorHAnsi" w:hAnsiTheme="majorHAnsi" w:cstheme="majorHAnsi"/>
            <w:bCs/>
            <w:color w:val="000000" w:themeColor="text1"/>
            <w:szCs w:val="24"/>
            <w:rPrChange w:id="20052" w:author="Dr Mamadou SANOGO" w:date="2023-10-25T18:15:00Z">
              <w:rPr>
                <w:rFonts w:asciiTheme="majorHAnsi" w:hAnsiTheme="majorHAnsi" w:cstheme="majorHAnsi"/>
                <w:bCs/>
                <w:szCs w:val="24"/>
              </w:rPr>
            </w:rPrChange>
          </w:rPr>
          <w:delText>Le responsable pédagogique est chargé d’animer l’équipe pédagogique, de faire le lien avec les autres filières en amont de l’établissement, de développer les contacts et partenariats avec les entreprises et les professionnels.</w:delText>
        </w:r>
      </w:del>
    </w:p>
    <w:p w14:paraId="4D99D744" w14:textId="217C4843" w:rsidR="004B7510" w:rsidRPr="007A4AFC" w:rsidDel="00166699" w:rsidRDefault="004B7510">
      <w:pPr>
        <w:pStyle w:val="Titre"/>
        <w:tabs>
          <w:tab w:val="num" w:pos="-4820"/>
        </w:tabs>
        <w:spacing w:line="276" w:lineRule="auto"/>
        <w:jc w:val="both"/>
        <w:rPr>
          <w:del w:id="20053" w:author="Dr Mamadou SANOGO" w:date="2023-10-25T17:56:00Z"/>
          <w:rFonts w:asciiTheme="majorHAnsi" w:hAnsiTheme="majorHAnsi" w:cstheme="majorHAnsi"/>
          <w:b w:val="0"/>
          <w:bCs/>
          <w:i w:val="0"/>
          <w:color w:val="000000" w:themeColor="text1"/>
          <w:sz w:val="24"/>
          <w:szCs w:val="24"/>
          <w:rPrChange w:id="20054" w:author="Dr Mamadou SANOGO" w:date="2023-10-25T18:15:00Z">
            <w:rPr>
              <w:del w:id="20055" w:author="Dr Mamadou SANOGO" w:date="2023-10-25T17:56:00Z"/>
              <w:rFonts w:asciiTheme="majorHAnsi" w:hAnsiTheme="majorHAnsi" w:cstheme="majorHAnsi"/>
              <w:b w:val="0"/>
              <w:bCs/>
              <w:i w:val="0"/>
              <w:sz w:val="24"/>
              <w:szCs w:val="24"/>
            </w:rPr>
          </w:rPrChange>
        </w:rPr>
        <w:pPrChange w:id="20056" w:author="Dr Mamadou SANOGO" w:date="2023-10-25T17:57:00Z">
          <w:pPr>
            <w:pStyle w:val="Titre"/>
            <w:spacing w:line="276" w:lineRule="auto"/>
            <w:jc w:val="both"/>
          </w:pPr>
        </w:pPrChange>
      </w:pPr>
      <w:del w:id="20057" w:author="Dr Mamadou SANOGO" w:date="2023-10-25T17:56:00Z">
        <w:r w:rsidRPr="007A4AFC" w:rsidDel="00166699">
          <w:rPr>
            <w:rFonts w:asciiTheme="majorHAnsi" w:hAnsiTheme="majorHAnsi" w:cstheme="majorHAnsi"/>
            <w:bCs/>
            <w:color w:val="000000" w:themeColor="text1"/>
            <w:szCs w:val="24"/>
            <w:rPrChange w:id="20058" w:author="Dr Mamadou SANOGO" w:date="2023-10-25T18:15:00Z">
              <w:rPr>
                <w:rFonts w:asciiTheme="majorHAnsi" w:hAnsiTheme="majorHAnsi" w:cstheme="majorHAnsi"/>
                <w:bCs/>
                <w:szCs w:val="24"/>
              </w:rPr>
            </w:rPrChange>
          </w:rPr>
          <w:delText>Le directeur des études coordonne les enseignements, organise les jurys et effectue le suivi pédagogiq</w:delText>
        </w:r>
        <w:r w:rsidR="00DF7724" w:rsidRPr="007A4AFC" w:rsidDel="00166699">
          <w:rPr>
            <w:rFonts w:asciiTheme="majorHAnsi" w:hAnsiTheme="majorHAnsi" w:cstheme="majorHAnsi"/>
            <w:bCs/>
            <w:color w:val="000000" w:themeColor="text1"/>
            <w:szCs w:val="24"/>
            <w:rPrChange w:id="20059" w:author="Dr Mamadou SANOGO" w:date="2023-10-25T18:15:00Z">
              <w:rPr>
                <w:rFonts w:asciiTheme="majorHAnsi" w:hAnsiTheme="majorHAnsi" w:cstheme="majorHAnsi"/>
                <w:bCs/>
                <w:szCs w:val="24"/>
              </w:rPr>
            </w:rPrChange>
          </w:rPr>
          <w:delText>ue individualisé des étudiants.</w:delText>
        </w:r>
      </w:del>
    </w:p>
    <w:p w14:paraId="433275F4" w14:textId="37ECF687" w:rsidR="00DF7724" w:rsidRPr="007A4AFC" w:rsidDel="00166699" w:rsidRDefault="00DF7724">
      <w:pPr>
        <w:pStyle w:val="Titre"/>
        <w:tabs>
          <w:tab w:val="num" w:pos="-4820"/>
        </w:tabs>
        <w:spacing w:line="276" w:lineRule="auto"/>
        <w:jc w:val="both"/>
        <w:rPr>
          <w:del w:id="20060" w:author="Dr Mamadou SANOGO" w:date="2023-10-25T17:56:00Z"/>
          <w:rFonts w:asciiTheme="majorHAnsi" w:hAnsiTheme="majorHAnsi" w:cstheme="majorHAnsi"/>
          <w:i w:val="0"/>
          <w:iCs/>
          <w:color w:val="000000" w:themeColor="text1"/>
          <w:sz w:val="24"/>
          <w:szCs w:val="24"/>
          <w:rPrChange w:id="20061" w:author="Dr Mamadou SANOGO" w:date="2023-10-25T18:15:00Z">
            <w:rPr>
              <w:del w:id="20062" w:author="Dr Mamadou SANOGO" w:date="2023-10-25T17:56:00Z"/>
              <w:rFonts w:asciiTheme="majorHAnsi" w:hAnsiTheme="majorHAnsi" w:cstheme="majorHAnsi"/>
              <w:i w:val="0"/>
              <w:iCs/>
              <w:sz w:val="24"/>
              <w:szCs w:val="24"/>
            </w:rPr>
          </w:rPrChange>
        </w:rPr>
        <w:pPrChange w:id="20063" w:author="Dr Mamadou SANOGO" w:date="2023-10-25T17:57:00Z">
          <w:pPr>
            <w:pStyle w:val="Titre"/>
            <w:spacing w:line="276" w:lineRule="auto"/>
            <w:jc w:val="both"/>
          </w:pPr>
        </w:pPrChange>
      </w:pPr>
    </w:p>
    <w:p w14:paraId="6298F710" w14:textId="3FC58897" w:rsidR="004B7510" w:rsidRPr="007A4AFC" w:rsidDel="00166699" w:rsidRDefault="004B7510">
      <w:pPr>
        <w:pStyle w:val="Titre"/>
        <w:tabs>
          <w:tab w:val="num" w:pos="-4820"/>
        </w:tabs>
        <w:spacing w:line="276" w:lineRule="auto"/>
        <w:jc w:val="both"/>
        <w:rPr>
          <w:del w:id="20064" w:author="Dr Mamadou SANOGO" w:date="2023-10-25T17:56:00Z"/>
          <w:rFonts w:asciiTheme="majorHAnsi" w:hAnsiTheme="majorHAnsi" w:cstheme="majorHAnsi"/>
          <w:i w:val="0"/>
          <w:iCs/>
          <w:color w:val="000000" w:themeColor="text1"/>
          <w:sz w:val="24"/>
          <w:szCs w:val="24"/>
          <w:rPrChange w:id="20065" w:author="Dr Mamadou SANOGO" w:date="2023-10-25T18:15:00Z">
            <w:rPr>
              <w:del w:id="20066" w:author="Dr Mamadou SANOGO" w:date="2023-10-25T17:56:00Z"/>
              <w:rFonts w:asciiTheme="majorHAnsi" w:hAnsiTheme="majorHAnsi" w:cstheme="majorHAnsi"/>
              <w:i w:val="0"/>
              <w:iCs/>
              <w:sz w:val="24"/>
              <w:szCs w:val="24"/>
            </w:rPr>
          </w:rPrChange>
        </w:rPr>
        <w:pPrChange w:id="20067" w:author="Dr Mamadou SANOGO" w:date="2023-10-25T17:57:00Z">
          <w:pPr>
            <w:pStyle w:val="Titre"/>
            <w:spacing w:line="276" w:lineRule="auto"/>
            <w:jc w:val="both"/>
          </w:pPr>
        </w:pPrChange>
      </w:pPr>
      <w:del w:id="20068" w:author="Dr Mamadou SANOGO" w:date="2023-10-25T17:56:00Z">
        <w:r w:rsidRPr="007A4AFC" w:rsidDel="00166699">
          <w:rPr>
            <w:rFonts w:asciiTheme="majorHAnsi" w:hAnsiTheme="majorHAnsi" w:cstheme="majorHAnsi"/>
            <w:b w:val="0"/>
            <w:iCs/>
            <w:color w:val="000000" w:themeColor="text1"/>
            <w:szCs w:val="24"/>
            <w:rPrChange w:id="20069" w:author="Dr Mamadou SANOGO" w:date="2023-10-25T18:15:00Z">
              <w:rPr>
                <w:rFonts w:asciiTheme="majorHAnsi" w:hAnsiTheme="majorHAnsi" w:cstheme="majorHAnsi"/>
                <w:b w:val="0"/>
                <w:iCs/>
                <w:szCs w:val="24"/>
              </w:rPr>
            </w:rPrChange>
          </w:rPr>
          <w:delText>Conseil de Perfectionnement :</w:delText>
        </w:r>
      </w:del>
    </w:p>
    <w:p w14:paraId="50CD6837" w14:textId="72947BA0" w:rsidR="004B7510" w:rsidRPr="007A4AFC" w:rsidDel="00166699" w:rsidRDefault="004B7510">
      <w:pPr>
        <w:pStyle w:val="Titre"/>
        <w:tabs>
          <w:tab w:val="num" w:pos="-4820"/>
        </w:tabs>
        <w:spacing w:line="276" w:lineRule="auto"/>
        <w:jc w:val="both"/>
        <w:rPr>
          <w:del w:id="20070" w:author="Dr Mamadou SANOGO" w:date="2023-10-25T17:56:00Z"/>
          <w:rFonts w:asciiTheme="majorHAnsi" w:hAnsiTheme="majorHAnsi" w:cstheme="majorHAnsi"/>
          <w:b w:val="0"/>
          <w:bCs/>
          <w:i w:val="0"/>
          <w:color w:val="000000" w:themeColor="text1"/>
          <w:sz w:val="24"/>
          <w:szCs w:val="24"/>
          <w:rPrChange w:id="20071" w:author="Dr Mamadou SANOGO" w:date="2023-10-25T18:15:00Z">
            <w:rPr>
              <w:del w:id="20072" w:author="Dr Mamadou SANOGO" w:date="2023-10-25T17:56:00Z"/>
              <w:rFonts w:asciiTheme="majorHAnsi" w:hAnsiTheme="majorHAnsi" w:cstheme="majorHAnsi"/>
              <w:b w:val="0"/>
              <w:bCs/>
              <w:i w:val="0"/>
              <w:sz w:val="24"/>
              <w:szCs w:val="24"/>
            </w:rPr>
          </w:rPrChange>
        </w:rPr>
        <w:pPrChange w:id="20073" w:author="Dr Mamadou SANOGO" w:date="2023-10-25T17:57:00Z">
          <w:pPr>
            <w:pStyle w:val="Titre"/>
            <w:spacing w:line="276" w:lineRule="auto"/>
            <w:jc w:val="both"/>
          </w:pPr>
        </w:pPrChange>
      </w:pPr>
      <w:del w:id="20074" w:author="Dr Mamadou SANOGO" w:date="2023-10-25T17:56:00Z">
        <w:r w:rsidRPr="007A4AFC" w:rsidDel="00166699">
          <w:rPr>
            <w:rFonts w:asciiTheme="majorHAnsi" w:hAnsiTheme="majorHAnsi" w:cstheme="majorHAnsi"/>
            <w:bCs/>
            <w:color w:val="000000" w:themeColor="text1"/>
            <w:szCs w:val="24"/>
            <w:rPrChange w:id="20075" w:author="Dr Mamadou SANOGO" w:date="2023-10-25T18:15:00Z">
              <w:rPr>
                <w:rFonts w:asciiTheme="majorHAnsi" w:hAnsiTheme="majorHAnsi" w:cstheme="majorHAnsi"/>
                <w:bCs/>
                <w:szCs w:val="24"/>
              </w:rPr>
            </w:rPrChange>
          </w:rPr>
          <w:delText xml:space="preserve">Le contrôle et le suivi de la formation sont assurés par </w:delText>
        </w:r>
        <w:r w:rsidR="00DF7724" w:rsidRPr="007A4AFC" w:rsidDel="00166699">
          <w:rPr>
            <w:rFonts w:asciiTheme="majorHAnsi" w:hAnsiTheme="majorHAnsi" w:cstheme="majorHAnsi"/>
            <w:bCs/>
            <w:color w:val="000000" w:themeColor="text1"/>
            <w:szCs w:val="24"/>
            <w:rPrChange w:id="20076" w:author="Dr Mamadou SANOGO" w:date="2023-10-25T18:15:00Z">
              <w:rPr>
                <w:rFonts w:asciiTheme="majorHAnsi" w:hAnsiTheme="majorHAnsi" w:cstheme="majorHAnsi"/>
                <w:bCs/>
                <w:szCs w:val="24"/>
              </w:rPr>
            </w:rPrChange>
          </w:rPr>
          <w:delText>le Conseil de Perfectionnement.</w:delText>
        </w:r>
      </w:del>
    </w:p>
    <w:p w14:paraId="5619B7D8" w14:textId="4F722867" w:rsidR="004B7510" w:rsidRPr="007A4AFC" w:rsidDel="00166699" w:rsidRDefault="004B7510">
      <w:pPr>
        <w:pStyle w:val="Titre"/>
        <w:tabs>
          <w:tab w:val="num" w:pos="-4820"/>
        </w:tabs>
        <w:spacing w:line="276" w:lineRule="auto"/>
        <w:jc w:val="both"/>
        <w:rPr>
          <w:del w:id="20077" w:author="Dr Mamadou SANOGO" w:date="2023-10-25T17:56:00Z"/>
          <w:rFonts w:asciiTheme="majorHAnsi" w:hAnsiTheme="majorHAnsi" w:cstheme="majorHAnsi"/>
          <w:bCs/>
          <w:i w:val="0"/>
          <w:iCs/>
          <w:color w:val="000000" w:themeColor="text1"/>
          <w:sz w:val="24"/>
          <w:szCs w:val="24"/>
          <w:rPrChange w:id="20078" w:author="Dr Mamadou SANOGO" w:date="2023-10-25T18:15:00Z">
            <w:rPr>
              <w:del w:id="20079" w:author="Dr Mamadou SANOGO" w:date="2023-10-25T17:56:00Z"/>
              <w:rFonts w:asciiTheme="majorHAnsi" w:hAnsiTheme="majorHAnsi" w:cstheme="majorHAnsi"/>
              <w:bCs/>
              <w:i w:val="0"/>
              <w:iCs/>
              <w:sz w:val="24"/>
              <w:szCs w:val="24"/>
            </w:rPr>
          </w:rPrChange>
        </w:rPr>
        <w:pPrChange w:id="20080" w:author="Dr Mamadou SANOGO" w:date="2023-10-25T17:57:00Z">
          <w:pPr>
            <w:pStyle w:val="Titre"/>
            <w:spacing w:line="276" w:lineRule="auto"/>
            <w:jc w:val="both"/>
          </w:pPr>
        </w:pPrChange>
      </w:pPr>
      <w:del w:id="20081" w:author="Dr Mamadou SANOGO" w:date="2023-10-25T17:56:00Z">
        <w:r w:rsidRPr="007A4AFC" w:rsidDel="00166699">
          <w:rPr>
            <w:rFonts w:asciiTheme="majorHAnsi" w:hAnsiTheme="majorHAnsi" w:cstheme="majorHAnsi"/>
            <w:b w:val="0"/>
            <w:bCs/>
            <w:iCs/>
            <w:color w:val="000000" w:themeColor="text1"/>
            <w:szCs w:val="24"/>
            <w:rPrChange w:id="20082" w:author="Dr Mamadou SANOGO" w:date="2023-10-25T18:15:00Z">
              <w:rPr>
                <w:rFonts w:asciiTheme="majorHAnsi" w:hAnsiTheme="majorHAnsi" w:cstheme="majorHAnsi"/>
                <w:b w:val="0"/>
                <w:bCs/>
                <w:iCs/>
                <w:szCs w:val="24"/>
              </w:rPr>
            </w:rPrChange>
          </w:rPr>
          <w:delText>Composition :</w:delText>
        </w:r>
      </w:del>
    </w:p>
    <w:p w14:paraId="309DCB43" w14:textId="5D9A972A" w:rsidR="004B7510" w:rsidRPr="007A4AFC" w:rsidDel="00166699" w:rsidRDefault="004B7510">
      <w:pPr>
        <w:pStyle w:val="Titre"/>
        <w:tabs>
          <w:tab w:val="num" w:pos="-4820"/>
        </w:tabs>
        <w:spacing w:line="276" w:lineRule="auto"/>
        <w:jc w:val="both"/>
        <w:rPr>
          <w:del w:id="20083" w:author="Dr Mamadou SANOGO" w:date="2023-10-25T17:56:00Z"/>
          <w:rFonts w:asciiTheme="majorHAnsi" w:hAnsiTheme="majorHAnsi" w:cstheme="majorHAnsi"/>
          <w:b w:val="0"/>
          <w:bCs/>
          <w:i w:val="0"/>
          <w:color w:val="000000" w:themeColor="text1"/>
          <w:sz w:val="24"/>
          <w:szCs w:val="24"/>
          <w:rPrChange w:id="20084" w:author="Dr Mamadou SANOGO" w:date="2023-10-25T18:15:00Z">
            <w:rPr>
              <w:del w:id="20085" w:author="Dr Mamadou SANOGO" w:date="2023-10-25T17:56:00Z"/>
              <w:rFonts w:asciiTheme="majorHAnsi" w:hAnsiTheme="majorHAnsi" w:cstheme="majorHAnsi"/>
              <w:b w:val="0"/>
              <w:bCs/>
              <w:i w:val="0"/>
              <w:sz w:val="24"/>
              <w:szCs w:val="24"/>
            </w:rPr>
          </w:rPrChange>
        </w:rPr>
        <w:pPrChange w:id="20086" w:author="Dr Mamadou SANOGO" w:date="2023-10-25T17:57:00Z">
          <w:pPr>
            <w:pStyle w:val="Titre"/>
            <w:spacing w:line="276" w:lineRule="auto"/>
            <w:jc w:val="both"/>
          </w:pPr>
        </w:pPrChange>
      </w:pPr>
      <w:del w:id="20087" w:author="Dr Mamadou SANOGO" w:date="2023-10-25T17:56:00Z">
        <w:r w:rsidRPr="007A4AFC" w:rsidDel="00166699">
          <w:rPr>
            <w:rFonts w:asciiTheme="majorHAnsi" w:hAnsiTheme="majorHAnsi" w:cstheme="majorHAnsi"/>
            <w:bCs/>
            <w:color w:val="000000" w:themeColor="text1"/>
            <w:szCs w:val="24"/>
            <w:rPrChange w:id="20088" w:author="Dr Mamadou SANOGO" w:date="2023-10-25T18:15:00Z">
              <w:rPr>
                <w:rFonts w:asciiTheme="majorHAnsi" w:hAnsiTheme="majorHAnsi" w:cstheme="majorHAnsi"/>
                <w:bCs/>
                <w:szCs w:val="24"/>
              </w:rPr>
            </w:rPrChange>
          </w:rPr>
          <w:delText>Il est composé du responsable pédagogique du master professionnel, de trois (03) enseignants intervenants dans la formation et de quatre (04) professionnels jouant un rôle actif dans le master (dont au moins deux (02) interviennent) et choisis par le res</w:delText>
        </w:r>
        <w:r w:rsidR="00DF7724" w:rsidRPr="007A4AFC" w:rsidDel="00166699">
          <w:rPr>
            <w:rFonts w:asciiTheme="majorHAnsi" w:hAnsiTheme="majorHAnsi" w:cstheme="majorHAnsi"/>
            <w:bCs/>
            <w:color w:val="000000" w:themeColor="text1"/>
            <w:szCs w:val="24"/>
            <w:rPrChange w:id="20089" w:author="Dr Mamadou SANOGO" w:date="2023-10-25T18:15:00Z">
              <w:rPr>
                <w:rFonts w:asciiTheme="majorHAnsi" w:hAnsiTheme="majorHAnsi" w:cstheme="majorHAnsi"/>
                <w:bCs/>
                <w:szCs w:val="24"/>
              </w:rPr>
            </w:rPrChange>
          </w:rPr>
          <w:delText>ponsable pédagogique du master.</w:delText>
        </w:r>
      </w:del>
    </w:p>
    <w:p w14:paraId="53BC65DB" w14:textId="10AC58C6" w:rsidR="004B7510" w:rsidRPr="007A4AFC" w:rsidDel="00166699" w:rsidRDefault="004B7510">
      <w:pPr>
        <w:pStyle w:val="Titre"/>
        <w:tabs>
          <w:tab w:val="num" w:pos="-4820"/>
        </w:tabs>
        <w:spacing w:line="276" w:lineRule="auto"/>
        <w:jc w:val="both"/>
        <w:rPr>
          <w:del w:id="20090" w:author="Dr Mamadou SANOGO" w:date="2023-10-25T17:56:00Z"/>
          <w:rFonts w:asciiTheme="majorHAnsi" w:hAnsiTheme="majorHAnsi" w:cstheme="majorHAnsi"/>
          <w:bCs/>
          <w:i w:val="0"/>
          <w:iCs/>
          <w:color w:val="000000" w:themeColor="text1"/>
          <w:sz w:val="24"/>
          <w:szCs w:val="24"/>
          <w:rPrChange w:id="20091" w:author="Dr Mamadou SANOGO" w:date="2023-10-25T18:15:00Z">
            <w:rPr>
              <w:del w:id="20092" w:author="Dr Mamadou SANOGO" w:date="2023-10-25T17:56:00Z"/>
              <w:rFonts w:asciiTheme="majorHAnsi" w:hAnsiTheme="majorHAnsi" w:cstheme="majorHAnsi"/>
              <w:bCs/>
              <w:i w:val="0"/>
              <w:iCs/>
              <w:sz w:val="24"/>
              <w:szCs w:val="24"/>
            </w:rPr>
          </w:rPrChange>
        </w:rPr>
        <w:pPrChange w:id="20093" w:author="Dr Mamadou SANOGO" w:date="2023-10-25T17:57:00Z">
          <w:pPr>
            <w:pStyle w:val="Titre"/>
            <w:spacing w:line="276" w:lineRule="auto"/>
            <w:jc w:val="both"/>
          </w:pPr>
        </w:pPrChange>
      </w:pPr>
      <w:del w:id="20094" w:author="Dr Mamadou SANOGO" w:date="2023-10-25T17:56:00Z">
        <w:r w:rsidRPr="007A4AFC" w:rsidDel="00166699">
          <w:rPr>
            <w:rFonts w:asciiTheme="majorHAnsi" w:hAnsiTheme="majorHAnsi" w:cstheme="majorHAnsi"/>
            <w:b w:val="0"/>
            <w:bCs/>
            <w:iCs/>
            <w:color w:val="000000" w:themeColor="text1"/>
            <w:szCs w:val="24"/>
            <w:rPrChange w:id="20095" w:author="Dr Mamadou SANOGO" w:date="2023-10-25T18:15:00Z">
              <w:rPr>
                <w:rFonts w:asciiTheme="majorHAnsi" w:hAnsiTheme="majorHAnsi" w:cstheme="majorHAnsi"/>
                <w:b w:val="0"/>
                <w:bCs/>
                <w:iCs/>
                <w:szCs w:val="24"/>
              </w:rPr>
            </w:rPrChange>
          </w:rPr>
          <w:delText xml:space="preserve">Rôle : </w:delText>
        </w:r>
      </w:del>
    </w:p>
    <w:p w14:paraId="7D9C6FCD" w14:textId="439E5784" w:rsidR="004B7510" w:rsidRPr="007A4AFC" w:rsidDel="00166699" w:rsidRDefault="004B7510">
      <w:pPr>
        <w:pStyle w:val="Titre"/>
        <w:tabs>
          <w:tab w:val="num" w:pos="-4820"/>
        </w:tabs>
        <w:spacing w:line="276" w:lineRule="auto"/>
        <w:jc w:val="both"/>
        <w:rPr>
          <w:del w:id="20096" w:author="Dr Mamadou SANOGO" w:date="2023-10-25T17:56:00Z"/>
          <w:rFonts w:asciiTheme="majorHAnsi" w:hAnsiTheme="majorHAnsi" w:cstheme="majorHAnsi"/>
          <w:b w:val="0"/>
          <w:bCs/>
          <w:i w:val="0"/>
          <w:color w:val="000000" w:themeColor="text1"/>
          <w:sz w:val="24"/>
          <w:szCs w:val="24"/>
          <w:rPrChange w:id="20097" w:author="Dr Mamadou SANOGO" w:date="2023-10-25T18:15:00Z">
            <w:rPr>
              <w:del w:id="20098" w:author="Dr Mamadou SANOGO" w:date="2023-10-25T17:56:00Z"/>
              <w:rFonts w:asciiTheme="majorHAnsi" w:hAnsiTheme="majorHAnsi" w:cstheme="majorHAnsi"/>
              <w:b w:val="0"/>
              <w:bCs/>
              <w:i w:val="0"/>
              <w:sz w:val="24"/>
              <w:szCs w:val="24"/>
            </w:rPr>
          </w:rPrChange>
        </w:rPr>
        <w:pPrChange w:id="20099" w:author="Dr Mamadou SANOGO" w:date="2023-10-25T17:57:00Z">
          <w:pPr>
            <w:pStyle w:val="Titre"/>
            <w:spacing w:line="276" w:lineRule="auto"/>
            <w:jc w:val="both"/>
          </w:pPr>
        </w:pPrChange>
      </w:pPr>
      <w:del w:id="20100" w:author="Dr Mamadou SANOGO" w:date="2023-10-25T17:56:00Z">
        <w:r w:rsidRPr="007A4AFC" w:rsidDel="00166699">
          <w:rPr>
            <w:rFonts w:asciiTheme="majorHAnsi" w:hAnsiTheme="majorHAnsi" w:cstheme="majorHAnsi"/>
            <w:bCs/>
            <w:color w:val="000000" w:themeColor="text1"/>
            <w:szCs w:val="24"/>
            <w:rPrChange w:id="20101" w:author="Dr Mamadou SANOGO" w:date="2023-10-25T18:15:00Z">
              <w:rPr>
                <w:rFonts w:asciiTheme="majorHAnsi" w:hAnsiTheme="majorHAnsi" w:cstheme="majorHAnsi"/>
                <w:bCs/>
                <w:szCs w:val="24"/>
              </w:rPr>
            </w:rPrChange>
          </w:rPr>
          <w:delText xml:space="preserve">Le Conseil de Perfectionnement : </w:delText>
        </w:r>
      </w:del>
    </w:p>
    <w:p w14:paraId="757A053A" w14:textId="365633F3" w:rsidR="004B7510" w:rsidRPr="007A4AFC" w:rsidDel="00166699" w:rsidRDefault="004B7510">
      <w:pPr>
        <w:pStyle w:val="Titre"/>
        <w:tabs>
          <w:tab w:val="num" w:pos="-4820"/>
        </w:tabs>
        <w:spacing w:line="276" w:lineRule="auto"/>
        <w:jc w:val="both"/>
        <w:rPr>
          <w:del w:id="20102" w:author="Dr Mamadou SANOGO" w:date="2023-10-25T17:56:00Z"/>
          <w:rFonts w:asciiTheme="majorHAnsi" w:hAnsiTheme="majorHAnsi" w:cstheme="majorHAnsi"/>
          <w:b w:val="0"/>
          <w:bCs/>
          <w:i w:val="0"/>
          <w:color w:val="000000" w:themeColor="text1"/>
          <w:sz w:val="24"/>
          <w:szCs w:val="24"/>
          <w:rPrChange w:id="20103" w:author="Dr Mamadou SANOGO" w:date="2023-10-25T18:15:00Z">
            <w:rPr>
              <w:del w:id="20104" w:author="Dr Mamadou SANOGO" w:date="2023-10-25T17:56:00Z"/>
              <w:rFonts w:asciiTheme="majorHAnsi" w:hAnsiTheme="majorHAnsi" w:cstheme="majorHAnsi"/>
              <w:b w:val="0"/>
              <w:bCs/>
              <w:i w:val="0"/>
              <w:sz w:val="24"/>
              <w:szCs w:val="24"/>
            </w:rPr>
          </w:rPrChange>
        </w:rPr>
        <w:pPrChange w:id="20105"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106" w:author="Dr Mamadou SANOGO" w:date="2023-10-25T17:56:00Z">
        <w:r w:rsidRPr="007A4AFC" w:rsidDel="00166699">
          <w:rPr>
            <w:rFonts w:asciiTheme="majorHAnsi" w:hAnsiTheme="majorHAnsi" w:cstheme="majorHAnsi"/>
            <w:bCs/>
            <w:color w:val="000000" w:themeColor="text1"/>
            <w:szCs w:val="24"/>
            <w:rPrChange w:id="20107" w:author="Dr Mamadou SANOGO" w:date="2023-10-25T18:15:00Z">
              <w:rPr>
                <w:rFonts w:asciiTheme="majorHAnsi" w:hAnsiTheme="majorHAnsi" w:cstheme="majorHAnsi"/>
                <w:bCs/>
                <w:szCs w:val="24"/>
              </w:rPr>
            </w:rPrChange>
          </w:rPr>
          <w:delText>Veille à faire évoluer la formation afin de mieux répondre aux évolutions du marché de l’emploi ;</w:delText>
        </w:r>
      </w:del>
    </w:p>
    <w:p w14:paraId="652788B7" w14:textId="274A053A" w:rsidR="004B7510" w:rsidRPr="007A4AFC" w:rsidDel="00166699" w:rsidRDefault="004B7510">
      <w:pPr>
        <w:pStyle w:val="Titre"/>
        <w:tabs>
          <w:tab w:val="num" w:pos="-4820"/>
        </w:tabs>
        <w:spacing w:line="276" w:lineRule="auto"/>
        <w:jc w:val="both"/>
        <w:rPr>
          <w:del w:id="20108" w:author="Dr Mamadou SANOGO" w:date="2023-10-25T17:56:00Z"/>
          <w:rFonts w:asciiTheme="majorHAnsi" w:hAnsiTheme="majorHAnsi" w:cstheme="majorHAnsi"/>
          <w:b w:val="0"/>
          <w:bCs/>
          <w:i w:val="0"/>
          <w:color w:val="000000" w:themeColor="text1"/>
          <w:sz w:val="24"/>
          <w:szCs w:val="24"/>
          <w:rPrChange w:id="20109" w:author="Dr Mamadou SANOGO" w:date="2023-10-25T18:15:00Z">
            <w:rPr>
              <w:del w:id="20110" w:author="Dr Mamadou SANOGO" w:date="2023-10-25T17:56:00Z"/>
              <w:rFonts w:asciiTheme="majorHAnsi" w:hAnsiTheme="majorHAnsi" w:cstheme="majorHAnsi"/>
              <w:b w:val="0"/>
              <w:bCs/>
              <w:i w:val="0"/>
              <w:sz w:val="24"/>
              <w:szCs w:val="24"/>
            </w:rPr>
          </w:rPrChange>
        </w:rPr>
        <w:pPrChange w:id="20111"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112" w:author="Dr Mamadou SANOGO" w:date="2023-10-25T17:56:00Z">
        <w:r w:rsidRPr="007A4AFC" w:rsidDel="00166699">
          <w:rPr>
            <w:rFonts w:asciiTheme="majorHAnsi" w:hAnsiTheme="majorHAnsi" w:cstheme="majorHAnsi"/>
            <w:bCs/>
            <w:color w:val="000000" w:themeColor="text1"/>
            <w:szCs w:val="24"/>
            <w:rPrChange w:id="20113" w:author="Dr Mamadou SANOGO" w:date="2023-10-25T18:15:00Z">
              <w:rPr>
                <w:rFonts w:asciiTheme="majorHAnsi" w:hAnsiTheme="majorHAnsi" w:cstheme="majorHAnsi"/>
                <w:bCs/>
                <w:szCs w:val="24"/>
              </w:rPr>
            </w:rPrChange>
          </w:rPr>
          <w:delText>Déclenche les demandes de (ré)habilitation du master</w:delText>
        </w:r>
      </w:del>
    </w:p>
    <w:p w14:paraId="38B4BE0E" w14:textId="603981B5" w:rsidR="004B7510" w:rsidRPr="007A4AFC" w:rsidDel="00166699" w:rsidRDefault="004B7510">
      <w:pPr>
        <w:pStyle w:val="Titre"/>
        <w:tabs>
          <w:tab w:val="num" w:pos="-4820"/>
        </w:tabs>
        <w:spacing w:line="276" w:lineRule="auto"/>
        <w:jc w:val="both"/>
        <w:rPr>
          <w:del w:id="20114" w:author="Dr Mamadou SANOGO" w:date="2023-10-25T17:56:00Z"/>
          <w:rFonts w:asciiTheme="majorHAnsi" w:hAnsiTheme="majorHAnsi" w:cstheme="majorHAnsi"/>
          <w:b w:val="0"/>
          <w:bCs/>
          <w:i w:val="0"/>
          <w:color w:val="000000" w:themeColor="text1"/>
          <w:sz w:val="24"/>
          <w:szCs w:val="24"/>
          <w:rPrChange w:id="20115" w:author="Dr Mamadou SANOGO" w:date="2023-10-25T18:15:00Z">
            <w:rPr>
              <w:del w:id="20116" w:author="Dr Mamadou SANOGO" w:date="2023-10-25T17:56:00Z"/>
              <w:rFonts w:asciiTheme="majorHAnsi" w:hAnsiTheme="majorHAnsi" w:cstheme="majorHAnsi"/>
              <w:b w:val="0"/>
              <w:bCs/>
              <w:i w:val="0"/>
              <w:sz w:val="24"/>
              <w:szCs w:val="24"/>
            </w:rPr>
          </w:rPrChange>
        </w:rPr>
        <w:pPrChange w:id="20117"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118" w:author="Dr Mamadou SANOGO" w:date="2023-10-25T17:56:00Z">
        <w:r w:rsidRPr="007A4AFC" w:rsidDel="00166699">
          <w:rPr>
            <w:rFonts w:asciiTheme="majorHAnsi" w:hAnsiTheme="majorHAnsi" w:cstheme="majorHAnsi"/>
            <w:bCs/>
            <w:color w:val="000000" w:themeColor="text1"/>
            <w:szCs w:val="24"/>
            <w:rPrChange w:id="20119" w:author="Dr Mamadou SANOGO" w:date="2023-10-25T18:15:00Z">
              <w:rPr>
                <w:rFonts w:asciiTheme="majorHAnsi" w:hAnsiTheme="majorHAnsi" w:cstheme="majorHAnsi"/>
                <w:bCs/>
                <w:szCs w:val="24"/>
              </w:rPr>
            </w:rPrChange>
          </w:rPr>
          <w:delText>Assure le contrôle du bon déroulement de la formation</w:delText>
        </w:r>
      </w:del>
    </w:p>
    <w:p w14:paraId="31722668" w14:textId="2BDC4A89" w:rsidR="004B7510" w:rsidRPr="007A4AFC" w:rsidDel="00166699" w:rsidRDefault="004B7510">
      <w:pPr>
        <w:pStyle w:val="Titre"/>
        <w:tabs>
          <w:tab w:val="num" w:pos="-4820"/>
        </w:tabs>
        <w:spacing w:line="276" w:lineRule="auto"/>
        <w:jc w:val="both"/>
        <w:rPr>
          <w:del w:id="20120" w:author="Dr Mamadou SANOGO" w:date="2023-10-25T17:56:00Z"/>
          <w:rFonts w:asciiTheme="majorHAnsi" w:hAnsiTheme="majorHAnsi" w:cstheme="majorHAnsi"/>
          <w:b w:val="0"/>
          <w:bCs/>
          <w:i w:val="0"/>
          <w:color w:val="000000" w:themeColor="text1"/>
          <w:sz w:val="24"/>
          <w:szCs w:val="24"/>
          <w:rPrChange w:id="20121" w:author="Dr Mamadou SANOGO" w:date="2023-10-25T18:15:00Z">
            <w:rPr>
              <w:del w:id="20122" w:author="Dr Mamadou SANOGO" w:date="2023-10-25T17:56:00Z"/>
              <w:rFonts w:asciiTheme="majorHAnsi" w:hAnsiTheme="majorHAnsi" w:cstheme="majorHAnsi"/>
              <w:b w:val="0"/>
              <w:bCs/>
              <w:i w:val="0"/>
              <w:sz w:val="24"/>
              <w:szCs w:val="24"/>
            </w:rPr>
          </w:rPrChange>
        </w:rPr>
        <w:pPrChange w:id="20123" w:author="Dr Mamadou SANOGO" w:date="2023-10-25T17:57:00Z">
          <w:pPr>
            <w:pStyle w:val="Titre"/>
            <w:numPr>
              <w:numId w:val="17"/>
            </w:numPr>
            <w:tabs>
              <w:tab w:val="clear" w:pos="0"/>
              <w:tab w:val="num" w:pos="-66"/>
              <w:tab w:val="num" w:pos="1080"/>
            </w:tabs>
            <w:suppressAutoHyphens w:val="0"/>
            <w:autoSpaceDE w:val="0"/>
            <w:autoSpaceDN w:val="0"/>
            <w:spacing w:line="276" w:lineRule="auto"/>
            <w:ind w:left="360" w:hanging="360"/>
            <w:jc w:val="both"/>
          </w:pPr>
        </w:pPrChange>
      </w:pPr>
      <w:del w:id="20124" w:author="Dr Mamadou SANOGO" w:date="2023-10-25T17:56:00Z">
        <w:r w:rsidRPr="007A4AFC" w:rsidDel="00166699">
          <w:rPr>
            <w:rFonts w:asciiTheme="majorHAnsi" w:hAnsiTheme="majorHAnsi" w:cstheme="majorHAnsi"/>
            <w:bCs/>
            <w:color w:val="000000" w:themeColor="text1"/>
            <w:szCs w:val="24"/>
            <w:rPrChange w:id="20125" w:author="Dr Mamadou SANOGO" w:date="2023-10-25T18:15:00Z">
              <w:rPr>
                <w:rFonts w:asciiTheme="majorHAnsi" w:hAnsiTheme="majorHAnsi" w:cstheme="majorHAnsi"/>
                <w:bCs/>
                <w:szCs w:val="24"/>
              </w:rPr>
            </w:rPrChange>
          </w:rPr>
          <w:delText>Recueille et exploite les statistiques d’activité et d’insertion des étudiants en vue d’élaborer le rapport annuel d’activité</w:delText>
        </w:r>
      </w:del>
    </w:p>
    <w:p w14:paraId="5F54D24B" w14:textId="7FDC385A" w:rsidR="004B7510" w:rsidRPr="007A4AFC" w:rsidDel="00166699" w:rsidRDefault="004B7510">
      <w:pPr>
        <w:pStyle w:val="Titre"/>
        <w:tabs>
          <w:tab w:val="num" w:pos="-4820"/>
        </w:tabs>
        <w:spacing w:line="276" w:lineRule="auto"/>
        <w:jc w:val="both"/>
        <w:rPr>
          <w:del w:id="20126" w:author="Dr Mamadou SANOGO" w:date="2023-10-25T17:56:00Z"/>
          <w:rFonts w:asciiTheme="majorHAnsi" w:hAnsiTheme="majorHAnsi" w:cstheme="majorHAnsi"/>
          <w:bCs/>
          <w:color w:val="000000" w:themeColor="text1"/>
          <w:sz w:val="24"/>
          <w:szCs w:val="24"/>
          <w:rPrChange w:id="20127" w:author="Dr Mamadou SANOGO" w:date="2023-10-25T18:15:00Z">
            <w:rPr>
              <w:del w:id="20128" w:author="Dr Mamadou SANOGO" w:date="2023-10-25T17:56:00Z"/>
              <w:rFonts w:asciiTheme="majorHAnsi" w:hAnsiTheme="majorHAnsi" w:cstheme="majorHAnsi"/>
              <w:bCs/>
              <w:sz w:val="24"/>
              <w:szCs w:val="24"/>
            </w:rPr>
          </w:rPrChange>
        </w:rPr>
        <w:pPrChange w:id="20129" w:author="Dr Mamadou SANOGO" w:date="2023-10-25T17:57:00Z">
          <w:pPr>
            <w:pStyle w:val="Titre"/>
            <w:spacing w:line="276" w:lineRule="auto"/>
            <w:jc w:val="both"/>
          </w:pPr>
        </w:pPrChange>
      </w:pPr>
      <w:del w:id="20130" w:author="Dr Mamadou SANOGO" w:date="2023-10-25T17:56:00Z">
        <w:r w:rsidRPr="007A4AFC" w:rsidDel="00166699">
          <w:rPr>
            <w:rFonts w:asciiTheme="majorHAnsi" w:hAnsiTheme="majorHAnsi" w:cstheme="majorHAnsi"/>
            <w:b w:val="0"/>
            <w:bCs/>
            <w:iCs/>
            <w:color w:val="000000" w:themeColor="text1"/>
            <w:szCs w:val="24"/>
            <w:rPrChange w:id="20131" w:author="Dr Mamadou SANOGO" w:date="2023-10-25T18:15:00Z">
              <w:rPr>
                <w:rFonts w:asciiTheme="majorHAnsi" w:hAnsiTheme="majorHAnsi" w:cstheme="majorHAnsi"/>
                <w:b w:val="0"/>
                <w:bCs/>
                <w:iCs/>
                <w:szCs w:val="24"/>
              </w:rPr>
            </w:rPrChange>
          </w:rPr>
          <w:delText>Organisation</w:delText>
        </w:r>
        <w:r w:rsidRPr="007A4AFC" w:rsidDel="00166699">
          <w:rPr>
            <w:rFonts w:asciiTheme="majorHAnsi" w:hAnsiTheme="majorHAnsi" w:cstheme="majorHAnsi"/>
            <w:b w:val="0"/>
            <w:bCs/>
            <w:i w:val="0"/>
            <w:color w:val="000000" w:themeColor="text1"/>
            <w:szCs w:val="24"/>
            <w:rPrChange w:id="20132" w:author="Dr Mamadou SANOGO" w:date="2023-10-25T18:15:00Z">
              <w:rPr>
                <w:rFonts w:asciiTheme="majorHAnsi" w:hAnsiTheme="majorHAnsi" w:cstheme="majorHAnsi"/>
                <w:b w:val="0"/>
                <w:bCs/>
                <w:i w:val="0"/>
                <w:szCs w:val="24"/>
              </w:rPr>
            </w:rPrChange>
          </w:rPr>
          <w:delText xml:space="preserve"> : </w:delText>
        </w:r>
      </w:del>
    </w:p>
    <w:p w14:paraId="68CE9342" w14:textId="02434060" w:rsidR="00CA033A" w:rsidRPr="007A4AFC" w:rsidDel="00166699" w:rsidRDefault="004B7510">
      <w:pPr>
        <w:pStyle w:val="Titre"/>
        <w:tabs>
          <w:tab w:val="num" w:pos="-4820"/>
        </w:tabs>
        <w:spacing w:line="276" w:lineRule="auto"/>
        <w:jc w:val="both"/>
        <w:rPr>
          <w:del w:id="20133" w:author="Dr Mamadou SANOGO" w:date="2023-10-25T17:56:00Z"/>
          <w:rFonts w:asciiTheme="majorHAnsi" w:hAnsiTheme="majorHAnsi" w:cstheme="majorHAnsi"/>
          <w:bCs/>
          <w:color w:val="000000" w:themeColor="text1"/>
          <w:szCs w:val="24"/>
          <w:u w:val="single"/>
          <w:rPrChange w:id="20134" w:author="Dr Mamadou SANOGO" w:date="2023-10-25T18:15:00Z">
            <w:rPr>
              <w:del w:id="20135" w:author="Dr Mamadou SANOGO" w:date="2023-10-25T17:56:00Z"/>
              <w:rFonts w:asciiTheme="majorHAnsi" w:hAnsiTheme="majorHAnsi" w:cstheme="majorHAnsi"/>
              <w:bCs/>
              <w:szCs w:val="24"/>
              <w:u w:val="single"/>
            </w:rPr>
          </w:rPrChange>
        </w:rPr>
        <w:pPrChange w:id="20136" w:author="Dr Mamadou SANOGO" w:date="2023-10-25T17:57:00Z">
          <w:pPr>
            <w:tabs>
              <w:tab w:val="left" w:pos="567"/>
              <w:tab w:val="left" w:pos="1276"/>
              <w:tab w:val="left" w:pos="2127"/>
            </w:tabs>
            <w:spacing w:before="100"/>
          </w:pPr>
        </w:pPrChange>
      </w:pPr>
      <w:del w:id="20137" w:author="Dr Mamadou SANOGO" w:date="2023-10-25T17:56:00Z">
        <w:r w:rsidRPr="007A4AFC" w:rsidDel="00166699">
          <w:rPr>
            <w:rFonts w:asciiTheme="majorHAnsi" w:hAnsiTheme="majorHAnsi" w:cstheme="majorHAnsi"/>
            <w:bCs/>
            <w:color w:val="000000" w:themeColor="text1"/>
            <w:szCs w:val="24"/>
            <w:rPrChange w:id="20138" w:author="Dr Mamadou SANOGO" w:date="2023-10-25T18:15:00Z">
              <w:rPr>
                <w:rFonts w:asciiTheme="majorHAnsi" w:hAnsiTheme="majorHAnsi" w:cstheme="majorHAnsi"/>
                <w:bCs/>
                <w:szCs w:val="24"/>
              </w:rPr>
            </w:rPrChange>
          </w:rPr>
          <w:delText>Le Conseil de perfectionnement se réunit au moins trois (03) fois dans l’année, avant la fin de chaque semestre. Un relevé de conclusions est rédigé à l’issue de chaque réunion.</w:delText>
        </w:r>
      </w:del>
    </w:p>
    <w:p w14:paraId="236B6471" w14:textId="69094890" w:rsidR="00CA033A" w:rsidRPr="007A4AFC" w:rsidDel="00166699" w:rsidRDefault="00CA033A">
      <w:pPr>
        <w:pStyle w:val="Titre"/>
        <w:tabs>
          <w:tab w:val="num" w:pos="-4820"/>
        </w:tabs>
        <w:spacing w:line="276" w:lineRule="auto"/>
        <w:jc w:val="both"/>
        <w:rPr>
          <w:del w:id="20139" w:author="Dr Mamadou SANOGO" w:date="2023-10-25T17:56:00Z"/>
          <w:rFonts w:ascii="Arial" w:hAnsi="Arial" w:cs="Arial"/>
          <w:bCs/>
          <w:color w:val="000000" w:themeColor="text1"/>
          <w:szCs w:val="24"/>
          <w:u w:val="single"/>
          <w:rPrChange w:id="20140" w:author="Dr Mamadou SANOGO" w:date="2023-10-25T18:15:00Z">
            <w:rPr>
              <w:del w:id="20141" w:author="Dr Mamadou SANOGO" w:date="2023-10-25T17:56:00Z"/>
              <w:rFonts w:ascii="Arial" w:hAnsi="Arial" w:cs="Arial"/>
              <w:bCs/>
              <w:szCs w:val="24"/>
              <w:u w:val="single"/>
            </w:rPr>
          </w:rPrChange>
        </w:rPr>
        <w:pPrChange w:id="20142" w:author="Dr Mamadou SANOGO" w:date="2023-10-25T17:57:00Z">
          <w:pPr>
            <w:spacing w:line="240" w:lineRule="auto"/>
          </w:pPr>
        </w:pPrChange>
      </w:pPr>
    </w:p>
    <w:p w14:paraId="71239DB3" w14:textId="2431A42B" w:rsidR="0046050D" w:rsidRPr="007A4AFC" w:rsidDel="00166699" w:rsidRDefault="0046050D">
      <w:pPr>
        <w:pStyle w:val="Titre"/>
        <w:tabs>
          <w:tab w:val="num" w:pos="-4820"/>
        </w:tabs>
        <w:spacing w:line="276" w:lineRule="auto"/>
        <w:jc w:val="both"/>
        <w:rPr>
          <w:del w:id="20143" w:author="Dr Mamadou SANOGO" w:date="2023-10-25T17:56:00Z"/>
          <w:rFonts w:ascii="Arial" w:hAnsi="Arial" w:cs="Arial"/>
          <w:bCs/>
          <w:color w:val="000000" w:themeColor="text1"/>
          <w:szCs w:val="24"/>
          <w:u w:val="single"/>
          <w:rPrChange w:id="20144" w:author="Dr Mamadou SANOGO" w:date="2023-10-25T18:15:00Z">
            <w:rPr>
              <w:del w:id="20145" w:author="Dr Mamadou SANOGO" w:date="2023-10-25T17:56:00Z"/>
              <w:rFonts w:ascii="Arial" w:hAnsi="Arial" w:cs="Arial"/>
              <w:bCs/>
              <w:szCs w:val="24"/>
              <w:u w:val="single"/>
            </w:rPr>
          </w:rPrChange>
        </w:rPr>
        <w:pPrChange w:id="20146" w:author="Dr Mamadou SANOGO" w:date="2023-10-25T17:57:00Z">
          <w:pPr>
            <w:tabs>
              <w:tab w:val="left" w:pos="567"/>
              <w:tab w:val="left" w:pos="1276"/>
              <w:tab w:val="left" w:pos="2127"/>
            </w:tabs>
            <w:spacing w:before="100"/>
          </w:pPr>
        </w:pPrChange>
      </w:pPr>
    </w:p>
    <w:p w14:paraId="11019CF3" w14:textId="1F73C6A9" w:rsidR="0046050D" w:rsidRPr="007A4AFC" w:rsidDel="00166699" w:rsidRDefault="0046050D">
      <w:pPr>
        <w:pStyle w:val="Titre"/>
        <w:tabs>
          <w:tab w:val="num" w:pos="-4820"/>
        </w:tabs>
        <w:spacing w:line="276" w:lineRule="auto"/>
        <w:jc w:val="both"/>
        <w:rPr>
          <w:del w:id="20147" w:author="Dr Mamadou SANOGO" w:date="2023-10-25T17:56:00Z"/>
          <w:color w:val="000000" w:themeColor="text1"/>
          <w:szCs w:val="24"/>
          <w:lang w:val="fr-ML"/>
          <w:rPrChange w:id="20148" w:author="Dr Mamadou SANOGO" w:date="2023-10-25T18:15:00Z">
            <w:rPr>
              <w:del w:id="20149" w:author="Dr Mamadou SANOGO" w:date="2023-10-25T17:56:00Z"/>
              <w:color w:val="365E90"/>
              <w:szCs w:val="24"/>
              <w:lang w:val="fr-ML"/>
            </w:rPr>
          </w:rPrChange>
        </w:rPr>
        <w:pPrChange w:id="20150" w:author="Dr Mamadou SANOGO" w:date="2023-10-25T17:57:00Z">
          <w:pPr>
            <w:ind w:left="101"/>
          </w:pPr>
        </w:pPrChange>
      </w:pPr>
    </w:p>
    <w:p w14:paraId="05EEC6FC" w14:textId="37990E59" w:rsidR="0046050D" w:rsidRPr="007A4AFC" w:rsidDel="00166699" w:rsidRDefault="0046050D">
      <w:pPr>
        <w:pStyle w:val="Titre"/>
        <w:tabs>
          <w:tab w:val="num" w:pos="-4820"/>
        </w:tabs>
        <w:spacing w:line="276" w:lineRule="auto"/>
        <w:jc w:val="both"/>
        <w:rPr>
          <w:del w:id="20151" w:author="Dr Mamadou SANOGO" w:date="2023-10-25T17:56:00Z"/>
          <w:color w:val="000000" w:themeColor="text1"/>
          <w:szCs w:val="24"/>
          <w:lang w:val="fr-ML"/>
          <w:rPrChange w:id="20152" w:author="Dr Mamadou SANOGO" w:date="2023-10-25T18:15:00Z">
            <w:rPr>
              <w:del w:id="20153" w:author="Dr Mamadou SANOGO" w:date="2023-10-25T17:56:00Z"/>
              <w:color w:val="365E90"/>
              <w:szCs w:val="24"/>
              <w:lang w:val="fr-ML"/>
            </w:rPr>
          </w:rPrChange>
        </w:rPr>
        <w:pPrChange w:id="20154" w:author="Dr Mamadou SANOGO" w:date="2023-10-25T17:57:00Z">
          <w:pPr>
            <w:ind w:left="101"/>
          </w:pPr>
        </w:pPrChange>
      </w:pPr>
    </w:p>
    <w:p w14:paraId="34546792" w14:textId="05C834B7" w:rsidR="0046050D" w:rsidRPr="007A4AFC" w:rsidDel="00166699" w:rsidRDefault="0046050D">
      <w:pPr>
        <w:pStyle w:val="Titre"/>
        <w:tabs>
          <w:tab w:val="num" w:pos="-4820"/>
        </w:tabs>
        <w:spacing w:line="276" w:lineRule="auto"/>
        <w:jc w:val="both"/>
        <w:rPr>
          <w:del w:id="20155" w:author="Dr Mamadou SANOGO" w:date="2023-10-25T17:56:00Z"/>
          <w:color w:val="000000" w:themeColor="text1"/>
          <w:szCs w:val="24"/>
          <w:lang w:val="fr-ML"/>
          <w:rPrChange w:id="20156" w:author="Dr Mamadou SANOGO" w:date="2023-10-25T18:15:00Z">
            <w:rPr>
              <w:del w:id="20157" w:author="Dr Mamadou SANOGO" w:date="2023-10-25T17:56:00Z"/>
              <w:color w:val="365E90"/>
              <w:szCs w:val="24"/>
              <w:lang w:val="fr-ML"/>
            </w:rPr>
          </w:rPrChange>
        </w:rPr>
        <w:pPrChange w:id="20158" w:author="Dr Mamadou SANOGO" w:date="2023-10-25T17:57:00Z">
          <w:pPr>
            <w:spacing w:line="240" w:lineRule="auto"/>
            <w:ind w:left="102"/>
          </w:pPr>
        </w:pPrChange>
      </w:pPr>
    </w:p>
    <w:p w14:paraId="1D49C040" w14:textId="6C9B15C9" w:rsidR="004B7510" w:rsidRPr="007A4AFC" w:rsidDel="00166699" w:rsidRDefault="004B7510">
      <w:pPr>
        <w:pStyle w:val="Titre"/>
        <w:tabs>
          <w:tab w:val="num" w:pos="-4820"/>
        </w:tabs>
        <w:spacing w:line="276" w:lineRule="auto"/>
        <w:jc w:val="both"/>
        <w:rPr>
          <w:del w:id="20159" w:author="Dr Mamadou SANOGO" w:date="2023-10-25T17:56:00Z"/>
          <w:color w:val="000000" w:themeColor="text1"/>
          <w:szCs w:val="24"/>
          <w:lang w:val="fr-ML"/>
          <w:rPrChange w:id="20160" w:author="Dr Mamadou SANOGO" w:date="2023-10-25T18:15:00Z">
            <w:rPr>
              <w:del w:id="20161" w:author="Dr Mamadou SANOGO" w:date="2023-10-25T17:56:00Z"/>
              <w:color w:val="365E90"/>
              <w:szCs w:val="24"/>
              <w:lang w:val="fr-ML"/>
            </w:rPr>
          </w:rPrChange>
        </w:rPr>
        <w:pPrChange w:id="20162" w:author="Dr Mamadou SANOGO" w:date="2023-10-25T17:57:00Z">
          <w:pPr>
            <w:spacing w:line="240" w:lineRule="auto"/>
            <w:ind w:left="102"/>
          </w:pPr>
        </w:pPrChange>
      </w:pPr>
    </w:p>
    <w:p w14:paraId="0A206F6A" w14:textId="149FC0E6" w:rsidR="004B7510" w:rsidRPr="007A4AFC" w:rsidDel="00166699" w:rsidRDefault="004B7510">
      <w:pPr>
        <w:pStyle w:val="Titre"/>
        <w:tabs>
          <w:tab w:val="num" w:pos="-4820"/>
        </w:tabs>
        <w:spacing w:line="276" w:lineRule="auto"/>
        <w:jc w:val="both"/>
        <w:rPr>
          <w:del w:id="20163" w:author="Dr Mamadou SANOGO" w:date="2023-10-25T17:56:00Z"/>
          <w:color w:val="000000" w:themeColor="text1"/>
          <w:szCs w:val="24"/>
          <w:lang w:val="fr-ML"/>
          <w:rPrChange w:id="20164" w:author="Dr Mamadou SANOGO" w:date="2023-10-25T18:15:00Z">
            <w:rPr>
              <w:del w:id="20165" w:author="Dr Mamadou SANOGO" w:date="2023-10-25T17:56:00Z"/>
              <w:color w:val="365E90"/>
              <w:szCs w:val="24"/>
              <w:lang w:val="fr-ML"/>
            </w:rPr>
          </w:rPrChange>
        </w:rPr>
        <w:pPrChange w:id="20166" w:author="Dr Mamadou SANOGO" w:date="2023-10-25T17:57:00Z">
          <w:pPr>
            <w:spacing w:line="240" w:lineRule="auto"/>
            <w:ind w:left="102"/>
          </w:pPr>
        </w:pPrChange>
      </w:pPr>
    </w:p>
    <w:p w14:paraId="6460C2D5" w14:textId="4FB7FB37" w:rsidR="004B7510" w:rsidRPr="007A4AFC" w:rsidDel="00166699" w:rsidRDefault="004B7510">
      <w:pPr>
        <w:pStyle w:val="Titre"/>
        <w:tabs>
          <w:tab w:val="num" w:pos="-4820"/>
        </w:tabs>
        <w:spacing w:line="276" w:lineRule="auto"/>
        <w:jc w:val="both"/>
        <w:rPr>
          <w:del w:id="20167" w:author="Dr Mamadou SANOGO" w:date="2023-10-25T17:56:00Z"/>
          <w:color w:val="000000" w:themeColor="text1"/>
          <w:szCs w:val="24"/>
          <w:lang w:val="fr-ML"/>
          <w:rPrChange w:id="20168" w:author="Dr Mamadou SANOGO" w:date="2023-10-25T18:15:00Z">
            <w:rPr>
              <w:del w:id="20169" w:author="Dr Mamadou SANOGO" w:date="2023-10-25T17:56:00Z"/>
              <w:color w:val="365E90"/>
              <w:szCs w:val="24"/>
              <w:lang w:val="fr-ML"/>
            </w:rPr>
          </w:rPrChange>
        </w:rPr>
        <w:pPrChange w:id="20170" w:author="Dr Mamadou SANOGO" w:date="2023-10-25T17:57:00Z">
          <w:pPr>
            <w:spacing w:line="240" w:lineRule="auto"/>
            <w:ind w:left="102"/>
          </w:pPr>
        </w:pPrChange>
      </w:pPr>
    </w:p>
    <w:p w14:paraId="19F27286" w14:textId="602D47A4" w:rsidR="004B7510" w:rsidRPr="007A4AFC" w:rsidDel="00166699" w:rsidRDefault="004B7510">
      <w:pPr>
        <w:pStyle w:val="Titre"/>
        <w:tabs>
          <w:tab w:val="num" w:pos="-4820"/>
        </w:tabs>
        <w:spacing w:line="276" w:lineRule="auto"/>
        <w:jc w:val="both"/>
        <w:rPr>
          <w:del w:id="20171" w:author="Dr Mamadou SANOGO" w:date="2023-10-25T17:56:00Z"/>
          <w:color w:val="000000" w:themeColor="text1"/>
          <w:szCs w:val="24"/>
          <w:lang w:val="fr-ML"/>
          <w:rPrChange w:id="20172" w:author="Dr Mamadou SANOGO" w:date="2023-10-25T18:15:00Z">
            <w:rPr>
              <w:del w:id="20173" w:author="Dr Mamadou SANOGO" w:date="2023-10-25T17:56:00Z"/>
              <w:color w:val="365E90"/>
              <w:szCs w:val="24"/>
              <w:lang w:val="fr-ML"/>
            </w:rPr>
          </w:rPrChange>
        </w:rPr>
        <w:pPrChange w:id="20174" w:author="Dr Mamadou SANOGO" w:date="2023-10-25T17:57:00Z">
          <w:pPr>
            <w:spacing w:line="240" w:lineRule="auto"/>
            <w:ind w:left="102"/>
          </w:pPr>
        </w:pPrChange>
      </w:pPr>
    </w:p>
    <w:p w14:paraId="34FA0607" w14:textId="4422568A" w:rsidR="004B7510" w:rsidRPr="007A4AFC" w:rsidDel="00166699" w:rsidRDefault="004B7510">
      <w:pPr>
        <w:pStyle w:val="Titre"/>
        <w:tabs>
          <w:tab w:val="num" w:pos="-4820"/>
        </w:tabs>
        <w:spacing w:line="276" w:lineRule="auto"/>
        <w:jc w:val="both"/>
        <w:rPr>
          <w:del w:id="20175" w:author="Dr Mamadou SANOGO" w:date="2023-10-25T17:56:00Z"/>
          <w:color w:val="000000" w:themeColor="text1"/>
          <w:szCs w:val="24"/>
          <w:lang w:val="fr-ML"/>
          <w:rPrChange w:id="20176" w:author="Dr Mamadou SANOGO" w:date="2023-10-25T18:15:00Z">
            <w:rPr>
              <w:del w:id="20177" w:author="Dr Mamadou SANOGO" w:date="2023-10-25T17:56:00Z"/>
              <w:color w:val="365E90"/>
              <w:szCs w:val="24"/>
              <w:lang w:val="fr-ML"/>
            </w:rPr>
          </w:rPrChange>
        </w:rPr>
        <w:pPrChange w:id="20178" w:author="Dr Mamadou SANOGO" w:date="2023-10-25T17:57:00Z">
          <w:pPr>
            <w:spacing w:line="240" w:lineRule="auto"/>
            <w:ind w:left="102"/>
          </w:pPr>
        </w:pPrChange>
      </w:pPr>
    </w:p>
    <w:p w14:paraId="38C0A90F" w14:textId="745EBE8D" w:rsidR="004B7510" w:rsidRPr="007A4AFC" w:rsidDel="00166699" w:rsidRDefault="004B7510">
      <w:pPr>
        <w:pStyle w:val="Titre"/>
        <w:tabs>
          <w:tab w:val="num" w:pos="-4820"/>
        </w:tabs>
        <w:spacing w:line="276" w:lineRule="auto"/>
        <w:jc w:val="both"/>
        <w:rPr>
          <w:del w:id="20179" w:author="Dr Mamadou SANOGO" w:date="2023-10-25T17:56:00Z"/>
          <w:color w:val="000000" w:themeColor="text1"/>
          <w:szCs w:val="24"/>
          <w:lang w:val="fr-ML"/>
          <w:rPrChange w:id="20180" w:author="Dr Mamadou SANOGO" w:date="2023-10-25T18:15:00Z">
            <w:rPr>
              <w:del w:id="20181" w:author="Dr Mamadou SANOGO" w:date="2023-10-25T17:56:00Z"/>
              <w:color w:val="365E90"/>
              <w:szCs w:val="24"/>
              <w:lang w:val="fr-ML"/>
            </w:rPr>
          </w:rPrChange>
        </w:rPr>
        <w:pPrChange w:id="20182" w:author="Dr Mamadou SANOGO" w:date="2023-10-25T17:57:00Z">
          <w:pPr>
            <w:spacing w:line="240" w:lineRule="auto"/>
            <w:ind w:left="102"/>
          </w:pPr>
        </w:pPrChange>
      </w:pPr>
    </w:p>
    <w:p w14:paraId="4F5E2800" w14:textId="71C11FEE" w:rsidR="004B7510" w:rsidRPr="007A4AFC" w:rsidDel="00166699" w:rsidRDefault="004B7510">
      <w:pPr>
        <w:pStyle w:val="Titre"/>
        <w:tabs>
          <w:tab w:val="num" w:pos="-4820"/>
        </w:tabs>
        <w:spacing w:line="276" w:lineRule="auto"/>
        <w:jc w:val="both"/>
        <w:rPr>
          <w:del w:id="20183" w:author="Dr Mamadou SANOGO" w:date="2023-10-25T17:56:00Z"/>
          <w:color w:val="000000" w:themeColor="text1"/>
          <w:szCs w:val="24"/>
          <w:lang w:val="fr-ML"/>
          <w:rPrChange w:id="20184" w:author="Dr Mamadou SANOGO" w:date="2023-10-25T18:15:00Z">
            <w:rPr>
              <w:del w:id="20185" w:author="Dr Mamadou SANOGO" w:date="2023-10-25T17:56:00Z"/>
              <w:color w:val="365E90"/>
              <w:szCs w:val="24"/>
              <w:lang w:val="fr-ML"/>
            </w:rPr>
          </w:rPrChange>
        </w:rPr>
        <w:pPrChange w:id="20186" w:author="Dr Mamadou SANOGO" w:date="2023-10-25T17:57:00Z">
          <w:pPr>
            <w:spacing w:line="240" w:lineRule="auto"/>
            <w:ind w:left="102"/>
          </w:pPr>
        </w:pPrChange>
      </w:pPr>
    </w:p>
    <w:p w14:paraId="30BC45DB" w14:textId="18F2DF48" w:rsidR="004B7510" w:rsidRPr="007A4AFC" w:rsidDel="00166699" w:rsidRDefault="004B7510">
      <w:pPr>
        <w:pStyle w:val="Titre"/>
        <w:tabs>
          <w:tab w:val="num" w:pos="-4820"/>
        </w:tabs>
        <w:spacing w:line="276" w:lineRule="auto"/>
        <w:jc w:val="both"/>
        <w:rPr>
          <w:del w:id="20187" w:author="Dr Mamadou SANOGO" w:date="2023-10-25T17:56:00Z"/>
          <w:color w:val="000000" w:themeColor="text1"/>
          <w:szCs w:val="24"/>
          <w:lang w:val="fr-ML"/>
          <w:rPrChange w:id="20188" w:author="Dr Mamadou SANOGO" w:date="2023-10-25T18:15:00Z">
            <w:rPr>
              <w:del w:id="20189" w:author="Dr Mamadou SANOGO" w:date="2023-10-25T17:56:00Z"/>
              <w:color w:val="365E90"/>
              <w:szCs w:val="24"/>
              <w:lang w:val="fr-ML"/>
            </w:rPr>
          </w:rPrChange>
        </w:rPr>
        <w:pPrChange w:id="20190" w:author="Dr Mamadou SANOGO" w:date="2023-10-25T17:57:00Z">
          <w:pPr>
            <w:spacing w:line="240" w:lineRule="auto"/>
            <w:ind w:left="102"/>
          </w:pPr>
        </w:pPrChange>
      </w:pPr>
    </w:p>
    <w:p w14:paraId="40F433F3" w14:textId="386C7D56" w:rsidR="004B7510" w:rsidRPr="007A4AFC" w:rsidDel="00166699" w:rsidRDefault="004B7510">
      <w:pPr>
        <w:pStyle w:val="Titre"/>
        <w:tabs>
          <w:tab w:val="num" w:pos="-4820"/>
        </w:tabs>
        <w:spacing w:line="276" w:lineRule="auto"/>
        <w:jc w:val="both"/>
        <w:rPr>
          <w:del w:id="20191" w:author="Dr Mamadou SANOGO" w:date="2023-10-25T17:56:00Z"/>
          <w:color w:val="000000" w:themeColor="text1"/>
          <w:szCs w:val="24"/>
          <w:lang w:val="fr-ML"/>
          <w:rPrChange w:id="20192" w:author="Dr Mamadou SANOGO" w:date="2023-10-25T18:15:00Z">
            <w:rPr>
              <w:del w:id="20193" w:author="Dr Mamadou SANOGO" w:date="2023-10-25T17:56:00Z"/>
              <w:color w:val="365E90"/>
              <w:szCs w:val="24"/>
              <w:lang w:val="fr-ML"/>
            </w:rPr>
          </w:rPrChange>
        </w:rPr>
        <w:pPrChange w:id="20194" w:author="Dr Mamadou SANOGO" w:date="2023-10-25T17:57:00Z">
          <w:pPr>
            <w:spacing w:line="240" w:lineRule="auto"/>
            <w:ind w:left="102"/>
          </w:pPr>
        </w:pPrChange>
      </w:pPr>
    </w:p>
    <w:p w14:paraId="294D0892" w14:textId="35111E37" w:rsidR="004B7510" w:rsidRPr="007A4AFC" w:rsidDel="00166699" w:rsidRDefault="004B7510">
      <w:pPr>
        <w:pStyle w:val="Titre"/>
        <w:tabs>
          <w:tab w:val="num" w:pos="-4820"/>
        </w:tabs>
        <w:spacing w:line="276" w:lineRule="auto"/>
        <w:jc w:val="both"/>
        <w:rPr>
          <w:del w:id="20195" w:author="Dr Mamadou SANOGO" w:date="2023-10-25T17:56:00Z"/>
          <w:color w:val="000000" w:themeColor="text1"/>
          <w:szCs w:val="24"/>
          <w:lang w:val="fr-ML"/>
          <w:rPrChange w:id="20196" w:author="Dr Mamadou SANOGO" w:date="2023-10-25T18:15:00Z">
            <w:rPr>
              <w:del w:id="20197" w:author="Dr Mamadou SANOGO" w:date="2023-10-25T17:56:00Z"/>
              <w:color w:val="365E90"/>
              <w:szCs w:val="24"/>
              <w:lang w:val="fr-ML"/>
            </w:rPr>
          </w:rPrChange>
        </w:rPr>
        <w:pPrChange w:id="20198" w:author="Dr Mamadou SANOGO" w:date="2023-10-25T17:57:00Z">
          <w:pPr>
            <w:spacing w:line="240" w:lineRule="auto"/>
            <w:ind w:left="102"/>
          </w:pPr>
        </w:pPrChange>
      </w:pPr>
    </w:p>
    <w:p w14:paraId="29576A8D" w14:textId="6CC0F2E1" w:rsidR="004B7510" w:rsidRPr="007A4AFC" w:rsidDel="00166699" w:rsidRDefault="004B7510">
      <w:pPr>
        <w:pStyle w:val="Titre"/>
        <w:tabs>
          <w:tab w:val="num" w:pos="-4820"/>
        </w:tabs>
        <w:spacing w:line="276" w:lineRule="auto"/>
        <w:jc w:val="both"/>
        <w:rPr>
          <w:del w:id="20199" w:author="Dr Mamadou SANOGO" w:date="2023-10-25T17:56:00Z"/>
          <w:color w:val="000000" w:themeColor="text1"/>
          <w:szCs w:val="24"/>
          <w:lang w:val="fr-ML"/>
          <w:rPrChange w:id="20200" w:author="Dr Mamadou SANOGO" w:date="2023-10-25T18:15:00Z">
            <w:rPr>
              <w:del w:id="20201" w:author="Dr Mamadou SANOGO" w:date="2023-10-25T17:56:00Z"/>
              <w:color w:val="365E90"/>
              <w:szCs w:val="24"/>
              <w:lang w:val="fr-ML"/>
            </w:rPr>
          </w:rPrChange>
        </w:rPr>
        <w:pPrChange w:id="20202" w:author="Dr Mamadou SANOGO" w:date="2023-10-25T17:57:00Z">
          <w:pPr>
            <w:spacing w:line="240" w:lineRule="auto"/>
            <w:ind w:left="102"/>
          </w:pPr>
        </w:pPrChange>
      </w:pPr>
    </w:p>
    <w:p w14:paraId="25162475" w14:textId="413285D8" w:rsidR="0046050D" w:rsidRPr="007A4AFC" w:rsidDel="00166699" w:rsidRDefault="0046050D">
      <w:pPr>
        <w:pStyle w:val="Titre"/>
        <w:tabs>
          <w:tab w:val="num" w:pos="-4820"/>
        </w:tabs>
        <w:spacing w:line="276" w:lineRule="auto"/>
        <w:jc w:val="both"/>
        <w:rPr>
          <w:del w:id="20203" w:author="Dr Mamadou SANOGO" w:date="2023-10-25T17:56:00Z"/>
          <w:color w:val="000000" w:themeColor="text1"/>
          <w:szCs w:val="24"/>
          <w:lang w:val="fr-ML"/>
          <w:rPrChange w:id="20204" w:author="Dr Mamadou SANOGO" w:date="2023-10-25T18:15:00Z">
            <w:rPr>
              <w:del w:id="20205" w:author="Dr Mamadou SANOGO" w:date="2023-10-25T17:56:00Z"/>
              <w:color w:val="365E90"/>
              <w:szCs w:val="24"/>
              <w:lang w:val="fr-ML"/>
            </w:rPr>
          </w:rPrChange>
        </w:rPr>
        <w:pPrChange w:id="20206" w:author="Dr Mamadou SANOGO" w:date="2023-10-25T17:57:00Z">
          <w:pPr>
            <w:spacing w:line="240" w:lineRule="auto"/>
            <w:ind w:left="102"/>
          </w:pPr>
        </w:pPrChange>
      </w:pPr>
    </w:p>
    <w:p w14:paraId="5D815CDE" w14:textId="4A457CB8" w:rsidR="0046050D" w:rsidRPr="007A4AFC" w:rsidDel="00166699" w:rsidRDefault="0046050D">
      <w:pPr>
        <w:pStyle w:val="Titre"/>
        <w:tabs>
          <w:tab w:val="num" w:pos="-4820"/>
        </w:tabs>
        <w:spacing w:line="276" w:lineRule="auto"/>
        <w:jc w:val="both"/>
        <w:rPr>
          <w:del w:id="20207" w:author="Dr Mamadou SANOGO" w:date="2023-10-25T17:56:00Z"/>
          <w:color w:val="000000" w:themeColor="text1"/>
          <w:szCs w:val="24"/>
          <w:lang w:val="fr-ML"/>
          <w:rPrChange w:id="20208" w:author="Dr Mamadou SANOGO" w:date="2023-10-25T18:15:00Z">
            <w:rPr>
              <w:del w:id="20209" w:author="Dr Mamadou SANOGO" w:date="2023-10-25T17:56:00Z"/>
              <w:color w:val="365E90"/>
              <w:szCs w:val="24"/>
              <w:lang w:val="fr-ML"/>
            </w:rPr>
          </w:rPrChange>
        </w:rPr>
        <w:pPrChange w:id="20210" w:author="Dr Mamadou SANOGO" w:date="2023-10-25T17:57:00Z">
          <w:pPr>
            <w:spacing w:line="240" w:lineRule="auto"/>
            <w:ind w:left="102"/>
          </w:pPr>
        </w:pPrChange>
      </w:pPr>
    </w:p>
    <w:p w14:paraId="46D48B9C" w14:textId="66CE8319" w:rsidR="0046050D" w:rsidRPr="007A4AFC" w:rsidDel="00166699" w:rsidRDefault="0046050D">
      <w:pPr>
        <w:pStyle w:val="Titre"/>
        <w:tabs>
          <w:tab w:val="num" w:pos="-4820"/>
        </w:tabs>
        <w:spacing w:line="276" w:lineRule="auto"/>
        <w:jc w:val="both"/>
        <w:rPr>
          <w:del w:id="20211" w:author="Dr Mamadou SANOGO" w:date="2023-10-25T17:56:00Z"/>
          <w:color w:val="000000" w:themeColor="text1"/>
          <w:szCs w:val="24"/>
          <w:lang w:val="fr-ML"/>
          <w:rPrChange w:id="20212" w:author="Dr Mamadou SANOGO" w:date="2023-10-25T18:15:00Z">
            <w:rPr>
              <w:del w:id="20213" w:author="Dr Mamadou SANOGO" w:date="2023-10-25T17:56:00Z"/>
              <w:color w:val="365E90"/>
              <w:szCs w:val="24"/>
              <w:lang w:val="fr-ML"/>
            </w:rPr>
          </w:rPrChange>
        </w:rPr>
        <w:pPrChange w:id="20214" w:author="Dr Mamadou SANOGO" w:date="2023-10-25T17:57:00Z">
          <w:pPr>
            <w:spacing w:line="240" w:lineRule="auto"/>
            <w:ind w:left="102"/>
          </w:pPr>
        </w:pPrChange>
      </w:pPr>
    </w:p>
    <w:p w14:paraId="62FCCD24" w14:textId="1B883146" w:rsidR="0046050D" w:rsidRPr="007A4AFC" w:rsidDel="00166699" w:rsidRDefault="0046050D">
      <w:pPr>
        <w:pStyle w:val="Titre"/>
        <w:tabs>
          <w:tab w:val="num" w:pos="-4820"/>
        </w:tabs>
        <w:spacing w:line="276" w:lineRule="auto"/>
        <w:jc w:val="both"/>
        <w:rPr>
          <w:del w:id="20215" w:author="Dr Mamadou SANOGO" w:date="2023-10-25T17:56:00Z"/>
          <w:color w:val="000000" w:themeColor="text1"/>
          <w:szCs w:val="24"/>
          <w:lang w:val="fr-ML"/>
          <w:rPrChange w:id="20216" w:author="Dr Mamadou SANOGO" w:date="2023-10-25T18:15:00Z">
            <w:rPr>
              <w:del w:id="20217" w:author="Dr Mamadou SANOGO" w:date="2023-10-25T17:56:00Z"/>
              <w:color w:val="365E90"/>
              <w:szCs w:val="24"/>
              <w:lang w:val="fr-ML"/>
            </w:rPr>
          </w:rPrChange>
        </w:rPr>
        <w:pPrChange w:id="20218" w:author="Dr Mamadou SANOGO" w:date="2023-10-25T17:57:00Z">
          <w:pPr>
            <w:spacing w:line="240" w:lineRule="auto"/>
            <w:ind w:left="102"/>
          </w:pPr>
        </w:pPrChange>
      </w:pPr>
    </w:p>
    <w:p w14:paraId="1756C662" w14:textId="52D70014" w:rsidR="0046050D" w:rsidRPr="007A4AFC" w:rsidDel="00166699" w:rsidRDefault="0046050D">
      <w:pPr>
        <w:pStyle w:val="Titre"/>
        <w:tabs>
          <w:tab w:val="num" w:pos="-4820"/>
        </w:tabs>
        <w:spacing w:line="276" w:lineRule="auto"/>
        <w:jc w:val="both"/>
        <w:rPr>
          <w:del w:id="20219" w:author="Dr Mamadou SANOGO" w:date="2023-10-25T17:56:00Z"/>
          <w:color w:val="000000" w:themeColor="text1"/>
          <w:szCs w:val="24"/>
          <w:lang w:val="fr-ML"/>
          <w:rPrChange w:id="20220" w:author="Dr Mamadou SANOGO" w:date="2023-10-25T18:15:00Z">
            <w:rPr>
              <w:del w:id="20221" w:author="Dr Mamadou SANOGO" w:date="2023-10-25T17:56:00Z"/>
              <w:color w:val="365E90"/>
              <w:szCs w:val="24"/>
              <w:lang w:val="fr-ML"/>
            </w:rPr>
          </w:rPrChange>
        </w:rPr>
        <w:pPrChange w:id="20222" w:author="Dr Mamadou SANOGO" w:date="2023-10-25T17:57:00Z">
          <w:pPr>
            <w:spacing w:line="240" w:lineRule="auto"/>
            <w:ind w:left="102"/>
          </w:pPr>
        </w:pPrChange>
      </w:pPr>
    </w:p>
    <w:p w14:paraId="77054B14" w14:textId="1D2ADB35" w:rsidR="0046050D" w:rsidRPr="007A4AFC" w:rsidDel="00166699" w:rsidRDefault="0046050D">
      <w:pPr>
        <w:pStyle w:val="Titre"/>
        <w:tabs>
          <w:tab w:val="num" w:pos="-4820"/>
        </w:tabs>
        <w:spacing w:line="276" w:lineRule="auto"/>
        <w:jc w:val="both"/>
        <w:rPr>
          <w:del w:id="20223" w:author="Dr Mamadou SANOGO" w:date="2023-10-25T17:56:00Z"/>
          <w:color w:val="000000" w:themeColor="text1"/>
          <w:szCs w:val="24"/>
          <w:lang w:val="fr-ML"/>
          <w:rPrChange w:id="20224" w:author="Dr Mamadou SANOGO" w:date="2023-10-25T18:15:00Z">
            <w:rPr>
              <w:del w:id="20225" w:author="Dr Mamadou SANOGO" w:date="2023-10-25T17:56:00Z"/>
              <w:color w:val="365E90"/>
              <w:szCs w:val="24"/>
              <w:lang w:val="fr-ML"/>
            </w:rPr>
          </w:rPrChange>
        </w:rPr>
        <w:pPrChange w:id="20226" w:author="Dr Mamadou SANOGO" w:date="2023-10-25T17:57:00Z">
          <w:pPr>
            <w:spacing w:line="240" w:lineRule="auto"/>
            <w:ind w:left="102"/>
          </w:pPr>
        </w:pPrChange>
      </w:pPr>
    </w:p>
    <w:p w14:paraId="211E4849" w14:textId="10282EDD" w:rsidR="0046050D" w:rsidRPr="007A4AFC" w:rsidDel="00166699" w:rsidRDefault="0046050D">
      <w:pPr>
        <w:pStyle w:val="Titre"/>
        <w:tabs>
          <w:tab w:val="num" w:pos="-4820"/>
        </w:tabs>
        <w:spacing w:line="276" w:lineRule="auto"/>
        <w:jc w:val="both"/>
        <w:rPr>
          <w:del w:id="20227" w:author="Dr Mamadou SANOGO" w:date="2023-10-25T17:56:00Z"/>
          <w:color w:val="000000" w:themeColor="text1"/>
          <w:szCs w:val="24"/>
          <w:lang w:val="fr-ML"/>
          <w:rPrChange w:id="20228" w:author="Dr Mamadou SANOGO" w:date="2023-10-25T18:15:00Z">
            <w:rPr>
              <w:del w:id="20229" w:author="Dr Mamadou SANOGO" w:date="2023-10-25T17:56:00Z"/>
              <w:color w:val="365E90"/>
              <w:szCs w:val="24"/>
              <w:lang w:val="fr-ML"/>
            </w:rPr>
          </w:rPrChange>
        </w:rPr>
        <w:pPrChange w:id="20230" w:author="Dr Mamadou SANOGO" w:date="2023-10-25T17:57:00Z">
          <w:pPr>
            <w:spacing w:line="240" w:lineRule="auto"/>
            <w:ind w:left="102"/>
          </w:pPr>
        </w:pPrChange>
      </w:pPr>
    </w:p>
    <w:p w14:paraId="21C7E27A" w14:textId="709A8702" w:rsidR="0046050D" w:rsidRPr="007A4AFC" w:rsidDel="00166699" w:rsidRDefault="0046050D">
      <w:pPr>
        <w:pStyle w:val="Titre"/>
        <w:tabs>
          <w:tab w:val="num" w:pos="-4820"/>
        </w:tabs>
        <w:spacing w:line="276" w:lineRule="auto"/>
        <w:jc w:val="both"/>
        <w:rPr>
          <w:del w:id="20231" w:author="Dr Mamadou SANOGO" w:date="2023-10-25T17:56:00Z"/>
          <w:color w:val="000000" w:themeColor="text1"/>
          <w:szCs w:val="24"/>
          <w:lang w:val="fr-ML"/>
          <w:rPrChange w:id="20232" w:author="Dr Mamadou SANOGO" w:date="2023-10-25T18:15:00Z">
            <w:rPr>
              <w:del w:id="20233" w:author="Dr Mamadou SANOGO" w:date="2023-10-25T17:56:00Z"/>
              <w:color w:val="365E90"/>
              <w:szCs w:val="24"/>
              <w:lang w:val="fr-ML"/>
            </w:rPr>
          </w:rPrChange>
        </w:rPr>
        <w:pPrChange w:id="20234" w:author="Dr Mamadou SANOGO" w:date="2023-10-25T17:57:00Z">
          <w:pPr>
            <w:spacing w:line="240" w:lineRule="auto"/>
            <w:ind w:left="102"/>
          </w:pPr>
        </w:pPrChange>
      </w:pPr>
    </w:p>
    <w:p w14:paraId="0C482084" w14:textId="7EBF056B" w:rsidR="0046050D" w:rsidRPr="007A4AFC" w:rsidDel="00166699" w:rsidRDefault="0046050D">
      <w:pPr>
        <w:pStyle w:val="Titre"/>
        <w:tabs>
          <w:tab w:val="num" w:pos="-4820"/>
        </w:tabs>
        <w:spacing w:line="276" w:lineRule="auto"/>
        <w:jc w:val="both"/>
        <w:rPr>
          <w:del w:id="20235" w:author="Dr Mamadou SANOGO" w:date="2023-10-25T17:56:00Z"/>
          <w:rFonts w:eastAsiaTheme="minorHAnsi"/>
          <w:b w:val="0"/>
          <w:color w:val="000000" w:themeColor="text1"/>
          <w:lang w:eastAsia="en-US"/>
          <w:rPrChange w:id="20236" w:author="Dr Mamadou SANOGO" w:date="2023-10-25T18:15:00Z">
            <w:rPr>
              <w:del w:id="20237" w:author="Dr Mamadou SANOGO" w:date="2023-10-25T17:56:00Z"/>
              <w:rFonts w:eastAsiaTheme="minorHAnsi" w:cs="Times New Roman"/>
              <w:b w:val="0"/>
              <w:color w:val="auto"/>
              <w:lang w:eastAsia="en-US"/>
            </w:rPr>
          </w:rPrChange>
        </w:rPr>
        <w:pPrChange w:id="20238" w:author="Dr Mamadou SANOGO" w:date="2023-10-25T17:57:00Z">
          <w:pPr>
            <w:pStyle w:val="Titre1"/>
            <w:spacing w:before="0" w:line="240" w:lineRule="auto"/>
            <w:jc w:val="center"/>
          </w:pPr>
        </w:pPrChange>
      </w:pPr>
      <w:bookmarkStart w:id="20239" w:name="_Toc140912616"/>
      <w:bookmarkStart w:id="20240" w:name="_Toc145944547"/>
      <w:del w:id="20241" w:author="Dr Mamadou SANOGO" w:date="2023-10-25T17:56:00Z">
        <w:r w:rsidRPr="007A4AFC" w:rsidDel="00166699">
          <w:rPr>
            <w:rFonts w:eastAsiaTheme="minorHAnsi"/>
            <w:color w:val="000000" w:themeColor="text1"/>
            <w:sz w:val="28"/>
            <w:lang w:eastAsia="en-US"/>
            <w:rPrChange w:id="20242" w:author="Dr Mamadou SANOGO" w:date="2023-10-25T18:15:00Z">
              <w:rPr>
                <w:rFonts w:eastAsiaTheme="minorHAnsi"/>
                <w:color w:val="2E74B5" w:themeColor="accent1" w:themeShade="BF"/>
                <w:lang w:eastAsia="en-US"/>
              </w:rPr>
            </w:rPrChange>
          </w:rPr>
          <w:delText xml:space="preserve">Annexe </w:delText>
        </w:r>
        <w:r w:rsidR="00CA033A" w:rsidRPr="007A4AFC" w:rsidDel="00166699">
          <w:rPr>
            <w:rFonts w:eastAsiaTheme="minorHAnsi"/>
            <w:color w:val="000000" w:themeColor="text1"/>
            <w:sz w:val="28"/>
            <w:lang w:eastAsia="en-US"/>
            <w:rPrChange w:id="20243" w:author="Dr Mamadou SANOGO" w:date="2023-10-25T18:15:00Z">
              <w:rPr>
                <w:rFonts w:eastAsiaTheme="minorHAnsi"/>
                <w:color w:val="2E74B5" w:themeColor="accent1" w:themeShade="BF"/>
                <w:lang w:eastAsia="en-US"/>
              </w:rPr>
            </w:rPrChange>
          </w:rPr>
          <w:delText>1</w:delText>
        </w:r>
        <w:r w:rsidR="000163AB" w:rsidRPr="007A4AFC" w:rsidDel="00166699">
          <w:rPr>
            <w:rFonts w:eastAsiaTheme="minorHAnsi"/>
            <w:color w:val="000000" w:themeColor="text1"/>
            <w:sz w:val="28"/>
            <w:lang w:eastAsia="en-US"/>
            <w:rPrChange w:id="20244" w:author="Dr Mamadou SANOGO" w:date="2023-10-25T18:15:00Z">
              <w:rPr>
                <w:rFonts w:eastAsiaTheme="minorHAnsi"/>
                <w:color w:val="2E74B5" w:themeColor="accent1" w:themeShade="BF"/>
                <w:lang w:eastAsia="en-US"/>
              </w:rPr>
            </w:rPrChange>
          </w:rPr>
          <w:delText>7</w:delText>
        </w:r>
        <w:r w:rsidRPr="007A4AFC" w:rsidDel="00166699">
          <w:rPr>
            <w:rFonts w:eastAsiaTheme="minorHAnsi"/>
            <w:color w:val="000000" w:themeColor="text1"/>
            <w:sz w:val="28"/>
            <w:lang w:eastAsia="en-US"/>
            <w:rPrChange w:id="20245" w:author="Dr Mamadou SANOGO" w:date="2023-10-25T18:15:00Z">
              <w:rPr>
                <w:rFonts w:eastAsiaTheme="minorHAnsi"/>
                <w:color w:val="2E74B5" w:themeColor="accent1" w:themeShade="BF"/>
                <w:lang w:eastAsia="en-US"/>
              </w:rPr>
            </w:rPrChange>
          </w:rPr>
          <w:delText> : Fiches d’évaluation des professeurs par les étudiants</w:delText>
        </w:r>
        <w:bookmarkEnd w:id="20239"/>
        <w:bookmarkEnd w:id="20240"/>
      </w:del>
    </w:p>
    <w:p w14:paraId="4614124A" w14:textId="06E63BF3" w:rsidR="00206DBA" w:rsidRPr="007A4AFC" w:rsidDel="00166699" w:rsidRDefault="00206DBA">
      <w:pPr>
        <w:pStyle w:val="Titre"/>
        <w:tabs>
          <w:tab w:val="num" w:pos="-4820"/>
        </w:tabs>
        <w:spacing w:line="276" w:lineRule="auto"/>
        <w:jc w:val="both"/>
        <w:rPr>
          <w:del w:id="20246" w:author="Dr Mamadou SANOGO" w:date="2023-10-25T17:56:00Z"/>
          <w:color w:val="000000" w:themeColor="text1"/>
          <w:sz w:val="28"/>
          <w:szCs w:val="28"/>
          <w:rPrChange w:id="20247" w:author="Dr Mamadou SANOGO" w:date="2023-10-25T18:15:00Z">
            <w:rPr>
              <w:del w:id="20248" w:author="Dr Mamadou SANOGO" w:date="2023-10-25T17:56:00Z"/>
              <w:color w:val="000000"/>
              <w:sz w:val="28"/>
              <w:szCs w:val="28"/>
            </w:rPr>
          </w:rPrChange>
        </w:rPr>
        <w:pPrChange w:id="20249" w:author="Dr Mamadou SANOGO" w:date="2023-10-25T17:57:00Z">
          <w:pPr>
            <w:spacing w:line="240" w:lineRule="auto"/>
          </w:pPr>
        </w:pPrChange>
      </w:pPr>
      <w:del w:id="20250" w:author="Dr Mamadou SANOGO" w:date="2023-10-25T17:56:00Z">
        <w:r w:rsidRPr="007A4AFC" w:rsidDel="00166699">
          <w:rPr>
            <w:color w:val="000000" w:themeColor="text1"/>
            <w:sz w:val="28"/>
            <w:szCs w:val="28"/>
            <w:rPrChange w:id="20251" w:author="Dr Mamadou SANOGO" w:date="2023-10-25T18:15:00Z">
              <w:rPr>
                <w:color w:val="000000"/>
                <w:sz w:val="28"/>
                <w:szCs w:val="28"/>
              </w:rPr>
            </w:rPrChange>
          </w:rPr>
          <w:br w:type="page"/>
        </w:r>
      </w:del>
    </w:p>
    <w:p w14:paraId="3D7578DC" w14:textId="4996931F" w:rsidR="00206DBA" w:rsidRPr="007A4AFC" w:rsidDel="00166699" w:rsidRDefault="00206DBA">
      <w:pPr>
        <w:pStyle w:val="Titre"/>
        <w:tabs>
          <w:tab w:val="num" w:pos="-4820"/>
        </w:tabs>
        <w:spacing w:line="276" w:lineRule="auto"/>
        <w:jc w:val="both"/>
        <w:rPr>
          <w:del w:id="20252" w:author="Dr Mamadou SANOGO" w:date="2023-10-25T17:56:00Z"/>
          <w:color w:val="000000" w:themeColor="text1"/>
          <w:szCs w:val="24"/>
          <w:lang w:val="fr-ML"/>
          <w:rPrChange w:id="20253" w:author="Dr Mamadou SANOGO" w:date="2023-10-25T18:15:00Z">
            <w:rPr>
              <w:del w:id="20254" w:author="Dr Mamadou SANOGO" w:date="2023-10-25T17:56:00Z"/>
              <w:color w:val="365E90"/>
              <w:szCs w:val="24"/>
              <w:lang w:val="fr-ML"/>
            </w:rPr>
          </w:rPrChange>
        </w:rPr>
        <w:pPrChange w:id="20255" w:author="Dr Mamadou SANOGO" w:date="2023-10-25T17:57:00Z">
          <w:pPr>
            <w:spacing w:line="240" w:lineRule="auto"/>
            <w:ind w:left="102"/>
          </w:pPr>
        </w:pPrChange>
      </w:pPr>
    </w:p>
    <w:p w14:paraId="5EAA6869" w14:textId="3096FA4C" w:rsidR="00206DBA" w:rsidRPr="007A4AFC" w:rsidDel="00166699" w:rsidRDefault="00206DBA">
      <w:pPr>
        <w:pStyle w:val="Titre"/>
        <w:tabs>
          <w:tab w:val="num" w:pos="-4820"/>
        </w:tabs>
        <w:spacing w:line="276" w:lineRule="auto"/>
        <w:jc w:val="both"/>
        <w:rPr>
          <w:del w:id="20256" w:author="Dr Mamadou SANOGO" w:date="2023-10-25T17:56:00Z"/>
          <w:color w:val="000000" w:themeColor="text1"/>
          <w:szCs w:val="24"/>
          <w:lang w:val="fr-ML"/>
          <w:rPrChange w:id="20257" w:author="Dr Mamadou SANOGO" w:date="2023-10-25T18:15:00Z">
            <w:rPr>
              <w:del w:id="20258" w:author="Dr Mamadou SANOGO" w:date="2023-10-25T17:56:00Z"/>
              <w:color w:val="365E90"/>
              <w:szCs w:val="24"/>
              <w:lang w:val="fr-ML"/>
            </w:rPr>
          </w:rPrChange>
        </w:rPr>
        <w:pPrChange w:id="20259" w:author="Dr Mamadou SANOGO" w:date="2023-10-25T17:57:00Z">
          <w:pPr>
            <w:spacing w:line="240" w:lineRule="auto"/>
            <w:ind w:left="102"/>
          </w:pPr>
        </w:pPrChange>
      </w:pPr>
    </w:p>
    <w:p w14:paraId="4A7471D7" w14:textId="2B0CF24E" w:rsidR="00206DBA" w:rsidRPr="007A4AFC" w:rsidDel="00166699" w:rsidRDefault="00206DBA">
      <w:pPr>
        <w:pStyle w:val="Titre"/>
        <w:tabs>
          <w:tab w:val="num" w:pos="-4820"/>
        </w:tabs>
        <w:spacing w:line="276" w:lineRule="auto"/>
        <w:jc w:val="both"/>
        <w:rPr>
          <w:del w:id="20260" w:author="Dr Mamadou SANOGO" w:date="2023-10-25T17:56:00Z"/>
          <w:color w:val="000000" w:themeColor="text1"/>
          <w:szCs w:val="24"/>
          <w:lang w:val="fr-ML"/>
          <w:rPrChange w:id="20261" w:author="Dr Mamadou SANOGO" w:date="2023-10-25T18:15:00Z">
            <w:rPr>
              <w:del w:id="20262" w:author="Dr Mamadou SANOGO" w:date="2023-10-25T17:56:00Z"/>
              <w:color w:val="365E90"/>
              <w:szCs w:val="24"/>
              <w:lang w:val="fr-ML"/>
            </w:rPr>
          </w:rPrChange>
        </w:rPr>
        <w:pPrChange w:id="20263" w:author="Dr Mamadou SANOGO" w:date="2023-10-25T17:57:00Z">
          <w:pPr>
            <w:spacing w:line="240" w:lineRule="auto"/>
            <w:ind w:left="102"/>
          </w:pPr>
        </w:pPrChange>
      </w:pPr>
    </w:p>
    <w:p w14:paraId="70401BF2" w14:textId="2AB852C2" w:rsidR="00206DBA" w:rsidRPr="007A4AFC" w:rsidDel="00166699" w:rsidRDefault="00206DBA">
      <w:pPr>
        <w:pStyle w:val="Titre"/>
        <w:tabs>
          <w:tab w:val="num" w:pos="-4820"/>
        </w:tabs>
        <w:spacing w:line="276" w:lineRule="auto"/>
        <w:jc w:val="both"/>
        <w:rPr>
          <w:del w:id="20264" w:author="Dr Mamadou SANOGO" w:date="2023-10-25T17:56:00Z"/>
          <w:color w:val="000000" w:themeColor="text1"/>
          <w:szCs w:val="24"/>
          <w:lang w:val="fr-ML"/>
          <w:rPrChange w:id="20265" w:author="Dr Mamadou SANOGO" w:date="2023-10-25T18:15:00Z">
            <w:rPr>
              <w:del w:id="20266" w:author="Dr Mamadou SANOGO" w:date="2023-10-25T17:56:00Z"/>
              <w:color w:val="365E90"/>
              <w:szCs w:val="24"/>
              <w:lang w:val="fr-ML"/>
            </w:rPr>
          </w:rPrChange>
        </w:rPr>
        <w:pPrChange w:id="20267" w:author="Dr Mamadou SANOGO" w:date="2023-10-25T17:57:00Z">
          <w:pPr>
            <w:spacing w:line="240" w:lineRule="auto"/>
            <w:ind w:left="102"/>
          </w:pPr>
        </w:pPrChange>
      </w:pPr>
    </w:p>
    <w:p w14:paraId="667D00C2" w14:textId="7C4BADB2" w:rsidR="00206DBA" w:rsidRPr="007A4AFC" w:rsidDel="00166699" w:rsidRDefault="00206DBA">
      <w:pPr>
        <w:pStyle w:val="Titre"/>
        <w:tabs>
          <w:tab w:val="num" w:pos="-4820"/>
        </w:tabs>
        <w:spacing w:line="276" w:lineRule="auto"/>
        <w:jc w:val="both"/>
        <w:rPr>
          <w:del w:id="20268" w:author="Dr Mamadou SANOGO" w:date="2023-10-25T17:56:00Z"/>
          <w:color w:val="000000" w:themeColor="text1"/>
          <w:szCs w:val="24"/>
          <w:lang w:val="fr-ML"/>
          <w:rPrChange w:id="20269" w:author="Dr Mamadou SANOGO" w:date="2023-10-25T18:15:00Z">
            <w:rPr>
              <w:del w:id="20270" w:author="Dr Mamadou SANOGO" w:date="2023-10-25T17:56:00Z"/>
              <w:color w:val="365E90"/>
              <w:szCs w:val="24"/>
              <w:lang w:val="fr-ML"/>
            </w:rPr>
          </w:rPrChange>
        </w:rPr>
        <w:pPrChange w:id="20271" w:author="Dr Mamadou SANOGO" w:date="2023-10-25T17:57:00Z">
          <w:pPr>
            <w:spacing w:line="240" w:lineRule="auto"/>
            <w:ind w:left="102"/>
          </w:pPr>
        </w:pPrChange>
      </w:pPr>
    </w:p>
    <w:p w14:paraId="6492F767" w14:textId="7E5381F7" w:rsidR="00206DBA" w:rsidRPr="007A4AFC" w:rsidDel="00166699" w:rsidRDefault="00206DBA">
      <w:pPr>
        <w:pStyle w:val="Titre"/>
        <w:tabs>
          <w:tab w:val="num" w:pos="-4820"/>
        </w:tabs>
        <w:spacing w:line="276" w:lineRule="auto"/>
        <w:jc w:val="both"/>
        <w:rPr>
          <w:del w:id="20272" w:author="Dr Mamadou SANOGO" w:date="2023-10-25T17:56:00Z"/>
          <w:color w:val="000000" w:themeColor="text1"/>
          <w:szCs w:val="24"/>
          <w:lang w:val="fr-ML"/>
          <w:rPrChange w:id="20273" w:author="Dr Mamadou SANOGO" w:date="2023-10-25T18:15:00Z">
            <w:rPr>
              <w:del w:id="20274" w:author="Dr Mamadou SANOGO" w:date="2023-10-25T17:56:00Z"/>
              <w:color w:val="365E90"/>
              <w:szCs w:val="24"/>
              <w:lang w:val="fr-ML"/>
            </w:rPr>
          </w:rPrChange>
        </w:rPr>
        <w:pPrChange w:id="20275" w:author="Dr Mamadou SANOGO" w:date="2023-10-25T17:57:00Z">
          <w:pPr>
            <w:spacing w:line="240" w:lineRule="auto"/>
            <w:ind w:left="102"/>
          </w:pPr>
        </w:pPrChange>
      </w:pPr>
    </w:p>
    <w:p w14:paraId="752A1DF4" w14:textId="64ADEE1E" w:rsidR="00206DBA" w:rsidRPr="007A4AFC" w:rsidDel="00166699" w:rsidRDefault="00206DBA">
      <w:pPr>
        <w:pStyle w:val="Titre"/>
        <w:tabs>
          <w:tab w:val="num" w:pos="-4820"/>
        </w:tabs>
        <w:spacing w:line="276" w:lineRule="auto"/>
        <w:jc w:val="both"/>
        <w:rPr>
          <w:del w:id="20276" w:author="Dr Mamadou SANOGO" w:date="2023-10-25T17:56:00Z"/>
          <w:color w:val="000000" w:themeColor="text1"/>
          <w:szCs w:val="24"/>
          <w:lang w:val="fr-ML"/>
          <w:rPrChange w:id="20277" w:author="Dr Mamadou SANOGO" w:date="2023-10-25T18:15:00Z">
            <w:rPr>
              <w:del w:id="20278" w:author="Dr Mamadou SANOGO" w:date="2023-10-25T17:56:00Z"/>
              <w:color w:val="365E90"/>
              <w:szCs w:val="24"/>
              <w:lang w:val="fr-ML"/>
            </w:rPr>
          </w:rPrChange>
        </w:rPr>
        <w:pPrChange w:id="20279" w:author="Dr Mamadou SANOGO" w:date="2023-10-25T17:57:00Z">
          <w:pPr>
            <w:spacing w:line="240" w:lineRule="auto"/>
            <w:ind w:left="102"/>
          </w:pPr>
        </w:pPrChange>
      </w:pPr>
    </w:p>
    <w:p w14:paraId="6BCC1D4A" w14:textId="7F94EBCE" w:rsidR="00206DBA" w:rsidRPr="007A4AFC" w:rsidDel="00166699" w:rsidRDefault="00206DBA">
      <w:pPr>
        <w:pStyle w:val="Titre"/>
        <w:tabs>
          <w:tab w:val="num" w:pos="-4820"/>
        </w:tabs>
        <w:spacing w:line="276" w:lineRule="auto"/>
        <w:jc w:val="both"/>
        <w:rPr>
          <w:del w:id="20280" w:author="Dr Mamadou SANOGO" w:date="2023-10-25T17:56:00Z"/>
          <w:color w:val="000000" w:themeColor="text1"/>
          <w:szCs w:val="24"/>
          <w:lang w:val="fr-ML"/>
          <w:rPrChange w:id="20281" w:author="Dr Mamadou SANOGO" w:date="2023-10-25T18:15:00Z">
            <w:rPr>
              <w:del w:id="20282" w:author="Dr Mamadou SANOGO" w:date="2023-10-25T17:56:00Z"/>
              <w:color w:val="365E90"/>
              <w:szCs w:val="24"/>
              <w:lang w:val="fr-ML"/>
            </w:rPr>
          </w:rPrChange>
        </w:rPr>
        <w:pPrChange w:id="20283" w:author="Dr Mamadou SANOGO" w:date="2023-10-25T17:57:00Z">
          <w:pPr>
            <w:spacing w:line="240" w:lineRule="auto"/>
            <w:ind w:left="102"/>
          </w:pPr>
        </w:pPrChange>
      </w:pPr>
    </w:p>
    <w:p w14:paraId="108C7F45" w14:textId="0F274828" w:rsidR="00206DBA" w:rsidRPr="007A4AFC" w:rsidDel="00166699" w:rsidRDefault="00206DBA">
      <w:pPr>
        <w:pStyle w:val="Titre"/>
        <w:tabs>
          <w:tab w:val="num" w:pos="-4820"/>
        </w:tabs>
        <w:spacing w:line="276" w:lineRule="auto"/>
        <w:jc w:val="both"/>
        <w:rPr>
          <w:del w:id="20284" w:author="Dr Mamadou SANOGO" w:date="2023-10-25T17:56:00Z"/>
          <w:color w:val="000000" w:themeColor="text1"/>
          <w:szCs w:val="24"/>
          <w:lang w:val="fr-ML"/>
          <w:rPrChange w:id="20285" w:author="Dr Mamadou SANOGO" w:date="2023-10-25T18:15:00Z">
            <w:rPr>
              <w:del w:id="20286" w:author="Dr Mamadou SANOGO" w:date="2023-10-25T17:56:00Z"/>
              <w:color w:val="365E90"/>
              <w:szCs w:val="24"/>
              <w:lang w:val="fr-ML"/>
            </w:rPr>
          </w:rPrChange>
        </w:rPr>
        <w:pPrChange w:id="20287" w:author="Dr Mamadou SANOGO" w:date="2023-10-25T17:57:00Z">
          <w:pPr>
            <w:spacing w:line="240" w:lineRule="auto"/>
            <w:ind w:left="102"/>
          </w:pPr>
        </w:pPrChange>
      </w:pPr>
    </w:p>
    <w:p w14:paraId="78FB3661" w14:textId="7107E5FE" w:rsidR="00206DBA" w:rsidRPr="007A4AFC" w:rsidDel="00166699" w:rsidRDefault="00206DBA">
      <w:pPr>
        <w:pStyle w:val="Titre"/>
        <w:tabs>
          <w:tab w:val="num" w:pos="-4820"/>
        </w:tabs>
        <w:spacing w:line="276" w:lineRule="auto"/>
        <w:jc w:val="both"/>
        <w:rPr>
          <w:del w:id="20288" w:author="Dr Mamadou SANOGO" w:date="2023-10-25T17:56:00Z"/>
          <w:color w:val="000000" w:themeColor="text1"/>
          <w:szCs w:val="24"/>
          <w:lang w:val="fr-ML"/>
          <w:rPrChange w:id="20289" w:author="Dr Mamadou SANOGO" w:date="2023-10-25T18:15:00Z">
            <w:rPr>
              <w:del w:id="20290" w:author="Dr Mamadou SANOGO" w:date="2023-10-25T17:56:00Z"/>
              <w:color w:val="365E90"/>
              <w:szCs w:val="24"/>
              <w:lang w:val="fr-ML"/>
            </w:rPr>
          </w:rPrChange>
        </w:rPr>
        <w:pPrChange w:id="20291" w:author="Dr Mamadou SANOGO" w:date="2023-10-25T17:57:00Z">
          <w:pPr>
            <w:spacing w:line="240" w:lineRule="auto"/>
            <w:ind w:left="102"/>
          </w:pPr>
        </w:pPrChange>
      </w:pPr>
    </w:p>
    <w:p w14:paraId="58622FE8" w14:textId="570F3BB5" w:rsidR="00206DBA" w:rsidRPr="007A4AFC" w:rsidDel="00166699" w:rsidRDefault="00206DBA">
      <w:pPr>
        <w:pStyle w:val="Titre"/>
        <w:tabs>
          <w:tab w:val="num" w:pos="-4820"/>
        </w:tabs>
        <w:spacing w:line="276" w:lineRule="auto"/>
        <w:jc w:val="both"/>
        <w:rPr>
          <w:del w:id="20292" w:author="Dr Mamadou SANOGO" w:date="2023-10-25T17:56:00Z"/>
          <w:color w:val="000000" w:themeColor="text1"/>
          <w:szCs w:val="24"/>
          <w:lang w:val="fr-ML"/>
          <w:rPrChange w:id="20293" w:author="Dr Mamadou SANOGO" w:date="2023-10-25T18:15:00Z">
            <w:rPr>
              <w:del w:id="20294" w:author="Dr Mamadou SANOGO" w:date="2023-10-25T17:56:00Z"/>
              <w:color w:val="365E90"/>
              <w:szCs w:val="24"/>
              <w:lang w:val="fr-ML"/>
            </w:rPr>
          </w:rPrChange>
        </w:rPr>
        <w:pPrChange w:id="20295" w:author="Dr Mamadou SANOGO" w:date="2023-10-25T17:57:00Z">
          <w:pPr>
            <w:spacing w:line="240" w:lineRule="auto"/>
            <w:ind w:left="102"/>
          </w:pPr>
        </w:pPrChange>
      </w:pPr>
    </w:p>
    <w:p w14:paraId="49D4BD1C" w14:textId="7E726119" w:rsidR="00206DBA" w:rsidRPr="007A4AFC" w:rsidDel="00166699" w:rsidRDefault="00206DBA">
      <w:pPr>
        <w:pStyle w:val="Titre"/>
        <w:tabs>
          <w:tab w:val="num" w:pos="-4820"/>
        </w:tabs>
        <w:spacing w:line="276" w:lineRule="auto"/>
        <w:jc w:val="both"/>
        <w:rPr>
          <w:del w:id="20296" w:author="Dr Mamadou SANOGO" w:date="2023-10-25T17:56:00Z"/>
          <w:color w:val="000000" w:themeColor="text1"/>
          <w:szCs w:val="24"/>
          <w:lang w:val="fr-ML"/>
          <w:rPrChange w:id="20297" w:author="Dr Mamadou SANOGO" w:date="2023-10-25T18:15:00Z">
            <w:rPr>
              <w:del w:id="20298" w:author="Dr Mamadou SANOGO" w:date="2023-10-25T17:56:00Z"/>
              <w:color w:val="365E90"/>
              <w:szCs w:val="24"/>
              <w:lang w:val="fr-ML"/>
            </w:rPr>
          </w:rPrChange>
        </w:rPr>
        <w:pPrChange w:id="20299" w:author="Dr Mamadou SANOGO" w:date="2023-10-25T17:57:00Z">
          <w:pPr>
            <w:spacing w:line="240" w:lineRule="auto"/>
            <w:ind w:left="102"/>
          </w:pPr>
        </w:pPrChange>
      </w:pPr>
    </w:p>
    <w:p w14:paraId="0167AF3F" w14:textId="0503EDD4" w:rsidR="00206DBA" w:rsidRPr="007A4AFC" w:rsidDel="00166699" w:rsidRDefault="00206DBA">
      <w:pPr>
        <w:pStyle w:val="Titre"/>
        <w:tabs>
          <w:tab w:val="num" w:pos="-4820"/>
        </w:tabs>
        <w:spacing w:line="276" w:lineRule="auto"/>
        <w:jc w:val="both"/>
        <w:rPr>
          <w:del w:id="20300" w:author="Dr Mamadou SANOGO" w:date="2023-10-25T17:56:00Z"/>
          <w:color w:val="000000" w:themeColor="text1"/>
          <w:szCs w:val="24"/>
          <w:lang w:val="fr-ML"/>
          <w:rPrChange w:id="20301" w:author="Dr Mamadou SANOGO" w:date="2023-10-25T18:15:00Z">
            <w:rPr>
              <w:del w:id="20302" w:author="Dr Mamadou SANOGO" w:date="2023-10-25T17:56:00Z"/>
              <w:color w:val="365E90"/>
              <w:szCs w:val="24"/>
              <w:lang w:val="fr-ML"/>
            </w:rPr>
          </w:rPrChange>
        </w:rPr>
        <w:pPrChange w:id="20303" w:author="Dr Mamadou SANOGO" w:date="2023-10-25T17:57:00Z">
          <w:pPr>
            <w:spacing w:line="240" w:lineRule="auto"/>
            <w:ind w:left="102"/>
          </w:pPr>
        </w:pPrChange>
      </w:pPr>
    </w:p>
    <w:p w14:paraId="01BAAFB9" w14:textId="02C7874E" w:rsidR="00206DBA" w:rsidRPr="007A4AFC" w:rsidDel="00166699" w:rsidRDefault="00206DBA">
      <w:pPr>
        <w:pStyle w:val="Titre"/>
        <w:tabs>
          <w:tab w:val="num" w:pos="-4820"/>
        </w:tabs>
        <w:spacing w:line="276" w:lineRule="auto"/>
        <w:jc w:val="both"/>
        <w:rPr>
          <w:del w:id="20304" w:author="Dr Mamadou SANOGO" w:date="2023-10-25T17:56:00Z"/>
          <w:color w:val="000000" w:themeColor="text1"/>
          <w:szCs w:val="24"/>
          <w:lang w:val="fr-ML"/>
          <w:rPrChange w:id="20305" w:author="Dr Mamadou SANOGO" w:date="2023-10-25T18:15:00Z">
            <w:rPr>
              <w:del w:id="20306" w:author="Dr Mamadou SANOGO" w:date="2023-10-25T17:56:00Z"/>
              <w:color w:val="365E90"/>
              <w:szCs w:val="24"/>
              <w:lang w:val="fr-ML"/>
            </w:rPr>
          </w:rPrChange>
        </w:rPr>
        <w:pPrChange w:id="20307" w:author="Dr Mamadou SANOGO" w:date="2023-10-25T17:57:00Z">
          <w:pPr>
            <w:spacing w:line="240" w:lineRule="auto"/>
            <w:ind w:left="102"/>
          </w:pPr>
        </w:pPrChange>
      </w:pPr>
    </w:p>
    <w:p w14:paraId="71F409A6" w14:textId="3B9E7209" w:rsidR="00206DBA" w:rsidRPr="007A4AFC" w:rsidDel="00166699" w:rsidRDefault="00206DBA">
      <w:pPr>
        <w:pStyle w:val="Titre"/>
        <w:tabs>
          <w:tab w:val="num" w:pos="-4820"/>
        </w:tabs>
        <w:spacing w:line="276" w:lineRule="auto"/>
        <w:jc w:val="both"/>
        <w:rPr>
          <w:del w:id="20308" w:author="Dr Mamadou SANOGO" w:date="2023-10-25T17:56:00Z"/>
          <w:color w:val="000000" w:themeColor="text1"/>
          <w:szCs w:val="24"/>
          <w:lang w:val="fr-ML"/>
          <w:rPrChange w:id="20309" w:author="Dr Mamadou SANOGO" w:date="2023-10-25T18:15:00Z">
            <w:rPr>
              <w:del w:id="20310" w:author="Dr Mamadou SANOGO" w:date="2023-10-25T17:56:00Z"/>
              <w:color w:val="365E90"/>
              <w:szCs w:val="24"/>
              <w:lang w:val="fr-ML"/>
            </w:rPr>
          </w:rPrChange>
        </w:rPr>
        <w:pPrChange w:id="20311" w:author="Dr Mamadou SANOGO" w:date="2023-10-25T17:57:00Z">
          <w:pPr>
            <w:spacing w:line="240" w:lineRule="auto"/>
            <w:ind w:left="102"/>
          </w:pPr>
        </w:pPrChange>
      </w:pPr>
    </w:p>
    <w:p w14:paraId="3A23088C" w14:textId="48898DAD" w:rsidR="00206DBA" w:rsidRPr="007A4AFC" w:rsidDel="00166699" w:rsidRDefault="00206DBA">
      <w:pPr>
        <w:pStyle w:val="Titre"/>
        <w:tabs>
          <w:tab w:val="num" w:pos="-4820"/>
        </w:tabs>
        <w:spacing w:line="276" w:lineRule="auto"/>
        <w:jc w:val="both"/>
        <w:rPr>
          <w:del w:id="20312" w:author="Dr Mamadou SANOGO" w:date="2023-10-25T17:56:00Z"/>
          <w:color w:val="000000" w:themeColor="text1"/>
          <w:szCs w:val="24"/>
          <w:lang w:val="fr-ML"/>
          <w:rPrChange w:id="20313" w:author="Dr Mamadou SANOGO" w:date="2023-10-25T18:15:00Z">
            <w:rPr>
              <w:del w:id="20314" w:author="Dr Mamadou SANOGO" w:date="2023-10-25T17:56:00Z"/>
              <w:color w:val="365E90"/>
              <w:szCs w:val="24"/>
              <w:lang w:val="fr-ML"/>
            </w:rPr>
          </w:rPrChange>
        </w:rPr>
        <w:pPrChange w:id="20315" w:author="Dr Mamadou SANOGO" w:date="2023-10-25T17:57:00Z">
          <w:pPr>
            <w:spacing w:line="240" w:lineRule="auto"/>
            <w:ind w:left="102"/>
          </w:pPr>
        </w:pPrChange>
      </w:pPr>
    </w:p>
    <w:p w14:paraId="6D0BA8EA" w14:textId="600CFE7C" w:rsidR="00206DBA" w:rsidRPr="007A4AFC" w:rsidDel="00166699" w:rsidRDefault="00206DBA">
      <w:pPr>
        <w:pStyle w:val="Titre"/>
        <w:tabs>
          <w:tab w:val="num" w:pos="-4820"/>
        </w:tabs>
        <w:spacing w:line="276" w:lineRule="auto"/>
        <w:jc w:val="both"/>
        <w:rPr>
          <w:del w:id="20316" w:author="Dr Mamadou SANOGO" w:date="2023-10-25T17:56:00Z"/>
          <w:color w:val="000000" w:themeColor="text1"/>
          <w:szCs w:val="24"/>
          <w:lang w:val="fr-ML"/>
          <w:rPrChange w:id="20317" w:author="Dr Mamadou SANOGO" w:date="2023-10-25T18:15:00Z">
            <w:rPr>
              <w:del w:id="20318" w:author="Dr Mamadou SANOGO" w:date="2023-10-25T17:56:00Z"/>
              <w:color w:val="365E90"/>
              <w:szCs w:val="24"/>
              <w:lang w:val="fr-ML"/>
            </w:rPr>
          </w:rPrChange>
        </w:rPr>
        <w:pPrChange w:id="20319" w:author="Dr Mamadou SANOGO" w:date="2023-10-25T17:57:00Z">
          <w:pPr>
            <w:spacing w:line="240" w:lineRule="auto"/>
            <w:ind w:left="102"/>
          </w:pPr>
        </w:pPrChange>
      </w:pPr>
    </w:p>
    <w:p w14:paraId="735C12D7" w14:textId="6D8BD6AD" w:rsidR="00206DBA" w:rsidRPr="007A4AFC" w:rsidDel="00166699" w:rsidRDefault="00206DBA">
      <w:pPr>
        <w:pStyle w:val="Titre"/>
        <w:tabs>
          <w:tab w:val="num" w:pos="-4820"/>
        </w:tabs>
        <w:spacing w:line="276" w:lineRule="auto"/>
        <w:jc w:val="both"/>
        <w:rPr>
          <w:del w:id="20320" w:author="Dr Mamadou SANOGO" w:date="2023-10-25T17:56:00Z"/>
          <w:color w:val="000000" w:themeColor="text1"/>
          <w:szCs w:val="24"/>
          <w:lang w:val="fr-ML"/>
          <w:rPrChange w:id="20321" w:author="Dr Mamadou SANOGO" w:date="2023-10-25T18:15:00Z">
            <w:rPr>
              <w:del w:id="20322" w:author="Dr Mamadou SANOGO" w:date="2023-10-25T17:56:00Z"/>
              <w:color w:val="365E90"/>
              <w:szCs w:val="24"/>
              <w:lang w:val="fr-ML"/>
            </w:rPr>
          </w:rPrChange>
        </w:rPr>
        <w:pPrChange w:id="20323" w:author="Dr Mamadou SANOGO" w:date="2023-10-25T17:57:00Z">
          <w:pPr>
            <w:spacing w:line="240" w:lineRule="auto"/>
            <w:ind w:left="102"/>
          </w:pPr>
        </w:pPrChange>
      </w:pPr>
    </w:p>
    <w:p w14:paraId="2E4BA96F" w14:textId="28B79FD0" w:rsidR="00206DBA" w:rsidRPr="007A4AFC" w:rsidDel="00166699" w:rsidRDefault="00206DBA">
      <w:pPr>
        <w:pStyle w:val="Titre"/>
        <w:tabs>
          <w:tab w:val="num" w:pos="-4820"/>
        </w:tabs>
        <w:spacing w:line="276" w:lineRule="auto"/>
        <w:jc w:val="both"/>
        <w:rPr>
          <w:del w:id="20324" w:author="Dr Mamadou SANOGO" w:date="2023-10-25T17:56:00Z"/>
          <w:color w:val="000000" w:themeColor="text1"/>
          <w:szCs w:val="24"/>
          <w:lang w:val="fr-ML"/>
          <w:rPrChange w:id="20325" w:author="Dr Mamadou SANOGO" w:date="2023-10-25T18:15:00Z">
            <w:rPr>
              <w:del w:id="20326" w:author="Dr Mamadou SANOGO" w:date="2023-10-25T17:56:00Z"/>
              <w:color w:val="365E90"/>
              <w:szCs w:val="24"/>
              <w:lang w:val="fr-ML"/>
            </w:rPr>
          </w:rPrChange>
        </w:rPr>
        <w:pPrChange w:id="20327" w:author="Dr Mamadou SANOGO" w:date="2023-10-25T17:57:00Z">
          <w:pPr>
            <w:spacing w:line="240" w:lineRule="auto"/>
            <w:ind w:left="102"/>
          </w:pPr>
        </w:pPrChange>
      </w:pPr>
    </w:p>
    <w:p w14:paraId="27AFCD62" w14:textId="277AB6DF" w:rsidR="00206DBA" w:rsidRPr="007A4AFC" w:rsidDel="00166699" w:rsidRDefault="00206DBA">
      <w:pPr>
        <w:pStyle w:val="Titre"/>
        <w:tabs>
          <w:tab w:val="num" w:pos="-4820"/>
        </w:tabs>
        <w:spacing w:line="276" w:lineRule="auto"/>
        <w:jc w:val="both"/>
        <w:rPr>
          <w:del w:id="20328" w:author="Dr Mamadou SANOGO" w:date="2023-10-25T17:56:00Z"/>
          <w:color w:val="000000" w:themeColor="text1"/>
          <w:szCs w:val="24"/>
          <w:lang w:val="fr-ML"/>
          <w:rPrChange w:id="20329" w:author="Dr Mamadou SANOGO" w:date="2023-10-25T18:15:00Z">
            <w:rPr>
              <w:del w:id="20330" w:author="Dr Mamadou SANOGO" w:date="2023-10-25T17:56:00Z"/>
              <w:color w:val="365E90"/>
              <w:szCs w:val="24"/>
              <w:lang w:val="fr-ML"/>
            </w:rPr>
          </w:rPrChange>
        </w:rPr>
        <w:pPrChange w:id="20331" w:author="Dr Mamadou SANOGO" w:date="2023-10-25T17:57:00Z">
          <w:pPr>
            <w:spacing w:line="240" w:lineRule="auto"/>
            <w:ind w:left="102"/>
          </w:pPr>
        </w:pPrChange>
      </w:pPr>
    </w:p>
    <w:p w14:paraId="1E66FC13" w14:textId="3B3EA8A9" w:rsidR="00206DBA" w:rsidRPr="007A4AFC" w:rsidDel="00166699" w:rsidRDefault="00206DBA">
      <w:pPr>
        <w:pStyle w:val="Titre"/>
        <w:tabs>
          <w:tab w:val="num" w:pos="-4820"/>
        </w:tabs>
        <w:spacing w:line="276" w:lineRule="auto"/>
        <w:jc w:val="both"/>
        <w:rPr>
          <w:del w:id="20332" w:author="Dr Mamadou SANOGO" w:date="2023-10-25T17:56:00Z"/>
          <w:rFonts w:eastAsiaTheme="minorHAnsi"/>
          <w:b w:val="0"/>
          <w:color w:val="000000" w:themeColor="text1"/>
          <w:lang w:eastAsia="en-US"/>
          <w:rPrChange w:id="20333" w:author="Dr Mamadou SANOGO" w:date="2023-10-25T18:15:00Z">
            <w:rPr>
              <w:del w:id="20334" w:author="Dr Mamadou SANOGO" w:date="2023-10-25T17:56:00Z"/>
              <w:rFonts w:eastAsiaTheme="minorHAnsi" w:cs="Times New Roman"/>
              <w:b w:val="0"/>
              <w:color w:val="auto"/>
              <w:lang w:eastAsia="en-US"/>
            </w:rPr>
          </w:rPrChange>
        </w:rPr>
        <w:pPrChange w:id="20335" w:author="Dr Mamadou SANOGO" w:date="2023-10-25T17:57:00Z">
          <w:pPr>
            <w:pStyle w:val="Titre1"/>
            <w:spacing w:before="0" w:line="240" w:lineRule="auto"/>
            <w:jc w:val="center"/>
          </w:pPr>
        </w:pPrChange>
      </w:pPr>
      <w:bookmarkStart w:id="20336" w:name="_Toc145944548"/>
      <w:del w:id="20337" w:author="Dr Mamadou SANOGO" w:date="2023-10-25T17:56:00Z">
        <w:r w:rsidRPr="007A4AFC" w:rsidDel="00166699">
          <w:rPr>
            <w:rFonts w:eastAsiaTheme="minorHAnsi"/>
            <w:color w:val="000000" w:themeColor="text1"/>
            <w:sz w:val="28"/>
            <w:lang w:eastAsia="en-US"/>
            <w:rPrChange w:id="20338" w:author="Dr Mamadou SANOGO" w:date="2023-10-25T18:15:00Z">
              <w:rPr>
                <w:rFonts w:eastAsiaTheme="minorHAnsi"/>
                <w:color w:val="2E74B5" w:themeColor="accent1" w:themeShade="BF"/>
                <w:lang w:eastAsia="en-US"/>
              </w:rPr>
            </w:rPrChange>
          </w:rPr>
          <w:delText>Annexe 18 : PV de réunion</w:delText>
        </w:r>
        <w:bookmarkEnd w:id="20336"/>
      </w:del>
    </w:p>
    <w:p w14:paraId="6FE125B6" w14:textId="6DD92F76" w:rsidR="00206DBA" w:rsidRPr="007A4AFC" w:rsidDel="00166699" w:rsidRDefault="00206DBA">
      <w:pPr>
        <w:pStyle w:val="Titre"/>
        <w:tabs>
          <w:tab w:val="num" w:pos="-4820"/>
        </w:tabs>
        <w:spacing w:line="276" w:lineRule="auto"/>
        <w:jc w:val="both"/>
        <w:rPr>
          <w:del w:id="20339" w:author="Dr Mamadou SANOGO" w:date="2023-10-25T17:56:00Z"/>
          <w:color w:val="000000" w:themeColor="text1"/>
          <w:sz w:val="28"/>
          <w:szCs w:val="28"/>
          <w:rPrChange w:id="20340" w:author="Dr Mamadou SANOGO" w:date="2023-10-25T18:15:00Z">
            <w:rPr>
              <w:del w:id="20341" w:author="Dr Mamadou SANOGO" w:date="2023-10-25T17:56:00Z"/>
              <w:color w:val="000000"/>
              <w:sz w:val="28"/>
              <w:szCs w:val="28"/>
            </w:rPr>
          </w:rPrChange>
        </w:rPr>
        <w:pPrChange w:id="20342" w:author="Dr Mamadou SANOGO" w:date="2023-10-25T17:57:00Z">
          <w:pPr>
            <w:spacing w:line="240" w:lineRule="auto"/>
          </w:pPr>
        </w:pPrChange>
      </w:pPr>
    </w:p>
    <w:p w14:paraId="52E11CA3" w14:textId="2A42CB7B" w:rsidR="001B374B" w:rsidRPr="007A4AFC" w:rsidDel="00166699" w:rsidRDefault="001B374B">
      <w:pPr>
        <w:pStyle w:val="Titre"/>
        <w:tabs>
          <w:tab w:val="num" w:pos="-4820"/>
        </w:tabs>
        <w:spacing w:line="276" w:lineRule="auto"/>
        <w:jc w:val="both"/>
        <w:rPr>
          <w:del w:id="20343" w:author="Dr Mamadou SANOGO" w:date="2023-10-25T17:56:00Z"/>
          <w:color w:val="000000" w:themeColor="text1"/>
          <w:sz w:val="28"/>
          <w:szCs w:val="28"/>
          <w:rPrChange w:id="20344" w:author="Dr Mamadou SANOGO" w:date="2023-10-25T18:15:00Z">
            <w:rPr>
              <w:del w:id="20345" w:author="Dr Mamadou SANOGO" w:date="2023-10-25T17:56:00Z"/>
              <w:color w:val="000000"/>
              <w:sz w:val="28"/>
              <w:szCs w:val="28"/>
            </w:rPr>
          </w:rPrChange>
        </w:rPr>
        <w:pPrChange w:id="20346" w:author="Dr Mamadou SANOGO" w:date="2023-10-25T17:57:00Z">
          <w:pPr>
            <w:spacing w:line="240" w:lineRule="auto"/>
          </w:pPr>
        </w:pPrChange>
      </w:pPr>
      <w:del w:id="20347" w:author="Dr Mamadou SANOGO" w:date="2023-10-25T17:56:00Z">
        <w:r w:rsidRPr="007A4AFC" w:rsidDel="00166699">
          <w:rPr>
            <w:color w:val="000000" w:themeColor="text1"/>
            <w:sz w:val="28"/>
            <w:szCs w:val="28"/>
            <w:rPrChange w:id="20348" w:author="Dr Mamadou SANOGO" w:date="2023-10-25T18:15:00Z">
              <w:rPr>
                <w:color w:val="000000"/>
                <w:sz w:val="28"/>
                <w:szCs w:val="28"/>
              </w:rPr>
            </w:rPrChange>
          </w:rPr>
          <w:br w:type="page"/>
        </w:r>
      </w:del>
    </w:p>
    <w:p w14:paraId="005857C2" w14:textId="7F028898" w:rsidR="001B374B" w:rsidRPr="007A4AFC" w:rsidDel="00166699" w:rsidRDefault="001B374B">
      <w:pPr>
        <w:pStyle w:val="Titre"/>
        <w:tabs>
          <w:tab w:val="num" w:pos="-4820"/>
        </w:tabs>
        <w:spacing w:line="276" w:lineRule="auto"/>
        <w:jc w:val="both"/>
        <w:rPr>
          <w:del w:id="20349" w:author="Dr Mamadou SANOGO" w:date="2023-10-25T17:56:00Z"/>
          <w:rFonts w:eastAsiaTheme="minorHAnsi"/>
          <w:b w:val="0"/>
          <w:color w:val="000000" w:themeColor="text1"/>
          <w:lang w:eastAsia="en-US"/>
          <w:rPrChange w:id="20350" w:author="Dr Mamadou SANOGO" w:date="2023-10-25T18:15:00Z">
            <w:rPr>
              <w:del w:id="20351" w:author="Dr Mamadou SANOGO" w:date="2023-10-25T17:56:00Z"/>
              <w:rFonts w:eastAsiaTheme="minorHAnsi" w:cs="Times New Roman"/>
              <w:b w:val="0"/>
              <w:color w:val="auto"/>
              <w:lang w:eastAsia="en-US"/>
            </w:rPr>
          </w:rPrChange>
        </w:rPr>
        <w:pPrChange w:id="20352" w:author="Dr Mamadou SANOGO" w:date="2023-10-25T17:57:00Z">
          <w:pPr>
            <w:pStyle w:val="Titre1"/>
            <w:spacing w:before="0" w:line="240" w:lineRule="auto"/>
            <w:jc w:val="center"/>
          </w:pPr>
        </w:pPrChange>
      </w:pPr>
      <w:bookmarkStart w:id="20353" w:name="_Toc145944549"/>
      <w:del w:id="20354" w:author="Dr Mamadou SANOGO" w:date="2023-10-25T17:56:00Z">
        <w:r w:rsidRPr="007A4AFC" w:rsidDel="00166699">
          <w:rPr>
            <w:rFonts w:eastAsiaTheme="minorHAnsi"/>
            <w:color w:val="000000" w:themeColor="text1"/>
            <w:sz w:val="28"/>
            <w:lang w:eastAsia="en-US"/>
            <w:rPrChange w:id="20355" w:author="Dr Mamadou SANOGO" w:date="2023-10-25T18:15:00Z">
              <w:rPr>
                <w:rFonts w:eastAsiaTheme="minorHAnsi"/>
                <w:color w:val="2E74B5" w:themeColor="accent1" w:themeShade="BF"/>
                <w:lang w:eastAsia="en-US"/>
              </w:rPr>
            </w:rPrChange>
          </w:rPr>
          <w:delText>Annexe 19 : les responsable</w:delText>
        </w:r>
        <w:r w:rsidR="001E40CF" w:rsidRPr="007A4AFC" w:rsidDel="00166699">
          <w:rPr>
            <w:rFonts w:eastAsiaTheme="minorHAnsi"/>
            <w:color w:val="000000" w:themeColor="text1"/>
            <w:sz w:val="28"/>
            <w:lang w:eastAsia="en-US"/>
            <w:rPrChange w:id="20356" w:author="Dr Mamadou SANOGO" w:date="2023-10-25T18:15:00Z">
              <w:rPr>
                <w:rFonts w:eastAsiaTheme="minorHAnsi"/>
                <w:color w:val="2E74B5" w:themeColor="accent1" w:themeShade="BF"/>
                <w:lang w:eastAsia="en-US"/>
              </w:rPr>
            </w:rPrChange>
          </w:rPr>
          <w:delText>s</w:delText>
        </w:r>
        <w:r w:rsidRPr="007A4AFC" w:rsidDel="00166699">
          <w:rPr>
            <w:rFonts w:eastAsiaTheme="minorHAnsi"/>
            <w:color w:val="000000" w:themeColor="text1"/>
            <w:sz w:val="28"/>
            <w:lang w:eastAsia="en-US"/>
            <w:rPrChange w:id="20357" w:author="Dr Mamadou SANOGO" w:date="2023-10-25T18:15:00Z">
              <w:rPr>
                <w:rFonts w:eastAsiaTheme="minorHAnsi"/>
                <w:color w:val="2E74B5" w:themeColor="accent1" w:themeShade="BF"/>
                <w:lang w:eastAsia="en-US"/>
              </w:rPr>
            </w:rPrChange>
          </w:rPr>
          <w:delText xml:space="preserve"> administratifs l’EPSFé</w:delText>
        </w:r>
        <w:bookmarkEnd w:id="20353"/>
      </w:del>
    </w:p>
    <w:p w14:paraId="7B354B01" w14:textId="1F3F290E" w:rsidR="001B374B" w:rsidRPr="007A4AFC" w:rsidDel="00166699" w:rsidRDefault="001B374B">
      <w:pPr>
        <w:pStyle w:val="Titre"/>
        <w:tabs>
          <w:tab w:val="num" w:pos="-4820"/>
        </w:tabs>
        <w:spacing w:line="276" w:lineRule="auto"/>
        <w:jc w:val="both"/>
        <w:rPr>
          <w:del w:id="20358" w:author="Dr Mamadou SANOGO" w:date="2023-10-25T17:56:00Z"/>
          <w:color w:val="000000" w:themeColor="text1"/>
          <w:lang w:eastAsia="en-US"/>
          <w:rPrChange w:id="20359" w:author="Dr Mamadou SANOGO" w:date="2023-10-25T18:15:00Z">
            <w:rPr>
              <w:del w:id="20360" w:author="Dr Mamadou SANOGO" w:date="2023-10-25T17:56:00Z"/>
              <w:lang w:eastAsia="en-US"/>
            </w:rPr>
          </w:rPrChange>
        </w:rPr>
        <w:pPrChange w:id="20361" w:author="Dr Mamadou SANOGO" w:date="2023-10-25T17:57:00Z">
          <w:pPr/>
        </w:pPrChange>
      </w:pPr>
    </w:p>
    <w:tbl>
      <w:tblPr>
        <w:tblStyle w:val="TableauGrille5Fonc-Accentuation5"/>
        <w:tblW w:w="9067" w:type="dxa"/>
        <w:jc w:val="center"/>
        <w:tblLook w:val="04A0" w:firstRow="1" w:lastRow="0" w:firstColumn="1" w:lastColumn="0" w:noHBand="0" w:noVBand="1"/>
      </w:tblPr>
      <w:tblGrid>
        <w:gridCol w:w="536"/>
        <w:gridCol w:w="1497"/>
        <w:gridCol w:w="2625"/>
        <w:gridCol w:w="4409"/>
      </w:tblGrid>
      <w:tr w:rsidR="007A4AFC" w:rsidRPr="007A4AFC" w:rsidDel="00166699" w14:paraId="5C84C316" w14:textId="77777777" w:rsidTr="001B374B">
        <w:trPr>
          <w:cnfStyle w:val="100000000000" w:firstRow="1" w:lastRow="0" w:firstColumn="0" w:lastColumn="0" w:oddVBand="0" w:evenVBand="0" w:oddHBand="0" w:evenHBand="0" w:firstRowFirstColumn="0" w:firstRowLastColumn="0" w:lastRowFirstColumn="0" w:lastRowLastColumn="0"/>
          <w:trHeight w:val="389"/>
          <w:jc w:val="center"/>
          <w:del w:id="2036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shd w:val="clear" w:color="auto" w:fill="2F5496" w:themeFill="accent5" w:themeFillShade="BF"/>
          </w:tcPr>
          <w:p w14:paraId="582B52A4" w14:textId="64AC1BB4" w:rsidR="001B374B" w:rsidRPr="007A4AFC" w:rsidDel="00166699" w:rsidRDefault="001B374B">
            <w:pPr>
              <w:pStyle w:val="Titre"/>
              <w:tabs>
                <w:tab w:val="num" w:pos="-4820"/>
              </w:tabs>
              <w:spacing w:line="276" w:lineRule="auto"/>
              <w:jc w:val="both"/>
              <w:rPr>
                <w:del w:id="20363" w:author="Dr Mamadou SANOGO" w:date="2023-10-25T17:56:00Z"/>
                <w:rFonts w:ascii="Arial Narrow" w:hAnsi="Arial Narrow"/>
                <w:b/>
                <w:color w:val="000000" w:themeColor="text1"/>
                <w:rPrChange w:id="20364" w:author="Dr Mamadou SANOGO" w:date="2023-10-25T18:15:00Z">
                  <w:rPr>
                    <w:del w:id="20365" w:author="Dr Mamadou SANOGO" w:date="2023-10-25T17:56:00Z"/>
                    <w:rFonts w:ascii="Arial Narrow" w:hAnsi="Arial Narrow"/>
                    <w:b w:val="0"/>
                  </w:rPr>
                </w:rPrChange>
              </w:rPr>
              <w:pPrChange w:id="20366" w:author="Dr Mamadou SANOGO" w:date="2023-10-25T17:57:00Z">
                <w:pPr>
                  <w:spacing w:before="120" w:after="120" w:line="240" w:lineRule="auto"/>
                  <w:jc w:val="center"/>
                </w:pPr>
              </w:pPrChange>
            </w:pPr>
            <w:del w:id="20367" w:author="Dr Mamadou SANOGO" w:date="2023-10-25T17:56:00Z">
              <w:r w:rsidRPr="007A4AFC" w:rsidDel="00166699">
                <w:rPr>
                  <w:rFonts w:ascii="Arial Narrow" w:hAnsi="Arial Narrow"/>
                  <w:b/>
                  <w:color w:val="000000" w:themeColor="text1"/>
                  <w:rPrChange w:id="20368" w:author="Dr Mamadou SANOGO" w:date="2023-10-25T18:15:00Z">
                    <w:rPr>
                      <w:rFonts w:ascii="Arial Narrow" w:hAnsi="Arial Narrow"/>
                    </w:rPr>
                  </w:rPrChange>
                </w:rPr>
                <w:delText>N°</w:delText>
              </w:r>
            </w:del>
          </w:p>
        </w:tc>
        <w:tc>
          <w:tcPr>
            <w:tcW w:w="1060" w:type="dxa"/>
            <w:shd w:val="clear" w:color="auto" w:fill="2F5496" w:themeFill="accent5" w:themeFillShade="BF"/>
          </w:tcPr>
          <w:p w14:paraId="110E3B05" w14:textId="25AF97EA"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369" w:author="Dr Mamadou SANOGO" w:date="2023-10-25T17:56:00Z"/>
                <w:rFonts w:ascii="Arial Narrow" w:hAnsi="Arial Narrow"/>
                <w:b/>
                <w:color w:val="000000" w:themeColor="text1"/>
                <w:rPrChange w:id="20370" w:author="Dr Mamadou SANOGO" w:date="2023-10-25T18:15:00Z">
                  <w:rPr>
                    <w:del w:id="20371" w:author="Dr Mamadou SANOGO" w:date="2023-10-25T17:56:00Z"/>
                    <w:rFonts w:ascii="Arial Narrow" w:hAnsi="Arial Narrow"/>
                    <w:b w:val="0"/>
                  </w:rPr>
                </w:rPrChange>
              </w:rPr>
              <w:pPrChange w:id="20372"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373" w:author="Dr Mamadou SANOGO" w:date="2023-10-25T17:56:00Z">
              <w:r w:rsidRPr="007A4AFC" w:rsidDel="00166699">
                <w:rPr>
                  <w:rFonts w:ascii="Arial Narrow" w:hAnsi="Arial Narrow"/>
                  <w:b/>
                  <w:color w:val="000000" w:themeColor="text1"/>
                  <w:rPrChange w:id="20374" w:author="Dr Mamadou SANOGO" w:date="2023-10-25T18:15:00Z">
                    <w:rPr>
                      <w:rFonts w:ascii="Arial Narrow" w:hAnsi="Arial Narrow"/>
                    </w:rPr>
                  </w:rPrChange>
                </w:rPr>
                <w:delText>Civilité</w:delText>
              </w:r>
            </w:del>
          </w:p>
        </w:tc>
        <w:tc>
          <w:tcPr>
            <w:tcW w:w="2752" w:type="dxa"/>
            <w:shd w:val="clear" w:color="auto" w:fill="2F5496" w:themeFill="accent5" w:themeFillShade="BF"/>
          </w:tcPr>
          <w:p w14:paraId="69FADDB8" w14:textId="758B2279"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375" w:author="Dr Mamadou SANOGO" w:date="2023-10-25T17:56:00Z"/>
                <w:rFonts w:ascii="Arial Narrow" w:hAnsi="Arial Narrow"/>
                <w:b/>
                <w:color w:val="000000" w:themeColor="text1"/>
                <w:rPrChange w:id="20376" w:author="Dr Mamadou SANOGO" w:date="2023-10-25T18:15:00Z">
                  <w:rPr>
                    <w:del w:id="20377" w:author="Dr Mamadou SANOGO" w:date="2023-10-25T17:56:00Z"/>
                    <w:rFonts w:ascii="Arial Narrow" w:hAnsi="Arial Narrow"/>
                    <w:b w:val="0"/>
                  </w:rPr>
                </w:rPrChange>
              </w:rPr>
              <w:pPrChange w:id="20378"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379" w:author="Dr Mamadou SANOGO" w:date="2023-10-25T17:56:00Z">
              <w:r w:rsidRPr="007A4AFC" w:rsidDel="00166699">
                <w:rPr>
                  <w:rFonts w:ascii="Arial Narrow" w:hAnsi="Arial Narrow"/>
                  <w:b/>
                  <w:color w:val="000000" w:themeColor="text1"/>
                  <w:rPrChange w:id="20380" w:author="Dr Mamadou SANOGO" w:date="2023-10-25T18:15:00Z">
                    <w:rPr>
                      <w:rFonts w:ascii="Arial Narrow" w:hAnsi="Arial Narrow"/>
                    </w:rPr>
                  </w:rPrChange>
                </w:rPr>
                <w:delText>NOM et Prénom</w:delText>
              </w:r>
            </w:del>
          </w:p>
        </w:tc>
        <w:tc>
          <w:tcPr>
            <w:tcW w:w="4819" w:type="dxa"/>
            <w:shd w:val="clear" w:color="auto" w:fill="2F5496" w:themeFill="accent5" w:themeFillShade="BF"/>
          </w:tcPr>
          <w:p w14:paraId="5818D0CE" w14:textId="749DC473" w:rsidR="001B374B" w:rsidRPr="007A4AFC" w:rsidDel="00166699" w:rsidRDefault="001B374B">
            <w:pPr>
              <w:pStyle w:val="Titre"/>
              <w:tabs>
                <w:tab w:val="num" w:pos="-4820"/>
              </w:tabs>
              <w:spacing w:line="276" w:lineRule="auto"/>
              <w:jc w:val="both"/>
              <w:cnfStyle w:val="100000000000" w:firstRow="1" w:lastRow="0" w:firstColumn="0" w:lastColumn="0" w:oddVBand="0" w:evenVBand="0" w:oddHBand="0" w:evenHBand="0" w:firstRowFirstColumn="0" w:firstRowLastColumn="0" w:lastRowFirstColumn="0" w:lastRowLastColumn="0"/>
              <w:rPr>
                <w:del w:id="20381" w:author="Dr Mamadou SANOGO" w:date="2023-10-25T17:56:00Z"/>
                <w:rFonts w:ascii="Arial Narrow" w:hAnsi="Arial Narrow"/>
                <w:b/>
                <w:color w:val="000000" w:themeColor="text1"/>
                <w:rPrChange w:id="20382" w:author="Dr Mamadou SANOGO" w:date="2023-10-25T18:15:00Z">
                  <w:rPr>
                    <w:del w:id="20383" w:author="Dr Mamadou SANOGO" w:date="2023-10-25T17:56:00Z"/>
                    <w:rFonts w:ascii="Arial Narrow" w:hAnsi="Arial Narrow"/>
                    <w:b w:val="0"/>
                  </w:rPr>
                </w:rPrChange>
              </w:rPr>
              <w:pPrChange w:id="20384" w:author="Dr Mamadou SANOGO" w:date="2023-10-25T17:57:00Z">
                <w:pPr>
                  <w:spacing w:before="120" w:after="120" w:line="240" w:lineRule="auto"/>
                  <w:jc w:val="center"/>
                  <w:cnfStyle w:val="100000000000" w:firstRow="1" w:lastRow="0" w:firstColumn="0" w:lastColumn="0" w:oddVBand="0" w:evenVBand="0" w:oddHBand="0" w:evenHBand="0" w:firstRowFirstColumn="0" w:firstRowLastColumn="0" w:lastRowFirstColumn="0" w:lastRowLastColumn="0"/>
                </w:pPr>
              </w:pPrChange>
            </w:pPr>
            <w:del w:id="20385" w:author="Dr Mamadou SANOGO" w:date="2023-10-25T17:56:00Z">
              <w:r w:rsidRPr="007A4AFC" w:rsidDel="00166699">
                <w:rPr>
                  <w:rFonts w:ascii="Arial Narrow" w:hAnsi="Arial Narrow"/>
                  <w:b/>
                  <w:color w:val="000000" w:themeColor="text1"/>
                  <w:rPrChange w:id="20386" w:author="Dr Mamadou SANOGO" w:date="2023-10-25T18:15:00Z">
                    <w:rPr>
                      <w:rFonts w:ascii="Arial Narrow" w:hAnsi="Arial Narrow"/>
                    </w:rPr>
                  </w:rPrChange>
                </w:rPr>
                <w:delText>Fonction</w:delText>
              </w:r>
            </w:del>
          </w:p>
        </w:tc>
      </w:tr>
      <w:tr w:rsidR="007A4AFC" w:rsidRPr="007A4AFC" w:rsidDel="00166699" w14:paraId="6C3D1BB3" w14:textId="77777777" w:rsidTr="001B374B">
        <w:trPr>
          <w:cnfStyle w:val="000000100000" w:firstRow="0" w:lastRow="0" w:firstColumn="0" w:lastColumn="0" w:oddVBand="0" w:evenVBand="0" w:oddHBand="1" w:evenHBand="0" w:firstRowFirstColumn="0" w:firstRowLastColumn="0" w:lastRowFirstColumn="0" w:lastRowLastColumn="0"/>
          <w:jc w:val="center"/>
          <w:del w:id="2038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78022B3" w14:textId="2CADFDF8" w:rsidR="001B374B" w:rsidRPr="007A4AFC" w:rsidDel="00166699" w:rsidRDefault="001B374B">
            <w:pPr>
              <w:pStyle w:val="Titre"/>
              <w:tabs>
                <w:tab w:val="num" w:pos="-4820"/>
              </w:tabs>
              <w:spacing w:line="276" w:lineRule="auto"/>
              <w:jc w:val="both"/>
              <w:rPr>
                <w:del w:id="20388" w:author="Dr Mamadou SANOGO" w:date="2023-10-25T17:56:00Z"/>
                <w:color w:val="000000" w:themeColor="text1"/>
                <w:rPrChange w:id="20389" w:author="Dr Mamadou SANOGO" w:date="2023-10-25T18:15:00Z">
                  <w:rPr>
                    <w:del w:id="20390" w:author="Dr Mamadou SANOGO" w:date="2023-10-25T17:56:00Z"/>
                  </w:rPr>
                </w:rPrChange>
              </w:rPr>
              <w:pPrChange w:id="20391" w:author="Dr Mamadou SANOGO" w:date="2023-10-25T17:57:00Z">
                <w:pPr>
                  <w:spacing w:before="120" w:after="120" w:line="240" w:lineRule="auto"/>
                </w:pPr>
              </w:pPrChange>
            </w:pPr>
            <w:del w:id="20392" w:author="Dr Mamadou SANOGO" w:date="2023-10-25T17:56:00Z">
              <w:r w:rsidRPr="007A4AFC" w:rsidDel="00166699">
                <w:rPr>
                  <w:b/>
                  <w:color w:val="000000" w:themeColor="text1"/>
                  <w:rPrChange w:id="20393" w:author="Dr Mamadou SANOGO" w:date="2023-10-25T18:15:00Z">
                    <w:rPr/>
                  </w:rPrChange>
                </w:rPr>
                <w:delText>1</w:delText>
              </w:r>
            </w:del>
          </w:p>
        </w:tc>
        <w:tc>
          <w:tcPr>
            <w:tcW w:w="1060" w:type="dxa"/>
            <w:vAlign w:val="center"/>
          </w:tcPr>
          <w:p w14:paraId="79BFE96B" w14:textId="34046091"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394" w:author="Dr Mamadou SANOGO" w:date="2023-10-25T17:56:00Z"/>
                <w:color w:val="000000" w:themeColor="text1"/>
                <w:rPrChange w:id="20395" w:author="Dr Mamadou SANOGO" w:date="2023-10-25T18:15:00Z">
                  <w:rPr>
                    <w:del w:id="20396" w:author="Dr Mamadou SANOGO" w:date="2023-10-25T17:56:00Z"/>
                  </w:rPr>
                </w:rPrChange>
              </w:rPr>
              <w:pPrChange w:id="20397"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398" w:author="Dr Mamadou SANOGO" w:date="2023-10-25T17:56:00Z">
              <w:r w:rsidRPr="007A4AFC" w:rsidDel="00166699">
                <w:rPr>
                  <w:color w:val="000000" w:themeColor="text1"/>
                  <w:rPrChange w:id="20399" w:author="Dr Mamadou SANOGO" w:date="2023-10-25T18:15:00Z">
                    <w:rPr/>
                  </w:rPrChange>
                </w:rPr>
                <w:delText>Monsieur</w:delText>
              </w:r>
            </w:del>
          </w:p>
        </w:tc>
        <w:tc>
          <w:tcPr>
            <w:tcW w:w="2752" w:type="dxa"/>
            <w:vAlign w:val="center"/>
          </w:tcPr>
          <w:p w14:paraId="526A9725" w14:textId="49489106"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00" w:author="Dr Mamadou SANOGO" w:date="2023-10-25T17:56:00Z"/>
                <w:color w:val="000000" w:themeColor="text1"/>
                <w:rPrChange w:id="20401" w:author="Dr Mamadou SANOGO" w:date="2023-10-25T18:15:00Z">
                  <w:rPr>
                    <w:del w:id="20402" w:author="Dr Mamadou SANOGO" w:date="2023-10-25T17:56:00Z"/>
                  </w:rPr>
                </w:rPrChange>
              </w:rPr>
              <w:pPrChange w:id="2040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04" w:author="Dr Mamadou SANOGO" w:date="2023-10-25T17:56:00Z">
              <w:r w:rsidRPr="007A4AFC" w:rsidDel="00166699">
                <w:rPr>
                  <w:color w:val="000000" w:themeColor="text1"/>
                  <w:rPrChange w:id="20405" w:author="Dr Mamadou SANOGO" w:date="2023-10-25T18:15:00Z">
                    <w:rPr/>
                  </w:rPrChange>
                </w:rPr>
                <w:delText>SANOGO Mamadou</w:delText>
              </w:r>
            </w:del>
          </w:p>
        </w:tc>
        <w:tc>
          <w:tcPr>
            <w:tcW w:w="4819" w:type="dxa"/>
            <w:vAlign w:val="center"/>
          </w:tcPr>
          <w:p w14:paraId="5E354839" w14:textId="4628A3C3"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06" w:author="Dr Mamadou SANOGO" w:date="2023-10-25T17:56:00Z"/>
                <w:color w:val="000000" w:themeColor="text1"/>
                <w:rPrChange w:id="20407" w:author="Dr Mamadou SANOGO" w:date="2023-10-25T18:15:00Z">
                  <w:rPr>
                    <w:del w:id="20408" w:author="Dr Mamadou SANOGO" w:date="2023-10-25T17:56:00Z"/>
                  </w:rPr>
                </w:rPrChange>
              </w:rPr>
              <w:pPrChange w:id="2040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10" w:author="Dr Mamadou SANOGO" w:date="2023-10-25T17:56:00Z">
              <w:r w:rsidRPr="007A4AFC" w:rsidDel="00166699">
                <w:rPr>
                  <w:color w:val="000000" w:themeColor="text1"/>
                  <w:rPrChange w:id="20411" w:author="Dr Mamadou SANOGO" w:date="2023-10-25T18:15:00Z">
                    <w:rPr/>
                  </w:rPrChange>
                </w:rPr>
                <w:delText>Directeur Général</w:delText>
              </w:r>
            </w:del>
          </w:p>
        </w:tc>
      </w:tr>
      <w:tr w:rsidR="007A4AFC" w:rsidRPr="007A4AFC" w:rsidDel="00166699" w14:paraId="7F5C93C4" w14:textId="77777777" w:rsidTr="001B374B">
        <w:trPr>
          <w:jc w:val="center"/>
          <w:del w:id="2041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4F905D1" w14:textId="1FD2E5C0" w:rsidR="001B374B" w:rsidRPr="007A4AFC" w:rsidDel="00166699" w:rsidRDefault="001B374B">
            <w:pPr>
              <w:pStyle w:val="Titre"/>
              <w:tabs>
                <w:tab w:val="num" w:pos="-4820"/>
              </w:tabs>
              <w:spacing w:line="276" w:lineRule="auto"/>
              <w:jc w:val="both"/>
              <w:rPr>
                <w:del w:id="20413" w:author="Dr Mamadou SANOGO" w:date="2023-10-25T17:56:00Z"/>
                <w:color w:val="000000" w:themeColor="text1"/>
                <w:rPrChange w:id="20414" w:author="Dr Mamadou SANOGO" w:date="2023-10-25T18:15:00Z">
                  <w:rPr>
                    <w:del w:id="20415" w:author="Dr Mamadou SANOGO" w:date="2023-10-25T17:56:00Z"/>
                  </w:rPr>
                </w:rPrChange>
              </w:rPr>
              <w:pPrChange w:id="20416" w:author="Dr Mamadou SANOGO" w:date="2023-10-25T17:57:00Z">
                <w:pPr>
                  <w:spacing w:before="120" w:after="120" w:line="240" w:lineRule="auto"/>
                </w:pPr>
              </w:pPrChange>
            </w:pPr>
            <w:del w:id="20417" w:author="Dr Mamadou SANOGO" w:date="2023-10-25T17:56:00Z">
              <w:r w:rsidRPr="007A4AFC" w:rsidDel="00166699">
                <w:rPr>
                  <w:b/>
                  <w:color w:val="000000" w:themeColor="text1"/>
                  <w:rPrChange w:id="20418" w:author="Dr Mamadou SANOGO" w:date="2023-10-25T18:15:00Z">
                    <w:rPr/>
                  </w:rPrChange>
                </w:rPr>
                <w:delText>2</w:delText>
              </w:r>
            </w:del>
          </w:p>
        </w:tc>
        <w:tc>
          <w:tcPr>
            <w:tcW w:w="1060" w:type="dxa"/>
            <w:vAlign w:val="center"/>
          </w:tcPr>
          <w:p w14:paraId="0060F281" w14:textId="2FF6546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19" w:author="Dr Mamadou SANOGO" w:date="2023-10-25T17:56:00Z"/>
                <w:color w:val="000000" w:themeColor="text1"/>
                <w:rPrChange w:id="20420" w:author="Dr Mamadou SANOGO" w:date="2023-10-25T18:15:00Z">
                  <w:rPr>
                    <w:del w:id="20421" w:author="Dr Mamadou SANOGO" w:date="2023-10-25T17:56:00Z"/>
                  </w:rPr>
                </w:rPrChange>
              </w:rPr>
              <w:pPrChange w:id="20422"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23" w:author="Dr Mamadou SANOGO" w:date="2023-10-25T17:56:00Z">
              <w:r w:rsidRPr="007A4AFC" w:rsidDel="00166699">
                <w:rPr>
                  <w:color w:val="000000" w:themeColor="text1"/>
                  <w:rPrChange w:id="20424" w:author="Dr Mamadou SANOGO" w:date="2023-10-25T18:15:00Z">
                    <w:rPr/>
                  </w:rPrChange>
                </w:rPr>
                <w:delText>Monsieur</w:delText>
              </w:r>
            </w:del>
          </w:p>
        </w:tc>
        <w:tc>
          <w:tcPr>
            <w:tcW w:w="2752" w:type="dxa"/>
            <w:vAlign w:val="center"/>
          </w:tcPr>
          <w:p w14:paraId="2243EE98" w14:textId="2E4D0A92"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25" w:author="Dr Mamadou SANOGO" w:date="2023-10-25T17:56:00Z"/>
                <w:color w:val="000000" w:themeColor="text1"/>
                <w:rPrChange w:id="20426" w:author="Dr Mamadou SANOGO" w:date="2023-10-25T18:15:00Z">
                  <w:rPr>
                    <w:del w:id="20427" w:author="Dr Mamadou SANOGO" w:date="2023-10-25T17:56:00Z"/>
                  </w:rPr>
                </w:rPrChange>
              </w:rPr>
              <w:pPrChange w:id="2042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29" w:author="Dr Mamadou SANOGO" w:date="2023-10-25T17:56:00Z">
              <w:r w:rsidRPr="007A4AFC" w:rsidDel="00166699">
                <w:rPr>
                  <w:color w:val="000000" w:themeColor="text1"/>
                  <w:rPrChange w:id="20430" w:author="Dr Mamadou SANOGO" w:date="2023-10-25T18:15:00Z">
                    <w:rPr/>
                  </w:rPrChange>
                </w:rPr>
                <w:delText>BERTE Yacouba</w:delText>
              </w:r>
            </w:del>
          </w:p>
        </w:tc>
        <w:tc>
          <w:tcPr>
            <w:tcW w:w="4819" w:type="dxa"/>
            <w:vAlign w:val="center"/>
          </w:tcPr>
          <w:p w14:paraId="23250BBF" w14:textId="4B41E3B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31" w:author="Dr Mamadou SANOGO" w:date="2023-10-25T17:56:00Z"/>
                <w:color w:val="000000" w:themeColor="text1"/>
                <w:rPrChange w:id="20432" w:author="Dr Mamadou SANOGO" w:date="2023-10-25T18:15:00Z">
                  <w:rPr>
                    <w:del w:id="20433" w:author="Dr Mamadou SANOGO" w:date="2023-10-25T17:56:00Z"/>
                  </w:rPr>
                </w:rPrChange>
              </w:rPr>
              <w:pPrChange w:id="2043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35" w:author="Dr Mamadou SANOGO" w:date="2023-10-25T17:56:00Z">
              <w:r w:rsidRPr="007A4AFC" w:rsidDel="00166699">
                <w:rPr>
                  <w:color w:val="000000" w:themeColor="text1"/>
                  <w:rPrChange w:id="20436" w:author="Dr Mamadou SANOGO" w:date="2023-10-25T18:15:00Z">
                    <w:rPr/>
                  </w:rPrChange>
                </w:rPr>
                <w:delText>Directeur des Etudes</w:delText>
              </w:r>
            </w:del>
          </w:p>
        </w:tc>
      </w:tr>
      <w:tr w:rsidR="007A4AFC" w:rsidRPr="007A4AFC" w:rsidDel="00166699" w14:paraId="1D9DBC38" w14:textId="77777777" w:rsidTr="001B374B">
        <w:trPr>
          <w:cnfStyle w:val="000000100000" w:firstRow="0" w:lastRow="0" w:firstColumn="0" w:lastColumn="0" w:oddVBand="0" w:evenVBand="0" w:oddHBand="1" w:evenHBand="0" w:firstRowFirstColumn="0" w:firstRowLastColumn="0" w:lastRowFirstColumn="0" w:lastRowLastColumn="0"/>
          <w:trHeight w:val="259"/>
          <w:jc w:val="center"/>
          <w:del w:id="2043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5CA2C55" w14:textId="1D3C7B4B" w:rsidR="001B374B" w:rsidRPr="007A4AFC" w:rsidDel="00166699" w:rsidRDefault="001B374B">
            <w:pPr>
              <w:pStyle w:val="Titre"/>
              <w:tabs>
                <w:tab w:val="num" w:pos="-4820"/>
              </w:tabs>
              <w:spacing w:line="276" w:lineRule="auto"/>
              <w:jc w:val="both"/>
              <w:rPr>
                <w:del w:id="20438" w:author="Dr Mamadou SANOGO" w:date="2023-10-25T17:56:00Z"/>
                <w:color w:val="000000" w:themeColor="text1"/>
                <w:rPrChange w:id="20439" w:author="Dr Mamadou SANOGO" w:date="2023-10-25T18:15:00Z">
                  <w:rPr>
                    <w:del w:id="20440" w:author="Dr Mamadou SANOGO" w:date="2023-10-25T17:56:00Z"/>
                  </w:rPr>
                </w:rPrChange>
              </w:rPr>
              <w:pPrChange w:id="20441" w:author="Dr Mamadou SANOGO" w:date="2023-10-25T17:57:00Z">
                <w:pPr>
                  <w:spacing w:before="120" w:after="120" w:line="240" w:lineRule="auto"/>
                </w:pPr>
              </w:pPrChange>
            </w:pPr>
            <w:del w:id="20442" w:author="Dr Mamadou SANOGO" w:date="2023-10-25T17:56:00Z">
              <w:r w:rsidRPr="007A4AFC" w:rsidDel="00166699">
                <w:rPr>
                  <w:b/>
                  <w:color w:val="000000" w:themeColor="text1"/>
                  <w:rPrChange w:id="20443" w:author="Dr Mamadou SANOGO" w:date="2023-10-25T18:15:00Z">
                    <w:rPr/>
                  </w:rPrChange>
                </w:rPr>
                <w:delText>3</w:delText>
              </w:r>
            </w:del>
          </w:p>
        </w:tc>
        <w:tc>
          <w:tcPr>
            <w:tcW w:w="1060" w:type="dxa"/>
            <w:vAlign w:val="center"/>
          </w:tcPr>
          <w:p w14:paraId="78138348" w14:textId="605649E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44" w:author="Dr Mamadou SANOGO" w:date="2023-10-25T17:56:00Z"/>
                <w:color w:val="000000" w:themeColor="text1"/>
                <w:rPrChange w:id="20445" w:author="Dr Mamadou SANOGO" w:date="2023-10-25T18:15:00Z">
                  <w:rPr>
                    <w:del w:id="20446" w:author="Dr Mamadou SANOGO" w:date="2023-10-25T17:56:00Z"/>
                  </w:rPr>
                </w:rPrChange>
              </w:rPr>
              <w:pPrChange w:id="20447"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48" w:author="Dr Mamadou SANOGO" w:date="2023-10-25T17:56:00Z">
              <w:r w:rsidRPr="007A4AFC" w:rsidDel="00166699">
                <w:rPr>
                  <w:color w:val="000000" w:themeColor="text1"/>
                  <w:rPrChange w:id="20449" w:author="Dr Mamadou SANOGO" w:date="2023-10-25T18:15:00Z">
                    <w:rPr/>
                  </w:rPrChange>
                </w:rPr>
                <w:delText>Monsieur</w:delText>
              </w:r>
            </w:del>
          </w:p>
        </w:tc>
        <w:tc>
          <w:tcPr>
            <w:tcW w:w="2752" w:type="dxa"/>
            <w:vAlign w:val="center"/>
          </w:tcPr>
          <w:p w14:paraId="1FA04929" w14:textId="77DEA6BC"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50" w:author="Dr Mamadou SANOGO" w:date="2023-10-25T17:56:00Z"/>
                <w:color w:val="000000" w:themeColor="text1"/>
                <w:rPrChange w:id="20451" w:author="Dr Mamadou SANOGO" w:date="2023-10-25T18:15:00Z">
                  <w:rPr>
                    <w:del w:id="20452" w:author="Dr Mamadou SANOGO" w:date="2023-10-25T17:56:00Z"/>
                  </w:rPr>
                </w:rPrChange>
              </w:rPr>
              <w:pPrChange w:id="2045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54" w:author="Dr Mamadou SANOGO" w:date="2023-10-25T17:56:00Z">
              <w:r w:rsidRPr="007A4AFC" w:rsidDel="00166699">
                <w:rPr>
                  <w:color w:val="000000" w:themeColor="text1"/>
                  <w:rPrChange w:id="20455" w:author="Dr Mamadou SANOGO" w:date="2023-10-25T18:15:00Z">
                    <w:rPr/>
                  </w:rPrChange>
                </w:rPr>
                <w:delText>SANOGO Zana</w:delText>
              </w:r>
            </w:del>
          </w:p>
        </w:tc>
        <w:tc>
          <w:tcPr>
            <w:tcW w:w="4819" w:type="dxa"/>
            <w:vAlign w:val="center"/>
          </w:tcPr>
          <w:p w14:paraId="632361DD" w14:textId="3A46E00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56" w:author="Dr Mamadou SANOGO" w:date="2023-10-25T17:56:00Z"/>
                <w:color w:val="000000" w:themeColor="text1"/>
                <w:rPrChange w:id="20457" w:author="Dr Mamadou SANOGO" w:date="2023-10-25T18:15:00Z">
                  <w:rPr>
                    <w:del w:id="20458" w:author="Dr Mamadou SANOGO" w:date="2023-10-25T17:56:00Z"/>
                  </w:rPr>
                </w:rPrChange>
              </w:rPr>
              <w:pPrChange w:id="2045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60" w:author="Dr Mamadou SANOGO" w:date="2023-10-25T17:56:00Z">
              <w:r w:rsidRPr="007A4AFC" w:rsidDel="00166699">
                <w:rPr>
                  <w:color w:val="000000" w:themeColor="text1"/>
                  <w:rPrChange w:id="20461" w:author="Dr Mamadou SANOGO" w:date="2023-10-25T18:15:00Z">
                    <w:rPr/>
                  </w:rPrChange>
                </w:rPr>
                <w:delText>Responsable Hygiène, assainissement, et sécurité</w:delText>
              </w:r>
            </w:del>
          </w:p>
        </w:tc>
      </w:tr>
      <w:tr w:rsidR="007A4AFC" w:rsidRPr="007A4AFC" w:rsidDel="00166699" w14:paraId="474A671E" w14:textId="77777777" w:rsidTr="001B374B">
        <w:trPr>
          <w:trHeight w:val="311"/>
          <w:jc w:val="center"/>
          <w:del w:id="2046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25E9D0E8" w14:textId="2BBDF2BE" w:rsidR="001B374B" w:rsidRPr="007A4AFC" w:rsidDel="00166699" w:rsidRDefault="001B374B">
            <w:pPr>
              <w:pStyle w:val="Titre"/>
              <w:tabs>
                <w:tab w:val="num" w:pos="-4820"/>
              </w:tabs>
              <w:spacing w:line="276" w:lineRule="auto"/>
              <w:jc w:val="both"/>
              <w:rPr>
                <w:del w:id="20463" w:author="Dr Mamadou SANOGO" w:date="2023-10-25T17:56:00Z"/>
                <w:color w:val="000000" w:themeColor="text1"/>
                <w:rPrChange w:id="20464" w:author="Dr Mamadou SANOGO" w:date="2023-10-25T18:15:00Z">
                  <w:rPr>
                    <w:del w:id="20465" w:author="Dr Mamadou SANOGO" w:date="2023-10-25T17:56:00Z"/>
                  </w:rPr>
                </w:rPrChange>
              </w:rPr>
              <w:pPrChange w:id="20466" w:author="Dr Mamadou SANOGO" w:date="2023-10-25T17:57:00Z">
                <w:pPr>
                  <w:spacing w:before="120" w:after="120" w:line="240" w:lineRule="auto"/>
                </w:pPr>
              </w:pPrChange>
            </w:pPr>
            <w:del w:id="20467" w:author="Dr Mamadou SANOGO" w:date="2023-10-25T17:56:00Z">
              <w:r w:rsidRPr="007A4AFC" w:rsidDel="00166699">
                <w:rPr>
                  <w:b/>
                  <w:color w:val="000000" w:themeColor="text1"/>
                  <w:rPrChange w:id="20468" w:author="Dr Mamadou SANOGO" w:date="2023-10-25T18:15:00Z">
                    <w:rPr/>
                  </w:rPrChange>
                </w:rPr>
                <w:delText>4</w:delText>
              </w:r>
            </w:del>
          </w:p>
        </w:tc>
        <w:tc>
          <w:tcPr>
            <w:tcW w:w="1060" w:type="dxa"/>
            <w:vAlign w:val="center"/>
          </w:tcPr>
          <w:p w14:paraId="160012A0" w14:textId="384FF3D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69" w:author="Dr Mamadou SANOGO" w:date="2023-10-25T17:56:00Z"/>
                <w:color w:val="000000" w:themeColor="text1"/>
                <w:rPrChange w:id="20470" w:author="Dr Mamadou SANOGO" w:date="2023-10-25T18:15:00Z">
                  <w:rPr>
                    <w:del w:id="20471" w:author="Dr Mamadou SANOGO" w:date="2023-10-25T17:56:00Z"/>
                  </w:rPr>
                </w:rPrChange>
              </w:rPr>
              <w:pPrChange w:id="20472"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73" w:author="Dr Mamadou SANOGO" w:date="2023-10-25T17:56:00Z">
              <w:r w:rsidRPr="007A4AFC" w:rsidDel="00166699">
                <w:rPr>
                  <w:color w:val="000000" w:themeColor="text1"/>
                  <w:rPrChange w:id="20474" w:author="Dr Mamadou SANOGO" w:date="2023-10-25T18:15:00Z">
                    <w:rPr/>
                  </w:rPrChange>
                </w:rPr>
                <w:delText>Monsieur</w:delText>
              </w:r>
            </w:del>
          </w:p>
        </w:tc>
        <w:tc>
          <w:tcPr>
            <w:tcW w:w="2752" w:type="dxa"/>
            <w:vAlign w:val="center"/>
          </w:tcPr>
          <w:p w14:paraId="1BD73C66" w14:textId="2088BC5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75" w:author="Dr Mamadou SANOGO" w:date="2023-10-25T17:56:00Z"/>
                <w:color w:val="000000" w:themeColor="text1"/>
                <w:rPrChange w:id="20476" w:author="Dr Mamadou SANOGO" w:date="2023-10-25T18:15:00Z">
                  <w:rPr>
                    <w:del w:id="20477" w:author="Dr Mamadou SANOGO" w:date="2023-10-25T17:56:00Z"/>
                  </w:rPr>
                </w:rPrChange>
              </w:rPr>
              <w:pPrChange w:id="2047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79" w:author="Dr Mamadou SANOGO" w:date="2023-10-25T17:56:00Z">
              <w:r w:rsidRPr="007A4AFC" w:rsidDel="00166699">
                <w:rPr>
                  <w:color w:val="000000" w:themeColor="text1"/>
                  <w:rPrChange w:id="20480" w:author="Dr Mamadou SANOGO" w:date="2023-10-25T18:15:00Z">
                    <w:rPr/>
                  </w:rPrChange>
                </w:rPr>
                <w:delText>BERTHE Ahmadou</w:delText>
              </w:r>
            </w:del>
          </w:p>
        </w:tc>
        <w:tc>
          <w:tcPr>
            <w:tcW w:w="4819" w:type="dxa"/>
            <w:vAlign w:val="center"/>
          </w:tcPr>
          <w:p w14:paraId="2B34D858" w14:textId="7249B204"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481" w:author="Dr Mamadou SANOGO" w:date="2023-10-25T17:56:00Z"/>
                <w:color w:val="000000" w:themeColor="text1"/>
                <w:rPrChange w:id="20482" w:author="Dr Mamadou SANOGO" w:date="2023-10-25T18:15:00Z">
                  <w:rPr>
                    <w:del w:id="20483" w:author="Dr Mamadou SANOGO" w:date="2023-10-25T17:56:00Z"/>
                  </w:rPr>
                </w:rPrChange>
              </w:rPr>
              <w:pPrChange w:id="2048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485" w:author="Dr Mamadou SANOGO" w:date="2023-10-25T17:56:00Z">
              <w:r w:rsidRPr="007A4AFC" w:rsidDel="00166699">
                <w:rPr>
                  <w:color w:val="000000" w:themeColor="text1"/>
                  <w:rPrChange w:id="20486" w:author="Dr Mamadou SANOGO" w:date="2023-10-25T18:15:00Z">
                    <w:rPr/>
                  </w:rPrChange>
                </w:rPr>
                <w:delText>Responsable qualité de la formation</w:delText>
              </w:r>
            </w:del>
          </w:p>
        </w:tc>
      </w:tr>
      <w:tr w:rsidR="007A4AFC" w:rsidRPr="007A4AFC" w:rsidDel="00166699" w14:paraId="0C62BB46" w14:textId="77777777" w:rsidTr="001B374B">
        <w:trPr>
          <w:cnfStyle w:val="000000100000" w:firstRow="0" w:lastRow="0" w:firstColumn="0" w:lastColumn="0" w:oddVBand="0" w:evenVBand="0" w:oddHBand="1" w:evenHBand="0" w:firstRowFirstColumn="0" w:firstRowLastColumn="0" w:lastRowFirstColumn="0" w:lastRowLastColumn="0"/>
          <w:trHeight w:val="311"/>
          <w:jc w:val="center"/>
          <w:del w:id="2048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3D3AE95" w14:textId="5F759A9F" w:rsidR="001B374B" w:rsidRPr="007A4AFC" w:rsidDel="00166699" w:rsidRDefault="001B374B">
            <w:pPr>
              <w:pStyle w:val="Titre"/>
              <w:tabs>
                <w:tab w:val="num" w:pos="-4820"/>
              </w:tabs>
              <w:spacing w:line="276" w:lineRule="auto"/>
              <w:jc w:val="both"/>
              <w:rPr>
                <w:del w:id="20488" w:author="Dr Mamadou SANOGO" w:date="2023-10-25T17:56:00Z"/>
                <w:color w:val="000000" w:themeColor="text1"/>
                <w:rPrChange w:id="20489" w:author="Dr Mamadou SANOGO" w:date="2023-10-25T18:15:00Z">
                  <w:rPr>
                    <w:del w:id="20490" w:author="Dr Mamadou SANOGO" w:date="2023-10-25T17:56:00Z"/>
                  </w:rPr>
                </w:rPrChange>
              </w:rPr>
              <w:pPrChange w:id="20491" w:author="Dr Mamadou SANOGO" w:date="2023-10-25T17:57:00Z">
                <w:pPr>
                  <w:spacing w:before="120" w:after="120" w:line="240" w:lineRule="auto"/>
                </w:pPr>
              </w:pPrChange>
            </w:pPr>
            <w:del w:id="20492" w:author="Dr Mamadou SANOGO" w:date="2023-10-25T17:56:00Z">
              <w:r w:rsidRPr="007A4AFC" w:rsidDel="00166699">
                <w:rPr>
                  <w:b/>
                  <w:color w:val="000000" w:themeColor="text1"/>
                  <w:rPrChange w:id="20493" w:author="Dr Mamadou SANOGO" w:date="2023-10-25T18:15:00Z">
                    <w:rPr/>
                  </w:rPrChange>
                </w:rPr>
                <w:delText>5</w:delText>
              </w:r>
            </w:del>
          </w:p>
        </w:tc>
        <w:tc>
          <w:tcPr>
            <w:tcW w:w="1060" w:type="dxa"/>
            <w:vAlign w:val="center"/>
          </w:tcPr>
          <w:p w14:paraId="4ADD810A" w14:textId="15662609"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494" w:author="Dr Mamadou SANOGO" w:date="2023-10-25T17:56:00Z"/>
                <w:color w:val="000000" w:themeColor="text1"/>
                <w:rPrChange w:id="20495" w:author="Dr Mamadou SANOGO" w:date="2023-10-25T18:15:00Z">
                  <w:rPr>
                    <w:del w:id="20496" w:author="Dr Mamadou SANOGO" w:date="2023-10-25T17:56:00Z"/>
                  </w:rPr>
                </w:rPrChange>
              </w:rPr>
              <w:pPrChange w:id="20497"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498" w:author="Dr Mamadou SANOGO" w:date="2023-10-25T17:56:00Z">
              <w:r w:rsidRPr="007A4AFC" w:rsidDel="00166699">
                <w:rPr>
                  <w:color w:val="000000" w:themeColor="text1"/>
                  <w:rPrChange w:id="20499" w:author="Dr Mamadou SANOGO" w:date="2023-10-25T18:15:00Z">
                    <w:rPr/>
                  </w:rPrChange>
                </w:rPr>
                <w:delText>Monsieur</w:delText>
              </w:r>
            </w:del>
          </w:p>
        </w:tc>
        <w:tc>
          <w:tcPr>
            <w:tcW w:w="2752" w:type="dxa"/>
            <w:vAlign w:val="center"/>
          </w:tcPr>
          <w:p w14:paraId="2EAC4097" w14:textId="1561EDAB"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00" w:author="Dr Mamadou SANOGO" w:date="2023-10-25T17:56:00Z"/>
                <w:color w:val="000000" w:themeColor="text1"/>
                <w:rPrChange w:id="20501" w:author="Dr Mamadou SANOGO" w:date="2023-10-25T18:15:00Z">
                  <w:rPr>
                    <w:del w:id="20502" w:author="Dr Mamadou SANOGO" w:date="2023-10-25T17:56:00Z"/>
                  </w:rPr>
                </w:rPrChange>
              </w:rPr>
              <w:pPrChange w:id="2050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04" w:author="Dr Mamadou SANOGO" w:date="2023-10-25T17:56:00Z">
              <w:r w:rsidRPr="007A4AFC" w:rsidDel="00166699">
                <w:rPr>
                  <w:color w:val="000000" w:themeColor="text1"/>
                  <w:rPrChange w:id="20505" w:author="Dr Mamadou SANOGO" w:date="2023-10-25T18:15:00Z">
                    <w:rPr/>
                  </w:rPrChange>
                </w:rPr>
                <w:delText>NIARE Issa</w:delText>
              </w:r>
            </w:del>
          </w:p>
        </w:tc>
        <w:tc>
          <w:tcPr>
            <w:tcW w:w="4819" w:type="dxa"/>
            <w:vAlign w:val="center"/>
          </w:tcPr>
          <w:p w14:paraId="2136A02C" w14:textId="101308B5"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06" w:author="Dr Mamadou SANOGO" w:date="2023-10-25T17:56:00Z"/>
                <w:color w:val="000000" w:themeColor="text1"/>
                <w:rPrChange w:id="20507" w:author="Dr Mamadou SANOGO" w:date="2023-10-25T18:15:00Z">
                  <w:rPr>
                    <w:del w:id="20508" w:author="Dr Mamadou SANOGO" w:date="2023-10-25T17:56:00Z"/>
                  </w:rPr>
                </w:rPrChange>
              </w:rPr>
              <w:pPrChange w:id="2050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10" w:author="Dr Mamadou SANOGO" w:date="2023-10-25T17:56:00Z">
              <w:r w:rsidRPr="007A4AFC" w:rsidDel="00166699">
                <w:rPr>
                  <w:color w:val="000000" w:themeColor="text1"/>
                  <w:rPrChange w:id="20511" w:author="Dr Mamadou SANOGO" w:date="2023-10-25T18:15:00Z">
                    <w:rPr/>
                  </w:rPrChange>
                </w:rPr>
                <w:delText>Surveillant Général</w:delText>
              </w:r>
            </w:del>
          </w:p>
        </w:tc>
      </w:tr>
      <w:tr w:rsidR="007A4AFC" w:rsidRPr="007A4AFC" w:rsidDel="00166699" w14:paraId="42B729F2" w14:textId="77777777" w:rsidTr="001B374B">
        <w:trPr>
          <w:jc w:val="center"/>
          <w:del w:id="2051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9121F57" w14:textId="683E083B" w:rsidR="001B374B" w:rsidRPr="007A4AFC" w:rsidDel="00166699" w:rsidRDefault="001B374B">
            <w:pPr>
              <w:pStyle w:val="Titre"/>
              <w:tabs>
                <w:tab w:val="num" w:pos="-4820"/>
              </w:tabs>
              <w:spacing w:line="276" w:lineRule="auto"/>
              <w:jc w:val="both"/>
              <w:rPr>
                <w:del w:id="20513" w:author="Dr Mamadou SANOGO" w:date="2023-10-25T17:56:00Z"/>
                <w:color w:val="000000" w:themeColor="text1"/>
                <w:rPrChange w:id="20514" w:author="Dr Mamadou SANOGO" w:date="2023-10-25T18:15:00Z">
                  <w:rPr>
                    <w:del w:id="20515" w:author="Dr Mamadou SANOGO" w:date="2023-10-25T17:56:00Z"/>
                  </w:rPr>
                </w:rPrChange>
              </w:rPr>
              <w:pPrChange w:id="20516" w:author="Dr Mamadou SANOGO" w:date="2023-10-25T17:57:00Z">
                <w:pPr>
                  <w:spacing w:before="120" w:after="120" w:line="240" w:lineRule="auto"/>
                </w:pPr>
              </w:pPrChange>
            </w:pPr>
            <w:del w:id="20517" w:author="Dr Mamadou SANOGO" w:date="2023-10-25T17:56:00Z">
              <w:r w:rsidRPr="007A4AFC" w:rsidDel="00166699">
                <w:rPr>
                  <w:b/>
                  <w:color w:val="000000" w:themeColor="text1"/>
                  <w:rPrChange w:id="20518" w:author="Dr Mamadou SANOGO" w:date="2023-10-25T18:15:00Z">
                    <w:rPr/>
                  </w:rPrChange>
                </w:rPr>
                <w:delText>6</w:delText>
              </w:r>
            </w:del>
          </w:p>
        </w:tc>
        <w:tc>
          <w:tcPr>
            <w:tcW w:w="1060" w:type="dxa"/>
            <w:vAlign w:val="center"/>
          </w:tcPr>
          <w:p w14:paraId="6749094C" w14:textId="49B7E320"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19" w:author="Dr Mamadou SANOGO" w:date="2023-10-25T17:56:00Z"/>
                <w:color w:val="000000" w:themeColor="text1"/>
                <w:rPrChange w:id="20520" w:author="Dr Mamadou SANOGO" w:date="2023-10-25T18:15:00Z">
                  <w:rPr>
                    <w:del w:id="20521" w:author="Dr Mamadou SANOGO" w:date="2023-10-25T17:56:00Z"/>
                  </w:rPr>
                </w:rPrChange>
              </w:rPr>
              <w:pPrChange w:id="20522"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23" w:author="Dr Mamadou SANOGO" w:date="2023-10-25T17:56:00Z">
              <w:r w:rsidRPr="007A4AFC" w:rsidDel="00166699">
                <w:rPr>
                  <w:color w:val="000000" w:themeColor="text1"/>
                  <w:rPrChange w:id="20524" w:author="Dr Mamadou SANOGO" w:date="2023-10-25T18:15:00Z">
                    <w:rPr/>
                  </w:rPrChange>
                </w:rPr>
                <w:delText>Madame</w:delText>
              </w:r>
            </w:del>
          </w:p>
        </w:tc>
        <w:tc>
          <w:tcPr>
            <w:tcW w:w="2752" w:type="dxa"/>
            <w:vAlign w:val="center"/>
          </w:tcPr>
          <w:p w14:paraId="77F68764" w14:textId="0DAACDAD"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25" w:author="Dr Mamadou SANOGO" w:date="2023-10-25T17:56:00Z"/>
                <w:color w:val="000000" w:themeColor="text1"/>
                <w:rPrChange w:id="20526" w:author="Dr Mamadou SANOGO" w:date="2023-10-25T18:15:00Z">
                  <w:rPr>
                    <w:del w:id="20527" w:author="Dr Mamadou SANOGO" w:date="2023-10-25T17:56:00Z"/>
                  </w:rPr>
                </w:rPrChange>
              </w:rPr>
              <w:pPrChange w:id="2052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29" w:author="Dr Mamadou SANOGO" w:date="2023-10-25T17:56:00Z">
              <w:r w:rsidRPr="007A4AFC" w:rsidDel="00166699">
                <w:rPr>
                  <w:color w:val="000000" w:themeColor="text1"/>
                  <w:rPrChange w:id="20530" w:author="Dr Mamadou SANOGO" w:date="2023-10-25T18:15:00Z">
                    <w:rPr/>
                  </w:rPrChange>
                </w:rPr>
                <w:delText>SOGOBA Rokiatou</w:delText>
              </w:r>
            </w:del>
          </w:p>
        </w:tc>
        <w:tc>
          <w:tcPr>
            <w:tcW w:w="4819" w:type="dxa"/>
            <w:vAlign w:val="center"/>
          </w:tcPr>
          <w:p w14:paraId="47B4FEEA" w14:textId="7C9FE7F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31" w:author="Dr Mamadou SANOGO" w:date="2023-10-25T17:56:00Z"/>
                <w:color w:val="000000" w:themeColor="text1"/>
                <w:rPrChange w:id="20532" w:author="Dr Mamadou SANOGO" w:date="2023-10-25T18:15:00Z">
                  <w:rPr>
                    <w:del w:id="20533" w:author="Dr Mamadou SANOGO" w:date="2023-10-25T17:56:00Z"/>
                  </w:rPr>
                </w:rPrChange>
              </w:rPr>
              <w:pPrChange w:id="2053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35" w:author="Dr Mamadou SANOGO" w:date="2023-10-25T17:56:00Z">
              <w:r w:rsidRPr="007A4AFC" w:rsidDel="00166699">
                <w:rPr>
                  <w:color w:val="000000" w:themeColor="text1"/>
                  <w:rPrChange w:id="20536" w:author="Dr Mamadou SANOGO" w:date="2023-10-25T18:15:00Z">
                    <w:rPr/>
                  </w:rPrChange>
                </w:rPr>
                <w:delText>Gestion et comptabilité</w:delText>
              </w:r>
            </w:del>
          </w:p>
        </w:tc>
      </w:tr>
      <w:tr w:rsidR="007A4AFC" w:rsidRPr="007A4AFC" w:rsidDel="00166699" w14:paraId="07D107A1" w14:textId="77777777" w:rsidTr="001B374B">
        <w:trPr>
          <w:cnfStyle w:val="000000100000" w:firstRow="0" w:lastRow="0" w:firstColumn="0" w:lastColumn="0" w:oddVBand="0" w:evenVBand="0" w:oddHBand="1" w:evenHBand="0" w:firstRowFirstColumn="0" w:firstRowLastColumn="0" w:lastRowFirstColumn="0" w:lastRowLastColumn="0"/>
          <w:jc w:val="center"/>
          <w:del w:id="2053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065D4D3C" w14:textId="257469A8" w:rsidR="001B374B" w:rsidRPr="007A4AFC" w:rsidDel="00166699" w:rsidRDefault="001B374B">
            <w:pPr>
              <w:pStyle w:val="Titre"/>
              <w:tabs>
                <w:tab w:val="num" w:pos="-4820"/>
              </w:tabs>
              <w:spacing w:line="276" w:lineRule="auto"/>
              <w:jc w:val="both"/>
              <w:rPr>
                <w:del w:id="20538" w:author="Dr Mamadou SANOGO" w:date="2023-10-25T17:56:00Z"/>
                <w:color w:val="000000" w:themeColor="text1"/>
                <w:rPrChange w:id="20539" w:author="Dr Mamadou SANOGO" w:date="2023-10-25T18:15:00Z">
                  <w:rPr>
                    <w:del w:id="20540" w:author="Dr Mamadou SANOGO" w:date="2023-10-25T17:56:00Z"/>
                  </w:rPr>
                </w:rPrChange>
              </w:rPr>
              <w:pPrChange w:id="20541" w:author="Dr Mamadou SANOGO" w:date="2023-10-25T17:57:00Z">
                <w:pPr>
                  <w:spacing w:before="120" w:after="120" w:line="240" w:lineRule="auto"/>
                </w:pPr>
              </w:pPrChange>
            </w:pPr>
            <w:del w:id="20542" w:author="Dr Mamadou SANOGO" w:date="2023-10-25T17:56:00Z">
              <w:r w:rsidRPr="007A4AFC" w:rsidDel="00166699">
                <w:rPr>
                  <w:b/>
                  <w:color w:val="000000" w:themeColor="text1"/>
                  <w:rPrChange w:id="20543" w:author="Dr Mamadou SANOGO" w:date="2023-10-25T18:15:00Z">
                    <w:rPr/>
                  </w:rPrChange>
                </w:rPr>
                <w:delText>7</w:delText>
              </w:r>
            </w:del>
          </w:p>
        </w:tc>
        <w:tc>
          <w:tcPr>
            <w:tcW w:w="1060" w:type="dxa"/>
            <w:vAlign w:val="center"/>
          </w:tcPr>
          <w:p w14:paraId="446899F0" w14:textId="4C806AAF"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44" w:author="Dr Mamadou SANOGO" w:date="2023-10-25T17:56:00Z"/>
                <w:color w:val="000000" w:themeColor="text1"/>
                <w:rPrChange w:id="20545" w:author="Dr Mamadou SANOGO" w:date="2023-10-25T18:15:00Z">
                  <w:rPr>
                    <w:del w:id="20546" w:author="Dr Mamadou SANOGO" w:date="2023-10-25T17:56:00Z"/>
                  </w:rPr>
                </w:rPrChange>
              </w:rPr>
              <w:pPrChange w:id="20547"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48" w:author="Dr Mamadou SANOGO" w:date="2023-10-25T17:56:00Z">
              <w:r w:rsidRPr="007A4AFC" w:rsidDel="00166699">
                <w:rPr>
                  <w:color w:val="000000" w:themeColor="text1"/>
                  <w:rPrChange w:id="20549" w:author="Dr Mamadou SANOGO" w:date="2023-10-25T18:15:00Z">
                    <w:rPr/>
                  </w:rPrChange>
                </w:rPr>
                <w:delText>Monsieur</w:delText>
              </w:r>
            </w:del>
          </w:p>
        </w:tc>
        <w:tc>
          <w:tcPr>
            <w:tcW w:w="2752" w:type="dxa"/>
            <w:vAlign w:val="center"/>
          </w:tcPr>
          <w:p w14:paraId="7BE66D4B" w14:textId="3CD0B72D"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50" w:author="Dr Mamadou SANOGO" w:date="2023-10-25T17:56:00Z"/>
                <w:color w:val="000000" w:themeColor="text1"/>
                <w:rPrChange w:id="20551" w:author="Dr Mamadou SANOGO" w:date="2023-10-25T18:15:00Z">
                  <w:rPr>
                    <w:del w:id="20552" w:author="Dr Mamadou SANOGO" w:date="2023-10-25T17:56:00Z"/>
                  </w:rPr>
                </w:rPrChange>
              </w:rPr>
              <w:pPrChange w:id="2055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54" w:author="Dr Mamadou SANOGO" w:date="2023-10-25T17:56:00Z">
              <w:r w:rsidRPr="007A4AFC" w:rsidDel="00166699">
                <w:rPr>
                  <w:color w:val="000000" w:themeColor="text1"/>
                  <w:rPrChange w:id="20555" w:author="Dr Mamadou SANOGO" w:date="2023-10-25T18:15:00Z">
                    <w:rPr/>
                  </w:rPrChange>
                </w:rPr>
                <w:delText>DOUMBIA Moussa</w:delText>
              </w:r>
            </w:del>
          </w:p>
        </w:tc>
        <w:tc>
          <w:tcPr>
            <w:tcW w:w="4819" w:type="dxa"/>
            <w:vAlign w:val="center"/>
          </w:tcPr>
          <w:p w14:paraId="51FBBFAB" w14:textId="3A246574"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56" w:author="Dr Mamadou SANOGO" w:date="2023-10-25T17:56:00Z"/>
                <w:color w:val="000000" w:themeColor="text1"/>
                <w:rPrChange w:id="20557" w:author="Dr Mamadou SANOGO" w:date="2023-10-25T18:15:00Z">
                  <w:rPr>
                    <w:del w:id="20558" w:author="Dr Mamadou SANOGO" w:date="2023-10-25T17:56:00Z"/>
                  </w:rPr>
                </w:rPrChange>
              </w:rPr>
              <w:pPrChange w:id="2055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60" w:author="Dr Mamadou SANOGO" w:date="2023-10-25T17:56:00Z">
              <w:r w:rsidRPr="007A4AFC" w:rsidDel="00166699">
                <w:rPr>
                  <w:color w:val="000000" w:themeColor="text1"/>
                  <w:rPrChange w:id="20561" w:author="Dr Mamadou SANOGO" w:date="2023-10-25T18:15:00Z">
                    <w:rPr/>
                  </w:rPrChange>
                </w:rPr>
                <w:delText>Moniteur</w:delText>
              </w:r>
            </w:del>
          </w:p>
        </w:tc>
      </w:tr>
      <w:tr w:rsidR="007A4AFC" w:rsidRPr="007A4AFC" w:rsidDel="00166699" w14:paraId="791E4F60" w14:textId="77777777" w:rsidTr="001B374B">
        <w:trPr>
          <w:trHeight w:val="92"/>
          <w:jc w:val="center"/>
          <w:del w:id="2056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6D14F546" w14:textId="1FCA922C" w:rsidR="001B374B" w:rsidRPr="007A4AFC" w:rsidDel="00166699" w:rsidRDefault="001B374B">
            <w:pPr>
              <w:pStyle w:val="Titre"/>
              <w:tabs>
                <w:tab w:val="num" w:pos="-4820"/>
              </w:tabs>
              <w:spacing w:line="276" w:lineRule="auto"/>
              <w:jc w:val="both"/>
              <w:rPr>
                <w:del w:id="20563" w:author="Dr Mamadou SANOGO" w:date="2023-10-25T17:56:00Z"/>
                <w:color w:val="000000" w:themeColor="text1"/>
                <w:rPrChange w:id="20564" w:author="Dr Mamadou SANOGO" w:date="2023-10-25T18:15:00Z">
                  <w:rPr>
                    <w:del w:id="20565" w:author="Dr Mamadou SANOGO" w:date="2023-10-25T17:56:00Z"/>
                  </w:rPr>
                </w:rPrChange>
              </w:rPr>
              <w:pPrChange w:id="20566" w:author="Dr Mamadou SANOGO" w:date="2023-10-25T17:57:00Z">
                <w:pPr>
                  <w:spacing w:before="120" w:after="120" w:line="240" w:lineRule="auto"/>
                </w:pPr>
              </w:pPrChange>
            </w:pPr>
            <w:del w:id="20567" w:author="Dr Mamadou SANOGO" w:date="2023-10-25T17:56:00Z">
              <w:r w:rsidRPr="007A4AFC" w:rsidDel="00166699">
                <w:rPr>
                  <w:b/>
                  <w:color w:val="000000" w:themeColor="text1"/>
                  <w:rPrChange w:id="20568" w:author="Dr Mamadou SANOGO" w:date="2023-10-25T18:15:00Z">
                    <w:rPr/>
                  </w:rPrChange>
                </w:rPr>
                <w:delText>10</w:delText>
              </w:r>
            </w:del>
          </w:p>
        </w:tc>
        <w:tc>
          <w:tcPr>
            <w:tcW w:w="1060" w:type="dxa"/>
            <w:vAlign w:val="center"/>
          </w:tcPr>
          <w:p w14:paraId="58127018" w14:textId="41D6ED7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69" w:author="Dr Mamadou SANOGO" w:date="2023-10-25T17:56:00Z"/>
                <w:color w:val="000000" w:themeColor="text1"/>
                <w:rPrChange w:id="20570" w:author="Dr Mamadou SANOGO" w:date="2023-10-25T18:15:00Z">
                  <w:rPr>
                    <w:del w:id="20571" w:author="Dr Mamadou SANOGO" w:date="2023-10-25T17:56:00Z"/>
                  </w:rPr>
                </w:rPrChange>
              </w:rPr>
              <w:pPrChange w:id="20572"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73" w:author="Dr Mamadou SANOGO" w:date="2023-10-25T17:56:00Z">
              <w:r w:rsidRPr="007A4AFC" w:rsidDel="00166699">
                <w:rPr>
                  <w:color w:val="000000" w:themeColor="text1"/>
                  <w:rPrChange w:id="20574" w:author="Dr Mamadou SANOGO" w:date="2023-10-25T18:15:00Z">
                    <w:rPr/>
                  </w:rPrChange>
                </w:rPr>
                <w:delText>Madame</w:delText>
              </w:r>
            </w:del>
          </w:p>
        </w:tc>
        <w:tc>
          <w:tcPr>
            <w:tcW w:w="2752" w:type="dxa"/>
            <w:vAlign w:val="center"/>
          </w:tcPr>
          <w:p w14:paraId="566337B0" w14:textId="5F17A65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75" w:author="Dr Mamadou SANOGO" w:date="2023-10-25T17:56:00Z"/>
                <w:color w:val="000000" w:themeColor="text1"/>
                <w:rPrChange w:id="20576" w:author="Dr Mamadou SANOGO" w:date="2023-10-25T18:15:00Z">
                  <w:rPr>
                    <w:del w:id="20577" w:author="Dr Mamadou SANOGO" w:date="2023-10-25T17:56:00Z"/>
                  </w:rPr>
                </w:rPrChange>
              </w:rPr>
              <w:pPrChange w:id="2057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79" w:author="Dr Mamadou SANOGO" w:date="2023-10-25T17:56:00Z">
              <w:r w:rsidRPr="007A4AFC" w:rsidDel="00166699">
                <w:rPr>
                  <w:color w:val="000000" w:themeColor="text1"/>
                  <w:rPrChange w:id="20580" w:author="Dr Mamadou SANOGO" w:date="2023-10-25T18:15:00Z">
                    <w:rPr/>
                  </w:rPrChange>
                </w:rPr>
                <w:delText>DIABY Fatoumata</w:delText>
              </w:r>
            </w:del>
          </w:p>
        </w:tc>
        <w:tc>
          <w:tcPr>
            <w:tcW w:w="4819" w:type="dxa"/>
            <w:vAlign w:val="center"/>
          </w:tcPr>
          <w:p w14:paraId="375C3527" w14:textId="3B2D1D9E"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581" w:author="Dr Mamadou SANOGO" w:date="2023-10-25T17:56:00Z"/>
                <w:color w:val="000000" w:themeColor="text1"/>
                <w:rPrChange w:id="20582" w:author="Dr Mamadou SANOGO" w:date="2023-10-25T18:15:00Z">
                  <w:rPr>
                    <w:del w:id="20583" w:author="Dr Mamadou SANOGO" w:date="2023-10-25T17:56:00Z"/>
                  </w:rPr>
                </w:rPrChange>
              </w:rPr>
              <w:pPrChange w:id="2058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585" w:author="Dr Mamadou SANOGO" w:date="2023-10-25T17:56:00Z">
              <w:r w:rsidRPr="007A4AFC" w:rsidDel="00166699">
                <w:rPr>
                  <w:color w:val="000000" w:themeColor="text1"/>
                  <w:rPrChange w:id="20586" w:author="Dr Mamadou SANOGO" w:date="2023-10-25T18:15:00Z">
                    <w:rPr/>
                  </w:rPrChange>
                </w:rPr>
                <w:delText>Monitrice</w:delText>
              </w:r>
            </w:del>
          </w:p>
        </w:tc>
      </w:tr>
      <w:tr w:rsidR="007A4AFC" w:rsidRPr="007A4AFC" w:rsidDel="00166699" w14:paraId="1AD8164E" w14:textId="77777777" w:rsidTr="001B374B">
        <w:trPr>
          <w:cnfStyle w:val="000000100000" w:firstRow="0" w:lastRow="0" w:firstColumn="0" w:lastColumn="0" w:oddVBand="0" w:evenVBand="0" w:oddHBand="1" w:evenHBand="0" w:firstRowFirstColumn="0" w:firstRowLastColumn="0" w:lastRowFirstColumn="0" w:lastRowLastColumn="0"/>
          <w:trHeight w:val="288"/>
          <w:jc w:val="center"/>
          <w:del w:id="20587"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4B09F993" w14:textId="1C580DAC" w:rsidR="001B374B" w:rsidRPr="007A4AFC" w:rsidDel="00166699" w:rsidRDefault="001B374B">
            <w:pPr>
              <w:pStyle w:val="Titre"/>
              <w:tabs>
                <w:tab w:val="num" w:pos="-4820"/>
              </w:tabs>
              <w:spacing w:line="276" w:lineRule="auto"/>
              <w:jc w:val="both"/>
              <w:rPr>
                <w:del w:id="20588" w:author="Dr Mamadou SANOGO" w:date="2023-10-25T17:56:00Z"/>
                <w:color w:val="000000" w:themeColor="text1"/>
                <w:rPrChange w:id="20589" w:author="Dr Mamadou SANOGO" w:date="2023-10-25T18:15:00Z">
                  <w:rPr>
                    <w:del w:id="20590" w:author="Dr Mamadou SANOGO" w:date="2023-10-25T17:56:00Z"/>
                  </w:rPr>
                </w:rPrChange>
              </w:rPr>
              <w:pPrChange w:id="20591" w:author="Dr Mamadou SANOGO" w:date="2023-10-25T17:57:00Z">
                <w:pPr>
                  <w:spacing w:before="120" w:after="120" w:line="240" w:lineRule="auto"/>
                </w:pPr>
              </w:pPrChange>
            </w:pPr>
            <w:del w:id="20592" w:author="Dr Mamadou SANOGO" w:date="2023-10-25T17:56:00Z">
              <w:r w:rsidRPr="007A4AFC" w:rsidDel="00166699">
                <w:rPr>
                  <w:b/>
                  <w:color w:val="000000" w:themeColor="text1"/>
                  <w:rPrChange w:id="20593" w:author="Dr Mamadou SANOGO" w:date="2023-10-25T18:15:00Z">
                    <w:rPr/>
                  </w:rPrChange>
                </w:rPr>
                <w:delText>12</w:delText>
              </w:r>
            </w:del>
          </w:p>
        </w:tc>
        <w:tc>
          <w:tcPr>
            <w:tcW w:w="1060" w:type="dxa"/>
            <w:vAlign w:val="center"/>
          </w:tcPr>
          <w:p w14:paraId="58B84C80" w14:textId="2366FE58"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594" w:author="Dr Mamadou SANOGO" w:date="2023-10-25T17:56:00Z"/>
                <w:color w:val="000000" w:themeColor="text1"/>
                <w:rPrChange w:id="20595" w:author="Dr Mamadou SANOGO" w:date="2023-10-25T18:15:00Z">
                  <w:rPr>
                    <w:del w:id="20596" w:author="Dr Mamadou SANOGO" w:date="2023-10-25T17:56:00Z"/>
                  </w:rPr>
                </w:rPrChange>
              </w:rPr>
              <w:pPrChange w:id="20597"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598" w:author="Dr Mamadou SANOGO" w:date="2023-10-25T17:56:00Z">
              <w:r w:rsidRPr="007A4AFC" w:rsidDel="00166699">
                <w:rPr>
                  <w:color w:val="000000" w:themeColor="text1"/>
                  <w:rPrChange w:id="20599" w:author="Dr Mamadou SANOGO" w:date="2023-10-25T18:15:00Z">
                    <w:rPr/>
                  </w:rPrChange>
                </w:rPr>
                <w:delText>Madame</w:delText>
              </w:r>
            </w:del>
          </w:p>
        </w:tc>
        <w:tc>
          <w:tcPr>
            <w:tcW w:w="2752" w:type="dxa"/>
            <w:vAlign w:val="center"/>
          </w:tcPr>
          <w:p w14:paraId="315BAB02" w14:textId="24DF71F7"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00" w:author="Dr Mamadou SANOGO" w:date="2023-10-25T17:56:00Z"/>
                <w:color w:val="000000" w:themeColor="text1"/>
                <w:rPrChange w:id="20601" w:author="Dr Mamadou SANOGO" w:date="2023-10-25T18:15:00Z">
                  <w:rPr>
                    <w:del w:id="20602" w:author="Dr Mamadou SANOGO" w:date="2023-10-25T17:56:00Z"/>
                  </w:rPr>
                </w:rPrChange>
              </w:rPr>
              <w:pPrChange w:id="20603"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04" w:author="Dr Mamadou SANOGO" w:date="2023-10-25T17:56:00Z">
              <w:r w:rsidRPr="007A4AFC" w:rsidDel="00166699">
                <w:rPr>
                  <w:color w:val="000000" w:themeColor="text1"/>
                  <w:rPrChange w:id="20605" w:author="Dr Mamadou SANOGO" w:date="2023-10-25T18:15:00Z">
                    <w:rPr/>
                  </w:rPrChange>
                </w:rPr>
                <w:delText>SAVADOGO Salimata</w:delText>
              </w:r>
            </w:del>
          </w:p>
        </w:tc>
        <w:tc>
          <w:tcPr>
            <w:tcW w:w="4819" w:type="dxa"/>
            <w:vAlign w:val="center"/>
          </w:tcPr>
          <w:p w14:paraId="24BC43C5" w14:textId="17D463CA" w:rsidR="001B374B" w:rsidRPr="007A4AFC" w:rsidDel="00166699" w:rsidRDefault="001B374B">
            <w:pPr>
              <w:pStyle w:val="Titre"/>
              <w:tabs>
                <w:tab w:val="num" w:pos="-4820"/>
              </w:tabs>
              <w:spacing w:line="276" w:lineRule="auto"/>
              <w:jc w:val="both"/>
              <w:cnfStyle w:val="000000100000" w:firstRow="0" w:lastRow="0" w:firstColumn="0" w:lastColumn="0" w:oddVBand="0" w:evenVBand="0" w:oddHBand="1" w:evenHBand="0" w:firstRowFirstColumn="0" w:firstRowLastColumn="0" w:lastRowFirstColumn="0" w:lastRowLastColumn="0"/>
              <w:rPr>
                <w:del w:id="20606" w:author="Dr Mamadou SANOGO" w:date="2023-10-25T17:56:00Z"/>
                <w:color w:val="000000" w:themeColor="text1"/>
                <w:rPrChange w:id="20607" w:author="Dr Mamadou SANOGO" w:date="2023-10-25T18:15:00Z">
                  <w:rPr>
                    <w:del w:id="20608" w:author="Dr Mamadou SANOGO" w:date="2023-10-25T17:56:00Z"/>
                  </w:rPr>
                </w:rPrChange>
              </w:rPr>
              <w:pPrChange w:id="20609" w:author="Dr Mamadou SANOGO" w:date="2023-10-25T17:57:00Z">
                <w:pPr>
                  <w:spacing w:before="120" w:after="120" w:line="240" w:lineRule="auto"/>
                  <w:cnfStyle w:val="000000100000" w:firstRow="0" w:lastRow="0" w:firstColumn="0" w:lastColumn="0" w:oddVBand="0" w:evenVBand="0" w:oddHBand="1" w:evenHBand="0" w:firstRowFirstColumn="0" w:firstRowLastColumn="0" w:lastRowFirstColumn="0" w:lastRowLastColumn="0"/>
                </w:pPr>
              </w:pPrChange>
            </w:pPr>
            <w:del w:id="20610" w:author="Dr Mamadou SANOGO" w:date="2023-10-25T17:56:00Z">
              <w:r w:rsidRPr="007A4AFC" w:rsidDel="00166699">
                <w:rPr>
                  <w:color w:val="000000" w:themeColor="text1"/>
                  <w:rPrChange w:id="20611" w:author="Dr Mamadou SANOGO" w:date="2023-10-25T18:15:00Z">
                    <w:rPr/>
                  </w:rPrChange>
                </w:rPr>
                <w:delText>Assistante de Direction</w:delText>
              </w:r>
            </w:del>
          </w:p>
        </w:tc>
      </w:tr>
      <w:tr w:rsidR="007A4AFC" w:rsidRPr="007A4AFC" w:rsidDel="00166699" w14:paraId="6EDC6EB2" w14:textId="77777777" w:rsidTr="001B374B">
        <w:trPr>
          <w:trHeight w:val="70"/>
          <w:jc w:val="center"/>
          <w:del w:id="20612" w:author="Dr Mamadou SANOGO" w:date="2023-10-25T17:56:00Z"/>
        </w:trPr>
        <w:tc>
          <w:tcPr>
            <w:cnfStyle w:val="001000000000" w:firstRow="0" w:lastRow="0" w:firstColumn="1" w:lastColumn="0" w:oddVBand="0" w:evenVBand="0" w:oddHBand="0" w:evenHBand="0" w:firstRowFirstColumn="0" w:firstRowLastColumn="0" w:lastRowFirstColumn="0" w:lastRowLastColumn="0"/>
            <w:tcW w:w="436" w:type="dxa"/>
          </w:tcPr>
          <w:p w14:paraId="12984B59" w14:textId="2A955395" w:rsidR="001B374B" w:rsidRPr="007A4AFC" w:rsidDel="00166699" w:rsidRDefault="001B374B">
            <w:pPr>
              <w:pStyle w:val="Titre"/>
              <w:tabs>
                <w:tab w:val="num" w:pos="-4820"/>
              </w:tabs>
              <w:spacing w:line="276" w:lineRule="auto"/>
              <w:jc w:val="both"/>
              <w:rPr>
                <w:del w:id="20613" w:author="Dr Mamadou SANOGO" w:date="2023-10-25T17:56:00Z"/>
                <w:color w:val="000000" w:themeColor="text1"/>
                <w:rPrChange w:id="20614" w:author="Dr Mamadou SANOGO" w:date="2023-10-25T18:15:00Z">
                  <w:rPr>
                    <w:del w:id="20615" w:author="Dr Mamadou SANOGO" w:date="2023-10-25T17:56:00Z"/>
                  </w:rPr>
                </w:rPrChange>
              </w:rPr>
              <w:pPrChange w:id="20616" w:author="Dr Mamadou SANOGO" w:date="2023-10-25T17:57:00Z">
                <w:pPr>
                  <w:spacing w:before="120" w:after="120" w:line="240" w:lineRule="auto"/>
                </w:pPr>
              </w:pPrChange>
            </w:pPr>
            <w:del w:id="20617" w:author="Dr Mamadou SANOGO" w:date="2023-10-25T17:56:00Z">
              <w:r w:rsidRPr="007A4AFC" w:rsidDel="00166699">
                <w:rPr>
                  <w:b/>
                  <w:color w:val="000000" w:themeColor="text1"/>
                  <w:rPrChange w:id="20618" w:author="Dr Mamadou SANOGO" w:date="2023-10-25T18:15:00Z">
                    <w:rPr/>
                  </w:rPrChange>
                </w:rPr>
                <w:delText>13</w:delText>
              </w:r>
            </w:del>
          </w:p>
        </w:tc>
        <w:tc>
          <w:tcPr>
            <w:tcW w:w="1060" w:type="dxa"/>
            <w:vAlign w:val="center"/>
          </w:tcPr>
          <w:p w14:paraId="778F5A90" w14:textId="45445848"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19" w:author="Dr Mamadou SANOGO" w:date="2023-10-25T17:56:00Z"/>
                <w:color w:val="000000" w:themeColor="text1"/>
                <w:rPrChange w:id="20620" w:author="Dr Mamadou SANOGO" w:date="2023-10-25T18:15:00Z">
                  <w:rPr>
                    <w:del w:id="20621" w:author="Dr Mamadou SANOGO" w:date="2023-10-25T17:56:00Z"/>
                  </w:rPr>
                </w:rPrChange>
              </w:rPr>
              <w:pPrChange w:id="20622"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23" w:author="Dr Mamadou SANOGO" w:date="2023-10-25T17:56:00Z">
              <w:r w:rsidRPr="007A4AFC" w:rsidDel="00166699">
                <w:rPr>
                  <w:color w:val="000000" w:themeColor="text1"/>
                  <w:rPrChange w:id="20624" w:author="Dr Mamadou SANOGO" w:date="2023-10-25T18:15:00Z">
                    <w:rPr/>
                  </w:rPrChange>
                </w:rPr>
                <w:delText>Monsieur</w:delText>
              </w:r>
            </w:del>
          </w:p>
        </w:tc>
        <w:tc>
          <w:tcPr>
            <w:tcW w:w="2752" w:type="dxa"/>
            <w:vAlign w:val="center"/>
          </w:tcPr>
          <w:p w14:paraId="51924038" w14:textId="7437BBD5"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25" w:author="Dr Mamadou SANOGO" w:date="2023-10-25T17:56:00Z"/>
                <w:color w:val="000000" w:themeColor="text1"/>
                <w:rPrChange w:id="20626" w:author="Dr Mamadou SANOGO" w:date="2023-10-25T18:15:00Z">
                  <w:rPr>
                    <w:del w:id="20627" w:author="Dr Mamadou SANOGO" w:date="2023-10-25T17:56:00Z"/>
                  </w:rPr>
                </w:rPrChange>
              </w:rPr>
              <w:pPrChange w:id="20628"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29" w:author="Dr Mamadou SANOGO" w:date="2023-10-25T17:56:00Z">
              <w:r w:rsidRPr="007A4AFC" w:rsidDel="00166699">
                <w:rPr>
                  <w:color w:val="000000" w:themeColor="text1"/>
                  <w:rPrChange w:id="20630" w:author="Dr Mamadou SANOGO" w:date="2023-10-25T18:15:00Z">
                    <w:rPr/>
                  </w:rPrChange>
                </w:rPr>
                <w:delText>HALAM Falla dit Abba</w:delText>
              </w:r>
            </w:del>
          </w:p>
        </w:tc>
        <w:tc>
          <w:tcPr>
            <w:tcW w:w="4819" w:type="dxa"/>
            <w:vAlign w:val="center"/>
          </w:tcPr>
          <w:p w14:paraId="72B6928F" w14:textId="0DB488A3" w:rsidR="001B374B" w:rsidRPr="007A4AFC" w:rsidDel="00166699" w:rsidRDefault="001B374B">
            <w:pPr>
              <w:pStyle w:val="Titre"/>
              <w:tabs>
                <w:tab w:val="num" w:pos="-4820"/>
              </w:tabs>
              <w:spacing w:line="276" w:lineRule="auto"/>
              <w:jc w:val="both"/>
              <w:cnfStyle w:val="000000000000" w:firstRow="0" w:lastRow="0" w:firstColumn="0" w:lastColumn="0" w:oddVBand="0" w:evenVBand="0" w:oddHBand="0" w:evenHBand="0" w:firstRowFirstColumn="0" w:firstRowLastColumn="0" w:lastRowFirstColumn="0" w:lastRowLastColumn="0"/>
              <w:rPr>
                <w:del w:id="20631" w:author="Dr Mamadou SANOGO" w:date="2023-10-25T17:56:00Z"/>
                <w:color w:val="000000" w:themeColor="text1"/>
                <w:rPrChange w:id="20632" w:author="Dr Mamadou SANOGO" w:date="2023-10-25T18:15:00Z">
                  <w:rPr>
                    <w:del w:id="20633" w:author="Dr Mamadou SANOGO" w:date="2023-10-25T17:56:00Z"/>
                  </w:rPr>
                </w:rPrChange>
              </w:rPr>
              <w:pPrChange w:id="20634" w:author="Dr Mamadou SANOGO" w:date="2023-10-25T17:57:00Z">
                <w:pPr>
                  <w:spacing w:before="120" w:after="120" w:line="240" w:lineRule="auto"/>
                  <w:cnfStyle w:val="000000000000" w:firstRow="0" w:lastRow="0" w:firstColumn="0" w:lastColumn="0" w:oddVBand="0" w:evenVBand="0" w:oddHBand="0" w:evenHBand="0" w:firstRowFirstColumn="0" w:firstRowLastColumn="0" w:lastRowFirstColumn="0" w:lastRowLastColumn="0"/>
                </w:pPr>
              </w:pPrChange>
            </w:pPr>
            <w:del w:id="20635" w:author="Dr Mamadou SANOGO" w:date="2023-10-25T17:56:00Z">
              <w:r w:rsidRPr="007A4AFC" w:rsidDel="00166699">
                <w:rPr>
                  <w:color w:val="000000" w:themeColor="text1"/>
                  <w:rPrChange w:id="20636" w:author="Dr Mamadou SANOGO" w:date="2023-10-25T18:15:00Z">
                    <w:rPr/>
                  </w:rPrChange>
                </w:rPr>
                <w:delText>Responsable bureautique et informatique</w:delText>
              </w:r>
            </w:del>
          </w:p>
        </w:tc>
      </w:tr>
    </w:tbl>
    <w:p w14:paraId="5D27D52F" w14:textId="7EBE5222" w:rsidR="001B374B" w:rsidRPr="007A4AFC" w:rsidDel="00166699" w:rsidRDefault="001B374B">
      <w:pPr>
        <w:pStyle w:val="Titre"/>
        <w:tabs>
          <w:tab w:val="num" w:pos="-4820"/>
        </w:tabs>
        <w:spacing w:line="276" w:lineRule="auto"/>
        <w:jc w:val="both"/>
        <w:rPr>
          <w:del w:id="20637" w:author="Dr Mamadou SANOGO" w:date="2023-10-25T17:56:00Z"/>
          <w:color w:val="000000" w:themeColor="text1"/>
          <w:rPrChange w:id="20638" w:author="Dr Mamadou SANOGO" w:date="2023-10-25T18:15:00Z">
            <w:rPr>
              <w:del w:id="20639" w:author="Dr Mamadou SANOGO" w:date="2023-10-25T17:56:00Z"/>
            </w:rPr>
          </w:rPrChange>
        </w:rPr>
        <w:pPrChange w:id="20640" w:author="Dr Mamadou SANOGO" w:date="2023-10-25T17:57:00Z">
          <w:pPr>
            <w:jc w:val="center"/>
          </w:pPr>
        </w:pPrChange>
      </w:pPr>
    </w:p>
    <w:p w14:paraId="6E9AD4C4" w14:textId="5154B4C1" w:rsidR="001B374B" w:rsidRPr="007A4AFC" w:rsidDel="00166699" w:rsidRDefault="001B374B">
      <w:pPr>
        <w:pStyle w:val="Titre"/>
        <w:tabs>
          <w:tab w:val="num" w:pos="-4820"/>
        </w:tabs>
        <w:spacing w:line="276" w:lineRule="auto"/>
        <w:jc w:val="both"/>
        <w:rPr>
          <w:del w:id="20641" w:author="Dr Mamadou SANOGO" w:date="2023-10-25T17:56:00Z"/>
          <w:color w:val="000000" w:themeColor="text1"/>
          <w:sz w:val="28"/>
          <w:szCs w:val="28"/>
          <w:rPrChange w:id="20642" w:author="Dr Mamadou SANOGO" w:date="2023-10-25T18:15:00Z">
            <w:rPr>
              <w:del w:id="20643" w:author="Dr Mamadou SANOGO" w:date="2023-10-25T17:56:00Z"/>
              <w:color w:val="000000"/>
              <w:sz w:val="28"/>
              <w:szCs w:val="28"/>
            </w:rPr>
          </w:rPrChange>
        </w:rPr>
        <w:pPrChange w:id="20644" w:author="Dr Mamadou SANOGO" w:date="2023-10-25T17:57:00Z">
          <w:pPr>
            <w:spacing w:line="240" w:lineRule="auto"/>
          </w:pPr>
        </w:pPrChange>
      </w:pPr>
      <w:del w:id="20645" w:author="Dr Mamadou SANOGO" w:date="2023-10-25T17:56:00Z">
        <w:r w:rsidRPr="007A4AFC" w:rsidDel="00166699">
          <w:rPr>
            <w:color w:val="000000" w:themeColor="text1"/>
            <w:sz w:val="28"/>
            <w:szCs w:val="28"/>
            <w:rPrChange w:id="20646" w:author="Dr Mamadou SANOGO" w:date="2023-10-25T18:15:00Z">
              <w:rPr>
                <w:color w:val="000000"/>
                <w:sz w:val="28"/>
                <w:szCs w:val="28"/>
              </w:rPr>
            </w:rPrChange>
          </w:rPr>
          <w:br w:type="page"/>
        </w:r>
      </w:del>
    </w:p>
    <w:p w14:paraId="60327E87" w14:textId="2232F47D" w:rsidR="001B374B" w:rsidRPr="007A4AFC" w:rsidDel="00166699" w:rsidRDefault="001B374B">
      <w:pPr>
        <w:pStyle w:val="Titre"/>
        <w:tabs>
          <w:tab w:val="num" w:pos="-4820"/>
        </w:tabs>
        <w:spacing w:line="276" w:lineRule="auto"/>
        <w:jc w:val="both"/>
        <w:rPr>
          <w:del w:id="20647" w:author="Dr Mamadou SANOGO" w:date="2023-10-25T17:56:00Z"/>
          <w:rFonts w:eastAsiaTheme="minorHAnsi"/>
          <w:b w:val="0"/>
          <w:color w:val="000000" w:themeColor="text1"/>
          <w:lang w:eastAsia="en-US"/>
          <w:rPrChange w:id="20648" w:author="Dr Mamadou SANOGO" w:date="2023-10-25T18:15:00Z">
            <w:rPr>
              <w:del w:id="20649" w:author="Dr Mamadou SANOGO" w:date="2023-10-25T17:56:00Z"/>
              <w:rFonts w:eastAsiaTheme="minorHAnsi" w:cs="Times New Roman"/>
              <w:b w:val="0"/>
              <w:color w:val="auto"/>
              <w:lang w:eastAsia="en-US"/>
            </w:rPr>
          </w:rPrChange>
        </w:rPr>
        <w:pPrChange w:id="20650" w:author="Dr Mamadou SANOGO" w:date="2023-10-25T17:57:00Z">
          <w:pPr>
            <w:pStyle w:val="Titre1"/>
            <w:spacing w:before="0" w:line="240" w:lineRule="auto"/>
            <w:jc w:val="center"/>
          </w:pPr>
        </w:pPrChange>
      </w:pPr>
      <w:bookmarkStart w:id="20651" w:name="_Toc145944550"/>
      <w:del w:id="20652" w:author="Dr Mamadou SANOGO" w:date="2023-10-25T17:56:00Z">
        <w:r w:rsidRPr="007A4AFC" w:rsidDel="00166699">
          <w:rPr>
            <w:rFonts w:eastAsiaTheme="minorHAnsi"/>
            <w:color w:val="000000" w:themeColor="text1"/>
            <w:sz w:val="28"/>
            <w:lang w:eastAsia="en-US"/>
            <w:rPrChange w:id="20653" w:author="Dr Mamadou SANOGO" w:date="2023-10-25T18:15:00Z">
              <w:rPr>
                <w:rFonts w:eastAsiaTheme="minorHAnsi"/>
                <w:color w:val="2E74B5" w:themeColor="accent1" w:themeShade="BF"/>
                <w:lang w:eastAsia="en-US"/>
              </w:rPr>
            </w:rPrChange>
          </w:rPr>
          <w:delText xml:space="preserve">Annexe </w:delText>
        </w:r>
        <w:r w:rsidR="004F500D" w:rsidRPr="007A4AFC" w:rsidDel="00166699">
          <w:rPr>
            <w:rFonts w:eastAsiaTheme="minorHAnsi"/>
            <w:color w:val="000000" w:themeColor="text1"/>
            <w:sz w:val="28"/>
            <w:lang w:eastAsia="en-US"/>
            <w:rPrChange w:id="20654" w:author="Dr Mamadou SANOGO" w:date="2023-10-25T18:15:00Z">
              <w:rPr>
                <w:rFonts w:eastAsiaTheme="minorHAnsi"/>
                <w:color w:val="2E74B5" w:themeColor="accent1" w:themeShade="BF"/>
                <w:lang w:eastAsia="en-US"/>
              </w:rPr>
            </w:rPrChange>
          </w:rPr>
          <w:delText>20</w:delText>
        </w:r>
        <w:r w:rsidRPr="007A4AFC" w:rsidDel="00166699">
          <w:rPr>
            <w:rFonts w:eastAsiaTheme="minorHAnsi"/>
            <w:color w:val="000000" w:themeColor="text1"/>
            <w:sz w:val="28"/>
            <w:lang w:eastAsia="en-US"/>
            <w:rPrChange w:id="20655" w:author="Dr Mamadou SANOGO" w:date="2023-10-25T18:15:00Z">
              <w:rPr>
                <w:rFonts w:eastAsiaTheme="minorHAnsi"/>
                <w:color w:val="2E74B5" w:themeColor="accent1" w:themeShade="BF"/>
                <w:lang w:eastAsia="en-US"/>
              </w:rPr>
            </w:rPrChange>
          </w:rPr>
          <w:delText> : Organigramme l’EPSFé</w:delText>
        </w:r>
        <w:bookmarkEnd w:id="20651"/>
      </w:del>
    </w:p>
    <w:p w14:paraId="071E1851" w14:textId="17DA36B4" w:rsidR="001B374B" w:rsidRPr="007A4AFC" w:rsidDel="00166699" w:rsidRDefault="001B374B">
      <w:pPr>
        <w:pStyle w:val="Titre"/>
        <w:tabs>
          <w:tab w:val="num" w:pos="-4820"/>
        </w:tabs>
        <w:spacing w:line="276" w:lineRule="auto"/>
        <w:jc w:val="both"/>
        <w:rPr>
          <w:del w:id="20656" w:author="Dr Mamadou SANOGO" w:date="2023-10-25T17:56:00Z"/>
          <w:color w:val="000000" w:themeColor="text1"/>
          <w:sz w:val="28"/>
          <w:szCs w:val="28"/>
          <w:rPrChange w:id="20657" w:author="Dr Mamadou SANOGO" w:date="2023-10-25T18:15:00Z">
            <w:rPr>
              <w:del w:id="20658" w:author="Dr Mamadou SANOGO" w:date="2023-10-25T17:56:00Z"/>
              <w:color w:val="000000"/>
              <w:sz w:val="28"/>
              <w:szCs w:val="28"/>
            </w:rPr>
          </w:rPrChange>
        </w:rPr>
        <w:pPrChange w:id="20659" w:author="Dr Mamadou SANOGO" w:date="2023-10-25T17:57:00Z">
          <w:pPr>
            <w:spacing w:line="240" w:lineRule="auto"/>
          </w:pPr>
        </w:pPrChange>
      </w:pPr>
    </w:p>
    <w:p w14:paraId="60B7A08E" w14:textId="10B1EE07" w:rsidR="00250CA2" w:rsidRPr="007A4AFC" w:rsidDel="00166699" w:rsidRDefault="007B5A6C">
      <w:pPr>
        <w:pStyle w:val="Titre"/>
        <w:tabs>
          <w:tab w:val="num" w:pos="-4820"/>
        </w:tabs>
        <w:spacing w:line="276" w:lineRule="auto"/>
        <w:jc w:val="both"/>
        <w:rPr>
          <w:del w:id="20660" w:author="Dr Mamadou SANOGO" w:date="2023-10-25T17:56:00Z"/>
          <w:color w:val="000000" w:themeColor="text1"/>
          <w:sz w:val="28"/>
          <w:szCs w:val="28"/>
          <w:rPrChange w:id="20661" w:author="Dr Mamadou SANOGO" w:date="2023-10-25T18:15:00Z">
            <w:rPr>
              <w:del w:id="20662" w:author="Dr Mamadou SANOGO" w:date="2023-10-25T17:56:00Z"/>
              <w:color w:val="000000"/>
              <w:sz w:val="28"/>
              <w:szCs w:val="28"/>
            </w:rPr>
          </w:rPrChange>
        </w:rPr>
        <w:pPrChange w:id="20663" w:author="Dr Mamadou SANOGO" w:date="2023-10-25T17:57:00Z">
          <w:pPr>
            <w:spacing w:line="240" w:lineRule="auto"/>
          </w:pPr>
        </w:pPrChange>
      </w:pPr>
      <w:del w:id="20664" w:author="Dr Mamadou SANOGO" w:date="2023-10-25T17:56:00Z">
        <w:r w:rsidRPr="007A4AFC" w:rsidDel="00166699">
          <w:rPr>
            <w:noProof/>
            <w:color w:val="000000" w:themeColor="text1"/>
            <w:sz w:val="28"/>
            <w:szCs w:val="28"/>
            <w:rPrChange w:id="20665" w:author="Dr Mamadou SANOGO" w:date="2023-10-25T18:15:00Z">
              <w:rPr>
                <w:noProof/>
                <w:color w:val="000000"/>
                <w:sz w:val="28"/>
                <w:szCs w:val="28"/>
              </w:rPr>
            </w:rPrChange>
          </w:rPr>
          <w:drawing>
            <wp:inline distT="0" distB="0" distL="0" distR="0" wp14:anchorId="0FBE8022" wp14:editId="70A80C67">
              <wp:extent cx="6149340" cy="5818173"/>
              <wp:effectExtent l="0" t="0" r="22860" b="0"/>
              <wp:docPr id="1"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del>
    </w:p>
    <w:p w14:paraId="7AED14B0" w14:textId="06C1EF4A" w:rsidR="00250CA2" w:rsidRPr="007A4AFC" w:rsidDel="00166699" w:rsidRDefault="00250CA2">
      <w:pPr>
        <w:pStyle w:val="Titre"/>
        <w:tabs>
          <w:tab w:val="num" w:pos="-4820"/>
        </w:tabs>
        <w:spacing w:line="276" w:lineRule="auto"/>
        <w:jc w:val="both"/>
        <w:rPr>
          <w:del w:id="20666" w:author="Dr Mamadou SANOGO" w:date="2023-10-25T17:56:00Z"/>
          <w:color w:val="000000" w:themeColor="text1"/>
          <w:sz w:val="28"/>
          <w:szCs w:val="28"/>
          <w:rPrChange w:id="20667" w:author="Dr Mamadou SANOGO" w:date="2023-10-25T18:15:00Z">
            <w:rPr>
              <w:del w:id="20668" w:author="Dr Mamadou SANOGO" w:date="2023-10-25T17:56:00Z"/>
              <w:color w:val="000000"/>
              <w:sz w:val="28"/>
              <w:szCs w:val="28"/>
            </w:rPr>
          </w:rPrChange>
        </w:rPr>
        <w:pPrChange w:id="20669" w:author="Dr Mamadou SANOGO" w:date="2023-10-25T17:57:00Z">
          <w:pPr>
            <w:spacing w:line="240" w:lineRule="auto"/>
          </w:pPr>
        </w:pPrChange>
      </w:pPr>
      <w:del w:id="20670" w:author="Dr Mamadou SANOGO" w:date="2023-10-25T17:56:00Z">
        <w:r w:rsidRPr="007A4AFC" w:rsidDel="00166699">
          <w:rPr>
            <w:color w:val="000000" w:themeColor="text1"/>
            <w:sz w:val="28"/>
            <w:szCs w:val="28"/>
            <w:rPrChange w:id="20671" w:author="Dr Mamadou SANOGO" w:date="2023-10-25T18:15:00Z">
              <w:rPr>
                <w:color w:val="000000"/>
                <w:sz w:val="28"/>
                <w:szCs w:val="28"/>
              </w:rPr>
            </w:rPrChange>
          </w:rPr>
          <w:br w:type="page"/>
        </w:r>
      </w:del>
    </w:p>
    <w:p w14:paraId="75C5512A" w14:textId="5D7D8F7E" w:rsidR="00064688" w:rsidRPr="007A4AFC" w:rsidDel="00166699" w:rsidRDefault="00064688">
      <w:pPr>
        <w:pStyle w:val="Titre"/>
        <w:tabs>
          <w:tab w:val="num" w:pos="-4820"/>
        </w:tabs>
        <w:spacing w:line="276" w:lineRule="auto"/>
        <w:jc w:val="both"/>
        <w:rPr>
          <w:del w:id="20672" w:author="Dr Mamadou SANOGO" w:date="2023-10-25T17:56:00Z"/>
          <w:rFonts w:eastAsiaTheme="minorHAnsi"/>
          <w:b w:val="0"/>
          <w:color w:val="000000" w:themeColor="text1"/>
          <w:lang w:eastAsia="en-US"/>
          <w:rPrChange w:id="20673" w:author="Dr Mamadou SANOGO" w:date="2023-10-25T18:15:00Z">
            <w:rPr>
              <w:del w:id="20674" w:author="Dr Mamadou SANOGO" w:date="2023-10-25T17:56:00Z"/>
              <w:rFonts w:eastAsiaTheme="minorHAnsi" w:cs="Times New Roman"/>
              <w:b w:val="0"/>
              <w:color w:val="auto"/>
              <w:lang w:eastAsia="en-US"/>
            </w:rPr>
          </w:rPrChange>
        </w:rPr>
        <w:pPrChange w:id="20675" w:author="Dr Mamadou SANOGO" w:date="2023-10-25T17:57:00Z">
          <w:pPr>
            <w:pStyle w:val="Titre1"/>
            <w:spacing w:before="0" w:line="240" w:lineRule="auto"/>
            <w:jc w:val="center"/>
          </w:pPr>
        </w:pPrChange>
      </w:pPr>
      <w:bookmarkStart w:id="20676" w:name="_Toc145944551"/>
      <w:del w:id="20677" w:author="Dr Mamadou SANOGO" w:date="2023-10-25T17:56:00Z">
        <w:r w:rsidRPr="007A4AFC" w:rsidDel="00166699">
          <w:rPr>
            <w:rFonts w:eastAsiaTheme="minorHAnsi"/>
            <w:color w:val="000000" w:themeColor="text1"/>
            <w:sz w:val="28"/>
            <w:lang w:eastAsia="en-US"/>
            <w:rPrChange w:id="20678" w:author="Dr Mamadou SANOGO" w:date="2023-10-25T18:15:00Z">
              <w:rPr>
                <w:rFonts w:eastAsiaTheme="minorHAnsi"/>
                <w:color w:val="2E74B5" w:themeColor="accent1" w:themeShade="BF"/>
                <w:lang w:eastAsia="en-US"/>
              </w:rPr>
            </w:rPrChange>
          </w:rPr>
          <w:delText xml:space="preserve">Annexe 21 : </w:delText>
        </w:r>
        <w:r w:rsidR="003966F7" w:rsidRPr="007A4AFC" w:rsidDel="00166699">
          <w:rPr>
            <w:rFonts w:eastAsiaTheme="minorHAnsi"/>
            <w:color w:val="000000" w:themeColor="text1"/>
            <w:sz w:val="28"/>
            <w:lang w:eastAsia="en-US"/>
            <w:rPrChange w:id="20679" w:author="Dr Mamadou SANOGO" w:date="2023-10-25T18:15:00Z">
              <w:rPr>
                <w:rFonts w:eastAsiaTheme="minorHAnsi"/>
                <w:color w:val="2E74B5" w:themeColor="accent1" w:themeShade="BF"/>
                <w:lang w:eastAsia="en-US"/>
              </w:rPr>
            </w:rPrChange>
          </w:rPr>
          <w:delText xml:space="preserve">Modalités </w:delText>
        </w:r>
        <w:r w:rsidRPr="007A4AFC" w:rsidDel="00166699">
          <w:rPr>
            <w:rFonts w:eastAsiaTheme="minorHAnsi"/>
            <w:color w:val="000000" w:themeColor="text1"/>
            <w:sz w:val="28"/>
            <w:lang w:eastAsia="en-US"/>
            <w:rPrChange w:id="20680" w:author="Dr Mamadou SANOGO" w:date="2023-10-25T18:15:00Z">
              <w:rPr>
                <w:rFonts w:eastAsiaTheme="minorHAnsi"/>
                <w:color w:val="2E74B5" w:themeColor="accent1" w:themeShade="BF"/>
                <w:lang w:eastAsia="en-US"/>
              </w:rPr>
            </w:rPrChange>
          </w:rPr>
          <w:delText>de contrôle des connaissances et d’évaluation</w:delText>
        </w:r>
        <w:bookmarkEnd w:id="20676"/>
      </w:del>
    </w:p>
    <w:p w14:paraId="423742B8" w14:textId="34F6CFEB" w:rsidR="00250CA2" w:rsidRPr="007A4AFC" w:rsidDel="00166699" w:rsidRDefault="00250CA2">
      <w:pPr>
        <w:pStyle w:val="Titre"/>
        <w:tabs>
          <w:tab w:val="num" w:pos="-4820"/>
        </w:tabs>
        <w:spacing w:line="276" w:lineRule="auto"/>
        <w:jc w:val="both"/>
        <w:rPr>
          <w:del w:id="20681" w:author="Dr Mamadou SANOGO" w:date="2023-10-25T17:56:00Z"/>
          <w:rFonts w:asciiTheme="minorHAnsi" w:hAnsiTheme="minorHAnsi"/>
          <w:b w:val="0"/>
          <w:bCs/>
          <w:color w:val="000000" w:themeColor="text1"/>
          <w:sz w:val="20"/>
          <w:rPrChange w:id="20682" w:author="Dr Mamadou SANOGO" w:date="2023-10-25T18:15:00Z">
            <w:rPr>
              <w:del w:id="20683" w:author="Dr Mamadou SANOGO" w:date="2023-10-25T17:56:00Z"/>
              <w:rFonts w:asciiTheme="minorHAnsi" w:hAnsiTheme="minorHAnsi"/>
              <w:b w:val="0"/>
              <w:bCs/>
              <w:sz w:val="20"/>
            </w:rPr>
          </w:rPrChange>
        </w:rPr>
        <w:pPrChange w:id="20684" w:author="Dr Mamadou SANOGO" w:date="2023-10-25T17:57:00Z">
          <w:pPr>
            <w:pStyle w:val="Titre"/>
            <w:spacing w:line="276" w:lineRule="auto"/>
            <w:jc w:val="both"/>
          </w:pPr>
        </w:pPrChange>
      </w:pPr>
    </w:p>
    <w:p w14:paraId="5D075A78" w14:textId="7B93452E" w:rsidR="00250CA2" w:rsidRPr="007A4AFC" w:rsidDel="00166699" w:rsidRDefault="00250CA2">
      <w:pPr>
        <w:pStyle w:val="Titre"/>
        <w:tabs>
          <w:tab w:val="num" w:pos="-4820"/>
        </w:tabs>
        <w:spacing w:line="276" w:lineRule="auto"/>
        <w:jc w:val="both"/>
        <w:rPr>
          <w:del w:id="20685" w:author="Dr Mamadou SANOGO" w:date="2023-10-25T17:56:00Z"/>
          <w:rFonts w:asciiTheme="minorHAnsi" w:hAnsiTheme="minorHAnsi"/>
          <w:b w:val="0"/>
          <w:bCs/>
          <w:color w:val="000000" w:themeColor="text1"/>
          <w:sz w:val="20"/>
          <w:rPrChange w:id="20686" w:author="Dr Mamadou SANOGO" w:date="2023-10-25T18:15:00Z">
            <w:rPr>
              <w:del w:id="20687" w:author="Dr Mamadou SANOGO" w:date="2023-10-25T17:56:00Z"/>
              <w:rFonts w:asciiTheme="minorHAnsi" w:hAnsiTheme="minorHAnsi"/>
              <w:b w:val="0"/>
              <w:bCs/>
              <w:sz w:val="20"/>
            </w:rPr>
          </w:rPrChange>
        </w:rPr>
        <w:pPrChange w:id="20688" w:author="Dr Mamadou SANOGO" w:date="2023-10-25T17:57:00Z">
          <w:pPr>
            <w:pStyle w:val="Titre"/>
            <w:spacing w:line="276" w:lineRule="auto"/>
            <w:ind w:left="-426"/>
            <w:jc w:val="both"/>
          </w:pPr>
        </w:pPrChange>
      </w:pPr>
    </w:p>
    <w:p w14:paraId="7C60D8A0" w14:textId="21AE59EE" w:rsidR="00064688" w:rsidRPr="007A4AFC" w:rsidDel="00166699" w:rsidRDefault="00064688">
      <w:pPr>
        <w:pStyle w:val="Titre"/>
        <w:tabs>
          <w:tab w:val="num" w:pos="-4820"/>
        </w:tabs>
        <w:spacing w:line="276" w:lineRule="auto"/>
        <w:jc w:val="both"/>
        <w:rPr>
          <w:del w:id="20689" w:author="Dr Mamadou SANOGO" w:date="2023-10-25T17:56:00Z"/>
          <w:rFonts w:asciiTheme="majorHAnsi" w:hAnsiTheme="majorHAnsi" w:cstheme="majorHAnsi"/>
          <w:bCs/>
          <w:color w:val="000000" w:themeColor="text1"/>
          <w:sz w:val="24"/>
          <w:szCs w:val="24"/>
          <w:rPrChange w:id="20690" w:author="Dr Mamadou SANOGO" w:date="2023-10-25T18:15:00Z">
            <w:rPr>
              <w:del w:id="20691" w:author="Dr Mamadou SANOGO" w:date="2023-10-25T17:56:00Z"/>
              <w:rFonts w:asciiTheme="majorHAnsi" w:hAnsiTheme="majorHAnsi" w:cstheme="majorHAnsi"/>
              <w:bCs/>
              <w:sz w:val="24"/>
              <w:szCs w:val="24"/>
            </w:rPr>
          </w:rPrChange>
        </w:rPr>
        <w:pPrChange w:id="20692" w:author="Dr Mamadou SANOGO" w:date="2023-10-25T17:57:00Z">
          <w:pPr>
            <w:pStyle w:val="Titre"/>
            <w:spacing w:line="276" w:lineRule="auto"/>
            <w:jc w:val="both"/>
          </w:pPr>
        </w:pPrChange>
      </w:pPr>
      <w:del w:id="20693" w:author="Dr Mamadou SANOGO" w:date="2023-10-25T17:56:00Z">
        <w:r w:rsidRPr="007A4AFC" w:rsidDel="00166699">
          <w:rPr>
            <w:rFonts w:asciiTheme="majorHAnsi" w:hAnsiTheme="majorHAnsi" w:cstheme="majorHAnsi"/>
            <w:b w:val="0"/>
            <w:bCs/>
            <w:i w:val="0"/>
            <w:color w:val="000000" w:themeColor="text1"/>
            <w:szCs w:val="24"/>
            <w:rPrChange w:id="20694" w:author="Dr Mamadou SANOGO" w:date="2023-10-25T18:15:00Z">
              <w:rPr>
                <w:rFonts w:asciiTheme="majorHAnsi" w:hAnsiTheme="majorHAnsi" w:cstheme="majorHAnsi"/>
                <w:b w:val="0"/>
                <w:bCs/>
                <w:i w:val="0"/>
                <w:szCs w:val="24"/>
              </w:rPr>
            </w:rPrChange>
          </w:rPr>
          <w:delText xml:space="preserve">Evaluation formative </w:delText>
        </w:r>
      </w:del>
    </w:p>
    <w:p w14:paraId="2A6365F7" w14:textId="235D2AE6" w:rsidR="00064688" w:rsidRPr="007A4AFC" w:rsidDel="00166699" w:rsidRDefault="00064688">
      <w:pPr>
        <w:pStyle w:val="Titre"/>
        <w:tabs>
          <w:tab w:val="num" w:pos="-4820"/>
        </w:tabs>
        <w:spacing w:line="276" w:lineRule="auto"/>
        <w:jc w:val="both"/>
        <w:rPr>
          <w:del w:id="20695" w:author="Dr Mamadou SANOGO" w:date="2023-10-25T17:56:00Z"/>
          <w:rFonts w:asciiTheme="majorHAnsi" w:hAnsiTheme="majorHAnsi" w:cstheme="majorHAnsi"/>
          <w:b w:val="0"/>
          <w:bCs/>
          <w:color w:val="000000" w:themeColor="text1"/>
          <w:sz w:val="24"/>
          <w:szCs w:val="24"/>
          <w:rPrChange w:id="20696" w:author="Dr Mamadou SANOGO" w:date="2023-10-25T18:15:00Z">
            <w:rPr>
              <w:del w:id="20697" w:author="Dr Mamadou SANOGO" w:date="2023-10-25T17:56:00Z"/>
              <w:rFonts w:asciiTheme="majorHAnsi" w:hAnsiTheme="majorHAnsi" w:cstheme="majorHAnsi"/>
              <w:b w:val="0"/>
              <w:bCs/>
              <w:sz w:val="24"/>
              <w:szCs w:val="24"/>
            </w:rPr>
          </w:rPrChange>
        </w:rPr>
        <w:pPrChange w:id="20698" w:author="Dr Mamadou SANOGO" w:date="2023-10-25T17:57:00Z">
          <w:pPr>
            <w:pStyle w:val="Titre"/>
            <w:spacing w:line="276" w:lineRule="auto"/>
            <w:jc w:val="both"/>
          </w:pPr>
        </w:pPrChange>
      </w:pPr>
      <w:del w:id="20699" w:author="Dr Mamadou SANOGO" w:date="2023-10-25T17:56:00Z">
        <w:r w:rsidRPr="007A4AFC" w:rsidDel="00166699">
          <w:rPr>
            <w:rFonts w:asciiTheme="majorHAnsi" w:hAnsiTheme="majorHAnsi" w:cstheme="majorHAnsi"/>
            <w:bCs/>
            <w:i w:val="0"/>
            <w:color w:val="000000" w:themeColor="text1"/>
            <w:szCs w:val="24"/>
            <w:rPrChange w:id="20700" w:author="Dr Mamadou SANOGO" w:date="2023-10-25T18:15:00Z">
              <w:rPr>
                <w:rFonts w:asciiTheme="majorHAnsi" w:hAnsiTheme="majorHAnsi" w:cstheme="majorHAnsi"/>
                <w:bCs/>
                <w:i w:val="0"/>
                <w:szCs w:val="24"/>
              </w:rPr>
            </w:rPrChange>
          </w:rPr>
          <w:delText>Cette évaluation se fait tout au long d'un semestre. Elle concerne les cours et les stages. Son but est de rendre compte de la progression de chacun des étudiants. En principe elle est qualitative mais elle peut avoir un caractère quantitatif à travers les devoirs ou contrôles continus, les tests, les notes provenant des exposés, les notes provenant des observations (à travers des instruments appropriés) durant les stages.</w:delText>
        </w:r>
      </w:del>
    </w:p>
    <w:p w14:paraId="424B87AD" w14:textId="2F91C226" w:rsidR="00064688" w:rsidRPr="007A4AFC" w:rsidDel="00166699" w:rsidRDefault="00064688">
      <w:pPr>
        <w:pStyle w:val="Titre"/>
        <w:tabs>
          <w:tab w:val="num" w:pos="-4820"/>
        </w:tabs>
        <w:spacing w:line="276" w:lineRule="auto"/>
        <w:jc w:val="both"/>
        <w:rPr>
          <w:del w:id="20701" w:author="Dr Mamadou SANOGO" w:date="2023-10-25T17:56:00Z"/>
          <w:rFonts w:asciiTheme="majorHAnsi" w:hAnsiTheme="majorHAnsi" w:cstheme="majorHAnsi"/>
          <w:b w:val="0"/>
          <w:bCs/>
          <w:color w:val="000000" w:themeColor="text1"/>
          <w:sz w:val="24"/>
          <w:szCs w:val="24"/>
          <w:rPrChange w:id="20702" w:author="Dr Mamadou SANOGO" w:date="2023-10-25T18:15:00Z">
            <w:rPr>
              <w:del w:id="20703" w:author="Dr Mamadou SANOGO" w:date="2023-10-25T17:56:00Z"/>
              <w:rFonts w:asciiTheme="majorHAnsi" w:hAnsiTheme="majorHAnsi" w:cstheme="majorHAnsi"/>
              <w:b w:val="0"/>
              <w:bCs/>
              <w:sz w:val="24"/>
              <w:szCs w:val="24"/>
            </w:rPr>
          </w:rPrChange>
        </w:rPr>
        <w:pPrChange w:id="20704" w:author="Dr Mamadou SANOGO" w:date="2023-10-25T17:57:00Z">
          <w:pPr>
            <w:pStyle w:val="Titre"/>
            <w:spacing w:line="276" w:lineRule="auto"/>
            <w:jc w:val="both"/>
          </w:pPr>
        </w:pPrChange>
      </w:pPr>
      <w:del w:id="20705" w:author="Dr Mamadou SANOGO" w:date="2023-10-25T17:56:00Z">
        <w:r w:rsidRPr="007A4AFC" w:rsidDel="00166699">
          <w:rPr>
            <w:rFonts w:asciiTheme="majorHAnsi" w:hAnsiTheme="majorHAnsi" w:cstheme="majorHAnsi"/>
            <w:bCs/>
            <w:i w:val="0"/>
            <w:color w:val="000000" w:themeColor="text1"/>
            <w:szCs w:val="24"/>
            <w:rPrChange w:id="20706" w:author="Dr Mamadou SANOGO" w:date="2023-10-25T18:15:00Z">
              <w:rPr>
                <w:rFonts w:asciiTheme="majorHAnsi" w:hAnsiTheme="majorHAnsi" w:cstheme="majorHAnsi"/>
                <w:bCs/>
                <w:i w:val="0"/>
                <w:szCs w:val="24"/>
              </w:rPr>
            </w:rPrChange>
          </w:rPr>
          <w:delText>Cette évaluation (si elle fait l'objet de notation) aura un poids de 40% pour le semestre considéré.</w:delText>
        </w:r>
      </w:del>
    </w:p>
    <w:p w14:paraId="66A0D49B" w14:textId="62387EC1" w:rsidR="00064688" w:rsidRPr="007A4AFC" w:rsidDel="00166699" w:rsidRDefault="00064688">
      <w:pPr>
        <w:pStyle w:val="Titre"/>
        <w:tabs>
          <w:tab w:val="num" w:pos="-4820"/>
        </w:tabs>
        <w:spacing w:line="276" w:lineRule="auto"/>
        <w:jc w:val="both"/>
        <w:rPr>
          <w:del w:id="20707" w:author="Dr Mamadou SANOGO" w:date="2023-10-25T17:56:00Z"/>
          <w:rFonts w:asciiTheme="majorHAnsi" w:hAnsiTheme="majorHAnsi" w:cstheme="majorHAnsi"/>
          <w:bCs/>
          <w:color w:val="000000" w:themeColor="text1"/>
          <w:sz w:val="24"/>
          <w:szCs w:val="24"/>
          <w:rPrChange w:id="20708" w:author="Dr Mamadou SANOGO" w:date="2023-10-25T18:15:00Z">
            <w:rPr>
              <w:del w:id="20709" w:author="Dr Mamadou SANOGO" w:date="2023-10-25T17:56:00Z"/>
              <w:rFonts w:asciiTheme="majorHAnsi" w:hAnsiTheme="majorHAnsi" w:cstheme="majorHAnsi"/>
              <w:bCs/>
              <w:sz w:val="24"/>
              <w:szCs w:val="24"/>
            </w:rPr>
          </w:rPrChange>
        </w:rPr>
        <w:pPrChange w:id="20710" w:author="Dr Mamadou SANOGO" w:date="2023-10-25T17:57:00Z">
          <w:pPr>
            <w:pStyle w:val="Titre"/>
            <w:spacing w:line="276" w:lineRule="auto"/>
            <w:jc w:val="both"/>
          </w:pPr>
        </w:pPrChange>
      </w:pPr>
      <w:del w:id="20711" w:author="Dr Mamadou SANOGO" w:date="2023-10-25T17:56:00Z">
        <w:r w:rsidRPr="007A4AFC" w:rsidDel="00166699">
          <w:rPr>
            <w:rFonts w:asciiTheme="majorHAnsi" w:hAnsiTheme="majorHAnsi" w:cstheme="majorHAnsi"/>
            <w:b w:val="0"/>
            <w:bCs/>
            <w:i w:val="0"/>
            <w:color w:val="000000" w:themeColor="text1"/>
            <w:szCs w:val="24"/>
            <w:rPrChange w:id="20712" w:author="Dr Mamadou SANOGO" w:date="2023-10-25T18:15:00Z">
              <w:rPr>
                <w:rFonts w:asciiTheme="majorHAnsi" w:hAnsiTheme="majorHAnsi" w:cstheme="majorHAnsi"/>
                <w:b w:val="0"/>
                <w:bCs/>
                <w:i w:val="0"/>
                <w:szCs w:val="24"/>
              </w:rPr>
            </w:rPrChange>
          </w:rPr>
          <w:delText xml:space="preserve">Evaluation sommative </w:delText>
        </w:r>
      </w:del>
    </w:p>
    <w:p w14:paraId="43093991" w14:textId="0A5233FE" w:rsidR="00064688" w:rsidRPr="007A4AFC" w:rsidDel="00166699" w:rsidRDefault="00064688">
      <w:pPr>
        <w:pStyle w:val="Titre"/>
        <w:tabs>
          <w:tab w:val="num" w:pos="-4820"/>
        </w:tabs>
        <w:spacing w:line="276" w:lineRule="auto"/>
        <w:jc w:val="both"/>
        <w:rPr>
          <w:del w:id="20713" w:author="Dr Mamadou SANOGO" w:date="2023-10-25T17:56:00Z"/>
          <w:rFonts w:asciiTheme="majorHAnsi" w:hAnsiTheme="majorHAnsi" w:cstheme="majorHAnsi"/>
          <w:b w:val="0"/>
          <w:bCs/>
          <w:color w:val="000000" w:themeColor="text1"/>
          <w:sz w:val="24"/>
          <w:szCs w:val="24"/>
          <w:rPrChange w:id="20714" w:author="Dr Mamadou SANOGO" w:date="2023-10-25T18:15:00Z">
            <w:rPr>
              <w:del w:id="20715" w:author="Dr Mamadou SANOGO" w:date="2023-10-25T17:56:00Z"/>
              <w:rFonts w:asciiTheme="majorHAnsi" w:hAnsiTheme="majorHAnsi" w:cstheme="majorHAnsi"/>
              <w:b w:val="0"/>
              <w:bCs/>
              <w:sz w:val="24"/>
              <w:szCs w:val="24"/>
            </w:rPr>
          </w:rPrChange>
        </w:rPr>
        <w:pPrChange w:id="20716" w:author="Dr Mamadou SANOGO" w:date="2023-10-25T17:57:00Z">
          <w:pPr>
            <w:pStyle w:val="Titre"/>
            <w:spacing w:line="276" w:lineRule="auto"/>
            <w:jc w:val="both"/>
          </w:pPr>
        </w:pPrChange>
      </w:pPr>
      <w:del w:id="20717" w:author="Dr Mamadou SANOGO" w:date="2023-10-25T17:56:00Z">
        <w:r w:rsidRPr="007A4AFC" w:rsidDel="00166699">
          <w:rPr>
            <w:rFonts w:asciiTheme="majorHAnsi" w:hAnsiTheme="majorHAnsi" w:cstheme="majorHAnsi"/>
            <w:bCs/>
            <w:i w:val="0"/>
            <w:color w:val="000000" w:themeColor="text1"/>
            <w:szCs w:val="24"/>
            <w:rPrChange w:id="20718" w:author="Dr Mamadou SANOGO" w:date="2023-10-25T18:15:00Z">
              <w:rPr>
                <w:rFonts w:asciiTheme="majorHAnsi" w:hAnsiTheme="majorHAnsi" w:cstheme="majorHAnsi"/>
                <w:bCs/>
                <w:i w:val="0"/>
                <w:szCs w:val="24"/>
              </w:rPr>
            </w:rPrChange>
          </w:rPr>
          <w:delText>C'est l'évaluation faite à la fin d'un semestre. Elle permet d'évaluer l'étudiant sur les compétences exigées pour passer d'un semestre à un autre. Elle a un poids de 60% s'il existe des notes chiffrées durant les évaluations formatives.</w:delText>
        </w:r>
      </w:del>
    </w:p>
    <w:p w14:paraId="53F241CC" w14:textId="7B3E3B3D" w:rsidR="00064688" w:rsidRPr="007A4AFC" w:rsidDel="00166699" w:rsidRDefault="00064688">
      <w:pPr>
        <w:pStyle w:val="Titre"/>
        <w:tabs>
          <w:tab w:val="num" w:pos="-4820"/>
        </w:tabs>
        <w:spacing w:line="276" w:lineRule="auto"/>
        <w:jc w:val="both"/>
        <w:rPr>
          <w:del w:id="20719" w:author="Dr Mamadou SANOGO" w:date="2023-10-25T17:56:00Z"/>
          <w:rFonts w:asciiTheme="majorHAnsi" w:hAnsiTheme="majorHAnsi" w:cstheme="majorHAnsi"/>
          <w:b w:val="0"/>
          <w:bCs/>
          <w:color w:val="000000" w:themeColor="text1"/>
          <w:sz w:val="24"/>
          <w:szCs w:val="24"/>
          <w:rPrChange w:id="20720" w:author="Dr Mamadou SANOGO" w:date="2023-10-25T18:15:00Z">
            <w:rPr>
              <w:del w:id="20721" w:author="Dr Mamadou SANOGO" w:date="2023-10-25T17:56:00Z"/>
              <w:rFonts w:asciiTheme="majorHAnsi" w:hAnsiTheme="majorHAnsi" w:cstheme="majorHAnsi"/>
              <w:b w:val="0"/>
              <w:bCs/>
              <w:sz w:val="24"/>
              <w:szCs w:val="24"/>
            </w:rPr>
          </w:rPrChange>
        </w:rPr>
        <w:pPrChange w:id="20722" w:author="Dr Mamadou SANOGO" w:date="2023-10-25T17:57:00Z">
          <w:pPr>
            <w:pStyle w:val="Titre"/>
            <w:spacing w:line="276" w:lineRule="auto"/>
            <w:jc w:val="both"/>
          </w:pPr>
        </w:pPrChange>
      </w:pPr>
      <w:del w:id="20723" w:author="Dr Mamadou SANOGO" w:date="2023-10-25T17:56:00Z">
        <w:r w:rsidRPr="007A4AFC" w:rsidDel="00166699">
          <w:rPr>
            <w:rFonts w:asciiTheme="majorHAnsi" w:hAnsiTheme="majorHAnsi" w:cstheme="majorHAnsi"/>
            <w:bCs/>
            <w:i w:val="0"/>
            <w:color w:val="000000" w:themeColor="text1"/>
            <w:szCs w:val="24"/>
            <w:rPrChange w:id="20724" w:author="Dr Mamadou SANOGO" w:date="2023-10-25T18:15:00Z">
              <w:rPr>
                <w:rFonts w:asciiTheme="majorHAnsi" w:hAnsiTheme="majorHAnsi" w:cstheme="majorHAnsi"/>
                <w:bCs/>
                <w:i w:val="0"/>
                <w:szCs w:val="24"/>
              </w:rPr>
            </w:rPrChange>
          </w:rPr>
          <w:delText>Pour réussir un semestre, il faut avoir au moins 10/20 ou 50% des points. Donc pour avoir l'ensemble des crédits accordés à un cours (ou à un stage), il faut au minimum avoir une note (évaluation formative et sommative) égale à 10/20 ou 50% de la note totale.</w:delText>
        </w:r>
      </w:del>
    </w:p>
    <w:p w14:paraId="0FD30BF3" w14:textId="753130CE" w:rsidR="00064688" w:rsidRPr="007A4AFC" w:rsidDel="00166699" w:rsidRDefault="00064688">
      <w:pPr>
        <w:pStyle w:val="Titre"/>
        <w:tabs>
          <w:tab w:val="num" w:pos="-4820"/>
        </w:tabs>
        <w:spacing w:line="276" w:lineRule="auto"/>
        <w:jc w:val="both"/>
        <w:rPr>
          <w:del w:id="20725" w:author="Dr Mamadou SANOGO" w:date="2023-10-25T17:56:00Z"/>
          <w:rFonts w:asciiTheme="majorHAnsi" w:hAnsiTheme="majorHAnsi" w:cstheme="majorHAnsi"/>
          <w:bCs/>
          <w:color w:val="000000" w:themeColor="text1"/>
          <w:sz w:val="24"/>
          <w:szCs w:val="24"/>
          <w:rPrChange w:id="20726" w:author="Dr Mamadou SANOGO" w:date="2023-10-25T18:15:00Z">
            <w:rPr>
              <w:del w:id="20727" w:author="Dr Mamadou SANOGO" w:date="2023-10-25T17:56:00Z"/>
              <w:rFonts w:asciiTheme="majorHAnsi" w:hAnsiTheme="majorHAnsi" w:cstheme="majorHAnsi"/>
              <w:bCs/>
              <w:sz w:val="24"/>
              <w:szCs w:val="24"/>
            </w:rPr>
          </w:rPrChange>
        </w:rPr>
        <w:pPrChange w:id="20728" w:author="Dr Mamadou SANOGO" w:date="2023-10-25T17:57:00Z">
          <w:pPr>
            <w:pStyle w:val="Titre"/>
            <w:spacing w:line="276" w:lineRule="auto"/>
            <w:jc w:val="both"/>
          </w:pPr>
        </w:pPrChange>
      </w:pPr>
      <w:del w:id="20729" w:author="Dr Mamadou SANOGO" w:date="2023-10-25T17:56:00Z">
        <w:r w:rsidRPr="007A4AFC" w:rsidDel="00166699">
          <w:rPr>
            <w:rFonts w:asciiTheme="majorHAnsi" w:hAnsiTheme="majorHAnsi" w:cstheme="majorHAnsi"/>
            <w:b w:val="0"/>
            <w:bCs/>
            <w:i w:val="0"/>
            <w:color w:val="000000" w:themeColor="text1"/>
            <w:szCs w:val="24"/>
            <w:rPrChange w:id="20730" w:author="Dr Mamadou SANOGO" w:date="2023-10-25T18:15:00Z">
              <w:rPr>
                <w:rFonts w:asciiTheme="majorHAnsi" w:hAnsiTheme="majorHAnsi" w:cstheme="majorHAnsi"/>
                <w:b w:val="0"/>
                <w:bCs/>
                <w:i w:val="0"/>
                <w:szCs w:val="24"/>
              </w:rPr>
            </w:rPrChange>
          </w:rPr>
          <w:delText xml:space="preserve">Evaluation certificative </w:delText>
        </w:r>
      </w:del>
    </w:p>
    <w:p w14:paraId="2E7E1EC7" w14:textId="2169217B" w:rsidR="00064688" w:rsidRPr="007A4AFC" w:rsidDel="00166699" w:rsidRDefault="00064688">
      <w:pPr>
        <w:pStyle w:val="Titre"/>
        <w:tabs>
          <w:tab w:val="num" w:pos="-4820"/>
        </w:tabs>
        <w:spacing w:line="276" w:lineRule="auto"/>
        <w:jc w:val="both"/>
        <w:rPr>
          <w:del w:id="20731" w:author="Dr Mamadou SANOGO" w:date="2023-10-25T17:56:00Z"/>
          <w:rFonts w:asciiTheme="majorHAnsi" w:hAnsiTheme="majorHAnsi" w:cstheme="majorHAnsi"/>
          <w:b w:val="0"/>
          <w:bCs/>
          <w:color w:val="000000" w:themeColor="text1"/>
          <w:sz w:val="24"/>
          <w:szCs w:val="24"/>
          <w:rPrChange w:id="20732" w:author="Dr Mamadou SANOGO" w:date="2023-10-25T18:15:00Z">
            <w:rPr>
              <w:del w:id="20733" w:author="Dr Mamadou SANOGO" w:date="2023-10-25T17:56:00Z"/>
              <w:rFonts w:asciiTheme="majorHAnsi" w:hAnsiTheme="majorHAnsi" w:cstheme="majorHAnsi"/>
              <w:b w:val="0"/>
              <w:bCs/>
              <w:sz w:val="24"/>
              <w:szCs w:val="24"/>
            </w:rPr>
          </w:rPrChange>
        </w:rPr>
        <w:pPrChange w:id="20734" w:author="Dr Mamadou SANOGO" w:date="2023-10-25T17:57:00Z">
          <w:pPr>
            <w:pStyle w:val="Titre"/>
            <w:spacing w:line="276" w:lineRule="auto"/>
            <w:jc w:val="both"/>
          </w:pPr>
        </w:pPrChange>
      </w:pPr>
      <w:del w:id="20735" w:author="Dr Mamadou SANOGO" w:date="2023-10-25T17:56:00Z">
        <w:r w:rsidRPr="007A4AFC" w:rsidDel="00166699">
          <w:rPr>
            <w:rFonts w:asciiTheme="majorHAnsi" w:hAnsiTheme="majorHAnsi" w:cstheme="majorHAnsi"/>
            <w:bCs/>
            <w:i w:val="0"/>
            <w:color w:val="000000" w:themeColor="text1"/>
            <w:szCs w:val="24"/>
            <w:rPrChange w:id="20736" w:author="Dr Mamadou SANOGO" w:date="2023-10-25T18:15:00Z">
              <w:rPr>
                <w:rFonts w:asciiTheme="majorHAnsi" w:hAnsiTheme="majorHAnsi" w:cstheme="majorHAnsi"/>
                <w:bCs/>
                <w:i w:val="0"/>
                <w:szCs w:val="24"/>
              </w:rPr>
            </w:rPrChange>
          </w:rPr>
          <w:delText>Elle se fait en fin de formation (à la fin du quatrième semestre). Il s'agit d'une certification unique.</w:delText>
        </w:r>
      </w:del>
    </w:p>
    <w:p w14:paraId="376F864B" w14:textId="11697F1D" w:rsidR="00064688" w:rsidRPr="007A4AFC" w:rsidDel="00166699" w:rsidRDefault="00064688">
      <w:pPr>
        <w:pStyle w:val="Titre"/>
        <w:tabs>
          <w:tab w:val="num" w:pos="-4820"/>
        </w:tabs>
        <w:spacing w:line="276" w:lineRule="auto"/>
        <w:jc w:val="both"/>
        <w:rPr>
          <w:del w:id="20737" w:author="Dr Mamadou SANOGO" w:date="2023-10-25T17:56:00Z"/>
          <w:rFonts w:asciiTheme="majorHAnsi" w:hAnsiTheme="majorHAnsi" w:cstheme="majorHAnsi"/>
          <w:b w:val="0"/>
          <w:bCs/>
          <w:color w:val="000000" w:themeColor="text1"/>
          <w:sz w:val="24"/>
          <w:szCs w:val="24"/>
          <w:rPrChange w:id="20738" w:author="Dr Mamadou SANOGO" w:date="2023-10-25T18:15:00Z">
            <w:rPr>
              <w:del w:id="20739" w:author="Dr Mamadou SANOGO" w:date="2023-10-25T17:56:00Z"/>
              <w:rFonts w:asciiTheme="majorHAnsi" w:hAnsiTheme="majorHAnsi" w:cstheme="majorHAnsi"/>
              <w:b w:val="0"/>
              <w:bCs/>
              <w:sz w:val="24"/>
              <w:szCs w:val="24"/>
            </w:rPr>
          </w:rPrChange>
        </w:rPr>
        <w:pPrChange w:id="20740" w:author="Dr Mamadou SANOGO" w:date="2023-10-25T17:57:00Z">
          <w:pPr>
            <w:pStyle w:val="Titre"/>
            <w:spacing w:line="276" w:lineRule="auto"/>
            <w:jc w:val="both"/>
          </w:pPr>
        </w:pPrChange>
      </w:pPr>
      <w:del w:id="20741" w:author="Dr Mamadou SANOGO" w:date="2023-10-25T17:56:00Z">
        <w:r w:rsidRPr="007A4AFC" w:rsidDel="00166699">
          <w:rPr>
            <w:rFonts w:asciiTheme="majorHAnsi" w:hAnsiTheme="majorHAnsi" w:cstheme="majorHAnsi"/>
            <w:bCs/>
            <w:i w:val="0"/>
            <w:color w:val="000000" w:themeColor="text1"/>
            <w:szCs w:val="24"/>
            <w:rPrChange w:id="20742" w:author="Dr Mamadou SANOGO" w:date="2023-10-25T18:15:00Z">
              <w:rPr>
                <w:rFonts w:asciiTheme="majorHAnsi" w:hAnsiTheme="majorHAnsi" w:cstheme="majorHAnsi"/>
                <w:bCs/>
                <w:i w:val="0"/>
                <w:szCs w:val="24"/>
              </w:rPr>
            </w:rPrChange>
          </w:rPr>
          <w:delText>L'obtention du diplôme est conditionnée à :</w:delText>
        </w:r>
      </w:del>
    </w:p>
    <w:p w14:paraId="4C7FC875" w14:textId="41A980F5" w:rsidR="00064688" w:rsidRPr="007A4AFC" w:rsidDel="00166699" w:rsidRDefault="00064688">
      <w:pPr>
        <w:pStyle w:val="Titre"/>
        <w:tabs>
          <w:tab w:val="num" w:pos="-4820"/>
        </w:tabs>
        <w:spacing w:line="276" w:lineRule="auto"/>
        <w:jc w:val="both"/>
        <w:rPr>
          <w:del w:id="20743" w:author="Dr Mamadou SANOGO" w:date="2023-10-25T17:56:00Z"/>
          <w:rFonts w:asciiTheme="majorHAnsi" w:hAnsiTheme="majorHAnsi" w:cstheme="majorHAnsi"/>
          <w:b w:val="0"/>
          <w:bCs/>
          <w:color w:val="000000" w:themeColor="text1"/>
          <w:sz w:val="24"/>
          <w:szCs w:val="24"/>
          <w:rPrChange w:id="20744" w:author="Dr Mamadou SANOGO" w:date="2023-10-25T18:15:00Z">
            <w:rPr>
              <w:del w:id="20745" w:author="Dr Mamadou SANOGO" w:date="2023-10-25T17:56:00Z"/>
              <w:rFonts w:asciiTheme="majorHAnsi" w:hAnsiTheme="majorHAnsi" w:cstheme="majorHAnsi"/>
              <w:b w:val="0"/>
              <w:bCs/>
              <w:sz w:val="24"/>
              <w:szCs w:val="24"/>
            </w:rPr>
          </w:rPrChange>
        </w:rPr>
        <w:pPrChange w:id="20746" w:author="Dr Mamadou SANOGO" w:date="2023-10-25T17:57:00Z">
          <w:pPr>
            <w:pStyle w:val="Titre"/>
            <w:spacing w:line="276" w:lineRule="auto"/>
            <w:jc w:val="both"/>
          </w:pPr>
        </w:pPrChange>
      </w:pPr>
      <w:del w:id="20747" w:author="Dr Mamadou SANOGO" w:date="2023-10-25T17:56:00Z">
        <w:r w:rsidRPr="007A4AFC" w:rsidDel="00166699">
          <w:rPr>
            <w:rFonts w:asciiTheme="majorHAnsi" w:hAnsiTheme="majorHAnsi" w:cstheme="majorHAnsi"/>
            <w:bCs/>
            <w:i w:val="0"/>
            <w:color w:val="000000" w:themeColor="text1"/>
            <w:szCs w:val="24"/>
            <w:rPrChange w:id="20748" w:author="Dr Mamadou SANOGO" w:date="2023-10-25T18:15:00Z">
              <w:rPr>
                <w:rFonts w:asciiTheme="majorHAnsi" w:hAnsiTheme="majorHAnsi" w:cstheme="majorHAnsi"/>
                <w:bCs/>
                <w:i w:val="0"/>
                <w:szCs w:val="24"/>
              </w:rPr>
            </w:rPrChange>
          </w:rPr>
          <w:delText>•L'acquisition des crédits nécessaires pour chacun des quatre (04) semestres ;</w:delText>
        </w:r>
      </w:del>
    </w:p>
    <w:p w14:paraId="5D3A08D8" w14:textId="085DA911" w:rsidR="00064688" w:rsidRPr="007A4AFC" w:rsidDel="00166699" w:rsidRDefault="00064688">
      <w:pPr>
        <w:pStyle w:val="Titre"/>
        <w:tabs>
          <w:tab w:val="num" w:pos="-4820"/>
        </w:tabs>
        <w:spacing w:line="276" w:lineRule="auto"/>
        <w:jc w:val="both"/>
        <w:rPr>
          <w:del w:id="20749" w:author="Dr Mamadou SANOGO" w:date="2023-10-25T17:56:00Z"/>
          <w:rFonts w:asciiTheme="majorHAnsi" w:hAnsiTheme="majorHAnsi" w:cstheme="majorHAnsi"/>
          <w:b w:val="0"/>
          <w:bCs/>
          <w:color w:val="000000" w:themeColor="text1"/>
          <w:sz w:val="24"/>
          <w:szCs w:val="24"/>
          <w:rPrChange w:id="20750" w:author="Dr Mamadou SANOGO" w:date="2023-10-25T18:15:00Z">
            <w:rPr>
              <w:del w:id="20751" w:author="Dr Mamadou SANOGO" w:date="2023-10-25T17:56:00Z"/>
              <w:rFonts w:asciiTheme="majorHAnsi" w:hAnsiTheme="majorHAnsi" w:cstheme="majorHAnsi"/>
              <w:b w:val="0"/>
              <w:bCs/>
              <w:sz w:val="24"/>
              <w:szCs w:val="24"/>
            </w:rPr>
          </w:rPrChange>
        </w:rPr>
        <w:pPrChange w:id="20752" w:author="Dr Mamadou SANOGO" w:date="2023-10-25T17:57:00Z">
          <w:pPr>
            <w:pStyle w:val="Titre"/>
            <w:spacing w:line="276" w:lineRule="auto"/>
            <w:jc w:val="both"/>
          </w:pPr>
        </w:pPrChange>
      </w:pPr>
      <w:del w:id="20753" w:author="Dr Mamadou SANOGO" w:date="2023-10-25T17:56:00Z">
        <w:r w:rsidRPr="007A4AFC" w:rsidDel="00166699">
          <w:rPr>
            <w:rFonts w:asciiTheme="majorHAnsi" w:hAnsiTheme="majorHAnsi" w:cstheme="majorHAnsi"/>
            <w:bCs/>
            <w:i w:val="0"/>
            <w:color w:val="000000" w:themeColor="text1"/>
            <w:szCs w:val="24"/>
            <w:rPrChange w:id="20754" w:author="Dr Mamadou SANOGO" w:date="2023-10-25T18:15:00Z">
              <w:rPr>
                <w:rFonts w:asciiTheme="majorHAnsi" w:hAnsiTheme="majorHAnsi" w:cstheme="majorHAnsi"/>
                <w:bCs/>
                <w:i w:val="0"/>
                <w:szCs w:val="24"/>
              </w:rPr>
            </w:rPrChange>
          </w:rPr>
          <w:delText>•L'acquisition d'au moins 10/20 ou 50% des points.</w:delText>
        </w:r>
      </w:del>
    </w:p>
    <w:p w14:paraId="1672263B" w14:textId="03A5B1D5" w:rsidR="00064688" w:rsidRPr="007A4AFC" w:rsidDel="00166699" w:rsidRDefault="00064688">
      <w:pPr>
        <w:pStyle w:val="Titre"/>
        <w:tabs>
          <w:tab w:val="num" w:pos="-4820"/>
        </w:tabs>
        <w:spacing w:line="276" w:lineRule="auto"/>
        <w:jc w:val="both"/>
        <w:rPr>
          <w:del w:id="20755" w:author="Dr Mamadou SANOGO" w:date="2023-10-25T17:56:00Z"/>
          <w:rFonts w:asciiTheme="majorHAnsi" w:hAnsiTheme="majorHAnsi" w:cstheme="majorHAnsi"/>
          <w:b w:val="0"/>
          <w:bCs/>
          <w:color w:val="000000" w:themeColor="text1"/>
          <w:sz w:val="24"/>
          <w:szCs w:val="24"/>
          <w:rPrChange w:id="20756" w:author="Dr Mamadou SANOGO" w:date="2023-10-25T18:15:00Z">
            <w:rPr>
              <w:del w:id="20757" w:author="Dr Mamadou SANOGO" w:date="2023-10-25T17:56:00Z"/>
              <w:rFonts w:asciiTheme="majorHAnsi" w:hAnsiTheme="majorHAnsi" w:cstheme="majorHAnsi"/>
              <w:b w:val="0"/>
              <w:bCs/>
              <w:sz w:val="24"/>
              <w:szCs w:val="24"/>
            </w:rPr>
          </w:rPrChange>
        </w:rPr>
        <w:pPrChange w:id="20758" w:author="Dr Mamadou SANOGO" w:date="2023-10-25T17:57:00Z">
          <w:pPr>
            <w:pStyle w:val="Titre"/>
            <w:spacing w:line="276" w:lineRule="auto"/>
            <w:jc w:val="both"/>
          </w:pPr>
        </w:pPrChange>
      </w:pPr>
      <w:del w:id="20759" w:author="Dr Mamadou SANOGO" w:date="2023-10-25T17:56:00Z">
        <w:r w:rsidRPr="007A4AFC" w:rsidDel="00166699">
          <w:rPr>
            <w:rFonts w:asciiTheme="majorHAnsi" w:hAnsiTheme="majorHAnsi" w:cstheme="majorHAnsi"/>
            <w:bCs/>
            <w:i w:val="0"/>
            <w:color w:val="000000" w:themeColor="text1"/>
            <w:szCs w:val="24"/>
            <w:rPrChange w:id="20760" w:author="Dr Mamadou SANOGO" w:date="2023-10-25T18:15:00Z">
              <w:rPr>
                <w:rFonts w:asciiTheme="majorHAnsi" w:hAnsiTheme="majorHAnsi" w:cstheme="majorHAnsi"/>
                <w:bCs/>
                <w:i w:val="0"/>
                <w:szCs w:val="24"/>
              </w:rPr>
            </w:rPrChange>
          </w:rPr>
          <w:delText>Ce qui donne en pratique:</w:delText>
        </w:r>
      </w:del>
    </w:p>
    <w:p w14:paraId="34315E28" w14:textId="596B246E" w:rsidR="00064688" w:rsidRPr="007A4AFC" w:rsidDel="00166699" w:rsidRDefault="00064688">
      <w:pPr>
        <w:pStyle w:val="Titre"/>
        <w:tabs>
          <w:tab w:val="num" w:pos="-4820"/>
        </w:tabs>
        <w:spacing w:line="276" w:lineRule="auto"/>
        <w:jc w:val="both"/>
        <w:rPr>
          <w:del w:id="20761" w:author="Dr Mamadou SANOGO" w:date="2023-10-25T17:56:00Z"/>
          <w:rFonts w:asciiTheme="majorHAnsi" w:hAnsiTheme="majorHAnsi" w:cstheme="majorHAnsi"/>
          <w:b w:val="0"/>
          <w:bCs/>
          <w:color w:val="000000" w:themeColor="text1"/>
          <w:sz w:val="24"/>
          <w:szCs w:val="24"/>
          <w:rPrChange w:id="20762" w:author="Dr Mamadou SANOGO" w:date="2023-10-25T18:15:00Z">
            <w:rPr>
              <w:del w:id="20763" w:author="Dr Mamadou SANOGO" w:date="2023-10-25T17:56:00Z"/>
              <w:rFonts w:asciiTheme="majorHAnsi" w:hAnsiTheme="majorHAnsi" w:cstheme="majorHAnsi"/>
              <w:b w:val="0"/>
              <w:bCs/>
              <w:sz w:val="24"/>
              <w:szCs w:val="24"/>
            </w:rPr>
          </w:rPrChange>
        </w:rPr>
        <w:pPrChange w:id="20764" w:author="Dr Mamadou SANOGO" w:date="2023-10-25T17:57:00Z">
          <w:pPr>
            <w:pStyle w:val="Titre"/>
            <w:spacing w:line="276" w:lineRule="auto"/>
            <w:jc w:val="both"/>
          </w:pPr>
        </w:pPrChange>
      </w:pPr>
      <w:del w:id="20765" w:author="Dr Mamadou SANOGO" w:date="2023-10-25T17:56:00Z">
        <w:r w:rsidRPr="007A4AFC" w:rsidDel="00166699">
          <w:rPr>
            <w:rFonts w:asciiTheme="majorHAnsi" w:hAnsiTheme="majorHAnsi" w:cstheme="majorHAnsi"/>
            <w:bCs/>
            <w:i w:val="0"/>
            <w:color w:val="000000" w:themeColor="text1"/>
            <w:szCs w:val="24"/>
            <w:rPrChange w:id="20766" w:author="Dr Mamadou SANOGO" w:date="2023-10-25T18:15:00Z">
              <w:rPr>
                <w:rFonts w:asciiTheme="majorHAnsi" w:hAnsiTheme="majorHAnsi" w:cstheme="majorHAnsi"/>
                <w:bCs/>
                <w:i w:val="0"/>
                <w:szCs w:val="24"/>
              </w:rPr>
            </w:rPrChange>
          </w:rPr>
          <w:delText>0 à 10 exclus (0 à 49%). Echec à l'examen ;</w:delText>
        </w:r>
      </w:del>
    </w:p>
    <w:p w14:paraId="64F5EB43" w14:textId="79139B6D" w:rsidR="00064688" w:rsidRPr="007A4AFC" w:rsidDel="00166699" w:rsidRDefault="00064688">
      <w:pPr>
        <w:pStyle w:val="Titre"/>
        <w:tabs>
          <w:tab w:val="num" w:pos="-4820"/>
        </w:tabs>
        <w:spacing w:line="276" w:lineRule="auto"/>
        <w:jc w:val="both"/>
        <w:rPr>
          <w:del w:id="20767" w:author="Dr Mamadou SANOGO" w:date="2023-10-25T17:56:00Z"/>
          <w:rFonts w:asciiTheme="majorHAnsi" w:hAnsiTheme="majorHAnsi" w:cstheme="majorHAnsi"/>
          <w:b w:val="0"/>
          <w:bCs/>
          <w:color w:val="000000" w:themeColor="text1"/>
          <w:sz w:val="24"/>
          <w:szCs w:val="24"/>
          <w:rPrChange w:id="20768" w:author="Dr Mamadou SANOGO" w:date="2023-10-25T18:15:00Z">
            <w:rPr>
              <w:del w:id="20769" w:author="Dr Mamadou SANOGO" w:date="2023-10-25T17:56:00Z"/>
              <w:rFonts w:asciiTheme="majorHAnsi" w:hAnsiTheme="majorHAnsi" w:cstheme="majorHAnsi"/>
              <w:b w:val="0"/>
              <w:bCs/>
              <w:sz w:val="24"/>
              <w:szCs w:val="24"/>
            </w:rPr>
          </w:rPrChange>
        </w:rPr>
        <w:pPrChange w:id="20770" w:author="Dr Mamadou SANOGO" w:date="2023-10-25T17:57:00Z">
          <w:pPr>
            <w:pStyle w:val="Titre"/>
            <w:spacing w:line="276" w:lineRule="auto"/>
            <w:jc w:val="both"/>
          </w:pPr>
        </w:pPrChange>
      </w:pPr>
      <w:del w:id="20771" w:author="Dr Mamadou SANOGO" w:date="2023-10-25T17:56:00Z">
        <w:r w:rsidRPr="007A4AFC" w:rsidDel="00166699">
          <w:rPr>
            <w:rFonts w:asciiTheme="majorHAnsi" w:hAnsiTheme="majorHAnsi" w:cstheme="majorHAnsi"/>
            <w:bCs/>
            <w:i w:val="0"/>
            <w:color w:val="000000" w:themeColor="text1"/>
            <w:szCs w:val="24"/>
            <w:rPrChange w:id="20772" w:author="Dr Mamadou SANOGO" w:date="2023-10-25T18:15:00Z">
              <w:rPr>
                <w:rFonts w:asciiTheme="majorHAnsi" w:hAnsiTheme="majorHAnsi" w:cstheme="majorHAnsi"/>
                <w:bCs/>
                <w:i w:val="0"/>
                <w:szCs w:val="24"/>
              </w:rPr>
            </w:rPrChange>
          </w:rPr>
          <w:delText>10 à 12 exclus (50% à 59%). Admis avec la mention passable;</w:delText>
        </w:r>
      </w:del>
    </w:p>
    <w:p w14:paraId="494F5529" w14:textId="502687C5" w:rsidR="00064688" w:rsidRPr="007A4AFC" w:rsidDel="00166699" w:rsidRDefault="00064688">
      <w:pPr>
        <w:pStyle w:val="Titre"/>
        <w:tabs>
          <w:tab w:val="num" w:pos="-4820"/>
        </w:tabs>
        <w:spacing w:line="276" w:lineRule="auto"/>
        <w:jc w:val="both"/>
        <w:rPr>
          <w:del w:id="20773" w:author="Dr Mamadou SANOGO" w:date="2023-10-25T17:56:00Z"/>
          <w:rFonts w:asciiTheme="majorHAnsi" w:hAnsiTheme="majorHAnsi" w:cstheme="majorHAnsi"/>
          <w:b w:val="0"/>
          <w:bCs/>
          <w:color w:val="000000" w:themeColor="text1"/>
          <w:sz w:val="24"/>
          <w:szCs w:val="24"/>
          <w:rPrChange w:id="20774" w:author="Dr Mamadou SANOGO" w:date="2023-10-25T18:15:00Z">
            <w:rPr>
              <w:del w:id="20775" w:author="Dr Mamadou SANOGO" w:date="2023-10-25T17:56:00Z"/>
              <w:rFonts w:asciiTheme="majorHAnsi" w:hAnsiTheme="majorHAnsi" w:cstheme="majorHAnsi"/>
              <w:b w:val="0"/>
              <w:bCs/>
              <w:sz w:val="24"/>
              <w:szCs w:val="24"/>
            </w:rPr>
          </w:rPrChange>
        </w:rPr>
        <w:pPrChange w:id="20776" w:author="Dr Mamadou SANOGO" w:date="2023-10-25T17:57:00Z">
          <w:pPr>
            <w:pStyle w:val="Titre"/>
            <w:spacing w:line="276" w:lineRule="auto"/>
            <w:jc w:val="both"/>
          </w:pPr>
        </w:pPrChange>
      </w:pPr>
      <w:del w:id="20777" w:author="Dr Mamadou SANOGO" w:date="2023-10-25T17:56:00Z">
        <w:r w:rsidRPr="007A4AFC" w:rsidDel="00166699">
          <w:rPr>
            <w:rFonts w:asciiTheme="majorHAnsi" w:hAnsiTheme="majorHAnsi" w:cstheme="majorHAnsi"/>
            <w:bCs/>
            <w:i w:val="0"/>
            <w:color w:val="000000" w:themeColor="text1"/>
            <w:szCs w:val="24"/>
            <w:rPrChange w:id="20778" w:author="Dr Mamadou SANOGO" w:date="2023-10-25T18:15:00Z">
              <w:rPr>
                <w:rFonts w:asciiTheme="majorHAnsi" w:hAnsiTheme="majorHAnsi" w:cstheme="majorHAnsi"/>
                <w:bCs/>
                <w:i w:val="0"/>
                <w:szCs w:val="24"/>
              </w:rPr>
            </w:rPrChange>
          </w:rPr>
          <w:delText>12 à 14 exclus (50% à 69%). Admis avec la mention assez bien ;</w:delText>
        </w:r>
      </w:del>
    </w:p>
    <w:p w14:paraId="0382EE59" w14:textId="5C2FAD55" w:rsidR="00064688" w:rsidRPr="007A4AFC" w:rsidDel="00166699" w:rsidRDefault="00064688">
      <w:pPr>
        <w:pStyle w:val="Titre"/>
        <w:tabs>
          <w:tab w:val="num" w:pos="-4820"/>
        </w:tabs>
        <w:spacing w:line="276" w:lineRule="auto"/>
        <w:jc w:val="both"/>
        <w:rPr>
          <w:del w:id="20779" w:author="Dr Mamadou SANOGO" w:date="2023-10-25T17:56:00Z"/>
          <w:rFonts w:asciiTheme="majorHAnsi" w:hAnsiTheme="majorHAnsi" w:cstheme="majorHAnsi"/>
          <w:b w:val="0"/>
          <w:bCs/>
          <w:color w:val="000000" w:themeColor="text1"/>
          <w:sz w:val="24"/>
          <w:szCs w:val="24"/>
          <w:rPrChange w:id="20780" w:author="Dr Mamadou SANOGO" w:date="2023-10-25T18:15:00Z">
            <w:rPr>
              <w:del w:id="20781" w:author="Dr Mamadou SANOGO" w:date="2023-10-25T17:56:00Z"/>
              <w:rFonts w:asciiTheme="majorHAnsi" w:hAnsiTheme="majorHAnsi" w:cstheme="majorHAnsi"/>
              <w:b w:val="0"/>
              <w:bCs/>
              <w:sz w:val="24"/>
              <w:szCs w:val="24"/>
            </w:rPr>
          </w:rPrChange>
        </w:rPr>
        <w:pPrChange w:id="20782" w:author="Dr Mamadou SANOGO" w:date="2023-10-25T17:57:00Z">
          <w:pPr>
            <w:pStyle w:val="Titre"/>
            <w:spacing w:line="276" w:lineRule="auto"/>
            <w:jc w:val="both"/>
          </w:pPr>
        </w:pPrChange>
      </w:pPr>
      <w:del w:id="20783" w:author="Dr Mamadou SANOGO" w:date="2023-10-25T17:56:00Z">
        <w:r w:rsidRPr="007A4AFC" w:rsidDel="00166699">
          <w:rPr>
            <w:rFonts w:asciiTheme="majorHAnsi" w:hAnsiTheme="majorHAnsi" w:cstheme="majorHAnsi"/>
            <w:bCs/>
            <w:i w:val="0"/>
            <w:color w:val="000000" w:themeColor="text1"/>
            <w:szCs w:val="24"/>
            <w:rPrChange w:id="20784" w:author="Dr Mamadou SANOGO" w:date="2023-10-25T18:15:00Z">
              <w:rPr>
                <w:rFonts w:asciiTheme="majorHAnsi" w:hAnsiTheme="majorHAnsi" w:cstheme="majorHAnsi"/>
                <w:bCs/>
                <w:i w:val="0"/>
                <w:szCs w:val="24"/>
              </w:rPr>
            </w:rPrChange>
          </w:rPr>
          <w:delText>14 à 16 exclus (70% à 79%). Admis avec la mention bien ;</w:delText>
        </w:r>
      </w:del>
    </w:p>
    <w:p w14:paraId="50FE87C0" w14:textId="6816298C" w:rsidR="00064688" w:rsidRPr="007A4AFC" w:rsidDel="00166699" w:rsidRDefault="00064688">
      <w:pPr>
        <w:pStyle w:val="Titre"/>
        <w:tabs>
          <w:tab w:val="num" w:pos="-4820"/>
        </w:tabs>
        <w:spacing w:line="276" w:lineRule="auto"/>
        <w:jc w:val="both"/>
        <w:rPr>
          <w:del w:id="20785" w:author="Dr Mamadou SANOGO" w:date="2023-10-25T17:56:00Z"/>
          <w:rFonts w:asciiTheme="majorHAnsi" w:hAnsiTheme="majorHAnsi" w:cstheme="majorHAnsi"/>
          <w:b w:val="0"/>
          <w:bCs/>
          <w:color w:val="000000" w:themeColor="text1"/>
          <w:sz w:val="24"/>
          <w:szCs w:val="24"/>
          <w:rPrChange w:id="20786" w:author="Dr Mamadou SANOGO" w:date="2023-10-25T18:15:00Z">
            <w:rPr>
              <w:del w:id="20787" w:author="Dr Mamadou SANOGO" w:date="2023-10-25T17:56:00Z"/>
              <w:rFonts w:asciiTheme="majorHAnsi" w:hAnsiTheme="majorHAnsi" w:cstheme="majorHAnsi"/>
              <w:b w:val="0"/>
              <w:bCs/>
              <w:sz w:val="24"/>
              <w:szCs w:val="24"/>
            </w:rPr>
          </w:rPrChange>
        </w:rPr>
        <w:pPrChange w:id="20788" w:author="Dr Mamadou SANOGO" w:date="2023-10-25T17:57:00Z">
          <w:pPr>
            <w:pStyle w:val="Titre"/>
            <w:spacing w:line="276" w:lineRule="auto"/>
            <w:jc w:val="both"/>
          </w:pPr>
        </w:pPrChange>
      </w:pPr>
      <w:del w:id="20789" w:author="Dr Mamadou SANOGO" w:date="2023-10-25T17:56:00Z">
        <w:r w:rsidRPr="007A4AFC" w:rsidDel="00166699">
          <w:rPr>
            <w:rFonts w:asciiTheme="majorHAnsi" w:hAnsiTheme="majorHAnsi" w:cstheme="majorHAnsi"/>
            <w:bCs/>
            <w:i w:val="0"/>
            <w:color w:val="000000" w:themeColor="text1"/>
            <w:szCs w:val="24"/>
            <w:rPrChange w:id="20790" w:author="Dr Mamadou SANOGO" w:date="2023-10-25T18:15:00Z">
              <w:rPr>
                <w:rFonts w:asciiTheme="majorHAnsi" w:hAnsiTheme="majorHAnsi" w:cstheme="majorHAnsi"/>
                <w:bCs/>
                <w:i w:val="0"/>
                <w:szCs w:val="24"/>
              </w:rPr>
            </w:rPrChange>
          </w:rPr>
          <w:delText xml:space="preserve">16 à 18 exclus (80% à 89%). Admis avec la mention très bien ; </w:delText>
        </w:r>
      </w:del>
    </w:p>
    <w:p w14:paraId="4FAAAC29" w14:textId="2ACE0018" w:rsidR="00064688" w:rsidRPr="007A4AFC" w:rsidDel="00166699" w:rsidRDefault="00064688">
      <w:pPr>
        <w:pStyle w:val="Titre"/>
        <w:tabs>
          <w:tab w:val="num" w:pos="-4820"/>
        </w:tabs>
        <w:spacing w:line="276" w:lineRule="auto"/>
        <w:jc w:val="both"/>
        <w:rPr>
          <w:del w:id="20791" w:author="Dr Mamadou SANOGO" w:date="2023-10-25T17:56:00Z"/>
          <w:rFonts w:asciiTheme="majorHAnsi" w:hAnsiTheme="majorHAnsi" w:cstheme="majorHAnsi"/>
          <w:b w:val="0"/>
          <w:bCs/>
          <w:color w:val="000000" w:themeColor="text1"/>
          <w:sz w:val="24"/>
          <w:szCs w:val="24"/>
          <w:rPrChange w:id="20792" w:author="Dr Mamadou SANOGO" w:date="2023-10-25T18:15:00Z">
            <w:rPr>
              <w:del w:id="20793" w:author="Dr Mamadou SANOGO" w:date="2023-10-25T17:56:00Z"/>
              <w:rFonts w:asciiTheme="majorHAnsi" w:hAnsiTheme="majorHAnsi" w:cstheme="majorHAnsi"/>
              <w:b w:val="0"/>
              <w:bCs/>
              <w:sz w:val="24"/>
              <w:szCs w:val="24"/>
            </w:rPr>
          </w:rPrChange>
        </w:rPr>
        <w:pPrChange w:id="20794" w:author="Dr Mamadou SANOGO" w:date="2023-10-25T17:57:00Z">
          <w:pPr>
            <w:pStyle w:val="Titre"/>
            <w:spacing w:line="276" w:lineRule="auto"/>
            <w:jc w:val="both"/>
          </w:pPr>
        </w:pPrChange>
      </w:pPr>
      <w:del w:id="20795" w:author="Dr Mamadou SANOGO" w:date="2023-10-25T17:56:00Z">
        <w:r w:rsidRPr="007A4AFC" w:rsidDel="00166699">
          <w:rPr>
            <w:rFonts w:asciiTheme="majorHAnsi" w:hAnsiTheme="majorHAnsi" w:cstheme="majorHAnsi"/>
            <w:bCs/>
            <w:i w:val="0"/>
            <w:color w:val="000000" w:themeColor="text1"/>
            <w:szCs w:val="24"/>
            <w:rPrChange w:id="20796" w:author="Dr Mamadou SANOGO" w:date="2023-10-25T18:15:00Z">
              <w:rPr>
                <w:rFonts w:asciiTheme="majorHAnsi" w:hAnsiTheme="majorHAnsi" w:cstheme="majorHAnsi"/>
                <w:bCs/>
                <w:i w:val="0"/>
                <w:szCs w:val="24"/>
              </w:rPr>
            </w:rPrChange>
          </w:rPr>
          <w:delText>18 à 20 (90% à 100%). Admis avec la mention excellent.</w:delText>
        </w:r>
      </w:del>
    </w:p>
    <w:p w14:paraId="6322DBFC" w14:textId="3BE667C5" w:rsidR="001B374B" w:rsidRPr="007A4AFC" w:rsidDel="00166699" w:rsidRDefault="001B374B">
      <w:pPr>
        <w:pStyle w:val="Titre"/>
        <w:tabs>
          <w:tab w:val="num" w:pos="-4820"/>
        </w:tabs>
        <w:spacing w:line="276" w:lineRule="auto"/>
        <w:jc w:val="both"/>
        <w:rPr>
          <w:del w:id="20797" w:author="Dr Mamadou SANOGO" w:date="2023-10-25T17:56:00Z"/>
          <w:color w:val="000000" w:themeColor="text1"/>
          <w:sz w:val="28"/>
          <w:szCs w:val="28"/>
          <w:rPrChange w:id="20798" w:author="Dr Mamadou SANOGO" w:date="2023-10-25T18:15:00Z">
            <w:rPr>
              <w:del w:id="20799" w:author="Dr Mamadou SANOGO" w:date="2023-10-25T17:56:00Z"/>
              <w:color w:val="000000"/>
              <w:sz w:val="28"/>
              <w:szCs w:val="28"/>
            </w:rPr>
          </w:rPrChange>
        </w:rPr>
        <w:pPrChange w:id="20800" w:author="Dr Mamadou SANOGO" w:date="2023-10-25T17:57:00Z">
          <w:pPr>
            <w:spacing w:line="240" w:lineRule="auto"/>
          </w:pPr>
        </w:pPrChange>
      </w:pPr>
    </w:p>
    <w:p w14:paraId="0920C64D" w14:textId="1127BC3F" w:rsidR="004F500D" w:rsidRPr="007A4AFC" w:rsidDel="00166699" w:rsidRDefault="004F500D">
      <w:pPr>
        <w:pStyle w:val="Titre"/>
        <w:tabs>
          <w:tab w:val="num" w:pos="-4820"/>
        </w:tabs>
        <w:spacing w:line="276" w:lineRule="auto"/>
        <w:jc w:val="both"/>
        <w:rPr>
          <w:del w:id="20801" w:author="Dr Mamadou SANOGO" w:date="2023-10-25T17:56:00Z"/>
          <w:color w:val="000000" w:themeColor="text1"/>
          <w:sz w:val="28"/>
          <w:szCs w:val="28"/>
          <w:rPrChange w:id="20802" w:author="Dr Mamadou SANOGO" w:date="2023-10-25T18:15:00Z">
            <w:rPr>
              <w:del w:id="20803" w:author="Dr Mamadou SANOGO" w:date="2023-10-25T17:56:00Z"/>
              <w:color w:val="000000"/>
              <w:sz w:val="28"/>
              <w:szCs w:val="28"/>
            </w:rPr>
          </w:rPrChange>
        </w:rPr>
        <w:pPrChange w:id="20804" w:author="Dr Mamadou SANOGO" w:date="2023-10-25T17:57:00Z">
          <w:pPr>
            <w:spacing w:line="240" w:lineRule="auto"/>
          </w:pPr>
        </w:pPrChange>
      </w:pPr>
    </w:p>
    <w:p w14:paraId="4E965FEC" w14:textId="3C6D81E5" w:rsidR="00564B4A" w:rsidRPr="007A4AFC" w:rsidDel="00166699" w:rsidRDefault="00564B4A">
      <w:pPr>
        <w:pStyle w:val="Titre"/>
        <w:tabs>
          <w:tab w:val="num" w:pos="-4820"/>
        </w:tabs>
        <w:spacing w:line="276" w:lineRule="auto"/>
        <w:jc w:val="both"/>
        <w:rPr>
          <w:del w:id="20805" w:author="Dr Mamadou SANOGO" w:date="2023-10-25T17:56:00Z"/>
          <w:color w:val="000000" w:themeColor="text1"/>
          <w:sz w:val="28"/>
          <w:szCs w:val="28"/>
          <w:rPrChange w:id="20806" w:author="Dr Mamadou SANOGO" w:date="2023-10-25T18:15:00Z">
            <w:rPr>
              <w:del w:id="20807" w:author="Dr Mamadou SANOGO" w:date="2023-10-25T17:56:00Z"/>
              <w:color w:val="000000"/>
              <w:sz w:val="28"/>
              <w:szCs w:val="28"/>
            </w:rPr>
          </w:rPrChange>
        </w:rPr>
        <w:pPrChange w:id="20808" w:author="Dr Mamadou SANOGO" w:date="2023-10-25T17:57:00Z">
          <w:pPr>
            <w:spacing w:line="240" w:lineRule="auto"/>
          </w:pPr>
        </w:pPrChange>
      </w:pPr>
    </w:p>
    <w:p w14:paraId="2094356B" w14:textId="501D1332" w:rsidR="00564B4A" w:rsidRPr="007A4AFC" w:rsidDel="00166699" w:rsidRDefault="00564B4A">
      <w:pPr>
        <w:pStyle w:val="Titre"/>
        <w:tabs>
          <w:tab w:val="num" w:pos="-4820"/>
        </w:tabs>
        <w:spacing w:line="276" w:lineRule="auto"/>
        <w:jc w:val="both"/>
        <w:rPr>
          <w:del w:id="20809" w:author="Dr Mamadou SANOGO" w:date="2023-10-25T17:56:00Z"/>
          <w:color w:val="000000" w:themeColor="text1"/>
          <w:sz w:val="28"/>
          <w:szCs w:val="28"/>
          <w:rPrChange w:id="20810" w:author="Dr Mamadou SANOGO" w:date="2023-10-25T18:15:00Z">
            <w:rPr>
              <w:del w:id="20811" w:author="Dr Mamadou SANOGO" w:date="2023-10-25T17:56:00Z"/>
              <w:color w:val="000000"/>
              <w:sz w:val="28"/>
              <w:szCs w:val="28"/>
            </w:rPr>
          </w:rPrChange>
        </w:rPr>
        <w:pPrChange w:id="20812" w:author="Dr Mamadou SANOGO" w:date="2023-10-25T17:57:00Z">
          <w:pPr>
            <w:spacing w:line="240" w:lineRule="auto"/>
          </w:pPr>
        </w:pPrChange>
      </w:pPr>
    </w:p>
    <w:p w14:paraId="70D21ACA" w14:textId="06763950" w:rsidR="00564B4A" w:rsidRPr="007A4AFC" w:rsidDel="00166699" w:rsidRDefault="00564B4A">
      <w:pPr>
        <w:pStyle w:val="Titre"/>
        <w:tabs>
          <w:tab w:val="num" w:pos="-4820"/>
        </w:tabs>
        <w:spacing w:line="276" w:lineRule="auto"/>
        <w:jc w:val="both"/>
        <w:rPr>
          <w:del w:id="20813" w:author="Dr Mamadou SANOGO" w:date="2023-10-25T17:56:00Z"/>
          <w:color w:val="000000" w:themeColor="text1"/>
          <w:sz w:val="28"/>
          <w:szCs w:val="28"/>
          <w:rPrChange w:id="20814" w:author="Dr Mamadou SANOGO" w:date="2023-10-25T18:15:00Z">
            <w:rPr>
              <w:del w:id="20815" w:author="Dr Mamadou SANOGO" w:date="2023-10-25T17:56:00Z"/>
              <w:color w:val="000000"/>
              <w:sz w:val="28"/>
              <w:szCs w:val="28"/>
            </w:rPr>
          </w:rPrChange>
        </w:rPr>
        <w:pPrChange w:id="20816" w:author="Dr Mamadou SANOGO" w:date="2023-10-25T17:57:00Z">
          <w:pPr>
            <w:spacing w:line="240" w:lineRule="auto"/>
          </w:pPr>
        </w:pPrChange>
      </w:pPr>
    </w:p>
    <w:p w14:paraId="475ABE2E" w14:textId="008164DE" w:rsidR="00564B4A" w:rsidRPr="007A4AFC" w:rsidDel="00166699" w:rsidRDefault="00564B4A">
      <w:pPr>
        <w:pStyle w:val="Titre"/>
        <w:tabs>
          <w:tab w:val="num" w:pos="-4820"/>
        </w:tabs>
        <w:spacing w:line="276" w:lineRule="auto"/>
        <w:jc w:val="both"/>
        <w:rPr>
          <w:del w:id="20817" w:author="Dr Mamadou SANOGO" w:date="2023-10-25T17:56:00Z"/>
          <w:color w:val="000000" w:themeColor="text1"/>
          <w:sz w:val="28"/>
          <w:szCs w:val="28"/>
          <w:rPrChange w:id="20818" w:author="Dr Mamadou SANOGO" w:date="2023-10-25T18:15:00Z">
            <w:rPr>
              <w:del w:id="20819" w:author="Dr Mamadou SANOGO" w:date="2023-10-25T17:56:00Z"/>
              <w:color w:val="000000"/>
              <w:sz w:val="28"/>
              <w:szCs w:val="28"/>
            </w:rPr>
          </w:rPrChange>
        </w:rPr>
        <w:pPrChange w:id="20820" w:author="Dr Mamadou SANOGO" w:date="2023-10-25T17:57:00Z">
          <w:pPr>
            <w:spacing w:line="240" w:lineRule="auto"/>
          </w:pPr>
        </w:pPrChange>
      </w:pPr>
    </w:p>
    <w:p w14:paraId="7F3EBBDB" w14:textId="7F0751F7" w:rsidR="00564B4A" w:rsidRPr="007A4AFC" w:rsidDel="00166699" w:rsidRDefault="00564B4A">
      <w:pPr>
        <w:pStyle w:val="Titre"/>
        <w:tabs>
          <w:tab w:val="num" w:pos="-4820"/>
        </w:tabs>
        <w:spacing w:line="276" w:lineRule="auto"/>
        <w:jc w:val="both"/>
        <w:rPr>
          <w:del w:id="20821" w:author="Dr Mamadou SANOGO" w:date="2023-10-25T17:56:00Z"/>
          <w:color w:val="000000" w:themeColor="text1"/>
          <w:sz w:val="28"/>
          <w:szCs w:val="28"/>
          <w:rPrChange w:id="20822" w:author="Dr Mamadou SANOGO" w:date="2023-10-25T18:15:00Z">
            <w:rPr>
              <w:del w:id="20823" w:author="Dr Mamadou SANOGO" w:date="2023-10-25T17:56:00Z"/>
              <w:color w:val="000000"/>
              <w:sz w:val="28"/>
              <w:szCs w:val="28"/>
            </w:rPr>
          </w:rPrChange>
        </w:rPr>
        <w:pPrChange w:id="20824" w:author="Dr Mamadou SANOGO" w:date="2023-10-25T17:57:00Z">
          <w:pPr>
            <w:spacing w:line="240" w:lineRule="auto"/>
          </w:pPr>
        </w:pPrChange>
      </w:pPr>
    </w:p>
    <w:p w14:paraId="24B9B5E6" w14:textId="56E06F36" w:rsidR="00564B4A" w:rsidRPr="007A4AFC" w:rsidDel="00166699" w:rsidRDefault="00564B4A">
      <w:pPr>
        <w:pStyle w:val="Titre"/>
        <w:tabs>
          <w:tab w:val="num" w:pos="-4820"/>
        </w:tabs>
        <w:spacing w:line="276" w:lineRule="auto"/>
        <w:jc w:val="both"/>
        <w:rPr>
          <w:del w:id="20825" w:author="Dr Mamadou SANOGO" w:date="2023-10-25T17:56:00Z"/>
          <w:color w:val="000000" w:themeColor="text1"/>
          <w:sz w:val="28"/>
          <w:szCs w:val="28"/>
          <w:rPrChange w:id="20826" w:author="Dr Mamadou SANOGO" w:date="2023-10-25T18:15:00Z">
            <w:rPr>
              <w:del w:id="20827" w:author="Dr Mamadou SANOGO" w:date="2023-10-25T17:56:00Z"/>
              <w:color w:val="000000"/>
              <w:sz w:val="28"/>
              <w:szCs w:val="28"/>
            </w:rPr>
          </w:rPrChange>
        </w:rPr>
        <w:pPrChange w:id="20828" w:author="Dr Mamadou SANOGO" w:date="2023-10-25T17:57:00Z">
          <w:pPr>
            <w:spacing w:line="240" w:lineRule="auto"/>
          </w:pPr>
        </w:pPrChange>
      </w:pPr>
    </w:p>
    <w:p w14:paraId="0383FD6B" w14:textId="7B174102" w:rsidR="00564B4A" w:rsidRPr="007A4AFC" w:rsidDel="00166699" w:rsidRDefault="00564B4A">
      <w:pPr>
        <w:pStyle w:val="Titre"/>
        <w:tabs>
          <w:tab w:val="num" w:pos="-4820"/>
        </w:tabs>
        <w:spacing w:line="276" w:lineRule="auto"/>
        <w:jc w:val="both"/>
        <w:rPr>
          <w:del w:id="20829" w:author="Dr Mamadou SANOGO" w:date="2023-10-25T17:56:00Z"/>
          <w:color w:val="000000" w:themeColor="text1"/>
          <w:sz w:val="28"/>
          <w:szCs w:val="28"/>
          <w:rPrChange w:id="20830" w:author="Dr Mamadou SANOGO" w:date="2023-10-25T18:15:00Z">
            <w:rPr>
              <w:del w:id="20831" w:author="Dr Mamadou SANOGO" w:date="2023-10-25T17:56:00Z"/>
              <w:color w:val="000000"/>
              <w:sz w:val="28"/>
              <w:szCs w:val="28"/>
            </w:rPr>
          </w:rPrChange>
        </w:rPr>
        <w:pPrChange w:id="20832" w:author="Dr Mamadou SANOGO" w:date="2023-10-25T17:57:00Z">
          <w:pPr>
            <w:spacing w:line="240" w:lineRule="auto"/>
          </w:pPr>
        </w:pPrChange>
      </w:pPr>
    </w:p>
    <w:p w14:paraId="799DA292" w14:textId="4625D420" w:rsidR="00564B4A" w:rsidRPr="007A4AFC" w:rsidDel="00166699" w:rsidRDefault="00564B4A">
      <w:pPr>
        <w:pStyle w:val="Titre"/>
        <w:tabs>
          <w:tab w:val="num" w:pos="-4820"/>
        </w:tabs>
        <w:spacing w:line="276" w:lineRule="auto"/>
        <w:jc w:val="both"/>
        <w:rPr>
          <w:del w:id="20833" w:author="Dr Mamadou SANOGO" w:date="2023-10-25T17:56:00Z"/>
          <w:color w:val="000000" w:themeColor="text1"/>
          <w:sz w:val="28"/>
          <w:szCs w:val="28"/>
          <w:rPrChange w:id="20834" w:author="Dr Mamadou SANOGO" w:date="2023-10-25T18:15:00Z">
            <w:rPr>
              <w:del w:id="20835" w:author="Dr Mamadou SANOGO" w:date="2023-10-25T17:56:00Z"/>
              <w:color w:val="000000"/>
              <w:sz w:val="28"/>
              <w:szCs w:val="28"/>
            </w:rPr>
          </w:rPrChange>
        </w:rPr>
        <w:pPrChange w:id="20836" w:author="Dr Mamadou SANOGO" w:date="2023-10-25T17:57:00Z">
          <w:pPr>
            <w:spacing w:line="240" w:lineRule="auto"/>
          </w:pPr>
        </w:pPrChange>
      </w:pPr>
    </w:p>
    <w:p w14:paraId="41BE0910" w14:textId="3447A6C5" w:rsidR="00564B4A" w:rsidRPr="007A4AFC" w:rsidDel="00166699" w:rsidRDefault="00564B4A">
      <w:pPr>
        <w:pStyle w:val="Titre"/>
        <w:tabs>
          <w:tab w:val="num" w:pos="-4820"/>
        </w:tabs>
        <w:spacing w:line="276" w:lineRule="auto"/>
        <w:jc w:val="both"/>
        <w:rPr>
          <w:del w:id="20837" w:author="Dr Mamadou SANOGO" w:date="2023-10-25T17:56:00Z"/>
          <w:color w:val="000000" w:themeColor="text1"/>
          <w:sz w:val="28"/>
          <w:szCs w:val="28"/>
          <w:rPrChange w:id="20838" w:author="Dr Mamadou SANOGO" w:date="2023-10-25T18:15:00Z">
            <w:rPr>
              <w:del w:id="20839" w:author="Dr Mamadou SANOGO" w:date="2023-10-25T17:56:00Z"/>
              <w:color w:val="000000"/>
              <w:sz w:val="28"/>
              <w:szCs w:val="28"/>
            </w:rPr>
          </w:rPrChange>
        </w:rPr>
        <w:pPrChange w:id="20840" w:author="Dr Mamadou SANOGO" w:date="2023-10-25T17:57:00Z">
          <w:pPr>
            <w:spacing w:line="240" w:lineRule="auto"/>
          </w:pPr>
        </w:pPrChange>
      </w:pPr>
    </w:p>
    <w:p w14:paraId="326E8F98" w14:textId="3BD5908F" w:rsidR="00564B4A" w:rsidRPr="007A4AFC" w:rsidDel="00166699" w:rsidRDefault="00564B4A">
      <w:pPr>
        <w:pStyle w:val="Titre"/>
        <w:tabs>
          <w:tab w:val="num" w:pos="-4820"/>
        </w:tabs>
        <w:spacing w:line="276" w:lineRule="auto"/>
        <w:jc w:val="both"/>
        <w:rPr>
          <w:del w:id="20841" w:author="Dr Mamadou SANOGO" w:date="2023-10-25T17:56:00Z"/>
          <w:color w:val="000000" w:themeColor="text1"/>
          <w:sz w:val="28"/>
          <w:szCs w:val="28"/>
          <w:rPrChange w:id="20842" w:author="Dr Mamadou SANOGO" w:date="2023-10-25T18:15:00Z">
            <w:rPr>
              <w:del w:id="20843" w:author="Dr Mamadou SANOGO" w:date="2023-10-25T17:56:00Z"/>
              <w:color w:val="000000"/>
              <w:sz w:val="28"/>
              <w:szCs w:val="28"/>
            </w:rPr>
          </w:rPrChange>
        </w:rPr>
        <w:pPrChange w:id="20844" w:author="Dr Mamadou SANOGO" w:date="2023-10-25T17:57:00Z">
          <w:pPr>
            <w:spacing w:line="240" w:lineRule="auto"/>
          </w:pPr>
        </w:pPrChange>
      </w:pPr>
    </w:p>
    <w:p w14:paraId="568787D8" w14:textId="0B17923F" w:rsidR="00564B4A" w:rsidRPr="007A4AFC" w:rsidDel="00166699" w:rsidRDefault="00564B4A">
      <w:pPr>
        <w:pStyle w:val="Titre"/>
        <w:tabs>
          <w:tab w:val="num" w:pos="-4820"/>
        </w:tabs>
        <w:spacing w:line="276" w:lineRule="auto"/>
        <w:jc w:val="both"/>
        <w:rPr>
          <w:del w:id="20845" w:author="Dr Mamadou SANOGO" w:date="2023-10-25T17:56:00Z"/>
          <w:color w:val="000000" w:themeColor="text1"/>
          <w:sz w:val="28"/>
          <w:szCs w:val="28"/>
          <w:rPrChange w:id="20846" w:author="Dr Mamadou SANOGO" w:date="2023-10-25T18:15:00Z">
            <w:rPr>
              <w:del w:id="20847" w:author="Dr Mamadou SANOGO" w:date="2023-10-25T17:56:00Z"/>
              <w:color w:val="000000"/>
              <w:sz w:val="28"/>
              <w:szCs w:val="28"/>
            </w:rPr>
          </w:rPrChange>
        </w:rPr>
        <w:pPrChange w:id="20848" w:author="Dr Mamadou SANOGO" w:date="2023-10-25T17:57:00Z">
          <w:pPr>
            <w:spacing w:line="240" w:lineRule="auto"/>
          </w:pPr>
        </w:pPrChange>
      </w:pPr>
    </w:p>
    <w:p w14:paraId="28734A34" w14:textId="22523BA0" w:rsidR="00564B4A" w:rsidRPr="007A4AFC" w:rsidDel="00166699" w:rsidRDefault="00564B4A">
      <w:pPr>
        <w:pStyle w:val="Titre"/>
        <w:tabs>
          <w:tab w:val="num" w:pos="-4820"/>
        </w:tabs>
        <w:spacing w:line="276" w:lineRule="auto"/>
        <w:jc w:val="both"/>
        <w:rPr>
          <w:del w:id="20849" w:author="Dr Mamadou SANOGO" w:date="2023-10-25T17:56:00Z"/>
          <w:color w:val="000000" w:themeColor="text1"/>
          <w:sz w:val="28"/>
          <w:szCs w:val="28"/>
          <w:rPrChange w:id="20850" w:author="Dr Mamadou SANOGO" w:date="2023-10-25T18:15:00Z">
            <w:rPr>
              <w:del w:id="20851" w:author="Dr Mamadou SANOGO" w:date="2023-10-25T17:56:00Z"/>
              <w:color w:val="000000"/>
              <w:sz w:val="28"/>
              <w:szCs w:val="28"/>
            </w:rPr>
          </w:rPrChange>
        </w:rPr>
        <w:pPrChange w:id="20852" w:author="Dr Mamadou SANOGO" w:date="2023-10-25T17:57:00Z">
          <w:pPr>
            <w:spacing w:line="240" w:lineRule="auto"/>
          </w:pPr>
        </w:pPrChange>
      </w:pPr>
    </w:p>
    <w:p w14:paraId="69F27379" w14:textId="47C64091" w:rsidR="00564B4A" w:rsidRPr="007A4AFC" w:rsidDel="00166699" w:rsidRDefault="00564B4A">
      <w:pPr>
        <w:pStyle w:val="Titre"/>
        <w:tabs>
          <w:tab w:val="num" w:pos="-4820"/>
        </w:tabs>
        <w:spacing w:line="276" w:lineRule="auto"/>
        <w:jc w:val="both"/>
        <w:rPr>
          <w:del w:id="20853" w:author="Dr Mamadou SANOGO" w:date="2023-10-25T17:56:00Z"/>
          <w:color w:val="000000" w:themeColor="text1"/>
          <w:sz w:val="28"/>
          <w:szCs w:val="28"/>
          <w:rPrChange w:id="20854" w:author="Dr Mamadou SANOGO" w:date="2023-10-25T18:15:00Z">
            <w:rPr>
              <w:del w:id="20855" w:author="Dr Mamadou SANOGO" w:date="2023-10-25T17:56:00Z"/>
              <w:color w:val="000000"/>
              <w:sz w:val="28"/>
              <w:szCs w:val="28"/>
            </w:rPr>
          </w:rPrChange>
        </w:rPr>
        <w:pPrChange w:id="20856" w:author="Dr Mamadou SANOGO" w:date="2023-10-25T17:57:00Z">
          <w:pPr>
            <w:spacing w:line="240" w:lineRule="auto"/>
          </w:pPr>
        </w:pPrChange>
      </w:pPr>
    </w:p>
    <w:p w14:paraId="1544C6D8" w14:textId="1BA7D38B" w:rsidR="00564B4A" w:rsidRPr="007A4AFC" w:rsidDel="00166699" w:rsidRDefault="00564B4A">
      <w:pPr>
        <w:pStyle w:val="Titre"/>
        <w:tabs>
          <w:tab w:val="num" w:pos="-4820"/>
        </w:tabs>
        <w:spacing w:line="276" w:lineRule="auto"/>
        <w:jc w:val="both"/>
        <w:rPr>
          <w:del w:id="20857" w:author="Dr Mamadou SANOGO" w:date="2023-10-25T17:56:00Z"/>
          <w:color w:val="000000" w:themeColor="text1"/>
          <w:sz w:val="28"/>
          <w:szCs w:val="28"/>
          <w:rPrChange w:id="20858" w:author="Dr Mamadou SANOGO" w:date="2023-10-25T18:15:00Z">
            <w:rPr>
              <w:del w:id="20859" w:author="Dr Mamadou SANOGO" w:date="2023-10-25T17:56:00Z"/>
              <w:color w:val="000000"/>
              <w:sz w:val="28"/>
              <w:szCs w:val="28"/>
            </w:rPr>
          </w:rPrChange>
        </w:rPr>
        <w:pPrChange w:id="20860" w:author="Dr Mamadou SANOGO" w:date="2023-10-25T17:57:00Z">
          <w:pPr>
            <w:spacing w:line="240" w:lineRule="auto"/>
          </w:pPr>
        </w:pPrChange>
      </w:pPr>
    </w:p>
    <w:p w14:paraId="0A8D16CD" w14:textId="106B3F4F" w:rsidR="00564B4A" w:rsidRPr="007A4AFC" w:rsidDel="00166699" w:rsidRDefault="00564B4A">
      <w:pPr>
        <w:pStyle w:val="Titre"/>
        <w:tabs>
          <w:tab w:val="num" w:pos="-4820"/>
        </w:tabs>
        <w:spacing w:line="276" w:lineRule="auto"/>
        <w:jc w:val="both"/>
        <w:rPr>
          <w:del w:id="20861" w:author="Dr Mamadou SANOGO" w:date="2023-10-25T17:56:00Z"/>
          <w:color w:val="000000" w:themeColor="text1"/>
          <w:sz w:val="28"/>
          <w:szCs w:val="28"/>
          <w:rPrChange w:id="20862" w:author="Dr Mamadou SANOGO" w:date="2023-10-25T18:15:00Z">
            <w:rPr>
              <w:del w:id="20863" w:author="Dr Mamadou SANOGO" w:date="2023-10-25T17:56:00Z"/>
              <w:color w:val="000000"/>
              <w:sz w:val="28"/>
              <w:szCs w:val="28"/>
            </w:rPr>
          </w:rPrChange>
        </w:rPr>
        <w:pPrChange w:id="20864" w:author="Dr Mamadou SANOGO" w:date="2023-10-25T17:57:00Z">
          <w:pPr>
            <w:spacing w:line="240" w:lineRule="auto"/>
          </w:pPr>
        </w:pPrChange>
      </w:pPr>
    </w:p>
    <w:p w14:paraId="61B07124" w14:textId="7D687BEF" w:rsidR="00564B4A" w:rsidRPr="007A4AFC" w:rsidDel="00166699" w:rsidRDefault="00564B4A">
      <w:pPr>
        <w:pStyle w:val="Titre"/>
        <w:tabs>
          <w:tab w:val="num" w:pos="-4820"/>
        </w:tabs>
        <w:spacing w:line="276" w:lineRule="auto"/>
        <w:jc w:val="both"/>
        <w:rPr>
          <w:del w:id="20865" w:author="Dr Mamadou SANOGO" w:date="2023-10-25T17:56:00Z"/>
          <w:color w:val="000000" w:themeColor="text1"/>
          <w:sz w:val="28"/>
          <w:szCs w:val="28"/>
          <w:rPrChange w:id="20866" w:author="Dr Mamadou SANOGO" w:date="2023-10-25T18:15:00Z">
            <w:rPr>
              <w:del w:id="20867" w:author="Dr Mamadou SANOGO" w:date="2023-10-25T17:56:00Z"/>
              <w:color w:val="000000"/>
              <w:sz w:val="28"/>
              <w:szCs w:val="28"/>
            </w:rPr>
          </w:rPrChange>
        </w:rPr>
        <w:pPrChange w:id="20868" w:author="Dr Mamadou SANOGO" w:date="2023-10-25T17:57:00Z">
          <w:pPr>
            <w:spacing w:line="240" w:lineRule="auto"/>
          </w:pPr>
        </w:pPrChange>
      </w:pPr>
    </w:p>
    <w:p w14:paraId="48F15489" w14:textId="2C676F8B" w:rsidR="00564B4A" w:rsidRPr="007A4AFC" w:rsidDel="00166699" w:rsidRDefault="00564B4A">
      <w:pPr>
        <w:pStyle w:val="Titre"/>
        <w:tabs>
          <w:tab w:val="num" w:pos="-4820"/>
        </w:tabs>
        <w:spacing w:line="276" w:lineRule="auto"/>
        <w:jc w:val="both"/>
        <w:rPr>
          <w:del w:id="20869" w:author="Dr Mamadou SANOGO" w:date="2023-10-25T17:56:00Z"/>
          <w:color w:val="000000" w:themeColor="text1"/>
          <w:sz w:val="28"/>
          <w:szCs w:val="28"/>
          <w:rPrChange w:id="20870" w:author="Dr Mamadou SANOGO" w:date="2023-10-25T18:15:00Z">
            <w:rPr>
              <w:del w:id="20871" w:author="Dr Mamadou SANOGO" w:date="2023-10-25T17:56:00Z"/>
              <w:color w:val="000000"/>
              <w:sz w:val="28"/>
              <w:szCs w:val="28"/>
            </w:rPr>
          </w:rPrChange>
        </w:rPr>
        <w:pPrChange w:id="20872" w:author="Dr Mamadou SANOGO" w:date="2023-10-25T17:57:00Z">
          <w:pPr>
            <w:spacing w:line="240" w:lineRule="auto"/>
          </w:pPr>
        </w:pPrChange>
      </w:pPr>
    </w:p>
    <w:p w14:paraId="6D44D92B" w14:textId="172EFABF" w:rsidR="00564B4A" w:rsidRPr="007A4AFC" w:rsidDel="00166699" w:rsidRDefault="00564B4A">
      <w:pPr>
        <w:pStyle w:val="Titre"/>
        <w:tabs>
          <w:tab w:val="num" w:pos="-4820"/>
        </w:tabs>
        <w:spacing w:line="276" w:lineRule="auto"/>
        <w:jc w:val="both"/>
        <w:rPr>
          <w:del w:id="20873" w:author="Dr Mamadou SANOGO" w:date="2023-10-25T17:56:00Z"/>
          <w:color w:val="000000" w:themeColor="text1"/>
          <w:sz w:val="28"/>
          <w:szCs w:val="28"/>
          <w:rPrChange w:id="20874" w:author="Dr Mamadou SANOGO" w:date="2023-10-25T18:15:00Z">
            <w:rPr>
              <w:del w:id="20875" w:author="Dr Mamadou SANOGO" w:date="2023-10-25T17:56:00Z"/>
              <w:color w:val="000000"/>
              <w:sz w:val="28"/>
              <w:szCs w:val="28"/>
            </w:rPr>
          </w:rPrChange>
        </w:rPr>
        <w:pPrChange w:id="20876" w:author="Dr Mamadou SANOGO" w:date="2023-10-25T17:57:00Z">
          <w:pPr>
            <w:spacing w:line="240" w:lineRule="auto"/>
          </w:pPr>
        </w:pPrChange>
      </w:pPr>
    </w:p>
    <w:p w14:paraId="054C38D1" w14:textId="00561D4D" w:rsidR="00564B4A" w:rsidRPr="007A4AFC" w:rsidDel="00166699" w:rsidRDefault="00564B4A">
      <w:pPr>
        <w:pStyle w:val="Titre"/>
        <w:tabs>
          <w:tab w:val="num" w:pos="-4820"/>
        </w:tabs>
        <w:spacing w:line="276" w:lineRule="auto"/>
        <w:jc w:val="both"/>
        <w:rPr>
          <w:del w:id="20877" w:author="Dr Mamadou SANOGO" w:date="2023-10-25T17:56:00Z"/>
          <w:color w:val="000000" w:themeColor="text1"/>
          <w:sz w:val="28"/>
          <w:szCs w:val="28"/>
          <w:rPrChange w:id="20878" w:author="Dr Mamadou SANOGO" w:date="2023-10-25T18:15:00Z">
            <w:rPr>
              <w:del w:id="20879" w:author="Dr Mamadou SANOGO" w:date="2023-10-25T17:56:00Z"/>
              <w:color w:val="000000"/>
              <w:sz w:val="28"/>
              <w:szCs w:val="28"/>
            </w:rPr>
          </w:rPrChange>
        </w:rPr>
        <w:pPrChange w:id="20880" w:author="Dr Mamadou SANOGO" w:date="2023-10-25T17:57:00Z">
          <w:pPr>
            <w:spacing w:line="240" w:lineRule="auto"/>
          </w:pPr>
        </w:pPrChange>
      </w:pPr>
    </w:p>
    <w:p w14:paraId="582C5682" w14:textId="02AEB106" w:rsidR="00564B4A" w:rsidRPr="007A4AFC" w:rsidDel="00166699" w:rsidRDefault="00564B4A">
      <w:pPr>
        <w:pStyle w:val="Titre"/>
        <w:tabs>
          <w:tab w:val="num" w:pos="-4820"/>
        </w:tabs>
        <w:spacing w:line="276" w:lineRule="auto"/>
        <w:jc w:val="both"/>
        <w:rPr>
          <w:del w:id="20881" w:author="Dr Mamadou SANOGO" w:date="2023-10-25T17:56:00Z"/>
          <w:color w:val="000000" w:themeColor="text1"/>
          <w:sz w:val="28"/>
          <w:szCs w:val="28"/>
          <w:rPrChange w:id="20882" w:author="Dr Mamadou SANOGO" w:date="2023-10-25T18:15:00Z">
            <w:rPr>
              <w:del w:id="20883" w:author="Dr Mamadou SANOGO" w:date="2023-10-25T17:56:00Z"/>
              <w:color w:val="000000"/>
              <w:sz w:val="28"/>
              <w:szCs w:val="28"/>
            </w:rPr>
          </w:rPrChange>
        </w:rPr>
        <w:pPrChange w:id="20884" w:author="Dr Mamadou SANOGO" w:date="2023-10-25T17:57:00Z">
          <w:pPr>
            <w:spacing w:line="240" w:lineRule="auto"/>
          </w:pPr>
        </w:pPrChange>
      </w:pPr>
    </w:p>
    <w:p w14:paraId="37FF95FD" w14:textId="02C9E071" w:rsidR="00564B4A" w:rsidRPr="007A4AFC" w:rsidDel="00166699" w:rsidRDefault="00564B4A">
      <w:pPr>
        <w:pStyle w:val="Titre"/>
        <w:tabs>
          <w:tab w:val="num" w:pos="-4820"/>
        </w:tabs>
        <w:spacing w:line="276" w:lineRule="auto"/>
        <w:jc w:val="both"/>
        <w:rPr>
          <w:del w:id="20885" w:author="Dr Mamadou SANOGO" w:date="2023-10-25T17:56:00Z"/>
          <w:color w:val="000000" w:themeColor="text1"/>
          <w:sz w:val="28"/>
          <w:szCs w:val="28"/>
          <w:rPrChange w:id="20886" w:author="Dr Mamadou SANOGO" w:date="2023-10-25T18:15:00Z">
            <w:rPr>
              <w:del w:id="20887" w:author="Dr Mamadou SANOGO" w:date="2023-10-25T17:56:00Z"/>
              <w:color w:val="000000"/>
              <w:sz w:val="28"/>
              <w:szCs w:val="28"/>
            </w:rPr>
          </w:rPrChange>
        </w:rPr>
        <w:pPrChange w:id="20888" w:author="Dr Mamadou SANOGO" w:date="2023-10-25T17:57:00Z">
          <w:pPr>
            <w:spacing w:line="240" w:lineRule="auto"/>
          </w:pPr>
        </w:pPrChange>
      </w:pPr>
    </w:p>
    <w:p w14:paraId="6329DFCD" w14:textId="15B405D1" w:rsidR="00564B4A" w:rsidRPr="007A4AFC" w:rsidDel="00166699" w:rsidRDefault="00564B4A">
      <w:pPr>
        <w:pStyle w:val="Titre"/>
        <w:tabs>
          <w:tab w:val="num" w:pos="-4820"/>
        </w:tabs>
        <w:spacing w:line="276" w:lineRule="auto"/>
        <w:jc w:val="both"/>
        <w:rPr>
          <w:del w:id="20889" w:author="Dr Mamadou SANOGO" w:date="2023-10-25T17:56:00Z"/>
          <w:color w:val="000000" w:themeColor="text1"/>
          <w:sz w:val="28"/>
          <w:szCs w:val="28"/>
          <w:rPrChange w:id="20890" w:author="Dr Mamadou SANOGO" w:date="2023-10-25T18:15:00Z">
            <w:rPr>
              <w:del w:id="20891" w:author="Dr Mamadou SANOGO" w:date="2023-10-25T17:56:00Z"/>
              <w:color w:val="000000"/>
              <w:sz w:val="28"/>
              <w:szCs w:val="28"/>
            </w:rPr>
          </w:rPrChange>
        </w:rPr>
        <w:pPrChange w:id="20892" w:author="Dr Mamadou SANOGO" w:date="2023-10-25T17:57:00Z">
          <w:pPr>
            <w:spacing w:line="240" w:lineRule="auto"/>
          </w:pPr>
        </w:pPrChange>
      </w:pPr>
    </w:p>
    <w:p w14:paraId="587BB3F5" w14:textId="364FCE0C" w:rsidR="00564B4A" w:rsidRPr="007A4AFC" w:rsidDel="00166699" w:rsidRDefault="00564B4A">
      <w:pPr>
        <w:pStyle w:val="Titre"/>
        <w:tabs>
          <w:tab w:val="num" w:pos="-4820"/>
        </w:tabs>
        <w:spacing w:line="276" w:lineRule="auto"/>
        <w:jc w:val="both"/>
        <w:rPr>
          <w:del w:id="20893" w:author="Dr Mamadou SANOGO" w:date="2023-10-25T17:56:00Z"/>
          <w:color w:val="000000" w:themeColor="text1"/>
          <w:sz w:val="28"/>
          <w:szCs w:val="28"/>
          <w:rPrChange w:id="20894" w:author="Dr Mamadou SANOGO" w:date="2023-10-25T18:15:00Z">
            <w:rPr>
              <w:del w:id="20895" w:author="Dr Mamadou SANOGO" w:date="2023-10-25T17:56:00Z"/>
              <w:color w:val="000000"/>
              <w:sz w:val="28"/>
              <w:szCs w:val="28"/>
            </w:rPr>
          </w:rPrChange>
        </w:rPr>
        <w:pPrChange w:id="20896" w:author="Dr Mamadou SANOGO" w:date="2023-10-25T17:57:00Z">
          <w:pPr>
            <w:spacing w:line="240" w:lineRule="auto"/>
          </w:pPr>
        </w:pPrChange>
      </w:pPr>
    </w:p>
    <w:p w14:paraId="1CB39AD8" w14:textId="2EA07D83" w:rsidR="00564B4A" w:rsidRPr="007A4AFC" w:rsidDel="00166699" w:rsidRDefault="00564B4A">
      <w:pPr>
        <w:pStyle w:val="Titre"/>
        <w:tabs>
          <w:tab w:val="num" w:pos="-4820"/>
        </w:tabs>
        <w:spacing w:line="276" w:lineRule="auto"/>
        <w:jc w:val="both"/>
        <w:rPr>
          <w:del w:id="20897" w:author="Dr Mamadou SANOGO" w:date="2023-10-25T17:56:00Z"/>
          <w:color w:val="000000" w:themeColor="text1"/>
          <w:sz w:val="28"/>
          <w:szCs w:val="28"/>
          <w:rPrChange w:id="20898" w:author="Dr Mamadou SANOGO" w:date="2023-10-25T18:15:00Z">
            <w:rPr>
              <w:del w:id="20899" w:author="Dr Mamadou SANOGO" w:date="2023-10-25T17:56:00Z"/>
              <w:color w:val="000000"/>
              <w:sz w:val="28"/>
              <w:szCs w:val="28"/>
            </w:rPr>
          </w:rPrChange>
        </w:rPr>
        <w:pPrChange w:id="20900" w:author="Dr Mamadou SANOGO" w:date="2023-10-25T17:57:00Z">
          <w:pPr>
            <w:spacing w:line="240" w:lineRule="auto"/>
          </w:pPr>
        </w:pPrChange>
      </w:pPr>
    </w:p>
    <w:p w14:paraId="314805F8" w14:textId="5DFBCFF9" w:rsidR="00564B4A" w:rsidRPr="007A4AFC" w:rsidDel="00166699" w:rsidRDefault="00564B4A">
      <w:pPr>
        <w:pStyle w:val="Titre"/>
        <w:tabs>
          <w:tab w:val="num" w:pos="-4820"/>
        </w:tabs>
        <w:spacing w:line="276" w:lineRule="auto"/>
        <w:jc w:val="both"/>
        <w:rPr>
          <w:del w:id="20901" w:author="Dr Mamadou SANOGO" w:date="2023-10-25T17:56:00Z"/>
          <w:color w:val="000000" w:themeColor="text1"/>
          <w:sz w:val="28"/>
          <w:szCs w:val="28"/>
          <w:rPrChange w:id="20902" w:author="Dr Mamadou SANOGO" w:date="2023-10-25T18:15:00Z">
            <w:rPr>
              <w:del w:id="20903" w:author="Dr Mamadou SANOGO" w:date="2023-10-25T17:56:00Z"/>
              <w:color w:val="000000"/>
              <w:sz w:val="28"/>
              <w:szCs w:val="28"/>
            </w:rPr>
          </w:rPrChange>
        </w:rPr>
        <w:pPrChange w:id="20904" w:author="Dr Mamadou SANOGO" w:date="2023-10-25T17:57:00Z">
          <w:pPr>
            <w:spacing w:line="240" w:lineRule="auto"/>
          </w:pPr>
        </w:pPrChange>
      </w:pPr>
    </w:p>
    <w:p w14:paraId="3319C918" w14:textId="206664F1" w:rsidR="00564B4A" w:rsidRPr="007A4AFC" w:rsidDel="00166699" w:rsidRDefault="00564B4A">
      <w:pPr>
        <w:pStyle w:val="Titre"/>
        <w:tabs>
          <w:tab w:val="num" w:pos="-4820"/>
        </w:tabs>
        <w:spacing w:line="276" w:lineRule="auto"/>
        <w:jc w:val="both"/>
        <w:rPr>
          <w:del w:id="20905" w:author="Dr Mamadou SANOGO" w:date="2023-10-25T17:56:00Z"/>
          <w:color w:val="000000" w:themeColor="text1"/>
          <w:sz w:val="28"/>
          <w:szCs w:val="28"/>
          <w:rPrChange w:id="20906" w:author="Dr Mamadou SANOGO" w:date="2023-10-25T18:15:00Z">
            <w:rPr>
              <w:del w:id="20907" w:author="Dr Mamadou SANOGO" w:date="2023-10-25T17:56:00Z"/>
              <w:color w:val="000000"/>
              <w:sz w:val="28"/>
              <w:szCs w:val="28"/>
            </w:rPr>
          </w:rPrChange>
        </w:rPr>
        <w:pPrChange w:id="20908" w:author="Dr Mamadou SANOGO" w:date="2023-10-25T17:57:00Z">
          <w:pPr>
            <w:spacing w:line="240" w:lineRule="auto"/>
          </w:pPr>
        </w:pPrChange>
      </w:pPr>
    </w:p>
    <w:p w14:paraId="5FE7C6DF" w14:textId="6098FBD7" w:rsidR="00564B4A" w:rsidRPr="007A4AFC" w:rsidDel="00744A71" w:rsidRDefault="00564B4A">
      <w:pPr>
        <w:pStyle w:val="Titre"/>
        <w:tabs>
          <w:tab w:val="num" w:pos="-4820"/>
        </w:tabs>
        <w:spacing w:line="276" w:lineRule="auto"/>
        <w:jc w:val="both"/>
        <w:rPr>
          <w:del w:id="20909" w:author="Dr Mamadou SANOGO" w:date="2023-10-25T17:57:00Z"/>
          <w:rFonts w:eastAsiaTheme="minorHAnsi"/>
          <w:b w:val="0"/>
          <w:color w:val="000000" w:themeColor="text1"/>
          <w:lang w:eastAsia="en-US"/>
          <w:rPrChange w:id="20910" w:author="Dr Mamadou SANOGO" w:date="2023-10-25T18:15:00Z">
            <w:rPr>
              <w:del w:id="20911" w:author="Dr Mamadou SANOGO" w:date="2023-10-25T17:57:00Z"/>
              <w:rFonts w:eastAsiaTheme="minorHAnsi" w:cs="Times New Roman"/>
              <w:b w:val="0"/>
              <w:color w:val="auto"/>
              <w:lang w:eastAsia="en-US"/>
            </w:rPr>
          </w:rPrChange>
        </w:rPr>
        <w:pPrChange w:id="20912" w:author="Dr Mamadou SANOGO" w:date="2023-10-25T17:57:00Z">
          <w:pPr>
            <w:pStyle w:val="Titre1"/>
            <w:spacing w:before="0" w:line="240" w:lineRule="auto"/>
            <w:jc w:val="center"/>
          </w:pPr>
        </w:pPrChange>
      </w:pPr>
      <w:bookmarkStart w:id="20913" w:name="_Toc145944552"/>
      <w:del w:id="20914" w:author="Dr Mamadou SANOGO" w:date="2023-10-25T17:56:00Z">
        <w:r w:rsidRPr="007A4AFC" w:rsidDel="00166699">
          <w:rPr>
            <w:rFonts w:eastAsiaTheme="minorHAnsi"/>
            <w:color w:val="000000" w:themeColor="text1"/>
            <w:sz w:val="28"/>
            <w:lang w:eastAsia="en-US"/>
            <w:rPrChange w:id="20915" w:author="Dr Mamadou SANOGO" w:date="2023-10-25T18:15:00Z">
              <w:rPr>
                <w:rFonts w:eastAsiaTheme="minorHAnsi"/>
                <w:color w:val="2E74B5" w:themeColor="accent1" w:themeShade="BF"/>
                <w:lang w:eastAsia="en-US"/>
              </w:rPr>
            </w:rPrChange>
          </w:rPr>
          <w:delText>Annexe 22 - Referentiel-developpement-SI-CAMES 41</w:delText>
        </w:r>
      </w:del>
      <w:bookmarkEnd w:id="20913"/>
    </w:p>
    <w:bookmarkEnd w:id="3"/>
    <w:p w14:paraId="2F72BDCA" w14:textId="77777777" w:rsidR="00564B4A" w:rsidRPr="007A4AFC" w:rsidRDefault="00564B4A">
      <w:pPr>
        <w:pStyle w:val="Titre"/>
        <w:tabs>
          <w:tab w:val="num" w:pos="-4820"/>
        </w:tabs>
        <w:spacing w:line="276" w:lineRule="auto"/>
        <w:jc w:val="both"/>
        <w:rPr>
          <w:color w:val="000000" w:themeColor="text1"/>
          <w:sz w:val="28"/>
          <w:szCs w:val="28"/>
          <w:rPrChange w:id="20916" w:author="Dr Mamadou SANOGO" w:date="2023-10-25T18:15:00Z">
            <w:rPr>
              <w:color w:val="000000"/>
              <w:sz w:val="28"/>
              <w:szCs w:val="28"/>
            </w:rPr>
          </w:rPrChange>
        </w:rPr>
        <w:pPrChange w:id="20917" w:author="Dr Mamadou SANOGO" w:date="2023-10-25T17:58:00Z">
          <w:pPr>
            <w:spacing w:line="240" w:lineRule="auto"/>
          </w:pPr>
        </w:pPrChange>
      </w:pPr>
    </w:p>
    <w:sectPr w:rsidR="00564B4A" w:rsidRPr="007A4AFC" w:rsidSect="006778CD">
      <w:footerReference w:type="default" r:id="rId32"/>
      <w:pgSz w:w="12240" w:h="15840"/>
      <w:pgMar w:top="851" w:right="1041" w:bottom="1276" w:left="1134" w:header="708" w:footer="708" w:gutter="0"/>
      <w:pgBorders w:offsetFrom="page">
        <w:top w:val="none" w:sz="0" w:space="0" w:color="000000"/>
        <w:left w:val="none" w:sz="0" w:space="0" w:color="000000"/>
        <w:bottom w:val="none" w:sz="0" w:space="0" w:color="000000"/>
        <w:right w:val="none" w:sz="0" w:space="0" w:color="000000"/>
      </w:pgBorders>
      <w:cols w:space="708"/>
      <w:titlePg/>
      <w:docGrid w:linePitch="360"/>
      <w:sectPrChange w:id="20918" w:author="Dr Mamadou SANOGO" w:date="2023-10-27T13:57:00Z">
        <w:sectPr w:rsidR="00564B4A" w:rsidRPr="007A4AFC" w:rsidSect="006778CD">
          <w:pgMar w:top="1417" w:right="1417" w:bottom="1417" w:left="1417" w:header="708" w:footer="708" w:gutter="0"/>
          <w:titlePg w:val="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52" w:author="HP" w:date="2023-10-24T00:41:00Z" w:initials="H">
    <w:p w14:paraId="136DB084" w14:textId="187075BB" w:rsidR="00DB7946" w:rsidRDefault="00DB7946">
      <w:pPr>
        <w:pStyle w:val="Commentaire"/>
      </w:pPr>
      <w:r>
        <w:rPr>
          <w:rStyle w:val="Marquedecommentaire"/>
        </w:rPr>
        <w:annotationRef/>
      </w:r>
      <w:r>
        <w:t>Votre sommaire ne contient que l’introduction et les annexes. L’on ne voit pas le corps du document. Toutes les annexes ne doivent apparaitre dans le sommaire. Contentez vous de la page des annexes tout court.</w:t>
      </w:r>
    </w:p>
  </w:comment>
  <w:comment w:id="630" w:author="HP" w:date="2023-10-24T00:40:00Z" w:initials="H">
    <w:p w14:paraId="7546D718" w14:textId="057FD07B" w:rsidR="00DB7946" w:rsidRDefault="00DB7946">
      <w:pPr>
        <w:pStyle w:val="Commentaire"/>
      </w:pPr>
      <w:r>
        <w:rPr>
          <w:rStyle w:val="Marquedecommentaire"/>
        </w:rPr>
        <w:annotationRef/>
      </w:r>
      <w:r>
        <w:t>Vérifier bien si la liste est au complet</w:t>
      </w:r>
    </w:p>
  </w:comment>
  <w:comment w:id="1470" w:author="HP" w:date="2023-10-24T00:32:00Z" w:initials="H">
    <w:p w14:paraId="1B7ED37A" w14:textId="6BC13ECE" w:rsidR="00003BF5" w:rsidRDefault="00003BF5">
      <w:pPr>
        <w:pStyle w:val="Commentaire"/>
      </w:pPr>
      <w:r>
        <w:rPr>
          <w:rStyle w:val="Marquedecommentaire"/>
        </w:rPr>
        <w:annotationRef/>
      </w:r>
      <w:r>
        <w:t xml:space="preserve">Cette partie avait été déjà traité dans le II. ( Méthodologie).  Ce sont des aspects méthodologiques. Il y a un paradoxe entre les membres qui composent votre comité ad hoc </w:t>
      </w:r>
      <w:r>
        <w:rPr>
          <w:spacing w:val="3"/>
          <w:sz w:val="24"/>
          <w:szCs w:val="24"/>
          <w:lang w:val="fr-ML"/>
        </w:rPr>
        <w:t xml:space="preserve">annexe 2 : Comité Ad hoc et </w:t>
      </w:r>
      <w:r w:rsidR="00DB7946">
        <w:rPr>
          <w:spacing w:val="3"/>
          <w:sz w:val="24"/>
          <w:szCs w:val="24"/>
          <w:lang w:val="fr-ML"/>
        </w:rPr>
        <w:t xml:space="preserve"> le nombre </w:t>
      </w:r>
      <w:r>
        <w:rPr>
          <w:spacing w:val="3"/>
          <w:sz w:val="24"/>
          <w:szCs w:val="24"/>
          <w:lang w:val="fr-ML"/>
        </w:rPr>
        <w:t xml:space="preserve">que j’avais proposé. Vous êtes à 14 personnes contre 7 que j’avais évoqué. Je vous suggère alors </w:t>
      </w:r>
      <w:r w:rsidR="00DB7946">
        <w:rPr>
          <w:spacing w:val="3"/>
          <w:sz w:val="24"/>
          <w:szCs w:val="24"/>
          <w:lang w:val="fr-ML"/>
        </w:rPr>
        <w:t xml:space="preserve">de </w:t>
      </w:r>
      <w:r>
        <w:rPr>
          <w:spacing w:val="3"/>
          <w:sz w:val="24"/>
          <w:szCs w:val="24"/>
          <w:lang w:val="fr-ML"/>
        </w:rPr>
        <w:t>renforcer le II par cette partie. A</w:t>
      </w:r>
      <w:r w:rsidR="00DB7946">
        <w:rPr>
          <w:spacing w:val="3"/>
          <w:sz w:val="24"/>
          <w:szCs w:val="24"/>
          <w:lang w:val="fr-ML"/>
        </w:rPr>
        <w:t xml:space="preserve"> défaut, vous pourriez l’abandonner.</w:t>
      </w:r>
    </w:p>
  </w:comment>
  <w:comment w:id="1522" w:author="HP" w:date="2023-10-24T00:40:00Z" w:initials="H">
    <w:p w14:paraId="6714EEDD" w14:textId="02DAA574" w:rsidR="00DB7946" w:rsidRDefault="00DB7946">
      <w:pPr>
        <w:pStyle w:val="Commentaire"/>
      </w:pPr>
      <w:r>
        <w:rPr>
          <w:rStyle w:val="Marquedecommentaire"/>
        </w:rPr>
        <w:annotationRef/>
      </w:r>
      <w:r>
        <w:t>supprimer</w:t>
      </w:r>
    </w:p>
  </w:comment>
  <w:comment w:id="1539" w:author="HP" w:date="2023-10-24T00:05:00Z" w:initials="H">
    <w:p w14:paraId="52C00C8C" w14:textId="01301103" w:rsidR="001657BA" w:rsidRPr="001657BA" w:rsidRDefault="001657BA" w:rsidP="001657BA">
      <w:pPr>
        <w:pStyle w:val="Paragraphedeliste"/>
        <w:widowControl w:val="0"/>
        <w:numPr>
          <w:ilvl w:val="0"/>
          <w:numId w:val="24"/>
        </w:numPr>
        <w:autoSpaceDE w:val="0"/>
        <w:autoSpaceDN w:val="0"/>
        <w:adjustRightInd w:val="0"/>
        <w:spacing w:line="240" w:lineRule="auto"/>
        <w:ind w:right="81"/>
        <w:rPr>
          <w:spacing w:val="3"/>
        </w:rPr>
      </w:pPr>
      <w:r>
        <w:rPr>
          <w:rStyle w:val="Marquedecommentaire"/>
        </w:rPr>
        <w:annotationRef/>
      </w:r>
      <w:r>
        <w:t xml:space="preserve">Attention </w:t>
      </w:r>
      <w:r w:rsidR="00854844">
        <w:t xml:space="preserve">, </w:t>
      </w:r>
      <w:r>
        <w:t>chaque spécialité devra faire l’objet d’évaluation. L’évaluation du Master en épidémiologie ne donne pas l’habilitation des autres masters :</w:t>
      </w:r>
      <w:r w:rsidRPr="001657BA">
        <w:rPr>
          <w:spacing w:val="3"/>
        </w:rPr>
        <w:t xml:space="preserve"> </w:t>
      </w:r>
      <w:r w:rsidRPr="002F3374">
        <w:rPr>
          <w:spacing w:val="3"/>
        </w:rPr>
        <w:t>Épidémiologie étiologique</w:t>
      </w:r>
      <w:r>
        <w:rPr>
          <w:spacing w:val="3"/>
        </w:rPr>
        <w:t xml:space="preserve">, </w:t>
      </w:r>
      <w:r w:rsidRPr="002F3374">
        <w:rPr>
          <w:spacing w:val="3"/>
        </w:rPr>
        <w:t>Épidémiologie sociale</w:t>
      </w:r>
      <w:r>
        <w:rPr>
          <w:spacing w:val="3"/>
        </w:rPr>
        <w:t>, etc.</w:t>
      </w:r>
    </w:p>
  </w:comment>
  <w:comment w:id="1575" w:author="HP" w:date="2023-10-24T00:40:00Z" w:initials="H">
    <w:p w14:paraId="190A002D" w14:textId="53C986D7" w:rsidR="00DB7946" w:rsidRDefault="00DB7946">
      <w:pPr>
        <w:pStyle w:val="Commentaire"/>
      </w:pPr>
      <w:r>
        <w:rPr>
          <w:rStyle w:val="Marquedecommentaire"/>
        </w:rPr>
        <w:annotationRef/>
      </w:r>
      <w:r>
        <w:t xml:space="preserve">Supprimer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6DB084" w15:done="0"/>
  <w15:commentEx w15:paraId="7546D718" w15:done="0"/>
  <w15:commentEx w15:paraId="1B7ED37A" w15:done="0"/>
  <w15:commentEx w15:paraId="6714EEDD" w15:done="0"/>
  <w15:commentEx w15:paraId="52C00C8C" w15:done="0"/>
  <w15:commentEx w15:paraId="190A00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B522E58" w16cex:dateUtc="2023-10-24T00:41:00Z"/>
  <w16cex:commentExtensible w16cex:durableId="1C319AB4" w16cex:dateUtc="2023-10-24T00:40:00Z"/>
  <w16cex:commentExtensible w16cex:durableId="35B998D3" w16cex:dateUtc="2023-10-24T00:32:00Z"/>
  <w16cex:commentExtensible w16cex:durableId="7CA82DFD" w16cex:dateUtc="2023-10-24T00:40:00Z"/>
  <w16cex:commentExtensible w16cex:durableId="0B07B2E6" w16cex:dateUtc="2023-10-24T00:05:00Z"/>
  <w16cex:commentExtensible w16cex:durableId="0B80CDC9" w16cex:dateUtc="2023-10-24T0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6DB084" w16cid:durableId="6B522E58"/>
  <w16cid:commentId w16cid:paraId="7546D718" w16cid:durableId="1C319AB4"/>
  <w16cid:commentId w16cid:paraId="1B7ED37A" w16cid:durableId="35B998D3"/>
  <w16cid:commentId w16cid:paraId="6714EEDD" w16cid:durableId="7CA82DFD"/>
  <w16cid:commentId w16cid:paraId="52C00C8C" w16cid:durableId="0B07B2E6"/>
  <w16cid:commentId w16cid:paraId="190A002D" w16cid:durableId="0B80CD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D28486" w14:textId="77777777" w:rsidR="00C968A5" w:rsidRDefault="00C968A5">
      <w:pPr>
        <w:spacing w:line="240" w:lineRule="auto"/>
      </w:pPr>
      <w:r>
        <w:separator/>
      </w:r>
    </w:p>
  </w:endnote>
  <w:endnote w:type="continuationSeparator" w:id="0">
    <w:p w14:paraId="4A08B8E1" w14:textId="77777777" w:rsidR="00C968A5" w:rsidRDefault="00C96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erlin Sans FB Demi">
    <w:panose1 w:val="020E0802020502020306"/>
    <w:charset w:val="00"/>
    <w:family w:val="swiss"/>
    <w:pitch w:val="variable"/>
    <w:sig w:usb0="00000003" w:usb1="00000000" w:usb2="00000000" w:usb3="00000000" w:csb0="00000001" w:csb1="00000000"/>
  </w:font>
  <w:font w:name="Times-Bold">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Roboto Condensed">
    <w:altName w:val="Times New Roman"/>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8250505"/>
      <w:docPartObj>
        <w:docPartGallery w:val="Page Numbers (Bottom of Page)"/>
        <w:docPartUnique/>
      </w:docPartObj>
    </w:sdtPr>
    <w:sdtContent>
      <w:p w14:paraId="70213F86" w14:textId="3CB28181" w:rsidR="00686F93" w:rsidRDefault="00686F93">
        <w:pPr>
          <w:pStyle w:val="Pieddepage"/>
          <w:jc w:val="right"/>
        </w:pPr>
        <w:r>
          <w:fldChar w:fldCharType="begin"/>
        </w:r>
        <w:r>
          <w:instrText>PAGE   \* MERGEFORMAT</w:instrText>
        </w:r>
        <w:r>
          <w:fldChar w:fldCharType="separate"/>
        </w:r>
        <w:r w:rsidR="005160FA">
          <w:rPr>
            <w:noProof/>
          </w:rPr>
          <w:t>36</w:t>
        </w:r>
        <w:r>
          <w:fldChar w:fldCharType="end"/>
        </w:r>
      </w:p>
    </w:sdtContent>
  </w:sdt>
  <w:p w14:paraId="468EE6E0" w14:textId="77777777" w:rsidR="00686F93" w:rsidRDefault="00686F93">
    <w:pPr>
      <w:pStyle w:val="Pieddepage"/>
    </w:pPr>
  </w:p>
  <w:p w14:paraId="733BE821" w14:textId="77777777" w:rsidR="00686F93" w:rsidRDefault="00686F9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3FFAC" w14:textId="77777777" w:rsidR="00CA1AA8" w:rsidRPr="00CA1AA8" w:rsidRDefault="00CA1AA8" w:rsidP="00CA1AA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86BD1" w14:textId="77777777" w:rsidR="00C968A5" w:rsidRDefault="00C968A5">
      <w:pPr>
        <w:spacing w:line="240" w:lineRule="auto"/>
      </w:pPr>
      <w:r>
        <w:separator/>
      </w:r>
    </w:p>
  </w:footnote>
  <w:footnote w:type="continuationSeparator" w:id="0">
    <w:p w14:paraId="5C073249" w14:textId="77777777" w:rsidR="00C968A5" w:rsidRDefault="00C968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964C" w14:textId="77777777" w:rsidR="00686F93" w:rsidRDefault="00686F93">
    <w:pPr>
      <w:widowControl w:val="0"/>
      <w:autoSpaceDE w:val="0"/>
      <w:autoSpaceDN w:val="0"/>
      <w:adjustRightInd w:val="0"/>
      <w:spacing w:line="240" w:lineRule="auto"/>
      <w:rPr>
        <w:sz w:val="10"/>
        <w:szCs w:val="10"/>
      </w:rPr>
    </w:pPr>
  </w:p>
  <w:p w14:paraId="3CE89BAE" w14:textId="77777777" w:rsidR="00686F93" w:rsidRDefault="00686F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9072CD9A"/>
    <w:lvl w:ilvl="0" w:tplc="040C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42D68168"/>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576" w:hanging="576"/>
      </w:pPr>
      <w:rPr>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0A1F8A"/>
    <w:multiLevelType w:val="multilevel"/>
    <w:tmpl w:val="342AB8E2"/>
    <w:lvl w:ilvl="0">
      <w:start w:val="3"/>
      <w:numFmt w:val="decimal"/>
      <w:lvlText w:val="%1."/>
      <w:lvlJc w:val="left"/>
      <w:pPr>
        <w:ind w:left="360" w:hanging="360"/>
      </w:pPr>
      <w:rPr>
        <w:rFonts w:ascii="Calibri" w:hAnsi="Calibri" w:hint="default"/>
        <w:b/>
        <w:i/>
        <w:color w:val="000000" w:themeColor="text1"/>
        <w:sz w:val="22"/>
      </w:rPr>
    </w:lvl>
    <w:lvl w:ilvl="1">
      <w:start w:val="1"/>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0"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7"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509846">
    <w:abstractNumId w:val="2"/>
  </w:num>
  <w:num w:numId="2" w16cid:durableId="985551751">
    <w:abstractNumId w:val="27"/>
  </w:num>
  <w:num w:numId="3" w16cid:durableId="1260528020">
    <w:abstractNumId w:val="38"/>
  </w:num>
  <w:num w:numId="4" w16cid:durableId="1473400819">
    <w:abstractNumId w:val="18"/>
  </w:num>
  <w:num w:numId="5" w16cid:durableId="237134562">
    <w:abstractNumId w:val="10"/>
  </w:num>
  <w:num w:numId="6" w16cid:durableId="1425568982">
    <w:abstractNumId w:val="21"/>
  </w:num>
  <w:num w:numId="7" w16cid:durableId="244807662">
    <w:abstractNumId w:val="8"/>
  </w:num>
  <w:num w:numId="8" w16cid:durableId="1417286802">
    <w:abstractNumId w:val="40"/>
  </w:num>
  <w:num w:numId="9" w16cid:durableId="2111467210">
    <w:abstractNumId w:val="9"/>
  </w:num>
  <w:num w:numId="10" w16cid:durableId="1835994912">
    <w:abstractNumId w:val="6"/>
  </w:num>
  <w:num w:numId="11" w16cid:durableId="305012503">
    <w:abstractNumId w:val="12"/>
  </w:num>
  <w:num w:numId="12" w16cid:durableId="1702894312">
    <w:abstractNumId w:val="11"/>
  </w:num>
  <w:num w:numId="13" w16cid:durableId="533689253">
    <w:abstractNumId w:val="23"/>
  </w:num>
  <w:num w:numId="14" w16cid:durableId="56243574">
    <w:abstractNumId w:val="20"/>
  </w:num>
  <w:num w:numId="15" w16cid:durableId="1997565505">
    <w:abstractNumId w:val="43"/>
  </w:num>
  <w:num w:numId="16" w16cid:durableId="16777455">
    <w:abstractNumId w:val="3"/>
  </w:num>
  <w:num w:numId="17" w16cid:durableId="1258951179">
    <w:abstractNumId w:val="36"/>
  </w:num>
  <w:num w:numId="18" w16cid:durableId="1203908820">
    <w:abstractNumId w:val="25"/>
  </w:num>
  <w:num w:numId="19" w16cid:durableId="21438166">
    <w:abstractNumId w:val="35"/>
  </w:num>
  <w:num w:numId="20" w16cid:durableId="218521712">
    <w:abstractNumId w:val="29"/>
  </w:num>
  <w:num w:numId="21" w16cid:durableId="536550747">
    <w:abstractNumId w:val="42"/>
  </w:num>
  <w:num w:numId="22" w16cid:durableId="279190173">
    <w:abstractNumId w:val="39"/>
  </w:num>
  <w:num w:numId="23" w16cid:durableId="21590082">
    <w:abstractNumId w:val="31"/>
  </w:num>
  <w:num w:numId="24" w16cid:durableId="904993291">
    <w:abstractNumId w:val="24"/>
  </w:num>
  <w:num w:numId="25" w16cid:durableId="1148134747">
    <w:abstractNumId w:val="41"/>
  </w:num>
  <w:num w:numId="26" w16cid:durableId="424962509">
    <w:abstractNumId w:val="16"/>
  </w:num>
  <w:num w:numId="27" w16cid:durableId="554509962">
    <w:abstractNumId w:val="19"/>
  </w:num>
  <w:num w:numId="28" w16cid:durableId="136000460">
    <w:abstractNumId w:val="5"/>
  </w:num>
  <w:num w:numId="29" w16cid:durableId="568199669">
    <w:abstractNumId w:val="28"/>
  </w:num>
  <w:num w:numId="30" w16cid:durableId="1630361435">
    <w:abstractNumId w:val="44"/>
  </w:num>
  <w:num w:numId="31" w16cid:durableId="2104644371">
    <w:abstractNumId w:val="15"/>
  </w:num>
  <w:num w:numId="32" w16cid:durableId="1012949532">
    <w:abstractNumId w:val="45"/>
  </w:num>
  <w:num w:numId="33" w16cid:durableId="169151048">
    <w:abstractNumId w:val="26"/>
  </w:num>
  <w:num w:numId="34" w16cid:durableId="107623278">
    <w:abstractNumId w:val="1"/>
  </w:num>
  <w:num w:numId="35" w16cid:durableId="459038648">
    <w:abstractNumId w:val="30"/>
  </w:num>
  <w:num w:numId="36" w16cid:durableId="1981687442">
    <w:abstractNumId w:val="14"/>
  </w:num>
  <w:num w:numId="37" w16cid:durableId="1998800281">
    <w:abstractNumId w:val="22"/>
  </w:num>
  <w:num w:numId="38" w16cid:durableId="1823767043">
    <w:abstractNumId w:val="4"/>
  </w:num>
  <w:num w:numId="39" w16cid:durableId="1228152182">
    <w:abstractNumId w:val="17"/>
  </w:num>
  <w:num w:numId="40" w16cid:durableId="1676767498">
    <w:abstractNumId w:val="32"/>
  </w:num>
  <w:num w:numId="41" w16cid:durableId="1427194714">
    <w:abstractNumId w:val="34"/>
  </w:num>
  <w:num w:numId="42" w16cid:durableId="101539395">
    <w:abstractNumId w:val="33"/>
  </w:num>
  <w:num w:numId="43" w16cid:durableId="461315706">
    <w:abstractNumId w:val="37"/>
  </w:num>
  <w:num w:numId="44" w16cid:durableId="547037389">
    <w:abstractNumId w:val="0"/>
  </w:num>
  <w:num w:numId="45" w16cid:durableId="1450317738">
    <w:abstractNumId w:val="7"/>
  </w:num>
  <w:num w:numId="46" w16cid:durableId="1136294253">
    <w:abstractNumId w:val="13"/>
  </w:num>
  <w:num w:numId="47" w16cid:durableId="950628069">
    <w:abstractNumId w:val="7"/>
    <w:lvlOverride w:ilvl="0">
      <w:startOverride w:val="3"/>
    </w:lvlOverride>
    <w:lvlOverride w:ilvl="1">
      <w:startOverride w:val="1"/>
    </w:lvlOverride>
  </w:num>
  <w:num w:numId="48" w16cid:durableId="936904068">
    <w:abstractNumId w:val="7"/>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uris Cosmetics">
    <w15:presenceInfo w15:providerId="None" w15:userId="Cauris Cosmetics"/>
  </w15:person>
  <w15:person w15:author="Dr Mamadou SANOGO">
    <w15:presenceInfo w15:providerId="None" w15:userId="Dr Mamadou SANOGO"/>
  </w15:person>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229"/>
    <w:rsid w:val="00003BF5"/>
    <w:rsid w:val="00010BB0"/>
    <w:rsid w:val="00011374"/>
    <w:rsid w:val="00011839"/>
    <w:rsid w:val="000163AB"/>
    <w:rsid w:val="00016428"/>
    <w:rsid w:val="00016764"/>
    <w:rsid w:val="000212BE"/>
    <w:rsid w:val="0002255E"/>
    <w:rsid w:val="00026129"/>
    <w:rsid w:val="000329A3"/>
    <w:rsid w:val="0003582B"/>
    <w:rsid w:val="00042C8A"/>
    <w:rsid w:val="00044019"/>
    <w:rsid w:val="00046C83"/>
    <w:rsid w:val="00051F52"/>
    <w:rsid w:val="00052F11"/>
    <w:rsid w:val="00057112"/>
    <w:rsid w:val="00057D11"/>
    <w:rsid w:val="00061047"/>
    <w:rsid w:val="0006187E"/>
    <w:rsid w:val="00064688"/>
    <w:rsid w:val="000813CD"/>
    <w:rsid w:val="00085DEF"/>
    <w:rsid w:val="0009055C"/>
    <w:rsid w:val="00093146"/>
    <w:rsid w:val="000942C6"/>
    <w:rsid w:val="000A1CB2"/>
    <w:rsid w:val="000A33A4"/>
    <w:rsid w:val="000A4C69"/>
    <w:rsid w:val="000B0589"/>
    <w:rsid w:val="000B1CA4"/>
    <w:rsid w:val="000B2981"/>
    <w:rsid w:val="000B30AE"/>
    <w:rsid w:val="000B75CF"/>
    <w:rsid w:val="000C51E9"/>
    <w:rsid w:val="000D0918"/>
    <w:rsid w:val="000D0CA4"/>
    <w:rsid w:val="000D42C2"/>
    <w:rsid w:val="000D682F"/>
    <w:rsid w:val="000E0336"/>
    <w:rsid w:val="000E07F8"/>
    <w:rsid w:val="000E084B"/>
    <w:rsid w:val="000E50EF"/>
    <w:rsid w:val="000F6546"/>
    <w:rsid w:val="000F708C"/>
    <w:rsid w:val="00100CE6"/>
    <w:rsid w:val="00103A1A"/>
    <w:rsid w:val="0010558E"/>
    <w:rsid w:val="001071A3"/>
    <w:rsid w:val="00107881"/>
    <w:rsid w:val="001111EB"/>
    <w:rsid w:val="00113903"/>
    <w:rsid w:val="00124956"/>
    <w:rsid w:val="00125D51"/>
    <w:rsid w:val="0013494E"/>
    <w:rsid w:val="00140A0F"/>
    <w:rsid w:val="001459BA"/>
    <w:rsid w:val="001462E4"/>
    <w:rsid w:val="0015597F"/>
    <w:rsid w:val="00157220"/>
    <w:rsid w:val="0016099E"/>
    <w:rsid w:val="0016482F"/>
    <w:rsid w:val="001657BA"/>
    <w:rsid w:val="0016618F"/>
    <w:rsid w:val="00166699"/>
    <w:rsid w:val="00170369"/>
    <w:rsid w:val="00172BCF"/>
    <w:rsid w:val="00173EDD"/>
    <w:rsid w:val="00174ADB"/>
    <w:rsid w:val="00174D18"/>
    <w:rsid w:val="00174FF6"/>
    <w:rsid w:val="00175858"/>
    <w:rsid w:val="00182CAB"/>
    <w:rsid w:val="0018395A"/>
    <w:rsid w:val="001859AA"/>
    <w:rsid w:val="00187599"/>
    <w:rsid w:val="00191E45"/>
    <w:rsid w:val="0019202F"/>
    <w:rsid w:val="00195A05"/>
    <w:rsid w:val="001B374B"/>
    <w:rsid w:val="001B5F06"/>
    <w:rsid w:val="001C11BC"/>
    <w:rsid w:val="001C20B8"/>
    <w:rsid w:val="001C26DB"/>
    <w:rsid w:val="001C5889"/>
    <w:rsid w:val="001C5F61"/>
    <w:rsid w:val="001D02C1"/>
    <w:rsid w:val="001D0D1E"/>
    <w:rsid w:val="001E0C46"/>
    <w:rsid w:val="001E35DA"/>
    <w:rsid w:val="001E3C4F"/>
    <w:rsid w:val="001E40CF"/>
    <w:rsid w:val="001F003D"/>
    <w:rsid w:val="001F195E"/>
    <w:rsid w:val="001F2DC8"/>
    <w:rsid w:val="001F3FE9"/>
    <w:rsid w:val="001F5DEB"/>
    <w:rsid w:val="001F6BDA"/>
    <w:rsid w:val="00206DBA"/>
    <w:rsid w:val="002156C4"/>
    <w:rsid w:val="00215FCD"/>
    <w:rsid w:val="002179BA"/>
    <w:rsid w:val="00232B19"/>
    <w:rsid w:val="00233B06"/>
    <w:rsid w:val="00235649"/>
    <w:rsid w:val="00245596"/>
    <w:rsid w:val="00245AF5"/>
    <w:rsid w:val="002460E4"/>
    <w:rsid w:val="00250CA2"/>
    <w:rsid w:val="00255A91"/>
    <w:rsid w:val="0025616D"/>
    <w:rsid w:val="00257850"/>
    <w:rsid w:val="00257DB4"/>
    <w:rsid w:val="00265669"/>
    <w:rsid w:val="002725C8"/>
    <w:rsid w:val="0027496F"/>
    <w:rsid w:val="00275C92"/>
    <w:rsid w:val="00276B28"/>
    <w:rsid w:val="00280DA5"/>
    <w:rsid w:val="00282300"/>
    <w:rsid w:val="0028377D"/>
    <w:rsid w:val="00286E09"/>
    <w:rsid w:val="0029172E"/>
    <w:rsid w:val="00294068"/>
    <w:rsid w:val="00294D14"/>
    <w:rsid w:val="002951D0"/>
    <w:rsid w:val="00295638"/>
    <w:rsid w:val="0029651C"/>
    <w:rsid w:val="002A1856"/>
    <w:rsid w:val="002A2107"/>
    <w:rsid w:val="002A2BFA"/>
    <w:rsid w:val="002A7091"/>
    <w:rsid w:val="002B091E"/>
    <w:rsid w:val="002B3822"/>
    <w:rsid w:val="002B47B4"/>
    <w:rsid w:val="002C3CE8"/>
    <w:rsid w:val="002C488E"/>
    <w:rsid w:val="002C765D"/>
    <w:rsid w:val="002D0E85"/>
    <w:rsid w:val="002E5E0D"/>
    <w:rsid w:val="002F3374"/>
    <w:rsid w:val="002F3AE5"/>
    <w:rsid w:val="002F3CA7"/>
    <w:rsid w:val="003008F5"/>
    <w:rsid w:val="003077CE"/>
    <w:rsid w:val="0031245A"/>
    <w:rsid w:val="0031301F"/>
    <w:rsid w:val="003138AE"/>
    <w:rsid w:val="00320EC2"/>
    <w:rsid w:val="00323BA7"/>
    <w:rsid w:val="003245D8"/>
    <w:rsid w:val="0032620E"/>
    <w:rsid w:val="003333F3"/>
    <w:rsid w:val="003361FE"/>
    <w:rsid w:val="00346B31"/>
    <w:rsid w:val="00350873"/>
    <w:rsid w:val="00356A0A"/>
    <w:rsid w:val="00356D2D"/>
    <w:rsid w:val="00372B01"/>
    <w:rsid w:val="00376BD9"/>
    <w:rsid w:val="00382818"/>
    <w:rsid w:val="00383AE6"/>
    <w:rsid w:val="00385A62"/>
    <w:rsid w:val="00386B49"/>
    <w:rsid w:val="00395A50"/>
    <w:rsid w:val="0039606D"/>
    <w:rsid w:val="003966F7"/>
    <w:rsid w:val="003967C5"/>
    <w:rsid w:val="003978E7"/>
    <w:rsid w:val="003A04DF"/>
    <w:rsid w:val="003A18E5"/>
    <w:rsid w:val="003A64D4"/>
    <w:rsid w:val="003B00AA"/>
    <w:rsid w:val="003B1197"/>
    <w:rsid w:val="003B4A3F"/>
    <w:rsid w:val="003B4CE3"/>
    <w:rsid w:val="003B6024"/>
    <w:rsid w:val="003B6714"/>
    <w:rsid w:val="003B6784"/>
    <w:rsid w:val="003C5A1D"/>
    <w:rsid w:val="003C6082"/>
    <w:rsid w:val="003D1BC8"/>
    <w:rsid w:val="003D3356"/>
    <w:rsid w:val="003D773D"/>
    <w:rsid w:val="003E230B"/>
    <w:rsid w:val="003E28C2"/>
    <w:rsid w:val="003E6110"/>
    <w:rsid w:val="003E7BB3"/>
    <w:rsid w:val="003F150F"/>
    <w:rsid w:val="003F2E29"/>
    <w:rsid w:val="003F3F1F"/>
    <w:rsid w:val="003F416B"/>
    <w:rsid w:val="003F55D3"/>
    <w:rsid w:val="003F58E3"/>
    <w:rsid w:val="003F70CF"/>
    <w:rsid w:val="0040378B"/>
    <w:rsid w:val="00405C52"/>
    <w:rsid w:val="0041067A"/>
    <w:rsid w:val="004166D7"/>
    <w:rsid w:val="00416F27"/>
    <w:rsid w:val="00424982"/>
    <w:rsid w:val="00425527"/>
    <w:rsid w:val="00427351"/>
    <w:rsid w:val="00433617"/>
    <w:rsid w:val="00436A35"/>
    <w:rsid w:val="00451A2E"/>
    <w:rsid w:val="00453391"/>
    <w:rsid w:val="00454D05"/>
    <w:rsid w:val="0046050D"/>
    <w:rsid w:val="00461D04"/>
    <w:rsid w:val="00465A93"/>
    <w:rsid w:val="00473AED"/>
    <w:rsid w:val="0047574A"/>
    <w:rsid w:val="0048084A"/>
    <w:rsid w:val="00482E35"/>
    <w:rsid w:val="004832C9"/>
    <w:rsid w:val="004832F4"/>
    <w:rsid w:val="00485BEE"/>
    <w:rsid w:val="00487B1B"/>
    <w:rsid w:val="00487DEE"/>
    <w:rsid w:val="00491F07"/>
    <w:rsid w:val="00494DF0"/>
    <w:rsid w:val="004974D8"/>
    <w:rsid w:val="004A183E"/>
    <w:rsid w:val="004A4392"/>
    <w:rsid w:val="004A5DD0"/>
    <w:rsid w:val="004A6588"/>
    <w:rsid w:val="004A7817"/>
    <w:rsid w:val="004B2162"/>
    <w:rsid w:val="004B392C"/>
    <w:rsid w:val="004B7510"/>
    <w:rsid w:val="004C326B"/>
    <w:rsid w:val="004C5288"/>
    <w:rsid w:val="004C6652"/>
    <w:rsid w:val="004C6A6B"/>
    <w:rsid w:val="004C7E01"/>
    <w:rsid w:val="004D19FB"/>
    <w:rsid w:val="004D25A6"/>
    <w:rsid w:val="004D3001"/>
    <w:rsid w:val="004D42E9"/>
    <w:rsid w:val="004D676A"/>
    <w:rsid w:val="004D7517"/>
    <w:rsid w:val="004E1847"/>
    <w:rsid w:val="004E2D14"/>
    <w:rsid w:val="004E3D2C"/>
    <w:rsid w:val="004E3F3D"/>
    <w:rsid w:val="004E4F13"/>
    <w:rsid w:val="004F500D"/>
    <w:rsid w:val="004F617C"/>
    <w:rsid w:val="00502781"/>
    <w:rsid w:val="00502B5E"/>
    <w:rsid w:val="0050424B"/>
    <w:rsid w:val="0051067B"/>
    <w:rsid w:val="0051561A"/>
    <w:rsid w:val="005160FA"/>
    <w:rsid w:val="00524F4B"/>
    <w:rsid w:val="00530DAD"/>
    <w:rsid w:val="00531AEE"/>
    <w:rsid w:val="00534F19"/>
    <w:rsid w:val="00536149"/>
    <w:rsid w:val="00544BB5"/>
    <w:rsid w:val="00546B7E"/>
    <w:rsid w:val="00551F81"/>
    <w:rsid w:val="00556D6C"/>
    <w:rsid w:val="0056080A"/>
    <w:rsid w:val="00561D9D"/>
    <w:rsid w:val="00562C17"/>
    <w:rsid w:val="00562C46"/>
    <w:rsid w:val="005647F8"/>
    <w:rsid w:val="00564B4A"/>
    <w:rsid w:val="0057060F"/>
    <w:rsid w:val="00583CF4"/>
    <w:rsid w:val="00586744"/>
    <w:rsid w:val="00590B26"/>
    <w:rsid w:val="005927FF"/>
    <w:rsid w:val="00595B4F"/>
    <w:rsid w:val="005A10C2"/>
    <w:rsid w:val="005A1EE1"/>
    <w:rsid w:val="005A41F5"/>
    <w:rsid w:val="005A55FB"/>
    <w:rsid w:val="005A69DD"/>
    <w:rsid w:val="005A6B75"/>
    <w:rsid w:val="005B4D72"/>
    <w:rsid w:val="005B7996"/>
    <w:rsid w:val="005C2882"/>
    <w:rsid w:val="005C42AA"/>
    <w:rsid w:val="005D1BB7"/>
    <w:rsid w:val="005D4C64"/>
    <w:rsid w:val="005D6B34"/>
    <w:rsid w:val="005E4B82"/>
    <w:rsid w:val="005E531F"/>
    <w:rsid w:val="005E6CD6"/>
    <w:rsid w:val="005F543B"/>
    <w:rsid w:val="005F5B81"/>
    <w:rsid w:val="0060256B"/>
    <w:rsid w:val="00602E95"/>
    <w:rsid w:val="00606C96"/>
    <w:rsid w:val="006139CF"/>
    <w:rsid w:val="00614BED"/>
    <w:rsid w:val="00614D94"/>
    <w:rsid w:val="00617E60"/>
    <w:rsid w:val="00624C54"/>
    <w:rsid w:val="006304E5"/>
    <w:rsid w:val="00631BF4"/>
    <w:rsid w:val="006350A6"/>
    <w:rsid w:val="00642B00"/>
    <w:rsid w:val="00643698"/>
    <w:rsid w:val="00643B7B"/>
    <w:rsid w:val="00645E27"/>
    <w:rsid w:val="00647544"/>
    <w:rsid w:val="00647FCD"/>
    <w:rsid w:val="0065256F"/>
    <w:rsid w:val="00655A94"/>
    <w:rsid w:val="0065638E"/>
    <w:rsid w:val="0065696D"/>
    <w:rsid w:val="00656BD3"/>
    <w:rsid w:val="00660D40"/>
    <w:rsid w:val="006613B3"/>
    <w:rsid w:val="00661623"/>
    <w:rsid w:val="00665425"/>
    <w:rsid w:val="0067406A"/>
    <w:rsid w:val="006778CD"/>
    <w:rsid w:val="00683B98"/>
    <w:rsid w:val="00686F93"/>
    <w:rsid w:val="00691857"/>
    <w:rsid w:val="0069288E"/>
    <w:rsid w:val="00693568"/>
    <w:rsid w:val="00694374"/>
    <w:rsid w:val="006946EE"/>
    <w:rsid w:val="006A1229"/>
    <w:rsid w:val="006A62F4"/>
    <w:rsid w:val="006B588B"/>
    <w:rsid w:val="006B649D"/>
    <w:rsid w:val="006C30A1"/>
    <w:rsid w:val="006C5E5B"/>
    <w:rsid w:val="006D00D7"/>
    <w:rsid w:val="006D3A72"/>
    <w:rsid w:val="006D5FC5"/>
    <w:rsid w:val="006E0DEF"/>
    <w:rsid w:val="006E33E2"/>
    <w:rsid w:val="006E7AE6"/>
    <w:rsid w:val="006F0C29"/>
    <w:rsid w:val="006F262D"/>
    <w:rsid w:val="006F4747"/>
    <w:rsid w:val="006F48A1"/>
    <w:rsid w:val="006F5C20"/>
    <w:rsid w:val="0070110E"/>
    <w:rsid w:val="007124F1"/>
    <w:rsid w:val="00714132"/>
    <w:rsid w:val="00723471"/>
    <w:rsid w:val="0073029F"/>
    <w:rsid w:val="00730BE3"/>
    <w:rsid w:val="00730DF8"/>
    <w:rsid w:val="00732071"/>
    <w:rsid w:val="00737A24"/>
    <w:rsid w:val="00741A46"/>
    <w:rsid w:val="00744A71"/>
    <w:rsid w:val="0075133A"/>
    <w:rsid w:val="007543F4"/>
    <w:rsid w:val="00757DF2"/>
    <w:rsid w:val="00761AA1"/>
    <w:rsid w:val="007622B6"/>
    <w:rsid w:val="007633CE"/>
    <w:rsid w:val="007635B4"/>
    <w:rsid w:val="007670BF"/>
    <w:rsid w:val="00767FC2"/>
    <w:rsid w:val="007705AF"/>
    <w:rsid w:val="00773887"/>
    <w:rsid w:val="00775343"/>
    <w:rsid w:val="00775A23"/>
    <w:rsid w:val="00780B20"/>
    <w:rsid w:val="00784C2B"/>
    <w:rsid w:val="0078728A"/>
    <w:rsid w:val="00791124"/>
    <w:rsid w:val="00791883"/>
    <w:rsid w:val="0079248D"/>
    <w:rsid w:val="00793452"/>
    <w:rsid w:val="007945BD"/>
    <w:rsid w:val="0079536A"/>
    <w:rsid w:val="007A01C8"/>
    <w:rsid w:val="007A170D"/>
    <w:rsid w:val="007A2F6A"/>
    <w:rsid w:val="007A4AFC"/>
    <w:rsid w:val="007A6525"/>
    <w:rsid w:val="007A7899"/>
    <w:rsid w:val="007A78D6"/>
    <w:rsid w:val="007B0430"/>
    <w:rsid w:val="007B4390"/>
    <w:rsid w:val="007B5A6C"/>
    <w:rsid w:val="007C216D"/>
    <w:rsid w:val="007C4B58"/>
    <w:rsid w:val="007C5D17"/>
    <w:rsid w:val="007D0487"/>
    <w:rsid w:val="007D2AAC"/>
    <w:rsid w:val="007E06CE"/>
    <w:rsid w:val="007E6DDF"/>
    <w:rsid w:val="007E752C"/>
    <w:rsid w:val="007F1F7E"/>
    <w:rsid w:val="00801E13"/>
    <w:rsid w:val="00825C5F"/>
    <w:rsid w:val="008266CC"/>
    <w:rsid w:val="00832A62"/>
    <w:rsid w:val="0083370B"/>
    <w:rsid w:val="00833AE3"/>
    <w:rsid w:val="008369B8"/>
    <w:rsid w:val="008373EA"/>
    <w:rsid w:val="00837877"/>
    <w:rsid w:val="0084271A"/>
    <w:rsid w:val="00843B01"/>
    <w:rsid w:val="00845EAD"/>
    <w:rsid w:val="008506EC"/>
    <w:rsid w:val="00850B2D"/>
    <w:rsid w:val="00854844"/>
    <w:rsid w:val="008557EA"/>
    <w:rsid w:val="00863E8A"/>
    <w:rsid w:val="00874D4A"/>
    <w:rsid w:val="00875B18"/>
    <w:rsid w:val="00876D2B"/>
    <w:rsid w:val="008818D9"/>
    <w:rsid w:val="00884CB5"/>
    <w:rsid w:val="00885FD1"/>
    <w:rsid w:val="008860C2"/>
    <w:rsid w:val="0088685D"/>
    <w:rsid w:val="00887FDF"/>
    <w:rsid w:val="008A0B1D"/>
    <w:rsid w:val="008A0C6E"/>
    <w:rsid w:val="008A5CD6"/>
    <w:rsid w:val="008A78E7"/>
    <w:rsid w:val="008A7BE6"/>
    <w:rsid w:val="008B5085"/>
    <w:rsid w:val="008B6EC8"/>
    <w:rsid w:val="008C0870"/>
    <w:rsid w:val="008C1C52"/>
    <w:rsid w:val="008C2574"/>
    <w:rsid w:val="008C6D1A"/>
    <w:rsid w:val="008C6E5B"/>
    <w:rsid w:val="008C79F9"/>
    <w:rsid w:val="008D03B8"/>
    <w:rsid w:val="008D082F"/>
    <w:rsid w:val="008F0B7B"/>
    <w:rsid w:val="008F18D3"/>
    <w:rsid w:val="008F199C"/>
    <w:rsid w:val="008F2EA1"/>
    <w:rsid w:val="008F3FCA"/>
    <w:rsid w:val="008F656D"/>
    <w:rsid w:val="009013B0"/>
    <w:rsid w:val="0090395B"/>
    <w:rsid w:val="009047AD"/>
    <w:rsid w:val="00904C8C"/>
    <w:rsid w:val="0090630A"/>
    <w:rsid w:val="00912210"/>
    <w:rsid w:val="009123AD"/>
    <w:rsid w:val="009128F6"/>
    <w:rsid w:val="009174FB"/>
    <w:rsid w:val="00917D14"/>
    <w:rsid w:val="00920793"/>
    <w:rsid w:val="00920F22"/>
    <w:rsid w:val="0093658A"/>
    <w:rsid w:val="00936F81"/>
    <w:rsid w:val="0093710E"/>
    <w:rsid w:val="00943711"/>
    <w:rsid w:val="00945446"/>
    <w:rsid w:val="009530CF"/>
    <w:rsid w:val="0095395A"/>
    <w:rsid w:val="009541EC"/>
    <w:rsid w:val="0095612C"/>
    <w:rsid w:val="0096036C"/>
    <w:rsid w:val="009642EC"/>
    <w:rsid w:val="009668D3"/>
    <w:rsid w:val="00966B80"/>
    <w:rsid w:val="009727C1"/>
    <w:rsid w:val="00972E19"/>
    <w:rsid w:val="00975B74"/>
    <w:rsid w:val="00976140"/>
    <w:rsid w:val="009779BA"/>
    <w:rsid w:val="00986B6E"/>
    <w:rsid w:val="00986F8E"/>
    <w:rsid w:val="00992464"/>
    <w:rsid w:val="00992FFE"/>
    <w:rsid w:val="009A1D55"/>
    <w:rsid w:val="009A274F"/>
    <w:rsid w:val="009A2FB6"/>
    <w:rsid w:val="009A3C83"/>
    <w:rsid w:val="009A444C"/>
    <w:rsid w:val="009A5A2C"/>
    <w:rsid w:val="009A5A41"/>
    <w:rsid w:val="009B242A"/>
    <w:rsid w:val="009B6DB8"/>
    <w:rsid w:val="009C4D39"/>
    <w:rsid w:val="009C7321"/>
    <w:rsid w:val="009C7542"/>
    <w:rsid w:val="009D0E38"/>
    <w:rsid w:val="009E412B"/>
    <w:rsid w:val="009E592E"/>
    <w:rsid w:val="009E62E8"/>
    <w:rsid w:val="00A032B8"/>
    <w:rsid w:val="00A04F82"/>
    <w:rsid w:val="00A07EA5"/>
    <w:rsid w:val="00A11B94"/>
    <w:rsid w:val="00A17646"/>
    <w:rsid w:val="00A209C6"/>
    <w:rsid w:val="00A33868"/>
    <w:rsid w:val="00A42DD2"/>
    <w:rsid w:val="00A47334"/>
    <w:rsid w:val="00A52177"/>
    <w:rsid w:val="00A544BC"/>
    <w:rsid w:val="00A552C4"/>
    <w:rsid w:val="00A55904"/>
    <w:rsid w:val="00A56097"/>
    <w:rsid w:val="00A562CA"/>
    <w:rsid w:val="00A57173"/>
    <w:rsid w:val="00A60665"/>
    <w:rsid w:val="00A633E3"/>
    <w:rsid w:val="00A63BD7"/>
    <w:rsid w:val="00A74F80"/>
    <w:rsid w:val="00A75F71"/>
    <w:rsid w:val="00A766F5"/>
    <w:rsid w:val="00A81256"/>
    <w:rsid w:val="00A84353"/>
    <w:rsid w:val="00A84C94"/>
    <w:rsid w:val="00A87F92"/>
    <w:rsid w:val="00A906A8"/>
    <w:rsid w:val="00A90F2C"/>
    <w:rsid w:val="00A94E3F"/>
    <w:rsid w:val="00A966B4"/>
    <w:rsid w:val="00AA0853"/>
    <w:rsid w:val="00AA77F0"/>
    <w:rsid w:val="00AB2168"/>
    <w:rsid w:val="00AC50F1"/>
    <w:rsid w:val="00AC602F"/>
    <w:rsid w:val="00AD01B7"/>
    <w:rsid w:val="00AD0460"/>
    <w:rsid w:val="00AD42F4"/>
    <w:rsid w:val="00AE13A4"/>
    <w:rsid w:val="00AE447E"/>
    <w:rsid w:val="00AE4517"/>
    <w:rsid w:val="00AE7D46"/>
    <w:rsid w:val="00AF4E06"/>
    <w:rsid w:val="00B049CA"/>
    <w:rsid w:val="00B05772"/>
    <w:rsid w:val="00B0795C"/>
    <w:rsid w:val="00B163D4"/>
    <w:rsid w:val="00B319BE"/>
    <w:rsid w:val="00B34252"/>
    <w:rsid w:val="00B35482"/>
    <w:rsid w:val="00B41DB9"/>
    <w:rsid w:val="00B428AC"/>
    <w:rsid w:val="00B50346"/>
    <w:rsid w:val="00B54890"/>
    <w:rsid w:val="00B57397"/>
    <w:rsid w:val="00B650BF"/>
    <w:rsid w:val="00B7110E"/>
    <w:rsid w:val="00B71ECB"/>
    <w:rsid w:val="00B73119"/>
    <w:rsid w:val="00B7647B"/>
    <w:rsid w:val="00B865FD"/>
    <w:rsid w:val="00B9107D"/>
    <w:rsid w:val="00B91B6E"/>
    <w:rsid w:val="00B968FF"/>
    <w:rsid w:val="00BA072E"/>
    <w:rsid w:val="00BA2C22"/>
    <w:rsid w:val="00BA43C0"/>
    <w:rsid w:val="00BA74A3"/>
    <w:rsid w:val="00BB4D4A"/>
    <w:rsid w:val="00BC53AC"/>
    <w:rsid w:val="00BC7C44"/>
    <w:rsid w:val="00BD57AF"/>
    <w:rsid w:val="00BD6980"/>
    <w:rsid w:val="00BE1780"/>
    <w:rsid w:val="00BE32AA"/>
    <w:rsid w:val="00BE5855"/>
    <w:rsid w:val="00C03A30"/>
    <w:rsid w:val="00C03D86"/>
    <w:rsid w:val="00C058CE"/>
    <w:rsid w:val="00C05CC9"/>
    <w:rsid w:val="00C065C0"/>
    <w:rsid w:val="00C070C5"/>
    <w:rsid w:val="00C10256"/>
    <w:rsid w:val="00C15534"/>
    <w:rsid w:val="00C157C6"/>
    <w:rsid w:val="00C15DAA"/>
    <w:rsid w:val="00C165B4"/>
    <w:rsid w:val="00C167AB"/>
    <w:rsid w:val="00C21DFB"/>
    <w:rsid w:val="00C25333"/>
    <w:rsid w:val="00C307FB"/>
    <w:rsid w:val="00C355D2"/>
    <w:rsid w:val="00C365A9"/>
    <w:rsid w:val="00C370A9"/>
    <w:rsid w:val="00C37A96"/>
    <w:rsid w:val="00C476FC"/>
    <w:rsid w:val="00C57403"/>
    <w:rsid w:val="00C6348F"/>
    <w:rsid w:val="00C63659"/>
    <w:rsid w:val="00C668E7"/>
    <w:rsid w:val="00C71771"/>
    <w:rsid w:val="00C735E1"/>
    <w:rsid w:val="00C75807"/>
    <w:rsid w:val="00C76DF7"/>
    <w:rsid w:val="00C77069"/>
    <w:rsid w:val="00C81740"/>
    <w:rsid w:val="00C83076"/>
    <w:rsid w:val="00C83D5F"/>
    <w:rsid w:val="00C85B44"/>
    <w:rsid w:val="00C861C1"/>
    <w:rsid w:val="00C96263"/>
    <w:rsid w:val="00C968A5"/>
    <w:rsid w:val="00CA033A"/>
    <w:rsid w:val="00CA1AA8"/>
    <w:rsid w:val="00CA1DE1"/>
    <w:rsid w:val="00CA3921"/>
    <w:rsid w:val="00CA642D"/>
    <w:rsid w:val="00CA6A2B"/>
    <w:rsid w:val="00CA7DE5"/>
    <w:rsid w:val="00CB3C42"/>
    <w:rsid w:val="00CB3FC8"/>
    <w:rsid w:val="00CC1D44"/>
    <w:rsid w:val="00CC3BA2"/>
    <w:rsid w:val="00CD280C"/>
    <w:rsid w:val="00CD42C6"/>
    <w:rsid w:val="00CD6F3C"/>
    <w:rsid w:val="00CE6CD2"/>
    <w:rsid w:val="00CF10CE"/>
    <w:rsid w:val="00CF143D"/>
    <w:rsid w:val="00CF17A4"/>
    <w:rsid w:val="00CF4BC0"/>
    <w:rsid w:val="00CF5428"/>
    <w:rsid w:val="00CF7972"/>
    <w:rsid w:val="00D00F57"/>
    <w:rsid w:val="00D01419"/>
    <w:rsid w:val="00D02BE3"/>
    <w:rsid w:val="00D04538"/>
    <w:rsid w:val="00D06692"/>
    <w:rsid w:val="00D143FA"/>
    <w:rsid w:val="00D20F11"/>
    <w:rsid w:val="00D2309D"/>
    <w:rsid w:val="00D27221"/>
    <w:rsid w:val="00D27EAB"/>
    <w:rsid w:val="00D31BBB"/>
    <w:rsid w:val="00D3265D"/>
    <w:rsid w:val="00D341DD"/>
    <w:rsid w:val="00D41F67"/>
    <w:rsid w:val="00D425D4"/>
    <w:rsid w:val="00D429B0"/>
    <w:rsid w:val="00D46EA9"/>
    <w:rsid w:val="00D5000F"/>
    <w:rsid w:val="00D50088"/>
    <w:rsid w:val="00D5697A"/>
    <w:rsid w:val="00D61C4C"/>
    <w:rsid w:val="00D62B0F"/>
    <w:rsid w:val="00D63C84"/>
    <w:rsid w:val="00D654DD"/>
    <w:rsid w:val="00D66280"/>
    <w:rsid w:val="00D66609"/>
    <w:rsid w:val="00D66841"/>
    <w:rsid w:val="00D71E27"/>
    <w:rsid w:val="00D73C82"/>
    <w:rsid w:val="00D73D92"/>
    <w:rsid w:val="00D81BFF"/>
    <w:rsid w:val="00D8264D"/>
    <w:rsid w:val="00D84DCE"/>
    <w:rsid w:val="00D97F95"/>
    <w:rsid w:val="00DA0D19"/>
    <w:rsid w:val="00DA5F0A"/>
    <w:rsid w:val="00DA7BA7"/>
    <w:rsid w:val="00DB0881"/>
    <w:rsid w:val="00DB252F"/>
    <w:rsid w:val="00DB4931"/>
    <w:rsid w:val="00DB7946"/>
    <w:rsid w:val="00DC0ED3"/>
    <w:rsid w:val="00DC336A"/>
    <w:rsid w:val="00DC67FB"/>
    <w:rsid w:val="00DD12D5"/>
    <w:rsid w:val="00DD78EF"/>
    <w:rsid w:val="00DE280E"/>
    <w:rsid w:val="00DE5913"/>
    <w:rsid w:val="00DF0277"/>
    <w:rsid w:val="00DF2CBC"/>
    <w:rsid w:val="00DF32AB"/>
    <w:rsid w:val="00DF7724"/>
    <w:rsid w:val="00E04C57"/>
    <w:rsid w:val="00E162A2"/>
    <w:rsid w:val="00E2431F"/>
    <w:rsid w:val="00E27094"/>
    <w:rsid w:val="00E276E4"/>
    <w:rsid w:val="00E27AAB"/>
    <w:rsid w:val="00E342A1"/>
    <w:rsid w:val="00E40766"/>
    <w:rsid w:val="00E42DBE"/>
    <w:rsid w:val="00E46778"/>
    <w:rsid w:val="00E47827"/>
    <w:rsid w:val="00E47974"/>
    <w:rsid w:val="00E57056"/>
    <w:rsid w:val="00E57D6B"/>
    <w:rsid w:val="00E60231"/>
    <w:rsid w:val="00E61314"/>
    <w:rsid w:val="00E67C42"/>
    <w:rsid w:val="00E700A3"/>
    <w:rsid w:val="00E74E23"/>
    <w:rsid w:val="00E75176"/>
    <w:rsid w:val="00E76021"/>
    <w:rsid w:val="00E77573"/>
    <w:rsid w:val="00E83367"/>
    <w:rsid w:val="00E900C2"/>
    <w:rsid w:val="00E91647"/>
    <w:rsid w:val="00EA028C"/>
    <w:rsid w:val="00EA40A4"/>
    <w:rsid w:val="00EB7ACA"/>
    <w:rsid w:val="00EC0D64"/>
    <w:rsid w:val="00EC13EB"/>
    <w:rsid w:val="00EC6207"/>
    <w:rsid w:val="00ED42A2"/>
    <w:rsid w:val="00ED560C"/>
    <w:rsid w:val="00EE17DC"/>
    <w:rsid w:val="00EE2F73"/>
    <w:rsid w:val="00EE7D6B"/>
    <w:rsid w:val="00EF0F74"/>
    <w:rsid w:val="00EF1121"/>
    <w:rsid w:val="00EF242C"/>
    <w:rsid w:val="00EF28CE"/>
    <w:rsid w:val="00EF55F4"/>
    <w:rsid w:val="00F06C07"/>
    <w:rsid w:val="00F076C8"/>
    <w:rsid w:val="00F126F4"/>
    <w:rsid w:val="00F15F12"/>
    <w:rsid w:val="00F212E3"/>
    <w:rsid w:val="00F2555C"/>
    <w:rsid w:val="00F25C2C"/>
    <w:rsid w:val="00F311A0"/>
    <w:rsid w:val="00F40178"/>
    <w:rsid w:val="00F40FFD"/>
    <w:rsid w:val="00F434D4"/>
    <w:rsid w:val="00F45E3B"/>
    <w:rsid w:val="00F46E5D"/>
    <w:rsid w:val="00F46FC7"/>
    <w:rsid w:val="00F5096F"/>
    <w:rsid w:val="00F55417"/>
    <w:rsid w:val="00F615E2"/>
    <w:rsid w:val="00F63E98"/>
    <w:rsid w:val="00F71AB2"/>
    <w:rsid w:val="00F7219B"/>
    <w:rsid w:val="00F72558"/>
    <w:rsid w:val="00F726F1"/>
    <w:rsid w:val="00F8156B"/>
    <w:rsid w:val="00F84391"/>
    <w:rsid w:val="00F843F3"/>
    <w:rsid w:val="00F87B9E"/>
    <w:rsid w:val="00F972AB"/>
    <w:rsid w:val="00FA0038"/>
    <w:rsid w:val="00FA0C54"/>
    <w:rsid w:val="00FA173A"/>
    <w:rsid w:val="00FB3A7C"/>
    <w:rsid w:val="00FB7402"/>
    <w:rsid w:val="00FC03F8"/>
    <w:rsid w:val="00FC4946"/>
    <w:rsid w:val="00FD06DC"/>
    <w:rsid w:val="00FD1149"/>
    <w:rsid w:val="00FE2E78"/>
    <w:rsid w:val="00FE3B81"/>
    <w:rsid w:val="00FE5635"/>
    <w:rsid w:val="00FE6F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3CE940"/>
  <w15:docId w15:val="{CDB87DB9-1E5B-4271-973F-DA3894E5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D94"/>
    <w:pPr>
      <w:spacing w:line="20" w:lineRule="atLeast"/>
      <w:jc w:val="both"/>
    </w:pPr>
    <w:rPr>
      <w:rFonts w:ascii="Times New Roman" w:hAnsi="Times New Roman"/>
      <w:sz w:val="24"/>
      <w:szCs w:val="22"/>
    </w:rPr>
  </w:style>
  <w:style w:type="paragraph" w:styleId="Titre1">
    <w:name w:val="heading 1"/>
    <w:basedOn w:val="Normal"/>
    <w:next w:val="Normal"/>
    <w:link w:val="Titre1Car"/>
    <w:uiPriority w:val="9"/>
    <w:qFormat/>
    <w:rsid w:val="003B1197"/>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614D94"/>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614D94"/>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41067A"/>
    <w:pPr>
      <w:keepNext/>
      <w:keepLines/>
      <w:numPr>
        <w:ilvl w:val="3"/>
        <w:numId w:val="45"/>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614D94"/>
    <w:pPr>
      <w:keepNext/>
      <w:keepLines/>
      <w:numPr>
        <w:ilvl w:val="4"/>
        <w:numId w:val="45"/>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614D94"/>
    <w:pPr>
      <w:keepNext/>
      <w:keepLines/>
      <w:numPr>
        <w:ilvl w:val="5"/>
        <w:numId w:val="45"/>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614D94"/>
    <w:pPr>
      <w:keepNext/>
      <w:keepLines/>
      <w:numPr>
        <w:ilvl w:val="6"/>
        <w:numId w:val="45"/>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614D94"/>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14D94"/>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1197"/>
    <w:rPr>
      <w:rFonts w:ascii="Times New Roman" w:eastAsiaTheme="majorEastAsia" w:hAnsi="Times New Roman" w:cstheme="majorBidi"/>
      <w:b/>
      <w:color w:val="000000" w:themeColor="text1"/>
      <w:sz w:val="28"/>
      <w:szCs w:val="32"/>
    </w:rPr>
  </w:style>
  <w:style w:type="character" w:customStyle="1" w:styleId="Titre2Car">
    <w:name w:val="Titre 2 Car"/>
    <w:basedOn w:val="Policepardfaut"/>
    <w:link w:val="Titre2"/>
    <w:uiPriority w:val="9"/>
    <w:rsid w:val="00614D94"/>
    <w:rPr>
      <w:rFonts w:ascii="Times New Roman" w:eastAsiaTheme="majorEastAsia" w:hAnsi="Times New Roman" w:cstheme="majorBidi"/>
      <w:b/>
      <w:color w:val="000000" w:themeColor="text1"/>
      <w:sz w:val="26"/>
      <w:szCs w:val="26"/>
    </w:rPr>
  </w:style>
  <w:style w:type="character" w:customStyle="1" w:styleId="Titre3Car">
    <w:name w:val="Titre 3 Car"/>
    <w:basedOn w:val="Policepardfaut"/>
    <w:link w:val="Titre3"/>
    <w:uiPriority w:val="9"/>
    <w:rsid w:val="00614D94"/>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rsid w:val="0041067A"/>
    <w:rPr>
      <w:rFonts w:asciiTheme="majorHAnsi" w:eastAsiaTheme="majorEastAsia" w:hAnsiTheme="majorHAnsi" w:cstheme="majorBidi"/>
      <w:i/>
      <w:iCs/>
      <w:color w:val="2E74B5" w:themeColor="accent1" w:themeShade="BF"/>
      <w:sz w:val="22"/>
      <w:szCs w:val="22"/>
    </w:rPr>
  </w:style>
  <w:style w:type="paragraph" w:styleId="En-tte">
    <w:name w:val="header"/>
    <w:basedOn w:val="Normal"/>
    <w:link w:val="En-tteCar"/>
    <w:uiPriority w:val="99"/>
    <w:unhideWhenUsed/>
    <w:rsid w:val="003F70CF"/>
    <w:pPr>
      <w:tabs>
        <w:tab w:val="center" w:pos="4513"/>
        <w:tab w:val="right" w:pos="9026"/>
      </w:tabs>
      <w:spacing w:line="240" w:lineRule="auto"/>
    </w:pPr>
  </w:style>
  <w:style w:type="character" w:customStyle="1" w:styleId="En-tteCar">
    <w:name w:val="En-tête Car"/>
    <w:basedOn w:val="Policepardfaut"/>
    <w:link w:val="En-tte"/>
    <w:uiPriority w:val="99"/>
    <w:rsid w:val="003F70CF"/>
    <w:rPr>
      <w:sz w:val="22"/>
      <w:szCs w:val="22"/>
    </w:rPr>
  </w:style>
  <w:style w:type="paragraph" w:styleId="Pieddepage">
    <w:name w:val="footer"/>
    <w:basedOn w:val="Normal"/>
    <w:link w:val="PieddepageCar"/>
    <w:uiPriority w:val="99"/>
    <w:unhideWhenUsed/>
    <w:rsid w:val="003F70CF"/>
    <w:pPr>
      <w:tabs>
        <w:tab w:val="center" w:pos="4513"/>
        <w:tab w:val="right" w:pos="9026"/>
      </w:tabs>
      <w:spacing w:line="240" w:lineRule="auto"/>
    </w:pPr>
  </w:style>
  <w:style w:type="character" w:customStyle="1" w:styleId="PieddepageCar">
    <w:name w:val="Pied de page Car"/>
    <w:basedOn w:val="Policepardfaut"/>
    <w:link w:val="Pieddepage"/>
    <w:uiPriority w:val="99"/>
    <w:rsid w:val="003F70CF"/>
    <w:rPr>
      <w:sz w:val="22"/>
      <w:szCs w:val="22"/>
    </w:rPr>
  </w:style>
  <w:style w:type="paragraph" w:styleId="Paragraphedeliste">
    <w:name w:val="List Paragraph"/>
    <w:aliases w:val="F5 List Paragraph,Indent Paragraph,Citation List"/>
    <w:basedOn w:val="Normal"/>
    <w:link w:val="ParagraphedelisteCar"/>
    <w:qFormat/>
    <w:rsid w:val="004832C9"/>
    <w:pPr>
      <w:ind w:left="720"/>
      <w:contextualSpacing/>
    </w:pPr>
  </w:style>
  <w:style w:type="paragraph" w:customStyle="1" w:styleId="Style1">
    <w:name w:val="Style1"/>
    <w:basedOn w:val="Normal"/>
    <w:next w:val="Titre3"/>
    <w:link w:val="Style1Car"/>
    <w:qFormat/>
    <w:rsid w:val="008266CC"/>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8266CC"/>
    <w:rPr>
      <w:rFonts w:ascii="Times New Roman" w:hAnsi="Times New Roman"/>
      <w:color w:val="000000"/>
    </w:rPr>
  </w:style>
  <w:style w:type="paragraph" w:styleId="Lgende">
    <w:name w:val="caption"/>
    <w:basedOn w:val="Normal"/>
    <w:next w:val="Normal"/>
    <w:uiPriority w:val="35"/>
    <w:unhideWhenUsed/>
    <w:qFormat/>
    <w:rsid w:val="00876D2B"/>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76D2B"/>
    <w:pPr>
      <w:outlineLvl w:val="9"/>
    </w:pPr>
  </w:style>
  <w:style w:type="paragraph" w:styleId="TM1">
    <w:name w:val="toc 1"/>
    <w:basedOn w:val="Normal"/>
    <w:next w:val="Normal"/>
    <w:autoRedefine/>
    <w:uiPriority w:val="39"/>
    <w:unhideWhenUsed/>
    <w:rsid w:val="006778CD"/>
    <w:pPr>
      <w:tabs>
        <w:tab w:val="right" w:leader="dot" w:pos="9204"/>
      </w:tabs>
      <w:spacing w:after="100"/>
      <w:jc w:val="left"/>
    </w:pPr>
  </w:style>
  <w:style w:type="character" w:styleId="Lienhypertexte">
    <w:name w:val="Hyperlink"/>
    <w:basedOn w:val="Policepardfaut"/>
    <w:uiPriority w:val="99"/>
    <w:unhideWhenUsed/>
    <w:rsid w:val="00876D2B"/>
    <w:rPr>
      <w:color w:val="0563C1" w:themeColor="hyperlink"/>
      <w:u w:val="single"/>
    </w:rPr>
  </w:style>
  <w:style w:type="paragraph" w:styleId="Tabledesillustrations">
    <w:name w:val="table of figures"/>
    <w:basedOn w:val="Normal"/>
    <w:next w:val="Normal"/>
    <w:uiPriority w:val="99"/>
    <w:unhideWhenUsed/>
    <w:rsid w:val="00876D2B"/>
  </w:style>
  <w:style w:type="paragraph" w:styleId="TM3">
    <w:name w:val="toc 3"/>
    <w:basedOn w:val="Normal"/>
    <w:next w:val="Normal"/>
    <w:autoRedefine/>
    <w:uiPriority w:val="39"/>
    <w:unhideWhenUsed/>
    <w:rsid w:val="003B6024"/>
    <w:pPr>
      <w:spacing w:after="100"/>
      <w:ind w:left="440"/>
    </w:pPr>
  </w:style>
  <w:style w:type="paragraph" w:styleId="TM4">
    <w:name w:val="toc 4"/>
    <w:basedOn w:val="Normal"/>
    <w:next w:val="Normal"/>
    <w:autoRedefine/>
    <w:uiPriority w:val="39"/>
    <w:unhideWhenUsed/>
    <w:rsid w:val="003B6024"/>
    <w:pPr>
      <w:spacing w:after="100"/>
      <w:ind w:left="660"/>
    </w:pPr>
  </w:style>
  <w:style w:type="table" w:styleId="Grilledutableau">
    <w:name w:val="Table Grid"/>
    <w:basedOn w:val="TableauNormal"/>
    <w:uiPriority w:val="59"/>
    <w:rsid w:val="005F5B8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473AED"/>
    <w:pPr>
      <w:spacing w:after="100"/>
      <w:ind w:left="220"/>
    </w:pPr>
  </w:style>
  <w:style w:type="paragraph" w:styleId="Titre">
    <w:name w:val="Title"/>
    <w:basedOn w:val="Normal"/>
    <w:link w:val="TitreCar"/>
    <w:uiPriority w:val="99"/>
    <w:qFormat/>
    <w:rsid w:val="00473AED"/>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473AED"/>
    <w:rPr>
      <w:rFonts w:ascii="Times New Roman" w:hAnsi="Times New Roman"/>
      <w:b/>
      <w:i/>
      <w:sz w:val="32"/>
    </w:rPr>
  </w:style>
  <w:style w:type="paragraph" w:customStyle="1" w:styleId="Bullets">
    <w:name w:val="_Bullets"/>
    <w:basedOn w:val="Normal"/>
    <w:rsid w:val="00473AED"/>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473AED"/>
    <w:rPr>
      <w:rFonts w:asciiTheme="minorHAnsi" w:eastAsiaTheme="minorHAnsi" w:hAnsiTheme="minorHAnsi" w:cstheme="minorBid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9A5A41"/>
    <w:rPr>
      <w:i/>
      <w:iCs/>
    </w:rPr>
  </w:style>
  <w:style w:type="paragraph" w:styleId="Textedebulles">
    <w:name w:val="Balloon Text"/>
    <w:basedOn w:val="Normal"/>
    <w:link w:val="TextedebullesCar"/>
    <w:uiPriority w:val="99"/>
    <w:semiHidden/>
    <w:unhideWhenUsed/>
    <w:rsid w:val="00385A62"/>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85A62"/>
    <w:rPr>
      <w:rFonts w:ascii="Segoe UI" w:hAnsi="Segoe UI" w:cs="Segoe UI"/>
      <w:sz w:val="18"/>
      <w:szCs w:val="18"/>
    </w:rPr>
  </w:style>
  <w:style w:type="paragraph" w:styleId="Corpsdetexte">
    <w:name w:val="Body Text"/>
    <w:basedOn w:val="Normal"/>
    <w:link w:val="CorpsdetexteCar"/>
    <w:rsid w:val="00EF55F4"/>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EF55F4"/>
    <w:rPr>
      <w:rFonts w:ascii="Times New Roman" w:hAnsi="Times New Roman"/>
      <w:color w:val="000000"/>
      <w:sz w:val="24"/>
      <w:szCs w:val="24"/>
    </w:rPr>
  </w:style>
  <w:style w:type="paragraph" w:styleId="NormalWeb">
    <w:name w:val="Normal (Web)"/>
    <w:basedOn w:val="Normal"/>
    <w:uiPriority w:val="99"/>
    <w:unhideWhenUsed/>
    <w:rsid w:val="00EF55F4"/>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EA40A4"/>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EA40A4"/>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EA40A4"/>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EA40A4"/>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EA40A4"/>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02255E"/>
    <w:rPr>
      <w:sz w:val="22"/>
      <w:szCs w:val="22"/>
    </w:rPr>
  </w:style>
  <w:style w:type="character" w:styleId="Marquedecommentaire">
    <w:name w:val="annotation reference"/>
    <w:basedOn w:val="Policepardfaut"/>
    <w:uiPriority w:val="99"/>
    <w:semiHidden/>
    <w:unhideWhenUsed/>
    <w:rsid w:val="00E60231"/>
    <w:rPr>
      <w:sz w:val="16"/>
      <w:szCs w:val="16"/>
    </w:rPr>
  </w:style>
  <w:style w:type="paragraph" w:styleId="Commentaire">
    <w:name w:val="annotation text"/>
    <w:basedOn w:val="Normal"/>
    <w:link w:val="CommentaireCar"/>
    <w:uiPriority w:val="99"/>
    <w:semiHidden/>
    <w:unhideWhenUsed/>
    <w:rsid w:val="00E60231"/>
    <w:pPr>
      <w:spacing w:line="240" w:lineRule="auto"/>
    </w:pPr>
    <w:rPr>
      <w:sz w:val="20"/>
      <w:szCs w:val="20"/>
    </w:rPr>
  </w:style>
  <w:style w:type="character" w:customStyle="1" w:styleId="CommentaireCar">
    <w:name w:val="Commentaire Car"/>
    <w:basedOn w:val="Policepardfaut"/>
    <w:link w:val="Commentaire"/>
    <w:uiPriority w:val="99"/>
    <w:semiHidden/>
    <w:rsid w:val="00E60231"/>
  </w:style>
  <w:style w:type="paragraph" w:styleId="Objetducommentaire">
    <w:name w:val="annotation subject"/>
    <w:basedOn w:val="Commentaire"/>
    <w:next w:val="Commentaire"/>
    <w:link w:val="ObjetducommentaireCar"/>
    <w:uiPriority w:val="99"/>
    <w:semiHidden/>
    <w:unhideWhenUsed/>
    <w:rsid w:val="00E60231"/>
    <w:rPr>
      <w:b/>
      <w:bCs/>
    </w:rPr>
  </w:style>
  <w:style w:type="character" w:customStyle="1" w:styleId="ObjetducommentaireCar">
    <w:name w:val="Objet du commentaire Car"/>
    <w:basedOn w:val="CommentaireCar"/>
    <w:link w:val="Objetducommentaire"/>
    <w:uiPriority w:val="99"/>
    <w:semiHidden/>
    <w:rsid w:val="00E60231"/>
    <w:rPr>
      <w:b/>
      <w:bCs/>
    </w:rPr>
  </w:style>
  <w:style w:type="paragraph" w:customStyle="1" w:styleId="Default">
    <w:name w:val="Default"/>
    <w:rsid w:val="002C765D"/>
    <w:pPr>
      <w:autoSpaceDE w:val="0"/>
      <w:autoSpaceDN w:val="0"/>
      <w:adjustRightInd w:val="0"/>
    </w:pPr>
    <w:rPr>
      <w:rFonts w:ascii="Times New Roman" w:eastAsiaTheme="minorEastAsia" w:hAnsi="Times New Roman"/>
      <w:color w:val="000000"/>
      <w:sz w:val="24"/>
      <w:szCs w:val="24"/>
    </w:rPr>
  </w:style>
  <w:style w:type="table" w:customStyle="1" w:styleId="Grilledutableau1">
    <w:name w:val="Grille du tableau1"/>
    <w:basedOn w:val="TableauNormal"/>
    <w:next w:val="Grilledutableau"/>
    <w:uiPriority w:val="39"/>
    <w:rsid w:val="0009055C"/>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DD78EF"/>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1B374B"/>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tionnonrsolue">
    <w:name w:val="Unresolved Mention"/>
    <w:basedOn w:val="Policepardfaut"/>
    <w:uiPriority w:val="99"/>
    <w:semiHidden/>
    <w:unhideWhenUsed/>
    <w:rsid w:val="003F55D3"/>
    <w:rPr>
      <w:color w:val="605E5C"/>
      <w:shd w:val="clear" w:color="auto" w:fill="E1DFDD"/>
    </w:rPr>
  </w:style>
  <w:style w:type="paragraph" w:styleId="Sansinterligne">
    <w:name w:val="No Spacing"/>
    <w:uiPriority w:val="1"/>
    <w:qFormat/>
    <w:rsid w:val="009642EC"/>
    <w:rPr>
      <w:rFonts w:eastAsia="Calibri"/>
      <w:sz w:val="22"/>
      <w:szCs w:val="22"/>
      <w:lang w:eastAsia="en-US"/>
    </w:rPr>
  </w:style>
  <w:style w:type="character" w:customStyle="1" w:styleId="4-TextePAOCar">
    <w:name w:val="4-Texte PAO Car"/>
    <w:link w:val="4-TextePAO"/>
    <w:locked/>
    <w:rsid w:val="000E0336"/>
    <w:rPr>
      <w:rFonts w:ascii="Trebuchet MS" w:eastAsia="Times" w:hAnsi="Trebuchet MS"/>
      <w:noProof/>
      <w:sz w:val="18"/>
    </w:rPr>
  </w:style>
  <w:style w:type="paragraph" w:customStyle="1" w:styleId="4-TextePAO">
    <w:name w:val="4-Texte PAO"/>
    <w:next w:val="Normal"/>
    <w:link w:val="4-TextePAOCar"/>
    <w:rsid w:val="000E0336"/>
    <w:pPr>
      <w:spacing w:before="17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6A62F4"/>
    <w:rPr>
      <w:rFonts w:ascii="Times New Roman" w:hAnsi="Times New Roman"/>
      <w:sz w:val="24"/>
      <w:szCs w:val="22"/>
    </w:rPr>
  </w:style>
  <w:style w:type="character" w:customStyle="1" w:styleId="Titre5Car">
    <w:name w:val="Titre 5 Car"/>
    <w:basedOn w:val="Policepardfaut"/>
    <w:link w:val="Titre5"/>
    <w:uiPriority w:val="9"/>
    <w:semiHidden/>
    <w:rsid w:val="00614D94"/>
    <w:rPr>
      <w:rFonts w:asciiTheme="majorHAnsi" w:eastAsiaTheme="majorEastAsia" w:hAnsiTheme="majorHAnsi" w:cstheme="majorBidi"/>
      <w:color w:val="2E74B5" w:themeColor="accent1" w:themeShade="BF"/>
      <w:sz w:val="24"/>
      <w:szCs w:val="22"/>
    </w:rPr>
  </w:style>
  <w:style w:type="character" w:customStyle="1" w:styleId="Titre6Car">
    <w:name w:val="Titre 6 Car"/>
    <w:basedOn w:val="Policepardfaut"/>
    <w:link w:val="Titre6"/>
    <w:uiPriority w:val="9"/>
    <w:semiHidden/>
    <w:rsid w:val="00614D94"/>
    <w:rPr>
      <w:rFonts w:asciiTheme="majorHAnsi" w:eastAsiaTheme="majorEastAsia" w:hAnsiTheme="majorHAnsi" w:cstheme="majorBidi"/>
      <w:color w:val="1F4D78" w:themeColor="accent1" w:themeShade="7F"/>
      <w:sz w:val="24"/>
      <w:szCs w:val="22"/>
    </w:rPr>
  </w:style>
  <w:style w:type="character" w:customStyle="1" w:styleId="Titre7Car">
    <w:name w:val="Titre 7 Car"/>
    <w:basedOn w:val="Policepardfaut"/>
    <w:link w:val="Titre7"/>
    <w:uiPriority w:val="9"/>
    <w:semiHidden/>
    <w:rsid w:val="00614D94"/>
    <w:rPr>
      <w:rFonts w:asciiTheme="majorHAnsi" w:eastAsiaTheme="majorEastAsia" w:hAnsiTheme="majorHAnsi" w:cstheme="majorBidi"/>
      <w:i/>
      <w:iCs/>
      <w:color w:val="1F4D78" w:themeColor="accent1" w:themeShade="7F"/>
      <w:sz w:val="24"/>
      <w:szCs w:val="22"/>
    </w:rPr>
  </w:style>
  <w:style w:type="character" w:customStyle="1" w:styleId="Titre8Car">
    <w:name w:val="Titre 8 Car"/>
    <w:basedOn w:val="Policepardfaut"/>
    <w:link w:val="Titre8"/>
    <w:uiPriority w:val="9"/>
    <w:semiHidden/>
    <w:rsid w:val="00614D9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14D9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605">
      <w:bodyDiv w:val="1"/>
      <w:marLeft w:val="0"/>
      <w:marRight w:val="0"/>
      <w:marTop w:val="0"/>
      <w:marBottom w:val="0"/>
      <w:divBdr>
        <w:top w:val="none" w:sz="0" w:space="0" w:color="auto"/>
        <w:left w:val="none" w:sz="0" w:space="0" w:color="auto"/>
        <w:bottom w:val="none" w:sz="0" w:space="0" w:color="auto"/>
        <w:right w:val="none" w:sz="0" w:space="0" w:color="auto"/>
      </w:divBdr>
    </w:div>
    <w:div w:id="69933812">
      <w:bodyDiv w:val="1"/>
      <w:marLeft w:val="0"/>
      <w:marRight w:val="0"/>
      <w:marTop w:val="0"/>
      <w:marBottom w:val="0"/>
      <w:divBdr>
        <w:top w:val="none" w:sz="0" w:space="0" w:color="auto"/>
        <w:left w:val="none" w:sz="0" w:space="0" w:color="auto"/>
        <w:bottom w:val="none" w:sz="0" w:space="0" w:color="auto"/>
        <w:right w:val="none" w:sz="0" w:space="0" w:color="auto"/>
      </w:divBdr>
    </w:div>
    <w:div w:id="72119929">
      <w:bodyDiv w:val="1"/>
      <w:marLeft w:val="0"/>
      <w:marRight w:val="0"/>
      <w:marTop w:val="0"/>
      <w:marBottom w:val="0"/>
      <w:divBdr>
        <w:top w:val="none" w:sz="0" w:space="0" w:color="auto"/>
        <w:left w:val="none" w:sz="0" w:space="0" w:color="auto"/>
        <w:bottom w:val="none" w:sz="0" w:space="0" w:color="auto"/>
        <w:right w:val="none" w:sz="0" w:space="0" w:color="auto"/>
      </w:divBdr>
    </w:div>
    <w:div w:id="77603009">
      <w:bodyDiv w:val="1"/>
      <w:marLeft w:val="0"/>
      <w:marRight w:val="0"/>
      <w:marTop w:val="0"/>
      <w:marBottom w:val="0"/>
      <w:divBdr>
        <w:top w:val="none" w:sz="0" w:space="0" w:color="auto"/>
        <w:left w:val="none" w:sz="0" w:space="0" w:color="auto"/>
        <w:bottom w:val="none" w:sz="0" w:space="0" w:color="auto"/>
        <w:right w:val="none" w:sz="0" w:space="0" w:color="auto"/>
      </w:divBdr>
    </w:div>
    <w:div w:id="141195400">
      <w:bodyDiv w:val="1"/>
      <w:marLeft w:val="0"/>
      <w:marRight w:val="0"/>
      <w:marTop w:val="0"/>
      <w:marBottom w:val="0"/>
      <w:divBdr>
        <w:top w:val="none" w:sz="0" w:space="0" w:color="auto"/>
        <w:left w:val="none" w:sz="0" w:space="0" w:color="auto"/>
        <w:bottom w:val="none" w:sz="0" w:space="0" w:color="auto"/>
        <w:right w:val="none" w:sz="0" w:space="0" w:color="auto"/>
      </w:divBdr>
    </w:div>
    <w:div w:id="220218647">
      <w:bodyDiv w:val="1"/>
      <w:marLeft w:val="0"/>
      <w:marRight w:val="0"/>
      <w:marTop w:val="0"/>
      <w:marBottom w:val="0"/>
      <w:divBdr>
        <w:top w:val="none" w:sz="0" w:space="0" w:color="auto"/>
        <w:left w:val="none" w:sz="0" w:space="0" w:color="auto"/>
        <w:bottom w:val="none" w:sz="0" w:space="0" w:color="auto"/>
        <w:right w:val="none" w:sz="0" w:space="0" w:color="auto"/>
      </w:divBdr>
    </w:div>
    <w:div w:id="278027559">
      <w:bodyDiv w:val="1"/>
      <w:marLeft w:val="0"/>
      <w:marRight w:val="0"/>
      <w:marTop w:val="0"/>
      <w:marBottom w:val="0"/>
      <w:divBdr>
        <w:top w:val="none" w:sz="0" w:space="0" w:color="auto"/>
        <w:left w:val="none" w:sz="0" w:space="0" w:color="auto"/>
        <w:bottom w:val="none" w:sz="0" w:space="0" w:color="auto"/>
        <w:right w:val="none" w:sz="0" w:space="0" w:color="auto"/>
      </w:divBdr>
    </w:div>
    <w:div w:id="301545482">
      <w:bodyDiv w:val="1"/>
      <w:marLeft w:val="0"/>
      <w:marRight w:val="0"/>
      <w:marTop w:val="0"/>
      <w:marBottom w:val="0"/>
      <w:divBdr>
        <w:top w:val="none" w:sz="0" w:space="0" w:color="auto"/>
        <w:left w:val="none" w:sz="0" w:space="0" w:color="auto"/>
        <w:bottom w:val="none" w:sz="0" w:space="0" w:color="auto"/>
        <w:right w:val="none" w:sz="0" w:space="0" w:color="auto"/>
      </w:divBdr>
    </w:div>
    <w:div w:id="807356888">
      <w:bodyDiv w:val="1"/>
      <w:marLeft w:val="0"/>
      <w:marRight w:val="0"/>
      <w:marTop w:val="0"/>
      <w:marBottom w:val="0"/>
      <w:divBdr>
        <w:top w:val="none" w:sz="0" w:space="0" w:color="auto"/>
        <w:left w:val="none" w:sz="0" w:space="0" w:color="auto"/>
        <w:bottom w:val="none" w:sz="0" w:space="0" w:color="auto"/>
        <w:right w:val="none" w:sz="0" w:space="0" w:color="auto"/>
      </w:divBdr>
    </w:div>
    <w:div w:id="854996887">
      <w:bodyDiv w:val="1"/>
      <w:marLeft w:val="0"/>
      <w:marRight w:val="0"/>
      <w:marTop w:val="0"/>
      <w:marBottom w:val="0"/>
      <w:divBdr>
        <w:top w:val="none" w:sz="0" w:space="0" w:color="auto"/>
        <w:left w:val="none" w:sz="0" w:space="0" w:color="auto"/>
        <w:bottom w:val="none" w:sz="0" w:space="0" w:color="auto"/>
        <w:right w:val="none" w:sz="0" w:space="0" w:color="auto"/>
      </w:divBdr>
    </w:div>
    <w:div w:id="1073620723">
      <w:bodyDiv w:val="1"/>
      <w:marLeft w:val="0"/>
      <w:marRight w:val="0"/>
      <w:marTop w:val="0"/>
      <w:marBottom w:val="0"/>
      <w:divBdr>
        <w:top w:val="none" w:sz="0" w:space="0" w:color="auto"/>
        <w:left w:val="none" w:sz="0" w:space="0" w:color="auto"/>
        <w:bottom w:val="none" w:sz="0" w:space="0" w:color="auto"/>
        <w:right w:val="none" w:sz="0" w:space="0" w:color="auto"/>
      </w:divBdr>
    </w:div>
    <w:div w:id="1219393696">
      <w:bodyDiv w:val="1"/>
      <w:marLeft w:val="0"/>
      <w:marRight w:val="0"/>
      <w:marTop w:val="0"/>
      <w:marBottom w:val="0"/>
      <w:divBdr>
        <w:top w:val="none" w:sz="0" w:space="0" w:color="auto"/>
        <w:left w:val="none" w:sz="0" w:space="0" w:color="auto"/>
        <w:bottom w:val="none" w:sz="0" w:space="0" w:color="auto"/>
        <w:right w:val="none" w:sz="0" w:space="0" w:color="auto"/>
      </w:divBdr>
    </w:div>
    <w:div w:id="1323853881">
      <w:bodyDiv w:val="1"/>
      <w:marLeft w:val="0"/>
      <w:marRight w:val="0"/>
      <w:marTop w:val="0"/>
      <w:marBottom w:val="0"/>
      <w:divBdr>
        <w:top w:val="none" w:sz="0" w:space="0" w:color="auto"/>
        <w:left w:val="none" w:sz="0" w:space="0" w:color="auto"/>
        <w:bottom w:val="none" w:sz="0" w:space="0" w:color="auto"/>
        <w:right w:val="none" w:sz="0" w:space="0" w:color="auto"/>
      </w:divBdr>
    </w:div>
    <w:div w:id="1372338531">
      <w:bodyDiv w:val="1"/>
      <w:marLeft w:val="0"/>
      <w:marRight w:val="0"/>
      <w:marTop w:val="0"/>
      <w:marBottom w:val="0"/>
      <w:divBdr>
        <w:top w:val="none" w:sz="0" w:space="0" w:color="auto"/>
        <w:left w:val="none" w:sz="0" w:space="0" w:color="auto"/>
        <w:bottom w:val="none" w:sz="0" w:space="0" w:color="auto"/>
        <w:right w:val="none" w:sz="0" w:space="0" w:color="auto"/>
      </w:divBdr>
    </w:div>
    <w:div w:id="1502701854">
      <w:bodyDiv w:val="1"/>
      <w:marLeft w:val="0"/>
      <w:marRight w:val="0"/>
      <w:marTop w:val="0"/>
      <w:marBottom w:val="0"/>
      <w:divBdr>
        <w:top w:val="none" w:sz="0" w:space="0" w:color="auto"/>
        <w:left w:val="none" w:sz="0" w:space="0" w:color="auto"/>
        <w:bottom w:val="none" w:sz="0" w:space="0" w:color="auto"/>
        <w:right w:val="none" w:sz="0" w:space="0" w:color="auto"/>
      </w:divBdr>
    </w:div>
    <w:div w:id="1578130931">
      <w:bodyDiv w:val="1"/>
      <w:marLeft w:val="0"/>
      <w:marRight w:val="0"/>
      <w:marTop w:val="0"/>
      <w:marBottom w:val="0"/>
      <w:divBdr>
        <w:top w:val="none" w:sz="0" w:space="0" w:color="auto"/>
        <w:left w:val="none" w:sz="0" w:space="0" w:color="auto"/>
        <w:bottom w:val="none" w:sz="0" w:space="0" w:color="auto"/>
        <w:right w:val="none" w:sz="0" w:space="0" w:color="auto"/>
      </w:divBdr>
    </w:div>
    <w:div w:id="1600748584">
      <w:bodyDiv w:val="1"/>
      <w:marLeft w:val="0"/>
      <w:marRight w:val="0"/>
      <w:marTop w:val="0"/>
      <w:marBottom w:val="0"/>
      <w:divBdr>
        <w:top w:val="none" w:sz="0" w:space="0" w:color="auto"/>
        <w:left w:val="none" w:sz="0" w:space="0" w:color="auto"/>
        <w:bottom w:val="none" w:sz="0" w:space="0" w:color="auto"/>
        <w:right w:val="none" w:sz="0" w:space="0" w:color="auto"/>
      </w:divBdr>
    </w:div>
    <w:div w:id="1861429451">
      <w:bodyDiv w:val="1"/>
      <w:marLeft w:val="0"/>
      <w:marRight w:val="0"/>
      <w:marTop w:val="0"/>
      <w:marBottom w:val="0"/>
      <w:divBdr>
        <w:top w:val="none" w:sz="0" w:space="0" w:color="auto"/>
        <w:left w:val="none" w:sz="0" w:space="0" w:color="auto"/>
        <w:bottom w:val="none" w:sz="0" w:space="0" w:color="auto"/>
        <w:right w:val="none" w:sz="0" w:space="0" w:color="auto"/>
      </w:divBdr>
    </w:div>
    <w:div w:id="1899896059">
      <w:bodyDiv w:val="1"/>
      <w:marLeft w:val="0"/>
      <w:marRight w:val="0"/>
      <w:marTop w:val="0"/>
      <w:marBottom w:val="0"/>
      <w:divBdr>
        <w:top w:val="none" w:sz="0" w:space="0" w:color="auto"/>
        <w:left w:val="none" w:sz="0" w:space="0" w:color="auto"/>
        <w:bottom w:val="none" w:sz="0" w:space="0" w:color="auto"/>
        <w:right w:val="none" w:sz="0" w:space="0" w:color="auto"/>
      </w:divBdr>
    </w:div>
    <w:div w:id="2145613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diagramLayout" Target="diagrams/layout1.xml"/><Relationship Id="rId34"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header" Target="header1.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Data" Target="diagrams/data1.xml"/><Relationship Id="rId29"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07/relationships/diagramDrawing" Target="diagrams/drawing1.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diagramColors" Target="diagrams/colors1.xml"/><Relationship Id="rId28" Type="http://schemas.openxmlformats.org/officeDocument/2006/relationships/diagramLayout" Target="diagrams/layout2.xml"/><Relationship Id="rId10" Type="http://schemas.openxmlformats.org/officeDocument/2006/relationships/comments" Target="comments.xml"/><Relationship Id="rId19" Type="http://schemas.openxmlformats.org/officeDocument/2006/relationships/image" Target="media/image8.png"/><Relationship Id="rId31"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theme" Target="theme/theme1.xml"/><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713B1-C202-4ECE-BDF2-CC181959F16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fr-FR"/>
        </a:p>
      </dgm:t>
    </dgm:pt>
    <dgm:pt modelId="{D1D257DB-A8DB-4049-8BEA-895641A88D8A}">
      <dgm:prSet phldrT="[Texte]" custT="1"/>
      <dgm:spPr/>
      <dgm:t>
        <a:bodyPr/>
        <a:lstStyle/>
        <a:p>
          <a:r>
            <a:rPr lang="fr-FR" sz="800"/>
            <a:t>Directeur Général</a:t>
          </a:r>
        </a:p>
      </dgm:t>
    </dgm:pt>
    <dgm:pt modelId="{2B3E3103-6D60-48AA-8677-7317002557C1}" type="parTrans" cxnId="{73AA741D-C1C5-4CF3-9CD8-FB8608581A0D}">
      <dgm:prSet/>
      <dgm:spPr/>
      <dgm:t>
        <a:bodyPr/>
        <a:lstStyle/>
        <a:p>
          <a:endParaRPr lang="fr-FR" sz="2000"/>
        </a:p>
      </dgm:t>
    </dgm:pt>
    <dgm:pt modelId="{10FFD6ED-3695-44CC-9D50-0AAF73E93D48}" type="sibTrans" cxnId="{73AA741D-C1C5-4CF3-9CD8-FB8608581A0D}">
      <dgm:prSet/>
      <dgm:spPr/>
      <dgm:t>
        <a:bodyPr/>
        <a:lstStyle/>
        <a:p>
          <a:endParaRPr lang="fr-FR" sz="2000"/>
        </a:p>
      </dgm:t>
    </dgm:pt>
    <dgm:pt modelId="{4F88071D-4897-4B30-9A0C-B1343C435CCB}" type="asst">
      <dgm:prSet phldrT="[Texte]" custT="1"/>
      <dgm:spPr/>
      <dgm:t>
        <a:bodyPr/>
        <a:lstStyle/>
        <a:p>
          <a:r>
            <a:rPr lang="fr-FR" sz="700"/>
            <a:t>Assistrante de Direction</a:t>
          </a:r>
        </a:p>
      </dgm:t>
    </dgm:pt>
    <dgm:pt modelId="{0E34609B-F0A9-444F-8D00-66916BE21024}" type="parTrans" cxnId="{5F0AE2B2-068D-4542-AE04-34D6116C85A0}">
      <dgm:prSet/>
      <dgm:spPr/>
      <dgm:t>
        <a:bodyPr/>
        <a:lstStyle/>
        <a:p>
          <a:endParaRPr lang="fr-FR" sz="2000"/>
        </a:p>
      </dgm:t>
    </dgm:pt>
    <dgm:pt modelId="{D1C12999-67DB-4494-8808-3CE2E62FC6A1}" type="sibTrans" cxnId="{5F0AE2B2-068D-4542-AE04-34D6116C85A0}">
      <dgm:prSet/>
      <dgm:spPr/>
      <dgm:t>
        <a:bodyPr/>
        <a:lstStyle/>
        <a:p>
          <a:endParaRPr lang="fr-FR" sz="2000"/>
        </a:p>
      </dgm:t>
    </dgm:pt>
    <dgm:pt modelId="{4B03384F-040A-4800-8672-052596661392}">
      <dgm:prSet phldrT="[Texte]" custT="1"/>
      <dgm:spPr/>
      <dgm:t>
        <a:bodyPr/>
        <a:lstStyle/>
        <a:p>
          <a:r>
            <a:rPr lang="fr-FR" sz="700"/>
            <a:t>Direction administrative</a:t>
          </a:r>
        </a:p>
      </dgm:t>
    </dgm:pt>
    <dgm:pt modelId="{C9FD43F4-B867-466F-9EFA-67977F0B0F16}" type="parTrans" cxnId="{A77D4089-23A4-48C8-AABD-8BADED4FFB02}">
      <dgm:prSet/>
      <dgm:spPr/>
      <dgm:t>
        <a:bodyPr/>
        <a:lstStyle/>
        <a:p>
          <a:endParaRPr lang="fr-FR" sz="2000"/>
        </a:p>
      </dgm:t>
    </dgm:pt>
    <dgm:pt modelId="{0B8236C9-D9A2-49AC-8381-4833697BEBB6}" type="sibTrans" cxnId="{A77D4089-23A4-48C8-AABD-8BADED4FFB02}">
      <dgm:prSet/>
      <dgm:spPr/>
      <dgm:t>
        <a:bodyPr/>
        <a:lstStyle/>
        <a:p>
          <a:endParaRPr lang="fr-FR" sz="2000"/>
        </a:p>
      </dgm:t>
    </dgm:pt>
    <dgm:pt modelId="{E898A4F7-B2B6-497A-8309-61299171BE96}">
      <dgm:prSet phldrT="[Texte]" custT="1"/>
      <dgm:spPr/>
      <dgm:t>
        <a:bodyPr/>
        <a:lstStyle/>
        <a:p>
          <a:r>
            <a:rPr lang="fr-FR" sz="700"/>
            <a:t>Direction des études et financière</a:t>
          </a:r>
        </a:p>
      </dgm:t>
    </dgm:pt>
    <dgm:pt modelId="{51E11380-D1F9-4D16-B333-460C606D318A}" type="parTrans" cxnId="{918AB6B7-1776-4788-89B5-554383C0B254}">
      <dgm:prSet/>
      <dgm:spPr/>
      <dgm:t>
        <a:bodyPr/>
        <a:lstStyle/>
        <a:p>
          <a:endParaRPr lang="fr-FR" sz="2000"/>
        </a:p>
      </dgm:t>
    </dgm:pt>
    <dgm:pt modelId="{6C5970B8-5E62-4492-9CB9-5EF8E08FD714}" type="sibTrans" cxnId="{918AB6B7-1776-4788-89B5-554383C0B254}">
      <dgm:prSet/>
      <dgm:spPr/>
      <dgm:t>
        <a:bodyPr/>
        <a:lstStyle/>
        <a:p>
          <a:endParaRPr lang="fr-FR" sz="2000"/>
        </a:p>
      </dgm:t>
    </dgm:pt>
    <dgm:pt modelId="{F5BBB204-8808-4D86-BEC8-40002BBC93A9}">
      <dgm:prSet custT="1"/>
      <dgm:spPr/>
      <dgm:t>
        <a:bodyPr/>
        <a:lstStyle/>
        <a:p>
          <a:r>
            <a:rPr lang="fr-FR" sz="700"/>
            <a:t>Moniteurs</a:t>
          </a:r>
        </a:p>
        <a:p>
          <a:r>
            <a:rPr lang="fr-FR" sz="700"/>
            <a:t>&amp; </a:t>
          </a:r>
        </a:p>
        <a:p>
          <a:r>
            <a:rPr lang="fr-FR" sz="700"/>
            <a:t>Monitrice</a:t>
          </a:r>
        </a:p>
      </dgm:t>
    </dgm:pt>
    <dgm:pt modelId="{6A2B0440-37CB-4110-B85A-FCF409E3A988}" type="parTrans" cxnId="{3D995802-4551-4F83-8749-1C25D07C9C35}">
      <dgm:prSet/>
      <dgm:spPr/>
      <dgm:t>
        <a:bodyPr/>
        <a:lstStyle/>
        <a:p>
          <a:endParaRPr lang="fr-FR" sz="2000"/>
        </a:p>
      </dgm:t>
    </dgm:pt>
    <dgm:pt modelId="{8C35D297-D3E1-4FAA-BDB2-34574A012E30}" type="sibTrans" cxnId="{3D995802-4551-4F83-8749-1C25D07C9C35}">
      <dgm:prSet/>
      <dgm:spPr/>
      <dgm:t>
        <a:bodyPr/>
        <a:lstStyle/>
        <a:p>
          <a:endParaRPr lang="fr-FR" sz="2000"/>
        </a:p>
      </dgm:t>
    </dgm:pt>
    <dgm:pt modelId="{473D8FD9-DF15-41E7-B583-40EE50EE787D}">
      <dgm:prSet custT="1"/>
      <dgm:spPr/>
      <dgm:t>
        <a:bodyPr/>
        <a:lstStyle/>
        <a:p>
          <a:r>
            <a:rPr lang="fr-FR" sz="700"/>
            <a:t>Surveillant général</a:t>
          </a:r>
        </a:p>
      </dgm:t>
    </dgm:pt>
    <dgm:pt modelId="{9C05461E-8204-480F-BEC7-F255AF3C97F7}" type="parTrans" cxnId="{54578150-F21F-4391-9F40-68986F708AA1}">
      <dgm:prSet/>
      <dgm:spPr/>
      <dgm:t>
        <a:bodyPr/>
        <a:lstStyle/>
        <a:p>
          <a:endParaRPr lang="fr-FR" sz="2000"/>
        </a:p>
      </dgm:t>
    </dgm:pt>
    <dgm:pt modelId="{9694BBF3-DF59-435A-AE10-FF102F5B8FE3}" type="sibTrans" cxnId="{54578150-F21F-4391-9F40-68986F708AA1}">
      <dgm:prSet/>
      <dgm:spPr/>
      <dgm:t>
        <a:bodyPr/>
        <a:lstStyle/>
        <a:p>
          <a:endParaRPr lang="fr-FR" sz="2000"/>
        </a:p>
      </dgm:t>
    </dgm:pt>
    <dgm:pt modelId="{22F98A6F-4872-40BE-B1F7-6164CDE5E6D5}">
      <dgm:prSet custT="1"/>
      <dgm:spPr/>
      <dgm:t>
        <a:bodyPr/>
        <a:lstStyle/>
        <a:p>
          <a:r>
            <a:rPr lang="fr-FR" sz="700"/>
            <a:t>Responsable de la qualité formation</a:t>
          </a:r>
        </a:p>
      </dgm:t>
    </dgm:pt>
    <dgm:pt modelId="{602123E9-3BC7-4EDA-9938-280F84C39BCC}" type="parTrans" cxnId="{5017ACBB-654C-4ACE-8288-591AC83EDB6E}">
      <dgm:prSet/>
      <dgm:spPr/>
      <dgm:t>
        <a:bodyPr/>
        <a:lstStyle/>
        <a:p>
          <a:endParaRPr lang="fr-FR" sz="2000"/>
        </a:p>
      </dgm:t>
    </dgm:pt>
    <dgm:pt modelId="{9E214EB1-ED33-46BC-B305-69E92258144F}" type="sibTrans" cxnId="{5017ACBB-654C-4ACE-8288-591AC83EDB6E}">
      <dgm:prSet/>
      <dgm:spPr/>
      <dgm:t>
        <a:bodyPr/>
        <a:lstStyle/>
        <a:p>
          <a:endParaRPr lang="fr-FR" sz="2000"/>
        </a:p>
      </dgm:t>
    </dgm:pt>
    <dgm:pt modelId="{9C9DC22E-6DC3-4B19-BDFF-24E57E2FCE40}">
      <dgm:prSet custT="1"/>
      <dgm:spPr/>
      <dgm:t>
        <a:bodyPr/>
        <a:lstStyle/>
        <a:p>
          <a:r>
            <a:rPr lang="fr-FR" sz="700"/>
            <a:t>Directeur des études</a:t>
          </a:r>
        </a:p>
      </dgm:t>
    </dgm:pt>
    <dgm:pt modelId="{058277FA-ABA6-48BF-90A9-E81EEF129CF5}" type="parTrans" cxnId="{350B1C5B-6570-4D55-BC8A-3E5762080EE1}">
      <dgm:prSet/>
      <dgm:spPr/>
      <dgm:t>
        <a:bodyPr/>
        <a:lstStyle/>
        <a:p>
          <a:endParaRPr lang="fr-FR" sz="2000"/>
        </a:p>
      </dgm:t>
    </dgm:pt>
    <dgm:pt modelId="{C7698C58-52D0-439E-BF21-1DC4C308635A}" type="sibTrans" cxnId="{350B1C5B-6570-4D55-BC8A-3E5762080EE1}">
      <dgm:prSet/>
      <dgm:spPr/>
      <dgm:t>
        <a:bodyPr/>
        <a:lstStyle/>
        <a:p>
          <a:endParaRPr lang="fr-FR" sz="2000"/>
        </a:p>
      </dgm:t>
    </dgm:pt>
    <dgm:pt modelId="{8EFEE8C8-3C61-4453-86E6-16275F319398}">
      <dgm:prSet custT="1"/>
      <dgm:spPr/>
      <dgm:t>
        <a:bodyPr/>
        <a:lstStyle/>
        <a:p>
          <a:r>
            <a:rPr lang="fr-FR" sz="700"/>
            <a:t>Gestion &amp; Comptabilité</a:t>
          </a:r>
        </a:p>
      </dgm:t>
    </dgm:pt>
    <dgm:pt modelId="{88397AC6-AFAA-483C-B1EF-BD7CFF519E5A}" type="parTrans" cxnId="{929E80DD-8CC1-4827-BAB2-E259EF008011}">
      <dgm:prSet/>
      <dgm:spPr/>
      <dgm:t>
        <a:bodyPr/>
        <a:lstStyle/>
        <a:p>
          <a:endParaRPr lang="fr-FR" sz="2000"/>
        </a:p>
      </dgm:t>
    </dgm:pt>
    <dgm:pt modelId="{568E9E15-DB08-436F-8FAA-F063727FE2C9}" type="sibTrans" cxnId="{929E80DD-8CC1-4827-BAB2-E259EF008011}">
      <dgm:prSet/>
      <dgm:spPr/>
      <dgm:t>
        <a:bodyPr/>
        <a:lstStyle/>
        <a:p>
          <a:endParaRPr lang="fr-FR" sz="2000"/>
        </a:p>
      </dgm:t>
    </dgm:pt>
    <dgm:pt modelId="{B4B229ED-4614-4239-9906-3FFEC46BD2D2}">
      <dgm:prSet custT="1"/>
      <dgm:spPr/>
      <dgm:t>
        <a:bodyPr/>
        <a:lstStyle/>
        <a:p>
          <a:r>
            <a:rPr lang="fr-FR" sz="700"/>
            <a:t>Responsable Hygiène, assainissement et sécurité</a:t>
          </a:r>
        </a:p>
      </dgm:t>
    </dgm:pt>
    <dgm:pt modelId="{B63C4B6B-EFCB-482E-9B7B-4E4BE68679EB}" type="parTrans" cxnId="{2BCB4B80-2040-4FF4-B173-7DD85C8F875D}">
      <dgm:prSet/>
      <dgm:spPr/>
      <dgm:t>
        <a:bodyPr/>
        <a:lstStyle/>
        <a:p>
          <a:endParaRPr lang="fr-FR" sz="2000"/>
        </a:p>
      </dgm:t>
    </dgm:pt>
    <dgm:pt modelId="{B98883F7-9E10-4AD1-BBA9-B3FD5F4F9B54}" type="sibTrans" cxnId="{2BCB4B80-2040-4FF4-B173-7DD85C8F875D}">
      <dgm:prSet/>
      <dgm:spPr/>
      <dgm:t>
        <a:bodyPr/>
        <a:lstStyle/>
        <a:p>
          <a:endParaRPr lang="fr-FR" sz="2000"/>
        </a:p>
      </dgm:t>
    </dgm:pt>
    <dgm:pt modelId="{1CC2959E-0D02-432D-8335-AAB2911F18FB}">
      <dgm:prSet custT="1"/>
      <dgm:spPr/>
      <dgm:t>
        <a:bodyPr/>
        <a:lstStyle/>
        <a:p>
          <a:r>
            <a:rPr lang="fr-FR" sz="700"/>
            <a:t>Responsable Bureautique et Informatique</a:t>
          </a:r>
        </a:p>
      </dgm:t>
    </dgm:pt>
    <dgm:pt modelId="{DB13A502-1142-4572-9827-E4525F811B11}" type="parTrans" cxnId="{85AC889B-43AD-4B30-9193-BCAE14A1CF2F}">
      <dgm:prSet/>
      <dgm:spPr/>
      <dgm:t>
        <a:bodyPr/>
        <a:lstStyle/>
        <a:p>
          <a:endParaRPr lang="fr-FR" sz="2000"/>
        </a:p>
      </dgm:t>
    </dgm:pt>
    <dgm:pt modelId="{DD6F1319-3B88-420F-80A8-13AB96498789}" type="sibTrans" cxnId="{85AC889B-43AD-4B30-9193-BCAE14A1CF2F}">
      <dgm:prSet/>
      <dgm:spPr/>
      <dgm:t>
        <a:bodyPr/>
        <a:lstStyle/>
        <a:p>
          <a:endParaRPr lang="fr-FR" sz="2000"/>
        </a:p>
      </dgm:t>
    </dgm:pt>
    <dgm:pt modelId="{CB015CFD-DD75-4052-BA63-67A11EAD3855}" type="pres">
      <dgm:prSet presAssocID="{23B713B1-C202-4ECE-BDF2-CC181959F16D}" presName="hierChild1" presStyleCnt="0">
        <dgm:presLayoutVars>
          <dgm:orgChart val="1"/>
          <dgm:chPref val="1"/>
          <dgm:dir val="rev"/>
          <dgm:animOne val="branch"/>
          <dgm:animLvl val="lvl"/>
          <dgm:resizeHandles/>
        </dgm:presLayoutVars>
      </dgm:prSet>
      <dgm:spPr/>
    </dgm:pt>
    <dgm:pt modelId="{88D1F1B2-1A3C-4452-B2A2-3936270D6356}" type="pres">
      <dgm:prSet presAssocID="{D1D257DB-A8DB-4049-8BEA-895641A88D8A}" presName="hierRoot1" presStyleCnt="0">
        <dgm:presLayoutVars>
          <dgm:hierBranch val="init"/>
        </dgm:presLayoutVars>
      </dgm:prSet>
      <dgm:spPr/>
    </dgm:pt>
    <dgm:pt modelId="{A3C7A25D-8BB3-49E7-B0A0-0B983FBEC7BE}" type="pres">
      <dgm:prSet presAssocID="{D1D257DB-A8DB-4049-8BEA-895641A88D8A}" presName="rootComposite1" presStyleCnt="0"/>
      <dgm:spPr/>
    </dgm:pt>
    <dgm:pt modelId="{CEEA4DC7-13AE-43FA-AB23-4D72E94B120F}" type="pres">
      <dgm:prSet presAssocID="{D1D257DB-A8DB-4049-8BEA-895641A88D8A}" presName="rootText1" presStyleLbl="node0" presStyleIdx="0" presStyleCnt="1" custScaleX="186425">
        <dgm:presLayoutVars>
          <dgm:chPref val="3"/>
        </dgm:presLayoutVars>
      </dgm:prSet>
      <dgm:spPr/>
    </dgm:pt>
    <dgm:pt modelId="{0B2BB104-BBDF-4E9F-A5C1-6DF2AAEB6A18}" type="pres">
      <dgm:prSet presAssocID="{D1D257DB-A8DB-4049-8BEA-895641A88D8A}" presName="rootConnector1" presStyleLbl="node1" presStyleIdx="0" presStyleCnt="0"/>
      <dgm:spPr/>
    </dgm:pt>
    <dgm:pt modelId="{6D3D1D06-AB17-4305-86E4-3F7CE575E67E}" type="pres">
      <dgm:prSet presAssocID="{D1D257DB-A8DB-4049-8BEA-895641A88D8A}" presName="hierChild2" presStyleCnt="0"/>
      <dgm:spPr/>
    </dgm:pt>
    <dgm:pt modelId="{9D0C6FE3-438A-4F97-B361-F81DD63F00CB}" type="pres">
      <dgm:prSet presAssocID="{C9FD43F4-B867-466F-9EFA-67977F0B0F16}" presName="Name37" presStyleLbl="parChTrans1D2" presStyleIdx="0" presStyleCnt="3"/>
      <dgm:spPr/>
    </dgm:pt>
    <dgm:pt modelId="{92FE3C38-9CC5-4FB4-9D76-A40FB040D55B}" type="pres">
      <dgm:prSet presAssocID="{4B03384F-040A-4800-8672-052596661392}" presName="hierRoot2" presStyleCnt="0">
        <dgm:presLayoutVars>
          <dgm:hierBranch/>
        </dgm:presLayoutVars>
      </dgm:prSet>
      <dgm:spPr/>
    </dgm:pt>
    <dgm:pt modelId="{BB82172D-FFE7-476F-A39F-D02439D2FB49}" type="pres">
      <dgm:prSet presAssocID="{4B03384F-040A-4800-8672-052596661392}" presName="rootComposite" presStyleCnt="0"/>
      <dgm:spPr/>
    </dgm:pt>
    <dgm:pt modelId="{B15B1DE5-89B6-46F1-85D1-B946937DDA97}" type="pres">
      <dgm:prSet presAssocID="{4B03384F-040A-4800-8672-052596661392}" presName="rootText" presStyleLbl="node2" presStyleIdx="0" presStyleCnt="2">
        <dgm:presLayoutVars>
          <dgm:chPref val="3"/>
        </dgm:presLayoutVars>
      </dgm:prSet>
      <dgm:spPr/>
    </dgm:pt>
    <dgm:pt modelId="{26D4CBFE-A5FD-44FC-B0EB-814C5B827E22}" type="pres">
      <dgm:prSet presAssocID="{4B03384F-040A-4800-8672-052596661392}" presName="rootConnector" presStyleLbl="node2" presStyleIdx="0" presStyleCnt="2"/>
      <dgm:spPr/>
    </dgm:pt>
    <dgm:pt modelId="{28DCEE61-0774-433A-B8F8-A4051BC6128C}" type="pres">
      <dgm:prSet presAssocID="{4B03384F-040A-4800-8672-052596661392}" presName="hierChild4" presStyleCnt="0"/>
      <dgm:spPr/>
    </dgm:pt>
    <dgm:pt modelId="{2A2A5968-EFDE-4FE2-938F-6A35F0E17524}" type="pres">
      <dgm:prSet presAssocID="{88397AC6-AFAA-483C-B1EF-BD7CFF519E5A}" presName="Name35" presStyleLbl="parChTrans1D3" presStyleIdx="0" presStyleCnt="7"/>
      <dgm:spPr/>
    </dgm:pt>
    <dgm:pt modelId="{E2958E49-0156-49C4-923F-E89E34FF3480}" type="pres">
      <dgm:prSet presAssocID="{8EFEE8C8-3C61-4453-86E6-16275F319398}" presName="hierRoot2" presStyleCnt="0">
        <dgm:presLayoutVars>
          <dgm:hierBranch val="init"/>
        </dgm:presLayoutVars>
      </dgm:prSet>
      <dgm:spPr/>
    </dgm:pt>
    <dgm:pt modelId="{1C7D4C9C-7E18-4DE9-9515-4600365919CE}" type="pres">
      <dgm:prSet presAssocID="{8EFEE8C8-3C61-4453-86E6-16275F319398}" presName="rootComposite" presStyleCnt="0"/>
      <dgm:spPr/>
    </dgm:pt>
    <dgm:pt modelId="{29931A47-B09C-47A8-A853-B072B782D135}" type="pres">
      <dgm:prSet presAssocID="{8EFEE8C8-3C61-4453-86E6-16275F319398}" presName="rootText" presStyleLbl="node3" presStyleIdx="0" presStyleCnt="7">
        <dgm:presLayoutVars>
          <dgm:chPref val="3"/>
        </dgm:presLayoutVars>
      </dgm:prSet>
      <dgm:spPr/>
    </dgm:pt>
    <dgm:pt modelId="{C71AE35C-DA56-4F6B-B1EC-CC36ABF7C845}" type="pres">
      <dgm:prSet presAssocID="{8EFEE8C8-3C61-4453-86E6-16275F319398}" presName="rootConnector" presStyleLbl="node3" presStyleIdx="0" presStyleCnt="7"/>
      <dgm:spPr/>
    </dgm:pt>
    <dgm:pt modelId="{36DA3FB6-4B95-41B8-8769-D237CFB4A234}" type="pres">
      <dgm:prSet presAssocID="{8EFEE8C8-3C61-4453-86E6-16275F319398}" presName="hierChild4" presStyleCnt="0"/>
      <dgm:spPr/>
    </dgm:pt>
    <dgm:pt modelId="{95634538-16FE-4B20-8B75-661FA49839F0}" type="pres">
      <dgm:prSet presAssocID="{8EFEE8C8-3C61-4453-86E6-16275F319398}" presName="hierChild5" presStyleCnt="0"/>
      <dgm:spPr/>
    </dgm:pt>
    <dgm:pt modelId="{013591C8-4ACB-4C89-AB8A-EC6156FFDD20}" type="pres">
      <dgm:prSet presAssocID="{B63C4B6B-EFCB-482E-9B7B-4E4BE68679EB}" presName="Name35" presStyleLbl="parChTrans1D3" presStyleIdx="1" presStyleCnt="7"/>
      <dgm:spPr/>
    </dgm:pt>
    <dgm:pt modelId="{0A64B49D-7E37-4C97-BB42-462F4A822475}" type="pres">
      <dgm:prSet presAssocID="{B4B229ED-4614-4239-9906-3FFEC46BD2D2}" presName="hierRoot2" presStyleCnt="0">
        <dgm:presLayoutVars>
          <dgm:hierBranch val="init"/>
        </dgm:presLayoutVars>
      </dgm:prSet>
      <dgm:spPr/>
    </dgm:pt>
    <dgm:pt modelId="{EC02FB05-3AAA-4C5A-9560-B85428DD1905}" type="pres">
      <dgm:prSet presAssocID="{B4B229ED-4614-4239-9906-3FFEC46BD2D2}" presName="rootComposite" presStyleCnt="0"/>
      <dgm:spPr/>
    </dgm:pt>
    <dgm:pt modelId="{EB290CF9-0B1B-46CA-BB7B-9BE97330F4DA}" type="pres">
      <dgm:prSet presAssocID="{B4B229ED-4614-4239-9906-3FFEC46BD2D2}" presName="rootText" presStyleLbl="node3" presStyleIdx="1" presStyleCnt="7">
        <dgm:presLayoutVars>
          <dgm:chPref val="3"/>
        </dgm:presLayoutVars>
      </dgm:prSet>
      <dgm:spPr/>
    </dgm:pt>
    <dgm:pt modelId="{F5C17FA0-E3EE-48CD-BC90-9956E0D82EE0}" type="pres">
      <dgm:prSet presAssocID="{B4B229ED-4614-4239-9906-3FFEC46BD2D2}" presName="rootConnector" presStyleLbl="node3" presStyleIdx="1" presStyleCnt="7"/>
      <dgm:spPr/>
    </dgm:pt>
    <dgm:pt modelId="{DDAE281B-4F8B-4842-88B0-32A5E02173AF}" type="pres">
      <dgm:prSet presAssocID="{B4B229ED-4614-4239-9906-3FFEC46BD2D2}" presName="hierChild4" presStyleCnt="0"/>
      <dgm:spPr/>
    </dgm:pt>
    <dgm:pt modelId="{47E9A7F0-A1B4-4496-B015-2C8A4E92A53F}" type="pres">
      <dgm:prSet presAssocID="{B4B229ED-4614-4239-9906-3FFEC46BD2D2}" presName="hierChild5" presStyleCnt="0"/>
      <dgm:spPr/>
    </dgm:pt>
    <dgm:pt modelId="{75F418F8-6339-4B1E-83E3-152D1CF4B4C0}" type="pres">
      <dgm:prSet presAssocID="{DB13A502-1142-4572-9827-E4525F811B11}" presName="Name35" presStyleLbl="parChTrans1D3" presStyleIdx="2" presStyleCnt="7"/>
      <dgm:spPr/>
    </dgm:pt>
    <dgm:pt modelId="{0151AA27-24CD-4E19-9C3E-98AFDBC5BD3C}" type="pres">
      <dgm:prSet presAssocID="{1CC2959E-0D02-432D-8335-AAB2911F18FB}" presName="hierRoot2" presStyleCnt="0">
        <dgm:presLayoutVars>
          <dgm:hierBranch val="init"/>
        </dgm:presLayoutVars>
      </dgm:prSet>
      <dgm:spPr/>
    </dgm:pt>
    <dgm:pt modelId="{4BA4FB83-D602-433B-9951-CB6C1EE2B217}" type="pres">
      <dgm:prSet presAssocID="{1CC2959E-0D02-432D-8335-AAB2911F18FB}" presName="rootComposite" presStyleCnt="0"/>
      <dgm:spPr/>
    </dgm:pt>
    <dgm:pt modelId="{9A1CDF79-008B-4664-8ABC-C9A3DF516010}" type="pres">
      <dgm:prSet presAssocID="{1CC2959E-0D02-432D-8335-AAB2911F18FB}" presName="rootText" presStyleLbl="node3" presStyleIdx="2" presStyleCnt="7">
        <dgm:presLayoutVars>
          <dgm:chPref val="3"/>
        </dgm:presLayoutVars>
      </dgm:prSet>
      <dgm:spPr/>
    </dgm:pt>
    <dgm:pt modelId="{08B7F706-5C13-4598-8B39-AEEF753CE333}" type="pres">
      <dgm:prSet presAssocID="{1CC2959E-0D02-432D-8335-AAB2911F18FB}" presName="rootConnector" presStyleLbl="node3" presStyleIdx="2" presStyleCnt="7"/>
      <dgm:spPr/>
    </dgm:pt>
    <dgm:pt modelId="{8637EA92-0F37-43A7-96F3-979F15439925}" type="pres">
      <dgm:prSet presAssocID="{1CC2959E-0D02-432D-8335-AAB2911F18FB}" presName="hierChild4" presStyleCnt="0"/>
      <dgm:spPr/>
    </dgm:pt>
    <dgm:pt modelId="{8BE96BAB-35EC-4EE0-A8B7-984DE220D53E}" type="pres">
      <dgm:prSet presAssocID="{1CC2959E-0D02-432D-8335-AAB2911F18FB}" presName="hierChild5" presStyleCnt="0"/>
      <dgm:spPr/>
    </dgm:pt>
    <dgm:pt modelId="{DB3124E5-6E2B-4256-A992-0109F0C2FF65}" type="pres">
      <dgm:prSet presAssocID="{4B03384F-040A-4800-8672-052596661392}" presName="hierChild5" presStyleCnt="0"/>
      <dgm:spPr/>
    </dgm:pt>
    <dgm:pt modelId="{5184459B-5F98-4BD8-B1AA-05C986614EB0}" type="pres">
      <dgm:prSet presAssocID="{51E11380-D1F9-4D16-B333-460C606D318A}" presName="Name37" presStyleLbl="parChTrans1D2" presStyleIdx="1" presStyleCnt="3"/>
      <dgm:spPr/>
    </dgm:pt>
    <dgm:pt modelId="{F4235ADE-6203-4EDF-B422-4BDA019E7183}" type="pres">
      <dgm:prSet presAssocID="{E898A4F7-B2B6-497A-8309-61299171BE96}" presName="hierRoot2" presStyleCnt="0">
        <dgm:presLayoutVars>
          <dgm:hierBranch/>
        </dgm:presLayoutVars>
      </dgm:prSet>
      <dgm:spPr/>
    </dgm:pt>
    <dgm:pt modelId="{AB914DFB-2EF0-4BD2-A267-595145ABDD8E}" type="pres">
      <dgm:prSet presAssocID="{E898A4F7-B2B6-497A-8309-61299171BE96}" presName="rootComposite" presStyleCnt="0"/>
      <dgm:spPr/>
    </dgm:pt>
    <dgm:pt modelId="{C2B56098-64FB-44C8-91C7-C9E11AF9FDE0}" type="pres">
      <dgm:prSet presAssocID="{E898A4F7-B2B6-497A-8309-61299171BE96}" presName="rootText" presStyleLbl="node2" presStyleIdx="1" presStyleCnt="2">
        <dgm:presLayoutVars>
          <dgm:chPref val="3"/>
        </dgm:presLayoutVars>
      </dgm:prSet>
      <dgm:spPr/>
    </dgm:pt>
    <dgm:pt modelId="{BC7A74A3-2BFD-453E-B33B-049D29CA01FE}" type="pres">
      <dgm:prSet presAssocID="{E898A4F7-B2B6-497A-8309-61299171BE96}" presName="rootConnector" presStyleLbl="node2" presStyleIdx="1" presStyleCnt="2"/>
      <dgm:spPr/>
    </dgm:pt>
    <dgm:pt modelId="{E10C03DA-2578-445B-9794-EAE3F7B28623}" type="pres">
      <dgm:prSet presAssocID="{E898A4F7-B2B6-497A-8309-61299171BE96}" presName="hierChild4" presStyleCnt="0"/>
      <dgm:spPr/>
    </dgm:pt>
    <dgm:pt modelId="{BA21ADD6-249C-44EE-A3A8-561651C890F2}" type="pres">
      <dgm:prSet presAssocID="{6A2B0440-37CB-4110-B85A-FCF409E3A988}" presName="Name35" presStyleLbl="parChTrans1D3" presStyleIdx="3" presStyleCnt="7"/>
      <dgm:spPr/>
    </dgm:pt>
    <dgm:pt modelId="{A610B963-03DA-468F-BFCC-840BFDAF7A0F}" type="pres">
      <dgm:prSet presAssocID="{F5BBB204-8808-4D86-BEC8-40002BBC93A9}" presName="hierRoot2" presStyleCnt="0">
        <dgm:presLayoutVars>
          <dgm:hierBranch val="init"/>
        </dgm:presLayoutVars>
      </dgm:prSet>
      <dgm:spPr/>
    </dgm:pt>
    <dgm:pt modelId="{86E2CD88-D131-475B-8DFE-6536F6A73E4E}" type="pres">
      <dgm:prSet presAssocID="{F5BBB204-8808-4D86-BEC8-40002BBC93A9}" presName="rootComposite" presStyleCnt="0"/>
      <dgm:spPr/>
    </dgm:pt>
    <dgm:pt modelId="{57C482CF-9D9F-44B4-9119-1962BC329506}" type="pres">
      <dgm:prSet presAssocID="{F5BBB204-8808-4D86-BEC8-40002BBC93A9}" presName="rootText" presStyleLbl="node3" presStyleIdx="3" presStyleCnt="7">
        <dgm:presLayoutVars>
          <dgm:chPref val="3"/>
        </dgm:presLayoutVars>
      </dgm:prSet>
      <dgm:spPr/>
    </dgm:pt>
    <dgm:pt modelId="{7D2FE65E-1DDA-4B5B-9D6D-26AE19812272}" type="pres">
      <dgm:prSet presAssocID="{F5BBB204-8808-4D86-BEC8-40002BBC93A9}" presName="rootConnector" presStyleLbl="node3" presStyleIdx="3" presStyleCnt="7"/>
      <dgm:spPr/>
    </dgm:pt>
    <dgm:pt modelId="{1F377C90-F639-4C6F-8FCD-254DA69E4076}" type="pres">
      <dgm:prSet presAssocID="{F5BBB204-8808-4D86-BEC8-40002BBC93A9}" presName="hierChild4" presStyleCnt="0"/>
      <dgm:spPr/>
    </dgm:pt>
    <dgm:pt modelId="{42BD26BE-EA21-4F21-99AF-DEB6A999B323}" type="pres">
      <dgm:prSet presAssocID="{F5BBB204-8808-4D86-BEC8-40002BBC93A9}" presName="hierChild5" presStyleCnt="0"/>
      <dgm:spPr/>
    </dgm:pt>
    <dgm:pt modelId="{05ED5B0A-8907-4177-ACF8-7669075230A4}" type="pres">
      <dgm:prSet presAssocID="{9C05461E-8204-480F-BEC7-F255AF3C97F7}" presName="Name35" presStyleLbl="parChTrans1D3" presStyleIdx="4" presStyleCnt="7"/>
      <dgm:spPr/>
    </dgm:pt>
    <dgm:pt modelId="{AC2E4BB8-3F08-48BB-8116-2EC5658EEF17}" type="pres">
      <dgm:prSet presAssocID="{473D8FD9-DF15-41E7-B583-40EE50EE787D}" presName="hierRoot2" presStyleCnt="0">
        <dgm:presLayoutVars>
          <dgm:hierBranch val="init"/>
        </dgm:presLayoutVars>
      </dgm:prSet>
      <dgm:spPr/>
    </dgm:pt>
    <dgm:pt modelId="{62F99989-C5F2-4952-AF72-91147A9EDC18}" type="pres">
      <dgm:prSet presAssocID="{473D8FD9-DF15-41E7-B583-40EE50EE787D}" presName="rootComposite" presStyleCnt="0"/>
      <dgm:spPr/>
    </dgm:pt>
    <dgm:pt modelId="{F8968638-FD23-4435-8EE4-21A10B1AFF32}" type="pres">
      <dgm:prSet presAssocID="{473D8FD9-DF15-41E7-B583-40EE50EE787D}" presName="rootText" presStyleLbl="node3" presStyleIdx="4" presStyleCnt="7">
        <dgm:presLayoutVars>
          <dgm:chPref val="3"/>
        </dgm:presLayoutVars>
      </dgm:prSet>
      <dgm:spPr/>
    </dgm:pt>
    <dgm:pt modelId="{0BB7FF8A-92E6-446C-BDAD-448058BE7CD8}" type="pres">
      <dgm:prSet presAssocID="{473D8FD9-DF15-41E7-B583-40EE50EE787D}" presName="rootConnector" presStyleLbl="node3" presStyleIdx="4" presStyleCnt="7"/>
      <dgm:spPr/>
    </dgm:pt>
    <dgm:pt modelId="{56EF1BA1-1582-4849-A228-F9052244F887}" type="pres">
      <dgm:prSet presAssocID="{473D8FD9-DF15-41E7-B583-40EE50EE787D}" presName="hierChild4" presStyleCnt="0"/>
      <dgm:spPr/>
    </dgm:pt>
    <dgm:pt modelId="{49D8A523-6B8D-4EFA-A120-14E3F89A60EB}" type="pres">
      <dgm:prSet presAssocID="{473D8FD9-DF15-41E7-B583-40EE50EE787D}" presName="hierChild5" presStyleCnt="0"/>
      <dgm:spPr/>
    </dgm:pt>
    <dgm:pt modelId="{4FD4039B-1F99-4148-B9C8-97324DCA0506}" type="pres">
      <dgm:prSet presAssocID="{602123E9-3BC7-4EDA-9938-280F84C39BCC}" presName="Name35" presStyleLbl="parChTrans1D3" presStyleIdx="5" presStyleCnt="7"/>
      <dgm:spPr/>
    </dgm:pt>
    <dgm:pt modelId="{9C9ED688-F5AF-4DA8-8DB9-909215C58A3A}" type="pres">
      <dgm:prSet presAssocID="{22F98A6F-4872-40BE-B1F7-6164CDE5E6D5}" presName="hierRoot2" presStyleCnt="0">
        <dgm:presLayoutVars>
          <dgm:hierBranch val="init"/>
        </dgm:presLayoutVars>
      </dgm:prSet>
      <dgm:spPr/>
    </dgm:pt>
    <dgm:pt modelId="{5E6C4C1D-9808-4554-A733-95AC403A22B6}" type="pres">
      <dgm:prSet presAssocID="{22F98A6F-4872-40BE-B1F7-6164CDE5E6D5}" presName="rootComposite" presStyleCnt="0"/>
      <dgm:spPr/>
    </dgm:pt>
    <dgm:pt modelId="{7E09CB3F-7A6E-4719-9BF0-532A465CF88B}" type="pres">
      <dgm:prSet presAssocID="{22F98A6F-4872-40BE-B1F7-6164CDE5E6D5}" presName="rootText" presStyleLbl="node3" presStyleIdx="5" presStyleCnt="7">
        <dgm:presLayoutVars>
          <dgm:chPref val="3"/>
        </dgm:presLayoutVars>
      </dgm:prSet>
      <dgm:spPr/>
    </dgm:pt>
    <dgm:pt modelId="{9B4A3F5D-1D93-4D11-8EDC-097DFCAECB05}" type="pres">
      <dgm:prSet presAssocID="{22F98A6F-4872-40BE-B1F7-6164CDE5E6D5}" presName="rootConnector" presStyleLbl="node3" presStyleIdx="5" presStyleCnt="7"/>
      <dgm:spPr/>
    </dgm:pt>
    <dgm:pt modelId="{5EE60308-BA25-4BA6-B3E5-7A3141C5234C}" type="pres">
      <dgm:prSet presAssocID="{22F98A6F-4872-40BE-B1F7-6164CDE5E6D5}" presName="hierChild4" presStyleCnt="0"/>
      <dgm:spPr/>
    </dgm:pt>
    <dgm:pt modelId="{DCC011A0-3D80-43F7-8ECF-196476005875}" type="pres">
      <dgm:prSet presAssocID="{22F98A6F-4872-40BE-B1F7-6164CDE5E6D5}" presName="hierChild5" presStyleCnt="0"/>
      <dgm:spPr/>
    </dgm:pt>
    <dgm:pt modelId="{7B0AFFAD-0FE2-4BE7-83C5-0018C0226370}" type="pres">
      <dgm:prSet presAssocID="{058277FA-ABA6-48BF-90A9-E81EEF129CF5}" presName="Name35" presStyleLbl="parChTrans1D3" presStyleIdx="6" presStyleCnt="7"/>
      <dgm:spPr/>
    </dgm:pt>
    <dgm:pt modelId="{4A900126-C852-4113-9368-3CDE004347E5}" type="pres">
      <dgm:prSet presAssocID="{9C9DC22E-6DC3-4B19-BDFF-24E57E2FCE40}" presName="hierRoot2" presStyleCnt="0">
        <dgm:presLayoutVars>
          <dgm:hierBranch val="init"/>
        </dgm:presLayoutVars>
      </dgm:prSet>
      <dgm:spPr/>
    </dgm:pt>
    <dgm:pt modelId="{6E0F2A2A-1D4C-445B-B6CA-4A17548F7320}" type="pres">
      <dgm:prSet presAssocID="{9C9DC22E-6DC3-4B19-BDFF-24E57E2FCE40}" presName="rootComposite" presStyleCnt="0"/>
      <dgm:spPr/>
    </dgm:pt>
    <dgm:pt modelId="{B9FDABF6-B32D-446D-A717-70256E24753B}" type="pres">
      <dgm:prSet presAssocID="{9C9DC22E-6DC3-4B19-BDFF-24E57E2FCE40}" presName="rootText" presStyleLbl="node3" presStyleIdx="6" presStyleCnt="7">
        <dgm:presLayoutVars>
          <dgm:chPref val="3"/>
        </dgm:presLayoutVars>
      </dgm:prSet>
      <dgm:spPr/>
    </dgm:pt>
    <dgm:pt modelId="{8AC397CC-4EDE-4B0F-B7E6-DC7A44CAFCE5}" type="pres">
      <dgm:prSet presAssocID="{9C9DC22E-6DC3-4B19-BDFF-24E57E2FCE40}" presName="rootConnector" presStyleLbl="node3" presStyleIdx="6" presStyleCnt="7"/>
      <dgm:spPr/>
    </dgm:pt>
    <dgm:pt modelId="{26EE28B9-F1AB-4C09-B811-048711C55F6D}" type="pres">
      <dgm:prSet presAssocID="{9C9DC22E-6DC3-4B19-BDFF-24E57E2FCE40}" presName="hierChild4" presStyleCnt="0"/>
      <dgm:spPr/>
    </dgm:pt>
    <dgm:pt modelId="{ED5D2207-ECD4-4673-AD48-7E56100E3A1A}" type="pres">
      <dgm:prSet presAssocID="{9C9DC22E-6DC3-4B19-BDFF-24E57E2FCE40}" presName="hierChild5" presStyleCnt="0"/>
      <dgm:spPr/>
    </dgm:pt>
    <dgm:pt modelId="{D6DA6F96-56EA-48F1-A5A1-EC3E59084CB4}" type="pres">
      <dgm:prSet presAssocID="{E898A4F7-B2B6-497A-8309-61299171BE96}" presName="hierChild5" presStyleCnt="0"/>
      <dgm:spPr/>
    </dgm:pt>
    <dgm:pt modelId="{587D8A6E-F50C-4668-96A8-0B7D2F8638F8}" type="pres">
      <dgm:prSet presAssocID="{D1D257DB-A8DB-4049-8BEA-895641A88D8A}" presName="hierChild3" presStyleCnt="0"/>
      <dgm:spPr/>
    </dgm:pt>
    <dgm:pt modelId="{C541776D-0585-4A00-9BE6-0A1D273AA740}" type="pres">
      <dgm:prSet presAssocID="{0E34609B-F0A9-444F-8D00-66916BE21024}" presName="Name111" presStyleLbl="parChTrans1D2" presStyleIdx="2" presStyleCnt="3"/>
      <dgm:spPr/>
    </dgm:pt>
    <dgm:pt modelId="{81B073BD-1494-46C3-9A8B-B7634D31527A}" type="pres">
      <dgm:prSet presAssocID="{4F88071D-4897-4B30-9A0C-B1343C435CCB}" presName="hierRoot3" presStyleCnt="0">
        <dgm:presLayoutVars>
          <dgm:hierBranch val="init"/>
        </dgm:presLayoutVars>
      </dgm:prSet>
      <dgm:spPr/>
    </dgm:pt>
    <dgm:pt modelId="{18613A4B-3217-464C-82FD-20E91EA0D040}" type="pres">
      <dgm:prSet presAssocID="{4F88071D-4897-4B30-9A0C-B1343C435CCB}" presName="rootComposite3" presStyleCnt="0"/>
      <dgm:spPr/>
    </dgm:pt>
    <dgm:pt modelId="{4BBB877C-FB44-4C07-87CD-EB49AB2B5A10}" type="pres">
      <dgm:prSet presAssocID="{4F88071D-4897-4B30-9A0C-B1343C435CCB}" presName="rootText3" presStyleLbl="asst1" presStyleIdx="0" presStyleCnt="1">
        <dgm:presLayoutVars>
          <dgm:chPref val="3"/>
        </dgm:presLayoutVars>
      </dgm:prSet>
      <dgm:spPr/>
    </dgm:pt>
    <dgm:pt modelId="{5F491D22-6486-46A2-9C52-0253C4BC416A}" type="pres">
      <dgm:prSet presAssocID="{4F88071D-4897-4B30-9A0C-B1343C435CCB}" presName="rootConnector3" presStyleLbl="asst1" presStyleIdx="0" presStyleCnt="1"/>
      <dgm:spPr/>
    </dgm:pt>
    <dgm:pt modelId="{44CE2C1F-76F5-43EC-9A8B-200C86AB245C}" type="pres">
      <dgm:prSet presAssocID="{4F88071D-4897-4B30-9A0C-B1343C435CCB}" presName="hierChild6" presStyleCnt="0"/>
      <dgm:spPr/>
    </dgm:pt>
    <dgm:pt modelId="{87669804-49E4-4DFA-B8DC-89C037EEE04B}" type="pres">
      <dgm:prSet presAssocID="{4F88071D-4897-4B30-9A0C-B1343C435CCB}" presName="hierChild7" presStyleCnt="0"/>
      <dgm:spPr/>
    </dgm:pt>
  </dgm:ptLst>
  <dgm:cxnLst>
    <dgm:cxn modelId="{3E9C1F02-9748-4841-95A0-8C3795329DBA}" type="presOf" srcId="{602123E9-3BC7-4EDA-9938-280F84C39BCC}" destId="{4FD4039B-1F99-4148-B9C8-97324DCA0506}" srcOrd="0" destOrd="0" presId="urn:microsoft.com/office/officeart/2005/8/layout/orgChart1"/>
    <dgm:cxn modelId="{3D995802-4551-4F83-8749-1C25D07C9C35}" srcId="{E898A4F7-B2B6-497A-8309-61299171BE96}" destId="{F5BBB204-8808-4D86-BEC8-40002BBC93A9}" srcOrd="0" destOrd="0" parTransId="{6A2B0440-37CB-4110-B85A-FCF409E3A988}" sibTransId="{8C35D297-D3E1-4FAA-BDB2-34574A012E30}"/>
    <dgm:cxn modelId="{33CA1706-5040-4D5F-83E6-03D0601F083D}" type="presOf" srcId="{473D8FD9-DF15-41E7-B583-40EE50EE787D}" destId="{0BB7FF8A-92E6-446C-BDAD-448058BE7CD8}" srcOrd="1" destOrd="0" presId="urn:microsoft.com/office/officeart/2005/8/layout/orgChart1"/>
    <dgm:cxn modelId="{EE1E6310-A933-48EC-A80B-06011D32F952}" type="presOf" srcId="{4B03384F-040A-4800-8672-052596661392}" destId="{B15B1DE5-89B6-46F1-85D1-B946937DDA97}" srcOrd="0" destOrd="0" presId="urn:microsoft.com/office/officeart/2005/8/layout/orgChart1"/>
    <dgm:cxn modelId="{73AA741D-C1C5-4CF3-9CD8-FB8608581A0D}" srcId="{23B713B1-C202-4ECE-BDF2-CC181959F16D}" destId="{D1D257DB-A8DB-4049-8BEA-895641A88D8A}" srcOrd="0" destOrd="0" parTransId="{2B3E3103-6D60-48AA-8677-7317002557C1}" sibTransId="{10FFD6ED-3695-44CC-9D50-0AAF73E93D48}"/>
    <dgm:cxn modelId="{BFD2EE1D-361D-48C9-BD4E-73FEF11A0B44}" type="presOf" srcId="{8EFEE8C8-3C61-4453-86E6-16275F319398}" destId="{29931A47-B09C-47A8-A853-B072B782D135}" srcOrd="0" destOrd="0" presId="urn:microsoft.com/office/officeart/2005/8/layout/orgChart1"/>
    <dgm:cxn modelId="{145C5121-2C61-4B68-AD39-B0C582D26705}" type="presOf" srcId="{51E11380-D1F9-4D16-B333-460C606D318A}" destId="{5184459B-5F98-4BD8-B1AA-05C986614EB0}" srcOrd="0" destOrd="0" presId="urn:microsoft.com/office/officeart/2005/8/layout/orgChart1"/>
    <dgm:cxn modelId="{392ABB22-32EE-40F5-BF37-8206AF436416}" type="presOf" srcId="{9C9DC22E-6DC3-4B19-BDFF-24E57E2FCE40}" destId="{8AC397CC-4EDE-4B0F-B7E6-DC7A44CAFCE5}" srcOrd="1" destOrd="0" presId="urn:microsoft.com/office/officeart/2005/8/layout/orgChart1"/>
    <dgm:cxn modelId="{EA7CC926-F2C9-4317-BDA3-F0D3A7874F75}" type="presOf" srcId="{0E34609B-F0A9-444F-8D00-66916BE21024}" destId="{C541776D-0585-4A00-9BE6-0A1D273AA740}" srcOrd="0" destOrd="0" presId="urn:microsoft.com/office/officeart/2005/8/layout/orgChart1"/>
    <dgm:cxn modelId="{27CF9F27-979A-4094-9864-121D21EBEC0E}" type="presOf" srcId="{9C9DC22E-6DC3-4B19-BDFF-24E57E2FCE40}" destId="{B9FDABF6-B32D-446D-A717-70256E24753B}" srcOrd="0" destOrd="0" presId="urn:microsoft.com/office/officeart/2005/8/layout/orgChart1"/>
    <dgm:cxn modelId="{1D43D129-4F1F-4D45-B8C9-55222519A2D9}" type="presOf" srcId="{058277FA-ABA6-48BF-90A9-E81EEF129CF5}" destId="{7B0AFFAD-0FE2-4BE7-83C5-0018C0226370}" srcOrd="0" destOrd="0" presId="urn:microsoft.com/office/officeart/2005/8/layout/orgChart1"/>
    <dgm:cxn modelId="{95988731-F147-47B0-A46F-C59B324F2EF9}" type="presOf" srcId="{473D8FD9-DF15-41E7-B583-40EE50EE787D}" destId="{F8968638-FD23-4435-8EE4-21A10B1AFF32}" srcOrd="0" destOrd="0" presId="urn:microsoft.com/office/officeart/2005/8/layout/orgChart1"/>
    <dgm:cxn modelId="{B77DBE34-D8A3-403A-AD47-01D05CFCBB08}" type="presOf" srcId="{C9FD43F4-B867-466F-9EFA-67977F0B0F16}" destId="{9D0C6FE3-438A-4F97-B361-F81DD63F00CB}" srcOrd="0" destOrd="0" presId="urn:microsoft.com/office/officeart/2005/8/layout/orgChart1"/>
    <dgm:cxn modelId="{85C2C334-BB32-4E8D-A76E-7C755273E1AE}" type="presOf" srcId="{4B03384F-040A-4800-8672-052596661392}" destId="{26D4CBFE-A5FD-44FC-B0EB-814C5B827E22}" srcOrd="1" destOrd="0" presId="urn:microsoft.com/office/officeart/2005/8/layout/orgChart1"/>
    <dgm:cxn modelId="{B09B3240-8FBB-490A-AF23-3593D2DDA040}" type="presOf" srcId="{E898A4F7-B2B6-497A-8309-61299171BE96}" destId="{C2B56098-64FB-44C8-91C7-C9E11AF9FDE0}" srcOrd="0" destOrd="0" presId="urn:microsoft.com/office/officeart/2005/8/layout/orgChart1"/>
    <dgm:cxn modelId="{350B1C5B-6570-4D55-BC8A-3E5762080EE1}" srcId="{E898A4F7-B2B6-497A-8309-61299171BE96}" destId="{9C9DC22E-6DC3-4B19-BDFF-24E57E2FCE40}" srcOrd="3" destOrd="0" parTransId="{058277FA-ABA6-48BF-90A9-E81EEF129CF5}" sibTransId="{C7698C58-52D0-439E-BF21-1DC4C308635A}"/>
    <dgm:cxn modelId="{1F2C9060-02AA-41BA-B140-624A50CF62DA}" type="presOf" srcId="{F5BBB204-8808-4D86-BEC8-40002BBC93A9}" destId="{57C482CF-9D9F-44B4-9119-1962BC329506}" srcOrd="0" destOrd="0" presId="urn:microsoft.com/office/officeart/2005/8/layout/orgChart1"/>
    <dgm:cxn modelId="{4AEB6B6B-6D68-4A12-A707-BE08D333240C}" type="presOf" srcId="{B4B229ED-4614-4239-9906-3FFEC46BD2D2}" destId="{F5C17FA0-E3EE-48CD-BC90-9956E0D82EE0}" srcOrd="1" destOrd="0" presId="urn:microsoft.com/office/officeart/2005/8/layout/orgChart1"/>
    <dgm:cxn modelId="{9B7CF84F-E4F2-400C-AA78-71052AD3C859}" type="presOf" srcId="{22F98A6F-4872-40BE-B1F7-6164CDE5E6D5}" destId="{9B4A3F5D-1D93-4D11-8EDC-097DFCAECB05}" srcOrd="1" destOrd="0" presId="urn:microsoft.com/office/officeart/2005/8/layout/orgChart1"/>
    <dgm:cxn modelId="{11522950-DBCF-451F-AB1F-401CF3FC5A5D}" type="presOf" srcId="{4F88071D-4897-4B30-9A0C-B1343C435CCB}" destId="{4BBB877C-FB44-4C07-87CD-EB49AB2B5A10}" srcOrd="0" destOrd="0" presId="urn:microsoft.com/office/officeart/2005/8/layout/orgChart1"/>
    <dgm:cxn modelId="{54578150-F21F-4391-9F40-68986F708AA1}" srcId="{E898A4F7-B2B6-497A-8309-61299171BE96}" destId="{473D8FD9-DF15-41E7-B583-40EE50EE787D}" srcOrd="1" destOrd="0" parTransId="{9C05461E-8204-480F-BEC7-F255AF3C97F7}" sibTransId="{9694BBF3-DF59-435A-AE10-FF102F5B8FE3}"/>
    <dgm:cxn modelId="{34849E78-4CAC-4E30-88FA-662C7D66136A}" type="presOf" srcId="{DB13A502-1142-4572-9827-E4525F811B11}" destId="{75F418F8-6339-4B1E-83E3-152D1CF4B4C0}" srcOrd="0" destOrd="0" presId="urn:microsoft.com/office/officeart/2005/8/layout/orgChart1"/>
    <dgm:cxn modelId="{9A6BAB79-DF57-48CE-97C9-846938ADA428}" type="presOf" srcId="{B63C4B6B-EFCB-482E-9B7B-4E4BE68679EB}" destId="{013591C8-4ACB-4C89-AB8A-EC6156FFDD20}" srcOrd="0" destOrd="0" presId="urn:microsoft.com/office/officeart/2005/8/layout/orgChart1"/>
    <dgm:cxn modelId="{2BCB4B80-2040-4FF4-B173-7DD85C8F875D}" srcId="{4B03384F-040A-4800-8672-052596661392}" destId="{B4B229ED-4614-4239-9906-3FFEC46BD2D2}" srcOrd="1" destOrd="0" parTransId="{B63C4B6B-EFCB-482E-9B7B-4E4BE68679EB}" sibTransId="{B98883F7-9E10-4AD1-BBA9-B3FD5F4F9B54}"/>
    <dgm:cxn modelId="{3068E181-439B-4605-A9AE-4C4F061B8AC9}" type="presOf" srcId="{D1D257DB-A8DB-4049-8BEA-895641A88D8A}" destId="{0B2BB104-BBDF-4E9F-A5C1-6DF2AAEB6A18}" srcOrd="1" destOrd="0" presId="urn:microsoft.com/office/officeart/2005/8/layout/orgChart1"/>
    <dgm:cxn modelId="{FF183B82-E12A-4B6E-AD00-AD46EEA8B9AB}" type="presOf" srcId="{B4B229ED-4614-4239-9906-3FFEC46BD2D2}" destId="{EB290CF9-0B1B-46CA-BB7B-9BE97330F4DA}" srcOrd="0" destOrd="0" presId="urn:microsoft.com/office/officeart/2005/8/layout/orgChart1"/>
    <dgm:cxn modelId="{A77D4089-23A4-48C8-AABD-8BADED4FFB02}" srcId="{D1D257DB-A8DB-4049-8BEA-895641A88D8A}" destId="{4B03384F-040A-4800-8672-052596661392}" srcOrd="1" destOrd="0" parTransId="{C9FD43F4-B867-466F-9EFA-67977F0B0F16}" sibTransId="{0B8236C9-D9A2-49AC-8381-4833697BEBB6}"/>
    <dgm:cxn modelId="{0AC84691-F66C-43FF-AE05-5C73C1C6F366}" type="presOf" srcId="{E898A4F7-B2B6-497A-8309-61299171BE96}" destId="{BC7A74A3-2BFD-453E-B33B-049D29CA01FE}" srcOrd="1" destOrd="0" presId="urn:microsoft.com/office/officeart/2005/8/layout/orgChart1"/>
    <dgm:cxn modelId="{4FB12892-C430-4866-86CE-C6B0DDC07691}" type="presOf" srcId="{4F88071D-4897-4B30-9A0C-B1343C435CCB}" destId="{5F491D22-6486-46A2-9C52-0253C4BC416A}" srcOrd="1" destOrd="0" presId="urn:microsoft.com/office/officeart/2005/8/layout/orgChart1"/>
    <dgm:cxn modelId="{11BAE99A-96C9-4A9F-A9C6-F7ADA0183F17}" type="presOf" srcId="{8EFEE8C8-3C61-4453-86E6-16275F319398}" destId="{C71AE35C-DA56-4F6B-B1EC-CC36ABF7C845}" srcOrd="1" destOrd="0" presId="urn:microsoft.com/office/officeart/2005/8/layout/orgChart1"/>
    <dgm:cxn modelId="{85AC889B-43AD-4B30-9193-BCAE14A1CF2F}" srcId="{4B03384F-040A-4800-8672-052596661392}" destId="{1CC2959E-0D02-432D-8335-AAB2911F18FB}" srcOrd="2" destOrd="0" parTransId="{DB13A502-1142-4572-9827-E4525F811B11}" sibTransId="{DD6F1319-3B88-420F-80A8-13AB96498789}"/>
    <dgm:cxn modelId="{5F0AE2B2-068D-4542-AE04-34D6116C85A0}" srcId="{D1D257DB-A8DB-4049-8BEA-895641A88D8A}" destId="{4F88071D-4897-4B30-9A0C-B1343C435CCB}" srcOrd="0" destOrd="0" parTransId="{0E34609B-F0A9-444F-8D00-66916BE21024}" sibTransId="{D1C12999-67DB-4494-8808-3CE2E62FC6A1}"/>
    <dgm:cxn modelId="{8D4995B3-1486-4CF2-AEE7-2DCDCDC568C5}" type="presOf" srcId="{88397AC6-AFAA-483C-B1EF-BD7CFF519E5A}" destId="{2A2A5968-EFDE-4FE2-938F-6A35F0E17524}" srcOrd="0" destOrd="0" presId="urn:microsoft.com/office/officeart/2005/8/layout/orgChart1"/>
    <dgm:cxn modelId="{918AB6B7-1776-4788-89B5-554383C0B254}" srcId="{D1D257DB-A8DB-4049-8BEA-895641A88D8A}" destId="{E898A4F7-B2B6-497A-8309-61299171BE96}" srcOrd="2" destOrd="0" parTransId="{51E11380-D1F9-4D16-B333-460C606D318A}" sibTransId="{6C5970B8-5E62-4492-9CB9-5EF8E08FD714}"/>
    <dgm:cxn modelId="{BD60EDBA-1730-4688-98F4-BBA14689E33A}" type="presOf" srcId="{23B713B1-C202-4ECE-BDF2-CC181959F16D}" destId="{CB015CFD-DD75-4052-BA63-67A11EAD3855}" srcOrd="0" destOrd="0" presId="urn:microsoft.com/office/officeart/2005/8/layout/orgChart1"/>
    <dgm:cxn modelId="{5017ACBB-654C-4ACE-8288-591AC83EDB6E}" srcId="{E898A4F7-B2B6-497A-8309-61299171BE96}" destId="{22F98A6F-4872-40BE-B1F7-6164CDE5E6D5}" srcOrd="2" destOrd="0" parTransId="{602123E9-3BC7-4EDA-9938-280F84C39BCC}" sibTransId="{9E214EB1-ED33-46BC-B305-69E92258144F}"/>
    <dgm:cxn modelId="{3E06D6BD-5070-4A1A-B9E9-73F3DA3D2C50}" type="presOf" srcId="{1CC2959E-0D02-432D-8335-AAB2911F18FB}" destId="{9A1CDF79-008B-4664-8ABC-C9A3DF516010}" srcOrd="0" destOrd="0" presId="urn:microsoft.com/office/officeart/2005/8/layout/orgChart1"/>
    <dgm:cxn modelId="{F1E130CA-E048-4616-A0DF-B51DFFB0AEDF}" type="presOf" srcId="{1CC2959E-0D02-432D-8335-AAB2911F18FB}" destId="{08B7F706-5C13-4598-8B39-AEEF753CE333}" srcOrd="1" destOrd="0" presId="urn:microsoft.com/office/officeart/2005/8/layout/orgChart1"/>
    <dgm:cxn modelId="{59B7F5D4-FA43-45E2-B8E0-8A75A9D00882}" type="presOf" srcId="{9C05461E-8204-480F-BEC7-F255AF3C97F7}" destId="{05ED5B0A-8907-4177-ACF8-7669075230A4}" srcOrd="0" destOrd="0" presId="urn:microsoft.com/office/officeart/2005/8/layout/orgChart1"/>
    <dgm:cxn modelId="{929E80DD-8CC1-4827-BAB2-E259EF008011}" srcId="{4B03384F-040A-4800-8672-052596661392}" destId="{8EFEE8C8-3C61-4453-86E6-16275F319398}" srcOrd="0" destOrd="0" parTransId="{88397AC6-AFAA-483C-B1EF-BD7CFF519E5A}" sibTransId="{568E9E15-DB08-436F-8FAA-F063727FE2C9}"/>
    <dgm:cxn modelId="{4D5811DF-B965-4E1B-8C7C-932748BCBC6F}" type="presOf" srcId="{6A2B0440-37CB-4110-B85A-FCF409E3A988}" destId="{BA21ADD6-249C-44EE-A3A8-561651C890F2}" srcOrd="0" destOrd="0" presId="urn:microsoft.com/office/officeart/2005/8/layout/orgChart1"/>
    <dgm:cxn modelId="{0E5F6EE3-D04D-46AF-A868-23AD6F29A678}" type="presOf" srcId="{D1D257DB-A8DB-4049-8BEA-895641A88D8A}" destId="{CEEA4DC7-13AE-43FA-AB23-4D72E94B120F}" srcOrd="0" destOrd="0" presId="urn:microsoft.com/office/officeart/2005/8/layout/orgChart1"/>
    <dgm:cxn modelId="{A24811F2-E86E-4419-9747-161E22261717}" type="presOf" srcId="{F5BBB204-8808-4D86-BEC8-40002BBC93A9}" destId="{7D2FE65E-1DDA-4B5B-9D6D-26AE19812272}" srcOrd="1" destOrd="0" presId="urn:microsoft.com/office/officeart/2005/8/layout/orgChart1"/>
    <dgm:cxn modelId="{1296C6FA-CC3F-4608-B4AF-198CCEF0F8E8}" type="presOf" srcId="{22F98A6F-4872-40BE-B1F7-6164CDE5E6D5}" destId="{7E09CB3F-7A6E-4719-9BF0-532A465CF88B}" srcOrd="0" destOrd="0" presId="urn:microsoft.com/office/officeart/2005/8/layout/orgChart1"/>
    <dgm:cxn modelId="{99F6A073-EA50-4FE3-BAE8-3C34080C9F9C}" type="presParOf" srcId="{CB015CFD-DD75-4052-BA63-67A11EAD3855}" destId="{88D1F1B2-1A3C-4452-B2A2-3936270D6356}" srcOrd="0" destOrd="0" presId="urn:microsoft.com/office/officeart/2005/8/layout/orgChart1"/>
    <dgm:cxn modelId="{0420E43F-EDDD-41D7-B22A-19A8DFFABAF4}" type="presParOf" srcId="{88D1F1B2-1A3C-4452-B2A2-3936270D6356}" destId="{A3C7A25D-8BB3-49E7-B0A0-0B983FBEC7BE}" srcOrd="0" destOrd="0" presId="urn:microsoft.com/office/officeart/2005/8/layout/orgChart1"/>
    <dgm:cxn modelId="{384B50F7-6987-48CD-93D5-28AE1AFC124C}" type="presParOf" srcId="{A3C7A25D-8BB3-49E7-B0A0-0B983FBEC7BE}" destId="{CEEA4DC7-13AE-43FA-AB23-4D72E94B120F}" srcOrd="0" destOrd="0" presId="urn:microsoft.com/office/officeart/2005/8/layout/orgChart1"/>
    <dgm:cxn modelId="{FED7E243-DE5D-446B-96D9-867171EFC69B}" type="presParOf" srcId="{A3C7A25D-8BB3-49E7-B0A0-0B983FBEC7BE}" destId="{0B2BB104-BBDF-4E9F-A5C1-6DF2AAEB6A18}" srcOrd="1" destOrd="0" presId="urn:microsoft.com/office/officeart/2005/8/layout/orgChart1"/>
    <dgm:cxn modelId="{F37D24C6-63A1-4157-B5EB-0D29A51E3B74}" type="presParOf" srcId="{88D1F1B2-1A3C-4452-B2A2-3936270D6356}" destId="{6D3D1D06-AB17-4305-86E4-3F7CE575E67E}" srcOrd="1" destOrd="0" presId="urn:microsoft.com/office/officeart/2005/8/layout/orgChart1"/>
    <dgm:cxn modelId="{A94C4438-4868-45BE-ACB8-B298AB2BD125}" type="presParOf" srcId="{6D3D1D06-AB17-4305-86E4-3F7CE575E67E}" destId="{9D0C6FE3-438A-4F97-B361-F81DD63F00CB}" srcOrd="0" destOrd="0" presId="urn:microsoft.com/office/officeart/2005/8/layout/orgChart1"/>
    <dgm:cxn modelId="{F4CF52C7-7229-4B6A-A73F-56AF0F1213E9}" type="presParOf" srcId="{6D3D1D06-AB17-4305-86E4-3F7CE575E67E}" destId="{92FE3C38-9CC5-4FB4-9D76-A40FB040D55B}" srcOrd="1" destOrd="0" presId="urn:microsoft.com/office/officeart/2005/8/layout/orgChart1"/>
    <dgm:cxn modelId="{30169F2D-A336-4B56-AF13-BBFE4D640E0E}" type="presParOf" srcId="{92FE3C38-9CC5-4FB4-9D76-A40FB040D55B}" destId="{BB82172D-FFE7-476F-A39F-D02439D2FB49}" srcOrd="0" destOrd="0" presId="urn:microsoft.com/office/officeart/2005/8/layout/orgChart1"/>
    <dgm:cxn modelId="{225E38A4-76A3-40B1-A768-C662CF87F7D4}" type="presParOf" srcId="{BB82172D-FFE7-476F-A39F-D02439D2FB49}" destId="{B15B1DE5-89B6-46F1-85D1-B946937DDA97}" srcOrd="0" destOrd="0" presId="urn:microsoft.com/office/officeart/2005/8/layout/orgChart1"/>
    <dgm:cxn modelId="{1C47A274-AD3D-4C73-8699-CDC2A3F82150}" type="presParOf" srcId="{BB82172D-FFE7-476F-A39F-D02439D2FB49}" destId="{26D4CBFE-A5FD-44FC-B0EB-814C5B827E22}" srcOrd="1" destOrd="0" presId="urn:microsoft.com/office/officeart/2005/8/layout/orgChart1"/>
    <dgm:cxn modelId="{3AD6CC85-826F-4F87-8DA3-ECDFC49D5A85}" type="presParOf" srcId="{92FE3C38-9CC5-4FB4-9D76-A40FB040D55B}" destId="{28DCEE61-0774-433A-B8F8-A4051BC6128C}" srcOrd="1" destOrd="0" presId="urn:microsoft.com/office/officeart/2005/8/layout/orgChart1"/>
    <dgm:cxn modelId="{C8A53831-590D-4276-9410-3F2AB61FA281}" type="presParOf" srcId="{28DCEE61-0774-433A-B8F8-A4051BC6128C}" destId="{2A2A5968-EFDE-4FE2-938F-6A35F0E17524}" srcOrd="0" destOrd="0" presId="urn:microsoft.com/office/officeart/2005/8/layout/orgChart1"/>
    <dgm:cxn modelId="{BDB6B97D-6DF2-47CD-86ED-7819249CD403}" type="presParOf" srcId="{28DCEE61-0774-433A-B8F8-A4051BC6128C}" destId="{E2958E49-0156-49C4-923F-E89E34FF3480}" srcOrd="1" destOrd="0" presId="urn:microsoft.com/office/officeart/2005/8/layout/orgChart1"/>
    <dgm:cxn modelId="{C7B5518F-16D6-4F82-AFC1-44B2941545A9}" type="presParOf" srcId="{E2958E49-0156-49C4-923F-E89E34FF3480}" destId="{1C7D4C9C-7E18-4DE9-9515-4600365919CE}" srcOrd="0" destOrd="0" presId="urn:microsoft.com/office/officeart/2005/8/layout/orgChart1"/>
    <dgm:cxn modelId="{EDA40A5B-372F-410A-99B5-1BD0FFBBE3DA}" type="presParOf" srcId="{1C7D4C9C-7E18-4DE9-9515-4600365919CE}" destId="{29931A47-B09C-47A8-A853-B072B782D135}" srcOrd="0" destOrd="0" presId="urn:microsoft.com/office/officeart/2005/8/layout/orgChart1"/>
    <dgm:cxn modelId="{172FFF77-E109-4911-B334-2B6A1400183A}" type="presParOf" srcId="{1C7D4C9C-7E18-4DE9-9515-4600365919CE}" destId="{C71AE35C-DA56-4F6B-B1EC-CC36ABF7C845}" srcOrd="1" destOrd="0" presId="urn:microsoft.com/office/officeart/2005/8/layout/orgChart1"/>
    <dgm:cxn modelId="{BCCF7D39-FFF2-4EE1-8EAD-F476C1A5EB6F}" type="presParOf" srcId="{E2958E49-0156-49C4-923F-E89E34FF3480}" destId="{36DA3FB6-4B95-41B8-8769-D237CFB4A234}" srcOrd="1" destOrd="0" presId="urn:microsoft.com/office/officeart/2005/8/layout/orgChart1"/>
    <dgm:cxn modelId="{D3CA8A55-FAE6-4D5F-91D6-69C7EF491323}" type="presParOf" srcId="{E2958E49-0156-49C4-923F-E89E34FF3480}" destId="{95634538-16FE-4B20-8B75-661FA49839F0}" srcOrd="2" destOrd="0" presId="urn:microsoft.com/office/officeart/2005/8/layout/orgChart1"/>
    <dgm:cxn modelId="{8B517C71-78E8-491E-B2F8-590251D1019B}" type="presParOf" srcId="{28DCEE61-0774-433A-B8F8-A4051BC6128C}" destId="{013591C8-4ACB-4C89-AB8A-EC6156FFDD20}" srcOrd="2" destOrd="0" presId="urn:microsoft.com/office/officeart/2005/8/layout/orgChart1"/>
    <dgm:cxn modelId="{774FA6FF-35D4-4220-A763-7B50BF42616C}" type="presParOf" srcId="{28DCEE61-0774-433A-B8F8-A4051BC6128C}" destId="{0A64B49D-7E37-4C97-BB42-462F4A822475}" srcOrd="3" destOrd="0" presId="urn:microsoft.com/office/officeart/2005/8/layout/orgChart1"/>
    <dgm:cxn modelId="{7C854FCB-246A-4626-AE65-7C34710AEEC6}" type="presParOf" srcId="{0A64B49D-7E37-4C97-BB42-462F4A822475}" destId="{EC02FB05-3AAA-4C5A-9560-B85428DD1905}" srcOrd="0" destOrd="0" presId="urn:microsoft.com/office/officeart/2005/8/layout/orgChart1"/>
    <dgm:cxn modelId="{5742D86D-2870-4252-A157-F7C9B194A2A3}" type="presParOf" srcId="{EC02FB05-3AAA-4C5A-9560-B85428DD1905}" destId="{EB290CF9-0B1B-46CA-BB7B-9BE97330F4DA}" srcOrd="0" destOrd="0" presId="urn:microsoft.com/office/officeart/2005/8/layout/orgChart1"/>
    <dgm:cxn modelId="{9245E61C-94FB-46BE-BD61-5955F1EA04CA}" type="presParOf" srcId="{EC02FB05-3AAA-4C5A-9560-B85428DD1905}" destId="{F5C17FA0-E3EE-48CD-BC90-9956E0D82EE0}" srcOrd="1" destOrd="0" presId="urn:microsoft.com/office/officeart/2005/8/layout/orgChart1"/>
    <dgm:cxn modelId="{AB154432-30DA-4398-8D7B-CF47BA0592FC}" type="presParOf" srcId="{0A64B49D-7E37-4C97-BB42-462F4A822475}" destId="{DDAE281B-4F8B-4842-88B0-32A5E02173AF}" srcOrd="1" destOrd="0" presId="urn:microsoft.com/office/officeart/2005/8/layout/orgChart1"/>
    <dgm:cxn modelId="{F763AD76-66E2-443B-8679-4EC8F254C326}" type="presParOf" srcId="{0A64B49D-7E37-4C97-BB42-462F4A822475}" destId="{47E9A7F0-A1B4-4496-B015-2C8A4E92A53F}" srcOrd="2" destOrd="0" presId="urn:microsoft.com/office/officeart/2005/8/layout/orgChart1"/>
    <dgm:cxn modelId="{3E00C7CD-8E27-4AF8-9A1C-101C2B5C8BB3}" type="presParOf" srcId="{28DCEE61-0774-433A-B8F8-A4051BC6128C}" destId="{75F418F8-6339-4B1E-83E3-152D1CF4B4C0}" srcOrd="4" destOrd="0" presId="urn:microsoft.com/office/officeart/2005/8/layout/orgChart1"/>
    <dgm:cxn modelId="{532AC62A-56D6-413B-9BE8-11320943F4B7}" type="presParOf" srcId="{28DCEE61-0774-433A-B8F8-A4051BC6128C}" destId="{0151AA27-24CD-4E19-9C3E-98AFDBC5BD3C}" srcOrd="5" destOrd="0" presId="urn:microsoft.com/office/officeart/2005/8/layout/orgChart1"/>
    <dgm:cxn modelId="{29418770-2E11-409B-B9E9-EB9C8FECE16C}" type="presParOf" srcId="{0151AA27-24CD-4E19-9C3E-98AFDBC5BD3C}" destId="{4BA4FB83-D602-433B-9951-CB6C1EE2B217}" srcOrd="0" destOrd="0" presId="urn:microsoft.com/office/officeart/2005/8/layout/orgChart1"/>
    <dgm:cxn modelId="{58C3298C-44B3-4916-AA53-206151C13734}" type="presParOf" srcId="{4BA4FB83-D602-433B-9951-CB6C1EE2B217}" destId="{9A1CDF79-008B-4664-8ABC-C9A3DF516010}" srcOrd="0" destOrd="0" presId="urn:microsoft.com/office/officeart/2005/8/layout/orgChart1"/>
    <dgm:cxn modelId="{6C096111-F01E-4F70-9464-93EDFDA8B678}" type="presParOf" srcId="{4BA4FB83-D602-433B-9951-CB6C1EE2B217}" destId="{08B7F706-5C13-4598-8B39-AEEF753CE333}" srcOrd="1" destOrd="0" presId="urn:microsoft.com/office/officeart/2005/8/layout/orgChart1"/>
    <dgm:cxn modelId="{0F23DB38-4D7A-441A-9FD1-05F61BFB36A6}" type="presParOf" srcId="{0151AA27-24CD-4E19-9C3E-98AFDBC5BD3C}" destId="{8637EA92-0F37-43A7-96F3-979F15439925}" srcOrd="1" destOrd="0" presId="urn:microsoft.com/office/officeart/2005/8/layout/orgChart1"/>
    <dgm:cxn modelId="{A8BD3FF5-BBEE-4BBE-AF6C-237CC3006751}" type="presParOf" srcId="{0151AA27-24CD-4E19-9C3E-98AFDBC5BD3C}" destId="{8BE96BAB-35EC-4EE0-A8B7-984DE220D53E}" srcOrd="2" destOrd="0" presId="urn:microsoft.com/office/officeart/2005/8/layout/orgChart1"/>
    <dgm:cxn modelId="{4E53B516-120C-4971-8A72-1CCEBBD91E4E}" type="presParOf" srcId="{92FE3C38-9CC5-4FB4-9D76-A40FB040D55B}" destId="{DB3124E5-6E2B-4256-A992-0109F0C2FF65}" srcOrd="2" destOrd="0" presId="urn:microsoft.com/office/officeart/2005/8/layout/orgChart1"/>
    <dgm:cxn modelId="{F6F32DF2-D65B-4650-9FEF-28F9726D1C25}" type="presParOf" srcId="{6D3D1D06-AB17-4305-86E4-3F7CE575E67E}" destId="{5184459B-5F98-4BD8-B1AA-05C986614EB0}" srcOrd="2" destOrd="0" presId="urn:microsoft.com/office/officeart/2005/8/layout/orgChart1"/>
    <dgm:cxn modelId="{A55E6382-3D59-43B4-87FF-50A767155E3A}" type="presParOf" srcId="{6D3D1D06-AB17-4305-86E4-3F7CE575E67E}" destId="{F4235ADE-6203-4EDF-B422-4BDA019E7183}" srcOrd="3" destOrd="0" presId="urn:microsoft.com/office/officeart/2005/8/layout/orgChart1"/>
    <dgm:cxn modelId="{8F655024-8CFB-4215-8948-D471EB58602F}" type="presParOf" srcId="{F4235ADE-6203-4EDF-B422-4BDA019E7183}" destId="{AB914DFB-2EF0-4BD2-A267-595145ABDD8E}" srcOrd="0" destOrd="0" presId="urn:microsoft.com/office/officeart/2005/8/layout/orgChart1"/>
    <dgm:cxn modelId="{71560793-30D8-4BAE-B934-59E74D6EC409}" type="presParOf" srcId="{AB914DFB-2EF0-4BD2-A267-595145ABDD8E}" destId="{C2B56098-64FB-44C8-91C7-C9E11AF9FDE0}" srcOrd="0" destOrd="0" presId="urn:microsoft.com/office/officeart/2005/8/layout/orgChart1"/>
    <dgm:cxn modelId="{C64CD001-F396-4312-8983-C0450D098039}" type="presParOf" srcId="{AB914DFB-2EF0-4BD2-A267-595145ABDD8E}" destId="{BC7A74A3-2BFD-453E-B33B-049D29CA01FE}" srcOrd="1" destOrd="0" presId="urn:microsoft.com/office/officeart/2005/8/layout/orgChart1"/>
    <dgm:cxn modelId="{1D342B1F-F1DF-4F97-8ED2-2194AE81C413}" type="presParOf" srcId="{F4235ADE-6203-4EDF-B422-4BDA019E7183}" destId="{E10C03DA-2578-445B-9794-EAE3F7B28623}" srcOrd="1" destOrd="0" presId="urn:microsoft.com/office/officeart/2005/8/layout/orgChart1"/>
    <dgm:cxn modelId="{690E3040-55F8-4086-8337-F263147B86C8}" type="presParOf" srcId="{E10C03DA-2578-445B-9794-EAE3F7B28623}" destId="{BA21ADD6-249C-44EE-A3A8-561651C890F2}" srcOrd="0" destOrd="0" presId="urn:microsoft.com/office/officeart/2005/8/layout/orgChart1"/>
    <dgm:cxn modelId="{AEB53934-87DE-4FE7-983B-46049B4BE1C8}" type="presParOf" srcId="{E10C03DA-2578-445B-9794-EAE3F7B28623}" destId="{A610B963-03DA-468F-BFCC-840BFDAF7A0F}" srcOrd="1" destOrd="0" presId="urn:microsoft.com/office/officeart/2005/8/layout/orgChart1"/>
    <dgm:cxn modelId="{029EFEB8-1607-4BD4-B2D1-CAE276BA0C3D}" type="presParOf" srcId="{A610B963-03DA-468F-BFCC-840BFDAF7A0F}" destId="{86E2CD88-D131-475B-8DFE-6536F6A73E4E}" srcOrd="0" destOrd="0" presId="urn:microsoft.com/office/officeart/2005/8/layout/orgChart1"/>
    <dgm:cxn modelId="{F340805B-B897-44F5-A5A2-8CD848EB0719}" type="presParOf" srcId="{86E2CD88-D131-475B-8DFE-6536F6A73E4E}" destId="{57C482CF-9D9F-44B4-9119-1962BC329506}" srcOrd="0" destOrd="0" presId="urn:microsoft.com/office/officeart/2005/8/layout/orgChart1"/>
    <dgm:cxn modelId="{D29AE08A-0018-40D5-947D-FF599CE8AF28}" type="presParOf" srcId="{86E2CD88-D131-475B-8DFE-6536F6A73E4E}" destId="{7D2FE65E-1DDA-4B5B-9D6D-26AE19812272}" srcOrd="1" destOrd="0" presId="urn:microsoft.com/office/officeart/2005/8/layout/orgChart1"/>
    <dgm:cxn modelId="{11EC248E-532E-4FE8-9051-27430FDDFCDC}" type="presParOf" srcId="{A610B963-03DA-468F-BFCC-840BFDAF7A0F}" destId="{1F377C90-F639-4C6F-8FCD-254DA69E4076}" srcOrd="1" destOrd="0" presId="urn:microsoft.com/office/officeart/2005/8/layout/orgChart1"/>
    <dgm:cxn modelId="{52CEAF6C-27E3-4028-8C01-3818F8003C42}" type="presParOf" srcId="{A610B963-03DA-468F-BFCC-840BFDAF7A0F}" destId="{42BD26BE-EA21-4F21-99AF-DEB6A999B323}" srcOrd="2" destOrd="0" presId="urn:microsoft.com/office/officeart/2005/8/layout/orgChart1"/>
    <dgm:cxn modelId="{5FF115CF-6BA9-47AE-989D-C6E12F829873}" type="presParOf" srcId="{E10C03DA-2578-445B-9794-EAE3F7B28623}" destId="{05ED5B0A-8907-4177-ACF8-7669075230A4}" srcOrd="2" destOrd="0" presId="urn:microsoft.com/office/officeart/2005/8/layout/orgChart1"/>
    <dgm:cxn modelId="{3D1F4252-9236-47BD-8B88-BF949864F41F}" type="presParOf" srcId="{E10C03DA-2578-445B-9794-EAE3F7B28623}" destId="{AC2E4BB8-3F08-48BB-8116-2EC5658EEF17}" srcOrd="3" destOrd="0" presId="urn:microsoft.com/office/officeart/2005/8/layout/orgChart1"/>
    <dgm:cxn modelId="{B34A6323-0361-4078-9B7F-2C904D352D27}" type="presParOf" srcId="{AC2E4BB8-3F08-48BB-8116-2EC5658EEF17}" destId="{62F99989-C5F2-4952-AF72-91147A9EDC18}" srcOrd="0" destOrd="0" presId="urn:microsoft.com/office/officeart/2005/8/layout/orgChart1"/>
    <dgm:cxn modelId="{1058D7C3-8022-4D1A-9BFD-B0AF372387A8}" type="presParOf" srcId="{62F99989-C5F2-4952-AF72-91147A9EDC18}" destId="{F8968638-FD23-4435-8EE4-21A10B1AFF32}" srcOrd="0" destOrd="0" presId="urn:microsoft.com/office/officeart/2005/8/layout/orgChart1"/>
    <dgm:cxn modelId="{E19204A3-E74B-4062-86C9-DFB95866DDA0}" type="presParOf" srcId="{62F99989-C5F2-4952-AF72-91147A9EDC18}" destId="{0BB7FF8A-92E6-446C-BDAD-448058BE7CD8}" srcOrd="1" destOrd="0" presId="urn:microsoft.com/office/officeart/2005/8/layout/orgChart1"/>
    <dgm:cxn modelId="{DFDA430F-072C-4854-B50E-7CB3FD600315}" type="presParOf" srcId="{AC2E4BB8-3F08-48BB-8116-2EC5658EEF17}" destId="{56EF1BA1-1582-4849-A228-F9052244F887}" srcOrd="1" destOrd="0" presId="urn:microsoft.com/office/officeart/2005/8/layout/orgChart1"/>
    <dgm:cxn modelId="{415112C3-1E66-44A3-8E10-0B927433DF69}" type="presParOf" srcId="{AC2E4BB8-3F08-48BB-8116-2EC5658EEF17}" destId="{49D8A523-6B8D-4EFA-A120-14E3F89A60EB}" srcOrd="2" destOrd="0" presId="urn:microsoft.com/office/officeart/2005/8/layout/orgChart1"/>
    <dgm:cxn modelId="{F24744F0-74E1-4907-8B81-5B6BBA7BBFA3}" type="presParOf" srcId="{E10C03DA-2578-445B-9794-EAE3F7B28623}" destId="{4FD4039B-1F99-4148-B9C8-97324DCA0506}" srcOrd="4" destOrd="0" presId="urn:microsoft.com/office/officeart/2005/8/layout/orgChart1"/>
    <dgm:cxn modelId="{D6223A3A-F093-4D85-BBBE-226ACEDAAA6A}" type="presParOf" srcId="{E10C03DA-2578-445B-9794-EAE3F7B28623}" destId="{9C9ED688-F5AF-4DA8-8DB9-909215C58A3A}" srcOrd="5" destOrd="0" presId="urn:microsoft.com/office/officeart/2005/8/layout/orgChart1"/>
    <dgm:cxn modelId="{AFF1A6D2-7563-4B71-8A06-C1F682E0D24A}" type="presParOf" srcId="{9C9ED688-F5AF-4DA8-8DB9-909215C58A3A}" destId="{5E6C4C1D-9808-4554-A733-95AC403A22B6}" srcOrd="0" destOrd="0" presId="urn:microsoft.com/office/officeart/2005/8/layout/orgChart1"/>
    <dgm:cxn modelId="{727828D9-0D16-421E-BFA4-72E0020586FB}" type="presParOf" srcId="{5E6C4C1D-9808-4554-A733-95AC403A22B6}" destId="{7E09CB3F-7A6E-4719-9BF0-532A465CF88B}" srcOrd="0" destOrd="0" presId="urn:microsoft.com/office/officeart/2005/8/layout/orgChart1"/>
    <dgm:cxn modelId="{7B5492FE-5F03-4C69-8497-8305585461A3}" type="presParOf" srcId="{5E6C4C1D-9808-4554-A733-95AC403A22B6}" destId="{9B4A3F5D-1D93-4D11-8EDC-097DFCAECB05}" srcOrd="1" destOrd="0" presId="urn:microsoft.com/office/officeart/2005/8/layout/orgChart1"/>
    <dgm:cxn modelId="{4F64DA2A-887D-4449-9EF5-E692B2BE36FB}" type="presParOf" srcId="{9C9ED688-F5AF-4DA8-8DB9-909215C58A3A}" destId="{5EE60308-BA25-4BA6-B3E5-7A3141C5234C}" srcOrd="1" destOrd="0" presId="urn:microsoft.com/office/officeart/2005/8/layout/orgChart1"/>
    <dgm:cxn modelId="{45474730-6558-4892-A823-78F52D01B342}" type="presParOf" srcId="{9C9ED688-F5AF-4DA8-8DB9-909215C58A3A}" destId="{DCC011A0-3D80-43F7-8ECF-196476005875}" srcOrd="2" destOrd="0" presId="urn:microsoft.com/office/officeart/2005/8/layout/orgChart1"/>
    <dgm:cxn modelId="{87F0CBCB-6B62-47E3-83F8-88F0D05136A0}" type="presParOf" srcId="{E10C03DA-2578-445B-9794-EAE3F7B28623}" destId="{7B0AFFAD-0FE2-4BE7-83C5-0018C0226370}" srcOrd="6" destOrd="0" presId="urn:microsoft.com/office/officeart/2005/8/layout/orgChart1"/>
    <dgm:cxn modelId="{3B3C3809-5E20-495A-A033-A856AE492B0E}" type="presParOf" srcId="{E10C03DA-2578-445B-9794-EAE3F7B28623}" destId="{4A900126-C852-4113-9368-3CDE004347E5}" srcOrd="7" destOrd="0" presId="urn:microsoft.com/office/officeart/2005/8/layout/orgChart1"/>
    <dgm:cxn modelId="{82A92EC9-684D-4F29-A903-B9E9FFBF0FFF}" type="presParOf" srcId="{4A900126-C852-4113-9368-3CDE004347E5}" destId="{6E0F2A2A-1D4C-445B-B6CA-4A17548F7320}" srcOrd="0" destOrd="0" presId="urn:microsoft.com/office/officeart/2005/8/layout/orgChart1"/>
    <dgm:cxn modelId="{25AEB149-75A4-4CFB-8FC0-B711E7F9970E}" type="presParOf" srcId="{6E0F2A2A-1D4C-445B-B6CA-4A17548F7320}" destId="{B9FDABF6-B32D-446D-A717-70256E24753B}" srcOrd="0" destOrd="0" presId="urn:microsoft.com/office/officeart/2005/8/layout/orgChart1"/>
    <dgm:cxn modelId="{B97411FC-140E-4049-97AF-2879A18551F5}" type="presParOf" srcId="{6E0F2A2A-1D4C-445B-B6CA-4A17548F7320}" destId="{8AC397CC-4EDE-4B0F-B7E6-DC7A44CAFCE5}" srcOrd="1" destOrd="0" presId="urn:microsoft.com/office/officeart/2005/8/layout/orgChart1"/>
    <dgm:cxn modelId="{86836EEE-3F24-4818-A51A-BDB579BD5ABB}" type="presParOf" srcId="{4A900126-C852-4113-9368-3CDE004347E5}" destId="{26EE28B9-F1AB-4C09-B811-048711C55F6D}" srcOrd="1" destOrd="0" presId="urn:microsoft.com/office/officeart/2005/8/layout/orgChart1"/>
    <dgm:cxn modelId="{22E148AB-0951-4703-B5D1-8EF84A5BE66F}" type="presParOf" srcId="{4A900126-C852-4113-9368-3CDE004347E5}" destId="{ED5D2207-ECD4-4673-AD48-7E56100E3A1A}" srcOrd="2" destOrd="0" presId="urn:microsoft.com/office/officeart/2005/8/layout/orgChart1"/>
    <dgm:cxn modelId="{35E64193-930E-4A31-A588-30593516220E}" type="presParOf" srcId="{F4235ADE-6203-4EDF-B422-4BDA019E7183}" destId="{D6DA6F96-56EA-48F1-A5A1-EC3E59084CB4}" srcOrd="2" destOrd="0" presId="urn:microsoft.com/office/officeart/2005/8/layout/orgChart1"/>
    <dgm:cxn modelId="{B3264F07-3963-4427-856C-11538BD2CD04}" type="presParOf" srcId="{88D1F1B2-1A3C-4452-B2A2-3936270D6356}" destId="{587D8A6E-F50C-4668-96A8-0B7D2F8638F8}" srcOrd="2" destOrd="0" presId="urn:microsoft.com/office/officeart/2005/8/layout/orgChart1"/>
    <dgm:cxn modelId="{A8C34AC3-9F03-455E-9E8E-DC6674C6AA9D}" type="presParOf" srcId="{587D8A6E-F50C-4668-96A8-0B7D2F8638F8}" destId="{C541776D-0585-4A00-9BE6-0A1D273AA740}" srcOrd="0" destOrd="0" presId="urn:microsoft.com/office/officeart/2005/8/layout/orgChart1"/>
    <dgm:cxn modelId="{6483493D-811B-422A-93EF-41308B4790D9}" type="presParOf" srcId="{587D8A6E-F50C-4668-96A8-0B7D2F8638F8}" destId="{81B073BD-1494-46C3-9A8B-B7634D31527A}" srcOrd="1" destOrd="0" presId="urn:microsoft.com/office/officeart/2005/8/layout/orgChart1"/>
    <dgm:cxn modelId="{9E0F31CB-A5D6-4752-B8C4-18006874AA56}" type="presParOf" srcId="{81B073BD-1494-46C3-9A8B-B7634D31527A}" destId="{18613A4B-3217-464C-82FD-20E91EA0D040}" srcOrd="0" destOrd="0" presId="urn:microsoft.com/office/officeart/2005/8/layout/orgChart1"/>
    <dgm:cxn modelId="{0B9318DB-4505-481B-81BF-CBDA5E24392F}" type="presParOf" srcId="{18613A4B-3217-464C-82FD-20E91EA0D040}" destId="{4BBB877C-FB44-4C07-87CD-EB49AB2B5A10}" srcOrd="0" destOrd="0" presId="urn:microsoft.com/office/officeart/2005/8/layout/orgChart1"/>
    <dgm:cxn modelId="{76D74058-9EF6-437C-9B7D-1A639F8F0DFE}" type="presParOf" srcId="{18613A4B-3217-464C-82FD-20E91EA0D040}" destId="{5F491D22-6486-46A2-9C52-0253C4BC416A}" srcOrd="1" destOrd="0" presId="urn:microsoft.com/office/officeart/2005/8/layout/orgChart1"/>
    <dgm:cxn modelId="{BB5AFF56-267C-4A09-B1E1-B7EEE5FDE86B}" type="presParOf" srcId="{81B073BD-1494-46C3-9A8B-B7634D31527A}" destId="{44CE2C1F-76F5-43EC-9A8B-200C86AB245C}" srcOrd="1" destOrd="0" presId="urn:microsoft.com/office/officeart/2005/8/layout/orgChart1"/>
    <dgm:cxn modelId="{96491486-4DE9-4D60-9193-3503D0AB1946}" type="presParOf" srcId="{81B073BD-1494-46C3-9A8B-B7634D31527A}" destId="{87669804-49E4-4DFA-B8DC-89C037EEE04B}"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093886" y="2190757"/>
          <a:ext cx="91440" cy="325666"/>
        </a:xfrm>
        <a:custGeom>
          <a:avLst/>
          <a:gdLst/>
          <a:ahLst/>
          <a:cxnLst/>
          <a:rect l="0" t="0" r="0" b="0"/>
          <a:pathLst>
            <a:path>
              <a:moveTo>
                <a:pt x="45720" y="0"/>
              </a:moveTo>
              <a:lnTo>
                <a:pt x="45720" y="325666"/>
              </a:lnTo>
              <a:lnTo>
                <a:pt x="120056" y="32566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55511" y="3196075"/>
          <a:ext cx="1284966" cy="148673"/>
        </a:xfrm>
        <a:custGeom>
          <a:avLst/>
          <a:gdLst/>
          <a:ahLst/>
          <a:cxnLst/>
          <a:rect l="0" t="0" r="0" b="0"/>
          <a:pathLst>
            <a:path>
              <a:moveTo>
                <a:pt x="1284966" y="0"/>
              </a:moveTo>
              <a:lnTo>
                <a:pt x="1284966"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12156" y="3196075"/>
          <a:ext cx="428322" cy="148673"/>
        </a:xfrm>
        <a:custGeom>
          <a:avLst/>
          <a:gdLst/>
          <a:ahLst/>
          <a:cxnLst/>
          <a:rect l="0" t="0" r="0" b="0"/>
          <a:pathLst>
            <a:path>
              <a:moveTo>
                <a:pt x="428322" y="0"/>
              </a:moveTo>
              <a:lnTo>
                <a:pt x="428322"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640478" y="3196075"/>
          <a:ext cx="428322" cy="148673"/>
        </a:xfrm>
        <a:custGeom>
          <a:avLst/>
          <a:gdLst/>
          <a:ahLst/>
          <a:cxnLst/>
          <a:rect l="0" t="0" r="0" b="0"/>
          <a:pathLst>
            <a:path>
              <a:moveTo>
                <a:pt x="0" y="0"/>
              </a:moveTo>
              <a:lnTo>
                <a:pt x="0" y="74336"/>
              </a:lnTo>
              <a:lnTo>
                <a:pt x="428322" y="74336"/>
              </a:lnTo>
              <a:lnTo>
                <a:pt x="428322"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640478" y="3196075"/>
          <a:ext cx="1284966" cy="148673"/>
        </a:xfrm>
        <a:custGeom>
          <a:avLst/>
          <a:gdLst/>
          <a:ahLst/>
          <a:cxnLst/>
          <a:rect l="0" t="0" r="0" b="0"/>
          <a:pathLst>
            <a:path>
              <a:moveTo>
                <a:pt x="0" y="0"/>
              </a:moveTo>
              <a:lnTo>
                <a:pt x="0" y="74336"/>
              </a:lnTo>
              <a:lnTo>
                <a:pt x="1284966" y="74336"/>
              </a:lnTo>
              <a:lnTo>
                <a:pt x="1284966"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640478" y="2190757"/>
          <a:ext cx="1499127" cy="651332"/>
        </a:xfrm>
        <a:custGeom>
          <a:avLst/>
          <a:gdLst/>
          <a:ahLst/>
          <a:cxnLst/>
          <a:rect l="0" t="0" r="0" b="0"/>
          <a:pathLst>
            <a:path>
              <a:moveTo>
                <a:pt x="1499127" y="0"/>
              </a:moveTo>
              <a:lnTo>
                <a:pt x="1499127" y="576995"/>
              </a:lnTo>
              <a:lnTo>
                <a:pt x="0" y="576995"/>
              </a:lnTo>
              <a:lnTo>
                <a:pt x="0"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782089" y="3196075"/>
          <a:ext cx="856644" cy="148673"/>
        </a:xfrm>
        <a:custGeom>
          <a:avLst/>
          <a:gdLst/>
          <a:ahLst/>
          <a:cxnLst/>
          <a:rect l="0" t="0" r="0" b="0"/>
          <a:pathLst>
            <a:path>
              <a:moveTo>
                <a:pt x="856644" y="0"/>
              </a:moveTo>
              <a:lnTo>
                <a:pt x="856644" y="74336"/>
              </a:lnTo>
              <a:lnTo>
                <a:pt x="0" y="74336"/>
              </a:lnTo>
              <a:lnTo>
                <a:pt x="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593013" y="3196075"/>
          <a:ext cx="91440" cy="148673"/>
        </a:xfrm>
        <a:custGeom>
          <a:avLst/>
          <a:gdLst/>
          <a:ahLst/>
          <a:cxnLst/>
          <a:rect l="0" t="0" r="0" b="0"/>
          <a:pathLst>
            <a:path>
              <a:moveTo>
                <a:pt x="45720" y="0"/>
              </a:moveTo>
              <a:lnTo>
                <a:pt x="45720"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638733" y="3196075"/>
          <a:ext cx="856644" cy="148673"/>
        </a:xfrm>
        <a:custGeom>
          <a:avLst/>
          <a:gdLst/>
          <a:ahLst/>
          <a:cxnLst/>
          <a:rect l="0" t="0" r="0" b="0"/>
          <a:pathLst>
            <a:path>
              <a:moveTo>
                <a:pt x="0" y="0"/>
              </a:moveTo>
              <a:lnTo>
                <a:pt x="0" y="74336"/>
              </a:lnTo>
              <a:lnTo>
                <a:pt x="856644" y="74336"/>
              </a:lnTo>
              <a:lnTo>
                <a:pt x="856644" y="14867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139606" y="2190757"/>
          <a:ext cx="1499127" cy="651332"/>
        </a:xfrm>
        <a:custGeom>
          <a:avLst/>
          <a:gdLst/>
          <a:ahLst/>
          <a:cxnLst/>
          <a:rect l="0" t="0" r="0" b="0"/>
          <a:pathLst>
            <a:path>
              <a:moveTo>
                <a:pt x="0" y="0"/>
              </a:moveTo>
              <a:lnTo>
                <a:pt x="0" y="576995"/>
              </a:lnTo>
              <a:lnTo>
                <a:pt x="1499127" y="576995"/>
              </a:lnTo>
              <a:lnTo>
                <a:pt x="1499127" y="651332"/>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479689" y="1836772"/>
          <a:ext cx="1319834"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479689" y="1836772"/>
        <a:ext cx="1319834" cy="353985"/>
      </dsp:txXfrm>
    </dsp:sp>
    <dsp:sp modelId="{B15B1DE5-89B6-46F1-85D1-B946937DDA97}">
      <dsp:nvSpPr>
        <dsp:cNvPr id="0" name=""/>
        <dsp:cNvSpPr/>
      </dsp:nvSpPr>
      <dsp:spPr>
        <a:xfrm>
          <a:off x="4284748"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284748" y="2842090"/>
        <a:ext cx="707970" cy="353985"/>
      </dsp:txXfrm>
    </dsp:sp>
    <dsp:sp modelId="{29931A47-B09C-47A8-A853-B072B782D135}">
      <dsp:nvSpPr>
        <dsp:cNvPr id="0" name=""/>
        <dsp:cNvSpPr/>
      </dsp:nvSpPr>
      <dsp:spPr>
        <a:xfrm>
          <a:off x="5141392"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141392" y="3344749"/>
        <a:ext cx="707970" cy="353985"/>
      </dsp:txXfrm>
    </dsp:sp>
    <dsp:sp modelId="{EB290CF9-0B1B-46CA-BB7B-9BE97330F4DA}">
      <dsp:nvSpPr>
        <dsp:cNvPr id="0" name=""/>
        <dsp:cNvSpPr/>
      </dsp:nvSpPr>
      <dsp:spPr>
        <a:xfrm>
          <a:off x="4284748"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284748" y="3344749"/>
        <a:ext cx="707970" cy="353985"/>
      </dsp:txXfrm>
    </dsp:sp>
    <dsp:sp modelId="{9A1CDF79-008B-4664-8ABC-C9A3DF516010}">
      <dsp:nvSpPr>
        <dsp:cNvPr id="0" name=""/>
        <dsp:cNvSpPr/>
      </dsp:nvSpPr>
      <dsp:spPr>
        <a:xfrm>
          <a:off x="3428104"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428104" y="3344749"/>
        <a:ext cx="707970" cy="353985"/>
      </dsp:txXfrm>
    </dsp:sp>
    <dsp:sp modelId="{C2B56098-64FB-44C8-91C7-C9E11AF9FDE0}">
      <dsp:nvSpPr>
        <dsp:cNvPr id="0" name=""/>
        <dsp:cNvSpPr/>
      </dsp:nvSpPr>
      <dsp:spPr>
        <a:xfrm>
          <a:off x="1286493" y="2842090"/>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286493" y="2842090"/>
        <a:ext cx="707970" cy="353985"/>
      </dsp:txXfrm>
    </dsp:sp>
    <dsp:sp modelId="{57C482CF-9D9F-44B4-9119-1962BC329506}">
      <dsp:nvSpPr>
        <dsp:cNvPr id="0" name=""/>
        <dsp:cNvSpPr/>
      </dsp:nvSpPr>
      <dsp:spPr>
        <a:xfrm>
          <a:off x="2571459"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571459" y="3344749"/>
        <a:ext cx="707970" cy="353985"/>
      </dsp:txXfrm>
    </dsp:sp>
    <dsp:sp modelId="{F8968638-FD23-4435-8EE4-21A10B1AFF32}">
      <dsp:nvSpPr>
        <dsp:cNvPr id="0" name=""/>
        <dsp:cNvSpPr/>
      </dsp:nvSpPr>
      <dsp:spPr>
        <a:xfrm>
          <a:off x="1714815"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714815" y="3344749"/>
        <a:ext cx="707970" cy="353985"/>
      </dsp:txXfrm>
    </dsp:sp>
    <dsp:sp modelId="{7E09CB3F-7A6E-4719-9BF0-532A465CF88B}">
      <dsp:nvSpPr>
        <dsp:cNvPr id="0" name=""/>
        <dsp:cNvSpPr/>
      </dsp:nvSpPr>
      <dsp:spPr>
        <a:xfrm>
          <a:off x="858171"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858171" y="3344749"/>
        <a:ext cx="707970" cy="353985"/>
      </dsp:txXfrm>
    </dsp:sp>
    <dsp:sp modelId="{B9FDABF6-B32D-446D-A717-70256E24753B}">
      <dsp:nvSpPr>
        <dsp:cNvPr id="0" name=""/>
        <dsp:cNvSpPr/>
      </dsp:nvSpPr>
      <dsp:spPr>
        <a:xfrm>
          <a:off x="1526" y="3344749"/>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526" y="3344749"/>
        <a:ext cx="707970" cy="353985"/>
      </dsp:txXfrm>
    </dsp:sp>
    <dsp:sp modelId="{4BBB877C-FB44-4C07-87CD-EB49AB2B5A10}">
      <dsp:nvSpPr>
        <dsp:cNvPr id="0" name=""/>
        <dsp:cNvSpPr/>
      </dsp:nvSpPr>
      <dsp:spPr>
        <a:xfrm>
          <a:off x="3213942" y="2339431"/>
          <a:ext cx="707970" cy="3539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213942" y="2339431"/>
        <a:ext cx="707970" cy="3539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41776D-0585-4A00-9BE6-0A1D273AA740}">
      <dsp:nvSpPr>
        <dsp:cNvPr id="0" name=""/>
        <dsp:cNvSpPr/>
      </dsp:nvSpPr>
      <dsp:spPr>
        <a:xfrm>
          <a:off x="3254035" y="2302658"/>
          <a:ext cx="91440" cy="342278"/>
        </a:xfrm>
        <a:custGeom>
          <a:avLst/>
          <a:gdLst/>
          <a:ahLst/>
          <a:cxnLst/>
          <a:rect l="0" t="0" r="0" b="0"/>
          <a:pathLst>
            <a:path>
              <a:moveTo>
                <a:pt x="45720" y="0"/>
              </a:moveTo>
              <a:lnTo>
                <a:pt x="45720" y="342278"/>
              </a:lnTo>
              <a:lnTo>
                <a:pt x="123848" y="342278"/>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0AFFAD-0FE2-4BE7-83C5-0018C0226370}">
      <dsp:nvSpPr>
        <dsp:cNvPr id="0" name=""/>
        <dsp:cNvSpPr/>
      </dsp:nvSpPr>
      <dsp:spPr>
        <a:xfrm>
          <a:off x="373646" y="3359257"/>
          <a:ext cx="1350511" cy="156257"/>
        </a:xfrm>
        <a:custGeom>
          <a:avLst/>
          <a:gdLst/>
          <a:ahLst/>
          <a:cxnLst/>
          <a:rect l="0" t="0" r="0" b="0"/>
          <a:pathLst>
            <a:path>
              <a:moveTo>
                <a:pt x="1350511" y="0"/>
              </a:moveTo>
              <a:lnTo>
                <a:pt x="135051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FD4039B-1F99-4148-B9C8-97324DCA0506}">
      <dsp:nvSpPr>
        <dsp:cNvPr id="0" name=""/>
        <dsp:cNvSpPr/>
      </dsp:nvSpPr>
      <dsp:spPr>
        <a:xfrm>
          <a:off x="1273987" y="3359257"/>
          <a:ext cx="450170" cy="156257"/>
        </a:xfrm>
        <a:custGeom>
          <a:avLst/>
          <a:gdLst/>
          <a:ahLst/>
          <a:cxnLst/>
          <a:rect l="0" t="0" r="0" b="0"/>
          <a:pathLst>
            <a:path>
              <a:moveTo>
                <a:pt x="450170" y="0"/>
              </a:moveTo>
              <a:lnTo>
                <a:pt x="450170"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ED5B0A-8907-4177-ACF8-7669075230A4}">
      <dsp:nvSpPr>
        <dsp:cNvPr id="0" name=""/>
        <dsp:cNvSpPr/>
      </dsp:nvSpPr>
      <dsp:spPr>
        <a:xfrm>
          <a:off x="1724158" y="3359257"/>
          <a:ext cx="450170" cy="156257"/>
        </a:xfrm>
        <a:custGeom>
          <a:avLst/>
          <a:gdLst/>
          <a:ahLst/>
          <a:cxnLst/>
          <a:rect l="0" t="0" r="0" b="0"/>
          <a:pathLst>
            <a:path>
              <a:moveTo>
                <a:pt x="0" y="0"/>
              </a:moveTo>
              <a:lnTo>
                <a:pt x="0" y="78128"/>
              </a:lnTo>
              <a:lnTo>
                <a:pt x="450170" y="78128"/>
              </a:lnTo>
              <a:lnTo>
                <a:pt x="45017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1ADD6-249C-44EE-A3A8-561651C890F2}">
      <dsp:nvSpPr>
        <dsp:cNvPr id="0" name=""/>
        <dsp:cNvSpPr/>
      </dsp:nvSpPr>
      <dsp:spPr>
        <a:xfrm>
          <a:off x="1724158" y="3359257"/>
          <a:ext cx="1350511" cy="156257"/>
        </a:xfrm>
        <a:custGeom>
          <a:avLst/>
          <a:gdLst/>
          <a:ahLst/>
          <a:cxnLst/>
          <a:rect l="0" t="0" r="0" b="0"/>
          <a:pathLst>
            <a:path>
              <a:moveTo>
                <a:pt x="0" y="0"/>
              </a:moveTo>
              <a:lnTo>
                <a:pt x="0" y="78128"/>
              </a:lnTo>
              <a:lnTo>
                <a:pt x="1350511" y="78128"/>
              </a:lnTo>
              <a:lnTo>
                <a:pt x="135051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84459B-5F98-4BD8-B1AA-05C986614EB0}">
      <dsp:nvSpPr>
        <dsp:cNvPr id="0" name=""/>
        <dsp:cNvSpPr/>
      </dsp:nvSpPr>
      <dsp:spPr>
        <a:xfrm>
          <a:off x="1724158" y="2302658"/>
          <a:ext cx="1575597" cy="684556"/>
        </a:xfrm>
        <a:custGeom>
          <a:avLst/>
          <a:gdLst/>
          <a:ahLst/>
          <a:cxnLst/>
          <a:rect l="0" t="0" r="0" b="0"/>
          <a:pathLst>
            <a:path>
              <a:moveTo>
                <a:pt x="1575597" y="0"/>
              </a:moveTo>
              <a:lnTo>
                <a:pt x="1575597" y="606428"/>
              </a:lnTo>
              <a:lnTo>
                <a:pt x="0" y="606428"/>
              </a:lnTo>
              <a:lnTo>
                <a:pt x="0"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F418F8-6339-4B1E-83E3-152D1CF4B4C0}">
      <dsp:nvSpPr>
        <dsp:cNvPr id="0" name=""/>
        <dsp:cNvSpPr/>
      </dsp:nvSpPr>
      <dsp:spPr>
        <a:xfrm>
          <a:off x="3975011" y="3359257"/>
          <a:ext cx="900341" cy="156257"/>
        </a:xfrm>
        <a:custGeom>
          <a:avLst/>
          <a:gdLst/>
          <a:ahLst/>
          <a:cxnLst/>
          <a:rect l="0" t="0" r="0" b="0"/>
          <a:pathLst>
            <a:path>
              <a:moveTo>
                <a:pt x="900341" y="0"/>
              </a:moveTo>
              <a:lnTo>
                <a:pt x="900341" y="78128"/>
              </a:lnTo>
              <a:lnTo>
                <a:pt x="0" y="78128"/>
              </a:lnTo>
              <a:lnTo>
                <a:pt x="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591C8-4ACB-4C89-AB8A-EC6156FFDD20}">
      <dsp:nvSpPr>
        <dsp:cNvPr id="0" name=""/>
        <dsp:cNvSpPr/>
      </dsp:nvSpPr>
      <dsp:spPr>
        <a:xfrm>
          <a:off x="4829632" y="3359257"/>
          <a:ext cx="91440" cy="156257"/>
        </a:xfrm>
        <a:custGeom>
          <a:avLst/>
          <a:gdLst/>
          <a:ahLst/>
          <a:cxnLst/>
          <a:rect l="0" t="0" r="0" b="0"/>
          <a:pathLst>
            <a:path>
              <a:moveTo>
                <a:pt x="45720" y="0"/>
              </a:moveTo>
              <a:lnTo>
                <a:pt x="45720"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2A5968-EFDE-4FE2-938F-6A35F0E17524}">
      <dsp:nvSpPr>
        <dsp:cNvPr id="0" name=""/>
        <dsp:cNvSpPr/>
      </dsp:nvSpPr>
      <dsp:spPr>
        <a:xfrm>
          <a:off x="4875352" y="3359257"/>
          <a:ext cx="900341" cy="156257"/>
        </a:xfrm>
        <a:custGeom>
          <a:avLst/>
          <a:gdLst/>
          <a:ahLst/>
          <a:cxnLst/>
          <a:rect l="0" t="0" r="0" b="0"/>
          <a:pathLst>
            <a:path>
              <a:moveTo>
                <a:pt x="0" y="0"/>
              </a:moveTo>
              <a:lnTo>
                <a:pt x="0" y="78128"/>
              </a:lnTo>
              <a:lnTo>
                <a:pt x="900341" y="78128"/>
              </a:lnTo>
              <a:lnTo>
                <a:pt x="900341" y="15625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0C6FE3-438A-4F97-B361-F81DD63F00CB}">
      <dsp:nvSpPr>
        <dsp:cNvPr id="0" name=""/>
        <dsp:cNvSpPr/>
      </dsp:nvSpPr>
      <dsp:spPr>
        <a:xfrm>
          <a:off x="3299755" y="2302658"/>
          <a:ext cx="1575597" cy="684556"/>
        </a:xfrm>
        <a:custGeom>
          <a:avLst/>
          <a:gdLst/>
          <a:ahLst/>
          <a:cxnLst/>
          <a:rect l="0" t="0" r="0" b="0"/>
          <a:pathLst>
            <a:path>
              <a:moveTo>
                <a:pt x="0" y="0"/>
              </a:moveTo>
              <a:lnTo>
                <a:pt x="0" y="606428"/>
              </a:lnTo>
              <a:lnTo>
                <a:pt x="1575597" y="606428"/>
              </a:lnTo>
              <a:lnTo>
                <a:pt x="1575597" y="684556"/>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A4DC7-13AE-43FA-AB23-4D72E94B120F}">
      <dsp:nvSpPr>
        <dsp:cNvPr id="0" name=""/>
        <dsp:cNvSpPr/>
      </dsp:nvSpPr>
      <dsp:spPr>
        <a:xfrm>
          <a:off x="2606176" y="1930616"/>
          <a:ext cx="1387157"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t>Directeur Général</a:t>
          </a:r>
        </a:p>
      </dsp:txBody>
      <dsp:txXfrm>
        <a:off x="2606176" y="1930616"/>
        <a:ext cx="1387157" cy="372041"/>
      </dsp:txXfrm>
    </dsp:sp>
    <dsp:sp modelId="{B15B1DE5-89B6-46F1-85D1-B946937DDA97}">
      <dsp:nvSpPr>
        <dsp:cNvPr id="0" name=""/>
        <dsp:cNvSpPr/>
      </dsp:nvSpPr>
      <dsp:spPr>
        <a:xfrm>
          <a:off x="4503310"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administrative</a:t>
          </a:r>
        </a:p>
      </dsp:txBody>
      <dsp:txXfrm>
        <a:off x="4503310" y="2987215"/>
        <a:ext cx="744083" cy="372041"/>
      </dsp:txXfrm>
    </dsp:sp>
    <dsp:sp modelId="{29931A47-B09C-47A8-A853-B072B782D135}">
      <dsp:nvSpPr>
        <dsp:cNvPr id="0" name=""/>
        <dsp:cNvSpPr/>
      </dsp:nvSpPr>
      <dsp:spPr>
        <a:xfrm>
          <a:off x="5403651"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Gestion &amp; Comptabilité</a:t>
          </a:r>
        </a:p>
      </dsp:txBody>
      <dsp:txXfrm>
        <a:off x="5403651" y="3515514"/>
        <a:ext cx="744083" cy="372041"/>
      </dsp:txXfrm>
    </dsp:sp>
    <dsp:sp modelId="{EB290CF9-0B1B-46CA-BB7B-9BE97330F4DA}">
      <dsp:nvSpPr>
        <dsp:cNvPr id="0" name=""/>
        <dsp:cNvSpPr/>
      </dsp:nvSpPr>
      <dsp:spPr>
        <a:xfrm>
          <a:off x="4503310"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Hygiène, assainissement et sécurité</a:t>
          </a:r>
        </a:p>
      </dsp:txBody>
      <dsp:txXfrm>
        <a:off x="4503310" y="3515514"/>
        <a:ext cx="744083" cy="372041"/>
      </dsp:txXfrm>
    </dsp:sp>
    <dsp:sp modelId="{9A1CDF79-008B-4664-8ABC-C9A3DF516010}">
      <dsp:nvSpPr>
        <dsp:cNvPr id="0" name=""/>
        <dsp:cNvSpPr/>
      </dsp:nvSpPr>
      <dsp:spPr>
        <a:xfrm>
          <a:off x="3602969"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Bureautique et Informatique</a:t>
          </a:r>
        </a:p>
      </dsp:txBody>
      <dsp:txXfrm>
        <a:off x="3602969" y="3515514"/>
        <a:ext cx="744083" cy="372041"/>
      </dsp:txXfrm>
    </dsp:sp>
    <dsp:sp modelId="{C2B56098-64FB-44C8-91C7-C9E11AF9FDE0}">
      <dsp:nvSpPr>
        <dsp:cNvPr id="0" name=""/>
        <dsp:cNvSpPr/>
      </dsp:nvSpPr>
      <dsp:spPr>
        <a:xfrm>
          <a:off x="1352116" y="29872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Direction des études et financière</a:t>
          </a:r>
        </a:p>
      </dsp:txBody>
      <dsp:txXfrm>
        <a:off x="1352116" y="2987215"/>
        <a:ext cx="744083" cy="372041"/>
      </dsp:txXfrm>
    </dsp:sp>
    <dsp:sp modelId="{57C482CF-9D9F-44B4-9119-1962BC329506}">
      <dsp:nvSpPr>
        <dsp:cNvPr id="0" name=""/>
        <dsp:cNvSpPr/>
      </dsp:nvSpPr>
      <dsp:spPr>
        <a:xfrm>
          <a:off x="2702628"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Moniteurs</a:t>
          </a:r>
        </a:p>
        <a:p>
          <a:pPr marL="0" lvl="0" indent="0" algn="ctr" defTabSz="311150">
            <a:lnSpc>
              <a:spcPct val="90000"/>
            </a:lnSpc>
            <a:spcBef>
              <a:spcPct val="0"/>
            </a:spcBef>
            <a:spcAft>
              <a:spcPct val="35000"/>
            </a:spcAft>
            <a:buNone/>
          </a:pPr>
          <a:r>
            <a:rPr lang="fr-FR" sz="700" kern="1200"/>
            <a:t>&amp; </a:t>
          </a:r>
        </a:p>
        <a:p>
          <a:pPr marL="0" lvl="0" indent="0" algn="ctr" defTabSz="311150">
            <a:lnSpc>
              <a:spcPct val="90000"/>
            </a:lnSpc>
            <a:spcBef>
              <a:spcPct val="0"/>
            </a:spcBef>
            <a:spcAft>
              <a:spcPct val="35000"/>
            </a:spcAft>
            <a:buNone/>
          </a:pPr>
          <a:r>
            <a:rPr lang="fr-FR" sz="700" kern="1200"/>
            <a:t>Monitrice</a:t>
          </a:r>
        </a:p>
      </dsp:txBody>
      <dsp:txXfrm>
        <a:off x="2702628" y="3515514"/>
        <a:ext cx="744083" cy="372041"/>
      </dsp:txXfrm>
    </dsp:sp>
    <dsp:sp modelId="{F8968638-FD23-4435-8EE4-21A10B1AFF32}">
      <dsp:nvSpPr>
        <dsp:cNvPr id="0" name=""/>
        <dsp:cNvSpPr/>
      </dsp:nvSpPr>
      <dsp:spPr>
        <a:xfrm>
          <a:off x="1802286"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Surveillant général</a:t>
          </a:r>
        </a:p>
      </dsp:txBody>
      <dsp:txXfrm>
        <a:off x="1802286" y="3515514"/>
        <a:ext cx="744083" cy="372041"/>
      </dsp:txXfrm>
    </dsp:sp>
    <dsp:sp modelId="{7E09CB3F-7A6E-4719-9BF0-532A465CF88B}">
      <dsp:nvSpPr>
        <dsp:cNvPr id="0" name=""/>
        <dsp:cNvSpPr/>
      </dsp:nvSpPr>
      <dsp:spPr>
        <a:xfrm>
          <a:off x="901945"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Responsable de la qualité formation</a:t>
          </a:r>
        </a:p>
      </dsp:txBody>
      <dsp:txXfrm>
        <a:off x="901945" y="3515514"/>
        <a:ext cx="744083" cy="372041"/>
      </dsp:txXfrm>
    </dsp:sp>
    <dsp:sp modelId="{B9FDABF6-B32D-446D-A717-70256E24753B}">
      <dsp:nvSpPr>
        <dsp:cNvPr id="0" name=""/>
        <dsp:cNvSpPr/>
      </dsp:nvSpPr>
      <dsp:spPr>
        <a:xfrm>
          <a:off x="1604" y="3515514"/>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Directeur des études</a:t>
          </a:r>
        </a:p>
      </dsp:txBody>
      <dsp:txXfrm>
        <a:off x="1604" y="3515514"/>
        <a:ext cx="744083" cy="372041"/>
      </dsp:txXfrm>
    </dsp:sp>
    <dsp:sp modelId="{4BBB877C-FB44-4C07-87CD-EB49AB2B5A10}">
      <dsp:nvSpPr>
        <dsp:cNvPr id="0" name=""/>
        <dsp:cNvSpPr/>
      </dsp:nvSpPr>
      <dsp:spPr>
        <a:xfrm>
          <a:off x="3377884" y="2458915"/>
          <a:ext cx="744083" cy="372041"/>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fr-FR" sz="700" kern="1200"/>
            <a:t>Assistrante de Direction</a:t>
          </a:r>
        </a:p>
      </dsp:txBody>
      <dsp:txXfrm>
        <a:off x="3377884" y="2458915"/>
        <a:ext cx="744083" cy="3720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9912E-8648-4B4D-AD21-600280E95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68</Pages>
  <Words>21134</Words>
  <Characters>116243</Characters>
  <Application>Microsoft Office Word</Application>
  <DocSecurity>0</DocSecurity>
  <Lines>968</Lines>
  <Paragraphs>274</Paragraphs>
  <ScaleCrop>false</ScaleCrop>
  <HeadingPairs>
    <vt:vector size="2" baseType="variant">
      <vt:variant>
        <vt:lpstr>Titre</vt:lpstr>
      </vt:variant>
      <vt:variant>
        <vt:i4>1</vt:i4>
      </vt:variant>
    </vt:vector>
  </HeadingPairs>
  <TitlesOfParts>
    <vt:vector size="1" baseType="lpstr">
      <vt:lpstr>Microsoft Word - Rapport autoévaluation UC2</vt:lpstr>
    </vt:vector>
  </TitlesOfParts>
  <Company/>
  <LinksUpToDate>false</LinksUpToDate>
  <CharactersWithSpaces>137103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 autoévaluation UC2</dc:title>
  <dc:subject/>
  <dc:creator>WIN</dc:creator>
  <cp:keywords/>
  <dc:description/>
  <cp:lastModifiedBy>Cauris Cosmetics</cp:lastModifiedBy>
  <cp:revision>4</cp:revision>
  <cp:lastPrinted>2023-08-12T08:32:00Z</cp:lastPrinted>
  <dcterms:created xsi:type="dcterms:W3CDTF">2023-10-27T21:08:00Z</dcterms:created>
  <dcterms:modified xsi:type="dcterms:W3CDTF">2023-10-27T21:39:00Z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-2077833368</vt:i4>
  </property>
</Properties>
</file>