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74404474"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9:38:00Z">
        <w:r w:rsidR="00162A66">
          <w:rPr>
            <w:rFonts w:ascii="Arial" w:eastAsia="Calibri" w:hAnsi="Arial" w:cs="Arial"/>
            <w:b/>
            <w:bCs/>
            <w:color w:val="000000" w:themeColor="text1"/>
            <w:sz w:val="32"/>
            <w:szCs w:val="32"/>
            <w:lang w:eastAsia="en-US"/>
          </w:rPr>
          <w:t>6</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10:49:00Z">
        <w:r w:rsidR="00F03C55">
          <w:rPr>
            <w:rFonts w:ascii="Arial" w:eastAsia="Calibri" w:hAnsi="Arial" w:cs="Arial"/>
            <w:b/>
            <w:bCs/>
            <w:color w:val="000000" w:themeColor="text1"/>
            <w:sz w:val="32"/>
            <w:szCs w:val="32"/>
            <w:lang w:eastAsia="en-US"/>
          </w:rPr>
          <w:t>2</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10:49:00Z">
        <w:r w:rsidR="00F03C55">
          <w:rPr>
            <w:rFonts w:ascii="Arial" w:eastAsia="Calibri" w:hAnsi="Arial" w:cs="Arial"/>
            <w:b/>
            <w:bCs/>
            <w:color w:val="000000" w:themeColor="text1"/>
            <w:sz w:val="32"/>
            <w:szCs w:val="32"/>
            <w:lang w:eastAsia="en-US"/>
          </w:rPr>
          <w:t>23</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41DEC26F" w14:textId="5144F456" w:rsidR="003A2FC4" w:rsidRPr="00A142B9" w:rsidRDefault="003A2FC4" w:rsidP="00E86B63">
      <w:pPr>
        <w:spacing w:line="240" w:lineRule="auto"/>
        <w:jc w:val="center"/>
        <w:rPr>
          <w:rFonts w:ascii="Arial" w:eastAsia="Calibri" w:hAnsi="Arial" w:cs="Arial"/>
          <w:color w:val="000000" w:themeColor="text1"/>
          <w:szCs w:val="24"/>
          <w:lang w:eastAsia="en-US"/>
        </w:rPr>
      </w:pPr>
      <w:r w:rsidRPr="00A142B9">
        <w:rPr>
          <w:rFonts w:ascii="Arial" w:eastAsia="Calibri" w:hAnsi="Arial" w:cs="Arial"/>
          <w:b/>
          <w:bCs/>
          <w:color w:val="000000" w:themeColor="text1"/>
          <w:sz w:val="20"/>
          <w:szCs w:val="20"/>
          <w:lang w:eastAsia="en-US"/>
        </w:rPr>
        <w:t xml:space="preserve">PORTANT </w:t>
      </w:r>
      <w:ins w:id="22" w:author="ROBERT F SYLVESTRE SIDIBE" w:date="2024-02-26T08:32:00Z">
        <w:r w:rsidR="004E0468" w:rsidRPr="00A142B9">
          <w:rPr>
            <w:rFonts w:ascii="Arial" w:eastAsia="Calibri" w:hAnsi="Arial" w:cs="Arial"/>
            <w:b/>
            <w:bCs/>
            <w:color w:val="000000" w:themeColor="text1"/>
            <w:sz w:val="20"/>
            <w:szCs w:val="20"/>
            <w:lang w:eastAsia="en-US"/>
          </w:rPr>
          <w:t>CREATION DE</w:t>
        </w:r>
      </w:ins>
      <w:ins w:id="23" w:author="ROBERT F SYLVESTRE SIDIBE" w:date="2024-02-26T10:49:00Z">
        <w:r w:rsidR="00F03C55" w:rsidRPr="00F03C55">
          <w:rPr>
            <w:rFonts w:ascii="Arial" w:eastAsia="Calibri" w:hAnsi="Arial" w:cs="Arial"/>
            <w:color w:val="000000" w:themeColor="text1"/>
            <w:szCs w:val="24"/>
            <w:lang w:eastAsia="en-US"/>
          </w:rPr>
          <w:t xml:space="preserve"> </w:t>
        </w:r>
      </w:ins>
      <w:ins w:id="24" w:author="ROBERT F SYLVESTRE SIDIBE" w:date="2024-02-26T10:50:00Z">
        <w:r w:rsidR="00F03C55" w:rsidRPr="00F03C55">
          <w:rPr>
            <w:rFonts w:ascii="Arial" w:eastAsia="Calibri" w:hAnsi="Arial" w:cs="Arial"/>
            <w:b/>
            <w:bCs/>
            <w:color w:val="000000" w:themeColor="text1"/>
            <w:sz w:val="20"/>
            <w:szCs w:val="20"/>
            <w:lang w:eastAsia="en-US"/>
            <w:rPrChange w:id="25" w:author="ROBERT F SYLVESTRE SIDIBE" w:date="2024-02-26T10:50:00Z">
              <w:rPr>
                <w:rFonts w:ascii="Arial" w:eastAsia="Calibri" w:hAnsi="Arial" w:cs="Arial"/>
                <w:color w:val="000000" w:themeColor="text1"/>
                <w:szCs w:val="24"/>
                <w:lang w:eastAsia="en-US"/>
              </w:rPr>
            </w:rPrChange>
          </w:rPr>
          <w:t>LA</w:t>
        </w:r>
        <w:r w:rsidR="00F03C55">
          <w:rPr>
            <w:rFonts w:ascii="Arial" w:eastAsia="Calibri" w:hAnsi="Arial" w:cs="Arial"/>
            <w:color w:val="000000" w:themeColor="text1"/>
            <w:szCs w:val="24"/>
            <w:lang w:eastAsia="en-US"/>
          </w:rPr>
          <w:t xml:space="preserve"> </w:t>
        </w:r>
      </w:ins>
      <w:ins w:id="26" w:author="ROBERT F SYLVESTRE SIDIBE" w:date="2024-02-26T10:49:00Z">
        <w:r w:rsidR="00F03C55" w:rsidRPr="00F03C55">
          <w:rPr>
            <w:rFonts w:ascii="Arial" w:eastAsia="Calibri" w:hAnsi="Arial" w:cs="Arial"/>
            <w:b/>
            <w:bCs/>
            <w:color w:val="000000" w:themeColor="text1"/>
            <w:sz w:val="20"/>
            <w:szCs w:val="20"/>
            <w:lang w:eastAsia="en-US"/>
            <w:rPrChange w:id="27" w:author="ROBERT F SYLVESTRE SIDIBE" w:date="2024-02-26T10:50:00Z">
              <w:rPr>
                <w:rFonts w:ascii="Arial" w:eastAsia="Calibri" w:hAnsi="Arial" w:cs="Arial"/>
                <w:color w:val="000000" w:themeColor="text1"/>
                <w:szCs w:val="24"/>
                <w:lang w:eastAsia="en-US"/>
              </w:rPr>
            </w:rPrChange>
          </w:rPr>
          <w:t>COMMISSION D'ÉLABORATION DU PLAN STRATEGIQUE</w:t>
        </w:r>
        <w:r w:rsidR="00F03C55">
          <w:rPr>
            <w:rFonts w:ascii="Arial" w:eastAsia="Calibri" w:hAnsi="Arial" w:cs="Arial"/>
            <w:color w:val="000000" w:themeColor="text1"/>
            <w:szCs w:val="24"/>
            <w:lang w:eastAsia="en-US"/>
          </w:rPr>
          <w:t xml:space="preserve"> </w:t>
        </w:r>
      </w:ins>
      <w:del w:id="28"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29"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0"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31"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32" w:author="ROBERT F SYLVESTRE SIDIBE" w:date="2024-02-26T07:14:00Z">
            <w:rPr>
              <w:rFonts w:ascii="Arial" w:eastAsia="Calibri" w:hAnsi="Arial" w:cs="Arial"/>
              <w:b/>
              <w:bCs/>
              <w:color w:val="000000" w:themeColor="text1"/>
              <w:szCs w:val="24"/>
              <w:lang w:eastAsia="en-US"/>
            </w:rPr>
          </w:rPrChange>
        </w:rPr>
        <w:t>DECIDE</w:t>
      </w:r>
    </w:p>
    <w:p w14:paraId="74E3C6BC" w14:textId="5B6B90A9" w:rsidR="007B637C" w:rsidRPr="00F65572" w:rsidDel="00146178" w:rsidRDefault="00F03C55" w:rsidP="00F03C55">
      <w:pPr>
        <w:spacing w:line="276" w:lineRule="auto"/>
        <w:rPr>
          <w:del w:id="33" w:author="ROBERT F SYLVESTRE SIDIBE" w:date="2024-02-26T06:59:00Z"/>
          <w:rFonts w:ascii="Arial" w:eastAsia="Calibri" w:hAnsi="Arial" w:cs="Arial"/>
          <w:color w:val="000000" w:themeColor="text1"/>
          <w:szCs w:val="24"/>
          <w:lang w:eastAsia="en-US"/>
        </w:rPr>
        <w:pPrChange w:id="34" w:author="ROBERT F SYLVESTRE SIDIBE" w:date="2024-02-26T10:46:00Z">
          <w:pPr>
            <w:spacing w:line="276" w:lineRule="auto"/>
            <w:jc w:val="left"/>
          </w:pPr>
        </w:pPrChange>
      </w:pPr>
      <w:ins w:id="35" w:author="ROBERT F SYLVESTRE SIDIBE" w:date="2024-02-26T10:46:00Z">
        <w:r>
          <w:rPr>
            <w:rFonts w:ascii="Arial" w:eastAsia="Calibri" w:hAnsi="Arial" w:cs="Arial"/>
            <w:color w:val="000000" w:themeColor="text1"/>
            <w:szCs w:val="24"/>
            <w:lang w:eastAsia="en-US"/>
          </w:rPr>
          <w:t>L</w:t>
        </w:r>
        <w:r w:rsidRPr="00F03C55">
          <w:rPr>
            <w:rFonts w:ascii="Arial" w:eastAsia="Calibri" w:hAnsi="Arial" w:cs="Arial"/>
            <w:color w:val="000000" w:themeColor="text1"/>
            <w:szCs w:val="24"/>
            <w:lang w:eastAsia="en-US"/>
          </w:rPr>
          <w:t>a création de la Commission d'Élaboration du Plan Stratégique</w:t>
        </w:r>
      </w:ins>
      <w:ins w:id="36" w:author="ROBERT F SYLVESTRE SIDIBE" w:date="2024-02-26T10:47:00Z">
        <w:r>
          <w:rPr>
            <w:rFonts w:ascii="Arial" w:eastAsia="Calibri" w:hAnsi="Arial" w:cs="Arial"/>
            <w:color w:val="000000" w:themeColor="text1"/>
            <w:szCs w:val="24"/>
            <w:lang w:eastAsia="en-US"/>
          </w:rPr>
          <w:t xml:space="preserve"> (CEPS)</w:t>
        </w:r>
      </w:ins>
      <w:ins w:id="37" w:author="ROBERT F SYLVESTRE SIDIBE" w:date="2024-02-26T10:46:00Z">
        <w:r w:rsidRPr="00F03C55">
          <w:rPr>
            <w:rFonts w:ascii="Arial" w:eastAsia="Calibri" w:hAnsi="Arial" w:cs="Arial"/>
            <w:color w:val="000000" w:themeColor="text1"/>
            <w:szCs w:val="24"/>
            <w:lang w:eastAsia="en-US"/>
          </w:rPr>
          <w:t xml:space="preserve"> de </w:t>
        </w:r>
      </w:ins>
      <w:ins w:id="38" w:author="ROBERT F SYLVESTRE SIDIBE" w:date="2024-02-26T10:47:00Z">
        <w:r>
          <w:rPr>
            <w:rFonts w:ascii="Arial" w:eastAsia="Calibri" w:hAnsi="Arial" w:cs="Arial"/>
            <w:color w:val="000000" w:themeColor="text1"/>
            <w:szCs w:val="24"/>
            <w:lang w:eastAsia="en-US"/>
          </w:rPr>
          <w:t>l’école</w:t>
        </w:r>
      </w:ins>
      <w:ins w:id="39" w:author="ROBERT F SYLVESTRE SIDIBE" w:date="2024-02-26T10:46:00Z">
        <w:r w:rsidRPr="00F03C55">
          <w:rPr>
            <w:rFonts w:ascii="Arial" w:eastAsia="Calibri" w:hAnsi="Arial" w:cs="Arial"/>
            <w:color w:val="000000" w:themeColor="text1"/>
            <w:szCs w:val="24"/>
            <w:lang w:eastAsia="en-US"/>
          </w:rPr>
          <w:t>.</w:t>
        </w:r>
        <w:r>
          <w:rPr>
            <w:rFonts w:ascii="Arial" w:eastAsia="Calibri" w:hAnsi="Arial" w:cs="Arial"/>
            <w:color w:val="000000" w:themeColor="text1"/>
            <w:szCs w:val="24"/>
            <w:lang w:eastAsia="en-US"/>
          </w:rPr>
          <w:t xml:space="preserve"> </w:t>
        </w:r>
      </w:ins>
      <w:del w:id="40"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1" w:author="ROBERT F SYLVESTRE SIDIBE" w:date="2024-02-14T08:12:00Z">
        <w:r w:rsidR="007B637C" w:rsidRPr="00F65572" w:rsidDel="009407C9">
          <w:rPr>
            <w:rFonts w:ascii="Arial" w:eastAsia="Calibri" w:hAnsi="Arial" w:cs="Arial"/>
            <w:color w:val="000000" w:themeColor="text1"/>
            <w:szCs w:val="24"/>
            <w:lang w:eastAsia="en-US"/>
          </w:rPr>
          <w:delText>s</w:delText>
        </w:r>
      </w:del>
      <w:del w:id="42"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F03C55">
      <w:pPr>
        <w:spacing w:line="276" w:lineRule="auto"/>
        <w:rPr>
          <w:ins w:id="43" w:author="ROBERT F SYLVESTRE SIDIBE" w:date="2024-02-26T06:59:00Z"/>
          <w:rFonts w:ascii="Arial" w:eastAsia="Calibri" w:hAnsi="Arial" w:cs="Arial"/>
          <w:color w:val="000000" w:themeColor="text1"/>
          <w:szCs w:val="24"/>
          <w:lang w:eastAsia="en-US"/>
        </w:rPr>
        <w:pPrChange w:id="44" w:author="ROBERT F SYLVESTRE SIDIBE" w:date="2024-02-26T10:46:00Z">
          <w:pPr>
            <w:spacing w:line="276" w:lineRule="auto"/>
            <w:jc w:val="left"/>
          </w:pPr>
        </w:pPrChange>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45" w:author="ROBERT F SYLVESTRE SIDIBE" w:date="2024-02-26T08:44:00Z">
            <w:rPr>
              <w:rFonts w:ascii="Arial" w:eastAsia="Calibri" w:hAnsi="Arial" w:cs="Arial"/>
              <w:color w:val="000000" w:themeColor="text1"/>
              <w:szCs w:val="24"/>
              <w:lang w:eastAsia="en-US"/>
            </w:rPr>
          </w:rPrChange>
        </w:rPr>
      </w:pPr>
    </w:p>
    <w:p w14:paraId="26E7B200" w14:textId="68563FB0" w:rsidR="00F03C55" w:rsidRPr="00F03C55" w:rsidRDefault="00F03C55" w:rsidP="00F03C55">
      <w:pPr>
        <w:spacing w:line="276" w:lineRule="auto"/>
        <w:jc w:val="left"/>
        <w:rPr>
          <w:ins w:id="46" w:author="ROBERT F SYLVESTRE SIDIBE" w:date="2024-02-26T10:43:00Z"/>
          <w:rFonts w:ascii="Arial" w:eastAsia="Calibri" w:hAnsi="Arial" w:cs="Arial"/>
          <w:b/>
          <w:bCs/>
          <w:color w:val="000000" w:themeColor="text1"/>
          <w:szCs w:val="24"/>
          <w:lang w:eastAsia="en-US"/>
        </w:rPr>
      </w:pPr>
      <w:ins w:id="47" w:author="ROBERT F SYLVESTRE SIDIBE" w:date="2024-02-26T10:43:00Z">
        <w:r w:rsidRPr="00F03C55">
          <w:rPr>
            <w:rFonts w:ascii="Arial" w:eastAsia="Calibri" w:hAnsi="Arial" w:cs="Arial"/>
            <w:b/>
            <w:bCs/>
            <w:color w:val="000000" w:themeColor="text1"/>
            <w:szCs w:val="24"/>
            <w:lang w:eastAsia="en-US"/>
          </w:rPr>
          <w:t>Article 1 : Mission de la Commission</w:t>
        </w:r>
      </w:ins>
    </w:p>
    <w:p w14:paraId="3BA84BB7" w14:textId="65EB2237" w:rsidR="00F03C55" w:rsidRPr="00F03C55" w:rsidRDefault="00F03C55" w:rsidP="00F03C55">
      <w:pPr>
        <w:spacing w:line="276" w:lineRule="auto"/>
        <w:rPr>
          <w:ins w:id="48" w:author="ROBERT F SYLVESTRE SIDIBE" w:date="2024-02-26T10:43:00Z"/>
          <w:rFonts w:ascii="Arial" w:eastAsia="Calibri" w:hAnsi="Arial" w:cs="Arial"/>
          <w:color w:val="000000" w:themeColor="text1"/>
          <w:szCs w:val="24"/>
          <w:lang w:eastAsia="en-US"/>
          <w:rPrChange w:id="49" w:author="ROBERT F SYLVESTRE SIDIBE" w:date="2024-02-26T10:43:00Z">
            <w:rPr>
              <w:ins w:id="50" w:author="ROBERT F SYLVESTRE SIDIBE" w:date="2024-02-26T10:43:00Z"/>
              <w:rFonts w:ascii="Arial" w:eastAsia="Calibri" w:hAnsi="Arial" w:cs="Arial"/>
              <w:b/>
              <w:bCs/>
              <w:color w:val="000000" w:themeColor="text1"/>
              <w:szCs w:val="24"/>
              <w:lang w:eastAsia="en-US"/>
            </w:rPr>
          </w:rPrChange>
        </w:rPr>
        <w:pPrChange w:id="51" w:author="ROBERT F SYLVESTRE SIDIBE" w:date="2024-02-26T10:46:00Z">
          <w:pPr>
            <w:spacing w:line="276" w:lineRule="auto"/>
            <w:jc w:val="left"/>
          </w:pPr>
        </w:pPrChange>
      </w:pPr>
      <w:ins w:id="52" w:author="ROBERT F SYLVESTRE SIDIBE" w:date="2024-02-26T10:43:00Z">
        <w:r w:rsidRPr="00F03C55">
          <w:rPr>
            <w:rFonts w:ascii="Arial" w:eastAsia="Calibri" w:hAnsi="Arial" w:cs="Arial"/>
            <w:color w:val="000000" w:themeColor="text1"/>
            <w:szCs w:val="24"/>
            <w:lang w:eastAsia="en-US"/>
            <w:rPrChange w:id="53" w:author="ROBERT F SYLVESTRE SIDIBE" w:date="2024-02-26T10:43:00Z">
              <w:rPr>
                <w:rFonts w:ascii="Arial" w:eastAsia="Calibri" w:hAnsi="Arial" w:cs="Arial"/>
                <w:b/>
                <w:bCs/>
                <w:color w:val="000000" w:themeColor="text1"/>
                <w:szCs w:val="24"/>
                <w:lang w:eastAsia="en-US"/>
              </w:rPr>
            </w:rPrChange>
          </w:rPr>
          <w:t>1.1. La Commission d'Élaboration du Plan Stratégique sera chargée d'analyser la situation actuelle de notre école, de définir des objectifs stratégiques et d'élaborer un plan d'action pour les atteindre.</w:t>
        </w:r>
      </w:ins>
    </w:p>
    <w:p w14:paraId="426D77FC" w14:textId="77777777" w:rsidR="00F03C55" w:rsidRPr="00F03C55" w:rsidRDefault="00F03C55" w:rsidP="00F03C55">
      <w:pPr>
        <w:spacing w:line="276" w:lineRule="auto"/>
        <w:rPr>
          <w:ins w:id="54" w:author="ROBERT F SYLVESTRE SIDIBE" w:date="2024-02-26T10:43:00Z"/>
          <w:rFonts w:ascii="Arial" w:eastAsia="Calibri" w:hAnsi="Arial" w:cs="Arial"/>
          <w:color w:val="000000" w:themeColor="text1"/>
          <w:szCs w:val="24"/>
          <w:lang w:eastAsia="en-US"/>
          <w:rPrChange w:id="55" w:author="ROBERT F SYLVESTRE SIDIBE" w:date="2024-02-26T10:43:00Z">
            <w:rPr>
              <w:ins w:id="56" w:author="ROBERT F SYLVESTRE SIDIBE" w:date="2024-02-26T10:43:00Z"/>
              <w:rFonts w:ascii="Arial" w:eastAsia="Calibri" w:hAnsi="Arial" w:cs="Arial"/>
              <w:b/>
              <w:bCs/>
              <w:color w:val="000000" w:themeColor="text1"/>
              <w:szCs w:val="24"/>
              <w:lang w:eastAsia="en-US"/>
            </w:rPr>
          </w:rPrChange>
        </w:rPr>
        <w:pPrChange w:id="57" w:author="ROBERT F SYLVESTRE SIDIBE" w:date="2024-02-26T10:46:00Z">
          <w:pPr>
            <w:spacing w:line="276" w:lineRule="auto"/>
            <w:jc w:val="left"/>
          </w:pPr>
        </w:pPrChange>
      </w:pPr>
      <w:ins w:id="58" w:author="ROBERT F SYLVESTRE SIDIBE" w:date="2024-02-26T10:43:00Z">
        <w:r w:rsidRPr="00F03C55">
          <w:rPr>
            <w:rFonts w:ascii="Arial" w:eastAsia="Calibri" w:hAnsi="Arial" w:cs="Arial"/>
            <w:color w:val="000000" w:themeColor="text1"/>
            <w:szCs w:val="24"/>
            <w:lang w:eastAsia="en-US"/>
            <w:rPrChange w:id="59" w:author="ROBERT F SYLVESTRE SIDIBE" w:date="2024-02-26T10:43:00Z">
              <w:rPr>
                <w:rFonts w:ascii="Arial" w:eastAsia="Calibri" w:hAnsi="Arial" w:cs="Arial"/>
                <w:b/>
                <w:bCs/>
                <w:color w:val="000000" w:themeColor="text1"/>
                <w:szCs w:val="24"/>
                <w:lang w:eastAsia="en-US"/>
              </w:rPr>
            </w:rPrChange>
          </w:rPr>
          <w:t>1.2. Elle devra également consulter et impliquer l'ensemble de la communauté éducative dans le processus d'élaboration du plan stratégique, assurer un suivi régulier des progrès réalisés et ajuster le plan en fonction des évolutions du contexte.</w:t>
        </w:r>
      </w:ins>
    </w:p>
    <w:p w14:paraId="7CA0C37A" w14:textId="77777777" w:rsidR="00F03C55" w:rsidRPr="00F03C55" w:rsidRDefault="00F03C55" w:rsidP="00F03C55">
      <w:pPr>
        <w:spacing w:line="276" w:lineRule="auto"/>
        <w:jc w:val="left"/>
        <w:rPr>
          <w:ins w:id="60" w:author="ROBERT F SYLVESTRE SIDIBE" w:date="2024-02-26T10:43:00Z"/>
          <w:rFonts w:ascii="Arial" w:eastAsia="Calibri" w:hAnsi="Arial" w:cs="Arial"/>
          <w:color w:val="000000" w:themeColor="text1"/>
          <w:szCs w:val="24"/>
          <w:lang w:eastAsia="en-US"/>
          <w:rPrChange w:id="61" w:author="ROBERT F SYLVESTRE SIDIBE" w:date="2024-02-26T10:43:00Z">
            <w:rPr>
              <w:ins w:id="62" w:author="ROBERT F SYLVESTRE SIDIBE" w:date="2024-02-26T10:43:00Z"/>
              <w:rFonts w:ascii="Arial" w:eastAsia="Calibri" w:hAnsi="Arial" w:cs="Arial"/>
              <w:b/>
              <w:bCs/>
              <w:color w:val="000000" w:themeColor="text1"/>
              <w:szCs w:val="24"/>
              <w:lang w:eastAsia="en-US"/>
            </w:rPr>
          </w:rPrChange>
        </w:rPr>
      </w:pPr>
    </w:p>
    <w:p w14:paraId="21FF2230" w14:textId="7BB126A6" w:rsidR="00F03C55" w:rsidRPr="00F03C55" w:rsidRDefault="00F03C55" w:rsidP="00F03C55">
      <w:pPr>
        <w:spacing w:line="276" w:lineRule="auto"/>
        <w:jc w:val="left"/>
        <w:rPr>
          <w:ins w:id="63" w:author="ROBERT F SYLVESTRE SIDIBE" w:date="2024-02-26T10:43:00Z"/>
          <w:rFonts w:ascii="Arial" w:eastAsia="Calibri" w:hAnsi="Arial" w:cs="Arial"/>
          <w:b/>
          <w:bCs/>
          <w:color w:val="000000" w:themeColor="text1"/>
          <w:szCs w:val="24"/>
          <w:lang w:eastAsia="en-US"/>
        </w:rPr>
      </w:pPr>
      <w:ins w:id="64" w:author="ROBERT F SYLVESTRE SIDIBE" w:date="2024-02-26T10:43:00Z">
        <w:r w:rsidRPr="00F03C55">
          <w:rPr>
            <w:rFonts w:ascii="Arial" w:eastAsia="Calibri" w:hAnsi="Arial" w:cs="Arial"/>
            <w:b/>
            <w:bCs/>
            <w:color w:val="000000" w:themeColor="text1"/>
            <w:szCs w:val="24"/>
            <w:lang w:eastAsia="en-US"/>
          </w:rPr>
          <w:t>Article 2 : Composition de la Commission</w:t>
        </w:r>
      </w:ins>
    </w:p>
    <w:p w14:paraId="51907E76" w14:textId="73CA9677" w:rsidR="00F03C55" w:rsidRPr="00F03C55" w:rsidRDefault="00F03C55" w:rsidP="00F03C55">
      <w:pPr>
        <w:spacing w:line="276" w:lineRule="auto"/>
        <w:rPr>
          <w:ins w:id="65" w:author="ROBERT F SYLVESTRE SIDIBE" w:date="2024-02-26T10:43:00Z"/>
          <w:rFonts w:ascii="Arial" w:eastAsia="Calibri" w:hAnsi="Arial" w:cs="Arial"/>
          <w:color w:val="000000" w:themeColor="text1"/>
          <w:szCs w:val="24"/>
          <w:lang w:eastAsia="en-US"/>
          <w:rPrChange w:id="66" w:author="ROBERT F SYLVESTRE SIDIBE" w:date="2024-02-26T10:43:00Z">
            <w:rPr>
              <w:ins w:id="67" w:author="ROBERT F SYLVESTRE SIDIBE" w:date="2024-02-26T10:43:00Z"/>
              <w:rFonts w:ascii="Arial" w:eastAsia="Calibri" w:hAnsi="Arial" w:cs="Arial"/>
              <w:b/>
              <w:bCs/>
              <w:color w:val="000000" w:themeColor="text1"/>
              <w:szCs w:val="24"/>
              <w:lang w:eastAsia="en-US"/>
            </w:rPr>
          </w:rPrChange>
        </w:rPr>
        <w:pPrChange w:id="68" w:author="ROBERT F SYLVESTRE SIDIBE" w:date="2024-02-26T10:46:00Z">
          <w:pPr>
            <w:spacing w:line="276" w:lineRule="auto"/>
            <w:jc w:val="left"/>
          </w:pPr>
        </w:pPrChange>
      </w:pPr>
      <w:ins w:id="69" w:author="ROBERT F SYLVESTRE SIDIBE" w:date="2024-02-26T10:43:00Z">
        <w:r w:rsidRPr="00F03C55">
          <w:rPr>
            <w:rFonts w:ascii="Arial" w:eastAsia="Calibri" w:hAnsi="Arial" w:cs="Arial"/>
            <w:color w:val="000000" w:themeColor="text1"/>
            <w:szCs w:val="24"/>
            <w:lang w:eastAsia="en-US"/>
            <w:rPrChange w:id="70" w:author="ROBERT F SYLVESTRE SIDIBE" w:date="2024-02-26T10:43:00Z">
              <w:rPr>
                <w:rFonts w:ascii="Arial" w:eastAsia="Calibri" w:hAnsi="Arial" w:cs="Arial"/>
                <w:b/>
                <w:bCs/>
                <w:color w:val="000000" w:themeColor="text1"/>
                <w:szCs w:val="24"/>
                <w:lang w:eastAsia="en-US"/>
              </w:rPr>
            </w:rPrChange>
          </w:rPr>
          <w:t>2.1. La commission sera composée de membres du personnel enseignant, du personnel administratif et de représentants des étudiants, désignés par la direction de l'école.</w:t>
        </w:r>
      </w:ins>
    </w:p>
    <w:p w14:paraId="2F5061F7" w14:textId="77777777" w:rsidR="00F03C55" w:rsidRPr="00F03C55" w:rsidRDefault="00F03C55" w:rsidP="00F03C55">
      <w:pPr>
        <w:spacing w:line="276" w:lineRule="auto"/>
        <w:rPr>
          <w:ins w:id="71" w:author="ROBERT F SYLVESTRE SIDIBE" w:date="2024-02-26T10:43:00Z"/>
          <w:rFonts w:ascii="Arial" w:eastAsia="Calibri" w:hAnsi="Arial" w:cs="Arial"/>
          <w:color w:val="000000" w:themeColor="text1"/>
          <w:szCs w:val="24"/>
          <w:lang w:eastAsia="en-US"/>
          <w:rPrChange w:id="72" w:author="ROBERT F SYLVESTRE SIDIBE" w:date="2024-02-26T10:43:00Z">
            <w:rPr>
              <w:ins w:id="73" w:author="ROBERT F SYLVESTRE SIDIBE" w:date="2024-02-26T10:43:00Z"/>
              <w:rFonts w:ascii="Arial" w:eastAsia="Calibri" w:hAnsi="Arial" w:cs="Arial"/>
              <w:b/>
              <w:bCs/>
              <w:color w:val="000000" w:themeColor="text1"/>
              <w:szCs w:val="24"/>
              <w:lang w:eastAsia="en-US"/>
            </w:rPr>
          </w:rPrChange>
        </w:rPr>
        <w:pPrChange w:id="74" w:author="ROBERT F SYLVESTRE SIDIBE" w:date="2024-02-26T10:46:00Z">
          <w:pPr>
            <w:spacing w:line="276" w:lineRule="auto"/>
            <w:jc w:val="left"/>
          </w:pPr>
        </w:pPrChange>
      </w:pPr>
      <w:ins w:id="75" w:author="ROBERT F SYLVESTRE SIDIBE" w:date="2024-02-26T10:43:00Z">
        <w:r w:rsidRPr="00F03C55">
          <w:rPr>
            <w:rFonts w:ascii="Arial" w:eastAsia="Calibri" w:hAnsi="Arial" w:cs="Arial"/>
            <w:color w:val="000000" w:themeColor="text1"/>
            <w:szCs w:val="24"/>
            <w:lang w:eastAsia="en-US"/>
            <w:rPrChange w:id="76" w:author="ROBERT F SYLVESTRE SIDIBE" w:date="2024-02-26T10:43:00Z">
              <w:rPr>
                <w:rFonts w:ascii="Arial" w:eastAsia="Calibri" w:hAnsi="Arial" w:cs="Arial"/>
                <w:b/>
                <w:bCs/>
                <w:color w:val="000000" w:themeColor="text1"/>
                <w:szCs w:val="24"/>
                <w:lang w:eastAsia="en-US"/>
              </w:rPr>
            </w:rPrChange>
          </w:rPr>
          <w:t>2.2. Un responsable de la commission sera nommé pour coordonner les activités de la commission et assurer la liaison avec la direction de l'école.</w:t>
        </w:r>
      </w:ins>
    </w:p>
    <w:p w14:paraId="39CB0631" w14:textId="77777777" w:rsidR="00F03C55" w:rsidRPr="00F03C55" w:rsidRDefault="00F03C55" w:rsidP="00F03C55">
      <w:pPr>
        <w:spacing w:line="276" w:lineRule="auto"/>
        <w:jc w:val="left"/>
        <w:rPr>
          <w:ins w:id="77" w:author="ROBERT F SYLVESTRE SIDIBE" w:date="2024-02-26T10:43:00Z"/>
          <w:rFonts w:ascii="Arial" w:eastAsia="Calibri" w:hAnsi="Arial" w:cs="Arial"/>
          <w:color w:val="000000" w:themeColor="text1"/>
          <w:szCs w:val="24"/>
          <w:lang w:eastAsia="en-US"/>
          <w:rPrChange w:id="78" w:author="ROBERT F SYLVESTRE SIDIBE" w:date="2024-02-26T10:43:00Z">
            <w:rPr>
              <w:ins w:id="79" w:author="ROBERT F SYLVESTRE SIDIBE" w:date="2024-02-26T10:43:00Z"/>
              <w:rFonts w:ascii="Arial" w:eastAsia="Calibri" w:hAnsi="Arial" w:cs="Arial"/>
              <w:b/>
              <w:bCs/>
              <w:color w:val="000000" w:themeColor="text1"/>
              <w:szCs w:val="24"/>
              <w:lang w:eastAsia="en-US"/>
            </w:rPr>
          </w:rPrChange>
        </w:rPr>
      </w:pPr>
    </w:p>
    <w:p w14:paraId="2B07B13F" w14:textId="621ABB56" w:rsidR="00F03C55" w:rsidRPr="00F03C55" w:rsidRDefault="00F03C55" w:rsidP="00F03C55">
      <w:pPr>
        <w:spacing w:line="276" w:lineRule="auto"/>
        <w:jc w:val="left"/>
        <w:rPr>
          <w:ins w:id="80" w:author="ROBERT F SYLVESTRE SIDIBE" w:date="2024-02-26T10:43:00Z"/>
          <w:rFonts w:ascii="Arial" w:eastAsia="Calibri" w:hAnsi="Arial" w:cs="Arial"/>
          <w:b/>
          <w:bCs/>
          <w:color w:val="000000" w:themeColor="text1"/>
          <w:szCs w:val="24"/>
          <w:lang w:eastAsia="en-US"/>
        </w:rPr>
      </w:pPr>
      <w:ins w:id="81" w:author="ROBERT F SYLVESTRE SIDIBE" w:date="2024-02-26T10:43:00Z">
        <w:r w:rsidRPr="00F03C55">
          <w:rPr>
            <w:rFonts w:ascii="Arial" w:eastAsia="Calibri" w:hAnsi="Arial" w:cs="Arial"/>
            <w:b/>
            <w:bCs/>
            <w:color w:val="000000" w:themeColor="text1"/>
            <w:szCs w:val="24"/>
            <w:lang w:eastAsia="en-US"/>
          </w:rPr>
          <w:t>Article 3 : Fonctionnement de la Commission</w:t>
        </w:r>
      </w:ins>
    </w:p>
    <w:p w14:paraId="4730E987" w14:textId="5BCDD4CC" w:rsidR="00F03C55" w:rsidRPr="00F03C55" w:rsidRDefault="00F03C55" w:rsidP="00F03C55">
      <w:pPr>
        <w:spacing w:line="276" w:lineRule="auto"/>
        <w:rPr>
          <w:ins w:id="82" w:author="ROBERT F SYLVESTRE SIDIBE" w:date="2024-02-26T10:43:00Z"/>
          <w:rFonts w:ascii="Arial" w:eastAsia="Calibri" w:hAnsi="Arial" w:cs="Arial"/>
          <w:color w:val="000000" w:themeColor="text1"/>
          <w:szCs w:val="24"/>
          <w:lang w:eastAsia="en-US"/>
          <w:rPrChange w:id="83" w:author="ROBERT F SYLVESTRE SIDIBE" w:date="2024-02-26T10:43:00Z">
            <w:rPr>
              <w:ins w:id="84" w:author="ROBERT F SYLVESTRE SIDIBE" w:date="2024-02-26T10:43:00Z"/>
              <w:rFonts w:ascii="Arial" w:eastAsia="Calibri" w:hAnsi="Arial" w:cs="Arial"/>
              <w:b/>
              <w:bCs/>
              <w:color w:val="000000" w:themeColor="text1"/>
              <w:szCs w:val="24"/>
              <w:lang w:eastAsia="en-US"/>
            </w:rPr>
          </w:rPrChange>
        </w:rPr>
        <w:pPrChange w:id="85" w:author="ROBERT F SYLVESTRE SIDIBE" w:date="2024-02-26T10:46:00Z">
          <w:pPr>
            <w:spacing w:line="276" w:lineRule="auto"/>
            <w:jc w:val="left"/>
          </w:pPr>
        </w:pPrChange>
      </w:pPr>
      <w:ins w:id="86" w:author="ROBERT F SYLVESTRE SIDIBE" w:date="2024-02-26T10:43:00Z">
        <w:r w:rsidRPr="00F03C55">
          <w:rPr>
            <w:rFonts w:ascii="Arial" w:eastAsia="Calibri" w:hAnsi="Arial" w:cs="Arial"/>
            <w:color w:val="000000" w:themeColor="text1"/>
            <w:szCs w:val="24"/>
            <w:lang w:eastAsia="en-US"/>
            <w:rPrChange w:id="87" w:author="ROBERT F SYLVESTRE SIDIBE" w:date="2024-02-26T10:43:00Z">
              <w:rPr>
                <w:rFonts w:ascii="Arial" w:eastAsia="Calibri" w:hAnsi="Arial" w:cs="Arial"/>
                <w:b/>
                <w:bCs/>
                <w:color w:val="000000" w:themeColor="text1"/>
                <w:szCs w:val="24"/>
                <w:lang w:eastAsia="en-US"/>
              </w:rPr>
            </w:rPrChange>
          </w:rPr>
          <w:t>3.1. La commission se réunira régulièrement pour discuter des progrès réalisés, évaluer les défis rencontrés et prendre des décisions concernant l'élaboration du plan stratégique.</w:t>
        </w:r>
      </w:ins>
    </w:p>
    <w:p w14:paraId="3A7BAF9E" w14:textId="77777777" w:rsidR="00F03C55" w:rsidRDefault="00F03C55" w:rsidP="00F03C55">
      <w:pPr>
        <w:spacing w:line="276" w:lineRule="auto"/>
        <w:rPr>
          <w:ins w:id="88" w:author="ROBERT F SYLVESTRE SIDIBE" w:date="2024-02-26T10:49:00Z"/>
          <w:rFonts w:ascii="Arial" w:eastAsia="Calibri" w:hAnsi="Arial" w:cs="Arial"/>
          <w:color w:val="000000" w:themeColor="text1"/>
          <w:szCs w:val="24"/>
          <w:lang w:eastAsia="en-US"/>
        </w:rPr>
      </w:pPr>
      <w:ins w:id="89" w:author="ROBERT F SYLVESTRE SIDIBE" w:date="2024-02-26T10:43:00Z">
        <w:r w:rsidRPr="00F03C55">
          <w:rPr>
            <w:rFonts w:ascii="Arial" w:eastAsia="Calibri" w:hAnsi="Arial" w:cs="Arial"/>
            <w:color w:val="000000" w:themeColor="text1"/>
            <w:szCs w:val="24"/>
            <w:lang w:eastAsia="en-US"/>
            <w:rPrChange w:id="90" w:author="ROBERT F SYLVESTRE SIDIBE" w:date="2024-02-26T10:43:00Z">
              <w:rPr>
                <w:rFonts w:ascii="Arial" w:eastAsia="Calibri" w:hAnsi="Arial" w:cs="Arial"/>
                <w:b/>
                <w:bCs/>
                <w:color w:val="000000" w:themeColor="text1"/>
                <w:szCs w:val="24"/>
                <w:lang w:eastAsia="en-US"/>
              </w:rPr>
            </w:rPrChange>
          </w:rPr>
          <w:t>3.2. Des groupes de travail pourront être formés pour traiter de questions spécifiques ou développer des initiatives particulières.</w:t>
        </w:r>
      </w:ins>
    </w:p>
    <w:p w14:paraId="299125FF" w14:textId="77777777" w:rsidR="00F03C55" w:rsidRDefault="00F03C55" w:rsidP="00F03C55">
      <w:pPr>
        <w:spacing w:line="276" w:lineRule="auto"/>
        <w:rPr>
          <w:ins w:id="91" w:author="ROBERT F SYLVESTRE SIDIBE" w:date="2024-02-26T10:49:00Z"/>
          <w:rFonts w:ascii="Arial" w:eastAsia="Calibri" w:hAnsi="Arial" w:cs="Arial"/>
          <w:color w:val="000000" w:themeColor="text1"/>
          <w:szCs w:val="24"/>
          <w:lang w:eastAsia="en-US"/>
        </w:rPr>
      </w:pPr>
    </w:p>
    <w:p w14:paraId="2BFD57A2" w14:textId="77777777" w:rsidR="00F03C55" w:rsidRDefault="00F03C55" w:rsidP="00F03C55">
      <w:pPr>
        <w:spacing w:line="276" w:lineRule="auto"/>
        <w:rPr>
          <w:ins w:id="92" w:author="ROBERT F SYLVESTRE SIDIBE" w:date="2024-02-26T10:49:00Z"/>
          <w:rFonts w:ascii="Arial" w:eastAsia="Calibri" w:hAnsi="Arial" w:cs="Arial"/>
          <w:color w:val="000000" w:themeColor="text1"/>
          <w:szCs w:val="24"/>
          <w:lang w:eastAsia="en-US"/>
        </w:rPr>
      </w:pPr>
    </w:p>
    <w:p w14:paraId="15922DC4" w14:textId="77777777" w:rsidR="00F03C55" w:rsidRPr="00F03C55" w:rsidRDefault="00F03C55" w:rsidP="00F03C55">
      <w:pPr>
        <w:spacing w:line="276" w:lineRule="auto"/>
        <w:rPr>
          <w:ins w:id="93" w:author="ROBERT F SYLVESTRE SIDIBE" w:date="2024-02-26T10:43:00Z"/>
          <w:rFonts w:ascii="Arial" w:eastAsia="Calibri" w:hAnsi="Arial" w:cs="Arial"/>
          <w:color w:val="000000" w:themeColor="text1"/>
          <w:szCs w:val="24"/>
          <w:lang w:eastAsia="en-US"/>
          <w:rPrChange w:id="94" w:author="ROBERT F SYLVESTRE SIDIBE" w:date="2024-02-26T10:43:00Z">
            <w:rPr>
              <w:ins w:id="95" w:author="ROBERT F SYLVESTRE SIDIBE" w:date="2024-02-26T10:43:00Z"/>
              <w:rFonts w:ascii="Arial" w:eastAsia="Calibri" w:hAnsi="Arial" w:cs="Arial"/>
              <w:b/>
              <w:bCs/>
              <w:color w:val="000000" w:themeColor="text1"/>
              <w:szCs w:val="24"/>
              <w:lang w:eastAsia="en-US"/>
            </w:rPr>
          </w:rPrChange>
        </w:rPr>
        <w:pPrChange w:id="96" w:author="ROBERT F SYLVESTRE SIDIBE" w:date="2024-02-26T10:46:00Z">
          <w:pPr>
            <w:spacing w:line="276" w:lineRule="auto"/>
            <w:jc w:val="left"/>
          </w:pPr>
        </w:pPrChange>
      </w:pPr>
    </w:p>
    <w:p w14:paraId="360D167E" w14:textId="77777777" w:rsidR="00F03C55" w:rsidRPr="00F03C55" w:rsidRDefault="00F03C55" w:rsidP="00F03C55">
      <w:pPr>
        <w:spacing w:line="276" w:lineRule="auto"/>
        <w:jc w:val="left"/>
        <w:rPr>
          <w:ins w:id="97" w:author="ROBERT F SYLVESTRE SIDIBE" w:date="2024-02-26T10:43:00Z"/>
          <w:rFonts w:ascii="Arial" w:eastAsia="Calibri" w:hAnsi="Arial" w:cs="Arial"/>
          <w:color w:val="000000" w:themeColor="text1"/>
          <w:szCs w:val="24"/>
          <w:lang w:eastAsia="en-US"/>
          <w:rPrChange w:id="98" w:author="ROBERT F SYLVESTRE SIDIBE" w:date="2024-02-26T10:43:00Z">
            <w:rPr>
              <w:ins w:id="99" w:author="ROBERT F SYLVESTRE SIDIBE" w:date="2024-02-26T10:43:00Z"/>
              <w:rFonts w:ascii="Arial" w:eastAsia="Calibri" w:hAnsi="Arial" w:cs="Arial"/>
              <w:b/>
              <w:bCs/>
              <w:color w:val="000000" w:themeColor="text1"/>
              <w:szCs w:val="24"/>
              <w:lang w:eastAsia="en-US"/>
            </w:rPr>
          </w:rPrChange>
        </w:rPr>
      </w:pPr>
    </w:p>
    <w:p w14:paraId="2D3F813D" w14:textId="39660E8D" w:rsidR="00F03C55" w:rsidRPr="00F03C55" w:rsidRDefault="00F03C55" w:rsidP="00F03C55">
      <w:pPr>
        <w:spacing w:line="276" w:lineRule="auto"/>
        <w:jc w:val="left"/>
        <w:rPr>
          <w:ins w:id="100" w:author="ROBERT F SYLVESTRE SIDIBE" w:date="2024-02-26T10:43:00Z"/>
          <w:rFonts w:ascii="Arial" w:eastAsia="Calibri" w:hAnsi="Arial" w:cs="Arial"/>
          <w:b/>
          <w:bCs/>
          <w:color w:val="000000" w:themeColor="text1"/>
          <w:szCs w:val="24"/>
          <w:lang w:eastAsia="en-US"/>
        </w:rPr>
      </w:pPr>
      <w:ins w:id="101" w:author="ROBERT F SYLVESTRE SIDIBE" w:date="2024-02-26T10:43:00Z">
        <w:r w:rsidRPr="00F03C55">
          <w:rPr>
            <w:rFonts w:ascii="Arial" w:eastAsia="Calibri" w:hAnsi="Arial" w:cs="Arial"/>
            <w:b/>
            <w:bCs/>
            <w:color w:val="000000" w:themeColor="text1"/>
            <w:szCs w:val="24"/>
            <w:lang w:eastAsia="en-US"/>
          </w:rPr>
          <w:lastRenderedPageBreak/>
          <w:t>Article 4 : Consultation et Participation</w:t>
        </w:r>
      </w:ins>
    </w:p>
    <w:p w14:paraId="594B350C" w14:textId="4C032555" w:rsidR="00F03C55" w:rsidRPr="00F03C55" w:rsidRDefault="00F03C55" w:rsidP="00F03C55">
      <w:pPr>
        <w:spacing w:line="276" w:lineRule="auto"/>
        <w:rPr>
          <w:ins w:id="102" w:author="ROBERT F SYLVESTRE SIDIBE" w:date="2024-02-26T10:43:00Z"/>
          <w:rFonts w:ascii="Arial" w:eastAsia="Calibri" w:hAnsi="Arial" w:cs="Arial"/>
          <w:color w:val="000000" w:themeColor="text1"/>
          <w:szCs w:val="24"/>
          <w:lang w:eastAsia="en-US"/>
          <w:rPrChange w:id="103" w:author="ROBERT F SYLVESTRE SIDIBE" w:date="2024-02-26T10:43:00Z">
            <w:rPr>
              <w:ins w:id="104" w:author="ROBERT F SYLVESTRE SIDIBE" w:date="2024-02-26T10:43:00Z"/>
              <w:rFonts w:ascii="Arial" w:eastAsia="Calibri" w:hAnsi="Arial" w:cs="Arial"/>
              <w:b/>
              <w:bCs/>
              <w:color w:val="000000" w:themeColor="text1"/>
              <w:szCs w:val="24"/>
              <w:lang w:eastAsia="en-US"/>
            </w:rPr>
          </w:rPrChange>
        </w:rPr>
        <w:pPrChange w:id="105" w:author="ROBERT F SYLVESTRE SIDIBE" w:date="2024-02-26T10:46:00Z">
          <w:pPr>
            <w:spacing w:line="276" w:lineRule="auto"/>
            <w:jc w:val="left"/>
          </w:pPr>
        </w:pPrChange>
      </w:pPr>
      <w:ins w:id="106" w:author="ROBERT F SYLVESTRE SIDIBE" w:date="2024-02-26T10:43:00Z">
        <w:r w:rsidRPr="00F03C55">
          <w:rPr>
            <w:rFonts w:ascii="Arial" w:eastAsia="Calibri" w:hAnsi="Arial" w:cs="Arial"/>
            <w:color w:val="000000" w:themeColor="text1"/>
            <w:szCs w:val="24"/>
            <w:lang w:eastAsia="en-US"/>
            <w:rPrChange w:id="107" w:author="ROBERT F SYLVESTRE SIDIBE" w:date="2024-02-26T10:43:00Z">
              <w:rPr>
                <w:rFonts w:ascii="Arial" w:eastAsia="Calibri" w:hAnsi="Arial" w:cs="Arial"/>
                <w:b/>
                <w:bCs/>
                <w:color w:val="000000" w:themeColor="text1"/>
                <w:szCs w:val="24"/>
                <w:lang w:eastAsia="en-US"/>
              </w:rPr>
            </w:rPrChange>
          </w:rPr>
          <w:t>4.1. La commission sollicitera les contributions et les commentaires de l'ensemble de la communauté éducative, y compris les étudiants, le personnel enseignant, le personnel administratif et les partenaires externes.</w:t>
        </w:r>
      </w:ins>
    </w:p>
    <w:p w14:paraId="26A2C47C" w14:textId="353EFA3B" w:rsidR="003A2FC4" w:rsidDel="00F03C55" w:rsidRDefault="00F03C55" w:rsidP="00F03C55">
      <w:pPr>
        <w:spacing w:line="276" w:lineRule="auto"/>
        <w:rPr>
          <w:del w:id="108" w:author="ROBERT F SYLVESTRE SIDIBE" w:date="2024-02-26T07:20:00Z"/>
          <w:rFonts w:ascii="Arial" w:eastAsia="Calibri" w:hAnsi="Arial" w:cs="Arial"/>
          <w:color w:val="000000" w:themeColor="text1"/>
          <w:szCs w:val="24"/>
          <w:lang w:eastAsia="en-US"/>
        </w:rPr>
        <w:pPrChange w:id="109" w:author="ROBERT F SYLVESTRE SIDIBE" w:date="2024-02-26T10:46:00Z">
          <w:pPr>
            <w:spacing w:line="276" w:lineRule="auto"/>
            <w:jc w:val="left"/>
          </w:pPr>
        </w:pPrChange>
      </w:pPr>
      <w:ins w:id="110" w:author="ROBERT F SYLVESTRE SIDIBE" w:date="2024-02-26T10:43:00Z">
        <w:r w:rsidRPr="00F03C55">
          <w:rPr>
            <w:rFonts w:ascii="Arial" w:eastAsia="Calibri" w:hAnsi="Arial" w:cs="Arial"/>
            <w:color w:val="000000" w:themeColor="text1"/>
            <w:szCs w:val="24"/>
            <w:lang w:eastAsia="en-US"/>
            <w:rPrChange w:id="111" w:author="ROBERT F SYLVESTRE SIDIBE" w:date="2024-02-26T10:43:00Z">
              <w:rPr>
                <w:rFonts w:ascii="Arial" w:eastAsia="Calibri" w:hAnsi="Arial" w:cs="Arial"/>
                <w:b/>
                <w:bCs/>
                <w:color w:val="000000" w:themeColor="text1"/>
                <w:szCs w:val="24"/>
                <w:lang w:eastAsia="en-US"/>
              </w:rPr>
            </w:rPrChange>
          </w:rPr>
          <w:t>4.2. Des réunions ouvertes et des séances de consultation seront organisées pour permettre à chacun de s'exprimer et de contribuer au processus d'élaboration du plan stratégique.</w:t>
        </w:r>
      </w:ins>
      <w:del w:id="112" w:author="ROBERT F SYLVESTRE SIDIBE" w:date="2024-02-26T10:43:00Z">
        <w:r w:rsidR="003A2FC4" w:rsidRPr="00F03C55" w:rsidDel="00F03C55">
          <w:rPr>
            <w:rFonts w:ascii="Arial" w:eastAsia="Calibri" w:hAnsi="Arial" w:cs="Arial"/>
            <w:color w:val="000000" w:themeColor="text1"/>
            <w:szCs w:val="24"/>
            <w:lang w:eastAsia="en-US"/>
            <w:rPrChange w:id="113" w:author="ROBERT F SYLVESTRE SIDIBE" w:date="2024-02-26T10:43:00Z">
              <w:rPr>
                <w:rFonts w:ascii="Arial" w:eastAsia="Calibri" w:hAnsi="Arial" w:cs="Arial"/>
                <w:b/>
                <w:bCs/>
                <w:color w:val="000000" w:themeColor="text1"/>
                <w:szCs w:val="24"/>
                <w:lang w:eastAsia="en-US"/>
              </w:rPr>
            </w:rPrChange>
          </w:rPr>
          <w:delText>Article 1</w:delText>
        </w:r>
        <w:r w:rsidR="003A2FC4" w:rsidRPr="00F03C55" w:rsidDel="00F03C55">
          <w:rPr>
            <w:rFonts w:ascii="Arial" w:eastAsia="Calibri" w:hAnsi="Arial" w:cs="Arial"/>
            <w:color w:val="000000" w:themeColor="text1"/>
            <w:szCs w:val="24"/>
            <w:lang w:eastAsia="en-US"/>
          </w:rPr>
          <w:delText xml:space="preserve"> : </w:delText>
        </w:r>
      </w:del>
      <w:del w:id="114" w:author="ROBERT F SYLVESTRE SIDIBE" w:date="2024-02-26T07:00:00Z">
        <w:r w:rsidR="007B637C" w:rsidRPr="00F03C55" w:rsidDel="00146178">
          <w:rPr>
            <w:rFonts w:ascii="Arial" w:eastAsia="Calibri" w:hAnsi="Arial" w:cs="Arial"/>
            <w:color w:val="000000" w:themeColor="text1"/>
            <w:szCs w:val="24"/>
            <w:lang w:eastAsia="en-US"/>
          </w:rPr>
          <w:delText>La création d'une Cellule Interne d'Assurance Qualité (CIAQ)</w:delText>
        </w:r>
      </w:del>
      <w:del w:id="115" w:author="ROBERT F SYLVESTRE SIDIBE" w:date="2024-02-14T08:12:00Z">
        <w:r w:rsidR="007B637C" w:rsidRPr="00F03C55" w:rsidDel="009407C9">
          <w:rPr>
            <w:rFonts w:ascii="Arial" w:eastAsia="Calibri" w:hAnsi="Arial" w:cs="Arial"/>
            <w:color w:val="000000" w:themeColor="text1"/>
            <w:szCs w:val="24"/>
            <w:lang w:eastAsia="en-US"/>
          </w:rPr>
          <w:delText xml:space="preserve"> au sein de l'Ecole Privée de Santé Félix Houphouët Boigny</w:delText>
        </w:r>
      </w:del>
      <w:del w:id="116" w:author="ROBERT F SYLVESTRE SIDIBE" w:date="2024-02-26T07:00:00Z">
        <w:r w:rsidR="007B637C" w:rsidRPr="00F03C55" w:rsidDel="00146178">
          <w:rPr>
            <w:rFonts w:ascii="Segoe UI" w:hAnsi="Segoe UI" w:cs="Segoe UI"/>
            <w:color w:val="0D0D0D"/>
            <w:shd w:val="clear" w:color="auto" w:fill="FFFFFF"/>
          </w:rPr>
          <w:delText xml:space="preserve">, </w:delText>
        </w:r>
        <w:r w:rsidR="007B637C" w:rsidRPr="00F03C55" w:rsidDel="00146178">
          <w:rPr>
            <w:rFonts w:ascii="Arial" w:eastAsia="Calibri" w:hAnsi="Arial" w:cs="Arial"/>
            <w:color w:val="000000" w:themeColor="text1"/>
            <w:szCs w:val="24"/>
            <w:lang w:eastAsia="en-US"/>
          </w:rPr>
          <w:delText>chargée de superviser et de coordonner toutes les initiatives liées à l'assurance qualité</w:delText>
        </w:r>
      </w:del>
      <w:del w:id="117" w:author="ROBERT F SYLVESTRE SIDIBE" w:date="2024-02-26T07:01:00Z">
        <w:r w:rsidR="007B637C" w:rsidRPr="00F03C55" w:rsidDel="00146178">
          <w:rPr>
            <w:rFonts w:ascii="Arial" w:eastAsia="Calibri" w:hAnsi="Arial" w:cs="Arial"/>
            <w:color w:val="000000" w:themeColor="text1"/>
            <w:szCs w:val="24"/>
            <w:lang w:eastAsia="en-US"/>
          </w:rPr>
          <w:delText xml:space="preserve">. </w:delText>
        </w:r>
      </w:del>
    </w:p>
    <w:p w14:paraId="3B77B660" w14:textId="77777777" w:rsidR="00F03C55" w:rsidRPr="00F03C55" w:rsidRDefault="00F03C55" w:rsidP="00F03C55">
      <w:pPr>
        <w:spacing w:line="240" w:lineRule="auto"/>
        <w:rPr>
          <w:ins w:id="118" w:author="ROBERT F SYLVESTRE SIDIBE" w:date="2024-02-26T10:44:00Z"/>
          <w:rFonts w:ascii="Arial" w:eastAsia="Calibri" w:hAnsi="Arial" w:cs="Arial"/>
          <w:color w:val="000000" w:themeColor="text1"/>
          <w:szCs w:val="24"/>
          <w:lang w:eastAsia="en-US"/>
          <w:rPrChange w:id="119" w:author="ROBERT F SYLVESTRE SIDIBE" w:date="2024-02-26T10:43:00Z">
            <w:rPr>
              <w:ins w:id="120" w:author="ROBERT F SYLVESTRE SIDIBE" w:date="2024-02-26T10:44:00Z"/>
              <w:rFonts w:ascii="Arial" w:eastAsia="Calibri" w:hAnsi="Arial" w:cs="Arial"/>
              <w:color w:val="000000" w:themeColor="text1"/>
              <w:sz w:val="22"/>
              <w:lang w:eastAsia="en-US"/>
            </w:rPr>
          </w:rPrChange>
        </w:rPr>
        <w:pPrChange w:id="121" w:author="ROBERT F SYLVESTRE SIDIBE" w:date="2024-02-26T10:46:00Z">
          <w:pPr>
            <w:spacing w:line="240" w:lineRule="auto"/>
            <w:jc w:val="left"/>
          </w:pPr>
        </w:pPrChange>
      </w:pPr>
    </w:p>
    <w:p w14:paraId="4D587EFF" w14:textId="04431CDE" w:rsidR="003A2FC4" w:rsidRPr="00F65572" w:rsidDel="00F03C55" w:rsidRDefault="003A2FC4">
      <w:pPr>
        <w:spacing w:line="240" w:lineRule="auto"/>
        <w:jc w:val="left"/>
        <w:rPr>
          <w:del w:id="122" w:author="ROBERT F SYLVESTRE SIDIBE" w:date="2024-02-26T10:43:00Z"/>
          <w:rFonts w:ascii="Arial" w:eastAsia="Calibri" w:hAnsi="Arial" w:cs="Arial"/>
          <w:color w:val="000000" w:themeColor="text1"/>
          <w:szCs w:val="24"/>
          <w:lang w:eastAsia="en-US"/>
        </w:rPr>
        <w:pPrChange w:id="123" w:author="ROBERT F SYLVESTRE SIDIBE" w:date="2024-02-26T07:20:00Z">
          <w:pPr>
            <w:spacing w:line="276" w:lineRule="auto"/>
          </w:pPr>
        </w:pPrChange>
      </w:pPr>
      <w:del w:id="124"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1BB93783" w:rsidR="003A2FC4" w:rsidRPr="00F65572" w:rsidDel="0075542A" w:rsidRDefault="003A2FC4" w:rsidP="009407C9">
      <w:pPr>
        <w:spacing w:line="276" w:lineRule="auto"/>
        <w:rPr>
          <w:del w:id="125" w:author="ROBERT F SYLVESTRE SIDIBE" w:date="2024-02-26T07:07:00Z"/>
          <w:rFonts w:ascii="Arial" w:eastAsia="Calibri" w:hAnsi="Arial" w:cs="Arial"/>
          <w:color w:val="000000" w:themeColor="text1"/>
          <w:szCs w:val="24"/>
          <w:lang w:eastAsia="en-US"/>
        </w:rPr>
      </w:pPr>
      <w:del w:id="126" w:author="ROBERT F SYLVESTRE SIDIBE" w:date="2024-02-26T10:43:00Z">
        <w:r w:rsidRPr="00F65572" w:rsidDel="00F03C55">
          <w:rPr>
            <w:rFonts w:ascii="Arial" w:eastAsia="Calibri" w:hAnsi="Arial" w:cs="Arial"/>
            <w:b/>
            <w:bCs/>
            <w:color w:val="000000" w:themeColor="text1"/>
            <w:szCs w:val="24"/>
            <w:lang w:eastAsia="en-US"/>
          </w:rPr>
          <w:delText>Article 2 :</w:delText>
        </w:r>
        <w:r w:rsidRPr="00F65572" w:rsidDel="00F03C55">
          <w:rPr>
            <w:rFonts w:ascii="Arial" w:eastAsia="Calibri" w:hAnsi="Arial" w:cs="Arial"/>
            <w:color w:val="000000" w:themeColor="text1"/>
            <w:szCs w:val="24"/>
            <w:lang w:eastAsia="en-US"/>
          </w:rPr>
          <w:delText xml:space="preserve"> </w:delText>
        </w:r>
      </w:del>
      <w:del w:id="127"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0B43E253" w:rsidR="003A2FC4" w:rsidRPr="009965A6" w:rsidRDefault="00F03C55">
      <w:pPr>
        <w:spacing w:line="240" w:lineRule="auto"/>
        <w:jc w:val="center"/>
        <w:rPr>
          <w:rFonts w:ascii="Arial" w:eastAsia="Calibri" w:hAnsi="Arial" w:cs="Arial"/>
          <w:color w:val="000000" w:themeColor="text1"/>
          <w:sz w:val="22"/>
          <w:szCs w:val="20"/>
          <w:lang w:eastAsia="en-US"/>
          <w:rPrChange w:id="128" w:author="ROBERT F SYLVESTRE SIDIBE" w:date="2024-02-26T07:18:00Z">
            <w:rPr>
              <w:rFonts w:ascii="Arial" w:eastAsia="Calibri" w:hAnsi="Arial" w:cs="Arial"/>
              <w:color w:val="000000" w:themeColor="text1"/>
              <w:lang w:eastAsia="en-US"/>
            </w:rPr>
          </w:rPrChange>
        </w:rPr>
        <w:pPrChange w:id="129" w:author="ROBERT F SYLVESTRE SIDIBE" w:date="2024-02-26T06:58:00Z">
          <w:pPr>
            <w:spacing w:line="240" w:lineRule="auto"/>
            <w:jc w:val="right"/>
          </w:pPr>
        </w:pPrChange>
      </w:pPr>
      <w:ins w:id="130" w:author="ROBERT F SYLVESTRE SIDIBE" w:date="2024-02-15T17:39:00Z">
        <w:r w:rsidRPr="009965A6">
          <w:rPr>
            <w:rFonts w:ascii="Arial" w:eastAsia="Calibri" w:hAnsi="Arial" w:cs="Arial"/>
            <w:b/>
            <w:bCs/>
            <w:noProof/>
            <w:color w:val="000000" w:themeColor="text1"/>
            <w:sz w:val="22"/>
            <w:szCs w:val="20"/>
            <w:lang w:eastAsia="en-US"/>
            <w:rPrChange w:id="131"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142A4F03">
              <wp:simplePos x="0" y="0"/>
              <wp:positionH relativeFrom="margin">
                <wp:posOffset>2614930</wp:posOffset>
              </wp:positionH>
              <wp:positionV relativeFrom="paragraph">
                <wp:posOffset>139647</wp:posOffset>
              </wp:positionV>
              <wp:extent cx="3105150" cy="2203097"/>
              <wp:effectExtent l="0" t="0" r="0" b="6985"/>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3105548" cy="22033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ins w:id="132" w:author="ROBERT F SYLVESTRE SIDIBE" w:date="2024-02-26T06:58:00Z">
        <w:r w:rsidR="00146178">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133" w:author="ROBERT F SYLVESTRE SIDIBE" w:date="2024-02-26T07:18:00Z">
            <w:rPr>
              <w:rFonts w:ascii="Arial" w:eastAsia="Calibri" w:hAnsi="Arial" w:cs="Arial"/>
              <w:color w:val="000000" w:themeColor="text1"/>
              <w:szCs w:val="24"/>
              <w:lang w:eastAsia="en-US"/>
            </w:rPr>
          </w:rPrChange>
        </w:rPr>
        <w:t>Bamako</w:t>
      </w:r>
      <w:ins w:id="134"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135" w:author="ROBERT F SYLVESTRE SIDIBE" w:date="2024-02-26T07:18:00Z">
            <w:rPr>
              <w:rFonts w:ascii="Arial" w:eastAsia="Calibri" w:hAnsi="Arial" w:cs="Arial"/>
              <w:color w:val="000000" w:themeColor="text1"/>
              <w:szCs w:val="24"/>
              <w:lang w:eastAsia="en-US"/>
            </w:rPr>
          </w:rPrChange>
        </w:rPr>
        <w:t xml:space="preserve"> le </w:t>
      </w:r>
      <w:ins w:id="136" w:author="ROBERT F SYLVESTRE SIDIBE" w:date="2024-02-26T10:49:00Z">
        <w:r>
          <w:rPr>
            <w:rFonts w:ascii="Arial" w:eastAsia="Calibri" w:hAnsi="Arial" w:cs="Arial"/>
            <w:color w:val="000000" w:themeColor="text1"/>
            <w:sz w:val="22"/>
            <w:lang w:eastAsia="en-US"/>
          </w:rPr>
          <w:t>2</w:t>
        </w:r>
      </w:ins>
      <w:ins w:id="137" w:author="ROBERT F SYLVESTRE SIDIBE" w:date="2024-02-26T08:45:00Z">
        <w:r w:rsidR="00A142B9">
          <w:rPr>
            <w:rFonts w:ascii="Arial" w:eastAsia="Calibri" w:hAnsi="Arial" w:cs="Arial"/>
            <w:color w:val="000000" w:themeColor="text1"/>
            <w:sz w:val="22"/>
            <w:lang w:eastAsia="en-US"/>
          </w:rPr>
          <w:t xml:space="preserve"> </w:t>
        </w:r>
      </w:ins>
      <w:ins w:id="138" w:author="ROBERT F SYLVESTRE SIDIBE" w:date="2024-02-26T06:58:00Z">
        <w:r w:rsidR="00146178" w:rsidRPr="009965A6">
          <w:rPr>
            <w:rFonts w:ascii="Arial" w:eastAsia="Calibri" w:hAnsi="Arial" w:cs="Arial"/>
            <w:color w:val="000000" w:themeColor="text1"/>
            <w:sz w:val="22"/>
            <w:lang w:eastAsia="en-US"/>
            <w:rPrChange w:id="139" w:author="ROBERT F SYLVESTRE SIDIBE" w:date="2024-02-26T07:18:00Z">
              <w:rPr>
                <w:rFonts w:ascii="Arial" w:eastAsia="Calibri" w:hAnsi="Arial" w:cs="Arial"/>
                <w:color w:val="000000" w:themeColor="text1"/>
                <w:szCs w:val="24"/>
                <w:lang w:eastAsia="en-US"/>
              </w:rPr>
            </w:rPrChange>
          </w:rPr>
          <w:t>octo</w:t>
        </w:r>
      </w:ins>
      <w:del w:id="140" w:author="ROBERT F SYLVESTRE SIDIBE" w:date="2024-02-26T06:57:00Z">
        <w:r w:rsidR="003A2FC4" w:rsidRPr="009965A6" w:rsidDel="00146178">
          <w:rPr>
            <w:rFonts w:ascii="Arial" w:eastAsia="Calibri" w:hAnsi="Arial" w:cs="Arial"/>
            <w:color w:val="000000" w:themeColor="text1"/>
            <w:sz w:val="22"/>
            <w:lang w:eastAsia="en-US"/>
            <w:rPrChange w:id="141"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142"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143"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144" w:author="ROBERT F SYLVESTRE SIDIBE" w:date="2024-02-26T07:18:00Z">
            <w:rPr>
              <w:rFonts w:ascii="Arial" w:eastAsia="Calibri" w:hAnsi="Arial" w:cs="Arial"/>
              <w:color w:val="000000" w:themeColor="text1"/>
              <w:szCs w:val="24"/>
              <w:lang w:eastAsia="en-US"/>
            </w:rPr>
          </w:rPrChange>
        </w:rPr>
        <w:t>bre 20</w:t>
      </w:r>
      <w:ins w:id="145" w:author="ROBERT F SYLVESTRE SIDIBE" w:date="2024-02-26T10:49:00Z">
        <w:r>
          <w:rPr>
            <w:rFonts w:ascii="Arial" w:eastAsia="Calibri" w:hAnsi="Arial" w:cs="Arial"/>
            <w:color w:val="000000" w:themeColor="text1"/>
            <w:sz w:val="22"/>
            <w:lang w:eastAsia="en-US"/>
          </w:rPr>
          <w:t>23</w:t>
        </w:r>
      </w:ins>
      <w:del w:id="146" w:author="ROBERT F SYLVESTRE SIDIBE" w:date="2024-02-26T08:46:00Z">
        <w:r w:rsidR="009407C9" w:rsidRPr="009965A6" w:rsidDel="00A142B9">
          <w:rPr>
            <w:rFonts w:ascii="Arial" w:eastAsia="Calibri" w:hAnsi="Arial" w:cs="Arial"/>
            <w:color w:val="000000" w:themeColor="text1"/>
            <w:sz w:val="22"/>
            <w:lang w:eastAsia="en-US"/>
            <w:rPrChange w:id="147" w:author="ROBERT F SYLVESTRE SIDIBE" w:date="2024-02-26T07:18:00Z">
              <w:rPr>
                <w:rFonts w:ascii="Arial" w:eastAsia="Calibri" w:hAnsi="Arial" w:cs="Arial"/>
                <w:color w:val="000000" w:themeColor="text1"/>
                <w:szCs w:val="24"/>
                <w:lang w:eastAsia="en-US"/>
              </w:rPr>
            </w:rPrChange>
          </w:rPr>
          <w:delText>2</w:delText>
        </w:r>
      </w:del>
      <w:del w:id="148" w:author="ROBERT F SYLVESTRE SIDIBE" w:date="2024-02-26T06:58:00Z">
        <w:r w:rsidR="009407C9" w:rsidRPr="009965A6" w:rsidDel="00146178">
          <w:rPr>
            <w:rFonts w:ascii="Arial" w:eastAsia="Calibri" w:hAnsi="Arial" w:cs="Arial"/>
            <w:color w:val="000000" w:themeColor="text1"/>
            <w:sz w:val="22"/>
            <w:lang w:eastAsia="en-US"/>
            <w:rPrChange w:id="149" w:author="ROBERT F SYLVESTRE SIDIBE" w:date="2024-02-26T07:18:00Z">
              <w:rPr>
                <w:rFonts w:ascii="Arial" w:eastAsia="Calibri" w:hAnsi="Arial" w:cs="Arial"/>
                <w:color w:val="000000" w:themeColor="text1"/>
                <w:szCs w:val="24"/>
                <w:lang w:eastAsia="en-US"/>
              </w:rPr>
            </w:rPrChange>
          </w:rPr>
          <w:delText>2</w:delText>
        </w:r>
      </w:del>
    </w:p>
    <w:p w14:paraId="345A8B9A" w14:textId="7708F068" w:rsidR="003A2FC4" w:rsidRPr="009965A6" w:rsidRDefault="003A2FC4" w:rsidP="003A2FC4">
      <w:pPr>
        <w:spacing w:line="240" w:lineRule="auto"/>
        <w:jc w:val="right"/>
        <w:rPr>
          <w:rFonts w:ascii="Arial" w:eastAsia="Calibri" w:hAnsi="Arial" w:cs="Arial"/>
          <w:color w:val="000000" w:themeColor="text1"/>
          <w:sz w:val="22"/>
          <w:szCs w:val="20"/>
          <w:lang w:eastAsia="en-US"/>
          <w:rPrChange w:id="150" w:author="ROBERT F SYLVESTRE SIDIBE" w:date="2024-02-26T07:18:00Z">
            <w:rPr>
              <w:rFonts w:ascii="Arial" w:eastAsia="Calibri" w:hAnsi="Arial" w:cs="Arial"/>
              <w:color w:val="000000" w:themeColor="text1"/>
              <w:lang w:eastAsia="en-US"/>
            </w:rPr>
          </w:rPrChange>
        </w:rPr>
      </w:pPr>
    </w:p>
    <w:p w14:paraId="10AA5A21" w14:textId="133C4C32" w:rsidR="003A2FC4" w:rsidRDefault="003A2FC4" w:rsidP="003A2FC4">
      <w:pPr>
        <w:spacing w:line="240" w:lineRule="auto"/>
        <w:ind w:left="5664"/>
        <w:rPr>
          <w:ins w:id="151" w:author="ROBERT F SYLVESTRE SIDIBE" w:date="2024-02-15T17:39:00Z"/>
          <w:rFonts w:ascii="Arial" w:eastAsia="Calibri" w:hAnsi="Arial" w:cs="Arial"/>
          <w:b/>
          <w:bCs/>
          <w:color w:val="000000" w:themeColor="text1"/>
          <w:sz w:val="28"/>
          <w:szCs w:val="28"/>
          <w:lang w:eastAsia="en-US"/>
        </w:rPr>
      </w:pPr>
      <w:r w:rsidRPr="009965A6">
        <w:rPr>
          <w:rFonts w:ascii="Arial" w:eastAsia="Calibri" w:hAnsi="Arial" w:cs="Arial"/>
          <w:b/>
          <w:bCs/>
          <w:color w:val="000000" w:themeColor="text1"/>
          <w:szCs w:val="24"/>
          <w:lang w:eastAsia="en-US"/>
          <w:rPrChange w:id="152"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153"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154"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155"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156" w:author="ROBERT F SYLVESTRE SIDIBE" w:date="2024-02-26T07:21:00Z">
          <w:pPr>
            <w:spacing w:line="240" w:lineRule="auto"/>
            <w:ind w:left="5664"/>
          </w:pPr>
        </w:pPrChange>
      </w:pPr>
      <w:ins w:id="157" w:author="ROBERT F SYLVESTRE SIDIBE" w:date="2024-02-26T07:21:00Z">
        <w:r>
          <w:rPr>
            <w:rFonts w:ascii="Arial" w:eastAsia="Calibri" w:hAnsi="Arial" w:cs="Arial"/>
            <w:b/>
            <w:bCs/>
            <w:color w:val="000000" w:themeColor="text1"/>
            <w:lang w:eastAsia="en-US"/>
          </w:rPr>
          <w:t xml:space="preserve">                                                                            </w:t>
        </w:r>
      </w:ins>
      <w:del w:id="158"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159"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E556F3">
      <w:pgSz w:w="11906" w:h="16838"/>
      <w:pgMar w:top="1560" w:right="1417" w:bottom="1418" w:left="1417" w:header="708" w:footer="708" w:gutter="0"/>
      <w:cols w:space="708"/>
      <w:docGrid w:linePitch="360"/>
      <w:sectPrChange w:id="160" w:author="ROBERT F SYLVESTRE SIDIBE" w:date="2024-02-26T08:44:00Z">
        <w:sectPr w:rsidR="00D64EBF" w:rsidSect="00E556F3">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05007"/>
    <w:rsid w:val="00125B4D"/>
    <w:rsid w:val="00146178"/>
    <w:rsid w:val="00162A66"/>
    <w:rsid w:val="002116C5"/>
    <w:rsid w:val="00390E6F"/>
    <w:rsid w:val="003936A7"/>
    <w:rsid w:val="00394C0C"/>
    <w:rsid w:val="003A2FC4"/>
    <w:rsid w:val="003D6EF2"/>
    <w:rsid w:val="004033FB"/>
    <w:rsid w:val="004E0468"/>
    <w:rsid w:val="00562C56"/>
    <w:rsid w:val="0065152D"/>
    <w:rsid w:val="0075542A"/>
    <w:rsid w:val="007B637C"/>
    <w:rsid w:val="007C5CDA"/>
    <w:rsid w:val="007E5EE8"/>
    <w:rsid w:val="008D55D1"/>
    <w:rsid w:val="009407C9"/>
    <w:rsid w:val="009407D8"/>
    <w:rsid w:val="009475FB"/>
    <w:rsid w:val="009965A6"/>
    <w:rsid w:val="00A13517"/>
    <w:rsid w:val="00A142B9"/>
    <w:rsid w:val="00A266E1"/>
    <w:rsid w:val="00A53C3C"/>
    <w:rsid w:val="00CB2D79"/>
    <w:rsid w:val="00D64EBF"/>
    <w:rsid w:val="00DD08CC"/>
    <w:rsid w:val="00E556F3"/>
    <w:rsid w:val="00E86B63"/>
    <w:rsid w:val="00F03C55"/>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1433891656">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508</Words>
  <Characters>2794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3</cp:revision>
  <cp:lastPrinted>2024-02-26T09:39:00Z</cp:lastPrinted>
  <dcterms:created xsi:type="dcterms:W3CDTF">2024-02-26T10:41:00Z</dcterms:created>
  <dcterms:modified xsi:type="dcterms:W3CDTF">2024-02-26T10:51:00Z</dcterms:modified>
</cp:coreProperties>
</file>