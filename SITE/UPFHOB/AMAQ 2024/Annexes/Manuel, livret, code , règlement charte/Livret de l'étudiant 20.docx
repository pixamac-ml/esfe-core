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0E883" w14:textId="77777777" w:rsidR="00C20B44" w:rsidRDefault="00C20B44" w:rsidP="00830B7A">
      <w:pPr>
        <w:spacing w:before="158"/>
        <w:rPr>
          <w:rFonts w:ascii="Calibri"/>
          <w:b/>
          <w:sz w:val="41"/>
        </w:rPr>
      </w:pPr>
      <w:bookmarkStart w:id="0" w:name="_Hlk177464624"/>
    </w:p>
    <w:p w14:paraId="66004BF2" w14:textId="77777777" w:rsidR="00C20B44" w:rsidRDefault="00C20B44" w:rsidP="00830B7A">
      <w:pPr>
        <w:spacing w:before="158"/>
        <w:rPr>
          <w:rFonts w:ascii="Calibri"/>
          <w:b/>
          <w:sz w:val="41"/>
        </w:rPr>
      </w:pPr>
    </w:p>
    <w:p w14:paraId="40E62B09" w14:textId="3C24ACA7" w:rsidR="00FA1DEE" w:rsidRDefault="00FA1DEE" w:rsidP="00830B7A">
      <w:pPr>
        <w:spacing w:before="158"/>
        <w:rPr>
          <w:rFonts w:ascii="Calibri"/>
          <w:b/>
          <w:sz w:val="41"/>
        </w:rPr>
      </w:pPr>
      <w:r>
        <w:rPr>
          <w:rFonts w:ascii="Calibri"/>
          <w:b/>
          <w:sz w:val="41"/>
        </w:rPr>
        <w:t xml:space="preserve">            </w:t>
      </w:r>
    </w:p>
    <w:p w14:paraId="6ABB6176" w14:textId="69510E90" w:rsidR="00C20B44" w:rsidRDefault="00C20B44" w:rsidP="00830B7A">
      <w:pPr>
        <w:spacing w:before="158"/>
        <w:ind w:left="0"/>
        <w:jc w:val="center"/>
        <w:rPr>
          <w:rFonts w:ascii="Calibri"/>
          <w:b/>
          <w:sz w:val="41"/>
        </w:rPr>
      </w:pPr>
    </w:p>
    <w:p w14:paraId="0358FDD5" w14:textId="3822CF4A" w:rsidR="00C20B44" w:rsidRDefault="00C20B44" w:rsidP="00830B7A">
      <w:pPr>
        <w:spacing w:before="158"/>
        <w:ind w:left="0"/>
        <w:jc w:val="center"/>
        <w:rPr>
          <w:rFonts w:ascii="Calibri"/>
          <w:b/>
          <w:sz w:val="41"/>
        </w:rPr>
      </w:pPr>
      <w:ins w:id="1" w:author="Dr Mamadou SANOGO" w:date="2024-11-11T16:00:00Z" w16du:dateUtc="2024-11-11T16:00:00Z">
        <w:r>
          <w:rPr>
            <w:noProof/>
          </w:rPr>
          <w:drawing>
            <wp:anchor distT="0" distB="0" distL="114300" distR="114300" simplePos="0" relativeHeight="251679744" behindDoc="0" locked="0" layoutInCell="1" allowOverlap="1" wp14:anchorId="713B2B3A" wp14:editId="6530FF63">
              <wp:simplePos x="0" y="0"/>
              <wp:positionH relativeFrom="page">
                <wp:posOffset>2175510</wp:posOffset>
              </wp:positionH>
              <wp:positionV relativeFrom="margin">
                <wp:posOffset>2130425</wp:posOffset>
              </wp:positionV>
              <wp:extent cx="2889250" cy="1932305"/>
              <wp:effectExtent l="76200" t="57150" r="44450" b="106045"/>
              <wp:wrapSquare wrapText="bothSides"/>
              <wp:docPr id="33326415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7">
                        <a:extLst>
                          <a:ext uri="{28A0092B-C50C-407E-A947-70E740481C1C}">
                            <a14:useLocalDpi xmlns:a14="http://schemas.microsoft.com/office/drawing/2010/main" val="0"/>
                          </a:ext>
                        </a:extLst>
                      </a:blip>
                      <a:stretch>
                        <a:fillRect/>
                      </a:stretch>
                    </pic:blipFill>
                    <pic:spPr>
                      <a:xfrm>
                        <a:off x="0" y="0"/>
                        <a:ext cx="2889250" cy="193230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2E202985" w14:textId="77777777" w:rsidR="00C20B44" w:rsidRDefault="00C20B44" w:rsidP="00830B7A">
      <w:pPr>
        <w:spacing w:before="158"/>
        <w:ind w:left="0"/>
        <w:jc w:val="center"/>
        <w:rPr>
          <w:rFonts w:ascii="Calibri"/>
          <w:b/>
          <w:sz w:val="41"/>
        </w:rPr>
      </w:pPr>
    </w:p>
    <w:p w14:paraId="5E33E018" w14:textId="77777777" w:rsidR="00C20B44" w:rsidRDefault="00C20B44" w:rsidP="00830B7A">
      <w:pPr>
        <w:spacing w:before="158"/>
        <w:ind w:left="0"/>
        <w:jc w:val="center"/>
        <w:rPr>
          <w:rFonts w:ascii="Calibri"/>
          <w:b/>
          <w:sz w:val="41"/>
        </w:rPr>
      </w:pPr>
    </w:p>
    <w:p w14:paraId="4425697E" w14:textId="77777777" w:rsidR="00C20B44" w:rsidRDefault="00C20B44" w:rsidP="00830B7A">
      <w:pPr>
        <w:spacing w:before="158"/>
        <w:ind w:left="0"/>
        <w:jc w:val="center"/>
        <w:rPr>
          <w:rFonts w:ascii="Calibri"/>
          <w:b/>
          <w:sz w:val="41"/>
        </w:rPr>
      </w:pPr>
    </w:p>
    <w:p w14:paraId="41B8366D" w14:textId="77777777" w:rsidR="00C20B44" w:rsidRDefault="00C20B44" w:rsidP="00830B7A">
      <w:pPr>
        <w:spacing w:before="158"/>
        <w:ind w:left="0"/>
        <w:jc w:val="center"/>
        <w:rPr>
          <w:rFonts w:ascii="Calibri"/>
          <w:b/>
          <w:sz w:val="41"/>
        </w:rPr>
      </w:pPr>
    </w:p>
    <w:p w14:paraId="054AB58E" w14:textId="77777777" w:rsidR="00C20B44" w:rsidRDefault="00C20B44" w:rsidP="00830B7A">
      <w:pPr>
        <w:spacing w:before="158"/>
        <w:ind w:left="0"/>
        <w:jc w:val="center"/>
      </w:pPr>
    </w:p>
    <w:p w14:paraId="58D28542" w14:textId="1E23CC2C" w:rsidR="00FA1DEE" w:rsidRPr="00C20B44" w:rsidRDefault="00FA1DEE" w:rsidP="00C20B44">
      <w:pPr>
        <w:spacing w:before="158"/>
        <w:ind w:left="0"/>
        <w:jc w:val="center"/>
      </w:pPr>
      <w:r>
        <w:t>«</w:t>
      </w:r>
      <w:r>
        <w:rPr>
          <w:spacing w:val="-17"/>
        </w:rPr>
        <w:t xml:space="preserve"> </w:t>
      </w:r>
      <w:r>
        <w:t xml:space="preserve">Demain, c’est </w:t>
      </w:r>
      <w:r w:rsidR="00DC1E0A">
        <w:t>aujourd’hui</w:t>
      </w:r>
      <w:r>
        <w:rPr>
          <w:spacing w:val="-2"/>
        </w:rPr>
        <w:t xml:space="preserve"> </w:t>
      </w:r>
      <w:r>
        <w:rPr>
          <w:spacing w:val="-10"/>
        </w:rPr>
        <w:t>»</w:t>
      </w:r>
    </w:p>
    <w:p w14:paraId="43314EF0" w14:textId="77777777" w:rsidR="00FA1DEE" w:rsidRDefault="00FA1DEE" w:rsidP="00830B7A">
      <w:pPr>
        <w:pStyle w:val="Corpsdetexte"/>
        <w:ind w:left="0"/>
        <w:rPr>
          <w:rFonts w:ascii="Calibri"/>
          <w:i/>
          <w:sz w:val="20"/>
        </w:rPr>
      </w:pPr>
    </w:p>
    <w:p w14:paraId="55AE36C3" w14:textId="77777777" w:rsidR="00FA1DEE" w:rsidRDefault="00FA1DEE" w:rsidP="00830B7A">
      <w:pPr>
        <w:pStyle w:val="Corpsdetexte"/>
        <w:rPr>
          <w:rFonts w:ascii="Calibri"/>
          <w:i/>
          <w:sz w:val="20"/>
        </w:rPr>
      </w:pPr>
    </w:p>
    <w:p w14:paraId="44704151" w14:textId="13AE9981" w:rsidR="00FA1DEE" w:rsidRPr="00830B7A" w:rsidRDefault="00FA1DEE" w:rsidP="00830B7A">
      <w:pPr>
        <w:pStyle w:val="Corpsdetexte"/>
        <w:spacing w:before="7"/>
        <w:ind w:left="0"/>
        <w:rPr>
          <w:rFonts w:ascii="Calibri"/>
          <w:i/>
          <w:sz w:val="29"/>
        </w:rPr>
      </w:pPr>
      <w:r>
        <w:rPr>
          <w:noProof/>
        </w:rPr>
        <mc:AlternateContent>
          <mc:Choice Requires="wps">
            <w:drawing>
              <wp:anchor distT="0" distB="0" distL="0" distR="0" simplePos="0" relativeHeight="251659264" behindDoc="1" locked="0" layoutInCell="1" allowOverlap="1" wp14:anchorId="10B5D627" wp14:editId="2F3CBF92">
                <wp:simplePos x="0" y="0"/>
                <wp:positionH relativeFrom="page">
                  <wp:posOffset>895350</wp:posOffset>
                </wp:positionH>
                <wp:positionV relativeFrom="paragraph">
                  <wp:posOffset>1120140</wp:posOffset>
                </wp:positionV>
                <wp:extent cx="5788660" cy="10160"/>
                <wp:effectExtent l="0" t="0" r="2540" b="2540"/>
                <wp:wrapTopAndBottom/>
                <wp:docPr id="1905946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ADC33" id="Rectangle 2" o:spid="_x0000_s1026" style="position:absolute;margin-left:70.5pt;margin-top:88.2pt;width:455.8pt;height:.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" fillcolor="#4471c4" stroked="f">
                <w10:wrap type="topAndBottom" anchorx="page"/>
              </v:rect>
            </w:pict>
          </mc:Fallback>
        </mc:AlternateContent>
      </w:r>
    </w:p>
    <w:p w14:paraId="2186A7E7" w14:textId="7B924AEC" w:rsidR="00FA1DEE" w:rsidRPr="00FA1DEE" w:rsidRDefault="00C20B44" w:rsidP="00C20B44">
      <w:pPr>
        <w:pStyle w:val="Titre"/>
        <w:ind w:left="0"/>
        <w:rPr>
          <w:sz w:val="44"/>
          <w:szCs w:val="44"/>
        </w:rPr>
      </w:pPr>
      <w:r>
        <w:rPr>
          <w:color w:val="4471C4"/>
          <w:sz w:val="44"/>
          <w:szCs w:val="44"/>
        </w:rPr>
        <w:t xml:space="preserve">                    </w:t>
      </w:r>
      <w:r w:rsidR="00FA1DEE" w:rsidRPr="00FA1DEE">
        <w:rPr>
          <w:color w:val="4471C4"/>
          <w:sz w:val="44"/>
          <w:szCs w:val="44"/>
        </w:rPr>
        <w:t>GUIDE</w:t>
      </w:r>
      <w:r w:rsidR="00FA1DEE" w:rsidRPr="00FA1DEE">
        <w:rPr>
          <w:color w:val="4471C4"/>
          <w:spacing w:val="1"/>
          <w:sz w:val="44"/>
          <w:szCs w:val="44"/>
        </w:rPr>
        <w:t xml:space="preserve"> </w:t>
      </w:r>
      <w:r w:rsidR="00FA1DEE" w:rsidRPr="00FA1DEE">
        <w:rPr>
          <w:color w:val="4471C4"/>
          <w:sz w:val="44"/>
          <w:szCs w:val="44"/>
        </w:rPr>
        <w:t>DE</w:t>
      </w:r>
      <w:r w:rsidR="00FA1DEE" w:rsidRPr="00FA1DEE">
        <w:rPr>
          <w:color w:val="4471C4"/>
          <w:spacing w:val="-10"/>
          <w:sz w:val="44"/>
          <w:szCs w:val="44"/>
        </w:rPr>
        <w:t xml:space="preserve"> </w:t>
      </w:r>
      <w:r w:rsidR="00FA1DEE" w:rsidRPr="00FA1DEE">
        <w:rPr>
          <w:color w:val="4471C4"/>
          <w:spacing w:val="-2"/>
          <w:sz w:val="44"/>
          <w:szCs w:val="44"/>
        </w:rPr>
        <w:t>L’ETUDIANT</w:t>
      </w:r>
    </w:p>
    <w:p w14:paraId="45E41CD6" w14:textId="74A738BF" w:rsidR="00FA1DEE" w:rsidRDefault="00FA1DEE" w:rsidP="00830B7A">
      <w:pPr>
        <w:pStyle w:val="Corpsdetexte"/>
        <w:spacing w:before="12"/>
        <w:rPr>
          <w:rFonts w:ascii="Palatino Linotype"/>
          <w:b/>
          <w:sz w:val="5"/>
        </w:rPr>
      </w:pPr>
      <w:r>
        <w:rPr>
          <w:noProof/>
        </w:rPr>
        <mc:AlternateContent>
          <mc:Choice Requires="wps">
            <w:drawing>
              <wp:anchor distT="0" distB="0" distL="0" distR="0" simplePos="0" relativeHeight="251660288" behindDoc="1" locked="0" layoutInCell="1" allowOverlap="1" wp14:anchorId="2AE55017" wp14:editId="1DCDA107">
                <wp:simplePos x="0" y="0"/>
                <wp:positionH relativeFrom="page">
                  <wp:posOffset>895350</wp:posOffset>
                </wp:positionH>
                <wp:positionV relativeFrom="paragraph">
                  <wp:posOffset>66040</wp:posOffset>
                </wp:positionV>
                <wp:extent cx="5788660" cy="10160"/>
                <wp:effectExtent l="0" t="1905" r="2540" b="0"/>
                <wp:wrapTopAndBottom/>
                <wp:docPr id="8194973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10805" id="Rectangle 1" o:spid="_x0000_s1026" style="position:absolute;margin-left:70.5pt;margin-top:5.2pt;width:455.8pt;height:.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" fillcolor="#4471c4" stroked="f">
                <w10:wrap type="topAndBottom" anchorx="page"/>
              </v:rect>
            </w:pict>
          </mc:Fallback>
        </mc:AlternateContent>
      </w:r>
    </w:p>
    <w:p w14:paraId="5B33285D" w14:textId="77777777" w:rsidR="00FA1DEE" w:rsidRDefault="00FA1DEE" w:rsidP="00830B7A">
      <w:pPr>
        <w:pStyle w:val="Corpsdetexte"/>
        <w:rPr>
          <w:rFonts w:ascii="Palatino Linotype"/>
          <w:b/>
          <w:sz w:val="20"/>
        </w:rPr>
      </w:pPr>
    </w:p>
    <w:p w14:paraId="54A063D5" w14:textId="77777777" w:rsidR="00FA1DEE" w:rsidRDefault="00FA1DEE" w:rsidP="00830B7A">
      <w:pPr>
        <w:pStyle w:val="Corpsdetexte"/>
        <w:spacing w:before="11"/>
        <w:rPr>
          <w:rFonts w:ascii="Palatino Linotype"/>
          <w:b/>
          <w:sz w:val="12"/>
        </w:rPr>
      </w:pPr>
    </w:p>
    <w:p w14:paraId="2563F500" w14:textId="5F2A6690" w:rsidR="00FA1DEE" w:rsidRPr="00DD648C" w:rsidRDefault="00C20B44" w:rsidP="00DD648C">
      <w:pPr>
        <w:pStyle w:val="Titre3"/>
        <w:spacing w:line="271" w:lineRule="auto"/>
        <w:ind w:left="0" w:right="-1"/>
        <w:rPr>
          <w:sz w:val="28"/>
          <w:szCs w:val="28"/>
        </w:rPr>
      </w:pPr>
      <w:r>
        <w:rPr>
          <w:sz w:val="28"/>
          <w:szCs w:val="28"/>
        </w:rPr>
        <w:t xml:space="preserve">              </w:t>
      </w:r>
      <w:r w:rsidR="00FA1DEE" w:rsidRPr="00FA1DEE">
        <w:rPr>
          <w:sz w:val="28"/>
          <w:szCs w:val="28"/>
        </w:rPr>
        <w:t>Etablissement Privé d’Enseignement Supérieur à caractère Scientifique, Technologique, Professionnel et Culture</w:t>
      </w:r>
    </w:p>
    <w:p w14:paraId="06BAC0FE" w14:textId="77777777" w:rsidR="00FA1DEE" w:rsidRDefault="00FA1DEE" w:rsidP="00830B7A">
      <w:pPr>
        <w:pStyle w:val="Corpsdetexte"/>
        <w:rPr>
          <w:rFonts w:ascii="Book Antiqua"/>
          <w:b/>
          <w:i/>
          <w:sz w:val="36"/>
        </w:rPr>
      </w:pPr>
    </w:p>
    <w:p w14:paraId="742863D8" w14:textId="77777777" w:rsidR="00FA1DEE" w:rsidRDefault="00FA1DEE" w:rsidP="00F66A2E">
      <w:pPr>
        <w:spacing w:before="308"/>
        <w:ind w:left="0" w:right="1857"/>
        <w:jc w:val="center"/>
        <w:rPr>
          <w:rFonts w:ascii="Calibri"/>
          <w:b/>
          <w:sz w:val="32"/>
        </w:rPr>
      </w:pPr>
      <w:r>
        <w:rPr>
          <w:rFonts w:ascii="Calibri"/>
          <w:b/>
          <w:sz w:val="32"/>
        </w:rPr>
        <w:t>Adresse</w:t>
      </w:r>
      <w:r>
        <w:rPr>
          <w:rFonts w:ascii="Calibri"/>
          <w:b/>
          <w:spacing w:val="3"/>
          <w:sz w:val="32"/>
        </w:rPr>
        <w:t xml:space="preserve"> </w:t>
      </w:r>
      <w:r>
        <w:rPr>
          <w:rFonts w:ascii="Calibri"/>
          <w:b/>
          <w:sz w:val="32"/>
        </w:rPr>
        <w:t>:</w:t>
      </w:r>
      <w:r>
        <w:rPr>
          <w:rFonts w:ascii="Calibri"/>
          <w:b/>
          <w:spacing w:val="12"/>
          <w:sz w:val="32"/>
        </w:rPr>
        <w:t xml:space="preserve"> </w:t>
      </w:r>
      <w:r>
        <w:rPr>
          <w:rFonts w:ascii="Calibri"/>
          <w:b/>
          <w:sz w:val="32"/>
        </w:rPr>
        <w:t>BP E2087,</w:t>
      </w:r>
      <w:r>
        <w:rPr>
          <w:rFonts w:ascii="Calibri"/>
          <w:b/>
          <w:spacing w:val="6"/>
          <w:sz w:val="32"/>
        </w:rPr>
        <w:t xml:space="preserve"> </w:t>
      </w:r>
      <w:r>
        <w:rPr>
          <w:rFonts w:ascii="Calibri"/>
          <w:b/>
          <w:sz w:val="32"/>
        </w:rPr>
        <w:t>Bamako,</w:t>
      </w:r>
      <w:r>
        <w:rPr>
          <w:rFonts w:ascii="Calibri"/>
          <w:b/>
          <w:spacing w:val="2"/>
          <w:sz w:val="32"/>
        </w:rPr>
        <w:t xml:space="preserve"> </w:t>
      </w:r>
      <w:r>
        <w:rPr>
          <w:rFonts w:ascii="Calibri"/>
          <w:b/>
          <w:spacing w:val="-4"/>
          <w:sz w:val="32"/>
        </w:rPr>
        <w:t>MALI</w:t>
      </w:r>
    </w:p>
    <w:p w14:paraId="4C8B3AFF" w14:textId="6133FEC5" w:rsidR="00FA1DEE" w:rsidRDefault="00FA1DEE" w:rsidP="00F66A2E">
      <w:pPr>
        <w:pStyle w:val="Titre6"/>
        <w:spacing w:before="231"/>
        <w:ind w:right="0"/>
        <w:jc w:val="center"/>
        <w:rPr>
          <w:rFonts w:ascii="Calibri" w:hAnsi="Calibri"/>
        </w:rPr>
      </w:pPr>
      <w:r>
        <w:rPr>
          <w:rFonts w:ascii="Calibri" w:hAnsi="Calibri"/>
          <w:color w:val="4471C4"/>
        </w:rPr>
        <w:t>Tél</w:t>
      </w:r>
      <w:r>
        <w:rPr>
          <w:rFonts w:ascii="Calibri" w:hAnsi="Calibri"/>
          <w:color w:val="4471C4"/>
          <w:spacing w:val="-10"/>
        </w:rPr>
        <w:t xml:space="preserve"> </w:t>
      </w:r>
      <w:r>
        <w:rPr>
          <w:rFonts w:ascii="Calibri" w:hAnsi="Calibri"/>
          <w:color w:val="4471C4"/>
        </w:rPr>
        <w:t>:</w:t>
      </w:r>
      <w:r>
        <w:rPr>
          <w:rFonts w:ascii="Calibri" w:hAnsi="Calibri"/>
          <w:color w:val="4471C4"/>
          <w:spacing w:val="-7"/>
        </w:rPr>
        <w:t xml:space="preserve"> </w:t>
      </w:r>
      <w:r>
        <w:rPr>
          <w:rFonts w:ascii="Calibri" w:hAnsi="Calibri"/>
          <w:color w:val="4471C4"/>
        </w:rPr>
        <w:t>(+223)</w:t>
      </w:r>
      <w:r>
        <w:rPr>
          <w:rFonts w:ascii="Calibri" w:hAnsi="Calibri"/>
          <w:color w:val="4471C4"/>
          <w:spacing w:val="-16"/>
        </w:rPr>
        <w:t xml:space="preserve"> </w:t>
      </w:r>
      <w:r>
        <w:rPr>
          <w:rFonts w:ascii="Calibri" w:hAnsi="Calibri"/>
          <w:color w:val="4471C4"/>
        </w:rPr>
        <w:t>76 37 88 66</w:t>
      </w:r>
      <w:r>
        <w:rPr>
          <w:rFonts w:ascii="Calibri" w:hAnsi="Calibri"/>
          <w:color w:val="4471C4"/>
          <w:spacing w:val="-11"/>
        </w:rPr>
        <w:t xml:space="preserve"> </w:t>
      </w:r>
      <w:r>
        <w:rPr>
          <w:rFonts w:ascii="Calibri" w:hAnsi="Calibri"/>
          <w:color w:val="4471C4"/>
        </w:rPr>
        <w:t>/</w:t>
      </w:r>
      <w:r>
        <w:rPr>
          <w:rFonts w:ascii="Calibri" w:hAnsi="Calibri"/>
          <w:color w:val="4471C4"/>
          <w:spacing w:val="-8"/>
        </w:rPr>
        <w:t xml:space="preserve"> </w:t>
      </w:r>
      <w:r>
        <w:rPr>
          <w:rFonts w:ascii="Calibri" w:hAnsi="Calibri"/>
          <w:color w:val="4471C4"/>
        </w:rPr>
        <w:t>(+223)</w:t>
      </w:r>
      <w:r>
        <w:rPr>
          <w:rFonts w:ascii="Calibri" w:hAnsi="Calibri"/>
          <w:color w:val="4471C4"/>
          <w:spacing w:val="-15"/>
        </w:rPr>
        <w:t xml:space="preserve"> </w:t>
      </w:r>
      <w:r>
        <w:rPr>
          <w:rFonts w:ascii="Calibri" w:hAnsi="Calibri"/>
          <w:color w:val="4471C4"/>
        </w:rPr>
        <w:t>66 37</w:t>
      </w:r>
      <w:r>
        <w:rPr>
          <w:rFonts w:ascii="Calibri" w:hAnsi="Calibri"/>
          <w:color w:val="4471C4"/>
          <w:spacing w:val="-10"/>
        </w:rPr>
        <w:t xml:space="preserve"> </w:t>
      </w:r>
      <w:r>
        <w:rPr>
          <w:rFonts w:ascii="Calibri" w:hAnsi="Calibri"/>
          <w:color w:val="4471C4"/>
        </w:rPr>
        <w:t>88</w:t>
      </w:r>
      <w:r>
        <w:rPr>
          <w:rFonts w:ascii="Calibri" w:hAnsi="Calibri"/>
          <w:color w:val="4471C4"/>
          <w:spacing w:val="-11"/>
        </w:rPr>
        <w:t xml:space="preserve"> </w:t>
      </w:r>
      <w:r>
        <w:rPr>
          <w:rFonts w:ascii="Calibri" w:hAnsi="Calibri"/>
          <w:color w:val="4471C4"/>
        </w:rPr>
        <w:t>66</w:t>
      </w:r>
    </w:p>
    <w:p w14:paraId="0F11A6AF" w14:textId="77777777" w:rsidR="00830B7A" w:rsidRDefault="00FA1DEE" w:rsidP="00F66A2E">
      <w:pPr>
        <w:pStyle w:val="Titre6"/>
        <w:spacing w:before="227"/>
        <w:ind w:right="1875"/>
        <w:jc w:val="center"/>
        <w:rPr>
          <w:rFonts w:ascii="Palatino Linotype"/>
          <w:color w:val="4471C4"/>
          <w:spacing w:val="-2"/>
        </w:rPr>
      </w:pPr>
      <w:r>
        <w:rPr>
          <w:rFonts w:ascii="Palatino Linotype"/>
          <w:color w:val="4471C4"/>
          <w:spacing w:val="-2"/>
        </w:rPr>
        <w:t>Web</w:t>
      </w:r>
      <w:r>
        <w:rPr>
          <w:rFonts w:ascii="Palatino Linotype"/>
          <w:color w:val="4471C4"/>
          <w:spacing w:val="-2"/>
        </w:rPr>
        <w:t> </w:t>
      </w:r>
      <w:r>
        <w:rPr>
          <w:rFonts w:ascii="Palatino Linotype"/>
          <w:color w:val="4471C4"/>
          <w:spacing w:val="-2"/>
        </w:rPr>
        <w:t>:www.univ-fhb-mali.org</w:t>
      </w:r>
    </w:p>
    <w:p w14:paraId="3AE66BB7" w14:textId="56C86CF6" w:rsidR="00FA1DEE" w:rsidRPr="00830B7A" w:rsidRDefault="00FA1DEE" w:rsidP="00F66A2E">
      <w:pPr>
        <w:pStyle w:val="Titre6"/>
        <w:spacing w:before="227"/>
        <w:ind w:right="1875"/>
        <w:jc w:val="center"/>
        <w:rPr>
          <w:rFonts w:ascii="Palatino Linotype"/>
          <w:color w:val="4471C4"/>
          <w:spacing w:val="-2"/>
        </w:rPr>
      </w:pPr>
      <w:r>
        <w:rPr>
          <w:rFonts w:ascii="Palatino Linotype"/>
          <w:color w:val="4471C4"/>
          <w:spacing w:val="-2"/>
        </w:rPr>
        <w:t>E-mail</w:t>
      </w:r>
      <w:r>
        <w:rPr>
          <w:rFonts w:ascii="Palatino Linotype"/>
          <w:color w:val="4471C4"/>
          <w:spacing w:val="-1"/>
        </w:rPr>
        <w:t xml:space="preserve"> </w:t>
      </w:r>
      <w:r>
        <w:rPr>
          <w:rFonts w:ascii="Palatino Linotype"/>
          <w:color w:val="4471C4"/>
          <w:spacing w:val="-2"/>
        </w:rPr>
        <w:t>:</w:t>
      </w:r>
      <w:r w:rsidR="00DF3187">
        <w:rPr>
          <w:rFonts w:ascii="Palatino Linotype"/>
          <w:color w:val="4471C4"/>
          <w:spacing w:val="-2"/>
        </w:rPr>
        <w:t xml:space="preserve"> esfeho@gmail.com</w:t>
      </w:r>
    </w:p>
    <w:p w14:paraId="76FAE40E" w14:textId="6D07B417" w:rsidR="00E20016" w:rsidRDefault="00E20016" w:rsidP="00DD648C">
      <w:pPr>
        <w:widowControl w:val="0"/>
        <w:tabs>
          <w:tab w:val="left" w:pos="1218"/>
          <w:tab w:val="right" w:leader="dot" w:pos="10149"/>
        </w:tabs>
        <w:autoSpaceDE w:val="0"/>
        <w:autoSpaceDN w:val="0"/>
        <w:spacing w:line="240" w:lineRule="auto"/>
        <w:ind w:left="0"/>
      </w:pPr>
    </w:p>
    <w:p w14:paraId="579FAFCD" w14:textId="2C6CDBE0" w:rsidR="00E20016" w:rsidRPr="000A7B1E" w:rsidRDefault="000A7B1E" w:rsidP="000A7B1E">
      <w:pPr>
        <w:pStyle w:val="TM1"/>
        <w:tabs>
          <w:tab w:val="left" w:pos="142"/>
          <w:tab w:val="right" w:leader="dot" w:pos="11010"/>
        </w:tabs>
        <w:spacing w:before="0" w:line="276" w:lineRule="auto"/>
        <w:ind w:left="0" w:firstLine="0"/>
        <w:jc w:val="left"/>
        <w:rPr>
          <w:i w:val="0"/>
          <w:iCs w:val="0"/>
          <w:sz w:val="36"/>
          <w:szCs w:val="36"/>
        </w:rPr>
      </w:pPr>
      <w:bookmarkStart w:id="2" w:name="_Hlk177464578"/>
      <w:r>
        <w:rPr>
          <w:noProof/>
        </w:rPr>
        <w:drawing>
          <wp:anchor distT="0" distB="0" distL="114300" distR="114300" simplePos="0" relativeHeight="251677696" behindDoc="0" locked="0" layoutInCell="1" allowOverlap="1" wp14:anchorId="3D17C3B4" wp14:editId="6DF6C230">
            <wp:simplePos x="0" y="0"/>
            <wp:positionH relativeFrom="margin">
              <wp:posOffset>3483610</wp:posOffset>
            </wp:positionH>
            <wp:positionV relativeFrom="margin">
              <wp:posOffset>133350</wp:posOffset>
            </wp:positionV>
            <wp:extent cx="2766695" cy="2999740"/>
            <wp:effectExtent l="0" t="0" r="0" b="0"/>
            <wp:wrapSquare wrapText="bothSides"/>
            <wp:docPr id="72148770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7703" name="Image 721487703"/>
                    <pic:cNvPicPr/>
                  </pic:nvPicPr>
                  <pic:blipFill>
                    <a:blip r:embed="rId8">
                      <a:extLst>
                        <a:ext uri="{28A0092B-C50C-407E-A947-70E740481C1C}">
                          <a14:useLocalDpi xmlns:a14="http://schemas.microsoft.com/office/drawing/2010/main" val="0"/>
                        </a:ext>
                      </a:extLst>
                    </a:blip>
                    <a:stretch>
                      <a:fillRect/>
                    </a:stretch>
                  </pic:blipFill>
                  <pic:spPr>
                    <a:xfrm>
                      <a:off x="0" y="0"/>
                      <a:ext cx="2766695" cy="2999740"/>
                    </a:xfrm>
                    <a:prstGeom prst="rect">
                      <a:avLst/>
                    </a:prstGeom>
                  </pic:spPr>
                </pic:pic>
              </a:graphicData>
            </a:graphic>
            <wp14:sizeRelH relativeFrom="margin">
              <wp14:pctWidth>0</wp14:pctWidth>
            </wp14:sizeRelH>
            <wp14:sizeRelV relativeFrom="margin">
              <wp14:pctHeight>0</wp14:pctHeight>
            </wp14:sizeRelV>
          </wp:anchor>
        </w:drawing>
      </w:r>
      <w:r w:rsidR="00967C44" w:rsidRPr="00E20016">
        <w:rPr>
          <w:i w:val="0"/>
          <w:iCs w:val="0"/>
          <w:sz w:val="36"/>
          <w:szCs w:val="36"/>
        </w:rPr>
        <w:t xml:space="preserve">Mot du </w:t>
      </w:r>
      <w:r w:rsidR="00495CD7" w:rsidRPr="00E20016">
        <w:rPr>
          <w:i w:val="0"/>
          <w:iCs w:val="0"/>
          <w:sz w:val="36"/>
          <w:szCs w:val="36"/>
        </w:rPr>
        <w:t>président</w:t>
      </w:r>
    </w:p>
    <w:p w14:paraId="7F171EDE" w14:textId="78172ED7" w:rsidR="002E07DB" w:rsidRDefault="002E07DB" w:rsidP="00E20016">
      <w:pPr>
        <w:spacing w:before="20" w:line="240" w:lineRule="auto"/>
        <w:ind w:left="0"/>
        <w:rPr>
          <w:rFonts w:ascii="Times New Roman" w:hAnsi="Times New Roman" w:cs="Times New Roman"/>
          <w:color w:val="000000" w:themeColor="text1"/>
          <w:sz w:val="24"/>
          <w:szCs w:val="24"/>
        </w:rPr>
      </w:pPr>
      <w:r w:rsidRPr="009064DA">
        <w:rPr>
          <w:rFonts w:ascii="Times New Roman" w:hAnsi="Times New Roman" w:cs="Times New Roman"/>
          <w:color w:val="000000" w:themeColor="text1"/>
          <w:sz w:val="24"/>
          <w:szCs w:val="24"/>
        </w:rPr>
        <w:t>Chers étudiants,</w:t>
      </w:r>
      <w:r w:rsidRPr="000A7B1E">
        <w:rPr>
          <w:rFonts w:ascii="Times New Roman" w:hAnsi="Times New Roman" w:cs="Times New Roman"/>
          <w:color w:val="000000" w:themeColor="text1"/>
          <w:sz w:val="24"/>
          <w:szCs w:val="24"/>
        </w:rPr>
        <w:t xml:space="preserve"> enseignants, parents, et membres du personnel administratif,</w:t>
      </w:r>
    </w:p>
    <w:p w14:paraId="313575B6" w14:textId="77777777" w:rsidR="000A7B1E" w:rsidRPr="000A7B1E" w:rsidRDefault="000A7B1E" w:rsidP="00E20016">
      <w:pPr>
        <w:spacing w:before="20" w:line="240" w:lineRule="auto"/>
        <w:ind w:left="0"/>
        <w:rPr>
          <w:rFonts w:ascii="Times New Roman" w:hAnsi="Times New Roman" w:cs="Times New Roman"/>
          <w:color w:val="000000" w:themeColor="text1"/>
          <w:sz w:val="8"/>
          <w:szCs w:val="8"/>
        </w:rPr>
      </w:pPr>
    </w:p>
    <w:p w14:paraId="3508180B" w14:textId="25C875E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C’est en exhaustif honneur, et plaisir que je vous souhaite la bienvenue dans notre grande famille universitaire, la vôtre.</w:t>
      </w:r>
    </w:p>
    <w:p w14:paraId="4A26B484"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28F3F55" w14:textId="0F68AC9B"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A </w:t>
      </w:r>
      <w:r w:rsidRPr="009064DA">
        <w:rPr>
          <w:rFonts w:ascii="Times New Roman" w:hAnsi="Times New Roman" w:cs="Times New Roman"/>
          <w:color w:val="000000" w:themeColor="text1"/>
          <w:sz w:val="24"/>
          <w:szCs w:val="24"/>
        </w:rPr>
        <w:t xml:space="preserve">l’Université privée Felix </w:t>
      </w:r>
      <w:r w:rsidRPr="000A7B1E">
        <w:rPr>
          <w:rFonts w:ascii="Times New Roman" w:hAnsi="Times New Roman" w:cs="Times New Roman"/>
          <w:color w:val="000000" w:themeColor="text1"/>
          <w:sz w:val="24"/>
          <w:szCs w:val="24"/>
        </w:rPr>
        <w:t>Houphouët</w:t>
      </w:r>
      <w:r w:rsidRPr="009064DA">
        <w:rPr>
          <w:rFonts w:ascii="Times New Roman" w:hAnsi="Times New Roman" w:cs="Times New Roman"/>
          <w:color w:val="000000" w:themeColor="text1"/>
          <w:sz w:val="24"/>
          <w:szCs w:val="24"/>
        </w:rPr>
        <w:t xml:space="preserve"> Boigny-Mali (UPFHOB-MALI</w:t>
      </w:r>
      <w:r w:rsidRPr="000A7B1E">
        <w:rPr>
          <w:rFonts w:ascii="Times New Roman" w:hAnsi="Times New Roman" w:cs="Times New Roman"/>
          <w:color w:val="000000" w:themeColor="text1"/>
          <w:sz w:val="24"/>
          <w:szCs w:val="24"/>
        </w:rPr>
        <w:t xml:space="preserve">), nous sommes animés par une vision claire : </w:t>
      </w:r>
      <w:r w:rsidR="0041749B">
        <w:rPr>
          <w:rFonts w:ascii="Times New Roman" w:hAnsi="Times New Roman" w:cs="Times New Roman"/>
          <w:color w:val="000000" w:themeColor="text1"/>
          <w:sz w:val="24"/>
          <w:szCs w:val="24"/>
        </w:rPr>
        <w:t>c</w:t>
      </w:r>
      <w:r w:rsidRPr="000A7B1E">
        <w:rPr>
          <w:rFonts w:ascii="Times New Roman" w:hAnsi="Times New Roman" w:cs="Times New Roman"/>
          <w:color w:val="000000" w:themeColor="text1"/>
          <w:sz w:val="24"/>
          <w:szCs w:val="24"/>
        </w:rPr>
        <w:t>elle de bâtir une institution d’excellence académique, d’innovation scientifique et d’engagement citoyen.</w:t>
      </w:r>
    </w:p>
    <w:p w14:paraId="62FFA7C4"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C7D517C" w14:textId="561174F5"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Pour vous chers étudiants, ce livret est bien plus qu’un guide pratique. Il est le reflet d’un parcours que vous entreprendrez, </w:t>
      </w:r>
      <w:r w:rsidR="0041749B">
        <w:rPr>
          <w:rFonts w:ascii="Times New Roman" w:hAnsi="Times New Roman" w:cs="Times New Roman"/>
          <w:color w:val="000000" w:themeColor="text1"/>
          <w:sz w:val="24"/>
          <w:szCs w:val="24"/>
        </w:rPr>
        <w:t xml:space="preserve">qui sera </w:t>
      </w:r>
      <w:r w:rsidRPr="000A7B1E">
        <w:rPr>
          <w:rFonts w:ascii="Times New Roman" w:hAnsi="Times New Roman" w:cs="Times New Roman"/>
          <w:color w:val="000000" w:themeColor="text1"/>
          <w:sz w:val="24"/>
          <w:szCs w:val="24"/>
        </w:rPr>
        <w:t xml:space="preserve">riche en défis et en opportunités. Vous êtes au cœur de notre mission : </w:t>
      </w:r>
      <w:r w:rsidR="0041749B">
        <w:rPr>
          <w:rFonts w:ascii="Times New Roman" w:hAnsi="Times New Roman" w:cs="Times New Roman"/>
          <w:color w:val="000000" w:themeColor="text1"/>
          <w:sz w:val="24"/>
          <w:szCs w:val="24"/>
        </w:rPr>
        <w:t>f</w:t>
      </w:r>
      <w:r w:rsidRPr="000A7B1E">
        <w:rPr>
          <w:rFonts w:ascii="Times New Roman" w:hAnsi="Times New Roman" w:cs="Times New Roman"/>
          <w:color w:val="000000" w:themeColor="text1"/>
          <w:sz w:val="24"/>
          <w:szCs w:val="24"/>
        </w:rPr>
        <w:t>ormer des leaders éclairés, des penseurs critiques, des innovateurs capables d’apporter des solutions aux enjeux complexes de notre monde. A travers ce voyage, vous aurez l’opportunité de développer non seulement vos compétences académiques, mais aussi votre créativité, votre esprit d’initiative et votre capacité à innover.</w:t>
      </w:r>
    </w:p>
    <w:p w14:paraId="501F88D2"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0EABBEF8" w14:textId="366C75B2" w:rsidR="002E07DB"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Aux enseignants, vous êtes les piliers de cette mission. Votre engagement dans la transmission du savoir et l’accompagnement des </w:t>
      </w:r>
      <w:r w:rsidR="0041749B">
        <w:rPr>
          <w:rFonts w:ascii="Times New Roman" w:hAnsi="Times New Roman" w:cs="Times New Roman"/>
          <w:color w:val="000000" w:themeColor="text1"/>
          <w:sz w:val="24"/>
          <w:szCs w:val="24"/>
        </w:rPr>
        <w:t>apprenants</w:t>
      </w:r>
      <w:r w:rsidRPr="000A7B1E">
        <w:rPr>
          <w:rFonts w:ascii="Times New Roman" w:hAnsi="Times New Roman" w:cs="Times New Roman"/>
          <w:color w:val="000000" w:themeColor="text1"/>
          <w:sz w:val="24"/>
          <w:szCs w:val="24"/>
        </w:rPr>
        <w:t xml:space="preserve"> est une source inestimable d’inspiration. Ensemble, nous veillerons à offrir un environnement propice à la recherche scientifique et à l’épanouissement intellectuel.</w:t>
      </w:r>
    </w:p>
    <w:p w14:paraId="594985CC" w14:textId="77777777" w:rsidR="002D7B82" w:rsidRPr="000A7B1E" w:rsidRDefault="002D7B82" w:rsidP="00E20016">
      <w:pPr>
        <w:spacing w:before="20" w:line="240" w:lineRule="auto"/>
        <w:ind w:left="0"/>
        <w:rPr>
          <w:rFonts w:ascii="Times New Roman" w:hAnsi="Times New Roman" w:cs="Times New Roman"/>
          <w:color w:val="000000" w:themeColor="text1"/>
          <w:sz w:val="24"/>
          <w:szCs w:val="24"/>
        </w:rPr>
      </w:pPr>
    </w:p>
    <w:p w14:paraId="6DC9D70E" w14:textId="2A5C69ED"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Aux parents, vous êtes </w:t>
      </w:r>
      <w:r w:rsidR="002D7B82">
        <w:rPr>
          <w:rFonts w:ascii="Times New Roman" w:hAnsi="Times New Roman" w:cs="Times New Roman"/>
          <w:color w:val="000000" w:themeColor="text1"/>
          <w:sz w:val="24"/>
          <w:szCs w:val="24"/>
        </w:rPr>
        <w:t>no</w:t>
      </w:r>
      <w:r w:rsidRPr="000A7B1E">
        <w:rPr>
          <w:rFonts w:ascii="Times New Roman" w:hAnsi="Times New Roman" w:cs="Times New Roman"/>
          <w:color w:val="000000" w:themeColor="text1"/>
          <w:sz w:val="24"/>
          <w:szCs w:val="24"/>
        </w:rPr>
        <w:t xml:space="preserve">s premiers partenaires. Nous sommes pleinement conscients de la confiance que vous placez en nous. Soyez assurés que nous mettons tout en œuvre pour offrir à vos, nos enfants une formation de qualité, </w:t>
      </w:r>
      <w:r w:rsidR="002D7B82">
        <w:rPr>
          <w:rFonts w:ascii="Times New Roman" w:hAnsi="Times New Roman" w:cs="Times New Roman"/>
          <w:color w:val="000000" w:themeColor="text1"/>
          <w:sz w:val="24"/>
          <w:szCs w:val="24"/>
        </w:rPr>
        <w:t xml:space="preserve">en adéquation </w:t>
      </w:r>
      <w:r w:rsidRPr="000A7B1E">
        <w:rPr>
          <w:rFonts w:ascii="Times New Roman" w:hAnsi="Times New Roman" w:cs="Times New Roman"/>
          <w:color w:val="000000" w:themeColor="text1"/>
          <w:sz w:val="24"/>
          <w:szCs w:val="24"/>
        </w:rPr>
        <w:t>avec les exigences du monde moderne.</w:t>
      </w:r>
    </w:p>
    <w:p w14:paraId="3A192C47"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734C1F4E"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Quant à vous, chers collaborateurs administratifs, vous jouez un rôle essentiel dans le bon fonctionnement de notre institution. Votre dévouement et votre professionnalisme sont les garants de l’expérience positive que vivront nos étudiants et enseignants.</w:t>
      </w:r>
    </w:p>
    <w:p w14:paraId="7441E721"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4A59F0D7" w14:textId="73DEFA54"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Ce livret, il faut le noter est un</w:t>
      </w:r>
      <w:r w:rsidR="002D7B82">
        <w:rPr>
          <w:rFonts w:ascii="Times New Roman" w:hAnsi="Times New Roman" w:cs="Times New Roman"/>
          <w:color w:val="000000" w:themeColor="text1"/>
          <w:sz w:val="24"/>
          <w:szCs w:val="24"/>
        </w:rPr>
        <w:t>e suite</w:t>
      </w:r>
      <w:r w:rsidRPr="000A7B1E">
        <w:rPr>
          <w:rFonts w:ascii="Times New Roman" w:hAnsi="Times New Roman" w:cs="Times New Roman"/>
          <w:color w:val="000000" w:themeColor="text1"/>
          <w:sz w:val="24"/>
          <w:szCs w:val="24"/>
        </w:rPr>
        <w:t xml:space="preserve"> de notre plan stratégique, qui repose sur l’ambition d’une université tournée vers l’avenir : une université qui met l’accent sur l’innovation technologique, la recherche scientifique de pointe et un engagement fort dans le développement durable.</w:t>
      </w:r>
    </w:p>
    <w:p w14:paraId="5E8A23B1"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77794B88"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Ensemble, nous formons une communauté soudée, par les valeurs d’excellence, d’intégrité, et de responsabilité. Chaque action que nous posons aujourd’hui est un investissement pour l’avenir, celui de nos jeunes, de notre pays, et de notre continent.</w:t>
      </w:r>
    </w:p>
    <w:p w14:paraId="23DE3266"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0353A209"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Je vous invite tous à faire preuve de détermination, et à saisir pleinement les nombreuses opportunités qui s’offriront à vous au cours de cette aventure académique. Soyons curieux, soyons audacieux, ne cessons jamais de croire en nos capacités à transformer le monde qui nous entoure.</w:t>
      </w:r>
    </w:p>
    <w:p w14:paraId="211B1E2A"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C2135EC" w14:textId="77777777" w:rsidR="00E20016"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Ensemble, faisons de l’UPFHOB-MALI, un modèle d’excellence pour l’Afrique et le monde, et le monde de demain, aujourd’hui.</w:t>
      </w:r>
    </w:p>
    <w:p w14:paraId="3FB46F06" w14:textId="7F954266"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Je vous souhaite à tous une année universitaire enrichissante et pleine de succès. </w:t>
      </w:r>
    </w:p>
    <w:p w14:paraId="31F42F88" w14:textId="77777777" w:rsidR="008B3A9C" w:rsidRPr="000A7B1E" w:rsidRDefault="008B3A9C" w:rsidP="00DF3187">
      <w:pPr>
        <w:spacing w:before="0" w:line="276" w:lineRule="auto"/>
        <w:ind w:left="-142"/>
        <w:rPr>
          <w:rFonts w:ascii="Arial" w:hAnsi="Arial" w:cs="Arial"/>
          <w:color w:val="000000" w:themeColor="text1"/>
          <w:sz w:val="26"/>
          <w:szCs w:val="26"/>
        </w:rPr>
      </w:pPr>
    </w:p>
    <w:p w14:paraId="579CB97E" w14:textId="3FC57F6A" w:rsidR="00967C44" w:rsidRPr="000A7B1E" w:rsidRDefault="002E07DB" w:rsidP="00E20016">
      <w:pPr>
        <w:spacing w:before="0" w:line="276"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Professeur FONGORO Saharé</w:t>
      </w:r>
    </w:p>
    <w:p w14:paraId="3284F2F0" w14:textId="13328B30" w:rsidR="00967C44" w:rsidRPr="000A7B1E" w:rsidRDefault="00967C44" w:rsidP="00E20016">
      <w:pPr>
        <w:spacing w:before="0" w:line="276" w:lineRule="auto"/>
        <w:ind w:left="0"/>
        <w:rPr>
          <w:rFonts w:ascii="Times New Roman" w:hAnsi="Times New Roman" w:cs="Times New Roman"/>
          <w:i/>
          <w:color w:val="000000" w:themeColor="text1"/>
          <w:sz w:val="24"/>
          <w:szCs w:val="24"/>
        </w:rPr>
      </w:pPr>
      <w:r w:rsidRPr="000A7B1E">
        <w:rPr>
          <w:rFonts w:ascii="Times New Roman" w:hAnsi="Times New Roman" w:cs="Times New Roman"/>
          <w:i/>
          <w:color w:val="000000" w:themeColor="text1"/>
          <w:spacing w:val="-4"/>
          <w:sz w:val="24"/>
          <w:szCs w:val="24"/>
        </w:rPr>
        <w:t>Président</w:t>
      </w:r>
      <w:r w:rsidR="002E07DB" w:rsidRPr="000A7B1E">
        <w:rPr>
          <w:rFonts w:ascii="Times New Roman" w:hAnsi="Times New Roman" w:cs="Times New Roman"/>
          <w:i/>
          <w:color w:val="000000" w:themeColor="text1"/>
          <w:spacing w:val="1"/>
          <w:sz w:val="24"/>
          <w:szCs w:val="24"/>
        </w:rPr>
        <w:t xml:space="preserve">, </w:t>
      </w:r>
      <w:r w:rsidR="002E07DB" w:rsidRPr="000A7B1E">
        <w:rPr>
          <w:rFonts w:ascii="Times New Roman" w:hAnsi="Times New Roman" w:cs="Times New Roman"/>
          <w:i/>
          <w:color w:val="000000" w:themeColor="text1"/>
          <w:spacing w:val="-4"/>
          <w:sz w:val="24"/>
          <w:szCs w:val="24"/>
        </w:rPr>
        <w:t>Professeur en médecine/Médecin néphrologue</w:t>
      </w:r>
    </w:p>
    <w:bookmarkEnd w:id="2"/>
    <w:p w14:paraId="3168A4B3" w14:textId="77777777" w:rsidR="00967C44" w:rsidRDefault="00967C44" w:rsidP="00F66A2E">
      <w:pPr>
        <w:ind w:left="0"/>
        <w:rPr>
          <w:rFonts w:ascii="Garamond" w:hAnsi="Garamond"/>
          <w:sz w:val="15"/>
        </w:rPr>
        <w:sectPr w:rsidR="00967C44" w:rsidSect="001504D0">
          <w:pgSz w:w="11910" w:h="16840" w:code="9"/>
          <w:pgMar w:top="1020" w:right="995" w:bottom="567" w:left="993" w:header="0" w:footer="703" w:gutter="0"/>
          <w:cols w:space="720"/>
          <w:docGrid w:linePitch="299"/>
        </w:sectPr>
      </w:pPr>
    </w:p>
    <w:p w14:paraId="0EE4D4FB" w14:textId="18CCE6A3" w:rsidR="00D124D6" w:rsidRPr="00726740" w:rsidRDefault="002864E8" w:rsidP="00741737">
      <w:pPr>
        <w:ind w:left="0"/>
        <w:rPr>
          <w:rFonts w:ascii="Times New Roman" w:hAnsi="Times New Roman" w:cs="Times New Roman"/>
          <w:sz w:val="40"/>
          <w:szCs w:val="40"/>
        </w:rPr>
      </w:pPr>
      <w:r w:rsidRPr="00726740">
        <w:rPr>
          <w:rFonts w:ascii="Times New Roman" w:hAnsi="Times New Roman" w:cs="Times New Roman"/>
          <w:sz w:val="40"/>
          <w:szCs w:val="40"/>
        </w:rPr>
        <w:lastRenderedPageBreak/>
        <w:t>I-</w:t>
      </w:r>
      <w:hyperlink w:anchor="_bookmark0" w:history="1">
        <w:r w:rsidR="00D82D9D" w:rsidRPr="00726740">
          <w:rPr>
            <w:rFonts w:ascii="Times New Roman" w:hAnsi="Times New Roman" w:cs="Times New Roman"/>
            <w:b/>
            <w:spacing w:val="-2"/>
            <w:sz w:val="40"/>
            <w:szCs w:val="40"/>
          </w:rPr>
          <w:t>UNIVERSITE</w:t>
        </w:r>
      </w:hyperlink>
    </w:p>
    <w:p w14:paraId="1D4EEE4C" w14:textId="32598677" w:rsidR="00443C44" w:rsidRPr="00726740" w:rsidRDefault="00443C44" w:rsidP="00726740">
      <w:pPr>
        <w:spacing w:before="0"/>
        <w:ind w:left="0"/>
        <w:rPr>
          <w:rFonts w:ascii="Times New Roman" w:hAnsi="Times New Roman" w:cs="Times New Roman"/>
          <w:b/>
          <w:bCs/>
          <w:sz w:val="32"/>
          <w:szCs w:val="32"/>
        </w:rPr>
      </w:pPr>
      <w:r w:rsidRPr="00726740">
        <w:rPr>
          <w:rFonts w:ascii="Times New Roman" w:hAnsi="Times New Roman" w:cs="Times New Roman"/>
          <w:b/>
          <w:bCs/>
          <w:sz w:val="32"/>
          <w:szCs w:val="32"/>
        </w:rPr>
        <w:t>1-1-Localisation</w:t>
      </w:r>
    </w:p>
    <w:p w14:paraId="4C0427C4" w14:textId="430C88AB" w:rsidR="00443C44" w:rsidRPr="00726740" w:rsidRDefault="00443C44" w:rsidP="0074173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L’UPFHOB-MALI</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est</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située</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 xml:space="preserve">à Moribabougou. C’est une institution privée d’enseignement supérieur à caractère scientifique, </w:t>
      </w:r>
      <w:r w:rsidR="00B869D7" w:rsidRPr="00726740">
        <w:rPr>
          <w:rFonts w:ascii="Times New Roman" w:hAnsi="Times New Roman" w:cs="Times New Roman"/>
          <w:sz w:val="26"/>
          <w:szCs w:val="26"/>
        </w:rPr>
        <w:t>technologique</w:t>
      </w:r>
      <w:r w:rsidR="00B869D7" w:rsidRPr="00726740">
        <w:rPr>
          <w:rFonts w:ascii="Times New Roman" w:hAnsi="Times New Roman" w:cs="Times New Roman"/>
          <w:spacing w:val="-15"/>
          <w:sz w:val="26"/>
          <w:szCs w:val="26"/>
        </w:rPr>
        <w:t>,</w:t>
      </w:r>
      <w:r w:rsidRPr="00726740">
        <w:rPr>
          <w:rFonts w:ascii="Times New Roman" w:hAnsi="Times New Roman" w:cs="Times New Roman"/>
          <w:sz w:val="26"/>
          <w:szCs w:val="26"/>
        </w:rPr>
        <w:t xml:space="preserve"> professionnel</w:t>
      </w:r>
      <w:r w:rsidRPr="00726740">
        <w:rPr>
          <w:rFonts w:ascii="Times New Roman" w:hAnsi="Times New Roman" w:cs="Times New Roman"/>
          <w:spacing w:val="40"/>
          <w:sz w:val="26"/>
          <w:szCs w:val="26"/>
        </w:rPr>
        <w:t xml:space="preserve"> </w:t>
      </w:r>
      <w:r w:rsidRPr="00726740">
        <w:rPr>
          <w:rFonts w:ascii="Times New Roman" w:hAnsi="Times New Roman" w:cs="Times New Roman"/>
          <w:sz w:val="26"/>
          <w:szCs w:val="26"/>
        </w:rPr>
        <w:t>et</w:t>
      </w:r>
      <w:r w:rsidRPr="00726740">
        <w:rPr>
          <w:rFonts w:ascii="Times New Roman" w:hAnsi="Times New Roman" w:cs="Times New Roman"/>
          <w:spacing w:val="-2"/>
          <w:sz w:val="26"/>
          <w:szCs w:val="26"/>
        </w:rPr>
        <w:t xml:space="preserve"> </w:t>
      </w:r>
      <w:r w:rsidRPr="00726740">
        <w:rPr>
          <w:rFonts w:ascii="Times New Roman" w:hAnsi="Times New Roman" w:cs="Times New Roman"/>
          <w:sz w:val="26"/>
          <w:szCs w:val="26"/>
        </w:rPr>
        <w:t>culturel.</w:t>
      </w:r>
    </w:p>
    <w:p w14:paraId="0437D55F" w14:textId="77777777" w:rsidR="00741737" w:rsidRPr="00726740" w:rsidRDefault="00443C44" w:rsidP="00741737">
      <w:pPr>
        <w:spacing w:before="0" w:line="276" w:lineRule="auto"/>
        <w:ind w:left="0"/>
        <w:rPr>
          <w:rFonts w:ascii="Times New Roman" w:hAnsi="Times New Roman" w:cs="Times New Roman"/>
          <w:color w:val="4471C4"/>
          <w:sz w:val="26"/>
          <w:szCs w:val="26"/>
        </w:rPr>
      </w:pPr>
      <w:r w:rsidRPr="00726740">
        <w:rPr>
          <w:rFonts w:ascii="Times New Roman" w:hAnsi="Times New Roman" w:cs="Times New Roman"/>
          <w:color w:val="4471C4"/>
          <w:sz w:val="26"/>
          <w:szCs w:val="26"/>
        </w:rPr>
        <w:t>Adresse : BP E2087, Bamako, MALI</w:t>
      </w:r>
    </w:p>
    <w:p w14:paraId="14CA08F2" w14:textId="77777777" w:rsidR="00741737" w:rsidRPr="00726740" w:rsidRDefault="00443C44" w:rsidP="00741737">
      <w:pPr>
        <w:spacing w:before="0" w:line="276" w:lineRule="auto"/>
        <w:ind w:left="0"/>
        <w:rPr>
          <w:rFonts w:ascii="Times New Roman" w:hAnsi="Times New Roman" w:cs="Times New Roman"/>
          <w:color w:val="4471C4"/>
          <w:spacing w:val="-2"/>
          <w:sz w:val="26"/>
          <w:szCs w:val="26"/>
        </w:rPr>
      </w:pPr>
      <w:r w:rsidRPr="00726740">
        <w:rPr>
          <w:rFonts w:ascii="Times New Roman" w:hAnsi="Times New Roman" w:cs="Times New Roman"/>
          <w:color w:val="4471C4"/>
          <w:sz w:val="26"/>
          <w:szCs w:val="26"/>
        </w:rPr>
        <w:t>Tél</w:t>
      </w:r>
      <w:r w:rsidRPr="00726740">
        <w:rPr>
          <w:rFonts w:ascii="Times New Roman" w:hAnsi="Times New Roman" w:cs="Times New Roman"/>
          <w:color w:val="4471C4"/>
          <w:spacing w:val="-10"/>
          <w:sz w:val="26"/>
          <w:szCs w:val="26"/>
        </w:rPr>
        <w:t xml:space="preserve"> </w:t>
      </w:r>
      <w:r w:rsidRPr="00726740">
        <w:rPr>
          <w:rFonts w:ascii="Times New Roman" w:hAnsi="Times New Roman" w:cs="Times New Roman"/>
          <w:color w:val="4471C4"/>
          <w:sz w:val="26"/>
          <w:szCs w:val="26"/>
        </w:rPr>
        <w:t>:</w:t>
      </w:r>
      <w:r w:rsidRPr="00726740">
        <w:rPr>
          <w:rFonts w:ascii="Times New Roman" w:hAnsi="Times New Roman" w:cs="Times New Roman"/>
          <w:color w:val="4471C4"/>
          <w:spacing w:val="-7"/>
          <w:sz w:val="26"/>
          <w:szCs w:val="26"/>
        </w:rPr>
        <w:t xml:space="preserve"> </w:t>
      </w:r>
      <w:r w:rsidRPr="00726740">
        <w:rPr>
          <w:rFonts w:ascii="Times New Roman" w:hAnsi="Times New Roman" w:cs="Times New Roman"/>
          <w:color w:val="4471C4"/>
          <w:sz w:val="26"/>
          <w:szCs w:val="26"/>
        </w:rPr>
        <w:t>(+223)</w:t>
      </w:r>
      <w:r w:rsidRPr="00726740">
        <w:rPr>
          <w:rFonts w:ascii="Times New Roman" w:hAnsi="Times New Roman" w:cs="Times New Roman"/>
          <w:color w:val="4471C4"/>
          <w:spacing w:val="-16"/>
          <w:sz w:val="26"/>
          <w:szCs w:val="26"/>
        </w:rPr>
        <w:t xml:space="preserve"> </w:t>
      </w:r>
      <w:r w:rsidRPr="00726740">
        <w:rPr>
          <w:rFonts w:ascii="Times New Roman" w:hAnsi="Times New Roman" w:cs="Times New Roman"/>
          <w:color w:val="4471C4"/>
          <w:sz w:val="26"/>
          <w:szCs w:val="26"/>
        </w:rPr>
        <w:t>76 37 88 66</w:t>
      </w:r>
      <w:r w:rsidRPr="00726740">
        <w:rPr>
          <w:rFonts w:ascii="Times New Roman" w:hAnsi="Times New Roman" w:cs="Times New Roman"/>
          <w:color w:val="4471C4"/>
          <w:spacing w:val="-11"/>
          <w:sz w:val="26"/>
          <w:szCs w:val="26"/>
        </w:rPr>
        <w:t xml:space="preserve"> </w:t>
      </w:r>
      <w:r w:rsidRPr="00726740">
        <w:rPr>
          <w:rFonts w:ascii="Times New Roman" w:hAnsi="Times New Roman" w:cs="Times New Roman"/>
          <w:color w:val="4471C4"/>
          <w:sz w:val="26"/>
          <w:szCs w:val="26"/>
        </w:rPr>
        <w:t>/</w:t>
      </w:r>
      <w:r w:rsidRPr="00726740">
        <w:rPr>
          <w:rFonts w:ascii="Times New Roman" w:hAnsi="Times New Roman" w:cs="Times New Roman"/>
          <w:color w:val="4471C4"/>
          <w:spacing w:val="-8"/>
          <w:sz w:val="26"/>
          <w:szCs w:val="26"/>
        </w:rPr>
        <w:t xml:space="preserve"> </w:t>
      </w:r>
      <w:r w:rsidRPr="00726740">
        <w:rPr>
          <w:rFonts w:ascii="Times New Roman" w:hAnsi="Times New Roman" w:cs="Times New Roman"/>
          <w:color w:val="4471C4"/>
          <w:sz w:val="26"/>
          <w:szCs w:val="26"/>
        </w:rPr>
        <w:t>(+223)</w:t>
      </w:r>
      <w:r w:rsidRPr="00726740">
        <w:rPr>
          <w:rFonts w:ascii="Times New Roman" w:hAnsi="Times New Roman" w:cs="Times New Roman"/>
          <w:color w:val="4471C4"/>
          <w:spacing w:val="-15"/>
          <w:sz w:val="26"/>
          <w:szCs w:val="26"/>
        </w:rPr>
        <w:t xml:space="preserve"> </w:t>
      </w:r>
      <w:r w:rsidRPr="00726740">
        <w:rPr>
          <w:rFonts w:ascii="Times New Roman" w:hAnsi="Times New Roman" w:cs="Times New Roman"/>
          <w:color w:val="4471C4"/>
          <w:sz w:val="26"/>
          <w:szCs w:val="26"/>
        </w:rPr>
        <w:t>66 37</w:t>
      </w:r>
      <w:r w:rsidRPr="00726740">
        <w:rPr>
          <w:rFonts w:ascii="Times New Roman" w:hAnsi="Times New Roman" w:cs="Times New Roman"/>
          <w:color w:val="4471C4"/>
          <w:spacing w:val="-10"/>
          <w:sz w:val="26"/>
          <w:szCs w:val="26"/>
        </w:rPr>
        <w:t xml:space="preserve"> </w:t>
      </w:r>
      <w:r w:rsidRPr="00726740">
        <w:rPr>
          <w:rFonts w:ascii="Times New Roman" w:hAnsi="Times New Roman" w:cs="Times New Roman"/>
          <w:color w:val="4471C4"/>
          <w:sz w:val="26"/>
          <w:szCs w:val="26"/>
        </w:rPr>
        <w:t>88</w:t>
      </w:r>
      <w:r w:rsidRPr="00726740">
        <w:rPr>
          <w:rFonts w:ascii="Times New Roman" w:hAnsi="Times New Roman" w:cs="Times New Roman"/>
          <w:color w:val="4471C4"/>
          <w:spacing w:val="-11"/>
          <w:sz w:val="26"/>
          <w:szCs w:val="26"/>
        </w:rPr>
        <w:t xml:space="preserve"> </w:t>
      </w:r>
      <w:r w:rsidRPr="00726740">
        <w:rPr>
          <w:rFonts w:ascii="Times New Roman" w:hAnsi="Times New Roman" w:cs="Times New Roman"/>
          <w:color w:val="4471C4"/>
          <w:sz w:val="26"/>
          <w:szCs w:val="26"/>
        </w:rPr>
        <w:t>66</w:t>
      </w:r>
      <w:r w:rsidRPr="00726740">
        <w:rPr>
          <w:rFonts w:ascii="Times New Roman" w:hAnsi="Times New Roman" w:cs="Times New Roman"/>
          <w:color w:val="4471C4"/>
          <w:spacing w:val="-2"/>
          <w:sz w:val="26"/>
          <w:szCs w:val="26"/>
        </w:rPr>
        <w:t xml:space="preserve"> </w:t>
      </w:r>
    </w:p>
    <w:p w14:paraId="42A7082A" w14:textId="333486E1" w:rsidR="00443C44" w:rsidRPr="00940565" w:rsidRDefault="00726740" w:rsidP="00741737">
      <w:pPr>
        <w:spacing w:before="0" w:line="276" w:lineRule="auto"/>
        <w:ind w:left="0"/>
        <w:rPr>
          <w:rFonts w:ascii="Times New Roman" w:hAnsi="Times New Roman" w:cs="Times New Roman"/>
          <w:sz w:val="26"/>
          <w:szCs w:val="26"/>
          <w:lang w:val="en-US"/>
        </w:rPr>
      </w:pPr>
      <w:r w:rsidRPr="00940565">
        <w:rPr>
          <w:rFonts w:ascii="Times New Roman" w:hAnsi="Times New Roman" w:cs="Times New Roman"/>
          <w:color w:val="4471C4"/>
          <w:spacing w:val="-2"/>
          <w:sz w:val="26"/>
          <w:szCs w:val="26"/>
          <w:lang w:val="en-US"/>
        </w:rPr>
        <w:t>Site w</w:t>
      </w:r>
      <w:r w:rsidR="00443C44" w:rsidRPr="00940565">
        <w:rPr>
          <w:rFonts w:ascii="Times New Roman" w:hAnsi="Times New Roman" w:cs="Times New Roman"/>
          <w:color w:val="4471C4"/>
          <w:spacing w:val="-2"/>
          <w:sz w:val="26"/>
          <w:szCs w:val="26"/>
          <w:lang w:val="en-US"/>
        </w:rPr>
        <w:t>eb</w:t>
      </w:r>
      <w:r w:rsidR="00741737" w:rsidRPr="00940565">
        <w:rPr>
          <w:rFonts w:ascii="Times New Roman" w:hAnsi="Times New Roman" w:cs="Times New Roman"/>
          <w:color w:val="4471C4"/>
          <w:spacing w:val="-2"/>
          <w:sz w:val="26"/>
          <w:szCs w:val="26"/>
          <w:lang w:val="en-US"/>
        </w:rPr>
        <w:t xml:space="preserve"> : www.univ-fhb-mali.org</w:t>
      </w:r>
    </w:p>
    <w:p w14:paraId="1CF117F7" w14:textId="2A4E3EAD" w:rsidR="00443C44" w:rsidRPr="00726740" w:rsidRDefault="00443C44" w:rsidP="00741737">
      <w:pPr>
        <w:spacing w:before="0" w:line="276" w:lineRule="auto"/>
        <w:ind w:left="0"/>
        <w:rPr>
          <w:rFonts w:ascii="Times New Roman" w:hAnsi="Times New Roman" w:cs="Times New Roman"/>
          <w:sz w:val="26"/>
          <w:szCs w:val="26"/>
        </w:rPr>
      </w:pPr>
      <w:r w:rsidRPr="00726740">
        <w:rPr>
          <w:rFonts w:ascii="Times New Roman" w:hAnsi="Times New Roman" w:cs="Times New Roman"/>
          <w:color w:val="4471C4"/>
          <w:spacing w:val="-2"/>
          <w:sz w:val="26"/>
          <w:szCs w:val="26"/>
        </w:rPr>
        <w:t>E-mail</w:t>
      </w:r>
      <w:r w:rsidRPr="00726740">
        <w:rPr>
          <w:rFonts w:ascii="Times New Roman" w:hAnsi="Times New Roman" w:cs="Times New Roman"/>
          <w:color w:val="4471C4"/>
          <w:spacing w:val="-1"/>
          <w:sz w:val="26"/>
          <w:szCs w:val="26"/>
        </w:rPr>
        <w:t xml:space="preserve"> </w:t>
      </w:r>
      <w:r w:rsidRPr="00726740">
        <w:rPr>
          <w:rFonts w:ascii="Times New Roman" w:hAnsi="Times New Roman" w:cs="Times New Roman"/>
          <w:color w:val="4471C4"/>
          <w:spacing w:val="-2"/>
          <w:sz w:val="26"/>
          <w:szCs w:val="26"/>
        </w:rPr>
        <w:t>:</w:t>
      </w:r>
      <w:r w:rsidR="00B869D7" w:rsidRPr="00726740">
        <w:rPr>
          <w:rFonts w:ascii="Times New Roman" w:hAnsi="Times New Roman" w:cs="Times New Roman"/>
          <w:color w:val="4471C4"/>
          <w:spacing w:val="-2"/>
          <w:sz w:val="26"/>
          <w:szCs w:val="26"/>
        </w:rPr>
        <w:t xml:space="preserve"> </w:t>
      </w:r>
      <w:r w:rsidR="00726740" w:rsidRPr="00726740">
        <w:rPr>
          <w:rFonts w:ascii="Times New Roman" w:hAnsi="Times New Roman" w:cs="Times New Roman"/>
          <w:color w:val="4471C4"/>
          <w:spacing w:val="-2"/>
          <w:sz w:val="26"/>
          <w:szCs w:val="26"/>
        </w:rPr>
        <w:t>ufhobmali</w:t>
      </w:r>
      <w:r w:rsidR="00B869D7" w:rsidRPr="00726740">
        <w:rPr>
          <w:rFonts w:ascii="Times New Roman" w:hAnsi="Times New Roman" w:cs="Times New Roman"/>
          <w:color w:val="4471C4"/>
          <w:spacing w:val="-2"/>
          <w:sz w:val="26"/>
          <w:szCs w:val="26"/>
        </w:rPr>
        <w:t>@</w:t>
      </w:r>
      <w:r w:rsidR="00726740" w:rsidRPr="00726740">
        <w:rPr>
          <w:rFonts w:ascii="Times New Roman" w:hAnsi="Times New Roman" w:cs="Times New Roman"/>
          <w:color w:val="4471C4"/>
          <w:spacing w:val="-2"/>
          <w:sz w:val="26"/>
          <w:szCs w:val="26"/>
        </w:rPr>
        <w:t>gmail</w:t>
      </w:r>
      <w:r w:rsidR="00B869D7" w:rsidRPr="00726740">
        <w:rPr>
          <w:rFonts w:ascii="Times New Roman" w:hAnsi="Times New Roman" w:cs="Times New Roman"/>
          <w:color w:val="4471C4"/>
          <w:spacing w:val="-2"/>
          <w:sz w:val="26"/>
          <w:szCs w:val="26"/>
        </w:rPr>
        <w:t>.</w:t>
      </w:r>
      <w:r w:rsidR="00726740" w:rsidRPr="00726740">
        <w:rPr>
          <w:rFonts w:ascii="Times New Roman" w:hAnsi="Times New Roman" w:cs="Times New Roman"/>
          <w:color w:val="4471C4"/>
          <w:spacing w:val="-2"/>
          <w:sz w:val="26"/>
          <w:szCs w:val="26"/>
        </w:rPr>
        <w:t>com</w:t>
      </w:r>
    </w:p>
    <w:p w14:paraId="68311700" w14:textId="32D139E8" w:rsidR="00443C44" w:rsidRPr="00726740" w:rsidRDefault="00443C44" w:rsidP="00B869D7">
      <w:pPr>
        <w:spacing w:before="0" w:line="276" w:lineRule="auto"/>
        <w:ind w:left="0"/>
        <w:rPr>
          <w:rFonts w:ascii="Times New Roman" w:hAnsi="Times New Roman" w:cs="Times New Roman"/>
          <w:color w:val="4471C4"/>
          <w:spacing w:val="-2"/>
          <w:sz w:val="26"/>
          <w:szCs w:val="26"/>
        </w:rPr>
      </w:pPr>
      <w:r w:rsidRPr="00726740">
        <w:rPr>
          <w:rFonts w:ascii="Times New Roman" w:hAnsi="Times New Roman" w:cs="Times New Roman"/>
          <w:color w:val="4471C4"/>
          <w:spacing w:val="-2"/>
          <w:sz w:val="26"/>
          <w:szCs w:val="26"/>
        </w:rPr>
        <w:t xml:space="preserve">Page </w:t>
      </w:r>
      <w:r w:rsidR="00726740" w:rsidRPr="00726740">
        <w:rPr>
          <w:rFonts w:ascii="Times New Roman" w:hAnsi="Times New Roman" w:cs="Times New Roman"/>
          <w:color w:val="4471C4"/>
          <w:spacing w:val="-2"/>
          <w:sz w:val="26"/>
          <w:szCs w:val="26"/>
        </w:rPr>
        <w:t>Facebook : www.facebook.com/ufhobml/</w:t>
      </w:r>
    </w:p>
    <w:p w14:paraId="3FC93644" w14:textId="7E908D38"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L’Université privée F</w:t>
      </w:r>
      <w:r w:rsidR="001504D0" w:rsidRPr="00726740">
        <w:rPr>
          <w:rFonts w:ascii="Times New Roman" w:hAnsi="Times New Roman" w:cs="Times New Roman"/>
          <w:sz w:val="26"/>
          <w:szCs w:val="26"/>
        </w:rPr>
        <w:t>é</w:t>
      </w:r>
      <w:r w:rsidRPr="00726740">
        <w:rPr>
          <w:rFonts w:ascii="Times New Roman" w:hAnsi="Times New Roman" w:cs="Times New Roman"/>
          <w:sz w:val="26"/>
          <w:szCs w:val="26"/>
        </w:rPr>
        <w:t xml:space="preserve">lix </w:t>
      </w:r>
      <w:r w:rsidR="001504D0" w:rsidRPr="00726740">
        <w:rPr>
          <w:rFonts w:ascii="Times New Roman" w:hAnsi="Times New Roman" w:cs="Times New Roman"/>
          <w:sz w:val="26"/>
          <w:szCs w:val="26"/>
        </w:rPr>
        <w:t>Houphouët</w:t>
      </w:r>
      <w:r w:rsidRPr="00726740">
        <w:rPr>
          <w:rFonts w:ascii="Times New Roman" w:hAnsi="Times New Roman" w:cs="Times New Roman"/>
          <w:sz w:val="26"/>
          <w:szCs w:val="26"/>
        </w:rPr>
        <w:t xml:space="preserve"> Boigny-Mali comprend deux </w:t>
      </w:r>
      <w:r w:rsidR="001504D0" w:rsidRPr="00726740">
        <w:rPr>
          <w:rFonts w:ascii="Times New Roman" w:hAnsi="Times New Roman" w:cs="Times New Roman"/>
          <w:sz w:val="26"/>
          <w:szCs w:val="26"/>
        </w:rPr>
        <w:t>établissements</w:t>
      </w:r>
      <w:r w:rsidRPr="00726740">
        <w:rPr>
          <w:rFonts w:ascii="Times New Roman" w:hAnsi="Times New Roman" w:cs="Times New Roman"/>
          <w:sz w:val="26"/>
          <w:szCs w:val="26"/>
        </w:rPr>
        <w:t> :</w:t>
      </w:r>
    </w:p>
    <w:p w14:paraId="2533A087" w14:textId="77777777"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-La Faculté de Technologie Appliquée Cheick Modibo DIARRA(FATEC)</w:t>
      </w:r>
    </w:p>
    <w:p w14:paraId="1D77D5D0" w14:textId="06660BFB"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 xml:space="preserve">-L’Ecole </w:t>
      </w:r>
      <w:r w:rsidR="001504D0" w:rsidRPr="00726740">
        <w:rPr>
          <w:rFonts w:ascii="Times New Roman" w:hAnsi="Times New Roman" w:cs="Times New Roman"/>
          <w:sz w:val="26"/>
          <w:szCs w:val="26"/>
        </w:rPr>
        <w:t>supérieure</w:t>
      </w:r>
      <w:r w:rsidRPr="00726740">
        <w:rPr>
          <w:rFonts w:ascii="Times New Roman" w:hAnsi="Times New Roman" w:cs="Times New Roman"/>
          <w:sz w:val="26"/>
          <w:szCs w:val="26"/>
        </w:rPr>
        <w:t xml:space="preserve"> de gestion Alassane (ESGA)</w:t>
      </w:r>
    </w:p>
    <w:p w14:paraId="079075CF" w14:textId="77777777" w:rsidR="00443C44" w:rsidRPr="0049126E" w:rsidRDefault="00443C44" w:rsidP="0098502D">
      <w:pPr>
        <w:pStyle w:val="TM1"/>
        <w:tabs>
          <w:tab w:val="left" w:pos="1894"/>
          <w:tab w:val="right" w:leader="dot" w:pos="11010"/>
        </w:tabs>
        <w:spacing w:before="0" w:line="276" w:lineRule="auto"/>
        <w:ind w:left="0" w:firstLine="0"/>
        <w:rPr>
          <w:b w:val="0"/>
          <w:bCs w:val="0"/>
          <w:i w:val="0"/>
          <w:iCs w:val="0"/>
          <w:sz w:val="10"/>
          <w:szCs w:val="10"/>
        </w:rPr>
      </w:pPr>
    </w:p>
    <w:p w14:paraId="41AEA424" w14:textId="3648ABED" w:rsidR="00D82D9D" w:rsidRPr="0049126E" w:rsidRDefault="00EC7A7D" w:rsidP="0098502D">
      <w:pPr>
        <w:pStyle w:val="TM1"/>
        <w:tabs>
          <w:tab w:val="left" w:pos="0"/>
          <w:tab w:val="left" w:pos="1894"/>
          <w:tab w:val="right" w:leader="dot" w:pos="11010"/>
        </w:tabs>
        <w:spacing w:before="0" w:line="276" w:lineRule="auto"/>
        <w:ind w:left="0" w:firstLine="0"/>
        <w:rPr>
          <w:rFonts w:ascii="Times New Roman" w:hAnsi="Times New Roman" w:cs="Times New Roman"/>
          <w:i w:val="0"/>
          <w:iCs w:val="0"/>
          <w:spacing w:val="-5"/>
          <w:sz w:val="32"/>
          <w:szCs w:val="32"/>
        </w:rPr>
      </w:pPr>
      <w:r w:rsidRPr="0049126E">
        <w:rPr>
          <w:rFonts w:ascii="Times New Roman" w:hAnsi="Times New Roman" w:cs="Times New Roman"/>
          <w:i w:val="0"/>
          <w:iCs w:val="0"/>
          <w:sz w:val="32"/>
          <w:szCs w:val="32"/>
        </w:rPr>
        <w:t>1-2-</w:t>
      </w:r>
      <w:hyperlink w:anchor="_TOC_250012" w:history="1">
        <w:r w:rsidR="00D82D9D" w:rsidRPr="0049126E">
          <w:rPr>
            <w:rFonts w:ascii="Times New Roman" w:hAnsi="Times New Roman" w:cs="Times New Roman"/>
            <w:i w:val="0"/>
            <w:iCs w:val="0"/>
            <w:sz w:val="32"/>
            <w:szCs w:val="32"/>
          </w:rPr>
          <w:t>Bref</w:t>
        </w:r>
        <w:r w:rsidR="00D82D9D" w:rsidRPr="0049126E">
          <w:rPr>
            <w:rFonts w:ascii="Times New Roman" w:hAnsi="Times New Roman" w:cs="Times New Roman"/>
            <w:i w:val="0"/>
            <w:iCs w:val="0"/>
            <w:spacing w:val="17"/>
            <w:sz w:val="32"/>
            <w:szCs w:val="32"/>
          </w:rPr>
          <w:t xml:space="preserve"> </w:t>
        </w:r>
        <w:r w:rsidR="00D82D9D" w:rsidRPr="0049126E">
          <w:rPr>
            <w:rFonts w:ascii="Times New Roman" w:hAnsi="Times New Roman" w:cs="Times New Roman"/>
            <w:i w:val="0"/>
            <w:iCs w:val="0"/>
            <w:spacing w:val="-2"/>
            <w:sz w:val="32"/>
            <w:szCs w:val="32"/>
          </w:rPr>
          <w:t>historique</w:t>
        </w:r>
      </w:hyperlink>
    </w:p>
    <w:p w14:paraId="580FBD7F"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L’Université Privée Félix Houphouët Boigny du Mali (UFHOB-MALI) a été fondée dans le but de répondre aux besoins croissants en matière d’éducation supérieure de qualité au Mali et en Afrique. Dès sa création l’université a été guidée par une ambition claire : Offrir une formation académique rigoureuse tout en favorisant l’innovation, le leadership et la recherche scientifique.</w:t>
      </w:r>
    </w:p>
    <w:p w14:paraId="6EE59C5B"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Inspirée par l’évolution fulgurante des technologies, et le mouvement rapide du monde, l’université s’est engagée à former des leaders conscients des enjeux sociaux et économiques du moment, et du futur, et capables d’apporter des solutions aux défis contemporains. Chaque étudiant, une valeur ajoutée pour son secteur.</w:t>
      </w:r>
    </w:p>
    <w:p w14:paraId="79AC4C7C"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Depuis ses débuts, l’UPFHOB-MALI a su se distinguer par la culture de l’excellence, la diversité de ses programmes, et son ouverture sur le monde. L’université n’a cessé de grandir en intégrant des disciplines au rythme de l’évolution du monde et des besoins spécifiques du marché Malien, Africain, et plus loin du monde.</w:t>
      </w:r>
    </w:p>
    <w:p w14:paraId="6B899837" w14:textId="23B151F9" w:rsidR="0049126E" w:rsidRPr="00B15438" w:rsidRDefault="005F1861" w:rsidP="0098502D">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 xml:space="preserve">Aujourd’hui, l’université se positionne comme un acteur majeur de l’enseignement supérieur au Mali, avec des partenariats stratégiques nationaux, sous-régionaux et internationaux, et une contribution significative au développement socio-économique du pays et de la sous-région. Sa réputation repose sur la qualité de ses diplômés, la richesse de ses programmes, et son engagement pour la créativité, l’innovation, et le développement durable.  </w:t>
      </w:r>
    </w:p>
    <w:p w14:paraId="1179CD67" w14:textId="6D0A6706" w:rsidR="00EC7A7D" w:rsidRPr="005F1861" w:rsidRDefault="00B856F7" w:rsidP="00B869D7">
      <w:pPr>
        <w:pStyle w:val="TM1"/>
        <w:tabs>
          <w:tab w:val="left" w:pos="0"/>
          <w:tab w:val="left" w:pos="1894"/>
          <w:tab w:val="right" w:leader="dot" w:pos="11010"/>
        </w:tabs>
        <w:spacing w:before="156"/>
        <w:ind w:left="0" w:firstLine="0"/>
        <w:rPr>
          <w:rFonts w:ascii="Times New Roman" w:hAnsi="Times New Roman" w:cs="Times New Roman"/>
          <w:i w:val="0"/>
          <w:iCs w:val="0"/>
          <w:sz w:val="32"/>
          <w:szCs w:val="32"/>
        </w:rPr>
      </w:pPr>
      <w:r w:rsidRPr="005F1861">
        <w:rPr>
          <w:rFonts w:ascii="Times New Roman" w:hAnsi="Times New Roman" w:cs="Times New Roman"/>
          <w:i w:val="0"/>
          <w:iCs w:val="0"/>
          <w:sz w:val="32"/>
          <w:szCs w:val="32"/>
        </w:rPr>
        <w:t>1-3-Accreditation</w:t>
      </w:r>
    </w:p>
    <w:p w14:paraId="18956933" w14:textId="77777777" w:rsidR="00B15438" w:rsidRDefault="005F1861" w:rsidP="005F1861">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 xml:space="preserve">L’Université Privée Félix Houphouët Boigny-Mali (UPFHOB-MALI) a été créée par la Décision </w:t>
      </w:r>
    </w:p>
    <w:p w14:paraId="504B6583" w14:textId="318D662C" w:rsidR="005F1861" w:rsidRPr="00B15438" w:rsidRDefault="005F1861" w:rsidP="005F1861">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N°2018-0000613 MESRS-SG du 13 Avril 2018, et ouverte par l’Arrêté N°6093/ MESRS-SG du 31 décembre 2021.</w:t>
      </w:r>
    </w:p>
    <w:p w14:paraId="10F89DEF" w14:textId="2DCEAB26" w:rsidR="00DD6DAA" w:rsidRPr="00B15438" w:rsidRDefault="0098502D" w:rsidP="00B15438">
      <w:pPr>
        <w:pStyle w:val="TM1"/>
        <w:tabs>
          <w:tab w:val="left" w:pos="0"/>
          <w:tab w:val="left" w:pos="1894"/>
          <w:tab w:val="right" w:leader="dot" w:pos="11010"/>
        </w:tabs>
        <w:spacing w:before="156"/>
        <w:ind w:left="0" w:firstLine="0"/>
        <w:rPr>
          <w:rFonts w:ascii="Times New Roman" w:hAnsi="Times New Roman" w:cs="Times New Roman"/>
          <w:i w:val="0"/>
          <w:iCs w:val="0"/>
          <w:sz w:val="32"/>
          <w:szCs w:val="32"/>
        </w:rPr>
      </w:pPr>
      <w:r w:rsidRPr="00B15438">
        <w:rPr>
          <w:rFonts w:ascii="Times New Roman" w:hAnsi="Times New Roman" w:cs="Times New Roman"/>
          <w:i w:val="0"/>
          <w:iCs w:val="0"/>
          <w:sz w:val="32"/>
          <w:szCs w:val="32"/>
        </w:rPr>
        <w:t>1</w:t>
      </w:r>
      <w:r w:rsidR="00B856F7" w:rsidRPr="00B15438">
        <w:rPr>
          <w:rFonts w:ascii="Times New Roman" w:hAnsi="Times New Roman" w:cs="Times New Roman"/>
          <w:i w:val="0"/>
          <w:iCs w:val="0"/>
          <w:sz w:val="32"/>
          <w:szCs w:val="32"/>
        </w:rPr>
        <w:t xml:space="preserve">-4-Evolution </w:t>
      </w:r>
      <w:r w:rsidRPr="00B15438">
        <w:rPr>
          <w:rFonts w:ascii="Times New Roman" w:hAnsi="Times New Roman" w:cs="Times New Roman"/>
          <w:i w:val="0"/>
          <w:iCs w:val="0"/>
          <w:sz w:val="32"/>
          <w:szCs w:val="32"/>
        </w:rPr>
        <w:t>des effectifs</w:t>
      </w:r>
    </w:p>
    <w:p w14:paraId="6909CC17" w14:textId="2D23D2FF" w:rsidR="00E87724" w:rsidRPr="00B15438" w:rsidRDefault="00DD6DAA" w:rsidP="009A069D">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Les effectifs de l’Université privée F</w:t>
      </w:r>
      <w:r w:rsidR="00B15438">
        <w:rPr>
          <w:rFonts w:ascii="Times New Roman" w:hAnsi="Times New Roman" w:cs="Times New Roman"/>
          <w:sz w:val="24"/>
          <w:szCs w:val="24"/>
        </w:rPr>
        <w:t>él</w:t>
      </w:r>
      <w:r w:rsidRPr="00B15438">
        <w:rPr>
          <w:rFonts w:ascii="Times New Roman" w:hAnsi="Times New Roman" w:cs="Times New Roman"/>
          <w:sz w:val="24"/>
          <w:szCs w:val="24"/>
        </w:rPr>
        <w:t xml:space="preserve">ix </w:t>
      </w:r>
      <w:r w:rsidR="0098502D" w:rsidRPr="00B15438">
        <w:rPr>
          <w:rFonts w:ascii="Times New Roman" w:hAnsi="Times New Roman" w:cs="Times New Roman"/>
          <w:sz w:val="24"/>
          <w:szCs w:val="24"/>
        </w:rPr>
        <w:t>Houphouët</w:t>
      </w:r>
      <w:r w:rsidRPr="00B15438">
        <w:rPr>
          <w:rFonts w:ascii="Times New Roman" w:hAnsi="Times New Roman" w:cs="Times New Roman"/>
          <w:sz w:val="24"/>
          <w:szCs w:val="24"/>
        </w:rPr>
        <w:t xml:space="preserve"> Boigny-Mali évoluent de façon irrégulière depuis </w:t>
      </w:r>
      <w:r w:rsidR="00B15438">
        <w:rPr>
          <w:rFonts w:ascii="Times New Roman" w:hAnsi="Times New Roman" w:cs="Times New Roman"/>
          <w:sz w:val="24"/>
          <w:szCs w:val="24"/>
        </w:rPr>
        <w:t>sa création</w:t>
      </w:r>
      <w:r w:rsidRPr="00B15438">
        <w:rPr>
          <w:rFonts w:ascii="Times New Roman" w:hAnsi="Times New Roman" w:cs="Times New Roman"/>
          <w:sz w:val="24"/>
          <w:szCs w:val="24"/>
        </w:rPr>
        <w:t xml:space="preserve"> jusqu’à ce jour (202</w:t>
      </w:r>
      <w:r w:rsidR="00B15438">
        <w:rPr>
          <w:rFonts w:ascii="Times New Roman" w:hAnsi="Times New Roman" w:cs="Times New Roman"/>
          <w:sz w:val="24"/>
          <w:szCs w:val="24"/>
        </w:rPr>
        <w:t>4</w:t>
      </w:r>
      <w:r w:rsidRPr="00B15438">
        <w:rPr>
          <w:rFonts w:ascii="Times New Roman" w:hAnsi="Times New Roman" w:cs="Times New Roman"/>
          <w:sz w:val="24"/>
          <w:szCs w:val="24"/>
        </w:rPr>
        <w:t>). Cette tendance est due au jeune âge de notre établissement et de la mise en place progressive de nos différentes formations. Un travail de communication est actuellement entrepris par les autorités de l’UPFHOB-MALI, à travers l’organisation d’un plan de communication stratégique.</w:t>
      </w:r>
    </w:p>
    <w:p w14:paraId="45A3202B" w14:textId="77777777" w:rsidR="00E87724" w:rsidRDefault="00E87724" w:rsidP="0098502D">
      <w:pPr>
        <w:spacing w:before="0" w:line="276" w:lineRule="auto"/>
        <w:ind w:left="0"/>
      </w:pPr>
    </w:p>
    <w:p w14:paraId="2113790E" w14:textId="77777777" w:rsidR="00B15438" w:rsidRDefault="00B15438" w:rsidP="0098502D">
      <w:pPr>
        <w:spacing w:before="0" w:line="276" w:lineRule="auto"/>
        <w:ind w:left="0"/>
      </w:pPr>
    </w:p>
    <w:p w14:paraId="463AAB81" w14:textId="77777777" w:rsidR="00B15438" w:rsidRDefault="00B15438" w:rsidP="0098502D">
      <w:pPr>
        <w:spacing w:before="0" w:line="276" w:lineRule="auto"/>
        <w:ind w:left="0"/>
      </w:pPr>
    </w:p>
    <w:p w14:paraId="456F0167" w14:textId="77777777" w:rsidR="00B15438" w:rsidRDefault="00B15438" w:rsidP="0098502D">
      <w:pPr>
        <w:spacing w:before="0" w:line="276" w:lineRule="auto"/>
        <w:ind w:left="0"/>
      </w:pPr>
    </w:p>
    <w:p w14:paraId="5E2F029D" w14:textId="77777777" w:rsidR="00B15438" w:rsidRDefault="00B15438" w:rsidP="0098502D">
      <w:pPr>
        <w:spacing w:before="0" w:line="276" w:lineRule="auto"/>
        <w:ind w:left="0"/>
      </w:pPr>
    </w:p>
    <w:p w14:paraId="03C58C84" w14:textId="77777777" w:rsidR="00B15438" w:rsidRDefault="00B15438" w:rsidP="0098502D">
      <w:pPr>
        <w:spacing w:before="0" w:line="276" w:lineRule="auto"/>
        <w:ind w:left="0"/>
      </w:pPr>
    </w:p>
    <w:p w14:paraId="1E15F820" w14:textId="77777777" w:rsidR="00E87724" w:rsidRPr="003052EE" w:rsidRDefault="00E87724" w:rsidP="00E87724">
      <w:pPr>
        <w:spacing w:before="0" w:line="276" w:lineRule="auto"/>
        <w:ind w:left="0"/>
        <w:rPr>
          <w:rFonts w:ascii="Times New Roman" w:hAnsi="Times New Roman" w:cs="Times New Roman"/>
          <w:b/>
          <w:bCs/>
          <w:sz w:val="32"/>
          <w:szCs w:val="32"/>
        </w:rPr>
      </w:pPr>
      <w:r w:rsidRPr="003052EE">
        <w:rPr>
          <w:rFonts w:ascii="Times New Roman" w:hAnsi="Times New Roman" w:cs="Times New Roman"/>
          <w:b/>
          <w:bCs/>
          <w:sz w:val="32"/>
          <w:szCs w:val="32"/>
        </w:rPr>
        <w:lastRenderedPageBreak/>
        <w:t>1-5-Calendrier</w:t>
      </w:r>
    </w:p>
    <w:p w14:paraId="4BDCA9AF"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pacing w:val="-2"/>
          <w:sz w:val="24"/>
          <w:szCs w:val="24"/>
        </w:rPr>
        <w:t>Un</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calendrier</w:t>
      </w:r>
      <w:r w:rsidRPr="00B15438">
        <w:rPr>
          <w:rFonts w:ascii="Times New Roman" w:hAnsi="Times New Roman" w:cs="Times New Roman"/>
          <w:color w:val="000000" w:themeColor="text1"/>
          <w:spacing w:val="-8"/>
          <w:sz w:val="24"/>
          <w:szCs w:val="24"/>
        </w:rPr>
        <w:t xml:space="preserve"> </w:t>
      </w:r>
      <w:r w:rsidRPr="00B15438">
        <w:rPr>
          <w:rFonts w:ascii="Times New Roman" w:hAnsi="Times New Roman" w:cs="Times New Roman"/>
          <w:color w:val="000000" w:themeColor="text1"/>
          <w:spacing w:val="-2"/>
          <w:sz w:val="24"/>
          <w:szCs w:val="24"/>
        </w:rPr>
        <w:t>universitaire</w:t>
      </w:r>
      <w:r w:rsidRPr="00B15438">
        <w:rPr>
          <w:rFonts w:ascii="Times New Roman" w:hAnsi="Times New Roman" w:cs="Times New Roman"/>
          <w:color w:val="000000" w:themeColor="text1"/>
          <w:spacing w:val="-8"/>
          <w:sz w:val="24"/>
          <w:szCs w:val="24"/>
        </w:rPr>
        <w:t xml:space="preserve"> </w:t>
      </w:r>
      <w:r w:rsidRPr="00B15438">
        <w:rPr>
          <w:rFonts w:ascii="Times New Roman" w:hAnsi="Times New Roman" w:cs="Times New Roman"/>
          <w:color w:val="000000" w:themeColor="text1"/>
          <w:spacing w:val="-2"/>
          <w:sz w:val="24"/>
          <w:szCs w:val="24"/>
        </w:rPr>
        <w:t>fixe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chaque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année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les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périodes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d’enseignement,</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d’examens,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 xml:space="preserve">révisions, </w:t>
      </w:r>
      <w:r w:rsidRPr="00B15438">
        <w:rPr>
          <w:rFonts w:ascii="Times New Roman" w:hAnsi="Times New Roman" w:cs="Times New Roman"/>
          <w:color w:val="000000" w:themeColor="text1"/>
          <w:sz w:val="24"/>
          <w:szCs w:val="24"/>
        </w:rPr>
        <w:t>d’accompagnement</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pédagogique,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de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stages</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et</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de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vacances.</w:t>
      </w:r>
    </w:p>
    <w:p w14:paraId="5431F72C"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z w:val="24"/>
          <w:szCs w:val="24"/>
        </w:rPr>
        <w:t>L’année universitaire</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est</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divisée</w:t>
      </w:r>
      <w:r w:rsidRPr="00B15438">
        <w:rPr>
          <w:rFonts w:ascii="Times New Roman" w:hAnsi="Times New Roman" w:cs="Times New Roman"/>
          <w:color w:val="000000" w:themeColor="text1"/>
          <w:spacing w:val="10"/>
          <w:sz w:val="24"/>
          <w:szCs w:val="24"/>
        </w:rPr>
        <w:t xml:space="preserve"> </w:t>
      </w:r>
      <w:r w:rsidRPr="00B15438">
        <w:rPr>
          <w:rFonts w:ascii="Times New Roman" w:hAnsi="Times New Roman" w:cs="Times New Roman"/>
          <w:color w:val="000000" w:themeColor="text1"/>
          <w:sz w:val="24"/>
          <w:szCs w:val="24"/>
        </w:rPr>
        <w:t>en</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2</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périodes</w:t>
      </w:r>
      <w:r w:rsidRPr="00B15438">
        <w:rPr>
          <w:rFonts w:ascii="Times New Roman" w:hAnsi="Times New Roman" w:cs="Times New Roman"/>
          <w:color w:val="000000" w:themeColor="text1"/>
          <w:spacing w:val="10"/>
          <w:sz w:val="24"/>
          <w:szCs w:val="24"/>
        </w:rPr>
        <w:t xml:space="preserve"> </w:t>
      </w:r>
      <w:r w:rsidRPr="00B15438">
        <w:rPr>
          <w:rFonts w:ascii="Times New Roman" w:hAnsi="Times New Roman" w:cs="Times New Roman"/>
          <w:color w:val="000000" w:themeColor="text1"/>
          <w:spacing w:val="-10"/>
          <w:sz w:val="24"/>
          <w:szCs w:val="24"/>
        </w:rPr>
        <w:t>:</w:t>
      </w:r>
    </w:p>
    <w:p w14:paraId="1C4AA44F" w14:textId="48739103"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3052EE">
        <w:rPr>
          <w:rFonts w:ascii="Times New Roman" w:hAnsi="Times New Roman" w:cs="Times New Roman"/>
          <w:b/>
          <w:bCs/>
          <w:color w:val="000000" w:themeColor="text1"/>
          <w:spacing w:val="-4"/>
          <w:sz w:val="24"/>
          <w:szCs w:val="24"/>
        </w:rPr>
        <w:t>Période</w:t>
      </w:r>
      <w:r w:rsidRPr="003052EE">
        <w:rPr>
          <w:rFonts w:ascii="Times New Roman" w:hAnsi="Times New Roman" w:cs="Times New Roman"/>
          <w:b/>
          <w:bCs/>
          <w:color w:val="000000" w:themeColor="text1"/>
          <w:spacing w:val="-12"/>
          <w:sz w:val="24"/>
          <w:szCs w:val="24"/>
        </w:rPr>
        <w:t xml:space="preserve"> </w:t>
      </w:r>
      <w:r w:rsidRPr="003052EE">
        <w:rPr>
          <w:rFonts w:ascii="Times New Roman" w:hAnsi="Times New Roman" w:cs="Times New Roman"/>
          <w:b/>
          <w:bCs/>
          <w:color w:val="000000" w:themeColor="text1"/>
          <w:spacing w:val="-4"/>
          <w:sz w:val="24"/>
          <w:szCs w:val="24"/>
        </w:rPr>
        <w:t>1</w:t>
      </w:r>
      <w:r w:rsidRPr="003052EE">
        <w:rPr>
          <w:rFonts w:ascii="Times New Roman" w:hAnsi="Times New Roman" w:cs="Times New Roman"/>
          <w:b/>
          <w:bCs/>
          <w:color w:val="000000" w:themeColor="text1"/>
          <w:spacing w:val="-12"/>
          <w:sz w:val="24"/>
          <w:szCs w:val="24"/>
        </w:rPr>
        <w:t xml:space="preserve"> </w:t>
      </w:r>
      <w:r w:rsidRPr="003052EE">
        <w:rPr>
          <w:rFonts w:ascii="Times New Roman" w:hAnsi="Times New Roman" w:cs="Times New Roman"/>
          <w:b/>
          <w:bCs/>
          <w:color w:val="000000" w:themeColor="text1"/>
          <w:spacing w:val="-4"/>
          <w:sz w:val="24"/>
          <w:szCs w:val="24"/>
        </w:rPr>
        <w:t>:</w:t>
      </w:r>
      <w:r w:rsidRPr="00B15438">
        <w:rPr>
          <w:rFonts w:ascii="Times New Roman" w:hAnsi="Times New Roman" w:cs="Times New Roman"/>
          <w:color w:val="000000" w:themeColor="text1"/>
          <w:spacing w:val="-12"/>
          <w:sz w:val="24"/>
          <w:szCs w:val="24"/>
        </w:rPr>
        <w:t xml:space="preserve"> </w:t>
      </w:r>
      <w:r w:rsidRPr="00B15438">
        <w:rPr>
          <w:rFonts w:ascii="Times New Roman" w:hAnsi="Times New Roman" w:cs="Times New Roman"/>
          <w:color w:val="000000" w:themeColor="text1"/>
          <w:spacing w:val="-4"/>
          <w:sz w:val="24"/>
          <w:szCs w:val="24"/>
        </w:rPr>
        <w:t>du</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pacing w:val="-4"/>
          <w:sz w:val="24"/>
          <w:szCs w:val="24"/>
        </w:rPr>
        <w:t>1</w:t>
      </w:r>
      <w:r w:rsidRPr="00B15438">
        <w:rPr>
          <w:rFonts w:ascii="Times New Roman" w:hAnsi="Times New Roman" w:cs="Times New Roman"/>
          <w:color w:val="000000" w:themeColor="text1"/>
          <w:spacing w:val="-4"/>
          <w:sz w:val="24"/>
          <w:szCs w:val="24"/>
          <w:vertAlign w:val="superscript"/>
        </w:rPr>
        <w:t>er</w:t>
      </w:r>
      <w:r w:rsidRPr="00B15438">
        <w:rPr>
          <w:rFonts w:ascii="Times New Roman" w:hAnsi="Times New Roman" w:cs="Times New Roman"/>
          <w:color w:val="000000" w:themeColor="text1"/>
          <w:spacing w:val="-4"/>
          <w:sz w:val="24"/>
          <w:szCs w:val="24"/>
        </w:rPr>
        <w:t xml:space="preserve"> octobre au 15 février </w:t>
      </w:r>
    </w:p>
    <w:p w14:paraId="768E2AC3" w14:textId="49C9ABA5"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3052EE">
        <w:rPr>
          <w:rFonts w:ascii="Times New Roman" w:hAnsi="Times New Roman" w:cs="Times New Roman"/>
          <w:b/>
          <w:bCs/>
          <w:color w:val="000000" w:themeColor="text1"/>
          <w:w w:val="90"/>
          <w:sz w:val="24"/>
          <w:szCs w:val="24"/>
        </w:rPr>
        <w:t>Période</w:t>
      </w:r>
      <w:r w:rsidRPr="003052EE">
        <w:rPr>
          <w:rFonts w:ascii="Times New Roman" w:hAnsi="Times New Roman" w:cs="Times New Roman"/>
          <w:b/>
          <w:bCs/>
          <w:color w:val="000000" w:themeColor="text1"/>
          <w:spacing w:val="-3"/>
          <w:sz w:val="24"/>
          <w:szCs w:val="24"/>
        </w:rPr>
        <w:t xml:space="preserve"> </w:t>
      </w:r>
      <w:r w:rsidRPr="003052EE">
        <w:rPr>
          <w:rFonts w:ascii="Times New Roman" w:hAnsi="Times New Roman" w:cs="Times New Roman"/>
          <w:b/>
          <w:bCs/>
          <w:color w:val="000000" w:themeColor="text1"/>
          <w:w w:val="90"/>
          <w:sz w:val="24"/>
          <w:szCs w:val="24"/>
        </w:rPr>
        <w:t>2</w:t>
      </w:r>
      <w:r w:rsidRPr="003052EE">
        <w:rPr>
          <w:rFonts w:ascii="Times New Roman" w:hAnsi="Times New Roman" w:cs="Times New Roman"/>
          <w:b/>
          <w:bCs/>
          <w:color w:val="000000" w:themeColor="text1"/>
          <w:spacing w:val="-2"/>
          <w:sz w:val="24"/>
          <w:szCs w:val="24"/>
        </w:rPr>
        <w:t xml:space="preserve"> </w:t>
      </w:r>
      <w:r w:rsidRPr="003052EE">
        <w:rPr>
          <w:rFonts w:ascii="Times New Roman" w:hAnsi="Times New Roman" w:cs="Times New Roman"/>
          <w:b/>
          <w:bCs/>
          <w:color w:val="000000" w:themeColor="text1"/>
          <w:w w:val="90"/>
          <w:sz w:val="24"/>
          <w:szCs w:val="24"/>
        </w:rPr>
        <w:t>:</w:t>
      </w:r>
      <w:r w:rsidRPr="00B15438">
        <w:rPr>
          <w:rFonts w:ascii="Times New Roman" w:hAnsi="Times New Roman" w:cs="Times New Roman"/>
          <w:color w:val="000000" w:themeColor="text1"/>
          <w:spacing w:val="-2"/>
          <w:sz w:val="24"/>
          <w:szCs w:val="24"/>
        </w:rPr>
        <w:t xml:space="preserve"> </w:t>
      </w:r>
      <w:r w:rsidRPr="00B15438">
        <w:rPr>
          <w:rFonts w:ascii="Times New Roman" w:hAnsi="Times New Roman" w:cs="Times New Roman"/>
          <w:color w:val="000000" w:themeColor="text1"/>
          <w:w w:val="90"/>
          <w:sz w:val="24"/>
          <w:szCs w:val="24"/>
        </w:rPr>
        <w:t>du</w:t>
      </w:r>
      <w:r w:rsidRPr="00B15438">
        <w:rPr>
          <w:rFonts w:ascii="Times New Roman" w:hAnsi="Times New Roman" w:cs="Times New Roman"/>
          <w:color w:val="000000" w:themeColor="text1"/>
          <w:sz w:val="24"/>
          <w:szCs w:val="24"/>
        </w:rPr>
        <w:t xml:space="preserve"> </w:t>
      </w:r>
      <w:r w:rsidRPr="00B15438">
        <w:rPr>
          <w:rFonts w:ascii="Times New Roman" w:hAnsi="Times New Roman" w:cs="Times New Roman"/>
          <w:color w:val="000000" w:themeColor="text1"/>
          <w:w w:val="90"/>
          <w:sz w:val="24"/>
          <w:szCs w:val="24"/>
        </w:rPr>
        <w:t>16 février au 30 juin</w:t>
      </w:r>
    </w:p>
    <w:p w14:paraId="470B604B"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z w:val="24"/>
          <w:szCs w:val="24"/>
        </w:rPr>
        <w:t>Ces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périodes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englobent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notamment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révisions,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examens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jurys.</w:t>
      </w:r>
    </w:p>
    <w:p w14:paraId="38C95EF5" w14:textId="77777777" w:rsidR="00E87724" w:rsidRPr="00891198" w:rsidRDefault="00E87724" w:rsidP="00E87724">
      <w:pPr>
        <w:spacing w:before="0" w:line="276" w:lineRule="auto"/>
        <w:ind w:left="0"/>
        <w:rPr>
          <w:rFonts w:ascii="Arial" w:hAnsi="Arial" w:cs="Arial"/>
          <w:color w:val="1F3464"/>
          <w:sz w:val="10"/>
          <w:szCs w:val="10"/>
        </w:rPr>
      </w:pPr>
    </w:p>
    <w:p w14:paraId="1A79F4FD" w14:textId="1082EFCB" w:rsidR="00E87724" w:rsidRPr="003052EE" w:rsidRDefault="00E87724" w:rsidP="00E87724">
      <w:pPr>
        <w:spacing w:before="0" w:line="276" w:lineRule="auto"/>
        <w:ind w:left="0"/>
        <w:rPr>
          <w:rFonts w:ascii="Times New Roman" w:hAnsi="Times New Roman" w:cs="Times New Roman"/>
          <w:b/>
          <w:bCs/>
          <w:sz w:val="32"/>
          <w:szCs w:val="32"/>
        </w:rPr>
      </w:pPr>
      <w:r w:rsidRPr="003052EE">
        <w:rPr>
          <w:rFonts w:ascii="Times New Roman" w:hAnsi="Times New Roman" w:cs="Times New Roman"/>
          <w:b/>
          <w:bCs/>
          <w:sz w:val="32"/>
          <w:szCs w:val="32"/>
        </w:rPr>
        <w:t>1-6-Pa</w:t>
      </w:r>
      <w:r w:rsidR="003052EE" w:rsidRPr="003052EE">
        <w:rPr>
          <w:rFonts w:ascii="Times New Roman" w:hAnsi="Times New Roman" w:cs="Times New Roman"/>
          <w:b/>
          <w:bCs/>
          <w:sz w:val="32"/>
          <w:szCs w:val="32"/>
        </w:rPr>
        <w:t>r</w:t>
      </w:r>
      <w:r w:rsidRPr="003052EE">
        <w:rPr>
          <w:rFonts w:ascii="Times New Roman" w:hAnsi="Times New Roman" w:cs="Times New Roman"/>
          <w:b/>
          <w:bCs/>
          <w:sz w:val="32"/>
          <w:szCs w:val="32"/>
        </w:rPr>
        <w:t>cours et offres de formation</w:t>
      </w:r>
    </w:p>
    <w:p w14:paraId="53B85C49" w14:textId="7EEBA683" w:rsidR="00E87724"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Actuellement, l’Université privée Felix Houphouët Boigny-Mali</w:t>
      </w:r>
      <w:r w:rsidRPr="003052EE">
        <w:rPr>
          <w:rFonts w:ascii="Times New Roman" w:hAnsi="Times New Roman" w:cs="Times New Roman"/>
          <w:spacing w:val="40"/>
          <w:sz w:val="26"/>
          <w:szCs w:val="26"/>
        </w:rPr>
        <w:t xml:space="preserve"> </w:t>
      </w:r>
      <w:r w:rsidRPr="003052EE">
        <w:rPr>
          <w:rFonts w:ascii="Times New Roman" w:hAnsi="Times New Roman" w:cs="Times New Roman"/>
          <w:sz w:val="26"/>
          <w:szCs w:val="26"/>
        </w:rPr>
        <w:t>est</w:t>
      </w:r>
      <w:r w:rsidRPr="003052EE">
        <w:rPr>
          <w:rFonts w:ascii="Times New Roman" w:hAnsi="Times New Roman" w:cs="Times New Roman"/>
          <w:spacing w:val="-4"/>
          <w:sz w:val="26"/>
          <w:szCs w:val="26"/>
        </w:rPr>
        <w:t xml:space="preserve"> </w:t>
      </w:r>
      <w:r w:rsidRPr="003052EE">
        <w:rPr>
          <w:rFonts w:ascii="Times New Roman" w:hAnsi="Times New Roman" w:cs="Times New Roman"/>
          <w:sz w:val="26"/>
          <w:szCs w:val="26"/>
        </w:rPr>
        <w:t>composée de 2 établissements, à savoir :</w:t>
      </w:r>
    </w:p>
    <w:p w14:paraId="62B93635" w14:textId="072414DD" w:rsidR="00E87724"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-La Faculté de Technologie Appliquée Cheick Modibo DIARRA (FATEC) proposant</w:t>
      </w:r>
      <w:r w:rsidRPr="003052EE">
        <w:rPr>
          <w:rFonts w:ascii="Times New Roman" w:hAnsi="Times New Roman" w:cs="Times New Roman"/>
          <w:spacing w:val="-13"/>
          <w:sz w:val="26"/>
          <w:szCs w:val="26"/>
        </w:rPr>
        <w:t xml:space="preserve"> </w:t>
      </w:r>
      <w:r w:rsidRPr="003052EE">
        <w:rPr>
          <w:rFonts w:ascii="Times New Roman" w:hAnsi="Times New Roman" w:cs="Times New Roman"/>
          <w:sz w:val="26"/>
          <w:szCs w:val="26"/>
        </w:rPr>
        <w:t>un</w:t>
      </w:r>
      <w:r w:rsidRPr="003052EE">
        <w:rPr>
          <w:rFonts w:ascii="Times New Roman" w:hAnsi="Times New Roman" w:cs="Times New Roman"/>
          <w:spacing w:val="-2"/>
          <w:sz w:val="26"/>
          <w:szCs w:val="26"/>
        </w:rPr>
        <w:t xml:space="preserve"> </w:t>
      </w:r>
      <w:r w:rsidRPr="003052EE">
        <w:rPr>
          <w:rFonts w:ascii="Times New Roman" w:hAnsi="Times New Roman" w:cs="Times New Roman"/>
          <w:sz w:val="26"/>
          <w:szCs w:val="26"/>
        </w:rPr>
        <w:t>cycle</w:t>
      </w:r>
      <w:r w:rsidRPr="003052EE">
        <w:rPr>
          <w:rFonts w:ascii="Times New Roman" w:hAnsi="Times New Roman" w:cs="Times New Roman"/>
          <w:spacing w:val="-4"/>
          <w:sz w:val="26"/>
          <w:szCs w:val="26"/>
        </w:rPr>
        <w:t xml:space="preserve"> </w:t>
      </w:r>
      <w:r w:rsidRPr="003052EE">
        <w:rPr>
          <w:rFonts w:ascii="Times New Roman" w:hAnsi="Times New Roman" w:cs="Times New Roman"/>
          <w:spacing w:val="-13"/>
          <w:sz w:val="26"/>
          <w:szCs w:val="26"/>
        </w:rPr>
        <w:t>de</w:t>
      </w:r>
      <w:r w:rsidRPr="003052EE">
        <w:rPr>
          <w:rFonts w:ascii="Times New Roman" w:hAnsi="Times New Roman" w:cs="Times New Roman"/>
          <w:sz w:val="26"/>
          <w:szCs w:val="26"/>
        </w:rPr>
        <w:t xml:space="preserve"> DUT, licence, Master </w:t>
      </w:r>
      <w:r w:rsidRPr="003052EE">
        <w:rPr>
          <w:rFonts w:ascii="Times New Roman" w:hAnsi="Times New Roman" w:cs="Times New Roman"/>
          <w:color w:val="2F5496" w:themeColor="accent1" w:themeShade="BF"/>
          <w:sz w:val="26"/>
          <w:szCs w:val="26"/>
        </w:rPr>
        <w:t>en</w:t>
      </w:r>
      <w:r w:rsidR="003052EE" w:rsidRPr="003052EE">
        <w:rPr>
          <w:rFonts w:ascii="Times New Roman" w:hAnsi="Times New Roman" w:cs="Times New Roman"/>
          <w:color w:val="2F5496" w:themeColor="accent1" w:themeShade="BF"/>
          <w:sz w:val="26"/>
          <w:szCs w:val="26"/>
        </w:rPr>
        <w:t xml:space="preserve"> réseaux et télécommunications, informatique de gestion, génie logiciel, audiovisuel multimédia</w:t>
      </w:r>
      <w:r w:rsidR="003052EE">
        <w:rPr>
          <w:rFonts w:ascii="Times New Roman" w:hAnsi="Times New Roman" w:cs="Times New Roman"/>
          <w:color w:val="2F5496" w:themeColor="accent1" w:themeShade="BF"/>
          <w:sz w:val="26"/>
          <w:szCs w:val="26"/>
        </w:rPr>
        <w:t>…</w:t>
      </w:r>
    </w:p>
    <w:p w14:paraId="74A0CC92" w14:textId="77777777" w:rsidR="003052EE"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 xml:space="preserve">-L’Ecole supérieur de gestion Alassane (ESGA) </w:t>
      </w:r>
      <w:r w:rsidRPr="003052EE">
        <w:rPr>
          <w:rFonts w:ascii="Times New Roman" w:hAnsi="Times New Roman" w:cs="Times New Roman"/>
          <w:bCs/>
          <w:sz w:val="26"/>
          <w:szCs w:val="26"/>
        </w:rPr>
        <w:t>proposant</w:t>
      </w:r>
      <w:r w:rsidRPr="003052EE">
        <w:rPr>
          <w:rFonts w:ascii="Times New Roman" w:hAnsi="Times New Roman" w:cs="Times New Roman"/>
          <w:sz w:val="26"/>
          <w:szCs w:val="26"/>
        </w:rPr>
        <w:t xml:space="preserve"> un cycle de </w:t>
      </w:r>
    </w:p>
    <w:p w14:paraId="76617959" w14:textId="07547CF3" w:rsidR="00E87724" w:rsidRDefault="00E87724" w:rsidP="00E87724">
      <w:pPr>
        <w:spacing w:before="0" w:line="276" w:lineRule="auto"/>
        <w:ind w:left="0"/>
        <w:rPr>
          <w:rFonts w:ascii="Arial" w:hAnsi="Arial" w:cs="Arial"/>
          <w:i/>
          <w:color w:val="FF0000"/>
          <w:sz w:val="26"/>
          <w:szCs w:val="26"/>
        </w:rPr>
      </w:pPr>
      <w:r w:rsidRPr="003052EE">
        <w:rPr>
          <w:rFonts w:ascii="Times New Roman" w:hAnsi="Times New Roman" w:cs="Times New Roman"/>
          <w:sz w:val="26"/>
          <w:szCs w:val="26"/>
        </w:rPr>
        <w:t>DUT, licence, master en</w:t>
      </w:r>
      <w:r w:rsidRPr="003052EE">
        <w:rPr>
          <w:rFonts w:ascii="Times New Roman" w:hAnsi="Times New Roman" w:cs="Times New Roman"/>
          <w:i/>
          <w:sz w:val="26"/>
          <w:szCs w:val="26"/>
        </w:rPr>
        <w:t xml:space="preserve"> </w:t>
      </w:r>
      <w:commentRangeStart w:id="3"/>
      <w:r w:rsidR="003052EE" w:rsidRPr="003052EE">
        <w:rPr>
          <w:rFonts w:ascii="Times New Roman" w:hAnsi="Times New Roman" w:cs="Times New Roman"/>
          <w:iCs/>
          <w:color w:val="2F5496" w:themeColor="accent1" w:themeShade="BF"/>
          <w:sz w:val="26"/>
          <w:szCs w:val="26"/>
        </w:rPr>
        <w:t>finances comptabilité, gestion des entreprises et administration, gestion des ressources humaines, marketing communication</w:t>
      </w:r>
      <w:r w:rsidR="003052EE">
        <w:rPr>
          <w:rFonts w:ascii="Times New Roman" w:hAnsi="Times New Roman" w:cs="Times New Roman"/>
          <w:iCs/>
          <w:color w:val="2F5496" w:themeColor="accent1" w:themeShade="BF"/>
          <w:sz w:val="26"/>
          <w:szCs w:val="26"/>
        </w:rPr>
        <w:t>…</w:t>
      </w:r>
      <w:commentRangeEnd w:id="3"/>
      <w:r w:rsidR="003052EE">
        <w:rPr>
          <w:rStyle w:val="Marquedecommentaire"/>
        </w:rPr>
        <w:commentReference w:id="3"/>
      </w:r>
    </w:p>
    <w:p w14:paraId="71465089" w14:textId="77777777" w:rsidR="00294738" w:rsidRPr="00891198" w:rsidRDefault="00294738" w:rsidP="00E87724">
      <w:pPr>
        <w:spacing w:before="0" w:line="276" w:lineRule="auto"/>
        <w:ind w:left="0"/>
        <w:rPr>
          <w:rFonts w:ascii="Arial" w:hAnsi="Arial" w:cs="Arial"/>
          <w:i/>
          <w:color w:val="FF0000"/>
          <w:sz w:val="10"/>
          <w:szCs w:val="10"/>
        </w:rPr>
      </w:pPr>
    </w:p>
    <w:p w14:paraId="77FF24CB" w14:textId="1EC86F7D" w:rsidR="00294738" w:rsidRPr="00891198" w:rsidRDefault="00294738" w:rsidP="00294738">
      <w:pPr>
        <w:spacing w:before="0" w:line="276" w:lineRule="auto"/>
        <w:ind w:left="0"/>
        <w:rPr>
          <w:rFonts w:ascii="Times New Roman" w:hAnsi="Times New Roman" w:cs="Times New Roman"/>
          <w:b/>
          <w:bCs/>
          <w:sz w:val="32"/>
          <w:szCs w:val="32"/>
        </w:rPr>
      </w:pPr>
      <w:r w:rsidRPr="00891198">
        <w:rPr>
          <w:rFonts w:ascii="Times New Roman" w:hAnsi="Times New Roman" w:cs="Times New Roman"/>
          <w:b/>
          <w:bCs/>
          <w:sz w:val="32"/>
          <w:szCs w:val="32"/>
        </w:rPr>
        <w:t>1-7-Niveaux d’accès</w:t>
      </w:r>
    </w:p>
    <w:p w14:paraId="12336820" w14:textId="0625E907" w:rsidR="00294738" w:rsidRPr="00891198" w:rsidRDefault="00294738" w:rsidP="00294738">
      <w:pPr>
        <w:spacing w:before="0" w:line="276" w:lineRule="auto"/>
        <w:ind w:left="0"/>
        <w:rPr>
          <w:rFonts w:ascii="Times New Roman" w:hAnsi="Times New Roman" w:cs="Times New Roman"/>
          <w:sz w:val="24"/>
          <w:szCs w:val="24"/>
        </w:rPr>
      </w:pPr>
      <w:r w:rsidRPr="00891198">
        <w:rPr>
          <w:rFonts w:ascii="Times New Roman" w:hAnsi="Times New Roman" w:cs="Times New Roman"/>
          <w:sz w:val="24"/>
          <w:szCs w:val="24"/>
        </w:rPr>
        <w:t>Les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offres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formation</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7"/>
          <w:sz w:val="24"/>
          <w:szCs w:val="24"/>
        </w:rPr>
        <w:t xml:space="preserve"> </w:t>
      </w:r>
      <w:r w:rsidRPr="00891198">
        <w:rPr>
          <w:rFonts w:ascii="Times New Roman" w:hAnsi="Times New Roman" w:cs="Times New Roman"/>
          <w:sz w:val="24"/>
          <w:szCs w:val="24"/>
        </w:rPr>
        <w:t>l’UPFHOB-MALI</w:t>
      </w:r>
      <w:r w:rsidRPr="00891198">
        <w:rPr>
          <w:rFonts w:ascii="Times New Roman" w:hAnsi="Times New Roman" w:cs="Times New Roman"/>
          <w:spacing w:val="-14"/>
          <w:sz w:val="24"/>
          <w:szCs w:val="24"/>
        </w:rPr>
        <w:t xml:space="preserve"> </w:t>
      </w:r>
      <w:r w:rsidRPr="00891198">
        <w:rPr>
          <w:rFonts w:ascii="Times New Roman" w:hAnsi="Times New Roman" w:cs="Times New Roman"/>
          <w:sz w:val="24"/>
          <w:szCs w:val="24"/>
        </w:rPr>
        <w:t>se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délivrent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conformément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au</w:t>
      </w:r>
      <w:r w:rsidRPr="00891198">
        <w:rPr>
          <w:rFonts w:ascii="Times New Roman" w:hAnsi="Times New Roman" w:cs="Times New Roman"/>
          <w:spacing w:val="-11"/>
          <w:sz w:val="24"/>
          <w:szCs w:val="24"/>
        </w:rPr>
        <w:t xml:space="preserve"> </w:t>
      </w:r>
      <w:r w:rsidRPr="00891198">
        <w:rPr>
          <w:rFonts w:ascii="Times New Roman" w:hAnsi="Times New Roman" w:cs="Times New Roman"/>
          <w:sz w:val="24"/>
          <w:szCs w:val="24"/>
        </w:rPr>
        <w:t>système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LMD</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(Licence- Master-Doctorat)</w:t>
      </w:r>
      <w:r w:rsidRPr="00891198">
        <w:rPr>
          <w:rFonts w:ascii="Times New Roman" w:hAnsi="Times New Roman" w:cs="Times New Roman"/>
          <w:spacing w:val="-8"/>
          <w:sz w:val="24"/>
          <w:szCs w:val="24"/>
        </w:rPr>
        <w:t xml:space="preserve"> </w:t>
      </w:r>
      <w:r w:rsidRPr="00891198">
        <w:rPr>
          <w:rFonts w:ascii="Times New Roman" w:hAnsi="Times New Roman" w:cs="Times New Roman"/>
          <w:sz w:val="24"/>
          <w:szCs w:val="24"/>
        </w:rPr>
        <w:t>tout en</w:t>
      </w:r>
      <w:r w:rsidRPr="00891198">
        <w:rPr>
          <w:rFonts w:ascii="Times New Roman" w:hAnsi="Times New Roman" w:cs="Times New Roman"/>
          <w:spacing w:val="-1"/>
          <w:sz w:val="24"/>
          <w:szCs w:val="24"/>
        </w:rPr>
        <w:t xml:space="preserve"> </w:t>
      </w:r>
      <w:r w:rsidRPr="00891198">
        <w:rPr>
          <w:rFonts w:ascii="Times New Roman" w:hAnsi="Times New Roman" w:cs="Times New Roman"/>
          <w:sz w:val="24"/>
          <w:szCs w:val="24"/>
        </w:rPr>
        <w:t>respectant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les directives du Ministère en</w:t>
      </w:r>
      <w:r w:rsidRPr="00891198">
        <w:rPr>
          <w:rFonts w:ascii="Times New Roman" w:hAnsi="Times New Roman" w:cs="Times New Roman"/>
          <w:spacing w:val="-1"/>
          <w:sz w:val="24"/>
          <w:szCs w:val="24"/>
        </w:rPr>
        <w:t xml:space="preserve"> </w:t>
      </w:r>
      <w:r w:rsidRPr="00891198">
        <w:rPr>
          <w:rFonts w:ascii="Times New Roman" w:hAnsi="Times New Roman" w:cs="Times New Roman"/>
          <w:sz w:val="24"/>
          <w:szCs w:val="24"/>
        </w:rPr>
        <w:t>charge</w:t>
      </w:r>
      <w:r w:rsidRPr="00891198">
        <w:rPr>
          <w:rFonts w:ascii="Times New Roman" w:hAnsi="Times New Roman" w:cs="Times New Roman"/>
          <w:spacing w:val="-3"/>
          <w:sz w:val="24"/>
          <w:szCs w:val="24"/>
        </w:rPr>
        <w:t xml:space="preserve"> </w:t>
      </w:r>
      <w:r w:rsidRPr="00891198">
        <w:rPr>
          <w:rFonts w:ascii="Times New Roman" w:hAnsi="Times New Roman" w:cs="Times New Roman"/>
          <w:sz w:val="24"/>
          <w:szCs w:val="24"/>
        </w:rPr>
        <w:t>de l’Enseignement Supérieur du</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Mali</w:t>
      </w:r>
      <w:r w:rsidRPr="00891198">
        <w:rPr>
          <w:rFonts w:ascii="Times New Roman" w:hAnsi="Times New Roman" w:cs="Times New Roman"/>
          <w:spacing w:val="11"/>
          <w:sz w:val="24"/>
          <w:szCs w:val="24"/>
        </w:rPr>
        <w:t xml:space="preserve"> </w:t>
      </w:r>
      <w:r w:rsidRPr="00891198">
        <w:rPr>
          <w:rFonts w:ascii="Times New Roman" w:hAnsi="Times New Roman" w:cs="Times New Roman"/>
          <w:sz w:val="24"/>
          <w:szCs w:val="24"/>
        </w:rPr>
        <w:t>et</w:t>
      </w:r>
      <w:r w:rsidRPr="00891198">
        <w:rPr>
          <w:rFonts w:ascii="Times New Roman" w:hAnsi="Times New Roman" w:cs="Times New Roman"/>
          <w:spacing w:val="-15"/>
          <w:sz w:val="24"/>
          <w:szCs w:val="24"/>
        </w:rPr>
        <w:t xml:space="preserve"> de</w:t>
      </w:r>
      <w:r w:rsidR="00891198">
        <w:rPr>
          <w:rFonts w:ascii="Times New Roman" w:hAnsi="Times New Roman" w:cs="Times New Roman"/>
          <w:spacing w:val="-15"/>
          <w:sz w:val="24"/>
          <w:szCs w:val="24"/>
        </w:rPr>
        <w:t xml:space="preserve">s </w:t>
      </w:r>
      <w:r w:rsidRPr="00891198">
        <w:rPr>
          <w:rFonts w:ascii="Times New Roman" w:hAnsi="Times New Roman" w:cs="Times New Roman"/>
          <w:spacing w:val="-15"/>
          <w:sz w:val="24"/>
          <w:szCs w:val="24"/>
        </w:rPr>
        <w:t>directive</w:t>
      </w:r>
      <w:r w:rsidR="00891198">
        <w:rPr>
          <w:rFonts w:ascii="Times New Roman" w:hAnsi="Times New Roman" w:cs="Times New Roman"/>
          <w:spacing w:val="-15"/>
          <w:sz w:val="24"/>
          <w:szCs w:val="24"/>
        </w:rPr>
        <w:t>s</w:t>
      </w:r>
      <w:r w:rsidRPr="00891198">
        <w:rPr>
          <w:rFonts w:ascii="Times New Roman" w:hAnsi="Times New Roman" w:cs="Times New Roman"/>
          <w:b/>
          <w:sz w:val="24"/>
          <w:szCs w:val="24"/>
        </w:rPr>
        <w:t xml:space="preserve"> </w:t>
      </w:r>
      <w:r w:rsidRPr="00891198">
        <w:rPr>
          <w:rFonts w:ascii="Times New Roman" w:hAnsi="Times New Roman" w:cs="Times New Roman"/>
          <w:sz w:val="24"/>
          <w:szCs w:val="24"/>
        </w:rPr>
        <w:t>portant</w:t>
      </w:r>
      <w:r w:rsidRPr="00891198">
        <w:rPr>
          <w:rFonts w:ascii="Times New Roman" w:hAnsi="Times New Roman" w:cs="Times New Roman"/>
          <w:spacing w:val="-13"/>
          <w:sz w:val="24"/>
          <w:szCs w:val="24"/>
        </w:rPr>
        <w:t xml:space="preserve"> </w:t>
      </w:r>
      <w:r w:rsidRPr="00891198">
        <w:rPr>
          <w:rFonts w:ascii="Times New Roman" w:hAnsi="Times New Roman" w:cs="Times New Roman"/>
          <w:sz w:val="24"/>
          <w:szCs w:val="24"/>
        </w:rPr>
        <w:t>organisation</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des</w:t>
      </w:r>
      <w:r w:rsidRPr="00891198">
        <w:rPr>
          <w:rFonts w:ascii="Times New Roman" w:hAnsi="Times New Roman" w:cs="Times New Roman"/>
          <w:spacing w:val="-9"/>
          <w:sz w:val="24"/>
          <w:szCs w:val="24"/>
        </w:rPr>
        <w:t xml:space="preserve"> </w:t>
      </w:r>
      <w:r w:rsidRPr="00891198">
        <w:rPr>
          <w:rFonts w:ascii="Times New Roman" w:hAnsi="Times New Roman" w:cs="Times New Roman"/>
          <w:sz w:val="24"/>
          <w:szCs w:val="24"/>
        </w:rPr>
        <w:t>études universitaires</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dans l’espace CED</w:t>
      </w:r>
      <w:r w:rsidR="00891198">
        <w:rPr>
          <w:rFonts w:ascii="Times New Roman" w:hAnsi="Times New Roman" w:cs="Times New Roman"/>
          <w:sz w:val="24"/>
          <w:szCs w:val="24"/>
        </w:rPr>
        <w:t>E</w:t>
      </w:r>
      <w:r w:rsidRPr="00891198">
        <w:rPr>
          <w:rFonts w:ascii="Times New Roman" w:hAnsi="Times New Roman" w:cs="Times New Roman"/>
          <w:sz w:val="24"/>
          <w:szCs w:val="24"/>
        </w:rPr>
        <w:t>AO dans le cadre du</w:t>
      </w:r>
      <w:r w:rsidRPr="00891198">
        <w:rPr>
          <w:rFonts w:ascii="Times New Roman" w:hAnsi="Times New Roman" w:cs="Times New Roman"/>
          <w:spacing w:val="-4"/>
          <w:sz w:val="24"/>
          <w:szCs w:val="24"/>
        </w:rPr>
        <w:t xml:space="preserve"> </w:t>
      </w:r>
      <w:r w:rsidRPr="00891198">
        <w:rPr>
          <w:rFonts w:ascii="Times New Roman" w:hAnsi="Times New Roman" w:cs="Times New Roman"/>
          <w:sz w:val="24"/>
          <w:szCs w:val="24"/>
        </w:rPr>
        <w:t>système LMD.</w:t>
      </w:r>
    </w:p>
    <w:p w14:paraId="3050A2E8" w14:textId="77777777" w:rsidR="00A227F2" w:rsidRDefault="00294738" w:rsidP="00294738">
      <w:pPr>
        <w:spacing w:before="0" w:line="276" w:lineRule="auto"/>
        <w:ind w:left="0"/>
        <w:rPr>
          <w:rFonts w:ascii="Times New Roman" w:hAnsi="Times New Roman" w:cs="Times New Roman"/>
          <w:spacing w:val="20"/>
          <w:sz w:val="24"/>
          <w:szCs w:val="24"/>
        </w:rPr>
      </w:pPr>
      <w:r w:rsidRPr="00891198">
        <w:rPr>
          <w:rFonts w:ascii="Times New Roman" w:hAnsi="Times New Roman" w:cs="Times New Roman"/>
          <w:sz w:val="24"/>
          <w:szCs w:val="24"/>
        </w:rPr>
        <w:t>Ainsi,</w:t>
      </w:r>
      <w:r w:rsidRPr="00891198">
        <w:rPr>
          <w:rFonts w:ascii="Times New Roman" w:hAnsi="Times New Roman" w:cs="Times New Roman"/>
          <w:spacing w:val="20"/>
          <w:sz w:val="24"/>
          <w:szCs w:val="24"/>
        </w:rPr>
        <w:t xml:space="preserve"> </w:t>
      </w:r>
    </w:p>
    <w:p w14:paraId="5F486B20" w14:textId="25C8F81F" w:rsidR="00A227F2" w:rsidRPr="00A227F2" w:rsidRDefault="00A227F2" w:rsidP="00A227F2">
      <w:pPr>
        <w:pStyle w:val="Paragraphedeliste"/>
        <w:numPr>
          <w:ilvl w:val="0"/>
          <w:numId w:val="31"/>
        </w:numPr>
        <w:spacing w:before="0" w:line="276" w:lineRule="auto"/>
        <w:rPr>
          <w:rFonts w:ascii="Times New Roman" w:hAnsi="Times New Roman" w:cs="Times New Roman"/>
          <w:spacing w:val="-15"/>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z w:val="24"/>
          <w:szCs w:val="24"/>
        </w:rPr>
        <w:t xml:space="preserve"> DUT</w:t>
      </w:r>
      <w:r w:rsidR="00294738" w:rsidRPr="00A227F2">
        <w:rPr>
          <w:rFonts w:ascii="Times New Roman" w:hAnsi="Times New Roman" w:cs="Times New Roman"/>
          <w:spacing w:val="-9"/>
          <w:sz w:val="24"/>
          <w:szCs w:val="24"/>
        </w:rPr>
        <w:t xml:space="preserve"> </w:t>
      </w:r>
      <w:r w:rsidR="00294738" w:rsidRPr="00A227F2">
        <w:rPr>
          <w:rFonts w:ascii="Times New Roman" w:hAnsi="Times New Roman" w:cs="Times New Roman"/>
          <w:sz w:val="24"/>
          <w:szCs w:val="24"/>
        </w:rPr>
        <w:t>s’obtient au</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bout de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4</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semestres,</w:t>
      </w:r>
      <w:r w:rsidR="00294738" w:rsidRPr="00A227F2">
        <w:rPr>
          <w:rFonts w:ascii="Times New Roman" w:hAnsi="Times New Roman" w:cs="Times New Roman"/>
          <w:spacing w:val="-15"/>
          <w:sz w:val="24"/>
          <w:szCs w:val="24"/>
        </w:rPr>
        <w:t xml:space="preserve"> </w:t>
      </w:r>
    </w:p>
    <w:p w14:paraId="2D368001" w14:textId="5CAB7EFE" w:rsidR="00A227F2" w:rsidRPr="00A227F2" w:rsidRDefault="00A227F2" w:rsidP="00A227F2">
      <w:pPr>
        <w:pStyle w:val="Paragraphedeliste"/>
        <w:numPr>
          <w:ilvl w:val="0"/>
          <w:numId w:val="31"/>
        </w:numPr>
        <w:spacing w:before="0" w:line="276" w:lineRule="auto"/>
        <w:rPr>
          <w:rFonts w:ascii="Times New Roman" w:hAnsi="Times New Roman" w:cs="Times New Roman"/>
          <w:sz w:val="24"/>
          <w:szCs w:val="24"/>
        </w:rPr>
      </w:pPr>
      <w:r w:rsidRPr="00A227F2">
        <w:rPr>
          <w:rFonts w:ascii="Times New Roman" w:hAnsi="Times New Roman" w:cs="Times New Roman"/>
          <w:sz w:val="24"/>
          <w:szCs w:val="24"/>
        </w:rPr>
        <w:t>La</w:t>
      </w:r>
      <w:r w:rsidR="00294738" w:rsidRPr="00A227F2">
        <w:rPr>
          <w:rFonts w:ascii="Times New Roman" w:hAnsi="Times New Roman" w:cs="Times New Roman"/>
          <w:sz w:val="24"/>
          <w:szCs w:val="24"/>
        </w:rPr>
        <w:t xml:space="preserve"> Licence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se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déroule</w:t>
      </w:r>
      <w:r w:rsidR="00294738" w:rsidRPr="00A227F2">
        <w:rPr>
          <w:rFonts w:ascii="Times New Roman" w:hAnsi="Times New Roman" w:cs="Times New Roman"/>
          <w:spacing w:val="25"/>
          <w:sz w:val="24"/>
          <w:szCs w:val="24"/>
        </w:rPr>
        <w:t xml:space="preserve"> </w:t>
      </w:r>
      <w:r w:rsidR="00294738" w:rsidRPr="00A227F2">
        <w:rPr>
          <w:rFonts w:ascii="Times New Roman" w:hAnsi="Times New Roman" w:cs="Times New Roman"/>
          <w:sz w:val="24"/>
          <w:szCs w:val="24"/>
        </w:rPr>
        <w:t>en</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6</w:t>
      </w:r>
      <w:r w:rsidR="00294738" w:rsidRPr="00A227F2">
        <w:rPr>
          <w:rFonts w:ascii="Times New Roman" w:hAnsi="Times New Roman" w:cs="Times New Roman"/>
          <w:spacing w:val="-9"/>
          <w:sz w:val="24"/>
          <w:szCs w:val="24"/>
        </w:rPr>
        <w:t xml:space="preserve"> </w:t>
      </w:r>
      <w:r w:rsidR="00294738" w:rsidRPr="00A227F2">
        <w:rPr>
          <w:rFonts w:ascii="Times New Roman" w:hAnsi="Times New Roman" w:cs="Times New Roman"/>
          <w:sz w:val="24"/>
          <w:szCs w:val="24"/>
        </w:rPr>
        <w:t>semestres</w:t>
      </w:r>
    </w:p>
    <w:p w14:paraId="1712B3D8" w14:textId="13471ED3" w:rsidR="00A227F2" w:rsidRPr="00A227F2" w:rsidRDefault="00A227F2" w:rsidP="00A227F2">
      <w:pPr>
        <w:pStyle w:val="Paragraphedeliste"/>
        <w:numPr>
          <w:ilvl w:val="0"/>
          <w:numId w:val="31"/>
        </w:numPr>
        <w:spacing w:before="0" w:line="276" w:lineRule="auto"/>
        <w:rPr>
          <w:rFonts w:ascii="Times New Roman" w:hAnsi="Times New Roman" w:cs="Times New Roman"/>
          <w:spacing w:val="-10"/>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pacing w:val="-6"/>
          <w:sz w:val="24"/>
          <w:szCs w:val="24"/>
        </w:rPr>
        <w:t xml:space="preserve"> </w:t>
      </w:r>
      <w:r w:rsidR="00294738" w:rsidRPr="00A227F2">
        <w:rPr>
          <w:rFonts w:ascii="Times New Roman" w:hAnsi="Times New Roman" w:cs="Times New Roman"/>
          <w:sz w:val="24"/>
          <w:szCs w:val="24"/>
        </w:rPr>
        <w:t>Master</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se</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déroule</w:t>
      </w:r>
      <w:r w:rsidR="00294738" w:rsidRPr="00A227F2">
        <w:rPr>
          <w:rFonts w:ascii="Times New Roman" w:hAnsi="Times New Roman" w:cs="Times New Roman"/>
          <w:spacing w:val="23"/>
          <w:sz w:val="24"/>
          <w:szCs w:val="24"/>
        </w:rPr>
        <w:t xml:space="preserve"> </w:t>
      </w:r>
      <w:r w:rsidR="00294738" w:rsidRPr="00A227F2">
        <w:rPr>
          <w:rFonts w:ascii="Times New Roman" w:hAnsi="Times New Roman" w:cs="Times New Roman"/>
          <w:sz w:val="24"/>
          <w:szCs w:val="24"/>
        </w:rPr>
        <w:t>en</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4</w:t>
      </w:r>
      <w:r w:rsidR="00294738" w:rsidRPr="00A227F2">
        <w:rPr>
          <w:rFonts w:ascii="Times New Roman" w:hAnsi="Times New Roman" w:cs="Times New Roman"/>
          <w:spacing w:val="-11"/>
          <w:sz w:val="24"/>
          <w:szCs w:val="24"/>
        </w:rPr>
        <w:t xml:space="preserve"> </w:t>
      </w:r>
      <w:r w:rsidR="00294738" w:rsidRPr="00A227F2">
        <w:rPr>
          <w:rFonts w:ascii="Times New Roman" w:hAnsi="Times New Roman" w:cs="Times New Roman"/>
          <w:sz w:val="24"/>
          <w:szCs w:val="24"/>
        </w:rPr>
        <w:t>semestres</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après</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la validation</w:t>
      </w:r>
      <w:r w:rsidR="00294738" w:rsidRPr="00A227F2">
        <w:rPr>
          <w:rFonts w:ascii="Times New Roman" w:hAnsi="Times New Roman" w:cs="Times New Roman"/>
          <w:spacing w:val="40"/>
          <w:sz w:val="24"/>
          <w:szCs w:val="24"/>
        </w:rPr>
        <w:t xml:space="preserve"> </w:t>
      </w:r>
      <w:r w:rsidR="00294738" w:rsidRPr="00A227F2">
        <w:rPr>
          <w:rFonts w:ascii="Times New Roman" w:hAnsi="Times New Roman" w:cs="Times New Roman"/>
          <w:sz w:val="24"/>
          <w:szCs w:val="24"/>
        </w:rPr>
        <w:t>de</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la</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Licence</w:t>
      </w:r>
    </w:p>
    <w:p w14:paraId="592E4826" w14:textId="6921087E" w:rsidR="00294738" w:rsidRPr="00A227F2" w:rsidRDefault="00A227F2" w:rsidP="00A227F2">
      <w:pPr>
        <w:pStyle w:val="Paragraphedeliste"/>
        <w:numPr>
          <w:ilvl w:val="0"/>
          <w:numId w:val="31"/>
        </w:numPr>
        <w:spacing w:before="0" w:line="276" w:lineRule="auto"/>
        <w:rPr>
          <w:rFonts w:ascii="Times New Roman" w:hAnsi="Times New Roman" w:cs="Times New Roman"/>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Doctorat se</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prépare en 6 semestres et exceptionnellement</w:t>
      </w:r>
      <w:r w:rsidR="00294738" w:rsidRPr="00A227F2">
        <w:rPr>
          <w:rFonts w:ascii="Times New Roman" w:hAnsi="Times New Roman" w:cs="Times New Roman"/>
          <w:spacing w:val="40"/>
          <w:sz w:val="24"/>
          <w:szCs w:val="24"/>
        </w:rPr>
        <w:t xml:space="preserve"> </w:t>
      </w:r>
      <w:r w:rsidR="00294738" w:rsidRPr="00A227F2">
        <w:rPr>
          <w:rFonts w:ascii="Times New Roman" w:hAnsi="Times New Roman" w:cs="Times New Roman"/>
          <w:sz w:val="24"/>
          <w:szCs w:val="24"/>
        </w:rPr>
        <w:t>en 10 semestres.</w:t>
      </w:r>
    </w:p>
    <w:p w14:paraId="5F92C04E" w14:textId="595C6214" w:rsidR="00294738" w:rsidRPr="00891198" w:rsidRDefault="00294738" w:rsidP="00294738">
      <w:pPr>
        <w:spacing w:before="0" w:line="276" w:lineRule="auto"/>
        <w:ind w:left="0"/>
        <w:rPr>
          <w:rFonts w:ascii="Times New Roman" w:hAnsi="Times New Roman" w:cs="Times New Roman"/>
          <w:sz w:val="24"/>
          <w:szCs w:val="24"/>
        </w:rPr>
      </w:pPr>
      <w:r w:rsidRPr="00891198">
        <w:rPr>
          <w:rFonts w:ascii="Times New Roman" w:hAnsi="Times New Roman" w:cs="Times New Roman"/>
          <w:sz w:val="24"/>
          <w:szCs w:val="24"/>
        </w:rPr>
        <w:t>L’accès à la Licence est assujetti à 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 Baccalauréat ou d’un diplôme équivalent. L’accès au Master est lié à 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d’une Licence ou tout autre diplôme équivalent.</w:t>
      </w:r>
      <w:r w:rsidRPr="00891198">
        <w:rPr>
          <w:rFonts w:ascii="Times New Roman" w:hAnsi="Times New Roman" w:cs="Times New Roman"/>
          <w:spacing w:val="23"/>
          <w:sz w:val="24"/>
          <w:szCs w:val="24"/>
        </w:rPr>
        <w:t xml:space="preserve"> </w:t>
      </w:r>
      <w:r w:rsidRPr="00891198">
        <w:rPr>
          <w:rFonts w:ascii="Times New Roman" w:hAnsi="Times New Roman" w:cs="Times New Roman"/>
          <w:sz w:val="24"/>
          <w:szCs w:val="24"/>
        </w:rPr>
        <w:t>L’accès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au</w:t>
      </w:r>
      <w:r w:rsidRPr="00891198">
        <w:rPr>
          <w:rFonts w:ascii="Times New Roman" w:hAnsi="Times New Roman" w:cs="Times New Roman"/>
          <w:spacing w:val="-4"/>
          <w:sz w:val="24"/>
          <w:szCs w:val="24"/>
        </w:rPr>
        <w:t xml:space="preserve"> </w:t>
      </w:r>
      <w:r w:rsidRPr="00891198">
        <w:rPr>
          <w:rFonts w:ascii="Times New Roman" w:hAnsi="Times New Roman" w:cs="Times New Roman"/>
          <w:sz w:val="24"/>
          <w:szCs w:val="24"/>
        </w:rPr>
        <w:t>doctorat est</w:t>
      </w:r>
      <w:r w:rsidRPr="00891198">
        <w:rPr>
          <w:rFonts w:ascii="Times New Roman" w:hAnsi="Times New Roman" w:cs="Times New Roman"/>
          <w:spacing w:val="-12"/>
          <w:sz w:val="24"/>
          <w:szCs w:val="24"/>
        </w:rPr>
        <w:t xml:space="preserve"> </w:t>
      </w:r>
      <w:r w:rsidRPr="00891198">
        <w:rPr>
          <w:rFonts w:ascii="Times New Roman" w:hAnsi="Times New Roman" w:cs="Times New Roman"/>
          <w:sz w:val="24"/>
          <w:szCs w:val="24"/>
        </w:rPr>
        <w:t>tributaire</w:t>
      </w:r>
      <w:r w:rsidRPr="00891198">
        <w:rPr>
          <w:rFonts w:ascii="Times New Roman" w:hAnsi="Times New Roman" w:cs="Times New Roman"/>
          <w:spacing w:val="32"/>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6"/>
          <w:sz w:val="24"/>
          <w:szCs w:val="24"/>
        </w:rPr>
        <w:t xml:space="preserve"> </w:t>
      </w:r>
      <w:r w:rsidRPr="00891198">
        <w:rPr>
          <w:rFonts w:ascii="Times New Roman" w:hAnsi="Times New Roman" w:cs="Times New Roman"/>
          <w:sz w:val="24"/>
          <w:szCs w:val="24"/>
        </w:rPr>
        <w:t>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d’un Master.</w:t>
      </w:r>
    </w:p>
    <w:p w14:paraId="3887B40F" w14:textId="77777777" w:rsidR="00294738" w:rsidRPr="00A227F2" w:rsidRDefault="00294738" w:rsidP="00E87724">
      <w:pPr>
        <w:spacing w:before="0" w:line="276" w:lineRule="auto"/>
        <w:ind w:left="0"/>
        <w:rPr>
          <w:rFonts w:ascii="Arial" w:hAnsi="Arial" w:cs="Arial"/>
          <w:spacing w:val="-2"/>
          <w:sz w:val="10"/>
          <w:szCs w:val="10"/>
        </w:rPr>
      </w:pPr>
    </w:p>
    <w:p w14:paraId="38B6657F" w14:textId="4501CEEA" w:rsidR="007846BA" w:rsidRPr="00A227F2" w:rsidRDefault="007846BA" w:rsidP="00294738">
      <w:pPr>
        <w:spacing w:before="0" w:line="276" w:lineRule="auto"/>
        <w:ind w:left="0"/>
        <w:rPr>
          <w:rFonts w:ascii="Times New Roman" w:hAnsi="Times New Roman" w:cs="Times New Roman"/>
          <w:b/>
          <w:bCs/>
          <w:sz w:val="32"/>
          <w:szCs w:val="32"/>
        </w:rPr>
      </w:pPr>
      <w:r w:rsidRPr="00A227F2">
        <w:rPr>
          <w:rFonts w:ascii="Times New Roman" w:hAnsi="Times New Roman" w:cs="Times New Roman"/>
          <w:b/>
          <w:bCs/>
          <w:sz w:val="32"/>
          <w:szCs w:val="32"/>
        </w:rPr>
        <w:t>1-8-Objectifs pédagogiques</w:t>
      </w:r>
    </w:p>
    <w:p w14:paraId="4B957283" w14:textId="4F218D73" w:rsidR="007846BA" w:rsidRPr="00A227F2" w:rsidRDefault="007846BA" w:rsidP="00294738">
      <w:pPr>
        <w:spacing w:before="0" w:line="276" w:lineRule="auto"/>
        <w:ind w:left="0"/>
        <w:rPr>
          <w:rFonts w:ascii="Times New Roman" w:hAnsi="Times New Roman" w:cs="Times New Roman"/>
          <w:sz w:val="26"/>
          <w:szCs w:val="26"/>
        </w:rPr>
      </w:pPr>
      <w:r w:rsidRPr="00A227F2">
        <w:rPr>
          <w:rFonts w:ascii="Times New Roman" w:hAnsi="Times New Roman" w:cs="Times New Roman"/>
          <w:sz w:val="26"/>
          <w:szCs w:val="26"/>
        </w:rPr>
        <w:t>La</w:t>
      </w:r>
      <w:r w:rsidRPr="00A227F2">
        <w:rPr>
          <w:rFonts w:ascii="Times New Roman" w:hAnsi="Times New Roman" w:cs="Times New Roman"/>
          <w:spacing w:val="-15"/>
          <w:sz w:val="26"/>
          <w:szCs w:val="26"/>
        </w:rPr>
        <w:t xml:space="preserve"> </w:t>
      </w:r>
      <w:r w:rsidRPr="00A227F2">
        <w:rPr>
          <w:rFonts w:ascii="Times New Roman" w:hAnsi="Times New Roman" w:cs="Times New Roman"/>
          <w:sz w:val="26"/>
          <w:szCs w:val="26"/>
        </w:rPr>
        <w:t>volonté</w:t>
      </w:r>
      <w:r w:rsidRPr="00A227F2">
        <w:rPr>
          <w:rFonts w:ascii="Times New Roman" w:hAnsi="Times New Roman" w:cs="Times New Roman"/>
          <w:spacing w:val="26"/>
          <w:sz w:val="26"/>
          <w:szCs w:val="26"/>
        </w:rPr>
        <w:t xml:space="preserve"> </w:t>
      </w:r>
      <w:r w:rsidRPr="00A227F2">
        <w:rPr>
          <w:rFonts w:ascii="Times New Roman" w:hAnsi="Times New Roman" w:cs="Times New Roman"/>
          <w:sz w:val="26"/>
          <w:szCs w:val="26"/>
        </w:rPr>
        <w:t>des</w:t>
      </w:r>
      <w:r w:rsidRPr="00A227F2">
        <w:rPr>
          <w:rFonts w:ascii="Times New Roman" w:hAnsi="Times New Roman" w:cs="Times New Roman"/>
          <w:spacing w:val="-7"/>
          <w:sz w:val="26"/>
          <w:szCs w:val="26"/>
        </w:rPr>
        <w:t xml:space="preserve"> </w:t>
      </w:r>
      <w:r w:rsidRPr="00A227F2">
        <w:rPr>
          <w:rFonts w:ascii="Times New Roman" w:hAnsi="Times New Roman" w:cs="Times New Roman"/>
          <w:sz w:val="26"/>
          <w:szCs w:val="26"/>
        </w:rPr>
        <w:t>responsables</w:t>
      </w:r>
      <w:r w:rsidRPr="00A227F2">
        <w:rPr>
          <w:rFonts w:ascii="Times New Roman" w:hAnsi="Times New Roman" w:cs="Times New Roman"/>
          <w:spacing w:val="4"/>
          <w:sz w:val="26"/>
          <w:szCs w:val="26"/>
        </w:rPr>
        <w:t xml:space="preserve"> </w:t>
      </w:r>
      <w:r w:rsidRPr="00A227F2">
        <w:rPr>
          <w:rFonts w:ascii="Times New Roman" w:hAnsi="Times New Roman" w:cs="Times New Roman"/>
          <w:sz w:val="26"/>
          <w:szCs w:val="26"/>
        </w:rPr>
        <w:t>pédagogiques</w:t>
      </w:r>
      <w:r w:rsidRPr="00A227F2">
        <w:rPr>
          <w:rFonts w:ascii="Times New Roman" w:hAnsi="Times New Roman" w:cs="Times New Roman"/>
          <w:spacing w:val="24"/>
          <w:sz w:val="26"/>
          <w:szCs w:val="26"/>
        </w:rPr>
        <w:t xml:space="preserve"> </w:t>
      </w:r>
      <w:r w:rsidRPr="00A227F2">
        <w:rPr>
          <w:rFonts w:ascii="Times New Roman" w:hAnsi="Times New Roman" w:cs="Times New Roman"/>
          <w:sz w:val="26"/>
          <w:szCs w:val="26"/>
        </w:rPr>
        <w:t>de</w:t>
      </w:r>
      <w:r w:rsidRPr="00A227F2">
        <w:rPr>
          <w:rFonts w:ascii="Times New Roman" w:hAnsi="Times New Roman" w:cs="Times New Roman"/>
          <w:spacing w:val="-4"/>
          <w:sz w:val="26"/>
          <w:szCs w:val="26"/>
        </w:rPr>
        <w:t xml:space="preserve"> </w:t>
      </w:r>
      <w:r w:rsidRPr="00A227F2">
        <w:rPr>
          <w:rFonts w:ascii="Times New Roman" w:hAnsi="Times New Roman" w:cs="Times New Roman"/>
          <w:sz w:val="26"/>
          <w:szCs w:val="26"/>
        </w:rPr>
        <w:t>l’Université</w:t>
      </w:r>
      <w:r w:rsidRPr="00A227F2">
        <w:rPr>
          <w:rFonts w:ascii="Times New Roman" w:hAnsi="Times New Roman" w:cs="Times New Roman"/>
          <w:spacing w:val="26"/>
          <w:sz w:val="26"/>
          <w:szCs w:val="26"/>
        </w:rPr>
        <w:t xml:space="preserve"> </w:t>
      </w:r>
      <w:r w:rsidR="00C970A5">
        <w:rPr>
          <w:rFonts w:ascii="Times New Roman" w:hAnsi="Times New Roman" w:cs="Times New Roman"/>
          <w:sz w:val="26"/>
          <w:szCs w:val="26"/>
        </w:rPr>
        <w:tab/>
        <w:t>Privée Félix Houphouët Boigny-Mali</w:t>
      </w:r>
      <w:r w:rsidRPr="00A227F2">
        <w:rPr>
          <w:rFonts w:ascii="Times New Roman" w:hAnsi="Times New Roman" w:cs="Times New Roman"/>
          <w:sz w:val="26"/>
          <w:szCs w:val="26"/>
        </w:rPr>
        <w:t xml:space="preserve"> se manifeste à travers quatre objectifs</w:t>
      </w:r>
      <w:r w:rsidRPr="00A227F2">
        <w:rPr>
          <w:rFonts w:ascii="Times New Roman" w:hAnsi="Times New Roman" w:cs="Times New Roman"/>
          <w:spacing w:val="40"/>
          <w:sz w:val="26"/>
          <w:szCs w:val="26"/>
        </w:rPr>
        <w:t xml:space="preserve"> </w:t>
      </w:r>
      <w:r w:rsidRPr="00A227F2">
        <w:rPr>
          <w:rFonts w:ascii="Times New Roman" w:hAnsi="Times New Roman" w:cs="Times New Roman"/>
          <w:sz w:val="26"/>
          <w:szCs w:val="26"/>
        </w:rPr>
        <w:t>majeurs :</w:t>
      </w:r>
    </w:p>
    <w:p w14:paraId="3F56DC23" w14:textId="7689A8B3"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Accueillir</w:t>
      </w:r>
      <w:r w:rsidR="007846BA" w:rsidRPr="00C970A5">
        <w:rPr>
          <w:rFonts w:ascii="Times New Roman" w:hAnsi="Times New Roman" w:cs="Times New Roman"/>
          <w:spacing w:val="22"/>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étudiants</w:t>
      </w:r>
      <w:r w:rsidR="007846BA" w:rsidRPr="00C970A5">
        <w:rPr>
          <w:rFonts w:ascii="Times New Roman" w:hAnsi="Times New Roman" w:cs="Times New Roman"/>
          <w:spacing w:val="4"/>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concourir</w:t>
      </w:r>
      <w:r w:rsidR="007846BA" w:rsidRPr="00C970A5">
        <w:rPr>
          <w:rFonts w:ascii="Times New Roman" w:hAnsi="Times New Roman" w:cs="Times New Roman"/>
          <w:spacing w:val="2"/>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leur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orientation</w:t>
      </w:r>
      <w:r w:rsidR="007846BA" w:rsidRPr="00C970A5">
        <w:rPr>
          <w:rFonts w:ascii="Times New Roman" w:hAnsi="Times New Roman" w:cs="Times New Roman"/>
          <w:spacing w:val="17"/>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leur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insertion</w:t>
      </w:r>
      <w:r w:rsidR="007846BA" w:rsidRPr="00C970A5">
        <w:rPr>
          <w:rFonts w:ascii="Times New Roman" w:hAnsi="Times New Roman" w:cs="Times New Roman"/>
          <w:spacing w:val="7"/>
          <w:sz w:val="26"/>
          <w:szCs w:val="26"/>
        </w:rPr>
        <w:t xml:space="preserve"> </w:t>
      </w:r>
      <w:r w:rsidR="007846BA" w:rsidRPr="00C970A5">
        <w:rPr>
          <w:rFonts w:ascii="Times New Roman" w:hAnsi="Times New Roman" w:cs="Times New Roman"/>
          <w:sz w:val="26"/>
          <w:szCs w:val="26"/>
        </w:rPr>
        <w:t>professionnelle</w:t>
      </w:r>
      <w:r w:rsidR="007846BA" w:rsidRPr="00C970A5">
        <w:rPr>
          <w:rFonts w:ascii="Times New Roman" w:hAnsi="Times New Roman" w:cs="Times New Roman"/>
          <w:spacing w:val="49"/>
          <w:sz w:val="26"/>
          <w:szCs w:val="26"/>
        </w:rPr>
        <w:t xml:space="preserve"> </w:t>
      </w:r>
      <w:r w:rsidR="007846BA" w:rsidRPr="00C970A5">
        <w:rPr>
          <w:rFonts w:ascii="Times New Roman" w:hAnsi="Times New Roman" w:cs="Times New Roman"/>
          <w:spacing w:val="-10"/>
          <w:sz w:val="26"/>
          <w:szCs w:val="26"/>
        </w:rPr>
        <w:t>;</w:t>
      </w:r>
    </w:p>
    <w:p w14:paraId="04E31D9C" w14:textId="779CFBFA" w:rsidR="00C970A5" w:rsidRPr="00C970A5" w:rsidRDefault="00294738" w:rsidP="00C970A5">
      <w:pPr>
        <w:pStyle w:val="Paragraphedeliste"/>
        <w:numPr>
          <w:ilvl w:val="0"/>
          <w:numId w:val="32"/>
        </w:numPr>
        <w:spacing w:before="0" w:line="276" w:lineRule="auto"/>
        <w:rPr>
          <w:rFonts w:ascii="Times New Roman" w:hAnsi="Times New Roman" w:cs="Times New Roman"/>
          <w:spacing w:val="-15"/>
          <w:sz w:val="26"/>
          <w:szCs w:val="26"/>
        </w:rPr>
      </w:pPr>
      <w:r w:rsidRPr="00C970A5">
        <w:rPr>
          <w:rFonts w:ascii="Times New Roman" w:hAnsi="Times New Roman" w:cs="Times New Roman"/>
          <w:sz w:val="26"/>
          <w:szCs w:val="26"/>
        </w:rPr>
        <w:t>Organiser</w:t>
      </w:r>
      <w:r w:rsidR="007846BA" w:rsidRPr="00C970A5">
        <w:rPr>
          <w:rFonts w:ascii="Times New Roman" w:hAnsi="Times New Roman" w:cs="Times New Roman"/>
          <w:sz w:val="26"/>
          <w:szCs w:val="26"/>
        </w:rPr>
        <w:t>, en</w:t>
      </w:r>
      <w:r w:rsidR="007846BA" w:rsidRPr="00C970A5">
        <w:rPr>
          <w:rFonts w:ascii="Times New Roman" w:hAnsi="Times New Roman" w:cs="Times New Roman"/>
          <w:spacing w:val="-9"/>
          <w:sz w:val="26"/>
          <w:szCs w:val="26"/>
        </w:rPr>
        <w:t xml:space="preserve"> </w:t>
      </w:r>
      <w:r w:rsidR="007846BA" w:rsidRPr="00C970A5">
        <w:rPr>
          <w:rFonts w:ascii="Times New Roman" w:hAnsi="Times New Roman" w:cs="Times New Roman"/>
          <w:sz w:val="26"/>
          <w:szCs w:val="26"/>
        </w:rPr>
        <w:t>liaison avec</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
          <w:sz w:val="26"/>
          <w:szCs w:val="26"/>
        </w:rPr>
        <w:t xml:space="preserve"> </w:t>
      </w:r>
      <w:r w:rsidR="007846BA" w:rsidRPr="00C970A5">
        <w:rPr>
          <w:rFonts w:ascii="Times New Roman" w:hAnsi="Times New Roman" w:cs="Times New Roman"/>
          <w:sz w:val="26"/>
          <w:szCs w:val="26"/>
        </w:rPr>
        <w:t>milieux</w:t>
      </w:r>
      <w:r w:rsidR="007846BA" w:rsidRPr="00C970A5">
        <w:rPr>
          <w:rFonts w:ascii="Times New Roman" w:hAnsi="Times New Roman" w:cs="Times New Roman"/>
          <w:spacing w:val="38"/>
          <w:sz w:val="26"/>
          <w:szCs w:val="26"/>
        </w:rPr>
        <w:t xml:space="preserve"> </w:t>
      </w:r>
      <w:r w:rsidR="007846BA" w:rsidRPr="00C970A5">
        <w:rPr>
          <w:rFonts w:ascii="Times New Roman" w:hAnsi="Times New Roman" w:cs="Times New Roman"/>
          <w:sz w:val="26"/>
          <w:szCs w:val="26"/>
        </w:rPr>
        <w:t>socio-économiques</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ses</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z w:val="26"/>
          <w:szCs w:val="26"/>
        </w:rPr>
        <w:t>partenaires</w:t>
      </w:r>
      <w:r w:rsidR="007846BA" w:rsidRPr="00C970A5">
        <w:rPr>
          <w:rFonts w:ascii="Times New Roman" w:hAnsi="Times New Roman" w:cs="Times New Roman"/>
          <w:spacing w:val="-1"/>
          <w:sz w:val="26"/>
          <w:szCs w:val="26"/>
        </w:rPr>
        <w:t xml:space="preserve"> </w:t>
      </w:r>
      <w:r w:rsidR="007846BA" w:rsidRPr="00C970A5">
        <w:rPr>
          <w:rFonts w:ascii="Times New Roman" w:hAnsi="Times New Roman" w:cs="Times New Roman"/>
          <w:sz w:val="26"/>
          <w:szCs w:val="26"/>
        </w:rPr>
        <w:t>académiques, des</w:t>
      </w:r>
      <w:r w:rsidR="007846BA" w:rsidRPr="00C970A5">
        <w:rPr>
          <w:rFonts w:ascii="Times New Roman" w:hAnsi="Times New Roman" w:cs="Times New Roman"/>
          <w:spacing w:val="-7"/>
          <w:sz w:val="26"/>
          <w:szCs w:val="26"/>
        </w:rPr>
        <w:t xml:space="preserve"> </w:t>
      </w:r>
      <w:r w:rsidR="007846BA" w:rsidRPr="00C970A5">
        <w:rPr>
          <w:rFonts w:ascii="Times New Roman" w:hAnsi="Times New Roman" w:cs="Times New Roman"/>
          <w:sz w:val="26"/>
          <w:szCs w:val="26"/>
        </w:rPr>
        <w:t>enseignements</w:t>
      </w:r>
      <w:r w:rsidR="007846BA" w:rsidRPr="00C970A5">
        <w:rPr>
          <w:rFonts w:ascii="Times New Roman" w:hAnsi="Times New Roman" w:cs="Times New Roman"/>
          <w:spacing w:val="32"/>
          <w:sz w:val="26"/>
          <w:szCs w:val="26"/>
        </w:rPr>
        <w:t xml:space="preserve"> </w:t>
      </w:r>
      <w:r w:rsidR="007846BA" w:rsidRPr="00C970A5">
        <w:rPr>
          <w:rFonts w:ascii="Times New Roman" w:hAnsi="Times New Roman" w:cs="Times New Roman"/>
          <w:sz w:val="26"/>
          <w:szCs w:val="26"/>
        </w:rPr>
        <w:t>permettant aux</w:t>
      </w:r>
      <w:r w:rsidR="007846BA" w:rsidRPr="00C970A5">
        <w:rPr>
          <w:rFonts w:ascii="Times New Roman" w:hAnsi="Times New Roman" w:cs="Times New Roman"/>
          <w:spacing w:val="-3"/>
          <w:sz w:val="26"/>
          <w:szCs w:val="26"/>
        </w:rPr>
        <w:t xml:space="preserve"> </w:t>
      </w:r>
      <w:r w:rsidR="007846BA" w:rsidRPr="00C970A5">
        <w:rPr>
          <w:rFonts w:ascii="Times New Roman" w:hAnsi="Times New Roman" w:cs="Times New Roman"/>
          <w:sz w:val="26"/>
          <w:szCs w:val="26"/>
        </w:rPr>
        <w:t>étudiants de s’insérer dans le système LMD et</w:t>
      </w:r>
      <w:r w:rsidR="007846BA" w:rsidRPr="00C970A5">
        <w:rPr>
          <w:rFonts w:ascii="Times New Roman" w:hAnsi="Times New Roman" w:cs="Times New Roman"/>
          <w:spacing w:val="-11"/>
          <w:sz w:val="26"/>
          <w:szCs w:val="26"/>
        </w:rPr>
        <w:t xml:space="preserve"> </w:t>
      </w:r>
      <w:r w:rsidR="007846BA" w:rsidRPr="00C970A5">
        <w:rPr>
          <w:rFonts w:ascii="Times New Roman" w:hAnsi="Times New Roman" w:cs="Times New Roman"/>
          <w:sz w:val="26"/>
          <w:szCs w:val="26"/>
        </w:rPr>
        <w:t>de leur ouvrir la possibilité</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de</w:t>
      </w:r>
      <w:r w:rsidR="007846BA" w:rsidRPr="00C970A5">
        <w:rPr>
          <w:rFonts w:ascii="Times New Roman" w:hAnsi="Times New Roman" w:cs="Times New Roman"/>
          <w:spacing w:val="-4"/>
          <w:sz w:val="26"/>
          <w:szCs w:val="26"/>
        </w:rPr>
        <w:t xml:space="preserve"> </w:t>
      </w:r>
      <w:r w:rsidR="007846BA" w:rsidRPr="00C970A5">
        <w:rPr>
          <w:rFonts w:ascii="Times New Roman" w:hAnsi="Times New Roman" w:cs="Times New Roman"/>
          <w:sz w:val="26"/>
          <w:szCs w:val="26"/>
        </w:rPr>
        <w:t>poursuivre leur cursus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dans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tout établissement national ou étranger</w:t>
      </w:r>
      <w:r w:rsidR="00C970A5" w:rsidRPr="00C970A5">
        <w:rPr>
          <w:rFonts w:ascii="Times New Roman" w:hAnsi="Times New Roman" w:cs="Times New Roman"/>
          <w:sz w:val="26"/>
          <w:szCs w:val="26"/>
        </w:rPr>
        <w:t> ;</w:t>
      </w:r>
    </w:p>
    <w:p w14:paraId="1ED0CD9C" w14:textId="6441A5F9"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Assurer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formation</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continue</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pacing w:val="-10"/>
          <w:sz w:val="26"/>
          <w:szCs w:val="26"/>
        </w:rPr>
        <w:t>;</w:t>
      </w:r>
    </w:p>
    <w:p w14:paraId="750572F6" w14:textId="3A98055F"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S’attacher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développer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valoriser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dans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toutes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disciplines</w:t>
      </w:r>
      <w:r w:rsidR="007846BA" w:rsidRPr="00C970A5">
        <w:rPr>
          <w:rFonts w:ascii="Times New Roman" w:hAnsi="Times New Roman" w:cs="Times New Roman"/>
          <w:spacing w:val="36"/>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recherche</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fondamentale, la</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recherche</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appliquée 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z w:val="26"/>
          <w:szCs w:val="26"/>
        </w:rPr>
        <w:t>technologie</w:t>
      </w:r>
      <w:r w:rsidR="007846BA" w:rsidRPr="00C970A5">
        <w:rPr>
          <w:rFonts w:ascii="Times New Roman" w:hAnsi="Times New Roman" w:cs="Times New Roman"/>
          <w:spacing w:val="26"/>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participer aux</w:t>
      </w:r>
      <w:r w:rsidR="007846BA" w:rsidRPr="00C970A5">
        <w:rPr>
          <w:rFonts w:ascii="Times New Roman" w:hAnsi="Times New Roman" w:cs="Times New Roman"/>
          <w:spacing w:val="-14"/>
          <w:sz w:val="26"/>
          <w:szCs w:val="26"/>
        </w:rPr>
        <w:t xml:space="preserve"> </w:t>
      </w:r>
      <w:r w:rsidR="007846BA" w:rsidRPr="00C970A5">
        <w:rPr>
          <w:rFonts w:ascii="Times New Roman" w:hAnsi="Times New Roman" w:cs="Times New Roman"/>
          <w:sz w:val="26"/>
          <w:szCs w:val="26"/>
        </w:rPr>
        <w:t>politiques</w:t>
      </w:r>
      <w:r w:rsidR="007846BA" w:rsidRPr="00C970A5">
        <w:rPr>
          <w:rFonts w:ascii="Times New Roman" w:hAnsi="Times New Roman" w:cs="Times New Roman"/>
          <w:spacing w:val="24"/>
          <w:sz w:val="26"/>
          <w:szCs w:val="26"/>
        </w:rPr>
        <w:t xml:space="preserve"> </w:t>
      </w:r>
      <w:r w:rsidR="007846BA" w:rsidRPr="00C970A5">
        <w:rPr>
          <w:rFonts w:ascii="Times New Roman" w:hAnsi="Times New Roman" w:cs="Times New Roman"/>
          <w:sz w:val="26"/>
          <w:szCs w:val="26"/>
        </w:rPr>
        <w:t>régionale, nationale et internationale de développement scientifique et technologique en liaison avec les organismes</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nationaux</w:t>
      </w:r>
      <w:r w:rsidR="007846BA" w:rsidRPr="00C970A5">
        <w:rPr>
          <w:rFonts w:ascii="Times New Roman" w:hAnsi="Times New Roman" w:cs="Times New Roman"/>
          <w:spacing w:val="80"/>
          <w:sz w:val="26"/>
          <w:szCs w:val="26"/>
        </w:rPr>
        <w:t xml:space="preserve"> </w:t>
      </w:r>
      <w:r w:rsidR="007846BA" w:rsidRPr="00C970A5">
        <w:rPr>
          <w:rFonts w:ascii="Times New Roman" w:hAnsi="Times New Roman" w:cs="Times New Roman"/>
          <w:sz w:val="26"/>
          <w:szCs w:val="26"/>
        </w:rPr>
        <w:t>et internationaux</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de recherche.</w:t>
      </w:r>
    </w:p>
    <w:p w14:paraId="7BE998BD" w14:textId="77777777" w:rsidR="007846BA" w:rsidRDefault="007846BA" w:rsidP="00E87724">
      <w:pPr>
        <w:widowControl w:val="0"/>
        <w:tabs>
          <w:tab w:val="left" w:pos="2327"/>
        </w:tabs>
        <w:autoSpaceDE w:val="0"/>
        <w:autoSpaceDN w:val="0"/>
        <w:spacing w:before="124" w:line="240" w:lineRule="auto"/>
        <w:ind w:left="0"/>
        <w:rPr>
          <w:rFonts w:ascii="Arial" w:hAnsi="Arial" w:cs="Arial"/>
          <w:b/>
          <w:bCs/>
          <w:sz w:val="26"/>
          <w:szCs w:val="26"/>
        </w:rPr>
      </w:pPr>
    </w:p>
    <w:p w14:paraId="092AB58B" w14:textId="77777777" w:rsidR="00C970A5" w:rsidRPr="00294738" w:rsidRDefault="00C970A5" w:rsidP="00E87724">
      <w:pPr>
        <w:widowControl w:val="0"/>
        <w:tabs>
          <w:tab w:val="left" w:pos="2327"/>
        </w:tabs>
        <w:autoSpaceDE w:val="0"/>
        <w:autoSpaceDN w:val="0"/>
        <w:spacing w:before="124" w:line="240" w:lineRule="auto"/>
        <w:ind w:left="0"/>
        <w:rPr>
          <w:rFonts w:ascii="Arial" w:hAnsi="Arial" w:cs="Arial"/>
          <w:b/>
          <w:bCs/>
          <w:sz w:val="26"/>
          <w:szCs w:val="26"/>
        </w:rPr>
      </w:pPr>
    </w:p>
    <w:p w14:paraId="125F7F84" w14:textId="79D3F7B9" w:rsidR="007846BA" w:rsidRPr="00A05FF3" w:rsidRDefault="003950AA" w:rsidP="00294738">
      <w:pPr>
        <w:spacing w:before="0" w:line="276" w:lineRule="auto"/>
        <w:ind w:left="0"/>
        <w:rPr>
          <w:rFonts w:ascii="Times New Roman" w:hAnsi="Times New Roman" w:cs="Times New Roman"/>
          <w:b/>
          <w:bCs/>
          <w:sz w:val="32"/>
          <w:szCs w:val="32"/>
        </w:rPr>
      </w:pPr>
      <w:r w:rsidRPr="00A05FF3">
        <w:rPr>
          <w:rFonts w:ascii="Times New Roman" w:hAnsi="Times New Roman" w:cs="Times New Roman"/>
          <w:b/>
          <w:bCs/>
          <w:sz w:val="32"/>
          <w:szCs w:val="32"/>
        </w:rPr>
        <w:lastRenderedPageBreak/>
        <w:t>1-9-</w:t>
      </w:r>
      <w:r w:rsidR="00857D2F" w:rsidRPr="00A05FF3">
        <w:rPr>
          <w:rFonts w:ascii="Times New Roman" w:hAnsi="Times New Roman" w:cs="Times New Roman"/>
          <w:b/>
          <w:bCs/>
          <w:sz w:val="32"/>
          <w:szCs w:val="32"/>
        </w:rPr>
        <w:t xml:space="preserve"> </w:t>
      </w:r>
      <w:r w:rsidRPr="00A05FF3">
        <w:rPr>
          <w:rFonts w:ascii="Times New Roman" w:hAnsi="Times New Roman" w:cs="Times New Roman"/>
          <w:b/>
          <w:bCs/>
          <w:sz w:val="32"/>
          <w:szCs w:val="32"/>
        </w:rPr>
        <w:t>Organes de gouvernance</w:t>
      </w:r>
    </w:p>
    <w:p w14:paraId="5144E434" w14:textId="787C0B74" w:rsidR="003950AA" w:rsidRPr="00C970A5" w:rsidRDefault="003950AA" w:rsidP="00294738">
      <w:pPr>
        <w:spacing w:before="0" w:line="276" w:lineRule="auto"/>
        <w:ind w:left="0"/>
        <w:rPr>
          <w:rFonts w:ascii="Times New Roman" w:hAnsi="Times New Roman" w:cs="Times New Roman"/>
          <w:b/>
          <w:bCs/>
          <w:sz w:val="24"/>
          <w:szCs w:val="24"/>
        </w:rPr>
      </w:pPr>
      <w:r w:rsidRPr="00C970A5">
        <w:rPr>
          <w:rFonts w:ascii="Times New Roman" w:hAnsi="Times New Roman" w:cs="Times New Roman"/>
          <w:b/>
          <w:bCs/>
          <w:sz w:val="24"/>
          <w:szCs w:val="24"/>
        </w:rPr>
        <w:t>1-9-1</w:t>
      </w:r>
      <w:r w:rsidR="00857D2F" w:rsidRPr="00C970A5">
        <w:rPr>
          <w:rFonts w:ascii="Times New Roman" w:hAnsi="Times New Roman" w:cs="Times New Roman"/>
          <w:b/>
          <w:bCs/>
          <w:sz w:val="24"/>
          <w:szCs w:val="24"/>
        </w:rPr>
        <w:t xml:space="preserve">- </w:t>
      </w:r>
      <w:r w:rsidRPr="00C970A5">
        <w:rPr>
          <w:rFonts w:ascii="Times New Roman" w:hAnsi="Times New Roman" w:cs="Times New Roman"/>
          <w:b/>
          <w:bCs/>
          <w:sz w:val="24"/>
          <w:szCs w:val="24"/>
        </w:rPr>
        <w:t>Conseil</w:t>
      </w:r>
      <w:r w:rsidRPr="00C970A5">
        <w:rPr>
          <w:rFonts w:ascii="Times New Roman" w:hAnsi="Times New Roman" w:cs="Times New Roman"/>
          <w:b/>
          <w:bCs/>
          <w:spacing w:val="9"/>
          <w:sz w:val="24"/>
          <w:szCs w:val="24"/>
        </w:rPr>
        <w:t xml:space="preserve"> </w:t>
      </w:r>
      <w:r w:rsidRPr="00C970A5">
        <w:rPr>
          <w:rFonts w:ascii="Times New Roman" w:hAnsi="Times New Roman" w:cs="Times New Roman"/>
          <w:b/>
          <w:bCs/>
          <w:spacing w:val="-2"/>
          <w:sz w:val="24"/>
          <w:szCs w:val="24"/>
        </w:rPr>
        <w:t>d’Administration</w:t>
      </w:r>
    </w:p>
    <w:p w14:paraId="49996D89" w14:textId="77777777" w:rsidR="003950AA" w:rsidRPr="00C970A5" w:rsidRDefault="003950AA" w:rsidP="00294738">
      <w:pPr>
        <w:spacing w:before="0" w:line="276" w:lineRule="auto"/>
        <w:ind w:left="0"/>
        <w:rPr>
          <w:rFonts w:ascii="Times New Roman" w:hAnsi="Times New Roman" w:cs="Times New Roman"/>
          <w:sz w:val="24"/>
          <w:szCs w:val="24"/>
        </w:rPr>
      </w:pPr>
      <w:r w:rsidRPr="00C970A5">
        <w:rPr>
          <w:rFonts w:ascii="Times New Roman" w:hAnsi="Times New Roman" w:cs="Times New Roman"/>
          <w:sz w:val="24"/>
          <w:szCs w:val="24"/>
        </w:rPr>
        <w:t>Le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Conseil</w:t>
      </w:r>
      <w:r w:rsidRPr="00C970A5">
        <w:rPr>
          <w:rFonts w:ascii="Times New Roman" w:hAnsi="Times New Roman" w:cs="Times New Roman"/>
          <w:spacing w:val="-3"/>
          <w:sz w:val="24"/>
          <w:szCs w:val="24"/>
        </w:rPr>
        <w:t xml:space="preserve"> </w:t>
      </w:r>
      <w:r w:rsidRPr="00C970A5">
        <w:rPr>
          <w:rFonts w:ascii="Times New Roman" w:hAnsi="Times New Roman" w:cs="Times New Roman"/>
          <w:sz w:val="24"/>
          <w:szCs w:val="24"/>
        </w:rPr>
        <w:t>d’Administration</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8"/>
          <w:sz w:val="24"/>
          <w:szCs w:val="24"/>
        </w:rPr>
        <w:t xml:space="preserve"> </w:t>
      </w:r>
      <w:r w:rsidRPr="00C970A5">
        <w:rPr>
          <w:rFonts w:ascii="Times New Roman" w:hAnsi="Times New Roman" w:cs="Times New Roman"/>
          <w:sz w:val="24"/>
          <w:szCs w:val="24"/>
        </w:rPr>
        <w:t>l’UPFHOB-MALI</w:t>
      </w:r>
      <w:r w:rsidRPr="00C970A5">
        <w:rPr>
          <w:rFonts w:ascii="Times New Roman" w:hAnsi="Times New Roman" w:cs="Times New Roman"/>
          <w:spacing w:val="-2"/>
          <w:sz w:val="24"/>
          <w:szCs w:val="24"/>
        </w:rPr>
        <w:t xml:space="preserve"> </w:t>
      </w:r>
      <w:r w:rsidRPr="00C970A5">
        <w:rPr>
          <w:rFonts w:ascii="Times New Roman" w:hAnsi="Times New Roman" w:cs="Times New Roman"/>
          <w:sz w:val="24"/>
          <w:szCs w:val="24"/>
        </w:rPr>
        <w:t>est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composé</w:t>
      </w:r>
      <w:r w:rsidRPr="00C970A5">
        <w:rPr>
          <w:rFonts w:ascii="Times New Roman" w:hAnsi="Times New Roman" w:cs="Times New Roman"/>
          <w:spacing w:val="3"/>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7"/>
          <w:sz w:val="24"/>
          <w:szCs w:val="24"/>
        </w:rPr>
        <w:t xml:space="preserve"> </w:t>
      </w:r>
      <w:r w:rsidRPr="00C970A5">
        <w:rPr>
          <w:rFonts w:ascii="Times New Roman" w:hAnsi="Times New Roman" w:cs="Times New Roman"/>
          <w:spacing w:val="-10"/>
          <w:sz w:val="24"/>
          <w:szCs w:val="24"/>
        </w:rPr>
        <w:t>:</w:t>
      </w:r>
    </w:p>
    <w:tbl>
      <w:tblPr>
        <w:tblStyle w:val="TableauGrille5Fonc-Accentuation1"/>
        <w:tblW w:w="9497" w:type="dxa"/>
        <w:tblInd w:w="421" w:type="dxa"/>
        <w:tblLook w:val="04A0" w:firstRow="1" w:lastRow="0" w:firstColumn="1" w:lastColumn="0" w:noHBand="0" w:noVBand="1"/>
      </w:tblPr>
      <w:tblGrid>
        <w:gridCol w:w="1098"/>
        <w:gridCol w:w="2473"/>
        <w:gridCol w:w="2689"/>
        <w:gridCol w:w="3237"/>
      </w:tblGrid>
      <w:tr w:rsidR="004F5D9E" w:rsidRPr="00456E09" w14:paraId="0E68BAAA" w14:textId="77777777" w:rsidTr="00A05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0835720"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N°</w:t>
            </w:r>
          </w:p>
        </w:tc>
        <w:tc>
          <w:tcPr>
            <w:tcW w:w="2473" w:type="dxa"/>
          </w:tcPr>
          <w:p w14:paraId="69B218D3" w14:textId="77777777" w:rsidR="004F5D9E" w:rsidRPr="00456E09" w:rsidRDefault="004F5D9E" w:rsidP="004F5D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NOM</w:t>
            </w:r>
          </w:p>
        </w:tc>
        <w:tc>
          <w:tcPr>
            <w:tcW w:w="2689" w:type="dxa"/>
          </w:tcPr>
          <w:p w14:paraId="706F4B50" w14:textId="77777777" w:rsidR="004F5D9E" w:rsidRPr="00456E09" w:rsidRDefault="004F5D9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PRENOM</w:t>
            </w:r>
          </w:p>
        </w:tc>
        <w:tc>
          <w:tcPr>
            <w:tcW w:w="3237" w:type="dxa"/>
          </w:tcPr>
          <w:p w14:paraId="78A93525" w14:textId="77777777" w:rsidR="004F5D9E" w:rsidRPr="00456E09" w:rsidRDefault="004F5D9E" w:rsidP="004F5D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FONCTION</w:t>
            </w:r>
          </w:p>
        </w:tc>
      </w:tr>
      <w:tr w:rsidR="004F5D9E" w:rsidRPr="00456E09" w14:paraId="4E92B395" w14:textId="77777777" w:rsidTr="00A05F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8" w:type="dxa"/>
          </w:tcPr>
          <w:p w14:paraId="62CDC6B9"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01</w:t>
            </w:r>
          </w:p>
        </w:tc>
        <w:tc>
          <w:tcPr>
            <w:tcW w:w="2473" w:type="dxa"/>
          </w:tcPr>
          <w:p w14:paraId="0B4DA58A"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FONGORO</w:t>
            </w:r>
          </w:p>
        </w:tc>
        <w:tc>
          <w:tcPr>
            <w:tcW w:w="2689" w:type="dxa"/>
          </w:tcPr>
          <w:p w14:paraId="3CD45C0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Saharé</w:t>
            </w:r>
          </w:p>
        </w:tc>
        <w:tc>
          <w:tcPr>
            <w:tcW w:w="3237" w:type="dxa"/>
          </w:tcPr>
          <w:p w14:paraId="39DC2C0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Président</w:t>
            </w:r>
          </w:p>
        </w:tc>
      </w:tr>
      <w:tr w:rsidR="004F5D9E" w:rsidRPr="00456E09" w14:paraId="06D69E69" w14:textId="77777777" w:rsidTr="00A05FF3">
        <w:trPr>
          <w:trHeight w:val="244"/>
        </w:trPr>
        <w:tc>
          <w:tcPr>
            <w:cnfStyle w:val="001000000000" w:firstRow="0" w:lastRow="0" w:firstColumn="1" w:lastColumn="0" w:oddVBand="0" w:evenVBand="0" w:oddHBand="0" w:evenHBand="0" w:firstRowFirstColumn="0" w:firstRowLastColumn="0" w:lastRowFirstColumn="0" w:lastRowLastColumn="0"/>
            <w:tcW w:w="1098" w:type="dxa"/>
          </w:tcPr>
          <w:p w14:paraId="6D003231"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02</w:t>
            </w:r>
          </w:p>
        </w:tc>
        <w:tc>
          <w:tcPr>
            <w:tcW w:w="2473" w:type="dxa"/>
          </w:tcPr>
          <w:p w14:paraId="3B92848D"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SANOGO</w:t>
            </w:r>
          </w:p>
        </w:tc>
        <w:tc>
          <w:tcPr>
            <w:tcW w:w="2689" w:type="dxa"/>
          </w:tcPr>
          <w:p w14:paraId="7EF3EDB6"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Mamadou</w:t>
            </w:r>
          </w:p>
        </w:tc>
        <w:tc>
          <w:tcPr>
            <w:tcW w:w="3237" w:type="dxa"/>
          </w:tcPr>
          <w:p w14:paraId="6EF34CCF"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Directeur General</w:t>
            </w:r>
          </w:p>
        </w:tc>
      </w:tr>
      <w:tr w:rsidR="004F5D9E" w:rsidRPr="00456E09" w14:paraId="06CA1DFA" w14:textId="77777777" w:rsidTr="00A05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C36182E" w14:textId="31F58DA9"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b w:val="0"/>
                <w:bCs w:val="0"/>
                <w:sz w:val="24"/>
                <w:szCs w:val="24"/>
              </w:rPr>
              <w:t>0</w:t>
            </w:r>
            <w:r w:rsidR="00456E09" w:rsidRPr="00456E09">
              <w:rPr>
                <w:rFonts w:ascii="Times New Roman" w:hAnsi="Times New Roman" w:cs="Times New Roman"/>
                <w:b w:val="0"/>
                <w:bCs w:val="0"/>
                <w:sz w:val="24"/>
                <w:szCs w:val="24"/>
              </w:rPr>
              <w:t>3</w:t>
            </w:r>
          </w:p>
        </w:tc>
        <w:tc>
          <w:tcPr>
            <w:tcW w:w="2473" w:type="dxa"/>
          </w:tcPr>
          <w:p w14:paraId="024A719C"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SISSOKO</w:t>
            </w:r>
          </w:p>
        </w:tc>
        <w:tc>
          <w:tcPr>
            <w:tcW w:w="2689" w:type="dxa"/>
          </w:tcPr>
          <w:p w14:paraId="7CF5196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Etienne Fakaba</w:t>
            </w:r>
          </w:p>
        </w:tc>
        <w:tc>
          <w:tcPr>
            <w:tcW w:w="3237" w:type="dxa"/>
          </w:tcPr>
          <w:p w14:paraId="61DD6DCC" w14:textId="3A73AA08"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w:t>
            </w:r>
            <w:r w:rsidR="00A05FF3" w:rsidRPr="00456E09">
              <w:rPr>
                <w:rFonts w:ascii="Times New Roman" w:hAnsi="Times New Roman" w:cs="Times New Roman"/>
                <w:sz w:val="24"/>
                <w:szCs w:val="24"/>
              </w:rPr>
              <w:t>-chercheur</w:t>
            </w:r>
          </w:p>
        </w:tc>
      </w:tr>
      <w:tr w:rsidR="004F5D9E" w:rsidRPr="00456E09" w14:paraId="079A48B9" w14:textId="77777777" w:rsidTr="00A05FF3">
        <w:tc>
          <w:tcPr>
            <w:cnfStyle w:val="001000000000" w:firstRow="0" w:lastRow="0" w:firstColumn="1" w:lastColumn="0" w:oddVBand="0" w:evenVBand="0" w:oddHBand="0" w:evenHBand="0" w:firstRowFirstColumn="0" w:firstRowLastColumn="0" w:lastRowFirstColumn="0" w:lastRowLastColumn="0"/>
            <w:tcW w:w="1098" w:type="dxa"/>
          </w:tcPr>
          <w:p w14:paraId="12ECC4C2" w14:textId="5511854D"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w:t>
            </w:r>
            <w:r w:rsidR="00456E09" w:rsidRPr="00456E09">
              <w:rPr>
                <w:rFonts w:ascii="Times New Roman" w:hAnsi="Times New Roman" w:cs="Times New Roman"/>
                <w:sz w:val="24"/>
                <w:szCs w:val="24"/>
              </w:rPr>
              <w:t>4</w:t>
            </w:r>
          </w:p>
        </w:tc>
        <w:tc>
          <w:tcPr>
            <w:tcW w:w="2473" w:type="dxa"/>
          </w:tcPr>
          <w:p w14:paraId="2044FE27"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BERTHE</w:t>
            </w:r>
          </w:p>
        </w:tc>
        <w:tc>
          <w:tcPr>
            <w:tcW w:w="2689" w:type="dxa"/>
          </w:tcPr>
          <w:p w14:paraId="11D6D013"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Karim</w:t>
            </w:r>
          </w:p>
        </w:tc>
        <w:tc>
          <w:tcPr>
            <w:tcW w:w="3237" w:type="dxa"/>
          </w:tcPr>
          <w:p w14:paraId="78F91B53"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DGESRES</w:t>
            </w:r>
          </w:p>
        </w:tc>
      </w:tr>
      <w:tr w:rsidR="004F5D9E" w:rsidRPr="00456E09" w14:paraId="32781B8F" w14:textId="77777777" w:rsidTr="00A05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44E4A791" w14:textId="07199C53"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w:t>
            </w:r>
            <w:r w:rsidR="00456E09" w:rsidRPr="00456E09">
              <w:rPr>
                <w:rFonts w:ascii="Times New Roman" w:hAnsi="Times New Roman" w:cs="Times New Roman"/>
                <w:sz w:val="24"/>
                <w:szCs w:val="24"/>
              </w:rPr>
              <w:t>5</w:t>
            </w:r>
          </w:p>
        </w:tc>
        <w:tc>
          <w:tcPr>
            <w:tcW w:w="2473" w:type="dxa"/>
          </w:tcPr>
          <w:p w14:paraId="12FD2EA9"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COULIBALY</w:t>
            </w:r>
          </w:p>
        </w:tc>
        <w:tc>
          <w:tcPr>
            <w:tcW w:w="2689" w:type="dxa"/>
          </w:tcPr>
          <w:p w14:paraId="15F3B9BA"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Mamadou </w:t>
            </w:r>
            <w:proofErr w:type="spellStart"/>
            <w:r w:rsidRPr="00456E09">
              <w:rPr>
                <w:rFonts w:ascii="Times New Roman" w:hAnsi="Times New Roman" w:cs="Times New Roman"/>
                <w:sz w:val="24"/>
                <w:szCs w:val="24"/>
              </w:rPr>
              <w:t>Sinsy</w:t>
            </w:r>
            <w:proofErr w:type="spellEnd"/>
          </w:p>
        </w:tc>
        <w:tc>
          <w:tcPr>
            <w:tcW w:w="3237" w:type="dxa"/>
          </w:tcPr>
          <w:p w14:paraId="4228CE1E"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Patronat </w:t>
            </w:r>
          </w:p>
        </w:tc>
      </w:tr>
    </w:tbl>
    <w:p w14:paraId="1BE7A3CB" w14:textId="77777777" w:rsidR="004F5D9E" w:rsidRDefault="004F5D9E" w:rsidP="00294738">
      <w:pPr>
        <w:spacing w:before="0" w:line="276" w:lineRule="auto"/>
        <w:ind w:left="0"/>
        <w:rPr>
          <w:rFonts w:ascii="Times New Roman" w:hAnsi="Times New Roman" w:cs="Times New Roman"/>
          <w:b/>
          <w:color w:val="FF0000"/>
          <w:sz w:val="24"/>
          <w:szCs w:val="24"/>
        </w:rPr>
      </w:pPr>
    </w:p>
    <w:p w14:paraId="2FCEEB20" w14:textId="181FED84" w:rsidR="003950AA" w:rsidRPr="00C970A5" w:rsidRDefault="003950AA" w:rsidP="00456E09">
      <w:pPr>
        <w:spacing w:before="0" w:line="276" w:lineRule="auto"/>
        <w:ind w:left="0"/>
        <w:rPr>
          <w:rFonts w:ascii="Times New Roman" w:hAnsi="Times New Roman" w:cs="Times New Roman"/>
          <w:sz w:val="24"/>
          <w:szCs w:val="24"/>
        </w:rPr>
      </w:pPr>
      <w:r w:rsidRPr="00C970A5">
        <w:rPr>
          <w:rFonts w:ascii="Times New Roman" w:hAnsi="Times New Roman" w:cs="Times New Roman"/>
          <w:sz w:val="24"/>
          <w:szCs w:val="24"/>
        </w:rPr>
        <w:t>Le</w:t>
      </w:r>
      <w:r w:rsidRPr="00C970A5">
        <w:rPr>
          <w:rFonts w:ascii="Times New Roman" w:hAnsi="Times New Roman" w:cs="Times New Roman"/>
          <w:spacing w:val="-13"/>
          <w:sz w:val="24"/>
          <w:szCs w:val="24"/>
        </w:rPr>
        <w:t xml:space="preserve"> </w:t>
      </w:r>
      <w:r w:rsidRPr="00C970A5">
        <w:rPr>
          <w:rFonts w:ascii="Times New Roman" w:hAnsi="Times New Roman" w:cs="Times New Roman"/>
          <w:sz w:val="24"/>
          <w:szCs w:val="24"/>
        </w:rPr>
        <w:t>Conseil d’Administration</w:t>
      </w:r>
      <w:r w:rsidRPr="00C970A5">
        <w:rPr>
          <w:rFonts w:ascii="Times New Roman" w:hAnsi="Times New Roman" w:cs="Times New Roman"/>
          <w:spacing w:val="37"/>
          <w:sz w:val="24"/>
          <w:szCs w:val="24"/>
        </w:rPr>
        <w:t xml:space="preserve"> </w:t>
      </w:r>
      <w:r w:rsidRPr="00C970A5">
        <w:rPr>
          <w:rFonts w:ascii="Times New Roman" w:hAnsi="Times New Roman" w:cs="Times New Roman"/>
          <w:sz w:val="24"/>
          <w:szCs w:val="24"/>
        </w:rPr>
        <w:t>de l’UPFHOB-MALI définit la politique</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1"/>
          <w:sz w:val="24"/>
          <w:szCs w:val="24"/>
        </w:rPr>
        <w:t xml:space="preserve"> </w:t>
      </w:r>
      <w:r w:rsidRPr="00C970A5">
        <w:rPr>
          <w:rFonts w:ascii="Times New Roman" w:hAnsi="Times New Roman" w:cs="Times New Roman"/>
          <w:sz w:val="24"/>
          <w:szCs w:val="24"/>
        </w:rPr>
        <w:t>formation, de</w:t>
      </w:r>
      <w:r w:rsidRPr="00C970A5">
        <w:rPr>
          <w:rFonts w:ascii="Times New Roman" w:hAnsi="Times New Roman" w:cs="Times New Roman"/>
          <w:spacing w:val="-1"/>
          <w:sz w:val="24"/>
          <w:szCs w:val="24"/>
        </w:rPr>
        <w:t xml:space="preserve"> </w:t>
      </w:r>
      <w:r w:rsidRPr="00C970A5">
        <w:rPr>
          <w:rFonts w:ascii="Times New Roman" w:hAnsi="Times New Roman" w:cs="Times New Roman"/>
          <w:sz w:val="24"/>
          <w:szCs w:val="24"/>
        </w:rPr>
        <w:t>recherche</w:t>
      </w:r>
      <w:r w:rsidRPr="00C970A5">
        <w:rPr>
          <w:rFonts w:ascii="Times New Roman" w:hAnsi="Times New Roman" w:cs="Times New Roman"/>
          <w:spacing w:val="-12"/>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 documentation</w:t>
      </w:r>
      <w:r w:rsidRPr="00C970A5">
        <w:rPr>
          <w:rFonts w:ascii="Times New Roman" w:hAnsi="Times New Roman" w:cs="Times New Roman"/>
          <w:spacing w:val="27"/>
          <w:sz w:val="24"/>
          <w:szCs w:val="24"/>
        </w:rPr>
        <w:t xml:space="preserve"> </w:t>
      </w:r>
      <w:r w:rsidRPr="00C970A5">
        <w:rPr>
          <w:rFonts w:ascii="Times New Roman" w:hAnsi="Times New Roman" w:cs="Times New Roman"/>
          <w:sz w:val="24"/>
          <w:szCs w:val="24"/>
        </w:rPr>
        <w:t>dans</w:t>
      </w:r>
      <w:r w:rsidRPr="00C970A5">
        <w:rPr>
          <w:rFonts w:ascii="Times New Roman" w:hAnsi="Times New Roman" w:cs="Times New Roman"/>
          <w:spacing w:val="-11"/>
          <w:sz w:val="24"/>
          <w:szCs w:val="24"/>
        </w:rPr>
        <w:t xml:space="preserve"> </w:t>
      </w:r>
      <w:r w:rsidRPr="00C970A5">
        <w:rPr>
          <w:rFonts w:ascii="Times New Roman" w:hAnsi="Times New Roman" w:cs="Times New Roman"/>
          <w:sz w:val="24"/>
          <w:szCs w:val="24"/>
        </w:rPr>
        <w:t>le respect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la</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réglementation</w:t>
      </w:r>
      <w:r w:rsidRPr="00C970A5">
        <w:rPr>
          <w:rFonts w:ascii="Times New Roman" w:hAnsi="Times New Roman" w:cs="Times New Roman"/>
          <w:spacing w:val="16"/>
          <w:sz w:val="24"/>
          <w:szCs w:val="24"/>
        </w:rPr>
        <w:t xml:space="preserve"> </w:t>
      </w:r>
      <w:r w:rsidRPr="00C970A5">
        <w:rPr>
          <w:rFonts w:ascii="Times New Roman" w:hAnsi="Times New Roman" w:cs="Times New Roman"/>
          <w:sz w:val="24"/>
          <w:szCs w:val="24"/>
        </w:rPr>
        <w:t>nationale</w:t>
      </w:r>
      <w:r w:rsidRPr="00C970A5">
        <w:rPr>
          <w:rFonts w:ascii="Times New Roman" w:hAnsi="Times New Roman" w:cs="Times New Roman"/>
          <w:spacing w:val="27"/>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ses engagements</w:t>
      </w:r>
      <w:r w:rsidRPr="00C970A5">
        <w:rPr>
          <w:rFonts w:ascii="Times New Roman" w:hAnsi="Times New Roman" w:cs="Times New Roman"/>
          <w:spacing w:val="-11"/>
          <w:sz w:val="24"/>
          <w:szCs w:val="24"/>
        </w:rPr>
        <w:t xml:space="preserve"> </w:t>
      </w:r>
      <w:r w:rsidRPr="00C970A5">
        <w:rPr>
          <w:rFonts w:ascii="Times New Roman" w:hAnsi="Times New Roman" w:cs="Times New Roman"/>
          <w:sz w:val="24"/>
          <w:szCs w:val="24"/>
        </w:rPr>
        <w:t>contractuels.</w:t>
      </w:r>
    </w:p>
    <w:p w14:paraId="301F0657" w14:textId="77777777" w:rsidR="003950AA" w:rsidRPr="00294738" w:rsidRDefault="003950AA" w:rsidP="00456E09">
      <w:pPr>
        <w:spacing w:before="0" w:line="276" w:lineRule="auto"/>
        <w:ind w:left="0"/>
        <w:rPr>
          <w:rFonts w:ascii="Arial" w:hAnsi="Arial" w:cs="Arial"/>
          <w:sz w:val="26"/>
          <w:szCs w:val="26"/>
        </w:rPr>
      </w:pPr>
      <w:r w:rsidRPr="00C970A5">
        <w:rPr>
          <w:rFonts w:ascii="Times New Roman" w:hAnsi="Times New Roman" w:cs="Times New Roman"/>
          <w:sz w:val="24"/>
          <w:szCs w:val="24"/>
        </w:rPr>
        <w:t>Le Conseil d’Administration</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 l’UPFHOB-MALI détermine également les organes de l’Université. Il s’agit notamment du Conseil d’Université, du Conseil scientifique</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4"/>
          <w:sz w:val="24"/>
          <w:szCs w:val="24"/>
        </w:rPr>
        <w:t xml:space="preserve"> </w:t>
      </w:r>
      <w:r w:rsidRPr="00C970A5">
        <w:rPr>
          <w:rFonts w:ascii="Times New Roman" w:hAnsi="Times New Roman" w:cs="Times New Roman"/>
          <w:sz w:val="24"/>
          <w:szCs w:val="24"/>
        </w:rPr>
        <w:t>Pédagogique, du Rectorat, du Secrétariat Général et des Directions d’établissements.</w:t>
      </w:r>
    </w:p>
    <w:p w14:paraId="2364C268" w14:textId="77777777" w:rsidR="00294738" w:rsidRPr="00456E09" w:rsidRDefault="00294738" w:rsidP="00294738">
      <w:pPr>
        <w:spacing w:before="0" w:line="276" w:lineRule="auto"/>
        <w:ind w:left="0"/>
        <w:rPr>
          <w:rFonts w:ascii="Arial" w:hAnsi="Arial" w:cs="Arial"/>
          <w:sz w:val="10"/>
          <w:szCs w:val="10"/>
        </w:rPr>
      </w:pPr>
    </w:p>
    <w:p w14:paraId="71244092" w14:textId="2393015F" w:rsidR="003950AA" w:rsidRPr="00A05FF3" w:rsidRDefault="003950AA" w:rsidP="00294738">
      <w:pPr>
        <w:spacing w:before="0" w:line="276" w:lineRule="auto"/>
        <w:ind w:left="0"/>
        <w:rPr>
          <w:rFonts w:ascii="Times New Roman" w:hAnsi="Times New Roman" w:cs="Times New Roman"/>
          <w:b/>
          <w:bCs/>
          <w:sz w:val="26"/>
          <w:szCs w:val="26"/>
        </w:rPr>
      </w:pPr>
      <w:r w:rsidRPr="00A05FF3">
        <w:rPr>
          <w:rFonts w:ascii="Times New Roman" w:hAnsi="Times New Roman" w:cs="Times New Roman"/>
          <w:b/>
          <w:bCs/>
          <w:sz w:val="28"/>
          <w:szCs w:val="28"/>
        </w:rPr>
        <w:t>1-9-2-</w:t>
      </w:r>
      <w:r w:rsidR="00857D2F" w:rsidRPr="00A05FF3">
        <w:rPr>
          <w:rFonts w:ascii="Times New Roman" w:hAnsi="Times New Roman" w:cs="Times New Roman"/>
          <w:b/>
          <w:bCs/>
          <w:sz w:val="28"/>
          <w:szCs w:val="28"/>
        </w:rPr>
        <w:t xml:space="preserve"> </w:t>
      </w:r>
      <w:r w:rsidRPr="00A05FF3">
        <w:rPr>
          <w:rFonts w:ascii="Times New Roman" w:hAnsi="Times New Roman" w:cs="Times New Roman"/>
          <w:b/>
          <w:bCs/>
          <w:sz w:val="28"/>
          <w:szCs w:val="28"/>
        </w:rPr>
        <w:t>Conseil</w:t>
      </w:r>
      <w:r w:rsidRPr="00A05FF3">
        <w:rPr>
          <w:rFonts w:ascii="Times New Roman" w:hAnsi="Times New Roman" w:cs="Times New Roman"/>
          <w:b/>
          <w:bCs/>
          <w:spacing w:val="9"/>
          <w:sz w:val="28"/>
          <w:szCs w:val="28"/>
        </w:rPr>
        <w:t xml:space="preserve"> </w:t>
      </w:r>
      <w:r w:rsidRPr="00A05FF3">
        <w:rPr>
          <w:rFonts w:ascii="Times New Roman" w:hAnsi="Times New Roman" w:cs="Times New Roman"/>
          <w:b/>
          <w:bCs/>
          <w:spacing w:val="-2"/>
          <w:sz w:val="28"/>
          <w:szCs w:val="28"/>
        </w:rPr>
        <w:t>d’Université</w:t>
      </w:r>
    </w:p>
    <w:p w14:paraId="16CE1EFF"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Le</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Conseil d’université établit un projet sur</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la</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politique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qui</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sera</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soumis au Conseil d’Administration pour approbation. Il propose au Conseil d’Administration les programmes généraux d’activités 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notamment les</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orientations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enseignements de formation initiale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continue, les projets de nouvelles filières ainsi que les orientations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politiques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recherche et de documentation scientifique et technique, ainsi que toute mesure relation à l’organisation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l’université.</w:t>
      </w:r>
    </w:p>
    <w:p w14:paraId="4FFE3C7A"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soumet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au</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Conseil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d’Administration</w:t>
      </w:r>
      <w:r w:rsidRPr="002E37EA">
        <w:rPr>
          <w:rFonts w:ascii="Times New Roman" w:hAnsi="Times New Roman" w:cs="Times New Roman"/>
          <w:spacing w:val="27"/>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budget de</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27"/>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4"/>
          <w:sz w:val="24"/>
          <w:szCs w:val="24"/>
        </w:rPr>
        <w:t xml:space="preserve"> </w:t>
      </w:r>
      <w:r w:rsidRPr="002E37EA">
        <w:rPr>
          <w:rFonts w:ascii="Times New Roman" w:hAnsi="Times New Roman" w:cs="Times New Roman"/>
          <w:sz w:val="24"/>
          <w:szCs w:val="24"/>
        </w:rPr>
        <w:t>décisions budgétaires modificatives.</w:t>
      </w:r>
      <w:r w:rsidRPr="002E37EA">
        <w:rPr>
          <w:rFonts w:ascii="Times New Roman" w:hAnsi="Times New Roman" w:cs="Times New Roman"/>
          <w:spacing w:val="72"/>
          <w:sz w:val="24"/>
          <w:szCs w:val="24"/>
        </w:rPr>
        <w:t xml:space="preserve"> </w:t>
      </w:r>
      <w:r w:rsidRPr="002E37EA">
        <w:rPr>
          <w:rFonts w:ascii="Times New Roman" w:hAnsi="Times New Roman" w:cs="Times New Roman"/>
          <w:sz w:val="24"/>
          <w:szCs w:val="24"/>
        </w:rPr>
        <w:t>Il</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approuve</w:t>
      </w:r>
      <w:r w:rsidRPr="002E37EA">
        <w:rPr>
          <w:rFonts w:ascii="Times New Roman" w:hAnsi="Times New Roman" w:cs="Times New Roman"/>
          <w:spacing w:val="34"/>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z w:val="24"/>
          <w:szCs w:val="24"/>
        </w:rPr>
        <w:t>accords</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z w:val="24"/>
          <w:szCs w:val="24"/>
        </w:rPr>
        <w:t>conventions</w:t>
      </w:r>
      <w:r w:rsidRPr="002E37EA">
        <w:rPr>
          <w:rFonts w:ascii="Times New Roman" w:hAnsi="Times New Roman" w:cs="Times New Roman"/>
          <w:spacing w:val="49"/>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21"/>
          <w:sz w:val="24"/>
          <w:szCs w:val="24"/>
        </w:rPr>
        <w:t xml:space="preserve"> </w:t>
      </w:r>
      <w:r w:rsidRPr="002E37EA">
        <w:rPr>
          <w:rFonts w:ascii="Times New Roman" w:hAnsi="Times New Roman" w:cs="Times New Roman"/>
          <w:sz w:val="24"/>
          <w:szCs w:val="24"/>
        </w:rPr>
        <w:t>partenariat.</w:t>
      </w:r>
      <w:r w:rsidRPr="002E37EA">
        <w:rPr>
          <w:rFonts w:ascii="Times New Roman" w:hAnsi="Times New Roman" w:cs="Times New Roman"/>
          <w:spacing w:val="19"/>
          <w:sz w:val="24"/>
          <w:szCs w:val="24"/>
        </w:rPr>
        <w:t xml:space="preserve"> </w:t>
      </w:r>
      <w:r w:rsidRPr="002E37EA">
        <w:rPr>
          <w:rFonts w:ascii="Times New Roman" w:hAnsi="Times New Roman" w:cs="Times New Roman"/>
          <w:sz w:val="24"/>
          <w:szCs w:val="24"/>
        </w:rPr>
        <w:t>Il</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propose</w:t>
      </w:r>
      <w:r w:rsidRPr="002E37EA">
        <w:rPr>
          <w:rFonts w:ascii="Times New Roman" w:hAnsi="Times New Roman" w:cs="Times New Roman"/>
          <w:spacing w:val="33"/>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pacing w:val="-2"/>
          <w:sz w:val="24"/>
          <w:szCs w:val="24"/>
        </w:rPr>
        <w:t xml:space="preserve">mesures </w:t>
      </w:r>
      <w:r w:rsidRPr="002E37EA">
        <w:rPr>
          <w:rFonts w:ascii="Times New Roman" w:hAnsi="Times New Roman" w:cs="Times New Roman"/>
          <w:sz w:val="24"/>
          <w:szCs w:val="24"/>
        </w:rPr>
        <w:t>relatives</w:t>
      </w:r>
      <w:r w:rsidRPr="002E37EA">
        <w:rPr>
          <w:rFonts w:ascii="Times New Roman" w:hAnsi="Times New Roman" w:cs="Times New Roman"/>
          <w:spacing w:val="-9"/>
          <w:sz w:val="24"/>
          <w:szCs w:val="24"/>
        </w:rPr>
        <w:t xml:space="preserve"> </w:t>
      </w:r>
      <w:r w:rsidRPr="002E37EA">
        <w:rPr>
          <w:rFonts w:ascii="Times New Roman" w:hAnsi="Times New Roman" w:cs="Times New Roman"/>
          <w:sz w:val="24"/>
          <w:szCs w:val="24"/>
        </w:rPr>
        <w:t>aux</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activités de</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soutien, aux</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œuvres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universitaires</w:t>
      </w:r>
      <w:r w:rsidRPr="002E37EA">
        <w:rPr>
          <w:rFonts w:ascii="Times New Roman" w:hAnsi="Times New Roman" w:cs="Times New Roman"/>
          <w:spacing w:val="35"/>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scolaires, aux</w:t>
      </w:r>
      <w:r w:rsidRPr="002E37EA">
        <w:rPr>
          <w:rFonts w:ascii="Times New Roman" w:hAnsi="Times New Roman" w:cs="Times New Roman"/>
          <w:spacing w:val="-8"/>
          <w:sz w:val="24"/>
          <w:szCs w:val="24"/>
        </w:rPr>
        <w:t xml:space="preserve"> </w:t>
      </w:r>
      <w:r w:rsidRPr="002E37EA">
        <w:rPr>
          <w:rFonts w:ascii="Times New Roman" w:hAnsi="Times New Roman" w:cs="Times New Roman"/>
          <w:sz w:val="24"/>
          <w:szCs w:val="24"/>
        </w:rPr>
        <w:t>services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médicaux et sociaux, aux</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bibliothèques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9"/>
          <w:sz w:val="24"/>
          <w:szCs w:val="24"/>
        </w:rPr>
        <w:t xml:space="preserve"> </w:t>
      </w:r>
      <w:r w:rsidRPr="002E37EA">
        <w:rPr>
          <w:rFonts w:ascii="Times New Roman" w:hAnsi="Times New Roman" w:cs="Times New Roman"/>
          <w:sz w:val="24"/>
          <w:szCs w:val="24"/>
        </w:rPr>
        <w:t>centres</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documentation,</w:t>
      </w:r>
      <w:r w:rsidRPr="002E37EA">
        <w:rPr>
          <w:rFonts w:ascii="Times New Roman" w:hAnsi="Times New Roman" w:cs="Times New Roman"/>
          <w:spacing w:val="37"/>
          <w:sz w:val="24"/>
          <w:szCs w:val="24"/>
        </w:rPr>
        <w:t xml:space="preserve"> </w:t>
      </w:r>
      <w:r w:rsidRPr="002E37EA">
        <w:rPr>
          <w:rFonts w:ascii="Times New Roman" w:hAnsi="Times New Roman" w:cs="Times New Roman"/>
          <w:sz w:val="24"/>
          <w:szCs w:val="24"/>
        </w:rPr>
        <w:t>aux</w:t>
      </w:r>
      <w:r w:rsidRPr="002E37EA">
        <w:rPr>
          <w:rFonts w:ascii="Times New Roman" w:hAnsi="Times New Roman" w:cs="Times New Roman"/>
          <w:spacing w:val="-14"/>
          <w:sz w:val="24"/>
          <w:szCs w:val="24"/>
        </w:rPr>
        <w:t xml:space="preserve"> </w:t>
      </w:r>
      <w:r w:rsidRPr="002E37EA">
        <w:rPr>
          <w:rFonts w:ascii="Times New Roman" w:hAnsi="Times New Roman" w:cs="Times New Roman"/>
          <w:sz w:val="24"/>
          <w:szCs w:val="24"/>
        </w:rPr>
        <w:t>actions culturelles.</w:t>
      </w:r>
    </w:p>
    <w:p w14:paraId="6762EE9B"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adopte,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maquettes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différentes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filières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ouvertes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au</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sein</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24"/>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calendrier de l’année universitaire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 le règlement des examens.</w:t>
      </w:r>
    </w:p>
    <w:p w14:paraId="5968ABCA" w14:textId="77777777" w:rsidR="003950A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Le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Conseil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d’université</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exerce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pouvoir</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disciplinaire</w:t>
      </w:r>
      <w:r w:rsidRPr="002E37EA">
        <w:rPr>
          <w:rFonts w:ascii="Times New Roman" w:hAnsi="Times New Roman" w:cs="Times New Roman"/>
          <w:spacing w:val="31"/>
          <w:sz w:val="24"/>
          <w:szCs w:val="24"/>
        </w:rPr>
        <w:t xml:space="preserve"> </w:t>
      </w:r>
      <w:r w:rsidRPr="002E37EA">
        <w:rPr>
          <w:rFonts w:ascii="Times New Roman" w:hAnsi="Times New Roman" w:cs="Times New Roman"/>
          <w:sz w:val="24"/>
          <w:szCs w:val="24"/>
        </w:rPr>
        <w:t>à</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l’égard</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enseignants-chercheurs, des agents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administratifs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4"/>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usagers. Ses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décisions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sont soumises à</w:t>
      </w:r>
      <w:r w:rsidRPr="002E37EA">
        <w:rPr>
          <w:rFonts w:ascii="Times New Roman" w:hAnsi="Times New Roman" w:cs="Times New Roman"/>
          <w:spacing w:val="-7"/>
          <w:sz w:val="24"/>
          <w:szCs w:val="24"/>
        </w:rPr>
        <w:t xml:space="preserve"> </w:t>
      </w:r>
      <w:r w:rsidRPr="002E37EA">
        <w:rPr>
          <w:rFonts w:ascii="Times New Roman" w:hAnsi="Times New Roman" w:cs="Times New Roman"/>
          <w:sz w:val="24"/>
          <w:szCs w:val="24"/>
        </w:rPr>
        <w:t>l’approbation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du Conseil d’Administration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l’UPFHOB-MALI.</w:t>
      </w:r>
    </w:p>
    <w:p w14:paraId="10629C20" w14:textId="77777777" w:rsidR="00456E09" w:rsidRDefault="00456E09" w:rsidP="00294738">
      <w:pPr>
        <w:spacing w:before="0" w:line="276" w:lineRule="auto"/>
        <w:ind w:left="0"/>
        <w:rPr>
          <w:rFonts w:ascii="Times New Roman" w:hAnsi="Times New Roman" w:cs="Times New Roman"/>
          <w:sz w:val="24"/>
          <w:szCs w:val="24"/>
        </w:rPr>
      </w:pPr>
    </w:p>
    <w:p w14:paraId="1620CA2A" w14:textId="77777777" w:rsidR="00456E09" w:rsidRDefault="00456E09" w:rsidP="00294738">
      <w:pPr>
        <w:spacing w:before="0" w:line="276" w:lineRule="auto"/>
        <w:ind w:left="0"/>
        <w:rPr>
          <w:rFonts w:ascii="Times New Roman" w:hAnsi="Times New Roman" w:cs="Times New Roman"/>
          <w:sz w:val="24"/>
          <w:szCs w:val="24"/>
        </w:rPr>
      </w:pPr>
    </w:p>
    <w:p w14:paraId="114FD3AF" w14:textId="77777777" w:rsidR="00456E09" w:rsidRDefault="00456E09" w:rsidP="00294738">
      <w:pPr>
        <w:spacing w:before="0" w:line="276" w:lineRule="auto"/>
        <w:ind w:left="0"/>
        <w:rPr>
          <w:rFonts w:ascii="Times New Roman" w:hAnsi="Times New Roman" w:cs="Times New Roman"/>
          <w:sz w:val="24"/>
          <w:szCs w:val="24"/>
        </w:rPr>
      </w:pPr>
    </w:p>
    <w:p w14:paraId="32088895" w14:textId="77777777" w:rsidR="00456E09" w:rsidRDefault="00456E09" w:rsidP="00294738">
      <w:pPr>
        <w:spacing w:before="0" w:line="276" w:lineRule="auto"/>
        <w:ind w:left="0"/>
        <w:rPr>
          <w:rFonts w:ascii="Times New Roman" w:hAnsi="Times New Roman" w:cs="Times New Roman"/>
          <w:sz w:val="24"/>
          <w:szCs w:val="24"/>
        </w:rPr>
      </w:pPr>
    </w:p>
    <w:p w14:paraId="393005E4" w14:textId="77777777" w:rsidR="00456E09" w:rsidRDefault="00456E09" w:rsidP="00294738">
      <w:pPr>
        <w:spacing w:before="0" w:line="276" w:lineRule="auto"/>
        <w:ind w:left="0"/>
        <w:rPr>
          <w:rFonts w:ascii="Times New Roman" w:hAnsi="Times New Roman" w:cs="Times New Roman"/>
          <w:sz w:val="24"/>
          <w:szCs w:val="24"/>
        </w:rPr>
      </w:pPr>
    </w:p>
    <w:p w14:paraId="0C1248F8" w14:textId="77777777" w:rsidR="00456E09" w:rsidRDefault="00456E09" w:rsidP="00294738">
      <w:pPr>
        <w:spacing w:before="0" w:line="276" w:lineRule="auto"/>
        <w:ind w:left="0"/>
        <w:rPr>
          <w:rFonts w:ascii="Times New Roman" w:hAnsi="Times New Roman" w:cs="Times New Roman"/>
          <w:sz w:val="24"/>
          <w:szCs w:val="24"/>
        </w:rPr>
      </w:pPr>
    </w:p>
    <w:p w14:paraId="138DE659" w14:textId="77777777" w:rsidR="00456E09" w:rsidRDefault="00456E09" w:rsidP="00294738">
      <w:pPr>
        <w:spacing w:before="0" w:line="276" w:lineRule="auto"/>
        <w:ind w:left="0"/>
        <w:rPr>
          <w:rFonts w:ascii="Times New Roman" w:hAnsi="Times New Roman" w:cs="Times New Roman"/>
          <w:sz w:val="24"/>
          <w:szCs w:val="24"/>
        </w:rPr>
      </w:pPr>
    </w:p>
    <w:p w14:paraId="084FC063" w14:textId="77777777" w:rsidR="00456E09" w:rsidRDefault="00456E09" w:rsidP="00294738">
      <w:pPr>
        <w:spacing w:before="0" w:line="276" w:lineRule="auto"/>
        <w:ind w:left="0"/>
        <w:rPr>
          <w:rFonts w:ascii="Times New Roman" w:hAnsi="Times New Roman" w:cs="Times New Roman"/>
          <w:sz w:val="24"/>
          <w:szCs w:val="24"/>
        </w:rPr>
      </w:pPr>
    </w:p>
    <w:p w14:paraId="3345150A" w14:textId="77777777" w:rsidR="00456E09" w:rsidRDefault="00456E09" w:rsidP="00294738">
      <w:pPr>
        <w:spacing w:before="0" w:line="276" w:lineRule="auto"/>
        <w:ind w:left="0"/>
        <w:rPr>
          <w:rFonts w:ascii="Times New Roman" w:hAnsi="Times New Roman" w:cs="Times New Roman"/>
          <w:sz w:val="24"/>
          <w:szCs w:val="24"/>
        </w:rPr>
      </w:pPr>
    </w:p>
    <w:p w14:paraId="7E0D3CD5" w14:textId="77777777" w:rsidR="00456E09" w:rsidRDefault="00456E09" w:rsidP="00294738">
      <w:pPr>
        <w:spacing w:before="0" w:line="276" w:lineRule="auto"/>
        <w:ind w:left="0"/>
        <w:rPr>
          <w:rFonts w:ascii="Times New Roman" w:hAnsi="Times New Roman" w:cs="Times New Roman"/>
          <w:sz w:val="24"/>
          <w:szCs w:val="24"/>
        </w:rPr>
      </w:pPr>
    </w:p>
    <w:p w14:paraId="253AB592" w14:textId="77777777" w:rsidR="00456E09" w:rsidRDefault="00456E09" w:rsidP="00294738">
      <w:pPr>
        <w:spacing w:before="0" w:line="276" w:lineRule="auto"/>
        <w:ind w:left="0"/>
        <w:rPr>
          <w:rFonts w:ascii="Times New Roman" w:hAnsi="Times New Roman" w:cs="Times New Roman"/>
          <w:sz w:val="24"/>
          <w:szCs w:val="24"/>
        </w:rPr>
      </w:pPr>
    </w:p>
    <w:p w14:paraId="386F82F6" w14:textId="77777777" w:rsidR="00456E09" w:rsidRPr="002E37EA" w:rsidRDefault="00456E09" w:rsidP="00294738">
      <w:pPr>
        <w:spacing w:before="0" w:line="276" w:lineRule="auto"/>
        <w:ind w:left="0"/>
        <w:rPr>
          <w:rFonts w:ascii="Times New Roman" w:hAnsi="Times New Roman" w:cs="Times New Roman"/>
          <w:sz w:val="24"/>
          <w:szCs w:val="24"/>
        </w:rPr>
      </w:pPr>
    </w:p>
    <w:tbl>
      <w:tblPr>
        <w:tblStyle w:val="TableauGrille5Fonc-Accentuation1"/>
        <w:tblW w:w="9776" w:type="dxa"/>
        <w:tblLook w:val="04A0" w:firstRow="1" w:lastRow="0" w:firstColumn="1" w:lastColumn="0" w:noHBand="0" w:noVBand="1"/>
      </w:tblPr>
      <w:tblGrid>
        <w:gridCol w:w="1067"/>
        <w:gridCol w:w="2878"/>
        <w:gridCol w:w="2461"/>
        <w:gridCol w:w="3370"/>
      </w:tblGrid>
      <w:tr w:rsidR="00456E09" w:rsidRPr="00456E09" w14:paraId="20D39DC3" w14:textId="77777777" w:rsidTr="00456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41A8955B"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lastRenderedPageBreak/>
              <w:t>N°</w:t>
            </w:r>
          </w:p>
        </w:tc>
        <w:tc>
          <w:tcPr>
            <w:tcW w:w="2878" w:type="dxa"/>
          </w:tcPr>
          <w:p w14:paraId="7B7692BB"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NOM</w:t>
            </w:r>
          </w:p>
        </w:tc>
        <w:tc>
          <w:tcPr>
            <w:tcW w:w="2461" w:type="dxa"/>
          </w:tcPr>
          <w:p w14:paraId="0EE813E3"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PRENOM</w:t>
            </w:r>
          </w:p>
        </w:tc>
        <w:tc>
          <w:tcPr>
            <w:tcW w:w="3370" w:type="dxa"/>
          </w:tcPr>
          <w:p w14:paraId="784F99FE"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FONCTION</w:t>
            </w:r>
          </w:p>
        </w:tc>
      </w:tr>
      <w:tr w:rsidR="00456E09" w:rsidRPr="00456E09" w14:paraId="5D25A75E"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7157F84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01</w:t>
            </w:r>
          </w:p>
        </w:tc>
        <w:tc>
          <w:tcPr>
            <w:tcW w:w="2878" w:type="dxa"/>
          </w:tcPr>
          <w:p w14:paraId="56DDF0EC"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Pr FONGORO</w:t>
            </w:r>
          </w:p>
        </w:tc>
        <w:tc>
          <w:tcPr>
            <w:tcW w:w="2461" w:type="dxa"/>
          </w:tcPr>
          <w:p w14:paraId="1B708240"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Saharé</w:t>
            </w:r>
          </w:p>
        </w:tc>
        <w:tc>
          <w:tcPr>
            <w:tcW w:w="3370" w:type="dxa"/>
          </w:tcPr>
          <w:p w14:paraId="46419609" w14:textId="75385BA9"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Recteur</w:t>
            </w:r>
          </w:p>
        </w:tc>
      </w:tr>
      <w:tr w:rsidR="00456E09" w:rsidRPr="00456E09" w14:paraId="007141D6"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892A1A9"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02</w:t>
            </w:r>
          </w:p>
        </w:tc>
        <w:tc>
          <w:tcPr>
            <w:tcW w:w="2878" w:type="dxa"/>
          </w:tcPr>
          <w:p w14:paraId="7C508212"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Dr SANOGO </w:t>
            </w:r>
          </w:p>
        </w:tc>
        <w:tc>
          <w:tcPr>
            <w:tcW w:w="2461" w:type="dxa"/>
          </w:tcPr>
          <w:p w14:paraId="379AD6CA"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Mamadou</w:t>
            </w:r>
          </w:p>
        </w:tc>
        <w:tc>
          <w:tcPr>
            <w:tcW w:w="3370" w:type="dxa"/>
          </w:tcPr>
          <w:p w14:paraId="4A2ECCBD"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Directeur General</w:t>
            </w:r>
          </w:p>
        </w:tc>
      </w:tr>
      <w:tr w:rsidR="00456E09" w:rsidRPr="00456E09" w14:paraId="32254F16"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3F753A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03</w:t>
            </w:r>
          </w:p>
        </w:tc>
        <w:tc>
          <w:tcPr>
            <w:tcW w:w="2878" w:type="dxa"/>
          </w:tcPr>
          <w:p w14:paraId="1252291C"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M.BERTHE </w:t>
            </w:r>
          </w:p>
        </w:tc>
        <w:tc>
          <w:tcPr>
            <w:tcW w:w="2461" w:type="dxa"/>
          </w:tcPr>
          <w:p w14:paraId="74FFCF8D"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Karim</w:t>
            </w:r>
          </w:p>
        </w:tc>
        <w:tc>
          <w:tcPr>
            <w:tcW w:w="3370" w:type="dxa"/>
          </w:tcPr>
          <w:p w14:paraId="14CA5B82"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DGESRES</w:t>
            </w:r>
          </w:p>
        </w:tc>
      </w:tr>
      <w:tr w:rsidR="00456E09" w:rsidRPr="00456E09" w14:paraId="642AE6F0"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5C57D60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04</w:t>
            </w:r>
          </w:p>
        </w:tc>
        <w:tc>
          <w:tcPr>
            <w:tcW w:w="2878" w:type="dxa"/>
          </w:tcPr>
          <w:p w14:paraId="30BBD9D6"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M.DOUMBIA</w:t>
            </w:r>
          </w:p>
        </w:tc>
        <w:tc>
          <w:tcPr>
            <w:tcW w:w="2461" w:type="dxa"/>
          </w:tcPr>
          <w:p w14:paraId="31A0BF29"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Moussa</w:t>
            </w:r>
          </w:p>
        </w:tc>
        <w:tc>
          <w:tcPr>
            <w:tcW w:w="3370" w:type="dxa"/>
          </w:tcPr>
          <w:p w14:paraId="7ED24841"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Patronat </w:t>
            </w:r>
          </w:p>
        </w:tc>
      </w:tr>
      <w:tr w:rsidR="00456E09" w:rsidRPr="00456E09" w14:paraId="2A25CDD4"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5CEA72CE"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05</w:t>
            </w:r>
          </w:p>
        </w:tc>
        <w:tc>
          <w:tcPr>
            <w:tcW w:w="2878" w:type="dxa"/>
          </w:tcPr>
          <w:p w14:paraId="29433F13"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Dr TOGO </w:t>
            </w:r>
          </w:p>
        </w:tc>
        <w:tc>
          <w:tcPr>
            <w:tcW w:w="2461" w:type="dxa"/>
          </w:tcPr>
          <w:p w14:paraId="13D78782"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Mohamed </w:t>
            </w:r>
          </w:p>
        </w:tc>
        <w:tc>
          <w:tcPr>
            <w:tcW w:w="3370" w:type="dxa"/>
          </w:tcPr>
          <w:p w14:paraId="4E764444"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Conseiller pédagogique</w:t>
            </w:r>
          </w:p>
        </w:tc>
      </w:tr>
      <w:tr w:rsidR="00456E09" w:rsidRPr="00456E09" w14:paraId="1932C09B"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75611CA"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06</w:t>
            </w:r>
          </w:p>
        </w:tc>
        <w:tc>
          <w:tcPr>
            <w:tcW w:w="2878" w:type="dxa"/>
          </w:tcPr>
          <w:p w14:paraId="0BF528B6"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M.SIDIBE</w:t>
            </w:r>
          </w:p>
        </w:tc>
        <w:tc>
          <w:tcPr>
            <w:tcW w:w="2461" w:type="dxa"/>
          </w:tcPr>
          <w:p w14:paraId="572775AE"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Robert</w:t>
            </w:r>
          </w:p>
        </w:tc>
        <w:tc>
          <w:tcPr>
            <w:tcW w:w="3370" w:type="dxa"/>
          </w:tcPr>
          <w:p w14:paraId="1FDA6A75"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Recherche /projets</w:t>
            </w:r>
          </w:p>
        </w:tc>
      </w:tr>
      <w:tr w:rsidR="00456E09" w:rsidRPr="00456E09" w14:paraId="366F501A"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4B13B354"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07</w:t>
            </w:r>
          </w:p>
        </w:tc>
        <w:tc>
          <w:tcPr>
            <w:tcW w:w="2878" w:type="dxa"/>
          </w:tcPr>
          <w:p w14:paraId="4DD3801F"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Dr TRAORE</w:t>
            </w:r>
          </w:p>
        </w:tc>
        <w:tc>
          <w:tcPr>
            <w:tcW w:w="2461" w:type="dxa"/>
          </w:tcPr>
          <w:p w14:paraId="45E70099"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Yaya</w:t>
            </w:r>
          </w:p>
        </w:tc>
        <w:tc>
          <w:tcPr>
            <w:tcW w:w="3370" w:type="dxa"/>
          </w:tcPr>
          <w:p w14:paraId="4A0ED788"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CIAAQ</w:t>
            </w:r>
          </w:p>
        </w:tc>
      </w:tr>
      <w:tr w:rsidR="00456E09" w:rsidRPr="00456E09" w14:paraId="72D5A2FF"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6760CB29"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08</w:t>
            </w:r>
          </w:p>
        </w:tc>
        <w:tc>
          <w:tcPr>
            <w:tcW w:w="2878" w:type="dxa"/>
          </w:tcPr>
          <w:p w14:paraId="075EDC4F"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M.TRAORE</w:t>
            </w:r>
          </w:p>
        </w:tc>
        <w:tc>
          <w:tcPr>
            <w:tcW w:w="2461" w:type="dxa"/>
          </w:tcPr>
          <w:p w14:paraId="5D367234"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Bakary</w:t>
            </w:r>
          </w:p>
        </w:tc>
        <w:tc>
          <w:tcPr>
            <w:tcW w:w="3370" w:type="dxa"/>
          </w:tcPr>
          <w:p w14:paraId="0CC814E1"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w:t>
            </w:r>
          </w:p>
        </w:tc>
      </w:tr>
      <w:tr w:rsidR="00456E09" w:rsidRPr="00456E09" w14:paraId="126D4561"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08DB17BC"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09</w:t>
            </w:r>
          </w:p>
        </w:tc>
        <w:tc>
          <w:tcPr>
            <w:tcW w:w="2878" w:type="dxa"/>
          </w:tcPr>
          <w:p w14:paraId="582A4DF4"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Mme LY</w:t>
            </w:r>
          </w:p>
        </w:tc>
        <w:tc>
          <w:tcPr>
            <w:tcW w:w="2461" w:type="dxa"/>
          </w:tcPr>
          <w:p w14:paraId="69FD6E7E"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456E09">
              <w:rPr>
                <w:rFonts w:ascii="Times New Roman" w:hAnsi="Times New Roman" w:cs="Times New Roman"/>
                <w:sz w:val="24"/>
                <w:szCs w:val="24"/>
              </w:rPr>
              <w:t>Aichata</w:t>
            </w:r>
            <w:proofErr w:type="spellEnd"/>
          </w:p>
        </w:tc>
        <w:tc>
          <w:tcPr>
            <w:tcW w:w="3370" w:type="dxa"/>
          </w:tcPr>
          <w:p w14:paraId="3A84C458"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Enseignante</w:t>
            </w:r>
          </w:p>
        </w:tc>
      </w:tr>
      <w:tr w:rsidR="00456E09" w:rsidRPr="00456E09" w14:paraId="47EC9731"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50B52D0"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10</w:t>
            </w:r>
          </w:p>
        </w:tc>
        <w:tc>
          <w:tcPr>
            <w:tcW w:w="2878" w:type="dxa"/>
          </w:tcPr>
          <w:p w14:paraId="1E74AE5C"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M.DIA</w:t>
            </w:r>
          </w:p>
        </w:tc>
        <w:tc>
          <w:tcPr>
            <w:tcW w:w="2461" w:type="dxa"/>
          </w:tcPr>
          <w:p w14:paraId="7D51CD1E"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Oumar</w:t>
            </w:r>
          </w:p>
        </w:tc>
        <w:tc>
          <w:tcPr>
            <w:tcW w:w="3370" w:type="dxa"/>
          </w:tcPr>
          <w:p w14:paraId="463705F6" w14:textId="7C8ECC0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Etudiant</w:t>
            </w:r>
          </w:p>
        </w:tc>
      </w:tr>
      <w:tr w:rsidR="00456E09" w:rsidRPr="00456E09" w14:paraId="39F44F6D" w14:textId="77777777" w:rsidTr="00456E0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67" w:type="dxa"/>
          </w:tcPr>
          <w:p w14:paraId="01EC3DB2" w14:textId="194F9A71"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b w:val="0"/>
                <w:bCs w:val="0"/>
                <w:sz w:val="24"/>
                <w:szCs w:val="24"/>
              </w:rPr>
              <w:t>11</w:t>
            </w:r>
          </w:p>
        </w:tc>
        <w:tc>
          <w:tcPr>
            <w:tcW w:w="2878" w:type="dxa"/>
          </w:tcPr>
          <w:p w14:paraId="5F079A12" w14:textId="78A86F54"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Mme KAMISSOKO</w:t>
            </w:r>
          </w:p>
        </w:tc>
        <w:tc>
          <w:tcPr>
            <w:tcW w:w="2461" w:type="dxa"/>
          </w:tcPr>
          <w:p w14:paraId="41AE9E86" w14:textId="3172146A"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Moussomady</w:t>
            </w:r>
          </w:p>
        </w:tc>
        <w:tc>
          <w:tcPr>
            <w:tcW w:w="3370" w:type="dxa"/>
          </w:tcPr>
          <w:p w14:paraId="6304606E" w14:textId="749B012B"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Etudiante</w:t>
            </w:r>
          </w:p>
        </w:tc>
      </w:tr>
    </w:tbl>
    <w:p w14:paraId="798E819F" w14:textId="77777777" w:rsidR="008B08BF" w:rsidRDefault="008B08BF" w:rsidP="00294738">
      <w:pPr>
        <w:spacing w:before="0" w:line="276" w:lineRule="auto"/>
        <w:ind w:left="0"/>
        <w:rPr>
          <w:rFonts w:ascii="Times New Roman" w:hAnsi="Times New Roman" w:cs="Times New Roman"/>
          <w:b/>
          <w:bCs/>
          <w:sz w:val="28"/>
          <w:szCs w:val="28"/>
        </w:rPr>
      </w:pPr>
    </w:p>
    <w:p w14:paraId="1F934B69" w14:textId="0C7181D5" w:rsidR="003950AA" w:rsidRPr="002E37EA" w:rsidRDefault="003950AA" w:rsidP="00294738">
      <w:pPr>
        <w:spacing w:before="0" w:line="276" w:lineRule="auto"/>
        <w:ind w:left="0"/>
        <w:rPr>
          <w:rFonts w:ascii="Times New Roman" w:hAnsi="Times New Roman" w:cs="Times New Roman"/>
          <w:b/>
          <w:bCs/>
          <w:sz w:val="28"/>
          <w:szCs w:val="28"/>
        </w:rPr>
      </w:pPr>
      <w:r w:rsidRPr="002E37EA">
        <w:rPr>
          <w:rFonts w:ascii="Times New Roman" w:hAnsi="Times New Roman" w:cs="Times New Roman"/>
          <w:b/>
          <w:bCs/>
          <w:sz w:val="28"/>
          <w:szCs w:val="28"/>
        </w:rPr>
        <w:t>1-9-3- Conseil Scientifique et Pédagogique</w:t>
      </w:r>
    </w:p>
    <w:p w14:paraId="32B0D533" w14:textId="0B3D0716" w:rsidR="003950AA" w:rsidRPr="00F71383" w:rsidRDefault="003950AA" w:rsidP="00294738">
      <w:pPr>
        <w:spacing w:before="0" w:line="276" w:lineRule="auto"/>
        <w:ind w:left="0"/>
        <w:rPr>
          <w:rFonts w:ascii="Arial" w:hAnsi="Arial" w:cs="Arial"/>
          <w:sz w:val="26"/>
          <w:szCs w:val="26"/>
        </w:rPr>
      </w:pPr>
      <w:r w:rsidRPr="008B08BF">
        <w:rPr>
          <w:rFonts w:ascii="Times New Roman" w:hAnsi="Times New Roman" w:cs="Times New Roman"/>
          <w:sz w:val="24"/>
          <w:szCs w:val="24"/>
        </w:rPr>
        <w:t>Le Conseil Scientifique</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et Pédagogique</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(CSP) est dirigé par son président. Le Secrétaire Général</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de l’Université</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assure le secrétariat</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des réunions de ce conseil.</w:t>
      </w:r>
      <w:r w:rsidRPr="008B08BF">
        <w:rPr>
          <w:rFonts w:ascii="Times New Roman" w:hAnsi="Times New Roman" w:cs="Times New Roman"/>
          <w:spacing w:val="33"/>
          <w:sz w:val="24"/>
          <w:szCs w:val="24"/>
        </w:rPr>
        <w:t xml:space="preserve"> </w:t>
      </w:r>
      <w:r w:rsidRPr="008B08BF">
        <w:rPr>
          <w:rFonts w:ascii="Times New Roman" w:hAnsi="Times New Roman" w:cs="Times New Roman"/>
          <w:sz w:val="24"/>
          <w:szCs w:val="24"/>
        </w:rPr>
        <w:t>Il</w:t>
      </w:r>
      <w:r w:rsidRPr="008B08BF">
        <w:rPr>
          <w:rFonts w:ascii="Times New Roman" w:hAnsi="Times New Roman" w:cs="Times New Roman"/>
          <w:spacing w:val="-4"/>
          <w:sz w:val="24"/>
          <w:szCs w:val="24"/>
        </w:rPr>
        <w:t xml:space="preserve"> </w:t>
      </w:r>
      <w:r w:rsidRPr="008B08BF">
        <w:rPr>
          <w:rFonts w:ascii="Times New Roman" w:hAnsi="Times New Roman" w:cs="Times New Roman"/>
          <w:sz w:val="24"/>
          <w:szCs w:val="24"/>
        </w:rPr>
        <w:t>est</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composé</w:t>
      </w:r>
      <w:r w:rsidRPr="008B08BF">
        <w:rPr>
          <w:rFonts w:ascii="Arial" w:hAnsi="Arial" w:cs="Arial"/>
          <w:sz w:val="24"/>
          <w:szCs w:val="24"/>
        </w:rPr>
        <w:t xml:space="preserve"> </w:t>
      </w:r>
      <w:r w:rsidRPr="008B08BF">
        <w:rPr>
          <w:rFonts w:ascii="Times New Roman" w:hAnsi="Times New Roman" w:cs="Times New Roman"/>
          <w:sz w:val="24"/>
          <w:szCs w:val="24"/>
        </w:rPr>
        <w:t>de:</w:t>
      </w:r>
    </w:p>
    <w:tbl>
      <w:tblPr>
        <w:tblStyle w:val="TableauGrille5Fonc-Accentuation1"/>
        <w:tblW w:w="9493" w:type="dxa"/>
        <w:tblLook w:val="04A0" w:firstRow="1" w:lastRow="0" w:firstColumn="1" w:lastColumn="0" w:noHBand="0" w:noVBand="1"/>
      </w:tblPr>
      <w:tblGrid>
        <w:gridCol w:w="1053"/>
        <w:gridCol w:w="2419"/>
        <w:gridCol w:w="2760"/>
        <w:gridCol w:w="3261"/>
      </w:tblGrid>
      <w:tr w:rsidR="00F71383" w:rsidRPr="00F71383" w14:paraId="54F77C55" w14:textId="77777777" w:rsidTr="00F71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7A880E4A" w14:textId="77777777" w:rsidR="00F71383" w:rsidRPr="00F71383" w:rsidRDefault="00F71383" w:rsidP="0064286C">
            <w:pPr>
              <w:jc w:val="center"/>
              <w:rPr>
                <w:rFonts w:ascii="Times New Roman" w:hAnsi="Times New Roman" w:cs="Times New Roman"/>
                <w:b w:val="0"/>
                <w:bCs w:val="0"/>
                <w:sz w:val="24"/>
                <w:szCs w:val="24"/>
              </w:rPr>
            </w:pPr>
            <w:r w:rsidRPr="00F71383">
              <w:rPr>
                <w:rFonts w:ascii="Times New Roman" w:hAnsi="Times New Roman" w:cs="Times New Roman"/>
                <w:sz w:val="24"/>
                <w:szCs w:val="24"/>
              </w:rPr>
              <w:t>N°</w:t>
            </w:r>
          </w:p>
        </w:tc>
        <w:tc>
          <w:tcPr>
            <w:tcW w:w="2419" w:type="dxa"/>
          </w:tcPr>
          <w:p w14:paraId="50992584"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NOM</w:t>
            </w:r>
          </w:p>
        </w:tc>
        <w:tc>
          <w:tcPr>
            <w:tcW w:w="2760" w:type="dxa"/>
          </w:tcPr>
          <w:p w14:paraId="1E4123E1"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PRENOM</w:t>
            </w:r>
          </w:p>
        </w:tc>
        <w:tc>
          <w:tcPr>
            <w:tcW w:w="3261" w:type="dxa"/>
          </w:tcPr>
          <w:p w14:paraId="440A29EF"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FONCTION</w:t>
            </w:r>
          </w:p>
        </w:tc>
      </w:tr>
      <w:tr w:rsidR="00F71383" w:rsidRPr="00F71383" w14:paraId="2C895F9A"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5699FCC"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01</w:t>
            </w:r>
          </w:p>
        </w:tc>
        <w:tc>
          <w:tcPr>
            <w:tcW w:w="2419" w:type="dxa"/>
          </w:tcPr>
          <w:p w14:paraId="3024239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Pr FONGORO</w:t>
            </w:r>
          </w:p>
        </w:tc>
        <w:tc>
          <w:tcPr>
            <w:tcW w:w="2760" w:type="dxa"/>
          </w:tcPr>
          <w:p w14:paraId="7575059B" w14:textId="77777777" w:rsidR="00F71383" w:rsidRPr="00F71383" w:rsidRDefault="00F71383" w:rsidP="006428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Saharé </w:t>
            </w:r>
          </w:p>
        </w:tc>
        <w:tc>
          <w:tcPr>
            <w:tcW w:w="3261" w:type="dxa"/>
          </w:tcPr>
          <w:p w14:paraId="2564F14A" w14:textId="77777777" w:rsidR="00F71383" w:rsidRPr="00F71383" w:rsidRDefault="00F71383" w:rsidP="006428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Président</w:t>
            </w:r>
          </w:p>
        </w:tc>
      </w:tr>
      <w:tr w:rsidR="00F71383" w:rsidRPr="00F71383" w14:paraId="4D2224E2"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2D2567DF"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02</w:t>
            </w:r>
          </w:p>
        </w:tc>
        <w:tc>
          <w:tcPr>
            <w:tcW w:w="2419" w:type="dxa"/>
          </w:tcPr>
          <w:p w14:paraId="0F0E9016"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SANOGO</w:t>
            </w:r>
          </w:p>
        </w:tc>
        <w:tc>
          <w:tcPr>
            <w:tcW w:w="2760" w:type="dxa"/>
          </w:tcPr>
          <w:p w14:paraId="3CBA46B4"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Mamadou</w:t>
            </w:r>
          </w:p>
        </w:tc>
        <w:tc>
          <w:tcPr>
            <w:tcW w:w="3261" w:type="dxa"/>
          </w:tcPr>
          <w:p w14:paraId="51372F65"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Directeur General</w:t>
            </w:r>
          </w:p>
        </w:tc>
      </w:tr>
      <w:tr w:rsidR="00F71383" w:rsidRPr="00F71383" w14:paraId="49E6856E" w14:textId="77777777" w:rsidTr="00F71383">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053" w:type="dxa"/>
          </w:tcPr>
          <w:p w14:paraId="7812202A"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05</w:t>
            </w:r>
          </w:p>
        </w:tc>
        <w:tc>
          <w:tcPr>
            <w:tcW w:w="2419" w:type="dxa"/>
          </w:tcPr>
          <w:p w14:paraId="6A68DC2C"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M.TRAORE </w:t>
            </w:r>
          </w:p>
        </w:tc>
        <w:tc>
          <w:tcPr>
            <w:tcW w:w="2760" w:type="dxa"/>
          </w:tcPr>
          <w:p w14:paraId="53D379FF" w14:textId="4007F2C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Nicodème Longin</w:t>
            </w:r>
          </w:p>
        </w:tc>
        <w:tc>
          <w:tcPr>
            <w:tcW w:w="3261" w:type="dxa"/>
          </w:tcPr>
          <w:p w14:paraId="72FC08B2" w14:textId="0649E70B"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Directeur des Etudes </w:t>
            </w:r>
          </w:p>
        </w:tc>
      </w:tr>
      <w:tr w:rsidR="00F71383" w:rsidRPr="00F71383" w14:paraId="6E61CF2B"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2B99B50A"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06</w:t>
            </w:r>
          </w:p>
        </w:tc>
        <w:tc>
          <w:tcPr>
            <w:tcW w:w="2419" w:type="dxa"/>
          </w:tcPr>
          <w:p w14:paraId="42C2FF93"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M.SANGARE</w:t>
            </w:r>
          </w:p>
        </w:tc>
        <w:tc>
          <w:tcPr>
            <w:tcW w:w="2760" w:type="dxa"/>
          </w:tcPr>
          <w:p w14:paraId="4DD3740E"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Adama</w:t>
            </w:r>
          </w:p>
        </w:tc>
        <w:tc>
          <w:tcPr>
            <w:tcW w:w="3261" w:type="dxa"/>
          </w:tcPr>
          <w:p w14:paraId="44182C21" w14:textId="5C3157BA"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Directeur des Etudes </w:t>
            </w:r>
          </w:p>
        </w:tc>
      </w:tr>
      <w:tr w:rsidR="00F71383" w:rsidRPr="00F71383" w14:paraId="44D15B16"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9559504"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07</w:t>
            </w:r>
          </w:p>
        </w:tc>
        <w:tc>
          <w:tcPr>
            <w:tcW w:w="2419" w:type="dxa"/>
          </w:tcPr>
          <w:p w14:paraId="23427F9D"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71383">
              <w:rPr>
                <w:rFonts w:ascii="Times New Roman" w:hAnsi="Times New Roman" w:cs="Times New Roman"/>
                <w:sz w:val="24"/>
                <w:szCs w:val="24"/>
              </w:rPr>
              <w:t>M.SYNAYOGO</w:t>
            </w:r>
          </w:p>
        </w:tc>
        <w:tc>
          <w:tcPr>
            <w:tcW w:w="2760" w:type="dxa"/>
          </w:tcPr>
          <w:p w14:paraId="4926769D"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71383">
              <w:rPr>
                <w:rFonts w:ascii="Times New Roman" w:hAnsi="Times New Roman" w:cs="Times New Roman"/>
                <w:sz w:val="24"/>
                <w:szCs w:val="24"/>
              </w:rPr>
              <w:t>Issa</w:t>
            </w:r>
          </w:p>
        </w:tc>
        <w:tc>
          <w:tcPr>
            <w:tcW w:w="3261" w:type="dxa"/>
          </w:tcPr>
          <w:p w14:paraId="63A130F0" w14:textId="0BF99E3A" w:rsidR="00F71383" w:rsidRPr="00F71383" w:rsidRDefault="00F71383" w:rsidP="00F71383">
            <w:pPr>
              <w:pStyle w:val="Sansinterlign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71383">
              <w:rPr>
                <w:rFonts w:ascii="Times New Roman" w:hAnsi="Times New Roman"/>
                <w:sz w:val="24"/>
                <w:szCs w:val="24"/>
              </w:rPr>
              <w:t>Responsable pédagogique</w:t>
            </w:r>
          </w:p>
          <w:p w14:paraId="39DF411A" w14:textId="77777777" w:rsidR="00F71383" w:rsidRPr="00F71383" w:rsidRDefault="00F71383" w:rsidP="00F71383">
            <w:pPr>
              <w:pStyle w:val="Sansinterlign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F71383">
              <w:rPr>
                <w:rFonts w:ascii="Times New Roman" w:hAnsi="Times New Roman"/>
                <w:b/>
                <w:bCs/>
                <w:sz w:val="24"/>
                <w:szCs w:val="24"/>
              </w:rPr>
              <w:t>Gestion</w:t>
            </w:r>
          </w:p>
        </w:tc>
      </w:tr>
      <w:tr w:rsidR="00F71383" w:rsidRPr="00F71383" w14:paraId="6BE158E7" w14:textId="77777777" w:rsidTr="00F71383">
        <w:trPr>
          <w:trHeight w:val="400"/>
        </w:trPr>
        <w:tc>
          <w:tcPr>
            <w:cnfStyle w:val="001000000000" w:firstRow="0" w:lastRow="0" w:firstColumn="1" w:lastColumn="0" w:oddVBand="0" w:evenVBand="0" w:oddHBand="0" w:evenHBand="0" w:firstRowFirstColumn="0" w:firstRowLastColumn="0" w:lastRowFirstColumn="0" w:lastRowLastColumn="0"/>
            <w:tcW w:w="1053" w:type="dxa"/>
          </w:tcPr>
          <w:p w14:paraId="2EA03043"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08</w:t>
            </w:r>
          </w:p>
        </w:tc>
        <w:tc>
          <w:tcPr>
            <w:tcW w:w="2419" w:type="dxa"/>
          </w:tcPr>
          <w:p w14:paraId="526848F0"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M.DIARRA</w:t>
            </w:r>
          </w:p>
        </w:tc>
        <w:tc>
          <w:tcPr>
            <w:tcW w:w="2760" w:type="dxa"/>
          </w:tcPr>
          <w:p w14:paraId="05C30DC9"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Amidou</w:t>
            </w:r>
          </w:p>
        </w:tc>
        <w:tc>
          <w:tcPr>
            <w:tcW w:w="3261" w:type="dxa"/>
          </w:tcPr>
          <w:p w14:paraId="26F48F65" w14:textId="0237DA0F" w:rsidR="00F71383" w:rsidRPr="00F71383" w:rsidRDefault="00F71383" w:rsidP="00F71383">
            <w:pPr>
              <w:pStyle w:val="Sansinterlign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F71383">
              <w:rPr>
                <w:rFonts w:ascii="Times New Roman" w:hAnsi="Times New Roman"/>
                <w:sz w:val="24"/>
                <w:szCs w:val="24"/>
              </w:rPr>
              <w:t>Responsable pédagogique</w:t>
            </w:r>
          </w:p>
          <w:p w14:paraId="0F2DD216" w14:textId="77777777" w:rsidR="00F71383" w:rsidRPr="00F71383" w:rsidRDefault="00F71383" w:rsidP="00F71383">
            <w:pPr>
              <w:pStyle w:val="Sansinterlign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F71383">
              <w:rPr>
                <w:rFonts w:ascii="Times New Roman" w:hAnsi="Times New Roman"/>
                <w:b/>
                <w:bCs/>
                <w:sz w:val="24"/>
                <w:szCs w:val="24"/>
              </w:rPr>
              <w:t>Technologie</w:t>
            </w:r>
          </w:p>
        </w:tc>
      </w:tr>
      <w:tr w:rsidR="00F71383" w:rsidRPr="00F71383" w14:paraId="5AA1C920"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13B46269" w14:textId="2A8F9BF7" w:rsidR="00F71383" w:rsidRPr="00F71383" w:rsidRDefault="00F71383" w:rsidP="0064286C">
            <w:pPr>
              <w:jc w:val="center"/>
              <w:rPr>
                <w:rFonts w:ascii="Times New Roman" w:hAnsi="Times New Roman" w:cs="Times New Roman"/>
                <w:sz w:val="24"/>
                <w:szCs w:val="24"/>
              </w:rPr>
            </w:pPr>
            <w:r>
              <w:rPr>
                <w:rFonts w:ascii="Times New Roman" w:hAnsi="Times New Roman" w:cs="Times New Roman"/>
                <w:sz w:val="24"/>
                <w:szCs w:val="24"/>
              </w:rPr>
              <w:t>09</w:t>
            </w:r>
          </w:p>
        </w:tc>
        <w:tc>
          <w:tcPr>
            <w:tcW w:w="2419" w:type="dxa"/>
          </w:tcPr>
          <w:p w14:paraId="0A30234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M.TRAORE  </w:t>
            </w:r>
          </w:p>
        </w:tc>
        <w:tc>
          <w:tcPr>
            <w:tcW w:w="2760" w:type="dxa"/>
          </w:tcPr>
          <w:p w14:paraId="73C4FE34"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Bakary</w:t>
            </w:r>
          </w:p>
        </w:tc>
        <w:tc>
          <w:tcPr>
            <w:tcW w:w="3261" w:type="dxa"/>
          </w:tcPr>
          <w:p w14:paraId="6758F452" w14:textId="77777777" w:rsidR="00F71383" w:rsidRPr="00F71383" w:rsidRDefault="00F71383" w:rsidP="00F713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r w:rsidR="00F71383" w:rsidRPr="00F71383" w14:paraId="4C273B2F"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0BADBA94" w14:textId="784C0E10"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1</w:t>
            </w:r>
            <w:r>
              <w:rPr>
                <w:rFonts w:ascii="Times New Roman" w:hAnsi="Times New Roman" w:cs="Times New Roman"/>
                <w:sz w:val="24"/>
                <w:szCs w:val="24"/>
              </w:rPr>
              <w:t>0</w:t>
            </w:r>
          </w:p>
        </w:tc>
        <w:tc>
          <w:tcPr>
            <w:tcW w:w="2419" w:type="dxa"/>
          </w:tcPr>
          <w:p w14:paraId="22DB6D19"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TOGO</w:t>
            </w:r>
          </w:p>
        </w:tc>
        <w:tc>
          <w:tcPr>
            <w:tcW w:w="2760" w:type="dxa"/>
          </w:tcPr>
          <w:p w14:paraId="56F52DCD"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Mohamed</w:t>
            </w:r>
          </w:p>
        </w:tc>
        <w:tc>
          <w:tcPr>
            <w:tcW w:w="3261" w:type="dxa"/>
          </w:tcPr>
          <w:p w14:paraId="16EAE386" w14:textId="77777777" w:rsidR="00F71383" w:rsidRPr="00F71383" w:rsidRDefault="00F71383" w:rsidP="00F713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r w:rsidR="00F71383" w:rsidRPr="00F71383" w14:paraId="5A6E9449"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374EB0B" w14:textId="41AEBB9E"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1</w:t>
            </w:r>
            <w:r>
              <w:rPr>
                <w:rFonts w:ascii="Times New Roman" w:hAnsi="Times New Roman" w:cs="Times New Roman"/>
                <w:sz w:val="24"/>
                <w:szCs w:val="24"/>
              </w:rPr>
              <w:t>1</w:t>
            </w:r>
          </w:p>
        </w:tc>
        <w:tc>
          <w:tcPr>
            <w:tcW w:w="2419" w:type="dxa"/>
          </w:tcPr>
          <w:p w14:paraId="2769C6A3"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TOURE</w:t>
            </w:r>
          </w:p>
        </w:tc>
        <w:tc>
          <w:tcPr>
            <w:tcW w:w="2760" w:type="dxa"/>
          </w:tcPr>
          <w:p w14:paraId="1FF6133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Oumar</w:t>
            </w:r>
          </w:p>
        </w:tc>
        <w:tc>
          <w:tcPr>
            <w:tcW w:w="3261" w:type="dxa"/>
          </w:tcPr>
          <w:p w14:paraId="3E4AE637" w14:textId="77777777" w:rsidR="00F71383" w:rsidRPr="00F71383" w:rsidRDefault="00F71383" w:rsidP="00F713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bl>
    <w:p w14:paraId="3C053546" w14:textId="77777777" w:rsidR="00F71383" w:rsidRDefault="00F71383" w:rsidP="00294738">
      <w:pPr>
        <w:spacing w:before="0" w:line="276" w:lineRule="auto"/>
        <w:ind w:left="0"/>
        <w:rPr>
          <w:rFonts w:ascii="Arial" w:hAnsi="Arial" w:cs="Arial"/>
          <w:sz w:val="26"/>
          <w:szCs w:val="26"/>
        </w:rPr>
      </w:pPr>
    </w:p>
    <w:p w14:paraId="6BF88924" w14:textId="77777777" w:rsidR="00F71383" w:rsidRDefault="00F71383" w:rsidP="00294738">
      <w:pPr>
        <w:spacing w:before="0" w:line="276" w:lineRule="auto"/>
        <w:ind w:left="0"/>
        <w:rPr>
          <w:rFonts w:ascii="Arial" w:hAnsi="Arial" w:cs="Arial"/>
          <w:sz w:val="26"/>
          <w:szCs w:val="26"/>
        </w:rPr>
      </w:pPr>
    </w:p>
    <w:p w14:paraId="77FB927B" w14:textId="77777777" w:rsidR="00F71383" w:rsidRDefault="00F71383" w:rsidP="00294738">
      <w:pPr>
        <w:spacing w:before="0" w:line="276" w:lineRule="auto"/>
        <w:ind w:left="0"/>
        <w:rPr>
          <w:rFonts w:ascii="Arial" w:hAnsi="Arial" w:cs="Arial"/>
          <w:sz w:val="26"/>
          <w:szCs w:val="26"/>
        </w:rPr>
      </w:pPr>
    </w:p>
    <w:p w14:paraId="624A9EE9" w14:textId="2ED99366" w:rsidR="003950AA" w:rsidRPr="00F71383" w:rsidRDefault="003950AA" w:rsidP="00294738">
      <w:pPr>
        <w:spacing w:before="0" w:line="276" w:lineRule="auto"/>
        <w:ind w:left="0"/>
        <w:rPr>
          <w:rFonts w:ascii="Times New Roman" w:hAnsi="Times New Roman" w:cs="Times New Roman"/>
          <w:sz w:val="24"/>
          <w:szCs w:val="24"/>
        </w:rPr>
      </w:pPr>
      <w:r w:rsidRPr="00F71383">
        <w:rPr>
          <w:rFonts w:ascii="Times New Roman" w:hAnsi="Times New Roman" w:cs="Times New Roman"/>
          <w:sz w:val="24"/>
          <w:szCs w:val="24"/>
        </w:rPr>
        <w:lastRenderedPageBreak/>
        <w:t>Le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CSP</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délibère</w:t>
      </w:r>
      <w:r w:rsidRPr="00F71383">
        <w:rPr>
          <w:rFonts w:ascii="Times New Roman" w:hAnsi="Times New Roman" w:cs="Times New Roman"/>
          <w:spacing w:val="5"/>
          <w:sz w:val="24"/>
          <w:szCs w:val="24"/>
        </w:rPr>
        <w:t xml:space="preserve"> </w:t>
      </w:r>
      <w:r w:rsidRPr="00F71383">
        <w:rPr>
          <w:rFonts w:ascii="Times New Roman" w:hAnsi="Times New Roman" w:cs="Times New Roman"/>
          <w:sz w:val="24"/>
          <w:szCs w:val="24"/>
        </w:rPr>
        <w:t>sur</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les</w:t>
      </w:r>
      <w:r w:rsidRPr="00F71383">
        <w:rPr>
          <w:rFonts w:ascii="Times New Roman" w:hAnsi="Times New Roman" w:cs="Times New Roman"/>
          <w:spacing w:val="-5"/>
          <w:sz w:val="24"/>
          <w:szCs w:val="24"/>
        </w:rPr>
        <w:t xml:space="preserve"> </w:t>
      </w:r>
      <w:r w:rsidRPr="00F71383">
        <w:rPr>
          <w:rFonts w:ascii="Times New Roman" w:hAnsi="Times New Roman" w:cs="Times New Roman"/>
          <w:sz w:val="24"/>
          <w:szCs w:val="24"/>
        </w:rPr>
        <w:t>questions</w:t>
      </w:r>
      <w:r w:rsidRPr="00F71383">
        <w:rPr>
          <w:rFonts w:ascii="Times New Roman" w:hAnsi="Times New Roman" w:cs="Times New Roman"/>
          <w:spacing w:val="11"/>
          <w:sz w:val="24"/>
          <w:szCs w:val="24"/>
        </w:rPr>
        <w:t xml:space="preserve"> </w:t>
      </w:r>
      <w:r w:rsidRPr="00F71383">
        <w:rPr>
          <w:rFonts w:ascii="Times New Roman" w:hAnsi="Times New Roman" w:cs="Times New Roman"/>
          <w:sz w:val="24"/>
          <w:szCs w:val="24"/>
        </w:rPr>
        <w:t>académiques</w:t>
      </w:r>
      <w:r w:rsidRPr="00F71383">
        <w:rPr>
          <w:rFonts w:ascii="Times New Roman" w:hAnsi="Times New Roman" w:cs="Times New Roman"/>
          <w:spacing w:val="-1"/>
          <w:sz w:val="24"/>
          <w:szCs w:val="24"/>
        </w:rPr>
        <w:t xml:space="preserve"> </w:t>
      </w:r>
      <w:r w:rsidRPr="00F71383">
        <w:rPr>
          <w:rFonts w:ascii="Times New Roman" w:hAnsi="Times New Roman" w:cs="Times New Roman"/>
          <w:sz w:val="24"/>
          <w:szCs w:val="24"/>
        </w:rPr>
        <w:t>et</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scientifiques</w:t>
      </w:r>
      <w:r w:rsidRPr="00F71383">
        <w:rPr>
          <w:rFonts w:ascii="Times New Roman" w:hAnsi="Times New Roman" w:cs="Times New Roman"/>
          <w:spacing w:val="34"/>
          <w:sz w:val="24"/>
          <w:szCs w:val="24"/>
        </w:rPr>
        <w:t xml:space="preserve"> </w:t>
      </w:r>
      <w:r w:rsidRPr="00F71383">
        <w:rPr>
          <w:rFonts w:ascii="Times New Roman" w:hAnsi="Times New Roman" w:cs="Times New Roman"/>
          <w:sz w:val="24"/>
          <w:szCs w:val="24"/>
        </w:rPr>
        <w:t>de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l’Université.</w:t>
      </w:r>
      <w:r w:rsidRPr="00F71383">
        <w:rPr>
          <w:rFonts w:ascii="Times New Roman" w:hAnsi="Times New Roman" w:cs="Times New Roman"/>
          <w:spacing w:val="40"/>
          <w:sz w:val="24"/>
          <w:szCs w:val="24"/>
        </w:rPr>
        <w:t xml:space="preserve"> </w:t>
      </w:r>
      <w:r w:rsidRPr="00F71383">
        <w:rPr>
          <w:rFonts w:ascii="Times New Roman" w:hAnsi="Times New Roman" w:cs="Times New Roman"/>
          <w:sz w:val="24"/>
          <w:szCs w:val="24"/>
        </w:rPr>
        <w:t>A</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ce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titre,</w:t>
      </w:r>
      <w:r w:rsidRPr="00F71383">
        <w:rPr>
          <w:rFonts w:ascii="Times New Roman" w:hAnsi="Times New Roman" w:cs="Times New Roman"/>
          <w:spacing w:val="12"/>
          <w:sz w:val="24"/>
          <w:szCs w:val="24"/>
        </w:rPr>
        <w:t xml:space="preserve"> </w:t>
      </w:r>
      <w:r w:rsidRPr="00F71383">
        <w:rPr>
          <w:rFonts w:ascii="Times New Roman" w:hAnsi="Times New Roman" w:cs="Times New Roman"/>
          <w:sz w:val="24"/>
          <w:szCs w:val="24"/>
        </w:rPr>
        <w:t>il est notamment</w:t>
      </w:r>
      <w:r w:rsidRPr="00F71383">
        <w:rPr>
          <w:rFonts w:ascii="Times New Roman" w:hAnsi="Times New Roman" w:cs="Times New Roman"/>
          <w:spacing w:val="40"/>
          <w:sz w:val="24"/>
          <w:szCs w:val="24"/>
        </w:rPr>
        <w:t xml:space="preserve"> </w:t>
      </w:r>
      <w:r w:rsidRPr="00F71383">
        <w:rPr>
          <w:rFonts w:ascii="Times New Roman" w:hAnsi="Times New Roman" w:cs="Times New Roman"/>
          <w:sz w:val="24"/>
          <w:szCs w:val="24"/>
        </w:rPr>
        <w:t>chargé :</w:t>
      </w:r>
    </w:p>
    <w:p w14:paraId="63BF35B9" w14:textId="1ADE8FB1"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w:t>
      </w:r>
      <w:r w:rsidR="003950AA" w:rsidRPr="008B08BF">
        <w:rPr>
          <w:rFonts w:ascii="Times New Roman" w:hAnsi="Times New Roman" w:cs="Times New Roman"/>
          <w:sz w:val="24"/>
          <w:szCs w:val="24"/>
        </w:rPr>
        <w:t>’approuver</w:t>
      </w:r>
      <w:r w:rsidR="003950AA" w:rsidRPr="008B08BF">
        <w:rPr>
          <w:rFonts w:ascii="Times New Roman" w:hAnsi="Times New Roman" w:cs="Times New Roman"/>
          <w:spacing w:val="1"/>
          <w:sz w:val="24"/>
          <w:szCs w:val="24"/>
        </w:rPr>
        <w:t xml:space="preserve"> </w:t>
      </w:r>
      <w:r w:rsidR="003950AA" w:rsidRPr="008B08BF">
        <w:rPr>
          <w:rFonts w:ascii="Times New Roman" w:hAnsi="Times New Roman" w:cs="Times New Roman"/>
          <w:sz w:val="24"/>
          <w:szCs w:val="24"/>
        </w:rPr>
        <w:t>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statuts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règlement</w:t>
      </w:r>
      <w:r w:rsidR="003950AA" w:rsidRPr="008B08BF">
        <w:rPr>
          <w:rFonts w:ascii="Times New Roman" w:hAnsi="Times New Roman" w:cs="Times New Roman"/>
          <w:spacing w:val="-10"/>
          <w:sz w:val="24"/>
          <w:szCs w:val="24"/>
        </w:rPr>
        <w:t xml:space="preserve"> </w:t>
      </w:r>
      <w:r w:rsidR="003950AA" w:rsidRPr="008B08BF">
        <w:rPr>
          <w:rFonts w:ascii="Times New Roman" w:hAnsi="Times New Roman" w:cs="Times New Roman"/>
          <w:sz w:val="24"/>
          <w:szCs w:val="24"/>
        </w:rPr>
        <w:t>intérieur</w:t>
      </w:r>
      <w:r w:rsidR="003950AA" w:rsidRPr="008B08BF">
        <w:rPr>
          <w:rFonts w:ascii="Times New Roman" w:hAnsi="Times New Roman" w:cs="Times New Roman"/>
          <w:spacing w:val="2"/>
          <w:sz w:val="24"/>
          <w:szCs w:val="24"/>
        </w:rPr>
        <w:t xml:space="preserve"> </w:t>
      </w:r>
      <w:r w:rsidR="003950AA" w:rsidRPr="008B08BF">
        <w:rPr>
          <w:rFonts w:ascii="Times New Roman" w:hAnsi="Times New Roman" w:cs="Times New Roman"/>
          <w:sz w:val="24"/>
          <w:szCs w:val="24"/>
        </w:rPr>
        <w:t>de</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l’Université</w:t>
      </w:r>
      <w:r w:rsidR="0062090E">
        <w:rPr>
          <w:rFonts w:ascii="Times New Roman" w:hAnsi="Times New Roman" w:cs="Times New Roman"/>
          <w:sz w:val="24"/>
          <w:szCs w:val="24"/>
        </w:rPr>
        <w:t>,</w:t>
      </w:r>
      <w:r w:rsidR="003950AA" w:rsidRPr="008B08BF">
        <w:rPr>
          <w:rFonts w:ascii="Times New Roman" w:hAnsi="Times New Roman" w:cs="Times New Roman"/>
          <w:spacing w:val="23"/>
          <w:sz w:val="24"/>
          <w:szCs w:val="24"/>
        </w:rPr>
        <w:t xml:space="preserve"> </w:t>
      </w:r>
      <w:r w:rsidR="003950AA" w:rsidRPr="008B08BF">
        <w:rPr>
          <w:rFonts w:ascii="Times New Roman" w:hAnsi="Times New Roman" w:cs="Times New Roman"/>
          <w:sz w:val="24"/>
          <w:szCs w:val="24"/>
        </w:rPr>
        <w:t>des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différents</w:t>
      </w:r>
      <w:r w:rsidR="003950AA" w:rsidRPr="008B08BF">
        <w:rPr>
          <w:rFonts w:ascii="Times New Roman" w:hAnsi="Times New Roman" w:cs="Times New Roman"/>
          <w:spacing w:val="-5"/>
          <w:sz w:val="24"/>
          <w:szCs w:val="24"/>
        </w:rPr>
        <w:t xml:space="preserve"> </w:t>
      </w:r>
      <w:r w:rsidR="003950AA" w:rsidRPr="008B08BF">
        <w:rPr>
          <w:rFonts w:ascii="Times New Roman" w:hAnsi="Times New Roman" w:cs="Times New Roman"/>
          <w:sz w:val="24"/>
          <w:szCs w:val="24"/>
        </w:rPr>
        <w:t>établissements et/ou centres ou laboratoires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de recherche ;</w:t>
      </w:r>
    </w:p>
    <w:p w14:paraId="397CD552" w14:textId="52B7547A"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3950AA" w:rsidRPr="008B08BF">
        <w:rPr>
          <w:rFonts w:ascii="Times New Roman" w:hAnsi="Times New Roman" w:cs="Times New Roman"/>
          <w:spacing w:val="18"/>
          <w:sz w:val="24"/>
          <w:szCs w:val="24"/>
        </w:rPr>
        <w:t xml:space="preserve"> </w:t>
      </w:r>
      <w:r w:rsidR="003950AA" w:rsidRPr="008B08BF">
        <w:rPr>
          <w:rFonts w:ascii="Times New Roman" w:hAnsi="Times New Roman" w:cs="Times New Roman"/>
          <w:sz w:val="24"/>
          <w:szCs w:val="24"/>
        </w:rPr>
        <w:t>fixer</w:t>
      </w:r>
      <w:r w:rsidR="003950AA" w:rsidRPr="008B08BF">
        <w:rPr>
          <w:rFonts w:ascii="Times New Roman" w:hAnsi="Times New Roman" w:cs="Times New Roman"/>
          <w:spacing w:val="13"/>
          <w:sz w:val="24"/>
          <w:szCs w:val="24"/>
        </w:rPr>
        <w:t xml:space="preserve"> </w:t>
      </w:r>
      <w:r w:rsidR="003950AA" w:rsidRPr="008B08BF">
        <w:rPr>
          <w:rFonts w:ascii="Times New Roman" w:hAnsi="Times New Roman" w:cs="Times New Roman"/>
          <w:sz w:val="24"/>
          <w:szCs w:val="24"/>
        </w:rPr>
        <w:t>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modalités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d’organisation</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des divers</w:t>
      </w:r>
      <w:r w:rsidR="003950AA" w:rsidRPr="008B08BF">
        <w:rPr>
          <w:rFonts w:ascii="Times New Roman" w:hAnsi="Times New Roman" w:cs="Times New Roman"/>
          <w:spacing w:val="28"/>
          <w:sz w:val="24"/>
          <w:szCs w:val="24"/>
        </w:rPr>
        <w:t xml:space="preserve"> </w:t>
      </w:r>
      <w:r w:rsidR="003950AA" w:rsidRPr="008B08BF">
        <w:rPr>
          <w:rFonts w:ascii="Times New Roman" w:hAnsi="Times New Roman" w:cs="Times New Roman"/>
          <w:sz w:val="24"/>
          <w:szCs w:val="24"/>
        </w:rPr>
        <w:t>cycles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de</w:t>
      </w:r>
      <w:r w:rsidR="003950AA" w:rsidRPr="008B08BF">
        <w:rPr>
          <w:rFonts w:ascii="Times New Roman" w:hAnsi="Times New Roman" w:cs="Times New Roman"/>
          <w:spacing w:val="18"/>
          <w:sz w:val="24"/>
          <w:szCs w:val="24"/>
        </w:rPr>
        <w:t xml:space="preserve"> </w:t>
      </w:r>
      <w:r w:rsidR="003950AA" w:rsidRPr="008B08BF">
        <w:rPr>
          <w:rFonts w:ascii="Times New Roman" w:hAnsi="Times New Roman" w:cs="Times New Roman"/>
          <w:sz w:val="24"/>
          <w:szCs w:val="24"/>
        </w:rPr>
        <w:t>formation</w:t>
      </w:r>
      <w:r w:rsidR="003950AA" w:rsidRPr="008B08BF">
        <w:rPr>
          <w:rFonts w:ascii="Times New Roman" w:hAnsi="Times New Roman" w:cs="Times New Roman"/>
          <w:spacing w:val="32"/>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2"/>
          <w:sz w:val="24"/>
          <w:szCs w:val="24"/>
        </w:rPr>
        <w:t xml:space="preserve"> </w:t>
      </w:r>
      <w:r w:rsidR="003950AA" w:rsidRPr="008B08BF">
        <w:rPr>
          <w:rFonts w:ascii="Times New Roman" w:hAnsi="Times New Roman" w:cs="Times New Roman"/>
          <w:sz w:val="24"/>
          <w:szCs w:val="24"/>
        </w:rPr>
        <w:t>de sélection</w:t>
      </w:r>
      <w:r w:rsidR="003950AA" w:rsidRPr="008B08BF">
        <w:rPr>
          <w:rFonts w:ascii="Times New Roman" w:hAnsi="Times New Roman" w:cs="Times New Roman"/>
          <w:spacing w:val="32"/>
          <w:sz w:val="24"/>
          <w:szCs w:val="24"/>
        </w:rPr>
        <w:t xml:space="preserve"> </w:t>
      </w:r>
      <w:r w:rsidR="003950AA" w:rsidRPr="008B08BF">
        <w:rPr>
          <w:rFonts w:ascii="Times New Roman" w:hAnsi="Times New Roman" w:cs="Times New Roman"/>
          <w:sz w:val="24"/>
          <w:szCs w:val="24"/>
        </w:rPr>
        <w:t>des candidats ;</w:t>
      </w:r>
    </w:p>
    <w:p w14:paraId="05107FD6" w14:textId="0F069AAB"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3950AA" w:rsidRPr="008B08BF">
        <w:rPr>
          <w:rFonts w:ascii="Times New Roman" w:hAnsi="Times New Roman" w:cs="Times New Roman"/>
          <w:sz w:val="24"/>
          <w:szCs w:val="24"/>
        </w:rPr>
        <w:t xml:space="preserve"> coordonner</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l’organisation</w:t>
      </w:r>
      <w:r w:rsidR="003950AA" w:rsidRPr="008B08BF">
        <w:rPr>
          <w:rFonts w:ascii="Times New Roman" w:hAnsi="Times New Roman" w:cs="Times New Roman"/>
          <w:spacing w:val="73"/>
          <w:sz w:val="24"/>
          <w:szCs w:val="24"/>
        </w:rPr>
        <w:t xml:space="preserve"> </w:t>
      </w:r>
      <w:r w:rsidR="003950AA" w:rsidRPr="008B08BF">
        <w:rPr>
          <w:rFonts w:ascii="Times New Roman" w:hAnsi="Times New Roman" w:cs="Times New Roman"/>
          <w:sz w:val="24"/>
          <w:szCs w:val="24"/>
        </w:rPr>
        <w:t>générale</w:t>
      </w:r>
      <w:r w:rsidR="003950AA" w:rsidRPr="008B08BF">
        <w:rPr>
          <w:rFonts w:ascii="Times New Roman" w:hAnsi="Times New Roman" w:cs="Times New Roman"/>
          <w:spacing w:val="20"/>
          <w:sz w:val="24"/>
          <w:szCs w:val="24"/>
        </w:rPr>
        <w:t xml:space="preserve"> </w:t>
      </w:r>
      <w:r w:rsidR="003950AA" w:rsidRPr="008B08BF">
        <w:rPr>
          <w:rFonts w:ascii="Times New Roman" w:hAnsi="Times New Roman" w:cs="Times New Roman"/>
          <w:sz w:val="24"/>
          <w:szCs w:val="24"/>
        </w:rPr>
        <w:t>des activités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pédagogiques,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et de</w:t>
      </w:r>
      <w:r w:rsidR="003950AA" w:rsidRPr="008B08BF">
        <w:rPr>
          <w:rFonts w:ascii="Times New Roman" w:hAnsi="Times New Roman" w:cs="Times New Roman"/>
          <w:spacing w:val="20"/>
          <w:sz w:val="24"/>
          <w:szCs w:val="24"/>
        </w:rPr>
        <w:t xml:space="preserve"> </w:t>
      </w:r>
      <w:r w:rsidR="003950AA" w:rsidRPr="008B08BF">
        <w:rPr>
          <w:rFonts w:ascii="Times New Roman" w:hAnsi="Times New Roman" w:cs="Times New Roman"/>
          <w:sz w:val="24"/>
          <w:szCs w:val="24"/>
        </w:rPr>
        <w:t>recherche</w:t>
      </w:r>
      <w:r w:rsidR="003950AA" w:rsidRPr="008B08BF">
        <w:rPr>
          <w:rFonts w:ascii="Times New Roman" w:hAnsi="Times New Roman" w:cs="Times New Roman"/>
          <w:spacing w:val="-6"/>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4"/>
          <w:sz w:val="24"/>
          <w:szCs w:val="24"/>
        </w:rPr>
        <w:t xml:space="preserve"> </w:t>
      </w:r>
      <w:r w:rsidR="003950AA" w:rsidRPr="008B08BF">
        <w:rPr>
          <w:rFonts w:ascii="Times New Roman" w:hAnsi="Times New Roman" w:cs="Times New Roman"/>
          <w:sz w:val="24"/>
          <w:szCs w:val="24"/>
        </w:rPr>
        <w:t>en fixer les grandes orientations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et priorités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w:t>
      </w:r>
    </w:p>
    <w:p w14:paraId="04AE84D9" w14:textId="44B692A6"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D’examiner</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rapports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d’activité des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chefs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d’établissement ainsi</w:t>
      </w:r>
      <w:r w:rsidR="002C21EF" w:rsidRPr="008B08BF">
        <w:rPr>
          <w:rFonts w:ascii="Times New Roman" w:hAnsi="Times New Roman" w:cs="Times New Roman"/>
          <w:spacing w:val="-10"/>
          <w:sz w:val="24"/>
          <w:szCs w:val="24"/>
        </w:rPr>
        <w:t xml:space="preserve"> </w:t>
      </w:r>
      <w:r w:rsidR="002C21EF" w:rsidRPr="008B08BF">
        <w:rPr>
          <w:rFonts w:ascii="Times New Roman" w:hAnsi="Times New Roman" w:cs="Times New Roman"/>
          <w:sz w:val="24"/>
          <w:szCs w:val="24"/>
        </w:rPr>
        <w:t>que</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nouveaux</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projets de recherche universitaire</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w:t>
      </w:r>
    </w:p>
    <w:p w14:paraId="362B221E" w14:textId="351D5DE8"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pacing w:val="-12"/>
          <w:sz w:val="24"/>
          <w:szCs w:val="24"/>
        </w:rPr>
        <w:t xml:space="preserve"> </w:t>
      </w:r>
      <w:r w:rsidR="002C21EF" w:rsidRPr="008B08BF">
        <w:rPr>
          <w:rFonts w:ascii="Times New Roman" w:hAnsi="Times New Roman" w:cs="Times New Roman"/>
          <w:sz w:val="24"/>
          <w:szCs w:val="24"/>
        </w:rPr>
        <w:t>valider</w:t>
      </w:r>
      <w:r w:rsidR="002C21EF" w:rsidRPr="008B08BF">
        <w:rPr>
          <w:rFonts w:ascii="Times New Roman" w:hAnsi="Times New Roman" w:cs="Times New Roman"/>
          <w:spacing w:val="14"/>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3"/>
          <w:sz w:val="24"/>
          <w:szCs w:val="24"/>
        </w:rPr>
        <w:t xml:space="preserve"> </w:t>
      </w:r>
      <w:r w:rsidR="002C21EF" w:rsidRPr="008B08BF">
        <w:rPr>
          <w:rFonts w:ascii="Times New Roman" w:hAnsi="Times New Roman" w:cs="Times New Roman"/>
          <w:sz w:val="24"/>
          <w:szCs w:val="24"/>
        </w:rPr>
        <w:t>programmes</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de</w:t>
      </w:r>
      <w:r w:rsidR="0062090E">
        <w:rPr>
          <w:rFonts w:ascii="Times New Roman" w:hAnsi="Times New Roman" w:cs="Times New Roman"/>
          <w:sz w:val="24"/>
          <w:szCs w:val="24"/>
        </w:rPr>
        <w:t xml:space="preserve"> formation, et de</w:t>
      </w:r>
      <w:r w:rsidR="002C21EF" w:rsidRPr="008B08BF">
        <w:rPr>
          <w:rFonts w:ascii="Times New Roman" w:hAnsi="Times New Roman" w:cs="Times New Roman"/>
          <w:spacing w:val="-7"/>
          <w:sz w:val="24"/>
          <w:szCs w:val="24"/>
        </w:rPr>
        <w:t xml:space="preserve"> </w:t>
      </w:r>
      <w:r w:rsidR="002C21EF" w:rsidRPr="008B08BF">
        <w:rPr>
          <w:rFonts w:ascii="Times New Roman" w:hAnsi="Times New Roman" w:cs="Times New Roman"/>
          <w:sz w:val="24"/>
          <w:szCs w:val="24"/>
        </w:rPr>
        <w:t>recherche</w:t>
      </w:r>
      <w:r w:rsidR="002C21EF" w:rsidRPr="008B08BF">
        <w:rPr>
          <w:rFonts w:ascii="Times New Roman" w:hAnsi="Times New Roman" w:cs="Times New Roman"/>
          <w:spacing w:val="-6"/>
          <w:sz w:val="24"/>
          <w:szCs w:val="24"/>
        </w:rPr>
        <w:t xml:space="preserve"> </w:t>
      </w:r>
      <w:r w:rsidR="002C21EF" w:rsidRPr="008B08BF">
        <w:rPr>
          <w:rFonts w:ascii="Times New Roman" w:hAnsi="Times New Roman" w:cs="Times New Roman"/>
          <w:sz w:val="24"/>
          <w:szCs w:val="24"/>
        </w:rPr>
        <w:t>au</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sein</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des</w:t>
      </w:r>
      <w:r w:rsidR="002C21EF" w:rsidRPr="008B08BF">
        <w:rPr>
          <w:rFonts w:ascii="Times New Roman" w:hAnsi="Times New Roman" w:cs="Times New Roman"/>
          <w:spacing w:val="-9"/>
          <w:sz w:val="24"/>
          <w:szCs w:val="24"/>
        </w:rPr>
        <w:t xml:space="preserve"> </w:t>
      </w:r>
      <w:r w:rsidR="002C21EF" w:rsidRPr="008B08BF">
        <w:rPr>
          <w:rFonts w:ascii="Times New Roman" w:hAnsi="Times New Roman" w:cs="Times New Roman"/>
          <w:sz w:val="24"/>
          <w:szCs w:val="24"/>
        </w:rPr>
        <w:t>établissements</w:t>
      </w:r>
      <w:r w:rsidR="002C21EF" w:rsidRPr="008B08BF">
        <w:rPr>
          <w:rFonts w:ascii="Times New Roman" w:hAnsi="Times New Roman" w:cs="Times New Roman"/>
          <w:spacing w:val="26"/>
          <w:sz w:val="24"/>
          <w:szCs w:val="24"/>
        </w:rPr>
        <w:t xml:space="preserve"> </w:t>
      </w:r>
      <w:r w:rsidR="002C21EF" w:rsidRPr="008B08BF">
        <w:rPr>
          <w:rFonts w:ascii="Times New Roman" w:hAnsi="Times New Roman" w:cs="Times New Roman"/>
          <w:spacing w:val="-10"/>
          <w:sz w:val="24"/>
          <w:szCs w:val="24"/>
        </w:rPr>
        <w:t>;</w:t>
      </w:r>
    </w:p>
    <w:p w14:paraId="41F968C5" w14:textId="15633D13"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z w:val="24"/>
          <w:szCs w:val="24"/>
        </w:rPr>
        <w:t xml:space="preserve"> donner</w:t>
      </w:r>
      <w:r w:rsidR="002C21EF" w:rsidRPr="008B08BF">
        <w:rPr>
          <w:rFonts w:ascii="Times New Roman" w:hAnsi="Times New Roman" w:cs="Times New Roman"/>
          <w:spacing w:val="18"/>
          <w:sz w:val="24"/>
          <w:szCs w:val="24"/>
        </w:rPr>
        <w:t xml:space="preserve"> </w:t>
      </w:r>
      <w:r w:rsidR="002C21EF" w:rsidRPr="008B08BF">
        <w:rPr>
          <w:rFonts w:ascii="Times New Roman" w:hAnsi="Times New Roman" w:cs="Times New Roman"/>
          <w:sz w:val="24"/>
          <w:szCs w:val="24"/>
        </w:rPr>
        <w:t>un</w:t>
      </w:r>
      <w:r w:rsidR="002C21EF" w:rsidRPr="008B08BF">
        <w:rPr>
          <w:rFonts w:ascii="Times New Roman" w:hAnsi="Times New Roman" w:cs="Times New Roman"/>
          <w:spacing w:val="-2"/>
          <w:sz w:val="24"/>
          <w:szCs w:val="24"/>
        </w:rPr>
        <w:t xml:space="preserve"> </w:t>
      </w:r>
      <w:r w:rsidR="002C21EF" w:rsidRPr="008B08BF">
        <w:rPr>
          <w:rFonts w:ascii="Times New Roman" w:hAnsi="Times New Roman" w:cs="Times New Roman"/>
          <w:sz w:val="24"/>
          <w:szCs w:val="24"/>
        </w:rPr>
        <w:t>avis</w:t>
      </w:r>
      <w:r w:rsidR="002C21EF" w:rsidRPr="008B08BF">
        <w:rPr>
          <w:rFonts w:ascii="Times New Roman" w:hAnsi="Times New Roman" w:cs="Times New Roman"/>
          <w:spacing w:val="20"/>
          <w:sz w:val="24"/>
          <w:szCs w:val="24"/>
        </w:rPr>
        <w:t xml:space="preserve"> </w:t>
      </w:r>
      <w:r w:rsidR="002C21EF" w:rsidRPr="008B08BF">
        <w:rPr>
          <w:rFonts w:ascii="Times New Roman" w:hAnsi="Times New Roman" w:cs="Times New Roman"/>
          <w:sz w:val="24"/>
          <w:szCs w:val="24"/>
        </w:rPr>
        <w:t>sur les accords</w:t>
      </w:r>
      <w:r w:rsidR="002C21EF" w:rsidRPr="008B08BF">
        <w:rPr>
          <w:rFonts w:ascii="Times New Roman" w:hAnsi="Times New Roman" w:cs="Times New Roman"/>
          <w:spacing w:val="-6"/>
          <w:sz w:val="24"/>
          <w:szCs w:val="24"/>
        </w:rPr>
        <w:t xml:space="preserve"> </w:t>
      </w:r>
      <w:r w:rsidR="002C21EF" w:rsidRPr="008B08BF">
        <w:rPr>
          <w:rFonts w:ascii="Times New Roman" w:hAnsi="Times New Roman" w:cs="Times New Roman"/>
          <w:sz w:val="24"/>
          <w:szCs w:val="24"/>
        </w:rPr>
        <w:t>et</w:t>
      </w:r>
      <w:r w:rsidR="002C21EF" w:rsidRPr="008B08BF">
        <w:rPr>
          <w:rFonts w:ascii="Times New Roman" w:hAnsi="Times New Roman" w:cs="Times New Roman"/>
          <w:spacing w:val="-10"/>
          <w:sz w:val="24"/>
          <w:szCs w:val="24"/>
        </w:rPr>
        <w:t xml:space="preserve"> </w:t>
      </w:r>
      <w:r w:rsidR="002C21EF" w:rsidRPr="008B08BF">
        <w:rPr>
          <w:rFonts w:ascii="Times New Roman" w:hAnsi="Times New Roman" w:cs="Times New Roman"/>
          <w:sz w:val="24"/>
          <w:szCs w:val="24"/>
        </w:rPr>
        <w:t>conventions</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de partenariat avec</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d’autres universités, organismes</w:t>
      </w:r>
      <w:r w:rsidR="002C21EF" w:rsidRPr="008B08BF">
        <w:rPr>
          <w:rFonts w:ascii="Times New Roman" w:hAnsi="Times New Roman" w:cs="Times New Roman"/>
          <w:spacing w:val="37"/>
          <w:sz w:val="24"/>
          <w:szCs w:val="24"/>
        </w:rPr>
        <w:t xml:space="preserve"> </w:t>
      </w:r>
      <w:r w:rsidR="002C21EF" w:rsidRPr="008B08BF">
        <w:rPr>
          <w:rFonts w:ascii="Times New Roman" w:hAnsi="Times New Roman" w:cs="Times New Roman"/>
          <w:sz w:val="24"/>
          <w:szCs w:val="24"/>
        </w:rPr>
        <w:t>nationaux</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ou internationaux</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w:t>
      </w:r>
    </w:p>
    <w:p w14:paraId="18353592" w14:textId="521B0949" w:rsidR="002C21EF" w:rsidRPr="0062090E"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pacing w:val="-14"/>
          <w:sz w:val="24"/>
          <w:szCs w:val="24"/>
        </w:rPr>
        <w:t xml:space="preserve"> </w:t>
      </w:r>
      <w:r w:rsidR="002C21EF" w:rsidRPr="008B08BF">
        <w:rPr>
          <w:rFonts w:ascii="Times New Roman" w:hAnsi="Times New Roman" w:cs="Times New Roman"/>
          <w:sz w:val="24"/>
          <w:szCs w:val="24"/>
        </w:rPr>
        <w:t>jouer</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le rôle d’instance</w:t>
      </w:r>
      <w:r w:rsidR="002C21EF" w:rsidRPr="008B08BF">
        <w:rPr>
          <w:rFonts w:ascii="Times New Roman" w:hAnsi="Times New Roman" w:cs="Times New Roman"/>
          <w:spacing w:val="11"/>
          <w:sz w:val="24"/>
          <w:szCs w:val="24"/>
        </w:rPr>
        <w:t xml:space="preserve"> </w:t>
      </w:r>
      <w:r w:rsidR="002C21EF" w:rsidRPr="008B08BF">
        <w:rPr>
          <w:rFonts w:ascii="Times New Roman" w:hAnsi="Times New Roman" w:cs="Times New Roman"/>
          <w:sz w:val="24"/>
          <w:szCs w:val="24"/>
        </w:rPr>
        <w:t>d’appel</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pour</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3"/>
          <w:sz w:val="24"/>
          <w:szCs w:val="24"/>
        </w:rPr>
        <w:t xml:space="preserve"> </w:t>
      </w:r>
      <w:r w:rsidR="002C21EF" w:rsidRPr="008B08BF">
        <w:rPr>
          <w:rFonts w:ascii="Times New Roman" w:hAnsi="Times New Roman" w:cs="Times New Roman"/>
          <w:sz w:val="24"/>
          <w:szCs w:val="24"/>
        </w:rPr>
        <w:t>conseils</w:t>
      </w:r>
      <w:r w:rsidR="002C21EF" w:rsidRPr="008B08BF">
        <w:rPr>
          <w:rFonts w:ascii="Times New Roman" w:hAnsi="Times New Roman" w:cs="Times New Roman"/>
          <w:spacing w:val="9"/>
          <w:sz w:val="24"/>
          <w:szCs w:val="24"/>
        </w:rPr>
        <w:t xml:space="preserve"> </w:t>
      </w:r>
      <w:r w:rsidR="002C21EF" w:rsidRPr="008B08BF">
        <w:rPr>
          <w:rFonts w:ascii="Times New Roman" w:hAnsi="Times New Roman" w:cs="Times New Roman"/>
          <w:sz w:val="24"/>
          <w:szCs w:val="24"/>
        </w:rPr>
        <w:t>de</w:t>
      </w:r>
      <w:r w:rsidR="002C21EF" w:rsidRPr="008B08BF">
        <w:rPr>
          <w:rFonts w:ascii="Times New Roman" w:hAnsi="Times New Roman" w:cs="Times New Roman"/>
          <w:spacing w:val="-11"/>
          <w:sz w:val="24"/>
          <w:szCs w:val="24"/>
        </w:rPr>
        <w:t xml:space="preserve"> </w:t>
      </w:r>
      <w:r w:rsidR="002C21EF" w:rsidRPr="008B08BF">
        <w:rPr>
          <w:rFonts w:ascii="Times New Roman" w:hAnsi="Times New Roman" w:cs="Times New Roman"/>
          <w:sz w:val="24"/>
          <w:szCs w:val="24"/>
        </w:rPr>
        <w:t>discipline</w:t>
      </w:r>
      <w:r w:rsidR="002C21EF" w:rsidRPr="008B08BF">
        <w:rPr>
          <w:rFonts w:ascii="Times New Roman" w:hAnsi="Times New Roman" w:cs="Times New Roman"/>
          <w:spacing w:val="43"/>
          <w:sz w:val="24"/>
          <w:szCs w:val="24"/>
        </w:rPr>
        <w:t xml:space="preserve"> </w:t>
      </w:r>
      <w:r w:rsidR="002C21EF" w:rsidRPr="008B08BF">
        <w:rPr>
          <w:rFonts w:ascii="Times New Roman" w:hAnsi="Times New Roman" w:cs="Times New Roman"/>
          <w:sz w:val="24"/>
          <w:szCs w:val="24"/>
        </w:rPr>
        <w:t>des</w:t>
      </w:r>
      <w:r w:rsidR="002C21EF" w:rsidRPr="008B08BF">
        <w:rPr>
          <w:rFonts w:ascii="Times New Roman" w:hAnsi="Times New Roman" w:cs="Times New Roman"/>
          <w:spacing w:val="-13"/>
          <w:sz w:val="24"/>
          <w:szCs w:val="24"/>
        </w:rPr>
        <w:t xml:space="preserve"> </w:t>
      </w:r>
      <w:r w:rsidR="002C21EF" w:rsidRPr="008B08BF">
        <w:rPr>
          <w:rFonts w:ascii="Times New Roman" w:hAnsi="Times New Roman" w:cs="Times New Roman"/>
          <w:spacing w:val="-2"/>
          <w:sz w:val="24"/>
          <w:szCs w:val="24"/>
        </w:rPr>
        <w:t>établissements.</w:t>
      </w:r>
    </w:p>
    <w:p w14:paraId="5FDDC44E" w14:textId="77777777" w:rsidR="0062090E" w:rsidRPr="008B08BF" w:rsidRDefault="0062090E" w:rsidP="0062090E">
      <w:pPr>
        <w:pStyle w:val="Paragraphedeliste"/>
        <w:spacing w:before="0" w:line="276" w:lineRule="auto"/>
        <w:rPr>
          <w:rFonts w:ascii="Times New Roman" w:hAnsi="Times New Roman" w:cs="Times New Roman"/>
          <w:sz w:val="24"/>
          <w:szCs w:val="24"/>
        </w:rPr>
      </w:pPr>
    </w:p>
    <w:p w14:paraId="6B387BC5" w14:textId="44799DC3" w:rsidR="0062090E" w:rsidRPr="0062090E" w:rsidRDefault="0062090E" w:rsidP="0062090E">
      <w:pPr>
        <w:spacing w:before="0" w:line="276" w:lineRule="auto"/>
        <w:ind w:left="0"/>
        <w:rPr>
          <w:rFonts w:ascii="Times New Roman" w:hAnsi="Times New Roman" w:cs="Times New Roman"/>
          <w:b/>
          <w:bCs/>
          <w:sz w:val="28"/>
          <w:szCs w:val="28"/>
        </w:rPr>
      </w:pPr>
      <w:r w:rsidRPr="0062090E">
        <w:rPr>
          <w:rFonts w:ascii="Times New Roman" w:hAnsi="Times New Roman" w:cs="Times New Roman"/>
          <w:b/>
          <w:bCs/>
          <w:sz w:val="28"/>
          <w:szCs w:val="28"/>
        </w:rPr>
        <w:t>1-9-4-</w:t>
      </w:r>
      <w:r w:rsidRPr="0062090E">
        <w:rPr>
          <w:rFonts w:ascii="Times New Roman" w:hAnsi="Times New Roman" w:cs="Times New Roman"/>
          <w:b/>
          <w:bCs/>
          <w:spacing w:val="-14"/>
          <w:sz w:val="28"/>
          <w:szCs w:val="28"/>
        </w:rPr>
        <w:t xml:space="preserve"> </w:t>
      </w:r>
      <w:r w:rsidRPr="0062090E">
        <w:rPr>
          <w:rFonts w:ascii="Times New Roman" w:hAnsi="Times New Roman" w:cs="Times New Roman"/>
          <w:b/>
          <w:bCs/>
          <w:sz w:val="28"/>
          <w:szCs w:val="28"/>
        </w:rPr>
        <w:t>Conseil de discipline</w:t>
      </w:r>
    </w:p>
    <w:p w14:paraId="332CFFA5" w14:textId="05E0A8D2" w:rsidR="0062090E" w:rsidRPr="00E00640" w:rsidRDefault="00E00640" w:rsidP="00E00640">
      <w:pPr>
        <w:spacing w:before="0"/>
        <w:ind w:left="0"/>
        <w:jc w:val="left"/>
        <w:rPr>
          <w:rFonts w:ascii="Times New Roman" w:hAnsi="Times New Roman" w:cs="Times New Roman"/>
          <w:sz w:val="28"/>
          <w:szCs w:val="28"/>
        </w:rPr>
      </w:pPr>
      <w:r w:rsidRPr="00E00640">
        <w:rPr>
          <w:rFonts w:ascii="Times New Roman" w:hAnsi="Times New Roman" w:cs="Times New Roman"/>
          <w:sz w:val="28"/>
          <w:szCs w:val="28"/>
        </w:rPr>
        <w:t xml:space="preserve">Le conseil de discipline est </w:t>
      </w:r>
      <w:r>
        <w:rPr>
          <w:rFonts w:ascii="Times New Roman" w:hAnsi="Times New Roman" w:cs="Times New Roman"/>
          <w:sz w:val="28"/>
          <w:szCs w:val="28"/>
        </w:rPr>
        <w:t>l’</w:t>
      </w:r>
      <w:r w:rsidRPr="00E00640">
        <w:rPr>
          <w:rFonts w:ascii="Times New Roman" w:hAnsi="Times New Roman" w:cs="Times New Roman"/>
          <w:sz w:val="28"/>
          <w:szCs w:val="28"/>
        </w:rPr>
        <w:t>organe</w:t>
      </w:r>
      <w:r>
        <w:rPr>
          <w:rFonts w:ascii="Times New Roman" w:hAnsi="Times New Roman" w:cs="Times New Roman"/>
          <w:sz w:val="28"/>
          <w:szCs w:val="28"/>
        </w:rPr>
        <w:t xml:space="preserve"> régulateur et de police de l’UPFHOB-MALI. Il est</w:t>
      </w:r>
      <w:r w:rsidRPr="00E00640">
        <w:rPr>
          <w:rFonts w:ascii="Times New Roman" w:hAnsi="Times New Roman" w:cs="Times New Roman"/>
          <w:sz w:val="28"/>
          <w:szCs w:val="28"/>
        </w:rPr>
        <w:t xml:space="preserve"> chargé d’examiner et de statuer sur les infractions commises par les membres de la communauté universitaire. Son rôle est essentiel pour garantir le respect des règle internes à l’université et assurer un cadre d’étude et de travail, conforme aux valeurs de l’établissement</w:t>
      </w:r>
      <w:r>
        <w:rPr>
          <w:rFonts w:ascii="Times New Roman" w:hAnsi="Times New Roman" w:cs="Times New Roman"/>
          <w:sz w:val="28"/>
          <w:szCs w:val="28"/>
        </w:rPr>
        <w:t>. Il est composé de :</w:t>
      </w:r>
      <w:r w:rsidRPr="00E00640">
        <w:rPr>
          <w:rFonts w:ascii="Times New Roman" w:hAnsi="Times New Roman" w:cs="Times New Roman"/>
          <w:sz w:val="28"/>
          <w:szCs w:val="28"/>
        </w:rPr>
        <w:t xml:space="preserve"> </w:t>
      </w:r>
    </w:p>
    <w:tbl>
      <w:tblPr>
        <w:tblStyle w:val="TableauGrille5Fonc-Accentuation1"/>
        <w:tblW w:w="0" w:type="auto"/>
        <w:tblLayout w:type="fixed"/>
        <w:tblLook w:val="04A0" w:firstRow="1" w:lastRow="0" w:firstColumn="1" w:lastColumn="0" w:noHBand="0" w:noVBand="1"/>
      </w:tblPr>
      <w:tblGrid>
        <w:gridCol w:w="1053"/>
        <w:gridCol w:w="2344"/>
        <w:gridCol w:w="2127"/>
        <w:gridCol w:w="2226"/>
        <w:gridCol w:w="2210"/>
      </w:tblGrid>
      <w:tr w:rsidR="007A7C06" w:rsidRPr="0062090E" w14:paraId="10E52391" w14:textId="77777777" w:rsidTr="007A7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60582BD7"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N°</w:t>
            </w:r>
          </w:p>
        </w:tc>
        <w:tc>
          <w:tcPr>
            <w:tcW w:w="2344" w:type="dxa"/>
          </w:tcPr>
          <w:p w14:paraId="3196BB36"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NOM</w:t>
            </w:r>
          </w:p>
        </w:tc>
        <w:tc>
          <w:tcPr>
            <w:tcW w:w="2127" w:type="dxa"/>
          </w:tcPr>
          <w:p w14:paraId="7E98D3DD"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PRENOM</w:t>
            </w:r>
          </w:p>
        </w:tc>
        <w:tc>
          <w:tcPr>
            <w:tcW w:w="2226" w:type="dxa"/>
          </w:tcPr>
          <w:p w14:paraId="4804CFE7"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FONCTION</w:t>
            </w:r>
          </w:p>
        </w:tc>
        <w:tc>
          <w:tcPr>
            <w:tcW w:w="2210" w:type="dxa"/>
          </w:tcPr>
          <w:p w14:paraId="7BA8AC41"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SUPPLEANT</w:t>
            </w:r>
          </w:p>
        </w:tc>
      </w:tr>
      <w:tr w:rsidR="007A7C06" w:rsidRPr="0062090E" w14:paraId="3C0F4CB3"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41921F28"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01</w:t>
            </w:r>
          </w:p>
        </w:tc>
        <w:tc>
          <w:tcPr>
            <w:tcW w:w="2344" w:type="dxa"/>
          </w:tcPr>
          <w:p w14:paraId="1DC22530"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Dr SANOGO</w:t>
            </w:r>
          </w:p>
        </w:tc>
        <w:tc>
          <w:tcPr>
            <w:tcW w:w="2127" w:type="dxa"/>
          </w:tcPr>
          <w:p w14:paraId="3C196C3E"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Mamadou</w:t>
            </w:r>
          </w:p>
        </w:tc>
        <w:tc>
          <w:tcPr>
            <w:tcW w:w="2226" w:type="dxa"/>
          </w:tcPr>
          <w:p w14:paraId="365A5D24"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Directeur General</w:t>
            </w:r>
          </w:p>
        </w:tc>
        <w:tc>
          <w:tcPr>
            <w:tcW w:w="2210" w:type="dxa"/>
          </w:tcPr>
          <w:p w14:paraId="43B40705" w14:textId="77777777" w:rsidR="0062090E" w:rsidRPr="0062090E" w:rsidRDefault="0062090E" w:rsidP="0064286C">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2090E">
              <w:rPr>
                <w:rFonts w:ascii="Times New Roman" w:hAnsi="Times New Roman"/>
                <w:sz w:val="24"/>
                <w:szCs w:val="24"/>
              </w:rPr>
              <w:t>-Robert SIDIBE</w:t>
            </w:r>
          </w:p>
          <w:p w14:paraId="6C7E1598" w14:textId="77777777" w:rsidR="0062090E" w:rsidRPr="0062090E" w:rsidRDefault="0062090E" w:rsidP="0064286C">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2090E">
              <w:rPr>
                <w:rFonts w:ascii="Times New Roman" w:hAnsi="Times New Roman"/>
                <w:sz w:val="24"/>
                <w:szCs w:val="24"/>
              </w:rPr>
              <w:t>-Adama KONE</w:t>
            </w:r>
          </w:p>
        </w:tc>
      </w:tr>
      <w:tr w:rsidR="007A7C06" w:rsidRPr="0062090E" w14:paraId="446850C3"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31FE38D5"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02</w:t>
            </w:r>
          </w:p>
        </w:tc>
        <w:tc>
          <w:tcPr>
            <w:tcW w:w="2344" w:type="dxa"/>
          </w:tcPr>
          <w:p w14:paraId="00D71A00"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Mme SANGARE </w:t>
            </w:r>
          </w:p>
        </w:tc>
        <w:tc>
          <w:tcPr>
            <w:tcW w:w="2127" w:type="dxa"/>
          </w:tcPr>
          <w:p w14:paraId="570D2493"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Romaine</w:t>
            </w:r>
          </w:p>
        </w:tc>
        <w:tc>
          <w:tcPr>
            <w:tcW w:w="2226" w:type="dxa"/>
          </w:tcPr>
          <w:p w14:paraId="2E410C8C"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Enseignante</w:t>
            </w:r>
          </w:p>
        </w:tc>
        <w:tc>
          <w:tcPr>
            <w:tcW w:w="2210" w:type="dxa"/>
          </w:tcPr>
          <w:p w14:paraId="108B2071"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Adama KONE </w:t>
            </w:r>
            <w:proofErr w:type="spellStart"/>
            <w:r w:rsidRPr="0062090E">
              <w:rPr>
                <w:rFonts w:ascii="Times New Roman" w:hAnsi="Times New Roman" w:cs="Times New Roman"/>
                <w:sz w:val="24"/>
                <w:szCs w:val="24"/>
              </w:rPr>
              <w:t>kk</w:t>
            </w:r>
            <w:proofErr w:type="spellEnd"/>
          </w:p>
        </w:tc>
      </w:tr>
      <w:tr w:rsidR="007A7C06" w:rsidRPr="0062090E" w14:paraId="10E524FB"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70EF2E24"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03</w:t>
            </w:r>
          </w:p>
        </w:tc>
        <w:tc>
          <w:tcPr>
            <w:tcW w:w="2344" w:type="dxa"/>
          </w:tcPr>
          <w:p w14:paraId="22CA0B19"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M.DIARRA</w:t>
            </w:r>
          </w:p>
        </w:tc>
        <w:tc>
          <w:tcPr>
            <w:tcW w:w="2127" w:type="dxa"/>
          </w:tcPr>
          <w:p w14:paraId="3C1886D7"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Yacouba</w:t>
            </w:r>
          </w:p>
        </w:tc>
        <w:tc>
          <w:tcPr>
            <w:tcW w:w="2226" w:type="dxa"/>
          </w:tcPr>
          <w:p w14:paraId="13F9A7E5"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w:t>
            </w:r>
          </w:p>
        </w:tc>
        <w:tc>
          <w:tcPr>
            <w:tcW w:w="2210" w:type="dxa"/>
          </w:tcPr>
          <w:p w14:paraId="6BAAC219"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62090E">
              <w:rPr>
                <w:rFonts w:ascii="Times New Roman" w:hAnsi="Times New Roman" w:cs="Times New Roman"/>
                <w:sz w:val="24"/>
                <w:szCs w:val="24"/>
              </w:rPr>
              <w:t>Aichatou</w:t>
            </w:r>
            <w:proofErr w:type="spellEnd"/>
            <w:r w:rsidRPr="0062090E">
              <w:rPr>
                <w:rFonts w:ascii="Times New Roman" w:hAnsi="Times New Roman" w:cs="Times New Roman"/>
                <w:sz w:val="24"/>
                <w:szCs w:val="24"/>
              </w:rPr>
              <w:t xml:space="preserve"> DIALLO</w:t>
            </w:r>
          </w:p>
        </w:tc>
      </w:tr>
      <w:tr w:rsidR="007A7C06" w:rsidRPr="0062090E" w14:paraId="34B68685"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41C87A3D"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04</w:t>
            </w:r>
          </w:p>
        </w:tc>
        <w:tc>
          <w:tcPr>
            <w:tcW w:w="2344" w:type="dxa"/>
          </w:tcPr>
          <w:p w14:paraId="430653D2"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Mme KONE </w:t>
            </w:r>
          </w:p>
        </w:tc>
        <w:tc>
          <w:tcPr>
            <w:tcW w:w="2127" w:type="dxa"/>
          </w:tcPr>
          <w:p w14:paraId="64CA7B13"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Korotimi</w:t>
            </w:r>
          </w:p>
        </w:tc>
        <w:tc>
          <w:tcPr>
            <w:tcW w:w="2226" w:type="dxa"/>
          </w:tcPr>
          <w:p w14:paraId="46E0754C"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Enseignante</w:t>
            </w:r>
          </w:p>
        </w:tc>
        <w:tc>
          <w:tcPr>
            <w:tcW w:w="2210" w:type="dxa"/>
          </w:tcPr>
          <w:p w14:paraId="2C00C5F1"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Issa GOITA</w:t>
            </w:r>
          </w:p>
        </w:tc>
      </w:tr>
      <w:tr w:rsidR="007A7C06" w:rsidRPr="0062090E" w14:paraId="15AB400B"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5953593B"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05</w:t>
            </w:r>
          </w:p>
        </w:tc>
        <w:tc>
          <w:tcPr>
            <w:tcW w:w="2344" w:type="dxa"/>
          </w:tcPr>
          <w:p w14:paraId="6D93201F" w14:textId="06C996F7" w:rsidR="0062090E" w:rsidRPr="0062090E" w:rsidRDefault="00CF0127"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Mme</w:t>
            </w:r>
            <w:r w:rsidR="00B37D1F">
              <w:rPr>
                <w:rFonts w:ascii="Times New Roman" w:hAnsi="Times New Roman" w:cs="Times New Roman"/>
                <w:sz w:val="24"/>
                <w:szCs w:val="24"/>
              </w:rPr>
              <w:t xml:space="preserve"> </w:t>
            </w:r>
            <w:r w:rsidR="00191F1C">
              <w:rPr>
                <w:rFonts w:ascii="Times New Roman" w:hAnsi="Times New Roman" w:cs="Times New Roman"/>
                <w:sz w:val="24"/>
                <w:szCs w:val="24"/>
              </w:rPr>
              <w:t>DIANE</w:t>
            </w:r>
          </w:p>
        </w:tc>
        <w:tc>
          <w:tcPr>
            <w:tcW w:w="2127" w:type="dxa"/>
          </w:tcPr>
          <w:p w14:paraId="4044307C" w14:textId="3937EF16" w:rsidR="0062090E" w:rsidRPr="0062090E" w:rsidRDefault="00191F1C"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Djita</w:t>
            </w:r>
            <w:proofErr w:type="spellEnd"/>
            <w:r>
              <w:rPr>
                <w:rFonts w:ascii="Times New Roman" w:hAnsi="Times New Roman" w:cs="Times New Roman"/>
                <w:sz w:val="24"/>
                <w:szCs w:val="24"/>
              </w:rPr>
              <w:t xml:space="preserve"> </w:t>
            </w:r>
          </w:p>
        </w:tc>
        <w:tc>
          <w:tcPr>
            <w:tcW w:w="2226" w:type="dxa"/>
          </w:tcPr>
          <w:p w14:paraId="1304DC31"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Parent Etudiant </w:t>
            </w:r>
          </w:p>
        </w:tc>
        <w:tc>
          <w:tcPr>
            <w:tcW w:w="2210" w:type="dxa"/>
          </w:tcPr>
          <w:p w14:paraId="3C8000CB" w14:textId="51240734" w:rsidR="0062090E" w:rsidRPr="00307A1B" w:rsidRDefault="00307A1B"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07A1B">
              <w:rPr>
                <w:rFonts w:ascii="Times New Roman" w:hAnsi="Times New Roman" w:cs="Times New Roman"/>
                <w:sz w:val="24"/>
                <w:szCs w:val="24"/>
              </w:rPr>
              <w:t>Souleymane FOFANA</w:t>
            </w:r>
          </w:p>
        </w:tc>
      </w:tr>
      <w:tr w:rsidR="00CF0127" w:rsidRPr="0062090E" w14:paraId="012E6BC8"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147C4BBB" w14:textId="11F0E6D5" w:rsidR="00CF0127" w:rsidRPr="0062090E" w:rsidRDefault="00CF0127" w:rsidP="0064286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06</w:t>
            </w:r>
          </w:p>
        </w:tc>
        <w:tc>
          <w:tcPr>
            <w:tcW w:w="2344" w:type="dxa"/>
          </w:tcPr>
          <w:p w14:paraId="7F71F136" w14:textId="5B32D356" w:rsidR="00CF0127" w:rsidRPr="0062090E" w:rsidRDefault="00CF0127"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M.KONE</w:t>
            </w:r>
          </w:p>
        </w:tc>
        <w:tc>
          <w:tcPr>
            <w:tcW w:w="2127" w:type="dxa"/>
          </w:tcPr>
          <w:p w14:paraId="513FB23B" w14:textId="36C683AD" w:rsidR="00CF0127" w:rsidRPr="0062090E" w:rsidRDefault="00CF0127"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Mohamed</w:t>
            </w:r>
          </w:p>
        </w:tc>
        <w:tc>
          <w:tcPr>
            <w:tcW w:w="2226" w:type="dxa"/>
          </w:tcPr>
          <w:p w14:paraId="13A566F7" w14:textId="344A455A" w:rsidR="00C17005" w:rsidRPr="0062090E" w:rsidRDefault="00CF0127" w:rsidP="00C170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Parent</w:t>
            </w:r>
            <w:r w:rsidR="00C17005">
              <w:rPr>
                <w:rFonts w:ascii="Times New Roman" w:hAnsi="Times New Roman" w:cs="Times New Roman"/>
                <w:sz w:val="24"/>
                <w:szCs w:val="24"/>
              </w:rPr>
              <w:t xml:space="preserve"> Etudiant</w:t>
            </w:r>
          </w:p>
        </w:tc>
        <w:tc>
          <w:tcPr>
            <w:tcW w:w="2210" w:type="dxa"/>
          </w:tcPr>
          <w:p w14:paraId="4B6BC9ED" w14:textId="464DA387" w:rsidR="00CF0127" w:rsidRPr="00307A1B" w:rsidRDefault="00307A1B"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7A1B">
              <w:rPr>
                <w:rFonts w:ascii="Times New Roman" w:hAnsi="Times New Roman" w:cs="Times New Roman"/>
                <w:sz w:val="24"/>
                <w:szCs w:val="24"/>
              </w:rPr>
              <w:t>Asma DIALLO</w:t>
            </w:r>
          </w:p>
        </w:tc>
      </w:tr>
      <w:tr w:rsidR="007A7C06" w:rsidRPr="0062090E" w14:paraId="0D080857"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65C4A6BB" w14:textId="2237315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w:t>
            </w:r>
            <w:r w:rsidR="00CF0127">
              <w:rPr>
                <w:rFonts w:ascii="Times New Roman" w:hAnsi="Times New Roman" w:cs="Times New Roman"/>
                <w:sz w:val="24"/>
                <w:szCs w:val="24"/>
              </w:rPr>
              <w:t>7</w:t>
            </w:r>
          </w:p>
        </w:tc>
        <w:tc>
          <w:tcPr>
            <w:tcW w:w="2344" w:type="dxa"/>
          </w:tcPr>
          <w:p w14:paraId="443D51BD"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M.DIA </w:t>
            </w:r>
          </w:p>
        </w:tc>
        <w:tc>
          <w:tcPr>
            <w:tcW w:w="2127" w:type="dxa"/>
          </w:tcPr>
          <w:p w14:paraId="7F759886"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Oumar</w:t>
            </w:r>
          </w:p>
        </w:tc>
        <w:tc>
          <w:tcPr>
            <w:tcW w:w="2226" w:type="dxa"/>
          </w:tcPr>
          <w:p w14:paraId="5D6936DA" w14:textId="0B181553"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Etudiant </w:t>
            </w:r>
          </w:p>
        </w:tc>
        <w:tc>
          <w:tcPr>
            <w:tcW w:w="2210" w:type="dxa"/>
          </w:tcPr>
          <w:p w14:paraId="286A31DF" w14:textId="3DEFFF70" w:rsidR="0062090E" w:rsidRPr="0062090E" w:rsidRDefault="007A7C06"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A7C06">
              <w:rPr>
                <w:rFonts w:ascii="Times New Roman" w:hAnsi="Times New Roman" w:cs="Times New Roman"/>
                <w:sz w:val="24"/>
                <w:szCs w:val="24"/>
              </w:rPr>
              <w:t>Mohamed DIARRA</w:t>
            </w:r>
          </w:p>
        </w:tc>
      </w:tr>
      <w:tr w:rsidR="007A7C06" w:rsidRPr="0062090E" w14:paraId="6F1492EB"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08349A4C" w14:textId="7122577D"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w:t>
            </w:r>
            <w:r w:rsidR="00CF0127">
              <w:rPr>
                <w:rFonts w:ascii="Times New Roman" w:hAnsi="Times New Roman" w:cs="Times New Roman"/>
                <w:sz w:val="24"/>
                <w:szCs w:val="24"/>
              </w:rPr>
              <w:t>8</w:t>
            </w:r>
          </w:p>
        </w:tc>
        <w:tc>
          <w:tcPr>
            <w:tcW w:w="2344" w:type="dxa"/>
          </w:tcPr>
          <w:p w14:paraId="650FFAEC" w14:textId="25B7F98E" w:rsidR="0062090E" w:rsidRPr="0062090E" w:rsidRDefault="00E00640"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Mme KAMISSOKO</w:t>
            </w:r>
          </w:p>
        </w:tc>
        <w:tc>
          <w:tcPr>
            <w:tcW w:w="2127" w:type="dxa"/>
          </w:tcPr>
          <w:p w14:paraId="311A1B1C" w14:textId="48B999F7" w:rsidR="0062090E" w:rsidRPr="0062090E" w:rsidRDefault="00E00640"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Moussomady</w:t>
            </w:r>
          </w:p>
        </w:tc>
        <w:tc>
          <w:tcPr>
            <w:tcW w:w="2226" w:type="dxa"/>
          </w:tcPr>
          <w:p w14:paraId="518EBFD0" w14:textId="72EFFC32"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Etudiant</w:t>
            </w:r>
            <w:r w:rsidR="00E00640">
              <w:rPr>
                <w:rFonts w:ascii="Times New Roman" w:hAnsi="Times New Roman" w:cs="Times New Roman"/>
                <w:sz w:val="24"/>
                <w:szCs w:val="24"/>
              </w:rPr>
              <w:t>e</w:t>
            </w:r>
          </w:p>
        </w:tc>
        <w:tc>
          <w:tcPr>
            <w:tcW w:w="2210" w:type="dxa"/>
          </w:tcPr>
          <w:p w14:paraId="6C6162B4" w14:textId="5707591A" w:rsidR="0062090E" w:rsidRPr="007A7C06" w:rsidRDefault="007A7C06"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7C06">
              <w:rPr>
                <w:rFonts w:ascii="Times New Roman" w:hAnsi="Times New Roman" w:cs="Times New Roman"/>
                <w:sz w:val="24"/>
                <w:szCs w:val="24"/>
              </w:rPr>
              <w:t>S</w:t>
            </w:r>
            <w:r>
              <w:rPr>
                <w:rFonts w:ascii="Times New Roman" w:hAnsi="Times New Roman" w:cs="Times New Roman"/>
                <w:sz w:val="24"/>
                <w:szCs w:val="24"/>
              </w:rPr>
              <w:t>é</w:t>
            </w:r>
            <w:r w:rsidRPr="007A7C06">
              <w:rPr>
                <w:rFonts w:ascii="Times New Roman" w:hAnsi="Times New Roman" w:cs="Times New Roman"/>
                <w:sz w:val="24"/>
                <w:szCs w:val="24"/>
              </w:rPr>
              <w:t>kou SANOGO</w:t>
            </w:r>
          </w:p>
        </w:tc>
      </w:tr>
    </w:tbl>
    <w:p w14:paraId="6E3C72DD" w14:textId="77777777" w:rsidR="002C21EF" w:rsidRDefault="002C21EF" w:rsidP="00294738">
      <w:pPr>
        <w:spacing w:before="0" w:line="276" w:lineRule="auto"/>
        <w:ind w:left="0"/>
        <w:rPr>
          <w:rFonts w:ascii="Arial" w:hAnsi="Arial" w:cs="Arial"/>
          <w:sz w:val="26"/>
          <w:szCs w:val="26"/>
        </w:rPr>
      </w:pPr>
    </w:p>
    <w:p w14:paraId="16BBB247" w14:textId="77777777" w:rsidR="007A7C06" w:rsidRDefault="007A7C06" w:rsidP="00294738">
      <w:pPr>
        <w:spacing w:before="0" w:line="276" w:lineRule="auto"/>
        <w:ind w:left="0"/>
        <w:rPr>
          <w:rFonts w:ascii="Arial" w:hAnsi="Arial" w:cs="Arial"/>
          <w:sz w:val="26"/>
          <w:szCs w:val="26"/>
        </w:rPr>
      </w:pPr>
    </w:p>
    <w:p w14:paraId="25D3E841" w14:textId="77777777" w:rsidR="007A7C06" w:rsidRDefault="007A7C06" w:rsidP="00294738">
      <w:pPr>
        <w:spacing w:before="0" w:line="276" w:lineRule="auto"/>
        <w:ind w:left="0"/>
        <w:rPr>
          <w:rFonts w:ascii="Arial" w:hAnsi="Arial" w:cs="Arial"/>
          <w:sz w:val="26"/>
          <w:szCs w:val="26"/>
        </w:rPr>
      </w:pPr>
    </w:p>
    <w:p w14:paraId="0780982F" w14:textId="77777777" w:rsidR="007A7C06" w:rsidRDefault="007A7C06" w:rsidP="00294738">
      <w:pPr>
        <w:spacing w:before="0" w:line="276" w:lineRule="auto"/>
        <w:ind w:left="0"/>
        <w:rPr>
          <w:rFonts w:ascii="Arial" w:hAnsi="Arial" w:cs="Arial"/>
          <w:sz w:val="26"/>
          <w:szCs w:val="26"/>
        </w:rPr>
      </w:pPr>
    </w:p>
    <w:p w14:paraId="19FC648E" w14:textId="77777777" w:rsidR="007A7C06" w:rsidRDefault="007A7C06" w:rsidP="00294738">
      <w:pPr>
        <w:spacing w:before="0" w:line="276" w:lineRule="auto"/>
        <w:ind w:left="0"/>
        <w:rPr>
          <w:rFonts w:ascii="Arial" w:hAnsi="Arial" w:cs="Arial"/>
          <w:sz w:val="26"/>
          <w:szCs w:val="26"/>
        </w:rPr>
      </w:pPr>
    </w:p>
    <w:p w14:paraId="5C7F5546" w14:textId="77777777" w:rsidR="007A7C06" w:rsidRDefault="007A7C06" w:rsidP="00294738">
      <w:pPr>
        <w:spacing w:before="0" w:line="276" w:lineRule="auto"/>
        <w:ind w:left="0"/>
        <w:rPr>
          <w:rFonts w:ascii="Arial" w:hAnsi="Arial" w:cs="Arial"/>
          <w:sz w:val="26"/>
          <w:szCs w:val="26"/>
        </w:rPr>
      </w:pPr>
    </w:p>
    <w:p w14:paraId="7858BF2B" w14:textId="77777777" w:rsidR="007A7C06" w:rsidRPr="00294738" w:rsidRDefault="007A7C06" w:rsidP="00294738">
      <w:pPr>
        <w:spacing w:before="0" w:line="276" w:lineRule="auto"/>
        <w:ind w:left="0"/>
        <w:rPr>
          <w:rFonts w:ascii="Arial" w:hAnsi="Arial" w:cs="Arial"/>
          <w:sz w:val="26"/>
          <w:szCs w:val="26"/>
        </w:rPr>
      </w:pPr>
    </w:p>
    <w:p w14:paraId="200F76F5" w14:textId="5440BF84" w:rsidR="002C21EF" w:rsidRPr="0062090E" w:rsidRDefault="002C21EF" w:rsidP="00294738">
      <w:pPr>
        <w:spacing w:before="0" w:line="276" w:lineRule="auto"/>
        <w:ind w:left="0"/>
        <w:rPr>
          <w:rFonts w:ascii="Times New Roman" w:hAnsi="Times New Roman" w:cs="Times New Roman"/>
          <w:b/>
          <w:bCs/>
          <w:sz w:val="28"/>
          <w:szCs w:val="28"/>
        </w:rPr>
      </w:pPr>
      <w:r w:rsidRPr="0062090E">
        <w:rPr>
          <w:rFonts w:ascii="Times New Roman" w:hAnsi="Times New Roman" w:cs="Times New Roman"/>
          <w:b/>
          <w:bCs/>
          <w:sz w:val="28"/>
          <w:szCs w:val="28"/>
        </w:rPr>
        <w:t>1-9-</w:t>
      </w:r>
      <w:r w:rsidR="0062090E" w:rsidRPr="0062090E">
        <w:rPr>
          <w:rFonts w:ascii="Times New Roman" w:hAnsi="Times New Roman" w:cs="Times New Roman"/>
          <w:b/>
          <w:bCs/>
          <w:sz w:val="28"/>
          <w:szCs w:val="28"/>
        </w:rPr>
        <w:t>5</w:t>
      </w:r>
      <w:r w:rsidRPr="0062090E">
        <w:rPr>
          <w:rFonts w:ascii="Times New Roman" w:hAnsi="Times New Roman" w:cs="Times New Roman"/>
          <w:b/>
          <w:bCs/>
          <w:sz w:val="28"/>
          <w:szCs w:val="28"/>
        </w:rPr>
        <w:t>-</w:t>
      </w:r>
      <w:r w:rsidRPr="0062090E">
        <w:rPr>
          <w:rFonts w:ascii="Times New Roman" w:hAnsi="Times New Roman" w:cs="Times New Roman"/>
          <w:b/>
          <w:bCs/>
          <w:spacing w:val="-14"/>
          <w:sz w:val="28"/>
          <w:szCs w:val="28"/>
        </w:rPr>
        <w:t xml:space="preserve"> </w:t>
      </w:r>
      <w:r w:rsidRPr="0062090E">
        <w:rPr>
          <w:rFonts w:ascii="Times New Roman" w:hAnsi="Times New Roman" w:cs="Times New Roman"/>
          <w:b/>
          <w:bCs/>
          <w:sz w:val="28"/>
          <w:szCs w:val="28"/>
        </w:rPr>
        <w:t>Cellule</w:t>
      </w:r>
      <w:r w:rsidRPr="0062090E">
        <w:rPr>
          <w:rFonts w:ascii="Times New Roman" w:hAnsi="Times New Roman" w:cs="Times New Roman"/>
          <w:b/>
          <w:bCs/>
          <w:spacing w:val="-12"/>
          <w:sz w:val="28"/>
          <w:szCs w:val="28"/>
        </w:rPr>
        <w:t xml:space="preserve"> </w:t>
      </w:r>
      <w:r w:rsidRPr="0062090E">
        <w:rPr>
          <w:rFonts w:ascii="Times New Roman" w:hAnsi="Times New Roman" w:cs="Times New Roman"/>
          <w:b/>
          <w:bCs/>
          <w:sz w:val="28"/>
          <w:szCs w:val="28"/>
        </w:rPr>
        <w:t>Interne</w:t>
      </w:r>
      <w:r w:rsidRPr="0062090E">
        <w:rPr>
          <w:rFonts w:ascii="Times New Roman" w:hAnsi="Times New Roman" w:cs="Times New Roman"/>
          <w:b/>
          <w:bCs/>
          <w:spacing w:val="-11"/>
          <w:sz w:val="28"/>
          <w:szCs w:val="28"/>
        </w:rPr>
        <w:t xml:space="preserve"> </w:t>
      </w:r>
      <w:r w:rsidRPr="0062090E">
        <w:rPr>
          <w:rFonts w:ascii="Times New Roman" w:hAnsi="Times New Roman" w:cs="Times New Roman"/>
          <w:b/>
          <w:bCs/>
          <w:sz w:val="28"/>
          <w:szCs w:val="28"/>
        </w:rPr>
        <w:t>d’Assurance</w:t>
      </w:r>
      <w:r w:rsidRPr="0062090E">
        <w:rPr>
          <w:rFonts w:ascii="Times New Roman" w:hAnsi="Times New Roman" w:cs="Times New Roman"/>
          <w:b/>
          <w:bCs/>
          <w:spacing w:val="-13"/>
          <w:sz w:val="28"/>
          <w:szCs w:val="28"/>
        </w:rPr>
        <w:t xml:space="preserve"> </w:t>
      </w:r>
      <w:r w:rsidRPr="0062090E">
        <w:rPr>
          <w:rFonts w:ascii="Times New Roman" w:hAnsi="Times New Roman" w:cs="Times New Roman"/>
          <w:b/>
          <w:bCs/>
          <w:spacing w:val="-2"/>
          <w:sz w:val="28"/>
          <w:szCs w:val="28"/>
        </w:rPr>
        <w:t>Qualité</w:t>
      </w:r>
    </w:p>
    <w:p w14:paraId="73B41579" w14:textId="595B99A5" w:rsidR="002C21EF" w:rsidRPr="00E00640" w:rsidRDefault="002C21E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La</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Cellule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interne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d’assurance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qualité́</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a</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pour</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mission</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promouvoir</w:t>
      </w:r>
      <w:r w:rsidRPr="00E00640">
        <w:rPr>
          <w:rFonts w:ascii="Times New Roman" w:hAnsi="Times New Roman" w:cs="Times New Roman"/>
          <w:spacing w:val="12"/>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pratiques</w:t>
      </w:r>
      <w:r w:rsidRPr="00E00640">
        <w:rPr>
          <w:rFonts w:ascii="Times New Roman" w:hAnsi="Times New Roman" w:cs="Times New Roman"/>
          <w:spacing w:val="-10"/>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00D001C3">
        <w:rPr>
          <w:rFonts w:ascii="Times New Roman" w:hAnsi="Times New Roman" w:cs="Times New Roman"/>
          <w:sz w:val="24"/>
          <w:szCs w:val="24"/>
        </w:rPr>
        <w:t>q</w:t>
      </w:r>
      <w:r w:rsidRPr="00E00640">
        <w:rPr>
          <w:rFonts w:ascii="Times New Roman" w:hAnsi="Times New Roman" w:cs="Times New Roman"/>
          <w:sz w:val="24"/>
          <w:szCs w:val="24"/>
        </w:rPr>
        <w:t>ualité́ au</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sein</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établissements,</w:t>
      </w:r>
      <w:r w:rsidRPr="00E00640">
        <w:rPr>
          <w:rFonts w:ascii="Times New Roman" w:hAnsi="Times New Roman" w:cs="Times New Roman"/>
          <w:spacing w:val="-3"/>
          <w:sz w:val="24"/>
          <w:szCs w:val="24"/>
        </w:rPr>
        <w:t xml:space="preserve"> </w:t>
      </w:r>
      <w:r w:rsidRPr="00E00640">
        <w:rPr>
          <w:rFonts w:ascii="Times New Roman" w:hAnsi="Times New Roman" w:cs="Times New Roman"/>
          <w:sz w:val="24"/>
          <w:szCs w:val="24"/>
        </w:rPr>
        <w:t>notamment</w:t>
      </w:r>
      <w:r w:rsidRPr="00E00640">
        <w:rPr>
          <w:rFonts w:ascii="Times New Roman" w:hAnsi="Times New Roman" w:cs="Times New Roman"/>
          <w:spacing w:val="22"/>
          <w:sz w:val="24"/>
          <w:szCs w:val="24"/>
        </w:rPr>
        <w:t xml:space="preserve"> </w:t>
      </w:r>
      <w:r w:rsidRPr="00E00640">
        <w:rPr>
          <w:rFonts w:ascii="Times New Roman" w:hAnsi="Times New Roman" w:cs="Times New Roman"/>
          <w:sz w:val="24"/>
          <w:szCs w:val="24"/>
        </w:rPr>
        <w:t>dans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domaines 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formation,</w:t>
      </w:r>
      <w:r w:rsidRPr="00E00640">
        <w:rPr>
          <w:rFonts w:ascii="Times New Roman" w:hAnsi="Times New Roman" w:cs="Times New Roman"/>
          <w:spacing w:val="14"/>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recherche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vie universitaire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de l’UPFHOB-MALI. Dans ce cadre,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elle est chargée :</w:t>
      </w:r>
    </w:p>
    <w:p w14:paraId="0E926598" w14:textId="79DE53F7"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D’élaborer, de réviser, et de mettre en œuvre les politiques et les procédures d'assurance qualité.</w:t>
      </w:r>
    </w:p>
    <w:p w14:paraId="21501E82" w14:textId="595D9D2D"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D’évaluer périodiquement les processus et les performances pour identifier les domaines d'amélioration.</w:t>
      </w:r>
    </w:p>
    <w:p w14:paraId="19AF341A" w14:textId="76E867BB"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De collecter et d’analyser les feedbacks des étudiants, des enseignants et du personnel pour identifier les opportunités d'amélioration.</w:t>
      </w:r>
    </w:p>
    <w:p w14:paraId="716E78DF" w14:textId="23378107"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D’organiser des formations et sessions de sensibilisation sur les normes de qualité et les bonnes pratiques.</w:t>
      </w:r>
    </w:p>
    <w:p w14:paraId="36200264" w14:textId="6FD2608D"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De Coordonner avec les instances d'accréditation et de certification pour garantir le respect des normes requises.</w:t>
      </w:r>
    </w:p>
    <w:p w14:paraId="33ED0F67" w14:textId="3E88C9B4" w:rsidR="00D001C3" w:rsidRPr="00D001C3" w:rsidRDefault="00D001C3" w:rsidP="00D001C3">
      <w:pPr>
        <w:pStyle w:val="Paragraphedeliste"/>
        <w:numPr>
          <w:ilvl w:val="0"/>
          <w:numId w:val="34"/>
        </w:numPr>
        <w:spacing w:before="0" w:line="276" w:lineRule="auto"/>
        <w:rPr>
          <w:rFonts w:ascii="Times New Roman" w:hAnsi="Times New Roman" w:cs="Times New Roman"/>
          <w:sz w:val="24"/>
          <w:szCs w:val="24"/>
        </w:rPr>
      </w:pPr>
      <w:r>
        <w:rPr>
          <w:rFonts w:ascii="Times New Roman" w:hAnsi="Times New Roman" w:cs="Times New Roman"/>
          <w:sz w:val="24"/>
          <w:szCs w:val="24"/>
        </w:rPr>
        <w:t xml:space="preserve">De </w:t>
      </w:r>
      <w:r w:rsidRPr="00D001C3">
        <w:rPr>
          <w:rFonts w:ascii="Times New Roman" w:hAnsi="Times New Roman" w:cs="Times New Roman"/>
          <w:sz w:val="24"/>
          <w:szCs w:val="24"/>
        </w:rPr>
        <w:t>piloter</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les</w:t>
      </w:r>
      <w:r w:rsidRPr="00D001C3">
        <w:rPr>
          <w:rFonts w:ascii="Times New Roman" w:hAnsi="Times New Roman" w:cs="Times New Roman"/>
          <w:spacing w:val="18"/>
          <w:sz w:val="24"/>
          <w:szCs w:val="24"/>
        </w:rPr>
        <w:t xml:space="preserve"> </w:t>
      </w:r>
      <w:r w:rsidRPr="00D001C3">
        <w:rPr>
          <w:rFonts w:ascii="Times New Roman" w:hAnsi="Times New Roman" w:cs="Times New Roman"/>
          <w:sz w:val="24"/>
          <w:szCs w:val="24"/>
        </w:rPr>
        <w:t>différentes</w:t>
      </w:r>
      <w:r w:rsidRPr="00D001C3">
        <w:rPr>
          <w:rFonts w:ascii="Times New Roman" w:hAnsi="Times New Roman" w:cs="Times New Roman"/>
          <w:spacing w:val="28"/>
          <w:sz w:val="24"/>
          <w:szCs w:val="24"/>
        </w:rPr>
        <w:t xml:space="preserve"> </w:t>
      </w:r>
      <w:r w:rsidRPr="00D001C3">
        <w:rPr>
          <w:rFonts w:ascii="Times New Roman" w:hAnsi="Times New Roman" w:cs="Times New Roman"/>
          <w:sz w:val="24"/>
          <w:szCs w:val="24"/>
        </w:rPr>
        <w:t>évaluations</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requises</w:t>
      </w:r>
      <w:r w:rsidRPr="00D001C3">
        <w:rPr>
          <w:rFonts w:ascii="Times New Roman" w:hAnsi="Times New Roman" w:cs="Times New Roman"/>
          <w:spacing w:val="28"/>
          <w:sz w:val="24"/>
          <w:szCs w:val="24"/>
        </w:rPr>
        <w:t xml:space="preserve"> </w:t>
      </w:r>
      <w:r w:rsidRPr="00D001C3">
        <w:rPr>
          <w:rFonts w:ascii="Times New Roman" w:hAnsi="Times New Roman" w:cs="Times New Roman"/>
          <w:sz w:val="24"/>
          <w:szCs w:val="24"/>
        </w:rPr>
        <w:t>par</w:t>
      </w:r>
      <w:r w:rsidRPr="00D001C3">
        <w:rPr>
          <w:rFonts w:ascii="Times New Roman" w:hAnsi="Times New Roman" w:cs="Times New Roman"/>
          <w:spacing w:val="19"/>
          <w:sz w:val="24"/>
          <w:szCs w:val="24"/>
        </w:rPr>
        <w:t xml:space="preserve"> </w:t>
      </w:r>
      <w:r w:rsidRPr="00D001C3">
        <w:rPr>
          <w:rFonts w:ascii="Times New Roman" w:hAnsi="Times New Roman" w:cs="Times New Roman"/>
          <w:sz w:val="24"/>
          <w:szCs w:val="24"/>
        </w:rPr>
        <w:t>le</w:t>
      </w:r>
      <w:r w:rsidRPr="00D001C3">
        <w:rPr>
          <w:rFonts w:ascii="Times New Roman" w:hAnsi="Times New Roman" w:cs="Times New Roman"/>
          <w:spacing w:val="30"/>
          <w:sz w:val="24"/>
          <w:szCs w:val="24"/>
        </w:rPr>
        <w:t xml:space="preserve"> </w:t>
      </w:r>
      <w:r w:rsidRPr="00D001C3">
        <w:rPr>
          <w:rFonts w:ascii="Times New Roman" w:hAnsi="Times New Roman" w:cs="Times New Roman"/>
          <w:sz w:val="24"/>
          <w:szCs w:val="24"/>
        </w:rPr>
        <w:t>Ministère</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18"/>
          <w:sz w:val="24"/>
          <w:szCs w:val="24"/>
        </w:rPr>
        <w:t xml:space="preserve"> </w:t>
      </w:r>
      <w:r w:rsidRPr="00D001C3">
        <w:rPr>
          <w:rFonts w:ascii="Times New Roman" w:hAnsi="Times New Roman" w:cs="Times New Roman"/>
          <w:sz w:val="24"/>
          <w:szCs w:val="24"/>
        </w:rPr>
        <w:t>tutelle</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ou</w:t>
      </w:r>
      <w:r w:rsidRPr="00D001C3">
        <w:rPr>
          <w:rFonts w:ascii="Times New Roman" w:hAnsi="Times New Roman" w:cs="Times New Roman"/>
          <w:spacing w:val="19"/>
          <w:sz w:val="24"/>
          <w:szCs w:val="24"/>
        </w:rPr>
        <w:t xml:space="preserve"> </w:t>
      </w:r>
      <w:r w:rsidRPr="00D001C3">
        <w:rPr>
          <w:rFonts w:ascii="Times New Roman" w:hAnsi="Times New Roman" w:cs="Times New Roman"/>
          <w:sz w:val="24"/>
          <w:szCs w:val="24"/>
        </w:rPr>
        <w:t>tout</w:t>
      </w:r>
      <w:r w:rsidRPr="00D001C3">
        <w:rPr>
          <w:rFonts w:ascii="Times New Roman" w:hAnsi="Times New Roman" w:cs="Times New Roman"/>
          <w:spacing w:val="24"/>
          <w:sz w:val="24"/>
          <w:szCs w:val="24"/>
        </w:rPr>
        <w:t xml:space="preserve"> </w:t>
      </w:r>
      <w:r w:rsidRPr="00D001C3">
        <w:rPr>
          <w:rFonts w:ascii="Times New Roman" w:hAnsi="Times New Roman" w:cs="Times New Roman"/>
          <w:sz w:val="24"/>
          <w:szCs w:val="24"/>
        </w:rPr>
        <w:t xml:space="preserve">autres </w:t>
      </w:r>
      <w:r w:rsidR="009B40AE" w:rsidRPr="00D001C3">
        <w:rPr>
          <w:rFonts w:ascii="Times New Roman" w:hAnsi="Times New Roman" w:cs="Times New Roman"/>
          <w:sz w:val="24"/>
          <w:szCs w:val="24"/>
        </w:rPr>
        <w:t>organismes;</w:t>
      </w:r>
    </w:p>
    <w:p w14:paraId="2874BA16" w14:textId="3FE9342D" w:rsidR="00D001C3" w:rsidRPr="00D001C3" w:rsidRDefault="00D001C3" w:rsidP="00D001C3">
      <w:pPr>
        <w:pStyle w:val="Paragraphedeliste"/>
        <w:numPr>
          <w:ilvl w:val="0"/>
          <w:numId w:val="34"/>
        </w:numPr>
        <w:spacing w:before="0" w:line="276" w:lineRule="auto"/>
        <w:rPr>
          <w:rFonts w:ascii="Times New Roman" w:hAnsi="Times New Roman" w:cs="Times New Roman"/>
          <w:sz w:val="24"/>
          <w:szCs w:val="24"/>
        </w:rPr>
      </w:pPr>
      <w:r>
        <w:rPr>
          <w:rFonts w:ascii="Times New Roman" w:hAnsi="Times New Roman" w:cs="Times New Roman"/>
          <w:sz w:val="24"/>
          <w:szCs w:val="24"/>
        </w:rPr>
        <w:t>D</w:t>
      </w:r>
      <w:r w:rsidRPr="00D001C3">
        <w:rPr>
          <w:rFonts w:ascii="Times New Roman" w:hAnsi="Times New Roman" w:cs="Times New Roman"/>
          <w:sz w:val="24"/>
          <w:szCs w:val="24"/>
        </w:rPr>
        <w:t>’évaluer</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les</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projets</w:t>
      </w:r>
      <w:r w:rsidRPr="00D001C3">
        <w:rPr>
          <w:rFonts w:ascii="Times New Roman" w:hAnsi="Times New Roman" w:cs="Times New Roman"/>
          <w:spacing w:val="-1"/>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création</w:t>
      </w:r>
      <w:r w:rsidRPr="00D001C3">
        <w:rPr>
          <w:rFonts w:ascii="Times New Roman" w:hAnsi="Times New Roman" w:cs="Times New Roman"/>
          <w:spacing w:val="-7"/>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structures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recherche</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et/ou</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formation ainsi</w:t>
      </w:r>
      <w:r w:rsidRPr="00D001C3">
        <w:rPr>
          <w:rFonts w:ascii="Times New Roman" w:hAnsi="Times New Roman" w:cs="Times New Roman"/>
          <w:spacing w:val="-3"/>
          <w:sz w:val="24"/>
          <w:szCs w:val="24"/>
        </w:rPr>
        <w:t xml:space="preserve"> </w:t>
      </w:r>
      <w:r w:rsidRPr="00D001C3">
        <w:rPr>
          <w:rFonts w:ascii="Times New Roman" w:hAnsi="Times New Roman" w:cs="Times New Roman"/>
          <w:sz w:val="24"/>
          <w:szCs w:val="24"/>
        </w:rPr>
        <w:t>que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les projets</w:t>
      </w:r>
      <w:r w:rsidRPr="00D001C3">
        <w:rPr>
          <w:rFonts w:ascii="Times New Roman" w:hAnsi="Times New Roman" w:cs="Times New Roman"/>
          <w:spacing w:val="26"/>
          <w:sz w:val="24"/>
          <w:szCs w:val="24"/>
        </w:rPr>
        <w:t xml:space="preserve"> </w:t>
      </w:r>
      <w:r w:rsidRPr="00D001C3">
        <w:rPr>
          <w:rFonts w:ascii="Times New Roman" w:hAnsi="Times New Roman" w:cs="Times New Roman"/>
          <w:sz w:val="24"/>
          <w:szCs w:val="24"/>
        </w:rPr>
        <w:t>et</w:t>
      </w:r>
      <w:r w:rsidRPr="00D001C3">
        <w:rPr>
          <w:rFonts w:ascii="Times New Roman" w:hAnsi="Times New Roman" w:cs="Times New Roman"/>
          <w:spacing w:val="-7"/>
          <w:sz w:val="24"/>
          <w:szCs w:val="24"/>
        </w:rPr>
        <w:t xml:space="preserve"> </w:t>
      </w:r>
      <w:r w:rsidRPr="00D001C3">
        <w:rPr>
          <w:rFonts w:ascii="Times New Roman" w:hAnsi="Times New Roman" w:cs="Times New Roman"/>
          <w:sz w:val="24"/>
          <w:szCs w:val="24"/>
        </w:rPr>
        <w:t>programmes de formation</w:t>
      </w:r>
      <w:r w:rsidRPr="00D001C3">
        <w:rPr>
          <w:rFonts w:ascii="Times New Roman" w:hAnsi="Times New Roman" w:cs="Times New Roman"/>
          <w:spacing w:val="30"/>
          <w:sz w:val="24"/>
          <w:szCs w:val="24"/>
        </w:rPr>
        <w:t xml:space="preserve"> </w:t>
      </w:r>
      <w:r w:rsidRPr="00D001C3">
        <w:rPr>
          <w:rFonts w:ascii="Times New Roman" w:hAnsi="Times New Roman" w:cs="Times New Roman"/>
          <w:sz w:val="24"/>
          <w:szCs w:val="24"/>
        </w:rPr>
        <w:t>en</w:t>
      </w:r>
      <w:r w:rsidRPr="00D001C3">
        <w:rPr>
          <w:rFonts w:ascii="Times New Roman" w:hAnsi="Times New Roman" w:cs="Times New Roman"/>
          <w:spacing w:val="-12"/>
          <w:sz w:val="24"/>
          <w:szCs w:val="24"/>
        </w:rPr>
        <w:t xml:space="preserve"> </w:t>
      </w:r>
      <w:r w:rsidRPr="00D001C3">
        <w:rPr>
          <w:rFonts w:ascii="Times New Roman" w:hAnsi="Times New Roman" w:cs="Times New Roman"/>
          <w:sz w:val="24"/>
          <w:szCs w:val="24"/>
        </w:rPr>
        <w:t>vue de leur habilitation</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et/ou accréditation ;</w:t>
      </w:r>
    </w:p>
    <w:p w14:paraId="38397035" w14:textId="054983BE"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Pr>
          <w:rFonts w:ascii="Times New Roman" w:hAnsi="Times New Roman" w:cs="Times New Roman"/>
          <w:sz w:val="24"/>
          <w:szCs w:val="24"/>
        </w:rPr>
        <w:t>D</w:t>
      </w:r>
      <w:r w:rsidRPr="00D001C3">
        <w:rPr>
          <w:rFonts w:ascii="Times New Roman" w:hAnsi="Times New Roman" w:cs="Times New Roman"/>
          <w:sz w:val="24"/>
          <w:szCs w:val="24"/>
        </w:rPr>
        <w:t>’exploiter</w:t>
      </w:r>
      <w:r w:rsidRPr="00D001C3">
        <w:rPr>
          <w:rFonts w:ascii="Times New Roman" w:hAnsi="Times New Roman" w:cs="Times New Roman"/>
          <w:spacing w:val="23"/>
          <w:sz w:val="24"/>
          <w:szCs w:val="24"/>
        </w:rPr>
        <w:t xml:space="preserve"> </w:t>
      </w:r>
      <w:r w:rsidRPr="00D001C3">
        <w:rPr>
          <w:rFonts w:ascii="Times New Roman" w:hAnsi="Times New Roman" w:cs="Times New Roman"/>
          <w:sz w:val="24"/>
          <w:szCs w:val="24"/>
        </w:rPr>
        <w:t>les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rapports d’évaluations</w:t>
      </w:r>
      <w:r w:rsidRPr="00D001C3">
        <w:rPr>
          <w:rFonts w:ascii="Times New Roman" w:hAnsi="Times New Roman" w:cs="Times New Roman"/>
          <w:spacing w:val="36"/>
          <w:sz w:val="24"/>
          <w:szCs w:val="24"/>
        </w:rPr>
        <w:t xml:space="preserve"> </w:t>
      </w:r>
      <w:r w:rsidRPr="00D001C3">
        <w:rPr>
          <w:rFonts w:ascii="Times New Roman" w:hAnsi="Times New Roman" w:cs="Times New Roman"/>
          <w:sz w:val="24"/>
          <w:szCs w:val="24"/>
        </w:rPr>
        <w:t>internes</w:t>
      </w:r>
      <w:r w:rsidRPr="00D001C3">
        <w:rPr>
          <w:rFonts w:ascii="Times New Roman" w:hAnsi="Times New Roman" w:cs="Times New Roman"/>
          <w:spacing w:val="13"/>
          <w:sz w:val="24"/>
          <w:szCs w:val="24"/>
        </w:rPr>
        <w:t xml:space="preserve"> </w:t>
      </w:r>
      <w:r w:rsidRPr="00D001C3">
        <w:rPr>
          <w:rFonts w:ascii="Times New Roman" w:hAnsi="Times New Roman" w:cs="Times New Roman"/>
          <w:sz w:val="24"/>
          <w:szCs w:val="24"/>
        </w:rPr>
        <w:t>et</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externes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et</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mettre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en</w:t>
      </w:r>
      <w:r w:rsidRPr="00D001C3">
        <w:rPr>
          <w:rFonts w:ascii="Times New Roman" w:hAnsi="Times New Roman" w:cs="Times New Roman"/>
          <w:spacing w:val="-8"/>
          <w:sz w:val="24"/>
          <w:szCs w:val="24"/>
        </w:rPr>
        <w:t xml:space="preserve"> </w:t>
      </w:r>
      <w:r w:rsidRPr="00D001C3">
        <w:rPr>
          <w:rFonts w:ascii="Times New Roman" w:hAnsi="Times New Roman" w:cs="Times New Roman"/>
          <w:sz w:val="24"/>
          <w:szCs w:val="24"/>
        </w:rPr>
        <w:t>place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des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stratégies de remédiation.</w:t>
      </w:r>
    </w:p>
    <w:p w14:paraId="24E3C05C" w14:textId="23604456" w:rsidR="009B40AE" w:rsidRPr="009B40AE" w:rsidRDefault="009B40AE" w:rsidP="009B40AE">
      <w:pPr>
        <w:spacing w:line="276" w:lineRule="auto"/>
        <w:jc w:val="left"/>
        <w:rPr>
          <w:rFonts w:ascii="Times New Roman" w:eastAsia="Calibri" w:hAnsi="Times New Roman" w:cs="Times New Roman"/>
          <w:color w:val="000000" w:themeColor="text1"/>
          <w:sz w:val="24"/>
          <w:szCs w:val="28"/>
        </w:rPr>
      </w:pPr>
      <w:r w:rsidRPr="009B40AE">
        <w:rPr>
          <w:rFonts w:ascii="Times New Roman" w:eastAsia="Calibri" w:hAnsi="Times New Roman" w:cs="Times New Roman"/>
          <w:color w:val="000000" w:themeColor="text1"/>
          <w:sz w:val="24"/>
          <w:szCs w:val="28"/>
        </w:rPr>
        <w:t xml:space="preserve">Sous tutelle directe du rectorat, la CIAQ est </w:t>
      </w:r>
      <w:r w:rsidR="00A25A48">
        <w:rPr>
          <w:rFonts w:ascii="Times New Roman" w:eastAsia="Calibri" w:hAnsi="Times New Roman" w:cs="Times New Roman"/>
          <w:color w:val="000000" w:themeColor="text1"/>
          <w:sz w:val="24"/>
          <w:szCs w:val="28"/>
        </w:rPr>
        <w:t>composée comme suite</w:t>
      </w:r>
      <w:r w:rsidR="00307A1B">
        <w:rPr>
          <w:rFonts w:ascii="Times New Roman" w:eastAsia="Calibri" w:hAnsi="Times New Roman" w:cs="Times New Roman"/>
          <w:color w:val="000000" w:themeColor="text1"/>
          <w:sz w:val="24"/>
          <w:szCs w:val="28"/>
        </w:rPr>
        <w:t xml:space="preserve"> </w:t>
      </w:r>
      <w:r w:rsidR="00A25A48">
        <w:rPr>
          <w:rFonts w:ascii="Times New Roman" w:eastAsia="Calibri" w:hAnsi="Times New Roman" w:cs="Times New Roman"/>
          <w:color w:val="000000" w:themeColor="text1"/>
          <w:sz w:val="24"/>
          <w:szCs w:val="28"/>
        </w:rPr>
        <w:t xml:space="preserve">: </w:t>
      </w:r>
    </w:p>
    <w:p w14:paraId="00A73D94" w14:textId="329A4707" w:rsidR="00307A1B" w:rsidRPr="00307A1B" w:rsidRDefault="00A25A48" w:rsidP="00307A1B">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Responsable de l'Assurance Qualité</w:t>
      </w:r>
      <w:r w:rsidR="00307A1B" w:rsidRPr="00307A1B">
        <w:rPr>
          <w:rFonts w:ascii="Times New Roman" w:eastAsia="Calibri" w:hAnsi="Times New Roman" w:cs="Times New Roman"/>
          <w:b/>
          <w:bCs/>
          <w:color w:val="000000" w:themeColor="text1"/>
          <w:sz w:val="24"/>
          <w:szCs w:val="28"/>
        </w:rPr>
        <w:t> :</w:t>
      </w:r>
      <w:r w:rsidR="00307A1B">
        <w:rPr>
          <w:rFonts w:ascii="Times New Roman" w:eastAsia="Calibri" w:hAnsi="Times New Roman" w:cs="Times New Roman"/>
          <w:color w:val="000000" w:themeColor="text1"/>
          <w:sz w:val="24"/>
          <w:szCs w:val="28"/>
        </w:rPr>
        <w:t xml:space="preserve"> Dr TRAORE Yaya</w:t>
      </w:r>
    </w:p>
    <w:p w14:paraId="21888952" w14:textId="1885BD5A" w:rsidR="00307A1B" w:rsidRPr="00307A1B" w:rsidRDefault="009B40AE" w:rsidP="00307A1B">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Chef de projet qualité</w:t>
      </w:r>
      <w:r w:rsidR="00307A1B" w:rsidRPr="00307A1B">
        <w:rPr>
          <w:rFonts w:ascii="Times New Roman" w:eastAsia="Calibri" w:hAnsi="Times New Roman" w:cs="Times New Roman"/>
          <w:b/>
          <w:bCs/>
          <w:color w:val="000000" w:themeColor="text1"/>
          <w:sz w:val="24"/>
          <w:szCs w:val="28"/>
        </w:rPr>
        <w:t xml:space="preserve"> : </w:t>
      </w:r>
      <w:r w:rsidR="00307A1B">
        <w:rPr>
          <w:rFonts w:ascii="Times New Roman" w:eastAsia="Calibri" w:hAnsi="Times New Roman" w:cs="Times New Roman"/>
          <w:color w:val="000000" w:themeColor="text1"/>
          <w:sz w:val="24"/>
          <w:szCs w:val="28"/>
        </w:rPr>
        <w:t xml:space="preserve">M. TRAORE Nicodème Longin </w:t>
      </w:r>
    </w:p>
    <w:p w14:paraId="42EF79DE" w14:textId="133DA251" w:rsidR="009B40AE" w:rsidRPr="009B40AE" w:rsidRDefault="009B40AE" w:rsidP="009B40AE">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Auditeur/évaluateur qualité</w:t>
      </w:r>
      <w:r w:rsidR="00307A1B">
        <w:rPr>
          <w:rFonts w:ascii="Times New Roman" w:eastAsia="Calibri" w:hAnsi="Times New Roman" w:cs="Times New Roman"/>
          <w:color w:val="000000" w:themeColor="text1"/>
          <w:sz w:val="24"/>
          <w:szCs w:val="28"/>
        </w:rPr>
        <w:t> : M. SANGARE Adama</w:t>
      </w:r>
    </w:p>
    <w:p w14:paraId="78230745" w14:textId="13718470" w:rsidR="009B40AE" w:rsidRPr="009B40AE" w:rsidRDefault="009B40AE" w:rsidP="009B40AE">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Chargé de programme qualité</w:t>
      </w:r>
      <w:r w:rsidR="00307A1B" w:rsidRPr="00307A1B">
        <w:rPr>
          <w:rFonts w:ascii="Times New Roman" w:eastAsia="Calibri" w:hAnsi="Times New Roman" w:cs="Times New Roman"/>
          <w:b/>
          <w:bCs/>
          <w:color w:val="000000" w:themeColor="text1"/>
          <w:sz w:val="24"/>
          <w:szCs w:val="28"/>
        </w:rPr>
        <w:t> :</w:t>
      </w:r>
      <w:r w:rsidR="00307A1B">
        <w:rPr>
          <w:rFonts w:ascii="Times New Roman" w:eastAsia="Calibri" w:hAnsi="Times New Roman" w:cs="Times New Roman"/>
          <w:color w:val="000000" w:themeColor="text1"/>
          <w:sz w:val="24"/>
          <w:szCs w:val="28"/>
        </w:rPr>
        <w:t xml:space="preserve"> Dr TOURE Oumar</w:t>
      </w:r>
    </w:p>
    <w:p w14:paraId="72DAE929" w14:textId="012F6B8D" w:rsidR="009B40AE" w:rsidRPr="009B40AE" w:rsidRDefault="009B40AE" w:rsidP="009B40AE">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Assistant qualité</w:t>
      </w:r>
      <w:r w:rsidR="00307A1B" w:rsidRPr="00307A1B">
        <w:rPr>
          <w:rFonts w:ascii="Times New Roman" w:eastAsia="Calibri" w:hAnsi="Times New Roman" w:cs="Times New Roman"/>
          <w:b/>
          <w:bCs/>
          <w:color w:val="000000" w:themeColor="text1"/>
          <w:sz w:val="24"/>
          <w:szCs w:val="28"/>
        </w:rPr>
        <w:t> :</w:t>
      </w:r>
      <w:r w:rsidR="00307A1B">
        <w:rPr>
          <w:rFonts w:ascii="Times New Roman" w:eastAsia="Calibri" w:hAnsi="Times New Roman" w:cs="Times New Roman"/>
          <w:color w:val="000000" w:themeColor="text1"/>
          <w:sz w:val="24"/>
          <w:szCs w:val="28"/>
        </w:rPr>
        <w:t xml:space="preserve"> Mme TOURE Macou</w:t>
      </w:r>
    </w:p>
    <w:p w14:paraId="0AF4E11D" w14:textId="77777777" w:rsidR="002C21EF" w:rsidRPr="00294738" w:rsidRDefault="002C21EF" w:rsidP="00294738">
      <w:pPr>
        <w:spacing w:before="0" w:line="276" w:lineRule="auto"/>
        <w:ind w:left="0"/>
        <w:rPr>
          <w:rFonts w:ascii="Arial" w:hAnsi="Arial" w:cs="Arial"/>
          <w:sz w:val="26"/>
          <w:szCs w:val="26"/>
        </w:rPr>
      </w:pPr>
    </w:p>
    <w:p w14:paraId="6F6CC50A" w14:textId="5106B027" w:rsidR="002C21EF" w:rsidRPr="004250A6" w:rsidRDefault="002C21EF" w:rsidP="00294738">
      <w:pPr>
        <w:spacing w:before="0" w:line="276" w:lineRule="auto"/>
        <w:ind w:left="0"/>
        <w:rPr>
          <w:rFonts w:ascii="Times New Roman" w:hAnsi="Times New Roman" w:cs="Times New Roman"/>
          <w:b/>
          <w:bCs/>
          <w:sz w:val="28"/>
          <w:szCs w:val="28"/>
        </w:rPr>
      </w:pPr>
      <w:r w:rsidRPr="004250A6">
        <w:rPr>
          <w:rFonts w:ascii="Times New Roman" w:hAnsi="Times New Roman" w:cs="Times New Roman"/>
          <w:b/>
          <w:bCs/>
          <w:sz w:val="28"/>
          <w:szCs w:val="28"/>
        </w:rPr>
        <w:t>1-9-</w:t>
      </w:r>
      <w:r w:rsidR="0062090E" w:rsidRPr="004250A6">
        <w:rPr>
          <w:rFonts w:ascii="Times New Roman" w:hAnsi="Times New Roman" w:cs="Times New Roman"/>
          <w:b/>
          <w:bCs/>
          <w:sz w:val="28"/>
          <w:szCs w:val="28"/>
        </w:rPr>
        <w:t>6</w:t>
      </w:r>
      <w:r w:rsidRPr="004250A6">
        <w:rPr>
          <w:rFonts w:ascii="Times New Roman" w:hAnsi="Times New Roman" w:cs="Times New Roman"/>
          <w:b/>
          <w:bCs/>
          <w:sz w:val="28"/>
          <w:szCs w:val="28"/>
        </w:rPr>
        <w:t>-Le</w:t>
      </w:r>
      <w:r w:rsidRPr="004250A6">
        <w:rPr>
          <w:rFonts w:ascii="Times New Roman" w:hAnsi="Times New Roman" w:cs="Times New Roman"/>
          <w:b/>
          <w:bCs/>
          <w:spacing w:val="3"/>
          <w:sz w:val="28"/>
          <w:szCs w:val="28"/>
        </w:rPr>
        <w:t xml:space="preserve"> </w:t>
      </w:r>
      <w:r w:rsidRPr="004250A6">
        <w:rPr>
          <w:rFonts w:ascii="Times New Roman" w:hAnsi="Times New Roman" w:cs="Times New Roman"/>
          <w:b/>
          <w:bCs/>
          <w:spacing w:val="-2"/>
          <w:sz w:val="28"/>
          <w:szCs w:val="28"/>
        </w:rPr>
        <w:t>Rectorat</w:t>
      </w:r>
    </w:p>
    <w:p w14:paraId="3ACFF09E" w14:textId="3C7B9B04" w:rsidR="002C21EF" w:rsidRPr="004250A6" w:rsidRDefault="002C21E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L’Université </w:t>
      </w:r>
      <w:r w:rsidR="004250A6">
        <w:rPr>
          <w:rFonts w:ascii="Times New Roman" w:hAnsi="Times New Roman" w:cs="Times New Roman"/>
          <w:sz w:val="26"/>
          <w:szCs w:val="26"/>
        </w:rPr>
        <w:t>P</w:t>
      </w:r>
      <w:r w:rsidRPr="004250A6">
        <w:rPr>
          <w:rFonts w:ascii="Times New Roman" w:hAnsi="Times New Roman" w:cs="Times New Roman"/>
          <w:sz w:val="26"/>
          <w:szCs w:val="26"/>
        </w:rPr>
        <w:t>rivée F</w:t>
      </w:r>
      <w:r w:rsidR="00A25A48" w:rsidRPr="004250A6">
        <w:rPr>
          <w:rFonts w:ascii="Times New Roman" w:hAnsi="Times New Roman" w:cs="Times New Roman"/>
          <w:sz w:val="26"/>
          <w:szCs w:val="26"/>
        </w:rPr>
        <w:t>é</w:t>
      </w:r>
      <w:r w:rsidRPr="004250A6">
        <w:rPr>
          <w:rFonts w:ascii="Times New Roman" w:hAnsi="Times New Roman" w:cs="Times New Roman"/>
          <w:sz w:val="26"/>
          <w:szCs w:val="26"/>
        </w:rPr>
        <w:t xml:space="preserve">lix </w:t>
      </w:r>
      <w:r w:rsidR="00A25A48" w:rsidRPr="004250A6">
        <w:rPr>
          <w:rFonts w:ascii="Times New Roman" w:hAnsi="Times New Roman" w:cs="Times New Roman"/>
          <w:sz w:val="26"/>
          <w:szCs w:val="26"/>
        </w:rPr>
        <w:t>Houphouët</w:t>
      </w:r>
      <w:r w:rsidRPr="004250A6">
        <w:rPr>
          <w:rFonts w:ascii="Times New Roman" w:hAnsi="Times New Roman" w:cs="Times New Roman"/>
          <w:sz w:val="26"/>
          <w:szCs w:val="26"/>
        </w:rPr>
        <w:t xml:space="preserve"> Boigny-Mali</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dirigée</w:t>
      </w:r>
      <w:r w:rsidRPr="004250A6">
        <w:rPr>
          <w:rFonts w:ascii="Times New Roman" w:hAnsi="Times New Roman" w:cs="Times New Roman"/>
          <w:spacing w:val="11"/>
          <w:sz w:val="26"/>
          <w:szCs w:val="26"/>
        </w:rPr>
        <w:t xml:space="preserve"> </w:t>
      </w:r>
      <w:r w:rsidRPr="004250A6">
        <w:rPr>
          <w:rFonts w:ascii="Times New Roman" w:hAnsi="Times New Roman" w:cs="Times New Roman"/>
          <w:sz w:val="26"/>
          <w:szCs w:val="26"/>
        </w:rPr>
        <w:t>par</w:t>
      </w:r>
      <w:r w:rsidRPr="004250A6">
        <w:rPr>
          <w:rFonts w:ascii="Times New Roman" w:hAnsi="Times New Roman" w:cs="Times New Roman"/>
          <w:spacing w:val="-3"/>
          <w:sz w:val="26"/>
          <w:szCs w:val="26"/>
        </w:rPr>
        <w:t xml:space="preserve"> </w:t>
      </w:r>
      <w:r w:rsidRPr="004250A6">
        <w:rPr>
          <w:rFonts w:ascii="Times New Roman" w:hAnsi="Times New Roman" w:cs="Times New Roman"/>
          <w:sz w:val="26"/>
          <w:szCs w:val="26"/>
        </w:rPr>
        <w:t>un Recteur</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qui 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assisté d’un conseil.</w:t>
      </w:r>
      <w:r w:rsidRPr="004250A6">
        <w:rPr>
          <w:rFonts w:ascii="Times New Roman" w:hAnsi="Times New Roman" w:cs="Times New Roman"/>
          <w:spacing w:val="25"/>
          <w:sz w:val="26"/>
          <w:szCs w:val="26"/>
        </w:rPr>
        <w:t xml:space="preserve"> </w:t>
      </w:r>
      <w:r w:rsidRPr="004250A6">
        <w:rPr>
          <w:rFonts w:ascii="Times New Roman" w:hAnsi="Times New Roman" w:cs="Times New Roman"/>
          <w:sz w:val="26"/>
          <w:szCs w:val="26"/>
        </w:rPr>
        <w:t>Le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Recteur</w:t>
      </w:r>
      <w:r w:rsidRPr="004250A6">
        <w:rPr>
          <w:rFonts w:ascii="Times New Roman" w:hAnsi="Times New Roman" w:cs="Times New Roman"/>
          <w:spacing w:val="-7"/>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désigné par le Conseil d’Administration</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 l’UPFHOB-MALI pour ses compétences ou parmi les enseignants-chercheurs de l’</w:t>
      </w:r>
      <w:r w:rsidR="004250A6">
        <w:rPr>
          <w:rFonts w:ascii="Times New Roman" w:hAnsi="Times New Roman" w:cs="Times New Roman"/>
          <w:sz w:val="26"/>
          <w:szCs w:val="26"/>
        </w:rPr>
        <w:t>u</w:t>
      </w:r>
      <w:r w:rsidRPr="004250A6">
        <w:rPr>
          <w:rFonts w:ascii="Times New Roman" w:hAnsi="Times New Roman" w:cs="Times New Roman"/>
          <w:sz w:val="26"/>
          <w:szCs w:val="26"/>
        </w:rPr>
        <w:t>niversité. Il coordonne les activités de l’université et veille au fonctionnement</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régulier</w:t>
      </w:r>
      <w:r w:rsidRPr="004250A6">
        <w:rPr>
          <w:rFonts w:ascii="Times New Roman" w:hAnsi="Times New Roman" w:cs="Times New Roman"/>
          <w:spacing w:val="34"/>
          <w:sz w:val="26"/>
          <w:szCs w:val="26"/>
        </w:rPr>
        <w:t xml:space="preserve"> </w:t>
      </w:r>
      <w:r w:rsidRPr="004250A6">
        <w:rPr>
          <w:rFonts w:ascii="Times New Roman" w:hAnsi="Times New Roman" w:cs="Times New Roman"/>
          <w:sz w:val="26"/>
          <w:szCs w:val="26"/>
        </w:rPr>
        <w:t>des établissements.</w:t>
      </w:r>
    </w:p>
    <w:p w14:paraId="2306C5C9" w14:textId="5A18570C" w:rsidR="002C21EF" w:rsidRPr="004250A6" w:rsidRDefault="002C21EF" w:rsidP="00294738">
      <w:pPr>
        <w:spacing w:before="0" w:line="276" w:lineRule="auto"/>
        <w:ind w:left="0"/>
        <w:rPr>
          <w:rFonts w:ascii="Times New Roman" w:hAnsi="Times New Roman" w:cs="Times New Roman"/>
          <w:i/>
          <w:sz w:val="26"/>
          <w:szCs w:val="26"/>
        </w:rPr>
      </w:pPr>
      <w:r w:rsidRPr="004250A6">
        <w:rPr>
          <w:rFonts w:ascii="Times New Roman" w:hAnsi="Times New Roman" w:cs="Times New Roman"/>
          <w:b/>
          <w:i/>
          <w:sz w:val="26"/>
          <w:szCs w:val="26"/>
        </w:rPr>
        <w:t>Sur</w:t>
      </w:r>
      <w:r w:rsidRPr="004250A6">
        <w:rPr>
          <w:rFonts w:ascii="Times New Roman" w:hAnsi="Times New Roman" w:cs="Times New Roman"/>
          <w:b/>
          <w:i/>
          <w:spacing w:val="6"/>
          <w:sz w:val="26"/>
          <w:szCs w:val="26"/>
        </w:rPr>
        <w:t xml:space="preserve"> </w:t>
      </w:r>
      <w:r w:rsidRPr="004250A6">
        <w:rPr>
          <w:rFonts w:ascii="Times New Roman" w:hAnsi="Times New Roman" w:cs="Times New Roman"/>
          <w:b/>
          <w:i/>
          <w:sz w:val="26"/>
          <w:szCs w:val="26"/>
        </w:rPr>
        <w:t>le</w:t>
      </w:r>
      <w:r w:rsidRPr="004250A6">
        <w:rPr>
          <w:rFonts w:ascii="Times New Roman" w:hAnsi="Times New Roman" w:cs="Times New Roman"/>
          <w:b/>
          <w:i/>
          <w:spacing w:val="9"/>
          <w:sz w:val="26"/>
          <w:szCs w:val="26"/>
        </w:rPr>
        <w:t xml:space="preserve"> </w:t>
      </w:r>
      <w:r w:rsidRPr="004250A6">
        <w:rPr>
          <w:rFonts w:ascii="Times New Roman" w:hAnsi="Times New Roman" w:cs="Times New Roman"/>
          <w:b/>
          <w:i/>
          <w:sz w:val="26"/>
          <w:szCs w:val="26"/>
        </w:rPr>
        <w:t>plan</w:t>
      </w:r>
      <w:r w:rsidRPr="004250A6">
        <w:rPr>
          <w:rFonts w:ascii="Times New Roman" w:hAnsi="Times New Roman" w:cs="Times New Roman"/>
          <w:b/>
          <w:i/>
          <w:spacing w:val="-2"/>
          <w:sz w:val="26"/>
          <w:szCs w:val="26"/>
        </w:rPr>
        <w:t xml:space="preserve"> </w:t>
      </w:r>
      <w:r w:rsidRPr="004250A6">
        <w:rPr>
          <w:rFonts w:ascii="Times New Roman" w:hAnsi="Times New Roman" w:cs="Times New Roman"/>
          <w:b/>
          <w:i/>
          <w:sz w:val="26"/>
          <w:szCs w:val="26"/>
        </w:rPr>
        <w:t>administratif</w:t>
      </w:r>
      <w:r w:rsidRPr="004250A6">
        <w:rPr>
          <w:rFonts w:ascii="Times New Roman" w:hAnsi="Times New Roman" w:cs="Times New Roman"/>
          <w:b/>
          <w:i/>
          <w:spacing w:val="3"/>
          <w:sz w:val="26"/>
          <w:szCs w:val="26"/>
        </w:rPr>
        <w:t xml:space="preserve"> </w:t>
      </w:r>
      <w:r w:rsidRPr="004250A6">
        <w:rPr>
          <w:rFonts w:ascii="Times New Roman" w:hAnsi="Times New Roman" w:cs="Times New Roman"/>
          <w:b/>
          <w:i/>
          <w:sz w:val="26"/>
          <w:szCs w:val="26"/>
        </w:rPr>
        <w:t>et</w:t>
      </w:r>
      <w:r w:rsidRPr="004250A6">
        <w:rPr>
          <w:rFonts w:ascii="Times New Roman" w:hAnsi="Times New Roman" w:cs="Times New Roman"/>
          <w:b/>
          <w:i/>
          <w:spacing w:val="1"/>
          <w:sz w:val="26"/>
          <w:szCs w:val="26"/>
        </w:rPr>
        <w:t xml:space="preserve"> </w:t>
      </w:r>
      <w:r w:rsidRPr="004250A6">
        <w:rPr>
          <w:rFonts w:ascii="Times New Roman" w:hAnsi="Times New Roman" w:cs="Times New Roman"/>
          <w:b/>
          <w:i/>
          <w:sz w:val="26"/>
          <w:szCs w:val="26"/>
        </w:rPr>
        <w:t>financier,</w:t>
      </w:r>
      <w:r w:rsidRPr="004250A6">
        <w:rPr>
          <w:rFonts w:ascii="Times New Roman" w:hAnsi="Times New Roman" w:cs="Times New Roman"/>
          <w:b/>
          <w:i/>
          <w:spacing w:val="7"/>
          <w:sz w:val="26"/>
          <w:szCs w:val="26"/>
        </w:rPr>
        <w:t xml:space="preserve"> </w:t>
      </w:r>
      <w:r w:rsidRPr="004250A6">
        <w:rPr>
          <w:rFonts w:ascii="Times New Roman" w:hAnsi="Times New Roman" w:cs="Times New Roman"/>
          <w:b/>
          <w:i/>
          <w:sz w:val="26"/>
          <w:szCs w:val="26"/>
        </w:rPr>
        <w:t>le</w:t>
      </w:r>
      <w:r w:rsidRPr="004250A6">
        <w:rPr>
          <w:rFonts w:ascii="Times New Roman" w:hAnsi="Times New Roman" w:cs="Times New Roman"/>
          <w:b/>
          <w:i/>
          <w:spacing w:val="8"/>
          <w:sz w:val="26"/>
          <w:szCs w:val="26"/>
        </w:rPr>
        <w:t xml:space="preserve"> </w:t>
      </w:r>
      <w:r w:rsidRPr="004250A6">
        <w:rPr>
          <w:rFonts w:ascii="Times New Roman" w:hAnsi="Times New Roman" w:cs="Times New Roman"/>
          <w:b/>
          <w:i/>
          <w:sz w:val="26"/>
          <w:szCs w:val="26"/>
        </w:rPr>
        <w:t>Recteur</w:t>
      </w:r>
      <w:r w:rsidRPr="004250A6">
        <w:rPr>
          <w:rFonts w:ascii="Times New Roman" w:hAnsi="Times New Roman" w:cs="Times New Roman"/>
          <w:b/>
          <w:i/>
          <w:spacing w:val="18"/>
          <w:sz w:val="26"/>
          <w:szCs w:val="26"/>
        </w:rPr>
        <w:t xml:space="preserve"> </w:t>
      </w:r>
      <w:r w:rsidRPr="004250A6">
        <w:rPr>
          <w:rFonts w:ascii="Times New Roman" w:hAnsi="Times New Roman" w:cs="Times New Roman"/>
          <w:i/>
          <w:spacing w:val="-10"/>
          <w:sz w:val="26"/>
          <w:szCs w:val="26"/>
        </w:rPr>
        <w:t>:</w:t>
      </w:r>
    </w:p>
    <w:p w14:paraId="55DE727B" w14:textId="77D37803"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Coordonne les activités de</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l’université.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Il</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prépare</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exécute</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les délibérations</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Conseil 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Conseil d’Université 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Conseil Scientifique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6"/>
          <w:sz w:val="26"/>
          <w:szCs w:val="26"/>
        </w:rPr>
        <w:t xml:space="preserve"> </w:t>
      </w:r>
      <w:r w:rsidR="002C21EF" w:rsidRPr="004250A6">
        <w:rPr>
          <w:rFonts w:ascii="Times New Roman" w:hAnsi="Times New Roman" w:cs="Times New Roman"/>
          <w:sz w:val="26"/>
          <w:szCs w:val="26"/>
        </w:rPr>
        <w:t>Pédagogique de l’UPFHOB-MALI ;</w:t>
      </w:r>
      <w:r w:rsidR="002C21EF" w:rsidRPr="004250A6">
        <w:rPr>
          <w:rFonts w:ascii="Times New Roman" w:hAnsi="Times New Roman" w:cs="Times New Roman"/>
          <w:spacing w:val="-2"/>
          <w:sz w:val="26"/>
          <w:szCs w:val="26"/>
        </w:rPr>
        <w:t xml:space="preserve"> </w:t>
      </w:r>
      <w:r w:rsidR="002C21EF" w:rsidRPr="004250A6">
        <w:rPr>
          <w:rFonts w:ascii="Times New Roman" w:hAnsi="Times New Roman" w:cs="Times New Roman"/>
          <w:sz w:val="26"/>
          <w:szCs w:val="26"/>
        </w:rPr>
        <w:t>il reçoit les avis et</w:t>
      </w:r>
      <w:r w:rsidR="002C21EF" w:rsidRPr="004250A6">
        <w:rPr>
          <w:rFonts w:ascii="Times New Roman" w:hAnsi="Times New Roman" w:cs="Times New Roman"/>
          <w:spacing w:val="-2"/>
          <w:sz w:val="26"/>
          <w:szCs w:val="26"/>
        </w:rPr>
        <w:t xml:space="preserve"> </w:t>
      </w:r>
      <w:r w:rsidR="002C21EF" w:rsidRPr="004250A6">
        <w:rPr>
          <w:rFonts w:ascii="Times New Roman" w:hAnsi="Times New Roman" w:cs="Times New Roman"/>
          <w:sz w:val="26"/>
          <w:szCs w:val="26"/>
        </w:rPr>
        <w:t>les vœux du Conseil</w:t>
      </w:r>
      <w:r w:rsidR="002C21EF" w:rsidRPr="004250A6">
        <w:rPr>
          <w:rFonts w:ascii="Times New Roman" w:hAnsi="Times New Roman" w:cs="Times New Roman"/>
          <w:spacing w:val="28"/>
          <w:sz w:val="26"/>
          <w:szCs w:val="26"/>
        </w:rPr>
        <w:t xml:space="preserve"> </w:t>
      </w:r>
      <w:r w:rsidR="002C21EF" w:rsidRPr="004250A6">
        <w:rPr>
          <w:rFonts w:ascii="Times New Roman" w:hAnsi="Times New Roman" w:cs="Times New Roman"/>
          <w:sz w:val="26"/>
          <w:szCs w:val="26"/>
        </w:rPr>
        <w:t>d’Université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51DAB6F1" w14:textId="7438CA39"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Représente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à</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l’égard</w:t>
      </w:r>
      <w:r w:rsidR="002C21EF" w:rsidRPr="004250A6">
        <w:rPr>
          <w:rFonts w:ascii="Times New Roman" w:hAnsi="Times New Roman" w:cs="Times New Roman"/>
          <w:spacing w:val="-8"/>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tiers,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conclut les</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accords,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contrats</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conventions</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sur délégation</w:t>
      </w:r>
      <w:r w:rsidR="002C21EF" w:rsidRPr="004250A6">
        <w:rPr>
          <w:rFonts w:ascii="Times New Roman" w:hAnsi="Times New Roman" w:cs="Times New Roman"/>
          <w:spacing w:val="36"/>
          <w:sz w:val="26"/>
          <w:szCs w:val="26"/>
        </w:rPr>
        <w:t xml:space="preserve"> </w:t>
      </w:r>
      <w:r w:rsidR="002C21EF" w:rsidRPr="004250A6">
        <w:rPr>
          <w:rFonts w:ascii="Times New Roman" w:hAnsi="Times New Roman" w:cs="Times New Roman"/>
          <w:sz w:val="26"/>
          <w:szCs w:val="26"/>
        </w:rPr>
        <w:t>du Conseil</w:t>
      </w:r>
      <w:r w:rsidR="002C21EF" w:rsidRPr="004250A6">
        <w:rPr>
          <w:rFonts w:ascii="Times New Roman" w:hAnsi="Times New Roman" w:cs="Times New Roman"/>
          <w:spacing w:val="30"/>
          <w:sz w:val="26"/>
          <w:szCs w:val="26"/>
        </w:rPr>
        <w:t xml:space="preserve"> </w:t>
      </w:r>
      <w:r w:rsidR="002C21EF" w:rsidRPr="004250A6">
        <w:rPr>
          <w:rFonts w:ascii="Times New Roman" w:hAnsi="Times New Roman" w:cs="Times New Roman"/>
          <w:sz w:val="26"/>
          <w:szCs w:val="26"/>
        </w:rPr>
        <w:t>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 l’UPFHOB-MALI</w:t>
      </w:r>
      <w:r w:rsidR="002C21EF" w:rsidRPr="004250A6">
        <w:rPr>
          <w:rFonts w:ascii="Times New Roman" w:hAnsi="Times New Roman" w:cs="Times New Roman"/>
          <w:spacing w:val="-4"/>
          <w:sz w:val="26"/>
          <w:szCs w:val="26"/>
        </w:rPr>
        <w:t xml:space="preserve"> </w:t>
      </w:r>
      <w:r w:rsidR="002C21EF" w:rsidRPr="004250A6">
        <w:rPr>
          <w:rFonts w:ascii="Times New Roman" w:hAnsi="Times New Roman" w:cs="Times New Roman"/>
          <w:sz w:val="26"/>
          <w:szCs w:val="26"/>
        </w:rPr>
        <w:t>;</w:t>
      </w:r>
    </w:p>
    <w:p w14:paraId="4EA928B9" w14:textId="762C1CCE"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Assure</w:t>
      </w:r>
      <w:r w:rsidR="002C21EF" w:rsidRPr="004250A6">
        <w:rPr>
          <w:rFonts w:ascii="Times New Roman" w:hAnsi="Times New Roman" w:cs="Times New Roman"/>
          <w:spacing w:val="-15"/>
          <w:sz w:val="26"/>
          <w:szCs w:val="26"/>
        </w:rPr>
        <w:t xml:space="preserve"> </w:t>
      </w:r>
      <w:r w:rsidR="004250A6">
        <w:rPr>
          <w:rFonts w:ascii="Times New Roman" w:hAnsi="Times New Roman" w:cs="Times New Roman"/>
          <w:spacing w:val="-15"/>
          <w:sz w:val="26"/>
          <w:szCs w:val="26"/>
        </w:rPr>
        <w:t xml:space="preserve">la </w:t>
      </w:r>
      <w:r w:rsidR="002C21EF" w:rsidRPr="004250A6">
        <w:rPr>
          <w:rFonts w:ascii="Times New Roman" w:hAnsi="Times New Roman" w:cs="Times New Roman"/>
          <w:sz w:val="26"/>
          <w:szCs w:val="26"/>
        </w:rPr>
        <w:t>communication</w:t>
      </w:r>
      <w:r w:rsidR="002C21EF" w:rsidRPr="004250A6">
        <w:rPr>
          <w:rFonts w:ascii="Times New Roman" w:hAnsi="Times New Roman" w:cs="Times New Roman"/>
          <w:spacing w:val="29"/>
          <w:sz w:val="26"/>
          <w:szCs w:val="26"/>
        </w:rPr>
        <w:t xml:space="preserve"> </w:t>
      </w:r>
      <w:r w:rsidR="002C21EF" w:rsidRPr="004250A6">
        <w:rPr>
          <w:rFonts w:ascii="Times New Roman" w:hAnsi="Times New Roman" w:cs="Times New Roman"/>
          <w:sz w:val="26"/>
          <w:szCs w:val="26"/>
        </w:rPr>
        <w:t>interne 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externe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de l’UPFHOB-MALI</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ou</w:t>
      </w:r>
      <w:r w:rsidR="002C21EF" w:rsidRPr="004250A6">
        <w:rPr>
          <w:rFonts w:ascii="Times New Roman" w:hAnsi="Times New Roman" w:cs="Times New Roman"/>
          <w:spacing w:val="-7"/>
          <w:sz w:val="26"/>
          <w:szCs w:val="26"/>
        </w:rPr>
        <w:t xml:space="preserve"> </w:t>
      </w:r>
      <w:r w:rsidR="002C21EF" w:rsidRPr="004250A6">
        <w:rPr>
          <w:rFonts w:ascii="Times New Roman" w:hAnsi="Times New Roman" w:cs="Times New Roman"/>
          <w:sz w:val="26"/>
          <w:szCs w:val="26"/>
        </w:rPr>
        <w:t>peut</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déléguer toute autre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personne, puis</w:t>
      </w:r>
      <w:r w:rsidR="002C21EF" w:rsidRPr="004250A6">
        <w:rPr>
          <w:rFonts w:ascii="Times New Roman" w:hAnsi="Times New Roman" w:cs="Times New Roman"/>
          <w:spacing w:val="-4"/>
          <w:sz w:val="26"/>
          <w:szCs w:val="26"/>
        </w:rPr>
        <w:t xml:space="preserve"> </w:t>
      </w:r>
      <w:proofErr w:type="spellStart"/>
      <w:r w:rsidR="002C21EF" w:rsidRPr="004250A6">
        <w:rPr>
          <w:rFonts w:ascii="Times New Roman" w:hAnsi="Times New Roman" w:cs="Times New Roman"/>
          <w:sz w:val="26"/>
          <w:szCs w:val="26"/>
        </w:rPr>
        <w:t>este</w:t>
      </w:r>
      <w:proofErr w:type="spellEnd"/>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en</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justice au</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nom de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33"/>
          <w:sz w:val="26"/>
          <w:szCs w:val="26"/>
        </w:rPr>
        <w:t xml:space="preserve"> </w:t>
      </w:r>
      <w:r w:rsidR="002C21EF" w:rsidRPr="004250A6">
        <w:rPr>
          <w:rFonts w:ascii="Times New Roman" w:hAnsi="Times New Roman" w:cs="Times New Roman"/>
          <w:sz w:val="26"/>
          <w:szCs w:val="26"/>
        </w:rPr>
        <w:t>sur</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délégation</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6"/>
          <w:sz w:val="26"/>
          <w:szCs w:val="26"/>
        </w:rPr>
        <w:t xml:space="preserve"> </w:t>
      </w:r>
      <w:r w:rsidR="002C21EF" w:rsidRPr="004250A6">
        <w:rPr>
          <w:rFonts w:ascii="Times New Roman" w:hAnsi="Times New Roman" w:cs="Times New Roman"/>
          <w:sz w:val="26"/>
          <w:szCs w:val="26"/>
        </w:rPr>
        <w:t>Conseil d’Administration</w:t>
      </w:r>
      <w:r w:rsidR="002C21EF" w:rsidRPr="004250A6">
        <w:rPr>
          <w:rFonts w:ascii="Times New Roman" w:hAnsi="Times New Roman" w:cs="Times New Roman"/>
          <w:spacing w:val="36"/>
          <w:sz w:val="26"/>
          <w:szCs w:val="26"/>
        </w:rPr>
        <w:t xml:space="preserve"> </w:t>
      </w:r>
      <w:r w:rsidR="002C21EF" w:rsidRPr="004250A6">
        <w:rPr>
          <w:rFonts w:ascii="Times New Roman" w:hAnsi="Times New Roman" w:cs="Times New Roman"/>
          <w:sz w:val="26"/>
          <w:szCs w:val="26"/>
        </w:rPr>
        <w:t>de l’UPFHOB-MALI ;</w:t>
      </w:r>
    </w:p>
    <w:p w14:paraId="4A8C0DA2" w14:textId="3A4F516A"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Est le</w:t>
      </w:r>
      <w:r w:rsidR="002C21EF" w:rsidRPr="004250A6">
        <w:rPr>
          <w:rFonts w:ascii="Times New Roman" w:hAnsi="Times New Roman" w:cs="Times New Roman"/>
          <w:spacing w:val="26"/>
          <w:sz w:val="26"/>
          <w:szCs w:val="26"/>
        </w:rPr>
        <w:t xml:space="preserve"> </w:t>
      </w:r>
      <w:r w:rsidR="002C21EF" w:rsidRPr="004250A6">
        <w:rPr>
          <w:rFonts w:ascii="Times New Roman" w:hAnsi="Times New Roman" w:cs="Times New Roman"/>
          <w:sz w:val="26"/>
          <w:szCs w:val="26"/>
        </w:rPr>
        <w:t>gardien</w:t>
      </w:r>
      <w:r w:rsidR="002C21EF" w:rsidRPr="004250A6">
        <w:rPr>
          <w:rFonts w:ascii="Times New Roman" w:hAnsi="Times New Roman" w:cs="Times New Roman"/>
          <w:spacing w:val="28"/>
          <w:sz w:val="26"/>
          <w:szCs w:val="26"/>
        </w:rPr>
        <w:t xml:space="preserve"> </w:t>
      </w:r>
      <w:r w:rsidR="002C21EF" w:rsidRPr="004250A6">
        <w:rPr>
          <w:rFonts w:ascii="Times New Roman" w:hAnsi="Times New Roman" w:cs="Times New Roman"/>
          <w:sz w:val="26"/>
          <w:szCs w:val="26"/>
        </w:rPr>
        <w:t>du sceau</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de 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 représente l’UPFHOB-MALI</w:t>
      </w:r>
      <w:r w:rsidR="002C21EF" w:rsidRPr="004250A6">
        <w:rPr>
          <w:rFonts w:ascii="Times New Roman" w:hAnsi="Times New Roman" w:cs="Times New Roman"/>
          <w:spacing w:val="19"/>
          <w:sz w:val="26"/>
          <w:szCs w:val="26"/>
        </w:rPr>
        <w:t xml:space="preserve"> </w:t>
      </w:r>
      <w:r w:rsidR="002C21EF" w:rsidRPr="004250A6">
        <w:rPr>
          <w:rFonts w:ascii="Times New Roman" w:hAnsi="Times New Roman" w:cs="Times New Roman"/>
          <w:sz w:val="26"/>
          <w:szCs w:val="26"/>
        </w:rPr>
        <w:t>en toute</w:t>
      </w:r>
      <w:r w:rsidR="002C21EF" w:rsidRPr="004250A6">
        <w:rPr>
          <w:rFonts w:ascii="Times New Roman" w:hAnsi="Times New Roman" w:cs="Times New Roman"/>
          <w:spacing w:val="26"/>
          <w:sz w:val="26"/>
          <w:szCs w:val="26"/>
        </w:rPr>
        <w:t xml:space="preserve"> </w:t>
      </w:r>
      <w:r w:rsidR="002C21EF" w:rsidRPr="004250A6">
        <w:rPr>
          <w:rFonts w:ascii="Times New Roman" w:hAnsi="Times New Roman" w:cs="Times New Roman"/>
          <w:sz w:val="26"/>
          <w:szCs w:val="26"/>
        </w:rPr>
        <w:t>circonstance</w:t>
      </w:r>
      <w:r w:rsidR="002C21EF" w:rsidRPr="004250A6">
        <w:rPr>
          <w:rFonts w:ascii="Times New Roman" w:hAnsi="Times New Roman" w:cs="Times New Roman"/>
          <w:spacing w:val="26"/>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8"/>
          <w:sz w:val="26"/>
          <w:szCs w:val="26"/>
        </w:rPr>
        <w:t xml:space="preserve"> </w:t>
      </w:r>
      <w:r w:rsidR="002C21EF" w:rsidRPr="004250A6">
        <w:rPr>
          <w:rFonts w:ascii="Times New Roman" w:hAnsi="Times New Roman" w:cs="Times New Roman"/>
          <w:sz w:val="26"/>
          <w:szCs w:val="26"/>
        </w:rPr>
        <w:t>peut déléguer toute autre personne ;</w:t>
      </w:r>
    </w:p>
    <w:p w14:paraId="79F3E42D" w14:textId="7EB12B0F"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lastRenderedPageBreak/>
        <w:t xml:space="preserve">- </w:t>
      </w:r>
      <w:r w:rsidR="002C21EF" w:rsidRPr="004250A6">
        <w:rPr>
          <w:rFonts w:ascii="Times New Roman" w:hAnsi="Times New Roman" w:cs="Times New Roman"/>
          <w:sz w:val="26"/>
          <w:szCs w:val="26"/>
        </w:rPr>
        <w:t>Prépare et veille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à</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la</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bonne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exécution</w:t>
      </w:r>
      <w:r w:rsidR="002C21EF" w:rsidRPr="004250A6">
        <w:rPr>
          <w:rFonts w:ascii="Times New Roman" w:hAnsi="Times New Roman" w:cs="Times New Roman"/>
          <w:spacing w:val="36"/>
          <w:sz w:val="26"/>
          <w:szCs w:val="26"/>
        </w:rPr>
        <w:t xml:space="preserve"> </w:t>
      </w:r>
      <w:r w:rsidR="002C21EF" w:rsidRPr="004250A6">
        <w:rPr>
          <w:rFonts w:ascii="Times New Roman" w:hAnsi="Times New Roman" w:cs="Times New Roman"/>
          <w:sz w:val="26"/>
          <w:szCs w:val="26"/>
        </w:rPr>
        <w:t>du budget</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68"/>
          <w:sz w:val="26"/>
          <w:szCs w:val="26"/>
        </w:rPr>
        <w:t xml:space="preserve"> </w:t>
      </w:r>
      <w:r w:rsidR="002C21EF" w:rsidRPr="004250A6">
        <w:rPr>
          <w:rFonts w:ascii="Times New Roman" w:hAnsi="Times New Roman" w:cs="Times New Roman"/>
          <w:sz w:val="26"/>
          <w:szCs w:val="26"/>
        </w:rPr>
        <w:t>adopté</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par</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le</w:t>
      </w:r>
      <w:r w:rsidR="002C21EF" w:rsidRPr="004250A6">
        <w:rPr>
          <w:rFonts w:ascii="Times New Roman" w:hAnsi="Times New Roman" w:cs="Times New Roman"/>
          <w:spacing w:val="23"/>
          <w:sz w:val="26"/>
          <w:szCs w:val="26"/>
        </w:rPr>
        <w:t xml:space="preserve"> </w:t>
      </w:r>
      <w:r w:rsidR="002C21EF" w:rsidRPr="004250A6">
        <w:rPr>
          <w:rFonts w:ascii="Times New Roman" w:hAnsi="Times New Roman" w:cs="Times New Roman"/>
          <w:sz w:val="26"/>
          <w:szCs w:val="26"/>
        </w:rPr>
        <w:t>Conseil 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 l’UPFHOB-MALI ;</w:t>
      </w:r>
    </w:p>
    <w:p w14:paraId="1C859ADF" w14:textId="2917000E"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autorité́</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sur</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l’ensemble</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personnels</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de l’université</w:t>
      </w:r>
      <w:r w:rsidR="002C21EF" w:rsidRPr="004250A6">
        <w:rPr>
          <w:rFonts w:ascii="Times New Roman" w:hAnsi="Times New Roman" w:cs="Times New Roman"/>
          <w:spacing w:val="39"/>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est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responsable</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maintien</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de l’ordre</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de la sécurité́ dans l’enceinte</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de l’établissement</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4C930EB0" w14:textId="639996CA"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Nomme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les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différents</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jurys</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délivre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les</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attestations</w:t>
      </w:r>
      <w:r w:rsidR="002C21EF" w:rsidRPr="004250A6">
        <w:rPr>
          <w:rFonts w:ascii="Times New Roman" w:hAnsi="Times New Roman" w:cs="Times New Roman"/>
          <w:spacing w:val="2"/>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réussite</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aux</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examens</w:t>
      </w:r>
      <w:r w:rsidR="002C21EF" w:rsidRPr="004250A6">
        <w:rPr>
          <w:rFonts w:ascii="Times New Roman" w:hAnsi="Times New Roman" w:cs="Times New Roman"/>
          <w:spacing w:val="-7"/>
          <w:sz w:val="26"/>
          <w:szCs w:val="26"/>
        </w:rPr>
        <w:t xml:space="preserve"> </w:t>
      </w:r>
      <w:r w:rsidR="002C21EF" w:rsidRPr="004250A6">
        <w:rPr>
          <w:rFonts w:ascii="Times New Roman" w:hAnsi="Times New Roman" w:cs="Times New Roman"/>
          <w:spacing w:val="-10"/>
          <w:sz w:val="26"/>
          <w:szCs w:val="26"/>
        </w:rPr>
        <w:t>;</w:t>
      </w:r>
    </w:p>
    <w:p w14:paraId="5A7E770E" w14:textId="100E4562"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Présente chaque</w:t>
      </w:r>
      <w:r w:rsidR="002C21EF" w:rsidRPr="004250A6">
        <w:rPr>
          <w:rFonts w:ascii="Times New Roman" w:hAnsi="Times New Roman" w:cs="Times New Roman"/>
          <w:spacing w:val="16"/>
          <w:sz w:val="26"/>
          <w:szCs w:val="26"/>
        </w:rPr>
        <w:t xml:space="preserve"> </w:t>
      </w:r>
      <w:r w:rsidR="002C21EF" w:rsidRPr="004250A6">
        <w:rPr>
          <w:rFonts w:ascii="Times New Roman" w:hAnsi="Times New Roman" w:cs="Times New Roman"/>
          <w:sz w:val="26"/>
          <w:szCs w:val="26"/>
        </w:rPr>
        <w:t>année</w:t>
      </w:r>
      <w:r w:rsidR="002C21EF" w:rsidRPr="004250A6">
        <w:rPr>
          <w:rFonts w:ascii="Times New Roman" w:hAnsi="Times New Roman" w:cs="Times New Roman"/>
          <w:spacing w:val="16"/>
          <w:sz w:val="26"/>
          <w:szCs w:val="26"/>
        </w:rPr>
        <w:t xml:space="preserve"> </w:t>
      </w:r>
      <w:r w:rsidR="002C21EF" w:rsidRPr="004250A6">
        <w:rPr>
          <w:rFonts w:ascii="Times New Roman" w:hAnsi="Times New Roman" w:cs="Times New Roman"/>
          <w:sz w:val="26"/>
          <w:szCs w:val="26"/>
        </w:rPr>
        <w:t>devant</w:t>
      </w:r>
      <w:r w:rsidR="002C21EF" w:rsidRPr="004250A6">
        <w:rPr>
          <w:rFonts w:ascii="Times New Roman" w:hAnsi="Times New Roman" w:cs="Times New Roman"/>
          <w:spacing w:val="22"/>
          <w:sz w:val="26"/>
          <w:szCs w:val="26"/>
        </w:rPr>
        <w:t xml:space="preserve"> </w:t>
      </w:r>
      <w:r w:rsidR="002C21EF" w:rsidRPr="004250A6">
        <w:rPr>
          <w:rFonts w:ascii="Times New Roman" w:hAnsi="Times New Roman" w:cs="Times New Roman"/>
          <w:sz w:val="26"/>
          <w:szCs w:val="26"/>
        </w:rPr>
        <w:t>le</w:t>
      </w:r>
      <w:r w:rsidR="002C21EF" w:rsidRPr="004250A6">
        <w:rPr>
          <w:rFonts w:ascii="Times New Roman" w:hAnsi="Times New Roman" w:cs="Times New Roman"/>
          <w:spacing w:val="28"/>
          <w:sz w:val="26"/>
          <w:szCs w:val="26"/>
        </w:rPr>
        <w:t xml:space="preserve"> </w:t>
      </w:r>
      <w:r w:rsidR="002C21EF" w:rsidRPr="004250A6">
        <w:rPr>
          <w:rFonts w:ascii="Times New Roman" w:hAnsi="Times New Roman" w:cs="Times New Roman"/>
          <w:sz w:val="26"/>
          <w:szCs w:val="26"/>
        </w:rPr>
        <w:t>Conseil</w:t>
      </w:r>
      <w:r w:rsidR="002C21EF" w:rsidRPr="004250A6">
        <w:rPr>
          <w:rFonts w:ascii="Times New Roman" w:hAnsi="Times New Roman" w:cs="Times New Roman"/>
          <w:spacing w:val="34"/>
          <w:sz w:val="26"/>
          <w:szCs w:val="26"/>
        </w:rPr>
        <w:t xml:space="preserve"> </w:t>
      </w:r>
      <w:r w:rsidR="002C21EF" w:rsidRPr="004250A6">
        <w:rPr>
          <w:rFonts w:ascii="Times New Roman" w:hAnsi="Times New Roman" w:cs="Times New Roman"/>
          <w:sz w:val="26"/>
          <w:szCs w:val="26"/>
        </w:rPr>
        <w:t>d’université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pour</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information,</w:t>
      </w:r>
      <w:r w:rsidR="002C21EF" w:rsidRPr="004250A6">
        <w:rPr>
          <w:rFonts w:ascii="Times New Roman" w:hAnsi="Times New Roman" w:cs="Times New Roman"/>
          <w:spacing w:val="63"/>
          <w:sz w:val="26"/>
          <w:szCs w:val="26"/>
        </w:rPr>
        <w:t xml:space="preserve"> </w:t>
      </w:r>
      <w:r w:rsidR="002C21EF" w:rsidRPr="004250A6">
        <w:rPr>
          <w:rFonts w:ascii="Times New Roman" w:hAnsi="Times New Roman" w:cs="Times New Roman"/>
          <w:sz w:val="26"/>
          <w:szCs w:val="26"/>
        </w:rPr>
        <w:t>puis</w:t>
      </w:r>
      <w:r w:rsidR="002C21EF" w:rsidRPr="004250A6">
        <w:rPr>
          <w:rFonts w:ascii="Times New Roman" w:hAnsi="Times New Roman" w:cs="Times New Roman"/>
          <w:spacing w:val="38"/>
          <w:sz w:val="26"/>
          <w:szCs w:val="26"/>
        </w:rPr>
        <w:t xml:space="preserve"> </w:t>
      </w:r>
      <w:r w:rsidR="002C21EF" w:rsidRPr="004250A6">
        <w:rPr>
          <w:rFonts w:ascii="Times New Roman" w:hAnsi="Times New Roman" w:cs="Times New Roman"/>
          <w:sz w:val="26"/>
          <w:szCs w:val="26"/>
        </w:rPr>
        <w:t>devant</w:t>
      </w:r>
      <w:r w:rsidR="002C21EF" w:rsidRPr="004250A6">
        <w:rPr>
          <w:rFonts w:ascii="Times New Roman" w:hAnsi="Times New Roman" w:cs="Times New Roman"/>
          <w:spacing w:val="22"/>
          <w:sz w:val="26"/>
          <w:szCs w:val="26"/>
        </w:rPr>
        <w:t xml:space="preserve"> </w:t>
      </w:r>
      <w:r w:rsidR="002C21EF" w:rsidRPr="004250A6">
        <w:rPr>
          <w:rFonts w:ascii="Times New Roman" w:hAnsi="Times New Roman" w:cs="Times New Roman"/>
          <w:sz w:val="26"/>
          <w:szCs w:val="26"/>
        </w:rPr>
        <w:t>le Conseil</w:t>
      </w:r>
      <w:r w:rsidR="002C21EF" w:rsidRPr="004250A6">
        <w:rPr>
          <w:rFonts w:ascii="Times New Roman" w:hAnsi="Times New Roman" w:cs="Times New Roman"/>
          <w:spacing w:val="20"/>
          <w:sz w:val="26"/>
          <w:szCs w:val="26"/>
        </w:rPr>
        <w:t xml:space="preserve"> </w:t>
      </w:r>
      <w:r w:rsidR="002C21EF" w:rsidRPr="004250A6">
        <w:rPr>
          <w:rFonts w:ascii="Times New Roman" w:hAnsi="Times New Roman" w:cs="Times New Roman"/>
          <w:sz w:val="26"/>
          <w:szCs w:val="26"/>
        </w:rPr>
        <w:t>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l’UPFHOB-MALI</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pour</w:t>
      </w:r>
      <w:r w:rsidR="002C21EF" w:rsidRPr="004250A6">
        <w:rPr>
          <w:rFonts w:ascii="Times New Roman" w:hAnsi="Times New Roman" w:cs="Times New Roman"/>
          <w:spacing w:val="20"/>
          <w:sz w:val="26"/>
          <w:szCs w:val="26"/>
        </w:rPr>
        <w:t xml:space="preserve"> </w:t>
      </w:r>
      <w:r w:rsidR="002C21EF" w:rsidRPr="004250A6">
        <w:rPr>
          <w:rFonts w:ascii="Times New Roman" w:hAnsi="Times New Roman" w:cs="Times New Roman"/>
          <w:sz w:val="26"/>
          <w:szCs w:val="26"/>
        </w:rPr>
        <w:t>adoption,</w:t>
      </w:r>
      <w:r w:rsidR="002C21EF" w:rsidRPr="004250A6">
        <w:rPr>
          <w:rFonts w:ascii="Times New Roman" w:hAnsi="Times New Roman" w:cs="Times New Roman"/>
          <w:spacing w:val="37"/>
          <w:sz w:val="26"/>
          <w:szCs w:val="26"/>
        </w:rPr>
        <w:t xml:space="preserve"> </w:t>
      </w:r>
      <w:r w:rsidR="002C21EF" w:rsidRPr="004250A6">
        <w:rPr>
          <w:rFonts w:ascii="Times New Roman" w:hAnsi="Times New Roman" w:cs="Times New Roman"/>
          <w:sz w:val="26"/>
          <w:szCs w:val="26"/>
        </w:rPr>
        <w:t>un</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bilan</w:t>
      </w:r>
      <w:r w:rsidR="002C21EF" w:rsidRPr="004250A6">
        <w:rPr>
          <w:rFonts w:ascii="Times New Roman" w:hAnsi="Times New Roman" w:cs="Times New Roman"/>
          <w:spacing w:val="27"/>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un projet ;</w:t>
      </w:r>
    </w:p>
    <w:p w14:paraId="40AA477A" w14:textId="29320189"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Peut</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déléguer</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sa</w:t>
      </w:r>
      <w:r w:rsidR="002C21EF" w:rsidRPr="004250A6">
        <w:rPr>
          <w:rFonts w:ascii="Times New Roman" w:hAnsi="Times New Roman" w:cs="Times New Roman"/>
          <w:spacing w:val="-8"/>
          <w:sz w:val="26"/>
          <w:szCs w:val="26"/>
        </w:rPr>
        <w:t xml:space="preserve"> </w:t>
      </w:r>
      <w:r w:rsidR="002C21EF" w:rsidRPr="004250A6">
        <w:rPr>
          <w:rFonts w:ascii="Times New Roman" w:hAnsi="Times New Roman" w:cs="Times New Roman"/>
          <w:sz w:val="26"/>
          <w:szCs w:val="26"/>
        </w:rPr>
        <w:t>signature</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à un</w:t>
      </w:r>
      <w:r w:rsidR="002C21EF" w:rsidRPr="004250A6">
        <w:rPr>
          <w:rFonts w:ascii="Times New Roman" w:hAnsi="Times New Roman" w:cs="Times New Roman"/>
          <w:spacing w:val="-6"/>
          <w:sz w:val="26"/>
          <w:szCs w:val="26"/>
        </w:rPr>
        <w:t xml:space="preserve"> </w:t>
      </w:r>
      <w:r w:rsidR="002C21EF" w:rsidRPr="004250A6">
        <w:rPr>
          <w:rFonts w:ascii="Times New Roman" w:hAnsi="Times New Roman" w:cs="Times New Roman"/>
          <w:sz w:val="26"/>
          <w:szCs w:val="26"/>
        </w:rPr>
        <w:t>enseignant-chercheur</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membre</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du conseil</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ou au secrétaire général ou chef d’établissement</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5F84E2AB" w14:textId="0AA72252"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pacing w:val="-2"/>
          <w:sz w:val="26"/>
          <w:szCs w:val="26"/>
        </w:rPr>
        <w:t>Pourra</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pacing w:val="-2"/>
          <w:sz w:val="26"/>
          <w:szCs w:val="26"/>
        </w:rPr>
        <w:t>recevoir</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pacing w:val="-2"/>
          <w:sz w:val="26"/>
          <w:szCs w:val="26"/>
        </w:rPr>
        <w:t>toute</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pacing w:val="-2"/>
          <w:sz w:val="26"/>
          <w:szCs w:val="26"/>
        </w:rPr>
        <w:t>délégation</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pacing w:val="-2"/>
          <w:sz w:val="26"/>
          <w:szCs w:val="26"/>
        </w:rPr>
        <w:t>de</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pacing w:val="-2"/>
          <w:sz w:val="26"/>
          <w:szCs w:val="26"/>
        </w:rPr>
        <w:t>pouvoirs</w:t>
      </w:r>
      <w:r w:rsidR="002C21EF" w:rsidRPr="004250A6">
        <w:rPr>
          <w:rFonts w:ascii="Times New Roman" w:hAnsi="Times New Roman" w:cs="Times New Roman"/>
          <w:spacing w:val="31"/>
          <w:sz w:val="26"/>
          <w:szCs w:val="26"/>
        </w:rPr>
        <w:t xml:space="preserve"> </w:t>
      </w:r>
      <w:r w:rsidR="002C21EF" w:rsidRPr="004250A6">
        <w:rPr>
          <w:rFonts w:ascii="Times New Roman" w:hAnsi="Times New Roman" w:cs="Times New Roman"/>
          <w:spacing w:val="-2"/>
          <w:sz w:val="26"/>
          <w:szCs w:val="26"/>
        </w:rPr>
        <w:t>du</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pacing w:val="-2"/>
          <w:sz w:val="26"/>
          <w:szCs w:val="26"/>
        </w:rPr>
        <w:t>Président</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pacing w:val="-2"/>
          <w:sz w:val="26"/>
          <w:szCs w:val="26"/>
        </w:rPr>
        <w:t>du Conseil d’Administration</w:t>
      </w:r>
      <w:r w:rsidR="002C21EF" w:rsidRPr="004250A6">
        <w:rPr>
          <w:rFonts w:ascii="Times New Roman" w:hAnsi="Times New Roman" w:cs="Times New Roman"/>
          <w:sz w:val="26"/>
          <w:szCs w:val="26"/>
        </w:rPr>
        <w:t xml:space="preserve"> dans</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z w:val="26"/>
          <w:szCs w:val="26"/>
        </w:rPr>
        <w:t>la limite</w:t>
      </w:r>
      <w:r w:rsidR="002C21EF" w:rsidRPr="004250A6">
        <w:rPr>
          <w:rFonts w:ascii="Times New Roman" w:hAnsi="Times New Roman" w:cs="Times New Roman"/>
          <w:spacing w:val="38"/>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z w:val="26"/>
          <w:szCs w:val="26"/>
        </w:rPr>
        <w:t>missions</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l’université.</w:t>
      </w:r>
    </w:p>
    <w:p w14:paraId="07F8A1AD" w14:textId="48DC5132" w:rsidR="002C21EF" w:rsidRPr="004250A6" w:rsidRDefault="002C21EF" w:rsidP="00294738">
      <w:pPr>
        <w:spacing w:before="0" w:line="276" w:lineRule="auto"/>
        <w:ind w:left="0"/>
        <w:rPr>
          <w:rFonts w:ascii="Times New Roman" w:hAnsi="Times New Roman" w:cs="Times New Roman"/>
          <w:iCs/>
          <w:color w:val="000000" w:themeColor="text1"/>
          <w:sz w:val="26"/>
          <w:szCs w:val="26"/>
        </w:rPr>
      </w:pPr>
      <w:r w:rsidRPr="004250A6">
        <w:rPr>
          <w:rFonts w:ascii="Times New Roman" w:hAnsi="Times New Roman" w:cs="Times New Roman"/>
          <w:b/>
          <w:iCs/>
          <w:color w:val="000000" w:themeColor="text1"/>
          <w:sz w:val="26"/>
          <w:szCs w:val="26"/>
        </w:rPr>
        <w:t>Sur</w:t>
      </w:r>
      <w:r w:rsidRPr="004250A6">
        <w:rPr>
          <w:rFonts w:ascii="Times New Roman" w:hAnsi="Times New Roman" w:cs="Times New Roman"/>
          <w:b/>
          <w:iCs/>
          <w:color w:val="000000" w:themeColor="text1"/>
          <w:spacing w:val="10"/>
          <w:sz w:val="26"/>
          <w:szCs w:val="26"/>
        </w:rPr>
        <w:t xml:space="preserve"> </w:t>
      </w:r>
      <w:r w:rsidRPr="004250A6">
        <w:rPr>
          <w:rFonts w:ascii="Times New Roman" w:hAnsi="Times New Roman" w:cs="Times New Roman"/>
          <w:b/>
          <w:iCs/>
          <w:color w:val="000000" w:themeColor="text1"/>
          <w:sz w:val="26"/>
          <w:szCs w:val="26"/>
        </w:rPr>
        <w:t>le</w:t>
      </w:r>
      <w:r w:rsidRPr="004250A6">
        <w:rPr>
          <w:rFonts w:ascii="Times New Roman" w:hAnsi="Times New Roman" w:cs="Times New Roman"/>
          <w:b/>
          <w:iCs/>
          <w:color w:val="000000" w:themeColor="text1"/>
          <w:spacing w:val="14"/>
          <w:sz w:val="26"/>
          <w:szCs w:val="26"/>
        </w:rPr>
        <w:t xml:space="preserve"> </w:t>
      </w:r>
      <w:r w:rsidRPr="004250A6">
        <w:rPr>
          <w:rFonts w:ascii="Times New Roman" w:hAnsi="Times New Roman" w:cs="Times New Roman"/>
          <w:b/>
          <w:iCs/>
          <w:color w:val="000000" w:themeColor="text1"/>
          <w:sz w:val="26"/>
          <w:szCs w:val="26"/>
        </w:rPr>
        <w:t>plan</w:t>
      </w:r>
      <w:r w:rsidRPr="004250A6">
        <w:rPr>
          <w:rFonts w:ascii="Times New Roman" w:hAnsi="Times New Roman" w:cs="Times New Roman"/>
          <w:b/>
          <w:iCs/>
          <w:color w:val="000000" w:themeColor="text1"/>
          <w:spacing w:val="3"/>
          <w:sz w:val="26"/>
          <w:szCs w:val="26"/>
        </w:rPr>
        <w:t xml:space="preserve"> </w:t>
      </w:r>
      <w:r w:rsidRPr="004250A6">
        <w:rPr>
          <w:rFonts w:ascii="Times New Roman" w:hAnsi="Times New Roman" w:cs="Times New Roman"/>
          <w:b/>
          <w:iCs/>
          <w:color w:val="000000" w:themeColor="text1"/>
          <w:sz w:val="26"/>
          <w:szCs w:val="26"/>
        </w:rPr>
        <w:t>académique,</w:t>
      </w:r>
      <w:r w:rsidRPr="004250A6">
        <w:rPr>
          <w:rFonts w:ascii="Times New Roman" w:hAnsi="Times New Roman" w:cs="Times New Roman"/>
          <w:b/>
          <w:iCs/>
          <w:color w:val="000000" w:themeColor="text1"/>
          <w:spacing w:val="11"/>
          <w:sz w:val="26"/>
          <w:szCs w:val="26"/>
        </w:rPr>
        <w:t xml:space="preserve"> </w:t>
      </w:r>
      <w:r w:rsidRPr="004250A6">
        <w:rPr>
          <w:rFonts w:ascii="Times New Roman" w:hAnsi="Times New Roman" w:cs="Times New Roman"/>
          <w:b/>
          <w:iCs/>
          <w:color w:val="000000" w:themeColor="text1"/>
          <w:sz w:val="26"/>
          <w:szCs w:val="26"/>
        </w:rPr>
        <w:t>le</w:t>
      </w:r>
      <w:r w:rsidRPr="004250A6">
        <w:rPr>
          <w:rFonts w:ascii="Times New Roman" w:hAnsi="Times New Roman" w:cs="Times New Roman"/>
          <w:b/>
          <w:iCs/>
          <w:color w:val="000000" w:themeColor="text1"/>
          <w:spacing w:val="14"/>
          <w:sz w:val="26"/>
          <w:szCs w:val="26"/>
        </w:rPr>
        <w:t xml:space="preserve"> </w:t>
      </w:r>
      <w:r w:rsidRPr="004250A6">
        <w:rPr>
          <w:rFonts w:ascii="Times New Roman" w:hAnsi="Times New Roman" w:cs="Times New Roman"/>
          <w:b/>
          <w:iCs/>
          <w:color w:val="000000" w:themeColor="text1"/>
          <w:sz w:val="26"/>
          <w:szCs w:val="26"/>
        </w:rPr>
        <w:t>Recteur</w:t>
      </w:r>
      <w:r w:rsidR="00857D2F" w:rsidRPr="004250A6">
        <w:rPr>
          <w:rFonts w:ascii="Times New Roman" w:hAnsi="Times New Roman" w:cs="Times New Roman"/>
          <w:iCs/>
          <w:color w:val="000000" w:themeColor="text1"/>
          <w:spacing w:val="-10"/>
          <w:sz w:val="26"/>
          <w:szCs w:val="26"/>
        </w:rPr>
        <w:t>:</w:t>
      </w:r>
    </w:p>
    <w:p w14:paraId="241D0904" w14:textId="2233379B"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Signe</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conjointement</w:t>
      </w:r>
      <w:r w:rsidR="002C21EF" w:rsidRPr="004250A6">
        <w:rPr>
          <w:rFonts w:ascii="Times New Roman" w:hAnsi="Times New Roman" w:cs="Times New Roman"/>
          <w:spacing w:val="16"/>
          <w:sz w:val="26"/>
          <w:szCs w:val="26"/>
        </w:rPr>
        <w:t xml:space="preserve"> </w:t>
      </w:r>
      <w:r w:rsidR="002C21EF" w:rsidRPr="004250A6">
        <w:rPr>
          <w:rFonts w:ascii="Times New Roman" w:hAnsi="Times New Roman" w:cs="Times New Roman"/>
          <w:sz w:val="26"/>
          <w:szCs w:val="26"/>
        </w:rPr>
        <w:t>les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diplômes ou</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attestations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5"/>
          <w:sz w:val="26"/>
          <w:szCs w:val="26"/>
        </w:rPr>
        <w:t xml:space="preserve"> </w:t>
      </w:r>
      <w:r w:rsidR="00857D2F" w:rsidRPr="004250A6">
        <w:rPr>
          <w:rFonts w:ascii="Times New Roman" w:hAnsi="Times New Roman" w:cs="Times New Roman"/>
          <w:sz w:val="26"/>
          <w:szCs w:val="26"/>
        </w:rPr>
        <w:t>réussite</w:t>
      </w:r>
      <w:r w:rsidR="00857D2F" w:rsidRPr="004250A6">
        <w:rPr>
          <w:rFonts w:ascii="Times New Roman" w:hAnsi="Times New Roman" w:cs="Times New Roman"/>
          <w:spacing w:val="-15"/>
          <w:sz w:val="26"/>
          <w:szCs w:val="26"/>
        </w:rPr>
        <w:t xml:space="preserve"> </w:t>
      </w:r>
      <w:r w:rsidR="00857D2F" w:rsidRPr="004250A6">
        <w:rPr>
          <w:rFonts w:ascii="Times New Roman" w:hAnsi="Times New Roman" w:cs="Times New Roman"/>
          <w:sz w:val="26"/>
          <w:szCs w:val="26"/>
        </w:rPr>
        <w:t>délivrée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par</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 avec le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Ministre ou</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Représentant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l’Enseignement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Supérieur ou</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chef</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d’établissement selon</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le cas ;</w:t>
      </w:r>
    </w:p>
    <w:p w14:paraId="08EFA484" w14:textId="00148EBD"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Assure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la</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collation</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grades</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titres</w:t>
      </w:r>
      <w:r w:rsidR="002C21EF" w:rsidRPr="004250A6">
        <w:rPr>
          <w:rFonts w:ascii="Times New Roman" w:hAnsi="Times New Roman" w:cs="Times New Roman"/>
          <w:spacing w:val="-4"/>
          <w:sz w:val="26"/>
          <w:szCs w:val="26"/>
        </w:rPr>
        <w:t xml:space="preserve"> </w:t>
      </w:r>
      <w:r w:rsidR="002C21EF" w:rsidRPr="004250A6">
        <w:rPr>
          <w:rFonts w:ascii="Times New Roman" w:hAnsi="Times New Roman" w:cs="Times New Roman"/>
          <w:sz w:val="26"/>
          <w:szCs w:val="26"/>
        </w:rPr>
        <w:t>universitaires</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suit</w:t>
      </w:r>
      <w:r w:rsidR="002C21EF" w:rsidRPr="004250A6">
        <w:rPr>
          <w:rFonts w:ascii="Times New Roman" w:hAnsi="Times New Roman" w:cs="Times New Roman"/>
          <w:spacing w:val="-7"/>
          <w:sz w:val="26"/>
          <w:szCs w:val="26"/>
        </w:rPr>
        <w:t xml:space="preserve"> </w:t>
      </w:r>
      <w:r w:rsidR="002C21EF" w:rsidRPr="004250A6">
        <w:rPr>
          <w:rFonts w:ascii="Times New Roman" w:hAnsi="Times New Roman" w:cs="Times New Roman"/>
          <w:sz w:val="26"/>
          <w:szCs w:val="26"/>
        </w:rPr>
        <w:t>l’élaboration</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l’exécution des programmes</w:t>
      </w:r>
      <w:r w:rsidR="002C21EF" w:rsidRPr="004250A6">
        <w:rPr>
          <w:rFonts w:ascii="Times New Roman" w:hAnsi="Times New Roman" w:cs="Times New Roman"/>
          <w:spacing w:val="38"/>
          <w:sz w:val="26"/>
          <w:szCs w:val="26"/>
        </w:rPr>
        <w:t xml:space="preserve"> </w:t>
      </w:r>
      <w:r w:rsidR="002C21EF" w:rsidRPr="004250A6">
        <w:rPr>
          <w:rFonts w:ascii="Times New Roman" w:hAnsi="Times New Roman" w:cs="Times New Roman"/>
          <w:sz w:val="26"/>
          <w:szCs w:val="26"/>
        </w:rPr>
        <w:t>d’enseignement</w:t>
      </w:r>
      <w:r w:rsidR="002C21EF" w:rsidRPr="004250A6">
        <w:rPr>
          <w:rFonts w:ascii="Times New Roman" w:hAnsi="Times New Roman" w:cs="Times New Roman"/>
          <w:spacing w:val="33"/>
          <w:sz w:val="26"/>
          <w:szCs w:val="26"/>
        </w:rPr>
        <w:t xml:space="preserve"> </w:t>
      </w:r>
      <w:r w:rsidR="002C21EF" w:rsidRPr="004250A6">
        <w:rPr>
          <w:rFonts w:ascii="Times New Roman" w:hAnsi="Times New Roman" w:cs="Times New Roman"/>
          <w:sz w:val="26"/>
          <w:szCs w:val="26"/>
        </w:rPr>
        <w:t>et de recherche de 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6C87090F" w14:textId="7D33BEC7"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Veille à la formation des formateurs et à la valorisation du potentiel scientifique et technique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 l’UPFHOB-MALI ;</w:t>
      </w:r>
    </w:p>
    <w:p w14:paraId="13736BA1" w14:textId="1755F6BF"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Assure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la</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mise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en</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place,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suivi</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évaluation</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centres,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laboratoires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équipes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recherche au sein des établissements</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4DF4B79C" w14:textId="7058EA5B"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Veille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à la centralisation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des projets de recherche</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en vue de leur examen par le conseil scientifique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 pédagogique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4034B762" w14:textId="58CFA9C7"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Etablit avec</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les différents responsables, les objectifs à</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atteindre, détermine les modalités d’évaluation</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leur</w:t>
      </w:r>
      <w:r w:rsidR="002C21EF" w:rsidRPr="004250A6">
        <w:rPr>
          <w:rFonts w:ascii="Times New Roman" w:hAnsi="Times New Roman" w:cs="Times New Roman"/>
          <w:spacing w:val="-4"/>
          <w:sz w:val="26"/>
          <w:szCs w:val="26"/>
        </w:rPr>
        <w:t xml:space="preserve"> </w:t>
      </w:r>
      <w:r w:rsidR="002C21EF" w:rsidRPr="004250A6">
        <w:rPr>
          <w:rFonts w:ascii="Times New Roman" w:hAnsi="Times New Roman" w:cs="Times New Roman"/>
          <w:sz w:val="26"/>
          <w:szCs w:val="26"/>
        </w:rPr>
        <w:t>performance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prend</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toute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mesure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susceptible</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d’améliorer</w:t>
      </w:r>
      <w:r w:rsidR="002C21EF" w:rsidRPr="004250A6">
        <w:rPr>
          <w:rFonts w:ascii="Times New Roman" w:hAnsi="Times New Roman" w:cs="Times New Roman"/>
          <w:spacing w:val="18"/>
          <w:sz w:val="26"/>
          <w:szCs w:val="26"/>
        </w:rPr>
        <w:t xml:space="preserve"> </w:t>
      </w:r>
      <w:r w:rsidR="002C21EF" w:rsidRPr="004250A6">
        <w:rPr>
          <w:rFonts w:ascii="Times New Roman" w:hAnsi="Times New Roman" w:cs="Times New Roman"/>
          <w:sz w:val="26"/>
          <w:szCs w:val="26"/>
        </w:rPr>
        <w:t>celles-ci</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w:t>
      </w:r>
    </w:p>
    <w:p w14:paraId="69D61EFE" w14:textId="2FB49146" w:rsidR="002C21EF"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Supervise l’organisation des cérémonies officielles et manifestations à caractère scientifique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 culturel de l’UPFHOB-MALI, puis assure la promotion et le développement de la coopération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universitaire.</w:t>
      </w:r>
    </w:p>
    <w:p w14:paraId="59240ED8" w14:textId="77777777" w:rsidR="004250A6" w:rsidRPr="004250A6" w:rsidRDefault="004250A6" w:rsidP="00294738">
      <w:pPr>
        <w:spacing w:before="0" w:line="276" w:lineRule="auto"/>
        <w:ind w:left="0"/>
        <w:rPr>
          <w:rFonts w:ascii="Times New Roman" w:hAnsi="Times New Roman" w:cs="Times New Roman"/>
          <w:sz w:val="10"/>
          <w:szCs w:val="10"/>
        </w:rPr>
      </w:pPr>
    </w:p>
    <w:p w14:paraId="566FF43A" w14:textId="1519FE6D" w:rsidR="002C21EF" w:rsidRPr="004250A6" w:rsidRDefault="002C21EF" w:rsidP="00294738">
      <w:pPr>
        <w:spacing w:before="0" w:line="276" w:lineRule="auto"/>
        <w:ind w:left="0"/>
        <w:rPr>
          <w:rFonts w:ascii="Times New Roman" w:hAnsi="Times New Roman" w:cs="Times New Roman"/>
          <w:b/>
          <w:bCs/>
          <w:sz w:val="28"/>
          <w:szCs w:val="28"/>
        </w:rPr>
      </w:pPr>
      <w:r w:rsidRPr="004250A6">
        <w:rPr>
          <w:rFonts w:ascii="Times New Roman" w:hAnsi="Times New Roman" w:cs="Times New Roman"/>
          <w:b/>
          <w:bCs/>
          <w:spacing w:val="-2"/>
          <w:sz w:val="28"/>
          <w:szCs w:val="28"/>
        </w:rPr>
        <w:t>1-9-</w:t>
      </w:r>
      <w:r w:rsidR="004250A6" w:rsidRPr="004250A6">
        <w:rPr>
          <w:rFonts w:ascii="Times New Roman" w:hAnsi="Times New Roman" w:cs="Times New Roman"/>
          <w:b/>
          <w:bCs/>
          <w:spacing w:val="-2"/>
          <w:sz w:val="28"/>
          <w:szCs w:val="28"/>
        </w:rPr>
        <w:t>7</w:t>
      </w:r>
      <w:r w:rsidRPr="004250A6">
        <w:rPr>
          <w:rFonts w:ascii="Times New Roman" w:hAnsi="Times New Roman" w:cs="Times New Roman"/>
          <w:b/>
          <w:bCs/>
          <w:spacing w:val="-2"/>
          <w:sz w:val="28"/>
          <w:szCs w:val="28"/>
        </w:rPr>
        <w:t>-</w:t>
      </w:r>
      <w:r w:rsidR="00CF5F3C" w:rsidRPr="004250A6">
        <w:rPr>
          <w:rFonts w:ascii="Times New Roman" w:hAnsi="Times New Roman" w:cs="Times New Roman"/>
          <w:b/>
          <w:bCs/>
          <w:spacing w:val="-2"/>
          <w:sz w:val="28"/>
          <w:szCs w:val="28"/>
        </w:rPr>
        <w:t xml:space="preserve"> </w:t>
      </w:r>
      <w:r w:rsidRPr="004250A6">
        <w:rPr>
          <w:rFonts w:ascii="Times New Roman" w:hAnsi="Times New Roman" w:cs="Times New Roman"/>
          <w:b/>
          <w:bCs/>
          <w:spacing w:val="-2"/>
          <w:sz w:val="28"/>
          <w:szCs w:val="28"/>
        </w:rPr>
        <w:t>Secrétariat</w:t>
      </w:r>
      <w:r w:rsidRPr="004250A6">
        <w:rPr>
          <w:rFonts w:ascii="Times New Roman" w:hAnsi="Times New Roman" w:cs="Times New Roman"/>
          <w:b/>
          <w:bCs/>
          <w:spacing w:val="-6"/>
          <w:sz w:val="28"/>
          <w:szCs w:val="28"/>
        </w:rPr>
        <w:t xml:space="preserve"> </w:t>
      </w:r>
      <w:r w:rsidRPr="004250A6">
        <w:rPr>
          <w:rFonts w:ascii="Times New Roman" w:hAnsi="Times New Roman" w:cs="Times New Roman"/>
          <w:b/>
          <w:bCs/>
          <w:spacing w:val="-2"/>
          <w:sz w:val="28"/>
          <w:szCs w:val="28"/>
        </w:rPr>
        <w:t>Général</w:t>
      </w:r>
    </w:p>
    <w:p w14:paraId="1FF93BE0" w14:textId="306C0D9C" w:rsidR="002C21EF" w:rsidRPr="004250A6" w:rsidRDefault="002C21E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Le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Secrétaire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Général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l’</w:t>
      </w:r>
      <w:r w:rsidR="004250A6" w:rsidRPr="004250A6">
        <w:rPr>
          <w:rFonts w:ascii="Times New Roman" w:hAnsi="Times New Roman" w:cs="Times New Roman"/>
          <w:sz w:val="26"/>
          <w:szCs w:val="26"/>
        </w:rPr>
        <w:t>u</w:t>
      </w:r>
      <w:r w:rsidRPr="004250A6">
        <w:rPr>
          <w:rFonts w:ascii="Times New Roman" w:hAnsi="Times New Roman" w:cs="Times New Roman"/>
          <w:sz w:val="26"/>
          <w:szCs w:val="26"/>
        </w:rPr>
        <w:t>niversité</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désigné</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par</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le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Conseil</w:t>
      </w:r>
      <w:r w:rsidRPr="004250A6">
        <w:rPr>
          <w:rFonts w:ascii="Times New Roman" w:hAnsi="Times New Roman" w:cs="Times New Roman"/>
          <w:spacing w:val="-13"/>
          <w:sz w:val="26"/>
          <w:szCs w:val="26"/>
        </w:rPr>
        <w:t xml:space="preserve"> </w:t>
      </w:r>
      <w:r w:rsidRPr="004250A6">
        <w:rPr>
          <w:rFonts w:ascii="Times New Roman" w:hAnsi="Times New Roman" w:cs="Times New Roman"/>
          <w:sz w:val="26"/>
          <w:szCs w:val="26"/>
        </w:rPr>
        <w:t>d’Administration</w:t>
      </w:r>
      <w:r w:rsidRPr="004250A6">
        <w:rPr>
          <w:rFonts w:ascii="Times New Roman" w:hAnsi="Times New Roman" w:cs="Times New Roman"/>
          <w:spacing w:val="22"/>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13"/>
          <w:sz w:val="26"/>
          <w:szCs w:val="26"/>
        </w:rPr>
        <w:t xml:space="preserve"> </w:t>
      </w:r>
      <w:r w:rsidRPr="004250A6">
        <w:rPr>
          <w:rFonts w:ascii="Times New Roman" w:hAnsi="Times New Roman" w:cs="Times New Roman"/>
          <w:sz w:val="26"/>
          <w:szCs w:val="26"/>
        </w:rPr>
        <w:t>l’ UPFHOB-MALI. Il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assure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sous</w:t>
      </w:r>
      <w:r w:rsidRPr="004250A6">
        <w:rPr>
          <w:rFonts w:ascii="Times New Roman" w:hAnsi="Times New Roman" w:cs="Times New Roman"/>
          <w:spacing w:val="-12"/>
          <w:sz w:val="26"/>
          <w:szCs w:val="26"/>
        </w:rPr>
        <w:t xml:space="preserve"> </w:t>
      </w:r>
      <w:r w:rsidRPr="004250A6">
        <w:rPr>
          <w:rFonts w:ascii="Times New Roman" w:hAnsi="Times New Roman" w:cs="Times New Roman"/>
          <w:sz w:val="26"/>
          <w:szCs w:val="26"/>
        </w:rPr>
        <w:t>l’autorité</w:t>
      </w:r>
      <w:r w:rsidRPr="004250A6">
        <w:rPr>
          <w:rFonts w:ascii="Times New Roman" w:hAnsi="Times New Roman" w:cs="Times New Roman"/>
          <w:spacing w:val="29"/>
          <w:sz w:val="26"/>
          <w:szCs w:val="26"/>
        </w:rPr>
        <w:t xml:space="preserve"> </w:t>
      </w:r>
      <w:r w:rsidRPr="004250A6">
        <w:rPr>
          <w:rFonts w:ascii="Times New Roman" w:hAnsi="Times New Roman" w:cs="Times New Roman"/>
          <w:sz w:val="26"/>
          <w:szCs w:val="26"/>
        </w:rPr>
        <w:t>du</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Recteur,</w:t>
      </w:r>
      <w:r w:rsidRPr="004250A6">
        <w:rPr>
          <w:rFonts w:ascii="Times New Roman" w:hAnsi="Times New Roman" w:cs="Times New Roman"/>
          <w:spacing w:val="-9"/>
          <w:sz w:val="26"/>
          <w:szCs w:val="26"/>
        </w:rPr>
        <w:t xml:space="preserve"> </w:t>
      </w:r>
      <w:r w:rsidRPr="004250A6">
        <w:rPr>
          <w:rFonts w:ascii="Times New Roman" w:hAnsi="Times New Roman" w:cs="Times New Roman"/>
          <w:sz w:val="26"/>
          <w:szCs w:val="26"/>
        </w:rPr>
        <w:t>la</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gestion administrative</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l’ UPFHOB-MALI. Il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chargé</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diriger,</w:t>
      </w:r>
      <w:r w:rsidRPr="004250A6">
        <w:rPr>
          <w:rFonts w:ascii="Times New Roman" w:hAnsi="Times New Roman" w:cs="Times New Roman"/>
          <w:spacing w:val="27"/>
          <w:sz w:val="26"/>
          <w:szCs w:val="26"/>
        </w:rPr>
        <w:t xml:space="preserve"> </w:t>
      </w:r>
      <w:r w:rsidRPr="004250A6">
        <w:rPr>
          <w:rFonts w:ascii="Times New Roman" w:hAnsi="Times New Roman" w:cs="Times New Roman"/>
          <w:sz w:val="26"/>
          <w:szCs w:val="26"/>
        </w:rPr>
        <w:t>de coordonner, de contrôler, d’animer les actions administratives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des différentes composantes de l’UPFHOB-MALI suivant</w:t>
      </w:r>
      <w:r w:rsidRPr="004250A6">
        <w:rPr>
          <w:rFonts w:ascii="Times New Roman" w:hAnsi="Times New Roman" w:cs="Times New Roman"/>
          <w:spacing w:val="18"/>
          <w:sz w:val="26"/>
          <w:szCs w:val="26"/>
        </w:rPr>
        <w:t xml:space="preserve"> </w:t>
      </w:r>
      <w:r w:rsidRPr="004250A6">
        <w:rPr>
          <w:rFonts w:ascii="Times New Roman" w:hAnsi="Times New Roman" w:cs="Times New Roman"/>
          <w:sz w:val="26"/>
          <w:szCs w:val="26"/>
        </w:rPr>
        <w:t>les</w:t>
      </w:r>
      <w:r w:rsidRPr="004250A6">
        <w:rPr>
          <w:rFonts w:ascii="Times New Roman" w:hAnsi="Times New Roman" w:cs="Times New Roman"/>
          <w:spacing w:val="-5"/>
          <w:sz w:val="26"/>
          <w:szCs w:val="26"/>
        </w:rPr>
        <w:t xml:space="preserve"> </w:t>
      </w:r>
      <w:r w:rsidRPr="004250A6">
        <w:rPr>
          <w:rFonts w:ascii="Times New Roman" w:hAnsi="Times New Roman" w:cs="Times New Roman"/>
          <w:sz w:val="26"/>
          <w:szCs w:val="26"/>
        </w:rPr>
        <w:t>objectifs</w:t>
      </w:r>
      <w:r w:rsidRPr="004250A6">
        <w:rPr>
          <w:rFonts w:ascii="Times New Roman" w:hAnsi="Times New Roman" w:cs="Times New Roman"/>
          <w:spacing w:val="36"/>
          <w:sz w:val="26"/>
          <w:szCs w:val="26"/>
        </w:rPr>
        <w:t xml:space="preserve"> </w:t>
      </w:r>
      <w:r w:rsidRPr="004250A6">
        <w:rPr>
          <w:rFonts w:ascii="Times New Roman" w:hAnsi="Times New Roman" w:cs="Times New Roman"/>
          <w:sz w:val="26"/>
          <w:szCs w:val="26"/>
        </w:rPr>
        <w:t>fixés par</w:t>
      </w:r>
      <w:r w:rsidRPr="004250A6">
        <w:rPr>
          <w:rFonts w:ascii="Times New Roman" w:hAnsi="Times New Roman" w:cs="Times New Roman"/>
          <w:spacing w:val="-7"/>
          <w:sz w:val="26"/>
          <w:szCs w:val="26"/>
        </w:rPr>
        <w:t xml:space="preserve"> </w:t>
      </w:r>
      <w:r w:rsidRPr="004250A6">
        <w:rPr>
          <w:rFonts w:ascii="Times New Roman" w:hAnsi="Times New Roman" w:cs="Times New Roman"/>
          <w:sz w:val="26"/>
          <w:szCs w:val="26"/>
        </w:rPr>
        <w:t>le</w:t>
      </w:r>
      <w:r w:rsidRPr="004250A6">
        <w:rPr>
          <w:rFonts w:ascii="Times New Roman" w:hAnsi="Times New Roman" w:cs="Times New Roman"/>
          <w:spacing w:val="-2"/>
          <w:sz w:val="26"/>
          <w:szCs w:val="26"/>
        </w:rPr>
        <w:t xml:space="preserve"> </w:t>
      </w:r>
      <w:r w:rsidRPr="004250A6">
        <w:rPr>
          <w:rFonts w:ascii="Times New Roman" w:hAnsi="Times New Roman" w:cs="Times New Roman"/>
          <w:sz w:val="26"/>
          <w:szCs w:val="26"/>
        </w:rPr>
        <w:t>Conseil</w:t>
      </w:r>
      <w:r w:rsidRPr="004250A6">
        <w:rPr>
          <w:rFonts w:ascii="Times New Roman" w:hAnsi="Times New Roman" w:cs="Times New Roman"/>
          <w:spacing w:val="26"/>
          <w:sz w:val="26"/>
          <w:szCs w:val="26"/>
        </w:rPr>
        <w:t xml:space="preserve"> </w:t>
      </w:r>
      <w:r w:rsidRPr="004250A6">
        <w:rPr>
          <w:rFonts w:ascii="Times New Roman" w:hAnsi="Times New Roman" w:cs="Times New Roman"/>
          <w:sz w:val="26"/>
          <w:szCs w:val="26"/>
        </w:rPr>
        <w:t>d’Administration.</w:t>
      </w:r>
    </w:p>
    <w:p w14:paraId="7E945D55" w14:textId="77777777" w:rsidR="00FA3A50" w:rsidRPr="004250A6" w:rsidRDefault="00FA3A50"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En</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collaboration</w:t>
      </w:r>
      <w:r w:rsidRPr="004250A6">
        <w:rPr>
          <w:rFonts w:ascii="Times New Roman" w:hAnsi="Times New Roman" w:cs="Times New Roman"/>
          <w:spacing w:val="37"/>
          <w:sz w:val="26"/>
          <w:szCs w:val="26"/>
        </w:rPr>
        <w:t xml:space="preserve"> </w:t>
      </w:r>
      <w:r w:rsidRPr="004250A6">
        <w:rPr>
          <w:rFonts w:ascii="Times New Roman" w:hAnsi="Times New Roman" w:cs="Times New Roman"/>
          <w:sz w:val="26"/>
          <w:szCs w:val="26"/>
        </w:rPr>
        <w:t>avec</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les</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chefs</w:t>
      </w:r>
      <w:r w:rsidRPr="004250A6">
        <w:rPr>
          <w:rFonts w:ascii="Times New Roman" w:hAnsi="Times New Roman" w:cs="Times New Roman"/>
          <w:spacing w:val="-13"/>
          <w:sz w:val="26"/>
          <w:szCs w:val="26"/>
        </w:rPr>
        <w:t xml:space="preserve"> </w:t>
      </w:r>
      <w:r w:rsidRPr="004250A6">
        <w:rPr>
          <w:rFonts w:ascii="Times New Roman" w:hAnsi="Times New Roman" w:cs="Times New Roman"/>
          <w:sz w:val="26"/>
          <w:szCs w:val="26"/>
        </w:rPr>
        <w:t>d’établissements</w:t>
      </w:r>
      <w:r w:rsidRPr="004250A6">
        <w:rPr>
          <w:rFonts w:ascii="Times New Roman" w:hAnsi="Times New Roman" w:cs="Times New Roman"/>
          <w:spacing w:val="22"/>
          <w:sz w:val="26"/>
          <w:szCs w:val="26"/>
        </w:rPr>
        <w:t xml:space="preserve"> </w:t>
      </w:r>
      <w:r w:rsidRPr="004250A6">
        <w:rPr>
          <w:rFonts w:ascii="Times New Roman" w:hAnsi="Times New Roman" w:cs="Times New Roman"/>
          <w:sz w:val="26"/>
          <w:szCs w:val="26"/>
        </w:rPr>
        <w:t>des</w:t>
      </w:r>
      <w:r w:rsidRPr="004250A6">
        <w:rPr>
          <w:rFonts w:ascii="Times New Roman" w:hAnsi="Times New Roman" w:cs="Times New Roman"/>
          <w:spacing w:val="-13"/>
          <w:sz w:val="26"/>
          <w:szCs w:val="26"/>
        </w:rPr>
        <w:t xml:space="preserve"> </w:t>
      </w:r>
      <w:r w:rsidRPr="004250A6">
        <w:rPr>
          <w:rFonts w:ascii="Times New Roman" w:hAnsi="Times New Roman" w:cs="Times New Roman"/>
          <w:sz w:val="26"/>
          <w:szCs w:val="26"/>
        </w:rPr>
        <w:t>différentes</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composantes</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de l’ UPFHOB-MALI, le Secrétariat Général prépare et assure l’exécution des décisions portant sur les questions administratives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internes à l’université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ou prises dans le cadre de ses rapports avec d’autres institutions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publiques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ou</w:t>
      </w:r>
      <w:r w:rsidRPr="004250A6">
        <w:rPr>
          <w:rFonts w:ascii="Times New Roman" w:hAnsi="Times New Roman" w:cs="Times New Roman"/>
          <w:spacing w:val="-10"/>
          <w:sz w:val="26"/>
          <w:szCs w:val="26"/>
        </w:rPr>
        <w:t xml:space="preserve"> </w:t>
      </w:r>
      <w:r w:rsidRPr="004250A6">
        <w:rPr>
          <w:rFonts w:ascii="Times New Roman" w:hAnsi="Times New Roman" w:cs="Times New Roman"/>
          <w:sz w:val="26"/>
          <w:szCs w:val="26"/>
        </w:rPr>
        <w:t>privées.</w:t>
      </w:r>
    </w:p>
    <w:p w14:paraId="1CCD8DF3" w14:textId="77777777" w:rsidR="00FA3A50" w:rsidRPr="004250A6" w:rsidRDefault="00FA3A50"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Le Secrétariat Général est constitué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 cinq (5) services dont chacun est placé sous l’autorité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d’un Chef de service désigné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par le Recteur. Il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s’agit :</w:t>
      </w:r>
    </w:p>
    <w:p w14:paraId="14CB77B9" w14:textId="1B3957D8"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Du</w:t>
      </w:r>
      <w:r w:rsidR="00FA3A50" w:rsidRPr="00223C1E">
        <w:rPr>
          <w:rFonts w:ascii="Times New Roman" w:hAnsi="Times New Roman" w:cs="Times New Roman"/>
          <w:color w:val="000000" w:themeColor="text1"/>
          <w:spacing w:val="-15"/>
          <w:sz w:val="26"/>
          <w:szCs w:val="26"/>
        </w:rPr>
        <w:t xml:space="preserve"> </w:t>
      </w:r>
      <w:r w:rsidR="00FA3A50" w:rsidRPr="00223C1E">
        <w:rPr>
          <w:rFonts w:ascii="Times New Roman" w:hAnsi="Times New Roman" w:cs="Times New Roman"/>
          <w:color w:val="000000" w:themeColor="text1"/>
          <w:sz w:val="26"/>
          <w:szCs w:val="26"/>
        </w:rPr>
        <w:t>service</w:t>
      </w:r>
      <w:r w:rsidR="00FA3A50" w:rsidRPr="00223C1E">
        <w:rPr>
          <w:rFonts w:ascii="Times New Roman" w:hAnsi="Times New Roman" w:cs="Times New Roman"/>
          <w:color w:val="000000" w:themeColor="text1"/>
          <w:spacing w:val="-7"/>
          <w:sz w:val="26"/>
          <w:szCs w:val="26"/>
        </w:rPr>
        <w:t xml:space="preserve"> </w:t>
      </w:r>
      <w:r w:rsidR="00FA3A50" w:rsidRPr="00223C1E">
        <w:rPr>
          <w:rFonts w:ascii="Times New Roman" w:hAnsi="Times New Roman" w:cs="Times New Roman"/>
          <w:color w:val="000000" w:themeColor="text1"/>
          <w:sz w:val="26"/>
          <w:szCs w:val="26"/>
        </w:rPr>
        <w:t>de</w:t>
      </w:r>
      <w:r w:rsidR="00FA3A50" w:rsidRPr="00223C1E">
        <w:rPr>
          <w:rFonts w:ascii="Times New Roman" w:hAnsi="Times New Roman" w:cs="Times New Roman"/>
          <w:color w:val="000000" w:themeColor="text1"/>
          <w:spacing w:val="-4"/>
          <w:sz w:val="26"/>
          <w:szCs w:val="26"/>
        </w:rPr>
        <w:t xml:space="preserve"> </w:t>
      </w:r>
      <w:r w:rsidR="00FA3A50" w:rsidRPr="00223C1E">
        <w:rPr>
          <w:rFonts w:ascii="Times New Roman" w:hAnsi="Times New Roman" w:cs="Times New Roman"/>
          <w:color w:val="000000" w:themeColor="text1"/>
          <w:sz w:val="26"/>
          <w:szCs w:val="26"/>
        </w:rPr>
        <w:t>scolarité</w:t>
      </w:r>
      <w:r w:rsidR="00FA3A50" w:rsidRPr="00223C1E">
        <w:rPr>
          <w:rFonts w:ascii="Times New Roman" w:hAnsi="Times New Roman" w:cs="Times New Roman"/>
          <w:color w:val="000000" w:themeColor="text1"/>
          <w:spacing w:val="22"/>
          <w:sz w:val="26"/>
          <w:szCs w:val="26"/>
        </w:rPr>
        <w:t xml:space="preserve"> </w:t>
      </w:r>
      <w:r w:rsidR="00FA3A50" w:rsidRPr="00223C1E">
        <w:rPr>
          <w:rFonts w:ascii="Times New Roman" w:hAnsi="Times New Roman" w:cs="Times New Roman"/>
          <w:color w:val="000000" w:themeColor="text1"/>
          <w:spacing w:val="-10"/>
          <w:sz w:val="26"/>
          <w:szCs w:val="26"/>
        </w:rPr>
        <w:t>;</w:t>
      </w:r>
    </w:p>
    <w:p w14:paraId="5CBCC2E1" w14:textId="7F8C1D42"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w:t>
      </w:r>
      <w:r w:rsidR="00223C1E" w:rsidRPr="00223C1E">
        <w:rPr>
          <w:rFonts w:ascii="Times New Roman" w:hAnsi="Times New Roman" w:cs="Times New Roman"/>
          <w:color w:val="000000" w:themeColor="text1"/>
          <w:sz w:val="26"/>
          <w:szCs w:val="26"/>
        </w:rPr>
        <w:t>u</w:t>
      </w:r>
      <w:r w:rsidR="00FA3A50" w:rsidRPr="00223C1E">
        <w:rPr>
          <w:rFonts w:ascii="Times New Roman" w:hAnsi="Times New Roman" w:cs="Times New Roman"/>
          <w:color w:val="000000" w:themeColor="text1"/>
          <w:spacing w:val="-8"/>
          <w:sz w:val="26"/>
          <w:szCs w:val="26"/>
        </w:rPr>
        <w:t xml:space="preserve"> </w:t>
      </w:r>
      <w:r w:rsidR="00223C1E" w:rsidRPr="00223C1E">
        <w:rPr>
          <w:rFonts w:ascii="Times New Roman" w:hAnsi="Times New Roman" w:cs="Times New Roman"/>
          <w:color w:val="000000" w:themeColor="text1"/>
          <w:sz w:val="26"/>
          <w:szCs w:val="26"/>
        </w:rPr>
        <w:t>s</w:t>
      </w:r>
      <w:r w:rsidR="00FA3A50" w:rsidRPr="00223C1E">
        <w:rPr>
          <w:rFonts w:ascii="Times New Roman" w:hAnsi="Times New Roman" w:cs="Times New Roman"/>
          <w:color w:val="000000" w:themeColor="text1"/>
          <w:sz w:val="26"/>
          <w:szCs w:val="26"/>
        </w:rPr>
        <w:t>ervice</w:t>
      </w:r>
      <w:r w:rsidR="00FA3A50" w:rsidRPr="00223C1E">
        <w:rPr>
          <w:rFonts w:ascii="Times New Roman" w:hAnsi="Times New Roman" w:cs="Times New Roman"/>
          <w:color w:val="000000" w:themeColor="text1"/>
          <w:spacing w:val="-6"/>
          <w:sz w:val="26"/>
          <w:szCs w:val="26"/>
        </w:rPr>
        <w:t xml:space="preserve"> </w:t>
      </w:r>
      <w:r w:rsidR="00223C1E" w:rsidRPr="00223C1E">
        <w:rPr>
          <w:rFonts w:ascii="Times New Roman" w:hAnsi="Times New Roman" w:cs="Times New Roman"/>
          <w:color w:val="000000" w:themeColor="text1"/>
          <w:sz w:val="26"/>
          <w:szCs w:val="26"/>
        </w:rPr>
        <w:t>logistique et infrastructure</w:t>
      </w:r>
      <w:r w:rsidR="00223C1E" w:rsidRPr="00223C1E">
        <w:rPr>
          <w:rFonts w:ascii="Times New Roman" w:hAnsi="Times New Roman" w:cs="Times New Roman"/>
          <w:color w:val="000000" w:themeColor="text1"/>
          <w:spacing w:val="-10"/>
          <w:sz w:val="26"/>
          <w:szCs w:val="26"/>
        </w:rPr>
        <w:t xml:space="preserve"> ;</w:t>
      </w:r>
    </w:p>
    <w:p w14:paraId="52298E96" w14:textId="692AE00A"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Du</w:t>
      </w:r>
      <w:r w:rsidR="00FA3A50" w:rsidRPr="00223C1E">
        <w:rPr>
          <w:rFonts w:ascii="Times New Roman" w:hAnsi="Times New Roman" w:cs="Times New Roman"/>
          <w:color w:val="000000" w:themeColor="text1"/>
          <w:spacing w:val="-15"/>
          <w:sz w:val="26"/>
          <w:szCs w:val="26"/>
        </w:rPr>
        <w:t xml:space="preserve"> </w:t>
      </w:r>
      <w:r w:rsidR="00FA3A50" w:rsidRPr="00223C1E">
        <w:rPr>
          <w:rFonts w:ascii="Times New Roman" w:hAnsi="Times New Roman" w:cs="Times New Roman"/>
          <w:color w:val="000000" w:themeColor="text1"/>
          <w:sz w:val="26"/>
          <w:szCs w:val="26"/>
        </w:rPr>
        <w:t>service</w:t>
      </w:r>
      <w:r w:rsidR="00FA3A50" w:rsidRPr="00223C1E">
        <w:rPr>
          <w:rFonts w:ascii="Times New Roman" w:hAnsi="Times New Roman" w:cs="Times New Roman"/>
          <w:color w:val="000000" w:themeColor="text1"/>
          <w:spacing w:val="-10"/>
          <w:sz w:val="26"/>
          <w:szCs w:val="26"/>
        </w:rPr>
        <w:t xml:space="preserve"> </w:t>
      </w:r>
      <w:r w:rsidR="00FA3A50" w:rsidRPr="00223C1E">
        <w:rPr>
          <w:rFonts w:ascii="Times New Roman" w:hAnsi="Times New Roman" w:cs="Times New Roman"/>
          <w:color w:val="000000" w:themeColor="text1"/>
          <w:sz w:val="26"/>
          <w:szCs w:val="26"/>
        </w:rPr>
        <w:t>des</w:t>
      </w:r>
      <w:r w:rsidR="00FA3A50" w:rsidRPr="00223C1E">
        <w:rPr>
          <w:rFonts w:ascii="Times New Roman" w:hAnsi="Times New Roman" w:cs="Times New Roman"/>
          <w:color w:val="000000" w:themeColor="text1"/>
          <w:spacing w:val="-9"/>
          <w:sz w:val="26"/>
          <w:szCs w:val="26"/>
        </w:rPr>
        <w:t xml:space="preserve"> </w:t>
      </w:r>
      <w:r w:rsidR="00FA3A50" w:rsidRPr="00223C1E">
        <w:rPr>
          <w:rFonts w:ascii="Times New Roman" w:hAnsi="Times New Roman" w:cs="Times New Roman"/>
          <w:color w:val="000000" w:themeColor="text1"/>
          <w:sz w:val="26"/>
          <w:szCs w:val="26"/>
        </w:rPr>
        <w:t>œuvres</w:t>
      </w:r>
      <w:r w:rsidR="00FA3A50" w:rsidRPr="00223C1E">
        <w:rPr>
          <w:rFonts w:ascii="Times New Roman" w:hAnsi="Times New Roman" w:cs="Times New Roman"/>
          <w:color w:val="000000" w:themeColor="text1"/>
          <w:spacing w:val="-9"/>
          <w:sz w:val="26"/>
          <w:szCs w:val="26"/>
        </w:rPr>
        <w:t xml:space="preserve"> </w:t>
      </w:r>
      <w:r w:rsidR="00FA3A50" w:rsidRPr="00223C1E">
        <w:rPr>
          <w:rFonts w:ascii="Times New Roman" w:hAnsi="Times New Roman" w:cs="Times New Roman"/>
          <w:color w:val="000000" w:themeColor="text1"/>
          <w:sz w:val="26"/>
          <w:szCs w:val="26"/>
        </w:rPr>
        <w:t>universitaires</w:t>
      </w:r>
      <w:r w:rsidR="00FA3A50" w:rsidRPr="00223C1E">
        <w:rPr>
          <w:rFonts w:ascii="Times New Roman" w:hAnsi="Times New Roman" w:cs="Times New Roman"/>
          <w:color w:val="000000" w:themeColor="text1"/>
          <w:spacing w:val="40"/>
          <w:sz w:val="26"/>
          <w:szCs w:val="26"/>
        </w:rPr>
        <w:t xml:space="preserve"> </w:t>
      </w:r>
      <w:r w:rsidR="00FA3A50" w:rsidRPr="00223C1E">
        <w:rPr>
          <w:rFonts w:ascii="Times New Roman" w:hAnsi="Times New Roman" w:cs="Times New Roman"/>
          <w:color w:val="000000" w:themeColor="text1"/>
          <w:spacing w:val="-10"/>
          <w:sz w:val="26"/>
          <w:szCs w:val="26"/>
        </w:rPr>
        <w:t>;</w:t>
      </w:r>
    </w:p>
    <w:p w14:paraId="59420083" w14:textId="6EB6F909"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Du</w:t>
      </w:r>
      <w:r w:rsidR="00FA3A50" w:rsidRPr="00223C1E">
        <w:rPr>
          <w:rFonts w:ascii="Times New Roman" w:hAnsi="Times New Roman" w:cs="Times New Roman"/>
          <w:color w:val="000000" w:themeColor="text1"/>
          <w:spacing w:val="-12"/>
          <w:sz w:val="26"/>
          <w:szCs w:val="26"/>
        </w:rPr>
        <w:t xml:space="preserve"> </w:t>
      </w:r>
      <w:r w:rsidR="00FA3A50" w:rsidRPr="00223C1E">
        <w:rPr>
          <w:rFonts w:ascii="Times New Roman" w:hAnsi="Times New Roman" w:cs="Times New Roman"/>
          <w:color w:val="000000" w:themeColor="text1"/>
          <w:sz w:val="26"/>
          <w:szCs w:val="26"/>
        </w:rPr>
        <w:t xml:space="preserve">service </w:t>
      </w:r>
      <w:r w:rsidR="00FA3A50" w:rsidRPr="00223C1E">
        <w:rPr>
          <w:rFonts w:ascii="Times New Roman" w:hAnsi="Times New Roman" w:cs="Times New Roman"/>
          <w:color w:val="000000" w:themeColor="text1"/>
          <w:spacing w:val="-4"/>
          <w:sz w:val="26"/>
          <w:szCs w:val="26"/>
        </w:rPr>
        <w:t>TIC.</w:t>
      </w:r>
    </w:p>
    <w:p w14:paraId="541A950E" w14:textId="3D4B67B6" w:rsidR="00FA3A50" w:rsidRPr="004250A6" w:rsidRDefault="00FA3A50"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Tous</w:t>
      </w:r>
      <w:r w:rsidRPr="004250A6">
        <w:rPr>
          <w:rFonts w:ascii="Times New Roman" w:hAnsi="Times New Roman" w:cs="Times New Roman"/>
          <w:spacing w:val="11"/>
          <w:sz w:val="26"/>
          <w:szCs w:val="26"/>
        </w:rPr>
        <w:t xml:space="preserve"> </w:t>
      </w:r>
      <w:r w:rsidRPr="004250A6">
        <w:rPr>
          <w:rFonts w:ascii="Times New Roman" w:hAnsi="Times New Roman" w:cs="Times New Roman"/>
          <w:sz w:val="26"/>
          <w:szCs w:val="26"/>
        </w:rPr>
        <w:t>ces</w:t>
      </w:r>
      <w:r w:rsidRPr="004250A6">
        <w:rPr>
          <w:rFonts w:ascii="Times New Roman" w:hAnsi="Times New Roman" w:cs="Times New Roman"/>
          <w:spacing w:val="-3"/>
          <w:sz w:val="26"/>
          <w:szCs w:val="26"/>
        </w:rPr>
        <w:t xml:space="preserve"> </w:t>
      </w:r>
      <w:r w:rsidRPr="004250A6">
        <w:rPr>
          <w:rFonts w:ascii="Times New Roman" w:hAnsi="Times New Roman" w:cs="Times New Roman"/>
          <w:sz w:val="26"/>
          <w:szCs w:val="26"/>
        </w:rPr>
        <w:t>Chefs</w:t>
      </w:r>
      <w:r w:rsidRPr="004250A6">
        <w:rPr>
          <w:rFonts w:ascii="Times New Roman" w:hAnsi="Times New Roman" w:cs="Times New Roman"/>
          <w:spacing w:val="-2"/>
          <w:sz w:val="26"/>
          <w:szCs w:val="26"/>
        </w:rPr>
        <w:t xml:space="preserve"> </w:t>
      </w:r>
      <w:r w:rsidRPr="004250A6">
        <w:rPr>
          <w:rFonts w:ascii="Times New Roman" w:hAnsi="Times New Roman" w:cs="Times New Roman"/>
          <w:sz w:val="26"/>
          <w:szCs w:val="26"/>
        </w:rPr>
        <w:t>de service</w:t>
      </w:r>
      <w:r w:rsidRPr="004250A6">
        <w:rPr>
          <w:rFonts w:ascii="Times New Roman" w:hAnsi="Times New Roman" w:cs="Times New Roman"/>
          <w:spacing w:val="4"/>
          <w:sz w:val="26"/>
          <w:szCs w:val="26"/>
        </w:rPr>
        <w:t xml:space="preserve"> </w:t>
      </w:r>
      <w:r w:rsidRPr="004250A6">
        <w:rPr>
          <w:rFonts w:ascii="Times New Roman" w:hAnsi="Times New Roman" w:cs="Times New Roman"/>
          <w:sz w:val="26"/>
          <w:szCs w:val="26"/>
        </w:rPr>
        <w:t>rendent</w:t>
      </w:r>
      <w:r w:rsidRPr="004250A6">
        <w:rPr>
          <w:rFonts w:ascii="Times New Roman" w:hAnsi="Times New Roman" w:cs="Times New Roman"/>
          <w:spacing w:val="-7"/>
          <w:sz w:val="26"/>
          <w:szCs w:val="26"/>
        </w:rPr>
        <w:t xml:space="preserve"> </w:t>
      </w:r>
      <w:r w:rsidRPr="004250A6">
        <w:rPr>
          <w:rFonts w:ascii="Times New Roman" w:hAnsi="Times New Roman" w:cs="Times New Roman"/>
          <w:sz w:val="26"/>
          <w:szCs w:val="26"/>
        </w:rPr>
        <w:t>compte au</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Secrétaire</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Général</w:t>
      </w:r>
      <w:r w:rsidRPr="004250A6">
        <w:rPr>
          <w:rFonts w:ascii="Times New Roman" w:hAnsi="Times New Roman" w:cs="Times New Roman"/>
          <w:spacing w:val="-6"/>
          <w:sz w:val="26"/>
          <w:szCs w:val="26"/>
        </w:rPr>
        <w:t xml:space="preserve"> </w:t>
      </w:r>
      <w:r w:rsidRPr="004250A6">
        <w:rPr>
          <w:rFonts w:ascii="Times New Roman" w:hAnsi="Times New Roman" w:cs="Times New Roman"/>
          <w:sz w:val="26"/>
          <w:szCs w:val="26"/>
        </w:rPr>
        <w:t xml:space="preserve">de </w:t>
      </w:r>
      <w:r w:rsidRPr="004250A6">
        <w:rPr>
          <w:rFonts w:ascii="Times New Roman" w:hAnsi="Times New Roman" w:cs="Times New Roman"/>
          <w:spacing w:val="-2"/>
          <w:sz w:val="26"/>
          <w:szCs w:val="26"/>
        </w:rPr>
        <w:t>l’</w:t>
      </w:r>
      <w:r w:rsidRPr="004250A6">
        <w:rPr>
          <w:rFonts w:ascii="Times New Roman" w:hAnsi="Times New Roman" w:cs="Times New Roman"/>
          <w:sz w:val="26"/>
          <w:szCs w:val="26"/>
        </w:rPr>
        <w:t>UPFHOB-MALI</w:t>
      </w:r>
      <w:r w:rsidRPr="004250A6">
        <w:rPr>
          <w:rFonts w:ascii="Times New Roman" w:hAnsi="Times New Roman" w:cs="Times New Roman"/>
          <w:spacing w:val="-2"/>
          <w:sz w:val="26"/>
          <w:szCs w:val="26"/>
        </w:rPr>
        <w:t>.</w:t>
      </w:r>
    </w:p>
    <w:p w14:paraId="1AD51068" w14:textId="77777777" w:rsidR="00FA3A50" w:rsidRPr="00294738" w:rsidRDefault="00FA3A50" w:rsidP="00294738">
      <w:pPr>
        <w:spacing w:before="0" w:line="276" w:lineRule="auto"/>
        <w:ind w:left="0"/>
        <w:rPr>
          <w:rFonts w:ascii="Arial" w:hAnsi="Arial" w:cs="Arial"/>
          <w:sz w:val="26"/>
          <w:szCs w:val="26"/>
        </w:rPr>
      </w:pPr>
    </w:p>
    <w:p w14:paraId="7AE322D8" w14:textId="0EEBC9B8" w:rsidR="00FA3A50" w:rsidRPr="00223C1E" w:rsidRDefault="00FA3A50" w:rsidP="00294738">
      <w:pPr>
        <w:spacing w:before="0" w:line="276" w:lineRule="auto"/>
        <w:ind w:left="0"/>
        <w:rPr>
          <w:rFonts w:ascii="Times New Roman" w:hAnsi="Times New Roman" w:cs="Times New Roman"/>
          <w:b/>
          <w:bCs/>
          <w:sz w:val="28"/>
          <w:szCs w:val="28"/>
        </w:rPr>
      </w:pPr>
      <w:r w:rsidRPr="00223C1E">
        <w:rPr>
          <w:rFonts w:ascii="Times New Roman" w:hAnsi="Times New Roman" w:cs="Times New Roman"/>
          <w:b/>
          <w:bCs/>
          <w:sz w:val="28"/>
          <w:szCs w:val="28"/>
        </w:rPr>
        <w:lastRenderedPageBreak/>
        <w:t>1-9-</w:t>
      </w:r>
      <w:r w:rsidR="00223C1E" w:rsidRPr="00223C1E">
        <w:rPr>
          <w:rFonts w:ascii="Times New Roman" w:hAnsi="Times New Roman" w:cs="Times New Roman"/>
          <w:b/>
          <w:bCs/>
          <w:sz w:val="28"/>
          <w:szCs w:val="28"/>
        </w:rPr>
        <w:t>8</w:t>
      </w:r>
      <w:r w:rsidRPr="00223C1E">
        <w:rPr>
          <w:rFonts w:ascii="Times New Roman" w:hAnsi="Times New Roman" w:cs="Times New Roman"/>
          <w:b/>
          <w:bCs/>
          <w:sz w:val="28"/>
          <w:szCs w:val="28"/>
        </w:rPr>
        <w:t>-</w:t>
      </w:r>
      <w:r w:rsidRPr="00223C1E">
        <w:rPr>
          <w:rFonts w:ascii="Times New Roman" w:hAnsi="Times New Roman" w:cs="Times New Roman"/>
          <w:b/>
          <w:bCs/>
          <w:spacing w:val="-2"/>
          <w:sz w:val="28"/>
          <w:szCs w:val="28"/>
        </w:rPr>
        <w:t xml:space="preserve"> </w:t>
      </w:r>
      <w:r w:rsidRPr="00223C1E">
        <w:rPr>
          <w:rFonts w:ascii="Times New Roman" w:hAnsi="Times New Roman" w:cs="Times New Roman"/>
          <w:b/>
          <w:bCs/>
          <w:sz w:val="28"/>
          <w:szCs w:val="28"/>
        </w:rPr>
        <w:t>Directions</w:t>
      </w:r>
      <w:r w:rsidRPr="00223C1E">
        <w:rPr>
          <w:rFonts w:ascii="Times New Roman" w:hAnsi="Times New Roman" w:cs="Times New Roman"/>
          <w:b/>
          <w:bCs/>
          <w:spacing w:val="-2"/>
          <w:sz w:val="28"/>
          <w:szCs w:val="28"/>
        </w:rPr>
        <w:t xml:space="preserve"> d’établissement</w:t>
      </w:r>
    </w:p>
    <w:p w14:paraId="76BCBA17" w14:textId="4B2BF02C" w:rsidR="00FA3A50" w:rsidRPr="00223C1E" w:rsidRDefault="00FA3A50"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L’établissement</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ou</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autre</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organisme</w:t>
      </w:r>
      <w:r w:rsidRPr="00223C1E">
        <w:rPr>
          <w:rFonts w:ascii="Times New Roman" w:hAnsi="Times New Roman" w:cs="Times New Roman"/>
          <w:spacing w:val="-13"/>
          <w:sz w:val="26"/>
          <w:szCs w:val="26"/>
        </w:rPr>
        <w:t xml:space="preserve"> </w:t>
      </w:r>
      <w:r w:rsidRPr="00223C1E">
        <w:rPr>
          <w:rFonts w:ascii="Times New Roman" w:hAnsi="Times New Roman" w:cs="Times New Roman"/>
          <w:sz w:val="26"/>
          <w:szCs w:val="26"/>
        </w:rPr>
        <w:t>académique</w:t>
      </w:r>
      <w:r w:rsidRPr="00223C1E">
        <w:rPr>
          <w:rFonts w:ascii="Times New Roman" w:hAnsi="Times New Roman" w:cs="Times New Roman"/>
          <w:spacing w:val="-2"/>
          <w:sz w:val="26"/>
          <w:szCs w:val="26"/>
        </w:rPr>
        <w:t xml:space="preserve"> </w:t>
      </w:r>
      <w:r w:rsidRPr="00223C1E">
        <w:rPr>
          <w:rFonts w:ascii="Times New Roman" w:hAnsi="Times New Roman" w:cs="Times New Roman"/>
          <w:sz w:val="26"/>
          <w:szCs w:val="26"/>
        </w:rPr>
        <w:t>est</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administré</w:t>
      </w:r>
      <w:r w:rsidRPr="00223C1E">
        <w:rPr>
          <w:rFonts w:ascii="Times New Roman" w:hAnsi="Times New Roman" w:cs="Times New Roman"/>
          <w:spacing w:val="20"/>
          <w:sz w:val="26"/>
          <w:szCs w:val="26"/>
        </w:rPr>
        <w:t xml:space="preserve"> </w:t>
      </w:r>
      <w:r w:rsidRPr="00223C1E">
        <w:rPr>
          <w:rFonts w:ascii="Times New Roman" w:hAnsi="Times New Roman" w:cs="Times New Roman"/>
          <w:sz w:val="26"/>
          <w:szCs w:val="26"/>
        </w:rPr>
        <w:t>par</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un</w:t>
      </w:r>
      <w:r w:rsidRPr="00223C1E">
        <w:rPr>
          <w:rFonts w:ascii="Times New Roman" w:hAnsi="Times New Roman" w:cs="Times New Roman"/>
          <w:spacing w:val="-12"/>
          <w:sz w:val="26"/>
          <w:szCs w:val="26"/>
        </w:rPr>
        <w:t xml:space="preserve"> </w:t>
      </w:r>
      <w:r w:rsidRPr="00223C1E">
        <w:rPr>
          <w:rFonts w:ascii="Times New Roman" w:hAnsi="Times New Roman" w:cs="Times New Roman"/>
          <w:sz w:val="26"/>
          <w:szCs w:val="26"/>
        </w:rPr>
        <w:t>Responsable</w:t>
      </w:r>
      <w:r w:rsidRPr="00223C1E">
        <w:rPr>
          <w:rFonts w:ascii="Times New Roman" w:hAnsi="Times New Roman" w:cs="Times New Roman"/>
          <w:spacing w:val="-2"/>
          <w:sz w:val="26"/>
          <w:szCs w:val="26"/>
        </w:rPr>
        <w:t xml:space="preserve"> </w:t>
      </w:r>
      <w:r w:rsidRPr="00223C1E">
        <w:rPr>
          <w:rFonts w:ascii="Times New Roman" w:hAnsi="Times New Roman" w:cs="Times New Roman"/>
          <w:sz w:val="26"/>
          <w:szCs w:val="26"/>
        </w:rPr>
        <w:t>qui,</w:t>
      </w:r>
      <w:r w:rsidRPr="00223C1E">
        <w:rPr>
          <w:rFonts w:ascii="Times New Roman" w:hAnsi="Times New Roman" w:cs="Times New Roman"/>
          <w:spacing w:val="-4"/>
          <w:sz w:val="26"/>
          <w:szCs w:val="26"/>
        </w:rPr>
        <w:t xml:space="preserve"> </w:t>
      </w:r>
      <w:r w:rsidRPr="00223C1E">
        <w:rPr>
          <w:rFonts w:ascii="Times New Roman" w:hAnsi="Times New Roman" w:cs="Times New Roman"/>
          <w:sz w:val="26"/>
          <w:szCs w:val="26"/>
        </w:rPr>
        <w:t>a</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en charge les questions pédagogiques et</w:t>
      </w:r>
      <w:r w:rsidRPr="00223C1E">
        <w:rPr>
          <w:rFonts w:ascii="Times New Roman" w:hAnsi="Times New Roman" w:cs="Times New Roman"/>
          <w:spacing w:val="-3"/>
          <w:sz w:val="26"/>
          <w:szCs w:val="26"/>
        </w:rPr>
        <w:t xml:space="preserve"> </w:t>
      </w:r>
      <w:r w:rsidRPr="00223C1E">
        <w:rPr>
          <w:rFonts w:ascii="Times New Roman" w:hAnsi="Times New Roman" w:cs="Times New Roman"/>
          <w:sz w:val="26"/>
          <w:szCs w:val="26"/>
        </w:rPr>
        <w:t>administratives</w:t>
      </w:r>
      <w:r w:rsidRPr="00223C1E">
        <w:rPr>
          <w:rFonts w:ascii="Times New Roman" w:hAnsi="Times New Roman" w:cs="Times New Roman"/>
          <w:spacing w:val="40"/>
          <w:sz w:val="26"/>
          <w:szCs w:val="26"/>
        </w:rPr>
        <w:t xml:space="preserve"> </w:t>
      </w:r>
      <w:r w:rsidRPr="00223C1E">
        <w:rPr>
          <w:rFonts w:ascii="Times New Roman" w:hAnsi="Times New Roman" w:cs="Times New Roman"/>
          <w:sz w:val="26"/>
          <w:szCs w:val="26"/>
        </w:rPr>
        <w:t>de sa composante sous la supervision du Recteur de l’</w:t>
      </w:r>
      <w:r w:rsidR="00223C1E">
        <w:rPr>
          <w:rFonts w:ascii="Times New Roman" w:hAnsi="Times New Roman" w:cs="Times New Roman"/>
          <w:sz w:val="26"/>
          <w:szCs w:val="26"/>
        </w:rPr>
        <w:t>u</w:t>
      </w:r>
      <w:r w:rsidRPr="00223C1E">
        <w:rPr>
          <w:rFonts w:ascii="Times New Roman" w:hAnsi="Times New Roman" w:cs="Times New Roman"/>
          <w:sz w:val="26"/>
          <w:szCs w:val="26"/>
        </w:rPr>
        <w:t>niversité.</w:t>
      </w:r>
    </w:p>
    <w:p w14:paraId="413C0DD9" w14:textId="77777777" w:rsidR="00FA3A50" w:rsidRPr="00223C1E" w:rsidRDefault="00FA3A50"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Le chef d’établissement qu’il soit Doyen, Directeur Général d’institut,</w:t>
      </w:r>
      <w:r w:rsidRPr="00223C1E">
        <w:rPr>
          <w:rFonts w:ascii="Times New Roman" w:hAnsi="Times New Roman" w:cs="Times New Roman"/>
          <w:spacing w:val="40"/>
          <w:sz w:val="26"/>
          <w:szCs w:val="26"/>
        </w:rPr>
        <w:t xml:space="preserve"> </w:t>
      </w:r>
      <w:r w:rsidRPr="00223C1E">
        <w:rPr>
          <w:rFonts w:ascii="Times New Roman" w:hAnsi="Times New Roman" w:cs="Times New Roman"/>
          <w:sz w:val="26"/>
          <w:szCs w:val="26"/>
        </w:rPr>
        <w:t>centre ou grande école doit avoir au</w:t>
      </w:r>
      <w:r w:rsidRPr="00223C1E">
        <w:rPr>
          <w:rFonts w:ascii="Times New Roman" w:hAnsi="Times New Roman" w:cs="Times New Roman"/>
          <w:spacing w:val="-6"/>
          <w:sz w:val="26"/>
          <w:szCs w:val="26"/>
        </w:rPr>
        <w:t xml:space="preserve"> </w:t>
      </w:r>
      <w:r w:rsidRPr="00223C1E">
        <w:rPr>
          <w:rFonts w:ascii="Times New Roman" w:hAnsi="Times New Roman" w:cs="Times New Roman"/>
          <w:sz w:val="26"/>
          <w:szCs w:val="26"/>
        </w:rPr>
        <w:t>moins le grade de Docteur</w:t>
      </w:r>
      <w:r w:rsidRPr="00223C1E">
        <w:rPr>
          <w:rFonts w:ascii="Times New Roman" w:hAnsi="Times New Roman" w:cs="Times New Roman"/>
          <w:spacing w:val="-12"/>
          <w:sz w:val="26"/>
          <w:szCs w:val="26"/>
        </w:rPr>
        <w:t xml:space="preserve"> </w:t>
      </w:r>
      <w:r w:rsidRPr="00223C1E">
        <w:rPr>
          <w:rFonts w:ascii="Times New Roman" w:hAnsi="Times New Roman" w:cs="Times New Roman"/>
          <w:sz w:val="26"/>
          <w:szCs w:val="26"/>
        </w:rPr>
        <w:t>et,</w:t>
      </w:r>
      <w:r w:rsidRPr="00223C1E">
        <w:rPr>
          <w:rFonts w:ascii="Times New Roman" w:hAnsi="Times New Roman" w:cs="Times New Roman"/>
          <w:spacing w:val="-9"/>
          <w:sz w:val="26"/>
          <w:szCs w:val="26"/>
        </w:rPr>
        <w:t xml:space="preserve"> </w:t>
      </w:r>
      <w:r w:rsidRPr="00223C1E">
        <w:rPr>
          <w:rFonts w:ascii="Times New Roman" w:hAnsi="Times New Roman" w:cs="Times New Roman"/>
          <w:sz w:val="26"/>
          <w:szCs w:val="26"/>
        </w:rPr>
        <w:t>est</w:t>
      </w:r>
      <w:r w:rsidRPr="00223C1E">
        <w:rPr>
          <w:rFonts w:ascii="Times New Roman" w:hAnsi="Times New Roman" w:cs="Times New Roman"/>
          <w:spacing w:val="-14"/>
          <w:sz w:val="26"/>
          <w:szCs w:val="26"/>
        </w:rPr>
        <w:t xml:space="preserve"> </w:t>
      </w:r>
      <w:r w:rsidRPr="00223C1E">
        <w:rPr>
          <w:rFonts w:ascii="Times New Roman" w:hAnsi="Times New Roman" w:cs="Times New Roman"/>
          <w:sz w:val="26"/>
          <w:szCs w:val="26"/>
        </w:rPr>
        <w:t>désigné par</w:t>
      </w:r>
      <w:r w:rsidRPr="00223C1E">
        <w:rPr>
          <w:rFonts w:ascii="Times New Roman" w:hAnsi="Times New Roman" w:cs="Times New Roman"/>
          <w:spacing w:val="-12"/>
          <w:sz w:val="26"/>
          <w:szCs w:val="26"/>
        </w:rPr>
        <w:t xml:space="preserve"> </w:t>
      </w:r>
      <w:r w:rsidRPr="00223C1E">
        <w:rPr>
          <w:rFonts w:ascii="Times New Roman" w:hAnsi="Times New Roman" w:cs="Times New Roman"/>
          <w:sz w:val="26"/>
          <w:szCs w:val="26"/>
        </w:rPr>
        <w:t>le Conseil d’Administration</w:t>
      </w:r>
      <w:r w:rsidRPr="00223C1E">
        <w:rPr>
          <w:rFonts w:ascii="Times New Roman" w:hAnsi="Times New Roman" w:cs="Times New Roman"/>
          <w:spacing w:val="40"/>
          <w:sz w:val="26"/>
          <w:szCs w:val="26"/>
        </w:rPr>
        <w:t xml:space="preserve"> </w:t>
      </w:r>
      <w:r w:rsidRPr="00223C1E">
        <w:rPr>
          <w:rFonts w:ascii="Times New Roman" w:hAnsi="Times New Roman" w:cs="Times New Roman"/>
          <w:sz w:val="26"/>
          <w:szCs w:val="26"/>
        </w:rPr>
        <w:t>de l’ UPFHOB-MALI. L’organisation</w:t>
      </w:r>
      <w:r w:rsidRPr="00223C1E">
        <w:rPr>
          <w:rFonts w:ascii="Times New Roman" w:hAnsi="Times New Roman" w:cs="Times New Roman"/>
          <w:spacing w:val="27"/>
          <w:sz w:val="26"/>
          <w:szCs w:val="26"/>
        </w:rPr>
        <w:t xml:space="preserve"> </w:t>
      </w:r>
      <w:r w:rsidRPr="00223C1E">
        <w:rPr>
          <w:rFonts w:ascii="Times New Roman" w:hAnsi="Times New Roman" w:cs="Times New Roman"/>
          <w:sz w:val="26"/>
          <w:szCs w:val="26"/>
        </w:rPr>
        <w:t>des différents établissements est</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fixée par</w:t>
      </w:r>
      <w:r w:rsidRPr="00223C1E">
        <w:rPr>
          <w:rFonts w:ascii="Times New Roman" w:hAnsi="Times New Roman" w:cs="Times New Roman"/>
          <w:spacing w:val="-14"/>
          <w:sz w:val="26"/>
          <w:szCs w:val="26"/>
        </w:rPr>
        <w:t xml:space="preserve"> </w:t>
      </w:r>
      <w:r w:rsidRPr="00223C1E">
        <w:rPr>
          <w:rFonts w:ascii="Times New Roman" w:hAnsi="Times New Roman" w:cs="Times New Roman"/>
          <w:sz w:val="26"/>
          <w:szCs w:val="26"/>
        </w:rPr>
        <w:t>décision du</w:t>
      </w:r>
      <w:r w:rsidRPr="00223C1E">
        <w:rPr>
          <w:rFonts w:ascii="Times New Roman" w:hAnsi="Times New Roman" w:cs="Times New Roman"/>
          <w:spacing w:val="-9"/>
          <w:sz w:val="26"/>
          <w:szCs w:val="26"/>
        </w:rPr>
        <w:t xml:space="preserve"> </w:t>
      </w:r>
      <w:r w:rsidRPr="00223C1E">
        <w:rPr>
          <w:rFonts w:ascii="Times New Roman" w:hAnsi="Times New Roman" w:cs="Times New Roman"/>
          <w:sz w:val="26"/>
          <w:szCs w:val="26"/>
        </w:rPr>
        <w:t>Conseil d’université en cas de besoin et selon les nécessités de service.</w:t>
      </w:r>
    </w:p>
    <w:p w14:paraId="37EC23A9" w14:textId="5B9D7735" w:rsidR="00FA3A50" w:rsidRPr="00223C1E" w:rsidRDefault="00FA3A50"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b/>
          <w:sz w:val="26"/>
          <w:szCs w:val="26"/>
        </w:rPr>
        <w:t>Le</w:t>
      </w:r>
      <w:r w:rsidRPr="00223C1E">
        <w:rPr>
          <w:rFonts w:ascii="Times New Roman" w:hAnsi="Times New Roman" w:cs="Times New Roman"/>
          <w:b/>
          <w:spacing w:val="26"/>
          <w:sz w:val="26"/>
          <w:szCs w:val="26"/>
        </w:rPr>
        <w:t xml:space="preserve"> </w:t>
      </w:r>
      <w:r w:rsidRPr="00223C1E">
        <w:rPr>
          <w:rFonts w:ascii="Times New Roman" w:hAnsi="Times New Roman" w:cs="Times New Roman"/>
          <w:b/>
          <w:sz w:val="26"/>
          <w:szCs w:val="26"/>
        </w:rPr>
        <w:t>chef</w:t>
      </w:r>
      <w:r w:rsidRPr="00223C1E">
        <w:rPr>
          <w:rFonts w:ascii="Times New Roman" w:hAnsi="Times New Roman" w:cs="Times New Roman"/>
          <w:b/>
          <w:spacing w:val="-9"/>
          <w:sz w:val="26"/>
          <w:szCs w:val="26"/>
        </w:rPr>
        <w:t xml:space="preserve"> </w:t>
      </w:r>
      <w:r w:rsidRPr="00223C1E">
        <w:rPr>
          <w:rFonts w:ascii="Times New Roman" w:hAnsi="Times New Roman" w:cs="Times New Roman"/>
          <w:b/>
          <w:sz w:val="26"/>
          <w:szCs w:val="26"/>
        </w:rPr>
        <w:t>d’</w:t>
      </w:r>
      <w:r w:rsidR="00E13429" w:rsidRPr="00223C1E">
        <w:rPr>
          <w:rFonts w:ascii="Times New Roman" w:hAnsi="Times New Roman" w:cs="Times New Roman"/>
          <w:b/>
          <w:sz w:val="26"/>
          <w:szCs w:val="26"/>
        </w:rPr>
        <w:t>établissement</w:t>
      </w:r>
      <w:r w:rsidRPr="00223C1E">
        <w:rPr>
          <w:rFonts w:ascii="Times New Roman" w:hAnsi="Times New Roman" w:cs="Times New Roman"/>
          <w:b/>
          <w:spacing w:val="6"/>
          <w:sz w:val="26"/>
          <w:szCs w:val="26"/>
        </w:rPr>
        <w:t xml:space="preserve"> </w:t>
      </w:r>
      <w:r w:rsidRPr="00223C1E">
        <w:rPr>
          <w:rFonts w:ascii="Times New Roman" w:hAnsi="Times New Roman" w:cs="Times New Roman"/>
          <w:b/>
          <w:spacing w:val="13"/>
          <w:sz w:val="26"/>
          <w:szCs w:val="26"/>
        </w:rPr>
        <w:t>est</w:t>
      </w:r>
      <w:r w:rsidRPr="00223C1E">
        <w:rPr>
          <w:rFonts w:ascii="Times New Roman" w:hAnsi="Times New Roman" w:cs="Times New Roman"/>
          <w:b/>
          <w:spacing w:val="7"/>
          <w:sz w:val="26"/>
          <w:szCs w:val="26"/>
        </w:rPr>
        <w:t xml:space="preserve"> </w:t>
      </w:r>
      <w:r w:rsidRPr="00223C1E">
        <w:rPr>
          <w:rFonts w:ascii="Times New Roman" w:hAnsi="Times New Roman" w:cs="Times New Roman"/>
          <w:b/>
          <w:sz w:val="26"/>
          <w:szCs w:val="26"/>
        </w:rPr>
        <w:t>notamment</w:t>
      </w:r>
      <w:r w:rsidRPr="00223C1E">
        <w:rPr>
          <w:rFonts w:ascii="Times New Roman" w:hAnsi="Times New Roman" w:cs="Times New Roman"/>
          <w:b/>
          <w:spacing w:val="7"/>
          <w:sz w:val="26"/>
          <w:szCs w:val="26"/>
        </w:rPr>
        <w:t xml:space="preserve"> </w:t>
      </w:r>
      <w:r w:rsidRPr="00223C1E">
        <w:rPr>
          <w:rFonts w:ascii="Times New Roman" w:hAnsi="Times New Roman" w:cs="Times New Roman"/>
          <w:b/>
          <w:sz w:val="26"/>
          <w:szCs w:val="26"/>
        </w:rPr>
        <w:t>chargé</w:t>
      </w:r>
      <w:r w:rsidRPr="00223C1E">
        <w:rPr>
          <w:rFonts w:ascii="Times New Roman" w:hAnsi="Times New Roman" w:cs="Times New Roman"/>
          <w:b/>
          <w:spacing w:val="30"/>
          <w:sz w:val="26"/>
          <w:szCs w:val="26"/>
        </w:rPr>
        <w:t xml:space="preserve"> </w:t>
      </w:r>
      <w:r w:rsidRPr="00223C1E">
        <w:rPr>
          <w:rFonts w:ascii="Times New Roman" w:hAnsi="Times New Roman" w:cs="Times New Roman"/>
          <w:b/>
          <w:sz w:val="26"/>
          <w:szCs w:val="26"/>
        </w:rPr>
        <w:t>de</w:t>
      </w:r>
      <w:r w:rsidRPr="00223C1E">
        <w:rPr>
          <w:rFonts w:ascii="Times New Roman" w:hAnsi="Times New Roman" w:cs="Times New Roman"/>
          <w:b/>
          <w:spacing w:val="42"/>
          <w:sz w:val="26"/>
          <w:szCs w:val="26"/>
        </w:rPr>
        <w:t xml:space="preserve"> </w:t>
      </w:r>
      <w:r w:rsidRPr="00223C1E">
        <w:rPr>
          <w:rFonts w:ascii="Times New Roman" w:hAnsi="Times New Roman" w:cs="Times New Roman"/>
          <w:spacing w:val="-10"/>
          <w:sz w:val="26"/>
          <w:szCs w:val="26"/>
        </w:rPr>
        <w:t>:</w:t>
      </w:r>
    </w:p>
    <w:p w14:paraId="7D034D6C" w14:textId="4152C70C"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L’administration</w:t>
      </w:r>
      <w:r w:rsidR="00FA3A50" w:rsidRPr="00223C1E">
        <w:rPr>
          <w:rFonts w:ascii="Times New Roman" w:hAnsi="Times New Roman" w:cs="Times New Roman"/>
          <w:spacing w:val="33"/>
          <w:sz w:val="26"/>
          <w:szCs w:val="26"/>
        </w:rPr>
        <w:t xml:space="preserve"> </w:t>
      </w:r>
      <w:r w:rsidR="00FA3A50" w:rsidRPr="00223C1E">
        <w:rPr>
          <w:rFonts w:ascii="Times New Roman" w:hAnsi="Times New Roman" w:cs="Times New Roman"/>
          <w:sz w:val="26"/>
          <w:szCs w:val="26"/>
        </w:rPr>
        <w:t>intérieure</w:t>
      </w:r>
      <w:r w:rsidR="00FA3A50" w:rsidRPr="00223C1E">
        <w:rPr>
          <w:rFonts w:ascii="Times New Roman" w:hAnsi="Times New Roman" w:cs="Times New Roman"/>
          <w:spacing w:val="12"/>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2"/>
          <w:sz w:val="26"/>
          <w:szCs w:val="26"/>
        </w:rPr>
        <w:t xml:space="preserve"> </w:t>
      </w:r>
      <w:r w:rsidR="00FA3A50" w:rsidRPr="00223C1E">
        <w:rPr>
          <w:rFonts w:ascii="Times New Roman" w:hAnsi="Times New Roman" w:cs="Times New Roman"/>
          <w:sz w:val="26"/>
          <w:szCs w:val="26"/>
        </w:rPr>
        <w:t>la</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sécurité</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pacing w:val="-10"/>
          <w:sz w:val="26"/>
          <w:szCs w:val="26"/>
        </w:rPr>
        <w:t>;</w:t>
      </w:r>
    </w:p>
    <w:p w14:paraId="02BE327B" w14:textId="2F31C6FB"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L’exécution</w:t>
      </w:r>
      <w:r w:rsidR="00FA3A50" w:rsidRPr="00223C1E">
        <w:rPr>
          <w:rFonts w:ascii="Times New Roman" w:hAnsi="Times New Roman" w:cs="Times New Roman"/>
          <w:spacing w:val="-4"/>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délibérations</w:t>
      </w:r>
      <w:r w:rsidR="00FA3A50" w:rsidRPr="00223C1E">
        <w:rPr>
          <w:rFonts w:ascii="Times New Roman" w:hAnsi="Times New Roman" w:cs="Times New Roman"/>
          <w:spacing w:val="28"/>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l’assemblée</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22"/>
          <w:sz w:val="26"/>
          <w:szCs w:val="26"/>
        </w:rPr>
        <w:t xml:space="preserve"> </w:t>
      </w:r>
      <w:r w:rsidR="00FA3A50" w:rsidRPr="00223C1E">
        <w:rPr>
          <w:rFonts w:ascii="Times New Roman" w:hAnsi="Times New Roman" w:cs="Times New Roman"/>
          <w:spacing w:val="-10"/>
          <w:sz w:val="26"/>
          <w:szCs w:val="26"/>
        </w:rPr>
        <w:t>;</w:t>
      </w:r>
    </w:p>
    <w:p w14:paraId="55A3511B" w14:textId="7C295578" w:rsidR="00FA3A50" w:rsidRPr="00223C1E" w:rsidRDefault="00E13429" w:rsidP="00223C1E">
      <w:pPr>
        <w:spacing w:before="0" w:line="276" w:lineRule="auto"/>
        <w:ind w:left="0"/>
        <w:jc w:val="left"/>
        <w:rPr>
          <w:rFonts w:ascii="Times New Roman" w:hAnsi="Times New Roman" w:cs="Times New Roman"/>
          <w:sz w:val="26"/>
          <w:szCs w:val="26"/>
        </w:rPr>
      </w:pPr>
      <w:r w:rsidRPr="00223C1E">
        <w:rPr>
          <w:rFonts w:ascii="Times New Roman" w:hAnsi="Times New Roman" w:cs="Times New Roman"/>
          <w:spacing w:val="-2"/>
          <w:sz w:val="26"/>
          <w:szCs w:val="26"/>
        </w:rPr>
        <w:t xml:space="preserve">- </w:t>
      </w:r>
      <w:r w:rsidR="00FA3A50" w:rsidRPr="00223C1E">
        <w:rPr>
          <w:rFonts w:ascii="Times New Roman" w:hAnsi="Times New Roman" w:cs="Times New Roman"/>
          <w:spacing w:val="-2"/>
          <w:sz w:val="26"/>
          <w:szCs w:val="26"/>
        </w:rPr>
        <w:t>L’exécution</w:t>
      </w:r>
      <w:r w:rsidR="00FA3A50" w:rsidRPr="00223C1E">
        <w:rPr>
          <w:rFonts w:ascii="Times New Roman" w:hAnsi="Times New Roman" w:cs="Times New Roman"/>
          <w:sz w:val="26"/>
          <w:szCs w:val="26"/>
        </w:rPr>
        <w:tab/>
        <w:t>des</w:t>
      </w:r>
      <w:r w:rsidR="00FA3A50" w:rsidRP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décisions</w:t>
      </w:r>
      <w:r w:rsid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du</w:t>
      </w:r>
      <w:r w:rsid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Conseil</w:t>
      </w:r>
      <w:r w:rsidR="00FA3A50" w:rsidRP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d’Administration</w:t>
      </w:r>
      <w:r w:rsidR="00FA3A50" w:rsidRPr="00223C1E">
        <w:rPr>
          <w:rFonts w:ascii="Times New Roman" w:hAnsi="Times New Roman" w:cs="Times New Roman"/>
          <w:sz w:val="26"/>
          <w:szCs w:val="26"/>
        </w:rPr>
        <w:tab/>
        <w:t>de</w:t>
      </w:r>
      <w:r w:rsidR="00223C1E">
        <w:rPr>
          <w:rFonts w:ascii="Times New Roman" w:hAnsi="Times New Roman" w:cs="Times New Roman"/>
          <w:spacing w:val="80"/>
          <w:sz w:val="26"/>
          <w:szCs w:val="26"/>
        </w:rPr>
        <w:t xml:space="preserve"> </w:t>
      </w:r>
      <w:r w:rsidRPr="00223C1E">
        <w:rPr>
          <w:rFonts w:ascii="Times New Roman" w:hAnsi="Times New Roman" w:cs="Times New Roman"/>
          <w:sz w:val="26"/>
          <w:szCs w:val="26"/>
        </w:rPr>
        <w:t>l’UPFHOB</w:t>
      </w:r>
      <w:r w:rsidR="00FA3A50" w:rsidRPr="00223C1E">
        <w:rPr>
          <w:rFonts w:ascii="Times New Roman" w:hAnsi="Times New Roman" w:cs="Times New Roman"/>
          <w:sz w:val="26"/>
          <w:szCs w:val="26"/>
        </w:rPr>
        <w:t>-MALI</w:t>
      </w:r>
      <w:r w:rsidR="00FA3A50" w:rsidRP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qui</w:t>
      </w:r>
      <w:r w:rsidR="00FA3A50" w:rsidRPr="00223C1E">
        <w:rPr>
          <w:rFonts w:ascii="Times New Roman" w:hAnsi="Times New Roman" w:cs="Times New Roman"/>
          <w:spacing w:val="101"/>
          <w:sz w:val="26"/>
          <w:szCs w:val="26"/>
        </w:rPr>
        <w:t xml:space="preserve"> </w:t>
      </w:r>
      <w:r w:rsidR="00FA3A50" w:rsidRPr="00223C1E">
        <w:rPr>
          <w:rFonts w:ascii="Times New Roman" w:hAnsi="Times New Roman" w:cs="Times New Roman"/>
          <w:sz w:val="26"/>
          <w:szCs w:val="26"/>
        </w:rPr>
        <w:t>concernent l’établissement</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w:t>
      </w:r>
    </w:p>
    <w:p w14:paraId="756B4A08" w14:textId="64B5F3C9"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L’exécution</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23"/>
          <w:sz w:val="26"/>
          <w:szCs w:val="26"/>
        </w:rPr>
        <w:t xml:space="preserve"> </w:t>
      </w:r>
      <w:r w:rsidR="00FA3A50" w:rsidRPr="00223C1E">
        <w:rPr>
          <w:rFonts w:ascii="Times New Roman" w:hAnsi="Times New Roman" w:cs="Times New Roman"/>
          <w:sz w:val="26"/>
          <w:szCs w:val="26"/>
        </w:rPr>
        <w:t>activités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académiques</w:t>
      </w:r>
      <w:r w:rsidR="00FA3A50" w:rsidRPr="00223C1E">
        <w:rPr>
          <w:rFonts w:ascii="Times New Roman" w:hAnsi="Times New Roman" w:cs="Times New Roman"/>
          <w:spacing w:val="36"/>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32"/>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25"/>
          <w:sz w:val="26"/>
          <w:szCs w:val="26"/>
        </w:rPr>
        <w:t xml:space="preserve"> </w:t>
      </w:r>
      <w:r w:rsidR="00FA3A50" w:rsidRPr="00223C1E">
        <w:rPr>
          <w:rFonts w:ascii="Times New Roman" w:hAnsi="Times New Roman" w:cs="Times New Roman"/>
          <w:sz w:val="26"/>
          <w:szCs w:val="26"/>
        </w:rPr>
        <w:t>recherche</w:t>
      </w:r>
      <w:r w:rsidR="00FA3A50" w:rsidRPr="00223C1E">
        <w:rPr>
          <w:rFonts w:ascii="Times New Roman" w:hAnsi="Times New Roman" w:cs="Times New Roman"/>
          <w:spacing w:val="25"/>
          <w:sz w:val="26"/>
          <w:szCs w:val="26"/>
        </w:rPr>
        <w:t xml:space="preserve"> </w:t>
      </w:r>
      <w:r w:rsidR="00FA3A50" w:rsidRPr="00223C1E">
        <w:rPr>
          <w:rFonts w:ascii="Times New Roman" w:hAnsi="Times New Roman" w:cs="Times New Roman"/>
          <w:sz w:val="26"/>
          <w:szCs w:val="26"/>
        </w:rPr>
        <w:t>notamment</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cours,</w:t>
      </w:r>
      <w:r w:rsidR="00FA3A50" w:rsidRPr="00223C1E">
        <w:rPr>
          <w:rFonts w:ascii="Times New Roman" w:hAnsi="Times New Roman" w:cs="Times New Roman"/>
          <w:spacing w:val="23"/>
          <w:sz w:val="26"/>
          <w:szCs w:val="26"/>
        </w:rPr>
        <w:t xml:space="preserve"> </w:t>
      </w:r>
      <w:r w:rsidR="00FA3A50" w:rsidRPr="00223C1E">
        <w:rPr>
          <w:rFonts w:ascii="Times New Roman" w:hAnsi="Times New Roman" w:cs="Times New Roman"/>
          <w:sz w:val="26"/>
          <w:szCs w:val="26"/>
        </w:rPr>
        <w:t>conférences, travaux pratiques, travaux dirigés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et examens ;</w:t>
      </w:r>
    </w:p>
    <w:p w14:paraId="300401DA" w14:textId="131B3BB6"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Procéder</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à</w:t>
      </w:r>
      <w:r w:rsidR="00FA3A50" w:rsidRPr="00223C1E">
        <w:rPr>
          <w:rFonts w:ascii="Times New Roman" w:hAnsi="Times New Roman" w:cs="Times New Roman"/>
          <w:spacing w:val="-14"/>
          <w:sz w:val="26"/>
          <w:szCs w:val="26"/>
        </w:rPr>
        <w:t xml:space="preserve"> </w:t>
      </w:r>
      <w:r w:rsidR="00FA3A50" w:rsidRPr="00223C1E">
        <w:rPr>
          <w:rFonts w:ascii="Times New Roman" w:hAnsi="Times New Roman" w:cs="Times New Roman"/>
          <w:sz w:val="26"/>
          <w:szCs w:val="26"/>
        </w:rPr>
        <w:t>la</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désignation</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du</w:t>
      </w:r>
      <w:r w:rsidR="00FA3A50" w:rsidRPr="00223C1E">
        <w:rPr>
          <w:rFonts w:ascii="Times New Roman" w:hAnsi="Times New Roman" w:cs="Times New Roman"/>
          <w:spacing w:val="-8"/>
          <w:sz w:val="26"/>
          <w:szCs w:val="26"/>
        </w:rPr>
        <w:t xml:space="preserve"> </w:t>
      </w:r>
      <w:r w:rsidR="00FA3A50" w:rsidRPr="00223C1E">
        <w:rPr>
          <w:rFonts w:ascii="Times New Roman" w:hAnsi="Times New Roman" w:cs="Times New Roman"/>
          <w:sz w:val="26"/>
          <w:szCs w:val="26"/>
        </w:rPr>
        <w:t>personnel</w:t>
      </w:r>
      <w:r w:rsidR="00FA3A50" w:rsidRPr="00223C1E">
        <w:rPr>
          <w:rFonts w:ascii="Times New Roman" w:hAnsi="Times New Roman" w:cs="Times New Roman"/>
          <w:spacing w:val="-3"/>
          <w:sz w:val="26"/>
          <w:szCs w:val="26"/>
        </w:rPr>
        <w:t xml:space="preserve"> </w:t>
      </w:r>
      <w:r w:rsidR="00FA3A50" w:rsidRPr="00223C1E">
        <w:rPr>
          <w:rFonts w:ascii="Times New Roman" w:hAnsi="Times New Roman" w:cs="Times New Roman"/>
          <w:sz w:val="26"/>
          <w:szCs w:val="26"/>
        </w:rPr>
        <w:t>enseignant</w:t>
      </w:r>
      <w:r w:rsidR="00FA3A50" w:rsidRPr="00223C1E">
        <w:rPr>
          <w:rFonts w:ascii="Times New Roman" w:hAnsi="Times New Roman" w:cs="Times New Roman"/>
          <w:spacing w:val="8"/>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30"/>
          <w:sz w:val="26"/>
          <w:szCs w:val="26"/>
        </w:rPr>
        <w:t xml:space="preserve"> </w:t>
      </w:r>
      <w:r w:rsidR="00FA3A50" w:rsidRPr="00223C1E">
        <w:rPr>
          <w:rFonts w:ascii="Times New Roman" w:hAnsi="Times New Roman" w:cs="Times New Roman"/>
          <w:spacing w:val="-10"/>
          <w:sz w:val="26"/>
          <w:szCs w:val="26"/>
        </w:rPr>
        <w:t>;</w:t>
      </w:r>
    </w:p>
    <w:p w14:paraId="24C7E63B" w14:textId="09C2C78C"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La</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réglementation</w:t>
      </w:r>
      <w:r w:rsidR="00FA3A50" w:rsidRPr="00223C1E">
        <w:rPr>
          <w:rFonts w:ascii="Times New Roman" w:hAnsi="Times New Roman" w:cs="Times New Roman"/>
          <w:spacing w:val="19"/>
          <w:sz w:val="26"/>
          <w:szCs w:val="26"/>
        </w:rPr>
        <w:t xml:space="preserve"> </w:t>
      </w:r>
      <w:r w:rsidR="00FA3A50" w:rsidRPr="00223C1E">
        <w:rPr>
          <w:rFonts w:ascii="Times New Roman" w:hAnsi="Times New Roman" w:cs="Times New Roman"/>
          <w:sz w:val="26"/>
          <w:szCs w:val="26"/>
        </w:rPr>
        <w:t>du</w:t>
      </w:r>
      <w:r w:rsidR="00FA3A50" w:rsidRPr="00223C1E">
        <w:rPr>
          <w:rFonts w:ascii="Times New Roman" w:hAnsi="Times New Roman" w:cs="Times New Roman"/>
          <w:spacing w:val="-5"/>
          <w:sz w:val="26"/>
          <w:szCs w:val="26"/>
        </w:rPr>
        <w:t xml:space="preserve"> </w:t>
      </w:r>
      <w:r w:rsidR="00FA3A50" w:rsidRPr="00223C1E">
        <w:rPr>
          <w:rFonts w:ascii="Times New Roman" w:hAnsi="Times New Roman" w:cs="Times New Roman"/>
          <w:sz w:val="26"/>
          <w:szCs w:val="26"/>
        </w:rPr>
        <w:t>service</w:t>
      </w:r>
      <w:r w:rsidR="00FA3A50" w:rsidRPr="00223C1E">
        <w:rPr>
          <w:rFonts w:ascii="Times New Roman" w:hAnsi="Times New Roman" w:cs="Times New Roman"/>
          <w:spacing w:val="-6"/>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9"/>
          <w:sz w:val="26"/>
          <w:szCs w:val="26"/>
        </w:rPr>
        <w:t xml:space="preserve"> </w:t>
      </w:r>
      <w:r w:rsidR="00FA3A50" w:rsidRPr="00223C1E">
        <w:rPr>
          <w:rFonts w:ascii="Times New Roman" w:hAnsi="Times New Roman" w:cs="Times New Roman"/>
          <w:sz w:val="26"/>
          <w:szCs w:val="26"/>
        </w:rPr>
        <w:t>examens</w:t>
      </w:r>
      <w:r w:rsidR="00FA3A50" w:rsidRPr="00223C1E">
        <w:rPr>
          <w:rFonts w:ascii="Times New Roman" w:hAnsi="Times New Roman" w:cs="Times New Roman"/>
          <w:spacing w:val="-3"/>
          <w:sz w:val="26"/>
          <w:szCs w:val="26"/>
        </w:rPr>
        <w:t xml:space="preserve"> </w:t>
      </w:r>
      <w:r w:rsidR="00FA3A50" w:rsidRPr="00223C1E">
        <w:rPr>
          <w:rFonts w:ascii="Times New Roman" w:hAnsi="Times New Roman" w:cs="Times New Roman"/>
          <w:spacing w:val="-10"/>
          <w:sz w:val="26"/>
          <w:szCs w:val="26"/>
        </w:rPr>
        <w:t>;</w:t>
      </w:r>
    </w:p>
    <w:p w14:paraId="23D83DB3" w14:textId="65A16E4F"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L’application</w:t>
      </w:r>
      <w:r w:rsidR="00FA3A50" w:rsidRPr="00223C1E">
        <w:rPr>
          <w:rFonts w:ascii="Times New Roman" w:hAnsi="Times New Roman" w:cs="Times New Roman"/>
          <w:spacing w:val="35"/>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sanctions</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prises</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par</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le</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conseil</w:t>
      </w:r>
      <w:r w:rsidR="00FA3A50" w:rsidRPr="00223C1E">
        <w:rPr>
          <w:rFonts w:ascii="Times New Roman" w:hAnsi="Times New Roman" w:cs="Times New Roman"/>
          <w:spacing w:val="-5"/>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discipline</w:t>
      </w:r>
      <w:r w:rsidR="00FA3A50" w:rsidRPr="00223C1E">
        <w:rPr>
          <w:rFonts w:ascii="Times New Roman" w:hAnsi="Times New Roman" w:cs="Times New Roman"/>
          <w:spacing w:val="35"/>
          <w:sz w:val="26"/>
          <w:szCs w:val="26"/>
        </w:rPr>
        <w:t xml:space="preserve"> </w:t>
      </w:r>
      <w:r w:rsidR="00FA3A50" w:rsidRPr="00223C1E">
        <w:rPr>
          <w:rFonts w:ascii="Times New Roman" w:hAnsi="Times New Roman" w:cs="Times New Roman"/>
          <w:sz w:val="26"/>
          <w:szCs w:val="26"/>
        </w:rPr>
        <w:t>à</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l’égard</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étudiants</w:t>
      </w:r>
      <w:r w:rsidR="00FA3A50" w:rsidRPr="00223C1E">
        <w:rPr>
          <w:rFonts w:ascii="Times New Roman" w:hAnsi="Times New Roman" w:cs="Times New Roman"/>
          <w:spacing w:val="22"/>
          <w:sz w:val="26"/>
          <w:szCs w:val="26"/>
        </w:rPr>
        <w:t xml:space="preserve"> </w:t>
      </w:r>
      <w:r w:rsidR="00FA3A50" w:rsidRPr="00223C1E">
        <w:rPr>
          <w:rFonts w:ascii="Times New Roman" w:hAnsi="Times New Roman" w:cs="Times New Roman"/>
          <w:spacing w:val="-10"/>
          <w:sz w:val="26"/>
          <w:szCs w:val="26"/>
        </w:rPr>
        <w:t>;</w:t>
      </w:r>
    </w:p>
    <w:p w14:paraId="7D82F36D" w14:textId="4DD1DD83"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Préparer</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le</w:t>
      </w:r>
      <w:r w:rsidR="00FA3A50" w:rsidRPr="00223C1E">
        <w:rPr>
          <w:rFonts w:ascii="Times New Roman" w:hAnsi="Times New Roman" w:cs="Times New Roman"/>
          <w:spacing w:val="-6"/>
          <w:sz w:val="26"/>
          <w:szCs w:val="26"/>
        </w:rPr>
        <w:t xml:space="preserve"> </w:t>
      </w:r>
      <w:r w:rsidR="00FA3A50" w:rsidRPr="00223C1E">
        <w:rPr>
          <w:rFonts w:ascii="Times New Roman" w:hAnsi="Times New Roman" w:cs="Times New Roman"/>
          <w:sz w:val="26"/>
          <w:szCs w:val="26"/>
        </w:rPr>
        <w:t>budget</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les comptes</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administratifs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9"/>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21"/>
          <w:sz w:val="26"/>
          <w:szCs w:val="26"/>
        </w:rPr>
        <w:t xml:space="preserve"> </w:t>
      </w:r>
      <w:r w:rsidR="00FA3A50" w:rsidRPr="00223C1E">
        <w:rPr>
          <w:rFonts w:ascii="Times New Roman" w:hAnsi="Times New Roman" w:cs="Times New Roman"/>
          <w:sz w:val="26"/>
          <w:szCs w:val="26"/>
        </w:rPr>
        <w:t>conformément</w:t>
      </w:r>
      <w:r w:rsidR="00FA3A50" w:rsidRPr="00223C1E">
        <w:rPr>
          <w:rFonts w:ascii="Times New Roman" w:hAnsi="Times New Roman" w:cs="Times New Roman"/>
          <w:spacing w:val="21"/>
          <w:sz w:val="26"/>
          <w:szCs w:val="26"/>
        </w:rPr>
        <w:t xml:space="preserve"> </w:t>
      </w:r>
      <w:r w:rsidR="00FA3A50" w:rsidRPr="00223C1E">
        <w:rPr>
          <w:rFonts w:ascii="Times New Roman" w:hAnsi="Times New Roman" w:cs="Times New Roman"/>
          <w:sz w:val="26"/>
          <w:szCs w:val="26"/>
        </w:rPr>
        <w:t>aux crédits ouverts au budget ;</w:t>
      </w:r>
    </w:p>
    <w:p w14:paraId="23C18D84" w14:textId="369F902D"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pacing w:val="-2"/>
          <w:sz w:val="26"/>
          <w:szCs w:val="26"/>
        </w:rPr>
        <w:t xml:space="preserve">- </w:t>
      </w:r>
      <w:r w:rsidR="00FA3A50" w:rsidRPr="00223C1E">
        <w:rPr>
          <w:rFonts w:ascii="Times New Roman" w:hAnsi="Times New Roman" w:cs="Times New Roman"/>
          <w:spacing w:val="-2"/>
          <w:sz w:val="26"/>
          <w:szCs w:val="26"/>
        </w:rPr>
        <w:t>Représenter</w:t>
      </w:r>
      <w:r w:rsidR="00FA3A50" w:rsidRPr="00223C1E">
        <w:rPr>
          <w:rFonts w:ascii="Times New Roman" w:hAnsi="Times New Roman" w:cs="Times New Roman"/>
          <w:sz w:val="26"/>
          <w:szCs w:val="26"/>
        </w:rPr>
        <w:t xml:space="preserve"> </w:t>
      </w:r>
      <w:r w:rsidR="00FA3A50" w:rsidRPr="00223C1E">
        <w:rPr>
          <w:rFonts w:ascii="Times New Roman" w:hAnsi="Times New Roman" w:cs="Times New Roman"/>
          <w:spacing w:val="-2"/>
          <w:sz w:val="26"/>
          <w:szCs w:val="26"/>
        </w:rPr>
        <w:t>l’établissement</w:t>
      </w:r>
      <w:r w:rsidR="00FA3A50" w:rsidRPr="00223C1E">
        <w:rPr>
          <w:rFonts w:ascii="Times New Roman" w:hAnsi="Times New Roman" w:cs="Times New Roman"/>
          <w:spacing w:val="49"/>
          <w:sz w:val="26"/>
          <w:szCs w:val="26"/>
        </w:rPr>
        <w:t xml:space="preserve"> </w:t>
      </w:r>
      <w:r w:rsidR="00FA3A50" w:rsidRPr="00223C1E">
        <w:rPr>
          <w:rFonts w:ascii="Times New Roman" w:hAnsi="Times New Roman" w:cs="Times New Roman"/>
          <w:spacing w:val="-10"/>
          <w:sz w:val="26"/>
          <w:szCs w:val="26"/>
        </w:rPr>
        <w:t>;</w:t>
      </w:r>
    </w:p>
    <w:p w14:paraId="535ED09A" w14:textId="77664D1E"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pacing w:val="-2"/>
          <w:sz w:val="26"/>
          <w:szCs w:val="26"/>
        </w:rPr>
        <w:t xml:space="preserve">- </w:t>
      </w:r>
      <w:r w:rsidR="00FA3A50" w:rsidRPr="00223C1E">
        <w:rPr>
          <w:rFonts w:ascii="Times New Roman" w:hAnsi="Times New Roman" w:cs="Times New Roman"/>
          <w:spacing w:val="-2"/>
          <w:sz w:val="26"/>
          <w:szCs w:val="26"/>
        </w:rPr>
        <w:t>Développer</w:t>
      </w:r>
      <w:r w:rsidR="00FA3A50" w:rsidRPr="00223C1E">
        <w:rPr>
          <w:rFonts w:ascii="Times New Roman" w:hAnsi="Times New Roman" w:cs="Times New Roman"/>
          <w:spacing w:val="17"/>
          <w:sz w:val="26"/>
          <w:szCs w:val="26"/>
        </w:rPr>
        <w:t xml:space="preserve"> </w:t>
      </w:r>
      <w:r w:rsidR="00FA3A50" w:rsidRPr="00223C1E">
        <w:rPr>
          <w:rFonts w:ascii="Times New Roman" w:hAnsi="Times New Roman" w:cs="Times New Roman"/>
          <w:spacing w:val="-2"/>
          <w:sz w:val="26"/>
          <w:szCs w:val="26"/>
        </w:rPr>
        <w:t>la</w:t>
      </w:r>
      <w:r w:rsidR="00FA3A50" w:rsidRPr="00223C1E">
        <w:rPr>
          <w:rFonts w:ascii="Times New Roman" w:hAnsi="Times New Roman" w:cs="Times New Roman"/>
          <w:spacing w:val="-3"/>
          <w:sz w:val="26"/>
          <w:szCs w:val="26"/>
        </w:rPr>
        <w:t xml:space="preserve"> </w:t>
      </w:r>
      <w:r w:rsidR="00FA3A50" w:rsidRPr="00223C1E">
        <w:rPr>
          <w:rFonts w:ascii="Times New Roman" w:hAnsi="Times New Roman" w:cs="Times New Roman"/>
          <w:spacing w:val="-2"/>
          <w:sz w:val="26"/>
          <w:szCs w:val="26"/>
        </w:rPr>
        <w:t>recherche</w:t>
      </w:r>
      <w:r w:rsidR="00FA3A50" w:rsidRPr="00223C1E">
        <w:rPr>
          <w:rFonts w:ascii="Times New Roman" w:hAnsi="Times New Roman" w:cs="Times New Roman"/>
          <w:spacing w:val="-4"/>
          <w:sz w:val="26"/>
          <w:szCs w:val="26"/>
        </w:rPr>
        <w:t xml:space="preserve"> </w:t>
      </w:r>
      <w:r w:rsidR="00FA3A50" w:rsidRPr="00223C1E">
        <w:rPr>
          <w:rFonts w:ascii="Times New Roman" w:hAnsi="Times New Roman" w:cs="Times New Roman"/>
          <w:spacing w:val="-2"/>
          <w:sz w:val="26"/>
          <w:szCs w:val="26"/>
        </w:rPr>
        <w:t>universitaire</w:t>
      </w:r>
      <w:r w:rsidR="00FA3A50" w:rsidRPr="00223C1E">
        <w:rPr>
          <w:rFonts w:ascii="Times New Roman" w:hAnsi="Times New Roman" w:cs="Times New Roman"/>
          <w:spacing w:val="36"/>
          <w:sz w:val="26"/>
          <w:szCs w:val="26"/>
        </w:rPr>
        <w:t xml:space="preserve"> </w:t>
      </w:r>
      <w:r w:rsidR="00FA3A50" w:rsidRPr="00223C1E">
        <w:rPr>
          <w:rFonts w:ascii="Times New Roman" w:hAnsi="Times New Roman" w:cs="Times New Roman"/>
          <w:spacing w:val="-2"/>
          <w:sz w:val="26"/>
          <w:szCs w:val="26"/>
        </w:rPr>
        <w:t>fondamentale</w:t>
      </w:r>
      <w:r w:rsidR="00FA3A50" w:rsidRPr="00223C1E">
        <w:rPr>
          <w:rFonts w:ascii="Times New Roman" w:hAnsi="Times New Roman" w:cs="Times New Roman"/>
          <w:spacing w:val="23"/>
          <w:sz w:val="26"/>
          <w:szCs w:val="26"/>
        </w:rPr>
        <w:t xml:space="preserve"> </w:t>
      </w:r>
      <w:r w:rsidR="00FA3A50" w:rsidRPr="00223C1E">
        <w:rPr>
          <w:rFonts w:ascii="Times New Roman" w:hAnsi="Times New Roman" w:cs="Times New Roman"/>
          <w:spacing w:val="-2"/>
          <w:sz w:val="26"/>
          <w:szCs w:val="26"/>
        </w:rPr>
        <w:t>et</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pacing w:val="-2"/>
          <w:sz w:val="26"/>
          <w:szCs w:val="26"/>
        </w:rPr>
        <w:t>appliquée</w:t>
      </w:r>
      <w:r w:rsidR="00FA3A50" w:rsidRPr="00223C1E">
        <w:rPr>
          <w:rFonts w:ascii="Times New Roman" w:hAnsi="Times New Roman" w:cs="Times New Roman"/>
          <w:spacing w:val="45"/>
          <w:sz w:val="26"/>
          <w:szCs w:val="26"/>
        </w:rPr>
        <w:t xml:space="preserve"> </w:t>
      </w:r>
      <w:r w:rsidR="00FA3A50" w:rsidRPr="00223C1E">
        <w:rPr>
          <w:rFonts w:ascii="Times New Roman" w:hAnsi="Times New Roman" w:cs="Times New Roman"/>
          <w:spacing w:val="-10"/>
          <w:sz w:val="26"/>
          <w:szCs w:val="26"/>
        </w:rPr>
        <w:t>;</w:t>
      </w:r>
    </w:p>
    <w:p w14:paraId="77758101" w14:textId="76195BB3"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Présenter</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au Conseil</w:t>
      </w:r>
      <w:r w:rsidR="00FA3A50" w:rsidRPr="00223C1E">
        <w:rPr>
          <w:rFonts w:ascii="Times New Roman" w:hAnsi="Times New Roman" w:cs="Times New Roman"/>
          <w:spacing w:val="19"/>
          <w:sz w:val="26"/>
          <w:szCs w:val="26"/>
        </w:rPr>
        <w:t xml:space="preserve"> </w:t>
      </w:r>
      <w:r w:rsidR="00FA3A50" w:rsidRPr="00223C1E">
        <w:rPr>
          <w:rFonts w:ascii="Times New Roman" w:hAnsi="Times New Roman" w:cs="Times New Roman"/>
          <w:sz w:val="26"/>
          <w:szCs w:val="26"/>
        </w:rPr>
        <w:t>d’Administration</w:t>
      </w:r>
      <w:r w:rsidR="00FA3A50" w:rsidRPr="00223C1E">
        <w:rPr>
          <w:rFonts w:ascii="Times New Roman" w:hAnsi="Times New Roman" w:cs="Times New Roman"/>
          <w:spacing w:val="71"/>
          <w:sz w:val="26"/>
          <w:szCs w:val="26"/>
        </w:rPr>
        <w:t xml:space="preserve"> </w:t>
      </w:r>
      <w:r w:rsidR="00FA3A50" w:rsidRPr="00223C1E">
        <w:rPr>
          <w:rFonts w:ascii="Times New Roman" w:hAnsi="Times New Roman" w:cs="Times New Roman"/>
          <w:sz w:val="26"/>
          <w:szCs w:val="26"/>
        </w:rPr>
        <w:t>de l’U</w:t>
      </w:r>
      <w:r w:rsidRPr="00223C1E">
        <w:rPr>
          <w:rFonts w:ascii="Times New Roman" w:hAnsi="Times New Roman" w:cs="Times New Roman"/>
          <w:sz w:val="26"/>
          <w:szCs w:val="26"/>
        </w:rPr>
        <w:t>PFHOB-MALI</w:t>
      </w:r>
      <w:r w:rsidR="00FA3A50" w:rsidRPr="00223C1E">
        <w:rPr>
          <w:rFonts w:ascii="Times New Roman" w:hAnsi="Times New Roman" w:cs="Times New Roman"/>
          <w:spacing w:val="19"/>
          <w:sz w:val="26"/>
          <w:szCs w:val="26"/>
        </w:rPr>
        <w:t xml:space="preserve"> </w:t>
      </w:r>
      <w:r w:rsidR="00FA3A50" w:rsidRPr="00223C1E">
        <w:rPr>
          <w:rFonts w:ascii="Times New Roman" w:hAnsi="Times New Roman" w:cs="Times New Roman"/>
          <w:sz w:val="26"/>
          <w:szCs w:val="26"/>
        </w:rPr>
        <w:t>chaque année après avis</w:t>
      </w:r>
      <w:r w:rsidR="00FA3A50" w:rsidRPr="00223C1E">
        <w:rPr>
          <w:rFonts w:ascii="Times New Roman" w:hAnsi="Times New Roman" w:cs="Times New Roman"/>
          <w:spacing w:val="28"/>
          <w:sz w:val="26"/>
          <w:szCs w:val="26"/>
        </w:rPr>
        <w:t xml:space="preserve"> </w:t>
      </w:r>
      <w:r w:rsidR="00FA3A50" w:rsidRPr="00223C1E">
        <w:rPr>
          <w:rFonts w:ascii="Times New Roman" w:hAnsi="Times New Roman" w:cs="Times New Roman"/>
          <w:sz w:val="26"/>
          <w:szCs w:val="26"/>
        </w:rPr>
        <w:t>du Recteur, un rapport sur</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la situation</w:t>
      </w:r>
      <w:r w:rsidR="00FA3A50" w:rsidRPr="00223C1E">
        <w:rPr>
          <w:rFonts w:ascii="Times New Roman" w:hAnsi="Times New Roman" w:cs="Times New Roman"/>
          <w:spacing w:val="26"/>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la structure</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9"/>
          <w:sz w:val="26"/>
          <w:szCs w:val="26"/>
        </w:rPr>
        <w:t xml:space="preserve"> </w:t>
      </w:r>
      <w:r w:rsidR="00FA3A50" w:rsidRPr="00223C1E">
        <w:rPr>
          <w:rFonts w:ascii="Times New Roman" w:hAnsi="Times New Roman" w:cs="Times New Roman"/>
          <w:sz w:val="26"/>
          <w:szCs w:val="26"/>
        </w:rPr>
        <w:t>les</w:t>
      </w:r>
      <w:r w:rsidR="00FA3A50" w:rsidRPr="00223C1E">
        <w:rPr>
          <w:rFonts w:ascii="Times New Roman" w:hAnsi="Times New Roman" w:cs="Times New Roman"/>
          <w:spacing w:val="-5"/>
          <w:sz w:val="26"/>
          <w:szCs w:val="26"/>
        </w:rPr>
        <w:t xml:space="preserve"> </w:t>
      </w:r>
      <w:r w:rsidR="00FA3A50" w:rsidRPr="00223C1E">
        <w:rPr>
          <w:rFonts w:ascii="Times New Roman" w:hAnsi="Times New Roman" w:cs="Times New Roman"/>
          <w:sz w:val="26"/>
          <w:szCs w:val="26"/>
        </w:rPr>
        <w:t>améliorations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qui peuvent y</w:t>
      </w:r>
      <w:r w:rsidR="00FA3A50" w:rsidRPr="00223C1E">
        <w:rPr>
          <w:rFonts w:ascii="Times New Roman" w:hAnsi="Times New Roman" w:cs="Times New Roman"/>
          <w:spacing w:val="-1"/>
          <w:sz w:val="26"/>
          <w:szCs w:val="26"/>
        </w:rPr>
        <w:t xml:space="preserve"> </w:t>
      </w:r>
      <w:r w:rsidR="00FA3A50" w:rsidRPr="00223C1E">
        <w:rPr>
          <w:rFonts w:ascii="Times New Roman" w:hAnsi="Times New Roman" w:cs="Times New Roman"/>
          <w:sz w:val="26"/>
          <w:szCs w:val="26"/>
        </w:rPr>
        <w:t>être</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introduites.</w:t>
      </w:r>
    </w:p>
    <w:p w14:paraId="70254D6A" w14:textId="77777777" w:rsidR="00E13429" w:rsidRPr="00294738" w:rsidRDefault="00E13429" w:rsidP="00294738">
      <w:pPr>
        <w:spacing w:before="0" w:line="276" w:lineRule="auto"/>
        <w:ind w:left="0"/>
        <w:rPr>
          <w:rFonts w:ascii="Arial" w:hAnsi="Arial" w:cs="Arial"/>
          <w:color w:val="FF0000"/>
          <w:sz w:val="26"/>
          <w:szCs w:val="26"/>
        </w:rPr>
      </w:pPr>
    </w:p>
    <w:p w14:paraId="1C3D1131" w14:textId="4D7BF222" w:rsidR="00FA3A50" w:rsidRPr="00E36C05" w:rsidRDefault="00FA3A50" w:rsidP="00E36C05">
      <w:pPr>
        <w:spacing w:before="0" w:line="240" w:lineRule="auto"/>
        <w:ind w:left="0"/>
        <w:jc w:val="left"/>
        <w:rPr>
          <w:rFonts w:ascii="Times New Roman" w:hAnsi="Times New Roman" w:cs="Times New Roman"/>
          <w:b/>
          <w:bCs/>
          <w:sz w:val="26"/>
          <w:szCs w:val="26"/>
        </w:rPr>
      </w:pPr>
      <w:r w:rsidRPr="00E36C05">
        <w:rPr>
          <w:rFonts w:ascii="Times New Roman" w:hAnsi="Times New Roman" w:cs="Times New Roman"/>
          <w:b/>
          <w:bCs/>
          <w:sz w:val="32"/>
          <w:szCs w:val="32"/>
        </w:rPr>
        <w:t>1-10-Information sur le plan d’orientation stratégique</w:t>
      </w:r>
    </w:p>
    <w:p w14:paraId="67AF11DE" w14:textId="5AC5ED35" w:rsidR="00FA3A50" w:rsidRPr="00E36C05" w:rsidRDefault="00FA3A50" w:rsidP="00E36C05">
      <w:pPr>
        <w:spacing w:before="0" w:line="240" w:lineRule="auto"/>
        <w:ind w:left="0"/>
        <w:jc w:val="left"/>
        <w:rPr>
          <w:rFonts w:ascii="Times New Roman" w:hAnsi="Times New Roman" w:cs="Times New Roman"/>
          <w:color w:val="FF0000"/>
          <w:sz w:val="26"/>
          <w:szCs w:val="26"/>
        </w:rPr>
      </w:pPr>
      <w:r w:rsidRPr="00E36C05">
        <w:rPr>
          <w:rFonts w:ascii="Times New Roman" w:hAnsi="Times New Roman" w:cs="Times New Roman"/>
          <w:sz w:val="26"/>
          <w:szCs w:val="26"/>
        </w:rPr>
        <w:t>Pour</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réaliser</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sa</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mission</w:t>
      </w:r>
      <w:r w:rsidRPr="00E36C05">
        <w:rPr>
          <w:rFonts w:ascii="Times New Roman" w:hAnsi="Times New Roman" w:cs="Times New Roman"/>
          <w:spacing w:val="21"/>
          <w:sz w:val="26"/>
          <w:szCs w:val="26"/>
        </w:rPr>
        <w:t xml:space="preserve"> </w:t>
      </w:r>
      <w:r w:rsidRPr="00E36C05">
        <w:rPr>
          <w:rFonts w:ascii="Times New Roman" w:hAnsi="Times New Roman" w:cs="Times New Roman"/>
          <w:sz w:val="26"/>
          <w:szCs w:val="26"/>
        </w:rPr>
        <w:t>dans</w:t>
      </w:r>
      <w:r w:rsidRPr="00E36C05">
        <w:rPr>
          <w:rFonts w:ascii="Times New Roman" w:hAnsi="Times New Roman" w:cs="Times New Roman"/>
          <w:spacing w:val="-10"/>
          <w:sz w:val="26"/>
          <w:szCs w:val="26"/>
        </w:rPr>
        <w:t xml:space="preserve"> </w:t>
      </w:r>
      <w:r w:rsidRPr="00E36C05">
        <w:rPr>
          <w:rFonts w:ascii="Times New Roman" w:hAnsi="Times New Roman" w:cs="Times New Roman"/>
          <w:sz w:val="26"/>
          <w:szCs w:val="26"/>
        </w:rPr>
        <w:t>le</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cadre</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de</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sa</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vision</w:t>
      </w:r>
      <w:r w:rsidRPr="00E36C05">
        <w:rPr>
          <w:rFonts w:ascii="Times New Roman" w:hAnsi="Times New Roman" w:cs="Times New Roman"/>
          <w:spacing w:val="17"/>
          <w:sz w:val="26"/>
          <w:szCs w:val="26"/>
        </w:rPr>
        <w:t xml:space="preserve"> </w:t>
      </w:r>
      <w:r w:rsidRPr="00E36C05">
        <w:rPr>
          <w:rFonts w:ascii="Times New Roman" w:hAnsi="Times New Roman" w:cs="Times New Roman"/>
          <w:sz w:val="26"/>
          <w:szCs w:val="26"/>
        </w:rPr>
        <w:t>et</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ses</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valeurs, l’Université</w:t>
      </w:r>
      <w:r w:rsidRPr="00E36C05">
        <w:rPr>
          <w:rFonts w:ascii="Times New Roman" w:hAnsi="Times New Roman" w:cs="Times New Roman"/>
          <w:spacing w:val="27"/>
          <w:sz w:val="26"/>
          <w:szCs w:val="26"/>
        </w:rPr>
        <w:t xml:space="preserve"> </w:t>
      </w:r>
      <w:r w:rsidRPr="00E36C05">
        <w:rPr>
          <w:rFonts w:ascii="Times New Roman" w:hAnsi="Times New Roman" w:cs="Times New Roman"/>
          <w:sz w:val="26"/>
          <w:szCs w:val="26"/>
        </w:rPr>
        <w:t xml:space="preserve">Privée Felix </w:t>
      </w:r>
      <w:r w:rsidR="00E13429" w:rsidRPr="00E36C05">
        <w:rPr>
          <w:rFonts w:ascii="Times New Roman" w:hAnsi="Times New Roman" w:cs="Times New Roman"/>
          <w:sz w:val="26"/>
          <w:szCs w:val="26"/>
        </w:rPr>
        <w:t>Houphouët</w:t>
      </w:r>
      <w:r w:rsidRPr="00E36C05">
        <w:rPr>
          <w:rFonts w:ascii="Times New Roman" w:hAnsi="Times New Roman" w:cs="Times New Roman"/>
          <w:sz w:val="26"/>
          <w:szCs w:val="26"/>
        </w:rPr>
        <w:t xml:space="preserve"> Boigny-Mali</w:t>
      </w:r>
      <w:r w:rsidRPr="00E36C05">
        <w:rPr>
          <w:rFonts w:ascii="Times New Roman" w:hAnsi="Times New Roman" w:cs="Times New Roman"/>
          <w:spacing w:val="72"/>
          <w:sz w:val="26"/>
          <w:szCs w:val="26"/>
        </w:rPr>
        <w:t xml:space="preserve"> </w:t>
      </w:r>
      <w:r w:rsidRPr="00E36C05">
        <w:rPr>
          <w:rFonts w:ascii="Times New Roman" w:hAnsi="Times New Roman" w:cs="Times New Roman"/>
          <w:sz w:val="26"/>
          <w:szCs w:val="26"/>
        </w:rPr>
        <w:t>entrevoit</w:t>
      </w:r>
      <w:r w:rsidRPr="00E36C05">
        <w:rPr>
          <w:rFonts w:ascii="Times New Roman" w:hAnsi="Times New Roman" w:cs="Times New Roman"/>
          <w:spacing w:val="22"/>
          <w:sz w:val="26"/>
          <w:szCs w:val="26"/>
        </w:rPr>
        <w:t xml:space="preserve"> </w:t>
      </w:r>
      <w:r w:rsidRPr="00E36C05">
        <w:rPr>
          <w:rFonts w:ascii="Times New Roman" w:hAnsi="Times New Roman" w:cs="Times New Roman"/>
          <w:sz w:val="26"/>
          <w:szCs w:val="26"/>
        </w:rPr>
        <w:t>son</w:t>
      </w:r>
      <w:r w:rsidRPr="00E36C05">
        <w:rPr>
          <w:rFonts w:ascii="Times New Roman" w:hAnsi="Times New Roman" w:cs="Times New Roman"/>
          <w:spacing w:val="-12"/>
          <w:sz w:val="26"/>
          <w:szCs w:val="26"/>
        </w:rPr>
        <w:t xml:space="preserve"> </w:t>
      </w:r>
      <w:r w:rsidRPr="00E36C05">
        <w:rPr>
          <w:rFonts w:ascii="Times New Roman" w:hAnsi="Times New Roman" w:cs="Times New Roman"/>
          <w:sz w:val="26"/>
          <w:szCs w:val="26"/>
        </w:rPr>
        <w:t>fonctionnement</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à travers</w:t>
      </w:r>
      <w:r w:rsidRPr="00E36C05">
        <w:rPr>
          <w:rFonts w:ascii="Times New Roman" w:hAnsi="Times New Roman" w:cs="Times New Roman"/>
          <w:spacing w:val="-2"/>
          <w:sz w:val="26"/>
          <w:szCs w:val="26"/>
        </w:rPr>
        <w:t xml:space="preserve"> </w:t>
      </w:r>
      <w:r w:rsidRPr="00E36C05">
        <w:rPr>
          <w:rFonts w:ascii="Times New Roman" w:hAnsi="Times New Roman" w:cs="Times New Roman"/>
          <w:sz w:val="26"/>
          <w:szCs w:val="26"/>
        </w:rPr>
        <w:t xml:space="preserve">une stratégie qui se </w:t>
      </w:r>
      <w:r w:rsidRPr="00E36C05">
        <w:rPr>
          <w:rFonts w:ascii="Times New Roman" w:hAnsi="Times New Roman" w:cs="Times New Roman"/>
          <w:color w:val="000000" w:themeColor="text1"/>
          <w:sz w:val="26"/>
          <w:szCs w:val="26"/>
        </w:rPr>
        <w:t>décline en</w:t>
      </w:r>
      <w:r w:rsidRPr="00E36C05">
        <w:rPr>
          <w:rFonts w:ascii="Times New Roman" w:hAnsi="Times New Roman" w:cs="Times New Roman"/>
          <w:color w:val="000000" w:themeColor="text1"/>
          <w:spacing w:val="-12"/>
          <w:sz w:val="26"/>
          <w:szCs w:val="26"/>
        </w:rPr>
        <w:t xml:space="preserve"> </w:t>
      </w:r>
      <w:r w:rsidR="00940565" w:rsidRPr="00E36C05">
        <w:rPr>
          <w:rFonts w:ascii="Times New Roman" w:hAnsi="Times New Roman" w:cs="Times New Roman"/>
          <w:color w:val="000000" w:themeColor="text1"/>
          <w:sz w:val="26"/>
          <w:szCs w:val="26"/>
        </w:rPr>
        <w:t>neuf</w:t>
      </w:r>
      <w:r w:rsidRPr="00E36C05">
        <w:rPr>
          <w:rFonts w:ascii="Times New Roman" w:hAnsi="Times New Roman" w:cs="Times New Roman"/>
          <w:color w:val="000000" w:themeColor="text1"/>
          <w:spacing w:val="-6"/>
          <w:sz w:val="26"/>
          <w:szCs w:val="26"/>
        </w:rPr>
        <w:t xml:space="preserve"> </w:t>
      </w:r>
      <w:r w:rsidRPr="00E36C05">
        <w:rPr>
          <w:rFonts w:ascii="Times New Roman" w:hAnsi="Times New Roman" w:cs="Times New Roman"/>
          <w:color w:val="000000" w:themeColor="text1"/>
          <w:sz w:val="26"/>
          <w:szCs w:val="26"/>
        </w:rPr>
        <w:t>axes.</w:t>
      </w:r>
    </w:p>
    <w:p w14:paraId="424D4D23" w14:textId="3E10EBB4" w:rsidR="00FA3A50" w:rsidRPr="00E36C05" w:rsidRDefault="00FA3A50"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Les</w:t>
      </w:r>
      <w:r w:rsidRPr="00E36C05">
        <w:rPr>
          <w:rFonts w:ascii="Times New Roman" w:hAnsi="Times New Roman" w:cs="Times New Roman"/>
          <w:spacing w:val="36"/>
          <w:sz w:val="26"/>
          <w:szCs w:val="26"/>
        </w:rPr>
        <w:t xml:space="preserve"> </w:t>
      </w:r>
      <w:r w:rsidRPr="00E36C05">
        <w:rPr>
          <w:rFonts w:ascii="Times New Roman" w:hAnsi="Times New Roman" w:cs="Times New Roman"/>
          <w:sz w:val="26"/>
          <w:szCs w:val="26"/>
        </w:rPr>
        <w:t>objectifs</w:t>
      </w:r>
      <w:r w:rsidRPr="00E36C05">
        <w:rPr>
          <w:rFonts w:ascii="Times New Roman" w:hAnsi="Times New Roman" w:cs="Times New Roman"/>
          <w:spacing w:val="80"/>
          <w:sz w:val="26"/>
          <w:szCs w:val="26"/>
        </w:rPr>
        <w:t xml:space="preserve"> </w:t>
      </w:r>
      <w:r w:rsidRPr="00E36C05">
        <w:rPr>
          <w:rFonts w:ascii="Times New Roman" w:hAnsi="Times New Roman" w:cs="Times New Roman"/>
          <w:sz w:val="26"/>
          <w:szCs w:val="26"/>
        </w:rPr>
        <w:t>proposés</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dans</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cette</w:t>
      </w:r>
      <w:r w:rsidRPr="00E36C05">
        <w:rPr>
          <w:rFonts w:ascii="Times New Roman" w:hAnsi="Times New Roman" w:cs="Times New Roman"/>
          <w:spacing w:val="38"/>
          <w:sz w:val="26"/>
          <w:szCs w:val="26"/>
        </w:rPr>
        <w:t xml:space="preserve"> </w:t>
      </w:r>
      <w:r w:rsidRPr="00E36C05">
        <w:rPr>
          <w:rFonts w:ascii="Times New Roman" w:hAnsi="Times New Roman" w:cs="Times New Roman"/>
          <w:sz w:val="26"/>
          <w:szCs w:val="26"/>
        </w:rPr>
        <w:t>stratégie</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confirment</w:t>
      </w:r>
      <w:r w:rsidRPr="00E36C05">
        <w:rPr>
          <w:rFonts w:ascii="Times New Roman" w:hAnsi="Times New Roman" w:cs="Times New Roman"/>
          <w:spacing w:val="80"/>
          <w:sz w:val="26"/>
          <w:szCs w:val="26"/>
        </w:rPr>
        <w:t xml:space="preserve"> </w:t>
      </w:r>
      <w:r w:rsidRPr="00E36C05">
        <w:rPr>
          <w:rFonts w:ascii="Times New Roman" w:hAnsi="Times New Roman" w:cs="Times New Roman"/>
          <w:sz w:val="26"/>
          <w:szCs w:val="26"/>
        </w:rPr>
        <w:t>l’engagement</w:t>
      </w:r>
      <w:r w:rsidRPr="00E36C05">
        <w:rPr>
          <w:rFonts w:ascii="Times New Roman" w:hAnsi="Times New Roman" w:cs="Times New Roman"/>
          <w:spacing w:val="72"/>
          <w:sz w:val="26"/>
          <w:szCs w:val="26"/>
        </w:rPr>
        <w:t xml:space="preserve"> </w:t>
      </w:r>
      <w:r w:rsidRPr="00E36C05">
        <w:rPr>
          <w:rFonts w:ascii="Times New Roman" w:hAnsi="Times New Roman" w:cs="Times New Roman"/>
          <w:sz w:val="26"/>
          <w:szCs w:val="26"/>
        </w:rPr>
        <w:t>fort</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de</w:t>
      </w:r>
      <w:r w:rsidRPr="00E36C05">
        <w:rPr>
          <w:rFonts w:ascii="Times New Roman" w:hAnsi="Times New Roman" w:cs="Times New Roman"/>
          <w:spacing w:val="40"/>
          <w:sz w:val="26"/>
          <w:szCs w:val="26"/>
        </w:rPr>
        <w:t xml:space="preserve"> </w:t>
      </w:r>
      <w:r w:rsidR="00E13429" w:rsidRPr="00E36C05">
        <w:rPr>
          <w:rFonts w:ascii="Times New Roman" w:hAnsi="Times New Roman" w:cs="Times New Roman"/>
          <w:sz w:val="26"/>
          <w:szCs w:val="26"/>
        </w:rPr>
        <w:t>l’UPFHOB</w:t>
      </w:r>
      <w:r w:rsidRPr="00E36C05">
        <w:rPr>
          <w:rFonts w:ascii="Times New Roman" w:hAnsi="Times New Roman" w:cs="Times New Roman"/>
          <w:sz w:val="26"/>
          <w:szCs w:val="26"/>
        </w:rPr>
        <w:t>-MALI</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de s’attaquer</w:t>
      </w:r>
      <w:r w:rsidRPr="00E36C05">
        <w:rPr>
          <w:rFonts w:ascii="Times New Roman" w:hAnsi="Times New Roman" w:cs="Times New Roman"/>
          <w:spacing w:val="-3"/>
          <w:sz w:val="26"/>
          <w:szCs w:val="26"/>
        </w:rPr>
        <w:t xml:space="preserve"> </w:t>
      </w:r>
      <w:r w:rsidRPr="00E36C05">
        <w:rPr>
          <w:rFonts w:ascii="Times New Roman" w:hAnsi="Times New Roman" w:cs="Times New Roman"/>
          <w:sz w:val="26"/>
          <w:szCs w:val="26"/>
        </w:rPr>
        <w:t>aux</w:t>
      </w:r>
      <w:r w:rsidRPr="00E36C05">
        <w:rPr>
          <w:rFonts w:ascii="Times New Roman" w:hAnsi="Times New Roman" w:cs="Times New Roman"/>
          <w:spacing w:val="-10"/>
          <w:sz w:val="26"/>
          <w:szCs w:val="26"/>
        </w:rPr>
        <w:t xml:space="preserve"> </w:t>
      </w:r>
      <w:r w:rsidRPr="00E36C05">
        <w:rPr>
          <w:rFonts w:ascii="Times New Roman" w:hAnsi="Times New Roman" w:cs="Times New Roman"/>
          <w:sz w:val="26"/>
          <w:szCs w:val="26"/>
        </w:rPr>
        <w:t>problématiques</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de la formation</w:t>
      </w:r>
      <w:r w:rsidRPr="00E36C05">
        <w:rPr>
          <w:rFonts w:ascii="Times New Roman" w:hAnsi="Times New Roman" w:cs="Times New Roman"/>
          <w:spacing w:val="34"/>
          <w:sz w:val="26"/>
          <w:szCs w:val="26"/>
        </w:rPr>
        <w:t xml:space="preserve"> </w:t>
      </w:r>
      <w:r w:rsidRPr="00E36C05">
        <w:rPr>
          <w:rFonts w:ascii="Times New Roman" w:hAnsi="Times New Roman" w:cs="Times New Roman"/>
          <w:sz w:val="26"/>
          <w:szCs w:val="26"/>
        </w:rPr>
        <w:t>fondamentale</w:t>
      </w:r>
      <w:r w:rsidRPr="00E36C05">
        <w:rPr>
          <w:rFonts w:ascii="Times New Roman" w:hAnsi="Times New Roman" w:cs="Times New Roman"/>
          <w:spacing w:val="32"/>
          <w:sz w:val="26"/>
          <w:szCs w:val="26"/>
        </w:rPr>
        <w:t xml:space="preserve"> </w:t>
      </w:r>
      <w:r w:rsidRPr="00E36C05">
        <w:rPr>
          <w:rFonts w:ascii="Times New Roman" w:hAnsi="Times New Roman" w:cs="Times New Roman"/>
          <w:sz w:val="26"/>
          <w:szCs w:val="26"/>
        </w:rPr>
        <w:t>et</w:t>
      </w:r>
      <w:r w:rsidRPr="00E36C05">
        <w:rPr>
          <w:rFonts w:ascii="Times New Roman" w:hAnsi="Times New Roman" w:cs="Times New Roman"/>
          <w:spacing w:val="-4"/>
          <w:sz w:val="26"/>
          <w:szCs w:val="26"/>
        </w:rPr>
        <w:t xml:space="preserve"> </w:t>
      </w:r>
      <w:r w:rsidRPr="00E36C05">
        <w:rPr>
          <w:rFonts w:ascii="Times New Roman" w:hAnsi="Times New Roman" w:cs="Times New Roman"/>
          <w:sz w:val="26"/>
          <w:szCs w:val="26"/>
        </w:rPr>
        <w:t>transversale :</w:t>
      </w:r>
    </w:p>
    <w:p w14:paraId="2A95093D" w14:textId="7F8FC64F" w:rsidR="00FA3A50" w:rsidRPr="00E36C05" w:rsidRDefault="00E13429"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pacing w:val="-4"/>
          <w:sz w:val="26"/>
          <w:szCs w:val="26"/>
        </w:rPr>
        <w:t>- P</w:t>
      </w:r>
      <w:r w:rsidR="00FA3A50" w:rsidRPr="00E36C05">
        <w:rPr>
          <w:rFonts w:ascii="Times New Roman" w:hAnsi="Times New Roman" w:cs="Times New Roman"/>
          <w:spacing w:val="-4"/>
          <w:sz w:val="26"/>
          <w:szCs w:val="26"/>
        </w:rPr>
        <w:t>ar</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pacing w:val="-4"/>
          <w:sz w:val="26"/>
          <w:szCs w:val="26"/>
        </w:rPr>
        <w:t>l’appropriation</w:t>
      </w:r>
      <w:r w:rsidR="00FA3A50" w:rsidRPr="00E36C05">
        <w:rPr>
          <w:rFonts w:ascii="Times New Roman" w:hAnsi="Times New Roman" w:cs="Times New Roman"/>
          <w:spacing w:val="47"/>
          <w:sz w:val="26"/>
          <w:szCs w:val="26"/>
        </w:rPr>
        <w:t xml:space="preserve"> </w:t>
      </w:r>
      <w:r w:rsidR="00FA3A50" w:rsidRPr="00E36C05">
        <w:rPr>
          <w:rFonts w:ascii="Times New Roman" w:hAnsi="Times New Roman" w:cs="Times New Roman"/>
          <w:spacing w:val="-4"/>
          <w:sz w:val="26"/>
          <w:szCs w:val="26"/>
        </w:rPr>
        <w:t>et</w:t>
      </w:r>
      <w:r w:rsidR="00FA3A50" w:rsidRPr="00E36C05">
        <w:rPr>
          <w:rFonts w:ascii="Times New Roman" w:hAnsi="Times New Roman" w:cs="Times New Roman"/>
          <w:spacing w:val="-11"/>
          <w:sz w:val="26"/>
          <w:szCs w:val="26"/>
        </w:rPr>
        <w:t xml:space="preserve"> </w:t>
      </w:r>
      <w:r w:rsidR="00FA3A50" w:rsidRPr="00E36C05">
        <w:rPr>
          <w:rFonts w:ascii="Times New Roman" w:hAnsi="Times New Roman" w:cs="Times New Roman"/>
          <w:spacing w:val="-4"/>
          <w:sz w:val="26"/>
          <w:szCs w:val="26"/>
        </w:rPr>
        <w:t>l’utilisation</w:t>
      </w:r>
      <w:r w:rsidR="00FA3A50" w:rsidRPr="00E36C05">
        <w:rPr>
          <w:rFonts w:ascii="Times New Roman" w:hAnsi="Times New Roman" w:cs="Times New Roman"/>
          <w:spacing w:val="47"/>
          <w:sz w:val="26"/>
          <w:szCs w:val="26"/>
        </w:rPr>
        <w:t xml:space="preserve"> </w:t>
      </w:r>
      <w:r w:rsidR="00FA3A50" w:rsidRPr="00E36C05">
        <w:rPr>
          <w:rFonts w:ascii="Times New Roman" w:hAnsi="Times New Roman" w:cs="Times New Roman"/>
          <w:spacing w:val="-4"/>
          <w:sz w:val="26"/>
          <w:szCs w:val="26"/>
        </w:rPr>
        <w:t>intelligente</w:t>
      </w:r>
      <w:r w:rsidR="00FA3A50" w:rsidRPr="00E36C05">
        <w:rPr>
          <w:rFonts w:ascii="Times New Roman" w:hAnsi="Times New Roman" w:cs="Times New Roman"/>
          <w:spacing w:val="45"/>
          <w:sz w:val="26"/>
          <w:szCs w:val="26"/>
        </w:rPr>
        <w:t xml:space="preserve"> </w:t>
      </w:r>
      <w:r w:rsidR="00FA3A50" w:rsidRPr="00E36C05">
        <w:rPr>
          <w:rFonts w:ascii="Times New Roman" w:hAnsi="Times New Roman" w:cs="Times New Roman"/>
          <w:spacing w:val="-4"/>
          <w:sz w:val="26"/>
          <w:szCs w:val="26"/>
        </w:rPr>
        <w:t>du</w:t>
      </w:r>
      <w:r w:rsidR="00FA3A50" w:rsidRPr="00E36C05">
        <w:rPr>
          <w:rFonts w:ascii="Times New Roman" w:hAnsi="Times New Roman" w:cs="Times New Roman"/>
          <w:spacing w:val="-3"/>
          <w:sz w:val="26"/>
          <w:szCs w:val="26"/>
        </w:rPr>
        <w:t xml:space="preserve"> </w:t>
      </w:r>
      <w:r w:rsidR="00FA3A50" w:rsidRPr="00E36C05">
        <w:rPr>
          <w:rFonts w:ascii="Times New Roman" w:hAnsi="Times New Roman" w:cs="Times New Roman"/>
          <w:spacing w:val="-4"/>
          <w:sz w:val="26"/>
          <w:szCs w:val="26"/>
        </w:rPr>
        <w:t>numérique</w:t>
      </w:r>
      <w:r w:rsidR="00FA3A50" w:rsidRPr="00E36C05">
        <w:rPr>
          <w:rFonts w:ascii="Times New Roman" w:hAnsi="Times New Roman" w:cs="Times New Roman"/>
          <w:spacing w:val="40"/>
          <w:sz w:val="26"/>
          <w:szCs w:val="26"/>
        </w:rPr>
        <w:t xml:space="preserve"> </w:t>
      </w:r>
      <w:r w:rsidR="00FA3A50" w:rsidRPr="00E36C05">
        <w:rPr>
          <w:rFonts w:ascii="Times New Roman" w:hAnsi="Times New Roman" w:cs="Times New Roman"/>
          <w:spacing w:val="-10"/>
          <w:sz w:val="26"/>
          <w:szCs w:val="26"/>
        </w:rPr>
        <w:t>;</w:t>
      </w:r>
    </w:p>
    <w:p w14:paraId="613F4180" w14:textId="42EE3F20" w:rsidR="00FA3A50" w:rsidRPr="00E36C05" w:rsidRDefault="00E13429"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pacing w:val="-2"/>
          <w:sz w:val="26"/>
          <w:szCs w:val="26"/>
        </w:rPr>
        <w:t>- D</w:t>
      </w:r>
      <w:r w:rsidR="00FA3A50" w:rsidRPr="00E36C05">
        <w:rPr>
          <w:rFonts w:ascii="Times New Roman" w:hAnsi="Times New Roman" w:cs="Times New Roman"/>
          <w:spacing w:val="-2"/>
          <w:sz w:val="26"/>
          <w:szCs w:val="26"/>
        </w:rPr>
        <w:t>e</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pacing w:val="-2"/>
          <w:sz w:val="26"/>
          <w:szCs w:val="26"/>
        </w:rPr>
        <w:t>l’assurance</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pacing w:val="-2"/>
          <w:sz w:val="26"/>
          <w:szCs w:val="26"/>
        </w:rPr>
        <w:t>qualité</w:t>
      </w:r>
      <w:r w:rsidR="00FA3A50" w:rsidRPr="00E36C05">
        <w:rPr>
          <w:rFonts w:ascii="Times New Roman" w:hAnsi="Times New Roman" w:cs="Times New Roman"/>
          <w:spacing w:val="34"/>
          <w:sz w:val="26"/>
          <w:szCs w:val="26"/>
        </w:rPr>
        <w:t xml:space="preserve"> </w:t>
      </w:r>
      <w:r w:rsidR="00FA3A50" w:rsidRPr="00E36C05">
        <w:rPr>
          <w:rFonts w:ascii="Times New Roman" w:hAnsi="Times New Roman" w:cs="Times New Roman"/>
          <w:spacing w:val="-10"/>
          <w:sz w:val="26"/>
          <w:szCs w:val="26"/>
        </w:rPr>
        <w:t>;</w:t>
      </w:r>
    </w:p>
    <w:p w14:paraId="471A63AB" w14:textId="61161CCD" w:rsidR="00FA3A50" w:rsidRPr="00E36C05" w:rsidRDefault="00FB3EB8"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 D</w:t>
      </w:r>
      <w:r w:rsidR="00FA3A50" w:rsidRPr="00E36C05">
        <w:rPr>
          <w:rFonts w:ascii="Times New Roman" w:hAnsi="Times New Roman" w:cs="Times New Roman"/>
          <w:sz w:val="26"/>
          <w:szCs w:val="26"/>
        </w:rPr>
        <w:t>’un</w:t>
      </w:r>
      <w:r w:rsidR="00FA3A50" w:rsidRPr="00E36C05">
        <w:rPr>
          <w:rFonts w:ascii="Times New Roman" w:hAnsi="Times New Roman" w:cs="Times New Roman"/>
          <w:spacing w:val="-15"/>
          <w:sz w:val="26"/>
          <w:szCs w:val="26"/>
        </w:rPr>
        <w:t xml:space="preserve"> </w:t>
      </w:r>
      <w:r w:rsidR="00FA3A50" w:rsidRPr="00E36C05">
        <w:rPr>
          <w:rFonts w:ascii="Times New Roman" w:hAnsi="Times New Roman" w:cs="Times New Roman"/>
          <w:sz w:val="26"/>
          <w:szCs w:val="26"/>
        </w:rPr>
        <w:t>impact</w:t>
      </w:r>
      <w:r w:rsidR="00FA3A50" w:rsidRPr="00E36C05">
        <w:rPr>
          <w:rFonts w:ascii="Times New Roman" w:hAnsi="Times New Roman" w:cs="Times New Roman"/>
          <w:spacing w:val="1"/>
          <w:sz w:val="26"/>
          <w:szCs w:val="26"/>
        </w:rPr>
        <w:t xml:space="preserve"> </w:t>
      </w:r>
      <w:r w:rsidR="00FA3A50" w:rsidRPr="00E36C05">
        <w:rPr>
          <w:rFonts w:ascii="Times New Roman" w:hAnsi="Times New Roman" w:cs="Times New Roman"/>
          <w:sz w:val="26"/>
          <w:szCs w:val="26"/>
        </w:rPr>
        <w:t>accru</w:t>
      </w:r>
      <w:r w:rsidR="00FA3A50" w:rsidRPr="00E36C05">
        <w:rPr>
          <w:rFonts w:ascii="Times New Roman" w:hAnsi="Times New Roman" w:cs="Times New Roman"/>
          <w:spacing w:val="-15"/>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la</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recherche</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organisée</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aux</w:t>
      </w:r>
      <w:r w:rsidR="00FA3A50" w:rsidRPr="00E36C05">
        <w:rPr>
          <w:rFonts w:ascii="Times New Roman" w:hAnsi="Times New Roman" w:cs="Times New Roman"/>
          <w:spacing w:val="-15"/>
          <w:sz w:val="26"/>
          <w:szCs w:val="26"/>
        </w:rPr>
        <w:t xml:space="preserve"> </w:t>
      </w:r>
      <w:r w:rsidR="00FA3A50" w:rsidRPr="00E36C05">
        <w:rPr>
          <w:rFonts w:ascii="Times New Roman" w:hAnsi="Times New Roman" w:cs="Times New Roman"/>
          <w:sz w:val="26"/>
          <w:szCs w:val="26"/>
        </w:rPr>
        <w:t>bénéfices</w:t>
      </w:r>
      <w:r w:rsidR="00FA3A50" w:rsidRPr="00E36C05">
        <w:rPr>
          <w:rFonts w:ascii="Times New Roman" w:hAnsi="Times New Roman" w:cs="Times New Roman"/>
          <w:spacing w:val="-1"/>
          <w:sz w:val="26"/>
          <w:szCs w:val="26"/>
        </w:rPr>
        <w:t xml:space="preserve"> </w:t>
      </w:r>
      <w:r w:rsidR="00FA3A50" w:rsidRPr="00E36C05">
        <w:rPr>
          <w:rFonts w:ascii="Times New Roman" w:hAnsi="Times New Roman" w:cs="Times New Roman"/>
          <w:sz w:val="26"/>
          <w:szCs w:val="26"/>
        </w:rPr>
        <w:t>des</w:t>
      </w:r>
      <w:r w:rsidR="00FA3A50" w:rsidRPr="00E36C05">
        <w:rPr>
          <w:rFonts w:ascii="Times New Roman" w:hAnsi="Times New Roman" w:cs="Times New Roman"/>
          <w:spacing w:val="-13"/>
          <w:sz w:val="26"/>
          <w:szCs w:val="26"/>
        </w:rPr>
        <w:t xml:space="preserve"> </w:t>
      </w:r>
      <w:r w:rsidR="00FA3A50" w:rsidRPr="00E36C05">
        <w:rPr>
          <w:rFonts w:ascii="Times New Roman" w:hAnsi="Times New Roman" w:cs="Times New Roman"/>
          <w:sz w:val="26"/>
          <w:szCs w:val="26"/>
        </w:rPr>
        <w:t>communautés</w:t>
      </w:r>
      <w:r w:rsidR="00FA3A50" w:rsidRPr="00E36C05">
        <w:rPr>
          <w:rFonts w:ascii="Times New Roman" w:hAnsi="Times New Roman" w:cs="Times New Roman"/>
          <w:spacing w:val="9"/>
          <w:sz w:val="26"/>
          <w:szCs w:val="26"/>
        </w:rPr>
        <w:t xml:space="preserve"> </w:t>
      </w:r>
      <w:r w:rsidR="00FA3A50" w:rsidRPr="00E36C05">
        <w:rPr>
          <w:rFonts w:ascii="Times New Roman" w:hAnsi="Times New Roman" w:cs="Times New Roman"/>
          <w:spacing w:val="-10"/>
          <w:sz w:val="26"/>
          <w:szCs w:val="26"/>
        </w:rPr>
        <w:t>;</w:t>
      </w:r>
    </w:p>
    <w:p w14:paraId="5B6BCDF7" w14:textId="2D0D96DA" w:rsidR="00FA3A50" w:rsidRPr="00E36C05" w:rsidRDefault="00FB3EB8"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 D</w:t>
      </w:r>
      <w:r w:rsidR="00FA3A50" w:rsidRPr="00E36C05">
        <w:rPr>
          <w:rFonts w:ascii="Times New Roman" w:hAnsi="Times New Roman" w:cs="Times New Roman"/>
          <w:sz w:val="26"/>
          <w:szCs w:val="26"/>
        </w:rPr>
        <w:t>es</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outils</w:t>
      </w:r>
      <w:r w:rsidR="00FA3A50" w:rsidRPr="00E36C05">
        <w:rPr>
          <w:rFonts w:ascii="Times New Roman" w:hAnsi="Times New Roman" w:cs="Times New Roman"/>
          <w:spacing w:val="26"/>
          <w:sz w:val="26"/>
          <w:szCs w:val="26"/>
        </w:rPr>
        <w:t xml:space="preserve"> </w:t>
      </w:r>
      <w:r w:rsidR="00FA3A50" w:rsidRPr="00E36C05">
        <w:rPr>
          <w:rFonts w:ascii="Times New Roman" w:hAnsi="Times New Roman" w:cs="Times New Roman"/>
          <w:sz w:val="26"/>
          <w:szCs w:val="26"/>
        </w:rPr>
        <w:t>pédagogiques</w:t>
      </w:r>
      <w:r w:rsidR="00FA3A50" w:rsidRPr="00E36C05">
        <w:rPr>
          <w:rFonts w:ascii="Times New Roman" w:hAnsi="Times New Roman" w:cs="Times New Roman"/>
          <w:spacing w:val="27"/>
          <w:sz w:val="26"/>
          <w:szCs w:val="26"/>
        </w:rPr>
        <w:t xml:space="preserve"> </w:t>
      </w:r>
      <w:r w:rsidR="00FA3A50" w:rsidRPr="00E36C05">
        <w:rPr>
          <w:rFonts w:ascii="Times New Roman" w:hAnsi="Times New Roman" w:cs="Times New Roman"/>
          <w:sz w:val="26"/>
          <w:szCs w:val="26"/>
        </w:rPr>
        <w:t>et</w:t>
      </w:r>
      <w:r w:rsidR="00FA3A50" w:rsidRPr="00E36C05">
        <w:rPr>
          <w:rFonts w:ascii="Times New Roman" w:hAnsi="Times New Roman" w:cs="Times New Roman"/>
          <w:spacing w:val="-13"/>
          <w:sz w:val="26"/>
          <w:szCs w:val="26"/>
        </w:rPr>
        <w:t xml:space="preserve"> </w:t>
      </w:r>
      <w:r w:rsidR="00FA3A50" w:rsidRPr="00E36C05">
        <w:rPr>
          <w:rFonts w:ascii="Times New Roman" w:hAnsi="Times New Roman" w:cs="Times New Roman"/>
          <w:sz w:val="26"/>
          <w:szCs w:val="26"/>
        </w:rPr>
        <w:t>des</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offres</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z w:val="26"/>
          <w:szCs w:val="26"/>
        </w:rPr>
        <w:t xml:space="preserve">service </w:t>
      </w:r>
      <w:r w:rsidR="00FA3A50" w:rsidRPr="00E36C05">
        <w:rPr>
          <w:rFonts w:ascii="Times New Roman" w:hAnsi="Times New Roman" w:cs="Times New Roman"/>
          <w:spacing w:val="-10"/>
          <w:sz w:val="26"/>
          <w:szCs w:val="26"/>
        </w:rPr>
        <w:t>;</w:t>
      </w:r>
    </w:p>
    <w:p w14:paraId="38B0FB2C" w14:textId="0BFE1C2E" w:rsidR="00FA3A50" w:rsidRPr="00E36C05" w:rsidRDefault="00FB3EB8"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 D</w:t>
      </w:r>
      <w:r w:rsidR="00FA3A50" w:rsidRPr="00E36C05">
        <w:rPr>
          <w:rFonts w:ascii="Times New Roman" w:hAnsi="Times New Roman" w:cs="Times New Roman"/>
          <w:sz w:val="26"/>
          <w:szCs w:val="26"/>
        </w:rPr>
        <w:t>e</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z w:val="26"/>
          <w:szCs w:val="26"/>
        </w:rPr>
        <w:t>la</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z w:val="26"/>
          <w:szCs w:val="26"/>
        </w:rPr>
        <w:t>nécessité</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z w:val="26"/>
          <w:szCs w:val="26"/>
        </w:rPr>
        <w:t>développer</w:t>
      </w:r>
      <w:r w:rsidR="00FA3A50" w:rsidRPr="00E36C05">
        <w:rPr>
          <w:rFonts w:ascii="Times New Roman" w:hAnsi="Times New Roman" w:cs="Times New Roman"/>
          <w:spacing w:val="26"/>
          <w:sz w:val="26"/>
          <w:szCs w:val="26"/>
        </w:rPr>
        <w:t xml:space="preserve"> </w:t>
      </w:r>
      <w:r w:rsidR="00FA3A50" w:rsidRPr="00E36C05">
        <w:rPr>
          <w:rFonts w:ascii="Times New Roman" w:hAnsi="Times New Roman" w:cs="Times New Roman"/>
          <w:sz w:val="26"/>
          <w:szCs w:val="26"/>
        </w:rPr>
        <w:t>les</w:t>
      </w:r>
      <w:r w:rsidR="00FA3A50" w:rsidRPr="00E36C05">
        <w:rPr>
          <w:rFonts w:ascii="Times New Roman" w:hAnsi="Times New Roman" w:cs="Times New Roman"/>
          <w:spacing w:val="-8"/>
          <w:sz w:val="26"/>
          <w:szCs w:val="26"/>
        </w:rPr>
        <w:t xml:space="preserve"> </w:t>
      </w:r>
      <w:r w:rsidR="00FA3A50" w:rsidRPr="00E36C05">
        <w:rPr>
          <w:rFonts w:ascii="Times New Roman" w:hAnsi="Times New Roman" w:cs="Times New Roman"/>
          <w:sz w:val="26"/>
          <w:szCs w:val="26"/>
        </w:rPr>
        <w:t>partenariats</w:t>
      </w:r>
      <w:r w:rsidR="00FA3A50" w:rsidRPr="00E36C05">
        <w:rPr>
          <w:rFonts w:ascii="Times New Roman" w:hAnsi="Times New Roman" w:cs="Times New Roman"/>
          <w:spacing w:val="4"/>
          <w:sz w:val="26"/>
          <w:szCs w:val="26"/>
        </w:rPr>
        <w:t xml:space="preserve"> </w:t>
      </w:r>
      <w:r w:rsidR="00FA3A50" w:rsidRPr="00E36C05">
        <w:rPr>
          <w:rFonts w:ascii="Times New Roman" w:hAnsi="Times New Roman" w:cs="Times New Roman"/>
          <w:sz w:val="26"/>
          <w:szCs w:val="26"/>
        </w:rPr>
        <w:t>et</w:t>
      </w:r>
      <w:r w:rsidR="00FA3A50" w:rsidRPr="00E36C05">
        <w:rPr>
          <w:rFonts w:ascii="Times New Roman" w:hAnsi="Times New Roman" w:cs="Times New Roman"/>
          <w:spacing w:val="-13"/>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z w:val="26"/>
          <w:szCs w:val="26"/>
        </w:rPr>
        <w:t>bien</w:t>
      </w:r>
      <w:r w:rsidR="00FA3A50" w:rsidRPr="00E36C05">
        <w:rPr>
          <w:rFonts w:ascii="Times New Roman" w:hAnsi="Times New Roman" w:cs="Times New Roman"/>
          <w:spacing w:val="-5"/>
          <w:sz w:val="26"/>
          <w:szCs w:val="26"/>
        </w:rPr>
        <w:t xml:space="preserve"> </w:t>
      </w:r>
      <w:r w:rsidR="00FA3A50" w:rsidRPr="00E36C05">
        <w:rPr>
          <w:rFonts w:ascii="Times New Roman" w:hAnsi="Times New Roman" w:cs="Times New Roman"/>
          <w:spacing w:val="-2"/>
          <w:sz w:val="26"/>
          <w:szCs w:val="26"/>
        </w:rPr>
        <w:t>communiquer.</w:t>
      </w:r>
    </w:p>
    <w:p w14:paraId="427DB066" w14:textId="77777777" w:rsidR="00FA3A50" w:rsidRPr="00294738" w:rsidRDefault="00FA3A50" w:rsidP="00E36C05">
      <w:pPr>
        <w:spacing w:before="0" w:line="240" w:lineRule="auto"/>
        <w:ind w:left="0"/>
        <w:jc w:val="left"/>
        <w:rPr>
          <w:rFonts w:ascii="Arial" w:hAnsi="Arial" w:cs="Arial"/>
          <w:sz w:val="26"/>
          <w:szCs w:val="26"/>
        </w:rPr>
      </w:pPr>
    </w:p>
    <w:p w14:paraId="65AA2394" w14:textId="0C64FEE8" w:rsidR="00092C72" w:rsidRDefault="00092C72" w:rsidP="00E36C05">
      <w:pPr>
        <w:pStyle w:val="NormalWeb"/>
        <w:spacing w:before="0" w:beforeAutospacing="0"/>
      </w:pPr>
      <w:r>
        <w:rPr>
          <w:rStyle w:val="lev"/>
        </w:rPr>
        <w:t>Axe 1 : Amélioration de la qualité de l'enseignement</w:t>
      </w:r>
      <w:r>
        <w:br/>
        <w:t>L'université souhaite améliorer la qualité de l'enseignement en mettant en place des programmes de formation continue pour ses enseignants, afin qu'ils développent des compétences pédagogiques modernes. En intégrant des dispositifs qui promeuvent l'inclusion et luttent contre la discrimination et le harcèlement, elle vise à créer un environnement d'apprentissage plus équitable. L'actualisation des programmes académiques en fonction des besoins de la société et des standards internationaux est essentielle pour assurer leur pertinence. À long terme, l'introduction de méthodes d'enseignement innovantes, telles que l'apprentissage en ligne, hybride, et intégré au travail, renforcera la préparation des étudiants au monde professionnel. L'évaluation régulière des enseignants et des programmes permettra de maintenir des normes élevées, tandis que la politique d'emploi pluriannuelle assurera le recrutement et la rétention d'un corps professoral de qualité, tout en favorisant leur développement continu.</w:t>
      </w:r>
    </w:p>
    <w:p w14:paraId="4B23DF33" w14:textId="22BF9E59" w:rsidR="00092C72" w:rsidRDefault="00092C72" w:rsidP="00E36C05">
      <w:pPr>
        <w:pStyle w:val="NormalWeb"/>
        <w:spacing w:after="0" w:afterAutospacing="0"/>
      </w:pPr>
      <w:r>
        <w:rPr>
          <w:rStyle w:val="lev"/>
        </w:rPr>
        <w:lastRenderedPageBreak/>
        <w:t>Axe 2 : Renforcement de la recherche, de l'innovation, et de la créativité</w:t>
      </w:r>
      <w:r>
        <w:br/>
        <w:t>L'objectif de cet axe est de positionner l'université comme un acteur majeur de la recherche en créant des centres de recherche spécialisés sur des défis locaux et régionaux. En obtenant des financements pour des projets de recherche appliquée, l'université pourra orienter ses travaux vers des solutions concrètes pour la société. La publication régulière des résultats de recherche dans des revues scientifiques augmentera la visibilité académique et contribuera à l'avancement des connaissances. Le développement de partenariats avec des entreprises et des institutions permettra de mener des recherches conjointes. Enfin, la promotion de l’innovation et de l’entrepreneuriat étudiant, ainsi que l’organisation de conférences et symposiums internationaux, offriront des plateformes pour valoriser les compétences acquises et encourager les initiatives citoyennes, sportives, et artistiques.</w:t>
      </w:r>
    </w:p>
    <w:p w14:paraId="3A368530" w14:textId="1CC5EEE1" w:rsidR="00092C72" w:rsidRDefault="00092C72" w:rsidP="00E36C05">
      <w:pPr>
        <w:pStyle w:val="NormalWeb"/>
        <w:spacing w:after="0" w:afterAutospacing="0"/>
      </w:pPr>
      <w:r>
        <w:rPr>
          <w:rStyle w:val="lev"/>
        </w:rPr>
        <w:t>Axe 3 : Ouverture à l’international</w:t>
      </w:r>
      <w:r>
        <w:br/>
        <w:t>L'université vise à s'internationaliser en signant des partenariats avec des établissements étrangers, facilitant ainsi les échanges d'expertise et l'accès à de nouvelles perspectives pédagogiques. En accueillant des étudiants étrangers et en développant des programmes d'échange pour les étudiants, enseignants, et personnel, elle favorise un environnement multiculturel enrichissant. De plus, la participation à des consortiums de recherche internationaux permettra à l'université de se positionner sur la scène académique mondiale, tout en profitant des accréditations internationales pour renforcer sa réputation et son attractivité.</w:t>
      </w:r>
    </w:p>
    <w:p w14:paraId="58A05E39" w14:textId="4793FCAA" w:rsidR="00092C72" w:rsidRDefault="00092C72" w:rsidP="00E36C05">
      <w:pPr>
        <w:pStyle w:val="NormalWeb"/>
        <w:spacing w:after="0" w:afterAutospacing="0"/>
      </w:pPr>
      <w:r>
        <w:rPr>
          <w:rStyle w:val="lev"/>
        </w:rPr>
        <w:t>Axe 4 : Développement des infrastructures</w:t>
      </w:r>
      <w:r>
        <w:br/>
        <w:t>L'expansion des infrastructures est une priorité pour améliorer l’expérience étudiante et académique. De nouvelles salles de classe et laboratoires seront construits pour répondre à la croissance de la population étudiante, tandis que les bâtiments existants seront modernisés pour offrir un cadre de travail confortable. L'amélioration des bibliothèques et des installations technologiques facilitera l’accès aux ressources académiques. En créant des espaces verts et des zones de détente sur le campus, l’université vise à promouvoir un environnement de vie agréable. Un système de gestion des infrastructures sera mis en place pour garantir leur maintenance continue, et la capacité des résidences étudiantes sera augmentée afin de mieux répondre aux besoins en logement.</w:t>
      </w:r>
    </w:p>
    <w:p w14:paraId="1B4B9E1B" w14:textId="3905B140" w:rsidR="00092C72" w:rsidRDefault="00092C72" w:rsidP="00E36C05">
      <w:pPr>
        <w:pStyle w:val="NormalWeb"/>
        <w:spacing w:after="0" w:afterAutospacing="0"/>
      </w:pPr>
      <w:r>
        <w:rPr>
          <w:rStyle w:val="lev"/>
        </w:rPr>
        <w:t>Axe 5 : Renforcement des capacités administratives et financières</w:t>
      </w:r>
      <w:r>
        <w:br/>
        <w:t>Le renforcement des capacités administratives et financières repose sur la formation du personnel aux meilleures pratiques de gestion pour assurer l'efficacité des opérations quotidiennes. Il est essentiel de stimuler l'engagement de chaque membre de l'université dans l'amélioration continue de la qualité des services. L’optimisation des processus administratifs et financiers permettra de rationaliser les coûts et d’améliorer la transparence. Un système de gestion financière efficace sera mis en place pour garantir une utilisation judicieuse des ressources. Diversifier les sources de financement, notamment par le développement de programmes de formation continue payants et la levée de fonds, renforcera la durabilité financière de l'institution.</w:t>
      </w:r>
    </w:p>
    <w:p w14:paraId="3EFD2CC7" w14:textId="5972BE31" w:rsidR="00092C72" w:rsidRDefault="00092C72" w:rsidP="00E36C05">
      <w:pPr>
        <w:pStyle w:val="NormalWeb"/>
        <w:spacing w:after="0" w:afterAutospacing="0"/>
      </w:pPr>
      <w:r>
        <w:rPr>
          <w:rStyle w:val="lev"/>
        </w:rPr>
        <w:t>Axe 6 : Participation aux actions sociales et communautaires</w:t>
      </w:r>
      <w:r>
        <w:br/>
        <w:t>Cet axe vise à renforcer l’engagement de l’université dans des projets de développement communautaire en collaboration avec des partenaires locaux et des ONG. Des bourses d’études seront offertes aux étudiants issus de milieux défavorisés, afin de promouvoir l'inclusivité et l'égalité des chances. L'université prévoit également de créer des centres de services communautaires, offrant une variété de programmes d'éducation et de santé accessibles à la population locale. Ces initiatives contribueront à l'amélioration du bien-être social et renforceront les liens entre l'université et la communauté environnante.</w:t>
      </w:r>
    </w:p>
    <w:p w14:paraId="11ABA643" w14:textId="30AAEAE6" w:rsidR="00092C72" w:rsidRDefault="00092C72" w:rsidP="00E36C05">
      <w:pPr>
        <w:pStyle w:val="NormalWeb"/>
        <w:spacing w:after="0" w:afterAutospacing="0"/>
      </w:pPr>
      <w:r>
        <w:rPr>
          <w:rStyle w:val="lev"/>
        </w:rPr>
        <w:t>Axe 7 : Digitalisation et transformation numérique</w:t>
      </w:r>
      <w:r>
        <w:br/>
        <w:t xml:space="preserve">La digitalisation de l'université sera un pilier majeur de sa modernisation, avec le déploiement de plateformes de gestion académique et de communication pour faciliter l'accès aux informations et la coordination des activités. La création de ressources pédagogiques numériques, telles que des cours en ligne et des outils de simulation, permettra de rendre l'enseignement plus flexible et accessible. La mise en place de laboratoires virtuels favorisera l'apprentissage expérimental, tandis que la formation du personnel aux nouvelles technologies éducatives garantira une utilisation optimale des outils numériques. L'impact de </w:t>
      </w:r>
      <w:r>
        <w:lastRenderedPageBreak/>
        <w:t>cette transformation numérique sera régulièrement évalué pour ajuster les pratiques en fonction des résultats obtenus.</w:t>
      </w:r>
    </w:p>
    <w:p w14:paraId="4678B65D" w14:textId="77777777" w:rsidR="00D666F5" w:rsidRDefault="00D666F5" w:rsidP="00E36C05">
      <w:pPr>
        <w:pStyle w:val="NormalWeb"/>
        <w:spacing w:after="0" w:afterAutospacing="0"/>
      </w:pPr>
    </w:p>
    <w:p w14:paraId="01161543" w14:textId="02174C14" w:rsidR="00092C72" w:rsidRDefault="00092C72" w:rsidP="00E36C05">
      <w:pPr>
        <w:pStyle w:val="NormalWeb"/>
        <w:spacing w:after="0" w:afterAutospacing="0"/>
      </w:pPr>
      <w:r>
        <w:rPr>
          <w:rStyle w:val="lev"/>
        </w:rPr>
        <w:t>Axe 8 : Promotion de l’Université</w:t>
      </w:r>
      <w:r>
        <w:br/>
        <w:t>L'Université aspire à renforcer sa notoriété en s'ouvrant au grand public et en augmentant ses interactions avec les lycées et autres établissements scolaires. Cet effort de communication vise à attirer de nouveaux talents et à faire connaître l’université dans les milieux académiques et professionnels. La visibilité à l’international sera aussi accrue par la participation à des réseaux d’universités et des partenariats avec des institutions de renommée. Cela renforcera l'image de l’université en tant qu’acteur académique influent et diversifié.</w:t>
      </w:r>
    </w:p>
    <w:p w14:paraId="473A524D" w14:textId="1AC6522C" w:rsidR="00092C72" w:rsidRDefault="00092C72" w:rsidP="00E36C05">
      <w:pPr>
        <w:pStyle w:val="NormalWeb"/>
      </w:pPr>
      <w:r>
        <w:rPr>
          <w:rStyle w:val="lev"/>
        </w:rPr>
        <w:t>Axe 9 : Intégration des étudiants</w:t>
      </w:r>
      <w:r>
        <w:br/>
        <w:t>L'université met l'accent sur l'amélioration de l'accessibilité aux études pour tous, tout en favorisant la réussite académique. Elle développera une programmation culturelle et sportive inclusive pour encourager une vie de campus dynamique et enrichissante. Des initiatives visant à promouvoir les échanges et l’interaction entre les étudiants de divers horizons seront mises en place, et des projets pour rapprocher les étudiants socialement et géographiquement éloignés seront développés. Un accompagnement individuel des étudiants sera offert, du lycée jusqu'à leur entrée sur le marché du travail, pour soutenir leur épanouissement personnel et professionnel. Un dispositif de proximité pour l'écoute et le soutien des étudiants garantira leur bien-être tout au long de leur parcours universitaire.</w:t>
      </w:r>
    </w:p>
    <w:p w14:paraId="7034A213" w14:textId="155C2033" w:rsidR="00FA3A50" w:rsidRPr="00D666F5" w:rsidRDefault="00FA3A50" w:rsidP="00294738">
      <w:pPr>
        <w:spacing w:before="0" w:line="276" w:lineRule="auto"/>
        <w:ind w:left="0"/>
        <w:rPr>
          <w:rFonts w:ascii="Times New Roman" w:hAnsi="Times New Roman" w:cs="Times New Roman"/>
          <w:b/>
          <w:bCs/>
          <w:sz w:val="32"/>
          <w:szCs w:val="32"/>
        </w:rPr>
      </w:pPr>
      <w:r w:rsidRPr="00D666F5">
        <w:rPr>
          <w:rFonts w:ascii="Times New Roman" w:hAnsi="Times New Roman" w:cs="Times New Roman"/>
          <w:b/>
          <w:bCs/>
          <w:sz w:val="32"/>
          <w:szCs w:val="32"/>
        </w:rPr>
        <w:t>1-11-</w:t>
      </w:r>
      <w:r w:rsidR="003D39B2" w:rsidRPr="00D666F5">
        <w:rPr>
          <w:rFonts w:ascii="Times New Roman" w:hAnsi="Times New Roman" w:cs="Times New Roman"/>
          <w:b/>
          <w:bCs/>
          <w:sz w:val="32"/>
          <w:szCs w:val="32"/>
        </w:rPr>
        <w:t xml:space="preserve"> </w:t>
      </w:r>
      <w:r w:rsidRPr="00D666F5">
        <w:rPr>
          <w:rFonts w:ascii="Times New Roman" w:hAnsi="Times New Roman" w:cs="Times New Roman"/>
          <w:b/>
          <w:bCs/>
          <w:sz w:val="32"/>
          <w:szCs w:val="32"/>
        </w:rPr>
        <w:t>Partenariats</w:t>
      </w:r>
    </w:p>
    <w:p w14:paraId="193E6F4A" w14:textId="63194394" w:rsidR="00FA3A50" w:rsidRPr="00D666F5" w:rsidRDefault="00FA3A50" w:rsidP="00294738">
      <w:pPr>
        <w:spacing w:before="0" w:line="276" w:lineRule="auto"/>
        <w:ind w:left="0"/>
        <w:rPr>
          <w:rFonts w:ascii="Times New Roman" w:hAnsi="Times New Roman" w:cs="Times New Roman"/>
          <w:sz w:val="26"/>
          <w:szCs w:val="26"/>
        </w:rPr>
      </w:pPr>
      <w:bookmarkStart w:id="4" w:name="_TOC_250000"/>
      <w:bookmarkEnd w:id="4"/>
      <w:r w:rsidRPr="00D666F5">
        <w:rPr>
          <w:rFonts w:ascii="Times New Roman" w:hAnsi="Times New Roman" w:cs="Times New Roman"/>
          <w:sz w:val="26"/>
          <w:szCs w:val="26"/>
        </w:rPr>
        <w:t>Depuis sa création, l’UPFHOB-MALI a développé un réseau de partenariats tant au niveau national qu’international.</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La</w:t>
      </w:r>
      <w:r w:rsidRPr="00D666F5">
        <w:rPr>
          <w:rFonts w:ascii="Times New Roman" w:hAnsi="Times New Roman" w:cs="Times New Roman"/>
          <w:spacing w:val="-7"/>
          <w:sz w:val="26"/>
          <w:szCs w:val="26"/>
        </w:rPr>
        <w:t xml:space="preserve"> </w:t>
      </w:r>
      <w:r w:rsidRPr="00D666F5">
        <w:rPr>
          <w:rFonts w:ascii="Times New Roman" w:hAnsi="Times New Roman" w:cs="Times New Roman"/>
          <w:sz w:val="26"/>
          <w:szCs w:val="26"/>
        </w:rPr>
        <w:t>crédibilité</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des différents diplômes</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décernés par l’UPFHOB-MALI est</w:t>
      </w:r>
      <w:r w:rsidRPr="00D666F5">
        <w:rPr>
          <w:rFonts w:ascii="Times New Roman" w:hAnsi="Times New Roman" w:cs="Times New Roman"/>
          <w:spacing w:val="-2"/>
          <w:sz w:val="26"/>
          <w:szCs w:val="26"/>
        </w:rPr>
        <w:t xml:space="preserve"> </w:t>
      </w:r>
      <w:r w:rsidRPr="00D666F5">
        <w:rPr>
          <w:rFonts w:ascii="Times New Roman" w:hAnsi="Times New Roman" w:cs="Times New Roman"/>
          <w:sz w:val="26"/>
          <w:szCs w:val="26"/>
        </w:rPr>
        <w:t>renforcée</w:t>
      </w:r>
      <w:r w:rsidRPr="00D666F5">
        <w:rPr>
          <w:rFonts w:ascii="Times New Roman" w:hAnsi="Times New Roman" w:cs="Times New Roman"/>
          <w:spacing w:val="-8"/>
          <w:sz w:val="26"/>
          <w:szCs w:val="26"/>
        </w:rPr>
        <w:t xml:space="preserve"> </w:t>
      </w:r>
      <w:r w:rsidRPr="00D666F5">
        <w:rPr>
          <w:rFonts w:ascii="Times New Roman" w:hAnsi="Times New Roman" w:cs="Times New Roman"/>
          <w:sz w:val="26"/>
          <w:szCs w:val="26"/>
        </w:rPr>
        <w:t>par ses partenariats avec des</w:t>
      </w:r>
      <w:r w:rsidRPr="00D666F5">
        <w:rPr>
          <w:rFonts w:ascii="Times New Roman" w:hAnsi="Times New Roman" w:cs="Times New Roman"/>
          <w:spacing w:val="-2"/>
          <w:sz w:val="26"/>
          <w:szCs w:val="26"/>
        </w:rPr>
        <w:t xml:space="preserve"> </w:t>
      </w:r>
      <w:r w:rsidRPr="00D666F5">
        <w:rPr>
          <w:rFonts w:ascii="Times New Roman" w:hAnsi="Times New Roman" w:cs="Times New Roman"/>
          <w:sz w:val="26"/>
          <w:szCs w:val="26"/>
        </w:rPr>
        <w:t>universités</w:t>
      </w:r>
      <w:r w:rsidR="00A3712C">
        <w:rPr>
          <w:rFonts w:ascii="Times New Roman" w:hAnsi="Times New Roman" w:cs="Times New Roman"/>
          <w:sz w:val="26"/>
          <w:szCs w:val="26"/>
        </w:rPr>
        <w:t xml:space="preserve">, </w:t>
      </w:r>
      <w:r w:rsidRPr="00D666F5">
        <w:rPr>
          <w:rFonts w:ascii="Times New Roman" w:hAnsi="Times New Roman" w:cs="Times New Roman"/>
          <w:sz w:val="26"/>
          <w:szCs w:val="26"/>
        </w:rPr>
        <w:t>instituts</w:t>
      </w:r>
      <w:r w:rsidR="00A3712C">
        <w:rPr>
          <w:rFonts w:ascii="Times New Roman" w:hAnsi="Times New Roman" w:cs="Times New Roman"/>
          <w:sz w:val="26"/>
          <w:szCs w:val="26"/>
        </w:rPr>
        <w:t>, et structures socio-professionnelles</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nationaux</w:t>
      </w:r>
      <w:r w:rsidRPr="00D666F5">
        <w:rPr>
          <w:rFonts w:ascii="Times New Roman" w:hAnsi="Times New Roman" w:cs="Times New Roman"/>
          <w:spacing w:val="31"/>
          <w:sz w:val="26"/>
          <w:szCs w:val="26"/>
        </w:rPr>
        <w:t xml:space="preserve"> </w:t>
      </w:r>
      <w:r w:rsidRPr="00D666F5">
        <w:rPr>
          <w:rFonts w:ascii="Times New Roman" w:hAnsi="Times New Roman" w:cs="Times New Roman"/>
          <w:sz w:val="26"/>
          <w:szCs w:val="26"/>
        </w:rPr>
        <w:t>et</w:t>
      </w:r>
      <w:r w:rsidRPr="00D666F5">
        <w:rPr>
          <w:rFonts w:ascii="Times New Roman" w:hAnsi="Times New Roman" w:cs="Times New Roman"/>
          <w:spacing w:val="-7"/>
          <w:sz w:val="26"/>
          <w:szCs w:val="26"/>
        </w:rPr>
        <w:t xml:space="preserve"> </w:t>
      </w:r>
      <w:r w:rsidRPr="00D666F5">
        <w:rPr>
          <w:rFonts w:ascii="Times New Roman" w:hAnsi="Times New Roman" w:cs="Times New Roman"/>
          <w:sz w:val="26"/>
          <w:szCs w:val="26"/>
        </w:rPr>
        <w:t>internationaux</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tels que :</w:t>
      </w:r>
    </w:p>
    <w:p w14:paraId="22A4BC93" w14:textId="50A5D2EE" w:rsidR="000B49CA" w:rsidRDefault="003D39B2" w:rsidP="00294738">
      <w:pPr>
        <w:spacing w:before="0" w:line="276" w:lineRule="auto"/>
        <w:ind w:left="0"/>
        <w:rPr>
          <w:rFonts w:ascii="Times New Roman" w:hAnsi="Times New Roman" w:cs="Times New Roman"/>
          <w:color w:val="FF0000"/>
          <w:sz w:val="26"/>
          <w:szCs w:val="26"/>
        </w:rPr>
      </w:pPr>
      <w:commentRangeStart w:id="5"/>
      <w:r w:rsidRPr="00D666F5">
        <w:rPr>
          <w:rFonts w:ascii="Times New Roman" w:hAnsi="Times New Roman" w:cs="Times New Roman"/>
          <w:color w:val="FF0000"/>
          <w:sz w:val="26"/>
          <w:szCs w:val="26"/>
        </w:rPr>
        <w:t>Université</w:t>
      </w:r>
      <w:r w:rsidR="00FA3A50" w:rsidRPr="00D666F5">
        <w:rPr>
          <w:rFonts w:ascii="Times New Roman" w:hAnsi="Times New Roman" w:cs="Times New Roman"/>
          <w:color w:val="FF0000"/>
          <w:spacing w:val="20"/>
          <w:sz w:val="26"/>
          <w:szCs w:val="26"/>
        </w:rPr>
        <w:t xml:space="preserve"> </w:t>
      </w:r>
      <w:r w:rsidR="000B49CA">
        <w:rPr>
          <w:rFonts w:ascii="Times New Roman" w:hAnsi="Times New Roman" w:cs="Times New Roman"/>
          <w:color w:val="FF0000"/>
          <w:spacing w:val="20"/>
          <w:sz w:val="26"/>
          <w:szCs w:val="26"/>
        </w:rPr>
        <w:t xml:space="preserve">El Hadji </w:t>
      </w:r>
      <w:r w:rsidR="000B49CA">
        <w:rPr>
          <w:rFonts w:ascii="Times New Roman" w:hAnsi="Times New Roman" w:cs="Times New Roman"/>
          <w:color w:val="FF0000"/>
          <w:sz w:val="26"/>
          <w:szCs w:val="26"/>
        </w:rPr>
        <w:t>Ibrahima Niasse de Dakar (Sénégal)</w:t>
      </w:r>
    </w:p>
    <w:p w14:paraId="0B403244" w14:textId="1C8EE602" w:rsidR="00FA3A50" w:rsidRPr="00D666F5" w:rsidRDefault="000B49CA" w:rsidP="00294738">
      <w:pPr>
        <w:spacing w:before="0" w:line="276" w:lineRule="auto"/>
        <w:ind w:left="0"/>
        <w:rPr>
          <w:rFonts w:ascii="Times New Roman" w:hAnsi="Times New Roman" w:cs="Times New Roman"/>
          <w:color w:val="FF0000"/>
          <w:sz w:val="26"/>
          <w:szCs w:val="26"/>
        </w:rPr>
      </w:pPr>
      <w:r>
        <w:rPr>
          <w:rFonts w:ascii="Times New Roman" w:hAnsi="Times New Roman" w:cs="Times New Roman"/>
          <w:color w:val="FF0000"/>
          <w:sz w:val="26"/>
          <w:szCs w:val="26"/>
        </w:rPr>
        <w:t xml:space="preserve">Université Kofi Annan de Guinée (Guinée Conakry) </w:t>
      </w:r>
      <w:r w:rsidR="00FA3A50" w:rsidRPr="00D666F5">
        <w:rPr>
          <w:rFonts w:ascii="Times New Roman" w:hAnsi="Times New Roman" w:cs="Times New Roman"/>
          <w:color w:val="FF0000"/>
          <w:spacing w:val="-10"/>
          <w:sz w:val="26"/>
          <w:szCs w:val="26"/>
        </w:rPr>
        <w:t>;</w:t>
      </w:r>
    </w:p>
    <w:p w14:paraId="6339ED9A" w14:textId="64A59D5A" w:rsidR="00FA3A50" w:rsidRPr="00D666F5" w:rsidRDefault="00FA3A50" w:rsidP="00294738">
      <w:pPr>
        <w:spacing w:before="0" w:line="276" w:lineRule="auto"/>
        <w:ind w:left="0"/>
        <w:rPr>
          <w:rFonts w:ascii="Times New Roman" w:hAnsi="Times New Roman" w:cs="Times New Roman"/>
          <w:color w:val="FF0000"/>
          <w:sz w:val="26"/>
          <w:szCs w:val="26"/>
        </w:rPr>
      </w:pPr>
      <w:r w:rsidRPr="00D666F5">
        <w:rPr>
          <w:rFonts w:ascii="Times New Roman" w:hAnsi="Times New Roman" w:cs="Times New Roman"/>
          <w:color w:val="FF0000"/>
          <w:spacing w:val="-2"/>
          <w:sz w:val="26"/>
          <w:szCs w:val="26"/>
        </w:rPr>
        <w:t>Universi</w:t>
      </w:r>
      <w:r w:rsidR="000B49CA">
        <w:rPr>
          <w:rFonts w:ascii="Times New Roman" w:hAnsi="Times New Roman" w:cs="Times New Roman"/>
          <w:color w:val="FF0000"/>
          <w:spacing w:val="-2"/>
          <w:sz w:val="26"/>
          <w:szCs w:val="26"/>
        </w:rPr>
        <w:t xml:space="preserve">té de Monastir </w:t>
      </w:r>
      <w:r w:rsidRPr="00D666F5">
        <w:rPr>
          <w:rFonts w:ascii="Times New Roman" w:hAnsi="Times New Roman" w:cs="Times New Roman"/>
          <w:color w:val="FF0000"/>
          <w:spacing w:val="-2"/>
          <w:sz w:val="26"/>
          <w:szCs w:val="26"/>
        </w:rPr>
        <w:t>(</w:t>
      </w:r>
      <w:r w:rsidR="000B49CA">
        <w:rPr>
          <w:rFonts w:ascii="Times New Roman" w:hAnsi="Times New Roman" w:cs="Times New Roman"/>
          <w:color w:val="FF0000"/>
          <w:spacing w:val="-2"/>
          <w:sz w:val="26"/>
          <w:szCs w:val="26"/>
        </w:rPr>
        <w:t>Tunisie</w:t>
      </w:r>
      <w:r w:rsidRPr="00D666F5">
        <w:rPr>
          <w:rFonts w:ascii="Times New Roman" w:hAnsi="Times New Roman" w:cs="Times New Roman"/>
          <w:color w:val="FF0000"/>
          <w:spacing w:val="-2"/>
          <w:sz w:val="26"/>
          <w:szCs w:val="26"/>
        </w:rPr>
        <w:t>)</w:t>
      </w:r>
      <w:r w:rsidRPr="00D666F5">
        <w:rPr>
          <w:rFonts w:ascii="Times New Roman" w:hAnsi="Times New Roman" w:cs="Times New Roman"/>
          <w:color w:val="FF0000"/>
          <w:spacing w:val="-6"/>
          <w:sz w:val="26"/>
          <w:szCs w:val="26"/>
        </w:rPr>
        <w:t xml:space="preserve"> </w:t>
      </w:r>
      <w:r w:rsidRPr="00D666F5">
        <w:rPr>
          <w:rFonts w:ascii="Times New Roman" w:hAnsi="Times New Roman" w:cs="Times New Roman"/>
          <w:color w:val="FF0000"/>
          <w:spacing w:val="-10"/>
          <w:sz w:val="26"/>
          <w:szCs w:val="26"/>
        </w:rPr>
        <w:t>;</w:t>
      </w:r>
    </w:p>
    <w:p w14:paraId="55D80C95" w14:textId="53AF2222" w:rsidR="00FA3A50" w:rsidRPr="00D666F5" w:rsidRDefault="000B49CA" w:rsidP="00294738">
      <w:pPr>
        <w:spacing w:before="0" w:line="276" w:lineRule="auto"/>
        <w:ind w:left="0"/>
        <w:rPr>
          <w:rFonts w:ascii="Times New Roman" w:hAnsi="Times New Roman" w:cs="Times New Roman"/>
          <w:color w:val="FF0000"/>
          <w:sz w:val="26"/>
          <w:szCs w:val="26"/>
        </w:rPr>
      </w:pPr>
      <w:r>
        <w:rPr>
          <w:rFonts w:ascii="Times New Roman" w:hAnsi="Times New Roman" w:cs="Times New Roman"/>
          <w:color w:val="FF0000"/>
          <w:sz w:val="26"/>
          <w:szCs w:val="26"/>
        </w:rPr>
        <w:t>RUSTA-Universités</w:t>
      </w:r>
      <w:r w:rsidR="00FA3A50" w:rsidRPr="00D666F5">
        <w:rPr>
          <w:rFonts w:ascii="Times New Roman" w:hAnsi="Times New Roman" w:cs="Times New Roman"/>
          <w:color w:val="FF0000"/>
          <w:spacing w:val="-11"/>
          <w:sz w:val="26"/>
          <w:szCs w:val="26"/>
        </w:rPr>
        <w:t xml:space="preserve"> </w:t>
      </w:r>
      <w:r w:rsidR="00FA3A50" w:rsidRPr="00D666F5">
        <w:rPr>
          <w:rFonts w:ascii="Times New Roman" w:hAnsi="Times New Roman" w:cs="Times New Roman"/>
          <w:color w:val="FF0000"/>
          <w:sz w:val="26"/>
          <w:szCs w:val="26"/>
        </w:rPr>
        <w:t>(C</w:t>
      </w:r>
      <w:r>
        <w:rPr>
          <w:rFonts w:ascii="Times New Roman" w:hAnsi="Times New Roman" w:cs="Times New Roman"/>
          <w:color w:val="FF0000"/>
          <w:sz w:val="26"/>
          <w:szCs w:val="26"/>
        </w:rPr>
        <w:t>ôte d’Ivoire</w:t>
      </w:r>
      <w:r w:rsidR="00FA3A50" w:rsidRPr="00D666F5">
        <w:rPr>
          <w:rFonts w:ascii="Times New Roman" w:hAnsi="Times New Roman" w:cs="Times New Roman"/>
          <w:color w:val="FF0000"/>
          <w:sz w:val="26"/>
          <w:szCs w:val="26"/>
        </w:rPr>
        <w:t>)</w:t>
      </w:r>
      <w:r w:rsidR="00FA3A50" w:rsidRPr="00D666F5">
        <w:rPr>
          <w:rFonts w:ascii="Times New Roman" w:hAnsi="Times New Roman" w:cs="Times New Roman"/>
          <w:color w:val="FF0000"/>
          <w:spacing w:val="-4"/>
          <w:sz w:val="26"/>
          <w:szCs w:val="26"/>
        </w:rPr>
        <w:t xml:space="preserve"> </w:t>
      </w:r>
      <w:r w:rsidR="00FA3A50" w:rsidRPr="00D666F5">
        <w:rPr>
          <w:rFonts w:ascii="Times New Roman" w:hAnsi="Times New Roman" w:cs="Times New Roman"/>
          <w:color w:val="FF0000"/>
          <w:spacing w:val="-10"/>
          <w:sz w:val="26"/>
          <w:szCs w:val="26"/>
        </w:rPr>
        <w:t>;</w:t>
      </w:r>
    </w:p>
    <w:p w14:paraId="0C4433D6" w14:textId="4B79764D" w:rsidR="00FA3A50" w:rsidRPr="00D666F5" w:rsidRDefault="00DE43F8" w:rsidP="00294738">
      <w:pPr>
        <w:spacing w:before="0" w:line="276" w:lineRule="auto"/>
        <w:ind w:left="0"/>
        <w:rPr>
          <w:rFonts w:ascii="Times New Roman" w:hAnsi="Times New Roman" w:cs="Times New Roman"/>
          <w:color w:val="FF0000"/>
          <w:sz w:val="26"/>
          <w:szCs w:val="26"/>
        </w:rPr>
      </w:pPr>
      <w:r>
        <w:rPr>
          <w:rFonts w:ascii="Times New Roman" w:hAnsi="Times New Roman" w:cs="Times New Roman"/>
          <w:color w:val="FF0000"/>
          <w:spacing w:val="-2"/>
          <w:sz w:val="26"/>
          <w:szCs w:val="26"/>
        </w:rPr>
        <w:t xml:space="preserve">Institut Continental d’Apprentissage pour le Développement de l’Entrepreneuriat Social </w:t>
      </w:r>
      <w:r w:rsidR="00FA3A50" w:rsidRPr="00D666F5">
        <w:rPr>
          <w:rFonts w:ascii="Times New Roman" w:hAnsi="Times New Roman" w:cs="Times New Roman"/>
          <w:color w:val="FF0000"/>
          <w:spacing w:val="-2"/>
          <w:sz w:val="26"/>
          <w:szCs w:val="26"/>
        </w:rPr>
        <w:t>(</w:t>
      </w:r>
      <w:r>
        <w:rPr>
          <w:rFonts w:ascii="Times New Roman" w:hAnsi="Times New Roman" w:cs="Times New Roman"/>
          <w:color w:val="FF0000"/>
          <w:spacing w:val="-2"/>
          <w:sz w:val="26"/>
          <w:szCs w:val="26"/>
        </w:rPr>
        <w:t>Mauritanie</w:t>
      </w:r>
      <w:r w:rsidR="00FA3A50" w:rsidRPr="00D666F5">
        <w:rPr>
          <w:rFonts w:ascii="Times New Roman" w:hAnsi="Times New Roman" w:cs="Times New Roman"/>
          <w:color w:val="FF0000"/>
          <w:spacing w:val="-2"/>
          <w:sz w:val="26"/>
          <w:szCs w:val="26"/>
        </w:rPr>
        <w:t>)</w:t>
      </w:r>
      <w:r w:rsidR="00FA3A50" w:rsidRPr="00D666F5">
        <w:rPr>
          <w:rFonts w:ascii="Times New Roman" w:hAnsi="Times New Roman" w:cs="Times New Roman"/>
          <w:color w:val="FF0000"/>
          <w:spacing w:val="-10"/>
          <w:sz w:val="26"/>
          <w:szCs w:val="26"/>
        </w:rPr>
        <w:t>;</w:t>
      </w:r>
    </w:p>
    <w:p w14:paraId="1CFF1FB1" w14:textId="2463115C" w:rsidR="003950AA" w:rsidRDefault="00DE43F8" w:rsidP="00294738">
      <w:pPr>
        <w:spacing w:before="0" w:line="276" w:lineRule="auto"/>
        <w:ind w:left="0"/>
        <w:rPr>
          <w:rFonts w:ascii="Times New Roman" w:hAnsi="Times New Roman" w:cs="Times New Roman"/>
          <w:color w:val="FF0000"/>
          <w:spacing w:val="-10"/>
          <w:sz w:val="26"/>
          <w:szCs w:val="26"/>
        </w:rPr>
      </w:pPr>
      <w:r>
        <w:rPr>
          <w:rFonts w:ascii="Times New Roman" w:hAnsi="Times New Roman" w:cs="Times New Roman"/>
          <w:color w:val="FF0000"/>
          <w:sz w:val="26"/>
          <w:szCs w:val="26"/>
        </w:rPr>
        <w:t>Institut de Formation Sainte Marie</w:t>
      </w:r>
      <w:r w:rsidR="00A3712C">
        <w:rPr>
          <w:rFonts w:ascii="Times New Roman" w:hAnsi="Times New Roman" w:cs="Times New Roman"/>
          <w:color w:val="FF0000"/>
          <w:sz w:val="26"/>
          <w:szCs w:val="26"/>
        </w:rPr>
        <w:t xml:space="preserve"> </w:t>
      </w:r>
      <w:r>
        <w:rPr>
          <w:rFonts w:ascii="Times New Roman" w:hAnsi="Times New Roman" w:cs="Times New Roman"/>
          <w:color w:val="FF0000"/>
          <w:sz w:val="26"/>
          <w:szCs w:val="26"/>
        </w:rPr>
        <w:t>(Côte d’Ivoire)</w:t>
      </w:r>
      <w:r w:rsidR="00FA3A50" w:rsidRPr="00D666F5">
        <w:rPr>
          <w:rFonts w:ascii="Times New Roman" w:hAnsi="Times New Roman" w:cs="Times New Roman"/>
          <w:color w:val="FF0000"/>
          <w:spacing w:val="-10"/>
          <w:sz w:val="26"/>
          <w:szCs w:val="26"/>
        </w:rPr>
        <w:t>;</w:t>
      </w:r>
      <w:commentRangeEnd w:id="5"/>
      <w:r w:rsidR="00DC64F2">
        <w:rPr>
          <w:rStyle w:val="Marquedecommentaire"/>
        </w:rPr>
        <w:commentReference w:id="5"/>
      </w:r>
    </w:p>
    <w:p w14:paraId="306ED428" w14:textId="77777777" w:rsidR="00D82D9D" w:rsidRPr="00294738" w:rsidRDefault="00D82D9D" w:rsidP="00294738">
      <w:pPr>
        <w:spacing w:before="0" w:line="276" w:lineRule="auto"/>
        <w:ind w:left="0"/>
        <w:rPr>
          <w:rFonts w:ascii="Arial" w:hAnsi="Arial" w:cs="Arial"/>
          <w:b/>
          <w:i/>
          <w:sz w:val="26"/>
          <w:szCs w:val="26"/>
        </w:rPr>
      </w:pPr>
    </w:p>
    <w:p w14:paraId="16242A13" w14:textId="1133A207" w:rsidR="00D82D9D" w:rsidRPr="00DC64F2" w:rsidRDefault="002864E8" w:rsidP="00294738">
      <w:pPr>
        <w:spacing w:before="0" w:line="276" w:lineRule="auto"/>
        <w:ind w:left="0"/>
        <w:rPr>
          <w:rFonts w:ascii="Times New Roman" w:hAnsi="Times New Roman" w:cs="Times New Roman"/>
          <w:b/>
          <w:spacing w:val="-5"/>
          <w:sz w:val="40"/>
          <w:szCs w:val="40"/>
        </w:rPr>
      </w:pPr>
      <w:r w:rsidRPr="00DC64F2">
        <w:rPr>
          <w:rFonts w:ascii="Times New Roman" w:hAnsi="Times New Roman" w:cs="Times New Roman"/>
          <w:sz w:val="40"/>
          <w:szCs w:val="40"/>
        </w:rPr>
        <w:t>II-</w:t>
      </w:r>
      <w:hyperlink w:anchor="_bookmark1" w:history="1">
        <w:r w:rsidR="00D82D9D" w:rsidRPr="00DC64F2">
          <w:rPr>
            <w:rFonts w:ascii="Times New Roman" w:hAnsi="Times New Roman" w:cs="Times New Roman"/>
            <w:b/>
            <w:spacing w:val="-2"/>
            <w:sz w:val="40"/>
            <w:szCs w:val="40"/>
          </w:rPr>
          <w:t>ETUDES</w:t>
        </w:r>
        <w:r w:rsidR="00D82D9D" w:rsidRPr="00DC64F2">
          <w:rPr>
            <w:rFonts w:ascii="Times New Roman" w:hAnsi="Times New Roman" w:cs="Times New Roman"/>
            <w:b/>
            <w:sz w:val="40"/>
            <w:szCs w:val="40"/>
          </w:rPr>
          <w:tab/>
        </w:r>
      </w:hyperlink>
    </w:p>
    <w:p w14:paraId="51F8E797" w14:textId="0ECBA4A4" w:rsidR="00BE1E68" w:rsidRPr="00DC64F2" w:rsidRDefault="00BE1E68" w:rsidP="00294738">
      <w:pPr>
        <w:spacing w:before="0" w:line="276" w:lineRule="auto"/>
        <w:ind w:left="0"/>
        <w:rPr>
          <w:rFonts w:ascii="Times New Roman" w:hAnsi="Times New Roman" w:cs="Times New Roman"/>
          <w:b/>
          <w:iCs/>
          <w:sz w:val="26"/>
          <w:szCs w:val="26"/>
        </w:rPr>
      </w:pPr>
      <w:r w:rsidRPr="00DC64F2">
        <w:rPr>
          <w:rFonts w:ascii="Times New Roman" w:hAnsi="Times New Roman" w:cs="Times New Roman"/>
          <w:b/>
          <w:iCs/>
          <w:spacing w:val="-5"/>
          <w:sz w:val="32"/>
          <w:szCs w:val="32"/>
        </w:rPr>
        <w:t>2-1-Cycles de formation</w:t>
      </w:r>
    </w:p>
    <w:p w14:paraId="1B86363B" w14:textId="3DF2F50A" w:rsidR="00FE3FB6" w:rsidRPr="00DC64F2" w:rsidRDefault="00D63677" w:rsidP="00294738">
      <w:pPr>
        <w:spacing w:before="0" w:line="276" w:lineRule="auto"/>
        <w:ind w:left="0"/>
        <w:rPr>
          <w:rFonts w:ascii="Times New Roman" w:hAnsi="Times New Roman" w:cs="Times New Roman"/>
          <w:b/>
          <w:sz w:val="26"/>
          <w:szCs w:val="26"/>
        </w:rPr>
      </w:pPr>
      <w:r w:rsidRPr="00DC64F2">
        <w:rPr>
          <w:rFonts w:ascii="Times New Roman" w:hAnsi="Times New Roman" w:cs="Times New Roman"/>
          <w:b/>
          <w:sz w:val="26"/>
          <w:szCs w:val="26"/>
        </w:rPr>
        <w:t xml:space="preserve">Premier cycle </w:t>
      </w:r>
    </w:p>
    <w:p w14:paraId="64447404" w14:textId="768DF5F9"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L’UPFHOB-MALI accueille non seulement le</w:t>
      </w:r>
      <w:r w:rsidR="0097562B">
        <w:rPr>
          <w:rFonts w:ascii="Times New Roman" w:hAnsi="Times New Roman" w:cs="Times New Roman"/>
          <w:sz w:val="26"/>
          <w:szCs w:val="26"/>
        </w:rPr>
        <w:t xml:space="preserve">s </w:t>
      </w:r>
      <w:r w:rsidRPr="00DC64F2">
        <w:rPr>
          <w:rFonts w:ascii="Times New Roman" w:hAnsi="Times New Roman" w:cs="Times New Roman"/>
          <w:sz w:val="26"/>
          <w:szCs w:val="26"/>
        </w:rPr>
        <w:t>bacheliers</w:t>
      </w:r>
      <w:r w:rsidR="0097562B">
        <w:rPr>
          <w:rFonts w:ascii="Times New Roman" w:hAnsi="Times New Roman" w:cs="Times New Roman"/>
          <w:sz w:val="26"/>
          <w:szCs w:val="26"/>
        </w:rPr>
        <w:t xml:space="preserve"> </w:t>
      </w:r>
      <w:r w:rsidRPr="00DC64F2">
        <w:rPr>
          <w:rFonts w:ascii="Times New Roman" w:hAnsi="Times New Roman" w:cs="Times New Roman"/>
          <w:sz w:val="26"/>
          <w:szCs w:val="26"/>
        </w:rPr>
        <w:t xml:space="preserve">mais aussi les </w:t>
      </w:r>
      <w:r w:rsidR="0097562B">
        <w:rPr>
          <w:rFonts w:ascii="Times New Roman" w:hAnsi="Times New Roman" w:cs="Times New Roman"/>
          <w:sz w:val="26"/>
          <w:szCs w:val="26"/>
        </w:rPr>
        <w:t>professionnels.</w:t>
      </w:r>
      <w:r w:rsidRPr="00DC64F2">
        <w:rPr>
          <w:rFonts w:ascii="Times New Roman" w:hAnsi="Times New Roman" w:cs="Times New Roman"/>
          <w:sz w:val="26"/>
          <w:szCs w:val="26"/>
        </w:rPr>
        <w:t xml:space="preserve"> Elle délivre des DUT,</w:t>
      </w:r>
      <w:r w:rsidRPr="00DC64F2">
        <w:rPr>
          <w:rFonts w:ascii="Times New Roman" w:hAnsi="Times New Roman" w:cs="Times New Roman"/>
          <w:spacing w:val="-10"/>
          <w:sz w:val="26"/>
          <w:szCs w:val="26"/>
        </w:rPr>
        <w:t xml:space="preserve"> </w:t>
      </w:r>
      <w:r w:rsidRPr="00DC64F2">
        <w:rPr>
          <w:rFonts w:ascii="Times New Roman" w:hAnsi="Times New Roman" w:cs="Times New Roman"/>
          <w:sz w:val="26"/>
          <w:szCs w:val="26"/>
        </w:rPr>
        <w:t>Licences</w:t>
      </w:r>
      <w:r w:rsidR="0097562B">
        <w:rPr>
          <w:rFonts w:ascii="Times New Roman" w:hAnsi="Times New Roman" w:cs="Times New Roman"/>
          <w:sz w:val="26"/>
          <w:szCs w:val="26"/>
        </w:rPr>
        <w:t>.</w:t>
      </w:r>
    </w:p>
    <w:p w14:paraId="41D3D75A" w14:textId="77777777" w:rsidR="00D63677" w:rsidRPr="00DC64F2" w:rsidRDefault="00D63677"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20"/>
          <w:sz w:val="26"/>
          <w:szCs w:val="26"/>
        </w:rPr>
        <w:t xml:space="preserve"> </w:t>
      </w:r>
      <w:r w:rsidRPr="00DC64F2">
        <w:rPr>
          <w:rFonts w:ascii="Times New Roman" w:hAnsi="Times New Roman" w:cs="Times New Roman"/>
          <w:b/>
          <w:bCs/>
          <w:spacing w:val="-2"/>
          <w:sz w:val="26"/>
          <w:szCs w:val="26"/>
        </w:rPr>
        <w:t>d'accès</w:t>
      </w:r>
    </w:p>
    <w:p w14:paraId="5A714758" w14:textId="1BD504BD"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Baccalauréat ou tout diplôme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 xml:space="preserve">équivalent </w:t>
      </w:r>
    </w:p>
    <w:p w14:paraId="2C28A4DB" w14:textId="77777777" w:rsidR="00D63677" w:rsidRPr="00DC64F2" w:rsidRDefault="00D63677"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13"/>
          <w:sz w:val="26"/>
          <w:szCs w:val="26"/>
        </w:rPr>
        <w:t xml:space="preserve"> </w:t>
      </w:r>
      <w:r w:rsidRPr="00DC64F2">
        <w:rPr>
          <w:rFonts w:ascii="Times New Roman" w:hAnsi="Times New Roman" w:cs="Times New Roman"/>
          <w:b/>
          <w:bCs/>
          <w:sz w:val="26"/>
          <w:szCs w:val="26"/>
        </w:rPr>
        <w:t>de</w:t>
      </w:r>
      <w:r w:rsidRPr="00DC64F2">
        <w:rPr>
          <w:rFonts w:ascii="Times New Roman" w:hAnsi="Times New Roman" w:cs="Times New Roman"/>
          <w:b/>
          <w:bCs/>
          <w:spacing w:val="14"/>
          <w:sz w:val="26"/>
          <w:szCs w:val="26"/>
        </w:rPr>
        <w:t xml:space="preserve"> </w:t>
      </w:r>
      <w:r w:rsidRPr="00DC64F2">
        <w:rPr>
          <w:rFonts w:ascii="Times New Roman" w:hAnsi="Times New Roman" w:cs="Times New Roman"/>
          <w:b/>
          <w:bCs/>
          <w:spacing w:val="-2"/>
          <w:sz w:val="26"/>
          <w:szCs w:val="26"/>
        </w:rPr>
        <w:t>validation</w:t>
      </w:r>
    </w:p>
    <w:p w14:paraId="47ADE4C8" w14:textId="0E8C7E23"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La</w:t>
      </w:r>
      <w:r w:rsidRPr="00DC64F2">
        <w:rPr>
          <w:rFonts w:ascii="Times New Roman" w:hAnsi="Times New Roman" w:cs="Times New Roman"/>
          <w:spacing w:val="27"/>
          <w:sz w:val="26"/>
          <w:szCs w:val="26"/>
        </w:rPr>
        <w:t xml:space="preserve"> </w:t>
      </w:r>
      <w:r w:rsidRPr="00DC64F2">
        <w:rPr>
          <w:rFonts w:ascii="Times New Roman" w:hAnsi="Times New Roman" w:cs="Times New Roman"/>
          <w:sz w:val="26"/>
          <w:szCs w:val="26"/>
        </w:rPr>
        <w:t>Licence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ne</w:t>
      </w:r>
      <w:r w:rsidRPr="00DC64F2">
        <w:rPr>
          <w:rFonts w:ascii="Times New Roman" w:hAnsi="Times New Roman" w:cs="Times New Roman"/>
          <w:spacing w:val="28"/>
          <w:sz w:val="26"/>
          <w:szCs w:val="26"/>
        </w:rPr>
        <w:t xml:space="preserve"> </w:t>
      </w:r>
      <w:r w:rsidRPr="00DC64F2">
        <w:rPr>
          <w:rFonts w:ascii="Times New Roman" w:hAnsi="Times New Roman" w:cs="Times New Roman"/>
          <w:sz w:val="26"/>
          <w:szCs w:val="26"/>
        </w:rPr>
        <w:t>peut</w:t>
      </w:r>
      <w:r w:rsidRPr="00DC64F2">
        <w:rPr>
          <w:rFonts w:ascii="Times New Roman" w:hAnsi="Times New Roman" w:cs="Times New Roman"/>
          <w:spacing w:val="33"/>
          <w:sz w:val="26"/>
          <w:szCs w:val="26"/>
        </w:rPr>
        <w:t xml:space="preserve"> </w:t>
      </w:r>
      <w:r w:rsidRPr="00DC64F2">
        <w:rPr>
          <w:rFonts w:ascii="Times New Roman" w:hAnsi="Times New Roman" w:cs="Times New Roman"/>
          <w:sz w:val="26"/>
          <w:szCs w:val="26"/>
        </w:rPr>
        <w:t>être délivrée</w:t>
      </w:r>
      <w:r w:rsidRPr="00DC64F2">
        <w:rPr>
          <w:rFonts w:ascii="Times New Roman" w:hAnsi="Times New Roman" w:cs="Times New Roman"/>
          <w:spacing w:val="68"/>
          <w:sz w:val="26"/>
          <w:szCs w:val="26"/>
        </w:rPr>
        <w:t xml:space="preserve"> </w:t>
      </w:r>
      <w:r w:rsidRPr="00DC64F2">
        <w:rPr>
          <w:rFonts w:ascii="Times New Roman" w:hAnsi="Times New Roman" w:cs="Times New Roman"/>
          <w:sz w:val="26"/>
          <w:szCs w:val="26"/>
        </w:rPr>
        <w:t>que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si</w:t>
      </w:r>
      <w:r w:rsidRPr="00DC64F2">
        <w:rPr>
          <w:rFonts w:ascii="Times New Roman" w:hAnsi="Times New Roman" w:cs="Times New Roman"/>
          <w:spacing w:val="20"/>
          <w:sz w:val="26"/>
          <w:szCs w:val="26"/>
        </w:rPr>
        <w:t xml:space="preserve"> </w:t>
      </w:r>
      <w:r w:rsidRPr="00DC64F2">
        <w:rPr>
          <w:rFonts w:ascii="Times New Roman" w:hAnsi="Times New Roman" w:cs="Times New Roman"/>
          <w:sz w:val="26"/>
          <w:szCs w:val="26"/>
        </w:rPr>
        <w:t>l’étudiant</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a</w:t>
      </w:r>
      <w:r w:rsidRPr="00DC64F2">
        <w:rPr>
          <w:rFonts w:ascii="Times New Roman" w:hAnsi="Times New Roman" w:cs="Times New Roman"/>
          <w:spacing w:val="27"/>
          <w:sz w:val="26"/>
          <w:szCs w:val="26"/>
        </w:rPr>
        <w:t xml:space="preserve"> </w:t>
      </w:r>
      <w:r w:rsidRPr="00DC64F2">
        <w:rPr>
          <w:rFonts w:ascii="Times New Roman" w:hAnsi="Times New Roman" w:cs="Times New Roman"/>
          <w:sz w:val="26"/>
          <w:szCs w:val="26"/>
        </w:rPr>
        <w:t>obtenu</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les</w:t>
      </w:r>
      <w:r w:rsidRPr="00DC64F2">
        <w:rPr>
          <w:rFonts w:ascii="Times New Roman" w:hAnsi="Times New Roman" w:cs="Times New Roman"/>
          <w:spacing w:val="38"/>
          <w:sz w:val="26"/>
          <w:szCs w:val="26"/>
        </w:rPr>
        <w:t xml:space="preserve"> </w:t>
      </w:r>
      <w:r w:rsidRPr="00DC64F2">
        <w:rPr>
          <w:rFonts w:ascii="Times New Roman" w:hAnsi="Times New Roman" w:cs="Times New Roman"/>
          <w:sz w:val="26"/>
          <w:szCs w:val="26"/>
        </w:rPr>
        <w:t>180</w:t>
      </w:r>
      <w:r w:rsidRPr="00DC64F2">
        <w:rPr>
          <w:rFonts w:ascii="Times New Roman" w:hAnsi="Times New Roman" w:cs="Times New Roman"/>
          <w:spacing w:val="28"/>
          <w:sz w:val="26"/>
          <w:szCs w:val="26"/>
        </w:rPr>
        <w:t xml:space="preserve"> </w:t>
      </w:r>
      <w:r w:rsidRPr="00DC64F2">
        <w:rPr>
          <w:rFonts w:ascii="Times New Roman" w:hAnsi="Times New Roman" w:cs="Times New Roman"/>
          <w:sz w:val="26"/>
          <w:szCs w:val="26"/>
        </w:rPr>
        <w:t>crédits</w:t>
      </w:r>
      <w:r w:rsidRPr="00DC64F2">
        <w:rPr>
          <w:rFonts w:ascii="Times New Roman" w:hAnsi="Times New Roman" w:cs="Times New Roman"/>
          <w:spacing w:val="38"/>
          <w:sz w:val="26"/>
          <w:szCs w:val="26"/>
        </w:rPr>
        <w:t xml:space="preserve"> </w:t>
      </w:r>
      <w:r w:rsidRPr="00DC64F2">
        <w:rPr>
          <w:rFonts w:ascii="Times New Roman" w:hAnsi="Times New Roman" w:cs="Times New Roman"/>
          <w:sz w:val="26"/>
          <w:szCs w:val="26"/>
        </w:rPr>
        <w:t>composant l’ensemble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du cycle.</w:t>
      </w:r>
    </w:p>
    <w:p w14:paraId="40A509AF" w14:textId="075EB9BF"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b/>
          <w:bCs/>
          <w:sz w:val="26"/>
          <w:szCs w:val="26"/>
        </w:rPr>
        <w:t>Durée</w:t>
      </w:r>
      <w:r w:rsidRPr="00DC64F2">
        <w:rPr>
          <w:rFonts w:ascii="Times New Roman" w:hAnsi="Times New Roman" w:cs="Times New Roman"/>
          <w:b/>
          <w:bCs/>
          <w:spacing w:val="-4"/>
          <w:sz w:val="26"/>
          <w:szCs w:val="26"/>
        </w:rPr>
        <w:t xml:space="preserve"> </w:t>
      </w:r>
      <w:r w:rsidRPr="00DC64F2">
        <w:rPr>
          <w:rFonts w:ascii="Times New Roman" w:hAnsi="Times New Roman" w:cs="Times New Roman"/>
          <w:sz w:val="26"/>
          <w:szCs w:val="26"/>
        </w:rPr>
        <w:t>:</w:t>
      </w:r>
      <w:r w:rsidRPr="00DC64F2">
        <w:rPr>
          <w:rFonts w:ascii="Times New Roman" w:hAnsi="Times New Roman" w:cs="Times New Roman"/>
          <w:spacing w:val="-17"/>
          <w:sz w:val="26"/>
          <w:szCs w:val="26"/>
        </w:rPr>
        <w:t xml:space="preserve"> </w:t>
      </w:r>
      <w:r w:rsidRPr="00DC64F2">
        <w:rPr>
          <w:rFonts w:ascii="Times New Roman" w:hAnsi="Times New Roman" w:cs="Times New Roman"/>
          <w:sz w:val="26"/>
          <w:szCs w:val="26"/>
        </w:rPr>
        <w:t>six</w:t>
      </w:r>
      <w:r w:rsidRPr="00DC64F2">
        <w:rPr>
          <w:rFonts w:ascii="Times New Roman" w:hAnsi="Times New Roman" w:cs="Times New Roman"/>
          <w:spacing w:val="-4"/>
          <w:sz w:val="26"/>
          <w:szCs w:val="26"/>
        </w:rPr>
        <w:t xml:space="preserve"> </w:t>
      </w:r>
      <w:r w:rsidRPr="00DC64F2">
        <w:rPr>
          <w:rFonts w:ascii="Times New Roman" w:hAnsi="Times New Roman" w:cs="Times New Roman"/>
          <w:spacing w:val="-2"/>
          <w:sz w:val="26"/>
          <w:szCs w:val="26"/>
        </w:rPr>
        <w:t>semestres</w:t>
      </w:r>
    </w:p>
    <w:p w14:paraId="1671606F" w14:textId="77777777" w:rsidR="00D63677" w:rsidRPr="00DC64F2" w:rsidRDefault="00D63677"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Diplômes</w:t>
      </w:r>
      <w:r w:rsidRPr="00DC64F2">
        <w:rPr>
          <w:rFonts w:ascii="Times New Roman" w:hAnsi="Times New Roman" w:cs="Times New Roman"/>
          <w:b/>
          <w:bCs/>
          <w:spacing w:val="-6"/>
          <w:sz w:val="26"/>
          <w:szCs w:val="26"/>
        </w:rPr>
        <w:t xml:space="preserve"> </w:t>
      </w:r>
      <w:r w:rsidRPr="00DC64F2">
        <w:rPr>
          <w:rFonts w:ascii="Times New Roman" w:hAnsi="Times New Roman" w:cs="Times New Roman"/>
          <w:b/>
          <w:bCs/>
          <w:spacing w:val="-2"/>
          <w:sz w:val="26"/>
          <w:szCs w:val="26"/>
        </w:rPr>
        <w:t>délivrés</w:t>
      </w:r>
    </w:p>
    <w:p w14:paraId="4A863463" w14:textId="7D092977" w:rsidR="005D5822" w:rsidRDefault="005D5822" w:rsidP="00294738">
      <w:pPr>
        <w:spacing w:before="0" w:line="276" w:lineRule="auto"/>
        <w:ind w:left="0"/>
        <w:rPr>
          <w:rFonts w:ascii="Times New Roman" w:hAnsi="Times New Roman" w:cs="Times New Roman"/>
          <w:bCs/>
          <w:sz w:val="26"/>
          <w:szCs w:val="26"/>
        </w:rPr>
      </w:pPr>
      <w:r w:rsidRPr="00DC64F2">
        <w:rPr>
          <w:rFonts w:ascii="Times New Roman" w:hAnsi="Times New Roman" w:cs="Times New Roman"/>
          <w:bCs/>
          <w:sz w:val="26"/>
          <w:szCs w:val="26"/>
        </w:rPr>
        <w:t xml:space="preserve">A </w:t>
      </w:r>
      <w:r w:rsidRPr="00DC64F2">
        <w:rPr>
          <w:rFonts w:ascii="Times New Roman" w:hAnsi="Times New Roman" w:cs="Times New Roman"/>
          <w:bCs/>
          <w:i/>
          <w:sz w:val="26"/>
          <w:szCs w:val="26"/>
        </w:rPr>
        <w:t>la</w:t>
      </w:r>
      <w:r w:rsidRPr="00DC64F2">
        <w:rPr>
          <w:rFonts w:ascii="Times New Roman" w:hAnsi="Times New Roman" w:cs="Times New Roman"/>
          <w:bCs/>
          <w:i/>
          <w:spacing w:val="6"/>
          <w:sz w:val="26"/>
          <w:szCs w:val="26"/>
        </w:rPr>
        <w:t xml:space="preserve"> </w:t>
      </w:r>
      <w:r w:rsidRPr="00DC64F2">
        <w:rPr>
          <w:rFonts w:ascii="Times New Roman" w:hAnsi="Times New Roman" w:cs="Times New Roman"/>
          <w:bCs/>
          <w:i/>
          <w:sz w:val="26"/>
          <w:szCs w:val="26"/>
        </w:rPr>
        <w:t>fin</w:t>
      </w:r>
      <w:r w:rsidRPr="00DC64F2">
        <w:rPr>
          <w:rFonts w:ascii="Times New Roman" w:hAnsi="Times New Roman" w:cs="Times New Roman"/>
          <w:bCs/>
          <w:i/>
          <w:spacing w:val="-6"/>
          <w:sz w:val="26"/>
          <w:szCs w:val="26"/>
        </w:rPr>
        <w:t xml:space="preserve"> </w:t>
      </w:r>
      <w:r w:rsidRPr="00DC64F2">
        <w:rPr>
          <w:rFonts w:ascii="Times New Roman" w:hAnsi="Times New Roman" w:cs="Times New Roman"/>
          <w:bCs/>
          <w:i/>
          <w:sz w:val="26"/>
          <w:szCs w:val="26"/>
        </w:rPr>
        <w:t>de</w:t>
      </w:r>
      <w:r w:rsidRPr="00DC64F2">
        <w:rPr>
          <w:rFonts w:ascii="Times New Roman" w:hAnsi="Times New Roman" w:cs="Times New Roman"/>
          <w:bCs/>
          <w:i/>
          <w:spacing w:val="5"/>
          <w:sz w:val="26"/>
          <w:szCs w:val="26"/>
        </w:rPr>
        <w:t xml:space="preserve"> </w:t>
      </w:r>
      <w:r w:rsidRPr="00DC64F2">
        <w:rPr>
          <w:rFonts w:ascii="Times New Roman" w:hAnsi="Times New Roman" w:cs="Times New Roman"/>
          <w:bCs/>
          <w:i/>
          <w:sz w:val="26"/>
          <w:szCs w:val="26"/>
        </w:rPr>
        <w:t>la</w:t>
      </w:r>
      <w:r>
        <w:rPr>
          <w:rFonts w:ascii="Times New Roman" w:hAnsi="Times New Roman" w:cs="Times New Roman"/>
          <w:bCs/>
          <w:i/>
          <w:spacing w:val="6"/>
          <w:sz w:val="26"/>
          <w:szCs w:val="26"/>
        </w:rPr>
        <w:t xml:space="preserve"> 2</w:t>
      </w:r>
      <w:r w:rsidRPr="00DC64F2">
        <w:rPr>
          <w:rFonts w:ascii="Times New Roman" w:hAnsi="Times New Roman" w:cs="Times New Roman"/>
          <w:bCs/>
          <w:i/>
          <w:sz w:val="26"/>
          <w:szCs w:val="26"/>
          <w:vertAlign w:val="superscript"/>
        </w:rPr>
        <w:t>e</w:t>
      </w:r>
      <w:r w:rsidRPr="00DC64F2">
        <w:rPr>
          <w:rFonts w:ascii="Times New Roman" w:hAnsi="Times New Roman" w:cs="Times New Roman"/>
          <w:bCs/>
          <w:i/>
          <w:spacing w:val="-7"/>
          <w:sz w:val="26"/>
          <w:szCs w:val="26"/>
        </w:rPr>
        <w:t xml:space="preserve"> </w:t>
      </w:r>
      <w:r w:rsidRPr="00DC64F2">
        <w:rPr>
          <w:rFonts w:ascii="Times New Roman" w:hAnsi="Times New Roman" w:cs="Times New Roman"/>
          <w:bCs/>
          <w:i/>
          <w:sz w:val="26"/>
          <w:szCs w:val="26"/>
        </w:rPr>
        <w:t>année</w:t>
      </w:r>
      <w:r w:rsidRPr="00DC64F2">
        <w:rPr>
          <w:rFonts w:ascii="Times New Roman" w:hAnsi="Times New Roman" w:cs="Times New Roman"/>
          <w:bCs/>
          <w:i/>
          <w:spacing w:val="6"/>
          <w:sz w:val="26"/>
          <w:szCs w:val="26"/>
        </w:rPr>
        <w:t xml:space="preserve"> </w:t>
      </w:r>
      <w:r w:rsidRPr="00DC64F2">
        <w:rPr>
          <w:rFonts w:ascii="Times New Roman" w:hAnsi="Times New Roman" w:cs="Times New Roman"/>
          <w:bCs/>
          <w:i/>
          <w:sz w:val="26"/>
          <w:szCs w:val="26"/>
        </w:rPr>
        <w:t xml:space="preserve">: </w:t>
      </w:r>
      <w:r>
        <w:rPr>
          <w:rFonts w:ascii="Times New Roman" w:hAnsi="Times New Roman" w:cs="Times New Roman"/>
          <w:bCs/>
          <w:sz w:val="26"/>
          <w:szCs w:val="26"/>
        </w:rPr>
        <w:t>DUT</w:t>
      </w:r>
    </w:p>
    <w:p w14:paraId="439D7C67" w14:textId="2AFD17C9" w:rsidR="00D63677" w:rsidRPr="00DC64F2" w:rsidRDefault="00187EEA" w:rsidP="00294738">
      <w:pPr>
        <w:spacing w:before="0" w:line="276" w:lineRule="auto"/>
        <w:ind w:left="0"/>
        <w:rPr>
          <w:rFonts w:ascii="Times New Roman" w:hAnsi="Times New Roman" w:cs="Times New Roman"/>
          <w:bCs/>
          <w:sz w:val="26"/>
          <w:szCs w:val="26"/>
        </w:rPr>
      </w:pPr>
      <w:r w:rsidRPr="00DC64F2">
        <w:rPr>
          <w:rFonts w:ascii="Times New Roman" w:hAnsi="Times New Roman" w:cs="Times New Roman"/>
          <w:bCs/>
          <w:sz w:val="26"/>
          <w:szCs w:val="26"/>
        </w:rPr>
        <w:lastRenderedPageBreak/>
        <w:t xml:space="preserve">A </w:t>
      </w:r>
      <w:r w:rsidR="00D63677" w:rsidRPr="00DC64F2">
        <w:rPr>
          <w:rFonts w:ascii="Times New Roman" w:hAnsi="Times New Roman" w:cs="Times New Roman"/>
          <w:bCs/>
          <w:i/>
          <w:sz w:val="26"/>
          <w:szCs w:val="26"/>
        </w:rPr>
        <w:t>la</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fin</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de</w:t>
      </w:r>
      <w:r w:rsidR="00D63677" w:rsidRPr="00DC64F2">
        <w:rPr>
          <w:rFonts w:ascii="Times New Roman" w:hAnsi="Times New Roman" w:cs="Times New Roman"/>
          <w:bCs/>
          <w:i/>
          <w:spacing w:val="5"/>
          <w:sz w:val="26"/>
          <w:szCs w:val="26"/>
        </w:rPr>
        <w:t xml:space="preserve"> </w:t>
      </w:r>
      <w:r w:rsidR="00D63677" w:rsidRPr="00DC64F2">
        <w:rPr>
          <w:rFonts w:ascii="Times New Roman" w:hAnsi="Times New Roman" w:cs="Times New Roman"/>
          <w:bCs/>
          <w:i/>
          <w:sz w:val="26"/>
          <w:szCs w:val="26"/>
        </w:rPr>
        <w:t>la</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3</w:t>
      </w:r>
      <w:r w:rsidR="00D63677" w:rsidRPr="00DC64F2">
        <w:rPr>
          <w:rFonts w:ascii="Times New Roman" w:hAnsi="Times New Roman" w:cs="Times New Roman"/>
          <w:bCs/>
          <w:i/>
          <w:sz w:val="26"/>
          <w:szCs w:val="26"/>
          <w:vertAlign w:val="superscript"/>
        </w:rPr>
        <w:t>ème</w:t>
      </w:r>
      <w:r w:rsidR="00D63677" w:rsidRPr="00DC64F2">
        <w:rPr>
          <w:rFonts w:ascii="Times New Roman" w:hAnsi="Times New Roman" w:cs="Times New Roman"/>
          <w:bCs/>
          <w:i/>
          <w:spacing w:val="-7"/>
          <w:sz w:val="26"/>
          <w:szCs w:val="26"/>
        </w:rPr>
        <w:t xml:space="preserve"> </w:t>
      </w:r>
      <w:r w:rsidR="00D63677" w:rsidRPr="00DC64F2">
        <w:rPr>
          <w:rFonts w:ascii="Times New Roman" w:hAnsi="Times New Roman" w:cs="Times New Roman"/>
          <w:bCs/>
          <w:i/>
          <w:sz w:val="26"/>
          <w:szCs w:val="26"/>
        </w:rPr>
        <w:t>année</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 xml:space="preserve">: </w:t>
      </w:r>
      <w:r w:rsidR="00D63677" w:rsidRPr="00DC64F2">
        <w:rPr>
          <w:rFonts w:ascii="Times New Roman" w:hAnsi="Times New Roman" w:cs="Times New Roman"/>
          <w:bCs/>
          <w:sz w:val="26"/>
          <w:szCs w:val="26"/>
        </w:rPr>
        <w:t>Licence</w:t>
      </w:r>
      <w:r w:rsidR="00D63677" w:rsidRPr="00DC64F2">
        <w:rPr>
          <w:rFonts w:ascii="Times New Roman" w:hAnsi="Times New Roman" w:cs="Times New Roman"/>
          <w:bCs/>
          <w:spacing w:val="-2"/>
          <w:sz w:val="26"/>
          <w:szCs w:val="26"/>
        </w:rPr>
        <w:t>.</w:t>
      </w:r>
    </w:p>
    <w:p w14:paraId="43557067" w14:textId="77777777" w:rsidR="008D3830" w:rsidRDefault="008D3830" w:rsidP="00294738">
      <w:pPr>
        <w:spacing w:before="0" w:line="276" w:lineRule="auto"/>
        <w:ind w:left="0"/>
        <w:rPr>
          <w:rFonts w:ascii="Times New Roman" w:hAnsi="Times New Roman" w:cs="Times New Roman"/>
          <w:b/>
          <w:spacing w:val="-2"/>
          <w:sz w:val="26"/>
          <w:szCs w:val="26"/>
        </w:rPr>
      </w:pPr>
    </w:p>
    <w:p w14:paraId="0ECF8CCD" w14:textId="77777777" w:rsidR="005D5822" w:rsidRDefault="005D5822" w:rsidP="00294738">
      <w:pPr>
        <w:spacing w:before="0" w:line="276" w:lineRule="auto"/>
        <w:ind w:left="0"/>
        <w:rPr>
          <w:rFonts w:ascii="Times New Roman" w:hAnsi="Times New Roman" w:cs="Times New Roman"/>
          <w:b/>
          <w:spacing w:val="-2"/>
          <w:sz w:val="26"/>
          <w:szCs w:val="26"/>
        </w:rPr>
      </w:pPr>
    </w:p>
    <w:p w14:paraId="39C2B71E" w14:textId="77777777" w:rsidR="005D5822" w:rsidRDefault="005D5822" w:rsidP="00294738">
      <w:pPr>
        <w:spacing w:before="0" w:line="276" w:lineRule="auto"/>
        <w:ind w:left="0"/>
        <w:rPr>
          <w:rFonts w:ascii="Times New Roman" w:hAnsi="Times New Roman" w:cs="Times New Roman"/>
          <w:b/>
          <w:spacing w:val="-2"/>
          <w:sz w:val="26"/>
          <w:szCs w:val="26"/>
        </w:rPr>
      </w:pPr>
    </w:p>
    <w:p w14:paraId="24275201" w14:textId="77777777" w:rsidR="005D5822" w:rsidRPr="00DC64F2" w:rsidRDefault="005D5822" w:rsidP="00294738">
      <w:pPr>
        <w:spacing w:before="0" w:line="276" w:lineRule="auto"/>
        <w:ind w:left="0"/>
        <w:rPr>
          <w:rFonts w:ascii="Times New Roman" w:hAnsi="Times New Roman" w:cs="Times New Roman"/>
          <w:b/>
          <w:spacing w:val="-2"/>
          <w:sz w:val="26"/>
          <w:szCs w:val="26"/>
        </w:rPr>
      </w:pPr>
    </w:p>
    <w:p w14:paraId="06DB2624" w14:textId="27DE7753" w:rsidR="00FE3FB6" w:rsidRPr="00DC64F2" w:rsidRDefault="008D3830" w:rsidP="00294738">
      <w:pPr>
        <w:spacing w:before="0" w:line="276" w:lineRule="auto"/>
        <w:ind w:left="0"/>
        <w:rPr>
          <w:rFonts w:ascii="Times New Roman" w:hAnsi="Times New Roman" w:cs="Times New Roman"/>
          <w:b/>
          <w:sz w:val="26"/>
          <w:szCs w:val="26"/>
        </w:rPr>
      </w:pPr>
      <w:r w:rsidRPr="00DC64F2">
        <w:rPr>
          <w:rFonts w:ascii="Times New Roman" w:hAnsi="Times New Roman" w:cs="Times New Roman"/>
          <w:b/>
          <w:spacing w:val="-2"/>
          <w:sz w:val="26"/>
          <w:szCs w:val="26"/>
        </w:rPr>
        <w:t>Deuxième</w:t>
      </w:r>
      <w:r w:rsidR="00187EEA" w:rsidRPr="00DC64F2">
        <w:rPr>
          <w:rFonts w:ascii="Times New Roman" w:hAnsi="Times New Roman" w:cs="Times New Roman"/>
          <w:b/>
          <w:spacing w:val="-2"/>
          <w:sz w:val="26"/>
          <w:szCs w:val="26"/>
        </w:rPr>
        <w:t xml:space="preserve"> Cycle </w:t>
      </w:r>
    </w:p>
    <w:p w14:paraId="099BDD20" w14:textId="37A88ED6" w:rsidR="00187EEA" w:rsidRPr="00DC64F2" w:rsidRDefault="00187EEA" w:rsidP="005D5822">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L’Université</w:t>
      </w:r>
      <w:r w:rsidRPr="00DC64F2">
        <w:rPr>
          <w:rFonts w:ascii="Times New Roman" w:hAnsi="Times New Roman" w:cs="Times New Roman"/>
          <w:spacing w:val="80"/>
          <w:sz w:val="26"/>
          <w:szCs w:val="26"/>
        </w:rPr>
        <w:t xml:space="preserve"> </w:t>
      </w:r>
      <w:r w:rsidRPr="00DC64F2">
        <w:rPr>
          <w:rFonts w:ascii="Times New Roman" w:hAnsi="Times New Roman" w:cs="Times New Roman"/>
          <w:sz w:val="26"/>
          <w:szCs w:val="26"/>
        </w:rPr>
        <w:t>Privée Felix Houphouët Boigny-Mali</w:t>
      </w:r>
      <w:r w:rsidRPr="00DC64F2">
        <w:rPr>
          <w:rFonts w:ascii="Times New Roman" w:hAnsi="Times New Roman" w:cs="Times New Roman"/>
          <w:sz w:val="26"/>
          <w:szCs w:val="26"/>
        </w:rPr>
        <w:tab/>
        <w:t>délivre</w:t>
      </w:r>
      <w:r w:rsidRPr="00DC64F2">
        <w:rPr>
          <w:rFonts w:ascii="Times New Roman" w:hAnsi="Times New Roman" w:cs="Times New Roman"/>
          <w:spacing w:val="80"/>
          <w:sz w:val="26"/>
          <w:szCs w:val="26"/>
        </w:rPr>
        <w:t xml:space="preserve"> </w:t>
      </w:r>
      <w:r w:rsidRPr="00DC64F2">
        <w:rPr>
          <w:rFonts w:ascii="Times New Roman" w:hAnsi="Times New Roman" w:cs="Times New Roman"/>
          <w:sz w:val="26"/>
          <w:szCs w:val="26"/>
        </w:rPr>
        <w:t>aussi</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des</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diplômes</w:t>
      </w:r>
      <w:r w:rsidR="005D5822">
        <w:rPr>
          <w:rFonts w:ascii="Times New Roman" w:hAnsi="Times New Roman" w:cs="Times New Roman"/>
          <w:sz w:val="26"/>
          <w:szCs w:val="26"/>
        </w:rPr>
        <w:t xml:space="preserve"> </w:t>
      </w:r>
      <w:r w:rsidRPr="00DC64F2">
        <w:rPr>
          <w:rFonts w:ascii="Times New Roman" w:hAnsi="Times New Roman" w:cs="Times New Roman"/>
          <w:sz w:val="26"/>
          <w:szCs w:val="26"/>
        </w:rPr>
        <w:t>de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Masters</w:t>
      </w:r>
      <w:r w:rsidR="005D5822">
        <w:rPr>
          <w:rFonts w:ascii="Times New Roman" w:hAnsi="Times New Roman" w:cs="Times New Roman"/>
          <w:spacing w:val="40"/>
          <w:sz w:val="26"/>
          <w:szCs w:val="26"/>
        </w:rPr>
        <w:t>.</w:t>
      </w:r>
    </w:p>
    <w:p w14:paraId="0BA6C9E9" w14:textId="77777777" w:rsidR="00187EEA" w:rsidRPr="00DC64F2" w:rsidRDefault="00187EEA"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20"/>
          <w:sz w:val="26"/>
          <w:szCs w:val="26"/>
        </w:rPr>
        <w:t xml:space="preserve"> </w:t>
      </w:r>
      <w:r w:rsidRPr="00DC64F2">
        <w:rPr>
          <w:rFonts w:ascii="Times New Roman" w:hAnsi="Times New Roman" w:cs="Times New Roman"/>
          <w:b/>
          <w:bCs/>
          <w:spacing w:val="-2"/>
          <w:sz w:val="26"/>
          <w:szCs w:val="26"/>
        </w:rPr>
        <w:t>d'accès</w:t>
      </w:r>
    </w:p>
    <w:p w14:paraId="4E4CD55C" w14:textId="7CBB093B"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Licence</w:t>
      </w:r>
      <w:r w:rsidRPr="00DC64F2">
        <w:rPr>
          <w:rFonts w:ascii="Times New Roman" w:hAnsi="Times New Roman" w:cs="Times New Roman"/>
          <w:spacing w:val="-8"/>
          <w:sz w:val="26"/>
          <w:szCs w:val="26"/>
        </w:rPr>
        <w:t xml:space="preserve"> </w:t>
      </w:r>
      <w:r w:rsidRPr="00DC64F2">
        <w:rPr>
          <w:rFonts w:ascii="Times New Roman" w:hAnsi="Times New Roman" w:cs="Times New Roman"/>
          <w:sz w:val="26"/>
          <w:szCs w:val="26"/>
        </w:rPr>
        <w:t>(Bac+3) ou une équivalence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de 180 crédits</w:t>
      </w:r>
    </w:p>
    <w:p w14:paraId="0496CC45" w14:textId="77777777" w:rsidR="00187EEA" w:rsidRPr="00DC64F2" w:rsidRDefault="00187EEA"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11"/>
          <w:sz w:val="26"/>
          <w:szCs w:val="26"/>
        </w:rPr>
        <w:t xml:space="preserve"> </w:t>
      </w:r>
      <w:r w:rsidRPr="00DC64F2">
        <w:rPr>
          <w:rFonts w:ascii="Times New Roman" w:hAnsi="Times New Roman" w:cs="Times New Roman"/>
          <w:b/>
          <w:bCs/>
          <w:sz w:val="26"/>
          <w:szCs w:val="26"/>
        </w:rPr>
        <w:t>de</w:t>
      </w:r>
      <w:r w:rsidRPr="00DC64F2">
        <w:rPr>
          <w:rFonts w:ascii="Times New Roman" w:hAnsi="Times New Roman" w:cs="Times New Roman"/>
          <w:b/>
          <w:bCs/>
          <w:spacing w:val="12"/>
          <w:sz w:val="26"/>
          <w:szCs w:val="26"/>
        </w:rPr>
        <w:t xml:space="preserve"> </w:t>
      </w:r>
      <w:r w:rsidRPr="00DC64F2">
        <w:rPr>
          <w:rFonts w:ascii="Times New Roman" w:hAnsi="Times New Roman" w:cs="Times New Roman"/>
          <w:b/>
          <w:bCs/>
          <w:spacing w:val="-2"/>
          <w:sz w:val="26"/>
          <w:szCs w:val="26"/>
        </w:rPr>
        <w:t>validation</w:t>
      </w:r>
    </w:p>
    <w:p w14:paraId="77DB17BE" w14:textId="2D3DA924"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Le Master ne peut être délivré que si l’étudiant</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a obtenu les 120 crédits composant l’ensemble</w:t>
      </w:r>
      <w:r w:rsidRPr="00DC64F2">
        <w:rPr>
          <w:rFonts w:ascii="Times New Roman" w:hAnsi="Times New Roman" w:cs="Times New Roman"/>
          <w:spacing w:val="35"/>
          <w:sz w:val="26"/>
          <w:szCs w:val="26"/>
        </w:rPr>
        <w:t xml:space="preserve"> </w:t>
      </w:r>
      <w:r w:rsidRPr="00DC64F2">
        <w:rPr>
          <w:rFonts w:ascii="Times New Roman" w:hAnsi="Times New Roman" w:cs="Times New Roman"/>
          <w:sz w:val="26"/>
          <w:szCs w:val="26"/>
        </w:rPr>
        <w:t>du</w:t>
      </w:r>
      <w:r w:rsidRPr="00DC64F2">
        <w:rPr>
          <w:rFonts w:ascii="Times New Roman" w:hAnsi="Times New Roman" w:cs="Times New Roman"/>
          <w:spacing w:val="-2"/>
          <w:sz w:val="26"/>
          <w:szCs w:val="26"/>
        </w:rPr>
        <w:t xml:space="preserve"> </w:t>
      </w:r>
      <w:r w:rsidRPr="00DC64F2">
        <w:rPr>
          <w:rFonts w:ascii="Times New Roman" w:hAnsi="Times New Roman" w:cs="Times New Roman"/>
          <w:sz w:val="26"/>
          <w:szCs w:val="26"/>
        </w:rPr>
        <w:t>cycle et</w:t>
      </w:r>
      <w:r w:rsidRPr="00DC64F2">
        <w:rPr>
          <w:rFonts w:ascii="Times New Roman" w:hAnsi="Times New Roman" w:cs="Times New Roman"/>
          <w:spacing w:val="-10"/>
          <w:sz w:val="26"/>
          <w:szCs w:val="26"/>
        </w:rPr>
        <w:t xml:space="preserve"> </w:t>
      </w:r>
      <w:r w:rsidRPr="00DC64F2">
        <w:rPr>
          <w:rFonts w:ascii="Times New Roman" w:hAnsi="Times New Roman" w:cs="Times New Roman"/>
          <w:sz w:val="26"/>
          <w:szCs w:val="26"/>
        </w:rPr>
        <w:t>présenter</w:t>
      </w:r>
      <w:r w:rsidRPr="00DC64F2">
        <w:rPr>
          <w:rFonts w:ascii="Times New Roman" w:hAnsi="Times New Roman" w:cs="Times New Roman"/>
          <w:spacing w:val="-8"/>
          <w:sz w:val="26"/>
          <w:szCs w:val="26"/>
        </w:rPr>
        <w:t xml:space="preserve"> </w:t>
      </w:r>
      <w:r w:rsidRPr="00DC64F2">
        <w:rPr>
          <w:rFonts w:ascii="Times New Roman" w:hAnsi="Times New Roman" w:cs="Times New Roman"/>
          <w:sz w:val="26"/>
          <w:szCs w:val="26"/>
        </w:rPr>
        <w:t>son</w:t>
      </w:r>
      <w:r w:rsidRPr="00DC64F2">
        <w:rPr>
          <w:rFonts w:ascii="Times New Roman" w:hAnsi="Times New Roman" w:cs="Times New Roman"/>
          <w:spacing w:val="-2"/>
          <w:sz w:val="26"/>
          <w:szCs w:val="26"/>
        </w:rPr>
        <w:t xml:space="preserve"> </w:t>
      </w:r>
      <w:r w:rsidRPr="00DC64F2">
        <w:rPr>
          <w:rFonts w:ascii="Times New Roman" w:hAnsi="Times New Roman" w:cs="Times New Roman"/>
          <w:sz w:val="26"/>
          <w:szCs w:val="26"/>
        </w:rPr>
        <w:t>mémoire</w:t>
      </w:r>
      <w:r w:rsidRPr="00DC64F2">
        <w:rPr>
          <w:rFonts w:ascii="Times New Roman" w:hAnsi="Times New Roman" w:cs="Times New Roman"/>
          <w:spacing w:val="36"/>
          <w:sz w:val="26"/>
          <w:szCs w:val="26"/>
        </w:rPr>
        <w:t xml:space="preserve"> </w:t>
      </w:r>
      <w:r w:rsidRPr="00DC64F2">
        <w:rPr>
          <w:rFonts w:ascii="Times New Roman" w:hAnsi="Times New Roman" w:cs="Times New Roman"/>
          <w:sz w:val="26"/>
          <w:szCs w:val="26"/>
        </w:rPr>
        <w:t>de</w:t>
      </w:r>
      <w:r w:rsidRPr="00DC64F2">
        <w:rPr>
          <w:rFonts w:ascii="Times New Roman" w:hAnsi="Times New Roman" w:cs="Times New Roman"/>
          <w:spacing w:val="-3"/>
          <w:sz w:val="26"/>
          <w:szCs w:val="26"/>
        </w:rPr>
        <w:t xml:space="preserve"> </w:t>
      </w:r>
      <w:r w:rsidRPr="00DC64F2">
        <w:rPr>
          <w:rFonts w:ascii="Times New Roman" w:hAnsi="Times New Roman" w:cs="Times New Roman"/>
          <w:sz w:val="26"/>
          <w:szCs w:val="26"/>
        </w:rPr>
        <w:t>recherche</w:t>
      </w:r>
      <w:r w:rsidRPr="00DC64F2">
        <w:rPr>
          <w:rFonts w:ascii="Times New Roman" w:hAnsi="Times New Roman" w:cs="Times New Roman"/>
          <w:spacing w:val="-15"/>
          <w:sz w:val="26"/>
          <w:szCs w:val="26"/>
        </w:rPr>
        <w:t xml:space="preserve"> </w:t>
      </w:r>
      <w:r w:rsidRPr="00DC64F2">
        <w:rPr>
          <w:rFonts w:ascii="Times New Roman" w:hAnsi="Times New Roman" w:cs="Times New Roman"/>
          <w:sz w:val="26"/>
          <w:szCs w:val="26"/>
        </w:rPr>
        <w:t>devant un jury</w:t>
      </w:r>
      <w:r w:rsidR="004B532A">
        <w:rPr>
          <w:rFonts w:ascii="Times New Roman" w:hAnsi="Times New Roman" w:cs="Times New Roman"/>
          <w:sz w:val="26"/>
          <w:szCs w:val="26"/>
        </w:rPr>
        <w:t>.</w:t>
      </w:r>
    </w:p>
    <w:p w14:paraId="21F7B692" w14:textId="318E9E00"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b/>
          <w:bCs/>
          <w:sz w:val="26"/>
          <w:szCs w:val="26"/>
        </w:rPr>
        <w:t>Durée</w:t>
      </w:r>
      <w:r w:rsidRPr="00DC64F2">
        <w:rPr>
          <w:rFonts w:ascii="Times New Roman" w:hAnsi="Times New Roman" w:cs="Times New Roman"/>
          <w:b/>
          <w:bCs/>
          <w:spacing w:val="-16"/>
          <w:sz w:val="26"/>
          <w:szCs w:val="26"/>
        </w:rPr>
        <w:t xml:space="preserve"> </w:t>
      </w:r>
      <w:r w:rsidRPr="00DC64F2">
        <w:rPr>
          <w:rFonts w:ascii="Times New Roman" w:hAnsi="Times New Roman" w:cs="Times New Roman"/>
          <w:b/>
          <w:bCs/>
          <w:sz w:val="26"/>
          <w:szCs w:val="26"/>
        </w:rPr>
        <w:t>:</w:t>
      </w:r>
      <w:r w:rsidRPr="00DC64F2">
        <w:rPr>
          <w:rFonts w:ascii="Times New Roman" w:hAnsi="Times New Roman" w:cs="Times New Roman"/>
          <w:spacing w:val="-18"/>
          <w:sz w:val="26"/>
          <w:szCs w:val="26"/>
        </w:rPr>
        <w:t xml:space="preserve"> </w:t>
      </w:r>
      <w:r w:rsidRPr="00DC64F2">
        <w:rPr>
          <w:rFonts w:ascii="Times New Roman" w:hAnsi="Times New Roman" w:cs="Times New Roman"/>
          <w:sz w:val="26"/>
          <w:szCs w:val="26"/>
        </w:rPr>
        <w:t>Quatre</w:t>
      </w:r>
      <w:r w:rsidRPr="00DC64F2">
        <w:rPr>
          <w:rFonts w:ascii="Times New Roman" w:hAnsi="Times New Roman" w:cs="Times New Roman"/>
          <w:spacing w:val="-11"/>
          <w:sz w:val="26"/>
          <w:szCs w:val="26"/>
        </w:rPr>
        <w:t xml:space="preserve"> </w:t>
      </w:r>
      <w:r w:rsidRPr="00DC64F2">
        <w:rPr>
          <w:rFonts w:ascii="Times New Roman" w:hAnsi="Times New Roman" w:cs="Times New Roman"/>
          <w:sz w:val="26"/>
          <w:szCs w:val="26"/>
        </w:rPr>
        <w:t>semestres</w:t>
      </w:r>
      <w:r w:rsidRPr="00DC64F2">
        <w:rPr>
          <w:rFonts w:ascii="Times New Roman" w:hAnsi="Times New Roman" w:cs="Times New Roman"/>
          <w:spacing w:val="-11"/>
          <w:sz w:val="26"/>
          <w:szCs w:val="26"/>
        </w:rPr>
        <w:t xml:space="preserve"> </w:t>
      </w:r>
    </w:p>
    <w:p w14:paraId="6D37E828" w14:textId="7426D4E0" w:rsidR="00187EEA" w:rsidRPr="00DC64F2" w:rsidRDefault="00187EEA"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Diplômes</w:t>
      </w:r>
      <w:r w:rsidRPr="00DC64F2">
        <w:rPr>
          <w:rFonts w:ascii="Times New Roman" w:hAnsi="Times New Roman" w:cs="Times New Roman"/>
          <w:b/>
          <w:bCs/>
          <w:spacing w:val="-6"/>
          <w:sz w:val="26"/>
          <w:szCs w:val="26"/>
        </w:rPr>
        <w:t xml:space="preserve"> </w:t>
      </w:r>
      <w:r w:rsidRPr="00DC64F2">
        <w:rPr>
          <w:rFonts w:ascii="Times New Roman" w:hAnsi="Times New Roman" w:cs="Times New Roman"/>
          <w:b/>
          <w:bCs/>
          <w:spacing w:val="-2"/>
          <w:sz w:val="26"/>
          <w:szCs w:val="26"/>
        </w:rPr>
        <w:t>délivrés</w:t>
      </w:r>
    </w:p>
    <w:p w14:paraId="14D23F3E" w14:textId="69721205"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b/>
          <w:i/>
          <w:sz w:val="26"/>
          <w:szCs w:val="26"/>
        </w:rPr>
        <w:t>A</w:t>
      </w:r>
      <w:r w:rsidRPr="00DC64F2">
        <w:rPr>
          <w:rFonts w:ascii="Times New Roman" w:hAnsi="Times New Roman" w:cs="Times New Roman"/>
          <w:b/>
          <w:i/>
          <w:spacing w:val="3"/>
          <w:sz w:val="26"/>
          <w:szCs w:val="26"/>
        </w:rPr>
        <w:t xml:space="preserve"> </w:t>
      </w:r>
      <w:r w:rsidRPr="00DC64F2">
        <w:rPr>
          <w:rFonts w:ascii="Times New Roman" w:hAnsi="Times New Roman" w:cs="Times New Roman"/>
          <w:b/>
          <w:i/>
          <w:sz w:val="26"/>
          <w:szCs w:val="26"/>
        </w:rPr>
        <w:t>la</w:t>
      </w:r>
      <w:r w:rsidRPr="00DC64F2">
        <w:rPr>
          <w:rFonts w:ascii="Times New Roman" w:hAnsi="Times New Roman" w:cs="Times New Roman"/>
          <w:b/>
          <w:i/>
          <w:spacing w:val="12"/>
          <w:sz w:val="26"/>
          <w:szCs w:val="26"/>
        </w:rPr>
        <w:t xml:space="preserve"> </w:t>
      </w:r>
      <w:r w:rsidRPr="00DC64F2">
        <w:rPr>
          <w:rFonts w:ascii="Times New Roman" w:hAnsi="Times New Roman" w:cs="Times New Roman"/>
          <w:b/>
          <w:i/>
          <w:sz w:val="26"/>
          <w:szCs w:val="26"/>
        </w:rPr>
        <w:t>fin</w:t>
      </w:r>
      <w:r w:rsidRPr="00DC64F2">
        <w:rPr>
          <w:rFonts w:ascii="Times New Roman" w:hAnsi="Times New Roman" w:cs="Times New Roman"/>
          <w:b/>
          <w:i/>
          <w:spacing w:val="-2"/>
          <w:sz w:val="26"/>
          <w:szCs w:val="26"/>
        </w:rPr>
        <w:t xml:space="preserve"> </w:t>
      </w:r>
      <w:r w:rsidRPr="00DC64F2">
        <w:rPr>
          <w:rFonts w:ascii="Times New Roman" w:hAnsi="Times New Roman" w:cs="Times New Roman"/>
          <w:b/>
          <w:i/>
          <w:sz w:val="26"/>
          <w:szCs w:val="26"/>
        </w:rPr>
        <w:t>de</w:t>
      </w:r>
      <w:r w:rsidRPr="00DC64F2">
        <w:rPr>
          <w:rFonts w:ascii="Times New Roman" w:hAnsi="Times New Roman" w:cs="Times New Roman"/>
          <w:b/>
          <w:i/>
          <w:spacing w:val="10"/>
          <w:sz w:val="26"/>
          <w:szCs w:val="26"/>
        </w:rPr>
        <w:t xml:space="preserve"> </w:t>
      </w:r>
      <w:r w:rsidRPr="00DC64F2">
        <w:rPr>
          <w:rFonts w:ascii="Times New Roman" w:hAnsi="Times New Roman" w:cs="Times New Roman"/>
          <w:b/>
          <w:i/>
          <w:sz w:val="26"/>
          <w:szCs w:val="26"/>
        </w:rPr>
        <w:t>la</w:t>
      </w:r>
      <w:r w:rsidRPr="00DC64F2">
        <w:rPr>
          <w:rFonts w:ascii="Times New Roman" w:hAnsi="Times New Roman" w:cs="Times New Roman"/>
          <w:b/>
          <w:i/>
          <w:spacing w:val="11"/>
          <w:sz w:val="26"/>
          <w:szCs w:val="26"/>
        </w:rPr>
        <w:t xml:space="preserve"> </w:t>
      </w:r>
      <w:r w:rsidRPr="00DC64F2">
        <w:rPr>
          <w:rFonts w:ascii="Times New Roman" w:hAnsi="Times New Roman" w:cs="Times New Roman"/>
          <w:b/>
          <w:i/>
          <w:sz w:val="26"/>
          <w:szCs w:val="26"/>
        </w:rPr>
        <w:t>2</w:t>
      </w:r>
      <w:r w:rsidRPr="00DC64F2">
        <w:rPr>
          <w:rFonts w:ascii="Times New Roman" w:hAnsi="Times New Roman" w:cs="Times New Roman"/>
          <w:b/>
          <w:i/>
          <w:sz w:val="26"/>
          <w:szCs w:val="26"/>
          <w:vertAlign w:val="superscript"/>
        </w:rPr>
        <w:t>e</w:t>
      </w:r>
      <w:r w:rsidRPr="00DC64F2">
        <w:rPr>
          <w:rFonts w:ascii="Times New Roman" w:hAnsi="Times New Roman" w:cs="Times New Roman"/>
          <w:b/>
          <w:i/>
          <w:spacing w:val="-2"/>
          <w:sz w:val="26"/>
          <w:szCs w:val="26"/>
        </w:rPr>
        <w:t xml:space="preserve"> </w:t>
      </w:r>
      <w:r w:rsidRPr="00DC64F2">
        <w:rPr>
          <w:rFonts w:ascii="Times New Roman" w:hAnsi="Times New Roman" w:cs="Times New Roman"/>
          <w:b/>
          <w:i/>
          <w:sz w:val="26"/>
          <w:szCs w:val="26"/>
        </w:rPr>
        <w:t>année</w:t>
      </w:r>
      <w:r w:rsidRPr="00DC64F2">
        <w:rPr>
          <w:rFonts w:ascii="Times New Roman" w:hAnsi="Times New Roman" w:cs="Times New Roman"/>
          <w:b/>
          <w:i/>
          <w:spacing w:val="11"/>
          <w:sz w:val="26"/>
          <w:szCs w:val="26"/>
        </w:rPr>
        <w:t xml:space="preserve"> </w:t>
      </w:r>
      <w:r w:rsidRPr="00DC64F2">
        <w:rPr>
          <w:rFonts w:ascii="Times New Roman" w:hAnsi="Times New Roman" w:cs="Times New Roman"/>
          <w:i/>
          <w:sz w:val="26"/>
          <w:szCs w:val="26"/>
        </w:rPr>
        <w:t>:</w:t>
      </w:r>
      <w:r w:rsidRPr="00DC64F2">
        <w:rPr>
          <w:rFonts w:ascii="Times New Roman" w:hAnsi="Times New Roman" w:cs="Times New Roman"/>
          <w:i/>
          <w:spacing w:val="4"/>
          <w:sz w:val="26"/>
          <w:szCs w:val="26"/>
        </w:rPr>
        <w:t xml:space="preserve"> </w:t>
      </w:r>
      <w:r w:rsidRPr="004B532A">
        <w:rPr>
          <w:rFonts w:ascii="Times New Roman" w:hAnsi="Times New Roman" w:cs="Times New Roman"/>
          <w:color w:val="000000" w:themeColor="text1"/>
          <w:sz w:val="26"/>
          <w:szCs w:val="26"/>
        </w:rPr>
        <w:t>Master</w:t>
      </w:r>
      <w:r w:rsidRPr="00DC64F2">
        <w:rPr>
          <w:rFonts w:ascii="Times New Roman" w:hAnsi="Times New Roman" w:cs="Times New Roman"/>
          <w:color w:val="FF0000"/>
          <w:spacing w:val="4"/>
          <w:sz w:val="26"/>
          <w:szCs w:val="26"/>
        </w:rPr>
        <w:t xml:space="preserve"> </w:t>
      </w:r>
    </w:p>
    <w:p w14:paraId="5A201D27" w14:textId="46F692E3" w:rsidR="00187EEA" w:rsidRPr="00294738" w:rsidRDefault="00187EEA" w:rsidP="00294738">
      <w:pPr>
        <w:spacing w:before="0" w:line="276" w:lineRule="auto"/>
        <w:ind w:left="0"/>
        <w:rPr>
          <w:rFonts w:ascii="Arial" w:hAnsi="Arial" w:cs="Arial"/>
          <w:sz w:val="26"/>
          <w:szCs w:val="26"/>
        </w:rPr>
      </w:pPr>
    </w:p>
    <w:p w14:paraId="34F09622" w14:textId="663E3EBE" w:rsidR="00BE1E68" w:rsidRPr="004B532A" w:rsidRDefault="00BE1E68" w:rsidP="00294738">
      <w:pPr>
        <w:spacing w:before="0" w:line="276" w:lineRule="auto"/>
        <w:ind w:left="0"/>
        <w:rPr>
          <w:rFonts w:ascii="Times New Roman" w:hAnsi="Times New Roman" w:cs="Times New Roman"/>
          <w:b/>
          <w:bCs/>
          <w:sz w:val="32"/>
          <w:szCs w:val="32"/>
        </w:rPr>
      </w:pPr>
      <w:r w:rsidRPr="004B532A">
        <w:rPr>
          <w:rFonts w:ascii="Times New Roman" w:hAnsi="Times New Roman" w:cs="Times New Roman"/>
          <w:b/>
          <w:bCs/>
          <w:sz w:val="32"/>
          <w:szCs w:val="32"/>
        </w:rPr>
        <w:t>2-2-</w:t>
      </w:r>
      <w:hyperlink w:anchor="_bookmark21" w:history="1">
        <w:r w:rsidR="00D124D6" w:rsidRPr="004B532A">
          <w:rPr>
            <w:rFonts w:ascii="Times New Roman" w:hAnsi="Times New Roman" w:cs="Times New Roman"/>
            <w:b/>
            <w:bCs/>
            <w:sz w:val="32"/>
            <w:szCs w:val="32"/>
          </w:rPr>
          <w:t>Inscription</w:t>
        </w:r>
        <w:r w:rsidRPr="004B532A">
          <w:rPr>
            <w:rFonts w:ascii="Times New Roman" w:hAnsi="Times New Roman" w:cs="Times New Roman"/>
            <w:b/>
            <w:bCs/>
            <w:sz w:val="32"/>
            <w:szCs w:val="32"/>
          </w:rPr>
          <w:tab/>
        </w:r>
      </w:hyperlink>
    </w:p>
    <w:p w14:paraId="7606BEB2" w14:textId="343555CC" w:rsidR="00315C3D" w:rsidRPr="004B532A" w:rsidRDefault="00315C3D" w:rsidP="00294738">
      <w:pPr>
        <w:spacing w:before="0" w:line="276" w:lineRule="auto"/>
        <w:ind w:left="0"/>
        <w:rPr>
          <w:rFonts w:ascii="Times New Roman" w:hAnsi="Times New Roman" w:cs="Times New Roman"/>
          <w:sz w:val="26"/>
          <w:szCs w:val="26"/>
        </w:rPr>
      </w:pPr>
      <w:r w:rsidRPr="004B532A">
        <w:rPr>
          <w:rFonts w:ascii="Times New Roman" w:hAnsi="Times New Roman" w:cs="Times New Roman"/>
          <w:sz w:val="26"/>
          <w:szCs w:val="26"/>
        </w:rPr>
        <w:t xml:space="preserve">Au début de l’année, l’étudiant </w:t>
      </w:r>
      <w:r w:rsidR="006B019D">
        <w:rPr>
          <w:rFonts w:ascii="Times New Roman" w:hAnsi="Times New Roman" w:cs="Times New Roman"/>
          <w:sz w:val="26"/>
          <w:szCs w:val="26"/>
        </w:rPr>
        <w:t>peut</w:t>
      </w:r>
      <w:r w:rsidRPr="004B532A">
        <w:rPr>
          <w:rFonts w:ascii="Times New Roman" w:hAnsi="Times New Roman" w:cs="Times New Roman"/>
          <w:b/>
          <w:sz w:val="26"/>
          <w:szCs w:val="26"/>
        </w:rPr>
        <w:t xml:space="preserve"> </w:t>
      </w:r>
      <w:r w:rsidRPr="008A6080">
        <w:rPr>
          <w:rFonts w:ascii="Times New Roman" w:hAnsi="Times New Roman" w:cs="Times New Roman"/>
          <w:bCs/>
          <w:sz w:val="26"/>
          <w:szCs w:val="26"/>
        </w:rPr>
        <w:t>s’inscrire</w:t>
      </w:r>
      <w:r w:rsidRPr="004B532A">
        <w:rPr>
          <w:rFonts w:ascii="Times New Roman" w:hAnsi="Times New Roman" w:cs="Times New Roman"/>
          <w:b/>
          <w:sz w:val="26"/>
          <w:szCs w:val="26"/>
        </w:rPr>
        <w:t xml:space="preserve"> </w:t>
      </w:r>
      <w:r w:rsidRPr="004B532A">
        <w:rPr>
          <w:rFonts w:ascii="Times New Roman" w:hAnsi="Times New Roman" w:cs="Times New Roman"/>
          <w:sz w:val="26"/>
          <w:szCs w:val="26"/>
        </w:rPr>
        <w:t xml:space="preserve">en ligne : il précise les enseignements optionnels qu’il entend suivre, à savoir </w:t>
      </w:r>
      <w:r w:rsidRPr="004B532A">
        <w:rPr>
          <w:rFonts w:ascii="Times New Roman" w:hAnsi="Times New Roman" w:cs="Times New Roman"/>
          <w:b/>
          <w:sz w:val="26"/>
          <w:szCs w:val="26"/>
        </w:rPr>
        <w:t xml:space="preserve">les matières choisies dans les UE </w:t>
      </w:r>
      <w:r w:rsidRPr="004B532A">
        <w:rPr>
          <w:rFonts w:ascii="Times New Roman" w:hAnsi="Times New Roman" w:cs="Times New Roman"/>
          <w:sz w:val="26"/>
          <w:szCs w:val="26"/>
        </w:rPr>
        <w:t>(unité d’enseignement)</w:t>
      </w:r>
      <w:r w:rsidRPr="004B532A">
        <w:rPr>
          <w:rFonts w:ascii="Times New Roman" w:hAnsi="Times New Roman" w:cs="Times New Roman"/>
          <w:spacing w:val="-3"/>
          <w:sz w:val="26"/>
          <w:szCs w:val="26"/>
        </w:rPr>
        <w:t xml:space="preserve"> </w:t>
      </w:r>
      <w:r w:rsidRPr="004B532A">
        <w:rPr>
          <w:rFonts w:ascii="Times New Roman" w:hAnsi="Times New Roman" w:cs="Times New Roman"/>
          <w:b/>
          <w:sz w:val="26"/>
          <w:szCs w:val="26"/>
        </w:rPr>
        <w:t>à</w:t>
      </w:r>
      <w:r w:rsidRPr="004B532A">
        <w:rPr>
          <w:rFonts w:ascii="Times New Roman" w:hAnsi="Times New Roman" w:cs="Times New Roman"/>
          <w:b/>
          <w:spacing w:val="-5"/>
          <w:sz w:val="26"/>
          <w:szCs w:val="26"/>
        </w:rPr>
        <w:t xml:space="preserve"> </w:t>
      </w:r>
      <w:r w:rsidRPr="004B532A">
        <w:rPr>
          <w:rFonts w:ascii="Times New Roman" w:hAnsi="Times New Roman" w:cs="Times New Roman"/>
          <w:b/>
          <w:sz w:val="26"/>
          <w:szCs w:val="26"/>
        </w:rPr>
        <w:t>choix</w:t>
      </w:r>
      <w:r w:rsidRPr="004B532A">
        <w:rPr>
          <w:rFonts w:ascii="Times New Roman" w:hAnsi="Times New Roman" w:cs="Times New Roman"/>
          <w:sz w:val="26"/>
          <w:szCs w:val="26"/>
        </w:rPr>
        <w:t>.</w:t>
      </w:r>
      <w:r w:rsidRPr="004B532A">
        <w:rPr>
          <w:rFonts w:ascii="Times New Roman" w:hAnsi="Times New Roman" w:cs="Times New Roman"/>
          <w:spacing w:val="-5"/>
          <w:sz w:val="26"/>
          <w:szCs w:val="26"/>
        </w:rPr>
        <w:t xml:space="preserve"> </w:t>
      </w:r>
      <w:r w:rsidRPr="004B532A">
        <w:rPr>
          <w:rFonts w:ascii="Times New Roman" w:hAnsi="Times New Roman" w:cs="Times New Roman"/>
          <w:sz w:val="26"/>
          <w:szCs w:val="26"/>
        </w:rPr>
        <w:t>Il</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est</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vivement</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conseillé de</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tenir</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compte</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dans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ce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choix</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des</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projets</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de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préparation</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de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concours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ou</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examens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professionnels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et</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de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poursuite d’études en master.</w:t>
      </w:r>
    </w:p>
    <w:p w14:paraId="43D61EA4" w14:textId="7D295064" w:rsidR="00315C3D" w:rsidRPr="004B532A" w:rsidRDefault="00315C3D" w:rsidP="00294738">
      <w:pPr>
        <w:spacing w:before="0" w:line="276" w:lineRule="auto"/>
        <w:ind w:left="0"/>
        <w:rPr>
          <w:rFonts w:ascii="Times New Roman" w:hAnsi="Times New Roman" w:cs="Times New Roman"/>
          <w:sz w:val="26"/>
          <w:szCs w:val="26"/>
        </w:rPr>
      </w:pPr>
      <w:r w:rsidRPr="004B532A">
        <w:rPr>
          <w:rFonts w:ascii="Times New Roman" w:hAnsi="Times New Roman" w:cs="Times New Roman"/>
          <w:sz w:val="26"/>
          <w:szCs w:val="26"/>
        </w:rPr>
        <w:t>Les</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délais</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d’inscription</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arrêtés</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par</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l’administration</w:t>
      </w:r>
      <w:r w:rsidRPr="004B532A">
        <w:rPr>
          <w:rFonts w:ascii="Times New Roman" w:hAnsi="Times New Roman" w:cs="Times New Roman"/>
          <w:spacing w:val="-1"/>
          <w:sz w:val="26"/>
          <w:szCs w:val="26"/>
        </w:rPr>
        <w:t xml:space="preserve"> </w:t>
      </w:r>
      <w:r w:rsidRPr="004B532A">
        <w:rPr>
          <w:rFonts w:ascii="Times New Roman" w:hAnsi="Times New Roman" w:cs="Times New Roman"/>
          <w:sz w:val="26"/>
          <w:szCs w:val="26"/>
        </w:rPr>
        <w:t>universitaire</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doivent</w:t>
      </w:r>
      <w:r w:rsidRPr="004B532A">
        <w:rPr>
          <w:rFonts w:ascii="Times New Roman" w:hAnsi="Times New Roman" w:cs="Times New Roman"/>
          <w:spacing w:val="-3"/>
          <w:sz w:val="26"/>
          <w:szCs w:val="26"/>
        </w:rPr>
        <w:t xml:space="preserve"> </w:t>
      </w:r>
      <w:r w:rsidRPr="004B532A">
        <w:rPr>
          <w:rFonts w:ascii="Times New Roman" w:hAnsi="Times New Roman" w:cs="Times New Roman"/>
          <w:sz w:val="26"/>
          <w:szCs w:val="26"/>
        </w:rPr>
        <w:t>être</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impérativement</w:t>
      </w:r>
      <w:r w:rsidRPr="004B532A">
        <w:rPr>
          <w:rFonts w:ascii="Times New Roman" w:hAnsi="Times New Roman" w:cs="Times New Roman"/>
          <w:spacing w:val="-3"/>
          <w:sz w:val="26"/>
          <w:szCs w:val="26"/>
        </w:rPr>
        <w:t xml:space="preserve"> </w:t>
      </w:r>
      <w:r w:rsidRPr="004B532A">
        <w:rPr>
          <w:rFonts w:ascii="Times New Roman" w:hAnsi="Times New Roman" w:cs="Times New Roman"/>
          <w:sz w:val="26"/>
          <w:szCs w:val="26"/>
        </w:rPr>
        <w:t xml:space="preserve">respectés. </w:t>
      </w:r>
    </w:p>
    <w:p w14:paraId="0AAF69FC" w14:textId="77777777" w:rsidR="00315C3D" w:rsidRPr="00294738" w:rsidRDefault="00315C3D" w:rsidP="00294738">
      <w:pPr>
        <w:spacing w:before="0" w:line="276" w:lineRule="auto"/>
        <w:ind w:left="0"/>
        <w:rPr>
          <w:rFonts w:ascii="Arial" w:hAnsi="Arial" w:cs="Arial"/>
          <w:sz w:val="26"/>
          <w:szCs w:val="26"/>
        </w:rPr>
      </w:pPr>
    </w:p>
    <w:p w14:paraId="171A4588" w14:textId="677097C7" w:rsidR="00143B50" w:rsidRPr="008A6080" w:rsidRDefault="00BE1E68" w:rsidP="00294738">
      <w:pPr>
        <w:spacing w:before="0" w:line="276" w:lineRule="auto"/>
        <w:ind w:left="0"/>
        <w:rPr>
          <w:rFonts w:ascii="Times New Roman" w:hAnsi="Times New Roman" w:cs="Times New Roman"/>
          <w:b/>
          <w:bCs/>
          <w:sz w:val="32"/>
          <w:szCs w:val="32"/>
        </w:rPr>
      </w:pPr>
      <w:r w:rsidRPr="008A6080">
        <w:rPr>
          <w:rFonts w:ascii="Times New Roman" w:hAnsi="Times New Roman" w:cs="Times New Roman"/>
          <w:b/>
          <w:bCs/>
          <w:sz w:val="32"/>
          <w:szCs w:val="32"/>
        </w:rPr>
        <w:t>2-3-</w:t>
      </w:r>
      <w:hyperlink w:anchor="_bookmark22" w:history="1">
        <w:r w:rsidRPr="008A6080">
          <w:rPr>
            <w:rFonts w:ascii="Times New Roman" w:hAnsi="Times New Roman" w:cs="Times New Roman"/>
            <w:b/>
            <w:bCs/>
            <w:sz w:val="32"/>
            <w:szCs w:val="32"/>
          </w:rPr>
          <w:t>Organisation</w:t>
        </w:r>
        <w:r w:rsidRPr="008A6080">
          <w:rPr>
            <w:rFonts w:ascii="Times New Roman" w:hAnsi="Times New Roman" w:cs="Times New Roman"/>
            <w:b/>
            <w:bCs/>
            <w:spacing w:val="-7"/>
            <w:sz w:val="32"/>
            <w:szCs w:val="32"/>
          </w:rPr>
          <w:t xml:space="preserve"> </w:t>
        </w:r>
        <w:r w:rsidRPr="008A6080">
          <w:rPr>
            <w:rFonts w:ascii="Times New Roman" w:hAnsi="Times New Roman" w:cs="Times New Roman"/>
            <w:b/>
            <w:bCs/>
            <w:sz w:val="32"/>
            <w:szCs w:val="32"/>
          </w:rPr>
          <w:t>des</w:t>
        </w:r>
        <w:r w:rsidRPr="008A6080">
          <w:rPr>
            <w:rFonts w:ascii="Times New Roman" w:hAnsi="Times New Roman" w:cs="Times New Roman"/>
            <w:b/>
            <w:bCs/>
            <w:spacing w:val="-6"/>
            <w:sz w:val="32"/>
            <w:szCs w:val="32"/>
          </w:rPr>
          <w:t xml:space="preserve"> </w:t>
        </w:r>
        <w:r w:rsidRPr="008A6080">
          <w:rPr>
            <w:rFonts w:ascii="Times New Roman" w:hAnsi="Times New Roman" w:cs="Times New Roman"/>
            <w:b/>
            <w:bCs/>
            <w:spacing w:val="-2"/>
            <w:sz w:val="32"/>
            <w:szCs w:val="32"/>
          </w:rPr>
          <w:t>examens</w:t>
        </w:r>
      </w:hyperlink>
    </w:p>
    <w:p w14:paraId="65EA2CC6" w14:textId="1F76A567" w:rsidR="00143B50" w:rsidRPr="008A6080" w:rsidRDefault="00143B50" w:rsidP="00294738">
      <w:pPr>
        <w:spacing w:before="0" w:line="276" w:lineRule="auto"/>
        <w:ind w:left="0"/>
        <w:rPr>
          <w:rFonts w:ascii="Times New Roman" w:hAnsi="Times New Roman" w:cs="Times New Roman"/>
          <w:b/>
          <w:sz w:val="28"/>
          <w:szCs w:val="28"/>
        </w:rPr>
      </w:pPr>
      <w:bookmarkStart w:id="6" w:name="_bookmark23"/>
      <w:bookmarkEnd w:id="6"/>
      <w:r w:rsidRPr="008A6080">
        <w:rPr>
          <w:rFonts w:ascii="Times New Roman" w:hAnsi="Times New Roman" w:cs="Times New Roman"/>
          <w:b/>
          <w:sz w:val="28"/>
          <w:szCs w:val="28"/>
        </w:rPr>
        <w:t>2-3-1-</w:t>
      </w:r>
      <w:r w:rsidRPr="008A6080">
        <w:rPr>
          <w:rFonts w:ascii="Times New Roman" w:hAnsi="Times New Roman" w:cs="Times New Roman"/>
          <w:b/>
          <w:spacing w:val="-1"/>
          <w:sz w:val="28"/>
          <w:szCs w:val="28"/>
        </w:rPr>
        <w:t xml:space="preserve"> </w:t>
      </w:r>
      <w:r w:rsidRPr="008A6080">
        <w:rPr>
          <w:rFonts w:ascii="Times New Roman" w:hAnsi="Times New Roman" w:cs="Times New Roman"/>
          <w:b/>
          <w:sz w:val="28"/>
          <w:szCs w:val="28"/>
        </w:rPr>
        <w:t>Principes</w:t>
      </w:r>
      <w:r w:rsidRPr="008A6080">
        <w:rPr>
          <w:rFonts w:ascii="Times New Roman" w:hAnsi="Times New Roman" w:cs="Times New Roman"/>
          <w:b/>
          <w:spacing w:val="-4"/>
          <w:sz w:val="28"/>
          <w:szCs w:val="28"/>
        </w:rPr>
        <w:t xml:space="preserve"> </w:t>
      </w:r>
      <w:r w:rsidRPr="008A6080">
        <w:rPr>
          <w:rFonts w:ascii="Times New Roman" w:hAnsi="Times New Roman" w:cs="Times New Roman"/>
          <w:b/>
          <w:spacing w:val="-2"/>
          <w:sz w:val="28"/>
          <w:szCs w:val="28"/>
        </w:rPr>
        <w:t>généraux</w:t>
      </w:r>
    </w:p>
    <w:p w14:paraId="07903344" w14:textId="149BB680" w:rsidR="00143B50" w:rsidRPr="008A6080" w:rsidRDefault="00143B50"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Chaque année de Licence</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est constituée de</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 xml:space="preserve">deux semestres. Chacun de ces semestres est composé de plusieurs unités d’enseignements (UE), elles-mêmes constituées d’une ou plusieurs matières appelées éléments constitutifs (EC). Chaque UE fait l’objet de </w:t>
      </w:r>
      <w:r w:rsidR="008D3830" w:rsidRPr="008A6080">
        <w:rPr>
          <w:rFonts w:ascii="Times New Roman" w:hAnsi="Times New Roman" w:cs="Times New Roman"/>
          <w:sz w:val="26"/>
          <w:szCs w:val="26"/>
        </w:rPr>
        <w:t xml:space="preserve">contrôle </w:t>
      </w:r>
      <w:r w:rsidRPr="008A6080">
        <w:rPr>
          <w:rFonts w:ascii="Times New Roman" w:hAnsi="Times New Roman" w:cs="Times New Roman"/>
          <w:sz w:val="26"/>
          <w:szCs w:val="26"/>
        </w:rPr>
        <w:t>(s) spécifique(s) :</w:t>
      </w:r>
    </w:p>
    <w:p w14:paraId="514F0A9F" w14:textId="7665916D"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pacing w:val="-2"/>
          <w:sz w:val="26"/>
          <w:szCs w:val="26"/>
        </w:rPr>
        <w:t xml:space="preserve"> </w:t>
      </w:r>
      <w:r w:rsidR="00143B50" w:rsidRPr="008A6080">
        <w:rPr>
          <w:rFonts w:ascii="Times New Roman" w:hAnsi="Times New Roman" w:cs="Times New Roman"/>
          <w:sz w:val="26"/>
          <w:szCs w:val="26"/>
        </w:rPr>
        <w:t>dans</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le</w:t>
      </w:r>
      <w:r w:rsidR="00143B50" w:rsidRPr="008A6080">
        <w:rPr>
          <w:rFonts w:ascii="Times New Roman" w:hAnsi="Times New Roman" w:cs="Times New Roman"/>
          <w:spacing w:val="-2"/>
          <w:sz w:val="26"/>
          <w:szCs w:val="26"/>
        </w:rPr>
        <w:t xml:space="preserve"> </w:t>
      </w:r>
      <w:r w:rsidR="00143B50" w:rsidRPr="008A6080">
        <w:rPr>
          <w:rFonts w:ascii="Times New Roman" w:hAnsi="Times New Roman" w:cs="Times New Roman"/>
          <w:sz w:val="26"/>
          <w:szCs w:val="26"/>
        </w:rPr>
        <w:t>cadre</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du</w:t>
      </w:r>
      <w:r w:rsidR="00143B50" w:rsidRPr="008A6080">
        <w:rPr>
          <w:rFonts w:ascii="Times New Roman" w:hAnsi="Times New Roman" w:cs="Times New Roman"/>
          <w:spacing w:val="-2"/>
          <w:sz w:val="26"/>
          <w:szCs w:val="26"/>
        </w:rPr>
        <w:t xml:space="preserve"> </w:t>
      </w:r>
      <w:r w:rsidR="00143B50" w:rsidRPr="008A6080">
        <w:rPr>
          <w:rFonts w:ascii="Times New Roman" w:hAnsi="Times New Roman" w:cs="Times New Roman"/>
          <w:sz w:val="26"/>
          <w:szCs w:val="26"/>
        </w:rPr>
        <w:t>contrôle</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continu</w:t>
      </w:r>
      <w:r w:rsidR="00143B50" w:rsidRPr="008A6080">
        <w:rPr>
          <w:rFonts w:ascii="Times New Roman" w:hAnsi="Times New Roman" w:cs="Times New Roman"/>
          <w:spacing w:val="-5"/>
          <w:sz w:val="26"/>
          <w:szCs w:val="26"/>
        </w:rPr>
        <w:t xml:space="preserve"> </w:t>
      </w:r>
      <w:r w:rsidR="00143B50" w:rsidRPr="008A6080">
        <w:rPr>
          <w:rFonts w:ascii="Times New Roman" w:hAnsi="Times New Roman" w:cs="Times New Roman"/>
          <w:spacing w:val="-10"/>
          <w:sz w:val="26"/>
          <w:szCs w:val="26"/>
        </w:rPr>
        <w:t>;</w:t>
      </w:r>
    </w:p>
    <w:p w14:paraId="60576986" w14:textId="71C27487"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sous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forme</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de</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contrôles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terminaux,</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se</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déroulant</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après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la</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fin</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des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enseignements</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du</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semestre concerné, sous forme écrite ou orale ;</w:t>
      </w:r>
    </w:p>
    <w:p w14:paraId="14782BE0" w14:textId="50D755AB"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z w:val="26"/>
          <w:szCs w:val="26"/>
        </w:rPr>
        <w:t xml:space="preserve"> sous forme de contrôles terminaux hors session, se déroulant après la fin</w:t>
      </w:r>
      <w:r w:rsidR="00143B50" w:rsidRPr="008A6080">
        <w:rPr>
          <w:rFonts w:ascii="Times New Roman" w:hAnsi="Times New Roman" w:cs="Times New Roman"/>
          <w:spacing w:val="24"/>
          <w:sz w:val="26"/>
          <w:szCs w:val="26"/>
        </w:rPr>
        <w:t xml:space="preserve"> </w:t>
      </w:r>
      <w:r w:rsidR="00143B50" w:rsidRPr="008A6080">
        <w:rPr>
          <w:rFonts w:ascii="Times New Roman" w:hAnsi="Times New Roman" w:cs="Times New Roman"/>
          <w:sz w:val="26"/>
          <w:szCs w:val="26"/>
        </w:rPr>
        <w:t>des enseignements du</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semestre concerné, sous forme écrite ou orale ;</w:t>
      </w:r>
    </w:p>
    <w:p w14:paraId="6137DCF5" w14:textId="0EC5E095"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en</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combinant</w:t>
      </w:r>
      <w:r w:rsidR="00143B50" w:rsidRPr="008A6080">
        <w:rPr>
          <w:rFonts w:ascii="Times New Roman" w:hAnsi="Times New Roman" w:cs="Times New Roman"/>
          <w:spacing w:val="-6"/>
          <w:sz w:val="26"/>
          <w:szCs w:val="26"/>
        </w:rPr>
        <w:t xml:space="preserve"> </w:t>
      </w:r>
      <w:r w:rsidR="00143B50" w:rsidRPr="008A6080">
        <w:rPr>
          <w:rFonts w:ascii="Times New Roman" w:hAnsi="Times New Roman" w:cs="Times New Roman"/>
          <w:sz w:val="26"/>
          <w:szCs w:val="26"/>
        </w:rPr>
        <w:t>contrôle</w:t>
      </w:r>
      <w:r w:rsidR="00143B50" w:rsidRPr="008A6080">
        <w:rPr>
          <w:rFonts w:ascii="Times New Roman" w:hAnsi="Times New Roman" w:cs="Times New Roman"/>
          <w:spacing w:val="-5"/>
          <w:sz w:val="26"/>
          <w:szCs w:val="26"/>
        </w:rPr>
        <w:t xml:space="preserve"> </w:t>
      </w:r>
      <w:r w:rsidR="00143B50" w:rsidRPr="008A6080">
        <w:rPr>
          <w:rFonts w:ascii="Times New Roman" w:hAnsi="Times New Roman" w:cs="Times New Roman"/>
          <w:sz w:val="26"/>
          <w:szCs w:val="26"/>
        </w:rPr>
        <w:t>continu</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et</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contrôle</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terminal</w:t>
      </w:r>
      <w:r w:rsidR="00143B50" w:rsidRPr="008A6080">
        <w:rPr>
          <w:rFonts w:ascii="Times New Roman" w:hAnsi="Times New Roman" w:cs="Times New Roman"/>
          <w:spacing w:val="-4"/>
          <w:sz w:val="26"/>
          <w:szCs w:val="26"/>
        </w:rPr>
        <w:t xml:space="preserve"> </w:t>
      </w:r>
      <w:r w:rsidR="00143B50" w:rsidRPr="008A6080">
        <w:rPr>
          <w:rFonts w:ascii="Times New Roman" w:hAnsi="Times New Roman" w:cs="Times New Roman"/>
          <w:spacing w:val="-10"/>
          <w:sz w:val="26"/>
          <w:szCs w:val="26"/>
        </w:rPr>
        <w:t>;</w:t>
      </w:r>
    </w:p>
    <w:p w14:paraId="07EBC76E" w14:textId="23B61323" w:rsidR="004D0B94" w:rsidRPr="008A6080" w:rsidRDefault="00143B50" w:rsidP="008D3830">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Les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modalités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du</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contrôle</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sont</w:t>
      </w:r>
      <w:r w:rsidRPr="008A6080">
        <w:rPr>
          <w:rFonts w:ascii="Times New Roman" w:hAnsi="Times New Roman" w:cs="Times New Roman"/>
          <w:spacing w:val="-1"/>
          <w:sz w:val="26"/>
          <w:szCs w:val="26"/>
        </w:rPr>
        <w:t xml:space="preserve"> </w:t>
      </w:r>
      <w:r w:rsidRPr="008A6080">
        <w:rPr>
          <w:rFonts w:ascii="Times New Roman" w:hAnsi="Times New Roman" w:cs="Times New Roman"/>
          <w:sz w:val="26"/>
          <w:szCs w:val="26"/>
        </w:rPr>
        <w:t>arrêtées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par</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les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conseils</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centraux et</w:t>
      </w:r>
      <w:r w:rsidRPr="008A6080">
        <w:rPr>
          <w:rFonts w:ascii="Times New Roman" w:hAnsi="Times New Roman" w:cs="Times New Roman"/>
          <w:spacing w:val="-1"/>
          <w:sz w:val="26"/>
          <w:szCs w:val="26"/>
        </w:rPr>
        <w:t xml:space="preserve"> </w:t>
      </w:r>
      <w:r w:rsidRPr="008A6080">
        <w:rPr>
          <w:rFonts w:ascii="Times New Roman" w:hAnsi="Times New Roman" w:cs="Times New Roman"/>
          <w:sz w:val="26"/>
          <w:szCs w:val="26"/>
        </w:rPr>
        <w:t>sont</w:t>
      </w:r>
      <w:r w:rsidRPr="008A6080">
        <w:rPr>
          <w:rFonts w:ascii="Times New Roman" w:hAnsi="Times New Roman" w:cs="Times New Roman"/>
          <w:spacing w:val="-1"/>
          <w:sz w:val="26"/>
          <w:szCs w:val="26"/>
        </w:rPr>
        <w:t xml:space="preserve"> </w:t>
      </w:r>
      <w:r w:rsidRPr="008A6080">
        <w:rPr>
          <w:rFonts w:ascii="Times New Roman" w:hAnsi="Times New Roman" w:cs="Times New Roman"/>
          <w:sz w:val="26"/>
          <w:szCs w:val="26"/>
        </w:rPr>
        <w:t>affichées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au</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plus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tard</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à</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la</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fin</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du premier mois de l'année d'enseignement.</w:t>
      </w:r>
    </w:p>
    <w:p w14:paraId="001AF549" w14:textId="77777777" w:rsidR="008D3830" w:rsidRPr="00311E89" w:rsidRDefault="008D3830" w:rsidP="008D3830">
      <w:pPr>
        <w:spacing w:before="0" w:line="276" w:lineRule="auto"/>
        <w:ind w:left="0"/>
        <w:rPr>
          <w:rFonts w:ascii="Times New Roman" w:hAnsi="Times New Roman" w:cs="Times New Roman"/>
          <w:b/>
          <w:sz w:val="28"/>
          <w:szCs w:val="28"/>
        </w:rPr>
      </w:pPr>
      <w:r w:rsidRPr="00311E89">
        <w:rPr>
          <w:rFonts w:ascii="Times New Roman" w:hAnsi="Times New Roman" w:cs="Times New Roman"/>
          <w:b/>
          <w:sz w:val="28"/>
          <w:szCs w:val="28"/>
        </w:rPr>
        <w:t>2-3-2-Sessions</w:t>
      </w:r>
    </w:p>
    <w:p w14:paraId="708D3748" w14:textId="17FDF6C1" w:rsidR="008D3830" w:rsidRPr="008A6080" w:rsidRDefault="008D3830" w:rsidP="008D3830">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Pour</w:t>
      </w:r>
      <w:r w:rsidRPr="008A6080">
        <w:rPr>
          <w:rFonts w:ascii="Times New Roman" w:hAnsi="Times New Roman" w:cs="Times New Roman"/>
          <w:spacing w:val="-5"/>
          <w:sz w:val="26"/>
          <w:szCs w:val="26"/>
        </w:rPr>
        <w:t xml:space="preserve"> </w:t>
      </w:r>
      <w:r w:rsidRPr="008A6080">
        <w:rPr>
          <w:rFonts w:ascii="Times New Roman" w:hAnsi="Times New Roman" w:cs="Times New Roman"/>
          <w:sz w:val="26"/>
          <w:szCs w:val="26"/>
        </w:rPr>
        <w:t>toutes</w:t>
      </w:r>
      <w:r w:rsidRPr="008A6080">
        <w:rPr>
          <w:rFonts w:ascii="Times New Roman" w:hAnsi="Times New Roman" w:cs="Times New Roman"/>
          <w:spacing w:val="-4"/>
          <w:sz w:val="26"/>
          <w:szCs w:val="26"/>
        </w:rPr>
        <w:t xml:space="preserve"> </w:t>
      </w:r>
      <w:r w:rsidRPr="008A6080">
        <w:rPr>
          <w:rFonts w:ascii="Times New Roman" w:hAnsi="Times New Roman" w:cs="Times New Roman"/>
          <w:sz w:val="26"/>
          <w:szCs w:val="26"/>
        </w:rPr>
        <w:t>les</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matières non validées</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d’une UE</w:t>
      </w:r>
      <w:r w:rsidRPr="008A6080">
        <w:rPr>
          <w:rFonts w:ascii="Times New Roman" w:hAnsi="Times New Roman" w:cs="Times New Roman"/>
          <w:spacing w:val="-4"/>
          <w:sz w:val="26"/>
          <w:szCs w:val="26"/>
        </w:rPr>
        <w:t xml:space="preserve"> </w:t>
      </w:r>
      <w:r w:rsidRPr="008A6080">
        <w:rPr>
          <w:rFonts w:ascii="Times New Roman" w:hAnsi="Times New Roman" w:cs="Times New Roman"/>
          <w:sz w:val="26"/>
          <w:szCs w:val="26"/>
        </w:rPr>
        <w:t>non acquise, une</w:t>
      </w:r>
      <w:r w:rsidRPr="008A6080">
        <w:rPr>
          <w:rFonts w:ascii="Times New Roman" w:hAnsi="Times New Roman" w:cs="Times New Roman"/>
          <w:spacing w:val="-5"/>
          <w:sz w:val="26"/>
          <w:szCs w:val="26"/>
        </w:rPr>
        <w:t xml:space="preserve"> </w:t>
      </w:r>
      <w:r w:rsidRPr="008A6080">
        <w:rPr>
          <w:rFonts w:ascii="Times New Roman" w:hAnsi="Times New Roman" w:cs="Times New Roman"/>
          <w:sz w:val="26"/>
          <w:szCs w:val="26"/>
        </w:rPr>
        <w:t>seconde</w:t>
      </w:r>
      <w:r w:rsidRPr="008A6080">
        <w:rPr>
          <w:rFonts w:ascii="Times New Roman" w:hAnsi="Times New Roman" w:cs="Times New Roman"/>
          <w:spacing w:val="-4"/>
          <w:sz w:val="26"/>
          <w:szCs w:val="26"/>
        </w:rPr>
        <w:t xml:space="preserve"> </w:t>
      </w:r>
      <w:r w:rsidRPr="008A6080">
        <w:rPr>
          <w:rFonts w:ascii="Times New Roman" w:hAnsi="Times New Roman" w:cs="Times New Roman"/>
          <w:sz w:val="26"/>
          <w:szCs w:val="26"/>
        </w:rPr>
        <w:t>session</w:t>
      </w:r>
      <w:r w:rsidRPr="008A6080">
        <w:rPr>
          <w:rFonts w:ascii="Times New Roman" w:hAnsi="Times New Roman" w:cs="Times New Roman"/>
          <w:spacing w:val="-5"/>
          <w:sz w:val="26"/>
          <w:szCs w:val="26"/>
        </w:rPr>
        <w:t xml:space="preserve"> </w:t>
      </w:r>
      <w:r w:rsidRPr="008A6080">
        <w:rPr>
          <w:rFonts w:ascii="Times New Roman" w:hAnsi="Times New Roman" w:cs="Times New Roman"/>
          <w:sz w:val="26"/>
          <w:szCs w:val="26"/>
        </w:rPr>
        <w:t>a</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lieu.</w:t>
      </w:r>
    </w:p>
    <w:p w14:paraId="53ED70C5" w14:textId="77777777" w:rsidR="008D3830" w:rsidRDefault="008D3830" w:rsidP="008D3830">
      <w:pPr>
        <w:spacing w:before="0" w:line="276" w:lineRule="auto"/>
        <w:ind w:left="0"/>
        <w:rPr>
          <w:rFonts w:ascii="Arial" w:hAnsi="Arial" w:cs="Arial"/>
          <w:sz w:val="26"/>
          <w:szCs w:val="26"/>
        </w:rPr>
      </w:pPr>
    </w:p>
    <w:p w14:paraId="069DA49A" w14:textId="77777777" w:rsidR="008D3830" w:rsidRDefault="008D3830" w:rsidP="008D3830">
      <w:pPr>
        <w:spacing w:before="0" w:line="276" w:lineRule="auto"/>
        <w:ind w:left="0"/>
        <w:rPr>
          <w:rFonts w:ascii="Arial" w:hAnsi="Arial" w:cs="Arial"/>
          <w:sz w:val="26"/>
          <w:szCs w:val="26"/>
        </w:rPr>
      </w:pPr>
    </w:p>
    <w:p w14:paraId="358BBAE6" w14:textId="77777777" w:rsidR="008D3830" w:rsidRDefault="008D3830" w:rsidP="008D3830">
      <w:pPr>
        <w:spacing w:before="0" w:line="276" w:lineRule="auto"/>
        <w:ind w:left="0"/>
        <w:rPr>
          <w:rFonts w:ascii="Arial" w:hAnsi="Arial" w:cs="Arial"/>
          <w:sz w:val="26"/>
          <w:szCs w:val="26"/>
        </w:rPr>
      </w:pPr>
    </w:p>
    <w:p w14:paraId="7B08C379" w14:textId="77777777" w:rsidR="008D3830" w:rsidRDefault="008D3830" w:rsidP="008D3830">
      <w:pPr>
        <w:spacing w:before="0" w:line="276" w:lineRule="auto"/>
        <w:ind w:left="0"/>
        <w:rPr>
          <w:rFonts w:ascii="Arial" w:hAnsi="Arial" w:cs="Arial"/>
          <w:sz w:val="26"/>
          <w:szCs w:val="26"/>
        </w:rPr>
      </w:pPr>
    </w:p>
    <w:p w14:paraId="6DA306F5" w14:textId="77777777" w:rsidR="008D3830" w:rsidRDefault="008D3830" w:rsidP="008D3830">
      <w:pPr>
        <w:spacing w:before="0" w:line="276" w:lineRule="auto"/>
        <w:ind w:left="0"/>
        <w:sectPr w:rsidR="008D3830" w:rsidSect="003052EE">
          <w:pgSz w:w="11900" w:h="16850"/>
          <w:pgMar w:top="1135" w:right="700" w:bottom="280" w:left="851" w:header="720" w:footer="720" w:gutter="0"/>
          <w:cols w:space="720"/>
        </w:sectPr>
      </w:pPr>
    </w:p>
    <w:p w14:paraId="3A631CEA" w14:textId="126C5440" w:rsidR="00143B50" w:rsidRPr="008D3830" w:rsidRDefault="00143B50" w:rsidP="00ED4A8C">
      <w:pPr>
        <w:pStyle w:val="Corpsdetexte"/>
        <w:spacing w:before="0" w:line="276" w:lineRule="auto"/>
        <w:ind w:left="1690" w:right="1390"/>
      </w:pPr>
      <w:r>
        <w:lastRenderedPageBreak/>
        <w:t>Schéma</w:t>
      </w:r>
      <w:r>
        <w:rPr>
          <w:spacing w:val="-4"/>
        </w:rPr>
        <w:t xml:space="preserve"> </w:t>
      </w:r>
      <w:r>
        <w:t>1</w:t>
      </w:r>
      <w:r>
        <w:rPr>
          <w:spacing w:val="-2"/>
        </w:rPr>
        <w:t xml:space="preserve"> </w:t>
      </w:r>
      <w:r>
        <w:t>:</w:t>
      </w:r>
      <w:r>
        <w:rPr>
          <w:spacing w:val="-3"/>
        </w:rPr>
        <w:t xml:space="preserve"> </w:t>
      </w:r>
      <w:r>
        <w:t>Comprendre</w:t>
      </w:r>
      <w:r>
        <w:rPr>
          <w:spacing w:val="-3"/>
        </w:rPr>
        <w:t xml:space="preserve"> </w:t>
      </w:r>
      <w:r>
        <w:t>les</w:t>
      </w:r>
      <w:r>
        <w:rPr>
          <w:spacing w:val="-6"/>
        </w:rPr>
        <w:t xml:space="preserve"> </w:t>
      </w:r>
      <w:r>
        <w:t>résultats</w:t>
      </w:r>
      <w:r>
        <w:rPr>
          <w:spacing w:val="-3"/>
        </w:rPr>
        <w:t xml:space="preserve"> </w:t>
      </w:r>
      <w:r>
        <w:t>des</w:t>
      </w:r>
      <w:r>
        <w:rPr>
          <w:spacing w:val="-6"/>
        </w:rPr>
        <w:t xml:space="preserve"> </w:t>
      </w:r>
      <w:r>
        <w:t>partiels</w:t>
      </w:r>
      <w:r>
        <w:rPr>
          <w:spacing w:val="-3"/>
        </w:rPr>
        <w:t xml:space="preserve"> </w:t>
      </w:r>
      <w:r>
        <w:t>(Session</w:t>
      </w:r>
      <w:r>
        <w:rPr>
          <w:spacing w:val="-3"/>
        </w:rPr>
        <w:t xml:space="preserve"> </w:t>
      </w:r>
      <w:r>
        <w:rPr>
          <w:spacing w:val="-5"/>
        </w:rPr>
        <w:t>1)</w:t>
      </w:r>
    </w:p>
    <w:p w14:paraId="07590804" w14:textId="77777777" w:rsidR="00143B50" w:rsidRDefault="00143B50" w:rsidP="00ED4A8C">
      <w:pPr>
        <w:pStyle w:val="Corpsdetexte"/>
        <w:spacing w:before="0" w:line="276" w:lineRule="auto"/>
        <w:rPr>
          <w:sz w:val="21"/>
        </w:rPr>
      </w:pPr>
    </w:p>
    <w:bookmarkStart w:id="7" w:name="_Hlk172384445"/>
    <w:p w14:paraId="7D952E1B" w14:textId="1053F88F" w:rsidR="00143B50" w:rsidRDefault="00143B50" w:rsidP="00ED4A8C">
      <w:pPr>
        <w:spacing w:before="0" w:line="276" w:lineRule="auto"/>
        <w:ind w:left="2583" w:right="846"/>
        <w:rPr>
          <w:rFonts w:ascii="Bradley Hand ITC"/>
          <w:b/>
          <w:i/>
          <w:sz w:val="25"/>
        </w:rPr>
      </w:pPr>
      <w:r>
        <w:rPr>
          <w:rFonts w:ascii="Times New Roman"/>
          <w:noProof/>
        </w:rPr>
        <mc:AlternateContent>
          <mc:Choice Requires="wpg">
            <w:drawing>
              <wp:anchor distT="0" distB="0" distL="114300" distR="114300" simplePos="0" relativeHeight="251670528" behindDoc="1" locked="0" layoutInCell="1" allowOverlap="1" wp14:anchorId="25D65E41" wp14:editId="34816DC7">
                <wp:simplePos x="0" y="0"/>
                <wp:positionH relativeFrom="page">
                  <wp:posOffset>403225</wp:posOffset>
                </wp:positionH>
                <wp:positionV relativeFrom="paragraph">
                  <wp:posOffset>-130810</wp:posOffset>
                </wp:positionV>
                <wp:extent cx="6558280" cy="4261485"/>
                <wp:effectExtent l="3175" t="8255" r="1270" b="0"/>
                <wp:wrapNone/>
                <wp:docPr id="1142459322"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8280" cy="4261485"/>
                          <a:chOff x="635" y="-206"/>
                          <a:chExt cx="10328" cy="6711"/>
                        </a:xfrm>
                      </wpg:grpSpPr>
                      <wps:wsp>
                        <wps:cNvPr id="456164005" name="docshape6"/>
                        <wps:cNvSpPr>
                          <a:spLocks/>
                        </wps:cNvSpPr>
                        <wps:spPr bwMode="auto">
                          <a:xfrm>
                            <a:off x="4208" y="2154"/>
                            <a:ext cx="4005" cy="151"/>
                          </a:xfrm>
                          <a:custGeom>
                            <a:avLst/>
                            <a:gdLst>
                              <a:gd name="T0" fmla="+- 0 6113 4208"/>
                              <a:gd name="T1" fmla="*/ T0 w 4005"/>
                              <a:gd name="T2" fmla="+- 0 2154 2154"/>
                              <a:gd name="T3" fmla="*/ 2154 h 151"/>
                              <a:gd name="T4" fmla="+- 0 6121 4208"/>
                              <a:gd name="T5" fmla="*/ T4 w 4005"/>
                              <a:gd name="T6" fmla="+- 0 2304 2154"/>
                              <a:gd name="T7" fmla="*/ 2304 h 151"/>
                              <a:gd name="T8" fmla="+- 0 4208 4208"/>
                              <a:gd name="T9" fmla="*/ T8 w 4005"/>
                              <a:gd name="T10" fmla="+- 0 2304 2154"/>
                              <a:gd name="T11" fmla="*/ 2304 h 151"/>
                              <a:gd name="T12" fmla="+- 0 8213 4208"/>
                              <a:gd name="T13" fmla="*/ T12 w 4005"/>
                              <a:gd name="T14" fmla="+- 0 2305 2154"/>
                              <a:gd name="T15" fmla="*/ 2305 h 151"/>
                            </a:gdLst>
                            <a:ahLst/>
                            <a:cxnLst>
                              <a:cxn ang="0">
                                <a:pos x="T1" y="T3"/>
                              </a:cxn>
                              <a:cxn ang="0">
                                <a:pos x="T5" y="T7"/>
                              </a:cxn>
                              <a:cxn ang="0">
                                <a:pos x="T9" y="T11"/>
                              </a:cxn>
                              <a:cxn ang="0">
                                <a:pos x="T13" y="T15"/>
                              </a:cxn>
                            </a:cxnLst>
                            <a:rect l="0" t="0" r="r" b="b"/>
                            <a:pathLst>
                              <a:path w="4005" h="151">
                                <a:moveTo>
                                  <a:pt x="1905" y="0"/>
                                </a:moveTo>
                                <a:lnTo>
                                  <a:pt x="1913" y="150"/>
                                </a:lnTo>
                                <a:moveTo>
                                  <a:pt x="0" y="150"/>
                                </a:moveTo>
                                <a:lnTo>
                                  <a:pt x="4005" y="151"/>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7425933" name="docshape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115" y="2304"/>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8235465" name="docshape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135" y="2304"/>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1153690982" name="docshape9"/>
                        <wps:cNvSpPr txBox="1">
                          <a:spLocks noChangeArrowheads="1"/>
                        </wps:cNvSpPr>
                        <wps:spPr bwMode="auto">
                          <a:xfrm>
                            <a:off x="4436" y="761"/>
                            <a:ext cx="3406" cy="1390"/>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C5EA46" w14:textId="77777777" w:rsidR="00143B50" w:rsidRDefault="00143B50" w:rsidP="00143B50">
                              <w:pPr>
                                <w:spacing w:before="67"/>
                                <w:ind w:left="437" w:right="437"/>
                                <w:jc w:val="center"/>
                                <w:rPr>
                                  <w:sz w:val="20"/>
                                </w:rPr>
                              </w:pPr>
                              <w:r>
                                <w:rPr>
                                  <w:sz w:val="20"/>
                                </w:rPr>
                                <w:t>Vous</w:t>
                              </w:r>
                              <w:r>
                                <w:rPr>
                                  <w:spacing w:val="-5"/>
                                  <w:sz w:val="20"/>
                                </w:rPr>
                                <w:t xml:space="preserve"> </w:t>
                              </w:r>
                              <w:r>
                                <w:rPr>
                                  <w:sz w:val="20"/>
                                </w:rPr>
                                <w:t>devez</w:t>
                              </w:r>
                              <w:r>
                                <w:rPr>
                                  <w:spacing w:val="-4"/>
                                  <w:sz w:val="20"/>
                                </w:rPr>
                                <w:t xml:space="preserve"> </w:t>
                              </w:r>
                              <w:r>
                                <w:rPr>
                                  <w:sz w:val="20"/>
                                </w:rPr>
                                <w:t>passer</w:t>
                              </w:r>
                              <w:r>
                                <w:rPr>
                                  <w:spacing w:val="-4"/>
                                  <w:sz w:val="20"/>
                                </w:rPr>
                                <w:t xml:space="preserve"> </w:t>
                              </w:r>
                              <w:r>
                                <w:rPr>
                                  <w:sz w:val="20"/>
                                </w:rPr>
                                <w:t>la</w:t>
                              </w:r>
                              <w:r>
                                <w:rPr>
                                  <w:spacing w:val="-4"/>
                                  <w:sz w:val="20"/>
                                </w:rPr>
                                <w:t xml:space="preserve"> </w:t>
                              </w:r>
                              <w:r>
                                <w:rPr>
                                  <w:sz w:val="20"/>
                                </w:rPr>
                                <w:t>session</w:t>
                              </w:r>
                              <w:r>
                                <w:rPr>
                                  <w:spacing w:val="-3"/>
                                  <w:sz w:val="20"/>
                                </w:rPr>
                                <w:t xml:space="preserve"> </w:t>
                              </w:r>
                              <w:r>
                                <w:rPr>
                                  <w:spacing w:val="-5"/>
                                  <w:sz w:val="20"/>
                                </w:rPr>
                                <w:t>2.</w:t>
                              </w:r>
                            </w:p>
                            <w:p w14:paraId="3AB97CB6" w14:textId="77777777" w:rsidR="00143B50" w:rsidRDefault="00143B50" w:rsidP="00143B50">
                              <w:pPr>
                                <w:spacing w:before="1"/>
                                <w:rPr>
                                  <w:sz w:val="20"/>
                                </w:rPr>
                              </w:pPr>
                            </w:p>
                            <w:p w14:paraId="78F22090" w14:textId="77777777" w:rsidR="00143B50" w:rsidRDefault="00143B50" w:rsidP="00ED4A8C">
                              <w:pPr>
                                <w:ind w:left="511" w:right="516"/>
                                <w:rPr>
                                  <w:sz w:val="20"/>
                                </w:rPr>
                              </w:pPr>
                              <w:r>
                                <w:rPr>
                                  <w:sz w:val="20"/>
                                </w:rPr>
                                <w:t>Vous</w:t>
                              </w:r>
                              <w:r>
                                <w:rPr>
                                  <w:spacing w:val="-13"/>
                                  <w:sz w:val="20"/>
                                </w:rPr>
                                <w:t xml:space="preserve"> </w:t>
                              </w:r>
                              <w:r>
                                <w:rPr>
                                  <w:sz w:val="20"/>
                                </w:rPr>
                                <w:t>commencez</w:t>
                              </w:r>
                              <w:r>
                                <w:rPr>
                                  <w:spacing w:val="-12"/>
                                  <w:sz w:val="20"/>
                                </w:rPr>
                                <w:t xml:space="preserve"> </w:t>
                              </w:r>
                              <w:r>
                                <w:rPr>
                                  <w:sz w:val="20"/>
                                </w:rPr>
                                <w:t>par</w:t>
                              </w:r>
                              <w:r>
                                <w:rPr>
                                  <w:spacing w:val="-13"/>
                                  <w:sz w:val="20"/>
                                </w:rPr>
                                <w:t xml:space="preserve"> </w:t>
                              </w:r>
                              <w:r>
                                <w:rPr>
                                  <w:sz w:val="20"/>
                                </w:rPr>
                                <w:t>vérifier la moyenne obtenue</w:t>
                              </w:r>
                            </w:p>
                            <w:p w14:paraId="7BD83B54" w14:textId="77777777" w:rsidR="00143B50" w:rsidRDefault="00143B50" w:rsidP="00143B50">
                              <w:pPr>
                                <w:spacing w:before="6"/>
                                <w:ind w:left="436" w:right="437"/>
                                <w:jc w:val="center"/>
                                <w:rPr>
                                  <w:sz w:val="20"/>
                                </w:rPr>
                              </w:pPr>
                              <w:r>
                                <w:rPr>
                                  <w:sz w:val="20"/>
                                </w:rPr>
                                <w:t>à</w:t>
                              </w:r>
                              <w:r>
                                <w:rPr>
                                  <w:spacing w:val="-5"/>
                                  <w:sz w:val="20"/>
                                </w:rPr>
                                <w:t xml:space="preserve"> </w:t>
                              </w:r>
                              <w:r>
                                <w:rPr>
                                  <w:sz w:val="20"/>
                                </w:rPr>
                                <w:t>chaque</w:t>
                              </w:r>
                              <w:r>
                                <w:rPr>
                                  <w:spacing w:val="-4"/>
                                  <w:sz w:val="20"/>
                                </w:rPr>
                                <w:t xml:space="preserve"> </w:t>
                              </w:r>
                              <w:r>
                                <w:rPr>
                                  <w:spacing w:val="-2"/>
                                  <w:sz w:val="20"/>
                                </w:rPr>
                                <w:t>semestre.</w:t>
                              </w:r>
                            </w:p>
                          </w:txbxContent>
                        </wps:txbx>
                        <wps:bodyPr rot="0" vert="horz" wrap="square" lIns="0" tIns="0" rIns="0" bIns="0" anchor="t" anchorCtr="0" upright="1">
                          <a:noAutofit/>
                        </wps:bodyPr>
                      </wps:wsp>
                      <wps:wsp>
                        <wps:cNvPr id="630822344" name="docshape10"/>
                        <wps:cNvSpPr txBox="1">
                          <a:spLocks noChangeArrowheads="1"/>
                        </wps:cNvSpPr>
                        <wps:spPr bwMode="auto">
                          <a:xfrm>
                            <a:off x="2318" y="2609"/>
                            <a:ext cx="4194" cy="913"/>
                          </a:xfrm>
                          <a:prstGeom prst="rect">
                            <a:avLst/>
                          </a:prstGeom>
                          <a:solidFill>
                            <a:srgbClr val="D9D9D9"/>
                          </a:solidFill>
                          <a:ln w="6480">
                            <a:solidFill>
                              <a:srgbClr val="000000"/>
                            </a:solidFill>
                            <a:miter lim="800000"/>
                            <a:headEnd/>
                            <a:tailEnd/>
                          </a:ln>
                        </wps:spPr>
                        <wps:txbx>
                          <w:txbxContent>
                            <w:p w14:paraId="26E4A062" w14:textId="77777777" w:rsidR="00143B50" w:rsidRDefault="00143B50" w:rsidP="00143B50">
                              <w:pPr>
                                <w:spacing w:before="7"/>
                                <w:rPr>
                                  <w:rFonts w:ascii="Bradley Hand ITC"/>
                                  <w:b/>
                                  <w:i/>
                                  <w:color w:val="000000"/>
                                  <w:sz w:val="17"/>
                                </w:rPr>
                              </w:pPr>
                            </w:p>
                            <w:p w14:paraId="2BE99849" w14:textId="77777777" w:rsidR="00143B50" w:rsidRDefault="00143B50" w:rsidP="00143B50">
                              <w:pPr>
                                <w:spacing w:line="244" w:lineRule="auto"/>
                                <w:ind w:left="1289" w:right="632" w:hanging="637"/>
                                <w:rPr>
                                  <w:color w:val="000000"/>
                                  <w:sz w:val="20"/>
                                </w:rPr>
                              </w:pP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w:t>
                              </w:r>
                              <w:r>
                                <w:rPr>
                                  <w:color w:val="000000"/>
                                  <w:spacing w:val="-8"/>
                                  <w:sz w:val="20"/>
                                </w:rPr>
                                <w:t xml:space="preserve"> </w:t>
                              </w:r>
                              <w:r>
                                <w:rPr>
                                  <w:color w:val="000000"/>
                                  <w:sz w:val="20"/>
                                </w:rPr>
                                <w:t>(10</w:t>
                              </w:r>
                              <w:r>
                                <w:rPr>
                                  <w:color w:val="000000"/>
                                  <w:spacing w:val="-7"/>
                                  <w:sz w:val="20"/>
                                </w:rPr>
                                <w:t xml:space="preserve"> </w:t>
                              </w:r>
                              <w:r>
                                <w:rPr>
                                  <w:color w:val="000000"/>
                                  <w:sz w:val="20"/>
                                </w:rPr>
                                <w:t>ou</w:t>
                              </w:r>
                              <w:r>
                                <w:rPr>
                                  <w:color w:val="000000"/>
                                  <w:spacing w:val="-9"/>
                                  <w:sz w:val="20"/>
                                </w:rPr>
                                <w:t xml:space="preserve"> </w:t>
                              </w:r>
                              <w:r>
                                <w:rPr>
                                  <w:color w:val="000000"/>
                                  <w:sz w:val="20"/>
                                </w:rPr>
                                <w:t>plus) à l’un des semestres</w:t>
                              </w:r>
                            </w:p>
                          </w:txbxContent>
                        </wps:txbx>
                        <wps:bodyPr rot="0" vert="horz" wrap="square" lIns="0" tIns="0" rIns="0" bIns="0" anchor="t" anchorCtr="0" upright="1">
                          <a:noAutofit/>
                        </wps:bodyPr>
                      </wps:wsp>
                      <wps:wsp>
                        <wps:cNvPr id="1457873874" name="docshape11"/>
                        <wps:cNvSpPr txBox="1">
                          <a:spLocks noChangeArrowheads="1"/>
                        </wps:cNvSpPr>
                        <wps:spPr bwMode="auto">
                          <a:xfrm>
                            <a:off x="640" y="760"/>
                            <a:ext cx="3405" cy="1389"/>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B54AA2" w14:textId="77777777" w:rsidR="00143B50" w:rsidRDefault="00143B50" w:rsidP="00143B50">
                              <w:pPr>
                                <w:spacing w:before="68"/>
                                <w:ind w:left="176" w:right="177"/>
                                <w:jc w:val="center"/>
                                <w:rPr>
                                  <w:sz w:val="20"/>
                                </w:rPr>
                              </w:pPr>
                              <w:r>
                                <w:rPr>
                                  <w:color w:val="006FC0"/>
                                  <w:sz w:val="20"/>
                                </w:rPr>
                                <w:t>Vous</w:t>
                              </w:r>
                              <w:r>
                                <w:rPr>
                                  <w:color w:val="006FC0"/>
                                  <w:spacing w:val="-5"/>
                                  <w:sz w:val="20"/>
                                </w:rPr>
                                <w:t xml:space="preserve"> </w:t>
                              </w:r>
                              <w:r>
                                <w:rPr>
                                  <w:color w:val="006FC0"/>
                                  <w:sz w:val="20"/>
                                </w:rPr>
                                <w:t>n’allez</w:t>
                              </w:r>
                              <w:r>
                                <w:rPr>
                                  <w:color w:val="006FC0"/>
                                  <w:spacing w:val="-4"/>
                                  <w:sz w:val="20"/>
                                </w:rPr>
                                <w:t xml:space="preserve"> </w:t>
                              </w:r>
                              <w:r>
                                <w:rPr>
                                  <w:color w:val="006FC0"/>
                                  <w:sz w:val="20"/>
                                </w:rPr>
                                <w:t>pas</w:t>
                              </w:r>
                              <w:r>
                                <w:rPr>
                                  <w:color w:val="006FC0"/>
                                  <w:spacing w:val="-4"/>
                                  <w:sz w:val="20"/>
                                </w:rPr>
                                <w:t xml:space="preserve"> </w:t>
                              </w:r>
                              <w:r>
                                <w:rPr>
                                  <w:color w:val="006FC0"/>
                                  <w:sz w:val="20"/>
                                </w:rPr>
                                <w:t>en</w:t>
                              </w:r>
                              <w:r>
                                <w:rPr>
                                  <w:color w:val="006FC0"/>
                                  <w:spacing w:val="-5"/>
                                  <w:sz w:val="20"/>
                                </w:rPr>
                                <w:t xml:space="preserve"> </w:t>
                              </w:r>
                              <w:r>
                                <w:rPr>
                                  <w:color w:val="006FC0"/>
                                  <w:sz w:val="20"/>
                                </w:rPr>
                                <w:t>session</w:t>
                              </w:r>
                              <w:r>
                                <w:rPr>
                                  <w:color w:val="006FC0"/>
                                  <w:spacing w:val="-4"/>
                                  <w:sz w:val="20"/>
                                </w:rPr>
                                <w:t xml:space="preserve"> </w:t>
                              </w:r>
                              <w:r>
                                <w:rPr>
                                  <w:color w:val="006FC0"/>
                                  <w:spacing w:val="-5"/>
                                  <w:sz w:val="20"/>
                                </w:rPr>
                                <w:t>2.</w:t>
                              </w:r>
                            </w:p>
                            <w:p w14:paraId="3EFD1460" w14:textId="77777777" w:rsidR="00143B50" w:rsidRDefault="00143B50" w:rsidP="00143B50">
                              <w:pPr>
                                <w:spacing w:before="1"/>
                                <w:rPr>
                                  <w:sz w:val="20"/>
                                </w:rPr>
                              </w:pPr>
                            </w:p>
                            <w:p w14:paraId="0E037375" w14:textId="77777777" w:rsidR="00143B50" w:rsidRDefault="00143B50" w:rsidP="00143B50">
                              <w:pPr>
                                <w:ind w:left="176" w:right="175"/>
                                <w:jc w:val="center"/>
                                <w:rPr>
                                  <w:sz w:val="20"/>
                                </w:rPr>
                              </w:pPr>
                              <w:r>
                                <w:rPr>
                                  <w:sz w:val="20"/>
                                </w:rPr>
                                <w:t>Bravo</w:t>
                              </w:r>
                              <w:r>
                                <w:rPr>
                                  <w:spacing w:val="-4"/>
                                  <w:sz w:val="20"/>
                                </w:rPr>
                                <w:t xml:space="preserve"> </w:t>
                              </w:r>
                              <w:r>
                                <w:rPr>
                                  <w:sz w:val="20"/>
                                </w:rPr>
                                <w:t>!</w:t>
                              </w:r>
                              <w:r>
                                <w:rPr>
                                  <w:spacing w:val="-6"/>
                                  <w:sz w:val="20"/>
                                </w:rPr>
                                <w:t xml:space="preserve"> </w:t>
                              </w:r>
                              <w:r>
                                <w:rPr>
                                  <w:sz w:val="20"/>
                                </w:rPr>
                                <w:t>L’année</w:t>
                              </w:r>
                              <w:r>
                                <w:rPr>
                                  <w:spacing w:val="-4"/>
                                  <w:sz w:val="20"/>
                                </w:rPr>
                                <w:t xml:space="preserve"> </w:t>
                              </w:r>
                              <w:r>
                                <w:rPr>
                                  <w:sz w:val="20"/>
                                </w:rPr>
                                <w:t>est</w:t>
                              </w:r>
                              <w:r>
                                <w:rPr>
                                  <w:spacing w:val="-3"/>
                                  <w:sz w:val="20"/>
                                </w:rPr>
                                <w:t xml:space="preserve"> </w:t>
                              </w:r>
                              <w:r>
                                <w:rPr>
                                  <w:spacing w:val="-2"/>
                                  <w:sz w:val="20"/>
                                </w:rPr>
                                <w:t>validée.</w:t>
                              </w:r>
                            </w:p>
                            <w:p w14:paraId="3570F50B" w14:textId="77777777" w:rsidR="00143B50" w:rsidRDefault="00143B50" w:rsidP="00143B50">
                              <w:pPr>
                                <w:spacing w:before="6"/>
                                <w:ind w:left="176" w:right="177"/>
                                <w:jc w:val="center"/>
                                <w:rPr>
                                  <w:sz w:val="20"/>
                                </w:rPr>
                              </w:pPr>
                              <w:r>
                                <w:rPr>
                                  <w:sz w:val="20"/>
                                </w:rPr>
                                <w:t>Vous</w:t>
                              </w:r>
                              <w:r>
                                <w:rPr>
                                  <w:spacing w:val="-5"/>
                                  <w:sz w:val="20"/>
                                </w:rPr>
                                <w:t xml:space="preserve"> </w:t>
                              </w:r>
                              <w:r>
                                <w:rPr>
                                  <w:sz w:val="20"/>
                                </w:rPr>
                                <w:t>passez</w:t>
                              </w:r>
                              <w:r>
                                <w:rPr>
                                  <w:spacing w:val="-4"/>
                                  <w:sz w:val="20"/>
                                </w:rPr>
                                <w:t xml:space="preserve"> </w:t>
                              </w:r>
                              <w:r>
                                <w:rPr>
                                  <w:sz w:val="20"/>
                                </w:rPr>
                                <w:t>en</w:t>
                              </w:r>
                              <w:r>
                                <w:rPr>
                                  <w:spacing w:val="-5"/>
                                  <w:sz w:val="20"/>
                                </w:rPr>
                                <w:t xml:space="preserve"> </w:t>
                              </w:r>
                              <w:r>
                                <w:rPr>
                                  <w:sz w:val="20"/>
                                </w:rPr>
                                <w:t>année</w:t>
                              </w:r>
                              <w:r>
                                <w:rPr>
                                  <w:spacing w:val="-4"/>
                                  <w:sz w:val="20"/>
                                </w:rPr>
                                <w:t xml:space="preserve"> </w:t>
                              </w:r>
                              <w:r>
                                <w:rPr>
                                  <w:spacing w:val="-2"/>
                                  <w:sz w:val="20"/>
                                </w:rPr>
                                <w:t>supérieure.</w:t>
                              </w:r>
                            </w:p>
                          </w:txbxContent>
                        </wps:txbx>
                        <wps:bodyPr rot="0" vert="horz" wrap="square" lIns="0" tIns="0" rIns="0" bIns="0" anchor="t" anchorCtr="0" upright="1">
                          <a:noAutofit/>
                        </wps:bodyPr>
                      </wps:wsp>
                      <wps:wsp>
                        <wps:cNvPr id="1534129920" name="Line 13"/>
                        <wps:cNvCnPr>
                          <a:cxnSpLocks noChangeShapeType="1"/>
                        </wps:cNvCnPr>
                        <wps:spPr bwMode="auto">
                          <a:xfrm>
                            <a:off x="4882" y="-46"/>
                            <a:ext cx="1232"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1438474052" name="docshape12"/>
                        <wps:cNvSpPr>
                          <a:spLocks noChangeArrowheads="1"/>
                        </wps:cNvSpPr>
                        <wps:spPr bwMode="auto">
                          <a:xfrm>
                            <a:off x="665" y="-201"/>
                            <a:ext cx="4194" cy="688"/>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010363" name="docshape13"/>
                        <wps:cNvSpPr>
                          <a:spLocks noChangeArrowheads="1"/>
                        </wps:cNvSpPr>
                        <wps:spPr bwMode="auto">
                          <a:xfrm>
                            <a:off x="665" y="-201"/>
                            <a:ext cx="4194" cy="688"/>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538832" name="docshape14"/>
                        <wps:cNvSpPr>
                          <a:spLocks/>
                        </wps:cNvSpPr>
                        <wps:spPr bwMode="auto">
                          <a:xfrm>
                            <a:off x="2156" y="-45"/>
                            <a:ext cx="4037" cy="811"/>
                          </a:xfrm>
                          <a:custGeom>
                            <a:avLst/>
                            <a:gdLst>
                              <a:gd name="T0" fmla="+- 0 2313 2156"/>
                              <a:gd name="T1" fmla="*/ T0 w 4037"/>
                              <a:gd name="T2" fmla="+- 0 631 -45"/>
                              <a:gd name="T3" fmla="*/ 631 h 811"/>
                              <a:gd name="T4" fmla="+- 0 2312 2156"/>
                              <a:gd name="T5" fmla="*/ T4 w 4037"/>
                              <a:gd name="T6" fmla="+- 0 626 -45"/>
                              <a:gd name="T7" fmla="*/ 626 h 811"/>
                              <a:gd name="T8" fmla="+- 0 2305 2156"/>
                              <a:gd name="T9" fmla="*/ T8 w 4037"/>
                              <a:gd name="T10" fmla="+- 0 622 -45"/>
                              <a:gd name="T11" fmla="*/ 622 h 811"/>
                              <a:gd name="T12" fmla="+- 0 2300 2156"/>
                              <a:gd name="T13" fmla="*/ T12 w 4037"/>
                              <a:gd name="T14" fmla="+- 0 623 -45"/>
                              <a:gd name="T15" fmla="*/ 623 h 811"/>
                              <a:gd name="T16" fmla="+- 0 2296 2156"/>
                              <a:gd name="T17" fmla="*/ T16 w 4037"/>
                              <a:gd name="T18" fmla="+- 0 631 -45"/>
                              <a:gd name="T19" fmla="*/ 631 h 811"/>
                              <a:gd name="T20" fmla="+- 0 2242 2156"/>
                              <a:gd name="T21" fmla="*/ T20 w 4037"/>
                              <a:gd name="T22" fmla="+- 0 723 -45"/>
                              <a:gd name="T23" fmla="*/ 723 h 811"/>
                              <a:gd name="T24" fmla="+- 0 2241 2156"/>
                              <a:gd name="T25" fmla="*/ T24 w 4037"/>
                              <a:gd name="T26" fmla="+- 0 321 -45"/>
                              <a:gd name="T27" fmla="*/ 321 h 811"/>
                              <a:gd name="T28" fmla="+- 0 2227 2156"/>
                              <a:gd name="T29" fmla="*/ T28 w 4037"/>
                              <a:gd name="T30" fmla="+- 0 321 -45"/>
                              <a:gd name="T31" fmla="*/ 321 h 811"/>
                              <a:gd name="T32" fmla="+- 0 2228 2156"/>
                              <a:gd name="T33" fmla="*/ T32 w 4037"/>
                              <a:gd name="T34" fmla="+- 0 723 -45"/>
                              <a:gd name="T35" fmla="*/ 723 h 811"/>
                              <a:gd name="T36" fmla="+- 0 2228 2156"/>
                              <a:gd name="T37" fmla="*/ T36 w 4037"/>
                              <a:gd name="T38" fmla="+- 0 751 -45"/>
                              <a:gd name="T39" fmla="*/ 751 h 811"/>
                              <a:gd name="T40" fmla="+- 0 2227 2156"/>
                              <a:gd name="T41" fmla="*/ T40 w 4037"/>
                              <a:gd name="T42" fmla="+- 0 723 -45"/>
                              <a:gd name="T43" fmla="*/ 723 h 811"/>
                              <a:gd name="T44" fmla="+- 0 2171 2156"/>
                              <a:gd name="T45" fmla="*/ T44 w 4037"/>
                              <a:gd name="T46" fmla="+- 0 627 -45"/>
                              <a:gd name="T47" fmla="*/ 627 h 811"/>
                              <a:gd name="T48" fmla="+- 0 2169 2156"/>
                              <a:gd name="T49" fmla="*/ T48 w 4037"/>
                              <a:gd name="T50" fmla="+- 0 624 -45"/>
                              <a:gd name="T51" fmla="*/ 624 h 811"/>
                              <a:gd name="T52" fmla="+- 0 2164 2156"/>
                              <a:gd name="T53" fmla="*/ T52 w 4037"/>
                              <a:gd name="T54" fmla="+- 0 622 -45"/>
                              <a:gd name="T55" fmla="*/ 622 h 811"/>
                              <a:gd name="T56" fmla="+- 0 2161 2156"/>
                              <a:gd name="T57" fmla="*/ T56 w 4037"/>
                              <a:gd name="T58" fmla="+- 0 624 -45"/>
                              <a:gd name="T59" fmla="*/ 624 h 811"/>
                              <a:gd name="T60" fmla="+- 0 2157 2156"/>
                              <a:gd name="T61" fmla="*/ T60 w 4037"/>
                              <a:gd name="T62" fmla="+- 0 627 -45"/>
                              <a:gd name="T63" fmla="*/ 627 h 811"/>
                              <a:gd name="T64" fmla="+- 0 2156 2156"/>
                              <a:gd name="T65" fmla="*/ T64 w 4037"/>
                              <a:gd name="T66" fmla="+- 0 631 -45"/>
                              <a:gd name="T67" fmla="*/ 631 h 811"/>
                              <a:gd name="T68" fmla="+- 0 2158 2156"/>
                              <a:gd name="T69" fmla="*/ T68 w 4037"/>
                              <a:gd name="T70" fmla="+- 0 635 -45"/>
                              <a:gd name="T71" fmla="*/ 635 h 811"/>
                              <a:gd name="T72" fmla="+- 0 2235 2156"/>
                              <a:gd name="T73" fmla="*/ T72 w 4037"/>
                              <a:gd name="T74" fmla="+- 0 765 -45"/>
                              <a:gd name="T75" fmla="*/ 765 h 811"/>
                              <a:gd name="T76" fmla="+- 0 2243 2156"/>
                              <a:gd name="T77" fmla="*/ T76 w 4037"/>
                              <a:gd name="T78" fmla="+- 0 751 -45"/>
                              <a:gd name="T79" fmla="*/ 751 h 811"/>
                              <a:gd name="T80" fmla="+- 0 2311 2156"/>
                              <a:gd name="T81" fmla="*/ T80 w 4037"/>
                              <a:gd name="T82" fmla="+- 0 634 -45"/>
                              <a:gd name="T83" fmla="*/ 634 h 811"/>
                              <a:gd name="T84" fmla="+- 0 2313 2156"/>
                              <a:gd name="T85" fmla="*/ T84 w 4037"/>
                              <a:gd name="T86" fmla="+- 0 631 -45"/>
                              <a:gd name="T87" fmla="*/ 631 h 811"/>
                              <a:gd name="T88" fmla="+- 0 6193 2156"/>
                              <a:gd name="T89" fmla="*/ T88 w 4037"/>
                              <a:gd name="T90" fmla="+- 0 628 -45"/>
                              <a:gd name="T91" fmla="*/ 628 h 811"/>
                              <a:gd name="T92" fmla="+- 0 6192 2156"/>
                              <a:gd name="T93" fmla="*/ T92 w 4037"/>
                              <a:gd name="T94" fmla="+- 0 623 -45"/>
                              <a:gd name="T95" fmla="*/ 623 h 811"/>
                              <a:gd name="T96" fmla="+- 0 6189 2156"/>
                              <a:gd name="T97" fmla="*/ T96 w 4037"/>
                              <a:gd name="T98" fmla="+- 0 621 -45"/>
                              <a:gd name="T99" fmla="*/ 621 h 811"/>
                              <a:gd name="T100" fmla="+- 0 6185 2156"/>
                              <a:gd name="T101" fmla="*/ T100 w 4037"/>
                              <a:gd name="T102" fmla="+- 0 619 -45"/>
                              <a:gd name="T103" fmla="*/ 619 h 811"/>
                              <a:gd name="T104" fmla="+- 0 6181 2156"/>
                              <a:gd name="T105" fmla="*/ T104 w 4037"/>
                              <a:gd name="T106" fmla="+- 0 620 -45"/>
                              <a:gd name="T107" fmla="*/ 620 h 811"/>
                              <a:gd name="T108" fmla="+- 0 6178 2156"/>
                              <a:gd name="T109" fmla="*/ T108 w 4037"/>
                              <a:gd name="T110" fmla="+- 0 624 -45"/>
                              <a:gd name="T111" fmla="*/ 624 h 811"/>
                              <a:gd name="T112" fmla="+- 0 6122 2156"/>
                              <a:gd name="T113" fmla="*/ T112 w 4037"/>
                              <a:gd name="T114" fmla="+- 0 720 -45"/>
                              <a:gd name="T115" fmla="*/ 720 h 811"/>
                              <a:gd name="T116" fmla="+- 0 6122 2156"/>
                              <a:gd name="T117" fmla="*/ T116 w 4037"/>
                              <a:gd name="T118" fmla="+- 0 720 -45"/>
                              <a:gd name="T119" fmla="*/ 720 h 811"/>
                              <a:gd name="T120" fmla="+- 0 6122 2156"/>
                              <a:gd name="T121" fmla="*/ T120 w 4037"/>
                              <a:gd name="T122" fmla="+- 0 619 -45"/>
                              <a:gd name="T123" fmla="*/ 619 h 811"/>
                              <a:gd name="T124" fmla="+- 0 6121 2156"/>
                              <a:gd name="T125" fmla="*/ T124 w 4037"/>
                              <a:gd name="T126" fmla="+- 0 -45 -45"/>
                              <a:gd name="T127" fmla="*/ -45 h 811"/>
                              <a:gd name="T128" fmla="+- 0 6107 2156"/>
                              <a:gd name="T129" fmla="*/ T128 w 4037"/>
                              <a:gd name="T130" fmla="+- 0 -45 -45"/>
                              <a:gd name="T131" fmla="*/ -45 h 811"/>
                              <a:gd name="T132" fmla="+- 0 6108 2156"/>
                              <a:gd name="T133" fmla="*/ T132 w 4037"/>
                              <a:gd name="T134" fmla="+- 0 720 -45"/>
                              <a:gd name="T135" fmla="*/ 720 h 811"/>
                              <a:gd name="T136" fmla="+- 0 6108 2156"/>
                              <a:gd name="T137" fmla="*/ T136 w 4037"/>
                              <a:gd name="T138" fmla="+- 0 748 -45"/>
                              <a:gd name="T139" fmla="*/ 748 h 811"/>
                              <a:gd name="T140" fmla="+- 0 6108 2156"/>
                              <a:gd name="T141" fmla="*/ T140 w 4037"/>
                              <a:gd name="T142" fmla="+- 0 720 -45"/>
                              <a:gd name="T143" fmla="*/ 720 h 811"/>
                              <a:gd name="T144" fmla="+- 0 6049 2156"/>
                              <a:gd name="T145" fmla="*/ T144 w 4037"/>
                              <a:gd name="T146" fmla="+- 0 621 -45"/>
                              <a:gd name="T147" fmla="*/ 621 h 811"/>
                              <a:gd name="T148" fmla="+- 0 6045 2156"/>
                              <a:gd name="T149" fmla="*/ T148 w 4037"/>
                              <a:gd name="T150" fmla="+- 0 619 -45"/>
                              <a:gd name="T151" fmla="*/ 619 h 811"/>
                              <a:gd name="T152" fmla="+- 0 6041 2156"/>
                              <a:gd name="T153" fmla="*/ T152 w 4037"/>
                              <a:gd name="T154" fmla="+- 0 621 -45"/>
                              <a:gd name="T155" fmla="*/ 621 h 811"/>
                              <a:gd name="T156" fmla="+- 0 6038 2156"/>
                              <a:gd name="T157" fmla="*/ T156 w 4037"/>
                              <a:gd name="T158" fmla="+- 0 623 -45"/>
                              <a:gd name="T159" fmla="*/ 623 h 811"/>
                              <a:gd name="T160" fmla="+- 0 6036 2156"/>
                              <a:gd name="T161" fmla="*/ T160 w 4037"/>
                              <a:gd name="T162" fmla="+- 0 628 -45"/>
                              <a:gd name="T163" fmla="*/ 628 h 811"/>
                              <a:gd name="T164" fmla="+- 0 6115 2156"/>
                              <a:gd name="T165" fmla="*/ T164 w 4037"/>
                              <a:gd name="T166" fmla="+- 0 762 -45"/>
                              <a:gd name="T167" fmla="*/ 762 h 811"/>
                              <a:gd name="T168" fmla="+- 0 6124 2156"/>
                              <a:gd name="T169" fmla="*/ T168 w 4037"/>
                              <a:gd name="T170" fmla="+- 0 748 -45"/>
                              <a:gd name="T171" fmla="*/ 748 h 811"/>
                              <a:gd name="T172" fmla="+- 0 6191 2156"/>
                              <a:gd name="T173" fmla="*/ T172 w 4037"/>
                              <a:gd name="T174" fmla="+- 0 631 -45"/>
                              <a:gd name="T175" fmla="*/ 631 h 811"/>
                              <a:gd name="T176" fmla="+- 0 6193 2156"/>
                              <a:gd name="T177" fmla="*/ T176 w 4037"/>
                              <a:gd name="T178" fmla="+- 0 628 -45"/>
                              <a:gd name="T179" fmla="*/ 628 h 8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037" h="811">
                                <a:moveTo>
                                  <a:pt x="157" y="676"/>
                                </a:moveTo>
                                <a:lnTo>
                                  <a:pt x="156" y="671"/>
                                </a:lnTo>
                                <a:lnTo>
                                  <a:pt x="149" y="667"/>
                                </a:lnTo>
                                <a:lnTo>
                                  <a:pt x="144" y="668"/>
                                </a:lnTo>
                                <a:lnTo>
                                  <a:pt x="140" y="676"/>
                                </a:lnTo>
                                <a:lnTo>
                                  <a:pt x="86" y="768"/>
                                </a:lnTo>
                                <a:lnTo>
                                  <a:pt x="85" y="366"/>
                                </a:lnTo>
                                <a:lnTo>
                                  <a:pt x="71" y="366"/>
                                </a:lnTo>
                                <a:lnTo>
                                  <a:pt x="72" y="768"/>
                                </a:lnTo>
                                <a:lnTo>
                                  <a:pt x="72" y="796"/>
                                </a:lnTo>
                                <a:lnTo>
                                  <a:pt x="71" y="768"/>
                                </a:lnTo>
                                <a:lnTo>
                                  <a:pt x="15" y="672"/>
                                </a:lnTo>
                                <a:lnTo>
                                  <a:pt x="13" y="669"/>
                                </a:lnTo>
                                <a:lnTo>
                                  <a:pt x="8" y="667"/>
                                </a:lnTo>
                                <a:lnTo>
                                  <a:pt x="5" y="669"/>
                                </a:lnTo>
                                <a:lnTo>
                                  <a:pt x="1" y="672"/>
                                </a:lnTo>
                                <a:lnTo>
                                  <a:pt x="0" y="676"/>
                                </a:lnTo>
                                <a:lnTo>
                                  <a:pt x="2" y="680"/>
                                </a:lnTo>
                                <a:lnTo>
                                  <a:pt x="79" y="810"/>
                                </a:lnTo>
                                <a:lnTo>
                                  <a:pt x="87" y="796"/>
                                </a:lnTo>
                                <a:lnTo>
                                  <a:pt x="155" y="679"/>
                                </a:lnTo>
                                <a:lnTo>
                                  <a:pt x="157" y="676"/>
                                </a:lnTo>
                                <a:close/>
                                <a:moveTo>
                                  <a:pt x="4037" y="673"/>
                                </a:moveTo>
                                <a:lnTo>
                                  <a:pt x="4036" y="668"/>
                                </a:lnTo>
                                <a:lnTo>
                                  <a:pt x="4033" y="666"/>
                                </a:lnTo>
                                <a:lnTo>
                                  <a:pt x="4029" y="664"/>
                                </a:lnTo>
                                <a:lnTo>
                                  <a:pt x="4025" y="665"/>
                                </a:lnTo>
                                <a:lnTo>
                                  <a:pt x="4022" y="669"/>
                                </a:lnTo>
                                <a:lnTo>
                                  <a:pt x="3966" y="765"/>
                                </a:lnTo>
                                <a:lnTo>
                                  <a:pt x="3966" y="664"/>
                                </a:lnTo>
                                <a:lnTo>
                                  <a:pt x="3965" y="0"/>
                                </a:lnTo>
                                <a:lnTo>
                                  <a:pt x="3951" y="0"/>
                                </a:lnTo>
                                <a:lnTo>
                                  <a:pt x="3952" y="765"/>
                                </a:lnTo>
                                <a:lnTo>
                                  <a:pt x="3952" y="793"/>
                                </a:lnTo>
                                <a:lnTo>
                                  <a:pt x="3952" y="765"/>
                                </a:lnTo>
                                <a:lnTo>
                                  <a:pt x="3893" y="666"/>
                                </a:lnTo>
                                <a:lnTo>
                                  <a:pt x="3889" y="664"/>
                                </a:lnTo>
                                <a:lnTo>
                                  <a:pt x="3885" y="666"/>
                                </a:lnTo>
                                <a:lnTo>
                                  <a:pt x="3882" y="668"/>
                                </a:lnTo>
                                <a:lnTo>
                                  <a:pt x="3880" y="673"/>
                                </a:lnTo>
                                <a:lnTo>
                                  <a:pt x="3959" y="807"/>
                                </a:lnTo>
                                <a:lnTo>
                                  <a:pt x="3968" y="793"/>
                                </a:lnTo>
                                <a:lnTo>
                                  <a:pt x="4035" y="676"/>
                                </a:lnTo>
                                <a:lnTo>
                                  <a:pt x="4037" y="67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4329886" name="docshape15"/>
                        <wps:cNvSpPr txBox="1">
                          <a:spLocks noChangeArrowheads="1"/>
                        </wps:cNvSpPr>
                        <wps:spPr bwMode="auto">
                          <a:xfrm>
                            <a:off x="1680" y="434"/>
                            <a:ext cx="422"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F4349" w14:textId="77777777" w:rsidR="00143B50" w:rsidRDefault="00143B50" w:rsidP="00143B50">
                              <w:pPr>
                                <w:spacing w:before="2"/>
                                <w:rPr>
                                  <w:rFonts w:ascii="Bradley Hand ITC"/>
                                  <w:b/>
                                  <w:i/>
                                  <w:sz w:val="25"/>
                                </w:rPr>
                              </w:pPr>
                              <w:r>
                                <w:rPr>
                                  <w:rFonts w:ascii="Bradley Hand ITC"/>
                                  <w:b/>
                                  <w:i/>
                                  <w:spacing w:val="-5"/>
                                  <w:sz w:val="25"/>
                                </w:rPr>
                                <w:t>OUI</w:t>
                              </w:r>
                            </w:p>
                          </w:txbxContent>
                        </wps:txbx>
                        <wps:bodyPr rot="0" vert="horz" wrap="square" lIns="0" tIns="0" rIns="0" bIns="0" anchor="t" anchorCtr="0" upright="1">
                          <a:noAutofit/>
                        </wps:bodyPr>
                      </wps:wsp>
                      <wps:wsp>
                        <wps:cNvPr id="2095416308" name="docshape16"/>
                        <wps:cNvSpPr txBox="1">
                          <a:spLocks noChangeArrowheads="1"/>
                        </wps:cNvSpPr>
                        <wps:spPr bwMode="auto">
                          <a:xfrm>
                            <a:off x="670" y="-196"/>
                            <a:ext cx="4184" cy="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E3FFB" w14:textId="77777777" w:rsidR="00143B50" w:rsidRDefault="00143B50" w:rsidP="00143B50">
                              <w:pPr>
                                <w:spacing w:before="67" w:line="244" w:lineRule="auto"/>
                                <w:ind w:left="991" w:right="175" w:hanging="444"/>
                                <w:rPr>
                                  <w:sz w:val="20"/>
                                </w:rPr>
                              </w:pPr>
                              <w:r>
                                <w:rPr>
                                  <w:sz w:val="20"/>
                                </w:rPr>
                                <w:t>J’ai</w:t>
                              </w:r>
                              <w:r>
                                <w:rPr>
                                  <w:spacing w:val="-12"/>
                                  <w:sz w:val="20"/>
                                </w:rPr>
                                <w:t xml:space="preserve"> </w:t>
                              </w:r>
                              <w:r>
                                <w:rPr>
                                  <w:sz w:val="20"/>
                                </w:rPr>
                                <w:t>obtenu</w:t>
                              </w:r>
                              <w:r>
                                <w:rPr>
                                  <w:spacing w:val="-12"/>
                                  <w:sz w:val="20"/>
                                </w:rPr>
                                <w:t xml:space="preserve"> </w:t>
                              </w:r>
                              <w:r>
                                <w:rPr>
                                  <w:sz w:val="20"/>
                                </w:rPr>
                                <w:t>une</w:t>
                              </w:r>
                              <w:r>
                                <w:rPr>
                                  <w:spacing w:val="-9"/>
                                  <w:sz w:val="20"/>
                                </w:rPr>
                                <w:t xml:space="preserve"> </w:t>
                              </w:r>
                              <w:r>
                                <w:rPr>
                                  <w:sz w:val="20"/>
                                </w:rPr>
                                <w:t>moyenne</w:t>
                              </w:r>
                              <w:r>
                                <w:rPr>
                                  <w:spacing w:val="-12"/>
                                  <w:sz w:val="20"/>
                                </w:rPr>
                                <w:t xml:space="preserve"> </w:t>
                              </w:r>
                              <w:r>
                                <w:rPr>
                                  <w:sz w:val="20"/>
                                </w:rPr>
                                <w:t xml:space="preserve">annuelle*/** (sem. impair et pair) </w:t>
                              </w:r>
                              <w:r>
                                <w:rPr>
                                  <w:rFonts w:ascii="Cambria Math" w:hAnsi="Cambria Math"/>
                                  <w:sz w:val="24"/>
                                </w:rPr>
                                <w:t>≥</w:t>
                              </w:r>
                              <w:r>
                                <w:rPr>
                                  <w:sz w:val="20"/>
                                </w:rPr>
                                <w:t>à 10</w:t>
                              </w:r>
                            </w:p>
                          </w:txbxContent>
                        </wps:txbx>
                        <wps:bodyPr rot="0" vert="horz" wrap="square" lIns="0" tIns="0" rIns="0" bIns="0" anchor="t" anchorCtr="0" upright="1">
                          <a:noAutofit/>
                        </wps:bodyPr>
                      </wps:wsp>
                      <pic:pic xmlns:pic="http://schemas.openxmlformats.org/drawingml/2006/picture">
                        <pic:nvPicPr>
                          <pic:cNvPr id="797528093" name="docshape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115" y="3525"/>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6091334" name="docshape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150" y="3522"/>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212046551" name="docshape19"/>
                        <wps:cNvSpPr txBox="1">
                          <a:spLocks noChangeArrowheads="1"/>
                        </wps:cNvSpPr>
                        <wps:spPr bwMode="auto">
                          <a:xfrm>
                            <a:off x="6763" y="2596"/>
                            <a:ext cx="4194" cy="926"/>
                          </a:xfrm>
                          <a:prstGeom prst="rect">
                            <a:avLst/>
                          </a:prstGeom>
                          <a:solidFill>
                            <a:srgbClr val="D9D9D9"/>
                          </a:solidFill>
                          <a:ln w="6480">
                            <a:solidFill>
                              <a:srgbClr val="000000"/>
                            </a:solidFill>
                            <a:miter lim="800000"/>
                            <a:headEnd/>
                            <a:tailEnd/>
                          </a:ln>
                        </wps:spPr>
                        <wps:txbx>
                          <w:txbxContent>
                            <w:p w14:paraId="599E85E6" w14:textId="77777777" w:rsidR="00143B50" w:rsidRDefault="00143B50" w:rsidP="00143B50">
                              <w:pPr>
                                <w:spacing w:before="69"/>
                                <w:ind w:left="1033" w:right="1031"/>
                                <w:jc w:val="center"/>
                                <w:rPr>
                                  <w:color w:val="000000"/>
                                  <w:sz w:val="20"/>
                                </w:rPr>
                              </w:pPr>
                              <w:r>
                                <w:rPr>
                                  <w:color w:val="000000"/>
                                  <w:sz w:val="20"/>
                                </w:rPr>
                                <w:t>Au</w:t>
                              </w:r>
                              <w:r>
                                <w:rPr>
                                  <w:color w:val="000000"/>
                                  <w:spacing w:val="-13"/>
                                  <w:sz w:val="20"/>
                                </w:rPr>
                                <w:t xml:space="preserve"> </w:t>
                              </w:r>
                              <w:r>
                                <w:rPr>
                                  <w:color w:val="000000"/>
                                  <w:sz w:val="20"/>
                                </w:rPr>
                                <w:t>semestre,</w:t>
                              </w:r>
                              <w:r>
                                <w:rPr>
                                  <w:color w:val="000000"/>
                                  <w:spacing w:val="-12"/>
                                  <w:sz w:val="20"/>
                                </w:rPr>
                                <w:t xml:space="preserve"> </w:t>
                              </w:r>
                              <w:r>
                                <w:rPr>
                                  <w:color w:val="000000"/>
                                  <w:sz w:val="20"/>
                                </w:rPr>
                                <w:t>ma</w:t>
                              </w:r>
                              <w:r>
                                <w:rPr>
                                  <w:color w:val="000000"/>
                                  <w:spacing w:val="-13"/>
                                  <w:sz w:val="20"/>
                                </w:rPr>
                                <w:t xml:space="preserve"> </w:t>
                              </w:r>
                              <w:r>
                                <w:rPr>
                                  <w:color w:val="000000"/>
                                  <w:sz w:val="20"/>
                                </w:rPr>
                                <w:t>moyenne est inférieure à 10</w:t>
                              </w:r>
                            </w:p>
                            <w:p w14:paraId="3183A731" w14:textId="77777777" w:rsidR="00143B50" w:rsidRDefault="00143B50" w:rsidP="00143B50">
                              <w:pPr>
                                <w:spacing w:before="6"/>
                                <w:ind w:left="559" w:right="555"/>
                                <w:jc w:val="center"/>
                                <w:rPr>
                                  <w:color w:val="000000"/>
                                  <w:sz w:val="20"/>
                                </w:rPr>
                              </w:pPr>
                              <w:r>
                                <w:rPr>
                                  <w:color w:val="000000"/>
                                  <w:sz w:val="20"/>
                                </w:rPr>
                                <w:t>ou</w:t>
                              </w:r>
                              <w:r>
                                <w:rPr>
                                  <w:color w:val="000000"/>
                                  <w:spacing w:val="-5"/>
                                  <w:sz w:val="20"/>
                                </w:rPr>
                                <w:t xml:space="preserve"> </w:t>
                              </w:r>
                              <w:r>
                                <w:rPr>
                                  <w:color w:val="000000"/>
                                  <w:sz w:val="20"/>
                                </w:rPr>
                                <w:t>la</w:t>
                              </w:r>
                              <w:r>
                                <w:rPr>
                                  <w:color w:val="000000"/>
                                  <w:spacing w:val="-3"/>
                                  <w:sz w:val="20"/>
                                </w:rPr>
                                <w:t xml:space="preserve"> </w:t>
                              </w:r>
                              <w:r>
                                <w:rPr>
                                  <w:color w:val="000000"/>
                                  <w:sz w:val="20"/>
                                </w:rPr>
                                <w:t>mention</w:t>
                              </w:r>
                              <w:r>
                                <w:rPr>
                                  <w:color w:val="000000"/>
                                  <w:spacing w:val="-1"/>
                                  <w:sz w:val="20"/>
                                </w:rPr>
                                <w:t xml:space="preserve"> </w:t>
                              </w:r>
                              <w:r>
                                <w:rPr>
                                  <w:color w:val="000000"/>
                                  <w:sz w:val="20"/>
                                </w:rPr>
                                <w:t>«</w:t>
                              </w:r>
                              <w:r>
                                <w:rPr>
                                  <w:color w:val="000000"/>
                                  <w:spacing w:val="-6"/>
                                  <w:sz w:val="20"/>
                                </w:rPr>
                                <w:t xml:space="preserve"> </w:t>
                              </w:r>
                              <w:r>
                                <w:rPr>
                                  <w:color w:val="000000"/>
                                  <w:sz w:val="20"/>
                                </w:rPr>
                                <w:t>Défaillance »</w:t>
                              </w:r>
                              <w:r>
                                <w:rPr>
                                  <w:color w:val="000000"/>
                                  <w:spacing w:val="-5"/>
                                  <w:sz w:val="20"/>
                                </w:rPr>
                                <w:t xml:space="preserve"> </w:t>
                              </w:r>
                              <w:r>
                                <w:rPr>
                                  <w:color w:val="000000"/>
                                  <w:spacing w:val="-2"/>
                                  <w:sz w:val="20"/>
                                </w:rPr>
                                <w:t>apparaît</w:t>
                              </w:r>
                            </w:p>
                          </w:txbxContent>
                        </wps:txbx>
                        <wps:bodyPr rot="0" vert="horz" wrap="square" lIns="0" tIns="0" rIns="0" bIns="0" anchor="t" anchorCtr="0" upright="1">
                          <a:noAutofit/>
                        </wps:bodyPr>
                      </wps:wsp>
                      <wps:wsp>
                        <wps:cNvPr id="867031889" name="Line 22"/>
                        <wps:cNvCnPr>
                          <a:cxnSpLocks noChangeShapeType="1"/>
                        </wps:cNvCnPr>
                        <wps:spPr bwMode="auto">
                          <a:xfrm>
                            <a:off x="8215" y="5099"/>
                            <a:ext cx="1" cy="243"/>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1603297573" name="docshape20"/>
                        <wps:cNvSpPr txBox="1">
                          <a:spLocks noChangeArrowheads="1"/>
                        </wps:cNvSpPr>
                        <wps:spPr bwMode="auto">
                          <a:xfrm>
                            <a:off x="6112" y="5348"/>
                            <a:ext cx="4194" cy="688"/>
                          </a:xfrm>
                          <a:prstGeom prst="rect">
                            <a:avLst/>
                          </a:prstGeom>
                          <a:solidFill>
                            <a:srgbClr val="D9D9D9"/>
                          </a:solidFill>
                          <a:ln w="6480">
                            <a:solidFill>
                              <a:srgbClr val="000000"/>
                            </a:solidFill>
                            <a:miter lim="800000"/>
                            <a:headEnd/>
                            <a:tailEnd/>
                          </a:ln>
                        </wps:spPr>
                        <wps:txbx>
                          <w:txbxContent>
                            <w:p w14:paraId="1909182E" w14:textId="77777777" w:rsidR="00143B50" w:rsidRDefault="00143B50" w:rsidP="00143B50">
                              <w:pPr>
                                <w:spacing w:before="70" w:line="247" w:lineRule="auto"/>
                                <w:ind w:left="1633" w:right="625" w:hanging="802"/>
                                <w:rPr>
                                  <w:color w:val="000000"/>
                                  <w:sz w:val="20"/>
                                </w:rPr>
                              </w:pPr>
                              <w:r>
                                <w:rPr>
                                  <w:color w:val="000000"/>
                                  <w:sz w:val="20"/>
                                </w:rPr>
                                <w:t>A</w:t>
                              </w:r>
                              <w:r>
                                <w:rPr>
                                  <w:color w:val="000000"/>
                                  <w:spacing w:val="-10"/>
                                  <w:sz w:val="20"/>
                                </w:rPr>
                                <w:t xml:space="preserve"> </w:t>
                              </w:r>
                              <w:r>
                                <w:rPr>
                                  <w:color w:val="000000"/>
                                  <w:sz w:val="20"/>
                                </w:rPr>
                                <w:t>l’UE,</w:t>
                              </w:r>
                              <w:r>
                                <w:rPr>
                                  <w:color w:val="000000"/>
                                  <w:spacing w:val="-8"/>
                                  <w:sz w:val="20"/>
                                </w:rPr>
                                <w:t xml:space="preserve"> </w:t>
                              </w: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 (10 ou plus)</w:t>
                              </w:r>
                            </w:p>
                          </w:txbxContent>
                        </wps:txbx>
                        <wps:bodyPr rot="0" vert="horz" wrap="square" lIns="0" tIns="0" rIns="0" bIns="0" anchor="t" anchorCtr="0" upright="1">
                          <a:noAutofit/>
                        </wps:bodyPr>
                      </wps:wsp>
                      <wps:wsp>
                        <wps:cNvPr id="2030368479" name="docshape21"/>
                        <wps:cNvSpPr txBox="1">
                          <a:spLocks noChangeArrowheads="1"/>
                        </wps:cNvSpPr>
                        <wps:spPr bwMode="auto">
                          <a:xfrm>
                            <a:off x="7251" y="3806"/>
                            <a:ext cx="3405" cy="1290"/>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785DC6" w14:textId="77777777" w:rsidR="00143B50" w:rsidRDefault="00143B50" w:rsidP="00143B50">
                              <w:pPr>
                                <w:spacing w:before="68"/>
                                <w:ind w:left="171" w:right="171"/>
                                <w:jc w:val="center"/>
                                <w:rPr>
                                  <w:sz w:val="20"/>
                                </w:rPr>
                              </w:pPr>
                              <w:r>
                                <w:rPr>
                                  <w:sz w:val="20"/>
                                </w:rPr>
                                <w:t>Le</w:t>
                              </w:r>
                              <w:r>
                                <w:rPr>
                                  <w:spacing w:val="-5"/>
                                  <w:sz w:val="20"/>
                                </w:rPr>
                                <w:t xml:space="preserve"> </w:t>
                              </w:r>
                              <w:r>
                                <w:rPr>
                                  <w:sz w:val="20"/>
                                </w:rPr>
                                <w:t>semestre</w:t>
                              </w:r>
                              <w:r>
                                <w:rPr>
                                  <w:spacing w:val="-4"/>
                                  <w:sz w:val="20"/>
                                </w:rPr>
                                <w:t xml:space="preserve"> </w:t>
                              </w:r>
                              <w:r>
                                <w:rPr>
                                  <w:sz w:val="20"/>
                                </w:rPr>
                                <w:t>n’est</w:t>
                              </w:r>
                              <w:r>
                                <w:rPr>
                                  <w:spacing w:val="-6"/>
                                  <w:sz w:val="20"/>
                                </w:rPr>
                                <w:t xml:space="preserve"> </w:t>
                              </w:r>
                              <w:r>
                                <w:rPr>
                                  <w:sz w:val="20"/>
                                </w:rPr>
                                <w:t>pas</w:t>
                              </w:r>
                              <w:r>
                                <w:rPr>
                                  <w:spacing w:val="-5"/>
                                  <w:sz w:val="20"/>
                                </w:rPr>
                                <w:t xml:space="preserve"> </w:t>
                              </w:r>
                              <w:r>
                                <w:rPr>
                                  <w:spacing w:val="-2"/>
                                  <w:sz w:val="20"/>
                                </w:rPr>
                                <w:t>acquis.</w:t>
                              </w:r>
                            </w:p>
                            <w:p w14:paraId="7EB23284" w14:textId="77777777" w:rsidR="00143B50" w:rsidRDefault="00143B50" w:rsidP="00143B50">
                              <w:pPr>
                                <w:spacing w:before="1"/>
                                <w:ind w:left="171" w:right="172"/>
                                <w:jc w:val="center"/>
                                <w:rPr>
                                  <w:sz w:val="20"/>
                                </w:rPr>
                              </w:pPr>
                              <w:r>
                                <w:rPr>
                                  <w:sz w:val="20"/>
                                </w:rPr>
                                <w:t>Vous</w:t>
                              </w:r>
                              <w:r>
                                <w:rPr>
                                  <w:spacing w:val="-12"/>
                                  <w:sz w:val="20"/>
                                </w:rPr>
                                <w:t xml:space="preserve"> </w:t>
                              </w:r>
                              <w:r>
                                <w:rPr>
                                  <w:sz w:val="20"/>
                                </w:rPr>
                                <w:t>regardez</w:t>
                              </w:r>
                              <w:r>
                                <w:rPr>
                                  <w:spacing w:val="-11"/>
                                  <w:sz w:val="20"/>
                                </w:rPr>
                                <w:t xml:space="preserve"> </w:t>
                              </w:r>
                              <w:r>
                                <w:rPr>
                                  <w:sz w:val="20"/>
                                </w:rPr>
                                <w:t>les</w:t>
                              </w:r>
                              <w:r>
                                <w:rPr>
                                  <w:spacing w:val="-9"/>
                                  <w:sz w:val="20"/>
                                </w:rPr>
                                <w:t xml:space="preserve"> </w:t>
                              </w:r>
                              <w:r>
                                <w:rPr>
                                  <w:sz w:val="20"/>
                                </w:rPr>
                                <w:t>moyennes</w:t>
                              </w:r>
                              <w:r>
                                <w:rPr>
                                  <w:spacing w:val="-12"/>
                                  <w:sz w:val="20"/>
                                </w:rPr>
                                <w:t xml:space="preserve"> </w:t>
                              </w:r>
                              <w:r>
                                <w:rPr>
                                  <w:sz w:val="20"/>
                                </w:rPr>
                                <w:t>obtenues à chaque UE</w:t>
                              </w:r>
                            </w:p>
                            <w:p w14:paraId="1548FDFF" w14:textId="77777777" w:rsidR="00143B50" w:rsidRDefault="00143B50" w:rsidP="00143B50">
                              <w:pPr>
                                <w:spacing w:before="6"/>
                                <w:ind w:left="171" w:right="125"/>
                                <w:jc w:val="center"/>
                                <w:rPr>
                                  <w:sz w:val="20"/>
                                </w:rPr>
                              </w:pPr>
                              <w:r>
                                <w:rPr>
                                  <w:sz w:val="20"/>
                                </w:rPr>
                                <w:t>de</w:t>
                              </w:r>
                              <w:r>
                                <w:rPr>
                                  <w:spacing w:val="-5"/>
                                  <w:sz w:val="20"/>
                                </w:rPr>
                                <w:t xml:space="preserve"> </w:t>
                              </w:r>
                              <w:r>
                                <w:rPr>
                                  <w:sz w:val="20"/>
                                </w:rPr>
                                <w:t>chaque</w:t>
                              </w:r>
                              <w:r>
                                <w:rPr>
                                  <w:spacing w:val="-4"/>
                                  <w:sz w:val="20"/>
                                </w:rPr>
                                <w:t xml:space="preserve"> </w:t>
                              </w:r>
                              <w:r>
                                <w:rPr>
                                  <w:spacing w:val="-2"/>
                                  <w:sz w:val="20"/>
                                </w:rPr>
                                <w:t>semestre.</w:t>
                              </w:r>
                            </w:p>
                          </w:txbxContent>
                        </wps:txbx>
                        <wps:bodyPr rot="0" vert="horz" wrap="square" lIns="0" tIns="0" rIns="0" bIns="0" anchor="t" anchorCtr="0" upright="1">
                          <a:noAutofit/>
                        </wps:bodyPr>
                      </wps:wsp>
                      <wps:wsp>
                        <wps:cNvPr id="623335574" name="docshape22"/>
                        <wps:cNvSpPr txBox="1">
                          <a:spLocks noChangeArrowheads="1"/>
                        </wps:cNvSpPr>
                        <wps:spPr bwMode="auto">
                          <a:xfrm>
                            <a:off x="2714" y="3835"/>
                            <a:ext cx="3405" cy="1302"/>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3270E0" w14:textId="77777777" w:rsidR="00143B50" w:rsidRDefault="00143B50" w:rsidP="00143B50">
                              <w:pPr>
                                <w:spacing w:before="68"/>
                                <w:ind w:left="176" w:right="176"/>
                                <w:jc w:val="center"/>
                                <w:rPr>
                                  <w:sz w:val="20"/>
                                </w:rPr>
                              </w:pPr>
                              <w:r>
                                <w:rPr>
                                  <w:sz w:val="20"/>
                                </w:rPr>
                                <w:t>Ce</w:t>
                              </w:r>
                              <w:r>
                                <w:rPr>
                                  <w:spacing w:val="-5"/>
                                  <w:sz w:val="20"/>
                                </w:rPr>
                                <w:t xml:space="preserve"> </w:t>
                              </w:r>
                              <w:r>
                                <w:rPr>
                                  <w:sz w:val="20"/>
                                </w:rPr>
                                <w:t>semestre</w:t>
                              </w:r>
                              <w:r>
                                <w:rPr>
                                  <w:spacing w:val="-5"/>
                                  <w:sz w:val="20"/>
                                </w:rPr>
                                <w:t xml:space="preserve"> </w:t>
                              </w:r>
                              <w:r>
                                <w:rPr>
                                  <w:sz w:val="20"/>
                                </w:rPr>
                                <w:t>est</w:t>
                              </w:r>
                              <w:r>
                                <w:rPr>
                                  <w:spacing w:val="-5"/>
                                  <w:sz w:val="20"/>
                                </w:rPr>
                                <w:t xml:space="preserve"> </w:t>
                              </w:r>
                              <w:r>
                                <w:rPr>
                                  <w:spacing w:val="-2"/>
                                  <w:sz w:val="20"/>
                                </w:rPr>
                                <w:t>acquis.</w:t>
                              </w:r>
                            </w:p>
                            <w:p w14:paraId="2C212050" w14:textId="77777777" w:rsidR="00143B50" w:rsidRDefault="00143B50" w:rsidP="00143B50">
                              <w:pPr>
                                <w:spacing w:before="1"/>
                                <w:rPr>
                                  <w:sz w:val="20"/>
                                </w:rPr>
                              </w:pPr>
                            </w:p>
                            <w:p w14:paraId="0DE155DD" w14:textId="77777777" w:rsidR="00143B50" w:rsidRDefault="00143B50" w:rsidP="00143B50">
                              <w:pPr>
                                <w:spacing w:line="244" w:lineRule="auto"/>
                                <w:ind w:left="523" w:right="522"/>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 semestre.</w:t>
                              </w:r>
                            </w:p>
                          </w:txbxContent>
                        </wps:txbx>
                        <wps:bodyPr rot="0" vert="horz" wrap="square" lIns="0" tIns="0" rIns="0" bIns="0" anchor="t" anchorCtr="0" upright="1">
                          <a:noAutofit/>
                        </wps:bodyPr>
                      </wps:wsp>
                      <pic:pic xmlns:pic="http://schemas.openxmlformats.org/drawingml/2006/picture">
                        <pic:nvPicPr>
                          <pic:cNvPr id="407705919" name="docshape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180" y="6219"/>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3845674" name="docshape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155" y="6204"/>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813419707" name="docshape25"/>
                        <wps:cNvSpPr>
                          <a:spLocks/>
                        </wps:cNvSpPr>
                        <wps:spPr bwMode="auto">
                          <a:xfrm>
                            <a:off x="5258" y="6037"/>
                            <a:ext cx="3969" cy="167"/>
                          </a:xfrm>
                          <a:custGeom>
                            <a:avLst/>
                            <a:gdLst>
                              <a:gd name="T0" fmla="+- 0 8243 5258"/>
                              <a:gd name="T1" fmla="*/ T0 w 3969"/>
                              <a:gd name="T2" fmla="+- 0 6037 6037"/>
                              <a:gd name="T3" fmla="*/ 6037 h 167"/>
                              <a:gd name="T4" fmla="+- 0 8244 5258"/>
                              <a:gd name="T5" fmla="*/ T4 w 3969"/>
                              <a:gd name="T6" fmla="+- 0 6204 6037"/>
                              <a:gd name="T7" fmla="*/ 6204 h 167"/>
                              <a:gd name="T8" fmla="+- 0 5258 5258"/>
                              <a:gd name="T9" fmla="*/ T8 w 3969"/>
                              <a:gd name="T10" fmla="+- 0 6203 6037"/>
                              <a:gd name="T11" fmla="*/ 6203 h 167"/>
                              <a:gd name="T12" fmla="+- 0 9227 5258"/>
                              <a:gd name="T13" fmla="*/ T12 w 3969"/>
                              <a:gd name="T14" fmla="+- 0 6204 6037"/>
                              <a:gd name="T15" fmla="*/ 6204 h 167"/>
                            </a:gdLst>
                            <a:ahLst/>
                            <a:cxnLst>
                              <a:cxn ang="0">
                                <a:pos x="T1" y="T3"/>
                              </a:cxn>
                              <a:cxn ang="0">
                                <a:pos x="T5" y="T7"/>
                              </a:cxn>
                              <a:cxn ang="0">
                                <a:pos x="T9" y="T11"/>
                              </a:cxn>
                              <a:cxn ang="0">
                                <a:pos x="T13" y="T15"/>
                              </a:cxn>
                            </a:cxnLst>
                            <a:rect l="0" t="0" r="r" b="b"/>
                            <a:pathLst>
                              <a:path w="3969" h="167">
                                <a:moveTo>
                                  <a:pt x="2985" y="0"/>
                                </a:moveTo>
                                <a:lnTo>
                                  <a:pt x="2986" y="167"/>
                                </a:lnTo>
                                <a:moveTo>
                                  <a:pt x="0" y="166"/>
                                </a:moveTo>
                                <a:lnTo>
                                  <a:pt x="3969" y="167"/>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D65E41" id="Groupe 9" o:spid="_x0000_s1026" style="position:absolute;left:0;text-align:left;margin-left:31.75pt;margin-top:-10.3pt;width:516.4pt;height:335.55pt;z-index:-251645952;mso-position-horizontal-relative:page" coordorigin="635,-206" coordsize="10328,6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">
                <v:shape id="docshape6" o:spid="_x0000_s1027" style="position:absolute;left:4208;top:2154;width:4005;height:151;visibility:visible;mso-wrap-style:square;v-text-anchor:top" coordsize="4005,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" path="m1905,r8,150m,150r4005,1e" filled="f" strokeweight=".26mm">
                  <v:path arrowok="t" o:connecttype="custom" o:connectlocs="1905,2154;1913,2304;0,2304;4005,2305"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1028" type="#_x0000_t75" style="position:absolute;left:4115;top:23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">
                  <v:imagedata r:id="rId15" o:title=""/>
                </v:shape>
                <v:shape id="docshape8" o:spid="_x0000_s1029" type="#_x0000_t75" style="position:absolute;left:8135;top:23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">
                  <v:imagedata r:id="rId15" o:title=""/>
                </v:shape>
                <v:shapetype id="_x0000_t202" coordsize="21600,21600" o:spt="202" path="m,l,21600r21600,l21600,xe">
                  <v:stroke joinstyle="miter"/>
                  <v:path gradientshapeok="t" o:connecttype="rect"/>
                </v:shapetype>
                <v:shape id="docshape9" o:spid="_x0000_s1030" type="#_x0000_t202" style="position:absolute;left:4436;top:761;width:340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" filled="f" strokeweight=".18mm">
                  <v:textbox inset="0,0,0,0">
                    <w:txbxContent>
                      <w:p w14:paraId="63C5EA46" w14:textId="77777777" w:rsidR="00143B50" w:rsidRDefault="00143B50" w:rsidP="00143B50">
                        <w:pPr>
                          <w:spacing w:before="67"/>
                          <w:ind w:left="437" w:right="437"/>
                          <w:jc w:val="center"/>
                          <w:rPr>
                            <w:sz w:val="20"/>
                          </w:rPr>
                        </w:pPr>
                        <w:r>
                          <w:rPr>
                            <w:sz w:val="20"/>
                          </w:rPr>
                          <w:t>Vous</w:t>
                        </w:r>
                        <w:r>
                          <w:rPr>
                            <w:spacing w:val="-5"/>
                            <w:sz w:val="20"/>
                          </w:rPr>
                          <w:t xml:space="preserve"> </w:t>
                        </w:r>
                        <w:r>
                          <w:rPr>
                            <w:sz w:val="20"/>
                          </w:rPr>
                          <w:t>devez</w:t>
                        </w:r>
                        <w:r>
                          <w:rPr>
                            <w:spacing w:val="-4"/>
                            <w:sz w:val="20"/>
                          </w:rPr>
                          <w:t xml:space="preserve"> </w:t>
                        </w:r>
                        <w:r>
                          <w:rPr>
                            <w:sz w:val="20"/>
                          </w:rPr>
                          <w:t>passer</w:t>
                        </w:r>
                        <w:r>
                          <w:rPr>
                            <w:spacing w:val="-4"/>
                            <w:sz w:val="20"/>
                          </w:rPr>
                          <w:t xml:space="preserve"> </w:t>
                        </w:r>
                        <w:r>
                          <w:rPr>
                            <w:sz w:val="20"/>
                          </w:rPr>
                          <w:t>la</w:t>
                        </w:r>
                        <w:r>
                          <w:rPr>
                            <w:spacing w:val="-4"/>
                            <w:sz w:val="20"/>
                          </w:rPr>
                          <w:t xml:space="preserve"> </w:t>
                        </w:r>
                        <w:r>
                          <w:rPr>
                            <w:sz w:val="20"/>
                          </w:rPr>
                          <w:t>session</w:t>
                        </w:r>
                        <w:r>
                          <w:rPr>
                            <w:spacing w:val="-3"/>
                            <w:sz w:val="20"/>
                          </w:rPr>
                          <w:t xml:space="preserve"> </w:t>
                        </w:r>
                        <w:r>
                          <w:rPr>
                            <w:spacing w:val="-5"/>
                            <w:sz w:val="20"/>
                          </w:rPr>
                          <w:t>2.</w:t>
                        </w:r>
                      </w:p>
                      <w:p w14:paraId="3AB97CB6" w14:textId="77777777" w:rsidR="00143B50" w:rsidRDefault="00143B50" w:rsidP="00143B50">
                        <w:pPr>
                          <w:spacing w:before="1"/>
                          <w:rPr>
                            <w:sz w:val="20"/>
                          </w:rPr>
                        </w:pPr>
                      </w:p>
                      <w:p w14:paraId="78F22090" w14:textId="77777777" w:rsidR="00143B50" w:rsidRDefault="00143B50" w:rsidP="00ED4A8C">
                        <w:pPr>
                          <w:ind w:left="511" w:right="516"/>
                          <w:rPr>
                            <w:sz w:val="20"/>
                          </w:rPr>
                        </w:pPr>
                        <w:r>
                          <w:rPr>
                            <w:sz w:val="20"/>
                          </w:rPr>
                          <w:t>Vous</w:t>
                        </w:r>
                        <w:r>
                          <w:rPr>
                            <w:spacing w:val="-13"/>
                            <w:sz w:val="20"/>
                          </w:rPr>
                          <w:t xml:space="preserve"> </w:t>
                        </w:r>
                        <w:r>
                          <w:rPr>
                            <w:sz w:val="20"/>
                          </w:rPr>
                          <w:t>commencez</w:t>
                        </w:r>
                        <w:r>
                          <w:rPr>
                            <w:spacing w:val="-12"/>
                            <w:sz w:val="20"/>
                          </w:rPr>
                          <w:t xml:space="preserve"> </w:t>
                        </w:r>
                        <w:r>
                          <w:rPr>
                            <w:sz w:val="20"/>
                          </w:rPr>
                          <w:t>par</w:t>
                        </w:r>
                        <w:r>
                          <w:rPr>
                            <w:spacing w:val="-13"/>
                            <w:sz w:val="20"/>
                          </w:rPr>
                          <w:t xml:space="preserve"> </w:t>
                        </w:r>
                        <w:r>
                          <w:rPr>
                            <w:sz w:val="20"/>
                          </w:rPr>
                          <w:t>vérifier la moyenne obtenue</w:t>
                        </w:r>
                      </w:p>
                      <w:p w14:paraId="7BD83B54" w14:textId="77777777" w:rsidR="00143B50" w:rsidRDefault="00143B50" w:rsidP="00143B50">
                        <w:pPr>
                          <w:spacing w:before="6"/>
                          <w:ind w:left="436" w:right="437"/>
                          <w:jc w:val="center"/>
                          <w:rPr>
                            <w:sz w:val="20"/>
                          </w:rPr>
                        </w:pPr>
                        <w:r>
                          <w:rPr>
                            <w:sz w:val="20"/>
                          </w:rPr>
                          <w:t>à</w:t>
                        </w:r>
                        <w:r>
                          <w:rPr>
                            <w:spacing w:val="-5"/>
                            <w:sz w:val="20"/>
                          </w:rPr>
                          <w:t xml:space="preserve"> </w:t>
                        </w:r>
                        <w:r>
                          <w:rPr>
                            <w:sz w:val="20"/>
                          </w:rPr>
                          <w:t>chaque</w:t>
                        </w:r>
                        <w:r>
                          <w:rPr>
                            <w:spacing w:val="-4"/>
                            <w:sz w:val="20"/>
                          </w:rPr>
                          <w:t xml:space="preserve"> </w:t>
                        </w:r>
                        <w:r>
                          <w:rPr>
                            <w:spacing w:val="-2"/>
                            <w:sz w:val="20"/>
                          </w:rPr>
                          <w:t>semestre.</w:t>
                        </w:r>
                      </w:p>
                    </w:txbxContent>
                  </v:textbox>
                </v:shape>
                <v:shape id="docshape10" o:spid="_x0000_s1031" type="#_x0000_t202" style="position:absolute;left:2318;top:2609;width:4194;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" fillcolor="#d9d9d9" strokeweight=".18mm">
                  <v:textbox inset="0,0,0,0">
                    <w:txbxContent>
                      <w:p w14:paraId="26E4A062" w14:textId="77777777" w:rsidR="00143B50" w:rsidRDefault="00143B50" w:rsidP="00143B50">
                        <w:pPr>
                          <w:spacing w:before="7"/>
                          <w:rPr>
                            <w:rFonts w:ascii="Bradley Hand ITC"/>
                            <w:b/>
                            <w:i/>
                            <w:color w:val="000000"/>
                            <w:sz w:val="17"/>
                          </w:rPr>
                        </w:pPr>
                      </w:p>
                      <w:p w14:paraId="2BE99849" w14:textId="77777777" w:rsidR="00143B50" w:rsidRDefault="00143B50" w:rsidP="00143B50">
                        <w:pPr>
                          <w:spacing w:line="244" w:lineRule="auto"/>
                          <w:ind w:left="1289" w:right="632" w:hanging="637"/>
                          <w:rPr>
                            <w:color w:val="000000"/>
                            <w:sz w:val="20"/>
                          </w:rPr>
                        </w:pP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w:t>
                        </w:r>
                        <w:r>
                          <w:rPr>
                            <w:color w:val="000000"/>
                            <w:spacing w:val="-8"/>
                            <w:sz w:val="20"/>
                          </w:rPr>
                          <w:t xml:space="preserve"> </w:t>
                        </w:r>
                        <w:r>
                          <w:rPr>
                            <w:color w:val="000000"/>
                            <w:sz w:val="20"/>
                          </w:rPr>
                          <w:t>(10</w:t>
                        </w:r>
                        <w:r>
                          <w:rPr>
                            <w:color w:val="000000"/>
                            <w:spacing w:val="-7"/>
                            <w:sz w:val="20"/>
                          </w:rPr>
                          <w:t xml:space="preserve"> </w:t>
                        </w:r>
                        <w:r>
                          <w:rPr>
                            <w:color w:val="000000"/>
                            <w:sz w:val="20"/>
                          </w:rPr>
                          <w:t>ou</w:t>
                        </w:r>
                        <w:r>
                          <w:rPr>
                            <w:color w:val="000000"/>
                            <w:spacing w:val="-9"/>
                            <w:sz w:val="20"/>
                          </w:rPr>
                          <w:t xml:space="preserve"> </w:t>
                        </w:r>
                        <w:r>
                          <w:rPr>
                            <w:color w:val="000000"/>
                            <w:sz w:val="20"/>
                          </w:rPr>
                          <w:t>plus) à l’un des semestres</w:t>
                        </w:r>
                      </w:p>
                    </w:txbxContent>
                  </v:textbox>
                </v:shape>
                <v:shape id="docshape11" o:spid="_x0000_s1032" type="#_x0000_t202" style="position:absolute;left:640;top:760;width:340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" filled="f" strokeweight=".18mm">
                  <v:textbox inset="0,0,0,0">
                    <w:txbxContent>
                      <w:p w14:paraId="4DB54AA2" w14:textId="77777777" w:rsidR="00143B50" w:rsidRDefault="00143B50" w:rsidP="00143B50">
                        <w:pPr>
                          <w:spacing w:before="68"/>
                          <w:ind w:left="176" w:right="177"/>
                          <w:jc w:val="center"/>
                          <w:rPr>
                            <w:sz w:val="20"/>
                          </w:rPr>
                        </w:pPr>
                        <w:r>
                          <w:rPr>
                            <w:color w:val="006FC0"/>
                            <w:sz w:val="20"/>
                          </w:rPr>
                          <w:t>Vous</w:t>
                        </w:r>
                        <w:r>
                          <w:rPr>
                            <w:color w:val="006FC0"/>
                            <w:spacing w:val="-5"/>
                            <w:sz w:val="20"/>
                          </w:rPr>
                          <w:t xml:space="preserve"> </w:t>
                        </w:r>
                        <w:r>
                          <w:rPr>
                            <w:color w:val="006FC0"/>
                            <w:sz w:val="20"/>
                          </w:rPr>
                          <w:t>n’allez</w:t>
                        </w:r>
                        <w:r>
                          <w:rPr>
                            <w:color w:val="006FC0"/>
                            <w:spacing w:val="-4"/>
                            <w:sz w:val="20"/>
                          </w:rPr>
                          <w:t xml:space="preserve"> </w:t>
                        </w:r>
                        <w:r>
                          <w:rPr>
                            <w:color w:val="006FC0"/>
                            <w:sz w:val="20"/>
                          </w:rPr>
                          <w:t>pas</w:t>
                        </w:r>
                        <w:r>
                          <w:rPr>
                            <w:color w:val="006FC0"/>
                            <w:spacing w:val="-4"/>
                            <w:sz w:val="20"/>
                          </w:rPr>
                          <w:t xml:space="preserve"> </w:t>
                        </w:r>
                        <w:r>
                          <w:rPr>
                            <w:color w:val="006FC0"/>
                            <w:sz w:val="20"/>
                          </w:rPr>
                          <w:t>en</w:t>
                        </w:r>
                        <w:r>
                          <w:rPr>
                            <w:color w:val="006FC0"/>
                            <w:spacing w:val="-5"/>
                            <w:sz w:val="20"/>
                          </w:rPr>
                          <w:t xml:space="preserve"> </w:t>
                        </w:r>
                        <w:r>
                          <w:rPr>
                            <w:color w:val="006FC0"/>
                            <w:sz w:val="20"/>
                          </w:rPr>
                          <w:t>session</w:t>
                        </w:r>
                        <w:r>
                          <w:rPr>
                            <w:color w:val="006FC0"/>
                            <w:spacing w:val="-4"/>
                            <w:sz w:val="20"/>
                          </w:rPr>
                          <w:t xml:space="preserve"> </w:t>
                        </w:r>
                        <w:r>
                          <w:rPr>
                            <w:color w:val="006FC0"/>
                            <w:spacing w:val="-5"/>
                            <w:sz w:val="20"/>
                          </w:rPr>
                          <w:t>2.</w:t>
                        </w:r>
                      </w:p>
                      <w:p w14:paraId="3EFD1460" w14:textId="77777777" w:rsidR="00143B50" w:rsidRDefault="00143B50" w:rsidP="00143B50">
                        <w:pPr>
                          <w:spacing w:before="1"/>
                          <w:rPr>
                            <w:sz w:val="20"/>
                          </w:rPr>
                        </w:pPr>
                      </w:p>
                      <w:p w14:paraId="0E037375" w14:textId="77777777" w:rsidR="00143B50" w:rsidRDefault="00143B50" w:rsidP="00143B50">
                        <w:pPr>
                          <w:ind w:left="176" w:right="175"/>
                          <w:jc w:val="center"/>
                          <w:rPr>
                            <w:sz w:val="20"/>
                          </w:rPr>
                        </w:pPr>
                        <w:r>
                          <w:rPr>
                            <w:sz w:val="20"/>
                          </w:rPr>
                          <w:t>Bravo</w:t>
                        </w:r>
                        <w:r>
                          <w:rPr>
                            <w:spacing w:val="-4"/>
                            <w:sz w:val="20"/>
                          </w:rPr>
                          <w:t xml:space="preserve"> </w:t>
                        </w:r>
                        <w:r>
                          <w:rPr>
                            <w:sz w:val="20"/>
                          </w:rPr>
                          <w:t>!</w:t>
                        </w:r>
                        <w:r>
                          <w:rPr>
                            <w:spacing w:val="-6"/>
                            <w:sz w:val="20"/>
                          </w:rPr>
                          <w:t xml:space="preserve"> </w:t>
                        </w:r>
                        <w:r>
                          <w:rPr>
                            <w:sz w:val="20"/>
                          </w:rPr>
                          <w:t>L’année</w:t>
                        </w:r>
                        <w:r>
                          <w:rPr>
                            <w:spacing w:val="-4"/>
                            <w:sz w:val="20"/>
                          </w:rPr>
                          <w:t xml:space="preserve"> </w:t>
                        </w:r>
                        <w:r>
                          <w:rPr>
                            <w:sz w:val="20"/>
                          </w:rPr>
                          <w:t>est</w:t>
                        </w:r>
                        <w:r>
                          <w:rPr>
                            <w:spacing w:val="-3"/>
                            <w:sz w:val="20"/>
                          </w:rPr>
                          <w:t xml:space="preserve"> </w:t>
                        </w:r>
                        <w:r>
                          <w:rPr>
                            <w:spacing w:val="-2"/>
                            <w:sz w:val="20"/>
                          </w:rPr>
                          <w:t>validée.</w:t>
                        </w:r>
                      </w:p>
                      <w:p w14:paraId="3570F50B" w14:textId="77777777" w:rsidR="00143B50" w:rsidRDefault="00143B50" w:rsidP="00143B50">
                        <w:pPr>
                          <w:spacing w:before="6"/>
                          <w:ind w:left="176" w:right="177"/>
                          <w:jc w:val="center"/>
                          <w:rPr>
                            <w:sz w:val="20"/>
                          </w:rPr>
                        </w:pPr>
                        <w:r>
                          <w:rPr>
                            <w:sz w:val="20"/>
                          </w:rPr>
                          <w:t>Vous</w:t>
                        </w:r>
                        <w:r>
                          <w:rPr>
                            <w:spacing w:val="-5"/>
                            <w:sz w:val="20"/>
                          </w:rPr>
                          <w:t xml:space="preserve"> </w:t>
                        </w:r>
                        <w:r>
                          <w:rPr>
                            <w:sz w:val="20"/>
                          </w:rPr>
                          <w:t>passez</w:t>
                        </w:r>
                        <w:r>
                          <w:rPr>
                            <w:spacing w:val="-4"/>
                            <w:sz w:val="20"/>
                          </w:rPr>
                          <w:t xml:space="preserve"> </w:t>
                        </w:r>
                        <w:r>
                          <w:rPr>
                            <w:sz w:val="20"/>
                          </w:rPr>
                          <w:t>en</w:t>
                        </w:r>
                        <w:r>
                          <w:rPr>
                            <w:spacing w:val="-5"/>
                            <w:sz w:val="20"/>
                          </w:rPr>
                          <w:t xml:space="preserve"> </w:t>
                        </w:r>
                        <w:r>
                          <w:rPr>
                            <w:sz w:val="20"/>
                          </w:rPr>
                          <w:t>année</w:t>
                        </w:r>
                        <w:r>
                          <w:rPr>
                            <w:spacing w:val="-4"/>
                            <w:sz w:val="20"/>
                          </w:rPr>
                          <w:t xml:space="preserve"> </w:t>
                        </w:r>
                        <w:r>
                          <w:rPr>
                            <w:spacing w:val="-2"/>
                            <w:sz w:val="20"/>
                          </w:rPr>
                          <w:t>supérieure.</w:t>
                        </w:r>
                      </w:p>
                    </w:txbxContent>
                  </v:textbox>
                </v:shape>
                <v:line id="Line 13" o:spid="_x0000_s1033" style="position:absolute;visibility:visible;mso-wrap-style:square" from="4882,-46" to="611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" strokeweight=".26mm"/>
                <v:rect id="docshape12" o:spid="_x0000_s1034" style="position:absolute;left:665;top:-201;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" fillcolor="#bebebe" stroked="f"/>
                <v:rect id="docshape13" o:spid="_x0000_s1035" style="position:absolute;left:665;top:-201;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" filled="f" strokeweight=".18mm"/>
                <v:shape id="docshape14" o:spid="_x0000_s1036" style="position:absolute;left:2156;top:-45;width:4037;height:811;visibility:visible;mso-wrap-style:square;v-text-anchor:top" coordsize="403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" path="m157,676r-1,-5l149,667r-5,1l140,676,86,768,85,366r-14,l72,768r,28l71,768,15,672r-2,-3l8,667r-3,2l1,672,,676r2,4l79,810r8,-14l155,679r2,-3xm4037,673r-1,-5l4033,666r-4,-2l4025,665r-3,4l3966,765r,-101l3965,r-14,l3952,765r,28l3952,765r-59,-99l3889,664r-4,2l3882,668r-2,5l3959,807r9,-14l4035,676r2,-3xe" fillcolor="black" stroked="f">
                  <v:path arrowok="t" o:connecttype="custom" o:connectlocs="157,631;156,626;149,622;144,623;140,631;86,723;85,321;71,321;72,723;72,751;71,723;15,627;13,624;8,622;5,624;1,627;0,631;2,635;79,765;87,751;155,634;157,631;4037,628;4036,623;4033,621;4029,619;4025,620;4022,624;3966,720;3966,720;3966,619;3965,-45;3951,-45;3952,720;3952,748;3952,720;3893,621;3889,619;3885,621;3882,623;3880,628;3959,762;3968,748;4035,631;4037,628" o:connectangles="0,0,0,0,0,0,0,0,0,0,0,0,0,0,0,0,0,0,0,0,0,0,0,0,0,0,0,0,0,0,0,0,0,0,0,0,0,0,0,0,0,0,0,0,0"/>
                </v:shape>
                <v:shape id="docshape15" o:spid="_x0000_s1037" type="#_x0000_t202" style="position:absolute;left:1680;top:434;width:422;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" filled="f" stroked="f">
                  <v:textbox inset="0,0,0,0">
                    <w:txbxContent>
                      <w:p w14:paraId="3BDF4349" w14:textId="77777777" w:rsidR="00143B50" w:rsidRDefault="00143B50" w:rsidP="00143B50">
                        <w:pPr>
                          <w:spacing w:before="2"/>
                          <w:rPr>
                            <w:rFonts w:ascii="Bradley Hand ITC"/>
                            <w:b/>
                            <w:i/>
                            <w:sz w:val="25"/>
                          </w:rPr>
                        </w:pPr>
                        <w:r>
                          <w:rPr>
                            <w:rFonts w:ascii="Bradley Hand ITC"/>
                            <w:b/>
                            <w:i/>
                            <w:spacing w:val="-5"/>
                            <w:sz w:val="25"/>
                          </w:rPr>
                          <w:t>OUI</w:t>
                        </w:r>
                      </w:p>
                    </w:txbxContent>
                  </v:textbox>
                </v:shape>
                <v:shape id="docshape16" o:spid="_x0000_s1038" type="#_x0000_t202" style="position:absolute;left:670;top:-196;width:4184;height: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" filled="f" stroked="f">
                  <v:textbox inset="0,0,0,0">
                    <w:txbxContent>
                      <w:p w14:paraId="4DCE3FFB" w14:textId="77777777" w:rsidR="00143B50" w:rsidRDefault="00143B50" w:rsidP="00143B50">
                        <w:pPr>
                          <w:spacing w:before="67" w:line="244" w:lineRule="auto"/>
                          <w:ind w:left="991" w:right="175" w:hanging="444"/>
                          <w:rPr>
                            <w:sz w:val="20"/>
                          </w:rPr>
                        </w:pPr>
                        <w:r>
                          <w:rPr>
                            <w:sz w:val="20"/>
                          </w:rPr>
                          <w:t>J’ai</w:t>
                        </w:r>
                        <w:r>
                          <w:rPr>
                            <w:spacing w:val="-12"/>
                            <w:sz w:val="20"/>
                          </w:rPr>
                          <w:t xml:space="preserve"> </w:t>
                        </w:r>
                        <w:r>
                          <w:rPr>
                            <w:sz w:val="20"/>
                          </w:rPr>
                          <w:t>obtenu</w:t>
                        </w:r>
                        <w:r>
                          <w:rPr>
                            <w:spacing w:val="-12"/>
                            <w:sz w:val="20"/>
                          </w:rPr>
                          <w:t xml:space="preserve"> </w:t>
                        </w:r>
                        <w:r>
                          <w:rPr>
                            <w:sz w:val="20"/>
                          </w:rPr>
                          <w:t>une</w:t>
                        </w:r>
                        <w:r>
                          <w:rPr>
                            <w:spacing w:val="-9"/>
                            <w:sz w:val="20"/>
                          </w:rPr>
                          <w:t xml:space="preserve"> </w:t>
                        </w:r>
                        <w:r>
                          <w:rPr>
                            <w:sz w:val="20"/>
                          </w:rPr>
                          <w:t>moyenne</w:t>
                        </w:r>
                        <w:r>
                          <w:rPr>
                            <w:spacing w:val="-12"/>
                            <w:sz w:val="20"/>
                          </w:rPr>
                          <w:t xml:space="preserve"> </w:t>
                        </w:r>
                        <w:r>
                          <w:rPr>
                            <w:sz w:val="20"/>
                          </w:rPr>
                          <w:t xml:space="preserve">annuelle*/** (sem. impair et pair) </w:t>
                        </w:r>
                        <w:r>
                          <w:rPr>
                            <w:rFonts w:ascii="Cambria Math" w:hAnsi="Cambria Math"/>
                            <w:sz w:val="24"/>
                          </w:rPr>
                          <w:t>≥</w:t>
                        </w:r>
                        <w:r>
                          <w:rPr>
                            <w:sz w:val="20"/>
                          </w:rPr>
                          <w:t>à 10</w:t>
                        </w:r>
                      </w:p>
                    </w:txbxContent>
                  </v:textbox>
                </v:shape>
                <v:shape id="docshape17" o:spid="_x0000_s1039" type="#_x0000_t75" style="position:absolute;left:4115;top:3525;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">
                  <v:imagedata r:id="rId15" o:title=""/>
                </v:shape>
                <v:shape id="docshape18" o:spid="_x0000_s1040" type="#_x0000_t75" style="position:absolute;left:8150;top:3522;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">
                  <v:imagedata r:id="rId16" o:title=""/>
                </v:shape>
                <v:shape id="docshape19" o:spid="_x0000_s1041" type="#_x0000_t202" style="position:absolute;left:6763;top:2596;width:4194;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" fillcolor="#d9d9d9" strokeweight=".18mm">
                  <v:textbox inset="0,0,0,0">
                    <w:txbxContent>
                      <w:p w14:paraId="599E85E6" w14:textId="77777777" w:rsidR="00143B50" w:rsidRDefault="00143B50" w:rsidP="00143B50">
                        <w:pPr>
                          <w:spacing w:before="69"/>
                          <w:ind w:left="1033" w:right="1031"/>
                          <w:jc w:val="center"/>
                          <w:rPr>
                            <w:color w:val="000000"/>
                            <w:sz w:val="20"/>
                          </w:rPr>
                        </w:pPr>
                        <w:r>
                          <w:rPr>
                            <w:color w:val="000000"/>
                            <w:sz w:val="20"/>
                          </w:rPr>
                          <w:t>Au</w:t>
                        </w:r>
                        <w:r>
                          <w:rPr>
                            <w:color w:val="000000"/>
                            <w:spacing w:val="-13"/>
                            <w:sz w:val="20"/>
                          </w:rPr>
                          <w:t xml:space="preserve"> </w:t>
                        </w:r>
                        <w:r>
                          <w:rPr>
                            <w:color w:val="000000"/>
                            <w:sz w:val="20"/>
                          </w:rPr>
                          <w:t>semestre,</w:t>
                        </w:r>
                        <w:r>
                          <w:rPr>
                            <w:color w:val="000000"/>
                            <w:spacing w:val="-12"/>
                            <w:sz w:val="20"/>
                          </w:rPr>
                          <w:t xml:space="preserve"> </w:t>
                        </w:r>
                        <w:r>
                          <w:rPr>
                            <w:color w:val="000000"/>
                            <w:sz w:val="20"/>
                          </w:rPr>
                          <w:t>ma</w:t>
                        </w:r>
                        <w:r>
                          <w:rPr>
                            <w:color w:val="000000"/>
                            <w:spacing w:val="-13"/>
                            <w:sz w:val="20"/>
                          </w:rPr>
                          <w:t xml:space="preserve"> </w:t>
                        </w:r>
                        <w:r>
                          <w:rPr>
                            <w:color w:val="000000"/>
                            <w:sz w:val="20"/>
                          </w:rPr>
                          <w:t>moyenne est inférieure à 10</w:t>
                        </w:r>
                      </w:p>
                      <w:p w14:paraId="3183A731" w14:textId="77777777" w:rsidR="00143B50" w:rsidRDefault="00143B50" w:rsidP="00143B50">
                        <w:pPr>
                          <w:spacing w:before="6"/>
                          <w:ind w:left="559" w:right="555"/>
                          <w:jc w:val="center"/>
                          <w:rPr>
                            <w:color w:val="000000"/>
                            <w:sz w:val="20"/>
                          </w:rPr>
                        </w:pPr>
                        <w:r>
                          <w:rPr>
                            <w:color w:val="000000"/>
                            <w:sz w:val="20"/>
                          </w:rPr>
                          <w:t>ou</w:t>
                        </w:r>
                        <w:r>
                          <w:rPr>
                            <w:color w:val="000000"/>
                            <w:spacing w:val="-5"/>
                            <w:sz w:val="20"/>
                          </w:rPr>
                          <w:t xml:space="preserve"> </w:t>
                        </w:r>
                        <w:r>
                          <w:rPr>
                            <w:color w:val="000000"/>
                            <w:sz w:val="20"/>
                          </w:rPr>
                          <w:t>la</w:t>
                        </w:r>
                        <w:r>
                          <w:rPr>
                            <w:color w:val="000000"/>
                            <w:spacing w:val="-3"/>
                            <w:sz w:val="20"/>
                          </w:rPr>
                          <w:t xml:space="preserve"> </w:t>
                        </w:r>
                        <w:r>
                          <w:rPr>
                            <w:color w:val="000000"/>
                            <w:sz w:val="20"/>
                          </w:rPr>
                          <w:t>mention</w:t>
                        </w:r>
                        <w:r>
                          <w:rPr>
                            <w:color w:val="000000"/>
                            <w:spacing w:val="-1"/>
                            <w:sz w:val="20"/>
                          </w:rPr>
                          <w:t xml:space="preserve"> </w:t>
                        </w:r>
                        <w:r>
                          <w:rPr>
                            <w:color w:val="000000"/>
                            <w:sz w:val="20"/>
                          </w:rPr>
                          <w:t>«</w:t>
                        </w:r>
                        <w:r>
                          <w:rPr>
                            <w:color w:val="000000"/>
                            <w:spacing w:val="-6"/>
                            <w:sz w:val="20"/>
                          </w:rPr>
                          <w:t xml:space="preserve"> </w:t>
                        </w:r>
                        <w:r>
                          <w:rPr>
                            <w:color w:val="000000"/>
                            <w:sz w:val="20"/>
                          </w:rPr>
                          <w:t>Défaillance »</w:t>
                        </w:r>
                        <w:r>
                          <w:rPr>
                            <w:color w:val="000000"/>
                            <w:spacing w:val="-5"/>
                            <w:sz w:val="20"/>
                          </w:rPr>
                          <w:t xml:space="preserve"> </w:t>
                        </w:r>
                        <w:r>
                          <w:rPr>
                            <w:color w:val="000000"/>
                            <w:spacing w:val="-2"/>
                            <w:sz w:val="20"/>
                          </w:rPr>
                          <w:t>apparaît</w:t>
                        </w:r>
                      </w:p>
                    </w:txbxContent>
                  </v:textbox>
                </v:shape>
                <v:line id="Line 22" o:spid="_x0000_s1042" style="position:absolute;visibility:visible;mso-wrap-style:square" from="8215,5099" to="8216,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" strokeweight=".26mm"/>
                <v:shape id="docshape20" o:spid="_x0000_s1043" type="#_x0000_t202" style="position:absolute;left:6112;top:5348;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" fillcolor="#d9d9d9" strokeweight=".18mm">
                  <v:textbox inset="0,0,0,0">
                    <w:txbxContent>
                      <w:p w14:paraId="1909182E" w14:textId="77777777" w:rsidR="00143B50" w:rsidRDefault="00143B50" w:rsidP="00143B50">
                        <w:pPr>
                          <w:spacing w:before="70" w:line="247" w:lineRule="auto"/>
                          <w:ind w:left="1633" w:right="625" w:hanging="802"/>
                          <w:rPr>
                            <w:color w:val="000000"/>
                            <w:sz w:val="20"/>
                          </w:rPr>
                        </w:pPr>
                        <w:r>
                          <w:rPr>
                            <w:color w:val="000000"/>
                            <w:sz w:val="20"/>
                          </w:rPr>
                          <w:t>A</w:t>
                        </w:r>
                        <w:r>
                          <w:rPr>
                            <w:color w:val="000000"/>
                            <w:spacing w:val="-10"/>
                            <w:sz w:val="20"/>
                          </w:rPr>
                          <w:t xml:space="preserve"> </w:t>
                        </w:r>
                        <w:r>
                          <w:rPr>
                            <w:color w:val="000000"/>
                            <w:sz w:val="20"/>
                          </w:rPr>
                          <w:t>l’UE,</w:t>
                        </w:r>
                        <w:r>
                          <w:rPr>
                            <w:color w:val="000000"/>
                            <w:spacing w:val="-8"/>
                            <w:sz w:val="20"/>
                          </w:rPr>
                          <w:t xml:space="preserve"> </w:t>
                        </w: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 (10 ou plus)</w:t>
                        </w:r>
                      </w:p>
                    </w:txbxContent>
                  </v:textbox>
                </v:shape>
                <v:shape id="docshape21" o:spid="_x0000_s1044" type="#_x0000_t202" style="position:absolute;left:7251;top:3806;width:3405;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" filled="f" strokeweight=".18mm">
                  <v:textbox inset="0,0,0,0">
                    <w:txbxContent>
                      <w:p w14:paraId="22785DC6" w14:textId="77777777" w:rsidR="00143B50" w:rsidRDefault="00143B50" w:rsidP="00143B50">
                        <w:pPr>
                          <w:spacing w:before="68"/>
                          <w:ind w:left="171" w:right="171"/>
                          <w:jc w:val="center"/>
                          <w:rPr>
                            <w:sz w:val="20"/>
                          </w:rPr>
                        </w:pPr>
                        <w:r>
                          <w:rPr>
                            <w:sz w:val="20"/>
                          </w:rPr>
                          <w:t>Le</w:t>
                        </w:r>
                        <w:r>
                          <w:rPr>
                            <w:spacing w:val="-5"/>
                            <w:sz w:val="20"/>
                          </w:rPr>
                          <w:t xml:space="preserve"> </w:t>
                        </w:r>
                        <w:r>
                          <w:rPr>
                            <w:sz w:val="20"/>
                          </w:rPr>
                          <w:t>semestre</w:t>
                        </w:r>
                        <w:r>
                          <w:rPr>
                            <w:spacing w:val="-4"/>
                            <w:sz w:val="20"/>
                          </w:rPr>
                          <w:t xml:space="preserve"> </w:t>
                        </w:r>
                        <w:r>
                          <w:rPr>
                            <w:sz w:val="20"/>
                          </w:rPr>
                          <w:t>n’est</w:t>
                        </w:r>
                        <w:r>
                          <w:rPr>
                            <w:spacing w:val="-6"/>
                            <w:sz w:val="20"/>
                          </w:rPr>
                          <w:t xml:space="preserve"> </w:t>
                        </w:r>
                        <w:r>
                          <w:rPr>
                            <w:sz w:val="20"/>
                          </w:rPr>
                          <w:t>pas</w:t>
                        </w:r>
                        <w:r>
                          <w:rPr>
                            <w:spacing w:val="-5"/>
                            <w:sz w:val="20"/>
                          </w:rPr>
                          <w:t xml:space="preserve"> </w:t>
                        </w:r>
                        <w:r>
                          <w:rPr>
                            <w:spacing w:val="-2"/>
                            <w:sz w:val="20"/>
                          </w:rPr>
                          <w:t>acquis.</w:t>
                        </w:r>
                      </w:p>
                      <w:p w14:paraId="7EB23284" w14:textId="77777777" w:rsidR="00143B50" w:rsidRDefault="00143B50" w:rsidP="00143B50">
                        <w:pPr>
                          <w:spacing w:before="1"/>
                          <w:ind w:left="171" w:right="172"/>
                          <w:jc w:val="center"/>
                          <w:rPr>
                            <w:sz w:val="20"/>
                          </w:rPr>
                        </w:pPr>
                        <w:r>
                          <w:rPr>
                            <w:sz w:val="20"/>
                          </w:rPr>
                          <w:t>Vous</w:t>
                        </w:r>
                        <w:r>
                          <w:rPr>
                            <w:spacing w:val="-12"/>
                            <w:sz w:val="20"/>
                          </w:rPr>
                          <w:t xml:space="preserve"> </w:t>
                        </w:r>
                        <w:r>
                          <w:rPr>
                            <w:sz w:val="20"/>
                          </w:rPr>
                          <w:t>regardez</w:t>
                        </w:r>
                        <w:r>
                          <w:rPr>
                            <w:spacing w:val="-11"/>
                            <w:sz w:val="20"/>
                          </w:rPr>
                          <w:t xml:space="preserve"> </w:t>
                        </w:r>
                        <w:r>
                          <w:rPr>
                            <w:sz w:val="20"/>
                          </w:rPr>
                          <w:t>les</w:t>
                        </w:r>
                        <w:r>
                          <w:rPr>
                            <w:spacing w:val="-9"/>
                            <w:sz w:val="20"/>
                          </w:rPr>
                          <w:t xml:space="preserve"> </w:t>
                        </w:r>
                        <w:r>
                          <w:rPr>
                            <w:sz w:val="20"/>
                          </w:rPr>
                          <w:t>moyennes</w:t>
                        </w:r>
                        <w:r>
                          <w:rPr>
                            <w:spacing w:val="-12"/>
                            <w:sz w:val="20"/>
                          </w:rPr>
                          <w:t xml:space="preserve"> </w:t>
                        </w:r>
                        <w:r>
                          <w:rPr>
                            <w:sz w:val="20"/>
                          </w:rPr>
                          <w:t>obtenues à chaque UE</w:t>
                        </w:r>
                      </w:p>
                      <w:p w14:paraId="1548FDFF" w14:textId="77777777" w:rsidR="00143B50" w:rsidRDefault="00143B50" w:rsidP="00143B50">
                        <w:pPr>
                          <w:spacing w:before="6"/>
                          <w:ind w:left="171" w:right="125"/>
                          <w:jc w:val="center"/>
                          <w:rPr>
                            <w:sz w:val="20"/>
                          </w:rPr>
                        </w:pPr>
                        <w:r>
                          <w:rPr>
                            <w:sz w:val="20"/>
                          </w:rPr>
                          <w:t>de</w:t>
                        </w:r>
                        <w:r>
                          <w:rPr>
                            <w:spacing w:val="-5"/>
                            <w:sz w:val="20"/>
                          </w:rPr>
                          <w:t xml:space="preserve"> </w:t>
                        </w:r>
                        <w:r>
                          <w:rPr>
                            <w:sz w:val="20"/>
                          </w:rPr>
                          <w:t>chaque</w:t>
                        </w:r>
                        <w:r>
                          <w:rPr>
                            <w:spacing w:val="-4"/>
                            <w:sz w:val="20"/>
                          </w:rPr>
                          <w:t xml:space="preserve"> </w:t>
                        </w:r>
                        <w:r>
                          <w:rPr>
                            <w:spacing w:val="-2"/>
                            <w:sz w:val="20"/>
                          </w:rPr>
                          <w:t>semestre.</w:t>
                        </w:r>
                      </w:p>
                    </w:txbxContent>
                  </v:textbox>
                </v:shape>
                <v:shape id="docshape22" o:spid="_x0000_s1045" type="#_x0000_t202" style="position:absolute;left:2714;top:3835;width:3405;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" filled="f" strokeweight=".18mm">
                  <v:textbox inset="0,0,0,0">
                    <w:txbxContent>
                      <w:p w14:paraId="6A3270E0" w14:textId="77777777" w:rsidR="00143B50" w:rsidRDefault="00143B50" w:rsidP="00143B50">
                        <w:pPr>
                          <w:spacing w:before="68"/>
                          <w:ind w:left="176" w:right="176"/>
                          <w:jc w:val="center"/>
                          <w:rPr>
                            <w:sz w:val="20"/>
                          </w:rPr>
                        </w:pPr>
                        <w:r>
                          <w:rPr>
                            <w:sz w:val="20"/>
                          </w:rPr>
                          <w:t>Ce</w:t>
                        </w:r>
                        <w:r>
                          <w:rPr>
                            <w:spacing w:val="-5"/>
                            <w:sz w:val="20"/>
                          </w:rPr>
                          <w:t xml:space="preserve"> </w:t>
                        </w:r>
                        <w:r>
                          <w:rPr>
                            <w:sz w:val="20"/>
                          </w:rPr>
                          <w:t>semestre</w:t>
                        </w:r>
                        <w:r>
                          <w:rPr>
                            <w:spacing w:val="-5"/>
                            <w:sz w:val="20"/>
                          </w:rPr>
                          <w:t xml:space="preserve"> </w:t>
                        </w:r>
                        <w:r>
                          <w:rPr>
                            <w:sz w:val="20"/>
                          </w:rPr>
                          <w:t>est</w:t>
                        </w:r>
                        <w:r>
                          <w:rPr>
                            <w:spacing w:val="-5"/>
                            <w:sz w:val="20"/>
                          </w:rPr>
                          <w:t xml:space="preserve"> </w:t>
                        </w:r>
                        <w:r>
                          <w:rPr>
                            <w:spacing w:val="-2"/>
                            <w:sz w:val="20"/>
                          </w:rPr>
                          <w:t>acquis.</w:t>
                        </w:r>
                      </w:p>
                      <w:p w14:paraId="2C212050" w14:textId="77777777" w:rsidR="00143B50" w:rsidRDefault="00143B50" w:rsidP="00143B50">
                        <w:pPr>
                          <w:spacing w:before="1"/>
                          <w:rPr>
                            <w:sz w:val="20"/>
                          </w:rPr>
                        </w:pPr>
                      </w:p>
                      <w:p w14:paraId="0DE155DD" w14:textId="77777777" w:rsidR="00143B50" w:rsidRDefault="00143B50" w:rsidP="00143B50">
                        <w:pPr>
                          <w:spacing w:line="244" w:lineRule="auto"/>
                          <w:ind w:left="523" w:right="522"/>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 semestre.</w:t>
                        </w:r>
                      </w:p>
                    </w:txbxContent>
                  </v:textbox>
                </v:shape>
                <v:shape id="docshape23" o:spid="_x0000_s1046" type="#_x0000_t75" style="position:absolute;left:5180;top:6219;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">
                  <v:imagedata r:id="rId15" o:title=""/>
                </v:shape>
                <v:shape id="docshape24" o:spid="_x0000_s1047" type="#_x0000_t75" style="position:absolute;left:9155;top:62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">
                  <v:imagedata r:id="rId15" o:title=""/>
                </v:shape>
                <v:shape id="docshape25" o:spid="_x0000_s1048" style="position:absolute;left:5258;top:6037;width:3969;height:167;visibility:visible;mso-wrap-style:square;v-text-anchor:top" coordsize="396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" path="m2985,r1,167m,166r3969,1e" filled="f" strokeweight=".26mm">
                  <v:path arrowok="t" o:connecttype="custom" o:connectlocs="2985,6037;2986,6204;0,6203;3969,6204" o:connectangles="0,0,0,0"/>
                </v:shape>
                <w10:wrap anchorx="page"/>
              </v:group>
            </w:pict>
          </mc:Fallback>
        </mc:AlternateContent>
      </w:r>
    </w:p>
    <w:p w14:paraId="5F16CBE6" w14:textId="77777777" w:rsidR="00143B50" w:rsidRDefault="00143B50" w:rsidP="00ED4A8C">
      <w:pPr>
        <w:pStyle w:val="Corpsdetexte"/>
        <w:spacing w:before="0" w:line="276" w:lineRule="auto"/>
        <w:rPr>
          <w:rFonts w:ascii="Bradley Hand ITC"/>
          <w:b/>
          <w:i/>
          <w:sz w:val="20"/>
        </w:rPr>
      </w:pPr>
    </w:p>
    <w:p w14:paraId="08992DC5" w14:textId="77777777" w:rsidR="00143B50" w:rsidRDefault="00143B50" w:rsidP="00ED4A8C">
      <w:pPr>
        <w:pStyle w:val="Corpsdetexte"/>
        <w:spacing w:before="0" w:line="276" w:lineRule="auto"/>
        <w:rPr>
          <w:rFonts w:ascii="Bradley Hand ITC"/>
          <w:b/>
          <w:i/>
          <w:sz w:val="20"/>
        </w:rPr>
      </w:pPr>
    </w:p>
    <w:p w14:paraId="777D91AA" w14:textId="77777777" w:rsidR="00143B50" w:rsidRDefault="00143B50" w:rsidP="00ED4A8C">
      <w:pPr>
        <w:pStyle w:val="Corpsdetexte"/>
        <w:spacing w:before="0" w:line="276" w:lineRule="auto"/>
        <w:rPr>
          <w:rFonts w:ascii="Bradley Hand ITC"/>
          <w:b/>
          <w:i/>
          <w:sz w:val="20"/>
        </w:rPr>
      </w:pPr>
    </w:p>
    <w:p w14:paraId="274A2251" w14:textId="77777777" w:rsidR="00143B50" w:rsidRDefault="00143B50" w:rsidP="00ED4A8C">
      <w:pPr>
        <w:pStyle w:val="Corpsdetexte"/>
        <w:spacing w:before="0" w:line="276" w:lineRule="auto"/>
        <w:rPr>
          <w:rFonts w:ascii="Bradley Hand ITC"/>
          <w:b/>
          <w:i/>
          <w:sz w:val="20"/>
        </w:rPr>
      </w:pPr>
    </w:p>
    <w:p w14:paraId="62134521" w14:textId="77777777" w:rsidR="00143B50" w:rsidRDefault="00143B50" w:rsidP="00ED4A8C">
      <w:pPr>
        <w:pStyle w:val="Corpsdetexte"/>
        <w:spacing w:before="0" w:line="276" w:lineRule="auto"/>
        <w:rPr>
          <w:rFonts w:ascii="Bradley Hand ITC"/>
          <w:b/>
          <w:i/>
          <w:sz w:val="20"/>
        </w:rPr>
      </w:pPr>
    </w:p>
    <w:p w14:paraId="184FFCAD" w14:textId="77777777" w:rsidR="00143B50" w:rsidRDefault="00143B50" w:rsidP="00ED4A8C">
      <w:pPr>
        <w:pStyle w:val="Corpsdetexte"/>
        <w:spacing w:before="0" w:line="276" w:lineRule="auto"/>
        <w:rPr>
          <w:rFonts w:ascii="Bradley Hand ITC"/>
          <w:b/>
          <w:i/>
          <w:sz w:val="20"/>
        </w:rPr>
      </w:pPr>
    </w:p>
    <w:p w14:paraId="4F9D2BB9" w14:textId="77777777" w:rsidR="00143B50" w:rsidRDefault="00143B50" w:rsidP="00ED4A8C">
      <w:pPr>
        <w:pStyle w:val="Corpsdetexte"/>
        <w:spacing w:before="0" w:line="276" w:lineRule="auto"/>
        <w:rPr>
          <w:rFonts w:ascii="Bradley Hand ITC"/>
          <w:b/>
          <w:i/>
          <w:sz w:val="20"/>
        </w:rPr>
      </w:pPr>
    </w:p>
    <w:p w14:paraId="5BA33EDC" w14:textId="77777777" w:rsidR="00143B50" w:rsidRDefault="00143B50" w:rsidP="00ED4A8C">
      <w:pPr>
        <w:pStyle w:val="Corpsdetexte"/>
        <w:spacing w:before="0" w:line="276" w:lineRule="auto"/>
        <w:rPr>
          <w:rFonts w:ascii="Bradley Hand ITC"/>
          <w:b/>
          <w:i/>
          <w:sz w:val="20"/>
        </w:rPr>
      </w:pPr>
    </w:p>
    <w:p w14:paraId="20AF51EB" w14:textId="77777777" w:rsidR="00143B50" w:rsidRDefault="00143B50" w:rsidP="00ED4A8C">
      <w:pPr>
        <w:pStyle w:val="Corpsdetexte"/>
        <w:spacing w:before="0" w:line="276" w:lineRule="auto"/>
        <w:rPr>
          <w:rFonts w:ascii="Bradley Hand ITC"/>
          <w:b/>
          <w:i/>
          <w:sz w:val="20"/>
        </w:rPr>
      </w:pPr>
    </w:p>
    <w:p w14:paraId="00E66F9A" w14:textId="77777777" w:rsidR="00143B50" w:rsidRDefault="00143B50" w:rsidP="00ED4A8C">
      <w:pPr>
        <w:pStyle w:val="Corpsdetexte"/>
        <w:spacing w:before="0" w:line="276" w:lineRule="auto"/>
        <w:rPr>
          <w:rFonts w:ascii="Bradley Hand ITC"/>
          <w:b/>
          <w:i/>
          <w:sz w:val="20"/>
        </w:rPr>
      </w:pPr>
    </w:p>
    <w:p w14:paraId="23542882" w14:textId="77777777" w:rsidR="00143B50" w:rsidRDefault="00143B50" w:rsidP="00ED4A8C">
      <w:pPr>
        <w:pStyle w:val="Corpsdetexte"/>
        <w:spacing w:before="0" w:line="276" w:lineRule="auto"/>
        <w:rPr>
          <w:rFonts w:ascii="Bradley Hand ITC"/>
          <w:b/>
          <w:i/>
          <w:sz w:val="20"/>
        </w:rPr>
      </w:pPr>
    </w:p>
    <w:p w14:paraId="6EA2DA97" w14:textId="77777777" w:rsidR="00143B50" w:rsidRDefault="00143B50" w:rsidP="00ED4A8C">
      <w:pPr>
        <w:pStyle w:val="Corpsdetexte"/>
        <w:spacing w:before="0" w:line="276" w:lineRule="auto"/>
        <w:rPr>
          <w:rFonts w:ascii="Bradley Hand ITC"/>
          <w:b/>
          <w:i/>
          <w:sz w:val="20"/>
        </w:rPr>
      </w:pPr>
    </w:p>
    <w:p w14:paraId="78A8D69D" w14:textId="77777777" w:rsidR="00143B50" w:rsidRDefault="00143B50" w:rsidP="00ED4A8C">
      <w:pPr>
        <w:pStyle w:val="Corpsdetexte"/>
        <w:spacing w:before="0" w:line="276" w:lineRule="auto"/>
        <w:rPr>
          <w:rFonts w:ascii="Bradley Hand ITC"/>
          <w:b/>
          <w:i/>
          <w:sz w:val="20"/>
        </w:rPr>
      </w:pPr>
    </w:p>
    <w:p w14:paraId="003E4218" w14:textId="77777777" w:rsidR="00143B50" w:rsidRDefault="00143B50" w:rsidP="00ED4A8C">
      <w:pPr>
        <w:pStyle w:val="Corpsdetexte"/>
        <w:spacing w:before="0" w:line="276" w:lineRule="auto"/>
        <w:rPr>
          <w:rFonts w:ascii="Bradley Hand ITC"/>
          <w:b/>
          <w:i/>
          <w:sz w:val="20"/>
        </w:rPr>
      </w:pPr>
    </w:p>
    <w:p w14:paraId="6F7A4C56" w14:textId="77777777" w:rsidR="00143B50" w:rsidRDefault="00143B50" w:rsidP="00ED4A8C">
      <w:pPr>
        <w:pStyle w:val="Corpsdetexte"/>
        <w:spacing w:before="0" w:line="276" w:lineRule="auto"/>
        <w:rPr>
          <w:rFonts w:ascii="Bradley Hand ITC"/>
          <w:b/>
          <w:i/>
          <w:sz w:val="20"/>
        </w:rPr>
      </w:pPr>
    </w:p>
    <w:p w14:paraId="41CF733C" w14:textId="77777777" w:rsidR="00143B50" w:rsidRDefault="00143B50" w:rsidP="00ED4A8C">
      <w:pPr>
        <w:pStyle w:val="Corpsdetexte"/>
        <w:spacing w:before="0" w:line="276" w:lineRule="auto"/>
        <w:rPr>
          <w:rFonts w:ascii="Bradley Hand ITC"/>
          <w:b/>
          <w:i/>
          <w:sz w:val="20"/>
        </w:rPr>
      </w:pPr>
    </w:p>
    <w:p w14:paraId="4E848D8D" w14:textId="77777777" w:rsidR="00143B50" w:rsidRDefault="00143B50" w:rsidP="00ED4A8C">
      <w:pPr>
        <w:pStyle w:val="Corpsdetexte"/>
        <w:spacing w:before="0" w:line="276" w:lineRule="auto"/>
        <w:rPr>
          <w:rFonts w:ascii="Bradley Hand ITC"/>
          <w:b/>
          <w:i/>
          <w:sz w:val="20"/>
        </w:rPr>
      </w:pPr>
    </w:p>
    <w:p w14:paraId="4E37425F" w14:textId="77777777" w:rsidR="00143B50" w:rsidRDefault="00143B50" w:rsidP="00ED4A8C">
      <w:pPr>
        <w:pStyle w:val="Corpsdetexte"/>
        <w:spacing w:before="0" w:line="276" w:lineRule="auto"/>
        <w:rPr>
          <w:rFonts w:ascii="Bradley Hand ITC"/>
          <w:b/>
          <w:i/>
          <w:sz w:val="20"/>
        </w:rPr>
      </w:pPr>
    </w:p>
    <w:p w14:paraId="38FA22C9" w14:textId="77777777" w:rsidR="00143B50" w:rsidRDefault="00143B50" w:rsidP="00ED4A8C">
      <w:pPr>
        <w:pStyle w:val="Corpsdetexte"/>
        <w:spacing w:before="0" w:line="276" w:lineRule="auto"/>
        <w:rPr>
          <w:rFonts w:ascii="Bradley Hand ITC"/>
          <w:b/>
          <w:i/>
          <w:sz w:val="20"/>
        </w:rPr>
      </w:pPr>
    </w:p>
    <w:p w14:paraId="6F153E8D" w14:textId="77777777" w:rsidR="00143B50" w:rsidRDefault="00143B50" w:rsidP="00ED4A8C">
      <w:pPr>
        <w:pStyle w:val="Corpsdetexte"/>
        <w:spacing w:before="0" w:line="276" w:lineRule="auto"/>
        <w:rPr>
          <w:rFonts w:ascii="Bradley Hand ITC"/>
          <w:b/>
          <w:i/>
          <w:sz w:val="20"/>
        </w:rPr>
      </w:pPr>
    </w:p>
    <w:p w14:paraId="1D0D96A5" w14:textId="77777777" w:rsidR="00143B50" w:rsidRDefault="00143B50" w:rsidP="00ED4A8C">
      <w:pPr>
        <w:pStyle w:val="Corpsdetexte"/>
        <w:spacing w:before="0" w:line="276" w:lineRule="auto"/>
        <w:rPr>
          <w:rFonts w:ascii="Bradley Hand ITC"/>
          <w:b/>
          <w:i/>
          <w:sz w:val="20"/>
        </w:rPr>
      </w:pPr>
    </w:p>
    <w:p w14:paraId="2D58EF51" w14:textId="77777777" w:rsidR="00143B50" w:rsidRDefault="00143B50" w:rsidP="00ED4A8C">
      <w:pPr>
        <w:pStyle w:val="Corpsdetexte"/>
        <w:spacing w:before="0" w:line="276" w:lineRule="auto"/>
        <w:rPr>
          <w:rFonts w:ascii="Bradley Hand ITC"/>
          <w:b/>
          <w:i/>
          <w:sz w:val="20"/>
        </w:rPr>
      </w:pPr>
    </w:p>
    <w:p w14:paraId="47E1B2D1" w14:textId="77777777" w:rsidR="00143B50" w:rsidRDefault="00143B50" w:rsidP="00ED4A8C">
      <w:pPr>
        <w:spacing w:before="0" w:line="276" w:lineRule="auto"/>
        <w:rPr>
          <w:rFonts w:ascii="Bradley Hand ITC"/>
          <w:sz w:val="20"/>
        </w:rPr>
        <w:sectPr w:rsidR="00143B50" w:rsidSect="008D3830">
          <w:pgSz w:w="11900" w:h="16850"/>
          <w:pgMar w:top="1360" w:right="700" w:bottom="0" w:left="851" w:header="720" w:footer="720" w:gutter="0"/>
          <w:cols w:space="720"/>
        </w:sectPr>
      </w:pPr>
    </w:p>
    <w:p w14:paraId="3895E533" w14:textId="578034D1" w:rsidR="00143B50" w:rsidRDefault="00143B50" w:rsidP="00ED4A8C">
      <w:pPr>
        <w:spacing w:before="0" w:line="276" w:lineRule="auto"/>
        <w:ind w:right="374"/>
        <w:rPr>
          <w:rFonts w:ascii="Bradley Hand ITC"/>
          <w:b/>
          <w:i/>
          <w:sz w:val="25"/>
        </w:rPr>
      </w:pPr>
      <w:r>
        <w:rPr>
          <w:rFonts w:ascii="Times New Roman"/>
          <w:noProof/>
        </w:rPr>
        <mc:AlternateContent>
          <mc:Choice Requires="wps">
            <w:drawing>
              <wp:anchor distT="0" distB="0" distL="114300" distR="114300" simplePos="0" relativeHeight="251668480" behindDoc="0" locked="0" layoutInCell="1" allowOverlap="1" wp14:anchorId="2BEAB31D" wp14:editId="2681E49A">
                <wp:simplePos x="0" y="0"/>
                <wp:positionH relativeFrom="page">
                  <wp:posOffset>2256155</wp:posOffset>
                </wp:positionH>
                <wp:positionV relativeFrom="paragraph">
                  <wp:posOffset>372745</wp:posOffset>
                </wp:positionV>
                <wp:extent cx="2162175" cy="882015"/>
                <wp:effectExtent l="8255" t="11430" r="10795" b="11430"/>
                <wp:wrapNone/>
                <wp:docPr id="287268960"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B00976" w14:textId="77777777" w:rsidR="00143B50" w:rsidRDefault="00143B50" w:rsidP="00143B50">
                            <w:pPr>
                              <w:spacing w:before="70"/>
                              <w:ind w:left="176" w:right="176"/>
                              <w:jc w:val="center"/>
                              <w:rPr>
                                <w:sz w:val="20"/>
                              </w:rPr>
                            </w:pPr>
                            <w:r>
                              <w:rPr>
                                <w:sz w:val="20"/>
                              </w:rPr>
                              <w:t>Cette</w:t>
                            </w:r>
                            <w:r>
                              <w:rPr>
                                <w:spacing w:val="-4"/>
                                <w:sz w:val="20"/>
                              </w:rPr>
                              <w:t xml:space="preserve"> </w:t>
                            </w:r>
                            <w:r>
                              <w:rPr>
                                <w:sz w:val="20"/>
                              </w:rPr>
                              <w:t>UE</w:t>
                            </w:r>
                            <w:r>
                              <w:rPr>
                                <w:spacing w:val="-3"/>
                                <w:sz w:val="20"/>
                              </w:rPr>
                              <w:t xml:space="preserve"> </w:t>
                            </w:r>
                            <w:r>
                              <w:rPr>
                                <w:sz w:val="20"/>
                              </w:rPr>
                              <w:t>est</w:t>
                            </w:r>
                            <w:r>
                              <w:rPr>
                                <w:spacing w:val="-5"/>
                                <w:sz w:val="20"/>
                              </w:rPr>
                              <w:t xml:space="preserve"> </w:t>
                            </w:r>
                            <w:r>
                              <w:rPr>
                                <w:spacing w:val="-2"/>
                                <w:sz w:val="20"/>
                              </w:rPr>
                              <w:t>acquise.</w:t>
                            </w:r>
                          </w:p>
                          <w:p w14:paraId="6667DCB1" w14:textId="77777777" w:rsidR="00143B50" w:rsidRDefault="00143B50" w:rsidP="00143B50">
                            <w:pPr>
                              <w:pStyle w:val="Corpsdetexte"/>
                              <w:spacing w:before="10"/>
                              <w:rPr>
                                <w:sz w:val="19"/>
                              </w:rPr>
                            </w:pPr>
                          </w:p>
                          <w:p w14:paraId="398A50A3" w14:textId="77777777" w:rsidR="00143B50" w:rsidRDefault="00143B50" w:rsidP="00143B50">
                            <w:pPr>
                              <w:spacing w:line="244" w:lineRule="auto"/>
                              <w:ind w:left="525" w:right="520"/>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cette 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AB31D" id="Zone de texte 8" o:spid="_x0000_s1049" type="#_x0000_t202" style="position:absolute;left:0;text-align:left;margin-left:177.65pt;margin-top:29.35pt;width:170.25pt;height:69.4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" filled="f" strokeweight=".18mm">
                <v:textbox inset="0,0,0,0">
                  <w:txbxContent>
                    <w:p w14:paraId="72B00976" w14:textId="77777777" w:rsidR="00143B50" w:rsidRDefault="00143B50" w:rsidP="00143B50">
                      <w:pPr>
                        <w:spacing w:before="70"/>
                        <w:ind w:left="176" w:right="176"/>
                        <w:jc w:val="center"/>
                        <w:rPr>
                          <w:sz w:val="20"/>
                        </w:rPr>
                      </w:pPr>
                      <w:r>
                        <w:rPr>
                          <w:sz w:val="20"/>
                        </w:rPr>
                        <w:t>Cette</w:t>
                      </w:r>
                      <w:r>
                        <w:rPr>
                          <w:spacing w:val="-4"/>
                          <w:sz w:val="20"/>
                        </w:rPr>
                        <w:t xml:space="preserve"> </w:t>
                      </w:r>
                      <w:r>
                        <w:rPr>
                          <w:sz w:val="20"/>
                        </w:rPr>
                        <w:t>UE</w:t>
                      </w:r>
                      <w:r>
                        <w:rPr>
                          <w:spacing w:val="-3"/>
                          <w:sz w:val="20"/>
                        </w:rPr>
                        <w:t xml:space="preserve"> </w:t>
                      </w:r>
                      <w:r>
                        <w:rPr>
                          <w:sz w:val="20"/>
                        </w:rPr>
                        <w:t>est</w:t>
                      </w:r>
                      <w:r>
                        <w:rPr>
                          <w:spacing w:val="-5"/>
                          <w:sz w:val="20"/>
                        </w:rPr>
                        <w:t xml:space="preserve"> </w:t>
                      </w:r>
                      <w:r>
                        <w:rPr>
                          <w:spacing w:val="-2"/>
                          <w:sz w:val="20"/>
                        </w:rPr>
                        <w:t>acquise.</w:t>
                      </w:r>
                    </w:p>
                    <w:p w14:paraId="6667DCB1" w14:textId="77777777" w:rsidR="00143B50" w:rsidRDefault="00143B50" w:rsidP="00143B50">
                      <w:pPr>
                        <w:pStyle w:val="Corpsdetexte"/>
                        <w:spacing w:before="10"/>
                        <w:rPr>
                          <w:sz w:val="19"/>
                        </w:rPr>
                      </w:pPr>
                    </w:p>
                    <w:p w14:paraId="398A50A3" w14:textId="77777777" w:rsidR="00143B50" w:rsidRDefault="00143B50" w:rsidP="00143B50">
                      <w:pPr>
                        <w:spacing w:line="244" w:lineRule="auto"/>
                        <w:ind w:left="525" w:right="520"/>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cette UE.</w:t>
                      </w:r>
                    </w:p>
                  </w:txbxContent>
                </v:textbox>
                <w10:wrap anchorx="page"/>
              </v:shape>
            </w:pict>
          </mc:Fallback>
        </mc:AlternateContent>
      </w:r>
      <w:r w:rsidR="001C06F8">
        <w:rPr>
          <w:rFonts w:ascii="Bradley Hand ITC"/>
          <w:b/>
          <w:i/>
          <w:spacing w:val="-5"/>
          <w:sz w:val="25"/>
        </w:rPr>
        <w:t xml:space="preserve">                                                                </w:t>
      </w:r>
      <w:r>
        <w:rPr>
          <w:rFonts w:ascii="Bradley Hand ITC"/>
          <w:b/>
          <w:i/>
          <w:spacing w:val="-5"/>
          <w:sz w:val="25"/>
        </w:rPr>
        <w:t>OUI</w:t>
      </w:r>
    </w:p>
    <w:p w14:paraId="6986B73B" w14:textId="77777777" w:rsidR="00143B50" w:rsidRDefault="00143B50" w:rsidP="00ED4A8C">
      <w:pPr>
        <w:pStyle w:val="Corpsdetexte"/>
        <w:spacing w:before="0" w:line="276" w:lineRule="auto"/>
        <w:rPr>
          <w:rFonts w:ascii="Bradley Hand ITC"/>
          <w:b/>
          <w:i/>
          <w:sz w:val="32"/>
        </w:rPr>
      </w:pPr>
    </w:p>
    <w:p w14:paraId="70304D3D" w14:textId="77777777" w:rsidR="00143B50" w:rsidRDefault="00143B50" w:rsidP="00ED4A8C">
      <w:pPr>
        <w:pStyle w:val="Corpsdetexte"/>
        <w:spacing w:before="0" w:line="276" w:lineRule="auto"/>
        <w:rPr>
          <w:rFonts w:ascii="Bradley Hand ITC"/>
          <w:b/>
          <w:i/>
          <w:sz w:val="32"/>
        </w:rPr>
      </w:pPr>
    </w:p>
    <w:p w14:paraId="08101234" w14:textId="77777777" w:rsidR="00143B50" w:rsidRDefault="00143B50" w:rsidP="00ED4A8C">
      <w:pPr>
        <w:pStyle w:val="Corpsdetexte"/>
        <w:spacing w:before="0" w:line="276" w:lineRule="auto"/>
        <w:rPr>
          <w:rFonts w:ascii="Bradley Hand ITC"/>
          <w:b/>
          <w:i/>
          <w:sz w:val="32"/>
        </w:rPr>
      </w:pPr>
    </w:p>
    <w:p w14:paraId="6B96FDE0" w14:textId="77777777" w:rsidR="00143B50" w:rsidRDefault="00143B50" w:rsidP="00ED4A8C">
      <w:pPr>
        <w:pStyle w:val="Corpsdetexte"/>
        <w:spacing w:before="0" w:line="276" w:lineRule="auto"/>
        <w:rPr>
          <w:rFonts w:ascii="Bradley Hand ITC"/>
          <w:b/>
          <w:i/>
          <w:sz w:val="32"/>
        </w:rPr>
      </w:pPr>
    </w:p>
    <w:p w14:paraId="1A9661EE" w14:textId="77777777" w:rsidR="00143B50" w:rsidRDefault="00143B50" w:rsidP="00ED4A8C">
      <w:pPr>
        <w:pStyle w:val="Corpsdetexte"/>
        <w:spacing w:before="0" w:line="276" w:lineRule="auto"/>
        <w:rPr>
          <w:rFonts w:ascii="Bradley Hand ITC"/>
          <w:b/>
          <w:i/>
          <w:sz w:val="32"/>
        </w:rPr>
      </w:pPr>
    </w:p>
    <w:p w14:paraId="16379C23" w14:textId="77777777" w:rsidR="00143B50" w:rsidRDefault="00143B50" w:rsidP="00ED4A8C">
      <w:pPr>
        <w:pStyle w:val="Corpsdetexte"/>
        <w:spacing w:before="0" w:line="276" w:lineRule="auto"/>
        <w:rPr>
          <w:rFonts w:ascii="Bradley Hand ITC"/>
          <w:b/>
          <w:i/>
          <w:sz w:val="32"/>
        </w:rPr>
      </w:pPr>
    </w:p>
    <w:p w14:paraId="6E6DB8CA" w14:textId="77777777" w:rsidR="00143B50" w:rsidRDefault="00143B50" w:rsidP="00ED4A8C">
      <w:pPr>
        <w:spacing w:before="0" w:line="276" w:lineRule="auto"/>
        <w:rPr>
          <w:rFonts w:ascii="Bradley Hand ITC"/>
          <w:b/>
          <w:i/>
          <w:sz w:val="25"/>
        </w:rPr>
      </w:pPr>
      <w:r>
        <w:rPr>
          <w:rFonts w:ascii="Bradley Hand ITC"/>
          <w:b/>
          <w:i/>
          <w:spacing w:val="-5"/>
          <w:sz w:val="25"/>
        </w:rPr>
        <w:t>OUI</w:t>
      </w:r>
    </w:p>
    <w:p w14:paraId="02570191" w14:textId="77777777" w:rsidR="00143B50" w:rsidRDefault="00143B50" w:rsidP="00ED4A8C">
      <w:pPr>
        <w:spacing w:before="0" w:line="276" w:lineRule="auto"/>
        <w:ind w:left="3773"/>
        <w:rPr>
          <w:rFonts w:ascii="Bradley Hand ITC"/>
          <w:b/>
          <w:i/>
          <w:sz w:val="25"/>
        </w:rPr>
      </w:pPr>
      <w:r>
        <w:br w:type="column"/>
      </w:r>
      <w:r>
        <w:rPr>
          <w:rFonts w:ascii="Bradley Hand ITC"/>
          <w:b/>
          <w:i/>
          <w:spacing w:val="-5"/>
          <w:sz w:val="25"/>
        </w:rPr>
        <w:t>NON</w:t>
      </w:r>
    </w:p>
    <w:p w14:paraId="5EE3C59B" w14:textId="77777777" w:rsidR="00143B50" w:rsidRDefault="00143B50" w:rsidP="00ED4A8C">
      <w:pPr>
        <w:pStyle w:val="Corpsdetexte"/>
        <w:spacing w:before="0" w:line="276" w:lineRule="auto"/>
        <w:rPr>
          <w:rFonts w:ascii="Bradley Hand ITC"/>
          <w:b/>
          <w:i/>
          <w:sz w:val="2"/>
        </w:rPr>
      </w:pPr>
    </w:p>
    <w:tbl>
      <w:tblPr>
        <w:tblStyle w:val="TableNormal"/>
        <w:tblW w:w="0" w:type="auto"/>
        <w:tblInd w:w="19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57"/>
        <w:gridCol w:w="1648"/>
        <w:gridCol w:w="265"/>
      </w:tblGrid>
      <w:tr w:rsidR="00143B50" w14:paraId="01E9633C" w14:textId="77777777" w:rsidTr="00FA7EB6">
        <w:trPr>
          <w:trHeight w:val="1373"/>
        </w:trPr>
        <w:tc>
          <w:tcPr>
            <w:tcW w:w="3405" w:type="dxa"/>
            <w:gridSpan w:val="2"/>
          </w:tcPr>
          <w:p w14:paraId="6320B269" w14:textId="77777777" w:rsidR="00143B50" w:rsidRPr="00940565" w:rsidRDefault="00143B50" w:rsidP="00ED4A8C">
            <w:pPr>
              <w:pStyle w:val="TableParagraph"/>
              <w:spacing w:before="0" w:line="276" w:lineRule="auto"/>
              <w:ind w:left="346" w:right="336"/>
              <w:rPr>
                <w:rFonts w:ascii="Times New Roman" w:hAnsi="Times New Roman"/>
                <w:sz w:val="20"/>
                <w:lang w:val="fr-FR"/>
              </w:rPr>
            </w:pPr>
            <w:r w:rsidRPr="00940565">
              <w:rPr>
                <w:rFonts w:ascii="Times New Roman" w:hAnsi="Times New Roman"/>
                <w:sz w:val="20"/>
                <w:lang w:val="fr-FR"/>
              </w:rPr>
              <w:t>Cette</w:t>
            </w:r>
            <w:r w:rsidRPr="00940565">
              <w:rPr>
                <w:rFonts w:ascii="Times New Roman" w:hAnsi="Times New Roman"/>
                <w:spacing w:val="-4"/>
                <w:sz w:val="20"/>
                <w:lang w:val="fr-FR"/>
              </w:rPr>
              <w:t xml:space="preserve"> </w:t>
            </w:r>
            <w:r w:rsidRPr="00940565">
              <w:rPr>
                <w:rFonts w:ascii="Times New Roman" w:hAnsi="Times New Roman"/>
                <w:sz w:val="20"/>
                <w:lang w:val="fr-FR"/>
              </w:rPr>
              <w:t>UE</w:t>
            </w:r>
            <w:r w:rsidRPr="00940565">
              <w:rPr>
                <w:rFonts w:ascii="Times New Roman" w:hAnsi="Times New Roman"/>
                <w:spacing w:val="-4"/>
                <w:sz w:val="20"/>
                <w:lang w:val="fr-FR"/>
              </w:rPr>
              <w:t xml:space="preserve"> </w:t>
            </w:r>
            <w:r w:rsidRPr="00940565">
              <w:rPr>
                <w:rFonts w:ascii="Times New Roman" w:hAnsi="Times New Roman"/>
                <w:sz w:val="20"/>
                <w:lang w:val="fr-FR"/>
              </w:rPr>
              <w:t>n’est</w:t>
            </w:r>
            <w:r w:rsidRPr="00940565">
              <w:rPr>
                <w:rFonts w:ascii="Times New Roman" w:hAnsi="Times New Roman"/>
                <w:spacing w:val="-4"/>
                <w:sz w:val="20"/>
                <w:lang w:val="fr-FR"/>
              </w:rPr>
              <w:t xml:space="preserve"> </w:t>
            </w:r>
            <w:r w:rsidRPr="00940565">
              <w:rPr>
                <w:rFonts w:ascii="Times New Roman" w:hAnsi="Times New Roman"/>
                <w:sz w:val="20"/>
                <w:lang w:val="fr-FR"/>
              </w:rPr>
              <w:t>pas</w:t>
            </w:r>
            <w:r w:rsidRPr="00940565">
              <w:rPr>
                <w:rFonts w:ascii="Times New Roman" w:hAnsi="Times New Roman"/>
                <w:spacing w:val="-5"/>
                <w:sz w:val="20"/>
                <w:lang w:val="fr-FR"/>
              </w:rPr>
              <w:t xml:space="preserve"> </w:t>
            </w:r>
            <w:r w:rsidRPr="00940565">
              <w:rPr>
                <w:rFonts w:ascii="Times New Roman" w:hAnsi="Times New Roman"/>
                <w:spacing w:val="-2"/>
                <w:sz w:val="20"/>
                <w:lang w:val="fr-FR"/>
              </w:rPr>
              <w:t>acquise.</w:t>
            </w:r>
          </w:p>
          <w:p w14:paraId="78695496" w14:textId="77777777" w:rsidR="00143B50" w:rsidRPr="00940565" w:rsidRDefault="00143B50" w:rsidP="00ED4A8C">
            <w:pPr>
              <w:pStyle w:val="TableParagraph"/>
              <w:spacing w:before="0" w:line="276" w:lineRule="auto"/>
              <w:rPr>
                <w:rFonts w:ascii="Bradley Hand ITC"/>
                <w:b/>
                <w:i/>
                <w:sz w:val="18"/>
                <w:lang w:val="fr-FR"/>
              </w:rPr>
            </w:pPr>
          </w:p>
          <w:p w14:paraId="7BDEF4A7" w14:textId="77777777" w:rsidR="00143B50" w:rsidRPr="00940565" w:rsidRDefault="00143B50" w:rsidP="00ED4A8C">
            <w:pPr>
              <w:pStyle w:val="TableParagraph"/>
              <w:spacing w:before="0" w:line="276" w:lineRule="auto"/>
              <w:ind w:left="347" w:right="336"/>
              <w:rPr>
                <w:rFonts w:ascii="Times New Roman" w:hAnsi="Times New Roman"/>
                <w:sz w:val="20"/>
                <w:lang w:val="fr-FR"/>
              </w:rPr>
            </w:pPr>
            <w:r w:rsidRPr="00940565">
              <w:rPr>
                <w:rFonts w:ascii="Times New Roman" w:hAnsi="Times New Roman"/>
                <w:sz w:val="20"/>
                <w:lang w:val="fr-FR"/>
              </w:rPr>
              <w:t>Vous</w:t>
            </w:r>
            <w:r w:rsidRPr="00940565">
              <w:rPr>
                <w:rFonts w:ascii="Times New Roman" w:hAnsi="Times New Roman"/>
                <w:spacing w:val="-12"/>
                <w:sz w:val="20"/>
                <w:lang w:val="fr-FR"/>
              </w:rPr>
              <w:t xml:space="preserve"> </w:t>
            </w:r>
            <w:r w:rsidRPr="00940565">
              <w:rPr>
                <w:rFonts w:ascii="Times New Roman" w:hAnsi="Times New Roman"/>
                <w:sz w:val="20"/>
                <w:lang w:val="fr-FR"/>
              </w:rPr>
              <w:t>regardez</w:t>
            </w:r>
            <w:r w:rsidRPr="00940565">
              <w:rPr>
                <w:rFonts w:ascii="Times New Roman" w:hAnsi="Times New Roman"/>
                <w:spacing w:val="-11"/>
                <w:sz w:val="20"/>
                <w:lang w:val="fr-FR"/>
              </w:rPr>
              <w:t xml:space="preserve"> </w:t>
            </w:r>
            <w:r w:rsidRPr="00940565">
              <w:rPr>
                <w:rFonts w:ascii="Times New Roman" w:hAnsi="Times New Roman"/>
                <w:sz w:val="20"/>
                <w:lang w:val="fr-FR"/>
              </w:rPr>
              <w:t>les</w:t>
            </w:r>
            <w:r w:rsidRPr="00940565">
              <w:rPr>
                <w:rFonts w:ascii="Times New Roman" w:hAnsi="Times New Roman"/>
                <w:spacing w:val="-9"/>
                <w:sz w:val="20"/>
                <w:lang w:val="fr-FR"/>
              </w:rPr>
              <w:t xml:space="preserve"> </w:t>
            </w:r>
            <w:r w:rsidRPr="00940565">
              <w:rPr>
                <w:rFonts w:ascii="Times New Roman" w:hAnsi="Times New Roman"/>
                <w:sz w:val="20"/>
                <w:lang w:val="fr-FR"/>
              </w:rPr>
              <w:t>moyennes</w:t>
            </w:r>
            <w:r w:rsidRPr="00940565">
              <w:rPr>
                <w:rFonts w:ascii="Times New Roman" w:hAnsi="Times New Roman"/>
                <w:spacing w:val="-12"/>
                <w:sz w:val="20"/>
                <w:lang w:val="fr-FR"/>
              </w:rPr>
              <w:t xml:space="preserve"> </w:t>
            </w:r>
            <w:r w:rsidRPr="00940565">
              <w:rPr>
                <w:rFonts w:ascii="Times New Roman" w:hAnsi="Times New Roman"/>
                <w:sz w:val="20"/>
                <w:lang w:val="fr-FR"/>
              </w:rPr>
              <w:t>pour chaque matière de l’UE.</w:t>
            </w:r>
          </w:p>
        </w:tc>
        <w:tc>
          <w:tcPr>
            <w:tcW w:w="265" w:type="dxa"/>
            <w:tcBorders>
              <w:top w:val="nil"/>
              <w:bottom w:val="nil"/>
              <w:right w:val="nil"/>
            </w:tcBorders>
          </w:tcPr>
          <w:p w14:paraId="335C95BE" w14:textId="77777777" w:rsidR="00143B50" w:rsidRPr="00940565" w:rsidRDefault="00143B50" w:rsidP="00ED4A8C">
            <w:pPr>
              <w:pStyle w:val="TableParagraph"/>
              <w:spacing w:before="0" w:line="276" w:lineRule="auto"/>
              <w:rPr>
                <w:rFonts w:ascii="Times New Roman"/>
                <w:sz w:val="20"/>
                <w:lang w:val="fr-FR"/>
              </w:rPr>
            </w:pPr>
          </w:p>
        </w:tc>
      </w:tr>
      <w:tr w:rsidR="00143B50" w14:paraId="413AB0E8" w14:textId="77777777" w:rsidTr="00FA7EB6">
        <w:trPr>
          <w:trHeight w:val="225"/>
        </w:trPr>
        <w:tc>
          <w:tcPr>
            <w:tcW w:w="1757" w:type="dxa"/>
            <w:tcBorders>
              <w:left w:val="nil"/>
            </w:tcBorders>
          </w:tcPr>
          <w:p w14:paraId="719093AA" w14:textId="77777777" w:rsidR="00143B50" w:rsidRPr="00940565" w:rsidRDefault="00143B50" w:rsidP="00ED4A8C">
            <w:pPr>
              <w:pStyle w:val="TableParagraph"/>
              <w:spacing w:before="0" w:line="276" w:lineRule="auto"/>
              <w:rPr>
                <w:rFonts w:ascii="Times New Roman"/>
                <w:sz w:val="16"/>
                <w:lang w:val="fr-FR"/>
              </w:rPr>
            </w:pPr>
          </w:p>
        </w:tc>
        <w:tc>
          <w:tcPr>
            <w:tcW w:w="1913" w:type="dxa"/>
            <w:gridSpan w:val="2"/>
            <w:tcBorders>
              <w:top w:val="nil"/>
              <w:right w:val="nil"/>
            </w:tcBorders>
          </w:tcPr>
          <w:p w14:paraId="527DDAAB" w14:textId="77777777" w:rsidR="00143B50" w:rsidRPr="00940565" w:rsidRDefault="00143B50" w:rsidP="00ED4A8C">
            <w:pPr>
              <w:pStyle w:val="TableParagraph"/>
              <w:spacing w:before="0" w:line="276" w:lineRule="auto"/>
              <w:rPr>
                <w:rFonts w:ascii="Times New Roman"/>
                <w:sz w:val="16"/>
                <w:lang w:val="fr-FR"/>
              </w:rPr>
            </w:pPr>
          </w:p>
        </w:tc>
      </w:tr>
      <w:tr w:rsidR="00143B50" w14:paraId="101974CA" w14:textId="77777777" w:rsidTr="00FA7EB6">
        <w:trPr>
          <w:trHeight w:val="707"/>
        </w:trPr>
        <w:tc>
          <w:tcPr>
            <w:tcW w:w="3670" w:type="dxa"/>
            <w:gridSpan w:val="3"/>
            <w:shd w:val="clear" w:color="auto" w:fill="D9D9D9"/>
          </w:tcPr>
          <w:p w14:paraId="03A18582" w14:textId="77777777" w:rsidR="00143B50" w:rsidRPr="00940565" w:rsidRDefault="00143B50" w:rsidP="00ED4A8C">
            <w:pPr>
              <w:pStyle w:val="TableParagraph"/>
              <w:spacing w:before="0" w:line="276" w:lineRule="auto"/>
              <w:ind w:left="225" w:right="220"/>
              <w:rPr>
                <w:rFonts w:ascii="Times New Roman" w:hAnsi="Times New Roman"/>
                <w:sz w:val="20"/>
                <w:lang w:val="fr-FR"/>
              </w:rPr>
            </w:pPr>
            <w:r w:rsidRPr="00940565">
              <w:rPr>
                <w:rFonts w:ascii="Times New Roman" w:hAnsi="Times New Roman"/>
                <w:sz w:val="20"/>
                <w:lang w:val="fr-FR"/>
              </w:rPr>
              <w:t>J’ai</w:t>
            </w:r>
            <w:r w:rsidRPr="00940565">
              <w:rPr>
                <w:rFonts w:ascii="Times New Roman" w:hAnsi="Times New Roman"/>
                <w:spacing w:val="-5"/>
                <w:sz w:val="20"/>
                <w:lang w:val="fr-FR"/>
              </w:rPr>
              <w:t xml:space="preserve"> </w:t>
            </w:r>
            <w:r w:rsidRPr="00940565">
              <w:rPr>
                <w:rFonts w:ascii="Times New Roman" w:hAnsi="Times New Roman"/>
                <w:sz w:val="20"/>
                <w:lang w:val="fr-FR"/>
              </w:rPr>
              <w:t>obtenu</w:t>
            </w:r>
            <w:r w:rsidRPr="00940565">
              <w:rPr>
                <w:rFonts w:ascii="Times New Roman" w:hAnsi="Times New Roman"/>
                <w:spacing w:val="-5"/>
                <w:sz w:val="20"/>
                <w:lang w:val="fr-FR"/>
              </w:rPr>
              <w:t xml:space="preserve"> </w:t>
            </w:r>
            <w:r w:rsidRPr="00940565">
              <w:rPr>
                <w:rFonts w:ascii="Times New Roman" w:hAnsi="Times New Roman"/>
                <w:sz w:val="20"/>
                <w:lang w:val="fr-FR"/>
              </w:rPr>
              <w:t>la</w:t>
            </w:r>
            <w:r w:rsidRPr="00940565">
              <w:rPr>
                <w:rFonts w:ascii="Times New Roman" w:hAnsi="Times New Roman"/>
                <w:spacing w:val="-2"/>
                <w:sz w:val="20"/>
                <w:lang w:val="fr-FR"/>
              </w:rPr>
              <w:t xml:space="preserve"> </w:t>
            </w:r>
            <w:r w:rsidRPr="00940565">
              <w:rPr>
                <w:rFonts w:ascii="Times New Roman" w:hAnsi="Times New Roman"/>
                <w:sz w:val="20"/>
                <w:lang w:val="fr-FR"/>
              </w:rPr>
              <w:t>moyenne</w:t>
            </w:r>
            <w:r w:rsidRPr="00940565">
              <w:rPr>
                <w:rFonts w:ascii="Times New Roman" w:hAnsi="Times New Roman"/>
                <w:spacing w:val="-4"/>
                <w:sz w:val="20"/>
                <w:lang w:val="fr-FR"/>
              </w:rPr>
              <w:t xml:space="preserve"> </w:t>
            </w:r>
            <w:r w:rsidRPr="00940565">
              <w:rPr>
                <w:rFonts w:ascii="Times New Roman" w:hAnsi="Times New Roman"/>
                <w:sz w:val="20"/>
                <w:lang w:val="fr-FR"/>
              </w:rPr>
              <w:t>(10</w:t>
            </w:r>
            <w:r w:rsidRPr="00940565">
              <w:rPr>
                <w:rFonts w:ascii="Times New Roman" w:hAnsi="Times New Roman"/>
                <w:spacing w:val="-3"/>
                <w:sz w:val="20"/>
                <w:lang w:val="fr-FR"/>
              </w:rPr>
              <w:t xml:space="preserve"> </w:t>
            </w:r>
            <w:r w:rsidRPr="00940565">
              <w:rPr>
                <w:rFonts w:ascii="Times New Roman" w:hAnsi="Times New Roman"/>
                <w:sz w:val="20"/>
                <w:lang w:val="fr-FR"/>
              </w:rPr>
              <w:t>ou</w:t>
            </w:r>
            <w:r w:rsidRPr="00940565">
              <w:rPr>
                <w:rFonts w:ascii="Times New Roman" w:hAnsi="Times New Roman"/>
                <w:spacing w:val="-5"/>
                <w:sz w:val="20"/>
                <w:lang w:val="fr-FR"/>
              </w:rPr>
              <w:t xml:space="preserve"> </w:t>
            </w:r>
            <w:r w:rsidRPr="00940565">
              <w:rPr>
                <w:rFonts w:ascii="Times New Roman" w:hAnsi="Times New Roman"/>
                <w:spacing w:val="-2"/>
                <w:sz w:val="20"/>
                <w:lang w:val="fr-FR"/>
              </w:rPr>
              <w:t>plus)</w:t>
            </w:r>
          </w:p>
          <w:p w14:paraId="668B7BCE" w14:textId="77777777" w:rsidR="00143B50" w:rsidRPr="00940565" w:rsidRDefault="00143B50" w:rsidP="00ED4A8C">
            <w:pPr>
              <w:pStyle w:val="TableParagraph"/>
              <w:spacing w:before="0" w:line="276" w:lineRule="auto"/>
              <w:ind w:left="225" w:right="222"/>
              <w:rPr>
                <w:rFonts w:ascii="Times New Roman" w:hAnsi="Times New Roman"/>
                <w:sz w:val="20"/>
                <w:lang w:val="fr-FR"/>
              </w:rPr>
            </w:pPr>
            <w:r w:rsidRPr="00940565">
              <w:rPr>
                <w:rFonts w:ascii="Times New Roman" w:hAnsi="Times New Roman"/>
                <w:sz w:val="20"/>
                <w:lang w:val="fr-FR"/>
              </w:rPr>
              <w:t>à</w:t>
            </w:r>
            <w:r w:rsidRPr="00940565">
              <w:rPr>
                <w:rFonts w:ascii="Times New Roman" w:hAnsi="Times New Roman"/>
                <w:spacing w:val="-5"/>
                <w:sz w:val="20"/>
                <w:lang w:val="fr-FR"/>
              </w:rPr>
              <w:t xml:space="preserve"> </w:t>
            </w:r>
            <w:r w:rsidRPr="00940565">
              <w:rPr>
                <w:rFonts w:ascii="Times New Roman" w:hAnsi="Times New Roman"/>
                <w:sz w:val="20"/>
                <w:lang w:val="fr-FR"/>
              </w:rPr>
              <w:t>une</w:t>
            </w:r>
            <w:r w:rsidRPr="00940565">
              <w:rPr>
                <w:rFonts w:ascii="Times New Roman" w:hAnsi="Times New Roman"/>
                <w:spacing w:val="-5"/>
                <w:sz w:val="20"/>
                <w:lang w:val="fr-FR"/>
              </w:rPr>
              <w:t xml:space="preserve"> </w:t>
            </w:r>
            <w:r w:rsidRPr="00940565">
              <w:rPr>
                <w:rFonts w:ascii="Times New Roman" w:hAnsi="Times New Roman"/>
                <w:sz w:val="20"/>
                <w:lang w:val="fr-FR"/>
              </w:rPr>
              <w:t>des</w:t>
            </w:r>
            <w:r w:rsidRPr="00940565">
              <w:rPr>
                <w:rFonts w:ascii="Times New Roman" w:hAnsi="Times New Roman"/>
                <w:spacing w:val="-2"/>
                <w:sz w:val="20"/>
                <w:lang w:val="fr-FR"/>
              </w:rPr>
              <w:t xml:space="preserve"> </w:t>
            </w:r>
            <w:r w:rsidRPr="00940565">
              <w:rPr>
                <w:rFonts w:ascii="Times New Roman" w:hAnsi="Times New Roman"/>
                <w:sz w:val="20"/>
                <w:lang w:val="fr-FR"/>
              </w:rPr>
              <w:t>matières</w:t>
            </w:r>
            <w:r w:rsidRPr="00940565">
              <w:rPr>
                <w:rFonts w:ascii="Times New Roman" w:hAnsi="Times New Roman"/>
                <w:spacing w:val="-6"/>
                <w:sz w:val="20"/>
                <w:lang w:val="fr-FR"/>
              </w:rPr>
              <w:t xml:space="preserve"> </w:t>
            </w:r>
            <w:r w:rsidRPr="00940565">
              <w:rPr>
                <w:rFonts w:ascii="Times New Roman" w:hAnsi="Times New Roman"/>
                <w:sz w:val="20"/>
                <w:lang w:val="fr-FR"/>
              </w:rPr>
              <w:t>constitutives</w:t>
            </w:r>
            <w:r w:rsidRPr="00940565">
              <w:rPr>
                <w:rFonts w:ascii="Times New Roman" w:hAnsi="Times New Roman"/>
                <w:spacing w:val="-5"/>
                <w:sz w:val="20"/>
                <w:lang w:val="fr-FR"/>
              </w:rPr>
              <w:t xml:space="preserve"> </w:t>
            </w:r>
            <w:r w:rsidRPr="00940565">
              <w:rPr>
                <w:rFonts w:ascii="Times New Roman" w:hAnsi="Times New Roman"/>
                <w:sz w:val="20"/>
                <w:lang w:val="fr-FR"/>
              </w:rPr>
              <w:t>de</w:t>
            </w:r>
            <w:r w:rsidRPr="00940565">
              <w:rPr>
                <w:rFonts w:ascii="Times New Roman" w:hAnsi="Times New Roman"/>
                <w:spacing w:val="-5"/>
                <w:sz w:val="20"/>
                <w:lang w:val="fr-FR"/>
              </w:rPr>
              <w:t xml:space="preserve"> </w:t>
            </w:r>
            <w:r w:rsidRPr="00940565">
              <w:rPr>
                <w:rFonts w:ascii="Times New Roman" w:hAnsi="Times New Roman"/>
                <w:spacing w:val="-4"/>
                <w:sz w:val="20"/>
                <w:lang w:val="fr-FR"/>
              </w:rPr>
              <w:t>l’UE</w:t>
            </w:r>
          </w:p>
        </w:tc>
      </w:tr>
    </w:tbl>
    <w:p w14:paraId="3BA232E3" w14:textId="359DFA8D" w:rsidR="00143B50" w:rsidRDefault="00143B50" w:rsidP="00ED4A8C">
      <w:pPr>
        <w:spacing w:before="0" w:line="276" w:lineRule="auto"/>
        <w:ind w:right="1004"/>
        <w:rPr>
          <w:rFonts w:ascii="Bradley Hand ITC"/>
          <w:b/>
          <w:i/>
          <w:sz w:val="25"/>
        </w:rPr>
      </w:pPr>
      <w:r>
        <w:rPr>
          <w:rFonts w:ascii="Times New Roman"/>
          <w:noProof/>
        </w:rPr>
        <mc:AlternateContent>
          <mc:Choice Requires="wpg">
            <w:drawing>
              <wp:anchor distT="0" distB="0" distL="114300" distR="114300" simplePos="0" relativeHeight="251671552" behindDoc="1" locked="0" layoutInCell="1" allowOverlap="1" wp14:anchorId="65E62EA8" wp14:editId="4F3B6BA8">
                <wp:simplePos x="0" y="0"/>
                <wp:positionH relativeFrom="page">
                  <wp:posOffset>3536950</wp:posOffset>
                </wp:positionH>
                <wp:positionV relativeFrom="paragraph">
                  <wp:posOffset>94615</wp:posOffset>
                </wp:positionV>
                <wp:extent cx="2623820" cy="366395"/>
                <wp:effectExtent l="0" t="2540" r="1905" b="2540"/>
                <wp:wrapNone/>
                <wp:docPr id="1975639947"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820" cy="366395"/>
                          <a:chOff x="5570" y="149"/>
                          <a:chExt cx="4132" cy="577"/>
                        </a:xfrm>
                      </wpg:grpSpPr>
                      <pic:pic xmlns:pic="http://schemas.openxmlformats.org/drawingml/2006/picture">
                        <pic:nvPicPr>
                          <pic:cNvPr id="1641230989" name="docshape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9545" y="433"/>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2040234516" name="docshape29"/>
                        <wps:cNvSpPr>
                          <a:spLocks/>
                        </wps:cNvSpPr>
                        <wps:spPr bwMode="auto">
                          <a:xfrm>
                            <a:off x="5648" y="156"/>
                            <a:ext cx="3968" cy="277"/>
                          </a:xfrm>
                          <a:custGeom>
                            <a:avLst/>
                            <a:gdLst>
                              <a:gd name="T0" fmla="+- 0 5648 5648"/>
                              <a:gd name="T1" fmla="*/ T0 w 3968"/>
                              <a:gd name="T2" fmla="+- 0 433 157"/>
                              <a:gd name="T3" fmla="*/ 433 h 277"/>
                              <a:gd name="T4" fmla="+- 0 9616 5648"/>
                              <a:gd name="T5" fmla="*/ T4 w 3968"/>
                              <a:gd name="T6" fmla="+- 0 434 157"/>
                              <a:gd name="T7" fmla="*/ 434 h 277"/>
                              <a:gd name="T8" fmla="+- 0 8303 5648"/>
                              <a:gd name="T9" fmla="*/ T8 w 3968"/>
                              <a:gd name="T10" fmla="+- 0 157 157"/>
                              <a:gd name="T11" fmla="*/ 157 h 277"/>
                              <a:gd name="T12" fmla="+- 0 8304 5648"/>
                              <a:gd name="T13" fmla="*/ T12 w 3968"/>
                              <a:gd name="T14" fmla="+- 0 419 157"/>
                              <a:gd name="T15" fmla="*/ 419 h 277"/>
                            </a:gdLst>
                            <a:ahLst/>
                            <a:cxnLst>
                              <a:cxn ang="0">
                                <a:pos x="T1" y="T3"/>
                              </a:cxn>
                              <a:cxn ang="0">
                                <a:pos x="T5" y="T7"/>
                              </a:cxn>
                              <a:cxn ang="0">
                                <a:pos x="T9" y="T11"/>
                              </a:cxn>
                              <a:cxn ang="0">
                                <a:pos x="T13" y="T15"/>
                              </a:cxn>
                            </a:cxnLst>
                            <a:rect l="0" t="0" r="r" b="b"/>
                            <a:pathLst>
                              <a:path w="3968" h="277">
                                <a:moveTo>
                                  <a:pt x="0" y="276"/>
                                </a:moveTo>
                                <a:lnTo>
                                  <a:pt x="3968" y="277"/>
                                </a:lnTo>
                                <a:moveTo>
                                  <a:pt x="2655" y="0"/>
                                </a:moveTo>
                                <a:lnTo>
                                  <a:pt x="2656" y="262"/>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771494" name="docshape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570" y="440"/>
                            <a:ext cx="157" cy="28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0C898EC" id="Groupe 7" o:spid="_x0000_s1026" style="position:absolute;margin-left:278.5pt;margin-top:7.45pt;width:206.6pt;height:28.85pt;z-index:-251644928;mso-position-horizontal-relative:page" coordorigin="5570,149" coordsize="4132,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">
                <v:shape id="docshape28" o:spid="_x0000_s1027" type="#_x0000_t75" style="position:absolute;left:9545;top:433;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">
                  <v:imagedata r:id="rId19" o:title=""/>
                </v:shape>
                <v:shape id="docshape29" o:spid="_x0000_s1028" style="position:absolute;left:5648;top:156;width:3968;height:277;visibility:visible;mso-wrap-style:square;v-text-anchor:top" coordsize="3968,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" path="m,276r3968,1m2655,r1,262e" filled="f" strokeweight=".26mm">
                  <v:path arrowok="t" o:connecttype="custom" o:connectlocs="0,433;3968,434;2655,157;2656,419" o:connectangles="0,0,0,0"/>
                </v:shape>
                <v:shape id="docshape30" o:spid="_x0000_s1029" type="#_x0000_t75" style="position:absolute;left:5570;top:440;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">
                  <v:imagedata r:id="rId20" o:title=""/>
                </v:shape>
                <w10:wrap anchorx="page"/>
              </v:group>
            </w:pict>
          </mc:Fallback>
        </mc:AlternateContent>
      </w:r>
      <w:r>
        <w:rPr>
          <w:rFonts w:ascii="Bradley Hand ITC"/>
          <w:b/>
          <w:i/>
          <w:spacing w:val="-5"/>
          <w:sz w:val="25"/>
        </w:rPr>
        <w:t>NON</w:t>
      </w:r>
    </w:p>
    <w:p w14:paraId="58870F92" w14:textId="77777777" w:rsidR="00143B50" w:rsidRDefault="00143B50" w:rsidP="00ED4A8C">
      <w:pPr>
        <w:spacing w:before="0" w:line="276" w:lineRule="auto"/>
        <w:rPr>
          <w:rFonts w:ascii="Bradley Hand ITC"/>
          <w:sz w:val="25"/>
        </w:rPr>
        <w:sectPr w:rsidR="00143B50" w:rsidSect="00143B50">
          <w:type w:val="continuous"/>
          <w:pgSz w:w="11900" w:h="16850"/>
          <w:pgMar w:top="1080" w:right="700" w:bottom="280" w:left="400" w:header="720" w:footer="720" w:gutter="0"/>
          <w:cols w:num="2" w:space="720" w:equalWidth="0">
            <w:col w:w="5065" w:space="40"/>
            <w:col w:w="5695"/>
          </w:cols>
        </w:sectPr>
      </w:pPr>
    </w:p>
    <w:p w14:paraId="506D3D76" w14:textId="77777777" w:rsidR="00143B50" w:rsidRDefault="00143B50" w:rsidP="00ED4A8C">
      <w:pPr>
        <w:pStyle w:val="Corpsdetexte"/>
        <w:spacing w:before="0" w:line="276" w:lineRule="auto"/>
        <w:rPr>
          <w:rFonts w:ascii="Bradley Hand ITC"/>
          <w:b/>
          <w:i/>
          <w:sz w:val="9"/>
        </w:rPr>
      </w:pPr>
    </w:p>
    <w:p w14:paraId="09DBC784" w14:textId="49AE8C7F" w:rsidR="00143B50" w:rsidRDefault="00143B50" w:rsidP="008D3830">
      <w:pPr>
        <w:tabs>
          <w:tab w:val="left" w:pos="7021"/>
        </w:tabs>
        <w:spacing w:before="0" w:line="240" w:lineRule="auto"/>
        <w:ind w:left="3145"/>
        <w:rPr>
          <w:rFonts w:ascii="Bradley Hand ITC"/>
          <w:sz w:val="20"/>
        </w:rPr>
      </w:pPr>
      <w:r>
        <w:rPr>
          <w:rFonts w:ascii="Bradley Hand ITC"/>
          <w:noProof/>
          <w:position w:val="1"/>
          <w:sz w:val="20"/>
        </w:rPr>
        <mc:AlternateContent>
          <mc:Choice Requires="wps">
            <w:drawing>
              <wp:inline distT="0" distB="0" distL="0" distR="0" wp14:anchorId="4A98DC0A" wp14:editId="7A3E78D5">
                <wp:extent cx="2162175" cy="882015"/>
                <wp:effectExtent l="12700" t="9525" r="6350" b="13335"/>
                <wp:docPr id="156707069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FDBA93" w14:textId="77777777" w:rsidR="00143B50" w:rsidRDefault="00143B50" w:rsidP="00143B50">
                            <w:pPr>
                              <w:spacing w:before="69"/>
                              <w:ind w:left="176" w:right="177"/>
                              <w:jc w:val="center"/>
                              <w:rPr>
                                <w:sz w:val="20"/>
                              </w:rPr>
                            </w:pPr>
                            <w:r>
                              <w:rPr>
                                <w:sz w:val="20"/>
                              </w:rPr>
                              <w:t>La</w:t>
                            </w:r>
                            <w:r>
                              <w:rPr>
                                <w:spacing w:val="-7"/>
                                <w:sz w:val="20"/>
                              </w:rPr>
                              <w:t xml:space="preserve"> </w:t>
                            </w:r>
                            <w:r>
                              <w:rPr>
                                <w:sz w:val="20"/>
                              </w:rPr>
                              <w:t>note</w:t>
                            </w:r>
                            <w:r>
                              <w:rPr>
                                <w:spacing w:val="-7"/>
                                <w:sz w:val="20"/>
                              </w:rPr>
                              <w:t xml:space="preserve"> </w:t>
                            </w:r>
                            <w:r>
                              <w:rPr>
                                <w:sz w:val="20"/>
                              </w:rPr>
                              <w:t>est</w:t>
                            </w:r>
                            <w:r>
                              <w:rPr>
                                <w:spacing w:val="-8"/>
                                <w:sz w:val="20"/>
                              </w:rPr>
                              <w:t xml:space="preserve"> </w:t>
                            </w:r>
                            <w:r>
                              <w:rPr>
                                <w:sz w:val="20"/>
                              </w:rPr>
                              <w:t>conservée</w:t>
                            </w:r>
                            <w:r>
                              <w:rPr>
                                <w:spacing w:val="-7"/>
                                <w:sz w:val="20"/>
                              </w:rPr>
                              <w:t xml:space="preserve"> </w:t>
                            </w:r>
                            <w:r>
                              <w:rPr>
                                <w:sz w:val="20"/>
                              </w:rPr>
                              <w:t>et</w:t>
                            </w:r>
                            <w:r>
                              <w:rPr>
                                <w:spacing w:val="-7"/>
                                <w:sz w:val="20"/>
                              </w:rPr>
                              <w:t xml:space="preserve"> </w:t>
                            </w:r>
                            <w:r>
                              <w:rPr>
                                <w:sz w:val="20"/>
                              </w:rPr>
                              <w:t>reportée</w:t>
                            </w:r>
                            <w:r>
                              <w:rPr>
                                <w:spacing w:val="-7"/>
                                <w:sz w:val="20"/>
                              </w:rPr>
                              <w:t xml:space="preserve"> </w:t>
                            </w:r>
                            <w:r>
                              <w:rPr>
                                <w:sz w:val="20"/>
                              </w:rPr>
                              <w:t>pour la session 2.</w:t>
                            </w:r>
                          </w:p>
                          <w:p w14:paraId="38EBA478" w14:textId="77777777" w:rsidR="00143B50" w:rsidRDefault="00143B50" w:rsidP="00143B50">
                            <w:pPr>
                              <w:pStyle w:val="Corpsdetexte"/>
                              <w:spacing w:before="1"/>
                              <w:rPr>
                                <w:sz w:val="20"/>
                              </w:rPr>
                            </w:pPr>
                          </w:p>
                          <w:p w14:paraId="43116E3A" w14:textId="77777777" w:rsidR="00143B50" w:rsidRDefault="00143B50" w:rsidP="00143B50">
                            <w:pPr>
                              <w:spacing w:before="1" w:line="244" w:lineRule="auto"/>
                              <w:ind w:left="176" w:right="172"/>
                              <w:jc w:val="center"/>
                              <w:rPr>
                                <w:sz w:val="20"/>
                              </w:rPr>
                            </w:pPr>
                            <w:r>
                              <w:rPr>
                                <w:color w:val="006FC0"/>
                                <w:sz w:val="20"/>
                              </w:rPr>
                              <w:t>Vous</w:t>
                            </w:r>
                            <w:r>
                              <w:rPr>
                                <w:color w:val="006FC0"/>
                                <w:spacing w:val="-8"/>
                                <w:sz w:val="20"/>
                              </w:rPr>
                              <w:t xml:space="preserve"> </w:t>
                            </w:r>
                            <w:r>
                              <w:rPr>
                                <w:color w:val="006FC0"/>
                                <w:sz w:val="20"/>
                              </w:rPr>
                              <w:t>n’allez</w:t>
                            </w:r>
                            <w:r>
                              <w:rPr>
                                <w:color w:val="006FC0"/>
                                <w:spacing w:val="-7"/>
                                <w:sz w:val="20"/>
                              </w:rPr>
                              <w:t xml:space="preserve"> </w:t>
                            </w:r>
                            <w:r>
                              <w:rPr>
                                <w:color w:val="006FC0"/>
                                <w:sz w:val="20"/>
                              </w:rPr>
                              <w:t>pas</w:t>
                            </w:r>
                            <w:r>
                              <w:rPr>
                                <w:color w:val="006FC0"/>
                                <w:spacing w:val="-8"/>
                                <w:sz w:val="20"/>
                              </w:rPr>
                              <w:t xml:space="preserve"> </w:t>
                            </w:r>
                            <w:r>
                              <w:rPr>
                                <w:color w:val="006FC0"/>
                                <w:sz w:val="20"/>
                              </w:rPr>
                              <w:t>en</w:t>
                            </w:r>
                            <w:r>
                              <w:rPr>
                                <w:color w:val="006FC0"/>
                                <w:spacing w:val="-8"/>
                                <w:sz w:val="20"/>
                              </w:rPr>
                              <w:t xml:space="preserve"> </w:t>
                            </w:r>
                            <w:r>
                              <w:rPr>
                                <w:color w:val="006FC0"/>
                                <w:sz w:val="20"/>
                              </w:rPr>
                              <w:t>session</w:t>
                            </w:r>
                            <w:r>
                              <w:rPr>
                                <w:color w:val="006FC0"/>
                                <w:spacing w:val="-8"/>
                                <w:sz w:val="20"/>
                              </w:rPr>
                              <w:t xml:space="preserve"> </w:t>
                            </w:r>
                            <w:r>
                              <w:rPr>
                                <w:color w:val="006FC0"/>
                                <w:sz w:val="20"/>
                              </w:rPr>
                              <w:t>2</w:t>
                            </w:r>
                            <w:r>
                              <w:rPr>
                                <w:color w:val="006FC0"/>
                                <w:spacing w:val="-6"/>
                                <w:sz w:val="20"/>
                              </w:rPr>
                              <w:t xml:space="preserve"> </w:t>
                            </w:r>
                            <w:r>
                              <w:rPr>
                                <w:color w:val="006FC0"/>
                                <w:sz w:val="20"/>
                              </w:rPr>
                              <w:t>pour cette matière.</w:t>
                            </w:r>
                          </w:p>
                        </w:txbxContent>
                      </wps:txbx>
                      <wps:bodyPr rot="0" vert="horz" wrap="square" lIns="0" tIns="0" rIns="0" bIns="0" anchor="t" anchorCtr="0" upright="1">
                        <a:noAutofit/>
                      </wps:bodyPr>
                    </wps:wsp>
                  </a:graphicData>
                </a:graphic>
              </wp:inline>
            </w:drawing>
          </mc:Choice>
          <mc:Fallback>
            <w:pict>
              <v:shape w14:anchorId="4A98DC0A" id="Zone de texte 6" o:spid="_x0000_s1050" type="#_x0000_t202" style="width:170.25pt;height:6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" filled="f" strokeweight=".18mm">
                <v:textbox inset="0,0,0,0">
                  <w:txbxContent>
                    <w:p w14:paraId="78FDBA93" w14:textId="77777777" w:rsidR="00143B50" w:rsidRDefault="00143B50" w:rsidP="00143B50">
                      <w:pPr>
                        <w:spacing w:before="69"/>
                        <w:ind w:left="176" w:right="177"/>
                        <w:jc w:val="center"/>
                        <w:rPr>
                          <w:sz w:val="20"/>
                        </w:rPr>
                      </w:pPr>
                      <w:r>
                        <w:rPr>
                          <w:sz w:val="20"/>
                        </w:rPr>
                        <w:t>La</w:t>
                      </w:r>
                      <w:r>
                        <w:rPr>
                          <w:spacing w:val="-7"/>
                          <w:sz w:val="20"/>
                        </w:rPr>
                        <w:t xml:space="preserve"> </w:t>
                      </w:r>
                      <w:r>
                        <w:rPr>
                          <w:sz w:val="20"/>
                        </w:rPr>
                        <w:t>note</w:t>
                      </w:r>
                      <w:r>
                        <w:rPr>
                          <w:spacing w:val="-7"/>
                          <w:sz w:val="20"/>
                        </w:rPr>
                        <w:t xml:space="preserve"> </w:t>
                      </w:r>
                      <w:r>
                        <w:rPr>
                          <w:sz w:val="20"/>
                        </w:rPr>
                        <w:t>est</w:t>
                      </w:r>
                      <w:r>
                        <w:rPr>
                          <w:spacing w:val="-8"/>
                          <w:sz w:val="20"/>
                        </w:rPr>
                        <w:t xml:space="preserve"> </w:t>
                      </w:r>
                      <w:r>
                        <w:rPr>
                          <w:sz w:val="20"/>
                        </w:rPr>
                        <w:t>conservée</w:t>
                      </w:r>
                      <w:r>
                        <w:rPr>
                          <w:spacing w:val="-7"/>
                          <w:sz w:val="20"/>
                        </w:rPr>
                        <w:t xml:space="preserve"> </w:t>
                      </w:r>
                      <w:r>
                        <w:rPr>
                          <w:sz w:val="20"/>
                        </w:rPr>
                        <w:t>et</w:t>
                      </w:r>
                      <w:r>
                        <w:rPr>
                          <w:spacing w:val="-7"/>
                          <w:sz w:val="20"/>
                        </w:rPr>
                        <w:t xml:space="preserve"> </w:t>
                      </w:r>
                      <w:r>
                        <w:rPr>
                          <w:sz w:val="20"/>
                        </w:rPr>
                        <w:t>reportée</w:t>
                      </w:r>
                      <w:r>
                        <w:rPr>
                          <w:spacing w:val="-7"/>
                          <w:sz w:val="20"/>
                        </w:rPr>
                        <w:t xml:space="preserve"> </w:t>
                      </w:r>
                      <w:r>
                        <w:rPr>
                          <w:sz w:val="20"/>
                        </w:rPr>
                        <w:t>pour la session 2.</w:t>
                      </w:r>
                    </w:p>
                    <w:p w14:paraId="38EBA478" w14:textId="77777777" w:rsidR="00143B50" w:rsidRDefault="00143B50" w:rsidP="00143B50">
                      <w:pPr>
                        <w:pStyle w:val="Corpsdetexte"/>
                        <w:spacing w:before="1"/>
                        <w:rPr>
                          <w:sz w:val="20"/>
                        </w:rPr>
                      </w:pPr>
                    </w:p>
                    <w:p w14:paraId="43116E3A" w14:textId="77777777" w:rsidR="00143B50" w:rsidRDefault="00143B50" w:rsidP="00143B50">
                      <w:pPr>
                        <w:spacing w:before="1" w:line="244" w:lineRule="auto"/>
                        <w:ind w:left="176" w:right="172"/>
                        <w:jc w:val="center"/>
                        <w:rPr>
                          <w:sz w:val="20"/>
                        </w:rPr>
                      </w:pPr>
                      <w:r>
                        <w:rPr>
                          <w:color w:val="006FC0"/>
                          <w:sz w:val="20"/>
                        </w:rPr>
                        <w:t>Vous</w:t>
                      </w:r>
                      <w:r>
                        <w:rPr>
                          <w:color w:val="006FC0"/>
                          <w:spacing w:val="-8"/>
                          <w:sz w:val="20"/>
                        </w:rPr>
                        <w:t xml:space="preserve"> </w:t>
                      </w:r>
                      <w:r>
                        <w:rPr>
                          <w:color w:val="006FC0"/>
                          <w:sz w:val="20"/>
                        </w:rPr>
                        <w:t>n’allez</w:t>
                      </w:r>
                      <w:r>
                        <w:rPr>
                          <w:color w:val="006FC0"/>
                          <w:spacing w:val="-7"/>
                          <w:sz w:val="20"/>
                        </w:rPr>
                        <w:t xml:space="preserve"> </w:t>
                      </w:r>
                      <w:r>
                        <w:rPr>
                          <w:color w:val="006FC0"/>
                          <w:sz w:val="20"/>
                        </w:rPr>
                        <w:t>pas</w:t>
                      </w:r>
                      <w:r>
                        <w:rPr>
                          <w:color w:val="006FC0"/>
                          <w:spacing w:val="-8"/>
                          <w:sz w:val="20"/>
                        </w:rPr>
                        <w:t xml:space="preserve"> </w:t>
                      </w:r>
                      <w:r>
                        <w:rPr>
                          <w:color w:val="006FC0"/>
                          <w:sz w:val="20"/>
                        </w:rPr>
                        <w:t>en</w:t>
                      </w:r>
                      <w:r>
                        <w:rPr>
                          <w:color w:val="006FC0"/>
                          <w:spacing w:val="-8"/>
                          <w:sz w:val="20"/>
                        </w:rPr>
                        <w:t xml:space="preserve"> </w:t>
                      </w:r>
                      <w:r>
                        <w:rPr>
                          <w:color w:val="006FC0"/>
                          <w:sz w:val="20"/>
                        </w:rPr>
                        <w:t>session</w:t>
                      </w:r>
                      <w:r>
                        <w:rPr>
                          <w:color w:val="006FC0"/>
                          <w:spacing w:val="-8"/>
                          <w:sz w:val="20"/>
                        </w:rPr>
                        <w:t xml:space="preserve"> </w:t>
                      </w:r>
                      <w:r>
                        <w:rPr>
                          <w:color w:val="006FC0"/>
                          <w:sz w:val="20"/>
                        </w:rPr>
                        <w:t>2</w:t>
                      </w:r>
                      <w:r>
                        <w:rPr>
                          <w:color w:val="006FC0"/>
                          <w:spacing w:val="-6"/>
                          <w:sz w:val="20"/>
                        </w:rPr>
                        <w:t xml:space="preserve"> </w:t>
                      </w:r>
                      <w:r>
                        <w:rPr>
                          <w:color w:val="006FC0"/>
                          <w:sz w:val="20"/>
                        </w:rPr>
                        <w:t>pour cette matière.</w:t>
                      </w:r>
                    </w:p>
                  </w:txbxContent>
                </v:textbox>
                <w10:anchorlock/>
              </v:shape>
            </w:pict>
          </mc:Fallback>
        </mc:AlternateContent>
      </w:r>
      <w:r>
        <w:rPr>
          <w:rFonts w:ascii="Bradley Hand ITC"/>
          <w:position w:val="1"/>
          <w:sz w:val="20"/>
        </w:rPr>
        <w:tab/>
      </w:r>
      <w:r>
        <w:rPr>
          <w:rFonts w:ascii="Bradley Hand ITC"/>
          <w:noProof/>
          <w:sz w:val="20"/>
        </w:rPr>
        <mc:AlternateContent>
          <mc:Choice Requires="wps">
            <w:drawing>
              <wp:inline distT="0" distB="0" distL="0" distR="0" wp14:anchorId="653E52E2" wp14:editId="25D71414">
                <wp:extent cx="2162175" cy="882015"/>
                <wp:effectExtent l="6985" t="6350" r="12065" b="6985"/>
                <wp:docPr id="898522808"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C2C107" w14:textId="77777777" w:rsidR="00143B50" w:rsidRDefault="00143B50" w:rsidP="00143B50">
                            <w:pPr>
                              <w:pStyle w:val="Corpsdetexte"/>
                              <w:rPr>
                                <w:rFonts w:ascii="Bradley Hand ITC"/>
                                <w:b/>
                                <w:i/>
                              </w:rPr>
                            </w:pPr>
                          </w:p>
                          <w:p w14:paraId="2D740FBF" w14:textId="77777777" w:rsidR="00143B50" w:rsidRDefault="00143B50" w:rsidP="00143B50">
                            <w:pPr>
                              <w:spacing w:before="182" w:line="244" w:lineRule="auto"/>
                              <w:ind w:left="563" w:hanging="125"/>
                              <w:rPr>
                                <w:sz w:val="20"/>
                              </w:rPr>
                            </w:pPr>
                            <w:r>
                              <w:rPr>
                                <w:sz w:val="20"/>
                              </w:rPr>
                              <w:t>Vous</w:t>
                            </w:r>
                            <w:r>
                              <w:rPr>
                                <w:spacing w:val="-11"/>
                                <w:sz w:val="20"/>
                              </w:rPr>
                              <w:t xml:space="preserve"> </w:t>
                            </w:r>
                            <w:r>
                              <w:rPr>
                                <w:sz w:val="20"/>
                              </w:rPr>
                              <w:t>devez</w:t>
                            </w:r>
                            <w:r>
                              <w:rPr>
                                <w:spacing w:val="-10"/>
                                <w:sz w:val="20"/>
                              </w:rPr>
                              <w:t xml:space="preserve"> </w:t>
                            </w:r>
                            <w:r>
                              <w:rPr>
                                <w:sz w:val="20"/>
                              </w:rPr>
                              <w:t>passer</w:t>
                            </w:r>
                            <w:r>
                              <w:rPr>
                                <w:spacing w:val="-9"/>
                                <w:sz w:val="20"/>
                              </w:rPr>
                              <w:t xml:space="preserve"> </w:t>
                            </w:r>
                            <w:r>
                              <w:rPr>
                                <w:sz w:val="20"/>
                              </w:rPr>
                              <w:t>l’examen</w:t>
                            </w:r>
                            <w:r>
                              <w:rPr>
                                <w:spacing w:val="-11"/>
                                <w:sz w:val="20"/>
                              </w:rPr>
                              <w:t xml:space="preserve"> </w:t>
                            </w:r>
                            <w:r>
                              <w:rPr>
                                <w:sz w:val="20"/>
                              </w:rPr>
                              <w:t>de session 2 pour cette matière.</w:t>
                            </w:r>
                          </w:p>
                        </w:txbxContent>
                      </wps:txbx>
                      <wps:bodyPr rot="0" vert="horz" wrap="square" lIns="0" tIns="0" rIns="0" bIns="0" anchor="t" anchorCtr="0" upright="1">
                        <a:noAutofit/>
                      </wps:bodyPr>
                    </wps:wsp>
                  </a:graphicData>
                </a:graphic>
              </wp:inline>
            </w:drawing>
          </mc:Choice>
          <mc:Fallback>
            <w:pict>
              <v:shape w14:anchorId="653E52E2" id="Zone de texte 5" o:spid="_x0000_s1051" type="#_x0000_t202" style="width:170.25pt;height:6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" filled="f" strokeweight=".18mm">
                <v:textbox inset="0,0,0,0">
                  <w:txbxContent>
                    <w:p w14:paraId="3FC2C107" w14:textId="77777777" w:rsidR="00143B50" w:rsidRDefault="00143B50" w:rsidP="00143B50">
                      <w:pPr>
                        <w:pStyle w:val="Corpsdetexte"/>
                        <w:rPr>
                          <w:rFonts w:ascii="Bradley Hand ITC"/>
                          <w:b/>
                          <w:i/>
                        </w:rPr>
                      </w:pPr>
                    </w:p>
                    <w:p w14:paraId="2D740FBF" w14:textId="77777777" w:rsidR="00143B50" w:rsidRDefault="00143B50" w:rsidP="00143B50">
                      <w:pPr>
                        <w:spacing w:before="182" w:line="244" w:lineRule="auto"/>
                        <w:ind w:left="563" w:hanging="125"/>
                        <w:rPr>
                          <w:sz w:val="20"/>
                        </w:rPr>
                      </w:pPr>
                      <w:r>
                        <w:rPr>
                          <w:sz w:val="20"/>
                        </w:rPr>
                        <w:t>Vous</w:t>
                      </w:r>
                      <w:r>
                        <w:rPr>
                          <w:spacing w:val="-11"/>
                          <w:sz w:val="20"/>
                        </w:rPr>
                        <w:t xml:space="preserve"> </w:t>
                      </w:r>
                      <w:r>
                        <w:rPr>
                          <w:sz w:val="20"/>
                        </w:rPr>
                        <w:t>devez</w:t>
                      </w:r>
                      <w:r>
                        <w:rPr>
                          <w:spacing w:val="-10"/>
                          <w:sz w:val="20"/>
                        </w:rPr>
                        <w:t xml:space="preserve"> </w:t>
                      </w:r>
                      <w:r>
                        <w:rPr>
                          <w:sz w:val="20"/>
                        </w:rPr>
                        <w:t>passer</w:t>
                      </w:r>
                      <w:r>
                        <w:rPr>
                          <w:spacing w:val="-9"/>
                          <w:sz w:val="20"/>
                        </w:rPr>
                        <w:t xml:space="preserve"> </w:t>
                      </w:r>
                      <w:r>
                        <w:rPr>
                          <w:sz w:val="20"/>
                        </w:rPr>
                        <w:t>l’examen</w:t>
                      </w:r>
                      <w:r>
                        <w:rPr>
                          <w:spacing w:val="-11"/>
                          <w:sz w:val="20"/>
                        </w:rPr>
                        <w:t xml:space="preserve"> </w:t>
                      </w:r>
                      <w:r>
                        <w:rPr>
                          <w:sz w:val="20"/>
                        </w:rPr>
                        <w:t>de session 2 pour cette matière.</w:t>
                      </w:r>
                    </w:p>
                  </w:txbxContent>
                </v:textbox>
                <w10:anchorlock/>
              </v:shape>
            </w:pict>
          </mc:Fallback>
        </mc:AlternateContent>
      </w:r>
    </w:p>
    <w:bookmarkEnd w:id="7"/>
    <w:p w14:paraId="4F81B8CB" w14:textId="77777777" w:rsidR="00143B50" w:rsidRDefault="00143B50" w:rsidP="002F45AB">
      <w:pPr>
        <w:ind w:left="0"/>
        <w:rPr>
          <w:rFonts w:ascii="Bradley Hand ITC"/>
          <w:sz w:val="20"/>
        </w:rPr>
        <w:sectPr w:rsidR="00143B50" w:rsidSect="00143B50">
          <w:type w:val="continuous"/>
          <w:pgSz w:w="11900" w:h="16850"/>
          <w:pgMar w:top="1080" w:right="700" w:bottom="280" w:left="400" w:header="720" w:footer="720" w:gutter="0"/>
          <w:cols w:space="720"/>
        </w:sectPr>
      </w:pPr>
    </w:p>
    <w:p w14:paraId="5E3B4724" w14:textId="77777777" w:rsidR="00143B50" w:rsidRPr="00ED4A8C" w:rsidRDefault="00143B50" w:rsidP="002F45AB">
      <w:pPr>
        <w:spacing w:before="0" w:line="240" w:lineRule="auto"/>
        <w:ind w:left="0"/>
        <w:rPr>
          <w:rFonts w:ascii="Arial" w:hAnsi="Arial" w:cs="Arial"/>
          <w:sz w:val="26"/>
          <w:szCs w:val="26"/>
        </w:rPr>
      </w:pPr>
      <w:bookmarkStart w:id="8" w:name="_Hlk172380148"/>
    </w:p>
    <w:p w14:paraId="232506D9" w14:textId="77777777" w:rsidR="00143B50" w:rsidRPr="002F45AB" w:rsidRDefault="00143B50" w:rsidP="00ED4A8C">
      <w:pPr>
        <w:spacing w:before="0" w:line="240" w:lineRule="auto"/>
        <w:ind w:left="142"/>
        <w:rPr>
          <w:rFonts w:ascii="Times New Roman" w:hAnsi="Times New Roman" w:cs="Times New Roman"/>
          <w:sz w:val="26"/>
          <w:szCs w:val="26"/>
        </w:rPr>
      </w:pPr>
      <w:r w:rsidRPr="002F45AB">
        <w:rPr>
          <w:rFonts w:ascii="Times New Roman" w:hAnsi="Times New Roman" w:cs="Times New Roman"/>
          <w:sz w:val="26"/>
          <w:szCs w:val="26"/>
        </w:rPr>
        <w:t>En</w:t>
      </w:r>
      <w:r w:rsidRPr="002F45AB">
        <w:rPr>
          <w:rFonts w:ascii="Times New Roman" w:hAnsi="Times New Roman" w:cs="Times New Roman"/>
          <w:spacing w:val="-12"/>
          <w:sz w:val="26"/>
          <w:szCs w:val="26"/>
        </w:rPr>
        <w:t xml:space="preserve"> </w:t>
      </w:r>
      <w:r w:rsidRPr="002F45AB">
        <w:rPr>
          <w:rFonts w:ascii="Times New Roman" w:hAnsi="Times New Roman" w:cs="Times New Roman"/>
          <w:sz w:val="26"/>
          <w:szCs w:val="26"/>
        </w:rPr>
        <w:t>seconde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session,</w:t>
      </w:r>
      <w:r w:rsidRPr="002F45AB">
        <w:rPr>
          <w:rFonts w:ascii="Times New Roman" w:hAnsi="Times New Roman" w:cs="Times New Roman"/>
          <w:spacing w:val="-12"/>
          <w:sz w:val="26"/>
          <w:szCs w:val="26"/>
        </w:rPr>
        <w:t xml:space="preserve"> </w:t>
      </w:r>
      <w:r w:rsidRPr="002F45AB">
        <w:rPr>
          <w:rFonts w:ascii="Times New Roman" w:hAnsi="Times New Roman" w:cs="Times New Roman"/>
          <w:sz w:val="26"/>
          <w:szCs w:val="26"/>
        </w:rPr>
        <w:t>une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épreuve</w:t>
      </w:r>
      <w:r w:rsidRPr="002F45AB">
        <w:rPr>
          <w:rFonts w:ascii="Times New Roman" w:hAnsi="Times New Roman" w:cs="Times New Roman"/>
          <w:spacing w:val="-11"/>
          <w:sz w:val="26"/>
          <w:szCs w:val="26"/>
        </w:rPr>
        <w:t xml:space="preserve"> </w:t>
      </w:r>
      <w:r w:rsidRPr="002F45AB">
        <w:rPr>
          <w:rFonts w:ascii="Times New Roman" w:hAnsi="Times New Roman" w:cs="Times New Roman"/>
          <w:sz w:val="26"/>
          <w:szCs w:val="26"/>
        </w:rPr>
        <w:t>est</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organisée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pour</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chaque</w:t>
      </w:r>
      <w:r w:rsidRPr="002F45AB">
        <w:rPr>
          <w:rFonts w:ascii="Times New Roman" w:hAnsi="Times New Roman" w:cs="Times New Roman"/>
          <w:spacing w:val="-12"/>
          <w:sz w:val="26"/>
          <w:szCs w:val="26"/>
        </w:rPr>
        <w:t xml:space="preserve"> </w:t>
      </w:r>
      <w:r w:rsidRPr="002F45AB">
        <w:rPr>
          <w:rFonts w:ascii="Times New Roman" w:hAnsi="Times New Roman" w:cs="Times New Roman"/>
          <w:sz w:val="26"/>
          <w:szCs w:val="26"/>
        </w:rPr>
        <w:t>enseignement</w:t>
      </w:r>
      <w:r w:rsidRPr="002F45AB">
        <w:rPr>
          <w:rFonts w:ascii="Times New Roman" w:hAnsi="Times New Roman" w:cs="Times New Roman"/>
          <w:spacing w:val="-11"/>
          <w:sz w:val="26"/>
          <w:szCs w:val="26"/>
        </w:rPr>
        <w:t xml:space="preserve"> </w:t>
      </w:r>
      <w:r w:rsidRPr="002F45AB">
        <w:rPr>
          <w:rFonts w:ascii="Times New Roman" w:hAnsi="Times New Roman" w:cs="Times New Roman"/>
          <w:sz w:val="26"/>
          <w:szCs w:val="26"/>
        </w:rPr>
        <w:t>ou</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unité</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d’enseignements</w:t>
      </w:r>
      <w:r w:rsidRPr="002F45AB">
        <w:rPr>
          <w:rFonts w:ascii="Times New Roman" w:hAnsi="Times New Roman" w:cs="Times New Roman"/>
          <w:spacing w:val="-11"/>
          <w:sz w:val="26"/>
          <w:szCs w:val="26"/>
        </w:rPr>
        <w:t xml:space="preserve"> </w:t>
      </w:r>
      <w:r w:rsidRPr="002F45AB">
        <w:rPr>
          <w:rFonts w:ascii="Times New Roman" w:hAnsi="Times New Roman" w:cs="Times New Roman"/>
          <w:sz w:val="26"/>
          <w:szCs w:val="26"/>
        </w:rPr>
        <w:t>du</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semestre impair et du semestre pair, comme lors de la première</w:t>
      </w:r>
      <w:r w:rsidRPr="002F45AB">
        <w:rPr>
          <w:rFonts w:ascii="Times New Roman" w:hAnsi="Times New Roman" w:cs="Times New Roman"/>
          <w:spacing w:val="-2"/>
          <w:sz w:val="26"/>
          <w:szCs w:val="26"/>
        </w:rPr>
        <w:t xml:space="preserve"> </w:t>
      </w:r>
      <w:r w:rsidRPr="002F45AB">
        <w:rPr>
          <w:rFonts w:ascii="Times New Roman" w:hAnsi="Times New Roman" w:cs="Times New Roman"/>
          <w:sz w:val="26"/>
          <w:szCs w:val="26"/>
        </w:rPr>
        <w:t xml:space="preserve">session. Cependant, les modalités de l’épreuve finale de seconde session ne sont pas obligatoirement les mêmes que celles de l’épreuve finale de première </w:t>
      </w:r>
      <w:r w:rsidRPr="002F45AB">
        <w:rPr>
          <w:rFonts w:ascii="Times New Roman" w:hAnsi="Times New Roman" w:cs="Times New Roman"/>
          <w:spacing w:val="-2"/>
          <w:sz w:val="26"/>
          <w:szCs w:val="26"/>
        </w:rPr>
        <w:t>session.</w:t>
      </w:r>
    </w:p>
    <w:p w14:paraId="6222361F" w14:textId="4BFA5FB7" w:rsidR="00311E89" w:rsidRPr="002F45AB" w:rsidRDefault="00143B50" w:rsidP="002F45AB">
      <w:pPr>
        <w:spacing w:before="0" w:line="240" w:lineRule="auto"/>
        <w:ind w:left="142"/>
        <w:rPr>
          <w:rFonts w:ascii="Times New Roman" w:hAnsi="Times New Roman" w:cs="Times New Roman"/>
          <w:sz w:val="26"/>
          <w:szCs w:val="26"/>
        </w:rPr>
      </w:pPr>
      <w:r w:rsidRPr="002F45AB">
        <w:rPr>
          <w:rFonts w:ascii="Times New Roman" w:hAnsi="Times New Roman" w:cs="Times New Roman"/>
          <w:sz w:val="26"/>
          <w:szCs w:val="26"/>
        </w:rPr>
        <w:t>L’étudiant peut renoncer à une note supérieure ou égale à la moyenne obtenue en première session et se présenter aux épreuves de la seconde session dans la ou les matière(s) concernée(s), à condition de n’avoir validé</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ni</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l’U.E.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ni</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le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semestre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correspondant.</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Il</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ne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peut</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présenter</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aux</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épreuves</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d’une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U.E.</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ou</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d’un</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semestre déjà validé, même pour améliorer son résultat. Sa renonciation doit se faire avant les examens, par courrier à l’</w:t>
      </w:r>
      <w:r w:rsidR="006B1680" w:rsidRPr="002F45AB">
        <w:rPr>
          <w:rFonts w:ascii="Times New Roman" w:hAnsi="Times New Roman" w:cs="Times New Roman"/>
          <w:sz w:val="26"/>
          <w:szCs w:val="26"/>
        </w:rPr>
        <w:t>établissement</w:t>
      </w:r>
      <w:r w:rsidRPr="002F45AB">
        <w:rPr>
          <w:rFonts w:ascii="Times New Roman" w:hAnsi="Times New Roman" w:cs="Times New Roman"/>
          <w:sz w:val="26"/>
          <w:szCs w:val="26"/>
        </w:rPr>
        <w:t xml:space="preserve"> sous un délai d’une semaine après la publication des résultats.</w:t>
      </w:r>
      <w:bookmarkEnd w:id="8"/>
    </w:p>
    <w:p w14:paraId="00D6F329" w14:textId="77777777" w:rsidR="00E95EE8" w:rsidRPr="002F45AB" w:rsidRDefault="00E95EE8" w:rsidP="00E95EE8">
      <w:pPr>
        <w:spacing w:before="0" w:line="240" w:lineRule="auto"/>
        <w:ind w:left="0"/>
        <w:rPr>
          <w:rFonts w:ascii="Arial" w:hAnsi="Arial" w:cs="Arial"/>
          <w:sz w:val="10"/>
          <w:szCs w:val="10"/>
        </w:rPr>
      </w:pPr>
    </w:p>
    <w:p w14:paraId="31A3676A" w14:textId="03FBEBDD" w:rsidR="00143B50" w:rsidRPr="00311E89" w:rsidRDefault="00143B50" w:rsidP="00311E89">
      <w:pPr>
        <w:spacing w:before="0" w:line="276" w:lineRule="auto"/>
        <w:ind w:left="0"/>
        <w:rPr>
          <w:rFonts w:ascii="Times New Roman" w:hAnsi="Times New Roman" w:cs="Times New Roman"/>
          <w:b/>
          <w:sz w:val="28"/>
          <w:szCs w:val="28"/>
        </w:rPr>
      </w:pPr>
      <w:bookmarkStart w:id="9" w:name="_bookmark25"/>
      <w:bookmarkStart w:id="10" w:name="_Hlk172380428"/>
      <w:bookmarkEnd w:id="9"/>
      <w:r w:rsidRPr="00311E89">
        <w:rPr>
          <w:rFonts w:ascii="Times New Roman" w:hAnsi="Times New Roman" w:cs="Times New Roman"/>
          <w:b/>
          <w:sz w:val="28"/>
          <w:szCs w:val="28"/>
        </w:rPr>
        <w:t xml:space="preserve">2-3-3-Absences </w:t>
      </w:r>
      <w:r w:rsidR="00757716">
        <w:rPr>
          <w:rFonts w:ascii="Times New Roman" w:hAnsi="Times New Roman" w:cs="Times New Roman"/>
          <w:b/>
          <w:sz w:val="28"/>
          <w:szCs w:val="28"/>
        </w:rPr>
        <w:t xml:space="preserve">aux </w:t>
      </w:r>
      <w:r w:rsidRPr="00311E89">
        <w:rPr>
          <w:rFonts w:ascii="Times New Roman" w:hAnsi="Times New Roman" w:cs="Times New Roman"/>
          <w:b/>
          <w:sz w:val="28"/>
          <w:szCs w:val="28"/>
        </w:rPr>
        <w:t>examens</w:t>
      </w:r>
    </w:p>
    <w:p w14:paraId="6B3794C1" w14:textId="77777777" w:rsidR="00C95D22" w:rsidRPr="002F45AB" w:rsidRDefault="00757716" w:rsidP="00757716">
      <w:pPr>
        <w:spacing w:before="0" w:line="240" w:lineRule="auto"/>
        <w:ind w:left="0"/>
        <w:rPr>
          <w:rFonts w:ascii="Times New Roman" w:hAnsi="Times New Roman" w:cs="Times New Roman"/>
          <w:sz w:val="24"/>
          <w:szCs w:val="24"/>
        </w:rPr>
      </w:pPr>
      <w:r w:rsidRPr="002F45AB">
        <w:rPr>
          <w:rFonts w:ascii="Times New Roman" w:hAnsi="Times New Roman" w:cs="Times New Roman"/>
          <w:sz w:val="24"/>
          <w:szCs w:val="24"/>
        </w:rPr>
        <w:t>Dans les cas d’absences non justifiées, l’étudiant va directement en session 2.</w:t>
      </w:r>
    </w:p>
    <w:p w14:paraId="3A0ED1A9" w14:textId="28E8C7AA" w:rsidR="002F45AB" w:rsidRDefault="00C95D22" w:rsidP="002F45AB">
      <w:pPr>
        <w:spacing w:before="0" w:line="240" w:lineRule="auto"/>
        <w:ind w:left="0"/>
        <w:rPr>
          <w:rFonts w:ascii="Times New Roman" w:hAnsi="Times New Roman" w:cs="Times New Roman"/>
          <w:sz w:val="24"/>
          <w:szCs w:val="24"/>
        </w:rPr>
      </w:pPr>
      <w:r w:rsidRPr="002F45AB">
        <w:rPr>
          <w:rFonts w:ascii="Times New Roman" w:hAnsi="Times New Roman" w:cs="Times New Roman"/>
          <w:sz w:val="24"/>
          <w:szCs w:val="24"/>
        </w:rPr>
        <w:t>Pour les absences justifiées, l’étudiant bénéficie d’une session spéciale</w:t>
      </w:r>
    </w:p>
    <w:p w14:paraId="7282195B" w14:textId="1DE37511" w:rsidR="00E95EE8" w:rsidRPr="002F45AB" w:rsidRDefault="002F45AB" w:rsidP="002F45AB">
      <w:pPr>
        <w:spacing w:before="0" w:line="240" w:lineRule="auto"/>
        <w:ind w:left="0"/>
        <w:rPr>
          <w:rFonts w:ascii="Times New Roman" w:hAnsi="Times New Roman" w:cs="Times New Roman"/>
          <w:sz w:val="24"/>
          <w:szCs w:val="24"/>
        </w:rPr>
      </w:pPr>
      <w:r w:rsidRPr="002F45AB">
        <w:rPr>
          <w:rFonts w:ascii="Times New Roman" w:hAnsi="Times New Roman" w:cs="Times New Roman"/>
          <w:sz w:val="24"/>
          <w:szCs w:val="24"/>
        </w:rPr>
        <w:t xml:space="preserve"> </w:t>
      </w:r>
    </w:p>
    <w:p w14:paraId="181D1522" w14:textId="42AE5DA7" w:rsidR="00143B50" w:rsidRPr="002F481B" w:rsidRDefault="00143B50" w:rsidP="002F45AB">
      <w:pPr>
        <w:spacing w:before="0" w:line="240" w:lineRule="auto"/>
        <w:ind w:left="0"/>
        <w:rPr>
          <w:rFonts w:ascii="Times New Roman" w:hAnsi="Times New Roman" w:cs="Times New Roman"/>
          <w:b/>
          <w:sz w:val="26"/>
          <w:szCs w:val="26"/>
        </w:rPr>
      </w:pPr>
      <w:bookmarkStart w:id="11" w:name="_bookmark27"/>
      <w:bookmarkStart w:id="12" w:name="_Hlk172380781"/>
      <w:bookmarkEnd w:id="10"/>
      <w:bookmarkEnd w:id="11"/>
      <w:r w:rsidRPr="002F481B">
        <w:rPr>
          <w:rFonts w:ascii="Times New Roman" w:hAnsi="Times New Roman" w:cs="Times New Roman"/>
          <w:b/>
          <w:sz w:val="28"/>
          <w:szCs w:val="28"/>
        </w:rPr>
        <w:t>2-3-</w:t>
      </w:r>
      <w:r w:rsidR="00A24AA1" w:rsidRPr="002F481B">
        <w:rPr>
          <w:rFonts w:ascii="Times New Roman" w:hAnsi="Times New Roman" w:cs="Times New Roman"/>
          <w:b/>
          <w:sz w:val="28"/>
          <w:szCs w:val="28"/>
        </w:rPr>
        <w:t>4</w:t>
      </w:r>
      <w:r w:rsidRPr="002F481B">
        <w:rPr>
          <w:rFonts w:ascii="Times New Roman" w:hAnsi="Times New Roman" w:cs="Times New Roman"/>
          <w:b/>
          <w:sz w:val="28"/>
          <w:szCs w:val="28"/>
        </w:rPr>
        <w:t>-</w:t>
      </w:r>
      <w:r w:rsidRPr="002F481B">
        <w:rPr>
          <w:rFonts w:ascii="Times New Roman" w:hAnsi="Times New Roman" w:cs="Times New Roman"/>
          <w:b/>
          <w:spacing w:val="-2"/>
          <w:sz w:val="28"/>
          <w:szCs w:val="28"/>
        </w:rPr>
        <w:t>Fraude</w:t>
      </w:r>
    </w:p>
    <w:p w14:paraId="2EC07B24" w14:textId="34F56718" w:rsidR="00143B50" w:rsidRPr="002F481B" w:rsidRDefault="00143B50" w:rsidP="002F45AB">
      <w:pPr>
        <w:spacing w:before="0" w:line="240" w:lineRule="auto"/>
        <w:ind w:left="0"/>
        <w:rPr>
          <w:rFonts w:ascii="Times New Roman" w:hAnsi="Times New Roman" w:cs="Times New Roman"/>
          <w:sz w:val="26"/>
          <w:szCs w:val="26"/>
        </w:rPr>
      </w:pPr>
      <w:r w:rsidRPr="002F481B">
        <w:rPr>
          <w:rFonts w:ascii="Times New Roman" w:hAnsi="Times New Roman" w:cs="Times New Roman"/>
          <w:b/>
          <w:sz w:val="26"/>
          <w:szCs w:val="26"/>
        </w:rPr>
        <w:t>Extrait</w:t>
      </w:r>
      <w:r w:rsidRPr="002F481B">
        <w:rPr>
          <w:rFonts w:ascii="Times New Roman" w:hAnsi="Times New Roman" w:cs="Times New Roman"/>
          <w:b/>
          <w:spacing w:val="-3"/>
          <w:sz w:val="26"/>
          <w:szCs w:val="26"/>
        </w:rPr>
        <w:t xml:space="preserve"> </w:t>
      </w:r>
      <w:r w:rsidRPr="002F481B">
        <w:rPr>
          <w:rFonts w:ascii="Times New Roman" w:hAnsi="Times New Roman" w:cs="Times New Roman"/>
          <w:b/>
          <w:sz w:val="26"/>
          <w:szCs w:val="26"/>
        </w:rPr>
        <w:t>du</w:t>
      </w:r>
      <w:r w:rsidRPr="002F481B">
        <w:rPr>
          <w:rFonts w:ascii="Times New Roman" w:hAnsi="Times New Roman" w:cs="Times New Roman"/>
          <w:b/>
          <w:spacing w:val="-3"/>
          <w:sz w:val="26"/>
          <w:szCs w:val="26"/>
        </w:rPr>
        <w:t xml:space="preserve"> </w:t>
      </w:r>
      <w:r w:rsidRPr="002F481B">
        <w:rPr>
          <w:rFonts w:ascii="Times New Roman" w:hAnsi="Times New Roman" w:cs="Times New Roman"/>
          <w:b/>
          <w:sz w:val="26"/>
          <w:szCs w:val="26"/>
        </w:rPr>
        <w:t>règlement</w:t>
      </w:r>
      <w:r w:rsidRPr="002F481B">
        <w:rPr>
          <w:rFonts w:ascii="Times New Roman" w:hAnsi="Times New Roman" w:cs="Times New Roman"/>
          <w:b/>
          <w:spacing w:val="-2"/>
          <w:sz w:val="26"/>
          <w:szCs w:val="26"/>
        </w:rPr>
        <w:t xml:space="preserve"> </w:t>
      </w:r>
      <w:r w:rsidRPr="002F481B">
        <w:rPr>
          <w:rFonts w:ascii="Times New Roman" w:hAnsi="Times New Roman" w:cs="Times New Roman"/>
          <w:b/>
          <w:sz w:val="26"/>
          <w:szCs w:val="26"/>
        </w:rPr>
        <w:t>des</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examens -</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risques</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encourus</w:t>
      </w:r>
      <w:r w:rsidRPr="002F481B">
        <w:rPr>
          <w:rFonts w:ascii="Times New Roman" w:hAnsi="Times New Roman" w:cs="Times New Roman"/>
          <w:b/>
          <w:spacing w:val="-2"/>
          <w:sz w:val="26"/>
          <w:szCs w:val="26"/>
        </w:rPr>
        <w:t xml:space="preserve"> </w:t>
      </w:r>
      <w:r w:rsidRPr="002F481B">
        <w:rPr>
          <w:rFonts w:ascii="Times New Roman" w:hAnsi="Times New Roman" w:cs="Times New Roman"/>
          <w:b/>
          <w:sz w:val="26"/>
          <w:szCs w:val="26"/>
        </w:rPr>
        <w:t>en</w:t>
      </w:r>
      <w:r w:rsidRPr="002F481B">
        <w:rPr>
          <w:rFonts w:ascii="Times New Roman" w:hAnsi="Times New Roman" w:cs="Times New Roman"/>
          <w:b/>
          <w:spacing w:val="-2"/>
          <w:sz w:val="26"/>
          <w:szCs w:val="26"/>
        </w:rPr>
        <w:t xml:space="preserve"> </w:t>
      </w:r>
      <w:r w:rsidRPr="002F481B">
        <w:rPr>
          <w:rFonts w:ascii="Times New Roman" w:hAnsi="Times New Roman" w:cs="Times New Roman"/>
          <w:b/>
          <w:sz w:val="26"/>
          <w:szCs w:val="26"/>
        </w:rPr>
        <w:t>cas</w:t>
      </w:r>
      <w:r w:rsidRPr="002F481B">
        <w:rPr>
          <w:rFonts w:ascii="Times New Roman" w:hAnsi="Times New Roman" w:cs="Times New Roman"/>
          <w:b/>
          <w:spacing w:val="-3"/>
          <w:sz w:val="26"/>
          <w:szCs w:val="26"/>
        </w:rPr>
        <w:t xml:space="preserve"> </w:t>
      </w:r>
      <w:r w:rsidRPr="002F481B">
        <w:rPr>
          <w:rFonts w:ascii="Times New Roman" w:hAnsi="Times New Roman" w:cs="Times New Roman"/>
          <w:b/>
          <w:sz w:val="26"/>
          <w:szCs w:val="26"/>
        </w:rPr>
        <w:t>de</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fraude</w:t>
      </w:r>
      <w:r w:rsidRPr="002F481B">
        <w:rPr>
          <w:rFonts w:ascii="Times New Roman" w:hAnsi="Times New Roman" w:cs="Times New Roman"/>
          <w:spacing w:val="-10"/>
          <w:sz w:val="26"/>
          <w:szCs w:val="26"/>
        </w:rPr>
        <w:t>:</w:t>
      </w:r>
    </w:p>
    <w:p w14:paraId="09CBC251"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Les surveillants rappellent en début d'épreuve les risques encourus en cas de fraude. Un document concernant ces risques est affiché à l'entrée de la salle d'examens.</w:t>
      </w:r>
    </w:p>
    <w:p w14:paraId="68EA6607" w14:textId="77777777" w:rsidR="00F56A84" w:rsidRPr="00F56A84" w:rsidRDefault="00F56A84" w:rsidP="00F56A84">
      <w:pPr>
        <w:spacing w:before="0" w:line="240" w:lineRule="auto"/>
        <w:ind w:left="142"/>
        <w:rPr>
          <w:rFonts w:ascii="Times New Roman" w:hAnsi="Times New Roman" w:cs="Times New Roman"/>
          <w:sz w:val="24"/>
          <w:szCs w:val="24"/>
        </w:rPr>
      </w:pPr>
    </w:p>
    <w:p w14:paraId="03591B20"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Avant et pendant les épreuves, le personnel chargé de la surveillance peut, dans le respect des convictions de la personne concernée, demander à tout candidat le retrait momentané d'un accessoire vestimentaire, le temps de procéder aux vérifications nécessaires, notamment pour s'assurer de l'absence de port d'oreillettes ou de montre connectée.</w:t>
      </w:r>
    </w:p>
    <w:p w14:paraId="0C72426A"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 xml:space="preserve">En cas de fraude ou de tentative de fraude ou complicité de fraude, l’étudiant et/ou complice a immédiatement zéro dans l’épreuve ou les épreuves concernées, et doit impérativement se soumettre aux directives des enseignants surveillants en leur remettant tout document ou objet retrouvé chez lui et doit s’abstenir de perturber le déroulement de l’épreuve. Il doit quitter la salle si un surveillant lui demande de le faire.  A la suite de la sanction en salle, c’est à dire le zéro donné, si l’étudiant accusé de fraude, pose des actes d’indiscipline ou contestataires aggravants, il </w:t>
      </w:r>
      <w:commentRangeStart w:id="13"/>
      <w:commentRangeEnd w:id="13"/>
      <w:r w:rsidRPr="00F56A84">
        <w:rPr>
          <w:rFonts w:ascii="Times New Roman" w:hAnsi="Times New Roman" w:cs="Times New Roman"/>
          <w:sz w:val="24"/>
          <w:szCs w:val="24"/>
        </w:rPr>
        <w:commentReference w:id="13"/>
      </w:r>
      <w:r w:rsidRPr="00F56A84">
        <w:rPr>
          <w:rFonts w:ascii="Times New Roman" w:hAnsi="Times New Roman" w:cs="Times New Roman"/>
          <w:sz w:val="24"/>
          <w:szCs w:val="24"/>
        </w:rPr>
        <w:t xml:space="preserve">comparait devant le Conseil de Discipline, laquelle instance peut prendre des sanctions disciplinaires supplémentaires prévues en la matière par la règlementation en vigueur. </w:t>
      </w:r>
    </w:p>
    <w:p w14:paraId="166AA14B"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Sont notamment caractéristiques de la fraude les agissements suivants :</w:t>
      </w:r>
    </w:p>
    <w:p w14:paraId="13BA8A59"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Utilisation non autorisée explicitement de documents et matériels et notamment : calculatrice programmée, téléphone, utilisation de tout autre moyen de communication ou d’information, recours à des antisèches diverses ;</w:t>
      </w:r>
    </w:p>
    <w:p w14:paraId="765A3279"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Manœuvres informatiques non autorisées et notamment : copies de fichiers, recherches dans des répertoires interdits ou consultation de sites internet ;</w:t>
      </w:r>
    </w:p>
    <w:p w14:paraId="7D4F4A5C"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Communication entre candidats ;</w:t>
      </w:r>
    </w:p>
    <w:p w14:paraId="65E495BE"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Substitution de personnes ;</w:t>
      </w:r>
    </w:p>
    <w:p w14:paraId="0D5190A3"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Substitution de copies.</w:t>
      </w:r>
    </w:p>
    <w:p w14:paraId="66FB2A1C" w14:textId="77777777" w:rsidR="00D8547A" w:rsidRPr="00ED4A8C" w:rsidRDefault="00D8547A" w:rsidP="00D8547A">
      <w:pPr>
        <w:spacing w:before="0" w:line="240" w:lineRule="auto"/>
        <w:ind w:left="142"/>
        <w:rPr>
          <w:rFonts w:ascii="Arial" w:hAnsi="Arial" w:cs="Arial"/>
          <w:sz w:val="26"/>
          <w:szCs w:val="26"/>
        </w:rPr>
      </w:pPr>
    </w:p>
    <w:p w14:paraId="18285029" w14:textId="2832DD08" w:rsidR="00D8547A" w:rsidRPr="0039114D" w:rsidRDefault="009634FF" w:rsidP="00D8547A">
      <w:pPr>
        <w:spacing w:before="0" w:line="240" w:lineRule="auto"/>
        <w:ind w:left="142"/>
        <w:rPr>
          <w:rFonts w:ascii="Times New Roman" w:hAnsi="Times New Roman" w:cs="Times New Roman"/>
          <w:b/>
          <w:iCs/>
          <w:sz w:val="40"/>
          <w:szCs w:val="40"/>
        </w:rPr>
      </w:pPr>
      <w:r>
        <w:rPr>
          <w:rFonts w:ascii="Times New Roman" w:hAnsi="Times New Roman" w:cs="Times New Roman"/>
          <w:b/>
          <w:iCs/>
          <w:sz w:val="40"/>
          <w:szCs w:val="40"/>
        </w:rPr>
        <w:t xml:space="preserve">III. </w:t>
      </w:r>
      <w:r w:rsidR="00D8547A" w:rsidRPr="0039114D">
        <w:rPr>
          <w:rFonts w:ascii="Times New Roman" w:hAnsi="Times New Roman" w:cs="Times New Roman"/>
          <w:b/>
          <w:iCs/>
          <w:sz w:val="40"/>
          <w:szCs w:val="40"/>
        </w:rPr>
        <w:t>CONTROLE DE CONNAISSANCE</w:t>
      </w:r>
    </w:p>
    <w:p w14:paraId="28C2CA4A" w14:textId="7A57FFDD" w:rsidR="00D8547A" w:rsidRPr="002F481B" w:rsidRDefault="00D8547A" w:rsidP="00D8547A">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t xml:space="preserve">Les modalités du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des acquis de l’étudiant sont, chaque année, examinées pour avis par les différents conseils</w:t>
      </w:r>
      <w:r w:rsidR="0039114D">
        <w:rPr>
          <w:rFonts w:ascii="Times New Roman" w:hAnsi="Times New Roman" w:cs="Times New Roman"/>
          <w:sz w:val="26"/>
          <w:szCs w:val="26"/>
        </w:rPr>
        <w:t xml:space="preserve"> </w:t>
      </w:r>
      <w:r w:rsidRPr="002F481B">
        <w:rPr>
          <w:rFonts w:ascii="Times New Roman" w:hAnsi="Times New Roman" w:cs="Times New Roman"/>
          <w:sz w:val="26"/>
          <w:szCs w:val="26"/>
        </w:rPr>
        <w:t>puis adoptées par le Conseil d’Administration de l’Université.</w:t>
      </w:r>
    </w:p>
    <w:p w14:paraId="481E5FF4" w14:textId="77777777" w:rsidR="00D8547A" w:rsidRPr="002F481B" w:rsidRDefault="00D8547A" w:rsidP="00D8547A">
      <w:pPr>
        <w:spacing w:before="0" w:line="240" w:lineRule="auto"/>
        <w:ind w:left="142"/>
        <w:rPr>
          <w:rFonts w:ascii="Times New Roman" w:hAnsi="Times New Roman" w:cs="Times New Roman"/>
          <w:sz w:val="26"/>
          <w:szCs w:val="26"/>
        </w:rPr>
      </w:pPr>
    </w:p>
    <w:p w14:paraId="53D73067" w14:textId="023EB36E" w:rsidR="00D8547A" w:rsidRPr="002F481B" w:rsidRDefault="00D8547A" w:rsidP="00D8547A">
      <w:pPr>
        <w:spacing w:before="0" w:line="240" w:lineRule="auto"/>
        <w:ind w:left="142"/>
        <w:rPr>
          <w:rFonts w:ascii="Times New Roman" w:hAnsi="Times New Roman" w:cs="Times New Roman"/>
          <w:b/>
          <w:bCs/>
          <w:sz w:val="32"/>
          <w:szCs w:val="32"/>
        </w:rPr>
      </w:pPr>
      <w:bookmarkStart w:id="14" w:name="_bookmark33"/>
      <w:bookmarkEnd w:id="14"/>
      <w:r w:rsidRPr="002F481B">
        <w:rPr>
          <w:rFonts w:ascii="Times New Roman" w:hAnsi="Times New Roman" w:cs="Times New Roman"/>
          <w:b/>
          <w:bCs/>
          <w:sz w:val="32"/>
          <w:szCs w:val="32"/>
        </w:rPr>
        <w:t>3-1</w:t>
      </w:r>
      <w:r w:rsidRPr="002F481B">
        <w:rPr>
          <w:rFonts w:ascii="Times New Roman" w:hAnsi="Times New Roman" w:cs="Times New Roman"/>
          <w:b/>
          <w:bCs/>
          <w:spacing w:val="-49"/>
          <w:sz w:val="32"/>
          <w:szCs w:val="32"/>
        </w:rPr>
        <w:t xml:space="preserve"> </w:t>
      </w:r>
      <w:r w:rsidRPr="002F481B">
        <w:rPr>
          <w:rFonts w:ascii="Times New Roman" w:hAnsi="Times New Roman" w:cs="Times New Roman"/>
          <w:b/>
          <w:bCs/>
          <w:sz w:val="32"/>
          <w:szCs w:val="32"/>
        </w:rPr>
        <w:t>-Évaluation</w:t>
      </w:r>
      <w:r w:rsidRPr="002F481B">
        <w:rPr>
          <w:rFonts w:ascii="Times New Roman" w:hAnsi="Times New Roman" w:cs="Times New Roman"/>
          <w:b/>
          <w:bCs/>
          <w:spacing w:val="-2"/>
          <w:sz w:val="32"/>
          <w:szCs w:val="32"/>
        </w:rPr>
        <w:t xml:space="preserve"> continue</w:t>
      </w:r>
    </w:p>
    <w:p w14:paraId="2D04A335" w14:textId="5B8A91A3" w:rsidR="00D8547A" w:rsidRPr="002F481B" w:rsidRDefault="00D8547A" w:rsidP="00D8547A">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t>La note de contrôle continu est attribuée sur la base d’au minimum deux évaluations clairement identifiées</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et précisées</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aux</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étudiants,</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au début de l’enseignement, par</w:t>
      </w:r>
      <w:r w:rsidRPr="002F481B">
        <w:rPr>
          <w:rFonts w:ascii="Times New Roman" w:hAnsi="Times New Roman" w:cs="Times New Roman"/>
          <w:spacing w:val="-1"/>
          <w:sz w:val="26"/>
          <w:szCs w:val="26"/>
        </w:rPr>
        <w:t xml:space="preserve"> </w:t>
      </w:r>
      <w:r w:rsidRPr="002F481B">
        <w:rPr>
          <w:rFonts w:ascii="Times New Roman" w:hAnsi="Times New Roman" w:cs="Times New Roman"/>
          <w:sz w:val="26"/>
          <w:szCs w:val="26"/>
        </w:rPr>
        <w:t>l’équipe pédagogique concernée. Il peut être organisé pendant les séances d’enseignement et prendre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la forme d’une épreuve écrite, d’un oral ou d’une remise d’une production écrite de l’étudiant, avec ou sans soutenance orale.</w:t>
      </w:r>
    </w:p>
    <w:p w14:paraId="6546033C" w14:textId="6E01F45A" w:rsidR="00D8547A" w:rsidRPr="002F481B" w:rsidRDefault="00D8547A" w:rsidP="00D8547A">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lastRenderedPageBreak/>
        <w:t xml:space="preserve">Il peut également être organisé en dehors des séances de TD, sous forme d’une épreuve commune à différents groupes, pour une durée qui sera déterminée par l’équipe pédagogique, ou sous forme d’un travail à faire à </w:t>
      </w:r>
      <w:r w:rsidRPr="002F481B">
        <w:rPr>
          <w:rFonts w:ascii="Times New Roman" w:hAnsi="Times New Roman" w:cs="Times New Roman"/>
          <w:spacing w:val="-2"/>
          <w:sz w:val="26"/>
          <w:szCs w:val="26"/>
        </w:rPr>
        <w:t>domicile.</w:t>
      </w:r>
    </w:p>
    <w:bookmarkEnd w:id="12"/>
    <w:p w14:paraId="35558B6A" w14:textId="1B8F42AA" w:rsidR="005522D0" w:rsidRPr="002F481B" w:rsidRDefault="005522D0" w:rsidP="00ED4A8C">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t>La</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contrôle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continu</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représente</w:t>
      </w:r>
      <w:r w:rsidRPr="002F481B">
        <w:rPr>
          <w:rFonts w:ascii="Times New Roman" w:hAnsi="Times New Roman" w:cs="Times New Roman"/>
          <w:spacing w:val="-2"/>
          <w:sz w:val="26"/>
          <w:szCs w:val="26"/>
        </w:rPr>
        <w:t xml:space="preserve"> </w:t>
      </w:r>
      <w:r w:rsidR="0039114D">
        <w:rPr>
          <w:rFonts w:ascii="Times New Roman" w:hAnsi="Times New Roman" w:cs="Times New Roman"/>
          <w:b/>
          <w:sz w:val="26"/>
          <w:szCs w:val="26"/>
          <w:u w:val="single"/>
        </w:rPr>
        <w:t>4</w:t>
      </w:r>
      <w:r w:rsidRPr="002F481B">
        <w:rPr>
          <w:rFonts w:ascii="Times New Roman" w:hAnsi="Times New Roman" w:cs="Times New Roman"/>
          <w:b/>
          <w:sz w:val="26"/>
          <w:szCs w:val="26"/>
          <w:u w:val="single"/>
        </w:rPr>
        <w:t>0%</w:t>
      </w:r>
      <w:r w:rsidRPr="002F481B">
        <w:rPr>
          <w:rFonts w:ascii="Times New Roman" w:hAnsi="Times New Roman" w:cs="Times New Roman"/>
          <w:b/>
          <w:spacing w:val="-4"/>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3"/>
          <w:sz w:val="26"/>
          <w:szCs w:val="26"/>
        </w:rPr>
        <w:t xml:space="preserve"> </w:t>
      </w:r>
      <w:r w:rsidRPr="002F481B">
        <w:rPr>
          <w:rFonts w:ascii="Times New Roman" w:hAnsi="Times New Roman" w:cs="Times New Roman"/>
          <w:spacing w:val="-2"/>
          <w:sz w:val="26"/>
          <w:szCs w:val="26"/>
        </w:rPr>
        <w:t>finale.</w:t>
      </w:r>
    </w:p>
    <w:p w14:paraId="76834842" w14:textId="3A14AF42" w:rsidR="005522D0" w:rsidRPr="002F481B" w:rsidRDefault="005522D0" w:rsidP="00ED4A8C">
      <w:pPr>
        <w:spacing w:before="0" w:line="240" w:lineRule="auto"/>
        <w:ind w:left="142"/>
        <w:rPr>
          <w:rFonts w:ascii="Times New Roman" w:hAnsi="Times New Roman" w:cs="Times New Roman"/>
          <w:sz w:val="26"/>
          <w:szCs w:val="26"/>
        </w:rPr>
      </w:pPr>
      <w:r w:rsidRPr="002F481B">
        <w:rPr>
          <w:rFonts w:ascii="Times New Roman" w:hAnsi="Times New Roman" w:cs="Times New Roman"/>
          <w:b/>
          <w:sz w:val="26"/>
          <w:szCs w:val="26"/>
        </w:rPr>
        <w:t>En première session</w:t>
      </w:r>
      <w:r w:rsidRPr="002F481B">
        <w:rPr>
          <w:rFonts w:ascii="Times New Roman" w:hAnsi="Times New Roman" w:cs="Times New Roman"/>
          <w:sz w:val="26"/>
          <w:szCs w:val="26"/>
        </w:rPr>
        <w:t xml:space="preserve">, le contrôle continu se conjugue au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terminal pour constituer la note finale attribuée à l’étudiant. La note de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terminal représente </w:t>
      </w:r>
      <w:r w:rsidR="0039114D">
        <w:rPr>
          <w:rFonts w:ascii="Times New Roman" w:hAnsi="Times New Roman" w:cs="Times New Roman"/>
          <w:sz w:val="26"/>
          <w:szCs w:val="26"/>
        </w:rPr>
        <w:t>60</w:t>
      </w:r>
      <w:r w:rsidRPr="002F481B">
        <w:rPr>
          <w:rFonts w:ascii="Times New Roman" w:hAnsi="Times New Roman" w:cs="Times New Roman"/>
          <w:sz w:val="26"/>
          <w:szCs w:val="26"/>
        </w:rPr>
        <w:t>% de la note finale.</w:t>
      </w:r>
    </w:p>
    <w:p w14:paraId="021A594C" w14:textId="356ACC58" w:rsidR="005522D0" w:rsidRPr="00ED4A8C" w:rsidRDefault="005522D0" w:rsidP="00ED4A8C">
      <w:pPr>
        <w:spacing w:before="0" w:line="240" w:lineRule="auto"/>
        <w:ind w:left="142"/>
        <w:rPr>
          <w:rFonts w:ascii="Arial" w:hAnsi="Arial" w:cs="Arial"/>
          <w:sz w:val="26"/>
          <w:szCs w:val="26"/>
        </w:rPr>
      </w:pPr>
      <w:r w:rsidRPr="002F481B">
        <w:rPr>
          <w:rFonts w:ascii="Times New Roman" w:hAnsi="Times New Roman" w:cs="Times New Roman"/>
          <w:b/>
          <w:sz w:val="26"/>
          <w:szCs w:val="26"/>
        </w:rPr>
        <w:t>En</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seconde</w:t>
      </w:r>
      <w:r w:rsidRPr="002F481B">
        <w:rPr>
          <w:rFonts w:ascii="Times New Roman" w:hAnsi="Times New Roman" w:cs="Times New Roman"/>
          <w:b/>
          <w:spacing w:val="-6"/>
          <w:sz w:val="26"/>
          <w:szCs w:val="26"/>
        </w:rPr>
        <w:t xml:space="preserve"> </w:t>
      </w:r>
      <w:r w:rsidRPr="002F481B">
        <w:rPr>
          <w:rFonts w:ascii="Times New Roman" w:hAnsi="Times New Roman" w:cs="Times New Roman"/>
          <w:b/>
          <w:sz w:val="26"/>
          <w:szCs w:val="26"/>
        </w:rPr>
        <w:t>session,</w:t>
      </w:r>
      <w:r w:rsidRPr="002F481B">
        <w:rPr>
          <w:rFonts w:ascii="Times New Roman" w:hAnsi="Times New Roman" w:cs="Times New Roman"/>
          <w:b/>
          <w:spacing w:val="-5"/>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3"/>
          <w:sz w:val="26"/>
          <w:szCs w:val="26"/>
        </w:rPr>
        <w:t xml:space="preserv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continu</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est</w:t>
      </w:r>
      <w:r w:rsidRPr="002F481B">
        <w:rPr>
          <w:rFonts w:ascii="Times New Roman" w:hAnsi="Times New Roman" w:cs="Times New Roman"/>
          <w:spacing w:val="-5"/>
          <w:sz w:val="26"/>
          <w:szCs w:val="26"/>
        </w:rPr>
        <w:t xml:space="preserve"> </w:t>
      </w:r>
      <w:r w:rsidRPr="002F481B">
        <w:rPr>
          <w:rFonts w:ascii="Times New Roman" w:hAnsi="Times New Roman" w:cs="Times New Roman"/>
          <w:sz w:val="26"/>
          <w:szCs w:val="26"/>
        </w:rPr>
        <w:t>conservée</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en</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session</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2</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si</w:t>
      </w:r>
      <w:r w:rsidRPr="002F481B">
        <w:rPr>
          <w:rFonts w:ascii="Times New Roman" w:hAnsi="Times New Roman" w:cs="Times New Roman"/>
          <w:spacing w:val="-5"/>
          <w:sz w:val="26"/>
          <w:szCs w:val="26"/>
        </w:rPr>
        <w:t xml:space="preserve"> </w:t>
      </w:r>
      <w:r w:rsidRPr="002F481B">
        <w:rPr>
          <w:rFonts w:ascii="Times New Roman" w:hAnsi="Times New Roman" w:cs="Times New Roman"/>
          <w:sz w:val="26"/>
          <w:szCs w:val="26"/>
        </w:rPr>
        <w:t>elle</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est</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favorable</w:t>
      </w:r>
      <w:r w:rsidRPr="002F481B">
        <w:rPr>
          <w:rFonts w:ascii="Times New Roman" w:hAnsi="Times New Roman" w:cs="Times New Roman"/>
          <w:spacing w:val="-1"/>
          <w:sz w:val="26"/>
          <w:szCs w:val="26"/>
        </w:rPr>
        <w:t xml:space="preserve"> </w:t>
      </w:r>
      <w:r w:rsidRPr="002F481B">
        <w:rPr>
          <w:rFonts w:ascii="Times New Roman" w:hAnsi="Times New Roman" w:cs="Times New Roman"/>
          <w:sz w:val="26"/>
          <w:szCs w:val="26"/>
        </w:rPr>
        <w:t>à</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l’étudiant.</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Par conséquent,</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si</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14"/>
          <w:sz w:val="26"/>
          <w:szCs w:val="26"/>
        </w:rPr>
        <w:t xml:space="preserv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terminal</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session</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2</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est</w:t>
      </w:r>
      <w:r w:rsidRPr="002F481B">
        <w:rPr>
          <w:rFonts w:ascii="Times New Roman" w:hAnsi="Times New Roman" w:cs="Times New Roman"/>
          <w:spacing w:val="-12"/>
          <w:sz w:val="26"/>
          <w:szCs w:val="26"/>
        </w:rPr>
        <w:t xml:space="preserve"> </w:t>
      </w:r>
      <w:r w:rsidRPr="002F481B">
        <w:rPr>
          <w:rFonts w:ascii="Times New Roman" w:hAnsi="Times New Roman" w:cs="Times New Roman"/>
          <w:sz w:val="26"/>
          <w:szCs w:val="26"/>
        </w:rPr>
        <w:t>supérieure</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à</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13"/>
          <w:sz w:val="26"/>
          <w:szCs w:val="26"/>
        </w:rPr>
        <w:t xml:space="preserv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continu,</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cette</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 xml:space="preserve">dernière n’est pas conservée. La note finale est alors égale à la note de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terminal</w:t>
      </w:r>
      <w:r w:rsidRPr="00ED4A8C">
        <w:rPr>
          <w:rFonts w:ascii="Arial" w:hAnsi="Arial" w:cs="Arial"/>
          <w:sz w:val="26"/>
          <w:szCs w:val="26"/>
        </w:rPr>
        <w:t xml:space="preserve"> </w:t>
      </w:r>
      <w:r w:rsidRPr="00FC3D21">
        <w:rPr>
          <w:rFonts w:ascii="Times New Roman" w:hAnsi="Times New Roman" w:cs="Times New Roman"/>
          <w:sz w:val="26"/>
          <w:szCs w:val="26"/>
        </w:rPr>
        <w:t xml:space="preserve">(cf. encadré </w:t>
      </w:r>
      <w:r w:rsidR="00FC3D21">
        <w:rPr>
          <w:rFonts w:ascii="Times New Roman" w:hAnsi="Times New Roman" w:cs="Times New Roman"/>
          <w:sz w:val="26"/>
          <w:szCs w:val="26"/>
        </w:rPr>
        <w:t>1</w:t>
      </w:r>
      <w:r w:rsidRPr="00FC3D21">
        <w:rPr>
          <w:rFonts w:ascii="Times New Roman" w:hAnsi="Times New Roman" w:cs="Times New Roman"/>
          <w:sz w:val="26"/>
          <w:szCs w:val="26"/>
        </w:rPr>
        <w:t>).</w:t>
      </w:r>
    </w:p>
    <w:p w14:paraId="47E077A0" w14:textId="463698E0" w:rsidR="005522D0" w:rsidRPr="00FC3D21" w:rsidRDefault="00FC3D21" w:rsidP="00FC3D21">
      <w:pPr>
        <w:spacing w:before="0"/>
        <w:ind w:left="0"/>
        <w:rPr>
          <w:rFonts w:ascii="Times New Roman" w:hAnsi="Times New Roman" w:cs="Times New Roman"/>
          <w:b/>
          <w:bCs/>
          <w:color w:val="000000" w:themeColor="text1"/>
          <w:spacing w:val="-4"/>
          <w:sz w:val="24"/>
          <w:szCs w:val="24"/>
        </w:rPr>
      </w:pPr>
      <w:r w:rsidRPr="00FC3D21">
        <w:rPr>
          <w:rFonts w:ascii="Times New Roman" w:hAnsi="Times New Roman" w:cs="Times New Roman"/>
          <w:b/>
          <w:bCs/>
          <w:color w:val="000000" w:themeColor="text1"/>
          <w:sz w:val="24"/>
          <w:szCs w:val="24"/>
        </w:rPr>
        <w:t>Encadré</w:t>
      </w:r>
      <w:r w:rsidRPr="00FC3D21">
        <w:rPr>
          <w:rFonts w:ascii="Times New Roman" w:hAnsi="Times New Roman" w:cs="Times New Roman"/>
          <w:b/>
          <w:bCs/>
          <w:color w:val="000000" w:themeColor="text1"/>
          <w:spacing w:val="-2"/>
          <w:sz w:val="24"/>
          <w:szCs w:val="24"/>
        </w:rPr>
        <w:t xml:space="preserve"> </w:t>
      </w:r>
      <w:r w:rsidRPr="00FC3D21">
        <w:rPr>
          <w:rFonts w:ascii="Times New Roman" w:hAnsi="Times New Roman" w:cs="Times New Roman"/>
          <w:b/>
          <w:bCs/>
          <w:color w:val="000000" w:themeColor="text1"/>
          <w:spacing w:val="-4"/>
          <w:sz w:val="24"/>
          <w:szCs w:val="24"/>
        </w:rPr>
        <w:t>n°</w:t>
      </w:r>
      <w:r>
        <w:rPr>
          <w:rFonts w:ascii="Times New Roman" w:hAnsi="Times New Roman" w:cs="Times New Roman"/>
          <w:b/>
          <w:bCs/>
          <w:color w:val="000000" w:themeColor="text1"/>
          <w:spacing w:val="-4"/>
          <w:sz w:val="24"/>
          <w:szCs w:val="24"/>
        </w:rPr>
        <w:t>1</w:t>
      </w:r>
      <w:r w:rsidRPr="00FC3D21">
        <w:rPr>
          <w:rFonts w:ascii="Times New Roman" w:hAnsi="Times New Roman" w:cs="Times New Roman"/>
          <w:b/>
          <w:bCs/>
          <w:color w:val="000000" w:themeColor="text1"/>
          <w:spacing w:val="-4"/>
          <w:sz w:val="24"/>
          <w:szCs w:val="24"/>
        </w:rPr>
        <w:t>.</w:t>
      </w:r>
    </w:p>
    <w:tbl>
      <w:tblPr>
        <w:tblStyle w:val="Grilledutableau"/>
        <w:tblW w:w="0" w:type="auto"/>
        <w:tblInd w:w="142" w:type="dxa"/>
        <w:tblLook w:val="04A0" w:firstRow="1" w:lastRow="0" w:firstColumn="1" w:lastColumn="0" w:noHBand="0" w:noVBand="1"/>
      </w:tblPr>
      <w:tblGrid>
        <w:gridCol w:w="10470"/>
      </w:tblGrid>
      <w:tr w:rsidR="00FC3D21" w:rsidRPr="00FC3D21" w14:paraId="1C7817D5" w14:textId="77777777" w:rsidTr="00FC3D21">
        <w:trPr>
          <w:trHeight w:val="2797"/>
        </w:trPr>
        <w:tc>
          <w:tcPr>
            <w:tcW w:w="10470" w:type="dxa"/>
          </w:tcPr>
          <w:p w14:paraId="1F951100" w14:textId="77777777" w:rsidR="00FC3D21" w:rsidRPr="00FC3D21" w:rsidRDefault="00FC3D21" w:rsidP="00892A56">
            <w:pPr>
              <w:pStyle w:val="Corpsdetexte"/>
              <w:spacing w:before="15"/>
              <w:ind w:left="0"/>
              <w:rPr>
                <w:color w:val="000000" w:themeColor="text1"/>
              </w:rPr>
            </w:pPr>
            <w:r w:rsidRPr="00FC3D21">
              <w:rPr>
                <w:color w:val="000000" w:themeColor="text1"/>
              </w:rPr>
              <w:t>Exemple</w:t>
            </w:r>
            <w:r w:rsidRPr="00FC3D21">
              <w:rPr>
                <w:color w:val="000000" w:themeColor="text1"/>
                <w:spacing w:val="-12"/>
              </w:rPr>
              <w:t xml:space="preserve"> </w:t>
            </w:r>
            <w:r w:rsidRPr="00FC3D21">
              <w:rPr>
                <w:color w:val="000000" w:themeColor="text1"/>
              </w:rPr>
              <w:t>:</w:t>
            </w:r>
            <w:r w:rsidRPr="00FC3D21">
              <w:rPr>
                <w:color w:val="000000" w:themeColor="text1"/>
                <w:spacing w:val="-11"/>
              </w:rPr>
              <w:t xml:space="preserve"> </w:t>
            </w:r>
            <w:r w:rsidRPr="00FC3D21">
              <w:rPr>
                <w:color w:val="000000" w:themeColor="text1"/>
              </w:rPr>
              <w:t>L’étudiant</w:t>
            </w:r>
            <w:r w:rsidRPr="00FC3D21">
              <w:rPr>
                <w:color w:val="000000" w:themeColor="text1"/>
                <w:spacing w:val="-13"/>
              </w:rPr>
              <w:t xml:space="preserve"> </w:t>
            </w:r>
            <w:r w:rsidRPr="00FC3D21">
              <w:rPr>
                <w:color w:val="000000" w:themeColor="text1"/>
              </w:rPr>
              <w:t>doit</w:t>
            </w:r>
            <w:r w:rsidRPr="00FC3D21">
              <w:rPr>
                <w:color w:val="000000" w:themeColor="text1"/>
                <w:spacing w:val="-14"/>
              </w:rPr>
              <w:t xml:space="preserve"> </w:t>
            </w:r>
            <w:r w:rsidRPr="00FC3D21">
              <w:rPr>
                <w:color w:val="000000" w:themeColor="text1"/>
              </w:rPr>
              <w:t>repasser</w:t>
            </w:r>
            <w:r w:rsidRPr="00FC3D21">
              <w:rPr>
                <w:color w:val="000000" w:themeColor="text1"/>
                <w:spacing w:val="-14"/>
              </w:rPr>
              <w:t xml:space="preserve"> </w:t>
            </w:r>
            <w:r w:rsidRPr="00FC3D21">
              <w:rPr>
                <w:color w:val="000000" w:themeColor="text1"/>
              </w:rPr>
              <w:t>en</w:t>
            </w:r>
            <w:r w:rsidRPr="00FC3D21">
              <w:rPr>
                <w:color w:val="000000" w:themeColor="text1"/>
                <w:spacing w:val="-14"/>
              </w:rPr>
              <w:t xml:space="preserve"> </w:t>
            </w:r>
            <w:r w:rsidRPr="00FC3D21">
              <w:rPr>
                <w:color w:val="000000" w:themeColor="text1"/>
              </w:rPr>
              <w:t>2</w:t>
            </w:r>
            <w:r w:rsidRPr="00FC3D21">
              <w:rPr>
                <w:color w:val="000000" w:themeColor="text1"/>
                <w:vertAlign w:val="superscript"/>
              </w:rPr>
              <w:t>ème</w:t>
            </w:r>
            <w:r w:rsidRPr="00FC3D21">
              <w:rPr>
                <w:color w:val="000000" w:themeColor="text1"/>
                <w:spacing w:val="-12"/>
              </w:rPr>
              <w:t xml:space="preserve"> </w:t>
            </w:r>
            <w:r w:rsidRPr="00FC3D21">
              <w:rPr>
                <w:color w:val="000000" w:themeColor="text1"/>
              </w:rPr>
              <w:t>session</w:t>
            </w:r>
            <w:r w:rsidRPr="00FC3D21">
              <w:rPr>
                <w:color w:val="000000" w:themeColor="text1"/>
                <w:spacing w:val="-14"/>
              </w:rPr>
              <w:t xml:space="preserve"> </w:t>
            </w:r>
            <w:r w:rsidRPr="00FC3D21">
              <w:rPr>
                <w:color w:val="000000" w:themeColor="text1"/>
              </w:rPr>
              <w:t>la</w:t>
            </w:r>
            <w:r w:rsidRPr="00FC3D21">
              <w:rPr>
                <w:color w:val="000000" w:themeColor="text1"/>
                <w:spacing w:val="-14"/>
              </w:rPr>
              <w:t xml:space="preserve"> </w:t>
            </w:r>
            <w:r w:rsidRPr="00FC3D21">
              <w:rPr>
                <w:color w:val="000000" w:themeColor="text1"/>
              </w:rPr>
              <w:t>matière</w:t>
            </w:r>
            <w:r w:rsidRPr="00FC3D21">
              <w:rPr>
                <w:color w:val="000000" w:themeColor="text1"/>
                <w:spacing w:val="-13"/>
              </w:rPr>
              <w:t xml:space="preserve"> </w:t>
            </w:r>
            <w:r w:rsidRPr="00FC3D21">
              <w:rPr>
                <w:color w:val="000000" w:themeColor="text1"/>
              </w:rPr>
              <w:t>1,</w:t>
            </w:r>
            <w:r w:rsidRPr="00FC3D21">
              <w:rPr>
                <w:color w:val="000000" w:themeColor="text1"/>
                <w:spacing w:val="-13"/>
              </w:rPr>
              <w:t xml:space="preserve"> </w:t>
            </w:r>
            <w:r w:rsidRPr="00FC3D21">
              <w:rPr>
                <w:color w:val="000000" w:themeColor="text1"/>
              </w:rPr>
              <w:t>évaluée</w:t>
            </w:r>
            <w:r w:rsidRPr="00FC3D21">
              <w:rPr>
                <w:color w:val="000000" w:themeColor="text1"/>
                <w:spacing w:val="-14"/>
              </w:rPr>
              <w:t xml:space="preserve"> </w:t>
            </w:r>
            <w:r w:rsidRPr="00FC3D21">
              <w:rPr>
                <w:color w:val="000000" w:themeColor="text1"/>
              </w:rPr>
              <w:t>par</w:t>
            </w:r>
            <w:r w:rsidRPr="00FC3D21">
              <w:rPr>
                <w:color w:val="000000" w:themeColor="text1"/>
                <w:spacing w:val="-14"/>
              </w:rPr>
              <w:t xml:space="preserve"> </w:t>
            </w:r>
            <w:r w:rsidRPr="00FC3D21">
              <w:rPr>
                <w:color w:val="000000" w:themeColor="text1"/>
              </w:rPr>
              <w:t>contrôle</w:t>
            </w:r>
            <w:r w:rsidRPr="00FC3D21">
              <w:rPr>
                <w:color w:val="000000" w:themeColor="text1"/>
                <w:spacing w:val="-14"/>
              </w:rPr>
              <w:t xml:space="preserve"> </w:t>
            </w:r>
            <w:r w:rsidRPr="00FC3D21">
              <w:rPr>
                <w:color w:val="000000" w:themeColor="text1"/>
              </w:rPr>
              <w:t>continu</w:t>
            </w:r>
            <w:r w:rsidRPr="00FC3D21">
              <w:rPr>
                <w:color w:val="000000" w:themeColor="text1"/>
                <w:spacing w:val="-13"/>
              </w:rPr>
              <w:t xml:space="preserve"> </w:t>
            </w:r>
            <w:r w:rsidRPr="00FC3D21">
              <w:rPr>
                <w:color w:val="000000" w:themeColor="text1"/>
              </w:rPr>
              <w:t>et</w:t>
            </w:r>
            <w:r w:rsidRPr="00FC3D21">
              <w:rPr>
                <w:color w:val="000000" w:themeColor="text1"/>
                <w:spacing w:val="-13"/>
              </w:rPr>
              <w:t xml:space="preserve"> </w:t>
            </w:r>
            <w:r w:rsidRPr="00FC3D21">
              <w:rPr>
                <w:color w:val="000000" w:themeColor="text1"/>
              </w:rPr>
              <w:t>contrôle</w:t>
            </w:r>
            <w:r w:rsidRPr="00FC3D21">
              <w:rPr>
                <w:color w:val="000000" w:themeColor="text1"/>
                <w:spacing w:val="-14"/>
              </w:rPr>
              <w:t xml:space="preserve"> </w:t>
            </w:r>
            <w:r w:rsidRPr="00FC3D21">
              <w:rPr>
                <w:color w:val="000000" w:themeColor="text1"/>
              </w:rPr>
              <w:t>terminal. Il a obtenu 12 en contrôle continu dans cette matière.</w:t>
            </w:r>
          </w:p>
          <w:p w14:paraId="34B9EB0B" w14:textId="77777777" w:rsidR="00FC3D21" w:rsidRPr="00FC3D21" w:rsidRDefault="00FC3D21" w:rsidP="00892A56">
            <w:pPr>
              <w:pStyle w:val="Corpsdetexte"/>
              <w:numPr>
                <w:ilvl w:val="0"/>
                <w:numId w:val="16"/>
              </w:numPr>
              <w:tabs>
                <w:tab w:val="left" w:pos="236"/>
              </w:tabs>
              <w:spacing w:before="1"/>
              <w:ind w:left="142" w:hanging="129"/>
              <w:rPr>
                <w:color w:val="000000" w:themeColor="text1"/>
              </w:rPr>
            </w:pPr>
            <w:r w:rsidRPr="00FC3D21">
              <w:rPr>
                <w:color w:val="000000" w:themeColor="text1"/>
                <w:u w:val="single"/>
              </w:rPr>
              <w:t>Hypothèse</w:t>
            </w:r>
            <w:r w:rsidRPr="00FC3D21">
              <w:rPr>
                <w:color w:val="000000" w:themeColor="text1"/>
                <w:spacing w:val="-4"/>
                <w:u w:val="single"/>
              </w:rPr>
              <w:t xml:space="preserve"> </w:t>
            </w:r>
            <w:r w:rsidRPr="00FC3D21">
              <w:rPr>
                <w:color w:val="000000" w:themeColor="text1"/>
                <w:u w:val="single"/>
              </w:rPr>
              <w:t>1</w:t>
            </w:r>
            <w:r w:rsidRPr="00FC3D21">
              <w:rPr>
                <w:color w:val="000000" w:themeColor="text1"/>
                <w:spacing w:val="-3"/>
              </w:rPr>
              <w:t xml:space="preserve"> </w:t>
            </w:r>
            <w:r w:rsidRPr="00FC3D21">
              <w:rPr>
                <w:color w:val="000000" w:themeColor="text1"/>
              </w:rPr>
              <w:t>:</w:t>
            </w:r>
            <w:r w:rsidRPr="00FC3D21">
              <w:rPr>
                <w:color w:val="000000" w:themeColor="text1"/>
                <w:spacing w:val="-2"/>
              </w:rPr>
              <w:t xml:space="preserve"> </w:t>
            </w:r>
            <w:r w:rsidRPr="00FC3D21">
              <w:rPr>
                <w:color w:val="000000" w:themeColor="text1"/>
              </w:rPr>
              <w:t>Il</w:t>
            </w:r>
            <w:r w:rsidRPr="00FC3D21">
              <w:rPr>
                <w:color w:val="000000" w:themeColor="text1"/>
                <w:spacing w:val="-2"/>
              </w:rPr>
              <w:t xml:space="preserve"> </w:t>
            </w:r>
            <w:r w:rsidRPr="00FC3D21">
              <w:rPr>
                <w:color w:val="000000" w:themeColor="text1"/>
              </w:rPr>
              <w:t>obtient</w:t>
            </w:r>
            <w:r w:rsidRPr="00FC3D21">
              <w:rPr>
                <w:color w:val="000000" w:themeColor="text1"/>
                <w:spacing w:val="-2"/>
              </w:rPr>
              <w:t xml:space="preserve"> </w:t>
            </w:r>
            <w:r w:rsidRPr="00FC3D21">
              <w:rPr>
                <w:color w:val="000000" w:themeColor="text1"/>
              </w:rPr>
              <w:t>13.5</w:t>
            </w:r>
            <w:r w:rsidRPr="00FC3D21">
              <w:rPr>
                <w:color w:val="000000" w:themeColor="text1"/>
                <w:spacing w:val="-3"/>
              </w:rPr>
              <w:t xml:space="preserve"> </w:t>
            </w:r>
            <w:r w:rsidRPr="00FC3D21">
              <w:rPr>
                <w:color w:val="000000" w:themeColor="text1"/>
              </w:rPr>
              <w:t>à</w:t>
            </w:r>
            <w:r w:rsidRPr="00FC3D21">
              <w:rPr>
                <w:color w:val="000000" w:themeColor="text1"/>
                <w:spacing w:val="-2"/>
              </w:rPr>
              <w:t xml:space="preserve"> </w:t>
            </w:r>
            <w:r w:rsidRPr="00FC3D21">
              <w:rPr>
                <w:color w:val="000000" w:themeColor="text1"/>
              </w:rPr>
              <w:t>l’examen</w:t>
            </w:r>
            <w:r w:rsidRPr="00FC3D21">
              <w:rPr>
                <w:color w:val="000000" w:themeColor="text1"/>
                <w:spacing w:val="-3"/>
              </w:rPr>
              <w:t xml:space="preserve"> </w:t>
            </w:r>
            <w:r w:rsidRPr="00FC3D21">
              <w:rPr>
                <w:color w:val="000000" w:themeColor="text1"/>
              </w:rPr>
              <w:t>de</w:t>
            </w:r>
            <w:r w:rsidRPr="00FC3D21">
              <w:rPr>
                <w:color w:val="000000" w:themeColor="text1"/>
                <w:spacing w:val="-3"/>
              </w:rPr>
              <w:t xml:space="preserve"> </w:t>
            </w:r>
            <w:r w:rsidRPr="00FC3D21">
              <w:rPr>
                <w:color w:val="000000" w:themeColor="text1"/>
              </w:rPr>
              <w:t>la</w:t>
            </w:r>
            <w:r w:rsidRPr="00FC3D21">
              <w:rPr>
                <w:color w:val="000000" w:themeColor="text1"/>
                <w:spacing w:val="-5"/>
              </w:rPr>
              <w:t xml:space="preserve"> </w:t>
            </w:r>
            <w:r w:rsidRPr="00FC3D21">
              <w:rPr>
                <w:color w:val="000000" w:themeColor="text1"/>
              </w:rPr>
              <w:t>session</w:t>
            </w:r>
            <w:r w:rsidRPr="00FC3D21">
              <w:rPr>
                <w:color w:val="000000" w:themeColor="text1"/>
                <w:spacing w:val="-2"/>
              </w:rPr>
              <w:t xml:space="preserve"> </w:t>
            </w:r>
            <w:r w:rsidRPr="00FC3D21">
              <w:rPr>
                <w:color w:val="000000" w:themeColor="text1"/>
                <w:spacing w:val="-10"/>
              </w:rPr>
              <w:t>2</w:t>
            </w:r>
          </w:p>
          <w:p w14:paraId="5B7AC7C1" w14:textId="7E451D82" w:rsidR="00FC3D21" w:rsidRPr="003D3BA7" w:rsidRDefault="00FC3D21" w:rsidP="00892A56">
            <w:pPr>
              <w:pStyle w:val="Corpsdetexte"/>
              <w:spacing w:before="2"/>
              <w:ind w:left="0"/>
              <w:rPr>
                <w:color w:val="FF0000"/>
              </w:rPr>
            </w:pPr>
            <w:r w:rsidRPr="00FC3D21">
              <w:rPr>
                <w:color w:val="000000" w:themeColor="text1"/>
              </w:rPr>
              <w:t>Si</w:t>
            </w:r>
            <w:r w:rsidRPr="00FC3D21">
              <w:rPr>
                <w:color w:val="000000" w:themeColor="text1"/>
                <w:spacing w:val="-2"/>
              </w:rPr>
              <w:t xml:space="preserve"> </w:t>
            </w:r>
            <w:r w:rsidRPr="00FC3D21">
              <w:rPr>
                <w:color w:val="000000" w:themeColor="text1"/>
              </w:rPr>
              <w:t>on</w:t>
            </w:r>
            <w:r w:rsidRPr="00FC3D21">
              <w:rPr>
                <w:color w:val="000000" w:themeColor="text1"/>
                <w:spacing w:val="-2"/>
              </w:rPr>
              <w:t xml:space="preserve"> </w:t>
            </w:r>
            <w:r w:rsidRPr="00FC3D21">
              <w:rPr>
                <w:color w:val="000000" w:themeColor="text1"/>
              </w:rPr>
              <w:t>tient</w:t>
            </w:r>
            <w:r w:rsidRPr="00FC3D21">
              <w:rPr>
                <w:color w:val="000000" w:themeColor="text1"/>
                <w:spacing w:val="-1"/>
              </w:rPr>
              <w:t xml:space="preserve"> </w:t>
            </w:r>
            <w:r w:rsidRPr="00FC3D21">
              <w:rPr>
                <w:color w:val="000000" w:themeColor="text1"/>
              </w:rPr>
              <w:t>compte</w:t>
            </w:r>
            <w:r w:rsidRPr="00FC3D21">
              <w:rPr>
                <w:color w:val="000000" w:themeColor="text1"/>
                <w:spacing w:val="-2"/>
              </w:rPr>
              <w:t xml:space="preserve"> </w:t>
            </w:r>
            <w:r w:rsidRPr="00FC3D21">
              <w:rPr>
                <w:color w:val="000000" w:themeColor="text1"/>
              </w:rPr>
              <w:t>de</w:t>
            </w:r>
            <w:r w:rsidRPr="00FC3D21">
              <w:rPr>
                <w:color w:val="000000" w:themeColor="text1"/>
                <w:spacing w:val="-2"/>
              </w:rPr>
              <w:t xml:space="preserve"> </w:t>
            </w:r>
            <w:r w:rsidRPr="00FC3D21">
              <w:rPr>
                <w:color w:val="000000" w:themeColor="text1"/>
              </w:rPr>
              <w:t>la</w:t>
            </w:r>
            <w:r w:rsidRPr="00FC3D21">
              <w:rPr>
                <w:color w:val="000000" w:themeColor="text1"/>
                <w:spacing w:val="-4"/>
              </w:rPr>
              <w:t xml:space="preserve"> </w:t>
            </w:r>
            <w:r w:rsidRPr="00FC3D21">
              <w:rPr>
                <w:color w:val="000000" w:themeColor="text1"/>
              </w:rPr>
              <w:t>note</w:t>
            </w:r>
            <w:r w:rsidRPr="00FC3D21">
              <w:rPr>
                <w:color w:val="000000" w:themeColor="text1"/>
                <w:spacing w:val="-2"/>
              </w:rPr>
              <w:t xml:space="preserve"> </w:t>
            </w:r>
            <w:r w:rsidRPr="00FC3D21">
              <w:rPr>
                <w:color w:val="000000" w:themeColor="text1"/>
              </w:rPr>
              <w:t>de</w:t>
            </w:r>
            <w:r w:rsidRPr="00FC3D21">
              <w:rPr>
                <w:color w:val="000000" w:themeColor="text1"/>
                <w:spacing w:val="-2"/>
              </w:rPr>
              <w:t xml:space="preserve"> </w:t>
            </w:r>
            <w:r w:rsidRPr="00FC3D21">
              <w:rPr>
                <w:color w:val="000000" w:themeColor="text1"/>
              </w:rPr>
              <w:t>contrôle</w:t>
            </w:r>
            <w:r w:rsidRPr="00FC3D21">
              <w:rPr>
                <w:color w:val="000000" w:themeColor="text1"/>
                <w:spacing w:val="-4"/>
              </w:rPr>
              <w:t xml:space="preserve"> </w:t>
            </w:r>
            <w:r w:rsidRPr="00FC3D21">
              <w:rPr>
                <w:color w:val="000000" w:themeColor="text1"/>
              </w:rPr>
              <w:t>continu,</w:t>
            </w:r>
            <w:r w:rsidRPr="00FC3D21">
              <w:rPr>
                <w:color w:val="000000" w:themeColor="text1"/>
                <w:spacing w:val="-2"/>
              </w:rPr>
              <w:t xml:space="preserve"> </w:t>
            </w:r>
            <w:r w:rsidRPr="00FC3D21">
              <w:rPr>
                <w:color w:val="000000" w:themeColor="text1"/>
              </w:rPr>
              <w:t>la</w:t>
            </w:r>
            <w:r w:rsidRPr="00FC3D21">
              <w:rPr>
                <w:color w:val="000000" w:themeColor="text1"/>
                <w:spacing w:val="-4"/>
              </w:rPr>
              <w:t xml:space="preserve"> </w:t>
            </w:r>
            <w:r w:rsidRPr="00FC3D21">
              <w:rPr>
                <w:color w:val="000000" w:themeColor="text1"/>
              </w:rPr>
              <w:t>note</w:t>
            </w:r>
            <w:r w:rsidRPr="00FC3D21">
              <w:rPr>
                <w:color w:val="000000" w:themeColor="text1"/>
                <w:spacing w:val="-2"/>
              </w:rPr>
              <w:t xml:space="preserve"> </w:t>
            </w:r>
            <w:r w:rsidRPr="00FC3D21">
              <w:rPr>
                <w:color w:val="000000" w:themeColor="text1"/>
              </w:rPr>
              <w:t>obtenue</w:t>
            </w:r>
            <w:r w:rsidRPr="00FC3D21">
              <w:rPr>
                <w:color w:val="000000" w:themeColor="text1"/>
                <w:spacing w:val="-2"/>
              </w:rPr>
              <w:t xml:space="preserve"> </w:t>
            </w:r>
            <w:r w:rsidRPr="00FC3D21">
              <w:rPr>
                <w:color w:val="000000" w:themeColor="text1"/>
              </w:rPr>
              <w:t>en</w:t>
            </w:r>
            <w:r w:rsidRPr="00FC3D21">
              <w:rPr>
                <w:color w:val="000000" w:themeColor="text1"/>
                <w:spacing w:val="-2"/>
              </w:rPr>
              <w:t xml:space="preserve"> </w:t>
            </w:r>
            <w:r w:rsidRPr="00FC3D21">
              <w:rPr>
                <w:color w:val="000000" w:themeColor="text1"/>
              </w:rPr>
              <w:t>session</w:t>
            </w:r>
            <w:r w:rsidRPr="00FC3D21">
              <w:rPr>
                <w:color w:val="000000" w:themeColor="text1"/>
                <w:spacing w:val="-2"/>
              </w:rPr>
              <w:t xml:space="preserve"> </w:t>
            </w:r>
            <w:r w:rsidRPr="003D3BA7">
              <w:rPr>
                <w:color w:val="FF0000"/>
              </w:rPr>
              <w:t>2</w:t>
            </w:r>
            <w:r w:rsidRPr="003D3BA7">
              <w:rPr>
                <w:color w:val="FF0000"/>
                <w:spacing w:val="-5"/>
              </w:rPr>
              <w:t xml:space="preserve"> </w:t>
            </w:r>
            <w:r w:rsidRPr="003D3BA7">
              <w:rPr>
                <w:color w:val="FF0000"/>
              </w:rPr>
              <w:t>est</w:t>
            </w:r>
            <w:r w:rsidRPr="003D3BA7">
              <w:rPr>
                <w:color w:val="FF0000"/>
                <w:spacing w:val="-4"/>
              </w:rPr>
              <w:t xml:space="preserve"> </w:t>
            </w:r>
            <m:oMath>
              <m:d>
                <m:dPr>
                  <m:ctrlPr>
                    <w:rPr>
                      <w:rFonts w:ascii="Cambria Math" w:hAnsi="Cambria Math"/>
                      <w:i/>
                      <w:color w:val="FF0000"/>
                    </w:rPr>
                  </m:ctrlPr>
                </m:dPr>
                <m:e>
                  <m:r>
                    <w:rPr>
                      <w:rFonts w:ascii="Cambria Math" w:hAnsi="Cambria Math"/>
                      <w:color w:val="FF0000"/>
                    </w:rPr>
                    <m:t>12×1</m:t>
                  </m:r>
                </m:e>
              </m:d>
              <m:r>
                <w:rPr>
                  <w:rFonts w:ascii="Cambria Math" w:hAnsi="Cambria Math"/>
                  <w:color w:val="FF0000"/>
                </w:rPr>
                <m:t>+(13.5×2)÷3</m:t>
              </m:r>
            </m:oMath>
            <w:r w:rsidRPr="003D3BA7">
              <w:rPr>
                <w:color w:val="FF0000"/>
                <w:spacing w:val="-4"/>
              </w:rPr>
              <w:t xml:space="preserve"> </w:t>
            </w:r>
            <w:r w:rsidRPr="003D3BA7">
              <w:rPr>
                <w:color w:val="FF0000"/>
              </w:rPr>
              <w:t>=</w:t>
            </w:r>
            <w:r w:rsidRPr="003D3BA7">
              <w:rPr>
                <w:color w:val="FF0000"/>
                <w:spacing w:val="-2"/>
              </w:rPr>
              <w:t xml:space="preserve"> 13</w:t>
            </w:r>
            <w:r w:rsidRPr="003D3BA7">
              <w:rPr>
                <w:color w:val="FF0000"/>
              </w:rPr>
              <w:t xml:space="preserve">. Cette note étant plus faible que celle de l’examen (13,5), la note de </w:t>
            </w:r>
            <w:proofErr w:type="spellStart"/>
            <w:r w:rsidRPr="003D3BA7">
              <w:rPr>
                <w:color w:val="FF0000"/>
              </w:rPr>
              <w:t>contrôle</w:t>
            </w:r>
            <w:proofErr w:type="spellEnd"/>
            <w:r w:rsidRPr="003D3BA7">
              <w:rPr>
                <w:color w:val="FF0000"/>
              </w:rPr>
              <w:t xml:space="preserve"> continu n’est pas conservée pour la session 2 et l’étudiant obtient 13.5 à la matière.</w:t>
            </w:r>
          </w:p>
          <w:p w14:paraId="104E3140" w14:textId="77777777" w:rsidR="00FC3D21" w:rsidRPr="003D3BA7" w:rsidRDefault="00FC3D21" w:rsidP="00892A56">
            <w:pPr>
              <w:pStyle w:val="Corpsdetexte"/>
              <w:numPr>
                <w:ilvl w:val="0"/>
                <w:numId w:val="16"/>
              </w:numPr>
              <w:tabs>
                <w:tab w:val="left" w:pos="236"/>
              </w:tabs>
              <w:spacing w:before="1"/>
              <w:ind w:left="142" w:hanging="129"/>
              <w:rPr>
                <w:color w:val="FF0000"/>
              </w:rPr>
            </w:pPr>
            <w:r w:rsidRPr="003D3BA7">
              <w:rPr>
                <w:color w:val="FF0000"/>
                <w:u w:val="single"/>
              </w:rPr>
              <w:t>Hypothèse</w:t>
            </w:r>
            <w:r w:rsidRPr="003D3BA7">
              <w:rPr>
                <w:color w:val="FF0000"/>
                <w:spacing w:val="-3"/>
                <w:u w:val="single"/>
              </w:rPr>
              <w:t xml:space="preserve"> </w:t>
            </w:r>
            <w:r w:rsidRPr="003D3BA7">
              <w:rPr>
                <w:color w:val="FF0000"/>
                <w:u w:val="single"/>
              </w:rPr>
              <w:t>2</w:t>
            </w:r>
            <w:r w:rsidRPr="003D3BA7">
              <w:rPr>
                <w:color w:val="FF0000"/>
                <w:spacing w:val="-1"/>
              </w:rPr>
              <w:t xml:space="preserve"> </w:t>
            </w:r>
            <w:r w:rsidRPr="003D3BA7">
              <w:rPr>
                <w:color w:val="FF0000"/>
              </w:rPr>
              <w:t>:</w:t>
            </w:r>
            <w:r w:rsidRPr="003D3BA7">
              <w:rPr>
                <w:color w:val="FF0000"/>
                <w:spacing w:val="-4"/>
              </w:rPr>
              <w:t xml:space="preserve"> </w:t>
            </w:r>
            <w:r w:rsidRPr="003D3BA7">
              <w:rPr>
                <w:color w:val="FF0000"/>
              </w:rPr>
              <w:t>8</w:t>
            </w:r>
            <w:r w:rsidRPr="003D3BA7">
              <w:rPr>
                <w:color w:val="FF0000"/>
                <w:spacing w:val="-2"/>
              </w:rPr>
              <w:t xml:space="preserve"> </w:t>
            </w:r>
            <w:r w:rsidRPr="003D3BA7">
              <w:rPr>
                <w:color w:val="FF0000"/>
              </w:rPr>
              <w:t>à</w:t>
            </w:r>
            <w:r w:rsidRPr="003D3BA7">
              <w:rPr>
                <w:color w:val="FF0000"/>
                <w:spacing w:val="-4"/>
              </w:rPr>
              <w:t xml:space="preserve"> </w:t>
            </w:r>
            <w:r w:rsidRPr="003D3BA7">
              <w:rPr>
                <w:color w:val="FF0000"/>
              </w:rPr>
              <w:t>l’examen</w:t>
            </w:r>
            <w:r w:rsidRPr="003D3BA7">
              <w:rPr>
                <w:color w:val="FF0000"/>
                <w:spacing w:val="-2"/>
              </w:rPr>
              <w:t xml:space="preserve"> </w:t>
            </w:r>
            <w:r w:rsidRPr="003D3BA7">
              <w:rPr>
                <w:color w:val="FF0000"/>
              </w:rPr>
              <w:t>de</w:t>
            </w:r>
            <w:r w:rsidRPr="003D3BA7">
              <w:rPr>
                <w:color w:val="FF0000"/>
                <w:spacing w:val="-2"/>
              </w:rPr>
              <w:t xml:space="preserve"> </w:t>
            </w:r>
            <w:r w:rsidRPr="003D3BA7">
              <w:rPr>
                <w:color w:val="FF0000"/>
              </w:rPr>
              <w:t>session</w:t>
            </w:r>
            <w:r w:rsidRPr="003D3BA7">
              <w:rPr>
                <w:color w:val="FF0000"/>
                <w:spacing w:val="-2"/>
              </w:rPr>
              <w:t xml:space="preserve"> </w:t>
            </w:r>
            <w:r w:rsidRPr="003D3BA7">
              <w:rPr>
                <w:color w:val="FF0000"/>
                <w:spacing w:val="-10"/>
              </w:rPr>
              <w:t>2</w:t>
            </w:r>
          </w:p>
          <w:p w14:paraId="22C41A93" w14:textId="7C96B6C0" w:rsidR="00FC3D21" w:rsidRPr="003D3BA7" w:rsidRDefault="00FC3D21" w:rsidP="00892A56">
            <w:pPr>
              <w:pStyle w:val="Corpsdetexte"/>
              <w:spacing w:before="1" w:line="242" w:lineRule="auto"/>
              <w:ind w:left="0"/>
              <w:rPr>
                <w:color w:val="FF0000"/>
              </w:rPr>
            </w:pPr>
            <w:r w:rsidRPr="003D3BA7">
              <w:rPr>
                <w:color w:val="FF0000"/>
              </w:rPr>
              <w:t>Si on</w:t>
            </w:r>
            <w:r w:rsidRPr="003D3BA7">
              <w:rPr>
                <w:color w:val="FF0000"/>
                <w:spacing w:val="-2"/>
              </w:rPr>
              <w:t xml:space="preserve"> </w:t>
            </w:r>
            <w:r w:rsidRPr="003D3BA7">
              <w:rPr>
                <w:color w:val="FF0000"/>
              </w:rPr>
              <w:t>tient compte de</w:t>
            </w:r>
            <w:r w:rsidRPr="003D3BA7">
              <w:rPr>
                <w:color w:val="FF0000"/>
                <w:spacing w:val="-1"/>
              </w:rPr>
              <w:t xml:space="preserve"> </w:t>
            </w:r>
            <w:r w:rsidRPr="003D3BA7">
              <w:rPr>
                <w:color w:val="FF0000"/>
              </w:rPr>
              <w:t>la</w:t>
            </w:r>
            <w:r w:rsidRPr="003D3BA7">
              <w:rPr>
                <w:color w:val="FF0000"/>
                <w:spacing w:val="-1"/>
              </w:rPr>
              <w:t xml:space="preserve"> </w:t>
            </w:r>
            <w:r w:rsidRPr="003D3BA7">
              <w:rPr>
                <w:color w:val="FF0000"/>
              </w:rPr>
              <w:t>note de</w:t>
            </w:r>
            <w:r w:rsidRPr="003D3BA7">
              <w:rPr>
                <w:color w:val="FF0000"/>
                <w:spacing w:val="-1"/>
              </w:rPr>
              <w:t xml:space="preserve"> </w:t>
            </w:r>
            <w:r w:rsidRPr="003D3BA7">
              <w:rPr>
                <w:color w:val="FF0000"/>
              </w:rPr>
              <w:t>contrôle</w:t>
            </w:r>
            <w:r w:rsidRPr="003D3BA7">
              <w:rPr>
                <w:color w:val="FF0000"/>
                <w:spacing w:val="-1"/>
              </w:rPr>
              <w:t xml:space="preserve"> </w:t>
            </w:r>
            <w:r w:rsidRPr="003D3BA7">
              <w:rPr>
                <w:color w:val="FF0000"/>
              </w:rPr>
              <w:t>continu,</w:t>
            </w:r>
            <w:r w:rsidRPr="003D3BA7">
              <w:rPr>
                <w:color w:val="FF0000"/>
                <w:spacing w:val="-1"/>
              </w:rPr>
              <w:t xml:space="preserve"> </w:t>
            </w:r>
            <w:r w:rsidRPr="003D3BA7">
              <w:rPr>
                <w:color w:val="FF0000"/>
              </w:rPr>
              <w:t>la note obtenue</w:t>
            </w:r>
            <w:r w:rsidRPr="003D3BA7">
              <w:rPr>
                <w:color w:val="FF0000"/>
                <w:spacing w:val="-1"/>
              </w:rPr>
              <w:t xml:space="preserve"> </w:t>
            </w:r>
            <w:r w:rsidRPr="003D3BA7">
              <w:rPr>
                <w:color w:val="FF0000"/>
              </w:rPr>
              <w:t>en</w:t>
            </w:r>
            <w:r w:rsidRPr="003D3BA7">
              <w:rPr>
                <w:color w:val="FF0000"/>
                <w:spacing w:val="-1"/>
              </w:rPr>
              <w:t xml:space="preserve"> </w:t>
            </w:r>
            <w:r w:rsidRPr="003D3BA7">
              <w:rPr>
                <w:color w:val="FF0000"/>
              </w:rPr>
              <w:t>session</w:t>
            </w:r>
            <w:r w:rsidRPr="003D3BA7">
              <w:rPr>
                <w:color w:val="FF0000"/>
                <w:spacing w:val="-2"/>
              </w:rPr>
              <w:t xml:space="preserve"> </w:t>
            </w:r>
            <w:r w:rsidRPr="003D3BA7">
              <w:rPr>
                <w:color w:val="FF0000"/>
              </w:rPr>
              <w:t>2</w:t>
            </w:r>
            <w:r w:rsidRPr="003D3BA7">
              <w:rPr>
                <w:color w:val="FF0000"/>
                <w:spacing w:val="-1"/>
              </w:rPr>
              <w:t xml:space="preserve"> </w:t>
            </w:r>
            <w:r w:rsidRPr="003D3BA7">
              <w:rPr>
                <w:color w:val="FF0000"/>
              </w:rPr>
              <w:t>est</w:t>
            </w:r>
            <w:r w:rsidRPr="003D3BA7">
              <w:rPr>
                <w:color w:val="FF0000"/>
                <w:spacing w:val="-3"/>
              </w:rPr>
              <w:t xml:space="preserve"> </w:t>
            </w:r>
            <m:oMath>
              <m:d>
                <m:dPr>
                  <m:ctrlPr>
                    <w:rPr>
                      <w:rFonts w:ascii="Cambria Math" w:hAnsi="Cambria Math"/>
                      <w:i/>
                      <w:color w:val="FF0000"/>
                    </w:rPr>
                  </m:ctrlPr>
                </m:dPr>
                <m:e>
                  <m:r>
                    <w:rPr>
                      <w:rFonts w:ascii="Cambria Math" w:hAnsi="Cambria Math"/>
                      <w:color w:val="FF0000"/>
                    </w:rPr>
                    <m:t>12×1</m:t>
                  </m:r>
                </m:e>
              </m:d>
              <m:r>
                <w:rPr>
                  <w:rFonts w:ascii="Cambria Math" w:hAnsi="Cambria Math"/>
                  <w:color w:val="FF0000"/>
                </w:rPr>
                <m:t>+(9×2)÷3</m:t>
              </m:r>
            </m:oMath>
            <w:r w:rsidR="00492BBE" w:rsidRPr="003D3BA7">
              <w:rPr>
                <w:color w:val="FF0000"/>
                <w:spacing w:val="-4"/>
              </w:rPr>
              <w:t xml:space="preserve"> </w:t>
            </w:r>
            <w:r w:rsidR="00492BBE" w:rsidRPr="003D3BA7">
              <w:rPr>
                <w:color w:val="FF0000"/>
              </w:rPr>
              <w:t>=</w:t>
            </w:r>
            <w:r w:rsidR="00492BBE" w:rsidRPr="003D3BA7">
              <w:rPr>
                <w:color w:val="FF0000"/>
                <w:spacing w:val="-2"/>
              </w:rPr>
              <w:t xml:space="preserve"> </w:t>
            </w:r>
            <w:r w:rsidR="00983430" w:rsidRPr="003D3BA7">
              <w:rPr>
                <w:color w:val="FF0000"/>
                <w:spacing w:val="-2"/>
              </w:rPr>
              <w:t>10</w:t>
            </w:r>
            <w:r w:rsidRPr="003D3BA7">
              <w:rPr>
                <w:color w:val="FF0000"/>
              </w:rPr>
              <w:t>.</w:t>
            </w:r>
            <w:r w:rsidRPr="003D3BA7">
              <w:rPr>
                <w:color w:val="FF0000"/>
                <w:spacing w:val="-1"/>
              </w:rPr>
              <w:t xml:space="preserve"> </w:t>
            </w:r>
            <w:r w:rsidRPr="003D3BA7">
              <w:rPr>
                <w:color w:val="FF0000"/>
              </w:rPr>
              <w:t xml:space="preserve">Cette note étant meilleure que celle de l’examen (8), la note de contrôle continu est conservée </w:t>
            </w:r>
          </w:p>
          <w:p w14:paraId="684AE675" w14:textId="583C4754" w:rsidR="00FC3D21" w:rsidRPr="00FC3D21" w:rsidRDefault="00FC3D21" w:rsidP="00892A56">
            <w:pPr>
              <w:pStyle w:val="Corpsdetexte"/>
              <w:spacing w:before="1" w:line="242" w:lineRule="auto"/>
              <w:ind w:left="0"/>
              <w:rPr>
                <w:rFonts w:ascii="Arial" w:hAnsi="Arial" w:cs="Arial"/>
                <w:color w:val="000000" w:themeColor="text1"/>
                <w:spacing w:val="-4"/>
                <w:sz w:val="26"/>
                <w:szCs w:val="26"/>
              </w:rPr>
            </w:pPr>
            <w:r w:rsidRPr="00FC3D21">
              <w:rPr>
                <w:color w:val="000000" w:themeColor="text1"/>
              </w:rPr>
              <w:t>pour la session 2 et l’étudiant obtient 10 à la matière.</w:t>
            </w:r>
          </w:p>
        </w:tc>
      </w:tr>
    </w:tbl>
    <w:p w14:paraId="77CC87C8" w14:textId="77777777" w:rsidR="00D8547A" w:rsidRPr="00ED4A8C" w:rsidRDefault="00D8547A" w:rsidP="00D8547A">
      <w:pPr>
        <w:spacing w:before="0" w:line="240" w:lineRule="auto"/>
        <w:ind w:left="0"/>
        <w:rPr>
          <w:rFonts w:ascii="Arial" w:hAnsi="Arial" w:cs="Arial"/>
          <w:sz w:val="26"/>
          <w:szCs w:val="26"/>
        </w:rPr>
      </w:pPr>
      <w:bookmarkStart w:id="15" w:name="_bookmark34"/>
      <w:bookmarkEnd w:id="15"/>
    </w:p>
    <w:p w14:paraId="7C8207D4" w14:textId="625E4C04" w:rsidR="00D8547A" w:rsidRPr="00983430" w:rsidRDefault="00D8547A" w:rsidP="00D8547A">
      <w:pPr>
        <w:spacing w:before="0" w:line="240" w:lineRule="auto"/>
        <w:ind w:left="142"/>
        <w:rPr>
          <w:rFonts w:ascii="Times New Roman" w:hAnsi="Times New Roman" w:cs="Times New Roman"/>
          <w:b/>
          <w:bCs/>
          <w:sz w:val="32"/>
          <w:szCs w:val="32"/>
        </w:rPr>
      </w:pPr>
      <w:bookmarkStart w:id="16" w:name="_bookmark35"/>
      <w:bookmarkEnd w:id="16"/>
      <w:r w:rsidRPr="00983430">
        <w:rPr>
          <w:rFonts w:ascii="Times New Roman" w:hAnsi="Times New Roman" w:cs="Times New Roman"/>
          <w:b/>
          <w:bCs/>
          <w:sz w:val="32"/>
          <w:szCs w:val="32"/>
        </w:rPr>
        <w:t>3-</w:t>
      </w:r>
      <w:r w:rsidR="00983430">
        <w:rPr>
          <w:rFonts w:ascii="Times New Roman" w:hAnsi="Times New Roman" w:cs="Times New Roman"/>
          <w:b/>
          <w:bCs/>
          <w:sz w:val="32"/>
          <w:szCs w:val="32"/>
        </w:rPr>
        <w:t>2-</w:t>
      </w:r>
      <w:r w:rsidRPr="00983430">
        <w:rPr>
          <w:rFonts w:ascii="Times New Roman" w:hAnsi="Times New Roman" w:cs="Times New Roman"/>
          <w:b/>
          <w:bCs/>
          <w:sz w:val="32"/>
          <w:szCs w:val="32"/>
        </w:rPr>
        <w:t>Contrôle</w:t>
      </w:r>
      <w:r w:rsidRPr="00983430">
        <w:rPr>
          <w:rFonts w:ascii="Times New Roman" w:hAnsi="Times New Roman" w:cs="Times New Roman"/>
          <w:b/>
          <w:bCs/>
          <w:spacing w:val="-5"/>
          <w:sz w:val="32"/>
          <w:szCs w:val="32"/>
        </w:rPr>
        <w:t xml:space="preserve"> </w:t>
      </w:r>
      <w:r w:rsidRPr="00983430">
        <w:rPr>
          <w:rFonts w:ascii="Times New Roman" w:hAnsi="Times New Roman" w:cs="Times New Roman"/>
          <w:b/>
          <w:bCs/>
          <w:spacing w:val="-2"/>
          <w:sz w:val="32"/>
          <w:szCs w:val="32"/>
        </w:rPr>
        <w:t>terminal</w:t>
      </w:r>
    </w:p>
    <w:p w14:paraId="237339BE" w14:textId="0EFB260C" w:rsidR="00D8547A" w:rsidRPr="00983430" w:rsidRDefault="00D8547A" w:rsidP="00D8547A">
      <w:pPr>
        <w:spacing w:before="0" w:line="240" w:lineRule="auto"/>
        <w:ind w:left="142"/>
        <w:rPr>
          <w:rFonts w:ascii="Times New Roman" w:hAnsi="Times New Roman" w:cs="Times New Roman"/>
          <w:sz w:val="26"/>
          <w:szCs w:val="26"/>
        </w:rPr>
      </w:pPr>
      <w:r w:rsidRPr="00983430">
        <w:rPr>
          <w:rFonts w:ascii="Times New Roman" w:hAnsi="Times New Roman" w:cs="Times New Roman"/>
          <w:sz w:val="26"/>
          <w:szCs w:val="26"/>
        </w:rPr>
        <w:t xml:space="preserve">Le </w:t>
      </w:r>
      <w:proofErr w:type="spellStart"/>
      <w:r w:rsidRPr="00983430">
        <w:rPr>
          <w:rFonts w:ascii="Times New Roman" w:hAnsi="Times New Roman" w:cs="Times New Roman"/>
          <w:sz w:val="26"/>
          <w:szCs w:val="26"/>
        </w:rPr>
        <w:t>contrôle</w:t>
      </w:r>
      <w:proofErr w:type="spellEnd"/>
      <w:r w:rsidRPr="00983430">
        <w:rPr>
          <w:rFonts w:ascii="Times New Roman" w:hAnsi="Times New Roman" w:cs="Times New Roman"/>
          <w:sz w:val="26"/>
          <w:szCs w:val="26"/>
        </w:rPr>
        <w:t xml:space="preserve"> terminal peut prendre la forme d’une épreuve écrite, d’un oral ou d’une remise d’une production écrite de l’étudiant, avec ou sans soutenance orale. Il peut se dérouler durant, ou hors de la session d’examens</w:t>
      </w:r>
      <w:r w:rsidRPr="00983430">
        <w:rPr>
          <w:rFonts w:ascii="Times New Roman" w:hAnsi="Times New Roman" w:cs="Times New Roman"/>
          <w:spacing w:val="-2"/>
          <w:sz w:val="26"/>
          <w:szCs w:val="26"/>
        </w:rPr>
        <w:t xml:space="preserve"> </w:t>
      </w:r>
      <w:r w:rsidRPr="00983430">
        <w:rPr>
          <w:rFonts w:ascii="Times New Roman" w:hAnsi="Times New Roman" w:cs="Times New Roman"/>
          <w:sz w:val="26"/>
          <w:szCs w:val="26"/>
        </w:rPr>
        <w:t>(</w:t>
      </w:r>
      <w:proofErr w:type="spellStart"/>
      <w:r w:rsidRPr="00983430">
        <w:rPr>
          <w:rFonts w:ascii="Times New Roman" w:hAnsi="Times New Roman" w:cs="Times New Roman"/>
          <w:sz w:val="26"/>
          <w:szCs w:val="26"/>
        </w:rPr>
        <w:t>Contrôle</w:t>
      </w:r>
      <w:proofErr w:type="spellEnd"/>
      <w:r w:rsidRPr="00983430">
        <w:rPr>
          <w:rFonts w:ascii="Times New Roman" w:hAnsi="Times New Roman" w:cs="Times New Roman"/>
          <w:spacing w:val="-4"/>
          <w:sz w:val="26"/>
          <w:szCs w:val="26"/>
        </w:rPr>
        <w:t xml:space="preserve"> </w:t>
      </w:r>
      <w:r w:rsidRPr="00983430">
        <w:rPr>
          <w:rFonts w:ascii="Times New Roman" w:hAnsi="Times New Roman" w:cs="Times New Roman"/>
          <w:sz w:val="26"/>
          <w:szCs w:val="26"/>
        </w:rPr>
        <w:t>Terminal Hors</w:t>
      </w:r>
      <w:r w:rsidRPr="00983430">
        <w:rPr>
          <w:rFonts w:ascii="Times New Roman" w:hAnsi="Times New Roman" w:cs="Times New Roman"/>
          <w:spacing w:val="-2"/>
          <w:sz w:val="26"/>
          <w:szCs w:val="26"/>
        </w:rPr>
        <w:t xml:space="preserve"> </w:t>
      </w:r>
      <w:r w:rsidRPr="00983430">
        <w:rPr>
          <w:rFonts w:ascii="Times New Roman" w:hAnsi="Times New Roman" w:cs="Times New Roman"/>
          <w:sz w:val="26"/>
          <w:szCs w:val="26"/>
        </w:rPr>
        <w:t>Session).</w:t>
      </w:r>
    </w:p>
    <w:p w14:paraId="04DEA985" w14:textId="77777777" w:rsidR="00D8547A" w:rsidRDefault="00D8547A" w:rsidP="00D8547A">
      <w:pPr>
        <w:spacing w:before="0" w:line="240" w:lineRule="auto"/>
        <w:ind w:left="142"/>
        <w:rPr>
          <w:rFonts w:ascii="Arial" w:hAnsi="Arial" w:cs="Arial"/>
          <w:sz w:val="26"/>
          <w:szCs w:val="26"/>
        </w:rPr>
      </w:pPr>
    </w:p>
    <w:p w14:paraId="41203E75" w14:textId="77777777" w:rsidR="00D8547A" w:rsidRDefault="00D8547A" w:rsidP="00D8547A">
      <w:pPr>
        <w:spacing w:before="0" w:line="240" w:lineRule="auto"/>
        <w:ind w:left="142"/>
        <w:rPr>
          <w:rFonts w:ascii="Arial" w:hAnsi="Arial" w:cs="Arial"/>
          <w:sz w:val="26"/>
          <w:szCs w:val="26"/>
        </w:rPr>
      </w:pPr>
    </w:p>
    <w:p w14:paraId="27BB212E" w14:textId="77777777" w:rsidR="00D8547A" w:rsidRDefault="00D8547A" w:rsidP="00D8547A">
      <w:pPr>
        <w:spacing w:before="0" w:line="240" w:lineRule="auto"/>
        <w:ind w:left="142"/>
        <w:rPr>
          <w:rFonts w:ascii="Arial" w:hAnsi="Arial" w:cs="Arial"/>
          <w:sz w:val="26"/>
          <w:szCs w:val="26"/>
        </w:rPr>
      </w:pPr>
    </w:p>
    <w:p w14:paraId="5525806A" w14:textId="77777777" w:rsidR="00D8547A" w:rsidRPr="00ED4A8C" w:rsidRDefault="00D8547A" w:rsidP="00D8547A">
      <w:pPr>
        <w:spacing w:before="0" w:line="240" w:lineRule="auto"/>
        <w:ind w:left="142"/>
        <w:rPr>
          <w:rFonts w:ascii="Arial" w:hAnsi="Arial" w:cs="Arial"/>
          <w:sz w:val="26"/>
          <w:szCs w:val="26"/>
        </w:rPr>
      </w:pPr>
    </w:p>
    <w:p w14:paraId="158041DC" w14:textId="77777777" w:rsidR="00D8547A" w:rsidRPr="00D8547A" w:rsidRDefault="00D8547A" w:rsidP="00D8547A">
      <w:pPr>
        <w:spacing w:before="0" w:line="240" w:lineRule="auto"/>
        <w:ind w:left="142"/>
        <w:rPr>
          <w:rFonts w:ascii="Arial" w:hAnsi="Arial" w:cs="Arial"/>
          <w:b/>
          <w:bCs/>
          <w:color w:val="5B9BD5" w:themeColor="accent5"/>
          <w:sz w:val="26"/>
          <w:szCs w:val="26"/>
        </w:rPr>
      </w:pPr>
      <w:bookmarkStart w:id="17" w:name="_bookmark36"/>
      <w:bookmarkEnd w:id="17"/>
    </w:p>
    <w:p w14:paraId="6225AE91" w14:textId="77777777" w:rsidR="00D8547A" w:rsidRDefault="00D8547A" w:rsidP="00ED4A8C">
      <w:pPr>
        <w:spacing w:before="0" w:line="240" w:lineRule="auto"/>
        <w:ind w:left="142"/>
        <w:rPr>
          <w:rFonts w:ascii="Arial" w:hAnsi="Arial" w:cs="Arial"/>
          <w:sz w:val="26"/>
          <w:szCs w:val="26"/>
        </w:rPr>
      </w:pPr>
    </w:p>
    <w:p w14:paraId="50CD00E9" w14:textId="77777777" w:rsidR="00D8547A" w:rsidRDefault="00D8547A" w:rsidP="00ED4A8C">
      <w:pPr>
        <w:spacing w:before="0" w:line="240" w:lineRule="auto"/>
        <w:ind w:left="142"/>
        <w:rPr>
          <w:rFonts w:ascii="Arial" w:hAnsi="Arial" w:cs="Arial"/>
          <w:sz w:val="26"/>
          <w:szCs w:val="26"/>
        </w:rPr>
      </w:pPr>
    </w:p>
    <w:p w14:paraId="355B548A" w14:textId="77777777" w:rsidR="00D8547A" w:rsidRPr="00ED4A8C" w:rsidRDefault="00D8547A" w:rsidP="004D0B94">
      <w:pPr>
        <w:spacing w:before="0" w:line="240" w:lineRule="auto"/>
        <w:ind w:left="0"/>
        <w:rPr>
          <w:rFonts w:ascii="Arial" w:hAnsi="Arial" w:cs="Arial"/>
          <w:sz w:val="26"/>
          <w:szCs w:val="26"/>
        </w:rPr>
        <w:sectPr w:rsidR="00D8547A" w:rsidRPr="00ED4A8C" w:rsidSect="00ED4A8C">
          <w:pgSz w:w="11900" w:h="16850"/>
          <w:pgMar w:top="1360" w:right="711" w:bottom="280" w:left="567" w:header="720" w:footer="720" w:gutter="0"/>
          <w:cols w:space="720"/>
        </w:sectPr>
      </w:pPr>
    </w:p>
    <w:p w14:paraId="007661F8" w14:textId="77777777" w:rsidR="005522D0" w:rsidRPr="00ED4A8C" w:rsidRDefault="005522D0" w:rsidP="004D0B94">
      <w:pPr>
        <w:spacing w:before="0" w:line="240" w:lineRule="auto"/>
        <w:ind w:left="0"/>
        <w:rPr>
          <w:rFonts w:ascii="Arial" w:hAnsi="Arial" w:cs="Arial"/>
          <w:sz w:val="26"/>
          <w:szCs w:val="26"/>
        </w:rPr>
      </w:pPr>
    </w:p>
    <w:p w14:paraId="20AFC00B" w14:textId="6A775EA2" w:rsidR="006829F3" w:rsidRPr="00ED4A8C" w:rsidRDefault="00F97C6A" w:rsidP="00ED4A8C">
      <w:pPr>
        <w:spacing w:before="0" w:line="240" w:lineRule="auto"/>
        <w:ind w:left="142"/>
        <w:rPr>
          <w:rFonts w:ascii="Arial" w:hAnsi="Arial" w:cs="Arial"/>
          <w:sz w:val="26"/>
          <w:szCs w:val="26"/>
        </w:rPr>
      </w:pPr>
      <w:r w:rsidRPr="00ED4A8C">
        <w:rPr>
          <w:rFonts w:ascii="Arial" w:hAnsi="Arial" w:cs="Arial"/>
          <w:sz w:val="26"/>
          <w:szCs w:val="26"/>
        </w:rPr>
        <w:t xml:space="preserve">        </w:t>
      </w:r>
    </w:p>
    <w:p w14:paraId="55E1399C" w14:textId="36E04F85" w:rsidR="00F97C6A" w:rsidRPr="00983430" w:rsidRDefault="009634FF" w:rsidP="00ED4A8C">
      <w:pPr>
        <w:spacing w:before="0" w:line="240" w:lineRule="auto"/>
        <w:ind w:left="142"/>
        <w:rPr>
          <w:rFonts w:ascii="Times New Roman" w:hAnsi="Times New Roman" w:cs="Times New Roman"/>
          <w:b/>
          <w:iCs/>
          <w:sz w:val="40"/>
          <w:szCs w:val="40"/>
        </w:rPr>
      </w:pPr>
      <w:r>
        <w:rPr>
          <w:rFonts w:ascii="Times New Roman" w:hAnsi="Times New Roman" w:cs="Times New Roman"/>
          <w:b/>
          <w:iCs/>
          <w:sz w:val="40"/>
          <w:szCs w:val="40"/>
        </w:rPr>
        <w:t xml:space="preserve">IV. </w:t>
      </w:r>
      <w:hyperlink w:anchor="_bookmark28" w:history="1">
        <w:r w:rsidR="00F97C6A" w:rsidRPr="00983430">
          <w:rPr>
            <w:rFonts w:ascii="Times New Roman" w:hAnsi="Times New Roman" w:cs="Times New Roman"/>
            <w:b/>
            <w:iCs/>
            <w:sz w:val="40"/>
            <w:szCs w:val="40"/>
          </w:rPr>
          <w:t>RESULTATS DES EXAMENS</w:t>
        </w:r>
        <w:r w:rsidR="00F97C6A" w:rsidRPr="00983430">
          <w:rPr>
            <w:rFonts w:ascii="Times New Roman" w:hAnsi="Times New Roman" w:cs="Times New Roman"/>
            <w:b/>
            <w:iCs/>
            <w:sz w:val="40"/>
            <w:szCs w:val="40"/>
          </w:rPr>
          <w:tab/>
        </w:r>
      </w:hyperlink>
    </w:p>
    <w:p w14:paraId="333907F9" w14:textId="56576161" w:rsidR="006829F3" w:rsidRPr="009634FF" w:rsidRDefault="006829F3" w:rsidP="009634FF">
      <w:pPr>
        <w:spacing w:before="0" w:line="240" w:lineRule="auto"/>
        <w:ind w:left="142"/>
        <w:rPr>
          <w:rFonts w:ascii="Times New Roman" w:hAnsi="Times New Roman" w:cs="Times New Roman"/>
          <w:b/>
          <w:bCs/>
          <w:sz w:val="26"/>
          <w:szCs w:val="26"/>
        </w:rPr>
      </w:pPr>
      <w:r w:rsidRPr="009634FF">
        <w:rPr>
          <w:rFonts w:ascii="Times New Roman" w:hAnsi="Times New Roman" w:cs="Times New Roman"/>
          <w:b/>
          <w:bCs/>
          <w:sz w:val="26"/>
          <w:szCs w:val="26"/>
        </w:rPr>
        <w:t>4-1-</w:t>
      </w:r>
      <w:r w:rsidRPr="009634FF">
        <w:rPr>
          <w:rFonts w:ascii="Times New Roman" w:hAnsi="Times New Roman" w:cs="Times New Roman"/>
          <w:b/>
          <w:bCs/>
          <w:spacing w:val="1"/>
          <w:sz w:val="26"/>
          <w:szCs w:val="26"/>
        </w:rPr>
        <w:t xml:space="preserve"> </w:t>
      </w:r>
      <w:r w:rsidRPr="009634FF">
        <w:rPr>
          <w:rFonts w:ascii="Times New Roman" w:hAnsi="Times New Roman" w:cs="Times New Roman"/>
          <w:b/>
          <w:bCs/>
          <w:sz w:val="26"/>
          <w:szCs w:val="26"/>
        </w:rPr>
        <w:t>Jury</w:t>
      </w:r>
    </w:p>
    <w:p w14:paraId="2DF3A902" w14:textId="77777777" w:rsidR="006829F3" w:rsidRPr="009634FF" w:rsidRDefault="006829F3" w:rsidP="00ED4A8C">
      <w:pPr>
        <w:spacing w:before="0" w:line="240" w:lineRule="auto"/>
        <w:ind w:left="142"/>
        <w:rPr>
          <w:rFonts w:ascii="Times New Roman" w:hAnsi="Times New Roman" w:cs="Times New Roman"/>
          <w:sz w:val="26"/>
          <w:szCs w:val="26"/>
        </w:rPr>
      </w:pPr>
      <w:r w:rsidRPr="009634FF">
        <w:rPr>
          <w:rFonts w:ascii="Times New Roman" w:hAnsi="Times New Roman" w:cs="Times New Roman"/>
          <w:sz w:val="26"/>
          <w:szCs w:val="26"/>
        </w:rPr>
        <w:t>Les jurys d’année statuent sur la situation des étudiants inscrits dans une seule année. Ils se réunissent à la fin de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chaque semestre,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puis</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à l’issue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de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la</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2ème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session,</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pour</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statuer</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sur</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les</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validations</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d’UE</w:t>
      </w:r>
      <w:r w:rsidRPr="009634FF">
        <w:rPr>
          <w:rFonts w:ascii="Times New Roman" w:hAnsi="Times New Roman" w:cs="Times New Roman"/>
          <w:spacing w:val="-5"/>
          <w:sz w:val="26"/>
          <w:szCs w:val="26"/>
        </w:rPr>
        <w:t xml:space="preserve"> </w:t>
      </w:r>
      <w:r w:rsidRPr="009634FF">
        <w:rPr>
          <w:rFonts w:ascii="Times New Roman" w:hAnsi="Times New Roman" w:cs="Times New Roman"/>
          <w:sz w:val="26"/>
          <w:szCs w:val="26"/>
        </w:rPr>
        <w:t>et</w:t>
      </w:r>
      <w:r w:rsidRPr="009634FF">
        <w:rPr>
          <w:rFonts w:ascii="Times New Roman" w:hAnsi="Times New Roman" w:cs="Times New Roman"/>
          <w:spacing w:val="-1"/>
          <w:sz w:val="26"/>
          <w:szCs w:val="26"/>
        </w:rPr>
        <w:t xml:space="preserve"> </w:t>
      </w:r>
      <w:r w:rsidRPr="009634FF">
        <w:rPr>
          <w:rFonts w:ascii="Times New Roman" w:hAnsi="Times New Roman" w:cs="Times New Roman"/>
          <w:sz w:val="26"/>
          <w:szCs w:val="26"/>
        </w:rPr>
        <w:t>de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semestre(s)</w:t>
      </w:r>
      <w:r w:rsidRPr="009634FF">
        <w:rPr>
          <w:rFonts w:ascii="Times New Roman" w:hAnsi="Times New Roman" w:cs="Times New Roman"/>
          <w:spacing w:val="-3"/>
          <w:sz w:val="26"/>
          <w:szCs w:val="26"/>
        </w:rPr>
        <w:t xml:space="preserve"> </w:t>
      </w:r>
      <w:r w:rsidRPr="009634FF">
        <w:rPr>
          <w:rFonts w:ascii="Times New Roman" w:hAnsi="Times New Roman" w:cs="Times New Roman"/>
          <w:sz w:val="26"/>
          <w:szCs w:val="26"/>
        </w:rPr>
        <w:t>et la délivrance des diplômes.</w:t>
      </w:r>
    </w:p>
    <w:p w14:paraId="77A78B7D" w14:textId="77777777" w:rsidR="006829F3" w:rsidRPr="009634FF" w:rsidRDefault="006829F3" w:rsidP="00ED4A8C">
      <w:pPr>
        <w:spacing w:before="0" w:line="240" w:lineRule="auto"/>
        <w:ind w:left="142"/>
        <w:rPr>
          <w:rFonts w:ascii="Times New Roman" w:hAnsi="Times New Roman" w:cs="Times New Roman"/>
          <w:b/>
          <w:bCs/>
          <w:sz w:val="10"/>
          <w:szCs w:val="10"/>
        </w:rPr>
      </w:pPr>
    </w:p>
    <w:p w14:paraId="719F2B79" w14:textId="0CFAB1B5" w:rsidR="006829F3" w:rsidRPr="009634FF" w:rsidRDefault="006829F3" w:rsidP="00ED4A8C">
      <w:pPr>
        <w:spacing w:before="0" w:line="240" w:lineRule="auto"/>
        <w:ind w:left="142"/>
        <w:rPr>
          <w:rFonts w:ascii="Times New Roman" w:hAnsi="Times New Roman" w:cs="Times New Roman"/>
          <w:b/>
          <w:bCs/>
          <w:sz w:val="26"/>
          <w:szCs w:val="26"/>
        </w:rPr>
      </w:pPr>
      <w:bookmarkStart w:id="18" w:name="_bookmark30"/>
      <w:bookmarkEnd w:id="18"/>
      <w:r w:rsidRPr="009634FF">
        <w:rPr>
          <w:rFonts w:ascii="Times New Roman" w:hAnsi="Times New Roman" w:cs="Times New Roman"/>
          <w:b/>
          <w:bCs/>
          <w:sz w:val="26"/>
          <w:szCs w:val="26"/>
        </w:rPr>
        <w:t>4-2- Communication</w:t>
      </w:r>
      <w:r w:rsidRPr="009634FF">
        <w:rPr>
          <w:rFonts w:ascii="Times New Roman" w:hAnsi="Times New Roman" w:cs="Times New Roman"/>
          <w:b/>
          <w:bCs/>
          <w:spacing w:val="-6"/>
          <w:sz w:val="26"/>
          <w:szCs w:val="26"/>
        </w:rPr>
        <w:t xml:space="preserve"> </w:t>
      </w:r>
      <w:r w:rsidRPr="009634FF">
        <w:rPr>
          <w:rFonts w:ascii="Times New Roman" w:hAnsi="Times New Roman" w:cs="Times New Roman"/>
          <w:b/>
          <w:bCs/>
          <w:sz w:val="26"/>
          <w:szCs w:val="26"/>
        </w:rPr>
        <w:t>des résultats</w:t>
      </w:r>
      <w:r w:rsidRPr="009634FF">
        <w:rPr>
          <w:rFonts w:ascii="Times New Roman" w:hAnsi="Times New Roman" w:cs="Times New Roman"/>
          <w:b/>
          <w:bCs/>
          <w:spacing w:val="-6"/>
          <w:sz w:val="26"/>
          <w:szCs w:val="26"/>
        </w:rPr>
        <w:t xml:space="preserve"> </w:t>
      </w:r>
      <w:r w:rsidRPr="009634FF">
        <w:rPr>
          <w:rFonts w:ascii="Times New Roman" w:hAnsi="Times New Roman" w:cs="Times New Roman"/>
          <w:b/>
          <w:bCs/>
          <w:sz w:val="26"/>
          <w:szCs w:val="26"/>
        </w:rPr>
        <w:t>des</w:t>
      </w:r>
      <w:r w:rsidRPr="009634FF">
        <w:rPr>
          <w:rFonts w:ascii="Times New Roman" w:hAnsi="Times New Roman" w:cs="Times New Roman"/>
          <w:b/>
          <w:bCs/>
          <w:spacing w:val="-6"/>
          <w:sz w:val="26"/>
          <w:szCs w:val="26"/>
        </w:rPr>
        <w:t xml:space="preserve"> </w:t>
      </w:r>
      <w:r w:rsidRPr="009634FF">
        <w:rPr>
          <w:rFonts w:ascii="Times New Roman" w:hAnsi="Times New Roman" w:cs="Times New Roman"/>
          <w:b/>
          <w:bCs/>
          <w:spacing w:val="-2"/>
          <w:sz w:val="26"/>
          <w:szCs w:val="26"/>
        </w:rPr>
        <w:t>examens</w:t>
      </w:r>
    </w:p>
    <w:p w14:paraId="0253C4E9" w14:textId="1BB49D74" w:rsidR="006829F3" w:rsidRPr="009634FF" w:rsidRDefault="006829F3" w:rsidP="00ED4A8C">
      <w:pPr>
        <w:spacing w:before="0" w:line="240" w:lineRule="auto"/>
        <w:ind w:left="142"/>
        <w:rPr>
          <w:rFonts w:ascii="Times New Roman" w:hAnsi="Times New Roman" w:cs="Times New Roman"/>
          <w:sz w:val="26"/>
          <w:szCs w:val="26"/>
        </w:rPr>
      </w:pPr>
      <w:r w:rsidRPr="009634FF">
        <w:rPr>
          <w:rFonts w:ascii="Times New Roman" w:hAnsi="Times New Roman" w:cs="Times New Roman"/>
          <w:sz w:val="26"/>
          <w:szCs w:val="26"/>
        </w:rPr>
        <w:t>Les résultats des examens sont</w:t>
      </w:r>
      <w:r w:rsidRPr="009634FF">
        <w:rPr>
          <w:rFonts w:ascii="Times New Roman" w:hAnsi="Times New Roman" w:cs="Times New Roman"/>
          <w:spacing w:val="-3"/>
          <w:sz w:val="26"/>
          <w:szCs w:val="26"/>
        </w:rPr>
        <w:t xml:space="preserve"> </w:t>
      </w:r>
      <w:r w:rsidRPr="009634FF">
        <w:rPr>
          <w:rFonts w:ascii="Times New Roman" w:hAnsi="Times New Roman" w:cs="Times New Roman"/>
          <w:sz w:val="26"/>
          <w:szCs w:val="26"/>
        </w:rPr>
        <w:t>publiés après les délibérations des</w:t>
      </w:r>
      <w:r w:rsidRPr="009634FF">
        <w:rPr>
          <w:rFonts w:ascii="Times New Roman" w:hAnsi="Times New Roman" w:cs="Times New Roman"/>
          <w:spacing w:val="-6"/>
          <w:sz w:val="26"/>
          <w:szCs w:val="26"/>
        </w:rPr>
        <w:t xml:space="preserve"> </w:t>
      </w:r>
      <w:r w:rsidRPr="009634FF">
        <w:rPr>
          <w:rFonts w:ascii="Times New Roman" w:hAnsi="Times New Roman" w:cs="Times New Roman"/>
          <w:sz w:val="26"/>
          <w:szCs w:val="26"/>
        </w:rPr>
        <w:t>jurys. Les étudiants recevront leur relevé de notes</w:t>
      </w:r>
      <w:r w:rsidR="009634FF">
        <w:rPr>
          <w:rFonts w:ascii="Times New Roman" w:hAnsi="Times New Roman" w:cs="Times New Roman"/>
          <w:sz w:val="26"/>
          <w:szCs w:val="26"/>
        </w:rPr>
        <w:t xml:space="preserve"> </w:t>
      </w:r>
      <w:r w:rsidRPr="009634FF">
        <w:rPr>
          <w:rFonts w:ascii="Times New Roman" w:hAnsi="Times New Roman" w:cs="Times New Roman"/>
          <w:sz w:val="26"/>
          <w:szCs w:val="26"/>
        </w:rPr>
        <w:t>en fin d’année universitaire.</w:t>
      </w:r>
    </w:p>
    <w:p w14:paraId="62B5CD2C" w14:textId="77777777" w:rsidR="006829F3" w:rsidRPr="00ED4A8C" w:rsidRDefault="006829F3" w:rsidP="00ED4A8C">
      <w:pPr>
        <w:spacing w:before="0" w:line="240" w:lineRule="auto"/>
        <w:ind w:left="142"/>
        <w:rPr>
          <w:rFonts w:ascii="Arial" w:hAnsi="Arial" w:cs="Arial"/>
          <w:sz w:val="26"/>
          <w:szCs w:val="26"/>
        </w:rPr>
      </w:pPr>
    </w:p>
    <w:p w14:paraId="738D0978" w14:textId="04BE512A" w:rsidR="006829F3" w:rsidRPr="00677A3D" w:rsidRDefault="006829F3" w:rsidP="00ED4A8C">
      <w:pPr>
        <w:spacing w:before="0" w:line="240" w:lineRule="auto"/>
        <w:ind w:left="142"/>
        <w:rPr>
          <w:rFonts w:ascii="Times New Roman" w:hAnsi="Times New Roman" w:cs="Times New Roman"/>
          <w:b/>
          <w:bCs/>
          <w:sz w:val="26"/>
          <w:szCs w:val="26"/>
        </w:rPr>
      </w:pPr>
      <w:bookmarkStart w:id="19" w:name="_bookmark31"/>
      <w:bookmarkEnd w:id="19"/>
      <w:r w:rsidRPr="00677A3D">
        <w:rPr>
          <w:rFonts w:ascii="Times New Roman" w:hAnsi="Times New Roman" w:cs="Times New Roman"/>
          <w:b/>
          <w:bCs/>
          <w:sz w:val="26"/>
          <w:szCs w:val="26"/>
        </w:rPr>
        <w:t>4-3-Consultation des</w:t>
      </w:r>
      <w:r w:rsidRPr="00677A3D">
        <w:rPr>
          <w:rFonts w:ascii="Times New Roman" w:hAnsi="Times New Roman" w:cs="Times New Roman"/>
          <w:b/>
          <w:bCs/>
          <w:spacing w:val="-3"/>
          <w:sz w:val="26"/>
          <w:szCs w:val="26"/>
        </w:rPr>
        <w:t xml:space="preserve"> </w:t>
      </w:r>
      <w:r w:rsidRPr="00677A3D">
        <w:rPr>
          <w:rFonts w:ascii="Times New Roman" w:hAnsi="Times New Roman" w:cs="Times New Roman"/>
          <w:b/>
          <w:bCs/>
          <w:spacing w:val="-2"/>
          <w:sz w:val="26"/>
          <w:szCs w:val="26"/>
        </w:rPr>
        <w:t>copies</w:t>
      </w:r>
    </w:p>
    <w:p w14:paraId="6B74FC0A" w14:textId="112C2BA2" w:rsidR="00D124D6" w:rsidRDefault="00677A3D" w:rsidP="00775D39">
      <w:pPr>
        <w:spacing w:before="0" w:line="240" w:lineRule="auto"/>
        <w:ind w:left="142"/>
        <w:rPr>
          <w:rFonts w:ascii="Times New Roman" w:hAnsi="Times New Roman" w:cs="Times New Roman"/>
          <w:sz w:val="26"/>
          <w:szCs w:val="26"/>
        </w:rPr>
      </w:pPr>
      <w:r>
        <w:rPr>
          <w:rFonts w:ascii="Times New Roman" w:hAnsi="Times New Roman" w:cs="Times New Roman"/>
          <w:sz w:val="26"/>
          <w:szCs w:val="26"/>
        </w:rPr>
        <w:t>L</w:t>
      </w:r>
      <w:r w:rsidR="006829F3" w:rsidRPr="00677A3D">
        <w:rPr>
          <w:rFonts w:ascii="Times New Roman" w:hAnsi="Times New Roman" w:cs="Times New Roman"/>
          <w:sz w:val="26"/>
          <w:szCs w:val="26"/>
        </w:rPr>
        <w:t>es étudiants</w:t>
      </w:r>
      <w:r w:rsidR="009634FF" w:rsidRPr="00677A3D">
        <w:rPr>
          <w:rFonts w:ascii="Times New Roman" w:hAnsi="Times New Roman" w:cs="Times New Roman"/>
          <w:sz w:val="26"/>
          <w:szCs w:val="26"/>
        </w:rPr>
        <w:t xml:space="preserve"> le souhaitant peuvent </w:t>
      </w:r>
      <w:r w:rsidR="006829F3" w:rsidRPr="00677A3D">
        <w:rPr>
          <w:rFonts w:ascii="Times New Roman" w:hAnsi="Times New Roman" w:cs="Times New Roman"/>
          <w:sz w:val="26"/>
          <w:szCs w:val="26"/>
        </w:rPr>
        <w:t>consulter leurs copies après</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que</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la</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notation</w:t>
      </w:r>
      <w:r w:rsidR="006829F3" w:rsidRPr="00677A3D">
        <w:rPr>
          <w:rFonts w:ascii="Times New Roman" w:hAnsi="Times New Roman" w:cs="Times New Roman"/>
          <w:spacing w:val="-12"/>
          <w:sz w:val="26"/>
          <w:szCs w:val="26"/>
        </w:rPr>
        <w:t xml:space="preserve"> </w:t>
      </w:r>
      <w:r w:rsidR="006829F3" w:rsidRPr="00677A3D">
        <w:rPr>
          <w:rFonts w:ascii="Times New Roman" w:hAnsi="Times New Roman" w:cs="Times New Roman"/>
          <w:sz w:val="26"/>
          <w:szCs w:val="26"/>
        </w:rPr>
        <w:t>a</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été</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définitivement</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arrêtée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par</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le</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jury.</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L’université</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est</w:t>
      </w:r>
      <w:r w:rsidR="006829F3" w:rsidRPr="00677A3D">
        <w:rPr>
          <w:rFonts w:ascii="Times New Roman" w:hAnsi="Times New Roman" w:cs="Times New Roman"/>
          <w:spacing w:val="-13"/>
          <w:sz w:val="26"/>
          <w:szCs w:val="26"/>
        </w:rPr>
        <w:t xml:space="preserve"> </w:t>
      </w:r>
      <w:r w:rsidR="006829F3" w:rsidRPr="00677A3D">
        <w:rPr>
          <w:rFonts w:ascii="Times New Roman" w:hAnsi="Times New Roman" w:cs="Times New Roman"/>
          <w:sz w:val="26"/>
          <w:szCs w:val="26"/>
        </w:rPr>
        <w:t>tenue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de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faire</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droit</w:t>
      </w:r>
      <w:r w:rsidR="006829F3" w:rsidRPr="00677A3D">
        <w:rPr>
          <w:rFonts w:ascii="Times New Roman" w:hAnsi="Times New Roman" w:cs="Times New Roman"/>
          <w:spacing w:val="-13"/>
          <w:sz w:val="26"/>
          <w:szCs w:val="26"/>
        </w:rPr>
        <w:t xml:space="preserve"> </w:t>
      </w:r>
      <w:r w:rsidR="006829F3" w:rsidRPr="00677A3D">
        <w:rPr>
          <w:rFonts w:ascii="Times New Roman" w:hAnsi="Times New Roman" w:cs="Times New Roman"/>
          <w:sz w:val="26"/>
          <w:szCs w:val="26"/>
        </w:rPr>
        <w:t>à</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cette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demande pendant</w:t>
      </w:r>
      <w:r w:rsidR="006829F3" w:rsidRPr="00677A3D">
        <w:rPr>
          <w:rFonts w:ascii="Times New Roman" w:hAnsi="Times New Roman" w:cs="Times New Roman"/>
          <w:spacing w:val="-6"/>
          <w:sz w:val="26"/>
          <w:szCs w:val="26"/>
        </w:rPr>
        <w:t xml:space="preserve"> </w:t>
      </w:r>
      <w:r w:rsidR="006829F3" w:rsidRPr="00677A3D">
        <w:rPr>
          <w:rFonts w:ascii="Times New Roman" w:hAnsi="Times New Roman" w:cs="Times New Roman"/>
          <w:sz w:val="26"/>
          <w:szCs w:val="26"/>
        </w:rPr>
        <w:t>un</w:t>
      </w:r>
      <w:r w:rsidR="006829F3" w:rsidRPr="00677A3D">
        <w:rPr>
          <w:rFonts w:ascii="Times New Roman" w:hAnsi="Times New Roman" w:cs="Times New Roman"/>
          <w:spacing w:val="-10"/>
          <w:sz w:val="26"/>
          <w:szCs w:val="26"/>
        </w:rPr>
        <w:t xml:space="preserve"> </w:t>
      </w:r>
      <w:r w:rsidRPr="00677A3D">
        <w:rPr>
          <w:rFonts w:ascii="Times New Roman" w:hAnsi="Times New Roman" w:cs="Times New Roman"/>
          <w:sz w:val="26"/>
          <w:szCs w:val="26"/>
        </w:rPr>
        <w:t>mois</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(consultation</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directe).</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La</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consultation se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déroule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toujours</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en</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présence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d’un</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membre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l’équipe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enseignante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ou</w:t>
      </w:r>
      <w:r w:rsidR="006829F3" w:rsidRPr="00677A3D">
        <w:rPr>
          <w:rFonts w:ascii="Times New Roman" w:hAnsi="Times New Roman" w:cs="Times New Roman"/>
          <w:spacing w:val="-12"/>
          <w:sz w:val="26"/>
          <w:szCs w:val="26"/>
        </w:rPr>
        <w:t xml:space="preserve"> </w:t>
      </w:r>
      <w:r w:rsidR="006829F3" w:rsidRPr="00677A3D">
        <w:rPr>
          <w:rFonts w:ascii="Times New Roman" w:hAnsi="Times New Roman" w:cs="Times New Roman"/>
          <w:sz w:val="26"/>
          <w:szCs w:val="26"/>
        </w:rPr>
        <w:t>d’un</w:t>
      </w:r>
      <w:r w:rsidR="006829F3" w:rsidRPr="00677A3D">
        <w:rPr>
          <w:rFonts w:ascii="Times New Roman" w:hAnsi="Times New Roman" w:cs="Times New Roman"/>
          <w:spacing w:val="-12"/>
          <w:sz w:val="26"/>
          <w:szCs w:val="26"/>
        </w:rPr>
        <w:t xml:space="preserve"> </w:t>
      </w:r>
      <w:r w:rsidR="006829F3" w:rsidRPr="00677A3D">
        <w:rPr>
          <w:rFonts w:ascii="Times New Roman" w:hAnsi="Times New Roman" w:cs="Times New Roman"/>
          <w:sz w:val="26"/>
          <w:szCs w:val="26"/>
        </w:rPr>
        <w:t>membre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w:t>
      </w:r>
      <w:r w:rsidRPr="00677A3D">
        <w:rPr>
          <w:rFonts w:ascii="Times New Roman" w:hAnsi="Times New Roman" w:cs="Times New Roman"/>
          <w:sz w:val="26"/>
          <w:szCs w:val="26"/>
        </w:rPr>
        <w:t>e l’administration</w:t>
      </w:r>
      <w:r w:rsidR="006829F3" w:rsidRPr="00677A3D">
        <w:rPr>
          <w:rFonts w:ascii="Times New Roman" w:hAnsi="Times New Roman" w:cs="Times New Roman"/>
          <w:sz w:val="26"/>
          <w:szCs w:val="26"/>
        </w:rPr>
        <w:t>.</w:t>
      </w:r>
    </w:p>
    <w:p w14:paraId="0413D7A5" w14:textId="77777777" w:rsidR="00EB6F31" w:rsidRPr="00775D39" w:rsidRDefault="00EB6F31" w:rsidP="00775D39">
      <w:pPr>
        <w:spacing w:before="0" w:line="240" w:lineRule="auto"/>
        <w:ind w:left="142"/>
        <w:rPr>
          <w:rFonts w:ascii="Times New Roman" w:hAnsi="Times New Roman" w:cs="Times New Roman"/>
          <w:sz w:val="26"/>
          <w:szCs w:val="26"/>
        </w:rPr>
      </w:pPr>
    </w:p>
    <w:p w14:paraId="1F084972" w14:textId="5B0591DB" w:rsidR="00EB6F31" w:rsidRPr="00EB6F31" w:rsidRDefault="00EB6F31" w:rsidP="00EB6F31">
      <w:pPr>
        <w:spacing w:before="0" w:line="240" w:lineRule="auto"/>
        <w:ind w:left="142"/>
        <w:rPr>
          <w:rFonts w:ascii="Times New Roman" w:hAnsi="Times New Roman" w:cs="Times New Roman"/>
          <w:b/>
          <w:bCs/>
          <w:sz w:val="26"/>
          <w:szCs w:val="26"/>
        </w:rPr>
      </w:pPr>
      <w:r w:rsidRPr="00EB6F31">
        <w:rPr>
          <w:rFonts w:ascii="Times New Roman" w:hAnsi="Times New Roman" w:cs="Times New Roman"/>
          <w:b/>
          <w:bCs/>
          <w:sz w:val="26"/>
          <w:szCs w:val="26"/>
        </w:rPr>
        <w:t>4-4</w:t>
      </w:r>
      <w:r w:rsidRPr="00EB6F31">
        <w:rPr>
          <w:rFonts w:ascii="Times New Roman" w:hAnsi="Times New Roman" w:cs="Times New Roman"/>
          <w:b/>
          <w:bCs/>
          <w:spacing w:val="-49"/>
          <w:sz w:val="26"/>
          <w:szCs w:val="26"/>
        </w:rPr>
        <w:t xml:space="preserve"> </w:t>
      </w:r>
      <w:r w:rsidRPr="00EB6F31">
        <w:rPr>
          <w:rFonts w:ascii="Times New Roman" w:hAnsi="Times New Roman" w:cs="Times New Roman"/>
          <w:b/>
          <w:bCs/>
          <w:sz w:val="26"/>
          <w:szCs w:val="26"/>
        </w:rPr>
        <w:t>-</w:t>
      </w:r>
      <w:r w:rsidRPr="00EB6F31">
        <w:rPr>
          <w:rFonts w:ascii="Times New Roman" w:hAnsi="Times New Roman" w:cs="Times New Roman"/>
          <w:b/>
          <w:bCs/>
          <w:spacing w:val="-4"/>
          <w:sz w:val="26"/>
          <w:szCs w:val="26"/>
        </w:rPr>
        <w:t xml:space="preserve"> </w:t>
      </w:r>
      <w:r w:rsidRPr="00EB6F31">
        <w:rPr>
          <w:rFonts w:ascii="Times New Roman" w:hAnsi="Times New Roman" w:cs="Times New Roman"/>
          <w:b/>
          <w:bCs/>
          <w:sz w:val="26"/>
          <w:szCs w:val="26"/>
        </w:rPr>
        <w:t>Mentions</w:t>
      </w:r>
      <w:r w:rsidRPr="00EB6F31">
        <w:rPr>
          <w:rFonts w:ascii="Times New Roman" w:hAnsi="Times New Roman" w:cs="Times New Roman"/>
          <w:b/>
          <w:bCs/>
          <w:spacing w:val="-1"/>
          <w:sz w:val="26"/>
          <w:szCs w:val="26"/>
        </w:rPr>
        <w:t xml:space="preserve"> </w:t>
      </w:r>
      <w:r w:rsidRPr="00EB6F31">
        <w:rPr>
          <w:rFonts w:ascii="Times New Roman" w:hAnsi="Times New Roman" w:cs="Times New Roman"/>
          <w:b/>
          <w:bCs/>
          <w:sz w:val="26"/>
          <w:szCs w:val="26"/>
        </w:rPr>
        <w:t>de</w:t>
      </w:r>
      <w:r w:rsidRPr="00EB6F31">
        <w:rPr>
          <w:rFonts w:ascii="Times New Roman" w:hAnsi="Times New Roman" w:cs="Times New Roman"/>
          <w:b/>
          <w:bCs/>
          <w:spacing w:val="-4"/>
          <w:sz w:val="26"/>
          <w:szCs w:val="26"/>
        </w:rPr>
        <w:t xml:space="preserve"> </w:t>
      </w:r>
      <w:r w:rsidRPr="00EB6F31">
        <w:rPr>
          <w:rFonts w:ascii="Times New Roman" w:hAnsi="Times New Roman" w:cs="Times New Roman"/>
          <w:b/>
          <w:bCs/>
          <w:spacing w:val="-2"/>
          <w:sz w:val="26"/>
          <w:szCs w:val="26"/>
        </w:rPr>
        <w:t>mérite</w:t>
      </w:r>
    </w:p>
    <w:p w14:paraId="1BF64EF1" w14:textId="7DF65620" w:rsidR="00EB6F31" w:rsidRPr="00EB6F31" w:rsidRDefault="00EB6F31" w:rsidP="00EB6F31">
      <w:pPr>
        <w:spacing w:before="0" w:line="240" w:lineRule="auto"/>
        <w:ind w:left="142"/>
        <w:rPr>
          <w:rFonts w:ascii="Times New Roman" w:hAnsi="Times New Roman" w:cs="Times New Roman"/>
          <w:sz w:val="26"/>
          <w:szCs w:val="26"/>
        </w:rPr>
      </w:pPr>
      <w:r w:rsidRPr="00EB6F31">
        <w:rPr>
          <w:rFonts w:ascii="Times New Roman" w:hAnsi="Times New Roman" w:cs="Times New Roman"/>
          <w:sz w:val="26"/>
          <w:szCs w:val="26"/>
        </w:rPr>
        <w:t>Les diplômes délivrés par l’</w:t>
      </w:r>
      <w:r>
        <w:rPr>
          <w:rFonts w:ascii="Times New Roman" w:hAnsi="Times New Roman" w:cs="Times New Roman"/>
          <w:sz w:val="26"/>
          <w:szCs w:val="26"/>
        </w:rPr>
        <w:t>u</w:t>
      </w:r>
      <w:r w:rsidRPr="00EB6F31">
        <w:rPr>
          <w:rFonts w:ascii="Times New Roman" w:hAnsi="Times New Roman" w:cs="Times New Roman"/>
          <w:sz w:val="26"/>
          <w:szCs w:val="26"/>
        </w:rPr>
        <w:t>niversité sont assortis de</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mentions</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attribuées en</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fonction de</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la</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moyenne obtenue aux examens ou soutenances.</w:t>
      </w:r>
    </w:p>
    <w:p w14:paraId="533F33B0" w14:textId="77777777" w:rsidR="00EB6F31" w:rsidRPr="00EB6F31" w:rsidRDefault="00EB6F31" w:rsidP="00EB6F31">
      <w:pPr>
        <w:spacing w:before="0" w:line="240" w:lineRule="auto"/>
        <w:ind w:left="142"/>
        <w:rPr>
          <w:rFonts w:ascii="Times New Roman" w:hAnsi="Times New Roman" w:cs="Times New Roman"/>
          <w:sz w:val="26"/>
          <w:szCs w:val="26"/>
        </w:rPr>
      </w:pPr>
      <w:r w:rsidRPr="00EB6F31">
        <w:rPr>
          <w:rFonts w:ascii="Times New Roman" w:hAnsi="Times New Roman" w:cs="Times New Roman"/>
          <w:sz w:val="26"/>
          <w:szCs w:val="26"/>
        </w:rPr>
        <w:t>Les</w:t>
      </w:r>
      <w:r w:rsidRPr="00EB6F31">
        <w:rPr>
          <w:rFonts w:ascii="Times New Roman" w:hAnsi="Times New Roman" w:cs="Times New Roman"/>
          <w:spacing w:val="-6"/>
          <w:sz w:val="26"/>
          <w:szCs w:val="26"/>
        </w:rPr>
        <w:t xml:space="preserve"> </w:t>
      </w:r>
      <w:r w:rsidRPr="00EB6F31">
        <w:rPr>
          <w:rFonts w:ascii="Times New Roman" w:hAnsi="Times New Roman" w:cs="Times New Roman"/>
          <w:sz w:val="26"/>
          <w:szCs w:val="26"/>
        </w:rPr>
        <w:t>mentions</w:t>
      </w:r>
      <w:r w:rsidRPr="00EB6F31">
        <w:rPr>
          <w:rFonts w:ascii="Times New Roman" w:hAnsi="Times New Roman" w:cs="Times New Roman"/>
          <w:spacing w:val="-3"/>
          <w:sz w:val="26"/>
          <w:szCs w:val="26"/>
        </w:rPr>
        <w:t xml:space="preserve"> </w:t>
      </w:r>
      <w:r w:rsidRPr="00EB6F31">
        <w:rPr>
          <w:rFonts w:ascii="Times New Roman" w:hAnsi="Times New Roman" w:cs="Times New Roman"/>
          <w:sz w:val="26"/>
          <w:szCs w:val="26"/>
        </w:rPr>
        <w:t>sont</w:t>
      </w:r>
      <w:r w:rsidRPr="00EB6F31">
        <w:rPr>
          <w:rFonts w:ascii="Times New Roman" w:hAnsi="Times New Roman" w:cs="Times New Roman"/>
          <w:spacing w:val="-2"/>
          <w:sz w:val="26"/>
          <w:szCs w:val="26"/>
        </w:rPr>
        <w:t xml:space="preserve"> </w:t>
      </w:r>
      <w:r w:rsidRPr="00EB6F31">
        <w:rPr>
          <w:rFonts w:ascii="Times New Roman" w:hAnsi="Times New Roman" w:cs="Times New Roman"/>
          <w:sz w:val="26"/>
          <w:szCs w:val="26"/>
        </w:rPr>
        <w:t>les</w:t>
      </w:r>
      <w:r w:rsidRPr="00EB6F31">
        <w:rPr>
          <w:rFonts w:ascii="Times New Roman" w:hAnsi="Times New Roman" w:cs="Times New Roman"/>
          <w:spacing w:val="-5"/>
          <w:sz w:val="26"/>
          <w:szCs w:val="26"/>
        </w:rPr>
        <w:t xml:space="preserve"> </w:t>
      </w:r>
      <w:r w:rsidRPr="00EB6F31">
        <w:rPr>
          <w:rFonts w:ascii="Times New Roman" w:hAnsi="Times New Roman" w:cs="Times New Roman"/>
          <w:sz w:val="26"/>
          <w:szCs w:val="26"/>
        </w:rPr>
        <w:t>suivantes</w:t>
      </w:r>
      <w:r w:rsidRPr="00EB6F31">
        <w:rPr>
          <w:rFonts w:ascii="Times New Roman" w:hAnsi="Times New Roman" w:cs="Times New Roman"/>
          <w:spacing w:val="-4"/>
          <w:sz w:val="26"/>
          <w:szCs w:val="26"/>
        </w:rPr>
        <w:t xml:space="preserve"> </w:t>
      </w:r>
      <w:r w:rsidRPr="00EB6F31">
        <w:rPr>
          <w:rFonts w:ascii="Times New Roman" w:hAnsi="Times New Roman" w:cs="Times New Roman"/>
          <w:spacing w:val="-10"/>
          <w:sz w:val="26"/>
          <w:szCs w:val="26"/>
        </w:rPr>
        <w:t>:</w:t>
      </w:r>
    </w:p>
    <w:p w14:paraId="3AAED35C" w14:textId="77777777" w:rsidR="00EB6F31" w:rsidRPr="0050705C" w:rsidRDefault="00EB6F31" w:rsidP="00EB6F31">
      <w:pPr>
        <w:pStyle w:val="Corpsdetexte"/>
        <w:spacing w:before="1"/>
      </w:pPr>
      <w:r w:rsidRPr="0050705C">
        <w:t xml:space="preserve">- note supérieure ou égale à 18 : </w:t>
      </w:r>
      <w:r>
        <w:t>mention</w:t>
      </w:r>
      <w:r w:rsidRPr="0050705C">
        <w:t xml:space="preserve"> «excellent»</w:t>
      </w:r>
    </w:p>
    <w:p w14:paraId="5FEF43E4" w14:textId="77777777" w:rsidR="00EB6F31" w:rsidRPr="0050705C" w:rsidRDefault="00EB6F31" w:rsidP="00EB6F31">
      <w:pPr>
        <w:pStyle w:val="Corpsdetexte"/>
        <w:spacing w:before="1"/>
      </w:pPr>
      <w:r w:rsidRPr="0050705C">
        <w:t xml:space="preserve">- note supérieure ou égale à 16 : </w:t>
      </w:r>
      <w:r>
        <w:t>mention</w:t>
      </w:r>
      <w:r w:rsidRPr="0050705C">
        <w:t xml:space="preserve"> «très bien»</w:t>
      </w:r>
    </w:p>
    <w:p w14:paraId="790C6900" w14:textId="77777777" w:rsidR="00EB6F31" w:rsidRPr="0050705C" w:rsidRDefault="00EB6F31" w:rsidP="00EB6F31">
      <w:pPr>
        <w:pStyle w:val="Corpsdetexte"/>
        <w:spacing w:before="1"/>
      </w:pPr>
      <w:r w:rsidRPr="0050705C">
        <w:t xml:space="preserve">- note de 14 à 15,99 : </w:t>
      </w:r>
      <w:r>
        <w:t>mention</w:t>
      </w:r>
      <w:r w:rsidRPr="0050705C">
        <w:t xml:space="preserve"> « bien»</w:t>
      </w:r>
    </w:p>
    <w:p w14:paraId="6C2529C5" w14:textId="77777777" w:rsidR="00EB6F31" w:rsidRDefault="00EB6F31" w:rsidP="00EB6F31">
      <w:pPr>
        <w:pStyle w:val="Corpsdetexte"/>
        <w:spacing w:before="1"/>
      </w:pPr>
      <w:r w:rsidRPr="0050705C">
        <w:t xml:space="preserve">- note de 12 à 13,99 : </w:t>
      </w:r>
      <w:r>
        <w:t>mention</w:t>
      </w:r>
      <w:r w:rsidRPr="0050705C">
        <w:t xml:space="preserve"> «assez bien »</w:t>
      </w:r>
    </w:p>
    <w:p w14:paraId="4899BDE3" w14:textId="6E530D32" w:rsidR="00EB6F31" w:rsidRPr="00061F9F" w:rsidRDefault="00EB6F31" w:rsidP="00EB6F31">
      <w:pPr>
        <w:pStyle w:val="Corpsdetexte"/>
        <w:spacing w:before="1"/>
      </w:pPr>
      <w:r w:rsidRPr="0050705C">
        <w:t>- note de 1</w:t>
      </w:r>
      <w:r>
        <w:t>0</w:t>
      </w:r>
      <w:r w:rsidRPr="0050705C">
        <w:t xml:space="preserve"> à 1</w:t>
      </w:r>
      <w:r>
        <w:t>1</w:t>
      </w:r>
      <w:r w:rsidRPr="0050705C">
        <w:t xml:space="preserve">,99 : </w:t>
      </w:r>
      <w:r>
        <w:t>mention</w:t>
      </w:r>
      <w:r w:rsidRPr="0050705C">
        <w:t xml:space="preserve"> «</w:t>
      </w:r>
      <w:r>
        <w:t>passable</w:t>
      </w:r>
      <w:r w:rsidRPr="0050705C">
        <w:t> »</w:t>
      </w:r>
    </w:p>
    <w:p w14:paraId="5442A451" w14:textId="77777777" w:rsidR="00D124D6" w:rsidRDefault="00D124D6" w:rsidP="00ED4A8C">
      <w:pPr>
        <w:spacing w:before="0" w:line="240" w:lineRule="auto"/>
        <w:ind w:left="142"/>
        <w:rPr>
          <w:rFonts w:ascii="Arial" w:hAnsi="Arial" w:cs="Arial"/>
          <w:sz w:val="26"/>
          <w:szCs w:val="26"/>
        </w:rPr>
      </w:pPr>
    </w:p>
    <w:p w14:paraId="5E14C1DC" w14:textId="3DDBA761" w:rsidR="0029683C" w:rsidRPr="0029683C" w:rsidRDefault="0029683C" w:rsidP="0029683C">
      <w:pPr>
        <w:spacing w:before="0" w:line="240" w:lineRule="auto"/>
        <w:ind w:left="142"/>
        <w:rPr>
          <w:rFonts w:ascii="Times New Roman" w:hAnsi="Times New Roman" w:cs="Times New Roman"/>
          <w:b/>
          <w:bCs/>
          <w:spacing w:val="-2"/>
          <w:sz w:val="26"/>
          <w:szCs w:val="26"/>
        </w:rPr>
      </w:pPr>
      <w:r w:rsidRPr="0029683C">
        <w:rPr>
          <w:rFonts w:ascii="Times New Roman" w:hAnsi="Times New Roman" w:cs="Times New Roman"/>
          <w:b/>
          <w:bCs/>
          <w:spacing w:val="-2"/>
          <w:sz w:val="26"/>
          <w:szCs w:val="26"/>
        </w:rPr>
        <w:t>4-5 - Règles de progression dans le parcours</w:t>
      </w:r>
    </w:p>
    <w:p w14:paraId="5D5DFAAC" w14:textId="77777777" w:rsidR="0029683C" w:rsidRPr="0029683C" w:rsidRDefault="0029683C" w:rsidP="0029683C">
      <w:pPr>
        <w:spacing w:before="0" w:line="240" w:lineRule="auto"/>
        <w:ind w:left="142"/>
        <w:rPr>
          <w:rFonts w:ascii="Times New Roman" w:hAnsi="Times New Roman" w:cs="Times New Roman"/>
          <w:sz w:val="26"/>
          <w:szCs w:val="26"/>
        </w:rPr>
      </w:pPr>
      <w:r w:rsidRPr="0029683C">
        <w:rPr>
          <w:rFonts w:ascii="Times New Roman" w:hAnsi="Times New Roman" w:cs="Times New Roman"/>
          <w:sz w:val="26"/>
          <w:szCs w:val="26"/>
        </w:rPr>
        <w:t>L’accès au 2</w:t>
      </w:r>
      <w:r w:rsidRPr="0029683C">
        <w:rPr>
          <w:rFonts w:ascii="Times New Roman" w:hAnsi="Times New Roman" w:cs="Times New Roman"/>
          <w:sz w:val="26"/>
          <w:szCs w:val="26"/>
          <w:vertAlign w:val="superscript"/>
        </w:rPr>
        <w:t>e</w:t>
      </w:r>
      <w:r w:rsidRPr="0029683C">
        <w:rPr>
          <w:rFonts w:ascii="Times New Roman" w:hAnsi="Times New Roman" w:cs="Times New Roman"/>
          <w:sz w:val="26"/>
          <w:szCs w:val="26"/>
        </w:rPr>
        <w:t xml:space="preserve"> semestre d’une année est conditionné à la validation totale des matières de l’année inférieure.</w:t>
      </w:r>
    </w:p>
    <w:p w14:paraId="79668BF2" w14:textId="77777777" w:rsidR="0029683C" w:rsidRPr="0029683C" w:rsidRDefault="0029683C" w:rsidP="0029683C">
      <w:pPr>
        <w:spacing w:before="0" w:line="240" w:lineRule="auto"/>
        <w:ind w:left="142"/>
        <w:rPr>
          <w:rFonts w:ascii="Times New Roman" w:hAnsi="Times New Roman" w:cs="Times New Roman"/>
          <w:sz w:val="26"/>
          <w:szCs w:val="26"/>
        </w:rPr>
      </w:pPr>
      <w:r w:rsidRPr="0029683C">
        <w:rPr>
          <w:rFonts w:ascii="Times New Roman" w:hAnsi="Times New Roman" w:cs="Times New Roman"/>
          <w:b/>
          <w:bCs/>
          <w:sz w:val="26"/>
          <w:szCs w:val="26"/>
        </w:rPr>
        <w:t>Exemple :</w:t>
      </w:r>
      <w:r w:rsidRPr="0029683C">
        <w:rPr>
          <w:rFonts w:ascii="Times New Roman" w:hAnsi="Times New Roman" w:cs="Times New Roman"/>
          <w:sz w:val="26"/>
          <w:szCs w:val="26"/>
        </w:rPr>
        <w:t xml:space="preserve"> Vous ne pouvez pas avoir accès au semestre 4 du L2, si vous n’avez pas validé les semestres du L1.</w:t>
      </w:r>
    </w:p>
    <w:p w14:paraId="552A97F7" w14:textId="77777777" w:rsidR="0029683C" w:rsidRPr="00ED4A8C" w:rsidRDefault="0029683C" w:rsidP="00ED4A8C">
      <w:pPr>
        <w:spacing w:before="0" w:line="240" w:lineRule="auto"/>
        <w:ind w:left="142"/>
        <w:rPr>
          <w:rFonts w:ascii="Arial" w:hAnsi="Arial" w:cs="Arial"/>
          <w:sz w:val="26"/>
          <w:szCs w:val="26"/>
        </w:rPr>
      </w:pPr>
    </w:p>
    <w:p w14:paraId="16B9E8FD" w14:textId="04E61BF3" w:rsidR="005522D0" w:rsidRPr="004D0B94" w:rsidRDefault="00F97C6A" w:rsidP="004D0B94">
      <w:pPr>
        <w:spacing w:before="0" w:line="240" w:lineRule="auto"/>
        <w:ind w:left="142"/>
        <w:rPr>
          <w:rFonts w:ascii="Arial" w:hAnsi="Arial" w:cs="Arial"/>
          <w:sz w:val="26"/>
          <w:szCs w:val="26"/>
        </w:rPr>
      </w:pPr>
      <w:r w:rsidRPr="00ED4A8C">
        <w:rPr>
          <w:rFonts w:ascii="Arial" w:hAnsi="Arial" w:cs="Arial"/>
          <w:sz w:val="26"/>
          <w:szCs w:val="26"/>
        </w:rPr>
        <w:t xml:space="preserve">  </w:t>
      </w:r>
      <w:r w:rsidRPr="004D0B94">
        <w:rPr>
          <w:rFonts w:ascii="Times New Roman" w:hAnsi="Times New Roman" w:cs="Times New Roman"/>
          <w:b/>
          <w:iCs/>
          <w:sz w:val="40"/>
          <w:szCs w:val="40"/>
        </w:rPr>
        <w:t>V</w:t>
      </w:r>
      <w:r w:rsidR="004D0B94">
        <w:rPr>
          <w:rFonts w:ascii="Times New Roman" w:hAnsi="Times New Roman" w:cs="Times New Roman"/>
          <w:b/>
          <w:iCs/>
          <w:sz w:val="40"/>
          <w:szCs w:val="40"/>
        </w:rPr>
        <w:t xml:space="preserve">. </w:t>
      </w:r>
      <w:r w:rsidR="00857685" w:rsidRPr="004D0B94">
        <w:rPr>
          <w:rFonts w:ascii="Times New Roman" w:hAnsi="Times New Roman" w:cs="Times New Roman"/>
          <w:b/>
          <w:iCs/>
          <w:sz w:val="40"/>
          <w:szCs w:val="40"/>
        </w:rPr>
        <w:t>COMPENSATION / CAPITALISATION</w:t>
      </w:r>
    </w:p>
    <w:p w14:paraId="0BAAD8A6" w14:textId="77777777" w:rsidR="004D0B94" w:rsidRPr="0098595B" w:rsidRDefault="004D0B94" w:rsidP="004D0B94">
      <w:pPr>
        <w:spacing w:before="0"/>
        <w:rPr>
          <w:rFonts w:ascii="Times New Roman" w:hAnsi="Times New Roman" w:cs="Times New Roman"/>
          <w:sz w:val="24"/>
          <w:szCs w:val="24"/>
        </w:rPr>
      </w:pPr>
      <w:bookmarkStart w:id="20" w:name="_Hlk172381058"/>
      <w:r w:rsidRPr="0098595B">
        <w:rPr>
          <w:rFonts w:ascii="Times New Roman" w:hAnsi="Times New Roman" w:cs="Times New Roman"/>
          <w:sz w:val="24"/>
          <w:szCs w:val="24"/>
        </w:rPr>
        <w:t xml:space="preserve">C’est le calcul d’une moyenne générale coefficientée. Elle permet de compenser des résultats négatifs par des résultats positifs. </w:t>
      </w:r>
    </w:p>
    <w:p w14:paraId="34461346"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Il y a trois niveaux de compensation : </w:t>
      </w:r>
    </w:p>
    <w:p w14:paraId="7F5E3C6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 xml:space="preserve">1/ La compensation intra-UE : </w:t>
      </w:r>
    </w:p>
    <w:p w14:paraId="5D3FD1F8" w14:textId="77777777" w:rsidR="004D0B94" w:rsidRPr="004D0B94"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A l’intérieur d’une même UE, les matières se compensent entre-elles selon les modalités de contrôle des connaissances définies et publiées par le Département. Une absence à une des épreuves obligatoires de l’UE implique la mention « absent » et la note 0 pour le calcul de la moyenne de l’UE. </w:t>
      </w:r>
    </w:p>
    <w:p w14:paraId="74670ADB"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session 1. </w:t>
      </w:r>
    </w:p>
    <w:p w14:paraId="301865C0"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Matière </w:t>
      </w:r>
      <w:r w:rsidRPr="0098595B">
        <w:rPr>
          <w:rFonts w:ascii="Times New Roman" w:hAnsi="Times New Roman" w:cs="Times New Roman"/>
          <w:sz w:val="24"/>
          <w:szCs w:val="24"/>
        </w:rPr>
        <w:t xml:space="preserve">1 : 12/20 coefficient </w:t>
      </w:r>
      <w:r w:rsidRPr="004D0B94">
        <w:rPr>
          <w:rFonts w:ascii="Times New Roman" w:hAnsi="Times New Roman" w:cs="Times New Roman"/>
          <w:sz w:val="24"/>
          <w:szCs w:val="24"/>
        </w:rPr>
        <w:t>4</w:t>
      </w:r>
    </w:p>
    <w:p w14:paraId="330449B2"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Matière </w:t>
      </w:r>
      <w:r w:rsidRPr="0098595B">
        <w:rPr>
          <w:rFonts w:ascii="Times New Roman" w:hAnsi="Times New Roman" w:cs="Times New Roman"/>
          <w:sz w:val="24"/>
          <w:szCs w:val="24"/>
        </w:rPr>
        <w:t>2 : 0</w:t>
      </w:r>
      <w:r w:rsidRPr="004D0B94">
        <w:rPr>
          <w:rFonts w:ascii="Times New Roman" w:hAnsi="Times New Roman" w:cs="Times New Roman"/>
          <w:sz w:val="24"/>
          <w:szCs w:val="24"/>
        </w:rPr>
        <w:t>7</w:t>
      </w:r>
      <w:r w:rsidRPr="0098595B">
        <w:rPr>
          <w:rFonts w:ascii="Times New Roman" w:hAnsi="Times New Roman" w:cs="Times New Roman"/>
          <w:sz w:val="24"/>
          <w:szCs w:val="24"/>
        </w:rPr>
        <w:t xml:space="preserve">/20 coefficient </w:t>
      </w:r>
      <w:r w:rsidRPr="004D0B94">
        <w:rPr>
          <w:rFonts w:ascii="Times New Roman" w:hAnsi="Times New Roman" w:cs="Times New Roman"/>
          <w:sz w:val="24"/>
          <w:szCs w:val="24"/>
        </w:rPr>
        <w:t>4</w:t>
      </w:r>
      <w:r w:rsidRPr="0098595B">
        <w:rPr>
          <w:rFonts w:ascii="Times New Roman" w:hAnsi="Times New Roman" w:cs="Times New Roman"/>
          <w:sz w:val="24"/>
          <w:szCs w:val="24"/>
        </w:rPr>
        <w:t xml:space="preserve"> </w:t>
      </w:r>
    </w:p>
    <w:p w14:paraId="468C0E6D"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Matière </w:t>
      </w:r>
      <w:r w:rsidRPr="0098595B">
        <w:rPr>
          <w:rFonts w:ascii="Times New Roman" w:hAnsi="Times New Roman" w:cs="Times New Roman"/>
          <w:sz w:val="24"/>
          <w:szCs w:val="24"/>
        </w:rPr>
        <w:t>3 : 1</w:t>
      </w:r>
      <w:r w:rsidRPr="004D0B94">
        <w:rPr>
          <w:rFonts w:ascii="Times New Roman" w:hAnsi="Times New Roman" w:cs="Times New Roman"/>
          <w:sz w:val="24"/>
          <w:szCs w:val="24"/>
        </w:rPr>
        <w:t>4</w:t>
      </w:r>
      <w:r w:rsidRPr="0098595B">
        <w:rPr>
          <w:rFonts w:ascii="Times New Roman" w:hAnsi="Times New Roman" w:cs="Times New Roman"/>
          <w:sz w:val="24"/>
          <w:szCs w:val="24"/>
        </w:rPr>
        <w:t xml:space="preserve">/20 coefficient </w:t>
      </w:r>
      <w:r w:rsidRPr="004D0B94">
        <w:rPr>
          <w:rFonts w:ascii="Times New Roman" w:hAnsi="Times New Roman" w:cs="Times New Roman"/>
          <w:sz w:val="24"/>
          <w:szCs w:val="24"/>
        </w:rPr>
        <w:t>2</w:t>
      </w:r>
      <w:r w:rsidRPr="0098595B">
        <w:rPr>
          <w:rFonts w:ascii="Times New Roman" w:hAnsi="Times New Roman" w:cs="Times New Roman"/>
          <w:sz w:val="24"/>
          <w:szCs w:val="24"/>
        </w:rPr>
        <w:t xml:space="preserve"> </w:t>
      </w:r>
    </w:p>
    <w:p w14:paraId="0612407F"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lastRenderedPageBreak/>
        <w:t>Après application de la compensation, la moyenne générale est de 10</w:t>
      </w:r>
      <w:r w:rsidRPr="004D0B94">
        <w:rPr>
          <w:rFonts w:ascii="Times New Roman" w:hAnsi="Times New Roman" w:cs="Times New Roman"/>
          <w:sz w:val="24"/>
          <w:szCs w:val="24"/>
        </w:rPr>
        <w:t>,4</w:t>
      </w:r>
      <w:r w:rsidRPr="0098595B">
        <w:rPr>
          <w:rFonts w:ascii="Times New Roman" w:hAnsi="Times New Roman" w:cs="Times New Roman"/>
          <w:sz w:val="24"/>
          <w:szCs w:val="24"/>
        </w:rPr>
        <w:t>/20, l</w:t>
      </w:r>
      <w:r w:rsidRPr="004D0B94">
        <w:rPr>
          <w:rFonts w:ascii="Times New Roman" w:hAnsi="Times New Roman" w:cs="Times New Roman"/>
          <w:sz w:val="24"/>
          <w:szCs w:val="24"/>
        </w:rPr>
        <w:t>’UE</w:t>
      </w:r>
      <w:r w:rsidRPr="0098595B">
        <w:rPr>
          <w:rFonts w:ascii="Times New Roman" w:hAnsi="Times New Roman" w:cs="Times New Roman"/>
          <w:sz w:val="24"/>
          <w:szCs w:val="24"/>
        </w:rPr>
        <w:t xml:space="preserve"> est donc validé</w:t>
      </w:r>
      <w:r w:rsidRPr="004D0B94">
        <w:rPr>
          <w:rFonts w:ascii="Times New Roman" w:hAnsi="Times New Roman" w:cs="Times New Roman"/>
          <w:sz w:val="24"/>
          <w:szCs w:val="24"/>
        </w:rPr>
        <w:t>e</w:t>
      </w:r>
      <w:r w:rsidRPr="0098595B">
        <w:rPr>
          <w:rFonts w:ascii="Times New Roman" w:hAnsi="Times New Roman" w:cs="Times New Roman"/>
          <w:sz w:val="24"/>
          <w:szCs w:val="24"/>
        </w:rPr>
        <w:t xml:space="preserve"> par compensation et l’étudiant ne devra pas se présenter aux examens de l</w:t>
      </w:r>
      <w:r w:rsidRPr="004D0B94">
        <w:rPr>
          <w:rFonts w:ascii="Times New Roman" w:hAnsi="Times New Roman" w:cs="Times New Roman"/>
          <w:sz w:val="24"/>
          <w:szCs w:val="24"/>
        </w:rPr>
        <w:t>a matière 2</w:t>
      </w:r>
      <w:r w:rsidRPr="0098595B">
        <w:rPr>
          <w:rFonts w:ascii="Times New Roman" w:hAnsi="Times New Roman" w:cs="Times New Roman"/>
          <w:sz w:val="24"/>
          <w:szCs w:val="24"/>
        </w:rPr>
        <w:t xml:space="preserve"> à la seconde session. </w:t>
      </w:r>
    </w:p>
    <w:p w14:paraId="0540F3E6" w14:textId="77777777" w:rsidR="004D0B94" w:rsidRDefault="004D0B94" w:rsidP="004D0B94">
      <w:pPr>
        <w:spacing w:before="0"/>
        <w:rPr>
          <w:rFonts w:ascii="Times New Roman" w:hAnsi="Times New Roman" w:cs="Times New Roman"/>
          <w:sz w:val="24"/>
          <w:szCs w:val="24"/>
        </w:rPr>
      </w:pPr>
    </w:p>
    <w:p w14:paraId="6826638F" w14:textId="77777777" w:rsidR="0029683C" w:rsidRPr="0098595B" w:rsidRDefault="0029683C" w:rsidP="004D0B94">
      <w:pPr>
        <w:spacing w:before="0"/>
        <w:rPr>
          <w:rFonts w:ascii="Times New Roman" w:hAnsi="Times New Roman" w:cs="Times New Roman"/>
          <w:sz w:val="24"/>
          <w:szCs w:val="24"/>
        </w:rPr>
      </w:pPr>
    </w:p>
    <w:p w14:paraId="27D97508"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 xml:space="preserve">2/ La compensation inter-UE : </w:t>
      </w:r>
    </w:p>
    <w:p w14:paraId="5C6B6967"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compensation intervient entre les UE d’un même semestre de formation. Il s’agit donc du calcul de la moyenne générale coefficientée du semestre. </w:t>
      </w:r>
    </w:p>
    <w:p w14:paraId="1FB788C9"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session 1. </w:t>
      </w:r>
    </w:p>
    <w:p w14:paraId="5F073DDE"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33DD45FD"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4AD2DAA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161BB135"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Après application de la compensation, la moyenne générale est de 10/20, le semestre est donc validé par compensation et l’étudiant ne devra pas se présenter aux examens de l’UE 2 à la seconde session. </w:t>
      </w:r>
    </w:p>
    <w:p w14:paraId="3F6A04FD" w14:textId="53743E7E" w:rsidR="004D0B94" w:rsidRPr="0098595B" w:rsidRDefault="00EB6F31" w:rsidP="004D0B94">
      <w:pPr>
        <w:spacing w:before="0"/>
        <w:rPr>
          <w:rFonts w:ascii="Times New Roman" w:hAnsi="Times New Roman" w:cs="Times New Roman"/>
          <w:b/>
          <w:bCs/>
          <w:sz w:val="24"/>
          <w:szCs w:val="24"/>
        </w:rPr>
      </w:pPr>
      <w:r w:rsidRPr="00EB6F31">
        <w:rPr>
          <w:rFonts w:ascii="Times New Roman" w:hAnsi="Times New Roman" w:cs="Times New Roman"/>
          <w:b/>
          <w:bCs/>
          <w:sz w:val="24"/>
          <w:szCs w:val="24"/>
        </w:rPr>
        <w:t>A</w:t>
      </w:r>
      <w:r w:rsidR="004D0B94" w:rsidRPr="0098595B">
        <w:rPr>
          <w:rFonts w:ascii="Times New Roman" w:hAnsi="Times New Roman" w:cs="Times New Roman"/>
          <w:b/>
          <w:bCs/>
          <w:sz w:val="24"/>
          <w:szCs w:val="24"/>
        </w:rPr>
        <w:t xml:space="preserve">pplication du principe entre deux sessions d’une même année universitaire : </w:t>
      </w:r>
    </w:p>
    <w:p w14:paraId="614E235E" w14:textId="604E5800"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La meilleure des deux notes de l’UE est conservée entre les deux sessions d’une même année universitaire</w:t>
      </w:r>
      <w:r w:rsidR="00EB6F31">
        <w:rPr>
          <w:rFonts w:ascii="Times New Roman" w:hAnsi="Times New Roman" w:cs="Times New Roman"/>
          <w:sz w:val="24"/>
          <w:szCs w:val="24"/>
        </w:rPr>
        <w:t> :</w:t>
      </w:r>
      <w:r w:rsidRPr="0098595B">
        <w:rPr>
          <w:rFonts w:ascii="Times New Roman" w:hAnsi="Times New Roman" w:cs="Times New Roman"/>
          <w:sz w:val="24"/>
          <w:szCs w:val="24"/>
        </w:rPr>
        <w:t xml:space="preserve"> </w:t>
      </w:r>
    </w:p>
    <w:p w14:paraId="0DAFB59A"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session 1 en 2018. </w:t>
      </w:r>
    </w:p>
    <w:p w14:paraId="28D6905D"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4A6D1B33"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56B93E1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9/20 coefficient 6 </w:t>
      </w:r>
    </w:p>
    <w:p w14:paraId="1B8F7B35" w14:textId="77777777" w:rsidR="004D0B94" w:rsidRPr="0098595B" w:rsidRDefault="004D0B94" w:rsidP="004D0B94">
      <w:pPr>
        <w:spacing w:before="0"/>
        <w:rPr>
          <w:rFonts w:ascii="Times New Roman" w:hAnsi="Times New Roman" w:cs="Times New Roman"/>
          <w:b/>
          <w:bCs/>
          <w:sz w:val="24"/>
          <w:szCs w:val="24"/>
        </w:rPr>
      </w:pPr>
      <w:r w:rsidRPr="004D0B94">
        <w:rPr>
          <w:rFonts w:ascii="Times New Roman" w:hAnsi="Times New Roman" w:cs="Times New Roman"/>
          <w:b/>
          <w:bCs/>
          <w:sz w:val="24"/>
          <w:szCs w:val="24"/>
        </w:rPr>
        <w:t>Semestre</w:t>
      </w:r>
      <w:r w:rsidRPr="0098595B">
        <w:rPr>
          <w:rFonts w:ascii="Times New Roman" w:hAnsi="Times New Roman" w:cs="Times New Roman"/>
          <w:b/>
          <w:bCs/>
          <w:sz w:val="24"/>
          <w:szCs w:val="24"/>
        </w:rPr>
        <w:t xml:space="preserve"> 1, session 2 en 2018. </w:t>
      </w:r>
    </w:p>
    <w:p w14:paraId="6A764FF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04/20 coefficient 12 </w:t>
      </w:r>
    </w:p>
    <w:p w14:paraId="57E74512"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5E51AB2A"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Les notes prises en compte pour le calcul de compensation à l’issue de la seconde session seront : </w:t>
      </w:r>
    </w:p>
    <w:p w14:paraId="7E204C1C"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3814D6E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1285BBE2"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2F857DA8"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est de 10/20, le semestre est validé par compensation. </w:t>
      </w:r>
    </w:p>
    <w:p w14:paraId="2F32647C"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 xml:space="preserve">3/ la compensation inter-semestrielle : </w:t>
      </w:r>
    </w:p>
    <w:p w14:paraId="3B45A357"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Il s’agit de la moyenne arithmétique entre deux moyennes semestrielles d’une même année de formation, chacune affectée d’un coefficient 1. </w:t>
      </w:r>
    </w:p>
    <w:p w14:paraId="7998269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Exemple :</w:t>
      </w:r>
      <w:r w:rsidRPr="0098595B">
        <w:rPr>
          <w:rFonts w:ascii="Times New Roman" w:hAnsi="Times New Roman" w:cs="Times New Roman"/>
          <w:sz w:val="24"/>
          <w:szCs w:val="24"/>
        </w:rPr>
        <w:t xml:space="preserve"> </w:t>
      </w:r>
      <w:r w:rsidRPr="004D0B94">
        <w:rPr>
          <w:rFonts w:ascii="Times New Roman" w:hAnsi="Times New Roman" w:cs="Times New Roman"/>
          <w:sz w:val="24"/>
          <w:szCs w:val="24"/>
        </w:rPr>
        <w:t>S</w:t>
      </w:r>
      <w:r w:rsidRPr="0098595B">
        <w:rPr>
          <w:rFonts w:ascii="Times New Roman" w:hAnsi="Times New Roman" w:cs="Times New Roman"/>
          <w:sz w:val="24"/>
          <w:szCs w:val="24"/>
        </w:rPr>
        <w:t xml:space="preserve">emestre 1 : 12/20 </w:t>
      </w:r>
    </w:p>
    <w:p w14:paraId="5D0D0422"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                  Semestre</w:t>
      </w:r>
      <w:r w:rsidRPr="0098595B">
        <w:rPr>
          <w:rFonts w:ascii="Times New Roman" w:hAnsi="Times New Roman" w:cs="Times New Roman"/>
          <w:sz w:val="24"/>
          <w:szCs w:val="24"/>
        </w:rPr>
        <w:t xml:space="preserve"> 2 : 8/20 </w:t>
      </w:r>
    </w:p>
    <w:p w14:paraId="57647CA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de l’année est de 10/20, l’année est validée par compensation. </w:t>
      </w:r>
    </w:p>
    <w:p w14:paraId="450F90AD" w14:textId="76D01D9C" w:rsidR="004D0B94" w:rsidRPr="0098595B" w:rsidRDefault="00EB6F31" w:rsidP="004D0B94">
      <w:pPr>
        <w:spacing w:before="0"/>
        <w:rPr>
          <w:rFonts w:ascii="Times New Roman" w:hAnsi="Times New Roman" w:cs="Times New Roman"/>
          <w:b/>
          <w:bCs/>
          <w:sz w:val="24"/>
          <w:szCs w:val="24"/>
        </w:rPr>
      </w:pPr>
      <w:r w:rsidRPr="00EB6F31">
        <w:rPr>
          <w:rFonts w:ascii="Times New Roman" w:hAnsi="Times New Roman" w:cs="Times New Roman"/>
          <w:b/>
          <w:bCs/>
          <w:sz w:val="24"/>
          <w:szCs w:val="24"/>
        </w:rPr>
        <w:t>A</w:t>
      </w:r>
      <w:r w:rsidR="004D0B94" w:rsidRPr="0098595B">
        <w:rPr>
          <w:rFonts w:ascii="Times New Roman" w:hAnsi="Times New Roman" w:cs="Times New Roman"/>
          <w:b/>
          <w:bCs/>
          <w:sz w:val="24"/>
          <w:szCs w:val="24"/>
        </w:rPr>
        <w:t xml:space="preserve">pplication du principe entre différentes années universitaires : </w:t>
      </w:r>
    </w:p>
    <w:p w14:paraId="012E0D8D"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compensation inter-semestrielle s’applique entre deux semestres d’une même année de formation même si l’année universitaire n’est pas la même. </w:t>
      </w:r>
    </w:p>
    <w:p w14:paraId="5ECA7F63"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 12/20 obtenu en 2017 </w:t>
      </w:r>
    </w:p>
    <w:p w14:paraId="1985D667"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semestre 2 : 8/20 obtenu en 2018 </w:t>
      </w:r>
    </w:p>
    <w:p w14:paraId="3E7EFFC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est de 10/20, l’année est validée par compensation en 2018. </w:t>
      </w:r>
    </w:p>
    <w:p w14:paraId="2926CD95"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Par conséquent, une moyenne semestrielle supérieure ou égale à 10/20 est capitalisable d’une année à l’autre alors qu’une moyenne inférieure à 10/20 ne l’est pas. </w:t>
      </w:r>
    </w:p>
    <w:p w14:paraId="50A99CA1"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b/>
          <w:bCs/>
          <w:sz w:val="24"/>
          <w:szCs w:val="24"/>
        </w:rPr>
        <w:t>E</w:t>
      </w:r>
      <w:r w:rsidRPr="0098595B">
        <w:rPr>
          <w:rFonts w:ascii="Times New Roman" w:hAnsi="Times New Roman" w:cs="Times New Roman"/>
          <w:b/>
          <w:bCs/>
          <w:sz w:val="24"/>
          <w:szCs w:val="24"/>
        </w:rPr>
        <w:t>xceptions au principe de la compensation</w:t>
      </w:r>
    </w:p>
    <w:p w14:paraId="15EA9B9E"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 En Master 2, la compensation ne s’applique pas de droit. </w:t>
      </w:r>
    </w:p>
    <w:p w14:paraId="6460A8AE"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lastRenderedPageBreak/>
        <w:t xml:space="preserve">- Les modalités définies par la réglementation pour le contrôle des connaissances et les aptitudes en vue de l’obtention des DU, DAEU, DUT et Licence Professionnelles demeurent applicables. </w:t>
      </w:r>
    </w:p>
    <w:p w14:paraId="6B340276"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 Lorsqu’un stage et/ou un mémoire, intégré à une formation est obligatoire, la validation du semestre, de l’année et du diplôme est soumise à l’obtention d’une note minimale de 10/20. </w:t>
      </w:r>
    </w:p>
    <w:p w14:paraId="454F4E3F" w14:textId="77777777" w:rsidR="004D0B94" w:rsidRPr="0098595B" w:rsidRDefault="004D0B94" w:rsidP="004D0B94">
      <w:pPr>
        <w:spacing w:before="0"/>
        <w:rPr>
          <w:rFonts w:ascii="Times New Roman" w:hAnsi="Times New Roman" w:cs="Times New Roman"/>
          <w:sz w:val="24"/>
          <w:szCs w:val="24"/>
        </w:rPr>
      </w:pPr>
    </w:p>
    <w:p w14:paraId="0E799796"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b/>
          <w:bCs/>
          <w:sz w:val="24"/>
          <w:szCs w:val="24"/>
        </w:rPr>
        <w:t>R</w:t>
      </w:r>
      <w:r w:rsidRPr="0098595B">
        <w:rPr>
          <w:rFonts w:ascii="Times New Roman" w:hAnsi="Times New Roman" w:cs="Times New Roman"/>
          <w:b/>
          <w:bCs/>
          <w:sz w:val="24"/>
          <w:szCs w:val="24"/>
        </w:rPr>
        <w:t>efus</w:t>
      </w:r>
      <w:r w:rsidRPr="004D0B94">
        <w:rPr>
          <w:rFonts w:ascii="Times New Roman" w:hAnsi="Times New Roman" w:cs="Times New Roman"/>
          <w:b/>
          <w:bCs/>
          <w:sz w:val="24"/>
          <w:szCs w:val="24"/>
        </w:rPr>
        <w:t xml:space="preserve"> de</w:t>
      </w:r>
      <w:r w:rsidRPr="0098595B">
        <w:rPr>
          <w:rFonts w:ascii="Times New Roman" w:hAnsi="Times New Roman" w:cs="Times New Roman"/>
          <w:b/>
          <w:bCs/>
          <w:sz w:val="24"/>
          <w:szCs w:val="24"/>
        </w:rPr>
        <w:t xml:space="preserve"> la compensation</w:t>
      </w:r>
    </w:p>
    <w:p w14:paraId="69B92105"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Il est possible de refuser la compensation semestrielle et/ou inter-semestrielle en remettant l’imprimé prévu à cet effet, au secrétariat du Département concerné. La date limite pour refuser la compensation est indiquée sur l’imprimé de refus. Ces imprimés sont disponibles sur le site web et l’ENT dans la rubrique « formations insertion » / inscriptions scolarité » / « examens ». </w:t>
      </w:r>
    </w:p>
    <w:p w14:paraId="7E349A40"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1 : refus de compensation semestrielle (semestre 1, session 1 en 2018) </w:t>
      </w:r>
    </w:p>
    <w:p w14:paraId="430E767F"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1CE4B9AF"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0DB4365C"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55961B59"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coefficientée du semestre est de 10/20. </w:t>
      </w:r>
    </w:p>
    <w:p w14:paraId="7AA3FA73"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Si un refus de compensation semestrielle est demandé, le semestre n’est plus validé par compensation, et l’étudiant devra se présenter aux examens de L’UE 2 à la seconde session. </w:t>
      </w:r>
    </w:p>
    <w:p w14:paraId="7FCBF4CD"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2 : refus de compensation inter-semestrielle (L1, session 1 en 2018) </w:t>
      </w:r>
    </w:p>
    <w:p w14:paraId="4E7B5362"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Semestre 1 : 12/20 </w:t>
      </w:r>
    </w:p>
    <w:p w14:paraId="6C3ABAA1"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Semestre 2 : 9/20 </w:t>
      </w:r>
    </w:p>
    <w:p w14:paraId="24169F23"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annuelle est de 10.5 / 20. </w:t>
      </w:r>
    </w:p>
    <w:p w14:paraId="12E3C3E1"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Si un refus de compensation inter-semestrielle est demandé, l’année n’est plus validée, et l’étudiant devra se présenter à la seconde session aux UE non-validées du semestre 2. </w:t>
      </w:r>
    </w:p>
    <w:p w14:paraId="675E5606" w14:textId="6D98BFEC" w:rsidR="002679CC" w:rsidRPr="00ED4A8C" w:rsidRDefault="002679CC" w:rsidP="002560E0">
      <w:pPr>
        <w:spacing w:before="0" w:line="240" w:lineRule="auto"/>
        <w:ind w:left="0"/>
        <w:rPr>
          <w:rFonts w:ascii="Arial" w:hAnsi="Arial" w:cs="Arial"/>
          <w:b/>
          <w:bCs/>
          <w:color w:val="FF0000"/>
          <w:sz w:val="26"/>
          <w:szCs w:val="26"/>
        </w:rPr>
      </w:pPr>
      <w:bookmarkStart w:id="21" w:name="_bookmark39"/>
      <w:bookmarkStart w:id="22" w:name="_bookmark41"/>
      <w:bookmarkStart w:id="23" w:name="_bookmark42"/>
      <w:bookmarkStart w:id="24" w:name="_bookmark43"/>
      <w:bookmarkEnd w:id="20"/>
      <w:bookmarkEnd w:id="21"/>
      <w:bookmarkEnd w:id="22"/>
      <w:bookmarkEnd w:id="23"/>
      <w:bookmarkEnd w:id="24"/>
    </w:p>
    <w:p w14:paraId="74521E02" w14:textId="09BD9323" w:rsidR="002679CC" w:rsidRPr="00AD2124" w:rsidRDefault="002560E0" w:rsidP="00AD2124">
      <w:pPr>
        <w:spacing w:before="0" w:line="240" w:lineRule="auto"/>
        <w:ind w:left="142"/>
        <w:rPr>
          <w:rFonts w:ascii="Arial" w:hAnsi="Arial" w:cs="Arial"/>
          <w:sz w:val="26"/>
          <w:szCs w:val="26"/>
        </w:rPr>
      </w:pPr>
      <w:r w:rsidRPr="004D0B94">
        <w:rPr>
          <w:rFonts w:ascii="Times New Roman" w:hAnsi="Times New Roman" w:cs="Times New Roman"/>
          <w:b/>
          <w:iCs/>
          <w:sz w:val="40"/>
          <w:szCs w:val="40"/>
        </w:rPr>
        <w:t>V</w:t>
      </w:r>
      <w:r>
        <w:rPr>
          <w:rFonts w:ascii="Times New Roman" w:hAnsi="Times New Roman" w:cs="Times New Roman"/>
          <w:b/>
          <w:iCs/>
          <w:sz w:val="40"/>
          <w:szCs w:val="40"/>
        </w:rPr>
        <w:t xml:space="preserve">I. PASSERELLES </w:t>
      </w:r>
    </w:p>
    <w:p w14:paraId="72CCD50D" w14:textId="73D0A1FF" w:rsidR="0040524E" w:rsidRPr="00AD2124" w:rsidRDefault="0040524E" w:rsidP="00AD2124">
      <w:pPr>
        <w:spacing w:before="0" w:line="240" w:lineRule="auto"/>
        <w:ind w:left="142"/>
        <w:rPr>
          <w:rFonts w:ascii="Times New Roman" w:hAnsi="Times New Roman" w:cs="Times New Roman"/>
          <w:sz w:val="26"/>
          <w:szCs w:val="26"/>
        </w:rPr>
      </w:pPr>
      <w:r w:rsidRPr="00AD2124">
        <w:rPr>
          <w:rFonts w:ascii="Times New Roman" w:hAnsi="Times New Roman" w:cs="Times New Roman"/>
          <w:sz w:val="26"/>
          <w:szCs w:val="26"/>
        </w:rPr>
        <w:t>Afin de faciliter la réorientation des étudiants, des passerelles entre les différentes mentions  proposées</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ont</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été</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validées</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par</w:t>
      </w:r>
      <w:r w:rsidRPr="00AD2124">
        <w:rPr>
          <w:rFonts w:ascii="Times New Roman" w:hAnsi="Times New Roman" w:cs="Times New Roman"/>
          <w:spacing w:val="-4"/>
          <w:sz w:val="26"/>
          <w:szCs w:val="26"/>
        </w:rPr>
        <w:t xml:space="preserve"> </w:t>
      </w:r>
      <w:r w:rsidRPr="00AD2124">
        <w:rPr>
          <w:rFonts w:ascii="Times New Roman" w:hAnsi="Times New Roman" w:cs="Times New Roman"/>
          <w:sz w:val="26"/>
          <w:szCs w:val="26"/>
        </w:rPr>
        <w:t>les</w:t>
      </w:r>
      <w:r w:rsidRPr="00AD2124">
        <w:rPr>
          <w:rFonts w:ascii="Times New Roman" w:hAnsi="Times New Roman" w:cs="Times New Roman"/>
          <w:spacing w:val="-4"/>
          <w:sz w:val="26"/>
          <w:szCs w:val="26"/>
        </w:rPr>
        <w:t xml:space="preserve"> </w:t>
      </w:r>
      <w:r w:rsidRPr="00AD2124">
        <w:rPr>
          <w:rFonts w:ascii="Times New Roman" w:hAnsi="Times New Roman" w:cs="Times New Roman"/>
          <w:sz w:val="26"/>
          <w:szCs w:val="26"/>
        </w:rPr>
        <w:t>différents</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conseils</w:t>
      </w:r>
      <w:r w:rsidR="00D40F8A"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adoptées par le Conseil d’Administration de l’Université.</w:t>
      </w:r>
    </w:p>
    <w:p w14:paraId="7808CB79" w14:textId="62746384" w:rsidR="0040524E" w:rsidRPr="00AD2124" w:rsidRDefault="0040524E" w:rsidP="00AD2124">
      <w:pPr>
        <w:spacing w:before="0" w:line="240" w:lineRule="auto"/>
        <w:ind w:left="142"/>
        <w:rPr>
          <w:rFonts w:ascii="Times New Roman" w:hAnsi="Times New Roman" w:cs="Times New Roman"/>
          <w:sz w:val="26"/>
          <w:szCs w:val="26"/>
        </w:rPr>
      </w:pPr>
      <w:r w:rsidRPr="00AD2124">
        <w:rPr>
          <w:rFonts w:ascii="Times New Roman" w:hAnsi="Times New Roman" w:cs="Times New Roman"/>
          <w:sz w:val="26"/>
          <w:szCs w:val="26"/>
        </w:rPr>
        <w:t xml:space="preserve">Avant un changement de mention/parcours, </w:t>
      </w:r>
      <w:r w:rsidRPr="00AD2124">
        <w:rPr>
          <w:rFonts w:ascii="Times New Roman" w:hAnsi="Times New Roman" w:cs="Times New Roman"/>
          <w:b/>
          <w:sz w:val="26"/>
          <w:szCs w:val="26"/>
        </w:rPr>
        <w:t xml:space="preserve">tout étudiant devra </w:t>
      </w:r>
      <w:r w:rsidRPr="00AD2124">
        <w:rPr>
          <w:rFonts w:ascii="Times New Roman" w:hAnsi="Times New Roman" w:cs="Times New Roman"/>
          <w:b/>
          <w:sz w:val="26"/>
          <w:szCs w:val="26"/>
          <w:u w:val="single"/>
        </w:rPr>
        <w:t>obligatoirement</w:t>
      </w:r>
      <w:r w:rsidRPr="00AD2124">
        <w:rPr>
          <w:rFonts w:ascii="Times New Roman" w:hAnsi="Times New Roman" w:cs="Times New Roman"/>
          <w:b/>
          <w:sz w:val="26"/>
          <w:szCs w:val="26"/>
        </w:rPr>
        <w:t xml:space="preserve"> rencontrer les directeurs des</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études</w:t>
      </w:r>
      <w:r w:rsidRPr="00AD2124">
        <w:rPr>
          <w:rFonts w:ascii="Times New Roman" w:hAnsi="Times New Roman" w:cs="Times New Roman"/>
          <w:b/>
          <w:spacing w:val="-6"/>
          <w:sz w:val="26"/>
          <w:szCs w:val="26"/>
        </w:rPr>
        <w:t xml:space="preserve"> </w:t>
      </w:r>
      <w:r w:rsidRPr="00AD2124">
        <w:rPr>
          <w:rFonts w:ascii="Times New Roman" w:hAnsi="Times New Roman" w:cs="Times New Roman"/>
          <w:b/>
          <w:sz w:val="26"/>
          <w:szCs w:val="26"/>
        </w:rPr>
        <w:t>de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sa</w:t>
      </w:r>
      <w:r w:rsidRPr="00AD2124">
        <w:rPr>
          <w:rFonts w:ascii="Times New Roman" w:hAnsi="Times New Roman" w:cs="Times New Roman"/>
          <w:b/>
          <w:spacing w:val="-9"/>
          <w:sz w:val="26"/>
          <w:szCs w:val="26"/>
        </w:rPr>
        <w:t xml:space="preserve"> </w:t>
      </w:r>
      <w:r w:rsidRPr="00AD2124">
        <w:rPr>
          <w:rFonts w:ascii="Times New Roman" w:hAnsi="Times New Roman" w:cs="Times New Roman"/>
          <w:b/>
          <w:sz w:val="26"/>
          <w:szCs w:val="26"/>
        </w:rPr>
        <w:t>formation</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initiale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et</w:t>
      </w:r>
      <w:r w:rsidRPr="00AD2124">
        <w:rPr>
          <w:rFonts w:ascii="Times New Roman" w:hAnsi="Times New Roman" w:cs="Times New Roman"/>
          <w:b/>
          <w:spacing w:val="-6"/>
          <w:sz w:val="26"/>
          <w:szCs w:val="26"/>
        </w:rPr>
        <w:t xml:space="preserve"> </w:t>
      </w:r>
      <w:r w:rsidRPr="00AD2124">
        <w:rPr>
          <w:rFonts w:ascii="Times New Roman" w:hAnsi="Times New Roman" w:cs="Times New Roman"/>
          <w:b/>
          <w:sz w:val="26"/>
          <w:szCs w:val="26"/>
        </w:rPr>
        <w:t>de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celle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d’accueil</w:t>
      </w:r>
      <w:r w:rsidRPr="00AD2124">
        <w:rPr>
          <w:rFonts w:ascii="Times New Roman" w:hAnsi="Times New Roman" w:cs="Times New Roman"/>
          <w:b/>
          <w:spacing w:val="-1"/>
          <w:sz w:val="26"/>
          <w:szCs w:val="26"/>
        </w:rPr>
        <w:t xml:space="preserve"> </w:t>
      </w:r>
      <w:r w:rsidRPr="00AD2124">
        <w:rPr>
          <w:rFonts w:ascii="Times New Roman" w:hAnsi="Times New Roman" w:cs="Times New Roman"/>
          <w:sz w:val="26"/>
          <w:szCs w:val="26"/>
        </w:rPr>
        <w:t>afin</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de</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discuter</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de</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son</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souhait</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de</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réorientation</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et</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être</w:t>
      </w:r>
      <w:r w:rsidR="00AD2124">
        <w:rPr>
          <w:rFonts w:ascii="Times New Roman" w:hAnsi="Times New Roman" w:cs="Times New Roman"/>
          <w:sz w:val="26"/>
          <w:szCs w:val="26"/>
        </w:rPr>
        <w:t xml:space="preserve"> </w:t>
      </w:r>
      <w:r w:rsidRPr="00AD2124">
        <w:rPr>
          <w:rFonts w:ascii="Times New Roman" w:hAnsi="Times New Roman" w:cs="Times New Roman"/>
          <w:color w:val="000000" w:themeColor="text1"/>
          <w:sz w:val="26"/>
          <w:szCs w:val="26"/>
        </w:rPr>
        <w:t>informé du fonctionnement de la passerelle. A la fin de ces rencontres, les directeurs des études signeront la demande administrative de changement de mention/parcours, document sans lequel la scolarité ne pourra pas effectuer de modification d’inscription (au niveau mention/parcours).</w:t>
      </w:r>
    </w:p>
    <w:p w14:paraId="0472D387" w14:textId="77777777" w:rsidR="0040524E" w:rsidRPr="00ED4A8C" w:rsidRDefault="0040524E" w:rsidP="00ED4A8C">
      <w:pPr>
        <w:spacing w:before="0" w:line="240" w:lineRule="auto"/>
        <w:ind w:left="142"/>
        <w:rPr>
          <w:rFonts w:ascii="Arial" w:hAnsi="Arial" w:cs="Arial"/>
          <w:color w:val="C00000"/>
          <w:sz w:val="26"/>
          <w:szCs w:val="26"/>
        </w:rPr>
      </w:pPr>
    </w:p>
    <w:p w14:paraId="0E42120E" w14:textId="5F8A44ED" w:rsidR="0040524E" w:rsidRPr="00ED4A8C" w:rsidRDefault="0040524E" w:rsidP="00ED4A8C">
      <w:pPr>
        <w:spacing w:before="0" w:line="240" w:lineRule="auto"/>
        <w:ind w:left="142"/>
        <w:rPr>
          <w:rFonts w:ascii="Arial" w:hAnsi="Arial" w:cs="Arial"/>
          <w:b/>
          <w:bCs/>
          <w:color w:val="FF0000"/>
          <w:sz w:val="26"/>
          <w:szCs w:val="26"/>
        </w:rPr>
      </w:pPr>
      <w:bookmarkStart w:id="25" w:name="_bookmark45"/>
      <w:bookmarkEnd w:id="25"/>
    </w:p>
    <w:p w14:paraId="6087066F" w14:textId="09274514" w:rsidR="00AD2124" w:rsidRPr="004D0B94" w:rsidRDefault="00AD2124" w:rsidP="00AD2124">
      <w:pPr>
        <w:spacing w:before="0" w:line="240" w:lineRule="auto"/>
        <w:ind w:left="142"/>
        <w:rPr>
          <w:rFonts w:ascii="Arial" w:hAnsi="Arial" w:cs="Arial"/>
          <w:sz w:val="26"/>
          <w:szCs w:val="26"/>
        </w:rPr>
      </w:pPr>
      <w:r w:rsidRPr="004D0B94">
        <w:rPr>
          <w:rFonts w:ascii="Times New Roman" w:hAnsi="Times New Roman" w:cs="Times New Roman"/>
          <w:b/>
          <w:iCs/>
          <w:sz w:val="40"/>
          <w:szCs w:val="40"/>
        </w:rPr>
        <w:t>V</w:t>
      </w:r>
      <w:r>
        <w:rPr>
          <w:rFonts w:ascii="Times New Roman" w:hAnsi="Times New Roman" w:cs="Times New Roman"/>
          <w:b/>
          <w:iCs/>
          <w:sz w:val="40"/>
          <w:szCs w:val="40"/>
        </w:rPr>
        <w:t>II. DELIVRANCE DES DIPLÔMES</w:t>
      </w:r>
    </w:p>
    <w:p w14:paraId="2757F7A2" w14:textId="6B7CB3CC" w:rsidR="004F4DB9" w:rsidRPr="00AD2124" w:rsidRDefault="004F4DB9" w:rsidP="00ED4A8C">
      <w:pPr>
        <w:spacing w:before="0" w:line="240" w:lineRule="auto"/>
        <w:ind w:left="142"/>
        <w:rPr>
          <w:rFonts w:ascii="Times New Roman" w:hAnsi="Times New Roman" w:cs="Times New Roman"/>
          <w:b/>
          <w:sz w:val="26"/>
          <w:szCs w:val="26"/>
        </w:rPr>
      </w:pPr>
      <w:r w:rsidRPr="00AD2124">
        <w:rPr>
          <w:rFonts w:ascii="Times New Roman" w:hAnsi="Times New Roman" w:cs="Times New Roman"/>
          <w:sz w:val="26"/>
          <w:szCs w:val="26"/>
        </w:rPr>
        <w:t xml:space="preserve">L’Université privée Felix </w:t>
      </w:r>
      <w:r w:rsidR="00AD2124" w:rsidRPr="00AD2124">
        <w:rPr>
          <w:rFonts w:ascii="Times New Roman" w:hAnsi="Times New Roman" w:cs="Times New Roman"/>
          <w:sz w:val="26"/>
          <w:szCs w:val="26"/>
        </w:rPr>
        <w:t>Houphouët</w:t>
      </w:r>
      <w:r w:rsidRPr="00AD2124">
        <w:rPr>
          <w:rFonts w:ascii="Times New Roman" w:hAnsi="Times New Roman" w:cs="Times New Roman"/>
          <w:sz w:val="26"/>
          <w:szCs w:val="26"/>
        </w:rPr>
        <w:t xml:space="preserve"> Boigny-Mali</w:t>
      </w:r>
      <w:r w:rsidRPr="00AD2124">
        <w:rPr>
          <w:rFonts w:ascii="Times New Roman" w:hAnsi="Times New Roman" w:cs="Times New Roman"/>
          <w:spacing w:val="40"/>
          <w:sz w:val="26"/>
          <w:szCs w:val="26"/>
        </w:rPr>
        <w:t xml:space="preserve"> </w:t>
      </w:r>
      <w:r w:rsidRPr="00AD2124">
        <w:rPr>
          <w:rFonts w:ascii="Times New Roman" w:hAnsi="Times New Roman" w:cs="Times New Roman"/>
          <w:sz w:val="26"/>
          <w:szCs w:val="26"/>
        </w:rPr>
        <w:t>confère, selon la réglementation en vigueur, les diplômes sanctionnant les études de formation supérieures qu’elle dispense elle-même ou en coopération avec d’autres organismes nationaux ou internationaux.</w:t>
      </w:r>
      <w:r w:rsidRPr="00AD2124">
        <w:rPr>
          <w:rFonts w:ascii="Times New Roman" w:hAnsi="Times New Roman" w:cs="Times New Roman"/>
          <w:spacing w:val="40"/>
          <w:sz w:val="26"/>
          <w:szCs w:val="26"/>
        </w:rPr>
        <w:t xml:space="preserve"> </w:t>
      </w:r>
      <w:r w:rsidRPr="00AD2124">
        <w:rPr>
          <w:rFonts w:ascii="Times New Roman" w:hAnsi="Times New Roman" w:cs="Times New Roman"/>
          <w:b/>
          <w:sz w:val="26"/>
          <w:szCs w:val="26"/>
        </w:rPr>
        <w:t>Le succès</w:t>
      </w:r>
      <w:r w:rsidRPr="00AD2124">
        <w:rPr>
          <w:rFonts w:ascii="Times New Roman" w:hAnsi="Times New Roman" w:cs="Times New Roman"/>
          <w:b/>
          <w:spacing w:val="-4"/>
          <w:sz w:val="26"/>
          <w:szCs w:val="26"/>
        </w:rPr>
        <w:t xml:space="preserve"> </w:t>
      </w:r>
      <w:r w:rsidRPr="00AD2124">
        <w:rPr>
          <w:rFonts w:ascii="Times New Roman" w:hAnsi="Times New Roman" w:cs="Times New Roman"/>
          <w:b/>
          <w:sz w:val="26"/>
          <w:szCs w:val="26"/>
        </w:rPr>
        <w:t>aux examens diplômants entraine la délivrance d’une attestation de réussite remise à l’étudiant. L’obtention</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du</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diplôme</w:t>
      </w:r>
      <w:r w:rsidRPr="00AD2124">
        <w:rPr>
          <w:rFonts w:ascii="Times New Roman" w:hAnsi="Times New Roman" w:cs="Times New Roman"/>
          <w:b/>
          <w:spacing w:val="1"/>
          <w:sz w:val="26"/>
          <w:szCs w:val="26"/>
        </w:rPr>
        <w:t xml:space="preserve"> </w:t>
      </w:r>
      <w:r w:rsidRPr="00AD2124">
        <w:rPr>
          <w:rFonts w:ascii="Times New Roman" w:hAnsi="Times New Roman" w:cs="Times New Roman"/>
          <w:b/>
          <w:sz w:val="26"/>
          <w:szCs w:val="26"/>
        </w:rPr>
        <w:t>correspondant</w:t>
      </w:r>
      <w:r w:rsidRPr="00AD2124">
        <w:rPr>
          <w:rFonts w:ascii="Times New Roman" w:hAnsi="Times New Roman" w:cs="Times New Roman"/>
          <w:b/>
          <w:spacing w:val="-14"/>
          <w:sz w:val="26"/>
          <w:szCs w:val="26"/>
        </w:rPr>
        <w:t xml:space="preserve"> </w:t>
      </w:r>
      <w:r w:rsidRPr="00AD2124">
        <w:rPr>
          <w:rFonts w:ascii="Times New Roman" w:hAnsi="Times New Roman" w:cs="Times New Roman"/>
          <w:b/>
          <w:sz w:val="26"/>
          <w:szCs w:val="26"/>
        </w:rPr>
        <w:t>nécessite</w:t>
      </w:r>
      <w:r w:rsidRPr="00AD2124">
        <w:rPr>
          <w:rFonts w:ascii="Times New Roman" w:hAnsi="Times New Roman" w:cs="Times New Roman"/>
          <w:b/>
          <w:spacing w:val="-9"/>
          <w:sz w:val="26"/>
          <w:szCs w:val="26"/>
        </w:rPr>
        <w:t xml:space="preserve"> </w:t>
      </w:r>
      <w:r w:rsidRPr="00AD2124">
        <w:rPr>
          <w:rFonts w:ascii="Times New Roman" w:hAnsi="Times New Roman" w:cs="Times New Roman"/>
          <w:b/>
          <w:sz w:val="26"/>
          <w:szCs w:val="26"/>
        </w:rPr>
        <w:t>de</w:t>
      </w:r>
      <w:r w:rsidRPr="00AD2124">
        <w:rPr>
          <w:rFonts w:ascii="Times New Roman" w:hAnsi="Times New Roman" w:cs="Times New Roman"/>
          <w:b/>
          <w:spacing w:val="18"/>
          <w:sz w:val="26"/>
          <w:szCs w:val="26"/>
        </w:rPr>
        <w:t xml:space="preserve"> </w:t>
      </w:r>
      <w:r w:rsidRPr="00AD2124">
        <w:rPr>
          <w:rFonts w:ascii="Times New Roman" w:hAnsi="Times New Roman" w:cs="Times New Roman"/>
          <w:b/>
          <w:sz w:val="26"/>
          <w:szCs w:val="26"/>
        </w:rPr>
        <w:t>sa</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part</w:t>
      </w:r>
      <w:r w:rsidRPr="00AD2124">
        <w:rPr>
          <w:rFonts w:ascii="Times New Roman" w:hAnsi="Times New Roman" w:cs="Times New Roman"/>
          <w:b/>
          <w:spacing w:val="-14"/>
          <w:sz w:val="26"/>
          <w:szCs w:val="26"/>
        </w:rPr>
        <w:t xml:space="preserve"> </w:t>
      </w:r>
      <w:r w:rsidRPr="00AD2124">
        <w:rPr>
          <w:rFonts w:ascii="Times New Roman" w:hAnsi="Times New Roman" w:cs="Times New Roman"/>
          <w:b/>
          <w:sz w:val="26"/>
          <w:szCs w:val="26"/>
        </w:rPr>
        <w:t>de suivre un</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processus établi</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par le règlement interne de l’Université.</w:t>
      </w:r>
    </w:p>
    <w:p w14:paraId="74C3C73B" w14:textId="77777777" w:rsidR="004F4DB9" w:rsidRPr="00ED4A8C" w:rsidRDefault="004F4DB9" w:rsidP="00ED4A8C">
      <w:pPr>
        <w:spacing w:before="0" w:line="240" w:lineRule="auto"/>
        <w:ind w:left="142"/>
        <w:rPr>
          <w:rFonts w:ascii="Arial" w:hAnsi="Arial" w:cs="Arial"/>
          <w:b/>
          <w:sz w:val="26"/>
          <w:szCs w:val="26"/>
        </w:rPr>
      </w:pPr>
    </w:p>
    <w:p w14:paraId="61C5CBC5" w14:textId="183059C1" w:rsidR="004F4DB9" w:rsidRPr="003A3308" w:rsidRDefault="004F4DB9" w:rsidP="003A3308">
      <w:pPr>
        <w:spacing w:before="0" w:line="240" w:lineRule="auto"/>
        <w:ind w:left="142"/>
        <w:rPr>
          <w:rFonts w:ascii="Times New Roman" w:hAnsi="Times New Roman" w:cs="Times New Roman"/>
          <w:b/>
          <w:bCs/>
          <w:color w:val="000000" w:themeColor="text1"/>
          <w:sz w:val="26"/>
          <w:szCs w:val="26"/>
        </w:rPr>
      </w:pPr>
      <w:r w:rsidRPr="003A3308">
        <w:rPr>
          <w:rFonts w:ascii="Times New Roman" w:hAnsi="Times New Roman" w:cs="Times New Roman"/>
          <w:b/>
          <w:bCs/>
          <w:color w:val="000000" w:themeColor="text1"/>
          <w:sz w:val="26"/>
          <w:szCs w:val="26"/>
        </w:rPr>
        <w:t>Délibérations</w:t>
      </w:r>
      <w:r w:rsidRPr="003A3308">
        <w:rPr>
          <w:rFonts w:ascii="Times New Roman" w:hAnsi="Times New Roman" w:cs="Times New Roman"/>
          <w:b/>
          <w:bCs/>
          <w:color w:val="000000" w:themeColor="text1"/>
          <w:spacing w:val="-6"/>
          <w:sz w:val="26"/>
          <w:szCs w:val="26"/>
        </w:rPr>
        <w:t xml:space="preserve"> </w:t>
      </w:r>
      <w:r w:rsidRPr="003A3308">
        <w:rPr>
          <w:rFonts w:ascii="Times New Roman" w:hAnsi="Times New Roman" w:cs="Times New Roman"/>
          <w:b/>
          <w:bCs/>
          <w:color w:val="000000" w:themeColor="text1"/>
          <w:sz w:val="26"/>
          <w:szCs w:val="26"/>
        </w:rPr>
        <w:t>du</w:t>
      </w:r>
      <w:r w:rsidRPr="003A3308">
        <w:rPr>
          <w:rFonts w:ascii="Times New Roman" w:hAnsi="Times New Roman" w:cs="Times New Roman"/>
          <w:b/>
          <w:bCs/>
          <w:color w:val="000000" w:themeColor="text1"/>
          <w:spacing w:val="-5"/>
          <w:sz w:val="26"/>
          <w:szCs w:val="26"/>
        </w:rPr>
        <w:t xml:space="preserve"> </w:t>
      </w:r>
      <w:r w:rsidRPr="003A3308">
        <w:rPr>
          <w:rFonts w:ascii="Times New Roman" w:hAnsi="Times New Roman" w:cs="Times New Roman"/>
          <w:b/>
          <w:bCs/>
          <w:color w:val="000000" w:themeColor="text1"/>
          <w:spacing w:val="-4"/>
          <w:sz w:val="26"/>
          <w:szCs w:val="26"/>
        </w:rPr>
        <w:t>jury</w:t>
      </w:r>
    </w:p>
    <w:p w14:paraId="7C272692"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Présidé</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par</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un</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enseignant</w:t>
      </w:r>
      <w:r w:rsidRPr="003A3308">
        <w:rPr>
          <w:rFonts w:ascii="Times New Roman" w:hAnsi="Times New Roman" w:cs="Times New Roman"/>
          <w:color w:val="000000" w:themeColor="text1"/>
          <w:spacing w:val="-10"/>
          <w:sz w:val="26"/>
          <w:szCs w:val="26"/>
        </w:rPr>
        <w:t xml:space="preserve"> </w:t>
      </w:r>
      <w:r w:rsidRPr="003A3308">
        <w:rPr>
          <w:rFonts w:ascii="Times New Roman" w:hAnsi="Times New Roman" w:cs="Times New Roman"/>
          <w:color w:val="000000" w:themeColor="text1"/>
          <w:sz w:val="26"/>
          <w:szCs w:val="26"/>
        </w:rPr>
        <w:t>de</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rang</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A,</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le</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jury</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ne</w:t>
      </w:r>
      <w:r w:rsidRPr="003A3308">
        <w:rPr>
          <w:rFonts w:ascii="Times New Roman" w:hAnsi="Times New Roman" w:cs="Times New Roman"/>
          <w:color w:val="000000" w:themeColor="text1"/>
          <w:spacing w:val="-9"/>
          <w:sz w:val="26"/>
          <w:szCs w:val="26"/>
        </w:rPr>
        <w:t xml:space="preserve"> </w:t>
      </w:r>
      <w:r w:rsidRPr="003A3308">
        <w:rPr>
          <w:rFonts w:ascii="Times New Roman" w:hAnsi="Times New Roman" w:cs="Times New Roman"/>
          <w:color w:val="000000" w:themeColor="text1"/>
          <w:sz w:val="26"/>
          <w:szCs w:val="26"/>
        </w:rPr>
        <w:t>peut</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valablement</w:t>
      </w:r>
      <w:r w:rsidRPr="003A3308">
        <w:rPr>
          <w:rFonts w:ascii="Times New Roman" w:hAnsi="Times New Roman" w:cs="Times New Roman"/>
          <w:color w:val="000000" w:themeColor="text1"/>
          <w:spacing w:val="10"/>
          <w:sz w:val="26"/>
          <w:szCs w:val="26"/>
        </w:rPr>
        <w:t xml:space="preserve"> </w:t>
      </w:r>
      <w:r w:rsidRPr="003A3308">
        <w:rPr>
          <w:rFonts w:ascii="Times New Roman" w:hAnsi="Times New Roman" w:cs="Times New Roman"/>
          <w:color w:val="000000" w:themeColor="text1"/>
          <w:sz w:val="26"/>
          <w:szCs w:val="26"/>
        </w:rPr>
        <w:t>délibérer</w:t>
      </w:r>
      <w:r w:rsidRPr="003A3308">
        <w:rPr>
          <w:rFonts w:ascii="Times New Roman" w:hAnsi="Times New Roman" w:cs="Times New Roman"/>
          <w:color w:val="000000" w:themeColor="text1"/>
          <w:spacing w:val="11"/>
          <w:sz w:val="26"/>
          <w:szCs w:val="26"/>
        </w:rPr>
        <w:t xml:space="preserve"> </w:t>
      </w:r>
      <w:r w:rsidRPr="003A3308">
        <w:rPr>
          <w:rFonts w:ascii="Times New Roman" w:hAnsi="Times New Roman" w:cs="Times New Roman"/>
          <w:color w:val="000000" w:themeColor="text1"/>
          <w:sz w:val="26"/>
          <w:szCs w:val="26"/>
        </w:rPr>
        <w:t>que</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si</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au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moins 2/3 de ses membres convoqués</w:t>
      </w:r>
      <w:r w:rsidRPr="003A3308">
        <w:rPr>
          <w:rFonts w:ascii="Times New Roman" w:hAnsi="Times New Roman" w:cs="Times New Roman"/>
          <w:color w:val="000000" w:themeColor="text1"/>
          <w:spacing w:val="40"/>
          <w:sz w:val="26"/>
          <w:szCs w:val="26"/>
        </w:rPr>
        <w:t xml:space="preserve"> </w:t>
      </w:r>
      <w:r w:rsidRPr="003A3308">
        <w:rPr>
          <w:rFonts w:ascii="Times New Roman" w:hAnsi="Times New Roman" w:cs="Times New Roman"/>
          <w:color w:val="000000" w:themeColor="text1"/>
          <w:sz w:val="26"/>
          <w:szCs w:val="26"/>
        </w:rPr>
        <w:t>sont présents.</w:t>
      </w:r>
    </w:p>
    <w:p w14:paraId="04FF9F5C"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lastRenderedPageBreak/>
        <w:t>Le</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jury est</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composé de l’ensemble</w:t>
      </w:r>
      <w:r w:rsidRPr="003A3308">
        <w:rPr>
          <w:rFonts w:ascii="Times New Roman" w:hAnsi="Times New Roman" w:cs="Times New Roman"/>
          <w:color w:val="000000" w:themeColor="text1"/>
          <w:spacing w:val="17"/>
          <w:sz w:val="26"/>
          <w:szCs w:val="26"/>
        </w:rPr>
        <w:t xml:space="preserve"> </w:t>
      </w:r>
      <w:r w:rsidRPr="003A3308">
        <w:rPr>
          <w:rFonts w:ascii="Times New Roman" w:hAnsi="Times New Roman" w:cs="Times New Roman"/>
          <w:color w:val="000000" w:themeColor="text1"/>
          <w:sz w:val="26"/>
          <w:szCs w:val="26"/>
        </w:rPr>
        <w:t>des intervenants</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du</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premier</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du</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deuxième</w:t>
      </w:r>
      <w:r w:rsidRPr="003A3308">
        <w:rPr>
          <w:rFonts w:ascii="Times New Roman" w:hAnsi="Times New Roman" w:cs="Times New Roman"/>
          <w:color w:val="000000" w:themeColor="text1"/>
          <w:spacing w:val="29"/>
          <w:sz w:val="26"/>
          <w:szCs w:val="26"/>
        </w:rPr>
        <w:t xml:space="preserve"> </w:t>
      </w:r>
      <w:r w:rsidRPr="003A3308">
        <w:rPr>
          <w:rFonts w:ascii="Times New Roman" w:hAnsi="Times New Roman" w:cs="Times New Roman"/>
          <w:color w:val="000000" w:themeColor="text1"/>
          <w:sz w:val="26"/>
          <w:szCs w:val="26"/>
        </w:rPr>
        <w:t>semestre de l’année concernée.</w:t>
      </w:r>
    </w:p>
    <w:p w14:paraId="5D914AB0"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pacing w:val="-2"/>
          <w:sz w:val="26"/>
          <w:szCs w:val="26"/>
        </w:rPr>
        <w:t>Pour</w:t>
      </w:r>
      <w:r w:rsidRPr="003A3308">
        <w:rPr>
          <w:rFonts w:ascii="Times New Roman" w:hAnsi="Times New Roman" w:cs="Times New Roman"/>
          <w:color w:val="000000" w:themeColor="text1"/>
          <w:spacing w:val="-13"/>
          <w:sz w:val="26"/>
          <w:szCs w:val="26"/>
        </w:rPr>
        <w:t xml:space="preserve"> </w:t>
      </w:r>
      <w:r w:rsidRPr="003A3308">
        <w:rPr>
          <w:rFonts w:ascii="Times New Roman" w:hAnsi="Times New Roman" w:cs="Times New Roman"/>
          <w:color w:val="000000" w:themeColor="text1"/>
          <w:spacing w:val="-2"/>
          <w:sz w:val="26"/>
          <w:szCs w:val="26"/>
        </w:rPr>
        <w:t>chaque</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pacing w:val="-2"/>
          <w:sz w:val="26"/>
          <w:szCs w:val="26"/>
        </w:rPr>
        <w:t>année</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pacing w:val="-2"/>
          <w:sz w:val="26"/>
          <w:szCs w:val="26"/>
        </w:rPr>
        <w:t>de</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pacing w:val="-2"/>
          <w:sz w:val="26"/>
          <w:szCs w:val="26"/>
        </w:rPr>
        <w:t>formation,</w:t>
      </w:r>
      <w:r w:rsidRPr="003A3308">
        <w:rPr>
          <w:rFonts w:ascii="Times New Roman" w:hAnsi="Times New Roman" w:cs="Times New Roman"/>
          <w:color w:val="000000" w:themeColor="text1"/>
          <w:spacing w:val="29"/>
          <w:sz w:val="26"/>
          <w:szCs w:val="26"/>
        </w:rPr>
        <w:t xml:space="preserve"> </w:t>
      </w:r>
      <w:r w:rsidRPr="003A3308">
        <w:rPr>
          <w:rFonts w:ascii="Times New Roman" w:hAnsi="Times New Roman" w:cs="Times New Roman"/>
          <w:color w:val="000000" w:themeColor="text1"/>
          <w:spacing w:val="-2"/>
          <w:sz w:val="26"/>
          <w:szCs w:val="26"/>
        </w:rPr>
        <w:t>des</w:t>
      </w:r>
      <w:r w:rsidRPr="003A3308">
        <w:rPr>
          <w:rFonts w:ascii="Times New Roman" w:hAnsi="Times New Roman" w:cs="Times New Roman"/>
          <w:color w:val="000000" w:themeColor="text1"/>
          <w:spacing w:val="-26"/>
          <w:sz w:val="26"/>
          <w:szCs w:val="26"/>
        </w:rPr>
        <w:t xml:space="preserve"> </w:t>
      </w:r>
      <w:r w:rsidRPr="003A3308">
        <w:rPr>
          <w:rFonts w:ascii="Times New Roman" w:hAnsi="Times New Roman" w:cs="Times New Roman"/>
          <w:color w:val="000000" w:themeColor="text1"/>
          <w:spacing w:val="-2"/>
          <w:sz w:val="26"/>
          <w:szCs w:val="26"/>
        </w:rPr>
        <w:t>mentions</w:t>
      </w:r>
      <w:r w:rsidRPr="003A3308">
        <w:rPr>
          <w:rFonts w:ascii="Times New Roman" w:hAnsi="Times New Roman" w:cs="Times New Roman"/>
          <w:color w:val="000000" w:themeColor="text1"/>
          <w:spacing w:val="28"/>
          <w:sz w:val="26"/>
          <w:szCs w:val="26"/>
        </w:rPr>
        <w:t xml:space="preserve"> </w:t>
      </w:r>
      <w:r w:rsidRPr="003A3308">
        <w:rPr>
          <w:rFonts w:ascii="Times New Roman" w:hAnsi="Times New Roman" w:cs="Times New Roman"/>
          <w:color w:val="000000" w:themeColor="text1"/>
          <w:spacing w:val="-2"/>
          <w:sz w:val="26"/>
          <w:szCs w:val="26"/>
        </w:rPr>
        <w:t>sont</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pacing w:val="-2"/>
          <w:sz w:val="26"/>
          <w:szCs w:val="26"/>
        </w:rPr>
        <w:t>décernées</w:t>
      </w:r>
      <w:r w:rsidRPr="003A3308">
        <w:rPr>
          <w:rFonts w:ascii="Times New Roman" w:hAnsi="Times New Roman" w:cs="Times New Roman"/>
          <w:color w:val="000000" w:themeColor="text1"/>
          <w:spacing w:val="-26"/>
          <w:sz w:val="26"/>
          <w:szCs w:val="26"/>
        </w:rPr>
        <w:t xml:space="preserve"> </w:t>
      </w:r>
      <w:r w:rsidRPr="003A3308">
        <w:rPr>
          <w:rFonts w:ascii="Times New Roman" w:hAnsi="Times New Roman" w:cs="Times New Roman"/>
          <w:color w:val="000000" w:themeColor="text1"/>
          <w:spacing w:val="-2"/>
          <w:sz w:val="26"/>
          <w:szCs w:val="26"/>
        </w:rPr>
        <w:t>aux</w:t>
      </w:r>
      <w:r w:rsidRPr="003A3308">
        <w:rPr>
          <w:rFonts w:ascii="Times New Roman" w:hAnsi="Times New Roman" w:cs="Times New Roman"/>
          <w:color w:val="000000" w:themeColor="text1"/>
          <w:spacing w:val="-11"/>
          <w:sz w:val="26"/>
          <w:szCs w:val="26"/>
        </w:rPr>
        <w:t xml:space="preserve"> </w:t>
      </w:r>
      <w:r w:rsidRPr="003A3308">
        <w:rPr>
          <w:rFonts w:ascii="Times New Roman" w:hAnsi="Times New Roman" w:cs="Times New Roman"/>
          <w:color w:val="000000" w:themeColor="text1"/>
          <w:spacing w:val="-2"/>
          <w:sz w:val="26"/>
          <w:szCs w:val="26"/>
        </w:rPr>
        <w:t>étudiants</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pacing w:val="-2"/>
          <w:sz w:val="26"/>
          <w:szCs w:val="26"/>
        </w:rPr>
        <w:t>qui</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pacing w:val="-2"/>
          <w:sz w:val="26"/>
          <w:szCs w:val="26"/>
        </w:rPr>
        <w:t xml:space="preserve">obtiennent </w:t>
      </w:r>
      <w:r w:rsidRPr="003A3308">
        <w:rPr>
          <w:rFonts w:ascii="Times New Roman" w:hAnsi="Times New Roman" w:cs="Times New Roman"/>
          <w:color w:val="000000" w:themeColor="text1"/>
          <w:sz w:val="26"/>
          <w:szCs w:val="26"/>
        </w:rPr>
        <w:t>l’une</w:t>
      </w:r>
      <w:r w:rsidRPr="003A3308">
        <w:rPr>
          <w:rFonts w:ascii="Times New Roman" w:hAnsi="Times New Roman" w:cs="Times New Roman"/>
          <w:color w:val="000000" w:themeColor="text1"/>
          <w:spacing w:val="39"/>
          <w:sz w:val="26"/>
          <w:szCs w:val="26"/>
        </w:rPr>
        <w:t xml:space="preserve"> </w:t>
      </w:r>
      <w:r w:rsidRPr="003A3308">
        <w:rPr>
          <w:rFonts w:ascii="Times New Roman" w:hAnsi="Times New Roman" w:cs="Times New Roman"/>
          <w:color w:val="000000" w:themeColor="text1"/>
          <w:sz w:val="26"/>
          <w:szCs w:val="26"/>
        </w:rPr>
        <w:t>des moyennes générales annuelles</w:t>
      </w:r>
      <w:r w:rsidRPr="003A3308">
        <w:rPr>
          <w:rFonts w:ascii="Times New Roman" w:hAnsi="Times New Roman" w:cs="Times New Roman"/>
          <w:color w:val="000000" w:themeColor="text1"/>
          <w:spacing w:val="40"/>
          <w:sz w:val="26"/>
          <w:szCs w:val="26"/>
        </w:rPr>
        <w:t xml:space="preserve"> </w:t>
      </w:r>
      <w:r w:rsidRPr="003A3308">
        <w:rPr>
          <w:rFonts w:ascii="Times New Roman" w:hAnsi="Times New Roman" w:cs="Times New Roman"/>
          <w:color w:val="000000" w:themeColor="text1"/>
          <w:sz w:val="26"/>
          <w:szCs w:val="26"/>
        </w:rPr>
        <w:t>suivantes :</w:t>
      </w:r>
    </w:p>
    <w:p w14:paraId="3B4216B7" w14:textId="58BD5869" w:rsidR="004F4DB9" w:rsidRPr="003A3308" w:rsidRDefault="004F4DB9"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w:t>
      </w:r>
      <w:r w:rsidRPr="003A3308">
        <w:rPr>
          <w:rFonts w:ascii="Times New Roman" w:hAnsi="Times New Roman" w:cs="Times New Roman"/>
          <w:color w:val="000000" w:themeColor="text1"/>
          <w:spacing w:val="-1"/>
          <w:sz w:val="26"/>
          <w:szCs w:val="26"/>
        </w:rPr>
        <w:t xml:space="preserve"> </w:t>
      </w:r>
      <w:r w:rsidRPr="003A3308">
        <w:rPr>
          <w:rFonts w:ascii="Times New Roman" w:hAnsi="Times New Roman" w:cs="Times New Roman"/>
          <w:color w:val="000000" w:themeColor="text1"/>
          <w:sz w:val="26"/>
          <w:szCs w:val="26"/>
        </w:rPr>
        <w:t>supérieure</w:t>
      </w:r>
      <w:r w:rsidRPr="003A3308">
        <w:rPr>
          <w:rFonts w:ascii="Times New Roman" w:hAnsi="Times New Roman" w:cs="Times New Roman"/>
          <w:color w:val="000000" w:themeColor="text1"/>
          <w:spacing w:val="17"/>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3"/>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10/20</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inférieure</w:t>
      </w:r>
      <w:r w:rsidRPr="003A3308">
        <w:rPr>
          <w:rFonts w:ascii="Times New Roman" w:hAnsi="Times New Roman" w:cs="Times New Roman"/>
          <w:color w:val="000000" w:themeColor="text1"/>
          <w:spacing w:val="16"/>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12/20</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passable</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pacing w:val="-10"/>
          <w:sz w:val="26"/>
          <w:szCs w:val="26"/>
        </w:rPr>
        <w:t>;</w:t>
      </w:r>
    </w:p>
    <w:p w14:paraId="2ED8289C" w14:textId="72F59D1E" w:rsidR="004F4DB9" w:rsidRPr="003A3308" w:rsidRDefault="004F4DB9"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 supérieure</w:t>
      </w:r>
      <w:r w:rsidRPr="003A3308">
        <w:rPr>
          <w:rFonts w:ascii="Times New Roman" w:hAnsi="Times New Roman" w:cs="Times New Roman"/>
          <w:color w:val="000000" w:themeColor="text1"/>
          <w:spacing w:val="20"/>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12/20</w:t>
      </w:r>
      <w:r w:rsidRPr="003A3308">
        <w:rPr>
          <w:rFonts w:ascii="Times New Roman" w:hAnsi="Times New Roman" w:cs="Times New Roman"/>
          <w:color w:val="000000" w:themeColor="text1"/>
          <w:spacing w:val="-4"/>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z w:val="26"/>
          <w:szCs w:val="26"/>
        </w:rPr>
        <w:t>inférieure</w:t>
      </w:r>
      <w:r w:rsidRPr="003A3308">
        <w:rPr>
          <w:rFonts w:ascii="Times New Roman" w:hAnsi="Times New Roman" w:cs="Times New Roman"/>
          <w:color w:val="000000" w:themeColor="text1"/>
          <w:spacing w:val="19"/>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14/20</w:t>
      </w:r>
      <w:r w:rsidRPr="003A3308">
        <w:rPr>
          <w:rFonts w:ascii="Times New Roman" w:hAnsi="Times New Roman" w:cs="Times New Roman"/>
          <w:color w:val="000000" w:themeColor="text1"/>
          <w:spacing w:val="-4"/>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9"/>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20"/>
          <w:sz w:val="26"/>
          <w:szCs w:val="26"/>
        </w:rPr>
        <w:t xml:space="preserve"> </w:t>
      </w:r>
      <w:r w:rsidRPr="003A3308">
        <w:rPr>
          <w:rFonts w:ascii="Times New Roman" w:hAnsi="Times New Roman" w:cs="Times New Roman"/>
          <w:color w:val="000000" w:themeColor="text1"/>
          <w:sz w:val="26"/>
          <w:szCs w:val="26"/>
        </w:rPr>
        <w:t>assez</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bien</w:t>
      </w:r>
      <w:r w:rsidRPr="003A3308">
        <w:rPr>
          <w:rFonts w:ascii="Times New Roman" w:hAnsi="Times New Roman" w:cs="Times New Roman"/>
          <w:color w:val="000000" w:themeColor="text1"/>
          <w:spacing w:val="-1"/>
          <w:sz w:val="26"/>
          <w:szCs w:val="26"/>
        </w:rPr>
        <w:t xml:space="preserve"> </w:t>
      </w:r>
      <w:r w:rsidRPr="003A3308">
        <w:rPr>
          <w:rFonts w:ascii="Times New Roman" w:hAnsi="Times New Roman" w:cs="Times New Roman"/>
          <w:color w:val="000000" w:themeColor="text1"/>
          <w:spacing w:val="-10"/>
          <w:sz w:val="26"/>
          <w:szCs w:val="26"/>
        </w:rPr>
        <w:t>;</w:t>
      </w:r>
    </w:p>
    <w:p w14:paraId="091A1BD3" w14:textId="53997418" w:rsidR="004F4DB9" w:rsidRPr="003A3308" w:rsidRDefault="004F4DB9"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 supérieure</w:t>
      </w:r>
      <w:r w:rsidRPr="003A3308">
        <w:rPr>
          <w:rFonts w:ascii="Times New Roman" w:hAnsi="Times New Roman" w:cs="Times New Roman"/>
          <w:color w:val="000000" w:themeColor="text1"/>
          <w:spacing w:val="16"/>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4"/>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14/20</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3"/>
          <w:sz w:val="26"/>
          <w:szCs w:val="26"/>
        </w:rPr>
        <w:t xml:space="preserve"> </w:t>
      </w:r>
      <w:r w:rsidRPr="003A3308">
        <w:rPr>
          <w:rFonts w:ascii="Times New Roman" w:hAnsi="Times New Roman" w:cs="Times New Roman"/>
          <w:color w:val="000000" w:themeColor="text1"/>
          <w:sz w:val="26"/>
          <w:szCs w:val="26"/>
        </w:rPr>
        <w:t>inférieure</w:t>
      </w:r>
      <w:r w:rsidRPr="003A3308">
        <w:rPr>
          <w:rFonts w:ascii="Times New Roman" w:hAnsi="Times New Roman" w:cs="Times New Roman"/>
          <w:color w:val="000000" w:themeColor="text1"/>
          <w:spacing w:val="16"/>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16/20</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bien</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pacing w:val="-10"/>
          <w:sz w:val="26"/>
          <w:szCs w:val="26"/>
        </w:rPr>
        <w:t>;</w:t>
      </w:r>
    </w:p>
    <w:p w14:paraId="49AA1417"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w:t>
      </w:r>
      <w:r w:rsidRPr="003A3308">
        <w:rPr>
          <w:rFonts w:ascii="Times New Roman" w:hAnsi="Times New Roman" w:cs="Times New Roman"/>
          <w:color w:val="000000" w:themeColor="text1"/>
          <w:spacing w:val="2"/>
          <w:sz w:val="26"/>
          <w:szCs w:val="26"/>
        </w:rPr>
        <w:t xml:space="preserve"> </w:t>
      </w:r>
      <w:r w:rsidRPr="003A3308">
        <w:rPr>
          <w:rFonts w:ascii="Times New Roman" w:hAnsi="Times New Roman" w:cs="Times New Roman"/>
          <w:color w:val="000000" w:themeColor="text1"/>
          <w:sz w:val="26"/>
          <w:szCs w:val="26"/>
        </w:rPr>
        <w:t>supérieure</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16/20</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9"/>
          <w:sz w:val="26"/>
          <w:szCs w:val="26"/>
        </w:rPr>
        <w:t xml:space="preserve"> </w:t>
      </w:r>
      <w:r w:rsidRPr="003A3308">
        <w:rPr>
          <w:rFonts w:ascii="Times New Roman" w:hAnsi="Times New Roman" w:cs="Times New Roman"/>
          <w:color w:val="000000" w:themeColor="text1"/>
          <w:sz w:val="26"/>
          <w:szCs w:val="26"/>
        </w:rPr>
        <w:t>très</w:t>
      </w:r>
      <w:r w:rsidRPr="003A3308">
        <w:rPr>
          <w:rFonts w:ascii="Times New Roman" w:hAnsi="Times New Roman" w:cs="Times New Roman"/>
          <w:color w:val="000000" w:themeColor="text1"/>
          <w:spacing w:val="-9"/>
          <w:sz w:val="26"/>
          <w:szCs w:val="26"/>
        </w:rPr>
        <w:t xml:space="preserve"> </w:t>
      </w:r>
      <w:r w:rsidRPr="003A3308">
        <w:rPr>
          <w:rFonts w:ascii="Times New Roman" w:hAnsi="Times New Roman" w:cs="Times New Roman"/>
          <w:color w:val="000000" w:themeColor="text1"/>
          <w:spacing w:val="-2"/>
          <w:sz w:val="26"/>
          <w:szCs w:val="26"/>
        </w:rPr>
        <w:t>bien.</w:t>
      </w:r>
    </w:p>
    <w:p w14:paraId="7859CEE0" w14:textId="3372DE0D" w:rsidR="003A3308" w:rsidRPr="003A3308" w:rsidRDefault="003A3308"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w:t>
      </w:r>
      <w:r w:rsidRPr="003A3308">
        <w:rPr>
          <w:rFonts w:ascii="Times New Roman" w:hAnsi="Times New Roman" w:cs="Times New Roman"/>
          <w:color w:val="000000" w:themeColor="text1"/>
          <w:spacing w:val="2"/>
          <w:sz w:val="26"/>
          <w:szCs w:val="26"/>
        </w:rPr>
        <w:t xml:space="preserve"> </w:t>
      </w:r>
      <w:r w:rsidRPr="003A3308">
        <w:rPr>
          <w:rFonts w:ascii="Times New Roman" w:hAnsi="Times New Roman" w:cs="Times New Roman"/>
          <w:color w:val="000000" w:themeColor="text1"/>
          <w:sz w:val="26"/>
          <w:szCs w:val="26"/>
        </w:rPr>
        <w:t>supérieure</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18/20</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9"/>
          <w:sz w:val="26"/>
          <w:szCs w:val="26"/>
        </w:rPr>
        <w:t xml:space="preserve"> </w:t>
      </w:r>
      <w:r w:rsidRPr="003A3308">
        <w:rPr>
          <w:rFonts w:ascii="Times New Roman" w:hAnsi="Times New Roman" w:cs="Times New Roman"/>
          <w:color w:val="000000" w:themeColor="text1"/>
          <w:sz w:val="26"/>
          <w:szCs w:val="26"/>
        </w:rPr>
        <w:t>excellent</w:t>
      </w:r>
      <w:r w:rsidRPr="003A3308">
        <w:rPr>
          <w:rFonts w:ascii="Times New Roman" w:hAnsi="Times New Roman" w:cs="Times New Roman"/>
          <w:color w:val="000000" w:themeColor="text1"/>
          <w:spacing w:val="-2"/>
          <w:sz w:val="26"/>
          <w:szCs w:val="26"/>
        </w:rPr>
        <w:t>.</w:t>
      </w:r>
    </w:p>
    <w:p w14:paraId="1CD1972A" w14:textId="77777777" w:rsidR="004F4DB9" w:rsidRDefault="004F4DB9" w:rsidP="00ED4A8C">
      <w:pPr>
        <w:spacing w:before="0" w:line="240" w:lineRule="auto"/>
        <w:ind w:left="142"/>
        <w:rPr>
          <w:rFonts w:ascii="Arial" w:hAnsi="Arial" w:cs="Arial"/>
          <w:sz w:val="26"/>
          <w:szCs w:val="26"/>
        </w:rPr>
      </w:pPr>
    </w:p>
    <w:p w14:paraId="5CD12A7B" w14:textId="77777777" w:rsidR="003A3308" w:rsidRDefault="003A3308" w:rsidP="00ED4A8C">
      <w:pPr>
        <w:spacing w:before="0" w:line="240" w:lineRule="auto"/>
        <w:ind w:left="142"/>
        <w:rPr>
          <w:rFonts w:ascii="Arial" w:hAnsi="Arial" w:cs="Arial"/>
          <w:sz w:val="26"/>
          <w:szCs w:val="26"/>
        </w:rPr>
      </w:pPr>
    </w:p>
    <w:p w14:paraId="3CEE4267" w14:textId="77777777" w:rsidR="003A3308" w:rsidRDefault="003A3308" w:rsidP="00ED4A8C">
      <w:pPr>
        <w:spacing w:before="0" w:line="240" w:lineRule="auto"/>
        <w:ind w:left="142"/>
        <w:rPr>
          <w:rFonts w:ascii="Arial" w:hAnsi="Arial" w:cs="Arial"/>
          <w:sz w:val="26"/>
          <w:szCs w:val="26"/>
        </w:rPr>
      </w:pPr>
    </w:p>
    <w:p w14:paraId="127E3DC9" w14:textId="11BC12B1" w:rsidR="004F4DB9" w:rsidRPr="00ED4A8C" w:rsidRDefault="00973AE8" w:rsidP="003A3308">
      <w:pPr>
        <w:spacing w:before="0" w:line="240" w:lineRule="auto"/>
        <w:ind w:left="0"/>
        <w:rPr>
          <w:rFonts w:ascii="Arial" w:hAnsi="Arial" w:cs="Arial"/>
          <w:spacing w:val="-5"/>
          <w:sz w:val="26"/>
          <w:szCs w:val="26"/>
        </w:rPr>
      </w:pPr>
      <w:r w:rsidRPr="00ED4A8C">
        <w:rPr>
          <w:rFonts w:ascii="Arial" w:hAnsi="Arial" w:cs="Arial"/>
          <w:spacing w:val="-5"/>
          <w:sz w:val="26"/>
          <w:szCs w:val="26"/>
        </w:rPr>
        <w:t xml:space="preserve">         </w:t>
      </w:r>
    </w:p>
    <w:p w14:paraId="5CDE3494" w14:textId="51E00AB4" w:rsidR="00857685" w:rsidRPr="00ED4A8C" w:rsidRDefault="00857685" w:rsidP="00ED4A8C">
      <w:pPr>
        <w:spacing w:before="0" w:line="240" w:lineRule="auto"/>
        <w:ind w:left="142"/>
        <w:rPr>
          <w:rFonts w:ascii="Arial" w:hAnsi="Arial" w:cs="Arial"/>
          <w:sz w:val="26"/>
          <w:szCs w:val="26"/>
        </w:rPr>
      </w:pPr>
      <w:r w:rsidRPr="00ED4A8C">
        <w:rPr>
          <w:rFonts w:ascii="Arial" w:hAnsi="Arial" w:cs="Arial"/>
          <w:spacing w:val="-5"/>
          <w:sz w:val="26"/>
          <w:szCs w:val="26"/>
        </w:rPr>
        <w:t xml:space="preserve">   </w:t>
      </w:r>
      <w:r w:rsidR="00973AE8" w:rsidRPr="00ED4A8C">
        <w:rPr>
          <w:rFonts w:ascii="Arial" w:hAnsi="Arial" w:cs="Arial"/>
          <w:spacing w:val="-5"/>
          <w:sz w:val="26"/>
          <w:szCs w:val="26"/>
        </w:rPr>
        <w:t xml:space="preserve"> </w:t>
      </w:r>
      <w:r w:rsidR="003A3308">
        <w:rPr>
          <w:rFonts w:ascii="Times New Roman" w:hAnsi="Times New Roman" w:cs="Times New Roman"/>
          <w:b/>
          <w:iCs/>
          <w:sz w:val="40"/>
          <w:szCs w:val="40"/>
        </w:rPr>
        <w:t xml:space="preserve">VIII. </w:t>
      </w:r>
      <w:r w:rsidR="00973AE8" w:rsidRPr="003A3308">
        <w:rPr>
          <w:rFonts w:ascii="Times New Roman" w:hAnsi="Times New Roman" w:cs="Times New Roman"/>
          <w:b/>
          <w:iCs/>
          <w:sz w:val="40"/>
          <w:szCs w:val="40"/>
        </w:rPr>
        <w:t>SUPPLEMENT DE DIPLOME</w:t>
      </w:r>
    </w:p>
    <w:p w14:paraId="53940587" w14:textId="4D02AB3B" w:rsidR="00857685" w:rsidRPr="003A3308" w:rsidRDefault="00857685" w:rsidP="00ED4A8C">
      <w:pPr>
        <w:spacing w:before="0" w:line="240" w:lineRule="auto"/>
        <w:ind w:left="142"/>
        <w:rPr>
          <w:rFonts w:ascii="Times New Roman" w:hAnsi="Times New Roman" w:cs="Times New Roman"/>
          <w:sz w:val="26"/>
          <w:szCs w:val="26"/>
        </w:rPr>
      </w:pPr>
      <w:r w:rsidRPr="003A3308">
        <w:rPr>
          <w:rFonts w:ascii="Times New Roman" w:hAnsi="Times New Roman" w:cs="Times New Roman"/>
          <w:color w:val="1F3464"/>
          <w:sz w:val="26"/>
          <w:szCs w:val="26"/>
        </w:rPr>
        <w:t>Est</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délivré</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en</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même</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temps</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que</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le</w:t>
      </w:r>
      <w:r w:rsidR="003A3308" w:rsidRPr="003A3308">
        <w:rPr>
          <w:rFonts w:ascii="Times New Roman" w:hAnsi="Times New Roman" w:cs="Times New Roman"/>
          <w:color w:val="1F3464"/>
          <w:sz w:val="26"/>
          <w:szCs w:val="26"/>
        </w:rPr>
        <w:t>s</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diplôme</w:t>
      </w:r>
      <w:r w:rsidR="003A3308" w:rsidRPr="003A3308">
        <w:rPr>
          <w:rFonts w:ascii="Times New Roman" w:hAnsi="Times New Roman" w:cs="Times New Roman"/>
          <w:color w:val="1F3464"/>
          <w:sz w:val="26"/>
          <w:szCs w:val="26"/>
        </w:rPr>
        <w:t>s</w:t>
      </w:r>
      <w:r w:rsidRPr="003A3308">
        <w:rPr>
          <w:rFonts w:ascii="Times New Roman" w:hAnsi="Times New Roman" w:cs="Times New Roman"/>
          <w:color w:val="1F3464"/>
          <w:sz w:val="26"/>
          <w:szCs w:val="26"/>
        </w:rPr>
        <w:t>,</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un</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document</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appelé</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supplément</w:t>
      </w:r>
      <w:r w:rsidRPr="003A3308">
        <w:rPr>
          <w:rFonts w:ascii="Times New Roman" w:hAnsi="Times New Roman" w:cs="Times New Roman"/>
          <w:color w:val="1F3464"/>
          <w:spacing w:val="-11"/>
          <w:sz w:val="26"/>
          <w:szCs w:val="26"/>
        </w:rPr>
        <w:t xml:space="preserve"> </w:t>
      </w:r>
      <w:r w:rsidRPr="003A3308">
        <w:rPr>
          <w:rFonts w:ascii="Times New Roman" w:hAnsi="Times New Roman" w:cs="Times New Roman"/>
          <w:color w:val="1F3464"/>
          <w:sz w:val="26"/>
          <w:szCs w:val="26"/>
        </w:rPr>
        <w:t>au</w:t>
      </w:r>
      <w:r w:rsidRPr="003A3308">
        <w:rPr>
          <w:rFonts w:ascii="Times New Roman" w:hAnsi="Times New Roman" w:cs="Times New Roman"/>
          <w:color w:val="1F3464"/>
          <w:spacing w:val="-11"/>
          <w:sz w:val="26"/>
          <w:szCs w:val="26"/>
        </w:rPr>
        <w:t xml:space="preserve"> </w:t>
      </w:r>
      <w:r w:rsidRPr="003A3308">
        <w:rPr>
          <w:rFonts w:ascii="Times New Roman" w:hAnsi="Times New Roman" w:cs="Times New Roman"/>
          <w:color w:val="1F3464"/>
          <w:sz w:val="26"/>
          <w:szCs w:val="26"/>
        </w:rPr>
        <w:t>diplôme, présentant le contenu de la formation et les compétences acquises.</w:t>
      </w:r>
    </w:p>
    <w:p w14:paraId="70A4FE3B" w14:textId="77777777" w:rsidR="00857685" w:rsidRPr="003A3308" w:rsidRDefault="00857685" w:rsidP="00ED4A8C">
      <w:pPr>
        <w:spacing w:before="0" w:line="240" w:lineRule="auto"/>
        <w:ind w:left="142"/>
        <w:rPr>
          <w:rFonts w:ascii="Times New Roman" w:hAnsi="Times New Roman" w:cs="Times New Roman"/>
          <w:sz w:val="26"/>
          <w:szCs w:val="26"/>
        </w:rPr>
      </w:pPr>
    </w:p>
    <w:p w14:paraId="04BA16BF" w14:textId="12DF7A12" w:rsidR="00857685" w:rsidRPr="00ED4A8C" w:rsidRDefault="00857685" w:rsidP="00ED4A8C">
      <w:pPr>
        <w:spacing w:before="0" w:line="240" w:lineRule="auto"/>
        <w:ind w:left="142"/>
        <w:rPr>
          <w:rFonts w:ascii="Arial" w:hAnsi="Arial" w:cs="Arial"/>
          <w:sz w:val="26"/>
          <w:szCs w:val="26"/>
        </w:rPr>
      </w:pPr>
      <w:r w:rsidRPr="003A3308">
        <w:rPr>
          <w:rFonts w:ascii="Times New Roman" w:hAnsi="Times New Roman" w:cs="Times New Roman"/>
          <w:color w:val="1F3464"/>
          <w:sz w:val="26"/>
          <w:szCs w:val="26"/>
        </w:rPr>
        <w:t>Tout étudiant inscrit dans une année universitaire doit se voir garantir la possibilité de s’inscrire dans tous les enseignements nécessaires à la validation de son année. Il peut lui être également accordé la possibilité de s’inscrire dans un nombre d’enseignements supérieur aux ECTS prévus pour une année, et sous réserve d’un accord pédagogique du responsable de formation ou de son enseignant référent</w:t>
      </w:r>
      <w:r w:rsidRPr="00ED4A8C">
        <w:rPr>
          <w:rFonts w:ascii="Arial" w:hAnsi="Arial" w:cs="Arial"/>
          <w:color w:val="1F3464"/>
          <w:sz w:val="26"/>
          <w:szCs w:val="26"/>
        </w:rPr>
        <w:t xml:space="preserve">. </w:t>
      </w:r>
    </w:p>
    <w:p w14:paraId="720753DB" w14:textId="77777777" w:rsidR="00857685" w:rsidRPr="00ED4A8C" w:rsidRDefault="00857685" w:rsidP="00ED4A8C">
      <w:pPr>
        <w:spacing w:before="0" w:line="240" w:lineRule="auto"/>
        <w:ind w:left="142"/>
        <w:rPr>
          <w:rFonts w:ascii="Arial" w:hAnsi="Arial" w:cs="Arial"/>
          <w:sz w:val="26"/>
          <w:szCs w:val="26"/>
        </w:rPr>
      </w:pPr>
    </w:p>
    <w:p w14:paraId="1E28FAC9" w14:textId="77777777" w:rsidR="00857685" w:rsidRPr="001D096B" w:rsidRDefault="00857685" w:rsidP="00ED4A8C">
      <w:pPr>
        <w:spacing w:before="0" w:line="240" w:lineRule="auto"/>
        <w:ind w:left="142"/>
        <w:rPr>
          <w:rFonts w:ascii="Times New Roman" w:hAnsi="Times New Roman" w:cs="Times New Roman"/>
          <w:sz w:val="26"/>
          <w:szCs w:val="26"/>
        </w:rPr>
      </w:pPr>
      <w:r w:rsidRPr="001D096B">
        <w:rPr>
          <w:rFonts w:ascii="Times New Roman" w:hAnsi="Times New Roman" w:cs="Times New Roman"/>
          <w:color w:val="1F3464"/>
          <w:sz w:val="26"/>
          <w:szCs w:val="26"/>
        </w:rPr>
        <w:t>Ce document est également une annexe descriptive et permet une meilleure lisibilité de la formation et du diplôme à l’attention en particulier des employeurs ce qui facilite la mobilité de l’étudiant d’un établissement à l’autre, tant au niveau national qu’international.</w:t>
      </w:r>
    </w:p>
    <w:p w14:paraId="365A0ACE" w14:textId="77777777" w:rsidR="003D4F3A" w:rsidRPr="00ED4A8C" w:rsidRDefault="003D4F3A" w:rsidP="001D096B">
      <w:pPr>
        <w:spacing w:before="0" w:line="240" w:lineRule="auto"/>
        <w:ind w:left="0"/>
        <w:rPr>
          <w:rFonts w:ascii="Arial" w:hAnsi="Arial" w:cs="Arial"/>
          <w:b/>
          <w:bCs/>
          <w:i/>
          <w:sz w:val="26"/>
          <w:szCs w:val="26"/>
        </w:rPr>
      </w:pPr>
    </w:p>
    <w:p w14:paraId="06F5FB1D" w14:textId="7159882B" w:rsidR="00FE3FB6" w:rsidRPr="00ED4A8C" w:rsidRDefault="003D4F3A" w:rsidP="00ED4A8C">
      <w:pPr>
        <w:spacing w:before="0" w:line="240" w:lineRule="auto"/>
        <w:ind w:left="142"/>
        <w:rPr>
          <w:rFonts w:ascii="Arial" w:hAnsi="Arial" w:cs="Arial"/>
          <w:b/>
          <w:i/>
          <w:spacing w:val="-5"/>
          <w:sz w:val="26"/>
          <w:szCs w:val="26"/>
        </w:rPr>
      </w:pPr>
      <w:r w:rsidRPr="001D096B">
        <w:rPr>
          <w:rFonts w:ascii="Times New Roman" w:hAnsi="Times New Roman" w:cs="Times New Roman"/>
          <w:b/>
          <w:iCs/>
          <w:sz w:val="40"/>
          <w:szCs w:val="40"/>
        </w:rPr>
        <w:t xml:space="preserve"> </w:t>
      </w:r>
      <w:r w:rsidR="001D096B" w:rsidRPr="001D096B">
        <w:rPr>
          <w:rFonts w:ascii="Times New Roman" w:hAnsi="Times New Roman" w:cs="Times New Roman"/>
          <w:b/>
          <w:iCs/>
          <w:sz w:val="40"/>
          <w:szCs w:val="40"/>
        </w:rPr>
        <w:t>I</w:t>
      </w:r>
      <w:r w:rsidR="00973AE8" w:rsidRPr="001D096B">
        <w:rPr>
          <w:rFonts w:ascii="Times New Roman" w:hAnsi="Times New Roman" w:cs="Times New Roman"/>
          <w:b/>
          <w:iCs/>
          <w:sz w:val="40"/>
          <w:szCs w:val="40"/>
        </w:rPr>
        <w:t>X</w:t>
      </w:r>
      <w:r w:rsidR="001D096B">
        <w:rPr>
          <w:rFonts w:ascii="Times New Roman" w:hAnsi="Times New Roman" w:cs="Times New Roman"/>
          <w:b/>
          <w:iCs/>
          <w:sz w:val="40"/>
          <w:szCs w:val="40"/>
        </w:rPr>
        <w:t xml:space="preserve">. </w:t>
      </w:r>
      <w:hyperlink w:anchor="_bookmark2" w:history="1">
        <w:r w:rsidR="00D82D9D" w:rsidRPr="001D096B">
          <w:rPr>
            <w:rFonts w:ascii="Times New Roman" w:hAnsi="Times New Roman" w:cs="Times New Roman"/>
            <w:b/>
            <w:iCs/>
            <w:sz w:val="40"/>
            <w:szCs w:val="40"/>
          </w:rPr>
          <w:t>PROGRAMMES</w:t>
        </w:r>
      </w:hyperlink>
    </w:p>
    <w:p w14:paraId="600CF2CA" w14:textId="221989B1" w:rsidR="00FE3FB6" w:rsidRPr="001E0EE7" w:rsidRDefault="001D096B" w:rsidP="00ED4A8C">
      <w:pPr>
        <w:spacing w:before="0" w:line="240" w:lineRule="auto"/>
        <w:ind w:left="142"/>
        <w:rPr>
          <w:rFonts w:ascii="Times New Roman" w:hAnsi="Times New Roman" w:cs="Times New Roman"/>
          <w:b/>
          <w:sz w:val="26"/>
          <w:szCs w:val="26"/>
        </w:rPr>
      </w:pPr>
      <w:r w:rsidRPr="001E0EE7">
        <w:rPr>
          <w:rFonts w:ascii="Times New Roman" w:hAnsi="Times New Roman" w:cs="Times New Roman"/>
          <w:b/>
          <w:sz w:val="26"/>
          <w:szCs w:val="26"/>
        </w:rPr>
        <w:t>9</w:t>
      </w:r>
      <w:r w:rsidR="00857685" w:rsidRPr="001E0EE7">
        <w:rPr>
          <w:rFonts w:ascii="Times New Roman" w:hAnsi="Times New Roman" w:cs="Times New Roman"/>
          <w:b/>
          <w:sz w:val="26"/>
          <w:szCs w:val="26"/>
        </w:rPr>
        <w:t>-1-</w:t>
      </w:r>
      <w:r w:rsidRPr="001E0EE7">
        <w:rPr>
          <w:rFonts w:ascii="Times New Roman" w:hAnsi="Times New Roman" w:cs="Times New Roman"/>
          <w:b/>
          <w:sz w:val="26"/>
          <w:szCs w:val="26"/>
        </w:rPr>
        <w:t>S</w:t>
      </w:r>
      <w:r w:rsidR="00FE3FB6" w:rsidRPr="001E0EE7">
        <w:rPr>
          <w:rFonts w:ascii="Times New Roman" w:hAnsi="Times New Roman" w:cs="Times New Roman"/>
          <w:b/>
          <w:sz w:val="26"/>
          <w:szCs w:val="26"/>
        </w:rPr>
        <w:t>emestres</w:t>
      </w:r>
      <w:r w:rsidR="00FE3FB6" w:rsidRPr="001E0EE7">
        <w:rPr>
          <w:rFonts w:ascii="Times New Roman" w:hAnsi="Times New Roman" w:cs="Times New Roman"/>
          <w:b/>
          <w:spacing w:val="-5"/>
          <w:sz w:val="26"/>
          <w:szCs w:val="26"/>
        </w:rPr>
        <w:t xml:space="preserve"> </w:t>
      </w:r>
      <w:r w:rsidR="00FE3FB6" w:rsidRPr="001E0EE7">
        <w:rPr>
          <w:rFonts w:ascii="Times New Roman" w:hAnsi="Times New Roman" w:cs="Times New Roman"/>
          <w:b/>
          <w:sz w:val="26"/>
          <w:szCs w:val="26"/>
        </w:rPr>
        <w:t>et</w:t>
      </w:r>
      <w:r w:rsidR="00FE3FB6" w:rsidRPr="001E0EE7">
        <w:rPr>
          <w:rFonts w:ascii="Times New Roman" w:hAnsi="Times New Roman" w:cs="Times New Roman"/>
          <w:b/>
          <w:spacing w:val="1"/>
          <w:sz w:val="26"/>
          <w:szCs w:val="26"/>
        </w:rPr>
        <w:t xml:space="preserve"> </w:t>
      </w:r>
      <w:r w:rsidRPr="001E0EE7">
        <w:rPr>
          <w:rFonts w:ascii="Times New Roman" w:hAnsi="Times New Roman" w:cs="Times New Roman"/>
          <w:b/>
          <w:sz w:val="26"/>
          <w:szCs w:val="26"/>
        </w:rPr>
        <w:t>unités</w:t>
      </w:r>
      <w:r w:rsidR="00FE3FB6" w:rsidRPr="001E0EE7">
        <w:rPr>
          <w:rFonts w:ascii="Times New Roman" w:hAnsi="Times New Roman" w:cs="Times New Roman"/>
          <w:b/>
          <w:spacing w:val="-4"/>
          <w:sz w:val="26"/>
          <w:szCs w:val="26"/>
        </w:rPr>
        <w:t xml:space="preserve"> </w:t>
      </w:r>
      <w:r w:rsidR="00FE3FB6" w:rsidRPr="001E0EE7">
        <w:rPr>
          <w:rFonts w:ascii="Times New Roman" w:hAnsi="Times New Roman" w:cs="Times New Roman"/>
          <w:b/>
          <w:spacing w:val="-2"/>
          <w:sz w:val="26"/>
          <w:szCs w:val="26"/>
        </w:rPr>
        <w:t>d’enseignements</w:t>
      </w:r>
    </w:p>
    <w:p w14:paraId="4C2FCE27" w14:textId="7955A9E5" w:rsidR="00857685" w:rsidRPr="00637C47" w:rsidRDefault="00857685" w:rsidP="00ED4A8C">
      <w:pPr>
        <w:spacing w:before="0" w:line="240" w:lineRule="auto"/>
        <w:ind w:left="142"/>
        <w:rPr>
          <w:rFonts w:ascii="Times New Roman" w:hAnsi="Times New Roman" w:cs="Times New Roman"/>
          <w:color w:val="000000" w:themeColor="text1"/>
          <w:sz w:val="26"/>
          <w:szCs w:val="26"/>
        </w:rPr>
      </w:pPr>
      <w:r w:rsidRPr="001E0EE7">
        <w:rPr>
          <w:rFonts w:ascii="Times New Roman" w:hAnsi="Times New Roman" w:cs="Times New Roman"/>
          <w:sz w:val="26"/>
          <w:szCs w:val="26"/>
        </w:rPr>
        <w:t>La formation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 xml:space="preserve">de chaque année d’étude est répartie sur 2 semestres, chacun affecté de 30 crédits. Chaque semestre se compose d’unités d’enseignements (UE) </w:t>
      </w:r>
      <w:r w:rsidR="00637C47" w:rsidRPr="00637C47">
        <w:rPr>
          <w:rFonts w:ascii="Times New Roman" w:hAnsi="Times New Roman" w:cs="Times New Roman"/>
          <w:sz w:val="26"/>
          <w:szCs w:val="26"/>
        </w:rPr>
        <w:t>fondamentaux (UEF)</w:t>
      </w:r>
      <w:r w:rsidR="00637C47">
        <w:rPr>
          <w:rFonts w:ascii="Times New Roman" w:hAnsi="Times New Roman" w:cs="Times New Roman"/>
          <w:sz w:val="26"/>
          <w:szCs w:val="26"/>
        </w:rPr>
        <w:t xml:space="preserve"> ou </w:t>
      </w:r>
      <w:r w:rsidRPr="00637C47">
        <w:rPr>
          <w:rFonts w:ascii="Times New Roman" w:hAnsi="Times New Roman" w:cs="Times New Roman"/>
          <w:color w:val="000000" w:themeColor="text1"/>
          <w:sz w:val="26"/>
          <w:szCs w:val="26"/>
        </w:rPr>
        <w:t xml:space="preserve">majeures (UEM), </w:t>
      </w:r>
      <w:r w:rsidR="00637C47" w:rsidRPr="00637C47">
        <w:rPr>
          <w:rFonts w:ascii="Times New Roman" w:hAnsi="Times New Roman" w:cs="Times New Roman"/>
          <w:color w:val="000000" w:themeColor="text1"/>
          <w:sz w:val="26"/>
          <w:szCs w:val="26"/>
        </w:rPr>
        <w:t xml:space="preserve">complémentaires (UEC 1 et 2) ou </w:t>
      </w:r>
      <w:r w:rsidRPr="00637C47">
        <w:rPr>
          <w:rFonts w:ascii="Times New Roman" w:hAnsi="Times New Roman" w:cs="Times New Roman"/>
          <w:color w:val="000000" w:themeColor="text1"/>
          <w:sz w:val="26"/>
          <w:szCs w:val="26"/>
        </w:rPr>
        <w:t>mineures</w:t>
      </w:r>
      <w:r w:rsidRPr="00637C47">
        <w:rPr>
          <w:rFonts w:ascii="Times New Roman" w:hAnsi="Times New Roman" w:cs="Times New Roman"/>
          <w:color w:val="000000" w:themeColor="text1"/>
          <w:spacing w:val="40"/>
          <w:sz w:val="26"/>
          <w:szCs w:val="26"/>
        </w:rPr>
        <w:t xml:space="preserve"> </w:t>
      </w:r>
      <w:r w:rsidRPr="00637C47">
        <w:rPr>
          <w:rFonts w:ascii="Times New Roman" w:hAnsi="Times New Roman" w:cs="Times New Roman"/>
          <w:color w:val="000000" w:themeColor="text1"/>
          <w:sz w:val="26"/>
          <w:szCs w:val="26"/>
        </w:rPr>
        <w:t>(</w:t>
      </w:r>
      <w:proofErr w:type="spellStart"/>
      <w:r w:rsidRPr="00637C47">
        <w:rPr>
          <w:rFonts w:ascii="Times New Roman" w:hAnsi="Times New Roman" w:cs="Times New Roman"/>
          <w:color w:val="000000" w:themeColor="text1"/>
          <w:sz w:val="26"/>
          <w:szCs w:val="26"/>
        </w:rPr>
        <w:t>UEm</w:t>
      </w:r>
      <w:proofErr w:type="spellEnd"/>
      <w:r w:rsidRPr="00637C47">
        <w:rPr>
          <w:rFonts w:ascii="Times New Roman" w:hAnsi="Times New Roman" w:cs="Times New Roman"/>
          <w:color w:val="000000" w:themeColor="text1"/>
          <w:sz w:val="26"/>
          <w:szCs w:val="26"/>
        </w:rPr>
        <w:t>)</w:t>
      </w:r>
      <w:r w:rsidR="00637C47" w:rsidRPr="00637C47">
        <w:rPr>
          <w:color w:val="000000" w:themeColor="text1"/>
        </w:rPr>
        <w:t xml:space="preserve"> </w:t>
      </w:r>
      <w:r w:rsidR="00637C47" w:rsidRPr="00637C47">
        <w:rPr>
          <w:rFonts w:ascii="Times New Roman" w:hAnsi="Times New Roman" w:cs="Times New Roman"/>
          <w:color w:val="000000" w:themeColor="text1"/>
          <w:sz w:val="26"/>
          <w:szCs w:val="26"/>
        </w:rPr>
        <w:t>et / ou optionnelles (UEO)</w:t>
      </w:r>
      <w:r w:rsidRPr="00637C47">
        <w:rPr>
          <w:rFonts w:ascii="Times New Roman" w:hAnsi="Times New Roman" w:cs="Times New Roman"/>
          <w:color w:val="000000" w:themeColor="text1"/>
          <w:sz w:val="26"/>
          <w:szCs w:val="26"/>
        </w:rPr>
        <w:t xml:space="preserve"> </w:t>
      </w:r>
      <w:r w:rsidR="00637C47" w:rsidRPr="00637C47">
        <w:rPr>
          <w:rFonts w:ascii="Times New Roman" w:hAnsi="Times New Roman" w:cs="Times New Roman"/>
          <w:color w:val="000000" w:themeColor="text1"/>
          <w:sz w:val="26"/>
          <w:szCs w:val="26"/>
        </w:rPr>
        <w:t xml:space="preserve">ou </w:t>
      </w:r>
      <w:r w:rsidR="001D096B" w:rsidRPr="00637C47">
        <w:rPr>
          <w:rFonts w:ascii="Times New Roman" w:hAnsi="Times New Roman" w:cs="Times New Roman"/>
          <w:color w:val="000000" w:themeColor="text1"/>
          <w:sz w:val="26"/>
          <w:szCs w:val="26"/>
        </w:rPr>
        <w:t>libres</w:t>
      </w:r>
      <w:r w:rsidRPr="00637C47">
        <w:rPr>
          <w:rFonts w:ascii="Times New Roman" w:hAnsi="Times New Roman" w:cs="Times New Roman"/>
          <w:color w:val="000000" w:themeColor="text1"/>
          <w:spacing w:val="40"/>
          <w:sz w:val="26"/>
          <w:szCs w:val="26"/>
        </w:rPr>
        <w:t xml:space="preserve"> </w:t>
      </w:r>
      <w:r w:rsidRPr="00637C47">
        <w:rPr>
          <w:rFonts w:ascii="Times New Roman" w:hAnsi="Times New Roman" w:cs="Times New Roman"/>
          <w:color w:val="000000" w:themeColor="text1"/>
          <w:sz w:val="26"/>
          <w:szCs w:val="26"/>
        </w:rPr>
        <w:t>(UE</w:t>
      </w:r>
      <w:r w:rsidR="001D096B" w:rsidRPr="00637C47">
        <w:rPr>
          <w:rFonts w:ascii="Times New Roman" w:hAnsi="Times New Roman" w:cs="Times New Roman"/>
          <w:color w:val="000000" w:themeColor="text1"/>
          <w:sz w:val="26"/>
          <w:szCs w:val="26"/>
        </w:rPr>
        <w:t>L</w:t>
      </w:r>
      <w:r w:rsidRPr="00637C47">
        <w:rPr>
          <w:rFonts w:ascii="Times New Roman" w:hAnsi="Times New Roman" w:cs="Times New Roman"/>
          <w:color w:val="000000" w:themeColor="text1"/>
          <w:sz w:val="26"/>
          <w:szCs w:val="26"/>
        </w:rPr>
        <w:t>).</w:t>
      </w:r>
    </w:p>
    <w:p w14:paraId="08047A0D" w14:textId="78709F4E" w:rsidR="00857685" w:rsidRPr="001E0EE7" w:rsidRDefault="00857685" w:rsidP="00ED4A8C">
      <w:pPr>
        <w:spacing w:before="0" w:line="240" w:lineRule="auto"/>
        <w:ind w:left="142"/>
        <w:rPr>
          <w:rFonts w:ascii="Times New Roman" w:hAnsi="Times New Roman" w:cs="Times New Roman"/>
          <w:color w:val="FF0000"/>
          <w:sz w:val="26"/>
          <w:szCs w:val="26"/>
        </w:rPr>
      </w:pPr>
    </w:p>
    <w:p w14:paraId="3CE83F75" w14:textId="72BC32E2" w:rsidR="00857685" w:rsidRPr="001E0EE7" w:rsidRDefault="001D096B" w:rsidP="001D096B">
      <w:pPr>
        <w:spacing w:before="0" w:line="240" w:lineRule="auto"/>
        <w:ind w:left="142"/>
        <w:rPr>
          <w:rFonts w:ascii="Times New Roman" w:hAnsi="Times New Roman" w:cs="Times New Roman"/>
          <w:b/>
          <w:sz w:val="26"/>
          <w:szCs w:val="26"/>
        </w:rPr>
      </w:pPr>
      <w:r w:rsidRPr="001E0EE7">
        <w:rPr>
          <w:rFonts w:ascii="Times New Roman" w:hAnsi="Times New Roman" w:cs="Times New Roman"/>
          <w:b/>
          <w:sz w:val="26"/>
          <w:szCs w:val="26"/>
        </w:rPr>
        <w:t>9-</w:t>
      </w:r>
      <w:r w:rsidR="001E0EE7">
        <w:rPr>
          <w:rFonts w:ascii="Times New Roman" w:hAnsi="Times New Roman" w:cs="Times New Roman"/>
          <w:b/>
          <w:sz w:val="26"/>
          <w:szCs w:val="26"/>
        </w:rPr>
        <w:t>1</w:t>
      </w:r>
      <w:r w:rsidRPr="001E0EE7">
        <w:rPr>
          <w:rFonts w:ascii="Times New Roman" w:hAnsi="Times New Roman" w:cs="Times New Roman"/>
          <w:b/>
          <w:sz w:val="26"/>
          <w:szCs w:val="26"/>
        </w:rPr>
        <w:t>-</w:t>
      </w:r>
      <w:r w:rsidR="001E0EE7">
        <w:rPr>
          <w:rFonts w:ascii="Times New Roman" w:hAnsi="Times New Roman" w:cs="Times New Roman"/>
          <w:b/>
          <w:sz w:val="26"/>
          <w:szCs w:val="26"/>
        </w:rPr>
        <w:t>1-</w:t>
      </w:r>
      <w:r w:rsidR="00857685" w:rsidRPr="001E0EE7">
        <w:rPr>
          <w:rFonts w:ascii="Times New Roman" w:hAnsi="Times New Roman" w:cs="Times New Roman"/>
          <w:b/>
          <w:sz w:val="26"/>
          <w:szCs w:val="26"/>
        </w:rPr>
        <w:t>Unités d’enseignements</w:t>
      </w:r>
    </w:p>
    <w:p w14:paraId="34D73B74"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Chaque UE est</w:t>
      </w:r>
      <w:r w:rsidRPr="001E0EE7">
        <w:rPr>
          <w:rFonts w:ascii="Times New Roman" w:hAnsi="Times New Roman" w:cs="Times New Roman"/>
          <w:spacing w:val="-11"/>
          <w:sz w:val="26"/>
          <w:szCs w:val="26"/>
        </w:rPr>
        <w:t xml:space="preserve"> </w:t>
      </w:r>
      <w:r w:rsidRPr="001E0EE7">
        <w:rPr>
          <w:rFonts w:ascii="Times New Roman" w:hAnsi="Times New Roman" w:cs="Times New Roman"/>
          <w:sz w:val="26"/>
          <w:szCs w:val="26"/>
        </w:rPr>
        <w:t>affectée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d’un</w:t>
      </w:r>
      <w:r w:rsidRPr="001E0EE7">
        <w:rPr>
          <w:rFonts w:ascii="Times New Roman" w:hAnsi="Times New Roman" w:cs="Times New Roman"/>
          <w:spacing w:val="-3"/>
          <w:sz w:val="26"/>
          <w:szCs w:val="26"/>
        </w:rPr>
        <w:t xml:space="preserve"> </w:t>
      </w:r>
      <w:r w:rsidRPr="001E0EE7">
        <w:rPr>
          <w:rFonts w:ascii="Times New Roman" w:hAnsi="Times New Roman" w:cs="Times New Roman"/>
          <w:sz w:val="26"/>
          <w:szCs w:val="26"/>
        </w:rPr>
        <w:t>coefficient.</w:t>
      </w:r>
      <w:r w:rsidRPr="001E0EE7">
        <w:rPr>
          <w:rFonts w:ascii="Times New Roman" w:hAnsi="Times New Roman" w:cs="Times New Roman"/>
          <w:spacing w:val="32"/>
          <w:sz w:val="26"/>
          <w:szCs w:val="26"/>
        </w:rPr>
        <w:t xml:space="preserve"> </w:t>
      </w:r>
      <w:r w:rsidRPr="001E0EE7">
        <w:rPr>
          <w:rFonts w:ascii="Times New Roman" w:hAnsi="Times New Roman" w:cs="Times New Roman"/>
          <w:sz w:val="26"/>
          <w:szCs w:val="26"/>
        </w:rPr>
        <w:t>Elle a</w:t>
      </w:r>
      <w:r w:rsidRPr="001E0EE7">
        <w:rPr>
          <w:rFonts w:ascii="Times New Roman" w:hAnsi="Times New Roman" w:cs="Times New Roman"/>
          <w:spacing w:val="-5"/>
          <w:sz w:val="26"/>
          <w:szCs w:val="26"/>
        </w:rPr>
        <w:t xml:space="preserve"> </w:t>
      </w:r>
      <w:r w:rsidRPr="001E0EE7">
        <w:rPr>
          <w:rFonts w:ascii="Times New Roman" w:hAnsi="Times New Roman" w:cs="Times New Roman"/>
          <w:sz w:val="26"/>
          <w:szCs w:val="26"/>
        </w:rPr>
        <w:t>une valeur définie</w:t>
      </w:r>
      <w:r w:rsidRPr="001E0EE7">
        <w:rPr>
          <w:rFonts w:ascii="Times New Roman" w:hAnsi="Times New Roman" w:cs="Times New Roman"/>
          <w:spacing w:val="34"/>
          <w:sz w:val="26"/>
          <w:szCs w:val="26"/>
        </w:rPr>
        <w:t xml:space="preserve"> </w:t>
      </w:r>
      <w:r w:rsidRPr="001E0EE7">
        <w:rPr>
          <w:rFonts w:ascii="Times New Roman" w:hAnsi="Times New Roman" w:cs="Times New Roman"/>
          <w:sz w:val="26"/>
          <w:szCs w:val="26"/>
        </w:rPr>
        <w:t>en</w:t>
      </w:r>
      <w:r w:rsidRPr="001E0EE7">
        <w:rPr>
          <w:rFonts w:ascii="Times New Roman" w:hAnsi="Times New Roman" w:cs="Times New Roman"/>
          <w:spacing w:val="-3"/>
          <w:sz w:val="26"/>
          <w:szCs w:val="26"/>
        </w:rPr>
        <w:t xml:space="preserve"> </w:t>
      </w:r>
      <w:r w:rsidRPr="001E0EE7">
        <w:rPr>
          <w:rFonts w:ascii="Times New Roman" w:hAnsi="Times New Roman" w:cs="Times New Roman"/>
          <w:sz w:val="26"/>
          <w:szCs w:val="26"/>
        </w:rPr>
        <w:t xml:space="preserve">crédits de même que chacun de ses éléments constitutifs. L’acquisition de l’UE emporte l’acquisition des crédits </w:t>
      </w:r>
      <w:r w:rsidRPr="001E0EE7">
        <w:rPr>
          <w:rFonts w:ascii="Times New Roman" w:hAnsi="Times New Roman" w:cs="Times New Roman"/>
          <w:spacing w:val="-2"/>
          <w:sz w:val="26"/>
          <w:szCs w:val="26"/>
        </w:rPr>
        <w:t>correspondants.</w:t>
      </w:r>
    </w:p>
    <w:p w14:paraId="4010A3B6"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pacing w:val="-2"/>
          <w:sz w:val="26"/>
          <w:szCs w:val="26"/>
        </w:rPr>
        <w:t>Chaque</w:t>
      </w:r>
      <w:r w:rsidRPr="001E0EE7">
        <w:rPr>
          <w:rFonts w:ascii="Times New Roman" w:hAnsi="Times New Roman" w:cs="Times New Roman"/>
          <w:spacing w:val="-10"/>
          <w:sz w:val="26"/>
          <w:szCs w:val="26"/>
        </w:rPr>
        <w:t xml:space="preserve"> </w:t>
      </w:r>
      <w:r w:rsidRPr="001E0EE7">
        <w:rPr>
          <w:rFonts w:ascii="Times New Roman" w:hAnsi="Times New Roman" w:cs="Times New Roman"/>
          <w:spacing w:val="-2"/>
          <w:sz w:val="26"/>
          <w:szCs w:val="26"/>
        </w:rPr>
        <w:t>UE</w:t>
      </w:r>
      <w:r w:rsidRPr="001E0EE7">
        <w:rPr>
          <w:rFonts w:ascii="Times New Roman" w:hAnsi="Times New Roman" w:cs="Times New Roman"/>
          <w:spacing w:val="-15"/>
          <w:sz w:val="26"/>
          <w:szCs w:val="26"/>
        </w:rPr>
        <w:t xml:space="preserve"> </w:t>
      </w:r>
      <w:r w:rsidRPr="001E0EE7">
        <w:rPr>
          <w:rFonts w:ascii="Times New Roman" w:hAnsi="Times New Roman" w:cs="Times New Roman"/>
          <w:spacing w:val="-2"/>
          <w:sz w:val="26"/>
          <w:szCs w:val="26"/>
        </w:rPr>
        <w:t>s’obtient</w:t>
      </w:r>
      <w:r w:rsidRPr="001E0EE7">
        <w:rPr>
          <w:rFonts w:ascii="Times New Roman" w:hAnsi="Times New Roman" w:cs="Times New Roman"/>
          <w:spacing w:val="9"/>
          <w:sz w:val="26"/>
          <w:szCs w:val="26"/>
        </w:rPr>
        <w:t xml:space="preserve"> </w:t>
      </w:r>
      <w:r w:rsidRPr="001E0EE7">
        <w:rPr>
          <w:rFonts w:ascii="Times New Roman" w:hAnsi="Times New Roman" w:cs="Times New Roman"/>
          <w:spacing w:val="-2"/>
          <w:sz w:val="26"/>
          <w:szCs w:val="26"/>
        </w:rPr>
        <w:t>en</w:t>
      </w:r>
      <w:r w:rsidRPr="001E0EE7">
        <w:rPr>
          <w:rFonts w:ascii="Times New Roman" w:hAnsi="Times New Roman" w:cs="Times New Roman"/>
          <w:spacing w:val="-20"/>
          <w:sz w:val="26"/>
          <w:szCs w:val="26"/>
        </w:rPr>
        <w:t xml:space="preserve"> </w:t>
      </w:r>
      <w:r w:rsidRPr="001E0EE7">
        <w:rPr>
          <w:rFonts w:ascii="Times New Roman" w:hAnsi="Times New Roman" w:cs="Times New Roman"/>
          <w:spacing w:val="-2"/>
          <w:sz w:val="26"/>
          <w:szCs w:val="26"/>
        </w:rPr>
        <w:t>obtenant</w:t>
      </w:r>
      <w:r w:rsidRPr="001E0EE7">
        <w:rPr>
          <w:rFonts w:ascii="Times New Roman" w:hAnsi="Times New Roman" w:cs="Times New Roman"/>
          <w:spacing w:val="9"/>
          <w:sz w:val="26"/>
          <w:szCs w:val="26"/>
        </w:rPr>
        <w:t xml:space="preserve"> </w:t>
      </w:r>
      <w:r w:rsidRPr="001E0EE7">
        <w:rPr>
          <w:rFonts w:ascii="Times New Roman" w:hAnsi="Times New Roman" w:cs="Times New Roman"/>
          <w:spacing w:val="-2"/>
          <w:sz w:val="26"/>
          <w:szCs w:val="26"/>
        </w:rPr>
        <w:t>une</w:t>
      </w:r>
      <w:r w:rsidRPr="001E0EE7">
        <w:rPr>
          <w:rFonts w:ascii="Times New Roman" w:hAnsi="Times New Roman" w:cs="Times New Roman"/>
          <w:spacing w:val="-13"/>
          <w:sz w:val="26"/>
          <w:szCs w:val="26"/>
        </w:rPr>
        <w:t xml:space="preserve"> </w:t>
      </w:r>
      <w:r w:rsidRPr="001E0EE7">
        <w:rPr>
          <w:rFonts w:ascii="Times New Roman" w:hAnsi="Times New Roman" w:cs="Times New Roman"/>
          <w:spacing w:val="-2"/>
          <w:sz w:val="26"/>
          <w:szCs w:val="26"/>
        </w:rPr>
        <w:t>moyenne</w:t>
      </w:r>
      <w:r w:rsidRPr="001E0EE7">
        <w:rPr>
          <w:rFonts w:ascii="Times New Roman" w:hAnsi="Times New Roman" w:cs="Times New Roman"/>
          <w:spacing w:val="16"/>
          <w:sz w:val="26"/>
          <w:szCs w:val="26"/>
        </w:rPr>
        <w:t xml:space="preserve"> </w:t>
      </w:r>
      <w:r w:rsidRPr="001E0EE7">
        <w:rPr>
          <w:rFonts w:ascii="Times New Roman" w:hAnsi="Times New Roman" w:cs="Times New Roman"/>
          <w:spacing w:val="-2"/>
          <w:sz w:val="26"/>
          <w:szCs w:val="26"/>
        </w:rPr>
        <w:t>générale</w:t>
      </w:r>
      <w:r w:rsidRPr="001E0EE7">
        <w:rPr>
          <w:rFonts w:ascii="Times New Roman" w:hAnsi="Times New Roman" w:cs="Times New Roman"/>
          <w:spacing w:val="1"/>
          <w:sz w:val="26"/>
          <w:szCs w:val="26"/>
        </w:rPr>
        <w:t xml:space="preserve"> </w:t>
      </w:r>
      <w:r w:rsidRPr="001E0EE7">
        <w:rPr>
          <w:rFonts w:ascii="Times New Roman" w:hAnsi="Times New Roman" w:cs="Times New Roman"/>
          <w:spacing w:val="-2"/>
          <w:sz w:val="26"/>
          <w:szCs w:val="26"/>
        </w:rPr>
        <w:t>supérieure</w:t>
      </w:r>
      <w:r w:rsidRPr="001E0EE7">
        <w:rPr>
          <w:rFonts w:ascii="Times New Roman" w:hAnsi="Times New Roman" w:cs="Times New Roman"/>
          <w:spacing w:val="15"/>
          <w:sz w:val="26"/>
          <w:szCs w:val="26"/>
        </w:rPr>
        <w:t xml:space="preserve"> </w:t>
      </w:r>
      <w:r w:rsidRPr="001E0EE7">
        <w:rPr>
          <w:rFonts w:ascii="Times New Roman" w:hAnsi="Times New Roman" w:cs="Times New Roman"/>
          <w:spacing w:val="-2"/>
          <w:sz w:val="26"/>
          <w:szCs w:val="26"/>
        </w:rPr>
        <w:t>ou</w:t>
      </w:r>
      <w:r w:rsidRPr="001E0EE7">
        <w:rPr>
          <w:rFonts w:ascii="Times New Roman" w:hAnsi="Times New Roman" w:cs="Times New Roman"/>
          <w:spacing w:val="-11"/>
          <w:sz w:val="26"/>
          <w:szCs w:val="26"/>
        </w:rPr>
        <w:t xml:space="preserve"> </w:t>
      </w:r>
      <w:r w:rsidRPr="001E0EE7">
        <w:rPr>
          <w:rFonts w:ascii="Times New Roman" w:hAnsi="Times New Roman" w:cs="Times New Roman"/>
          <w:spacing w:val="-2"/>
          <w:sz w:val="26"/>
          <w:szCs w:val="26"/>
        </w:rPr>
        <w:t>égale</w:t>
      </w:r>
      <w:r w:rsidRPr="001E0EE7">
        <w:rPr>
          <w:rFonts w:ascii="Times New Roman" w:hAnsi="Times New Roman" w:cs="Times New Roman"/>
          <w:spacing w:val="-12"/>
          <w:sz w:val="26"/>
          <w:szCs w:val="26"/>
        </w:rPr>
        <w:t xml:space="preserve"> </w:t>
      </w:r>
      <w:r w:rsidRPr="001E0EE7">
        <w:rPr>
          <w:rFonts w:ascii="Times New Roman" w:hAnsi="Times New Roman" w:cs="Times New Roman"/>
          <w:spacing w:val="-2"/>
          <w:sz w:val="26"/>
          <w:szCs w:val="26"/>
        </w:rPr>
        <w:t>à</w:t>
      </w:r>
      <w:r w:rsidRPr="001E0EE7">
        <w:rPr>
          <w:rFonts w:ascii="Times New Roman" w:hAnsi="Times New Roman" w:cs="Times New Roman"/>
          <w:spacing w:val="-13"/>
          <w:sz w:val="26"/>
          <w:szCs w:val="26"/>
        </w:rPr>
        <w:t xml:space="preserve"> </w:t>
      </w:r>
      <w:r w:rsidRPr="001E0EE7">
        <w:rPr>
          <w:rFonts w:ascii="Times New Roman" w:hAnsi="Times New Roman" w:cs="Times New Roman"/>
          <w:color w:val="000000" w:themeColor="text1"/>
          <w:spacing w:val="-2"/>
          <w:sz w:val="26"/>
          <w:szCs w:val="26"/>
        </w:rPr>
        <w:t>10/20</w:t>
      </w:r>
      <w:r w:rsidRPr="001E0EE7">
        <w:rPr>
          <w:rFonts w:ascii="Times New Roman" w:hAnsi="Times New Roman" w:cs="Times New Roman"/>
          <w:color w:val="000000" w:themeColor="text1"/>
          <w:spacing w:val="4"/>
          <w:sz w:val="26"/>
          <w:szCs w:val="26"/>
        </w:rPr>
        <w:t xml:space="preserve"> </w:t>
      </w:r>
      <w:r w:rsidRPr="001E0EE7">
        <w:rPr>
          <w:rFonts w:ascii="Times New Roman" w:hAnsi="Times New Roman" w:cs="Times New Roman"/>
          <w:spacing w:val="-2"/>
          <w:sz w:val="26"/>
          <w:szCs w:val="26"/>
        </w:rPr>
        <w:t>calculée</w:t>
      </w:r>
    </w:p>
    <w:p w14:paraId="59655D66"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à</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partir</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notes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obtenues</w:t>
      </w:r>
      <w:r w:rsidRPr="001E0EE7">
        <w:rPr>
          <w:rFonts w:ascii="Times New Roman" w:hAnsi="Times New Roman" w:cs="Times New Roman"/>
          <w:spacing w:val="10"/>
          <w:sz w:val="26"/>
          <w:szCs w:val="26"/>
        </w:rPr>
        <w:t xml:space="preserve"> </w:t>
      </w:r>
      <w:r w:rsidRPr="001E0EE7">
        <w:rPr>
          <w:rFonts w:ascii="Times New Roman" w:hAnsi="Times New Roman" w:cs="Times New Roman"/>
          <w:sz w:val="26"/>
          <w:szCs w:val="26"/>
        </w:rPr>
        <w:t>dans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l’UE</w:t>
      </w:r>
      <w:r w:rsidRPr="001E0EE7">
        <w:rPr>
          <w:rFonts w:ascii="Times New Roman" w:hAnsi="Times New Roman" w:cs="Times New Roman"/>
          <w:spacing w:val="6"/>
          <w:sz w:val="26"/>
          <w:szCs w:val="26"/>
        </w:rPr>
        <w:t xml:space="preserve"> </w:t>
      </w:r>
      <w:r w:rsidRPr="001E0EE7">
        <w:rPr>
          <w:rFonts w:ascii="Times New Roman" w:hAnsi="Times New Roman" w:cs="Times New Roman"/>
          <w:sz w:val="26"/>
          <w:szCs w:val="26"/>
        </w:rPr>
        <w:t>concernée</w:t>
      </w:r>
      <w:r w:rsidRPr="001E0EE7">
        <w:rPr>
          <w:rFonts w:ascii="Times New Roman" w:hAnsi="Times New Roman" w:cs="Times New Roman"/>
          <w:spacing w:val="-2"/>
          <w:sz w:val="26"/>
          <w:szCs w:val="26"/>
        </w:rPr>
        <w:t xml:space="preserve"> </w:t>
      </w:r>
      <w:r w:rsidRPr="001E0EE7">
        <w:rPr>
          <w:rFonts w:ascii="Times New Roman" w:hAnsi="Times New Roman" w:cs="Times New Roman"/>
          <w:sz w:val="26"/>
          <w:szCs w:val="26"/>
        </w:rPr>
        <w:t>affectées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coefficients</w:t>
      </w:r>
      <w:r w:rsidRPr="001E0EE7">
        <w:rPr>
          <w:rFonts w:ascii="Times New Roman" w:hAnsi="Times New Roman" w:cs="Times New Roman"/>
          <w:spacing w:val="-3"/>
          <w:sz w:val="26"/>
          <w:szCs w:val="26"/>
        </w:rPr>
        <w:t xml:space="preserve"> </w:t>
      </w:r>
      <w:r w:rsidRPr="001E0EE7">
        <w:rPr>
          <w:rFonts w:ascii="Times New Roman" w:hAnsi="Times New Roman" w:cs="Times New Roman"/>
          <w:spacing w:val="-2"/>
          <w:sz w:val="26"/>
          <w:szCs w:val="26"/>
        </w:rPr>
        <w:t>correspondants.</w:t>
      </w:r>
    </w:p>
    <w:p w14:paraId="20BCFB8E" w14:textId="77777777" w:rsidR="00857685" w:rsidRPr="001E0EE7" w:rsidRDefault="00857685" w:rsidP="00ED4A8C">
      <w:pPr>
        <w:spacing w:before="0" w:line="240" w:lineRule="auto"/>
        <w:ind w:left="142"/>
        <w:rPr>
          <w:rFonts w:ascii="Times New Roman" w:hAnsi="Times New Roman" w:cs="Times New Roman"/>
          <w:sz w:val="26"/>
          <w:szCs w:val="26"/>
        </w:rPr>
      </w:pPr>
    </w:p>
    <w:p w14:paraId="04A947D4" w14:textId="13BEF957" w:rsidR="00857685" w:rsidRPr="001E0EE7" w:rsidRDefault="001E0EE7" w:rsidP="001E0EE7">
      <w:pPr>
        <w:spacing w:before="0" w:line="240" w:lineRule="auto"/>
        <w:ind w:left="142"/>
        <w:rPr>
          <w:rFonts w:ascii="Times New Roman" w:hAnsi="Times New Roman" w:cs="Times New Roman"/>
          <w:b/>
          <w:bCs/>
          <w:sz w:val="26"/>
          <w:szCs w:val="26"/>
        </w:rPr>
      </w:pPr>
      <w:r w:rsidRPr="001E0EE7">
        <w:rPr>
          <w:rFonts w:ascii="Times New Roman" w:hAnsi="Times New Roman" w:cs="Times New Roman"/>
          <w:b/>
          <w:bCs/>
          <w:spacing w:val="-2"/>
          <w:sz w:val="26"/>
          <w:szCs w:val="26"/>
        </w:rPr>
        <w:t>9-</w:t>
      </w:r>
      <w:r>
        <w:rPr>
          <w:rFonts w:ascii="Times New Roman" w:hAnsi="Times New Roman" w:cs="Times New Roman"/>
          <w:b/>
          <w:bCs/>
          <w:spacing w:val="-2"/>
          <w:sz w:val="26"/>
          <w:szCs w:val="26"/>
        </w:rPr>
        <w:t>1</w:t>
      </w:r>
      <w:r w:rsidRPr="001E0EE7">
        <w:rPr>
          <w:rFonts w:ascii="Times New Roman" w:hAnsi="Times New Roman" w:cs="Times New Roman"/>
          <w:b/>
          <w:bCs/>
          <w:spacing w:val="-2"/>
          <w:sz w:val="26"/>
          <w:szCs w:val="26"/>
        </w:rPr>
        <w:t>-</w:t>
      </w:r>
      <w:r>
        <w:rPr>
          <w:rFonts w:ascii="Times New Roman" w:hAnsi="Times New Roman" w:cs="Times New Roman"/>
          <w:b/>
          <w:bCs/>
          <w:spacing w:val="-2"/>
          <w:sz w:val="26"/>
          <w:szCs w:val="26"/>
        </w:rPr>
        <w:t>2-</w:t>
      </w:r>
      <w:r w:rsidR="00857685" w:rsidRPr="001E0EE7">
        <w:rPr>
          <w:rFonts w:ascii="Times New Roman" w:hAnsi="Times New Roman" w:cs="Times New Roman"/>
          <w:b/>
          <w:bCs/>
          <w:spacing w:val="-2"/>
          <w:sz w:val="26"/>
          <w:szCs w:val="26"/>
        </w:rPr>
        <w:t>Semestres</w:t>
      </w:r>
    </w:p>
    <w:p w14:paraId="6D353973"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Chaque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semestre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d’enseignement</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s’obtient</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en</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validant</w:t>
      </w:r>
      <w:r w:rsidRPr="001E0EE7">
        <w:rPr>
          <w:rFonts w:ascii="Times New Roman" w:hAnsi="Times New Roman" w:cs="Times New Roman"/>
          <w:spacing w:val="8"/>
          <w:sz w:val="26"/>
          <w:szCs w:val="26"/>
        </w:rPr>
        <w:t xml:space="preserve"> </w:t>
      </w:r>
      <w:r w:rsidRPr="001E0EE7">
        <w:rPr>
          <w:rFonts w:ascii="Times New Roman" w:hAnsi="Times New Roman" w:cs="Times New Roman"/>
          <w:sz w:val="26"/>
          <w:szCs w:val="26"/>
        </w:rPr>
        <w:t>toutes</w:t>
      </w:r>
      <w:r w:rsidRPr="001E0EE7">
        <w:rPr>
          <w:rFonts w:ascii="Times New Roman" w:hAnsi="Times New Roman" w:cs="Times New Roman"/>
          <w:spacing w:val="-12"/>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12"/>
          <w:sz w:val="26"/>
          <w:szCs w:val="26"/>
        </w:rPr>
        <w:t xml:space="preserve"> </w:t>
      </w:r>
      <w:r w:rsidRPr="001E0EE7">
        <w:rPr>
          <w:rFonts w:ascii="Times New Roman" w:hAnsi="Times New Roman" w:cs="Times New Roman"/>
          <w:sz w:val="26"/>
          <w:szCs w:val="26"/>
        </w:rPr>
        <w:t>UE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c’est-à-dire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en</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obtenant une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moyenne</w:t>
      </w:r>
      <w:r w:rsidRPr="001E0EE7">
        <w:rPr>
          <w:rFonts w:ascii="Times New Roman" w:hAnsi="Times New Roman" w:cs="Times New Roman"/>
          <w:spacing w:val="5"/>
          <w:sz w:val="26"/>
          <w:szCs w:val="26"/>
        </w:rPr>
        <w:t xml:space="preserve"> </w:t>
      </w:r>
      <w:r w:rsidRPr="001E0EE7">
        <w:rPr>
          <w:rFonts w:ascii="Times New Roman" w:hAnsi="Times New Roman" w:cs="Times New Roman"/>
          <w:sz w:val="26"/>
          <w:szCs w:val="26"/>
        </w:rPr>
        <w:t>générale</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supérieure ou</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égale à</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10/20</w:t>
      </w:r>
      <w:r w:rsidRPr="001E0EE7">
        <w:rPr>
          <w:rFonts w:ascii="Times New Roman" w:hAnsi="Times New Roman" w:cs="Times New Roman"/>
          <w:spacing w:val="-6"/>
          <w:sz w:val="26"/>
          <w:szCs w:val="26"/>
        </w:rPr>
        <w:t xml:space="preserve"> </w:t>
      </w:r>
      <w:r w:rsidRPr="001E0EE7">
        <w:rPr>
          <w:rFonts w:ascii="Times New Roman" w:hAnsi="Times New Roman" w:cs="Times New Roman"/>
          <w:sz w:val="26"/>
          <w:szCs w:val="26"/>
        </w:rPr>
        <w:t>pour chacune</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10"/>
          <w:sz w:val="26"/>
          <w:szCs w:val="26"/>
        </w:rPr>
        <w:t xml:space="preserve"> </w:t>
      </w:r>
      <w:r w:rsidRPr="001E0EE7">
        <w:rPr>
          <w:rFonts w:ascii="Times New Roman" w:hAnsi="Times New Roman" w:cs="Times New Roman"/>
          <w:sz w:val="26"/>
          <w:szCs w:val="26"/>
        </w:rPr>
        <w:t>UE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du semestre.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L’obtention du semestre équivaut à l’acquisition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des 30</w:t>
      </w:r>
      <w:r w:rsidRPr="001E0EE7">
        <w:rPr>
          <w:rFonts w:ascii="Times New Roman" w:hAnsi="Times New Roman" w:cs="Times New Roman"/>
          <w:spacing w:val="-8"/>
          <w:sz w:val="26"/>
          <w:szCs w:val="26"/>
        </w:rPr>
        <w:t xml:space="preserve"> </w:t>
      </w:r>
      <w:r w:rsidRPr="001E0EE7">
        <w:rPr>
          <w:rFonts w:ascii="Times New Roman" w:hAnsi="Times New Roman" w:cs="Times New Roman"/>
          <w:sz w:val="26"/>
          <w:szCs w:val="26"/>
        </w:rPr>
        <w:t>crédits dudit</w:t>
      </w:r>
      <w:r w:rsidRPr="001E0EE7">
        <w:rPr>
          <w:rFonts w:ascii="Times New Roman" w:hAnsi="Times New Roman" w:cs="Times New Roman"/>
          <w:spacing w:val="38"/>
          <w:sz w:val="26"/>
          <w:szCs w:val="26"/>
        </w:rPr>
        <w:t xml:space="preserve"> </w:t>
      </w:r>
      <w:r w:rsidRPr="001E0EE7">
        <w:rPr>
          <w:rFonts w:ascii="Times New Roman" w:hAnsi="Times New Roman" w:cs="Times New Roman"/>
          <w:sz w:val="26"/>
          <w:szCs w:val="26"/>
        </w:rPr>
        <w:t>semestre.</w:t>
      </w:r>
    </w:p>
    <w:p w14:paraId="2DE9DBC7" w14:textId="77777777" w:rsidR="00857685" w:rsidRPr="001E0EE7" w:rsidRDefault="00857685" w:rsidP="00ED4A8C">
      <w:pPr>
        <w:spacing w:before="0" w:line="240" w:lineRule="auto"/>
        <w:ind w:left="142"/>
        <w:rPr>
          <w:rFonts w:ascii="Times New Roman" w:hAnsi="Times New Roman" w:cs="Times New Roman"/>
          <w:sz w:val="26"/>
          <w:szCs w:val="26"/>
        </w:rPr>
      </w:pPr>
    </w:p>
    <w:p w14:paraId="63DA01E3" w14:textId="4A4BC41D" w:rsidR="00857685" w:rsidRPr="001E0EE7" w:rsidRDefault="001E0EE7" w:rsidP="001E0EE7">
      <w:pPr>
        <w:spacing w:before="0" w:line="240" w:lineRule="auto"/>
        <w:ind w:left="142"/>
        <w:rPr>
          <w:rFonts w:ascii="Times New Roman" w:hAnsi="Times New Roman" w:cs="Times New Roman"/>
          <w:b/>
          <w:bCs/>
          <w:spacing w:val="-2"/>
          <w:sz w:val="26"/>
          <w:szCs w:val="26"/>
        </w:rPr>
      </w:pPr>
      <w:r>
        <w:rPr>
          <w:rFonts w:ascii="Times New Roman" w:hAnsi="Times New Roman" w:cs="Times New Roman"/>
          <w:b/>
          <w:bCs/>
          <w:spacing w:val="-2"/>
          <w:sz w:val="26"/>
          <w:szCs w:val="26"/>
        </w:rPr>
        <w:t>9-1-3-</w:t>
      </w:r>
      <w:r w:rsidR="00857685" w:rsidRPr="001E0EE7">
        <w:rPr>
          <w:rFonts w:ascii="Times New Roman" w:hAnsi="Times New Roman" w:cs="Times New Roman"/>
          <w:b/>
          <w:bCs/>
          <w:spacing w:val="-2"/>
          <w:sz w:val="26"/>
          <w:szCs w:val="26"/>
        </w:rPr>
        <w:t>Obtention des années et accès en classe supérieure</w:t>
      </w:r>
    </w:p>
    <w:p w14:paraId="3D875F45"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lastRenderedPageBreak/>
        <w:t>L’obtention</w:t>
      </w:r>
      <w:r w:rsidRPr="001E0EE7">
        <w:rPr>
          <w:rFonts w:ascii="Times New Roman" w:hAnsi="Times New Roman" w:cs="Times New Roman"/>
          <w:spacing w:val="80"/>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60</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crédits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répartis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sur</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deux</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semestres</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de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formation</w:t>
      </w:r>
      <w:r w:rsidRPr="001E0EE7">
        <w:rPr>
          <w:rFonts w:ascii="Times New Roman" w:hAnsi="Times New Roman" w:cs="Times New Roman"/>
          <w:spacing w:val="80"/>
          <w:sz w:val="26"/>
          <w:szCs w:val="26"/>
        </w:rPr>
        <w:t xml:space="preserve"> </w:t>
      </w:r>
      <w:r w:rsidRPr="001E0EE7">
        <w:rPr>
          <w:rFonts w:ascii="Times New Roman" w:hAnsi="Times New Roman" w:cs="Times New Roman"/>
          <w:sz w:val="26"/>
          <w:szCs w:val="26"/>
        </w:rPr>
        <w:t>donne</w:t>
      </w:r>
      <w:r w:rsidRPr="001E0EE7">
        <w:rPr>
          <w:rFonts w:ascii="Times New Roman" w:hAnsi="Times New Roman" w:cs="Times New Roman"/>
          <w:spacing w:val="67"/>
          <w:sz w:val="26"/>
          <w:szCs w:val="26"/>
        </w:rPr>
        <w:t xml:space="preserve"> </w:t>
      </w:r>
      <w:r w:rsidRPr="001E0EE7">
        <w:rPr>
          <w:rFonts w:ascii="Times New Roman" w:hAnsi="Times New Roman" w:cs="Times New Roman"/>
          <w:sz w:val="26"/>
          <w:szCs w:val="26"/>
        </w:rPr>
        <w:t>lieu</w:t>
      </w:r>
      <w:r w:rsidRPr="001E0EE7">
        <w:rPr>
          <w:rFonts w:ascii="Times New Roman" w:hAnsi="Times New Roman" w:cs="Times New Roman"/>
          <w:spacing w:val="68"/>
          <w:sz w:val="26"/>
          <w:szCs w:val="26"/>
        </w:rPr>
        <w:t xml:space="preserve"> </w:t>
      </w:r>
      <w:r w:rsidRPr="001E0EE7">
        <w:rPr>
          <w:rFonts w:ascii="Times New Roman" w:hAnsi="Times New Roman" w:cs="Times New Roman"/>
          <w:sz w:val="26"/>
          <w:szCs w:val="26"/>
        </w:rPr>
        <w:t>à l’obtention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 l’année d’étude et accès en</w:t>
      </w:r>
      <w:r w:rsidRPr="001E0EE7">
        <w:rPr>
          <w:rFonts w:ascii="Times New Roman" w:hAnsi="Times New Roman" w:cs="Times New Roman"/>
          <w:spacing w:val="-3"/>
          <w:sz w:val="26"/>
          <w:szCs w:val="26"/>
        </w:rPr>
        <w:t xml:space="preserve"> </w:t>
      </w:r>
      <w:r w:rsidRPr="001E0EE7">
        <w:rPr>
          <w:rFonts w:ascii="Times New Roman" w:hAnsi="Times New Roman" w:cs="Times New Roman"/>
          <w:sz w:val="26"/>
          <w:szCs w:val="26"/>
        </w:rPr>
        <w:t>classe supérieure.</w:t>
      </w:r>
    </w:p>
    <w:p w14:paraId="0D5EB2EF"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Les crédits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relatifs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aux Unités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d’Enseignements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sont</w:t>
      </w:r>
      <w:r w:rsidRPr="001E0EE7">
        <w:rPr>
          <w:rFonts w:ascii="Times New Roman" w:hAnsi="Times New Roman" w:cs="Times New Roman"/>
          <w:spacing w:val="9"/>
          <w:sz w:val="26"/>
          <w:szCs w:val="26"/>
        </w:rPr>
        <w:t xml:space="preserve"> </w:t>
      </w:r>
      <w:r w:rsidRPr="001E0EE7">
        <w:rPr>
          <w:rFonts w:ascii="Times New Roman" w:hAnsi="Times New Roman" w:cs="Times New Roman"/>
          <w:sz w:val="26"/>
          <w:szCs w:val="26"/>
        </w:rPr>
        <w:t>fixés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par</w:t>
      </w:r>
      <w:r w:rsidRPr="001E0EE7">
        <w:rPr>
          <w:rFonts w:ascii="Times New Roman" w:hAnsi="Times New Roman" w:cs="Times New Roman"/>
          <w:spacing w:val="-1"/>
          <w:sz w:val="26"/>
          <w:szCs w:val="26"/>
        </w:rPr>
        <w:t xml:space="preserve"> </w:t>
      </w:r>
      <w:r w:rsidRPr="001E0EE7">
        <w:rPr>
          <w:rFonts w:ascii="Times New Roman" w:hAnsi="Times New Roman" w:cs="Times New Roman"/>
          <w:sz w:val="26"/>
          <w:szCs w:val="26"/>
        </w:rPr>
        <w:t>le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Conseil</w:t>
      </w:r>
      <w:r w:rsidRPr="001E0EE7">
        <w:rPr>
          <w:rFonts w:ascii="Times New Roman" w:hAnsi="Times New Roman" w:cs="Times New Roman"/>
          <w:spacing w:val="21"/>
          <w:sz w:val="26"/>
          <w:szCs w:val="26"/>
        </w:rPr>
        <w:t xml:space="preserve"> </w:t>
      </w:r>
      <w:r w:rsidRPr="001E0EE7">
        <w:rPr>
          <w:rFonts w:ascii="Times New Roman" w:hAnsi="Times New Roman" w:cs="Times New Roman"/>
          <w:sz w:val="26"/>
          <w:szCs w:val="26"/>
        </w:rPr>
        <w:t>pédagogique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 xml:space="preserve">de </w:t>
      </w:r>
      <w:r w:rsidRPr="001E0EE7">
        <w:rPr>
          <w:rFonts w:ascii="Times New Roman" w:hAnsi="Times New Roman" w:cs="Times New Roman"/>
          <w:spacing w:val="-2"/>
          <w:sz w:val="26"/>
          <w:szCs w:val="26"/>
        </w:rPr>
        <w:t>l’établissement.</w:t>
      </w:r>
    </w:p>
    <w:p w14:paraId="05033EA3"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La</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validation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la</w:t>
      </w:r>
      <w:r w:rsidRPr="001E0EE7">
        <w:rPr>
          <w:rFonts w:ascii="Times New Roman" w:hAnsi="Times New Roman" w:cs="Times New Roman"/>
          <w:spacing w:val="36"/>
          <w:sz w:val="26"/>
          <w:szCs w:val="26"/>
        </w:rPr>
        <w:t xml:space="preserve"> </w:t>
      </w:r>
      <w:r w:rsidRPr="001E0EE7">
        <w:rPr>
          <w:rFonts w:ascii="Times New Roman" w:hAnsi="Times New Roman" w:cs="Times New Roman"/>
          <w:sz w:val="26"/>
          <w:szCs w:val="26"/>
        </w:rPr>
        <w:t>1</w:t>
      </w:r>
      <w:r w:rsidRPr="001E0EE7">
        <w:rPr>
          <w:rFonts w:ascii="Times New Roman" w:hAnsi="Times New Roman" w:cs="Times New Roman"/>
          <w:position w:val="6"/>
          <w:sz w:val="26"/>
          <w:szCs w:val="26"/>
        </w:rPr>
        <w:t>ère</w:t>
      </w:r>
      <w:r w:rsidRPr="001E0EE7">
        <w:rPr>
          <w:rFonts w:ascii="Times New Roman" w:hAnsi="Times New Roman" w:cs="Times New Roman"/>
          <w:spacing w:val="40"/>
          <w:position w:val="6"/>
          <w:sz w:val="26"/>
          <w:szCs w:val="26"/>
        </w:rPr>
        <w:t xml:space="preserve"> </w:t>
      </w:r>
      <w:r w:rsidRPr="001E0EE7">
        <w:rPr>
          <w:rFonts w:ascii="Times New Roman" w:hAnsi="Times New Roman" w:cs="Times New Roman"/>
          <w:sz w:val="26"/>
          <w:szCs w:val="26"/>
        </w:rPr>
        <w:t>année</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est de</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droit</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pour</w:t>
      </w:r>
      <w:r w:rsidRPr="001E0EE7">
        <w:rPr>
          <w:rFonts w:ascii="Times New Roman" w:hAnsi="Times New Roman" w:cs="Times New Roman"/>
          <w:spacing w:val="31"/>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33"/>
          <w:sz w:val="26"/>
          <w:szCs w:val="26"/>
        </w:rPr>
        <w:t xml:space="preserve"> </w:t>
      </w:r>
      <w:r w:rsidRPr="001E0EE7">
        <w:rPr>
          <w:rFonts w:ascii="Times New Roman" w:hAnsi="Times New Roman" w:cs="Times New Roman"/>
          <w:sz w:val="26"/>
          <w:szCs w:val="26"/>
        </w:rPr>
        <w:t>étudiants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ayant</w:t>
      </w:r>
      <w:r w:rsidRPr="001E0EE7">
        <w:rPr>
          <w:rFonts w:ascii="Times New Roman" w:hAnsi="Times New Roman" w:cs="Times New Roman"/>
          <w:spacing w:val="16"/>
          <w:sz w:val="26"/>
          <w:szCs w:val="26"/>
        </w:rPr>
        <w:t xml:space="preserve"> </w:t>
      </w:r>
      <w:r w:rsidRPr="001E0EE7">
        <w:rPr>
          <w:rFonts w:ascii="Times New Roman" w:hAnsi="Times New Roman" w:cs="Times New Roman"/>
          <w:sz w:val="26"/>
          <w:szCs w:val="26"/>
        </w:rPr>
        <w:t>obtenu</w:t>
      </w:r>
      <w:r w:rsidRPr="001E0EE7">
        <w:rPr>
          <w:rFonts w:ascii="Times New Roman" w:hAnsi="Times New Roman" w:cs="Times New Roman"/>
          <w:spacing w:val="24"/>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33"/>
          <w:sz w:val="26"/>
          <w:szCs w:val="26"/>
        </w:rPr>
        <w:t xml:space="preserve"> </w:t>
      </w:r>
      <w:r w:rsidRPr="001E0EE7">
        <w:rPr>
          <w:rFonts w:ascii="Times New Roman" w:hAnsi="Times New Roman" w:cs="Times New Roman"/>
          <w:sz w:val="26"/>
          <w:szCs w:val="26"/>
        </w:rPr>
        <w:t>60 crédits affectés à l’année en cours.</w:t>
      </w:r>
    </w:p>
    <w:p w14:paraId="6886B573" w14:textId="77777777" w:rsidR="00857685" w:rsidRPr="001E0EE7" w:rsidRDefault="00857685" w:rsidP="00ED4A8C">
      <w:pPr>
        <w:spacing w:before="0" w:line="240" w:lineRule="auto"/>
        <w:ind w:left="142"/>
        <w:rPr>
          <w:rFonts w:ascii="Times New Roman" w:hAnsi="Times New Roman" w:cs="Times New Roman"/>
          <w:spacing w:val="-2"/>
          <w:sz w:val="26"/>
          <w:szCs w:val="26"/>
        </w:rPr>
      </w:pPr>
      <w:r w:rsidRPr="001E0EE7">
        <w:rPr>
          <w:rFonts w:ascii="Times New Roman" w:hAnsi="Times New Roman" w:cs="Times New Roman"/>
          <w:sz w:val="26"/>
          <w:szCs w:val="26"/>
        </w:rPr>
        <w:t>Elle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pourra</w:t>
      </w:r>
      <w:r w:rsidRPr="001E0EE7">
        <w:rPr>
          <w:rFonts w:ascii="Times New Roman" w:hAnsi="Times New Roman" w:cs="Times New Roman"/>
          <w:spacing w:val="34"/>
          <w:sz w:val="26"/>
          <w:szCs w:val="26"/>
        </w:rPr>
        <w:t xml:space="preserve"> </w:t>
      </w:r>
      <w:r w:rsidRPr="001E0EE7">
        <w:rPr>
          <w:rFonts w:ascii="Times New Roman" w:hAnsi="Times New Roman" w:cs="Times New Roman"/>
          <w:sz w:val="26"/>
          <w:szCs w:val="26"/>
        </w:rPr>
        <w:t>également</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être attribuée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aux étudiants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ayant</w:t>
      </w:r>
      <w:r w:rsidRPr="001E0EE7">
        <w:rPr>
          <w:rFonts w:ascii="Times New Roman" w:hAnsi="Times New Roman" w:cs="Times New Roman"/>
          <w:spacing w:val="28"/>
          <w:sz w:val="26"/>
          <w:szCs w:val="26"/>
        </w:rPr>
        <w:t xml:space="preserve"> </w:t>
      </w:r>
      <w:r w:rsidRPr="001E0EE7">
        <w:rPr>
          <w:rFonts w:ascii="Times New Roman" w:hAnsi="Times New Roman" w:cs="Times New Roman"/>
          <w:sz w:val="26"/>
          <w:szCs w:val="26"/>
        </w:rPr>
        <w:t>obtenu</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au moins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la</w:t>
      </w:r>
      <w:r w:rsidRPr="001E0EE7">
        <w:rPr>
          <w:rFonts w:ascii="Times New Roman" w:hAnsi="Times New Roman" w:cs="Times New Roman"/>
          <w:spacing w:val="34"/>
          <w:sz w:val="26"/>
          <w:szCs w:val="26"/>
        </w:rPr>
        <w:t xml:space="preserve"> </w:t>
      </w:r>
      <w:r w:rsidRPr="001E0EE7">
        <w:rPr>
          <w:rFonts w:ascii="Times New Roman" w:hAnsi="Times New Roman" w:cs="Times New Roman"/>
          <w:sz w:val="26"/>
          <w:szCs w:val="26"/>
        </w:rPr>
        <w:t>totalité</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des crédits</w:t>
      </w:r>
      <w:r w:rsidRPr="001E0EE7">
        <w:rPr>
          <w:rFonts w:ascii="Times New Roman" w:hAnsi="Times New Roman" w:cs="Times New Roman"/>
          <w:spacing w:val="-17"/>
          <w:sz w:val="26"/>
          <w:szCs w:val="26"/>
        </w:rPr>
        <w:t xml:space="preserve"> </w:t>
      </w:r>
      <w:r w:rsidRPr="001E0EE7">
        <w:rPr>
          <w:rFonts w:ascii="Times New Roman" w:hAnsi="Times New Roman" w:cs="Times New Roman"/>
          <w:sz w:val="26"/>
          <w:szCs w:val="26"/>
        </w:rPr>
        <w:t>affectés</w:t>
      </w:r>
      <w:r w:rsidRPr="001E0EE7">
        <w:rPr>
          <w:rFonts w:ascii="Times New Roman" w:hAnsi="Times New Roman" w:cs="Times New Roman"/>
          <w:spacing w:val="-26"/>
          <w:sz w:val="26"/>
          <w:szCs w:val="26"/>
        </w:rPr>
        <w:t xml:space="preserve"> </w:t>
      </w:r>
      <w:r w:rsidRPr="001E0EE7">
        <w:rPr>
          <w:rFonts w:ascii="Times New Roman" w:hAnsi="Times New Roman" w:cs="Times New Roman"/>
          <w:sz w:val="26"/>
          <w:szCs w:val="26"/>
        </w:rPr>
        <w:t>à</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l’un</w:t>
      </w:r>
      <w:r w:rsidRPr="001E0EE7">
        <w:rPr>
          <w:rFonts w:ascii="Times New Roman" w:hAnsi="Times New Roman" w:cs="Times New Roman"/>
          <w:spacing w:val="-14"/>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semestres</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soit</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30</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crédits</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ou</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45</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crédits</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sur</w:t>
      </w:r>
      <w:r w:rsidRPr="001E0EE7">
        <w:rPr>
          <w:rFonts w:ascii="Times New Roman" w:hAnsi="Times New Roman" w:cs="Times New Roman"/>
          <w:spacing w:val="2"/>
          <w:sz w:val="26"/>
          <w:szCs w:val="26"/>
        </w:rPr>
        <w:t xml:space="preserve"> </w:t>
      </w:r>
      <w:r w:rsidRPr="001E0EE7">
        <w:rPr>
          <w:rFonts w:ascii="Times New Roman" w:hAnsi="Times New Roman" w:cs="Times New Roman"/>
          <w:sz w:val="26"/>
          <w:szCs w:val="26"/>
        </w:rPr>
        <w:t>l’ensemble</w:t>
      </w:r>
      <w:r w:rsidRPr="001E0EE7">
        <w:rPr>
          <w:rFonts w:ascii="Times New Roman" w:hAnsi="Times New Roman" w:cs="Times New Roman"/>
          <w:spacing w:val="22"/>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deux</w:t>
      </w:r>
      <w:r w:rsidRPr="001E0EE7">
        <w:rPr>
          <w:rFonts w:ascii="Times New Roman" w:hAnsi="Times New Roman" w:cs="Times New Roman"/>
          <w:spacing w:val="-15"/>
          <w:sz w:val="26"/>
          <w:szCs w:val="26"/>
        </w:rPr>
        <w:t xml:space="preserve"> </w:t>
      </w:r>
      <w:r w:rsidRPr="001E0EE7">
        <w:rPr>
          <w:rFonts w:ascii="Times New Roman" w:hAnsi="Times New Roman" w:cs="Times New Roman"/>
          <w:spacing w:val="-2"/>
          <w:sz w:val="26"/>
          <w:szCs w:val="26"/>
        </w:rPr>
        <w:t xml:space="preserve">semestres </w:t>
      </w:r>
      <w:r w:rsidRPr="001E0EE7">
        <w:rPr>
          <w:rFonts w:ascii="Times New Roman" w:hAnsi="Times New Roman" w:cs="Times New Roman"/>
          <w:sz w:val="26"/>
          <w:szCs w:val="26"/>
        </w:rPr>
        <w:t>et une moyenne de 12/20 dans l’UE fondamentale de l’autre semestre composant l’année en cours sur décision du chef d’établissement, après l’avis favorable de l’équipe pédagogique.</w:t>
      </w:r>
    </w:p>
    <w:p w14:paraId="12EBEC80" w14:textId="4544708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La validation de la 2e année est de droit pour les étudiants ayant obtenu les 60 crédits affectés à l’année en cours.</w:t>
      </w:r>
    </w:p>
    <w:p w14:paraId="7FDC974E"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Toutefois, l’accès en 3ème année est possible à la condition d’avoir obtenu les 60 crédits de la 1ère année sur décision du chef d’établissement, après l’avis favorable de l’équipe pédagogique</w:t>
      </w:r>
    </w:p>
    <w:p w14:paraId="2DE55E03" w14:textId="77777777" w:rsidR="005A64C5" w:rsidRPr="00ED4A8C" w:rsidRDefault="005A64C5" w:rsidP="00ED4A8C">
      <w:pPr>
        <w:spacing w:before="0" w:line="240" w:lineRule="auto"/>
        <w:ind w:left="142"/>
        <w:rPr>
          <w:rFonts w:ascii="Arial" w:hAnsi="Arial" w:cs="Arial"/>
          <w:sz w:val="26"/>
          <w:szCs w:val="26"/>
        </w:rPr>
      </w:pPr>
    </w:p>
    <w:p w14:paraId="63594AA8" w14:textId="25F7E48E" w:rsidR="005A64C5" w:rsidRPr="001E0EE7" w:rsidRDefault="001E0EE7" w:rsidP="00ED4A8C">
      <w:pPr>
        <w:spacing w:before="0" w:line="240" w:lineRule="auto"/>
        <w:ind w:left="142"/>
        <w:rPr>
          <w:rFonts w:ascii="Times New Roman" w:hAnsi="Times New Roman" w:cs="Times New Roman"/>
          <w:b/>
          <w:sz w:val="26"/>
          <w:szCs w:val="26"/>
        </w:rPr>
      </w:pPr>
      <w:r w:rsidRPr="001E0EE7">
        <w:rPr>
          <w:rFonts w:ascii="Times New Roman" w:hAnsi="Times New Roman" w:cs="Times New Roman"/>
          <w:b/>
          <w:sz w:val="26"/>
          <w:szCs w:val="26"/>
        </w:rPr>
        <w:t>9</w:t>
      </w:r>
      <w:r w:rsidR="005A64C5" w:rsidRPr="001E0EE7">
        <w:rPr>
          <w:rFonts w:ascii="Times New Roman" w:hAnsi="Times New Roman" w:cs="Times New Roman"/>
          <w:b/>
          <w:sz w:val="26"/>
          <w:szCs w:val="26"/>
        </w:rPr>
        <w:t>-</w:t>
      </w:r>
      <w:r w:rsidRPr="001E0EE7">
        <w:rPr>
          <w:rFonts w:ascii="Times New Roman" w:hAnsi="Times New Roman" w:cs="Times New Roman"/>
          <w:b/>
          <w:sz w:val="26"/>
          <w:szCs w:val="26"/>
        </w:rPr>
        <w:t>2-</w:t>
      </w:r>
      <w:r>
        <w:rPr>
          <w:rFonts w:ascii="Times New Roman" w:hAnsi="Times New Roman" w:cs="Times New Roman"/>
          <w:b/>
          <w:sz w:val="26"/>
          <w:szCs w:val="26"/>
        </w:rPr>
        <w:t>M</w:t>
      </w:r>
      <w:r w:rsidRPr="001E0EE7">
        <w:rPr>
          <w:rFonts w:ascii="Times New Roman" w:hAnsi="Times New Roman" w:cs="Times New Roman"/>
          <w:b/>
          <w:sz w:val="26"/>
          <w:szCs w:val="26"/>
        </w:rPr>
        <w:t>aquettes pédagogiques</w:t>
      </w:r>
    </w:p>
    <w:p w14:paraId="73920305" w14:textId="77777777" w:rsidR="005A64C5" w:rsidRPr="00ED4A8C" w:rsidRDefault="005A64C5" w:rsidP="00ED4A8C">
      <w:pPr>
        <w:spacing w:before="0" w:line="240" w:lineRule="auto"/>
        <w:ind w:left="142"/>
        <w:rPr>
          <w:rFonts w:ascii="Arial" w:hAnsi="Arial" w:cs="Arial"/>
          <w:b/>
          <w:bCs/>
          <w:sz w:val="26"/>
          <w:szCs w:val="26"/>
        </w:rPr>
      </w:pPr>
      <w:r w:rsidRPr="00ED4A8C">
        <w:rPr>
          <w:rFonts w:ascii="Arial" w:hAnsi="Arial" w:cs="Arial"/>
          <w:b/>
          <w:bCs/>
          <w:sz w:val="26"/>
          <w:szCs w:val="26"/>
        </w:rPr>
        <w:t>FACULTE DE TECHNOLOGIE APPLIQUEE CHEICK MODIBO DIARRA-FATEC</w:t>
      </w:r>
    </w:p>
    <w:p w14:paraId="438ACE8D"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1-MAQUETTES DU 1er CYCLE</w:t>
      </w:r>
    </w:p>
    <w:p w14:paraId="3F22DB41" w14:textId="75A91D7D"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DUT RESEAUX ET TELECOMS (RT)</w:t>
      </w:r>
    </w:p>
    <w:p w14:paraId="374212E6" w14:textId="0A3C512F"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r w:rsidRPr="00ED4A8C">
        <w:rPr>
          <w:rFonts w:ascii="Arial" w:hAnsi="Arial" w:cs="Arial"/>
          <w:sz w:val="26"/>
          <w:szCs w:val="26"/>
        </w:rPr>
        <w:t>competences</w:t>
      </w:r>
      <w:proofErr w:type="spellEnd"/>
    </w:p>
    <w:p w14:paraId="7CDBC390" w14:textId="7D7E0BCE"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r w:rsidRPr="00ED4A8C">
        <w:rPr>
          <w:rFonts w:ascii="Arial" w:hAnsi="Arial" w:cs="Arial"/>
          <w:sz w:val="26"/>
          <w:szCs w:val="26"/>
        </w:rPr>
        <w:t>debouches</w:t>
      </w:r>
      <w:proofErr w:type="spellEnd"/>
    </w:p>
    <w:p w14:paraId="15EA6C7E" w14:textId="5D0B509D"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r w:rsidRPr="00ED4A8C">
        <w:rPr>
          <w:rFonts w:ascii="Arial" w:hAnsi="Arial" w:cs="Arial"/>
          <w:sz w:val="26"/>
          <w:szCs w:val="26"/>
        </w:rPr>
        <w:t>carriere</w:t>
      </w:r>
      <w:proofErr w:type="spellEnd"/>
    </w:p>
    <w:p w14:paraId="5D50D6F1" w14:textId="77777777" w:rsidR="005A64C5" w:rsidRPr="00ED4A8C" w:rsidRDefault="005A64C5" w:rsidP="00ED4A8C">
      <w:pPr>
        <w:spacing w:before="0" w:line="240" w:lineRule="auto"/>
        <w:ind w:left="142"/>
        <w:rPr>
          <w:rFonts w:ascii="Arial" w:hAnsi="Arial" w:cs="Arial"/>
          <w:sz w:val="26"/>
          <w:szCs w:val="26"/>
        </w:rPr>
      </w:pPr>
    </w:p>
    <w:p w14:paraId="0152CC19" w14:textId="739CB920"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LICENCE  RESEAUX ET TELECOMS (RT)</w:t>
      </w:r>
    </w:p>
    <w:p w14:paraId="606C87D0" w14:textId="75AB3223"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r w:rsidRPr="00ED4A8C">
        <w:rPr>
          <w:rFonts w:ascii="Arial" w:hAnsi="Arial" w:cs="Arial"/>
          <w:sz w:val="26"/>
          <w:szCs w:val="26"/>
        </w:rPr>
        <w:t>competences</w:t>
      </w:r>
      <w:proofErr w:type="spellEnd"/>
    </w:p>
    <w:p w14:paraId="3EA32143" w14:textId="608DEF63"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r w:rsidRPr="00ED4A8C">
        <w:rPr>
          <w:rFonts w:ascii="Arial" w:hAnsi="Arial" w:cs="Arial"/>
          <w:sz w:val="26"/>
          <w:szCs w:val="26"/>
        </w:rPr>
        <w:t>debouches</w:t>
      </w:r>
      <w:proofErr w:type="spellEnd"/>
    </w:p>
    <w:p w14:paraId="133FDF75" w14:textId="7FB5D5FC"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r w:rsidRPr="00ED4A8C">
        <w:rPr>
          <w:rFonts w:ascii="Arial" w:hAnsi="Arial" w:cs="Arial"/>
          <w:sz w:val="26"/>
          <w:szCs w:val="26"/>
        </w:rPr>
        <w:t>carriere</w:t>
      </w:r>
      <w:proofErr w:type="spellEnd"/>
    </w:p>
    <w:p w14:paraId="58C59CC0" w14:textId="77777777" w:rsidR="005A64C5" w:rsidRPr="00ED4A8C" w:rsidRDefault="005A64C5" w:rsidP="00ED4A8C">
      <w:pPr>
        <w:spacing w:before="0" w:line="240" w:lineRule="auto"/>
        <w:ind w:left="142"/>
        <w:rPr>
          <w:rFonts w:ascii="Arial" w:hAnsi="Arial" w:cs="Arial"/>
          <w:sz w:val="26"/>
          <w:szCs w:val="26"/>
        </w:rPr>
      </w:pPr>
    </w:p>
    <w:p w14:paraId="146C565C" w14:textId="3FA81D8F"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2-LES MAQUETTES DU 2è CYCLE</w:t>
      </w:r>
    </w:p>
    <w:p w14:paraId="1B39CC82"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MASTER  RESEAUX ET TELECOMS (RT)</w:t>
      </w:r>
    </w:p>
    <w:p w14:paraId="13675CD7" w14:textId="15BDFE52"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r w:rsidRPr="00ED4A8C">
        <w:rPr>
          <w:rFonts w:ascii="Arial" w:hAnsi="Arial" w:cs="Arial"/>
          <w:sz w:val="26"/>
          <w:szCs w:val="26"/>
        </w:rPr>
        <w:t>competences</w:t>
      </w:r>
      <w:proofErr w:type="spellEnd"/>
    </w:p>
    <w:p w14:paraId="7F614DC3" w14:textId="1734ACA1"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r w:rsidRPr="00ED4A8C">
        <w:rPr>
          <w:rFonts w:ascii="Arial" w:hAnsi="Arial" w:cs="Arial"/>
          <w:sz w:val="26"/>
          <w:szCs w:val="26"/>
        </w:rPr>
        <w:t>debouches</w:t>
      </w:r>
      <w:proofErr w:type="spellEnd"/>
    </w:p>
    <w:p w14:paraId="52F131BE" w14:textId="51B9ED54"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r w:rsidRPr="00ED4A8C">
        <w:rPr>
          <w:rFonts w:ascii="Arial" w:hAnsi="Arial" w:cs="Arial"/>
          <w:sz w:val="26"/>
          <w:szCs w:val="26"/>
        </w:rPr>
        <w:t>carriere</w:t>
      </w:r>
      <w:proofErr w:type="spellEnd"/>
    </w:p>
    <w:p w14:paraId="0A0E2244" w14:textId="77777777" w:rsidR="005A64C5" w:rsidRPr="00ED4A8C" w:rsidRDefault="005A64C5" w:rsidP="00ED4A8C">
      <w:pPr>
        <w:spacing w:before="0" w:line="240" w:lineRule="auto"/>
        <w:ind w:left="142"/>
        <w:rPr>
          <w:rFonts w:ascii="Arial" w:hAnsi="Arial" w:cs="Arial"/>
          <w:sz w:val="26"/>
          <w:szCs w:val="26"/>
        </w:rPr>
      </w:pPr>
    </w:p>
    <w:p w14:paraId="5B452ED1" w14:textId="77777777" w:rsidR="005A64C5" w:rsidRPr="00ED4A8C" w:rsidRDefault="005A64C5" w:rsidP="00ED4A8C">
      <w:pPr>
        <w:spacing w:before="0" w:line="240" w:lineRule="auto"/>
        <w:ind w:left="142"/>
        <w:rPr>
          <w:rFonts w:ascii="Arial" w:hAnsi="Arial" w:cs="Arial"/>
          <w:b/>
          <w:bCs/>
          <w:sz w:val="26"/>
          <w:szCs w:val="26"/>
        </w:rPr>
      </w:pPr>
    </w:p>
    <w:p w14:paraId="0821F6E6" w14:textId="77777777" w:rsidR="005A64C5" w:rsidRPr="00ED4A8C" w:rsidRDefault="005A64C5" w:rsidP="00ED4A8C">
      <w:pPr>
        <w:spacing w:before="0" w:line="240" w:lineRule="auto"/>
        <w:ind w:left="142"/>
        <w:rPr>
          <w:rFonts w:ascii="Arial" w:hAnsi="Arial" w:cs="Arial"/>
          <w:b/>
          <w:bCs/>
          <w:sz w:val="26"/>
          <w:szCs w:val="26"/>
        </w:rPr>
      </w:pPr>
      <w:r w:rsidRPr="00ED4A8C">
        <w:rPr>
          <w:rFonts w:ascii="Arial" w:hAnsi="Arial" w:cs="Arial"/>
          <w:b/>
          <w:bCs/>
          <w:sz w:val="26"/>
          <w:szCs w:val="26"/>
        </w:rPr>
        <w:t>ECOLE SUPERIERE DE GESTION ALASSANE-ESGA</w:t>
      </w:r>
    </w:p>
    <w:p w14:paraId="1A098968"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1-MAQUETTES DU 1er CYCLE</w:t>
      </w:r>
    </w:p>
    <w:p w14:paraId="7AE928EE"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DUT  FINANCE</w:t>
      </w:r>
    </w:p>
    <w:p w14:paraId="5DD41D9B"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2D80B9EC"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3E695AD1"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6ACDD3B9" w14:textId="77777777" w:rsidR="005A64C5" w:rsidRPr="00ED4A8C" w:rsidRDefault="005A64C5" w:rsidP="00ED4A8C">
      <w:pPr>
        <w:spacing w:before="0" w:line="240" w:lineRule="auto"/>
        <w:ind w:left="142"/>
        <w:rPr>
          <w:rFonts w:ascii="Arial" w:hAnsi="Arial" w:cs="Arial"/>
          <w:sz w:val="26"/>
          <w:szCs w:val="26"/>
        </w:rPr>
      </w:pPr>
    </w:p>
    <w:p w14:paraId="75404B34"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LICENCE  FINANCE</w:t>
      </w:r>
    </w:p>
    <w:p w14:paraId="3E91F26A"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000DB556"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28F25C24"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74C597E2" w14:textId="77777777" w:rsidR="005A64C5" w:rsidRPr="00ED4A8C" w:rsidRDefault="005A64C5" w:rsidP="00ED4A8C">
      <w:pPr>
        <w:spacing w:before="0" w:line="240" w:lineRule="auto"/>
        <w:ind w:left="142"/>
        <w:rPr>
          <w:rFonts w:ascii="Arial" w:hAnsi="Arial" w:cs="Arial"/>
          <w:sz w:val="26"/>
          <w:szCs w:val="26"/>
        </w:rPr>
      </w:pPr>
    </w:p>
    <w:p w14:paraId="5B60B987"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2-MAQUETTES DU 2è  CYCLE</w:t>
      </w:r>
    </w:p>
    <w:p w14:paraId="28BA56C5"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MASTER  FINANCE</w:t>
      </w:r>
    </w:p>
    <w:p w14:paraId="0F9F9E88"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79918E83"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60151FE3"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257541AD" w14:textId="77777777" w:rsidR="005A64C5" w:rsidRPr="00ED4A8C" w:rsidRDefault="005A64C5" w:rsidP="00ED4A8C">
      <w:pPr>
        <w:spacing w:before="0" w:line="240" w:lineRule="auto"/>
        <w:ind w:left="142"/>
        <w:rPr>
          <w:rFonts w:ascii="Arial" w:hAnsi="Arial" w:cs="Arial"/>
          <w:sz w:val="26"/>
          <w:szCs w:val="26"/>
        </w:rPr>
      </w:pPr>
    </w:p>
    <w:p w14:paraId="1E654724" w14:textId="77777777" w:rsidR="005A64C5" w:rsidRPr="00ED4A8C" w:rsidRDefault="005A64C5" w:rsidP="00ED4A8C">
      <w:pPr>
        <w:spacing w:before="0" w:line="240" w:lineRule="auto"/>
        <w:ind w:left="142"/>
        <w:rPr>
          <w:rFonts w:ascii="Arial" w:hAnsi="Arial" w:cs="Arial"/>
          <w:b/>
          <w:i/>
          <w:sz w:val="26"/>
          <w:szCs w:val="26"/>
        </w:rPr>
      </w:pPr>
      <w:r w:rsidRPr="00ED4A8C">
        <w:rPr>
          <w:rFonts w:ascii="Arial" w:hAnsi="Arial" w:cs="Arial"/>
          <w:color w:val="6F2F9F"/>
          <w:sz w:val="26"/>
          <w:szCs w:val="26"/>
        </w:rPr>
        <w:t xml:space="preserve">                        </w:t>
      </w:r>
    </w:p>
    <w:p w14:paraId="2E66F9E2" w14:textId="77777777" w:rsidR="005A64C5" w:rsidRPr="00ED4A8C" w:rsidRDefault="005A64C5" w:rsidP="00ED4A8C">
      <w:pPr>
        <w:spacing w:before="0" w:line="240" w:lineRule="auto"/>
        <w:ind w:left="142"/>
        <w:rPr>
          <w:rFonts w:ascii="Arial" w:hAnsi="Arial" w:cs="Arial"/>
          <w:b/>
          <w:i/>
          <w:sz w:val="26"/>
          <w:szCs w:val="26"/>
        </w:rPr>
      </w:pPr>
    </w:p>
    <w:p w14:paraId="50F8B6EC" w14:textId="77777777" w:rsidR="00FE3FB6" w:rsidRDefault="00FE3FB6" w:rsidP="00ED4A8C">
      <w:pPr>
        <w:spacing w:before="0" w:line="240" w:lineRule="auto"/>
        <w:ind w:left="142"/>
        <w:rPr>
          <w:rFonts w:ascii="Times New Roman" w:hAnsi="Times New Roman" w:cs="Times New Roman"/>
          <w:b/>
          <w:iCs/>
          <w:sz w:val="40"/>
          <w:szCs w:val="40"/>
        </w:rPr>
      </w:pPr>
    </w:p>
    <w:p w14:paraId="08E2A15E" w14:textId="77777777" w:rsidR="00637C47" w:rsidRDefault="00637C47" w:rsidP="00ED4A8C">
      <w:pPr>
        <w:spacing w:before="0" w:line="240" w:lineRule="auto"/>
        <w:ind w:left="142"/>
        <w:rPr>
          <w:rFonts w:ascii="Times New Roman" w:hAnsi="Times New Roman" w:cs="Times New Roman"/>
          <w:b/>
          <w:iCs/>
          <w:sz w:val="40"/>
          <w:szCs w:val="40"/>
        </w:rPr>
      </w:pPr>
    </w:p>
    <w:p w14:paraId="583E1164" w14:textId="77777777" w:rsidR="00637C47" w:rsidRDefault="00637C47" w:rsidP="00ED4A8C">
      <w:pPr>
        <w:spacing w:before="0" w:line="240" w:lineRule="auto"/>
        <w:ind w:left="142"/>
        <w:rPr>
          <w:rFonts w:ascii="Times New Roman" w:hAnsi="Times New Roman" w:cs="Times New Roman"/>
          <w:b/>
          <w:iCs/>
          <w:sz w:val="40"/>
          <w:szCs w:val="40"/>
        </w:rPr>
      </w:pPr>
    </w:p>
    <w:p w14:paraId="6047D9C6" w14:textId="77777777" w:rsidR="00637C47" w:rsidRPr="00637C47" w:rsidRDefault="00637C47" w:rsidP="00ED4A8C">
      <w:pPr>
        <w:spacing w:before="0" w:line="240" w:lineRule="auto"/>
        <w:ind w:left="142"/>
        <w:rPr>
          <w:rFonts w:ascii="Times New Roman" w:hAnsi="Times New Roman" w:cs="Times New Roman"/>
          <w:b/>
          <w:iCs/>
          <w:sz w:val="40"/>
          <w:szCs w:val="40"/>
        </w:rPr>
      </w:pPr>
    </w:p>
    <w:p w14:paraId="2A26CE74" w14:textId="7B30DCE4" w:rsidR="00D82D9D" w:rsidRPr="00637C47" w:rsidRDefault="00973AE8" w:rsidP="00637C47">
      <w:pPr>
        <w:spacing w:before="0" w:line="240" w:lineRule="auto"/>
        <w:ind w:left="142"/>
        <w:jc w:val="left"/>
        <w:rPr>
          <w:rFonts w:ascii="Times New Roman" w:hAnsi="Times New Roman" w:cs="Times New Roman"/>
          <w:b/>
          <w:iCs/>
          <w:sz w:val="40"/>
          <w:szCs w:val="40"/>
        </w:rPr>
      </w:pPr>
      <w:r w:rsidRPr="00637C47">
        <w:rPr>
          <w:rFonts w:ascii="Times New Roman" w:hAnsi="Times New Roman" w:cs="Times New Roman"/>
          <w:b/>
          <w:iCs/>
          <w:sz w:val="40"/>
          <w:szCs w:val="40"/>
        </w:rPr>
        <w:t>X</w:t>
      </w:r>
      <w:r w:rsidR="003D4F3A" w:rsidRPr="00637C47">
        <w:rPr>
          <w:rFonts w:ascii="Times New Roman" w:hAnsi="Times New Roman" w:cs="Times New Roman"/>
          <w:b/>
          <w:iCs/>
          <w:sz w:val="40"/>
          <w:szCs w:val="40"/>
        </w:rPr>
        <w:t>-</w:t>
      </w:r>
      <w:hyperlink w:anchor="_bookmark3" w:history="1">
        <w:r w:rsidR="00D82D9D" w:rsidRPr="00637C47">
          <w:rPr>
            <w:rFonts w:ascii="Times New Roman" w:hAnsi="Times New Roman" w:cs="Times New Roman"/>
            <w:b/>
            <w:iCs/>
            <w:sz w:val="40"/>
            <w:szCs w:val="40"/>
          </w:rPr>
          <w:t>CORPS ADMI</w:t>
        </w:r>
        <w:r w:rsidR="003D4F3A" w:rsidRPr="00637C47">
          <w:rPr>
            <w:rFonts w:ascii="Times New Roman" w:hAnsi="Times New Roman" w:cs="Times New Roman"/>
            <w:b/>
            <w:iCs/>
            <w:sz w:val="40"/>
            <w:szCs w:val="40"/>
          </w:rPr>
          <w:t>N</w:t>
        </w:r>
        <w:r w:rsidR="00D82D9D" w:rsidRPr="00637C47">
          <w:rPr>
            <w:rFonts w:ascii="Times New Roman" w:hAnsi="Times New Roman" w:cs="Times New Roman"/>
            <w:b/>
            <w:iCs/>
            <w:sz w:val="40"/>
            <w:szCs w:val="40"/>
          </w:rPr>
          <w:t>ISTRATIF, PROFESSORAL ET INFRASTRUCTURES</w:t>
        </w:r>
        <w:r w:rsidR="003D4F3A" w:rsidRPr="00637C47">
          <w:rPr>
            <w:rFonts w:ascii="Times New Roman" w:hAnsi="Times New Roman" w:cs="Times New Roman"/>
            <w:b/>
            <w:iCs/>
            <w:sz w:val="40"/>
            <w:szCs w:val="40"/>
          </w:rPr>
          <w:t xml:space="preserve">  </w:t>
        </w:r>
      </w:hyperlink>
    </w:p>
    <w:p w14:paraId="56D6157A" w14:textId="572F2440" w:rsidR="00524A89" w:rsidRPr="004E56D3" w:rsidRDefault="00D8063E" w:rsidP="00ED4A8C">
      <w:pPr>
        <w:spacing w:before="0" w:line="240" w:lineRule="auto"/>
        <w:ind w:left="142"/>
        <w:rPr>
          <w:rFonts w:ascii="Times New Roman" w:hAnsi="Times New Roman" w:cs="Times New Roman"/>
          <w:b/>
          <w:bCs/>
          <w:sz w:val="26"/>
          <w:szCs w:val="26"/>
        </w:rPr>
      </w:pPr>
      <w:r w:rsidRPr="004E56D3">
        <w:rPr>
          <w:rFonts w:ascii="Times New Roman" w:hAnsi="Times New Roman" w:cs="Times New Roman"/>
          <w:b/>
          <w:bCs/>
          <w:sz w:val="26"/>
          <w:szCs w:val="26"/>
        </w:rPr>
        <w:t>1</w:t>
      </w:r>
      <w:r w:rsidR="00637C47" w:rsidRPr="004E56D3">
        <w:rPr>
          <w:rFonts w:ascii="Times New Roman" w:hAnsi="Times New Roman" w:cs="Times New Roman"/>
          <w:b/>
          <w:bCs/>
          <w:sz w:val="26"/>
          <w:szCs w:val="26"/>
        </w:rPr>
        <w:t>0</w:t>
      </w:r>
      <w:r w:rsidRPr="004E56D3">
        <w:rPr>
          <w:rFonts w:ascii="Times New Roman" w:hAnsi="Times New Roman" w:cs="Times New Roman"/>
          <w:b/>
          <w:bCs/>
          <w:sz w:val="26"/>
          <w:szCs w:val="26"/>
        </w:rPr>
        <w:t>-1-</w:t>
      </w:r>
      <w:r w:rsidR="00524A89" w:rsidRPr="004E56D3">
        <w:rPr>
          <w:rFonts w:ascii="Times New Roman" w:hAnsi="Times New Roman" w:cs="Times New Roman"/>
          <w:b/>
          <w:bCs/>
          <w:sz w:val="26"/>
          <w:szCs w:val="26"/>
        </w:rPr>
        <w:t>Corps</w:t>
      </w:r>
      <w:r w:rsidR="00524A89" w:rsidRPr="004E56D3">
        <w:rPr>
          <w:rFonts w:ascii="Times New Roman" w:hAnsi="Times New Roman" w:cs="Times New Roman"/>
          <w:b/>
          <w:bCs/>
          <w:spacing w:val="-1"/>
          <w:sz w:val="26"/>
          <w:szCs w:val="26"/>
        </w:rPr>
        <w:t xml:space="preserve"> </w:t>
      </w:r>
      <w:r w:rsidR="00524A89" w:rsidRPr="004E56D3">
        <w:rPr>
          <w:rFonts w:ascii="Times New Roman" w:hAnsi="Times New Roman" w:cs="Times New Roman"/>
          <w:b/>
          <w:bCs/>
          <w:sz w:val="26"/>
          <w:szCs w:val="26"/>
        </w:rPr>
        <w:t>administratif</w:t>
      </w:r>
    </w:p>
    <w:p w14:paraId="21A7B90D" w14:textId="77777777" w:rsidR="00D8063E" w:rsidRPr="00637C47" w:rsidRDefault="00524A89" w:rsidP="00ED4A8C">
      <w:pPr>
        <w:spacing w:before="0" w:line="240" w:lineRule="auto"/>
        <w:ind w:left="142"/>
        <w:rPr>
          <w:rFonts w:ascii="Times New Roman" w:hAnsi="Times New Roman" w:cs="Times New Roman"/>
          <w:sz w:val="26"/>
          <w:szCs w:val="26"/>
        </w:rPr>
      </w:pPr>
      <w:r w:rsidRPr="00ED4A8C">
        <w:rPr>
          <w:rFonts w:ascii="Arial" w:hAnsi="Arial" w:cs="Arial"/>
          <w:sz w:val="26"/>
          <w:szCs w:val="26"/>
        </w:rPr>
        <w:t xml:space="preserve">       </w:t>
      </w:r>
      <w:r w:rsidR="00D8063E" w:rsidRPr="00637C47">
        <w:rPr>
          <w:rFonts w:ascii="Times New Roman" w:hAnsi="Times New Roman" w:cs="Times New Roman"/>
          <w:sz w:val="26"/>
          <w:szCs w:val="26"/>
        </w:rPr>
        <w:t>Le dynamisme et la diversité</w:t>
      </w:r>
      <w:r w:rsidR="00D8063E" w:rsidRPr="00637C47">
        <w:rPr>
          <w:rFonts w:ascii="Times New Roman" w:hAnsi="Times New Roman" w:cs="Times New Roman"/>
          <w:spacing w:val="40"/>
          <w:sz w:val="26"/>
          <w:szCs w:val="26"/>
        </w:rPr>
        <w:t xml:space="preserve"> </w:t>
      </w:r>
      <w:r w:rsidR="00D8063E" w:rsidRPr="00637C47">
        <w:rPr>
          <w:rFonts w:ascii="Times New Roman" w:hAnsi="Times New Roman" w:cs="Times New Roman"/>
          <w:sz w:val="26"/>
          <w:szCs w:val="26"/>
        </w:rPr>
        <w:t>de notre corps administratif</w:t>
      </w:r>
      <w:r w:rsidR="00D8063E" w:rsidRPr="00637C47">
        <w:rPr>
          <w:rFonts w:ascii="Times New Roman" w:hAnsi="Times New Roman" w:cs="Times New Roman"/>
          <w:spacing w:val="40"/>
          <w:sz w:val="26"/>
          <w:szCs w:val="26"/>
        </w:rPr>
        <w:t xml:space="preserve"> </w:t>
      </w:r>
      <w:r w:rsidR="00D8063E" w:rsidRPr="00637C47">
        <w:rPr>
          <w:rFonts w:ascii="Times New Roman" w:hAnsi="Times New Roman" w:cs="Times New Roman"/>
          <w:sz w:val="26"/>
          <w:szCs w:val="26"/>
        </w:rPr>
        <w:t>permettent à l’UPFHOB-MALI de bien fonctionner</w:t>
      </w:r>
      <w:r w:rsidR="00D8063E" w:rsidRPr="00637C47">
        <w:rPr>
          <w:rFonts w:ascii="Times New Roman" w:hAnsi="Times New Roman" w:cs="Times New Roman"/>
          <w:spacing w:val="40"/>
          <w:sz w:val="26"/>
          <w:szCs w:val="26"/>
        </w:rPr>
        <w:t xml:space="preserve"> </w:t>
      </w:r>
      <w:r w:rsidR="00D8063E" w:rsidRPr="00637C47">
        <w:rPr>
          <w:rFonts w:ascii="Times New Roman" w:hAnsi="Times New Roman" w:cs="Times New Roman"/>
          <w:sz w:val="26"/>
          <w:szCs w:val="26"/>
        </w:rPr>
        <w:t>et</w:t>
      </w:r>
      <w:r w:rsidR="00D8063E" w:rsidRPr="00637C47">
        <w:rPr>
          <w:rFonts w:ascii="Times New Roman" w:hAnsi="Times New Roman" w:cs="Times New Roman"/>
          <w:spacing w:val="-5"/>
          <w:sz w:val="26"/>
          <w:szCs w:val="26"/>
        </w:rPr>
        <w:t xml:space="preserve"> </w:t>
      </w:r>
      <w:r w:rsidR="00D8063E" w:rsidRPr="00637C47">
        <w:rPr>
          <w:rFonts w:ascii="Times New Roman" w:hAnsi="Times New Roman" w:cs="Times New Roman"/>
          <w:sz w:val="26"/>
          <w:szCs w:val="26"/>
        </w:rPr>
        <w:t>de répondre aux différents problèmes</w:t>
      </w:r>
      <w:r w:rsidR="00D8063E" w:rsidRPr="00637C47">
        <w:rPr>
          <w:rFonts w:ascii="Times New Roman" w:hAnsi="Times New Roman" w:cs="Times New Roman"/>
          <w:spacing w:val="30"/>
          <w:sz w:val="26"/>
          <w:szCs w:val="26"/>
        </w:rPr>
        <w:t xml:space="preserve"> </w:t>
      </w:r>
      <w:r w:rsidR="00D8063E" w:rsidRPr="00637C47">
        <w:rPr>
          <w:rFonts w:ascii="Times New Roman" w:hAnsi="Times New Roman" w:cs="Times New Roman"/>
          <w:sz w:val="26"/>
          <w:szCs w:val="26"/>
        </w:rPr>
        <w:t>rencontrés par les étudiants.</w:t>
      </w:r>
    </w:p>
    <w:p w14:paraId="3A72DDAC" w14:textId="77777777"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t>Les</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services</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académiques,</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 xml:space="preserve">scolarité </w:t>
      </w:r>
      <w:r w:rsidRPr="00637C47">
        <w:rPr>
          <w:rFonts w:ascii="Times New Roman" w:hAnsi="Times New Roman" w:cs="Times New Roman"/>
          <w:spacing w:val="10"/>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suivi</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des étudiants</w:t>
      </w:r>
      <w:r w:rsidRPr="00637C47">
        <w:rPr>
          <w:rFonts w:ascii="Times New Roman" w:hAnsi="Times New Roman" w:cs="Times New Roman"/>
          <w:spacing w:val="17"/>
          <w:sz w:val="26"/>
          <w:szCs w:val="26"/>
        </w:rPr>
        <w:t xml:space="preserve"> </w:t>
      </w:r>
      <w:r w:rsidRPr="00637C47">
        <w:rPr>
          <w:rFonts w:ascii="Times New Roman" w:hAnsi="Times New Roman" w:cs="Times New Roman"/>
          <w:sz w:val="26"/>
          <w:szCs w:val="26"/>
        </w:rPr>
        <w:t>comptent</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02</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collaborateurs. Ce service est chargé de l’organisation de l’inscription administrative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 pédagogique des étudiants, de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l’accueil</w:t>
      </w:r>
      <w:r w:rsidRPr="00637C47">
        <w:rPr>
          <w:rFonts w:ascii="Times New Roman" w:hAnsi="Times New Roman" w:cs="Times New Roman"/>
          <w:spacing w:val="-5"/>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information</w:t>
      </w:r>
      <w:r w:rsidRPr="00637C47">
        <w:rPr>
          <w:rFonts w:ascii="Times New Roman" w:hAnsi="Times New Roman" w:cs="Times New Roman"/>
          <w:spacing w:val="25"/>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étudiants, de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centralisation</w:t>
      </w:r>
      <w:r w:rsidRPr="00637C47">
        <w:rPr>
          <w:rFonts w:ascii="Times New Roman" w:hAnsi="Times New Roman" w:cs="Times New Roman"/>
          <w:spacing w:val="25"/>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procès-verbaux</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des examens, de</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l’établissement</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des attestations tenant</w:t>
      </w:r>
      <w:r w:rsidRPr="00637C47">
        <w:rPr>
          <w:rFonts w:ascii="Times New Roman" w:hAnsi="Times New Roman" w:cs="Times New Roman"/>
          <w:spacing w:val="-3"/>
          <w:sz w:val="26"/>
          <w:szCs w:val="26"/>
        </w:rPr>
        <w:t xml:space="preserve"> </w:t>
      </w:r>
      <w:r w:rsidRPr="00637C47">
        <w:rPr>
          <w:rFonts w:ascii="Times New Roman" w:hAnsi="Times New Roman" w:cs="Times New Roman"/>
          <w:sz w:val="26"/>
          <w:szCs w:val="26"/>
        </w:rPr>
        <w:t>lieu de</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diplômes,</w:t>
      </w:r>
      <w:r w:rsidRPr="00637C47">
        <w:rPr>
          <w:rFonts w:ascii="Times New Roman" w:hAnsi="Times New Roman" w:cs="Times New Roman"/>
          <w:spacing w:val="38"/>
          <w:sz w:val="26"/>
          <w:szCs w:val="26"/>
        </w:rPr>
        <w:t xml:space="preserve"> </w:t>
      </w:r>
      <w:r w:rsidRPr="00637C47">
        <w:rPr>
          <w:rFonts w:ascii="Times New Roman" w:hAnsi="Times New Roman" w:cs="Times New Roman"/>
          <w:sz w:val="26"/>
          <w:szCs w:val="26"/>
        </w:rPr>
        <w:t>du suivi de la procédure de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délivrance 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diplômes,</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du</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suivi 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orientation 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étudiants, information</w:t>
      </w:r>
      <w:r w:rsidRPr="00637C47">
        <w:rPr>
          <w:rFonts w:ascii="Times New Roman" w:hAnsi="Times New Roman" w:cs="Times New Roman"/>
          <w:spacing w:val="37"/>
          <w:sz w:val="26"/>
          <w:szCs w:val="26"/>
        </w:rPr>
        <w:t xml:space="preserve"> </w:t>
      </w:r>
      <w:r w:rsidRPr="00637C47">
        <w:rPr>
          <w:rFonts w:ascii="Times New Roman" w:hAnsi="Times New Roman" w:cs="Times New Roman"/>
          <w:sz w:val="26"/>
          <w:szCs w:val="26"/>
        </w:rPr>
        <w:t>sur</w:t>
      </w:r>
      <w:r w:rsidRPr="00637C47">
        <w:rPr>
          <w:rFonts w:ascii="Times New Roman" w:hAnsi="Times New Roman" w:cs="Times New Roman"/>
          <w:spacing w:val="-3"/>
          <w:sz w:val="26"/>
          <w:szCs w:val="26"/>
        </w:rPr>
        <w:t xml:space="preserve"> </w:t>
      </w:r>
      <w:r w:rsidRPr="00637C47">
        <w:rPr>
          <w:rFonts w:ascii="Times New Roman" w:hAnsi="Times New Roman" w:cs="Times New Roman"/>
          <w:sz w:val="26"/>
          <w:szCs w:val="26"/>
        </w:rPr>
        <w:t>les</w:t>
      </w:r>
      <w:r w:rsidRPr="00637C47">
        <w:rPr>
          <w:rFonts w:ascii="Times New Roman" w:hAnsi="Times New Roman" w:cs="Times New Roman"/>
          <w:spacing w:val="-1"/>
          <w:sz w:val="26"/>
          <w:szCs w:val="26"/>
        </w:rPr>
        <w:t xml:space="preserve"> </w:t>
      </w:r>
      <w:r w:rsidRPr="00637C47">
        <w:rPr>
          <w:rFonts w:ascii="Times New Roman" w:hAnsi="Times New Roman" w:cs="Times New Roman"/>
          <w:sz w:val="26"/>
          <w:szCs w:val="26"/>
        </w:rPr>
        <w:t>offres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de formation, du</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suivi 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enseignements, de la coordination</w:t>
      </w:r>
      <w:r w:rsidRPr="00637C47">
        <w:rPr>
          <w:rFonts w:ascii="Times New Roman" w:hAnsi="Times New Roman" w:cs="Times New Roman"/>
          <w:spacing w:val="36"/>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activités des établissements, du suivi des</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activités pédagogiques des établissements, du</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suivi de l’exécution, en</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collaboration avec les établissements des décisions prises en matière de programmes pédagogiques, de régimes des études, des examens et méthodes d’enseignement, de la gestion des emplois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 temps, du contrôle de la régularité des enseignants et 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l’assiduité</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étudiants, du</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suivi de l’organisation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des contrôles de connaissances et des examens, de la planification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 des statistiques des effectifs enseignants et étudiants, de la planification,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statistiques et archives relatifs aux effectifs,</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capacité d’accueil à court-moyen-long</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terme.</w:t>
      </w:r>
    </w:p>
    <w:p w14:paraId="04FF4B1F" w14:textId="77777777" w:rsidR="00607EC4" w:rsidRDefault="00D8063E" w:rsidP="00ED4A8C">
      <w:pPr>
        <w:spacing w:before="0" w:line="240" w:lineRule="auto"/>
        <w:ind w:left="142"/>
        <w:rPr>
          <w:rFonts w:ascii="Times New Roman" w:hAnsi="Times New Roman" w:cs="Times New Roman"/>
          <w:spacing w:val="40"/>
          <w:sz w:val="26"/>
          <w:szCs w:val="26"/>
        </w:rPr>
      </w:pPr>
      <w:r w:rsidRPr="00637C47">
        <w:rPr>
          <w:rFonts w:ascii="Times New Roman" w:hAnsi="Times New Roman" w:cs="Times New Roman"/>
          <w:sz w:val="26"/>
          <w:szCs w:val="26"/>
        </w:rPr>
        <w:t>Par</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contre, le service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comptabilité est</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chargé de la préparation du projet de budget de l’université,</w:t>
      </w:r>
      <w:r w:rsidRPr="00637C47">
        <w:rPr>
          <w:rFonts w:ascii="Times New Roman" w:hAnsi="Times New Roman" w:cs="Times New Roman"/>
          <w:spacing w:val="19"/>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l’exécution du</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budget de</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l’Université</w:t>
      </w:r>
      <w:r w:rsidRPr="00637C47">
        <w:rPr>
          <w:rFonts w:ascii="Times New Roman" w:hAnsi="Times New Roman" w:cs="Times New Roman"/>
          <w:spacing w:val="29"/>
          <w:sz w:val="26"/>
          <w:szCs w:val="26"/>
        </w:rPr>
        <w:t xml:space="preserve"> </w:t>
      </w:r>
      <w:r w:rsidRPr="00637C47">
        <w:rPr>
          <w:rFonts w:ascii="Times New Roman" w:hAnsi="Times New Roman" w:cs="Times New Roman"/>
          <w:sz w:val="26"/>
          <w:szCs w:val="26"/>
        </w:rPr>
        <w:t>notamment, du</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suivi de</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procédure</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des engagements,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l’approvisionnement</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en</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fournitures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diverses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services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l’université,</w:t>
      </w:r>
      <w:r w:rsidRPr="00637C47">
        <w:rPr>
          <w:rFonts w:ascii="Times New Roman" w:hAnsi="Times New Roman" w:cs="Times New Roman"/>
          <w:spacing w:val="26"/>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la tenue</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1"/>
          <w:sz w:val="26"/>
          <w:szCs w:val="26"/>
        </w:rPr>
        <w:t xml:space="preserve"> </w:t>
      </w:r>
      <w:r w:rsidRPr="00637C47">
        <w:rPr>
          <w:rFonts w:ascii="Times New Roman" w:hAnsi="Times New Roman" w:cs="Times New Roman"/>
          <w:sz w:val="26"/>
          <w:szCs w:val="26"/>
        </w:rPr>
        <w:t>comptabilité</w:t>
      </w:r>
      <w:r w:rsidR="00607EC4">
        <w:rPr>
          <w:rFonts w:ascii="Times New Roman" w:hAnsi="Times New Roman" w:cs="Times New Roman"/>
          <w:spacing w:val="40"/>
          <w:sz w:val="26"/>
          <w:szCs w:val="26"/>
        </w:rPr>
        <w:t>.</w:t>
      </w:r>
    </w:p>
    <w:p w14:paraId="63AEE0EE" w14:textId="3D724799" w:rsidR="00D8063E" w:rsidRPr="00637C47" w:rsidRDefault="00607EC4" w:rsidP="00ED4A8C">
      <w:pPr>
        <w:spacing w:before="0" w:line="240" w:lineRule="auto"/>
        <w:ind w:left="142"/>
        <w:rPr>
          <w:rFonts w:ascii="Times New Roman" w:hAnsi="Times New Roman" w:cs="Times New Roman"/>
          <w:sz w:val="26"/>
          <w:szCs w:val="26"/>
        </w:rPr>
      </w:pPr>
      <w:r>
        <w:rPr>
          <w:rFonts w:ascii="Times New Roman" w:hAnsi="Times New Roman" w:cs="Times New Roman"/>
          <w:spacing w:val="40"/>
          <w:sz w:val="26"/>
          <w:szCs w:val="26"/>
        </w:rPr>
        <w:t xml:space="preserve">Le service </w:t>
      </w:r>
      <w:r>
        <w:rPr>
          <w:rFonts w:ascii="Times New Roman" w:hAnsi="Times New Roman" w:cs="Times New Roman"/>
          <w:sz w:val="26"/>
          <w:szCs w:val="26"/>
        </w:rPr>
        <w:t>logistique et infrastructures</w:t>
      </w:r>
      <w:r w:rsidR="00D8063E" w:rsidRPr="00637C47">
        <w:rPr>
          <w:rFonts w:ascii="Times New Roman" w:hAnsi="Times New Roman" w:cs="Times New Roman"/>
          <w:sz w:val="26"/>
          <w:szCs w:val="26"/>
        </w:rPr>
        <w:t xml:space="preserve"> de</w:t>
      </w:r>
      <w:r w:rsidR="00D8063E" w:rsidRPr="00637C47">
        <w:rPr>
          <w:rFonts w:ascii="Times New Roman" w:hAnsi="Times New Roman" w:cs="Times New Roman"/>
          <w:spacing w:val="-12"/>
          <w:sz w:val="26"/>
          <w:szCs w:val="26"/>
        </w:rPr>
        <w:t xml:space="preserve"> </w:t>
      </w:r>
      <w:r w:rsidR="00D8063E" w:rsidRPr="00637C47">
        <w:rPr>
          <w:rFonts w:ascii="Times New Roman" w:hAnsi="Times New Roman" w:cs="Times New Roman"/>
          <w:sz w:val="26"/>
          <w:szCs w:val="26"/>
        </w:rPr>
        <w:t>l’Université,</w:t>
      </w:r>
      <w:r>
        <w:rPr>
          <w:rFonts w:ascii="Times New Roman" w:hAnsi="Times New Roman" w:cs="Times New Roman"/>
          <w:sz w:val="26"/>
          <w:szCs w:val="26"/>
        </w:rPr>
        <w:t xml:space="preserve"> quant à lui s’occupe</w:t>
      </w:r>
      <w:r w:rsidR="00D8063E" w:rsidRPr="00637C47">
        <w:rPr>
          <w:rFonts w:ascii="Times New Roman" w:hAnsi="Times New Roman" w:cs="Times New Roman"/>
          <w:sz w:val="26"/>
          <w:szCs w:val="26"/>
        </w:rPr>
        <w:t xml:space="preserve"> de</w:t>
      </w:r>
      <w:r w:rsidR="00D8063E" w:rsidRPr="00637C47">
        <w:rPr>
          <w:rFonts w:ascii="Times New Roman" w:hAnsi="Times New Roman" w:cs="Times New Roman"/>
          <w:spacing w:val="-12"/>
          <w:sz w:val="26"/>
          <w:szCs w:val="26"/>
        </w:rPr>
        <w:t xml:space="preserve"> </w:t>
      </w:r>
      <w:r w:rsidR="00D8063E" w:rsidRPr="00637C47">
        <w:rPr>
          <w:rFonts w:ascii="Times New Roman" w:hAnsi="Times New Roman" w:cs="Times New Roman"/>
          <w:sz w:val="26"/>
          <w:szCs w:val="26"/>
        </w:rPr>
        <w:t>suivre les</w:t>
      </w:r>
      <w:r w:rsidR="00D8063E" w:rsidRPr="00637C47">
        <w:rPr>
          <w:rFonts w:ascii="Times New Roman" w:hAnsi="Times New Roman" w:cs="Times New Roman"/>
          <w:spacing w:val="-3"/>
          <w:sz w:val="26"/>
          <w:szCs w:val="26"/>
        </w:rPr>
        <w:t xml:space="preserve"> </w:t>
      </w:r>
      <w:r w:rsidR="00D8063E" w:rsidRPr="00637C47">
        <w:rPr>
          <w:rFonts w:ascii="Times New Roman" w:hAnsi="Times New Roman" w:cs="Times New Roman"/>
          <w:sz w:val="26"/>
          <w:szCs w:val="26"/>
        </w:rPr>
        <w:t>relations de</w:t>
      </w:r>
      <w:r w:rsidR="00D8063E" w:rsidRPr="00637C47">
        <w:rPr>
          <w:rFonts w:ascii="Times New Roman" w:hAnsi="Times New Roman" w:cs="Times New Roman"/>
          <w:spacing w:val="-12"/>
          <w:sz w:val="26"/>
          <w:szCs w:val="26"/>
        </w:rPr>
        <w:t xml:space="preserve"> </w:t>
      </w:r>
      <w:r w:rsidR="00D8063E" w:rsidRPr="00637C47">
        <w:rPr>
          <w:rFonts w:ascii="Times New Roman" w:hAnsi="Times New Roman" w:cs="Times New Roman"/>
          <w:sz w:val="26"/>
          <w:szCs w:val="26"/>
        </w:rPr>
        <w:t>l’U</w:t>
      </w:r>
      <w:r>
        <w:rPr>
          <w:rFonts w:ascii="Times New Roman" w:hAnsi="Times New Roman" w:cs="Times New Roman"/>
          <w:sz w:val="26"/>
          <w:szCs w:val="26"/>
        </w:rPr>
        <w:t>PFHOB-MALI</w:t>
      </w:r>
      <w:r w:rsidR="00D8063E" w:rsidRPr="00637C47">
        <w:rPr>
          <w:rFonts w:ascii="Times New Roman" w:hAnsi="Times New Roman" w:cs="Times New Roman"/>
          <w:sz w:val="26"/>
          <w:szCs w:val="26"/>
        </w:rPr>
        <w:t xml:space="preserve"> avec ses fournisseurs</w:t>
      </w:r>
      <w:r>
        <w:rPr>
          <w:rFonts w:ascii="Times New Roman" w:hAnsi="Times New Roman" w:cs="Times New Roman"/>
          <w:sz w:val="26"/>
          <w:szCs w:val="26"/>
        </w:rPr>
        <w:t>, la tenue des infrastructures, et le suivi des différents flux matériels.</w:t>
      </w:r>
    </w:p>
    <w:p w14:paraId="46F7F54F" w14:textId="5B6C5AAF"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t xml:space="preserve">Les services </w:t>
      </w:r>
      <w:r w:rsidR="00607EC4">
        <w:rPr>
          <w:rFonts w:ascii="Times New Roman" w:hAnsi="Times New Roman" w:cs="Times New Roman"/>
          <w:sz w:val="26"/>
          <w:szCs w:val="26"/>
        </w:rPr>
        <w:t>TIC</w:t>
      </w:r>
      <w:r w:rsidRPr="00637C47">
        <w:rPr>
          <w:rFonts w:ascii="Times New Roman" w:hAnsi="Times New Roman" w:cs="Times New Roman"/>
          <w:sz w:val="26"/>
          <w:szCs w:val="26"/>
        </w:rPr>
        <w:t xml:space="preserve"> ont pour rôles de mettre en place la gestion du système d’information de l’UPFHOB-MALI, d’exploiter et maintenir l’ensemble des infrastructures et des applications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composant le système d’information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 l’UPFHOB-MALI, de gérer</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les bases</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de données du développement des techniques des TIC et d’apporter un soutien technique aux différentes entités de l’UPFHOB-MALI en matière de TIC.</w:t>
      </w:r>
    </w:p>
    <w:p w14:paraId="318AB24A" w14:textId="77777777"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lastRenderedPageBreak/>
        <w:t>Le</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service</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des œuvres universitaires a</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pour</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missions</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l’organisation</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promotion</w:t>
      </w:r>
      <w:r w:rsidRPr="00637C47">
        <w:rPr>
          <w:rFonts w:ascii="Times New Roman" w:hAnsi="Times New Roman" w:cs="Times New Roman"/>
          <w:spacing w:val="-5"/>
          <w:sz w:val="26"/>
          <w:szCs w:val="26"/>
        </w:rPr>
        <w:t xml:space="preserve"> </w:t>
      </w:r>
      <w:r w:rsidRPr="00637C47">
        <w:rPr>
          <w:rFonts w:ascii="Times New Roman" w:hAnsi="Times New Roman" w:cs="Times New Roman"/>
          <w:sz w:val="26"/>
          <w:szCs w:val="26"/>
        </w:rPr>
        <w:t>des activités socioculturelles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sportives en</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milieu universitaire,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l’hébergement et</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la restauration des</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étudiants, puis</w:t>
      </w:r>
      <w:r w:rsidRPr="00637C47">
        <w:rPr>
          <w:rFonts w:ascii="Times New Roman" w:hAnsi="Times New Roman" w:cs="Times New Roman"/>
          <w:spacing w:val="28"/>
          <w:sz w:val="26"/>
          <w:szCs w:val="26"/>
        </w:rPr>
        <w:t xml:space="preserve"> </w:t>
      </w:r>
      <w:r w:rsidRPr="00637C47">
        <w:rPr>
          <w:rFonts w:ascii="Times New Roman" w:hAnsi="Times New Roman" w:cs="Times New Roman"/>
          <w:sz w:val="26"/>
          <w:szCs w:val="26"/>
        </w:rPr>
        <w:t>le suivi de</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la protection médicale</w:t>
      </w:r>
      <w:r w:rsidRPr="00637C47">
        <w:rPr>
          <w:rFonts w:ascii="Times New Roman" w:hAnsi="Times New Roman" w:cs="Times New Roman"/>
          <w:spacing w:val="30"/>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sociale des</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étudiants et</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des usagers</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de l’Université.</w:t>
      </w:r>
    </w:p>
    <w:p w14:paraId="1EE79A31" w14:textId="7CF517AA"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t>La</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Bibliothèque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Universitaire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(BU)</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est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un</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service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d’appui</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scientifique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pédagogique. Elle est</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dirigée par un</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Responsable suppléé par</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son</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Adjoint.</w:t>
      </w:r>
      <w:r w:rsidRPr="00637C47">
        <w:rPr>
          <w:rFonts w:ascii="Times New Roman" w:hAnsi="Times New Roman" w:cs="Times New Roman"/>
          <w:spacing w:val="39"/>
          <w:sz w:val="26"/>
          <w:szCs w:val="26"/>
        </w:rPr>
        <w:t xml:space="preserve"> </w:t>
      </w:r>
      <w:r w:rsidRPr="00637C47">
        <w:rPr>
          <w:rFonts w:ascii="Times New Roman" w:hAnsi="Times New Roman" w:cs="Times New Roman"/>
          <w:sz w:val="26"/>
          <w:szCs w:val="26"/>
        </w:rPr>
        <w:t>L’équipe 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la BU a</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notamment pour missions</w:t>
      </w:r>
      <w:r w:rsidRPr="00637C47">
        <w:rPr>
          <w:rFonts w:ascii="Times New Roman" w:hAnsi="Times New Roman" w:cs="Times New Roman"/>
          <w:spacing w:val="28"/>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rechercher</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avec</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l’appui des</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chefs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d’établissement,</w:t>
      </w:r>
      <w:r w:rsidRPr="00637C47">
        <w:rPr>
          <w:rFonts w:ascii="Times New Roman" w:hAnsi="Times New Roman" w:cs="Times New Roman"/>
          <w:spacing w:val="35"/>
          <w:sz w:val="26"/>
          <w:szCs w:val="26"/>
        </w:rPr>
        <w:t xml:space="preserve"> </w:t>
      </w:r>
      <w:r w:rsidRPr="00637C47">
        <w:rPr>
          <w:rFonts w:ascii="Times New Roman" w:hAnsi="Times New Roman" w:cs="Times New Roman"/>
          <w:sz w:val="26"/>
          <w:szCs w:val="26"/>
        </w:rPr>
        <w:t>de collecter, 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traiter, de</w:t>
      </w:r>
      <w:r w:rsidR="00524A89" w:rsidRPr="00637C47">
        <w:rPr>
          <w:rFonts w:ascii="Times New Roman" w:hAnsi="Times New Roman" w:cs="Times New Roman"/>
          <w:sz w:val="26"/>
          <w:szCs w:val="26"/>
        </w:rPr>
        <w:t xml:space="preserve"> </w:t>
      </w:r>
      <w:r w:rsidRPr="00637C47">
        <w:rPr>
          <w:rFonts w:ascii="Times New Roman" w:hAnsi="Times New Roman" w:cs="Times New Roman"/>
          <w:sz w:val="26"/>
          <w:szCs w:val="26"/>
        </w:rPr>
        <w:t>classifier</w:t>
      </w:r>
      <w:r w:rsidRPr="00637C47">
        <w:rPr>
          <w:rFonts w:ascii="Times New Roman" w:hAnsi="Times New Roman" w:cs="Times New Roman"/>
          <w:spacing w:val="48"/>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28"/>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diffuser</w:t>
      </w:r>
      <w:r w:rsidRPr="00637C47">
        <w:rPr>
          <w:rFonts w:ascii="Times New Roman" w:hAnsi="Times New Roman" w:cs="Times New Roman"/>
          <w:spacing w:val="42"/>
          <w:sz w:val="26"/>
          <w:szCs w:val="26"/>
        </w:rPr>
        <w:t xml:space="preserve"> </w:t>
      </w:r>
      <w:r w:rsidRPr="00637C47">
        <w:rPr>
          <w:rFonts w:ascii="Times New Roman" w:hAnsi="Times New Roman" w:cs="Times New Roman"/>
          <w:sz w:val="26"/>
          <w:szCs w:val="26"/>
        </w:rPr>
        <w:t>toute</w:t>
      </w:r>
      <w:r w:rsidRPr="00637C47">
        <w:rPr>
          <w:rFonts w:ascii="Times New Roman" w:hAnsi="Times New Roman" w:cs="Times New Roman"/>
          <w:spacing w:val="46"/>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46"/>
          <w:sz w:val="26"/>
          <w:szCs w:val="26"/>
        </w:rPr>
        <w:t xml:space="preserve"> </w:t>
      </w:r>
      <w:r w:rsidRPr="00637C47">
        <w:rPr>
          <w:rFonts w:ascii="Times New Roman" w:hAnsi="Times New Roman" w:cs="Times New Roman"/>
          <w:sz w:val="26"/>
          <w:szCs w:val="26"/>
        </w:rPr>
        <w:t>documentation</w:t>
      </w:r>
      <w:r w:rsidRPr="00637C47">
        <w:rPr>
          <w:rFonts w:ascii="Times New Roman" w:hAnsi="Times New Roman" w:cs="Times New Roman"/>
          <w:spacing w:val="75"/>
          <w:sz w:val="26"/>
          <w:szCs w:val="26"/>
        </w:rPr>
        <w:t xml:space="preserve"> </w:t>
      </w:r>
      <w:r w:rsidRPr="00637C47">
        <w:rPr>
          <w:rFonts w:ascii="Times New Roman" w:hAnsi="Times New Roman" w:cs="Times New Roman"/>
          <w:sz w:val="26"/>
          <w:szCs w:val="26"/>
        </w:rPr>
        <w:t>nécessaire</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à</w:t>
      </w:r>
      <w:r w:rsidRPr="00637C47">
        <w:rPr>
          <w:rFonts w:ascii="Times New Roman" w:hAnsi="Times New Roman" w:cs="Times New Roman"/>
          <w:spacing w:val="21"/>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46"/>
          <w:sz w:val="26"/>
          <w:szCs w:val="26"/>
        </w:rPr>
        <w:t xml:space="preserve"> </w:t>
      </w:r>
      <w:r w:rsidRPr="00637C47">
        <w:rPr>
          <w:rFonts w:ascii="Times New Roman" w:hAnsi="Times New Roman" w:cs="Times New Roman"/>
          <w:sz w:val="26"/>
          <w:szCs w:val="26"/>
        </w:rPr>
        <w:t>communauté</w:t>
      </w:r>
      <w:r w:rsidRPr="00637C47">
        <w:rPr>
          <w:rFonts w:ascii="Times New Roman" w:hAnsi="Times New Roman" w:cs="Times New Roman"/>
          <w:spacing w:val="60"/>
          <w:sz w:val="26"/>
          <w:szCs w:val="26"/>
        </w:rPr>
        <w:t xml:space="preserve"> </w:t>
      </w:r>
      <w:r w:rsidRPr="00637C47">
        <w:rPr>
          <w:rFonts w:ascii="Times New Roman" w:hAnsi="Times New Roman" w:cs="Times New Roman"/>
          <w:sz w:val="26"/>
          <w:szCs w:val="26"/>
        </w:rPr>
        <w:t>universitair</w:t>
      </w:r>
      <w:r w:rsidRPr="00637C47">
        <w:rPr>
          <w:rFonts w:ascii="Times New Roman" w:hAnsi="Times New Roman" w:cs="Times New Roman"/>
          <w:spacing w:val="5"/>
          <w:sz w:val="26"/>
          <w:szCs w:val="26"/>
        </w:rPr>
        <w:t>e,</w:t>
      </w:r>
      <w:r w:rsidRPr="00637C47">
        <w:rPr>
          <w:rFonts w:ascii="Times New Roman" w:hAnsi="Times New Roman" w:cs="Times New Roman"/>
          <w:sz w:val="26"/>
          <w:szCs w:val="26"/>
        </w:rPr>
        <w:t xml:space="preserve"> d’apporter un appui pédagogique</w:t>
      </w:r>
      <w:r w:rsidRPr="00637C47">
        <w:rPr>
          <w:rFonts w:ascii="Times New Roman" w:hAnsi="Times New Roman" w:cs="Times New Roman"/>
          <w:spacing w:val="36"/>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scientifique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aux</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établissements</w:t>
      </w:r>
      <w:r w:rsidRPr="00637C47">
        <w:rPr>
          <w:rFonts w:ascii="Times New Roman" w:hAnsi="Times New Roman" w:cs="Times New Roman"/>
          <w:spacing w:val="20"/>
          <w:sz w:val="26"/>
          <w:szCs w:val="26"/>
        </w:rPr>
        <w:t xml:space="preserve"> </w:t>
      </w:r>
      <w:r w:rsidRPr="00637C47">
        <w:rPr>
          <w:rFonts w:ascii="Times New Roman" w:hAnsi="Times New Roman" w:cs="Times New Roman"/>
          <w:sz w:val="26"/>
          <w:szCs w:val="26"/>
        </w:rPr>
        <w:t>d’enseignement,</w:t>
      </w:r>
      <w:r w:rsidRPr="00637C47">
        <w:rPr>
          <w:rFonts w:ascii="Times New Roman" w:hAnsi="Times New Roman" w:cs="Times New Roman"/>
          <w:spacing w:val="35"/>
          <w:sz w:val="26"/>
          <w:szCs w:val="26"/>
        </w:rPr>
        <w:t xml:space="preserve"> </w:t>
      </w:r>
      <w:r w:rsidRPr="00637C47">
        <w:rPr>
          <w:rFonts w:ascii="Times New Roman" w:hAnsi="Times New Roman" w:cs="Times New Roman"/>
          <w:sz w:val="26"/>
          <w:szCs w:val="26"/>
        </w:rPr>
        <w:t>aux</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pôles scientifiques,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aux laboratoires,</w:t>
      </w:r>
      <w:r w:rsidRPr="00637C47">
        <w:rPr>
          <w:rFonts w:ascii="Times New Roman" w:hAnsi="Times New Roman" w:cs="Times New Roman"/>
          <w:spacing w:val="39"/>
          <w:sz w:val="26"/>
          <w:szCs w:val="26"/>
        </w:rPr>
        <w:t xml:space="preserve"> </w:t>
      </w:r>
      <w:r w:rsidRPr="00637C47">
        <w:rPr>
          <w:rFonts w:ascii="Times New Roman" w:hAnsi="Times New Roman" w:cs="Times New Roman"/>
          <w:sz w:val="26"/>
          <w:szCs w:val="26"/>
        </w:rPr>
        <w:t>centres et unités de recherche de l’</w:t>
      </w:r>
      <w:r w:rsidR="004E56D3">
        <w:rPr>
          <w:rFonts w:ascii="Times New Roman" w:hAnsi="Times New Roman" w:cs="Times New Roman"/>
          <w:sz w:val="26"/>
          <w:szCs w:val="26"/>
        </w:rPr>
        <w:t>université</w:t>
      </w:r>
      <w:r w:rsidRPr="00637C47">
        <w:rPr>
          <w:rFonts w:ascii="Times New Roman" w:hAnsi="Times New Roman" w:cs="Times New Roman"/>
          <w:sz w:val="26"/>
          <w:szCs w:val="26"/>
        </w:rPr>
        <w:t>.</w:t>
      </w:r>
    </w:p>
    <w:p w14:paraId="66A47D95" w14:textId="36131A5A" w:rsidR="00D8063E" w:rsidRPr="00637C47" w:rsidRDefault="00D8063E" w:rsidP="00ED4A8C">
      <w:pPr>
        <w:spacing w:before="0" w:line="240" w:lineRule="auto"/>
        <w:ind w:left="142"/>
        <w:rPr>
          <w:rFonts w:ascii="Times New Roman" w:hAnsi="Times New Roman" w:cs="Times New Roman"/>
          <w:sz w:val="26"/>
          <w:szCs w:val="26"/>
        </w:rPr>
      </w:pPr>
    </w:p>
    <w:p w14:paraId="664D773E" w14:textId="647BC021" w:rsidR="00D8063E" w:rsidRPr="004E56D3" w:rsidRDefault="00524A89" w:rsidP="004E56D3">
      <w:pPr>
        <w:spacing w:before="0" w:line="240" w:lineRule="auto"/>
        <w:ind w:left="142"/>
        <w:rPr>
          <w:rFonts w:ascii="Times New Roman" w:hAnsi="Times New Roman" w:cs="Times New Roman"/>
          <w:b/>
          <w:sz w:val="26"/>
          <w:szCs w:val="26"/>
        </w:rPr>
      </w:pPr>
      <w:r w:rsidRPr="004E56D3">
        <w:rPr>
          <w:rFonts w:ascii="Times New Roman" w:hAnsi="Times New Roman" w:cs="Times New Roman"/>
          <w:b/>
          <w:sz w:val="26"/>
          <w:szCs w:val="26"/>
        </w:rPr>
        <w:t xml:space="preserve"> </w:t>
      </w:r>
      <w:r w:rsidR="00D8063E" w:rsidRPr="004E56D3">
        <w:rPr>
          <w:rFonts w:ascii="Times New Roman" w:hAnsi="Times New Roman" w:cs="Times New Roman"/>
          <w:b/>
          <w:sz w:val="26"/>
          <w:szCs w:val="26"/>
        </w:rPr>
        <w:t>1</w:t>
      </w:r>
      <w:r w:rsidR="00607EC4" w:rsidRPr="004E56D3">
        <w:rPr>
          <w:rFonts w:ascii="Times New Roman" w:hAnsi="Times New Roman" w:cs="Times New Roman"/>
          <w:b/>
          <w:sz w:val="26"/>
          <w:szCs w:val="26"/>
        </w:rPr>
        <w:t>0</w:t>
      </w:r>
      <w:r w:rsidR="00D8063E" w:rsidRPr="004E56D3">
        <w:rPr>
          <w:rFonts w:ascii="Times New Roman" w:hAnsi="Times New Roman" w:cs="Times New Roman"/>
          <w:b/>
          <w:sz w:val="26"/>
          <w:szCs w:val="26"/>
        </w:rPr>
        <w:t>-2-</w:t>
      </w:r>
      <w:r w:rsidRPr="004E56D3">
        <w:rPr>
          <w:rFonts w:ascii="Times New Roman" w:hAnsi="Times New Roman" w:cs="Times New Roman"/>
          <w:b/>
          <w:sz w:val="26"/>
          <w:szCs w:val="26"/>
        </w:rPr>
        <w:t>Corps</w:t>
      </w:r>
      <w:r w:rsidRPr="004E56D3">
        <w:rPr>
          <w:rFonts w:ascii="Times New Roman" w:hAnsi="Times New Roman" w:cs="Times New Roman"/>
          <w:b/>
          <w:spacing w:val="-1"/>
          <w:sz w:val="26"/>
          <w:szCs w:val="26"/>
        </w:rPr>
        <w:t xml:space="preserve"> </w:t>
      </w:r>
      <w:r w:rsidRPr="004E56D3">
        <w:rPr>
          <w:rFonts w:ascii="Times New Roman" w:hAnsi="Times New Roman" w:cs="Times New Roman"/>
          <w:b/>
          <w:spacing w:val="-2"/>
          <w:sz w:val="26"/>
          <w:szCs w:val="26"/>
        </w:rPr>
        <w:t>professoral</w:t>
      </w:r>
    </w:p>
    <w:p w14:paraId="3A84704A" w14:textId="3732F12E" w:rsidR="00F81F77" w:rsidRPr="00081DC8" w:rsidRDefault="00D8063E" w:rsidP="00081DC8">
      <w:pPr>
        <w:spacing w:before="0" w:line="240" w:lineRule="auto"/>
        <w:ind w:left="142"/>
        <w:rPr>
          <w:rFonts w:ascii="Times New Roman" w:hAnsi="Times New Roman" w:cs="Times New Roman"/>
          <w:sz w:val="26"/>
          <w:szCs w:val="26"/>
        </w:rPr>
      </w:pPr>
      <w:r w:rsidRPr="00607EC4">
        <w:rPr>
          <w:rFonts w:ascii="Times New Roman" w:hAnsi="Times New Roman" w:cs="Times New Roman"/>
          <w:sz w:val="26"/>
          <w:szCs w:val="26"/>
        </w:rPr>
        <w:t>L'UPFHOB-MALI fait appel à des universitaires de haut niveau académique, à savoir des Professeurs Titulaires, des Maitres de Conférences, des Docteurs et des professionnels avec plusieurs années d’expérience, pour dispenser des enseignements dans ses établissements supérieurs.</w:t>
      </w:r>
    </w:p>
    <w:p w14:paraId="64DAD59A" w14:textId="37150FF8" w:rsidR="00524A89" w:rsidRPr="004E56D3" w:rsidRDefault="00524A89" w:rsidP="00E60499">
      <w:pPr>
        <w:ind w:left="426"/>
        <w:rPr>
          <w:rFonts w:ascii="Times New Roman" w:hAnsi="Times New Roman" w:cs="Times New Roman"/>
          <w:b/>
          <w:spacing w:val="-2"/>
          <w:sz w:val="26"/>
          <w:szCs w:val="26"/>
        </w:rPr>
      </w:pPr>
      <w:r w:rsidRPr="004E56D3">
        <w:rPr>
          <w:rFonts w:ascii="Times New Roman" w:hAnsi="Times New Roman" w:cs="Times New Roman"/>
          <w:b/>
          <w:sz w:val="26"/>
          <w:szCs w:val="26"/>
        </w:rPr>
        <w:t xml:space="preserve"> </w:t>
      </w:r>
      <w:r w:rsidR="009238CD" w:rsidRPr="004E56D3">
        <w:rPr>
          <w:rFonts w:ascii="Times New Roman" w:hAnsi="Times New Roman" w:cs="Times New Roman"/>
          <w:b/>
          <w:sz w:val="26"/>
          <w:szCs w:val="26"/>
        </w:rPr>
        <w:t>1</w:t>
      </w:r>
      <w:r w:rsidR="004E56D3" w:rsidRPr="004E56D3">
        <w:rPr>
          <w:rFonts w:ascii="Times New Roman" w:hAnsi="Times New Roman" w:cs="Times New Roman"/>
          <w:b/>
          <w:sz w:val="26"/>
          <w:szCs w:val="26"/>
        </w:rPr>
        <w:t>0</w:t>
      </w:r>
      <w:r w:rsidR="009238CD" w:rsidRPr="004E56D3">
        <w:rPr>
          <w:rFonts w:ascii="Times New Roman" w:hAnsi="Times New Roman" w:cs="Times New Roman"/>
          <w:b/>
          <w:sz w:val="26"/>
          <w:szCs w:val="26"/>
        </w:rPr>
        <w:t>-4-</w:t>
      </w:r>
      <w:r w:rsidRPr="004E56D3">
        <w:rPr>
          <w:rFonts w:ascii="Times New Roman" w:hAnsi="Times New Roman" w:cs="Times New Roman"/>
          <w:b/>
          <w:sz w:val="26"/>
          <w:szCs w:val="26"/>
        </w:rPr>
        <w:t xml:space="preserve"> Biblioth</w:t>
      </w:r>
      <w:r w:rsidR="004E56D3" w:rsidRPr="004E56D3">
        <w:rPr>
          <w:rFonts w:ascii="Times New Roman" w:hAnsi="Times New Roman" w:cs="Times New Roman"/>
          <w:b/>
          <w:sz w:val="26"/>
          <w:szCs w:val="26"/>
        </w:rPr>
        <w:t>è</w:t>
      </w:r>
      <w:r w:rsidRPr="004E56D3">
        <w:rPr>
          <w:rFonts w:ascii="Times New Roman" w:hAnsi="Times New Roman" w:cs="Times New Roman"/>
          <w:b/>
          <w:sz w:val="26"/>
          <w:szCs w:val="26"/>
        </w:rPr>
        <w:t>que</w:t>
      </w:r>
      <w:r w:rsidRPr="004E56D3">
        <w:rPr>
          <w:rFonts w:ascii="Times New Roman" w:hAnsi="Times New Roman" w:cs="Times New Roman"/>
          <w:b/>
          <w:spacing w:val="1"/>
          <w:sz w:val="26"/>
          <w:szCs w:val="26"/>
        </w:rPr>
        <w:t xml:space="preserve"> </w:t>
      </w:r>
      <w:r w:rsidRPr="004E56D3">
        <w:rPr>
          <w:rFonts w:ascii="Times New Roman" w:hAnsi="Times New Roman" w:cs="Times New Roman"/>
          <w:b/>
          <w:spacing w:val="-2"/>
          <w:sz w:val="26"/>
          <w:szCs w:val="26"/>
        </w:rPr>
        <w:t>universitaire</w:t>
      </w:r>
    </w:p>
    <w:p w14:paraId="6CA3F98B" w14:textId="6F14046E" w:rsidR="00DA781E" w:rsidRPr="004E56D3" w:rsidRDefault="00DA781E" w:rsidP="004E56D3">
      <w:pPr>
        <w:spacing w:before="0"/>
        <w:ind w:left="426"/>
        <w:rPr>
          <w:rFonts w:ascii="Times New Roman" w:hAnsi="Times New Roman" w:cs="Times New Roman"/>
          <w:sz w:val="26"/>
          <w:szCs w:val="26"/>
        </w:rPr>
      </w:pPr>
      <w:r w:rsidRPr="004E56D3">
        <w:rPr>
          <w:rFonts w:ascii="Times New Roman" w:hAnsi="Times New Roman" w:cs="Times New Roman"/>
          <w:sz w:val="26"/>
          <w:szCs w:val="26"/>
        </w:rPr>
        <w:t>L’ UPFHOB-MALI</w:t>
      </w:r>
      <w:r w:rsidRPr="004E56D3">
        <w:rPr>
          <w:rFonts w:ascii="Times New Roman" w:hAnsi="Times New Roman" w:cs="Times New Roman"/>
          <w:spacing w:val="-6"/>
          <w:sz w:val="26"/>
          <w:szCs w:val="26"/>
        </w:rPr>
        <w:t xml:space="preserve"> </w:t>
      </w:r>
      <w:r w:rsidRPr="004E56D3">
        <w:rPr>
          <w:rFonts w:ascii="Times New Roman" w:hAnsi="Times New Roman" w:cs="Times New Roman"/>
          <w:sz w:val="26"/>
          <w:szCs w:val="26"/>
        </w:rPr>
        <w:t>dispose d’un espace</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de</w:t>
      </w:r>
      <w:r w:rsidRPr="004E56D3">
        <w:rPr>
          <w:rFonts w:ascii="Times New Roman" w:hAnsi="Times New Roman" w:cs="Times New Roman"/>
          <w:spacing w:val="-1"/>
          <w:sz w:val="26"/>
          <w:szCs w:val="26"/>
        </w:rPr>
        <w:t xml:space="preserve"> </w:t>
      </w:r>
      <w:r w:rsidRPr="004E56D3">
        <w:rPr>
          <w:rFonts w:ascii="Times New Roman" w:hAnsi="Times New Roman" w:cs="Times New Roman"/>
          <w:sz w:val="26"/>
          <w:szCs w:val="26"/>
        </w:rPr>
        <w:t>documentation composé d’une bibliothèque</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physique et numérique</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en</w:t>
      </w:r>
      <w:r w:rsidRPr="004E56D3">
        <w:rPr>
          <w:rFonts w:ascii="Times New Roman" w:hAnsi="Times New Roman" w:cs="Times New Roman"/>
          <w:spacing w:val="-6"/>
          <w:sz w:val="26"/>
          <w:szCs w:val="26"/>
        </w:rPr>
        <w:t xml:space="preserve"> </w:t>
      </w:r>
      <w:r w:rsidRPr="004E56D3">
        <w:rPr>
          <w:rFonts w:ascii="Times New Roman" w:hAnsi="Times New Roman" w:cs="Times New Roman"/>
          <w:sz w:val="26"/>
          <w:szCs w:val="26"/>
        </w:rPr>
        <w:t>lien</w:t>
      </w:r>
      <w:r w:rsidRPr="004E56D3">
        <w:rPr>
          <w:rFonts w:ascii="Times New Roman" w:hAnsi="Times New Roman" w:cs="Times New Roman"/>
          <w:spacing w:val="18"/>
          <w:sz w:val="26"/>
          <w:szCs w:val="26"/>
        </w:rPr>
        <w:t xml:space="preserve"> </w:t>
      </w:r>
      <w:r w:rsidRPr="004E56D3">
        <w:rPr>
          <w:rFonts w:ascii="Times New Roman" w:hAnsi="Times New Roman" w:cs="Times New Roman"/>
          <w:sz w:val="26"/>
          <w:szCs w:val="26"/>
        </w:rPr>
        <w:t>avec</w:t>
      </w:r>
      <w:r w:rsidRPr="004E56D3">
        <w:rPr>
          <w:rFonts w:ascii="Times New Roman" w:hAnsi="Times New Roman" w:cs="Times New Roman"/>
          <w:spacing w:val="4"/>
          <w:sz w:val="26"/>
          <w:szCs w:val="26"/>
        </w:rPr>
        <w:t xml:space="preserve"> </w:t>
      </w:r>
      <w:r w:rsidRPr="004E56D3">
        <w:rPr>
          <w:rFonts w:ascii="Times New Roman" w:hAnsi="Times New Roman" w:cs="Times New Roman"/>
          <w:sz w:val="26"/>
          <w:szCs w:val="26"/>
        </w:rPr>
        <w:t>les</w:t>
      </w:r>
      <w:r w:rsidRPr="004E56D3">
        <w:rPr>
          <w:rFonts w:ascii="Times New Roman" w:hAnsi="Times New Roman" w:cs="Times New Roman"/>
          <w:spacing w:val="3"/>
          <w:sz w:val="26"/>
          <w:szCs w:val="26"/>
        </w:rPr>
        <w:t xml:space="preserve"> </w:t>
      </w:r>
      <w:r w:rsidRPr="004E56D3">
        <w:rPr>
          <w:rFonts w:ascii="Times New Roman" w:hAnsi="Times New Roman" w:cs="Times New Roman"/>
          <w:sz w:val="26"/>
          <w:szCs w:val="26"/>
        </w:rPr>
        <w:t>universités</w:t>
      </w:r>
      <w:r w:rsidRPr="004E56D3">
        <w:rPr>
          <w:rFonts w:ascii="Times New Roman" w:hAnsi="Times New Roman" w:cs="Times New Roman"/>
          <w:spacing w:val="38"/>
          <w:sz w:val="26"/>
          <w:szCs w:val="26"/>
        </w:rPr>
        <w:t xml:space="preserve"> </w:t>
      </w:r>
      <w:r w:rsidRPr="004E56D3">
        <w:rPr>
          <w:rFonts w:ascii="Times New Roman" w:hAnsi="Times New Roman" w:cs="Times New Roman"/>
          <w:sz w:val="26"/>
          <w:szCs w:val="26"/>
        </w:rPr>
        <w:t>partenaires.</w:t>
      </w:r>
      <w:r w:rsidRPr="004E56D3">
        <w:rPr>
          <w:rFonts w:ascii="Times New Roman" w:hAnsi="Times New Roman" w:cs="Times New Roman"/>
          <w:spacing w:val="16"/>
          <w:sz w:val="26"/>
          <w:szCs w:val="26"/>
        </w:rPr>
        <w:t xml:space="preserve"> </w:t>
      </w:r>
      <w:r w:rsidRPr="004E56D3">
        <w:rPr>
          <w:rFonts w:ascii="Times New Roman" w:hAnsi="Times New Roman" w:cs="Times New Roman"/>
          <w:sz w:val="26"/>
          <w:szCs w:val="26"/>
        </w:rPr>
        <w:t>Dotée</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de</w:t>
      </w:r>
      <w:r w:rsidRPr="004E56D3">
        <w:rPr>
          <w:rFonts w:ascii="Times New Roman" w:hAnsi="Times New Roman" w:cs="Times New Roman"/>
          <w:spacing w:val="4"/>
          <w:sz w:val="26"/>
          <w:szCs w:val="26"/>
        </w:rPr>
        <w:t xml:space="preserve"> </w:t>
      </w:r>
      <w:r w:rsidRPr="004E56D3">
        <w:rPr>
          <w:rFonts w:ascii="Times New Roman" w:hAnsi="Times New Roman" w:cs="Times New Roman"/>
          <w:sz w:val="26"/>
          <w:szCs w:val="26"/>
        </w:rPr>
        <w:t>moyens</w:t>
      </w:r>
      <w:r w:rsidRPr="004E56D3">
        <w:rPr>
          <w:rFonts w:ascii="Times New Roman" w:hAnsi="Times New Roman" w:cs="Times New Roman"/>
          <w:spacing w:val="27"/>
          <w:sz w:val="26"/>
          <w:szCs w:val="26"/>
        </w:rPr>
        <w:t xml:space="preserve"> </w:t>
      </w:r>
      <w:r w:rsidRPr="004E56D3">
        <w:rPr>
          <w:rFonts w:ascii="Times New Roman" w:hAnsi="Times New Roman" w:cs="Times New Roman"/>
          <w:sz w:val="26"/>
          <w:szCs w:val="26"/>
        </w:rPr>
        <w:t>informatiques</w:t>
      </w:r>
      <w:r w:rsidRPr="004E56D3">
        <w:rPr>
          <w:rFonts w:ascii="Times New Roman" w:hAnsi="Times New Roman" w:cs="Times New Roman"/>
          <w:spacing w:val="51"/>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2"/>
          <w:sz w:val="26"/>
          <w:szCs w:val="26"/>
        </w:rPr>
        <w:t xml:space="preserve"> audio-</w:t>
      </w:r>
      <w:r w:rsidRPr="004E56D3">
        <w:rPr>
          <w:rFonts w:ascii="Times New Roman" w:hAnsi="Times New Roman" w:cs="Times New Roman"/>
          <w:sz w:val="26"/>
          <w:szCs w:val="26"/>
        </w:rPr>
        <w:t>visuels,</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elle permet aux</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étudiants</w:t>
      </w:r>
      <w:r w:rsidRPr="004E56D3">
        <w:rPr>
          <w:rFonts w:ascii="Times New Roman" w:hAnsi="Times New Roman" w:cs="Times New Roman"/>
          <w:spacing w:val="17"/>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aux</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enseignants</w:t>
      </w:r>
      <w:r w:rsidRPr="004E56D3">
        <w:rPr>
          <w:rFonts w:ascii="Times New Roman" w:hAnsi="Times New Roman" w:cs="Times New Roman"/>
          <w:spacing w:val="17"/>
          <w:sz w:val="26"/>
          <w:szCs w:val="26"/>
        </w:rPr>
        <w:t xml:space="preserve"> </w:t>
      </w:r>
      <w:r w:rsidRPr="004E56D3">
        <w:rPr>
          <w:rFonts w:ascii="Times New Roman" w:hAnsi="Times New Roman" w:cs="Times New Roman"/>
          <w:sz w:val="26"/>
          <w:szCs w:val="26"/>
        </w:rPr>
        <w:t>d’effectuer</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des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recherches</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ad</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hoc</w:t>
      </w:r>
      <w:r w:rsidRPr="004E56D3">
        <w:rPr>
          <w:rFonts w:ascii="Times New Roman" w:hAnsi="Times New Roman" w:cs="Times New Roman"/>
          <w:spacing w:val="19"/>
          <w:sz w:val="26"/>
          <w:szCs w:val="26"/>
        </w:rPr>
        <w:t xml:space="preserve"> </w:t>
      </w:r>
      <w:r w:rsidRPr="004E56D3">
        <w:rPr>
          <w:rFonts w:ascii="Times New Roman" w:hAnsi="Times New Roman" w:cs="Times New Roman"/>
          <w:sz w:val="26"/>
          <w:szCs w:val="26"/>
        </w:rPr>
        <w:t>pendant leurs travaux et recherches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 elle permet aussi d’effectuer des vidéo-conférences et des communications</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à distance lorsque c’est nécessaire (recherches, enseignement à distance, plates formes partagées, etc.).</w:t>
      </w:r>
    </w:p>
    <w:p w14:paraId="69A9486C" w14:textId="77777777" w:rsidR="00DA781E" w:rsidRDefault="00DA781E" w:rsidP="004E56D3">
      <w:pPr>
        <w:spacing w:before="0"/>
        <w:ind w:left="426"/>
        <w:rPr>
          <w:rFonts w:ascii="Times New Roman" w:hAnsi="Times New Roman" w:cs="Times New Roman"/>
          <w:sz w:val="26"/>
          <w:szCs w:val="26"/>
        </w:rPr>
      </w:pPr>
      <w:r w:rsidRPr="004E56D3">
        <w:rPr>
          <w:rFonts w:ascii="Times New Roman" w:hAnsi="Times New Roman" w:cs="Times New Roman"/>
          <w:sz w:val="26"/>
          <w:szCs w:val="26"/>
        </w:rPr>
        <w:t>La Bibliothèque</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Universitaire (BU) est un outil pédagogique, un service d’appui scientifique</w:t>
      </w:r>
      <w:r w:rsidRPr="004E56D3">
        <w:rPr>
          <w:rFonts w:ascii="Times New Roman" w:hAnsi="Times New Roman" w:cs="Times New Roman"/>
          <w:spacing w:val="39"/>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pédagogique</w:t>
      </w:r>
      <w:r w:rsidRPr="004E56D3">
        <w:rPr>
          <w:rFonts w:ascii="Times New Roman" w:hAnsi="Times New Roman" w:cs="Times New Roman"/>
          <w:spacing w:val="35"/>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un</w:t>
      </w:r>
      <w:r w:rsidRPr="004E56D3">
        <w:rPr>
          <w:rFonts w:ascii="Times New Roman" w:hAnsi="Times New Roman" w:cs="Times New Roman"/>
          <w:spacing w:val="-4"/>
          <w:sz w:val="26"/>
          <w:szCs w:val="26"/>
        </w:rPr>
        <w:t xml:space="preserve"> </w:t>
      </w:r>
      <w:r w:rsidRPr="004E56D3">
        <w:rPr>
          <w:rFonts w:ascii="Times New Roman" w:hAnsi="Times New Roman" w:cs="Times New Roman"/>
          <w:sz w:val="26"/>
          <w:szCs w:val="26"/>
        </w:rPr>
        <w:t>lieu dans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lequel les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usagers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font des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recherches</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travaillent sur documents. Elle ouverte à tous les publics souhaitant bénéficier de ses services. La consultation</w:t>
      </w:r>
      <w:r w:rsidRPr="004E56D3">
        <w:rPr>
          <w:rFonts w:ascii="Times New Roman" w:hAnsi="Times New Roman" w:cs="Times New Roman"/>
          <w:spacing w:val="32"/>
          <w:sz w:val="26"/>
          <w:szCs w:val="26"/>
        </w:rPr>
        <w:t xml:space="preserve"> </w:t>
      </w:r>
      <w:r w:rsidRPr="004E56D3">
        <w:rPr>
          <w:rFonts w:ascii="Times New Roman" w:hAnsi="Times New Roman" w:cs="Times New Roman"/>
          <w:sz w:val="26"/>
          <w:szCs w:val="26"/>
        </w:rPr>
        <w:t>des</w:t>
      </w:r>
      <w:r w:rsidRPr="004E56D3">
        <w:rPr>
          <w:rFonts w:ascii="Times New Roman" w:hAnsi="Times New Roman" w:cs="Times New Roman"/>
          <w:spacing w:val="-9"/>
          <w:sz w:val="26"/>
          <w:szCs w:val="26"/>
        </w:rPr>
        <w:t xml:space="preserve"> </w:t>
      </w:r>
      <w:r w:rsidRPr="004E56D3">
        <w:rPr>
          <w:rFonts w:ascii="Times New Roman" w:hAnsi="Times New Roman" w:cs="Times New Roman"/>
          <w:sz w:val="26"/>
          <w:szCs w:val="26"/>
        </w:rPr>
        <w:t>documents et</w:t>
      </w:r>
      <w:r w:rsidRPr="004E56D3">
        <w:rPr>
          <w:rFonts w:ascii="Times New Roman" w:hAnsi="Times New Roman" w:cs="Times New Roman"/>
          <w:spacing w:val="-13"/>
          <w:sz w:val="26"/>
          <w:szCs w:val="26"/>
        </w:rPr>
        <w:t xml:space="preserve"> </w:t>
      </w:r>
      <w:r w:rsidRPr="004E56D3">
        <w:rPr>
          <w:rFonts w:ascii="Times New Roman" w:hAnsi="Times New Roman" w:cs="Times New Roman"/>
          <w:sz w:val="26"/>
          <w:szCs w:val="26"/>
        </w:rPr>
        <w:t>le travail sur</w:t>
      </w:r>
      <w:r w:rsidRPr="004E56D3">
        <w:rPr>
          <w:rFonts w:ascii="Times New Roman" w:hAnsi="Times New Roman" w:cs="Times New Roman"/>
          <w:spacing w:val="-11"/>
          <w:sz w:val="26"/>
          <w:szCs w:val="26"/>
        </w:rPr>
        <w:t xml:space="preserve"> </w:t>
      </w:r>
      <w:r w:rsidRPr="004E56D3">
        <w:rPr>
          <w:rFonts w:ascii="Times New Roman" w:hAnsi="Times New Roman" w:cs="Times New Roman"/>
          <w:sz w:val="26"/>
          <w:szCs w:val="26"/>
        </w:rPr>
        <w:t>place sont libres et</w:t>
      </w:r>
      <w:r w:rsidRPr="004E56D3">
        <w:rPr>
          <w:rFonts w:ascii="Times New Roman" w:hAnsi="Times New Roman" w:cs="Times New Roman"/>
          <w:spacing w:val="-13"/>
          <w:sz w:val="26"/>
          <w:szCs w:val="26"/>
        </w:rPr>
        <w:t xml:space="preserve"> </w:t>
      </w:r>
      <w:r w:rsidRPr="004E56D3">
        <w:rPr>
          <w:rFonts w:ascii="Times New Roman" w:hAnsi="Times New Roman" w:cs="Times New Roman"/>
          <w:sz w:val="26"/>
          <w:szCs w:val="26"/>
        </w:rPr>
        <w:t>gratuits dans le respect</w:t>
      </w:r>
      <w:r w:rsidRPr="004E56D3">
        <w:rPr>
          <w:rFonts w:ascii="Times New Roman" w:hAnsi="Times New Roman" w:cs="Times New Roman"/>
          <w:spacing w:val="-13"/>
          <w:sz w:val="26"/>
          <w:szCs w:val="26"/>
        </w:rPr>
        <w:t xml:space="preserve"> </w:t>
      </w:r>
      <w:r w:rsidRPr="004E56D3">
        <w:rPr>
          <w:rFonts w:ascii="Times New Roman" w:hAnsi="Times New Roman" w:cs="Times New Roman"/>
          <w:sz w:val="26"/>
          <w:szCs w:val="26"/>
        </w:rPr>
        <w:t>de</w:t>
      </w:r>
      <w:r w:rsidRPr="004E56D3">
        <w:rPr>
          <w:rFonts w:ascii="Times New Roman" w:hAnsi="Times New Roman" w:cs="Times New Roman"/>
          <w:spacing w:val="-7"/>
          <w:sz w:val="26"/>
          <w:szCs w:val="26"/>
        </w:rPr>
        <w:t xml:space="preserve"> </w:t>
      </w:r>
      <w:r w:rsidRPr="004E56D3">
        <w:rPr>
          <w:rFonts w:ascii="Times New Roman" w:hAnsi="Times New Roman" w:cs="Times New Roman"/>
          <w:sz w:val="26"/>
          <w:szCs w:val="26"/>
        </w:rPr>
        <w:t>tous ceux qui y travaillent.</w:t>
      </w:r>
    </w:p>
    <w:p w14:paraId="1DE4BAA2" w14:textId="77777777" w:rsidR="00081DC8" w:rsidRDefault="00081DC8" w:rsidP="004E56D3">
      <w:pPr>
        <w:spacing w:before="0"/>
        <w:ind w:left="426"/>
        <w:rPr>
          <w:rFonts w:ascii="Times New Roman" w:hAnsi="Times New Roman" w:cs="Times New Roman"/>
          <w:sz w:val="26"/>
          <w:szCs w:val="26"/>
        </w:rPr>
      </w:pPr>
    </w:p>
    <w:p w14:paraId="154C2D7C" w14:textId="77777777" w:rsidR="00081DC8" w:rsidRDefault="00081DC8" w:rsidP="004E56D3">
      <w:pPr>
        <w:spacing w:before="0"/>
        <w:ind w:left="426"/>
        <w:rPr>
          <w:rFonts w:ascii="Times New Roman" w:hAnsi="Times New Roman" w:cs="Times New Roman"/>
          <w:sz w:val="26"/>
          <w:szCs w:val="26"/>
        </w:rPr>
      </w:pPr>
    </w:p>
    <w:p w14:paraId="2660FEE2" w14:textId="77777777" w:rsidR="00081DC8" w:rsidRDefault="00081DC8" w:rsidP="004E56D3">
      <w:pPr>
        <w:spacing w:before="0"/>
        <w:ind w:left="426"/>
        <w:rPr>
          <w:rFonts w:ascii="Times New Roman" w:hAnsi="Times New Roman" w:cs="Times New Roman"/>
          <w:sz w:val="26"/>
          <w:szCs w:val="26"/>
        </w:rPr>
      </w:pPr>
    </w:p>
    <w:p w14:paraId="28406C66" w14:textId="77777777" w:rsidR="00081DC8" w:rsidRPr="004E56D3" w:rsidRDefault="00081DC8" w:rsidP="004E56D3">
      <w:pPr>
        <w:spacing w:before="0"/>
        <w:ind w:left="426"/>
        <w:rPr>
          <w:rFonts w:ascii="Times New Roman" w:hAnsi="Times New Roman" w:cs="Times New Roman"/>
          <w:sz w:val="26"/>
          <w:szCs w:val="26"/>
        </w:rPr>
      </w:pPr>
    </w:p>
    <w:p w14:paraId="3A416843" w14:textId="3F5190F6" w:rsidR="00524A89" w:rsidRPr="00081DC8" w:rsidRDefault="00DA781E" w:rsidP="00081DC8">
      <w:pPr>
        <w:ind w:left="0"/>
        <w:rPr>
          <w:rFonts w:ascii="Times New Roman" w:hAnsi="Times New Roman" w:cs="Times New Roman"/>
          <w:b/>
          <w:sz w:val="26"/>
          <w:szCs w:val="26"/>
        </w:rPr>
      </w:pPr>
      <w:r w:rsidRPr="00081DC8">
        <w:rPr>
          <w:rFonts w:ascii="Times New Roman" w:hAnsi="Times New Roman" w:cs="Times New Roman"/>
          <w:spacing w:val="-2"/>
          <w:sz w:val="26"/>
          <w:szCs w:val="26"/>
        </w:rPr>
        <w:t>.</w:t>
      </w:r>
      <w:r w:rsidRPr="00081DC8">
        <w:rPr>
          <w:rFonts w:ascii="Times New Roman" w:hAnsi="Times New Roman" w:cs="Times New Roman"/>
          <w:b/>
          <w:sz w:val="26"/>
          <w:szCs w:val="26"/>
        </w:rPr>
        <w:t>1</w:t>
      </w:r>
      <w:r w:rsidR="004E56D3" w:rsidRPr="00081DC8">
        <w:rPr>
          <w:rFonts w:ascii="Times New Roman" w:hAnsi="Times New Roman" w:cs="Times New Roman"/>
          <w:b/>
          <w:sz w:val="26"/>
          <w:szCs w:val="26"/>
        </w:rPr>
        <w:t>0</w:t>
      </w:r>
      <w:r w:rsidRPr="00081DC8">
        <w:rPr>
          <w:rFonts w:ascii="Times New Roman" w:hAnsi="Times New Roman" w:cs="Times New Roman"/>
          <w:b/>
          <w:sz w:val="26"/>
          <w:szCs w:val="26"/>
        </w:rPr>
        <w:t>-5-</w:t>
      </w:r>
      <w:r w:rsidR="00524A89" w:rsidRPr="00081DC8">
        <w:rPr>
          <w:rFonts w:ascii="Times New Roman" w:hAnsi="Times New Roman" w:cs="Times New Roman"/>
          <w:b/>
          <w:sz w:val="26"/>
          <w:szCs w:val="26"/>
        </w:rPr>
        <w:t>Service</w:t>
      </w:r>
      <w:r w:rsidR="00524A89" w:rsidRPr="00081DC8">
        <w:rPr>
          <w:rFonts w:ascii="Times New Roman" w:hAnsi="Times New Roman" w:cs="Times New Roman"/>
          <w:b/>
          <w:spacing w:val="1"/>
          <w:sz w:val="26"/>
          <w:szCs w:val="26"/>
        </w:rPr>
        <w:t xml:space="preserve"> </w:t>
      </w:r>
      <w:r w:rsidR="004E56D3" w:rsidRPr="00081DC8">
        <w:rPr>
          <w:rFonts w:ascii="Times New Roman" w:hAnsi="Times New Roman" w:cs="Times New Roman"/>
          <w:b/>
          <w:sz w:val="26"/>
          <w:szCs w:val="26"/>
        </w:rPr>
        <w:t>médico-social</w:t>
      </w:r>
      <w:r w:rsidR="00524A89" w:rsidRPr="00081DC8">
        <w:rPr>
          <w:rFonts w:ascii="Times New Roman" w:hAnsi="Times New Roman" w:cs="Times New Roman"/>
          <w:b/>
          <w:spacing w:val="-14"/>
          <w:sz w:val="26"/>
          <w:szCs w:val="26"/>
        </w:rPr>
        <w:t xml:space="preserve"> </w:t>
      </w:r>
      <w:r w:rsidR="00524A89" w:rsidRPr="00081DC8">
        <w:rPr>
          <w:rFonts w:ascii="Times New Roman" w:hAnsi="Times New Roman" w:cs="Times New Roman"/>
          <w:b/>
          <w:spacing w:val="-2"/>
          <w:sz w:val="26"/>
          <w:szCs w:val="26"/>
        </w:rPr>
        <w:t>(infirmerie)</w:t>
      </w:r>
    </w:p>
    <w:p w14:paraId="36EF3B12" w14:textId="77777777" w:rsidR="00DA781E" w:rsidRPr="00081DC8" w:rsidRDefault="00DA781E" w:rsidP="004E56D3">
      <w:pPr>
        <w:spacing w:before="0"/>
        <w:ind w:left="0"/>
        <w:rPr>
          <w:rFonts w:ascii="Times New Roman" w:hAnsi="Times New Roman" w:cs="Times New Roman"/>
          <w:sz w:val="26"/>
          <w:szCs w:val="26"/>
        </w:rPr>
      </w:pPr>
      <w:r w:rsidRPr="00081DC8">
        <w:rPr>
          <w:rFonts w:ascii="Times New Roman" w:hAnsi="Times New Roman" w:cs="Times New Roman"/>
          <w:color w:val="4471C4"/>
          <w:sz w:val="26"/>
          <w:szCs w:val="26"/>
        </w:rPr>
        <w:t xml:space="preserve">Préalable: </w:t>
      </w:r>
      <w:r w:rsidRPr="00081DC8">
        <w:rPr>
          <w:rFonts w:ascii="Times New Roman" w:hAnsi="Times New Roman" w:cs="Times New Roman"/>
          <w:sz w:val="26"/>
          <w:szCs w:val="26"/>
        </w:rPr>
        <w:t xml:space="preserve">au moment de son inscription, chaque étudiant doit </w:t>
      </w:r>
      <w:r w:rsidRPr="00081DC8">
        <w:rPr>
          <w:rFonts w:ascii="Times New Roman" w:hAnsi="Times New Roman" w:cs="Times New Roman"/>
          <w:spacing w:val="-4"/>
          <w:sz w:val="26"/>
          <w:szCs w:val="26"/>
        </w:rPr>
        <w:t>obligatoirement</w:t>
      </w:r>
      <w:r w:rsidRPr="00081DC8">
        <w:rPr>
          <w:rFonts w:ascii="Times New Roman" w:hAnsi="Times New Roman" w:cs="Times New Roman"/>
          <w:spacing w:val="-15"/>
          <w:sz w:val="26"/>
          <w:szCs w:val="26"/>
        </w:rPr>
        <w:t xml:space="preserve"> </w:t>
      </w:r>
      <w:r w:rsidRPr="00081DC8">
        <w:rPr>
          <w:rFonts w:ascii="Times New Roman" w:hAnsi="Times New Roman" w:cs="Times New Roman"/>
          <w:spacing w:val="-4"/>
          <w:sz w:val="26"/>
          <w:szCs w:val="26"/>
        </w:rPr>
        <w:t>joindre</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dans</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le</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dossier</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étudiant,</w:t>
      </w:r>
      <w:r w:rsidRPr="00081DC8">
        <w:rPr>
          <w:rFonts w:ascii="Times New Roman" w:hAnsi="Times New Roman" w:cs="Times New Roman"/>
          <w:spacing w:val="-7"/>
          <w:sz w:val="26"/>
          <w:szCs w:val="26"/>
        </w:rPr>
        <w:t xml:space="preserve"> </w:t>
      </w:r>
      <w:r w:rsidRPr="00081DC8">
        <w:rPr>
          <w:rFonts w:ascii="Times New Roman" w:hAnsi="Times New Roman" w:cs="Times New Roman"/>
          <w:spacing w:val="-4"/>
          <w:sz w:val="26"/>
          <w:szCs w:val="26"/>
        </w:rPr>
        <w:t>la</w:t>
      </w:r>
      <w:r w:rsidRPr="00081DC8">
        <w:rPr>
          <w:rFonts w:ascii="Times New Roman" w:hAnsi="Times New Roman" w:cs="Times New Roman"/>
          <w:spacing w:val="-1"/>
          <w:sz w:val="26"/>
          <w:szCs w:val="26"/>
        </w:rPr>
        <w:t xml:space="preserve"> </w:t>
      </w:r>
      <w:r w:rsidRPr="00081DC8">
        <w:rPr>
          <w:rFonts w:ascii="Times New Roman" w:hAnsi="Times New Roman" w:cs="Times New Roman"/>
          <w:spacing w:val="-4"/>
          <w:sz w:val="26"/>
          <w:szCs w:val="26"/>
        </w:rPr>
        <w:t>fiche</w:t>
      </w:r>
      <w:r w:rsidRPr="00081DC8">
        <w:rPr>
          <w:rFonts w:ascii="Times New Roman" w:hAnsi="Times New Roman" w:cs="Times New Roman"/>
          <w:spacing w:val="-13"/>
          <w:sz w:val="26"/>
          <w:szCs w:val="26"/>
        </w:rPr>
        <w:t xml:space="preserve"> </w:t>
      </w:r>
      <w:r w:rsidRPr="00081DC8">
        <w:rPr>
          <w:rFonts w:ascii="Times New Roman" w:hAnsi="Times New Roman" w:cs="Times New Roman"/>
          <w:spacing w:val="-4"/>
          <w:sz w:val="26"/>
          <w:szCs w:val="26"/>
        </w:rPr>
        <w:t>médicale</w:t>
      </w:r>
      <w:r w:rsidRPr="00081DC8">
        <w:rPr>
          <w:rFonts w:ascii="Times New Roman" w:hAnsi="Times New Roman" w:cs="Times New Roman"/>
          <w:spacing w:val="-11"/>
          <w:sz w:val="26"/>
          <w:szCs w:val="26"/>
        </w:rPr>
        <w:t xml:space="preserve"> </w:t>
      </w:r>
      <w:r w:rsidRPr="00081DC8">
        <w:rPr>
          <w:rFonts w:ascii="Times New Roman" w:hAnsi="Times New Roman" w:cs="Times New Roman"/>
          <w:spacing w:val="-4"/>
          <w:sz w:val="26"/>
          <w:szCs w:val="26"/>
        </w:rPr>
        <w:t>qu’il</w:t>
      </w:r>
      <w:r w:rsidRPr="00081DC8">
        <w:rPr>
          <w:rFonts w:ascii="Times New Roman" w:hAnsi="Times New Roman" w:cs="Times New Roman"/>
          <w:spacing w:val="-11"/>
          <w:sz w:val="26"/>
          <w:szCs w:val="26"/>
        </w:rPr>
        <w:t xml:space="preserve"> </w:t>
      </w:r>
      <w:r w:rsidRPr="00081DC8">
        <w:rPr>
          <w:rFonts w:ascii="Times New Roman" w:hAnsi="Times New Roman" w:cs="Times New Roman"/>
          <w:spacing w:val="-4"/>
          <w:sz w:val="26"/>
          <w:szCs w:val="26"/>
        </w:rPr>
        <w:t xml:space="preserve">aura </w:t>
      </w:r>
      <w:r w:rsidRPr="00081DC8">
        <w:rPr>
          <w:rFonts w:ascii="Times New Roman" w:hAnsi="Times New Roman" w:cs="Times New Roman"/>
          <w:sz w:val="26"/>
          <w:szCs w:val="26"/>
        </w:rPr>
        <w:t>remplie et signée…</w:t>
      </w:r>
    </w:p>
    <w:p w14:paraId="12B9F8AF" w14:textId="5B3D7DA9" w:rsidR="00DA781E" w:rsidRPr="00081DC8" w:rsidRDefault="00DA781E" w:rsidP="004E56D3">
      <w:pPr>
        <w:spacing w:before="0"/>
        <w:ind w:left="0"/>
        <w:rPr>
          <w:rFonts w:ascii="Times New Roman" w:hAnsi="Times New Roman" w:cs="Times New Roman"/>
          <w:sz w:val="26"/>
          <w:szCs w:val="26"/>
        </w:rPr>
      </w:pPr>
      <w:r w:rsidRPr="00081DC8">
        <w:rPr>
          <w:rFonts w:ascii="Times New Roman" w:hAnsi="Times New Roman" w:cs="Times New Roman"/>
          <w:sz w:val="26"/>
          <w:szCs w:val="26"/>
        </w:rPr>
        <w:t>L’infirmerie</w:t>
      </w:r>
      <w:r w:rsidRPr="00081DC8">
        <w:rPr>
          <w:rFonts w:ascii="Times New Roman" w:hAnsi="Times New Roman" w:cs="Times New Roman"/>
          <w:spacing w:val="27"/>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l’UPFHOB-MALI</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comprend</w:t>
      </w:r>
      <w:r w:rsidRPr="00081DC8">
        <w:rPr>
          <w:rFonts w:ascii="Times New Roman" w:hAnsi="Times New Roman" w:cs="Times New Roman"/>
          <w:spacing w:val="-1"/>
          <w:sz w:val="26"/>
          <w:szCs w:val="26"/>
        </w:rPr>
        <w:t xml:space="preserve"> </w:t>
      </w:r>
      <w:r w:rsidRPr="00081DC8">
        <w:rPr>
          <w:rFonts w:ascii="Times New Roman" w:hAnsi="Times New Roman" w:cs="Times New Roman"/>
          <w:sz w:val="26"/>
          <w:szCs w:val="26"/>
        </w:rPr>
        <w:t>un</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médecin,</w:t>
      </w:r>
      <w:r w:rsidRPr="00081DC8">
        <w:rPr>
          <w:rFonts w:ascii="Times New Roman" w:hAnsi="Times New Roman" w:cs="Times New Roman"/>
          <w:spacing w:val="-1"/>
          <w:sz w:val="26"/>
          <w:szCs w:val="26"/>
        </w:rPr>
        <w:t xml:space="preserve"> </w:t>
      </w:r>
      <w:r w:rsidRPr="00081DC8">
        <w:rPr>
          <w:rFonts w:ascii="Times New Roman" w:hAnsi="Times New Roman" w:cs="Times New Roman"/>
          <w:sz w:val="26"/>
          <w:szCs w:val="26"/>
        </w:rPr>
        <w:t>des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infirmiers</w:t>
      </w:r>
      <w:r w:rsidRPr="00081DC8">
        <w:rPr>
          <w:rFonts w:ascii="Times New Roman" w:hAnsi="Times New Roman" w:cs="Times New Roman"/>
          <w:spacing w:val="30"/>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une</w:t>
      </w:r>
      <w:r w:rsidRPr="00081DC8">
        <w:rPr>
          <w:rFonts w:ascii="Times New Roman" w:hAnsi="Times New Roman" w:cs="Times New Roman"/>
          <w:spacing w:val="-12"/>
          <w:sz w:val="26"/>
          <w:szCs w:val="26"/>
        </w:rPr>
        <w:t xml:space="preserve"> </w:t>
      </w:r>
      <w:r w:rsidRPr="00081DC8">
        <w:rPr>
          <w:rFonts w:ascii="Times New Roman" w:hAnsi="Times New Roman" w:cs="Times New Roman"/>
          <w:sz w:val="26"/>
          <w:szCs w:val="26"/>
        </w:rPr>
        <w:t>assistante</w:t>
      </w:r>
      <w:r w:rsidRPr="00081DC8">
        <w:rPr>
          <w:rFonts w:ascii="Times New Roman" w:hAnsi="Times New Roman" w:cs="Times New Roman"/>
          <w:spacing w:val="-11"/>
          <w:sz w:val="26"/>
          <w:szCs w:val="26"/>
        </w:rPr>
        <w:t xml:space="preserve"> </w:t>
      </w:r>
      <w:r w:rsidRPr="00081DC8">
        <w:rPr>
          <w:rFonts w:ascii="Times New Roman" w:hAnsi="Times New Roman" w:cs="Times New Roman"/>
          <w:sz w:val="26"/>
          <w:szCs w:val="26"/>
        </w:rPr>
        <w:t>sociale.</w:t>
      </w:r>
      <w:r w:rsidRPr="00081DC8">
        <w:rPr>
          <w:rFonts w:ascii="Times New Roman" w:hAnsi="Times New Roman" w:cs="Times New Roman"/>
          <w:spacing w:val="-2"/>
          <w:sz w:val="26"/>
          <w:szCs w:val="26"/>
        </w:rPr>
        <w:t xml:space="preserve"> </w:t>
      </w:r>
      <w:r w:rsidRPr="00081DC8">
        <w:rPr>
          <w:rFonts w:ascii="Times New Roman" w:hAnsi="Times New Roman" w:cs="Times New Roman"/>
          <w:spacing w:val="-5"/>
          <w:sz w:val="26"/>
          <w:szCs w:val="26"/>
        </w:rPr>
        <w:t>Les</w:t>
      </w:r>
      <w:r w:rsidRPr="00081DC8">
        <w:rPr>
          <w:rFonts w:ascii="Times New Roman" w:hAnsi="Times New Roman" w:cs="Times New Roman"/>
          <w:sz w:val="26"/>
          <w:szCs w:val="26"/>
        </w:rPr>
        <w:t xml:space="preserve"> infirmiers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accueillent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pour</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tout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motif ayant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une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incidence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sur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leur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santé,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y</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compris les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motifs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d'ordre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relationnel</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ou</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psychologique.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Ils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assurent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liaison avec</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famille</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l'équipe éducative. Ils peuvent</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intervenir</w:t>
      </w:r>
      <w:r w:rsidRPr="00081DC8">
        <w:rPr>
          <w:rFonts w:ascii="Times New Roman" w:hAnsi="Times New Roman" w:cs="Times New Roman"/>
          <w:spacing w:val="33"/>
          <w:sz w:val="26"/>
          <w:szCs w:val="26"/>
        </w:rPr>
        <w:t xml:space="preserve"> </w:t>
      </w:r>
      <w:r w:rsidRPr="00081DC8">
        <w:rPr>
          <w:rFonts w:ascii="Times New Roman" w:hAnsi="Times New Roman" w:cs="Times New Roman"/>
          <w:sz w:val="26"/>
          <w:szCs w:val="26"/>
        </w:rPr>
        <w:t>à</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la demande d'un étudiant, de</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sa</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famille</w:t>
      </w:r>
      <w:r w:rsidRPr="00081DC8">
        <w:rPr>
          <w:rFonts w:ascii="Times New Roman" w:hAnsi="Times New Roman" w:cs="Times New Roman"/>
          <w:spacing w:val="37"/>
          <w:sz w:val="26"/>
          <w:szCs w:val="26"/>
        </w:rPr>
        <w:t xml:space="preserve"> </w:t>
      </w:r>
      <w:r w:rsidRPr="00081DC8">
        <w:rPr>
          <w:rFonts w:ascii="Times New Roman" w:hAnsi="Times New Roman" w:cs="Times New Roman"/>
          <w:sz w:val="26"/>
          <w:szCs w:val="26"/>
        </w:rPr>
        <w:t>ou</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d'un</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membre de l'équipe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éducative.</w:t>
      </w:r>
    </w:p>
    <w:p w14:paraId="7A499AB8" w14:textId="360D42D7" w:rsidR="00524A89" w:rsidRPr="00081DC8" w:rsidRDefault="00DA781E" w:rsidP="00081DC8">
      <w:pPr>
        <w:spacing w:before="0"/>
        <w:ind w:left="0"/>
        <w:rPr>
          <w:rFonts w:ascii="Times New Roman" w:hAnsi="Times New Roman" w:cs="Times New Roman"/>
          <w:sz w:val="26"/>
          <w:szCs w:val="26"/>
        </w:rPr>
      </w:pPr>
      <w:r w:rsidRPr="00081DC8">
        <w:rPr>
          <w:rFonts w:ascii="Times New Roman" w:hAnsi="Times New Roman" w:cs="Times New Roman"/>
          <w:sz w:val="26"/>
          <w:szCs w:val="26"/>
        </w:rPr>
        <w:t>Les</w:t>
      </w:r>
      <w:r w:rsidRPr="00081DC8">
        <w:rPr>
          <w:rFonts w:ascii="Times New Roman" w:hAnsi="Times New Roman" w:cs="Times New Roman"/>
          <w:spacing w:val="-11"/>
          <w:sz w:val="26"/>
          <w:szCs w:val="26"/>
        </w:rPr>
        <w:t xml:space="preserve"> </w:t>
      </w:r>
      <w:r w:rsidRPr="00081DC8">
        <w:rPr>
          <w:rFonts w:ascii="Times New Roman" w:hAnsi="Times New Roman" w:cs="Times New Roman"/>
          <w:sz w:val="26"/>
          <w:szCs w:val="26"/>
        </w:rPr>
        <w:t>infirmiers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accueillent</w:t>
      </w:r>
      <w:r w:rsidRPr="00081DC8">
        <w:rPr>
          <w:rFonts w:ascii="Times New Roman" w:hAnsi="Times New Roman" w:cs="Times New Roman"/>
          <w:spacing w:val="37"/>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29"/>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préférence</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en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dehors des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cours,</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afin d'assurer le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bon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déroulement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leur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scolarité.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Seuls</w:t>
      </w:r>
      <w:r w:rsidRPr="00081DC8">
        <w:rPr>
          <w:rFonts w:ascii="Times New Roman" w:hAnsi="Times New Roman" w:cs="Times New Roman"/>
          <w:spacing w:val="-3"/>
          <w:sz w:val="26"/>
          <w:szCs w:val="26"/>
        </w:rPr>
        <w:t xml:space="preserve"> </w:t>
      </w:r>
      <w:r w:rsidRPr="00081DC8">
        <w:rPr>
          <w:rFonts w:ascii="Times New Roman" w:hAnsi="Times New Roman" w:cs="Times New Roman"/>
          <w:sz w:val="26"/>
          <w:szCs w:val="26"/>
        </w:rPr>
        <w:t>ceux</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qui</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présentent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un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problème</w:t>
      </w:r>
      <w:r w:rsidRPr="00081DC8">
        <w:rPr>
          <w:rFonts w:ascii="Times New Roman" w:hAnsi="Times New Roman" w:cs="Times New Roman"/>
          <w:spacing w:val="11"/>
          <w:sz w:val="26"/>
          <w:szCs w:val="26"/>
        </w:rPr>
        <w:t xml:space="preserve"> </w:t>
      </w:r>
      <w:r w:rsidRPr="00081DC8">
        <w:rPr>
          <w:rFonts w:ascii="Times New Roman" w:hAnsi="Times New Roman" w:cs="Times New Roman"/>
          <w:sz w:val="26"/>
          <w:szCs w:val="26"/>
        </w:rPr>
        <w:t>médical</w:t>
      </w:r>
      <w:r w:rsidRPr="00081DC8">
        <w:rPr>
          <w:rFonts w:ascii="Times New Roman" w:hAnsi="Times New Roman" w:cs="Times New Roman"/>
          <w:spacing w:val="-6"/>
          <w:sz w:val="26"/>
          <w:szCs w:val="26"/>
        </w:rPr>
        <w:t xml:space="preserve"> </w:t>
      </w:r>
      <w:r w:rsidRPr="00081DC8">
        <w:rPr>
          <w:rFonts w:ascii="Times New Roman" w:hAnsi="Times New Roman" w:cs="Times New Roman"/>
          <w:sz w:val="26"/>
          <w:szCs w:val="26"/>
        </w:rPr>
        <w:t>qui</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ne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 xml:space="preserve">peut </w:t>
      </w:r>
      <w:r w:rsidRPr="00081DC8">
        <w:rPr>
          <w:rFonts w:ascii="Times New Roman" w:hAnsi="Times New Roman" w:cs="Times New Roman"/>
          <w:sz w:val="26"/>
          <w:szCs w:val="26"/>
        </w:rPr>
        <w:lastRenderedPageBreak/>
        <w:t>attendre la fin du</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cours ou le retour à la maison se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rendront à</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l’infirmerie.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Les infirmiers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ne peuvent se substituer</w:t>
      </w:r>
      <w:r w:rsidRPr="00081DC8">
        <w:rPr>
          <w:rFonts w:ascii="Times New Roman" w:hAnsi="Times New Roman" w:cs="Times New Roman"/>
          <w:spacing w:val="37"/>
          <w:sz w:val="26"/>
          <w:szCs w:val="26"/>
        </w:rPr>
        <w:t xml:space="preserve"> </w:t>
      </w:r>
      <w:r w:rsidRPr="00081DC8">
        <w:rPr>
          <w:rFonts w:ascii="Times New Roman" w:hAnsi="Times New Roman" w:cs="Times New Roman"/>
          <w:sz w:val="26"/>
          <w:szCs w:val="26"/>
        </w:rPr>
        <w:t>à un</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médecin ou à un</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pharmacien.</w:t>
      </w:r>
    </w:p>
    <w:p w14:paraId="2DCB0FF5" w14:textId="770991A1" w:rsidR="00D82D9D" w:rsidRPr="00C36FF8" w:rsidRDefault="003D4F3A" w:rsidP="00081DC8">
      <w:pPr>
        <w:spacing w:before="0" w:line="240" w:lineRule="auto"/>
        <w:ind w:left="142"/>
        <w:jc w:val="left"/>
        <w:rPr>
          <w:rFonts w:ascii="Arial" w:hAnsi="Arial" w:cs="Arial"/>
          <w:b/>
          <w:i/>
          <w:spacing w:val="-5"/>
          <w:sz w:val="26"/>
          <w:szCs w:val="26"/>
        </w:rPr>
      </w:pPr>
      <w:r w:rsidRPr="00C36FF8">
        <w:rPr>
          <w:rFonts w:ascii="Arial" w:hAnsi="Arial" w:cs="Arial"/>
          <w:b/>
          <w:i/>
          <w:sz w:val="26"/>
          <w:szCs w:val="26"/>
        </w:rPr>
        <w:t xml:space="preserve">    </w:t>
      </w:r>
      <w:r w:rsidRPr="00081DC8">
        <w:rPr>
          <w:rFonts w:ascii="Times New Roman" w:hAnsi="Times New Roman" w:cs="Times New Roman"/>
          <w:b/>
          <w:iCs/>
          <w:sz w:val="40"/>
          <w:szCs w:val="40"/>
        </w:rPr>
        <w:t>X</w:t>
      </w:r>
      <w:r w:rsidR="00973AE8" w:rsidRPr="00081DC8">
        <w:rPr>
          <w:rFonts w:ascii="Times New Roman" w:hAnsi="Times New Roman" w:cs="Times New Roman"/>
          <w:b/>
          <w:iCs/>
          <w:sz w:val="40"/>
          <w:szCs w:val="40"/>
        </w:rPr>
        <w:t>I</w:t>
      </w:r>
      <w:r w:rsidRPr="00081DC8">
        <w:rPr>
          <w:rFonts w:ascii="Times New Roman" w:hAnsi="Times New Roman" w:cs="Times New Roman"/>
          <w:b/>
          <w:iCs/>
          <w:sz w:val="40"/>
          <w:szCs w:val="40"/>
        </w:rPr>
        <w:t>-</w:t>
      </w:r>
      <w:hyperlink w:anchor="_bookmark4" w:history="1">
        <w:r w:rsidR="00D82D9D" w:rsidRPr="00081DC8">
          <w:rPr>
            <w:rFonts w:ascii="Times New Roman" w:hAnsi="Times New Roman" w:cs="Times New Roman"/>
            <w:b/>
            <w:iCs/>
            <w:sz w:val="40"/>
            <w:szCs w:val="40"/>
          </w:rPr>
          <w:t xml:space="preserve">VIE ASSOCIATIVE ET ACTIVITES </w:t>
        </w:r>
      </w:hyperlink>
    </w:p>
    <w:p w14:paraId="4C2945B5" w14:textId="5E84872C" w:rsidR="00524A89" w:rsidRPr="00081DC8" w:rsidRDefault="00BF3D5B" w:rsidP="00081DC8">
      <w:pPr>
        <w:spacing w:before="0"/>
        <w:ind w:left="426"/>
        <w:rPr>
          <w:rFonts w:ascii="Times New Roman" w:hAnsi="Times New Roman" w:cs="Times New Roman"/>
          <w:b/>
          <w:sz w:val="26"/>
          <w:szCs w:val="26"/>
        </w:rPr>
      </w:pPr>
      <w:r w:rsidRPr="00081DC8">
        <w:rPr>
          <w:rFonts w:ascii="Times New Roman" w:hAnsi="Times New Roman" w:cs="Times New Roman"/>
          <w:b/>
          <w:sz w:val="26"/>
          <w:szCs w:val="26"/>
        </w:rPr>
        <w:t>1</w:t>
      </w:r>
      <w:r w:rsidR="00081DC8" w:rsidRPr="00081DC8">
        <w:rPr>
          <w:rFonts w:ascii="Times New Roman" w:hAnsi="Times New Roman" w:cs="Times New Roman"/>
          <w:b/>
          <w:sz w:val="26"/>
          <w:szCs w:val="26"/>
        </w:rPr>
        <w:t>1</w:t>
      </w:r>
      <w:r w:rsidRPr="00081DC8">
        <w:rPr>
          <w:rFonts w:ascii="Times New Roman" w:hAnsi="Times New Roman" w:cs="Times New Roman"/>
          <w:b/>
          <w:sz w:val="26"/>
          <w:szCs w:val="26"/>
        </w:rPr>
        <w:t>-1-Association des Etudiants</w:t>
      </w:r>
    </w:p>
    <w:p w14:paraId="1126DE29" w14:textId="6171D842" w:rsidR="00081DC8" w:rsidRPr="00081DC8" w:rsidRDefault="00081DC8"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L’UPFHOB</w:t>
      </w:r>
      <w:r w:rsidR="00BF3D5B" w:rsidRPr="00081DC8">
        <w:rPr>
          <w:rFonts w:ascii="Times New Roman" w:hAnsi="Times New Roman" w:cs="Times New Roman"/>
          <w:sz w:val="26"/>
          <w:szCs w:val="26"/>
        </w:rPr>
        <w:t>-MALI</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est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un espace</w:t>
      </w:r>
      <w:r w:rsidR="00BF3D5B" w:rsidRPr="00081DC8">
        <w:rPr>
          <w:rFonts w:ascii="Times New Roman" w:hAnsi="Times New Roman" w:cs="Times New Roman"/>
          <w:spacing w:val="-13"/>
          <w:sz w:val="26"/>
          <w:szCs w:val="26"/>
        </w:rPr>
        <w:t xml:space="preserve"> </w:t>
      </w:r>
      <w:r w:rsidR="00BF3D5B" w:rsidRPr="00081DC8">
        <w:rPr>
          <w:rFonts w:ascii="Times New Roman" w:hAnsi="Times New Roman" w:cs="Times New Roman"/>
          <w:sz w:val="26"/>
          <w:szCs w:val="26"/>
        </w:rPr>
        <w:t>de citoyenneté</w:t>
      </w:r>
      <w:r w:rsidR="00BF3D5B" w:rsidRPr="00081DC8">
        <w:rPr>
          <w:rFonts w:ascii="Times New Roman" w:hAnsi="Times New Roman" w:cs="Times New Roman"/>
          <w:spacing w:val="29"/>
          <w:sz w:val="26"/>
          <w:szCs w:val="26"/>
        </w:rPr>
        <w:t xml:space="preserve"> </w:t>
      </w:r>
      <w:r w:rsidR="00BF3D5B" w:rsidRPr="00081DC8">
        <w:rPr>
          <w:rFonts w:ascii="Times New Roman" w:hAnsi="Times New Roman" w:cs="Times New Roman"/>
          <w:sz w:val="26"/>
          <w:szCs w:val="26"/>
        </w:rPr>
        <w:t>pour</w:t>
      </w:r>
      <w:r w:rsidR="00BF3D5B" w:rsidRPr="00081DC8">
        <w:rPr>
          <w:rFonts w:ascii="Times New Roman" w:hAnsi="Times New Roman" w:cs="Times New Roman"/>
          <w:spacing w:val="24"/>
          <w:sz w:val="26"/>
          <w:szCs w:val="26"/>
        </w:rPr>
        <w:t xml:space="preserve"> </w:t>
      </w:r>
      <w:r w:rsidR="00BF3D5B" w:rsidRPr="00081DC8">
        <w:rPr>
          <w:rFonts w:ascii="Times New Roman" w:hAnsi="Times New Roman" w:cs="Times New Roman"/>
          <w:sz w:val="26"/>
          <w:szCs w:val="26"/>
        </w:rPr>
        <w:t>tous et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chacun</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en</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est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responsable.</w:t>
      </w:r>
      <w:r w:rsidR="00BF3D5B" w:rsidRPr="00081DC8">
        <w:rPr>
          <w:rFonts w:ascii="Times New Roman" w:hAnsi="Times New Roman" w:cs="Times New Roman"/>
          <w:spacing w:val="28"/>
          <w:sz w:val="26"/>
          <w:szCs w:val="26"/>
        </w:rPr>
        <w:t xml:space="preserve"> </w:t>
      </w:r>
      <w:r w:rsidR="00BF3D5B" w:rsidRPr="00081DC8">
        <w:rPr>
          <w:rFonts w:ascii="Times New Roman" w:hAnsi="Times New Roman" w:cs="Times New Roman"/>
          <w:sz w:val="26"/>
          <w:szCs w:val="26"/>
        </w:rPr>
        <w:t xml:space="preserve">Les </w:t>
      </w:r>
      <w:r w:rsidRPr="00081DC8">
        <w:rPr>
          <w:rFonts w:ascii="Times New Roman" w:hAnsi="Times New Roman" w:cs="Times New Roman"/>
          <w:sz w:val="26"/>
          <w:szCs w:val="26"/>
        </w:rPr>
        <w:t>étudiants</w:t>
      </w:r>
      <w:r w:rsidR="00BF3D5B" w:rsidRPr="00081DC8">
        <w:rPr>
          <w:rFonts w:ascii="Times New Roman" w:hAnsi="Times New Roman" w:cs="Times New Roman"/>
          <w:sz w:val="26"/>
          <w:szCs w:val="26"/>
        </w:rPr>
        <w:t xml:space="preserve"> </w:t>
      </w:r>
      <w:r w:rsidRPr="00081DC8">
        <w:rPr>
          <w:rFonts w:ascii="Times New Roman" w:hAnsi="Times New Roman" w:cs="Times New Roman"/>
          <w:sz w:val="26"/>
          <w:szCs w:val="26"/>
        </w:rPr>
        <w:t>disposent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une</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association à</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but</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non lucratif</w:t>
      </w:r>
      <w:r w:rsidR="00BF3D5B" w:rsidRPr="00081DC8">
        <w:rPr>
          <w:rFonts w:ascii="Times New Roman" w:hAnsi="Times New Roman" w:cs="Times New Roman"/>
          <w:spacing w:val="20"/>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apolitique,</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reconnue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par</w:t>
      </w:r>
      <w:r w:rsidR="00BF3D5B" w:rsidRPr="00081DC8">
        <w:rPr>
          <w:rFonts w:ascii="Times New Roman" w:hAnsi="Times New Roman" w:cs="Times New Roman"/>
          <w:spacing w:val="-7"/>
          <w:sz w:val="26"/>
          <w:szCs w:val="26"/>
        </w:rPr>
        <w:t xml:space="preserve"> </w:t>
      </w:r>
      <w:r w:rsidR="00BF3D5B" w:rsidRPr="00081DC8">
        <w:rPr>
          <w:rFonts w:ascii="Times New Roman" w:hAnsi="Times New Roman" w:cs="Times New Roman"/>
          <w:sz w:val="26"/>
          <w:szCs w:val="26"/>
        </w:rPr>
        <w:t>l’espace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de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l’Université,</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dont</w:t>
      </w:r>
      <w:r w:rsidR="00BF3D5B" w:rsidRPr="00081DC8">
        <w:rPr>
          <w:rFonts w:ascii="Times New Roman" w:hAnsi="Times New Roman" w:cs="Times New Roman"/>
          <w:spacing w:val="19"/>
          <w:sz w:val="26"/>
          <w:szCs w:val="26"/>
        </w:rPr>
        <w:t xml:space="preserve"> </w:t>
      </w:r>
      <w:r w:rsidR="00BF3D5B" w:rsidRPr="00081DC8">
        <w:rPr>
          <w:rFonts w:ascii="Times New Roman" w:hAnsi="Times New Roman" w:cs="Times New Roman"/>
          <w:sz w:val="26"/>
          <w:szCs w:val="26"/>
        </w:rPr>
        <w:t>l’objectif</w:t>
      </w:r>
      <w:r w:rsidR="00BF3D5B" w:rsidRPr="00081DC8">
        <w:rPr>
          <w:rFonts w:ascii="Times New Roman" w:hAnsi="Times New Roman" w:cs="Times New Roman"/>
          <w:spacing w:val="34"/>
          <w:sz w:val="26"/>
          <w:szCs w:val="26"/>
        </w:rPr>
        <w:t xml:space="preserve"> </w:t>
      </w:r>
      <w:r w:rsidR="00BF3D5B" w:rsidRPr="00081DC8">
        <w:rPr>
          <w:rFonts w:ascii="Times New Roman" w:hAnsi="Times New Roman" w:cs="Times New Roman"/>
          <w:sz w:val="26"/>
          <w:szCs w:val="26"/>
        </w:rPr>
        <w:t>est</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de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w:t>
      </w:r>
    </w:p>
    <w:p w14:paraId="2D578F00" w14:textId="40BA42DD" w:rsidR="00BF3D5B" w:rsidRPr="00081DC8" w:rsidRDefault="00081DC8" w:rsidP="00081DC8">
      <w:pPr>
        <w:pStyle w:val="Paragraphedeliste"/>
        <w:numPr>
          <w:ilvl w:val="0"/>
          <w:numId w:val="37"/>
        </w:numPr>
        <w:spacing w:before="0"/>
        <w:rPr>
          <w:rFonts w:ascii="Times New Roman" w:hAnsi="Times New Roman" w:cs="Times New Roman"/>
          <w:sz w:val="26"/>
          <w:szCs w:val="26"/>
        </w:rPr>
      </w:pPr>
      <w:r w:rsidRPr="00081DC8">
        <w:rPr>
          <w:rFonts w:ascii="Times New Roman" w:hAnsi="Times New Roman" w:cs="Times New Roman"/>
          <w:sz w:val="26"/>
          <w:szCs w:val="26"/>
        </w:rPr>
        <w:t>Développer</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des</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activités</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intra</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extra</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 xml:space="preserve">scolaires </w:t>
      </w:r>
      <w:r w:rsidR="00BF3D5B" w:rsidRPr="00081DC8">
        <w:rPr>
          <w:rFonts w:ascii="Times New Roman" w:hAnsi="Times New Roman" w:cs="Times New Roman"/>
          <w:spacing w:val="-10"/>
          <w:sz w:val="26"/>
          <w:szCs w:val="26"/>
        </w:rPr>
        <w:t>;</w:t>
      </w:r>
    </w:p>
    <w:p w14:paraId="1315B9E3" w14:textId="610261FE" w:rsidR="00BF3D5B" w:rsidRPr="00081DC8" w:rsidRDefault="00081DC8" w:rsidP="00081DC8">
      <w:pPr>
        <w:pStyle w:val="Paragraphedeliste"/>
        <w:numPr>
          <w:ilvl w:val="0"/>
          <w:numId w:val="37"/>
        </w:numPr>
        <w:rPr>
          <w:rFonts w:ascii="Times New Roman" w:hAnsi="Times New Roman" w:cs="Times New Roman"/>
          <w:sz w:val="26"/>
          <w:szCs w:val="26"/>
        </w:rPr>
      </w:pPr>
      <w:r w:rsidRPr="00081DC8">
        <w:rPr>
          <w:rFonts w:ascii="Times New Roman" w:hAnsi="Times New Roman" w:cs="Times New Roman"/>
          <w:sz w:val="26"/>
          <w:szCs w:val="26"/>
        </w:rPr>
        <w:t>Venir</w:t>
      </w:r>
      <w:r w:rsidR="00BF3D5B" w:rsidRPr="00081DC8">
        <w:rPr>
          <w:rFonts w:ascii="Times New Roman" w:hAnsi="Times New Roman" w:cs="Times New Roman"/>
          <w:sz w:val="26"/>
          <w:szCs w:val="26"/>
        </w:rPr>
        <w:t xml:space="preserve"> en soutien à l’action de l’administration</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dans les domaines de l’éducation et l’épanouissement</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des</w:t>
      </w:r>
      <w:r w:rsidR="00BF3D5B" w:rsidRPr="00081DC8">
        <w:rPr>
          <w:rFonts w:ascii="Times New Roman" w:hAnsi="Times New Roman" w:cs="Times New Roman"/>
          <w:spacing w:val="-3"/>
          <w:sz w:val="26"/>
          <w:szCs w:val="26"/>
        </w:rPr>
        <w:t xml:space="preserve"> </w:t>
      </w:r>
      <w:r w:rsidR="00BF3D5B" w:rsidRPr="00081DC8">
        <w:rPr>
          <w:rFonts w:ascii="Times New Roman" w:hAnsi="Times New Roman" w:cs="Times New Roman"/>
          <w:sz w:val="26"/>
          <w:szCs w:val="26"/>
        </w:rPr>
        <w:t>étudiants de ladite</w:t>
      </w:r>
      <w:r w:rsidR="00BF3D5B" w:rsidRPr="00081DC8">
        <w:rPr>
          <w:rFonts w:ascii="Times New Roman" w:hAnsi="Times New Roman" w:cs="Times New Roman"/>
          <w:spacing w:val="28"/>
          <w:sz w:val="26"/>
          <w:szCs w:val="26"/>
        </w:rPr>
        <w:t xml:space="preserve"> </w:t>
      </w:r>
      <w:r w:rsidR="00BF3D5B" w:rsidRPr="00081DC8">
        <w:rPr>
          <w:rFonts w:ascii="Times New Roman" w:hAnsi="Times New Roman" w:cs="Times New Roman"/>
          <w:sz w:val="26"/>
          <w:szCs w:val="26"/>
        </w:rPr>
        <w:t>institution</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w:t>
      </w:r>
    </w:p>
    <w:p w14:paraId="4388E67F" w14:textId="5A22CE8A" w:rsidR="00BF3D5B" w:rsidRPr="00081DC8" w:rsidRDefault="00081DC8" w:rsidP="00081DC8">
      <w:pPr>
        <w:pStyle w:val="Paragraphedeliste"/>
        <w:numPr>
          <w:ilvl w:val="0"/>
          <w:numId w:val="37"/>
        </w:numPr>
        <w:rPr>
          <w:rFonts w:ascii="Times New Roman" w:hAnsi="Times New Roman" w:cs="Times New Roman"/>
          <w:sz w:val="26"/>
          <w:szCs w:val="26"/>
        </w:rPr>
      </w:pPr>
      <w:r w:rsidRPr="00081DC8">
        <w:rPr>
          <w:rFonts w:ascii="Times New Roman" w:hAnsi="Times New Roman" w:cs="Times New Roman"/>
          <w:sz w:val="26"/>
          <w:szCs w:val="26"/>
        </w:rPr>
        <w:t>Favoriser</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la</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mobilité</w:t>
      </w:r>
      <w:r w:rsidR="00BF3D5B" w:rsidRPr="00081DC8">
        <w:rPr>
          <w:rFonts w:ascii="Times New Roman" w:hAnsi="Times New Roman" w:cs="Times New Roman"/>
          <w:spacing w:val="16"/>
          <w:sz w:val="26"/>
          <w:szCs w:val="26"/>
        </w:rPr>
        <w:t xml:space="preserve"> </w:t>
      </w:r>
      <w:r w:rsidR="00BF3D5B" w:rsidRPr="00081DC8">
        <w:rPr>
          <w:rFonts w:ascii="Times New Roman" w:hAnsi="Times New Roman" w:cs="Times New Roman"/>
          <w:sz w:val="26"/>
          <w:szCs w:val="26"/>
        </w:rPr>
        <w:t>des</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 xml:space="preserve">étudiants </w:t>
      </w:r>
    </w:p>
    <w:p w14:paraId="75FF7657" w14:textId="18DB8310" w:rsidR="00BF3D5B" w:rsidRPr="00081DC8" w:rsidRDefault="00BF3D5B"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 xml:space="preserve"> </w:t>
      </w:r>
      <w:r w:rsidR="00081DC8" w:rsidRPr="00081DC8">
        <w:rPr>
          <w:rFonts w:ascii="Times New Roman" w:hAnsi="Times New Roman" w:cs="Times New Roman"/>
          <w:sz w:val="26"/>
          <w:szCs w:val="26"/>
        </w:rPr>
        <w:t>L’association a</w:t>
      </w:r>
      <w:r w:rsidRPr="00081DC8">
        <w:rPr>
          <w:rFonts w:ascii="Times New Roman" w:hAnsi="Times New Roman" w:cs="Times New Roman"/>
          <w:sz w:val="26"/>
          <w:szCs w:val="26"/>
        </w:rPr>
        <w:t xml:space="preserve"> pour vocation d’amener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à</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mieux</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connaitre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au</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travers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différentes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activités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qu’elle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proposera tout au long de l’année.</w:t>
      </w:r>
    </w:p>
    <w:p w14:paraId="646BF07F" w14:textId="77777777" w:rsidR="00BF3D5B" w:rsidRPr="00081DC8" w:rsidRDefault="00BF3D5B" w:rsidP="00081DC8">
      <w:pPr>
        <w:pStyle w:val="Paragraphedeliste"/>
        <w:numPr>
          <w:ilvl w:val="0"/>
          <w:numId w:val="38"/>
        </w:numPr>
        <w:spacing w:before="0"/>
        <w:rPr>
          <w:rFonts w:ascii="Times New Roman" w:hAnsi="Times New Roman" w:cs="Times New Roman"/>
          <w:sz w:val="26"/>
          <w:szCs w:val="26"/>
        </w:rPr>
      </w:pPr>
      <w:r w:rsidRPr="00081DC8">
        <w:rPr>
          <w:rFonts w:ascii="Times New Roman" w:hAnsi="Times New Roman" w:cs="Times New Roman"/>
          <w:spacing w:val="-2"/>
          <w:sz w:val="26"/>
          <w:szCs w:val="26"/>
        </w:rPr>
        <w:t>La</w:t>
      </w:r>
      <w:r w:rsidRPr="00081DC8">
        <w:rPr>
          <w:rFonts w:ascii="Times New Roman" w:hAnsi="Times New Roman" w:cs="Times New Roman"/>
          <w:spacing w:val="-13"/>
          <w:sz w:val="26"/>
          <w:szCs w:val="26"/>
        </w:rPr>
        <w:t xml:space="preserve"> </w:t>
      </w:r>
      <w:r w:rsidRPr="00081DC8">
        <w:rPr>
          <w:rFonts w:ascii="Times New Roman" w:hAnsi="Times New Roman" w:cs="Times New Roman"/>
          <w:spacing w:val="-2"/>
          <w:sz w:val="26"/>
          <w:szCs w:val="26"/>
        </w:rPr>
        <w:t>promotion</w:t>
      </w:r>
      <w:r w:rsidRPr="00081DC8">
        <w:rPr>
          <w:rFonts w:ascii="Times New Roman" w:hAnsi="Times New Roman" w:cs="Times New Roman"/>
          <w:spacing w:val="20"/>
          <w:sz w:val="26"/>
          <w:szCs w:val="26"/>
        </w:rPr>
        <w:t xml:space="preserve"> </w:t>
      </w:r>
      <w:r w:rsidRPr="00081DC8">
        <w:rPr>
          <w:rFonts w:ascii="Times New Roman" w:hAnsi="Times New Roman" w:cs="Times New Roman"/>
          <w:spacing w:val="-2"/>
          <w:sz w:val="26"/>
          <w:szCs w:val="26"/>
        </w:rPr>
        <w:t>culturelle</w:t>
      </w:r>
      <w:r w:rsidRPr="00081DC8">
        <w:rPr>
          <w:rFonts w:ascii="Times New Roman" w:hAnsi="Times New Roman" w:cs="Times New Roman"/>
          <w:spacing w:val="23"/>
          <w:sz w:val="26"/>
          <w:szCs w:val="26"/>
        </w:rPr>
        <w:t xml:space="preserve"> </w:t>
      </w:r>
      <w:r w:rsidRPr="00081DC8">
        <w:rPr>
          <w:rFonts w:ascii="Times New Roman" w:hAnsi="Times New Roman" w:cs="Times New Roman"/>
          <w:spacing w:val="-2"/>
          <w:sz w:val="26"/>
          <w:szCs w:val="26"/>
        </w:rPr>
        <w:t>et</w:t>
      </w:r>
      <w:r w:rsidRPr="00081DC8">
        <w:rPr>
          <w:rFonts w:ascii="Times New Roman" w:hAnsi="Times New Roman" w:cs="Times New Roman"/>
          <w:spacing w:val="-13"/>
          <w:sz w:val="26"/>
          <w:szCs w:val="26"/>
        </w:rPr>
        <w:t xml:space="preserve"> </w:t>
      </w:r>
      <w:r w:rsidRPr="00081DC8">
        <w:rPr>
          <w:rFonts w:ascii="Times New Roman" w:hAnsi="Times New Roman" w:cs="Times New Roman"/>
          <w:spacing w:val="-2"/>
          <w:sz w:val="26"/>
          <w:szCs w:val="26"/>
        </w:rPr>
        <w:t>sportive</w:t>
      </w:r>
      <w:r w:rsidRPr="00081DC8">
        <w:rPr>
          <w:rFonts w:ascii="Times New Roman" w:hAnsi="Times New Roman" w:cs="Times New Roman"/>
          <w:spacing w:val="15"/>
          <w:sz w:val="26"/>
          <w:szCs w:val="26"/>
        </w:rPr>
        <w:t xml:space="preserve"> </w:t>
      </w:r>
      <w:r w:rsidRPr="00081DC8">
        <w:rPr>
          <w:rFonts w:ascii="Times New Roman" w:hAnsi="Times New Roman" w:cs="Times New Roman"/>
          <w:spacing w:val="-10"/>
          <w:sz w:val="26"/>
          <w:szCs w:val="26"/>
        </w:rPr>
        <w:t>;</w:t>
      </w:r>
    </w:p>
    <w:p w14:paraId="1BF632F2" w14:textId="77777777"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z w:val="26"/>
          <w:szCs w:val="26"/>
        </w:rPr>
        <w:t>L’assistance,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l’unité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fraternité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entre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7"/>
          <w:sz w:val="26"/>
          <w:szCs w:val="26"/>
        </w:rPr>
        <w:t xml:space="preserve"> </w:t>
      </w:r>
      <w:r w:rsidRPr="00081DC8">
        <w:rPr>
          <w:rFonts w:ascii="Times New Roman" w:hAnsi="Times New Roman" w:cs="Times New Roman"/>
          <w:spacing w:val="-12"/>
          <w:sz w:val="26"/>
          <w:szCs w:val="26"/>
        </w:rPr>
        <w:t>;</w:t>
      </w:r>
    </w:p>
    <w:p w14:paraId="4F0D3C97" w14:textId="77777777"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pacing w:val="-2"/>
          <w:sz w:val="26"/>
          <w:szCs w:val="26"/>
        </w:rPr>
        <w:t>L’aide</w:t>
      </w:r>
      <w:r w:rsidRPr="00081DC8">
        <w:rPr>
          <w:rFonts w:ascii="Times New Roman" w:hAnsi="Times New Roman" w:cs="Times New Roman"/>
          <w:spacing w:val="5"/>
          <w:sz w:val="26"/>
          <w:szCs w:val="26"/>
        </w:rPr>
        <w:t xml:space="preserve"> </w:t>
      </w:r>
      <w:r w:rsidRPr="00081DC8">
        <w:rPr>
          <w:rFonts w:ascii="Times New Roman" w:hAnsi="Times New Roman" w:cs="Times New Roman"/>
          <w:spacing w:val="-2"/>
          <w:sz w:val="26"/>
          <w:szCs w:val="26"/>
        </w:rPr>
        <w:t>sociale</w:t>
      </w:r>
      <w:r w:rsidRPr="00081DC8">
        <w:rPr>
          <w:rFonts w:ascii="Times New Roman" w:hAnsi="Times New Roman" w:cs="Times New Roman"/>
          <w:spacing w:val="8"/>
          <w:sz w:val="26"/>
          <w:szCs w:val="26"/>
        </w:rPr>
        <w:t xml:space="preserve"> </w:t>
      </w:r>
      <w:r w:rsidRPr="00081DC8">
        <w:rPr>
          <w:rFonts w:ascii="Times New Roman" w:hAnsi="Times New Roman" w:cs="Times New Roman"/>
          <w:spacing w:val="-2"/>
          <w:sz w:val="26"/>
          <w:szCs w:val="26"/>
        </w:rPr>
        <w:t>aux</w:t>
      </w:r>
      <w:r w:rsidRPr="00081DC8">
        <w:rPr>
          <w:rFonts w:ascii="Times New Roman" w:hAnsi="Times New Roman" w:cs="Times New Roman"/>
          <w:spacing w:val="-5"/>
          <w:sz w:val="26"/>
          <w:szCs w:val="26"/>
        </w:rPr>
        <w:t xml:space="preserve"> </w:t>
      </w:r>
      <w:r w:rsidRPr="00081DC8">
        <w:rPr>
          <w:rFonts w:ascii="Times New Roman" w:hAnsi="Times New Roman" w:cs="Times New Roman"/>
          <w:spacing w:val="-2"/>
          <w:sz w:val="26"/>
          <w:szCs w:val="26"/>
        </w:rPr>
        <w:t>étudiants</w:t>
      </w:r>
      <w:r w:rsidRPr="00081DC8">
        <w:rPr>
          <w:rFonts w:ascii="Times New Roman" w:hAnsi="Times New Roman" w:cs="Times New Roman"/>
          <w:spacing w:val="16"/>
          <w:sz w:val="26"/>
          <w:szCs w:val="26"/>
        </w:rPr>
        <w:t xml:space="preserve"> </w:t>
      </w:r>
      <w:r w:rsidRPr="00081DC8">
        <w:rPr>
          <w:rFonts w:ascii="Times New Roman" w:hAnsi="Times New Roman" w:cs="Times New Roman"/>
          <w:spacing w:val="-10"/>
          <w:sz w:val="26"/>
          <w:szCs w:val="26"/>
        </w:rPr>
        <w:t>;</w:t>
      </w:r>
    </w:p>
    <w:p w14:paraId="49DA3C0E" w14:textId="3CE5DC68"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z w:val="26"/>
          <w:szCs w:val="26"/>
        </w:rPr>
        <w:t>La</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mise en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place des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mécanismes ou</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cadres</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concertation permettant de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contribuer à la renommée et</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à</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visibilité</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l’U</w:t>
      </w:r>
      <w:r w:rsidR="00081DC8">
        <w:rPr>
          <w:rFonts w:ascii="Times New Roman" w:hAnsi="Times New Roman" w:cs="Times New Roman"/>
          <w:sz w:val="26"/>
          <w:szCs w:val="26"/>
        </w:rPr>
        <w:t>PFHOB-MALI</w:t>
      </w:r>
      <w:r w:rsidRPr="00081DC8">
        <w:rPr>
          <w:rFonts w:ascii="Times New Roman" w:hAnsi="Times New Roman" w:cs="Times New Roman"/>
          <w:sz w:val="26"/>
          <w:szCs w:val="26"/>
        </w:rPr>
        <w:t>;</w:t>
      </w:r>
    </w:p>
    <w:p w14:paraId="35150316" w14:textId="7A3D1FE8"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z w:val="26"/>
          <w:szCs w:val="26"/>
        </w:rPr>
        <w:t>L’harmonisation</w:t>
      </w:r>
      <w:r w:rsidRPr="00081DC8">
        <w:rPr>
          <w:rFonts w:ascii="Times New Roman" w:hAnsi="Times New Roman" w:cs="Times New Roman"/>
          <w:spacing w:val="31"/>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facilitation des</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relations entre</w:t>
      </w:r>
      <w:r w:rsidRPr="00081DC8">
        <w:rPr>
          <w:rFonts w:ascii="Times New Roman" w:hAnsi="Times New Roman" w:cs="Times New Roman"/>
          <w:spacing w:val="-6"/>
          <w:sz w:val="26"/>
          <w:szCs w:val="26"/>
        </w:rPr>
        <w:t xml:space="preserve"> </w:t>
      </w:r>
      <w:r w:rsidRPr="00081DC8">
        <w:rPr>
          <w:rFonts w:ascii="Times New Roman" w:hAnsi="Times New Roman" w:cs="Times New Roman"/>
          <w:sz w:val="26"/>
          <w:szCs w:val="26"/>
        </w:rPr>
        <w:t>étudiants, personnel administratif</w:t>
      </w:r>
      <w:r w:rsidRPr="00081DC8">
        <w:rPr>
          <w:rFonts w:ascii="Times New Roman" w:hAnsi="Times New Roman" w:cs="Times New Roman"/>
          <w:spacing w:val="32"/>
          <w:sz w:val="26"/>
          <w:szCs w:val="26"/>
        </w:rPr>
        <w:t xml:space="preserve"> </w:t>
      </w:r>
      <w:r w:rsidRPr="00081DC8">
        <w:rPr>
          <w:rFonts w:ascii="Times New Roman" w:hAnsi="Times New Roman" w:cs="Times New Roman"/>
          <w:sz w:val="26"/>
          <w:szCs w:val="26"/>
        </w:rPr>
        <w:t>et d’encadrement pédagogique pour un meilleur suivi académique d’une part,</w:t>
      </w:r>
      <w:r w:rsidRPr="00081DC8">
        <w:rPr>
          <w:rFonts w:ascii="Times New Roman" w:hAnsi="Times New Roman" w:cs="Times New Roman"/>
          <w:spacing w:val="-1"/>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d’autre part, une meilleure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cohésion sociale.</w:t>
      </w:r>
    </w:p>
    <w:p w14:paraId="66641994" w14:textId="28015661" w:rsidR="00524A89" w:rsidRPr="00081DC8" w:rsidRDefault="00BF3D5B" w:rsidP="00081DC8">
      <w:pPr>
        <w:spacing w:before="0"/>
        <w:ind w:left="426"/>
        <w:rPr>
          <w:rFonts w:ascii="Times New Roman" w:hAnsi="Times New Roman" w:cs="Times New Roman"/>
          <w:b/>
          <w:bCs/>
          <w:sz w:val="26"/>
          <w:szCs w:val="26"/>
        </w:rPr>
      </w:pPr>
      <w:r w:rsidRPr="00081DC8">
        <w:rPr>
          <w:rFonts w:ascii="Times New Roman" w:hAnsi="Times New Roman" w:cs="Times New Roman"/>
          <w:b/>
          <w:bCs/>
          <w:sz w:val="26"/>
          <w:szCs w:val="26"/>
        </w:rPr>
        <w:t>1</w:t>
      </w:r>
      <w:r w:rsidR="00081DC8" w:rsidRPr="00081DC8">
        <w:rPr>
          <w:rFonts w:ascii="Times New Roman" w:hAnsi="Times New Roman" w:cs="Times New Roman"/>
          <w:b/>
          <w:bCs/>
          <w:sz w:val="26"/>
          <w:szCs w:val="26"/>
        </w:rPr>
        <w:t>1</w:t>
      </w:r>
      <w:r w:rsidRPr="00081DC8">
        <w:rPr>
          <w:rFonts w:ascii="Times New Roman" w:hAnsi="Times New Roman" w:cs="Times New Roman"/>
          <w:b/>
          <w:bCs/>
          <w:sz w:val="26"/>
          <w:szCs w:val="26"/>
        </w:rPr>
        <w:t>-2-</w:t>
      </w:r>
      <w:r w:rsidR="00524A89" w:rsidRPr="00081DC8">
        <w:rPr>
          <w:rFonts w:ascii="Times New Roman" w:hAnsi="Times New Roman" w:cs="Times New Roman"/>
          <w:b/>
          <w:bCs/>
          <w:sz w:val="26"/>
          <w:szCs w:val="26"/>
        </w:rPr>
        <w:t xml:space="preserve"> </w:t>
      </w:r>
      <w:r w:rsidR="00081DC8" w:rsidRPr="00081DC8">
        <w:rPr>
          <w:rFonts w:ascii="Times New Roman" w:hAnsi="Times New Roman" w:cs="Times New Roman"/>
          <w:b/>
          <w:bCs/>
          <w:sz w:val="26"/>
          <w:szCs w:val="26"/>
        </w:rPr>
        <w:t>Activités</w:t>
      </w:r>
      <w:r w:rsidR="00524A89" w:rsidRPr="00081DC8">
        <w:rPr>
          <w:rFonts w:ascii="Times New Roman" w:hAnsi="Times New Roman" w:cs="Times New Roman"/>
          <w:b/>
          <w:bCs/>
          <w:spacing w:val="-12"/>
          <w:sz w:val="26"/>
          <w:szCs w:val="26"/>
        </w:rPr>
        <w:t xml:space="preserve"> </w:t>
      </w:r>
      <w:r w:rsidR="00524A89" w:rsidRPr="00081DC8">
        <w:rPr>
          <w:rFonts w:ascii="Times New Roman" w:hAnsi="Times New Roman" w:cs="Times New Roman"/>
          <w:b/>
          <w:bCs/>
          <w:spacing w:val="-2"/>
          <w:sz w:val="26"/>
          <w:szCs w:val="26"/>
        </w:rPr>
        <w:t>sportives</w:t>
      </w:r>
      <w:r w:rsidR="00524A89" w:rsidRPr="00081DC8">
        <w:rPr>
          <w:rFonts w:ascii="Times New Roman" w:hAnsi="Times New Roman" w:cs="Times New Roman"/>
          <w:b/>
          <w:bCs/>
          <w:sz w:val="26"/>
          <w:szCs w:val="26"/>
        </w:rPr>
        <w:tab/>
      </w:r>
    </w:p>
    <w:p w14:paraId="4DEFE883" w14:textId="6762B4A7" w:rsidR="00BF3D5B" w:rsidRPr="00081DC8" w:rsidRDefault="00524A89"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 xml:space="preserve"> </w:t>
      </w:r>
      <w:r w:rsidR="00BF3D5B" w:rsidRPr="00081DC8">
        <w:rPr>
          <w:rFonts w:ascii="Times New Roman" w:hAnsi="Times New Roman" w:cs="Times New Roman"/>
          <w:sz w:val="26"/>
          <w:szCs w:val="26"/>
        </w:rPr>
        <w:t>Ayant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compris l’importance</w:t>
      </w:r>
      <w:r w:rsidR="00BF3D5B" w:rsidRPr="00081DC8">
        <w:rPr>
          <w:rFonts w:ascii="Times New Roman" w:hAnsi="Times New Roman" w:cs="Times New Roman"/>
          <w:spacing w:val="36"/>
          <w:sz w:val="26"/>
          <w:szCs w:val="26"/>
        </w:rPr>
        <w:t xml:space="preserve"> </w:t>
      </w:r>
      <w:r w:rsidR="00BF3D5B" w:rsidRPr="00081DC8">
        <w:rPr>
          <w:rFonts w:ascii="Times New Roman" w:hAnsi="Times New Roman" w:cs="Times New Roman"/>
          <w:sz w:val="26"/>
          <w:szCs w:val="26"/>
        </w:rPr>
        <w:t>que revêtent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les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activités culturelles</w:t>
      </w:r>
      <w:r w:rsidR="00BF3D5B" w:rsidRPr="00081DC8">
        <w:rPr>
          <w:rFonts w:ascii="Times New Roman" w:hAnsi="Times New Roman" w:cs="Times New Roman"/>
          <w:spacing w:val="34"/>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sportives dans</w:t>
      </w:r>
      <w:r w:rsidR="00BF3D5B" w:rsidRPr="00081DC8">
        <w:rPr>
          <w:rFonts w:ascii="Times New Roman" w:hAnsi="Times New Roman" w:cs="Times New Roman"/>
          <w:spacing w:val="-13"/>
          <w:sz w:val="26"/>
          <w:szCs w:val="26"/>
        </w:rPr>
        <w:t xml:space="preserve"> </w:t>
      </w:r>
      <w:r w:rsidR="00BF3D5B" w:rsidRPr="00081DC8">
        <w:rPr>
          <w:rFonts w:ascii="Times New Roman" w:hAnsi="Times New Roman" w:cs="Times New Roman"/>
          <w:sz w:val="26"/>
          <w:szCs w:val="26"/>
        </w:rPr>
        <w:t>la vie estudiantine,</w:t>
      </w:r>
      <w:r w:rsidR="00BF3D5B" w:rsidRPr="00081DC8">
        <w:rPr>
          <w:rFonts w:ascii="Times New Roman" w:hAnsi="Times New Roman" w:cs="Times New Roman"/>
          <w:spacing w:val="-7"/>
          <w:sz w:val="26"/>
          <w:szCs w:val="26"/>
        </w:rPr>
        <w:t xml:space="preserve"> </w:t>
      </w:r>
      <w:r w:rsidR="00BF3D5B" w:rsidRPr="00081DC8">
        <w:rPr>
          <w:rFonts w:ascii="Times New Roman" w:hAnsi="Times New Roman" w:cs="Times New Roman"/>
          <w:sz w:val="26"/>
          <w:szCs w:val="26"/>
        </w:rPr>
        <w:t>l’équipe</w:t>
      </w:r>
      <w:r w:rsidR="00BF3D5B" w:rsidRPr="00081DC8">
        <w:rPr>
          <w:rFonts w:ascii="Times New Roman" w:hAnsi="Times New Roman" w:cs="Times New Roman"/>
          <w:spacing w:val="17"/>
          <w:sz w:val="26"/>
          <w:szCs w:val="26"/>
        </w:rPr>
        <w:t xml:space="preserve"> </w:t>
      </w:r>
      <w:r w:rsidR="00BF3D5B" w:rsidRPr="00081DC8">
        <w:rPr>
          <w:rFonts w:ascii="Times New Roman" w:hAnsi="Times New Roman" w:cs="Times New Roman"/>
          <w:sz w:val="26"/>
          <w:szCs w:val="26"/>
        </w:rPr>
        <w:t>dirigeante de</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l’UPFHOB-MALI</w:t>
      </w:r>
      <w:r w:rsidR="00BF3D5B" w:rsidRPr="00081DC8">
        <w:rPr>
          <w:rFonts w:ascii="Times New Roman" w:hAnsi="Times New Roman" w:cs="Times New Roman"/>
          <w:spacing w:val="-10"/>
          <w:sz w:val="26"/>
          <w:szCs w:val="26"/>
        </w:rPr>
        <w:t xml:space="preserve"> </w:t>
      </w:r>
      <w:r w:rsidR="00BF3D5B" w:rsidRPr="00081DC8">
        <w:rPr>
          <w:rFonts w:ascii="Times New Roman" w:hAnsi="Times New Roman" w:cs="Times New Roman"/>
          <w:sz w:val="26"/>
          <w:szCs w:val="26"/>
        </w:rPr>
        <w:t>a</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placé</w:t>
      </w:r>
      <w:r w:rsidR="00BF3D5B" w:rsidRPr="00081DC8">
        <w:rPr>
          <w:rFonts w:ascii="Times New Roman" w:hAnsi="Times New Roman" w:cs="Times New Roman"/>
          <w:spacing w:val="-10"/>
          <w:sz w:val="26"/>
          <w:szCs w:val="26"/>
        </w:rPr>
        <w:t xml:space="preserve"> </w:t>
      </w:r>
      <w:r w:rsidR="00BF3D5B" w:rsidRPr="00081DC8">
        <w:rPr>
          <w:rFonts w:ascii="Times New Roman" w:hAnsi="Times New Roman" w:cs="Times New Roman"/>
          <w:sz w:val="26"/>
          <w:szCs w:val="26"/>
        </w:rPr>
        <w:t>l'épanouissement complet de</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ses</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 xml:space="preserve">étudiants au cœur de ses préoccupations. C’est pour cette raison que </w:t>
      </w:r>
      <w:r w:rsidR="00081DC8" w:rsidRPr="00081DC8">
        <w:rPr>
          <w:rFonts w:ascii="Times New Roman" w:hAnsi="Times New Roman" w:cs="Times New Roman"/>
          <w:sz w:val="26"/>
          <w:szCs w:val="26"/>
        </w:rPr>
        <w:t>l’UPFHOB</w:t>
      </w:r>
      <w:r w:rsidR="00BF3D5B" w:rsidRPr="00081DC8">
        <w:rPr>
          <w:rFonts w:ascii="Times New Roman" w:hAnsi="Times New Roman" w:cs="Times New Roman"/>
          <w:sz w:val="26"/>
          <w:szCs w:val="26"/>
        </w:rPr>
        <w:t>-MALI encourage depuis quelques années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la pratique</w:t>
      </w:r>
      <w:r w:rsidR="00BF3D5B" w:rsidRPr="00081DC8">
        <w:rPr>
          <w:rFonts w:ascii="Times New Roman" w:hAnsi="Times New Roman" w:cs="Times New Roman"/>
          <w:spacing w:val="30"/>
          <w:sz w:val="26"/>
          <w:szCs w:val="26"/>
        </w:rPr>
        <w:t xml:space="preserve"> </w:t>
      </w:r>
      <w:r w:rsidR="00BF3D5B" w:rsidRPr="00081DC8">
        <w:rPr>
          <w:rFonts w:ascii="Times New Roman" w:hAnsi="Times New Roman" w:cs="Times New Roman"/>
          <w:sz w:val="26"/>
          <w:szCs w:val="26"/>
        </w:rPr>
        <w:t>des activités</w:t>
      </w:r>
      <w:r w:rsidR="00BF3D5B" w:rsidRPr="00081DC8">
        <w:rPr>
          <w:rFonts w:ascii="Times New Roman" w:hAnsi="Times New Roman" w:cs="Times New Roman"/>
          <w:spacing w:val="27"/>
          <w:sz w:val="26"/>
          <w:szCs w:val="26"/>
        </w:rPr>
        <w:t xml:space="preserve"> </w:t>
      </w:r>
      <w:r w:rsidR="00BF3D5B" w:rsidRPr="00081DC8">
        <w:rPr>
          <w:rFonts w:ascii="Times New Roman" w:hAnsi="Times New Roman" w:cs="Times New Roman"/>
          <w:sz w:val="26"/>
          <w:szCs w:val="26"/>
        </w:rPr>
        <w:t>culturelles</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sportives dans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ses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établissements.</w:t>
      </w:r>
    </w:p>
    <w:p w14:paraId="29362107" w14:textId="75C14DF9" w:rsidR="00524A89" w:rsidRPr="00081DC8" w:rsidRDefault="00BF3D5B" w:rsidP="00E60499">
      <w:pPr>
        <w:ind w:left="426"/>
        <w:rPr>
          <w:rFonts w:ascii="Times New Roman" w:hAnsi="Times New Roman" w:cs="Times New Roman"/>
          <w:b/>
          <w:bCs/>
          <w:sz w:val="26"/>
          <w:szCs w:val="26"/>
        </w:rPr>
      </w:pPr>
      <w:r w:rsidRPr="00081DC8">
        <w:rPr>
          <w:rFonts w:ascii="Times New Roman" w:hAnsi="Times New Roman" w:cs="Times New Roman"/>
          <w:b/>
          <w:bCs/>
          <w:sz w:val="26"/>
          <w:szCs w:val="26"/>
        </w:rPr>
        <w:t>1</w:t>
      </w:r>
      <w:r w:rsidR="00081DC8" w:rsidRPr="00081DC8">
        <w:rPr>
          <w:rFonts w:ascii="Times New Roman" w:hAnsi="Times New Roman" w:cs="Times New Roman"/>
          <w:b/>
          <w:bCs/>
          <w:sz w:val="26"/>
          <w:szCs w:val="26"/>
        </w:rPr>
        <w:t>1</w:t>
      </w:r>
      <w:r w:rsidRPr="00081DC8">
        <w:rPr>
          <w:rFonts w:ascii="Times New Roman" w:hAnsi="Times New Roman" w:cs="Times New Roman"/>
          <w:b/>
          <w:bCs/>
          <w:sz w:val="26"/>
          <w:szCs w:val="26"/>
        </w:rPr>
        <w:t>-3-</w:t>
      </w:r>
      <w:r w:rsidR="00524A89" w:rsidRPr="00081DC8">
        <w:rPr>
          <w:rFonts w:ascii="Times New Roman" w:hAnsi="Times New Roman" w:cs="Times New Roman"/>
          <w:b/>
          <w:bCs/>
          <w:sz w:val="26"/>
          <w:szCs w:val="26"/>
        </w:rPr>
        <w:t>Activites</w:t>
      </w:r>
      <w:r w:rsidR="00524A89" w:rsidRPr="00081DC8">
        <w:rPr>
          <w:rFonts w:ascii="Times New Roman" w:hAnsi="Times New Roman" w:cs="Times New Roman"/>
          <w:b/>
          <w:bCs/>
          <w:spacing w:val="-7"/>
          <w:sz w:val="26"/>
          <w:szCs w:val="26"/>
        </w:rPr>
        <w:t xml:space="preserve"> </w:t>
      </w:r>
      <w:r w:rsidR="00524A89" w:rsidRPr="00081DC8">
        <w:rPr>
          <w:rFonts w:ascii="Times New Roman" w:hAnsi="Times New Roman" w:cs="Times New Roman"/>
          <w:b/>
          <w:bCs/>
          <w:sz w:val="26"/>
          <w:szCs w:val="26"/>
        </w:rPr>
        <w:t>socio-</w:t>
      </w:r>
      <w:r w:rsidR="00524A89" w:rsidRPr="00081DC8">
        <w:rPr>
          <w:rFonts w:ascii="Times New Roman" w:hAnsi="Times New Roman" w:cs="Times New Roman"/>
          <w:b/>
          <w:bCs/>
          <w:spacing w:val="-2"/>
          <w:sz w:val="26"/>
          <w:szCs w:val="26"/>
        </w:rPr>
        <w:t>culturelles</w:t>
      </w:r>
    </w:p>
    <w:p w14:paraId="67D72176" w14:textId="43F5F163" w:rsidR="00BF3D5B" w:rsidRPr="00081DC8" w:rsidRDefault="00BF3D5B"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A l’UPFHOB-MALI, les activités socio-culturelles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occupent une attention particulière dans l’esprit de l’équipe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dirigeante. Ces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activités tournent autour des kermesses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 xml:space="preserve">des soirées dansantes organisées par l’association des </w:t>
      </w:r>
      <w:r w:rsidR="00081DC8" w:rsidRPr="00081DC8">
        <w:rPr>
          <w:rFonts w:ascii="Times New Roman" w:hAnsi="Times New Roman" w:cs="Times New Roman"/>
          <w:sz w:val="26"/>
          <w:szCs w:val="26"/>
        </w:rPr>
        <w:t>étudiants</w:t>
      </w:r>
      <w:r w:rsidRPr="00081DC8">
        <w:rPr>
          <w:rFonts w:ascii="Times New Roman" w:hAnsi="Times New Roman" w:cs="Times New Roman"/>
          <w:sz w:val="26"/>
          <w:szCs w:val="26"/>
        </w:rPr>
        <w:t xml:space="preserve"> de l’UPFHOB-MALI à l'intention</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des étudiants. Ces divers moments socio-culturels sont également des opportunités de brassage culturel et intercommunautaire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des</w:t>
      </w:r>
      <w:r w:rsidRPr="00081DC8">
        <w:rPr>
          <w:rFonts w:ascii="Times New Roman" w:hAnsi="Times New Roman" w:cs="Times New Roman"/>
          <w:spacing w:val="-6"/>
          <w:sz w:val="26"/>
          <w:szCs w:val="26"/>
        </w:rPr>
        <w:t xml:space="preserve"> </w:t>
      </w:r>
      <w:r w:rsidRPr="00081DC8">
        <w:rPr>
          <w:rFonts w:ascii="Times New Roman" w:hAnsi="Times New Roman" w:cs="Times New Roman"/>
          <w:sz w:val="26"/>
          <w:szCs w:val="26"/>
        </w:rPr>
        <w:t>étudiants d’origines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nationalités</w:t>
      </w:r>
      <w:r w:rsidRPr="00081DC8">
        <w:rPr>
          <w:rFonts w:ascii="Times New Roman" w:hAnsi="Times New Roman" w:cs="Times New Roman"/>
          <w:spacing w:val="33"/>
          <w:sz w:val="26"/>
          <w:szCs w:val="26"/>
        </w:rPr>
        <w:t xml:space="preserve"> </w:t>
      </w:r>
      <w:r w:rsidRPr="00081DC8">
        <w:rPr>
          <w:rFonts w:ascii="Times New Roman" w:hAnsi="Times New Roman" w:cs="Times New Roman"/>
          <w:sz w:val="26"/>
          <w:szCs w:val="26"/>
        </w:rPr>
        <w:t>diverses.</w:t>
      </w:r>
    </w:p>
    <w:p w14:paraId="1C9DD05A" w14:textId="2BF7293E" w:rsidR="00524A89" w:rsidRPr="00A80942" w:rsidRDefault="00524A89" w:rsidP="00E60499">
      <w:pPr>
        <w:ind w:left="426"/>
        <w:rPr>
          <w:rFonts w:ascii="Times New Roman" w:hAnsi="Times New Roman" w:cs="Times New Roman"/>
          <w:b/>
          <w:bCs/>
          <w:sz w:val="26"/>
          <w:szCs w:val="26"/>
        </w:rPr>
      </w:pPr>
      <w:r w:rsidRPr="00A80942">
        <w:rPr>
          <w:rFonts w:ascii="Times New Roman" w:hAnsi="Times New Roman" w:cs="Times New Roman"/>
          <w:sz w:val="26"/>
          <w:szCs w:val="26"/>
        </w:rPr>
        <w:t xml:space="preserve"> </w:t>
      </w:r>
      <w:r w:rsidR="00BF3D5B" w:rsidRPr="00A80942">
        <w:rPr>
          <w:rFonts w:ascii="Times New Roman" w:hAnsi="Times New Roman" w:cs="Times New Roman"/>
          <w:b/>
          <w:bCs/>
          <w:sz w:val="26"/>
          <w:szCs w:val="26"/>
        </w:rPr>
        <w:t>1</w:t>
      </w:r>
      <w:r w:rsidR="00A80942">
        <w:rPr>
          <w:rFonts w:ascii="Times New Roman" w:hAnsi="Times New Roman" w:cs="Times New Roman"/>
          <w:b/>
          <w:bCs/>
          <w:sz w:val="26"/>
          <w:szCs w:val="26"/>
        </w:rPr>
        <w:t>1</w:t>
      </w:r>
      <w:r w:rsidR="00BF3D5B" w:rsidRPr="00A80942">
        <w:rPr>
          <w:rFonts w:ascii="Times New Roman" w:hAnsi="Times New Roman" w:cs="Times New Roman"/>
          <w:b/>
          <w:bCs/>
          <w:sz w:val="26"/>
          <w:szCs w:val="26"/>
        </w:rPr>
        <w:t>-4-</w:t>
      </w:r>
      <w:r w:rsidRPr="00A80942">
        <w:rPr>
          <w:rFonts w:ascii="Times New Roman" w:hAnsi="Times New Roman" w:cs="Times New Roman"/>
          <w:b/>
          <w:bCs/>
          <w:sz w:val="26"/>
          <w:szCs w:val="26"/>
        </w:rPr>
        <w:t>Activites</w:t>
      </w:r>
      <w:r w:rsidRPr="00A80942">
        <w:rPr>
          <w:rFonts w:ascii="Times New Roman" w:hAnsi="Times New Roman" w:cs="Times New Roman"/>
          <w:b/>
          <w:bCs/>
          <w:spacing w:val="-7"/>
          <w:sz w:val="26"/>
          <w:szCs w:val="26"/>
        </w:rPr>
        <w:t xml:space="preserve"> </w:t>
      </w:r>
      <w:r w:rsidR="00A80942" w:rsidRPr="00A80942">
        <w:rPr>
          <w:rFonts w:ascii="Times New Roman" w:hAnsi="Times New Roman" w:cs="Times New Roman"/>
          <w:b/>
          <w:bCs/>
          <w:sz w:val="26"/>
          <w:szCs w:val="26"/>
        </w:rPr>
        <w:t>socio-</w:t>
      </w:r>
      <w:r w:rsidR="00A80942" w:rsidRPr="00A80942">
        <w:rPr>
          <w:rFonts w:ascii="Times New Roman" w:hAnsi="Times New Roman" w:cs="Times New Roman"/>
          <w:b/>
          <w:bCs/>
          <w:spacing w:val="-2"/>
          <w:sz w:val="26"/>
          <w:szCs w:val="26"/>
        </w:rPr>
        <w:t>éducatives</w:t>
      </w:r>
    </w:p>
    <w:p w14:paraId="6A9AA4DF" w14:textId="649F5439" w:rsidR="00BF3D5B" w:rsidRPr="00A80942" w:rsidRDefault="00BF3D5B" w:rsidP="00081DC8">
      <w:pPr>
        <w:spacing w:before="0"/>
        <w:ind w:left="426"/>
        <w:rPr>
          <w:rFonts w:ascii="Times New Roman" w:hAnsi="Times New Roman" w:cs="Times New Roman"/>
          <w:sz w:val="26"/>
          <w:szCs w:val="26"/>
        </w:rPr>
      </w:pPr>
      <w:r w:rsidRPr="00A80942">
        <w:rPr>
          <w:rFonts w:ascii="Times New Roman" w:hAnsi="Times New Roman" w:cs="Times New Roman"/>
          <w:sz w:val="26"/>
          <w:szCs w:val="26"/>
        </w:rPr>
        <w:t>Les activités socio-éducatives menées au sein de l’UPFHOB-MALI concernent principalement les visites d'entreprises afin de permettre aux étudiants d’être au contact de ce qui se fait dans leurs domaines, des excursions sur des sites touristiques et des voyages d’</w:t>
      </w:r>
      <w:r w:rsidR="00A80942" w:rsidRPr="00A80942">
        <w:rPr>
          <w:rFonts w:ascii="Times New Roman" w:hAnsi="Times New Roman" w:cs="Times New Roman"/>
          <w:sz w:val="26"/>
          <w:szCs w:val="26"/>
        </w:rPr>
        <w:t>études</w:t>
      </w:r>
      <w:r w:rsidRPr="00A80942">
        <w:rPr>
          <w:rFonts w:ascii="Times New Roman" w:hAnsi="Times New Roman" w:cs="Times New Roman"/>
          <w:sz w:val="26"/>
          <w:szCs w:val="26"/>
        </w:rPr>
        <w:t>.</w:t>
      </w:r>
    </w:p>
    <w:p w14:paraId="4BC0CB96" w14:textId="77777777" w:rsidR="003D4F3A" w:rsidRPr="00C36FF8" w:rsidRDefault="003D4F3A" w:rsidP="00E60499">
      <w:pPr>
        <w:ind w:left="426"/>
        <w:rPr>
          <w:rFonts w:ascii="Arial" w:hAnsi="Arial" w:cs="Arial"/>
          <w:bCs/>
          <w:i/>
          <w:sz w:val="26"/>
          <w:szCs w:val="26"/>
        </w:rPr>
      </w:pPr>
    </w:p>
    <w:p w14:paraId="622FFF58" w14:textId="04586A55" w:rsidR="00D82D9D" w:rsidRPr="00C36FF8" w:rsidRDefault="003D4F3A" w:rsidP="00A80942">
      <w:pPr>
        <w:spacing w:before="0" w:line="240" w:lineRule="auto"/>
        <w:ind w:left="142"/>
        <w:jc w:val="left"/>
        <w:rPr>
          <w:rFonts w:ascii="Arial" w:hAnsi="Arial" w:cs="Arial"/>
          <w:b/>
          <w:i/>
          <w:sz w:val="26"/>
          <w:szCs w:val="26"/>
        </w:rPr>
      </w:pPr>
      <w:r w:rsidRPr="00C36FF8">
        <w:rPr>
          <w:rFonts w:ascii="Arial" w:hAnsi="Arial" w:cs="Arial"/>
          <w:bCs/>
          <w:i/>
          <w:sz w:val="26"/>
          <w:szCs w:val="26"/>
        </w:rPr>
        <w:lastRenderedPageBreak/>
        <w:t xml:space="preserve"> </w:t>
      </w:r>
      <w:r w:rsidRPr="00A80942">
        <w:rPr>
          <w:rFonts w:ascii="Times New Roman" w:hAnsi="Times New Roman" w:cs="Times New Roman"/>
          <w:b/>
          <w:iCs/>
          <w:sz w:val="40"/>
          <w:szCs w:val="40"/>
        </w:rPr>
        <w:t>XI</w:t>
      </w:r>
      <w:r w:rsidR="00F7226F" w:rsidRPr="00A80942">
        <w:rPr>
          <w:rFonts w:ascii="Times New Roman" w:hAnsi="Times New Roman" w:cs="Times New Roman"/>
          <w:b/>
          <w:iCs/>
          <w:sz w:val="40"/>
          <w:szCs w:val="40"/>
        </w:rPr>
        <w:t>I</w:t>
      </w:r>
      <w:r w:rsidRPr="00A80942">
        <w:rPr>
          <w:rFonts w:ascii="Times New Roman" w:hAnsi="Times New Roman" w:cs="Times New Roman"/>
          <w:b/>
          <w:iCs/>
          <w:sz w:val="40"/>
          <w:szCs w:val="40"/>
        </w:rPr>
        <w:t>-</w:t>
      </w:r>
      <w:hyperlink w:anchor="_bookmark5" w:history="1">
        <w:r w:rsidR="00D82D9D" w:rsidRPr="00A80942">
          <w:rPr>
            <w:rFonts w:ascii="Times New Roman" w:hAnsi="Times New Roman" w:cs="Times New Roman"/>
            <w:b/>
            <w:iCs/>
            <w:sz w:val="40"/>
            <w:szCs w:val="40"/>
          </w:rPr>
          <w:t xml:space="preserve">STAGES ET </w:t>
        </w:r>
        <w:r w:rsidRPr="00A80942">
          <w:rPr>
            <w:rFonts w:ascii="Times New Roman" w:hAnsi="Times New Roman" w:cs="Times New Roman"/>
            <w:b/>
            <w:iCs/>
            <w:sz w:val="40"/>
            <w:szCs w:val="40"/>
          </w:rPr>
          <w:t>I</w:t>
        </w:r>
        <w:r w:rsidR="00D82D9D" w:rsidRPr="00A80942">
          <w:rPr>
            <w:rFonts w:ascii="Times New Roman" w:hAnsi="Times New Roman" w:cs="Times New Roman"/>
            <w:b/>
            <w:iCs/>
            <w:sz w:val="40"/>
            <w:szCs w:val="40"/>
          </w:rPr>
          <w:t>NSERTION PROFESSIONNELLE</w:t>
        </w:r>
      </w:hyperlink>
    </w:p>
    <w:p w14:paraId="09580A89" w14:textId="7FD07CC9" w:rsidR="00524A89" w:rsidRPr="00A80942" w:rsidRDefault="00BF3D5B" w:rsidP="00E60499">
      <w:pPr>
        <w:ind w:left="426"/>
        <w:rPr>
          <w:rFonts w:ascii="Times New Roman" w:hAnsi="Times New Roman" w:cs="Times New Roman"/>
          <w:b/>
          <w:bCs/>
          <w:sz w:val="26"/>
          <w:szCs w:val="26"/>
        </w:rPr>
      </w:pPr>
      <w:r w:rsidRPr="00A80942">
        <w:rPr>
          <w:rFonts w:ascii="Times New Roman" w:hAnsi="Times New Roman" w:cs="Times New Roman"/>
          <w:b/>
          <w:bCs/>
          <w:sz w:val="26"/>
          <w:szCs w:val="26"/>
        </w:rPr>
        <w:t>1</w:t>
      </w:r>
      <w:r w:rsidR="00A80942" w:rsidRPr="00A80942">
        <w:rPr>
          <w:rFonts w:ascii="Times New Roman" w:hAnsi="Times New Roman" w:cs="Times New Roman"/>
          <w:b/>
          <w:bCs/>
          <w:sz w:val="26"/>
          <w:szCs w:val="26"/>
        </w:rPr>
        <w:t>2</w:t>
      </w:r>
      <w:r w:rsidRPr="00A80942">
        <w:rPr>
          <w:rFonts w:ascii="Times New Roman" w:hAnsi="Times New Roman" w:cs="Times New Roman"/>
          <w:b/>
          <w:bCs/>
          <w:sz w:val="26"/>
          <w:szCs w:val="26"/>
        </w:rPr>
        <w:t>-1-</w:t>
      </w:r>
      <w:r w:rsidR="00524A89" w:rsidRPr="00A80942">
        <w:rPr>
          <w:rFonts w:ascii="Times New Roman" w:hAnsi="Times New Roman" w:cs="Times New Roman"/>
          <w:b/>
          <w:bCs/>
          <w:sz w:val="26"/>
          <w:szCs w:val="26"/>
        </w:rPr>
        <w:t>Stages</w:t>
      </w:r>
      <w:r w:rsidR="00524A89" w:rsidRPr="00A80942">
        <w:rPr>
          <w:rFonts w:ascii="Times New Roman" w:hAnsi="Times New Roman" w:cs="Times New Roman"/>
          <w:b/>
          <w:bCs/>
          <w:spacing w:val="-11"/>
          <w:sz w:val="26"/>
          <w:szCs w:val="26"/>
        </w:rPr>
        <w:t xml:space="preserve"> </w:t>
      </w:r>
      <w:r w:rsidR="00524A89" w:rsidRPr="00A80942">
        <w:rPr>
          <w:rFonts w:ascii="Times New Roman" w:hAnsi="Times New Roman" w:cs="Times New Roman"/>
          <w:b/>
          <w:bCs/>
          <w:sz w:val="26"/>
          <w:szCs w:val="26"/>
        </w:rPr>
        <w:t>et</w:t>
      </w:r>
      <w:r w:rsidR="00524A89" w:rsidRPr="00A80942">
        <w:rPr>
          <w:rFonts w:ascii="Times New Roman" w:hAnsi="Times New Roman" w:cs="Times New Roman"/>
          <w:b/>
          <w:bCs/>
          <w:spacing w:val="-6"/>
          <w:sz w:val="26"/>
          <w:szCs w:val="26"/>
        </w:rPr>
        <w:t xml:space="preserve"> </w:t>
      </w:r>
      <w:r w:rsidR="00524A89" w:rsidRPr="00A80942">
        <w:rPr>
          <w:rFonts w:ascii="Times New Roman" w:hAnsi="Times New Roman" w:cs="Times New Roman"/>
          <w:b/>
          <w:bCs/>
          <w:sz w:val="26"/>
          <w:szCs w:val="26"/>
        </w:rPr>
        <w:t>insertion</w:t>
      </w:r>
      <w:r w:rsidR="00524A89" w:rsidRPr="00A80942">
        <w:rPr>
          <w:rFonts w:ascii="Times New Roman" w:hAnsi="Times New Roman" w:cs="Times New Roman"/>
          <w:b/>
          <w:bCs/>
          <w:spacing w:val="-4"/>
          <w:sz w:val="26"/>
          <w:szCs w:val="26"/>
        </w:rPr>
        <w:t xml:space="preserve"> </w:t>
      </w:r>
      <w:r w:rsidR="00524A89" w:rsidRPr="00A80942">
        <w:rPr>
          <w:rFonts w:ascii="Times New Roman" w:hAnsi="Times New Roman" w:cs="Times New Roman"/>
          <w:b/>
          <w:bCs/>
          <w:spacing w:val="-2"/>
          <w:sz w:val="26"/>
          <w:szCs w:val="26"/>
        </w:rPr>
        <w:t>professionnell</w:t>
      </w:r>
      <w:r w:rsidRPr="00A80942">
        <w:rPr>
          <w:rFonts w:ascii="Times New Roman" w:hAnsi="Times New Roman" w:cs="Times New Roman"/>
          <w:b/>
          <w:bCs/>
          <w:spacing w:val="-2"/>
          <w:sz w:val="26"/>
          <w:szCs w:val="26"/>
        </w:rPr>
        <w:t>e</w:t>
      </w:r>
    </w:p>
    <w:p w14:paraId="78559C46" w14:textId="170D639E" w:rsidR="00BF3D5B" w:rsidRPr="00A80942" w:rsidRDefault="00BF3D5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Les études et l’inscription</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dans la vie active sont indissociables.</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Il appartient à</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chaque étudiant(e)</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de</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définir son</w:t>
      </w:r>
      <w:r w:rsidRPr="00A80942">
        <w:rPr>
          <w:rFonts w:ascii="Times New Roman" w:hAnsi="Times New Roman" w:cs="Times New Roman"/>
          <w:spacing w:val="-10"/>
          <w:sz w:val="26"/>
          <w:szCs w:val="26"/>
        </w:rPr>
        <w:t xml:space="preserve"> </w:t>
      </w:r>
      <w:r w:rsidRPr="00A80942">
        <w:rPr>
          <w:rFonts w:ascii="Times New Roman" w:hAnsi="Times New Roman" w:cs="Times New Roman"/>
          <w:sz w:val="26"/>
          <w:szCs w:val="26"/>
        </w:rPr>
        <w:t>projet</w:t>
      </w:r>
      <w:r w:rsidRPr="00A80942">
        <w:rPr>
          <w:rFonts w:ascii="Times New Roman" w:hAnsi="Times New Roman" w:cs="Times New Roman"/>
          <w:spacing w:val="-9"/>
          <w:sz w:val="26"/>
          <w:szCs w:val="26"/>
        </w:rPr>
        <w:t xml:space="preserve"> </w:t>
      </w:r>
      <w:r w:rsidRPr="00A80942">
        <w:rPr>
          <w:rFonts w:ascii="Times New Roman" w:hAnsi="Times New Roman" w:cs="Times New Roman"/>
          <w:sz w:val="26"/>
          <w:szCs w:val="26"/>
        </w:rPr>
        <w:t>professionnel.</w:t>
      </w:r>
      <w:r w:rsidRPr="00A80942">
        <w:rPr>
          <w:rFonts w:ascii="Times New Roman" w:hAnsi="Times New Roman" w:cs="Times New Roman"/>
          <w:spacing w:val="16"/>
          <w:sz w:val="26"/>
          <w:szCs w:val="26"/>
        </w:rPr>
        <w:t xml:space="preserve"> </w:t>
      </w:r>
      <w:r w:rsidRPr="00A80942">
        <w:rPr>
          <w:rFonts w:ascii="Times New Roman" w:hAnsi="Times New Roman" w:cs="Times New Roman"/>
          <w:sz w:val="26"/>
          <w:szCs w:val="26"/>
        </w:rPr>
        <w:t>L’UPFHOB-MALI</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veille</w:t>
      </w:r>
      <w:r w:rsidRPr="00A80942">
        <w:rPr>
          <w:rFonts w:ascii="Times New Roman" w:hAnsi="Times New Roman" w:cs="Times New Roman"/>
          <w:spacing w:val="17"/>
          <w:sz w:val="26"/>
          <w:szCs w:val="26"/>
        </w:rPr>
        <w:t xml:space="preserve"> </w:t>
      </w:r>
      <w:r w:rsidRPr="00A80942">
        <w:rPr>
          <w:rFonts w:ascii="Times New Roman" w:hAnsi="Times New Roman" w:cs="Times New Roman"/>
          <w:sz w:val="26"/>
          <w:szCs w:val="26"/>
        </w:rPr>
        <w:t>activement à</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accompagner</w:t>
      </w:r>
      <w:r w:rsidRPr="00A80942">
        <w:rPr>
          <w:rFonts w:ascii="Times New Roman" w:hAnsi="Times New Roman" w:cs="Times New Roman"/>
          <w:spacing w:val="-8"/>
          <w:sz w:val="26"/>
          <w:szCs w:val="26"/>
        </w:rPr>
        <w:t xml:space="preserve"> </w:t>
      </w:r>
      <w:r w:rsidRPr="00A80942">
        <w:rPr>
          <w:rFonts w:ascii="Times New Roman" w:hAnsi="Times New Roman" w:cs="Times New Roman"/>
          <w:sz w:val="26"/>
          <w:szCs w:val="26"/>
        </w:rPr>
        <w:t>chacun en</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ce sens et</w:t>
      </w:r>
      <w:r w:rsidRPr="00A80942">
        <w:rPr>
          <w:rFonts w:ascii="Times New Roman" w:hAnsi="Times New Roman" w:cs="Times New Roman"/>
          <w:spacing w:val="-1"/>
          <w:sz w:val="26"/>
          <w:szCs w:val="26"/>
        </w:rPr>
        <w:t xml:space="preserve"> </w:t>
      </w:r>
      <w:r w:rsidRPr="00A80942">
        <w:rPr>
          <w:rFonts w:ascii="Times New Roman" w:hAnsi="Times New Roman" w:cs="Times New Roman"/>
          <w:sz w:val="26"/>
          <w:szCs w:val="26"/>
        </w:rPr>
        <w:t>à favoriser cette insertion dans le monde socio-économique.</w:t>
      </w:r>
    </w:p>
    <w:p w14:paraId="07592298" w14:textId="77B363F0" w:rsidR="00BF3D5B" w:rsidRPr="00A80942" w:rsidRDefault="00BF3D5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Ce dernier est exigeant et</w:t>
      </w:r>
      <w:r w:rsidRPr="00A80942">
        <w:rPr>
          <w:rFonts w:ascii="Times New Roman" w:hAnsi="Times New Roman" w:cs="Times New Roman"/>
          <w:spacing w:val="-10"/>
          <w:sz w:val="26"/>
          <w:szCs w:val="26"/>
        </w:rPr>
        <w:t xml:space="preserve"> </w:t>
      </w:r>
      <w:r w:rsidRPr="00A80942">
        <w:rPr>
          <w:rFonts w:ascii="Times New Roman" w:hAnsi="Times New Roman" w:cs="Times New Roman"/>
          <w:sz w:val="26"/>
          <w:szCs w:val="26"/>
        </w:rPr>
        <w:t>reste séduit pas des « diplômé(e)s</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junior</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(e)s</w:t>
      </w:r>
      <w:r w:rsidRPr="00A80942">
        <w:rPr>
          <w:rFonts w:ascii="Times New Roman" w:hAnsi="Times New Roman" w:cs="Times New Roman"/>
          <w:spacing w:val="-6"/>
          <w:sz w:val="26"/>
          <w:szCs w:val="26"/>
        </w:rPr>
        <w:t xml:space="preserve"> </w:t>
      </w:r>
      <w:r w:rsidRPr="00A80942">
        <w:rPr>
          <w:rFonts w:ascii="Times New Roman" w:hAnsi="Times New Roman" w:cs="Times New Roman"/>
          <w:sz w:val="26"/>
          <w:szCs w:val="26"/>
        </w:rPr>
        <w:t>ayant déjà une expertise du terrain. Les</w:t>
      </w:r>
      <w:r w:rsidRPr="00A80942">
        <w:rPr>
          <w:rFonts w:ascii="Times New Roman" w:hAnsi="Times New Roman" w:cs="Times New Roman"/>
          <w:spacing w:val="-4"/>
          <w:sz w:val="26"/>
          <w:szCs w:val="26"/>
        </w:rPr>
        <w:t xml:space="preserve"> </w:t>
      </w:r>
      <w:r w:rsidRPr="00A80942">
        <w:rPr>
          <w:rFonts w:ascii="Times New Roman" w:hAnsi="Times New Roman" w:cs="Times New Roman"/>
          <w:sz w:val="26"/>
          <w:szCs w:val="26"/>
        </w:rPr>
        <w:t>stages d’études, obligatoires</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parfois dès la 1</w:t>
      </w:r>
      <w:r w:rsidRPr="00A80942">
        <w:rPr>
          <w:rFonts w:ascii="Times New Roman" w:hAnsi="Times New Roman" w:cs="Times New Roman"/>
          <w:position w:val="6"/>
          <w:sz w:val="26"/>
          <w:szCs w:val="26"/>
        </w:rPr>
        <w:t>ère</w:t>
      </w:r>
      <w:r w:rsidRPr="00A80942">
        <w:rPr>
          <w:rFonts w:ascii="Times New Roman" w:hAnsi="Times New Roman" w:cs="Times New Roman"/>
          <w:spacing w:val="30"/>
          <w:position w:val="6"/>
          <w:sz w:val="26"/>
          <w:szCs w:val="26"/>
        </w:rPr>
        <w:t xml:space="preserve"> </w:t>
      </w:r>
      <w:r w:rsidRPr="00A80942">
        <w:rPr>
          <w:rFonts w:ascii="Times New Roman" w:hAnsi="Times New Roman" w:cs="Times New Roman"/>
          <w:sz w:val="26"/>
          <w:szCs w:val="26"/>
        </w:rPr>
        <w:t>année dans certaines filières,</w:t>
      </w:r>
      <w:r w:rsidRPr="00A80942">
        <w:rPr>
          <w:rFonts w:ascii="Times New Roman" w:hAnsi="Times New Roman" w:cs="Times New Roman"/>
          <w:spacing w:val="3"/>
          <w:sz w:val="26"/>
          <w:szCs w:val="26"/>
        </w:rPr>
        <w:t xml:space="preserve"> </w:t>
      </w:r>
      <w:r w:rsidRPr="00A80942">
        <w:rPr>
          <w:rFonts w:ascii="Times New Roman" w:hAnsi="Times New Roman" w:cs="Times New Roman"/>
          <w:sz w:val="26"/>
          <w:szCs w:val="26"/>
        </w:rPr>
        <w:t>les</w:t>
      </w:r>
      <w:r w:rsidRPr="00A80942">
        <w:rPr>
          <w:rFonts w:ascii="Times New Roman" w:hAnsi="Times New Roman" w:cs="Times New Roman"/>
          <w:spacing w:val="-6"/>
          <w:sz w:val="26"/>
          <w:szCs w:val="26"/>
        </w:rPr>
        <w:t xml:space="preserve"> </w:t>
      </w:r>
      <w:r w:rsidRPr="00A80942">
        <w:rPr>
          <w:rFonts w:ascii="Times New Roman" w:hAnsi="Times New Roman" w:cs="Times New Roman"/>
          <w:sz w:val="26"/>
          <w:szCs w:val="26"/>
        </w:rPr>
        <w:t>cours</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et</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conférences</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transversaux</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en</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entrepreneuriat,</w:t>
      </w:r>
      <w:r w:rsidRPr="00A80942">
        <w:rPr>
          <w:rFonts w:ascii="Times New Roman" w:hAnsi="Times New Roman" w:cs="Times New Roman"/>
          <w:spacing w:val="17"/>
          <w:sz w:val="26"/>
          <w:szCs w:val="26"/>
        </w:rPr>
        <w:t xml:space="preserve"> </w:t>
      </w:r>
      <w:r w:rsidRPr="00A80942">
        <w:rPr>
          <w:rFonts w:ascii="Times New Roman" w:hAnsi="Times New Roman" w:cs="Times New Roman"/>
          <w:sz w:val="26"/>
          <w:szCs w:val="26"/>
        </w:rPr>
        <w:t>sont des</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gages</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de</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valorisation du cursus universitaire</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au</w:t>
      </w:r>
      <w:r w:rsidRPr="00A80942">
        <w:rPr>
          <w:rFonts w:ascii="Times New Roman" w:hAnsi="Times New Roman" w:cs="Times New Roman"/>
          <w:spacing w:val="-2"/>
          <w:sz w:val="26"/>
          <w:szCs w:val="26"/>
        </w:rPr>
        <w:t xml:space="preserve"> </w:t>
      </w:r>
      <w:r w:rsidRPr="00A80942">
        <w:rPr>
          <w:rFonts w:ascii="Times New Roman" w:hAnsi="Times New Roman" w:cs="Times New Roman"/>
          <w:sz w:val="26"/>
          <w:szCs w:val="26"/>
        </w:rPr>
        <w:t>niveau de l’UPFHOB-MALI.</w:t>
      </w:r>
    </w:p>
    <w:p w14:paraId="2D8F2F6F" w14:textId="7A392FF1" w:rsidR="00A80942" w:rsidRDefault="00BD1DA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Cette insertion professionnelle et les stages de nos apprenants sont rendus possible grâce</w:t>
      </w:r>
      <w:r w:rsidR="00A80942" w:rsidRPr="00A80942">
        <w:rPr>
          <w:rFonts w:ascii="Times New Roman" w:hAnsi="Times New Roman" w:cs="Times New Roman"/>
          <w:sz w:val="26"/>
          <w:szCs w:val="26"/>
        </w:rPr>
        <w:t xml:space="preserve"> </w:t>
      </w:r>
      <w:r w:rsidRPr="00A80942">
        <w:rPr>
          <w:rFonts w:ascii="Times New Roman" w:hAnsi="Times New Roman" w:cs="Times New Roman"/>
          <w:sz w:val="26"/>
          <w:szCs w:val="26"/>
        </w:rPr>
        <w:t xml:space="preserve">aux différents partenariats que nous avons actuellement avec les entreprises présentes au Mali et les administrations publiques, à </w:t>
      </w:r>
      <w:commentRangeStart w:id="26"/>
      <w:r w:rsidRPr="00A80942">
        <w:rPr>
          <w:rFonts w:ascii="Times New Roman" w:hAnsi="Times New Roman" w:cs="Times New Roman"/>
          <w:sz w:val="26"/>
          <w:szCs w:val="26"/>
        </w:rPr>
        <w:t>savoir</w:t>
      </w:r>
      <w:commentRangeEnd w:id="26"/>
      <w:r w:rsidR="006C36F1">
        <w:rPr>
          <w:rStyle w:val="Marquedecommentaire"/>
        </w:rPr>
        <w:commentReference w:id="26"/>
      </w:r>
      <w:r w:rsidRPr="00A80942">
        <w:rPr>
          <w:rFonts w:ascii="Times New Roman" w:hAnsi="Times New Roman" w:cs="Times New Roman"/>
          <w:sz w:val="26"/>
          <w:szCs w:val="26"/>
        </w:rPr>
        <w:t xml:space="preserve"> :</w:t>
      </w:r>
      <w:r w:rsidR="006C36F1">
        <w:rPr>
          <w:rFonts w:ascii="Times New Roman" w:hAnsi="Times New Roman" w:cs="Times New Roman"/>
          <w:sz w:val="26"/>
          <w:szCs w:val="26"/>
        </w:rPr>
        <w:t>..</w:t>
      </w:r>
    </w:p>
    <w:p w14:paraId="013ED3C9" w14:textId="30D66FE3" w:rsidR="00BF3D5B" w:rsidRPr="00A80942" w:rsidRDefault="00BD1DA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 xml:space="preserve"> </w:t>
      </w:r>
    </w:p>
    <w:p w14:paraId="1198DD53" w14:textId="2B7D82FE" w:rsidR="00524A89" w:rsidRPr="003A46C7" w:rsidRDefault="000B7D02" w:rsidP="00A80942">
      <w:pPr>
        <w:spacing w:before="0"/>
        <w:ind w:left="426"/>
        <w:rPr>
          <w:rFonts w:ascii="Times New Roman" w:hAnsi="Times New Roman" w:cs="Times New Roman"/>
          <w:b/>
          <w:bCs/>
          <w:sz w:val="26"/>
          <w:szCs w:val="26"/>
        </w:rPr>
      </w:pPr>
      <w:r w:rsidRPr="003A46C7">
        <w:rPr>
          <w:rFonts w:ascii="Times New Roman" w:hAnsi="Times New Roman" w:cs="Times New Roman"/>
          <w:b/>
          <w:bCs/>
          <w:sz w:val="26"/>
          <w:szCs w:val="26"/>
        </w:rPr>
        <w:t>1</w:t>
      </w:r>
      <w:r w:rsidR="00A80942" w:rsidRPr="003A46C7">
        <w:rPr>
          <w:rFonts w:ascii="Times New Roman" w:hAnsi="Times New Roman" w:cs="Times New Roman"/>
          <w:b/>
          <w:bCs/>
          <w:sz w:val="26"/>
          <w:szCs w:val="26"/>
        </w:rPr>
        <w:t>2</w:t>
      </w:r>
      <w:r w:rsidRPr="003A46C7">
        <w:rPr>
          <w:rFonts w:ascii="Times New Roman" w:hAnsi="Times New Roman" w:cs="Times New Roman"/>
          <w:b/>
          <w:bCs/>
          <w:sz w:val="26"/>
          <w:szCs w:val="26"/>
        </w:rPr>
        <w:t>-2-</w:t>
      </w:r>
      <w:r w:rsidR="00524A89" w:rsidRPr="003A46C7">
        <w:rPr>
          <w:rFonts w:ascii="Times New Roman" w:hAnsi="Times New Roman" w:cs="Times New Roman"/>
          <w:b/>
          <w:bCs/>
          <w:sz w:val="26"/>
          <w:szCs w:val="26"/>
        </w:rPr>
        <w:t>Ouverture</w:t>
      </w:r>
      <w:r w:rsidR="00524A89" w:rsidRPr="003A46C7">
        <w:rPr>
          <w:rFonts w:ascii="Times New Roman" w:hAnsi="Times New Roman" w:cs="Times New Roman"/>
          <w:b/>
          <w:bCs/>
          <w:spacing w:val="2"/>
          <w:sz w:val="26"/>
          <w:szCs w:val="26"/>
        </w:rPr>
        <w:t xml:space="preserve"> </w:t>
      </w:r>
      <w:r w:rsidR="00A80942" w:rsidRPr="003A46C7">
        <w:rPr>
          <w:rFonts w:ascii="Times New Roman" w:hAnsi="Times New Roman" w:cs="Times New Roman"/>
          <w:b/>
          <w:bCs/>
          <w:sz w:val="26"/>
          <w:szCs w:val="26"/>
        </w:rPr>
        <w:t>à</w:t>
      </w:r>
      <w:r w:rsidR="00524A89" w:rsidRPr="003A46C7">
        <w:rPr>
          <w:rFonts w:ascii="Times New Roman" w:hAnsi="Times New Roman" w:cs="Times New Roman"/>
          <w:b/>
          <w:bCs/>
          <w:spacing w:val="-10"/>
          <w:sz w:val="26"/>
          <w:szCs w:val="26"/>
        </w:rPr>
        <w:t xml:space="preserve"> </w:t>
      </w:r>
      <w:r w:rsidR="00524A89" w:rsidRPr="003A46C7">
        <w:rPr>
          <w:rFonts w:ascii="Times New Roman" w:hAnsi="Times New Roman" w:cs="Times New Roman"/>
          <w:b/>
          <w:bCs/>
          <w:sz w:val="26"/>
          <w:szCs w:val="26"/>
        </w:rPr>
        <w:t>l’international</w:t>
      </w:r>
    </w:p>
    <w:p w14:paraId="5C2748F2" w14:textId="175E67BB" w:rsidR="000B7D02" w:rsidRPr="003A46C7" w:rsidRDefault="00A80942" w:rsidP="00A80942">
      <w:pPr>
        <w:spacing w:before="0"/>
        <w:ind w:left="426"/>
        <w:rPr>
          <w:rFonts w:ascii="Times New Roman" w:hAnsi="Times New Roman" w:cs="Times New Roman"/>
          <w:color w:val="000000" w:themeColor="text1"/>
          <w:sz w:val="26"/>
          <w:szCs w:val="26"/>
        </w:rPr>
      </w:pPr>
      <w:r w:rsidRPr="003A46C7">
        <w:rPr>
          <w:rFonts w:ascii="Times New Roman" w:hAnsi="Times New Roman" w:cs="Times New Roman"/>
          <w:color w:val="000000" w:themeColor="text1"/>
          <w:sz w:val="26"/>
          <w:szCs w:val="26"/>
        </w:rPr>
        <w:t xml:space="preserve">l’UPFHOB-MALI </w:t>
      </w:r>
      <w:r w:rsidR="000B7D02" w:rsidRPr="003A46C7">
        <w:rPr>
          <w:rFonts w:ascii="Times New Roman" w:hAnsi="Times New Roman" w:cs="Times New Roman"/>
          <w:color w:val="000000" w:themeColor="text1"/>
          <w:sz w:val="26"/>
          <w:szCs w:val="26"/>
        </w:rPr>
        <w:t xml:space="preserve">permet de préparer les étudiants à une carrière </w:t>
      </w:r>
      <w:r w:rsidRPr="003A46C7">
        <w:rPr>
          <w:rFonts w:ascii="Times New Roman" w:hAnsi="Times New Roman" w:cs="Times New Roman"/>
          <w:color w:val="000000" w:themeColor="text1"/>
          <w:sz w:val="26"/>
          <w:szCs w:val="26"/>
        </w:rPr>
        <w:t>au-delà des frontières maliennes</w:t>
      </w:r>
      <w:r w:rsidR="000B7D02" w:rsidRPr="003A46C7">
        <w:rPr>
          <w:rFonts w:ascii="Times New Roman" w:hAnsi="Times New Roman" w:cs="Times New Roman"/>
          <w:color w:val="000000" w:themeColor="text1"/>
          <w:sz w:val="26"/>
          <w:szCs w:val="26"/>
        </w:rPr>
        <w:t>. Ses enseignements linguistiques, et ses accords de partenariat avec des universités</w:t>
      </w:r>
      <w:r w:rsidRPr="003A46C7">
        <w:rPr>
          <w:rFonts w:ascii="Times New Roman" w:hAnsi="Times New Roman" w:cs="Times New Roman"/>
          <w:color w:val="000000" w:themeColor="text1"/>
          <w:sz w:val="26"/>
          <w:szCs w:val="26"/>
        </w:rPr>
        <w:t xml:space="preserve"> en dehors du Mali</w:t>
      </w:r>
      <w:r w:rsidR="000B7D02" w:rsidRPr="003A46C7">
        <w:rPr>
          <w:rFonts w:ascii="Times New Roman" w:hAnsi="Times New Roman" w:cs="Times New Roman"/>
          <w:color w:val="000000" w:themeColor="text1"/>
          <w:sz w:val="26"/>
          <w:szCs w:val="26"/>
        </w:rPr>
        <w:t>,</w:t>
      </w:r>
      <w:r w:rsidRPr="003A46C7">
        <w:rPr>
          <w:rFonts w:ascii="Times New Roman" w:hAnsi="Times New Roman" w:cs="Times New Roman"/>
          <w:color w:val="000000" w:themeColor="text1"/>
          <w:sz w:val="26"/>
          <w:szCs w:val="26"/>
        </w:rPr>
        <w:t xml:space="preserve"> </w:t>
      </w:r>
      <w:r w:rsidR="000B7D02" w:rsidRPr="003A46C7">
        <w:rPr>
          <w:rFonts w:ascii="Times New Roman" w:hAnsi="Times New Roman" w:cs="Times New Roman"/>
          <w:color w:val="000000" w:themeColor="text1"/>
          <w:sz w:val="26"/>
          <w:szCs w:val="26"/>
        </w:rPr>
        <w:t>favorisent les échanges dont la mobilité des étudiants.</w:t>
      </w:r>
    </w:p>
    <w:p w14:paraId="6A264FF1" w14:textId="679CBE3C" w:rsidR="000B7D02" w:rsidRPr="003A46C7" w:rsidRDefault="000B7D02" w:rsidP="00A80942">
      <w:pPr>
        <w:spacing w:before="0"/>
        <w:ind w:left="426"/>
        <w:rPr>
          <w:rFonts w:ascii="Times New Roman" w:hAnsi="Times New Roman" w:cs="Times New Roman"/>
          <w:color w:val="000000" w:themeColor="text1"/>
          <w:sz w:val="26"/>
          <w:szCs w:val="26"/>
        </w:rPr>
      </w:pPr>
      <w:r w:rsidRPr="003A46C7">
        <w:rPr>
          <w:rFonts w:ascii="Times New Roman" w:hAnsi="Times New Roman" w:cs="Times New Roman"/>
          <w:color w:val="000000" w:themeColor="text1"/>
          <w:sz w:val="26"/>
          <w:szCs w:val="26"/>
        </w:rPr>
        <w:t>Avec son offre de formation diverse et variée, l’</w:t>
      </w:r>
      <w:r w:rsidR="00A80942" w:rsidRPr="003A46C7">
        <w:rPr>
          <w:rFonts w:ascii="Times New Roman" w:hAnsi="Times New Roman" w:cs="Times New Roman"/>
          <w:color w:val="000000" w:themeColor="text1"/>
          <w:sz w:val="26"/>
          <w:szCs w:val="26"/>
        </w:rPr>
        <w:t>université</w:t>
      </w:r>
      <w:r w:rsidRPr="003A46C7">
        <w:rPr>
          <w:rFonts w:ascii="Times New Roman" w:hAnsi="Times New Roman" w:cs="Times New Roman"/>
          <w:color w:val="000000" w:themeColor="text1"/>
          <w:sz w:val="26"/>
          <w:szCs w:val="26"/>
        </w:rPr>
        <w:t xml:space="preserve"> assure la formation de l’élite de demain avec son cadre d’étude </w:t>
      </w:r>
      <w:r w:rsidR="00A80942" w:rsidRPr="003A46C7">
        <w:rPr>
          <w:rFonts w:ascii="Times New Roman" w:hAnsi="Times New Roman" w:cs="Times New Roman"/>
          <w:color w:val="000000" w:themeColor="text1"/>
          <w:sz w:val="26"/>
          <w:szCs w:val="26"/>
        </w:rPr>
        <w:t>serein</w:t>
      </w:r>
      <w:r w:rsidRPr="003A46C7">
        <w:rPr>
          <w:rFonts w:ascii="Times New Roman" w:hAnsi="Times New Roman" w:cs="Times New Roman"/>
          <w:color w:val="000000" w:themeColor="text1"/>
          <w:sz w:val="26"/>
          <w:szCs w:val="26"/>
        </w:rPr>
        <w:t xml:space="preserve"> et son personnel qualifié et multiculturel. L’U</w:t>
      </w:r>
      <w:r w:rsidR="003A46C7" w:rsidRPr="003A46C7">
        <w:rPr>
          <w:rFonts w:ascii="Times New Roman" w:hAnsi="Times New Roman" w:cs="Times New Roman"/>
          <w:color w:val="000000" w:themeColor="text1"/>
          <w:sz w:val="26"/>
          <w:szCs w:val="26"/>
        </w:rPr>
        <w:t xml:space="preserve">PFHOB-MALI </w:t>
      </w:r>
      <w:r w:rsidRPr="003A46C7">
        <w:rPr>
          <w:rFonts w:ascii="Times New Roman" w:hAnsi="Times New Roman" w:cs="Times New Roman"/>
          <w:color w:val="000000" w:themeColor="text1"/>
          <w:sz w:val="26"/>
          <w:szCs w:val="26"/>
        </w:rPr>
        <w:t xml:space="preserve">est </w:t>
      </w:r>
      <w:r w:rsidR="003A46C7" w:rsidRPr="003A46C7">
        <w:rPr>
          <w:rFonts w:ascii="Times New Roman" w:hAnsi="Times New Roman" w:cs="Times New Roman"/>
          <w:color w:val="000000" w:themeColor="text1"/>
          <w:sz w:val="26"/>
          <w:szCs w:val="26"/>
        </w:rPr>
        <w:t>un véritable</w:t>
      </w:r>
      <w:r w:rsidRPr="003A46C7">
        <w:rPr>
          <w:rFonts w:ascii="Times New Roman" w:hAnsi="Times New Roman" w:cs="Times New Roman"/>
          <w:color w:val="000000" w:themeColor="text1"/>
          <w:sz w:val="26"/>
          <w:szCs w:val="26"/>
        </w:rPr>
        <w:t xml:space="preserve"> h</w:t>
      </w:r>
      <w:r w:rsidR="003A46C7" w:rsidRPr="003A46C7">
        <w:rPr>
          <w:rFonts w:ascii="Times New Roman" w:hAnsi="Times New Roman" w:cs="Times New Roman"/>
          <w:color w:val="000000" w:themeColor="text1"/>
          <w:sz w:val="26"/>
          <w:szCs w:val="26"/>
        </w:rPr>
        <w:t>ub de savoir</w:t>
      </w:r>
      <w:r w:rsidRPr="003A46C7">
        <w:rPr>
          <w:rFonts w:ascii="Times New Roman" w:hAnsi="Times New Roman" w:cs="Times New Roman"/>
          <w:color w:val="000000" w:themeColor="text1"/>
          <w:sz w:val="26"/>
          <w:szCs w:val="26"/>
        </w:rPr>
        <w:t xml:space="preserve"> </w:t>
      </w:r>
      <w:r w:rsidR="003A46C7" w:rsidRPr="003A46C7">
        <w:rPr>
          <w:rFonts w:ascii="Times New Roman" w:hAnsi="Times New Roman" w:cs="Times New Roman"/>
          <w:color w:val="000000" w:themeColor="text1"/>
          <w:sz w:val="26"/>
          <w:szCs w:val="26"/>
        </w:rPr>
        <w:t>combinant savoir-vivre, savoir-être, et savoir</w:t>
      </w:r>
      <w:r w:rsidR="003A46C7">
        <w:rPr>
          <w:rFonts w:ascii="Times New Roman" w:hAnsi="Times New Roman" w:cs="Times New Roman"/>
          <w:color w:val="000000" w:themeColor="text1"/>
          <w:sz w:val="26"/>
          <w:szCs w:val="26"/>
        </w:rPr>
        <w:t>-</w:t>
      </w:r>
      <w:r w:rsidR="003A46C7" w:rsidRPr="003A46C7">
        <w:rPr>
          <w:rFonts w:ascii="Times New Roman" w:hAnsi="Times New Roman" w:cs="Times New Roman"/>
          <w:color w:val="000000" w:themeColor="text1"/>
          <w:sz w:val="26"/>
          <w:szCs w:val="26"/>
        </w:rPr>
        <w:t>faire permetta</w:t>
      </w:r>
      <w:r w:rsidR="003A46C7">
        <w:rPr>
          <w:rFonts w:ascii="Times New Roman" w:hAnsi="Times New Roman" w:cs="Times New Roman"/>
          <w:color w:val="000000" w:themeColor="text1"/>
          <w:sz w:val="26"/>
          <w:szCs w:val="26"/>
        </w:rPr>
        <w:t>nt l’incubation de cerveaux actifs aptes à</w:t>
      </w:r>
      <w:r w:rsidR="003A46C7" w:rsidRPr="003A46C7">
        <w:rPr>
          <w:rFonts w:ascii="Times New Roman" w:hAnsi="Times New Roman" w:cs="Times New Roman"/>
          <w:color w:val="000000" w:themeColor="text1"/>
          <w:sz w:val="26"/>
          <w:szCs w:val="26"/>
        </w:rPr>
        <w:t xml:space="preserve"> mieux apprendre d’hier, comprendre aujourd’hui, et surprendre demain.</w:t>
      </w:r>
    </w:p>
    <w:p w14:paraId="306F6B6E" w14:textId="5AD5BD32" w:rsidR="00524A89" w:rsidRPr="00C36FF8" w:rsidRDefault="00524A89" w:rsidP="00E60499">
      <w:pPr>
        <w:ind w:left="426"/>
        <w:rPr>
          <w:rFonts w:ascii="Arial" w:hAnsi="Arial" w:cs="Arial"/>
          <w:b/>
          <w:sz w:val="26"/>
          <w:szCs w:val="26"/>
        </w:rPr>
      </w:pPr>
      <w:r w:rsidRPr="00C36FF8">
        <w:rPr>
          <w:rFonts w:ascii="Arial" w:hAnsi="Arial" w:cs="Arial"/>
          <w:bCs/>
          <w:color w:val="FFFFFF"/>
          <w:sz w:val="26"/>
          <w:szCs w:val="26"/>
        </w:rPr>
        <w:t>EVILLE</w:t>
      </w:r>
      <w:r w:rsidRPr="00C36FF8">
        <w:rPr>
          <w:rFonts w:ascii="Arial" w:hAnsi="Arial" w:cs="Arial"/>
          <w:b/>
          <w:color w:val="FFFFFF"/>
          <w:spacing w:val="-1"/>
          <w:sz w:val="26"/>
          <w:szCs w:val="26"/>
        </w:rPr>
        <w:t xml:space="preserve"> </w:t>
      </w:r>
      <w:r w:rsidRPr="00C36FF8">
        <w:rPr>
          <w:rFonts w:ascii="Arial" w:hAnsi="Arial" w:cs="Arial"/>
          <w:b/>
          <w:color w:val="FFFFFF"/>
          <w:sz w:val="26"/>
          <w:szCs w:val="26"/>
        </w:rPr>
        <w:t>(UIL)</w:t>
      </w:r>
      <w:r w:rsidRPr="00C36FF8">
        <w:rPr>
          <w:rFonts w:ascii="Arial" w:hAnsi="Arial" w:cs="Arial"/>
          <w:b/>
          <w:color w:val="FFFFFF"/>
          <w:spacing w:val="-1"/>
          <w:sz w:val="26"/>
          <w:szCs w:val="26"/>
        </w:rPr>
        <w:t xml:space="preserve"> </w:t>
      </w:r>
      <w:r w:rsidRPr="00C36FF8">
        <w:rPr>
          <w:rFonts w:ascii="Arial" w:hAnsi="Arial" w:cs="Arial"/>
          <w:b/>
          <w:color w:val="FFFFFF"/>
          <w:sz w:val="26"/>
          <w:szCs w:val="26"/>
        </w:rPr>
        <w:t>EN</w:t>
      </w:r>
      <w:r w:rsidRPr="00C36FF8">
        <w:rPr>
          <w:rFonts w:ascii="Arial" w:hAnsi="Arial" w:cs="Arial"/>
          <w:b/>
          <w:color w:val="FFFFFF"/>
          <w:spacing w:val="3"/>
          <w:sz w:val="26"/>
          <w:szCs w:val="26"/>
        </w:rPr>
        <w:t xml:space="preserve"> </w:t>
      </w:r>
      <w:r w:rsidRPr="00C36FF8">
        <w:rPr>
          <w:rFonts w:ascii="Arial" w:hAnsi="Arial" w:cs="Arial"/>
          <w:b/>
          <w:color w:val="FFFFFF"/>
          <w:spacing w:val="-2"/>
          <w:sz w:val="26"/>
          <w:szCs w:val="26"/>
        </w:rPr>
        <w:t>IMAGES</w:t>
      </w:r>
      <w:r w:rsidRPr="00C36FF8">
        <w:rPr>
          <w:rFonts w:ascii="Arial" w:hAnsi="Arial" w:cs="Arial"/>
          <w:color w:val="FFFFFF"/>
          <w:sz w:val="26"/>
          <w:szCs w:val="26"/>
        </w:rPr>
        <w:tab/>
      </w:r>
      <w:r w:rsidRPr="00C36FF8">
        <w:rPr>
          <w:rFonts w:ascii="Arial" w:hAnsi="Arial" w:cs="Arial"/>
          <w:b/>
          <w:color w:val="FFFFFF"/>
          <w:spacing w:val="-5"/>
          <w:sz w:val="26"/>
          <w:szCs w:val="26"/>
        </w:rPr>
        <w:t>117</w:t>
      </w:r>
    </w:p>
    <w:bookmarkEnd w:id="0"/>
    <w:p w14:paraId="168E523D" w14:textId="56A41FB3" w:rsidR="00D82D9D" w:rsidRDefault="00F740E0" w:rsidP="00F740E0">
      <w:pPr>
        <w:jc w:val="right"/>
      </w:pPr>
      <w:r>
        <w:t>Le Président de l’Université,</w:t>
      </w:r>
    </w:p>
    <w:p w14:paraId="4363E4E0" w14:textId="0E7F9489" w:rsidR="00F740E0" w:rsidRDefault="00F740E0" w:rsidP="00F740E0">
      <w:pPr>
        <w:jc w:val="right"/>
      </w:pPr>
      <w:r>
        <w:t>Professeur FONGORO Saharé</w:t>
      </w:r>
    </w:p>
    <w:sectPr w:rsidR="00F740E0" w:rsidSect="00A80942">
      <w:pgSz w:w="11906" w:h="16838"/>
      <w:pgMar w:top="1276" w:right="853" w:bottom="1135"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Dr Mamadou SANOGO" w:date="2024-09-17T13:43:00Z" w:initials="DMS">
    <w:p w14:paraId="4F4A37D7" w14:textId="0D84EE68" w:rsidR="003052EE" w:rsidRDefault="003052EE">
      <w:pPr>
        <w:pStyle w:val="Commentaire"/>
      </w:pPr>
      <w:r>
        <w:rPr>
          <w:rStyle w:val="Marquedecommentaire"/>
        </w:rPr>
        <w:annotationRef/>
      </w:r>
      <w:r>
        <w:t>Compléter avec les filières RUSTA</w:t>
      </w:r>
    </w:p>
  </w:comment>
  <w:comment w:id="5" w:author="Dr Mamadou SANOGO" w:date="2024-09-18T13:58:00Z" w:initials="DMS">
    <w:p w14:paraId="65460919" w14:textId="6301E9D2" w:rsidR="00DC64F2" w:rsidRDefault="00DC64F2">
      <w:pPr>
        <w:pStyle w:val="Commentaire"/>
      </w:pPr>
      <w:r>
        <w:rPr>
          <w:rStyle w:val="Marquedecommentaire"/>
        </w:rPr>
        <w:annotationRef/>
      </w:r>
      <w:r>
        <w:t>Compléter avec les conventions socio-professionnelles</w:t>
      </w:r>
    </w:p>
  </w:comment>
  <w:comment w:id="13" w:author="Dr Mamadou SANOGO" w:date="2024-09-20T10:39:00Z" w:initials="DMS">
    <w:p w14:paraId="0D26854D" w14:textId="77777777" w:rsidR="00F56A84" w:rsidRDefault="00F56A84" w:rsidP="00F56A84">
      <w:pPr>
        <w:pStyle w:val="Commentaire"/>
      </w:pPr>
      <w:r>
        <w:rPr>
          <w:rStyle w:val="Marquedecommentaire"/>
        </w:rPr>
        <w:annotationRef/>
      </w:r>
    </w:p>
  </w:comment>
  <w:comment w:id="26" w:author="Dr Mamadou SANOGO" w:date="2024-09-20T18:28:00Z" w:initials="DMS">
    <w:p w14:paraId="7EF12702" w14:textId="1678DE3F" w:rsidR="006C36F1" w:rsidRDefault="006C36F1">
      <w:pPr>
        <w:pStyle w:val="Commentaire"/>
      </w:pPr>
      <w:r>
        <w:rPr>
          <w:rStyle w:val="Marquedecommentaire"/>
        </w:rPr>
        <w:annotationRef/>
      </w:r>
      <w:r>
        <w:t>Entreprises partenaires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4A37D7" w15:done="0"/>
  <w15:commentEx w15:paraId="65460919" w15:done="0"/>
  <w15:commentEx w15:paraId="0D26854D" w15:done="0"/>
  <w15:commentEx w15:paraId="7EF127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05743DB" w16cex:dateUtc="2024-09-17T13:43:00Z"/>
  <w16cex:commentExtensible w16cex:durableId="5CB6F05B" w16cex:dateUtc="2024-09-18T13:58:00Z"/>
  <w16cex:commentExtensible w16cex:durableId="55DCCE9B" w16cex:dateUtc="2024-09-20T10:39:00Z"/>
  <w16cex:commentExtensible w16cex:durableId="36C52575" w16cex:dateUtc="2024-09-20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4A37D7" w16cid:durableId="005743DB"/>
  <w16cid:commentId w16cid:paraId="65460919" w16cid:durableId="5CB6F05B"/>
  <w16cid:commentId w16cid:paraId="0D26854D" w16cid:durableId="55DCCE9B"/>
  <w16cid:commentId w16cid:paraId="7EF12702" w16cid:durableId="36C525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32B06" w14:textId="77777777" w:rsidR="004D7DDC" w:rsidRDefault="004D7DDC" w:rsidP="00E87724">
      <w:pPr>
        <w:spacing w:before="0" w:line="240" w:lineRule="auto"/>
      </w:pPr>
      <w:r>
        <w:separator/>
      </w:r>
    </w:p>
  </w:endnote>
  <w:endnote w:type="continuationSeparator" w:id="0">
    <w:p w14:paraId="72E0125C" w14:textId="77777777" w:rsidR="004D7DDC" w:rsidRDefault="004D7DDC" w:rsidP="00E8772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2A4D5" w14:textId="77777777" w:rsidR="004D7DDC" w:rsidRDefault="004D7DDC" w:rsidP="00E87724">
      <w:pPr>
        <w:spacing w:before="0" w:line="240" w:lineRule="auto"/>
      </w:pPr>
      <w:r>
        <w:separator/>
      </w:r>
    </w:p>
  </w:footnote>
  <w:footnote w:type="continuationSeparator" w:id="0">
    <w:p w14:paraId="01523D33" w14:textId="77777777" w:rsidR="004D7DDC" w:rsidRDefault="004D7DDC" w:rsidP="00E8772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7330"/>
    <w:multiLevelType w:val="hybridMultilevel"/>
    <w:tmpl w:val="76C83D66"/>
    <w:lvl w:ilvl="0" w:tplc="D0303DC4">
      <w:numFmt w:val="bullet"/>
      <w:lvlText w:val="-"/>
      <w:lvlJc w:val="left"/>
      <w:pPr>
        <w:ind w:left="680" w:hanging="131"/>
      </w:pPr>
      <w:rPr>
        <w:rFonts w:ascii="Times New Roman" w:eastAsia="Times New Roman" w:hAnsi="Times New Roman" w:cs="Times New Roman" w:hint="default"/>
        <w:b w:val="0"/>
        <w:bCs w:val="0"/>
        <w:i w:val="0"/>
        <w:iCs w:val="0"/>
        <w:w w:val="100"/>
        <w:sz w:val="22"/>
        <w:szCs w:val="22"/>
        <w:lang w:val="fr-FR" w:eastAsia="en-US" w:bidi="ar-SA"/>
      </w:rPr>
    </w:lvl>
    <w:lvl w:ilvl="1" w:tplc="03F87CDA">
      <w:numFmt w:val="bullet"/>
      <w:lvlText w:val=""/>
      <w:lvlJc w:val="left"/>
      <w:pPr>
        <w:ind w:left="680" w:hanging="154"/>
      </w:pPr>
      <w:rPr>
        <w:rFonts w:ascii="Symbol" w:eastAsia="Symbol" w:hAnsi="Symbol" w:cs="Symbol" w:hint="default"/>
        <w:b w:val="0"/>
        <w:bCs w:val="0"/>
        <w:i w:val="0"/>
        <w:iCs w:val="0"/>
        <w:w w:val="100"/>
        <w:sz w:val="22"/>
        <w:szCs w:val="22"/>
        <w:lang w:val="fr-FR" w:eastAsia="en-US" w:bidi="ar-SA"/>
      </w:rPr>
    </w:lvl>
    <w:lvl w:ilvl="2" w:tplc="597C8486">
      <w:numFmt w:val="bullet"/>
      <w:lvlText w:val="•"/>
      <w:lvlJc w:val="left"/>
      <w:pPr>
        <w:ind w:left="2703" w:hanging="154"/>
      </w:pPr>
      <w:rPr>
        <w:rFonts w:hint="default"/>
        <w:lang w:val="fr-FR" w:eastAsia="en-US" w:bidi="ar-SA"/>
      </w:rPr>
    </w:lvl>
    <w:lvl w:ilvl="3" w:tplc="9DA420A0">
      <w:numFmt w:val="bullet"/>
      <w:lvlText w:val="•"/>
      <w:lvlJc w:val="left"/>
      <w:pPr>
        <w:ind w:left="3715" w:hanging="154"/>
      </w:pPr>
      <w:rPr>
        <w:rFonts w:hint="default"/>
        <w:lang w:val="fr-FR" w:eastAsia="en-US" w:bidi="ar-SA"/>
      </w:rPr>
    </w:lvl>
    <w:lvl w:ilvl="4" w:tplc="22A440BA">
      <w:numFmt w:val="bullet"/>
      <w:lvlText w:val="•"/>
      <w:lvlJc w:val="left"/>
      <w:pPr>
        <w:ind w:left="4727" w:hanging="154"/>
      </w:pPr>
      <w:rPr>
        <w:rFonts w:hint="default"/>
        <w:lang w:val="fr-FR" w:eastAsia="en-US" w:bidi="ar-SA"/>
      </w:rPr>
    </w:lvl>
    <w:lvl w:ilvl="5" w:tplc="7706B62C">
      <w:numFmt w:val="bullet"/>
      <w:lvlText w:val="•"/>
      <w:lvlJc w:val="left"/>
      <w:pPr>
        <w:ind w:left="5739" w:hanging="154"/>
      </w:pPr>
      <w:rPr>
        <w:rFonts w:hint="default"/>
        <w:lang w:val="fr-FR" w:eastAsia="en-US" w:bidi="ar-SA"/>
      </w:rPr>
    </w:lvl>
    <w:lvl w:ilvl="6" w:tplc="354AACD2">
      <w:numFmt w:val="bullet"/>
      <w:lvlText w:val="•"/>
      <w:lvlJc w:val="left"/>
      <w:pPr>
        <w:ind w:left="6751" w:hanging="154"/>
      </w:pPr>
      <w:rPr>
        <w:rFonts w:hint="default"/>
        <w:lang w:val="fr-FR" w:eastAsia="en-US" w:bidi="ar-SA"/>
      </w:rPr>
    </w:lvl>
    <w:lvl w:ilvl="7" w:tplc="6B10B6B6">
      <w:numFmt w:val="bullet"/>
      <w:lvlText w:val="•"/>
      <w:lvlJc w:val="left"/>
      <w:pPr>
        <w:ind w:left="7763" w:hanging="154"/>
      </w:pPr>
      <w:rPr>
        <w:rFonts w:hint="default"/>
        <w:lang w:val="fr-FR" w:eastAsia="en-US" w:bidi="ar-SA"/>
      </w:rPr>
    </w:lvl>
    <w:lvl w:ilvl="8" w:tplc="D2188908">
      <w:numFmt w:val="bullet"/>
      <w:lvlText w:val="•"/>
      <w:lvlJc w:val="left"/>
      <w:pPr>
        <w:ind w:left="8775" w:hanging="154"/>
      </w:pPr>
      <w:rPr>
        <w:rFonts w:hint="default"/>
        <w:lang w:val="fr-FR" w:eastAsia="en-US" w:bidi="ar-SA"/>
      </w:rPr>
    </w:lvl>
  </w:abstractNum>
  <w:abstractNum w:abstractNumId="1" w15:restartNumberingAfterBreak="0">
    <w:nsid w:val="01B65EE0"/>
    <w:multiLevelType w:val="hybridMultilevel"/>
    <w:tmpl w:val="ECD675BE"/>
    <w:lvl w:ilvl="0" w:tplc="656A0372">
      <w:start w:val="1"/>
      <w:numFmt w:val="decimal"/>
      <w:lvlText w:val="%1."/>
      <w:lvlJc w:val="left"/>
      <w:pPr>
        <w:ind w:left="2183" w:hanging="257"/>
        <w:jc w:val="right"/>
      </w:pPr>
      <w:rPr>
        <w:rFonts w:ascii="Times New Roman" w:eastAsia="Times New Roman" w:hAnsi="Times New Roman" w:cs="Times New Roman" w:hint="default"/>
        <w:b/>
        <w:bCs/>
        <w:i/>
        <w:iCs/>
        <w:spacing w:val="0"/>
        <w:w w:val="100"/>
        <w:sz w:val="24"/>
        <w:szCs w:val="24"/>
        <w:lang w:val="fr-FR" w:eastAsia="en-US" w:bidi="ar-SA"/>
      </w:rPr>
    </w:lvl>
    <w:lvl w:ilvl="1" w:tplc="9FB67DF6">
      <w:numFmt w:val="bullet"/>
      <w:lvlText w:val="•"/>
      <w:lvlJc w:val="left"/>
      <w:pPr>
        <w:ind w:left="3146" w:hanging="257"/>
      </w:pPr>
      <w:rPr>
        <w:rFonts w:hint="default"/>
        <w:lang w:val="fr-FR" w:eastAsia="en-US" w:bidi="ar-SA"/>
      </w:rPr>
    </w:lvl>
    <w:lvl w:ilvl="2" w:tplc="B47A2394">
      <w:numFmt w:val="bullet"/>
      <w:lvlText w:val="•"/>
      <w:lvlJc w:val="left"/>
      <w:pPr>
        <w:ind w:left="4112" w:hanging="257"/>
      </w:pPr>
      <w:rPr>
        <w:rFonts w:hint="default"/>
        <w:lang w:val="fr-FR" w:eastAsia="en-US" w:bidi="ar-SA"/>
      </w:rPr>
    </w:lvl>
    <w:lvl w:ilvl="3" w:tplc="7026C944">
      <w:numFmt w:val="bullet"/>
      <w:lvlText w:val="•"/>
      <w:lvlJc w:val="left"/>
      <w:pPr>
        <w:ind w:left="5079" w:hanging="257"/>
      </w:pPr>
      <w:rPr>
        <w:rFonts w:hint="default"/>
        <w:lang w:val="fr-FR" w:eastAsia="en-US" w:bidi="ar-SA"/>
      </w:rPr>
    </w:lvl>
    <w:lvl w:ilvl="4" w:tplc="B1D0E452">
      <w:numFmt w:val="bullet"/>
      <w:lvlText w:val="•"/>
      <w:lvlJc w:val="left"/>
      <w:pPr>
        <w:ind w:left="6045" w:hanging="257"/>
      </w:pPr>
      <w:rPr>
        <w:rFonts w:hint="default"/>
        <w:lang w:val="fr-FR" w:eastAsia="en-US" w:bidi="ar-SA"/>
      </w:rPr>
    </w:lvl>
    <w:lvl w:ilvl="5" w:tplc="E4A07514">
      <w:numFmt w:val="bullet"/>
      <w:lvlText w:val="•"/>
      <w:lvlJc w:val="left"/>
      <w:pPr>
        <w:ind w:left="7012" w:hanging="257"/>
      </w:pPr>
      <w:rPr>
        <w:rFonts w:hint="default"/>
        <w:lang w:val="fr-FR" w:eastAsia="en-US" w:bidi="ar-SA"/>
      </w:rPr>
    </w:lvl>
    <w:lvl w:ilvl="6" w:tplc="0F5A5484">
      <w:numFmt w:val="bullet"/>
      <w:lvlText w:val="•"/>
      <w:lvlJc w:val="left"/>
      <w:pPr>
        <w:ind w:left="7978" w:hanging="257"/>
      </w:pPr>
      <w:rPr>
        <w:rFonts w:hint="default"/>
        <w:lang w:val="fr-FR" w:eastAsia="en-US" w:bidi="ar-SA"/>
      </w:rPr>
    </w:lvl>
    <w:lvl w:ilvl="7" w:tplc="CCDCC4FE">
      <w:numFmt w:val="bullet"/>
      <w:lvlText w:val="•"/>
      <w:lvlJc w:val="left"/>
      <w:pPr>
        <w:ind w:left="8944" w:hanging="257"/>
      </w:pPr>
      <w:rPr>
        <w:rFonts w:hint="default"/>
        <w:lang w:val="fr-FR" w:eastAsia="en-US" w:bidi="ar-SA"/>
      </w:rPr>
    </w:lvl>
    <w:lvl w:ilvl="8" w:tplc="FC20F954">
      <w:numFmt w:val="bullet"/>
      <w:lvlText w:val="•"/>
      <w:lvlJc w:val="left"/>
      <w:pPr>
        <w:ind w:left="9911" w:hanging="257"/>
      </w:pPr>
      <w:rPr>
        <w:rFonts w:hint="default"/>
        <w:lang w:val="fr-FR" w:eastAsia="en-US" w:bidi="ar-SA"/>
      </w:rPr>
    </w:lvl>
  </w:abstractNum>
  <w:abstractNum w:abstractNumId="2" w15:restartNumberingAfterBreak="0">
    <w:nsid w:val="03EB0310"/>
    <w:multiLevelType w:val="multilevel"/>
    <w:tmpl w:val="561A7B66"/>
    <w:lvl w:ilvl="0">
      <w:start w:val="11"/>
      <w:numFmt w:val="decimal"/>
      <w:lvlText w:val="%1"/>
      <w:lvlJc w:val="left"/>
      <w:pPr>
        <w:ind w:left="680" w:hanging="576"/>
      </w:pPr>
      <w:rPr>
        <w:rFonts w:hint="default"/>
        <w:lang w:val="fr-FR" w:eastAsia="en-US" w:bidi="ar-SA"/>
      </w:rPr>
    </w:lvl>
    <w:lvl w:ilvl="1">
      <w:start w:val="1"/>
      <w:numFmt w:val="decimal"/>
      <w:lvlText w:val="%1.%2"/>
      <w:lvlJc w:val="left"/>
      <w:pPr>
        <w:ind w:left="680" w:hanging="576"/>
      </w:pPr>
      <w:rPr>
        <w:rFonts w:ascii="Arial" w:eastAsia="Arial" w:hAnsi="Arial" w:cs="Arial" w:hint="default"/>
        <w:b/>
        <w:bCs/>
        <w:i w:val="0"/>
        <w:iCs w:val="0"/>
        <w:spacing w:val="-1"/>
        <w:w w:val="100"/>
        <w:sz w:val="22"/>
        <w:szCs w:val="22"/>
        <w:lang w:val="fr-FR" w:eastAsia="en-US" w:bidi="ar-SA"/>
      </w:rPr>
    </w:lvl>
    <w:lvl w:ilvl="2">
      <w:start w:val="1"/>
      <w:numFmt w:val="decimal"/>
      <w:lvlText w:val="%1.%2.%3"/>
      <w:lvlJc w:val="left"/>
      <w:pPr>
        <w:ind w:left="1400" w:hanging="721"/>
      </w:pPr>
      <w:rPr>
        <w:rFonts w:ascii="Arial" w:eastAsia="Arial" w:hAnsi="Arial" w:cs="Arial" w:hint="default"/>
        <w:b/>
        <w:bCs/>
        <w:i w:val="0"/>
        <w:iCs w:val="0"/>
        <w:spacing w:val="-1"/>
        <w:w w:val="100"/>
        <w:sz w:val="22"/>
        <w:szCs w:val="22"/>
        <w:lang w:val="fr-FR" w:eastAsia="en-US" w:bidi="ar-SA"/>
      </w:rPr>
    </w:lvl>
    <w:lvl w:ilvl="3">
      <w:numFmt w:val="bullet"/>
      <w:lvlText w:val=""/>
      <w:lvlJc w:val="left"/>
      <w:pPr>
        <w:ind w:left="1400" w:hanging="360"/>
      </w:pPr>
      <w:rPr>
        <w:rFonts w:ascii="Symbol" w:eastAsia="Symbol" w:hAnsi="Symbol" w:cs="Symbol" w:hint="default"/>
        <w:b w:val="0"/>
        <w:bCs w:val="0"/>
        <w:i w:val="0"/>
        <w:iCs w:val="0"/>
        <w:w w:val="99"/>
        <w:sz w:val="20"/>
        <w:szCs w:val="20"/>
        <w:lang w:val="fr-FR" w:eastAsia="en-US" w:bidi="ar-SA"/>
      </w:rPr>
    </w:lvl>
    <w:lvl w:ilvl="4">
      <w:numFmt w:val="bullet"/>
      <w:lvlText w:val=""/>
      <w:lvlJc w:val="left"/>
      <w:pPr>
        <w:ind w:left="1532" w:hanging="286"/>
      </w:pPr>
      <w:rPr>
        <w:rFonts w:ascii="Symbol" w:eastAsia="Symbol" w:hAnsi="Symbol" w:cs="Symbol" w:hint="default"/>
        <w:b w:val="0"/>
        <w:bCs w:val="0"/>
        <w:i w:val="0"/>
        <w:iCs w:val="0"/>
        <w:w w:val="100"/>
        <w:sz w:val="22"/>
        <w:szCs w:val="22"/>
        <w:lang w:val="fr-FR" w:eastAsia="en-US" w:bidi="ar-SA"/>
      </w:rPr>
    </w:lvl>
    <w:lvl w:ilvl="5">
      <w:numFmt w:val="bullet"/>
      <w:lvlText w:val="•"/>
      <w:lvlJc w:val="left"/>
      <w:pPr>
        <w:ind w:left="5012" w:hanging="286"/>
      </w:pPr>
      <w:rPr>
        <w:rFonts w:hint="default"/>
        <w:lang w:val="fr-FR" w:eastAsia="en-US" w:bidi="ar-SA"/>
      </w:rPr>
    </w:lvl>
    <w:lvl w:ilvl="6">
      <w:numFmt w:val="bullet"/>
      <w:lvlText w:val="•"/>
      <w:lvlJc w:val="left"/>
      <w:pPr>
        <w:ind w:left="6169" w:hanging="286"/>
      </w:pPr>
      <w:rPr>
        <w:rFonts w:hint="default"/>
        <w:lang w:val="fr-FR" w:eastAsia="en-US" w:bidi="ar-SA"/>
      </w:rPr>
    </w:lvl>
    <w:lvl w:ilvl="7">
      <w:numFmt w:val="bullet"/>
      <w:lvlText w:val="•"/>
      <w:lvlJc w:val="left"/>
      <w:pPr>
        <w:ind w:left="7327" w:hanging="286"/>
      </w:pPr>
      <w:rPr>
        <w:rFonts w:hint="default"/>
        <w:lang w:val="fr-FR" w:eastAsia="en-US" w:bidi="ar-SA"/>
      </w:rPr>
    </w:lvl>
    <w:lvl w:ilvl="8">
      <w:numFmt w:val="bullet"/>
      <w:lvlText w:val="•"/>
      <w:lvlJc w:val="left"/>
      <w:pPr>
        <w:ind w:left="8484" w:hanging="286"/>
      </w:pPr>
      <w:rPr>
        <w:rFonts w:hint="default"/>
        <w:lang w:val="fr-FR" w:eastAsia="en-US" w:bidi="ar-SA"/>
      </w:rPr>
    </w:lvl>
  </w:abstractNum>
  <w:abstractNum w:abstractNumId="3" w15:restartNumberingAfterBreak="0">
    <w:nsid w:val="044A48C9"/>
    <w:multiLevelType w:val="hybridMultilevel"/>
    <w:tmpl w:val="0CD6DF16"/>
    <w:lvl w:ilvl="0" w:tplc="DCD44A36">
      <w:start w:val="1"/>
      <w:numFmt w:val="upperRoman"/>
      <w:lvlText w:val="%1."/>
      <w:lvlJc w:val="left"/>
      <w:pPr>
        <w:ind w:left="1253"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tplc="52BEB68A">
      <w:numFmt w:val="bullet"/>
      <w:lvlText w:val="❖"/>
      <w:lvlJc w:val="left"/>
      <w:pPr>
        <w:ind w:left="1687" w:hanging="353"/>
      </w:pPr>
      <w:rPr>
        <w:rFonts w:ascii="Segoe UI Symbol" w:eastAsia="Segoe UI Symbol" w:hAnsi="Segoe UI Symbol" w:cs="Segoe UI Symbol" w:hint="default"/>
        <w:b w:val="0"/>
        <w:bCs w:val="0"/>
        <w:i w:val="0"/>
        <w:iCs w:val="0"/>
        <w:w w:val="100"/>
        <w:sz w:val="24"/>
        <w:szCs w:val="24"/>
        <w:lang w:val="fr-FR" w:eastAsia="en-US" w:bidi="ar-SA"/>
      </w:rPr>
    </w:lvl>
    <w:lvl w:ilvl="2" w:tplc="7C8811CA">
      <w:numFmt w:val="bullet"/>
      <w:lvlText w:val="•"/>
      <w:lvlJc w:val="left"/>
      <w:pPr>
        <w:ind w:left="2716" w:hanging="353"/>
      </w:pPr>
      <w:rPr>
        <w:rFonts w:hint="default"/>
        <w:lang w:val="fr-FR" w:eastAsia="en-US" w:bidi="ar-SA"/>
      </w:rPr>
    </w:lvl>
    <w:lvl w:ilvl="3" w:tplc="B4165F10">
      <w:numFmt w:val="bullet"/>
      <w:lvlText w:val="•"/>
      <w:lvlJc w:val="left"/>
      <w:pPr>
        <w:ind w:left="3752" w:hanging="353"/>
      </w:pPr>
      <w:rPr>
        <w:rFonts w:hint="default"/>
        <w:lang w:val="fr-FR" w:eastAsia="en-US" w:bidi="ar-SA"/>
      </w:rPr>
    </w:lvl>
    <w:lvl w:ilvl="4" w:tplc="81C281D8">
      <w:numFmt w:val="bullet"/>
      <w:lvlText w:val="•"/>
      <w:lvlJc w:val="left"/>
      <w:pPr>
        <w:ind w:left="4788" w:hanging="353"/>
      </w:pPr>
      <w:rPr>
        <w:rFonts w:hint="default"/>
        <w:lang w:val="fr-FR" w:eastAsia="en-US" w:bidi="ar-SA"/>
      </w:rPr>
    </w:lvl>
    <w:lvl w:ilvl="5" w:tplc="E438B3CC">
      <w:numFmt w:val="bullet"/>
      <w:lvlText w:val="•"/>
      <w:lvlJc w:val="left"/>
      <w:pPr>
        <w:ind w:left="5824" w:hanging="353"/>
      </w:pPr>
      <w:rPr>
        <w:rFonts w:hint="default"/>
        <w:lang w:val="fr-FR" w:eastAsia="en-US" w:bidi="ar-SA"/>
      </w:rPr>
    </w:lvl>
    <w:lvl w:ilvl="6" w:tplc="216800CE">
      <w:numFmt w:val="bullet"/>
      <w:lvlText w:val="•"/>
      <w:lvlJc w:val="left"/>
      <w:pPr>
        <w:ind w:left="6860" w:hanging="353"/>
      </w:pPr>
      <w:rPr>
        <w:rFonts w:hint="default"/>
        <w:lang w:val="fr-FR" w:eastAsia="en-US" w:bidi="ar-SA"/>
      </w:rPr>
    </w:lvl>
    <w:lvl w:ilvl="7" w:tplc="476C7780">
      <w:numFmt w:val="bullet"/>
      <w:lvlText w:val="•"/>
      <w:lvlJc w:val="left"/>
      <w:pPr>
        <w:ind w:left="7896" w:hanging="353"/>
      </w:pPr>
      <w:rPr>
        <w:rFonts w:hint="default"/>
        <w:lang w:val="fr-FR" w:eastAsia="en-US" w:bidi="ar-SA"/>
      </w:rPr>
    </w:lvl>
    <w:lvl w:ilvl="8" w:tplc="E320C05A">
      <w:numFmt w:val="bullet"/>
      <w:lvlText w:val="•"/>
      <w:lvlJc w:val="left"/>
      <w:pPr>
        <w:ind w:left="8932" w:hanging="353"/>
      </w:pPr>
      <w:rPr>
        <w:rFonts w:hint="default"/>
        <w:lang w:val="fr-FR" w:eastAsia="en-US" w:bidi="ar-SA"/>
      </w:rPr>
    </w:lvl>
  </w:abstractNum>
  <w:abstractNum w:abstractNumId="4" w15:restartNumberingAfterBreak="0">
    <w:nsid w:val="04D47668"/>
    <w:multiLevelType w:val="hybridMultilevel"/>
    <w:tmpl w:val="82CE8788"/>
    <w:lvl w:ilvl="0" w:tplc="0A6E73E6">
      <w:numFmt w:val="bullet"/>
      <w:lvlText w:val="•"/>
      <w:lvlJc w:val="left"/>
      <w:pPr>
        <w:ind w:left="188" w:hanging="188"/>
      </w:pPr>
      <w:rPr>
        <w:rFonts w:ascii="Arial" w:eastAsia="Arial" w:hAnsi="Arial" w:cs="Arial" w:hint="default"/>
        <w:b w:val="0"/>
        <w:bCs w:val="0"/>
        <w:i w:val="0"/>
        <w:iCs w:val="0"/>
        <w:w w:val="99"/>
        <w:sz w:val="20"/>
        <w:szCs w:val="20"/>
        <w:lang w:val="fr-FR" w:eastAsia="en-US" w:bidi="ar-SA"/>
      </w:rPr>
    </w:lvl>
    <w:lvl w:ilvl="1" w:tplc="A14C710E">
      <w:numFmt w:val="bullet"/>
      <w:lvlText w:val="•"/>
      <w:lvlJc w:val="left"/>
      <w:pPr>
        <w:ind w:left="1037" w:hanging="188"/>
      </w:pPr>
      <w:rPr>
        <w:rFonts w:hint="default"/>
        <w:lang w:val="fr-FR" w:eastAsia="en-US" w:bidi="ar-SA"/>
      </w:rPr>
    </w:lvl>
    <w:lvl w:ilvl="2" w:tplc="9ECA5116">
      <w:numFmt w:val="bullet"/>
      <w:lvlText w:val="•"/>
      <w:lvlJc w:val="left"/>
      <w:pPr>
        <w:ind w:left="1955" w:hanging="188"/>
      </w:pPr>
      <w:rPr>
        <w:rFonts w:hint="default"/>
        <w:lang w:val="fr-FR" w:eastAsia="en-US" w:bidi="ar-SA"/>
      </w:rPr>
    </w:lvl>
    <w:lvl w:ilvl="3" w:tplc="0B449698">
      <w:numFmt w:val="bullet"/>
      <w:lvlText w:val="•"/>
      <w:lvlJc w:val="left"/>
      <w:pPr>
        <w:ind w:left="2873" w:hanging="188"/>
      </w:pPr>
      <w:rPr>
        <w:rFonts w:hint="default"/>
        <w:lang w:val="fr-FR" w:eastAsia="en-US" w:bidi="ar-SA"/>
      </w:rPr>
    </w:lvl>
    <w:lvl w:ilvl="4" w:tplc="B11CF390">
      <w:numFmt w:val="bullet"/>
      <w:lvlText w:val="•"/>
      <w:lvlJc w:val="left"/>
      <w:pPr>
        <w:ind w:left="3791" w:hanging="188"/>
      </w:pPr>
      <w:rPr>
        <w:rFonts w:hint="default"/>
        <w:lang w:val="fr-FR" w:eastAsia="en-US" w:bidi="ar-SA"/>
      </w:rPr>
    </w:lvl>
    <w:lvl w:ilvl="5" w:tplc="8CD44856">
      <w:numFmt w:val="bullet"/>
      <w:lvlText w:val="•"/>
      <w:lvlJc w:val="left"/>
      <w:pPr>
        <w:ind w:left="4709" w:hanging="188"/>
      </w:pPr>
      <w:rPr>
        <w:rFonts w:hint="default"/>
        <w:lang w:val="fr-FR" w:eastAsia="en-US" w:bidi="ar-SA"/>
      </w:rPr>
    </w:lvl>
    <w:lvl w:ilvl="6" w:tplc="99107ED0">
      <w:numFmt w:val="bullet"/>
      <w:lvlText w:val="•"/>
      <w:lvlJc w:val="left"/>
      <w:pPr>
        <w:ind w:left="5627" w:hanging="188"/>
      </w:pPr>
      <w:rPr>
        <w:rFonts w:hint="default"/>
        <w:lang w:val="fr-FR" w:eastAsia="en-US" w:bidi="ar-SA"/>
      </w:rPr>
    </w:lvl>
    <w:lvl w:ilvl="7" w:tplc="4ECA2498">
      <w:numFmt w:val="bullet"/>
      <w:lvlText w:val="•"/>
      <w:lvlJc w:val="left"/>
      <w:pPr>
        <w:ind w:left="6545" w:hanging="188"/>
      </w:pPr>
      <w:rPr>
        <w:rFonts w:hint="default"/>
        <w:lang w:val="fr-FR" w:eastAsia="en-US" w:bidi="ar-SA"/>
      </w:rPr>
    </w:lvl>
    <w:lvl w:ilvl="8" w:tplc="51467002">
      <w:numFmt w:val="bullet"/>
      <w:lvlText w:val="•"/>
      <w:lvlJc w:val="left"/>
      <w:pPr>
        <w:ind w:left="7463" w:hanging="188"/>
      </w:pPr>
      <w:rPr>
        <w:rFonts w:hint="default"/>
        <w:lang w:val="fr-FR" w:eastAsia="en-US" w:bidi="ar-SA"/>
      </w:rPr>
    </w:lvl>
  </w:abstractNum>
  <w:abstractNum w:abstractNumId="5" w15:restartNumberingAfterBreak="0">
    <w:nsid w:val="05F23733"/>
    <w:multiLevelType w:val="hybridMultilevel"/>
    <w:tmpl w:val="ABC2C4E0"/>
    <w:lvl w:ilvl="0" w:tplc="4AB46760">
      <w:numFmt w:val="bullet"/>
      <w:lvlText w:val="-"/>
      <w:lvlJc w:val="left"/>
      <w:pPr>
        <w:ind w:left="2087" w:hanging="353"/>
      </w:pPr>
      <w:rPr>
        <w:rFonts w:ascii="Cambria" w:eastAsia="Cambria" w:hAnsi="Cambria" w:cs="Cambria" w:hint="default"/>
        <w:b w:val="0"/>
        <w:bCs w:val="0"/>
        <w:i w:val="0"/>
        <w:iCs w:val="0"/>
        <w:w w:val="100"/>
        <w:sz w:val="24"/>
        <w:szCs w:val="24"/>
        <w:lang w:val="fr-FR" w:eastAsia="en-US" w:bidi="ar-SA"/>
      </w:rPr>
    </w:lvl>
    <w:lvl w:ilvl="1" w:tplc="32F41C0E">
      <w:numFmt w:val="bullet"/>
      <w:lvlText w:val="•"/>
      <w:lvlJc w:val="left"/>
      <w:pPr>
        <w:ind w:left="3056" w:hanging="353"/>
      </w:pPr>
      <w:rPr>
        <w:rFonts w:hint="default"/>
        <w:lang w:val="fr-FR" w:eastAsia="en-US" w:bidi="ar-SA"/>
      </w:rPr>
    </w:lvl>
    <w:lvl w:ilvl="2" w:tplc="8CBA38A6">
      <w:numFmt w:val="bullet"/>
      <w:lvlText w:val="•"/>
      <w:lvlJc w:val="left"/>
      <w:pPr>
        <w:ind w:left="4032" w:hanging="353"/>
      </w:pPr>
      <w:rPr>
        <w:rFonts w:hint="default"/>
        <w:lang w:val="fr-FR" w:eastAsia="en-US" w:bidi="ar-SA"/>
      </w:rPr>
    </w:lvl>
    <w:lvl w:ilvl="3" w:tplc="B3F65470">
      <w:numFmt w:val="bullet"/>
      <w:lvlText w:val="•"/>
      <w:lvlJc w:val="left"/>
      <w:pPr>
        <w:ind w:left="5009" w:hanging="353"/>
      </w:pPr>
      <w:rPr>
        <w:rFonts w:hint="default"/>
        <w:lang w:val="fr-FR" w:eastAsia="en-US" w:bidi="ar-SA"/>
      </w:rPr>
    </w:lvl>
    <w:lvl w:ilvl="4" w:tplc="E466D240">
      <w:numFmt w:val="bullet"/>
      <w:lvlText w:val="•"/>
      <w:lvlJc w:val="left"/>
      <w:pPr>
        <w:ind w:left="5985" w:hanging="353"/>
      </w:pPr>
      <w:rPr>
        <w:rFonts w:hint="default"/>
        <w:lang w:val="fr-FR" w:eastAsia="en-US" w:bidi="ar-SA"/>
      </w:rPr>
    </w:lvl>
    <w:lvl w:ilvl="5" w:tplc="842852B4">
      <w:numFmt w:val="bullet"/>
      <w:lvlText w:val="•"/>
      <w:lvlJc w:val="left"/>
      <w:pPr>
        <w:ind w:left="6962" w:hanging="353"/>
      </w:pPr>
      <w:rPr>
        <w:rFonts w:hint="default"/>
        <w:lang w:val="fr-FR" w:eastAsia="en-US" w:bidi="ar-SA"/>
      </w:rPr>
    </w:lvl>
    <w:lvl w:ilvl="6" w:tplc="31782494">
      <w:numFmt w:val="bullet"/>
      <w:lvlText w:val="•"/>
      <w:lvlJc w:val="left"/>
      <w:pPr>
        <w:ind w:left="7938" w:hanging="353"/>
      </w:pPr>
      <w:rPr>
        <w:rFonts w:hint="default"/>
        <w:lang w:val="fr-FR" w:eastAsia="en-US" w:bidi="ar-SA"/>
      </w:rPr>
    </w:lvl>
    <w:lvl w:ilvl="7" w:tplc="B1B87C5E">
      <w:numFmt w:val="bullet"/>
      <w:lvlText w:val="•"/>
      <w:lvlJc w:val="left"/>
      <w:pPr>
        <w:ind w:left="8914" w:hanging="353"/>
      </w:pPr>
      <w:rPr>
        <w:rFonts w:hint="default"/>
        <w:lang w:val="fr-FR" w:eastAsia="en-US" w:bidi="ar-SA"/>
      </w:rPr>
    </w:lvl>
    <w:lvl w:ilvl="8" w:tplc="96A60A34">
      <w:numFmt w:val="bullet"/>
      <w:lvlText w:val="•"/>
      <w:lvlJc w:val="left"/>
      <w:pPr>
        <w:ind w:left="9891" w:hanging="353"/>
      </w:pPr>
      <w:rPr>
        <w:rFonts w:hint="default"/>
        <w:lang w:val="fr-FR" w:eastAsia="en-US" w:bidi="ar-SA"/>
      </w:rPr>
    </w:lvl>
  </w:abstractNum>
  <w:abstractNum w:abstractNumId="6" w15:restartNumberingAfterBreak="0">
    <w:nsid w:val="08641264"/>
    <w:multiLevelType w:val="hybridMultilevel"/>
    <w:tmpl w:val="6C682EC2"/>
    <w:lvl w:ilvl="0" w:tplc="1812C5F8">
      <w:numFmt w:val="bullet"/>
      <w:lvlText w:val="-"/>
      <w:lvlJc w:val="left"/>
      <w:pPr>
        <w:ind w:left="1687" w:hanging="353"/>
      </w:pPr>
      <w:rPr>
        <w:rFonts w:ascii="Times New Roman" w:eastAsia="Times New Roman" w:hAnsi="Times New Roman" w:cs="Times New Roman" w:hint="default"/>
        <w:w w:val="99"/>
        <w:lang w:val="fr-FR" w:eastAsia="en-US" w:bidi="ar-SA"/>
      </w:rPr>
    </w:lvl>
    <w:lvl w:ilvl="1" w:tplc="6260808C">
      <w:numFmt w:val="bullet"/>
      <w:lvlText w:val="•"/>
      <w:lvlJc w:val="left"/>
      <w:pPr>
        <w:ind w:left="2612" w:hanging="353"/>
      </w:pPr>
      <w:rPr>
        <w:rFonts w:hint="default"/>
        <w:lang w:val="fr-FR" w:eastAsia="en-US" w:bidi="ar-SA"/>
      </w:rPr>
    </w:lvl>
    <w:lvl w:ilvl="2" w:tplc="EA64A0DA">
      <w:numFmt w:val="bullet"/>
      <w:lvlText w:val="•"/>
      <w:lvlJc w:val="left"/>
      <w:pPr>
        <w:ind w:left="3544" w:hanging="353"/>
      </w:pPr>
      <w:rPr>
        <w:rFonts w:hint="default"/>
        <w:lang w:val="fr-FR" w:eastAsia="en-US" w:bidi="ar-SA"/>
      </w:rPr>
    </w:lvl>
    <w:lvl w:ilvl="3" w:tplc="74ECFCCE">
      <w:numFmt w:val="bullet"/>
      <w:lvlText w:val="•"/>
      <w:lvlJc w:val="left"/>
      <w:pPr>
        <w:ind w:left="4477" w:hanging="353"/>
      </w:pPr>
      <w:rPr>
        <w:rFonts w:hint="default"/>
        <w:lang w:val="fr-FR" w:eastAsia="en-US" w:bidi="ar-SA"/>
      </w:rPr>
    </w:lvl>
    <w:lvl w:ilvl="4" w:tplc="F3D6DE56">
      <w:numFmt w:val="bullet"/>
      <w:lvlText w:val="•"/>
      <w:lvlJc w:val="left"/>
      <w:pPr>
        <w:ind w:left="5409" w:hanging="353"/>
      </w:pPr>
      <w:rPr>
        <w:rFonts w:hint="default"/>
        <w:lang w:val="fr-FR" w:eastAsia="en-US" w:bidi="ar-SA"/>
      </w:rPr>
    </w:lvl>
    <w:lvl w:ilvl="5" w:tplc="488ECDE4">
      <w:numFmt w:val="bullet"/>
      <w:lvlText w:val="•"/>
      <w:lvlJc w:val="left"/>
      <w:pPr>
        <w:ind w:left="6342" w:hanging="353"/>
      </w:pPr>
      <w:rPr>
        <w:rFonts w:hint="default"/>
        <w:lang w:val="fr-FR" w:eastAsia="en-US" w:bidi="ar-SA"/>
      </w:rPr>
    </w:lvl>
    <w:lvl w:ilvl="6" w:tplc="511052A2">
      <w:numFmt w:val="bullet"/>
      <w:lvlText w:val="•"/>
      <w:lvlJc w:val="left"/>
      <w:pPr>
        <w:ind w:left="7274" w:hanging="353"/>
      </w:pPr>
      <w:rPr>
        <w:rFonts w:hint="default"/>
        <w:lang w:val="fr-FR" w:eastAsia="en-US" w:bidi="ar-SA"/>
      </w:rPr>
    </w:lvl>
    <w:lvl w:ilvl="7" w:tplc="8A38249C">
      <w:numFmt w:val="bullet"/>
      <w:lvlText w:val="•"/>
      <w:lvlJc w:val="left"/>
      <w:pPr>
        <w:ind w:left="8206" w:hanging="353"/>
      </w:pPr>
      <w:rPr>
        <w:rFonts w:hint="default"/>
        <w:lang w:val="fr-FR" w:eastAsia="en-US" w:bidi="ar-SA"/>
      </w:rPr>
    </w:lvl>
    <w:lvl w:ilvl="8" w:tplc="EA0E9D6A">
      <w:numFmt w:val="bullet"/>
      <w:lvlText w:val="•"/>
      <w:lvlJc w:val="left"/>
      <w:pPr>
        <w:ind w:left="9139" w:hanging="353"/>
      </w:pPr>
      <w:rPr>
        <w:rFonts w:hint="default"/>
        <w:lang w:val="fr-FR" w:eastAsia="en-US" w:bidi="ar-SA"/>
      </w:rPr>
    </w:lvl>
  </w:abstractNum>
  <w:abstractNum w:abstractNumId="7" w15:restartNumberingAfterBreak="0">
    <w:nsid w:val="0F87653A"/>
    <w:multiLevelType w:val="hybridMultilevel"/>
    <w:tmpl w:val="4DCC0390"/>
    <w:lvl w:ilvl="0" w:tplc="2C3C5A34">
      <w:numFmt w:val="bullet"/>
      <w:lvlText w:val="-"/>
      <w:lvlJc w:val="left"/>
      <w:pPr>
        <w:ind w:left="235" w:hanging="128"/>
      </w:pPr>
      <w:rPr>
        <w:rFonts w:ascii="Times New Roman" w:eastAsia="Times New Roman" w:hAnsi="Times New Roman" w:cs="Times New Roman" w:hint="default"/>
        <w:b w:val="0"/>
        <w:bCs w:val="0"/>
        <w:i w:val="0"/>
        <w:iCs w:val="0"/>
        <w:w w:val="100"/>
        <w:sz w:val="22"/>
        <w:szCs w:val="22"/>
        <w:lang w:val="fr-FR" w:eastAsia="en-US" w:bidi="ar-SA"/>
      </w:rPr>
    </w:lvl>
    <w:lvl w:ilvl="1" w:tplc="FA423F4E">
      <w:numFmt w:val="bullet"/>
      <w:lvlText w:val="•"/>
      <w:lvlJc w:val="left"/>
      <w:pPr>
        <w:ind w:left="1211" w:hanging="128"/>
      </w:pPr>
      <w:rPr>
        <w:rFonts w:hint="default"/>
        <w:lang w:val="fr-FR" w:eastAsia="en-US" w:bidi="ar-SA"/>
      </w:rPr>
    </w:lvl>
    <w:lvl w:ilvl="2" w:tplc="0002A7DC">
      <w:numFmt w:val="bullet"/>
      <w:lvlText w:val="•"/>
      <w:lvlJc w:val="left"/>
      <w:pPr>
        <w:ind w:left="2183" w:hanging="128"/>
      </w:pPr>
      <w:rPr>
        <w:rFonts w:hint="default"/>
        <w:lang w:val="fr-FR" w:eastAsia="en-US" w:bidi="ar-SA"/>
      </w:rPr>
    </w:lvl>
    <w:lvl w:ilvl="3" w:tplc="0EEA9B12">
      <w:numFmt w:val="bullet"/>
      <w:lvlText w:val="•"/>
      <w:lvlJc w:val="left"/>
      <w:pPr>
        <w:ind w:left="3155" w:hanging="128"/>
      </w:pPr>
      <w:rPr>
        <w:rFonts w:hint="default"/>
        <w:lang w:val="fr-FR" w:eastAsia="en-US" w:bidi="ar-SA"/>
      </w:rPr>
    </w:lvl>
    <w:lvl w:ilvl="4" w:tplc="8C982C64">
      <w:numFmt w:val="bullet"/>
      <w:lvlText w:val="•"/>
      <w:lvlJc w:val="left"/>
      <w:pPr>
        <w:ind w:left="4127" w:hanging="128"/>
      </w:pPr>
      <w:rPr>
        <w:rFonts w:hint="default"/>
        <w:lang w:val="fr-FR" w:eastAsia="en-US" w:bidi="ar-SA"/>
      </w:rPr>
    </w:lvl>
    <w:lvl w:ilvl="5" w:tplc="86586A86">
      <w:numFmt w:val="bullet"/>
      <w:lvlText w:val="•"/>
      <w:lvlJc w:val="left"/>
      <w:pPr>
        <w:ind w:left="5098" w:hanging="128"/>
      </w:pPr>
      <w:rPr>
        <w:rFonts w:hint="default"/>
        <w:lang w:val="fr-FR" w:eastAsia="en-US" w:bidi="ar-SA"/>
      </w:rPr>
    </w:lvl>
    <w:lvl w:ilvl="6" w:tplc="00029D64">
      <w:numFmt w:val="bullet"/>
      <w:lvlText w:val="•"/>
      <w:lvlJc w:val="left"/>
      <w:pPr>
        <w:ind w:left="6070" w:hanging="128"/>
      </w:pPr>
      <w:rPr>
        <w:rFonts w:hint="default"/>
        <w:lang w:val="fr-FR" w:eastAsia="en-US" w:bidi="ar-SA"/>
      </w:rPr>
    </w:lvl>
    <w:lvl w:ilvl="7" w:tplc="8B22153E">
      <w:numFmt w:val="bullet"/>
      <w:lvlText w:val="•"/>
      <w:lvlJc w:val="left"/>
      <w:pPr>
        <w:ind w:left="7042" w:hanging="128"/>
      </w:pPr>
      <w:rPr>
        <w:rFonts w:hint="default"/>
        <w:lang w:val="fr-FR" w:eastAsia="en-US" w:bidi="ar-SA"/>
      </w:rPr>
    </w:lvl>
    <w:lvl w:ilvl="8" w:tplc="4D923C80">
      <w:numFmt w:val="bullet"/>
      <w:lvlText w:val="•"/>
      <w:lvlJc w:val="left"/>
      <w:pPr>
        <w:ind w:left="8014" w:hanging="128"/>
      </w:pPr>
      <w:rPr>
        <w:rFonts w:hint="default"/>
        <w:lang w:val="fr-FR" w:eastAsia="en-US" w:bidi="ar-SA"/>
      </w:rPr>
    </w:lvl>
  </w:abstractNum>
  <w:abstractNum w:abstractNumId="8" w15:restartNumberingAfterBreak="0">
    <w:nsid w:val="10B348F1"/>
    <w:multiLevelType w:val="hybridMultilevel"/>
    <w:tmpl w:val="23C46B30"/>
    <w:lvl w:ilvl="0" w:tplc="B0E00CBA">
      <w:numFmt w:val="bullet"/>
      <w:lvlText w:val="-"/>
      <w:lvlJc w:val="left"/>
      <w:pPr>
        <w:ind w:left="1400" w:hanging="360"/>
      </w:pPr>
      <w:rPr>
        <w:rFonts w:ascii="Times New Roman" w:eastAsia="Times New Roman" w:hAnsi="Times New Roman" w:cs="Times New Roman" w:hint="default"/>
        <w:b w:val="0"/>
        <w:bCs w:val="0"/>
        <w:i w:val="0"/>
        <w:iCs w:val="0"/>
        <w:w w:val="100"/>
        <w:sz w:val="22"/>
        <w:szCs w:val="22"/>
        <w:lang w:val="fr-FR" w:eastAsia="en-US" w:bidi="ar-SA"/>
      </w:rPr>
    </w:lvl>
    <w:lvl w:ilvl="1" w:tplc="9BB286A8">
      <w:numFmt w:val="bullet"/>
      <w:lvlText w:val="•"/>
      <w:lvlJc w:val="left"/>
      <w:pPr>
        <w:ind w:left="2339" w:hanging="360"/>
      </w:pPr>
      <w:rPr>
        <w:rFonts w:hint="default"/>
        <w:lang w:val="fr-FR" w:eastAsia="en-US" w:bidi="ar-SA"/>
      </w:rPr>
    </w:lvl>
    <w:lvl w:ilvl="2" w:tplc="46C8E8C4">
      <w:numFmt w:val="bullet"/>
      <w:lvlText w:val="•"/>
      <w:lvlJc w:val="left"/>
      <w:pPr>
        <w:ind w:left="3279" w:hanging="360"/>
      </w:pPr>
      <w:rPr>
        <w:rFonts w:hint="default"/>
        <w:lang w:val="fr-FR" w:eastAsia="en-US" w:bidi="ar-SA"/>
      </w:rPr>
    </w:lvl>
    <w:lvl w:ilvl="3" w:tplc="4642D81E">
      <w:numFmt w:val="bullet"/>
      <w:lvlText w:val="•"/>
      <w:lvlJc w:val="left"/>
      <w:pPr>
        <w:ind w:left="4219" w:hanging="360"/>
      </w:pPr>
      <w:rPr>
        <w:rFonts w:hint="default"/>
        <w:lang w:val="fr-FR" w:eastAsia="en-US" w:bidi="ar-SA"/>
      </w:rPr>
    </w:lvl>
    <w:lvl w:ilvl="4" w:tplc="99B06BEC">
      <w:numFmt w:val="bullet"/>
      <w:lvlText w:val="•"/>
      <w:lvlJc w:val="left"/>
      <w:pPr>
        <w:ind w:left="5159" w:hanging="360"/>
      </w:pPr>
      <w:rPr>
        <w:rFonts w:hint="default"/>
        <w:lang w:val="fr-FR" w:eastAsia="en-US" w:bidi="ar-SA"/>
      </w:rPr>
    </w:lvl>
    <w:lvl w:ilvl="5" w:tplc="D158A720">
      <w:numFmt w:val="bullet"/>
      <w:lvlText w:val="•"/>
      <w:lvlJc w:val="left"/>
      <w:pPr>
        <w:ind w:left="6099" w:hanging="360"/>
      </w:pPr>
      <w:rPr>
        <w:rFonts w:hint="default"/>
        <w:lang w:val="fr-FR" w:eastAsia="en-US" w:bidi="ar-SA"/>
      </w:rPr>
    </w:lvl>
    <w:lvl w:ilvl="6" w:tplc="F806B592">
      <w:numFmt w:val="bullet"/>
      <w:lvlText w:val="•"/>
      <w:lvlJc w:val="left"/>
      <w:pPr>
        <w:ind w:left="7039" w:hanging="360"/>
      </w:pPr>
      <w:rPr>
        <w:rFonts w:hint="default"/>
        <w:lang w:val="fr-FR" w:eastAsia="en-US" w:bidi="ar-SA"/>
      </w:rPr>
    </w:lvl>
    <w:lvl w:ilvl="7" w:tplc="1FFC8966">
      <w:numFmt w:val="bullet"/>
      <w:lvlText w:val="•"/>
      <w:lvlJc w:val="left"/>
      <w:pPr>
        <w:ind w:left="7979" w:hanging="360"/>
      </w:pPr>
      <w:rPr>
        <w:rFonts w:hint="default"/>
        <w:lang w:val="fr-FR" w:eastAsia="en-US" w:bidi="ar-SA"/>
      </w:rPr>
    </w:lvl>
    <w:lvl w:ilvl="8" w:tplc="74BE1D4C">
      <w:numFmt w:val="bullet"/>
      <w:lvlText w:val="•"/>
      <w:lvlJc w:val="left"/>
      <w:pPr>
        <w:ind w:left="8919" w:hanging="360"/>
      </w:pPr>
      <w:rPr>
        <w:rFonts w:hint="default"/>
        <w:lang w:val="fr-FR" w:eastAsia="en-US" w:bidi="ar-SA"/>
      </w:rPr>
    </w:lvl>
  </w:abstractNum>
  <w:abstractNum w:abstractNumId="9" w15:restartNumberingAfterBreak="0">
    <w:nsid w:val="16AA2FE7"/>
    <w:multiLevelType w:val="hybridMultilevel"/>
    <w:tmpl w:val="C512ED6E"/>
    <w:lvl w:ilvl="0" w:tplc="25D49020">
      <w:numFmt w:val="bullet"/>
      <w:lvlText w:val=""/>
      <w:lvlJc w:val="left"/>
      <w:pPr>
        <w:ind w:left="963" w:hanging="284"/>
      </w:pPr>
      <w:rPr>
        <w:rFonts w:ascii="Symbol" w:eastAsia="Symbol" w:hAnsi="Symbol" w:cs="Symbol" w:hint="default"/>
        <w:b w:val="0"/>
        <w:bCs w:val="0"/>
        <w:i w:val="0"/>
        <w:iCs w:val="0"/>
        <w:w w:val="100"/>
        <w:sz w:val="22"/>
        <w:szCs w:val="22"/>
        <w:lang w:val="fr-FR" w:eastAsia="en-US" w:bidi="ar-SA"/>
      </w:rPr>
    </w:lvl>
    <w:lvl w:ilvl="1" w:tplc="ACFA71A0">
      <w:numFmt w:val="bullet"/>
      <w:lvlText w:val="&gt;"/>
      <w:lvlJc w:val="left"/>
      <w:pPr>
        <w:ind w:left="680" w:hanging="169"/>
      </w:pPr>
      <w:rPr>
        <w:rFonts w:ascii="Times New Roman" w:eastAsia="Times New Roman" w:hAnsi="Times New Roman" w:cs="Times New Roman" w:hint="default"/>
        <w:b w:val="0"/>
        <w:bCs w:val="0"/>
        <w:i w:val="0"/>
        <w:iCs w:val="0"/>
        <w:w w:val="100"/>
        <w:sz w:val="22"/>
        <w:szCs w:val="22"/>
        <w:lang w:val="fr-FR" w:eastAsia="en-US" w:bidi="ar-SA"/>
      </w:rPr>
    </w:lvl>
    <w:lvl w:ilvl="2" w:tplc="61D23286">
      <w:numFmt w:val="bullet"/>
      <w:lvlText w:val="•"/>
      <w:lvlJc w:val="left"/>
      <w:pPr>
        <w:ind w:left="2053" w:hanging="169"/>
      </w:pPr>
      <w:rPr>
        <w:rFonts w:hint="default"/>
        <w:lang w:val="fr-FR" w:eastAsia="en-US" w:bidi="ar-SA"/>
      </w:rPr>
    </w:lvl>
    <w:lvl w:ilvl="3" w:tplc="8DC2C3D2">
      <w:numFmt w:val="bullet"/>
      <w:lvlText w:val="•"/>
      <w:lvlJc w:val="left"/>
      <w:pPr>
        <w:ind w:left="3146" w:hanging="169"/>
      </w:pPr>
      <w:rPr>
        <w:rFonts w:hint="default"/>
        <w:lang w:val="fr-FR" w:eastAsia="en-US" w:bidi="ar-SA"/>
      </w:rPr>
    </w:lvl>
    <w:lvl w:ilvl="4" w:tplc="0AEC674A">
      <w:numFmt w:val="bullet"/>
      <w:lvlText w:val="•"/>
      <w:lvlJc w:val="left"/>
      <w:pPr>
        <w:ind w:left="4239" w:hanging="169"/>
      </w:pPr>
      <w:rPr>
        <w:rFonts w:hint="default"/>
        <w:lang w:val="fr-FR" w:eastAsia="en-US" w:bidi="ar-SA"/>
      </w:rPr>
    </w:lvl>
    <w:lvl w:ilvl="5" w:tplc="113C8B74">
      <w:numFmt w:val="bullet"/>
      <w:lvlText w:val="•"/>
      <w:lvlJc w:val="left"/>
      <w:pPr>
        <w:ind w:left="5332" w:hanging="169"/>
      </w:pPr>
      <w:rPr>
        <w:rFonts w:hint="default"/>
        <w:lang w:val="fr-FR" w:eastAsia="en-US" w:bidi="ar-SA"/>
      </w:rPr>
    </w:lvl>
    <w:lvl w:ilvl="6" w:tplc="64BA997C">
      <w:numFmt w:val="bullet"/>
      <w:lvlText w:val="•"/>
      <w:lvlJc w:val="left"/>
      <w:pPr>
        <w:ind w:left="6426" w:hanging="169"/>
      </w:pPr>
      <w:rPr>
        <w:rFonts w:hint="default"/>
        <w:lang w:val="fr-FR" w:eastAsia="en-US" w:bidi="ar-SA"/>
      </w:rPr>
    </w:lvl>
    <w:lvl w:ilvl="7" w:tplc="AC26A22E">
      <w:numFmt w:val="bullet"/>
      <w:lvlText w:val="•"/>
      <w:lvlJc w:val="left"/>
      <w:pPr>
        <w:ind w:left="7519" w:hanging="169"/>
      </w:pPr>
      <w:rPr>
        <w:rFonts w:hint="default"/>
        <w:lang w:val="fr-FR" w:eastAsia="en-US" w:bidi="ar-SA"/>
      </w:rPr>
    </w:lvl>
    <w:lvl w:ilvl="8" w:tplc="5CB88A9C">
      <w:numFmt w:val="bullet"/>
      <w:lvlText w:val="•"/>
      <w:lvlJc w:val="left"/>
      <w:pPr>
        <w:ind w:left="8612" w:hanging="169"/>
      </w:pPr>
      <w:rPr>
        <w:rFonts w:hint="default"/>
        <w:lang w:val="fr-FR" w:eastAsia="en-US" w:bidi="ar-SA"/>
      </w:rPr>
    </w:lvl>
  </w:abstractNum>
  <w:abstractNum w:abstractNumId="10" w15:restartNumberingAfterBreak="0">
    <w:nsid w:val="1A833B93"/>
    <w:multiLevelType w:val="hybridMultilevel"/>
    <w:tmpl w:val="68447DFA"/>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1C5899"/>
    <w:multiLevelType w:val="hybridMultilevel"/>
    <w:tmpl w:val="6AFA6B44"/>
    <w:lvl w:ilvl="0" w:tplc="84263B9C">
      <w:start w:val="1"/>
      <w:numFmt w:val="upperRoman"/>
      <w:lvlText w:val="%1."/>
      <w:lvlJc w:val="left"/>
      <w:pPr>
        <w:ind w:left="897" w:hanging="224"/>
      </w:pPr>
      <w:rPr>
        <w:rFonts w:ascii="Times New Roman" w:eastAsia="Times New Roman" w:hAnsi="Times New Roman" w:cs="Times New Roman" w:hint="default"/>
        <w:b/>
        <w:bCs/>
        <w:i w:val="0"/>
        <w:iCs w:val="0"/>
        <w:color w:val="FFFFFF"/>
        <w:spacing w:val="0"/>
        <w:w w:val="100"/>
        <w:sz w:val="24"/>
        <w:szCs w:val="24"/>
        <w:lang w:val="fr-FR" w:eastAsia="en-US" w:bidi="ar-SA"/>
      </w:rPr>
    </w:lvl>
    <w:lvl w:ilvl="1" w:tplc="40A21AA2">
      <w:numFmt w:val="bullet"/>
      <w:lvlText w:val="•"/>
      <w:lvlJc w:val="left"/>
      <w:pPr>
        <w:ind w:left="1808" w:hanging="224"/>
      </w:pPr>
      <w:rPr>
        <w:rFonts w:hint="default"/>
        <w:lang w:val="fr-FR" w:eastAsia="en-US" w:bidi="ar-SA"/>
      </w:rPr>
    </w:lvl>
    <w:lvl w:ilvl="2" w:tplc="0A52588A">
      <w:numFmt w:val="bullet"/>
      <w:lvlText w:val="•"/>
      <w:lvlJc w:val="left"/>
      <w:pPr>
        <w:ind w:left="2716" w:hanging="224"/>
      </w:pPr>
      <w:rPr>
        <w:rFonts w:hint="default"/>
        <w:lang w:val="fr-FR" w:eastAsia="en-US" w:bidi="ar-SA"/>
      </w:rPr>
    </w:lvl>
    <w:lvl w:ilvl="3" w:tplc="00701894">
      <w:numFmt w:val="bullet"/>
      <w:lvlText w:val="•"/>
      <w:lvlJc w:val="left"/>
      <w:pPr>
        <w:ind w:left="3625" w:hanging="224"/>
      </w:pPr>
      <w:rPr>
        <w:rFonts w:hint="default"/>
        <w:lang w:val="fr-FR" w:eastAsia="en-US" w:bidi="ar-SA"/>
      </w:rPr>
    </w:lvl>
    <w:lvl w:ilvl="4" w:tplc="56F8BCB4">
      <w:numFmt w:val="bullet"/>
      <w:lvlText w:val="•"/>
      <w:lvlJc w:val="left"/>
      <w:pPr>
        <w:ind w:left="4533" w:hanging="224"/>
      </w:pPr>
      <w:rPr>
        <w:rFonts w:hint="default"/>
        <w:lang w:val="fr-FR" w:eastAsia="en-US" w:bidi="ar-SA"/>
      </w:rPr>
    </w:lvl>
    <w:lvl w:ilvl="5" w:tplc="F48C663A">
      <w:numFmt w:val="bullet"/>
      <w:lvlText w:val="•"/>
      <w:lvlJc w:val="left"/>
      <w:pPr>
        <w:ind w:left="5442" w:hanging="224"/>
      </w:pPr>
      <w:rPr>
        <w:rFonts w:hint="default"/>
        <w:lang w:val="fr-FR" w:eastAsia="en-US" w:bidi="ar-SA"/>
      </w:rPr>
    </w:lvl>
    <w:lvl w:ilvl="6" w:tplc="1A6030E0">
      <w:numFmt w:val="bullet"/>
      <w:lvlText w:val="•"/>
      <w:lvlJc w:val="left"/>
      <w:pPr>
        <w:ind w:left="6350" w:hanging="224"/>
      </w:pPr>
      <w:rPr>
        <w:rFonts w:hint="default"/>
        <w:lang w:val="fr-FR" w:eastAsia="en-US" w:bidi="ar-SA"/>
      </w:rPr>
    </w:lvl>
    <w:lvl w:ilvl="7" w:tplc="6340E6DA">
      <w:numFmt w:val="bullet"/>
      <w:lvlText w:val="•"/>
      <w:lvlJc w:val="left"/>
      <w:pPr>
        <w:ind w:left="7258" w:hanging="224"/>
      </w:pPr>
      <w:rPr>
        <w:rFonts w:hint="default"/>
        <w:lang w:val="fr-FR" w:eastAsia="en-US" w:bidi="ar-SA"/>
      </w:rPr>
    </w:lvl>
    <w:lvl w:ilvl="8" w:tplc="FC0E6746">
      <w:numFmt w:val="bullet"/>
      <w:lvlText w:val="•"/>
      <w:lvlJc w:val="left"/>
      <w:pPr>
        <w:ind w:left="8167" w:hanging="224"/>
      </w:pPr>
      <w:rPr>
        <w:rFonts w:hint="default"/>
        <w:lang w:val="fr-FR" w:eastAsia="en-US" w:bidi="ar-SA"/>
      </w:rPr>
    </w:lvl>
  </w:abstractNum>
  <w:abstractNum w:abstractNumId="12" w15:restartNumberingAfterBreak="0">
    <w:nsid w:val="21AD3314"/>
    <w:multiLevelType w:val="hybridMultilevel"/>
    <w:tmpl w:val="7C58E310"/>
    <w:lvl w:ilvl="0" w:tplc="6AA4A748">
      <w:numFmt w:val="bullet"/>
      <w:lvlText w:val=""/>
      <w:lvlJc w:val="left"/>
      <w:pPr>
        <w:ind w:left="2087" w:hanging="353"/>
      </w:pPr>
      <w:rPr>
        <w:rFonts w:ascii="Symbol" w:eastAsia="Symbol" w:hAnsi="Symbol" w:cs="Symbol" w:hint="default"/>
        <w:b w:val="0"/>
        <w:bCs w:val="0"/>
        <w:i w:val="0"/>
        <w:iCs w:val="0"/>
        <w:w w:val="100"/>
        <w:sz w:val="24"/>
        <w:szCs w:val="24"/>
        <w:lang w:val="fr-FR" w:eastAsia="en-US" w:bidi="ar-SA"/>
      </w:rPr>
    </w:lvl>
    <w:lvl w:ilvl="1" w:tplc="FFB8EBE0">
      <w:numFmt w:val="bullet"/>
      <w:lvlText w:val="•"/>
      <w:lvlJc w:val="left"/>
      <w:pPr>
        <w:ind w:left="3056" w:hanging="353"/>
      </w:pPr>
      <w:rPr>
        <w:rFonts w:hint="default"/>
        <w:lang w:val="fr-FR" w:eastAsia="en-US" w:bidi="ar-SA"/>
      </w:rPr>
    </w:lvl>
    <w:lvl w:ilvl="2" w:tplc="B6487AB0">
      <w:numFmt w:val="bullet"/>
      <w:lvlText w:val="•"/>
      <w:lvlJc w:val="left"/>
      <w:pPr>
        <w:ind w:left="4032" w:hanging="353"/>
      </w:pPr>
      <w:rPr>
        <w:rFonts w:hint="default"/>
        <w:lang w:val="fr-FR" w:eastAsia="en-US" w:bidi="ar-SA"/>
      </w:rPr>
    </w:lvl>
    <w:lvl w:ilvl="3" w:tplc="18FE1266">
      <w:numFmt w:val="bullet"/>
      <w:lvlText w:val="•"/>
      <w:lvlJc w:val="left"/>
      <w:pPr>
        <w:ind w:left="5009" w:hanging="353"/>
      </w:pPr>
      <w:rPr>
        <w:rFonts w:hint="default"/>
        <w:lang w:val="fr-FR" w:eastAsia="en-US" w:bidi="ar-SA"/>
      </w:rPr>
    </w:lvl>
    <w:lvl w:ilvl="4" w:tplc="3EEAEDE6">
      <w:numFmt w:val="bullet"/>
      <w:lvlText w:val="•"/>
      <w:lvlJc w:val="left"/>
      <w:pPr>
        <w:ind w:left="5985" w:hanging="353"/>
      </w:pPr>
      <w:rPr>
        <w:rFonts w:hint="default"/>
        <w:lang w:val="fr-FR" w:eastAsia="en-US" w:bidi="ar-SA"/>
      </w:rPr>
    </w:lvl>
    <w:lvl w:ilvl="5" w:tplc="4742427A">
      <w:numFmt w:val="bullet"/>
      <w:lvlText w:val="•"/>
      <w:lvlJc w:val="left"/>
      <w:pPr>
        <w:ind w:left="6962" w:hanging="353"/>
      </w:pPr>
      <w:rPr>
        <w:rFonts w:hint="default"/>
        <w:lang w:val="fr-FR" w:eastAsia="en-US" w:bidi="ar-SA"/>
      </w:rPr>
    </w:lvl>
    <w:lvl w:ilvl="6" w:tplc="C750F626">
      <w:numFmt w:val="bullet"/>
      <w:lvlText w:val="•"/>
      <w:lvlJc w:val="left"/>
      <w:pPr>
        <w:ind w:left="7938" w:hanging="353"/>
      </w:pPr>
      <w:rPr>
        <w:rFonts w:hint="default"/>
        <w:lang w:val="fr-FR" w:eastAsia="en-US" w:bidi="ar-SA"/>
      </w:rPr>
    </w:lvl>
    <w:lvl w:ilvl="7" w:tplc="B4384EA0">
      <w:numFmt w:val="bullet"/>
      <w:lvlText w:val="•"/>
      <w:lvlJc w:val="left"/>
      <w:pPr>
        <w:ind w:left="8914" w:hanging="353"/>
      </w:pPr>
      <w:rPr>
        <w:rFonts w:hint="default"/>
        <w:lang w:val="fr-FR" w:eastAsia="en-US" w:bidi="ar-SA"/>
      </w:rPr>
    </w:lvl>
    <w:lvl w:ilvl="8" w:tplc="DCEE2E2E">
      <w:numFmt w:val="bullet"/>
      <w:lvlText w:val="•"/>
      <w:lvlJc w:val="left"/>
      <w:pPr>
        <w:ind w:left="9891" w:hanging="353"/>
      </w:pPr>
      <w:rPr>
        <w:rFonts w:hint="default"/>
        <w:lang w:val="fr-FR" w:eastAsia="en-US" w:bidi="ar-SA"/>
      </w:rPr>
    </w:lvl>
  </w:abstractNum>
  <w:abstractNum w:abstractNumId="13" w15:restartNumberingAfterBreak="0">
    <w:nsid w:val="235D72B0"/>
    <w:multiLevelType w:val="multilevel"/>
    <w:tmpl w:val="4386E18A"/>
    <w:lvl w:ilvl="0">
      <w:start w:val="14"/>
      <w:numFmt w:val="decimal"/>
      <w:lvlText w:val="%1-"/>
      <w:lvlJc w:val="left"/>
      <w:pPr>
        <w:ind w:left="1112" w:hanging="647"/>
      </w:pPr>
      <w:rPr>
        <w:rFonts w:ascii="Arial Black" w:eastAsia="Arial Black" w:hAnsi="Arial Black" w:cs="Arial Black" w:hint="default"/>
        <w:b w:val="0"/>
        <w:bCs w:val="0"/>
        <w:i w:val="0"/>
        <w:iCs w:val="0"/>
        <w:w w:val="99"/>
        <w:sz w:val="32"/>
        <w:szCs w:val="32"/>
        <w:lang w:val="fr-FR" w:eastAsia="en-US" w:bidi="ar-SA"/>
      </w:rPr>
    </w:lvl>
    <w:lvl w:ilvl="1">
      <w:start w:val="1"/>
      <w:numFmt w:val="decimal"/>
      <w:lvlText w:val="%1.%2"/>
      <w:lvlJc w:val="left"/>
      <w:pPr>
        <w:ind w:left="1256" w:hanging="577"/>
      </w:pPr>
      <w:rPr>
        <w:rFonts w:ascii="Arial" w:eastAsia="Arial" w:hAnsi="Arial" w:cs="Arial" w:hint="default"/>
        <w:b/>
        <w:bCs/>
        <w:i w:val="0"/>
        <w:iCs w:val="0"/>
        <w:w w:val="100"/>
        <w:sz w:val="28"/>
        <w:szCs w:val="28"/>
        <w:lang w:val="fr-FR" w:eastAsia="en-US" w:bidi="ar-SA"/>
      </w:rPr>
    </w:lvl>
    <w:lvl w:ilvl="2">
      <w:numFmt w:val="bullet"/>
      <w:lvlText w:val="•"/>
      <w:lvlJc w:val="left"/>
      <w:pPr>
        <w:ind w:left="2319" w:hanging="577"/>
      </w:pPr>
      <w:rPr>
        <w:rFonts w:hint="default"/>
        <w:lang w:val="fr-FR" w:eastAsia="en-US" w:bidi="ar-SA"/>
      </w:rPr>
    </w:lvl>
    <w:lvl w:ilvl="3">
      <w:numFmt w:val="bullet"/>
      <w:lvlText w:val="•"/>
      <w:lvlJc w:val="left"/>
      <w:pPr>
        <w:ind w:left="3379" w:hanging="577"/>
      </w:pPr>
      <w:rPr>
        <w:rFonts w:hint="default"/>
        <w:lang w:val="fr-FR" w:eastAsia="en-US" w:bidi="ar-SA"/>
      </w:rPr>
    </w:lvl>
    <w:lvl w:ilvl="4">
      <w:numFmt w:val="bullet"/>
      <w:lvlText w:val="•"/>
      <w:lvlJc w:val="left"/>
      <w:pPr>
        <w:ind w:left="4439" w:hanging="577"/>
      </w:pPr>
      <w:rPr>
        <w:rFonts w:hint="default"/>
        <w:lang w:val="fr-FR" w:eastAsia="en-US" w:bidi="ar-SA"/>
      </w:rPr>
    </w:lvl>
    <w:lvl w:ilvl="5">
      <w:numFmt w:val="bullet"/>
      <w:lvlText w:val="•"/>
      <w:lvlJc w:val="left"/>
      <w:pPr>
        <w:ind w:left="5499" w:hanging="577"/>
      </w:pPr>
      <w:rPr>
        <w:rFonts w:hint="default"/>
        <w:lang w:val="fr-FR" w:eastAsia="en-US" w:bidi="ar-SA"/>
      </w:rPr>
    </w:lvl>
    <w:lvl w:ilvl="6">
      <w:numFmt w:val="bullet"/>
      <w:lvlText w:val="•"/>
      <w:lvlJc w:val="left"/>
      <w:pPr>
        <w:ind w:left="6559" w:hanging="577"/>
      </w:pPr>
      <w:rPr>
        <w:rFonts w:hint="default"/>
        <w:lang w:val="fr-FR" w:eastAsia="en-US" w:bidi="ar-SA"/>
      </w:rPr>
    </w:lvl>
    <w:lvl w:ilvl="7">
      <w:numFmt w:val="bullet"/>
      <w:lvlText w:val="•"/>
      <w:lvlJc w:val="left"/>
      <w:pPr>
        <w:ind w:left="7619" w:hanging="577"/>
      </w:pPr>
      <w:rPr>
        <w:rFonts w:hint="default"/>
        <w:lang w:val="fr-FR" w:eastAsia="en-US" w:bidi="ar-SA"/>
      </w:rPr>
    </w:lvl>
    <w:lvl w:ilvl="8">
      <w:numFmt w:val="bullet"/>
      <w:lvlText w:val="•"/>
      <w:lvlJc w:val="left"/>
      <w:pPr>
        <w:ind w:left="8679" w:hanging="577"/>
      </w:pPr>
      <w:rPr>
        <w:rFonts w:hint="default"/>
        <w:lang w:val="fr-FR" w:eastAsia="en-US" w:bidi="ar-SA"/>
      </w:rPr>
    </w:lvl>
  </w:abstractNum>
  <w:abstractNum w:abstractNumId="14" w15:restartNumberingAfterBreak="0">
    <w:nsid w:val="27367003"/>
    <w:multiLevelType w:val="hybridMultilevel"/>
    <w:tmpl w:val="04A0BFF6"/>
    <w:lvl w:ilvl="0" w:tplc="D0247CAA">
      <w:start w:val="1"/>
      <w:numFmt w:val="upperRoman"/>
      <w:lvlText w:val="%1."/>
      <w:lvlJc w:val="left"/>
      <w:pPr>
        <w:ind w:left="1253"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tplc="1D5228AC">
      <w:numFmt w:val="bullet"/>
      <w:lvlText w:val=""/>
      <w:lvlJc w:val="left"/>
      <w:pPr>
        <w:ind w:left="1687" w:hanging="353"/>
      </w:pPr>
      <w:rPr>
        <w:rFonts w:ascii="Wingdings" w:eastAsia="Wingdings" w:hAnsi="Wingdings" w:cs="Wingdings" w:hint="default"/>
        <w:b w:val="0"/>
        <w:bCs w:val="0"/>
        <w:i w:val="0"/>
        <w:iCs w:val="0"/>
        <w:w w:val="100"/>
        <w:sz w:val="24"/>
        <w:szCs w:val="24"/>
        <w:lang w:val="fr-FR" w:eastAsia="en-US" w:bidi="ar-SA"/>
      </w:rPr>
    </w:lvl>
    <w:lvl w:ilvl="2" w:tplc="9FEA7F06">
      <w:numFmt w:val="bullet"/>
      <w:lvlText w:val="•"/>
      <w:lvlJc w:val="left"/>
      <w:pPr>
        <w:ind w:left="2716" w:hanging="353"/>
      </w:pPr>
      <w:rPr>
        <w:rFonts w:hint="default"/>
        <w:lang w:val="fr-FR" w:eastAsia="en-US" w:bidi="ar-SA"/>
      </w:rPr>
    </w:lvl>
    <w:lvl w:ilvl="3" w:tplc="AE9ADD26">
      <w:numFmt w:val="bullet"/>
      <w:lvlText w:val="•"/>
      <w:lvlJc w:val="left"/>
      <w:pPr>
        <w:ind w:left="3752" w:hanging="353"/>
      </w:pPr>
      <w:rPr>
        <w:rFonts w:hint="default"/>
        <w:lang w:val="fr-FR" w:eastAsia="en-US" w:bidi="ar-SA"/>
      </w:rPr>
    </w:lvl>
    <w:lvl w:ilvl="4" w:tplc="A8AA3330">
      <w:numFmt w:val="bullet"/>
      <w:lvlText w:val="•"/>
      <w:lvlJc w:val="left"/>
      <w:pPr>
        <w:ind w:left="4788" w:hanging="353"/>
      </w:pPr>
      <w:rPr>
        <w:rFonts w:hint="default"/>
        <w:lang w:val="fr-FR" w:eastAsia="en-US" w:bidi="ar-SA"/>
      </w:rPr>
    </w:lvl>
    <w:lvl w:ilvl="5" w:tplc="193C9C8A">
      <w:numFmt w:val="bullet"/>
      <w:lvlText w:val="•"/>
      <w:lvlJc w:val="left"/>
      <w:pPr>
        <w:ind w:left="5824" w:hanging="353"/>
      </w:pPr>
      <w:rPr>
        <w:rFonts w:hint="default"/>
        <w:lang w:val="fr-FR" w:eastAsia="en-US" w:bidi="ar-SA"/>
      </w:rPr>
    </w:lvl>
    <w:lvl w:ilvl="6" w:tplc="CCFA3B44">
      <w:numFmt w:val="bullet"/>
      <w:lvlText w:val="•"/>
      <w:lvlJc w:val="left"/>
      <w:pPr>
        <w:ind w:left="6860" w:hanging="353"/>
      </w:pPr>
      <w:rPr>
        <w:rFonts w:hint="default"/>
        <w:lang w:val="fr-FR" w:eastAsia="en-US" w:bidi="ar-SA"/>
      </w:rPr>
    </w:lvl>
    <w:lvl w:ilvl="7" w:tplc="1354050A">
      <w:numFmt w:val="bullet"/>
      <w:lvlText w:val="•"/>
      <w:lvlJc w:val="left"/>
      <w:pPr>
        <w:ind w:left="7896" w:hanging="353"/>
      </w:pPr>
      <w:rPr>
        <w:rFonts w:hint="default"/>
        <w:lang w:val="fr-FR" w:eastAsia="en-US" w:bidi="ar-SA"/>
      </w:rPr>
    </w:lvl>
    <w:lvl w:ilvl="8" w:tplc="BBE603BC">
      <w:numFmt w:val="bullet"/>
      <w:lvlText w:val="•"/>
      <w:lvlJc w:val="left"/>
      <w:pPr>
        <w:ind w:left="8932" w:hanging="353"/>
      </w:pPr>
      <w:rPr>
        <w:rFonts w:hint="default"/>
        <w:lang w:val="fr-FR" w:eastAsia="en-US" w:bidi="ar-SA"/>
      </w:rPr>
    </w:lvl>
  </w:abstractNum>
  <w:abstractNum w:abstractNumId="15" w15:restartNumberingAfterBreak="0">
    <w:nsid w:val="28D47CA2"/>
    <w:multiLevelType w:val="hybridMultilevel"/>
    <w:tmpl w:val="5ADCFDE2"/>
    <w:lvl w:ilvl="0" w:tplc="7FFC8954">
      <w:start w:val="1"/>
      <w:numFmt w:val="decimal"/>
      <w:lvlText w:val="%1"/>
      <w:lvlJc w:val="left"/>
      <w:pPr>
        <w:ind w:left="862" w:hanging="183"/>
      </w:pPr>
      <w:rPr>
        <w:rFonts w:hint="default"/>
        <w:w w:val="100"/>
        <w:lang w:val="fr-FR" w:eastAsia="en-US" w:bidi="ar-SA"/>
      </w:rPr>
    </w:lvl>
    <w:lvl w:ilvl="1" w:tplc="E87446EE">
      <w:numFmt w:val="bullet"/>
      <w:lvlText w:val="•"/>
      <w:lvlJc w:val="left"/>
      <w:pPr>
        <w:ind w:left="1853" w:hanging="183"/>
      </w:pPr>
      <w:rPr>
        <w:rFonts w:hint="default"/>
        <w:lang w:val="fr-FR" w:eastAsia="en-US" w:bidi="ar-SA"/>
      </w:rPr>
    </w:lvl>
    <w:lvl w:ilvl="2" w:tplc="74240E9A">
      <w:numFmt w:val="bullet"/>
      <w:lvlText w:val="•"/>
      <w:lvlJc w:val="left"/>
      <w:pPr>
        <w:ind w:left="2847" w:hanging="183"/>
      </w:pPr>
      <w:rPr>
        <w:rFonts w:hint="default"/>
        <w:lang w:val="fr-FR" w:eastAsia="en-US" w:bidi="ar-SA"/>
      </w:rPr>
    </w:lvl>
    <w:lvl w:ilvl="3" w:tplc="AFBA06CE">
      <w:numFmt w:val="bullet"/>
      <w:lvlText w:val="•"/>
      <w:lvlJc w:val="left"/>
      <w:pPr>
        <w:ind w:left="3841" w:hanging="183"/>
      </w:pPr>
      <w:rPr>
        <w:rFonts w:hint="default"/>
        <w:lang w:val="fr-FR" w:eastAsia="en-US" w:bidi="ar-SA"/>
      </w:rPr>
    </w:lvl>
    <w:lvl w:ilvl="4" w:tplc="483C8A02">
      <w:numFmt w:val="bullet"/>
      <w:lvlText w:val="•"/>
      <w:lvlJc w:val="left"/>
      <w:pPr>
        <w:ind w:left="4835" w:hanging="183"/>
      </w:pPr>
      <w:rPr>
        <w:rFonts w:hint="default"/>
        <w:lang w:val="fr-FR" w:eastAsia="en-US" w:bidi="ar-SA"/>
      </w:rPr>
    </w:lvl>
    <w:lvl w:ilvl="5" w:tplc="F9443CC6">
      <w:numFmt w:val="bullet"/>
      <w:lvlText w:val="•"/>
      <w:lvlJc w:val="left"/>
      <w:pPr>
        <w:ind w:left="5829" w:hanging="183"/>
      </w:pPr>
      <w:rPr>
        <w:rFonts w:hint="default"/>
        <w:lang w:val="fr-FR" w:eastAsia="en-US" w:bidi="ar-SA"/>
      </w:rPr>
    </w:lvl>
    <w:lvl w:ilvl="6" w:tplc="CABAC760">
      <w:numFmt w:val="bullet"/>
      <w:lvlText w:val="•"/>
      <w:lvlJc w:val="left"/>
      <w:pPr>
        <w:ind w:left="6823" w:hanging="183"/>
      </w:pPr>
      <w:rPr>
        <w:rFonts w:hint="default"/>
        <w:lang w:val="fr-FR" w:eastAsia="en-US" w:bidi="ar-SA"/>
      </w:rPr>
    </w:lvl>
    <w:lvl w:ilvl="7" w:tplc="4308E600">
      <w:numFmt w:val="bullet"/>
      <w:lvlText w:val="•"/>
      <w:lvlJc w:val="left"/>
      <w:pPr>
        <w:ind w:left="7817" w:hanging="183"/>
      </w:pPr>
      <w:rPr>
        <w:rFonts w:hint="default"/>
        <w:lang w:val="fr-FR" w:eastAsia="en-US" w:bidi="ar-SA"/>
      </w:rPr>
    </w:lvl>
    <w:lvl w:ilvl="8" w:tplc="299C8A48">
      <w:numFmt w:val="bullet"/>
      <w:lvlText w:val="•"/>
      <w:lvlJc w:val="left"/>
      <w:pPr>
        <w:ind w:left="8811" w:hanging="183"/>
      </w:pPr>
      <w:rPr>
        <w:rFonts w:hint="default"/>
        <w:lang w:val="fr-FR" w:eastAsia="en-US" w:bidi="ar-SA"/>
      </w:rPr>
    </w:lvl>
  </w:abstractNum>
  <w:abstractNum w:abstractNumId="16" w15:restartNumberingAfterBreak="0">
    <w:nsid w:val="30060C93"/>
    <w:multiLevelType w:val="hybridMultilevel"/>
    <w:tmpl w:val="434E987E"/>
    <w:lvl w:ilvl="0" w:tplc="92AA2DB2">
      <w:numFmt w:val="bullet"/>
      <w:lvlText w:val="-"/>
      <w:lvlJc w:val="left"/>
      <w:pPr>
        <w:ind w:left="2087" w:hanging="433"/>
      </w:pPr>
      <w:rPr>
        <w:rFonts w:ascii="Cambria" w:eastAsia="Cambria" w:hAnsi="Cambria" w:cs="Cambria" w:hint="default"/>
        <w:b w:val="0"/>
        <w:bCs w:val="0"/>
        <w:i w:val="0"/>
        <w:iCs w:val="0"/>
        <w:w w:val="100"/>
        <w:sz w:val="24"/>
        <w:szCs w:val="24"/>
        <w:lang w:val="fr-FR" w:eastAsia="en-US" w:bidi="ar-SA"/>
      </w:rPr>
    </w:lvl>
    <w:lvl w:ilvl="1" w:tplc="600E82B8">
      <w:numFmt w:val="bullet"/>
      <w:lvlText w:val="•"/>
      <w:lvlJc w:val="left"/>
      <w:pPr>
        <w:ind w:left="3056" w:hanging="433"/>
      </w:pPr>
      <w:rPr>
        <w:rFonts w:hint="default"/>
        <w:lang w:val="fr-FR" w:eastAsia="en-US" w:bidi="ar-SA"/>
      </w:rPr>
    </w:lvl>
    <w:lvl w:ilvl="2" w:tplc="61BA7A14">
      <w:numFmt w:val="bullet"/>
      <w:lvlText w:val="•"/>
      <w:lvlJc w:val="left"/>
      <w:pPr>
        <w:ind w:left="4032" w:hanging="433"/>
      </w:pPr>
      <w:rPr>
        <w:rFonts w:hint="default"/>
        <w:lang w:val="fr-FR" w:eastAsia="en-US" w:bidi="ar-SA"/>
      </w:rPr>
    </w:lvl>
    <w:lvl w:ilvl="3" w:tplc="F6B058C8">
      <w:numFmt w:val="bullet"/>
      <w:lvlText w:val="•"/>
      <w:lvlJc w:val="left"/>
      <w:pPr>
        <w:ind w:left="5009" w:hanging="433"/>
      </w:pPr>
      <w:rPr>
        <w:rFonts w:hint="default"/>
        <w:lang w:val="fr-FR" w:eastAsia="en-US" w:bidi="ar-SA"/>
      </w:rPr>
    </w:lvl>
    <w:lvl w:ilvl="4" w:tplc="6AFA8E52">
      <w:numFmt w:val="bullet"/>
      <w:lvlText w:val="•"/>
      <w:lvlJc w:val="left"/>
      <w:pPr>
        <w:ind w:left="5985" w:hanging="433"/>
      </w:pPr>
      <w:rPr>
        <w:rFonts w:hint="default"/>
        <w:lang w:val="fr-FR" w:eastAsia="en-US" w:bidi="ar-SA"/>
      </w:rPr>
    </w:lvl>
    <w:lvl w:ilvl="5" w:tplc="6868F3FC">
      <w:numFmt w:val="bullet"/>
      <w:lvlText w:val="•"/>
      <w:lvlJc w:val="left"/>
      <w:pPr>
        <w:ind w:left="6962" w:hanging="433"/>
      </w:pPr>
      <w:rPr>
        <w:rFonts w:hint="default"/>
        <w:lang w:val="fr-FR" w:eastAsia="en-US" w:bidi="ar-SA"/>
      </w:rPr>
    </w:lvl>
    <w:lvl w:ilvl="6" w:tplc="9FA64374">
      <w:numFmt w:val="bullet"/>
      <w:lvlText w:val="•"/>
      <w:lvlJc w:val="left"/>
      <w:pPr>
        <w:ind w:left="7938" w:hanging="433"/>
      </w:pPr>
      <w:rPr>
        <w:rFonts w:hint="default"/>
        <w:lang w:val="fr-FR" w:eastAsia="en-US" w:bidi="ar-SA"/>
      </w:rPr>
    </w:lvl>
    <w:lvl w:ilvl="7" w:tplc="1F266E02">
      <w:numFmt w:val="bullet"/>
      <w:lvlText w:val="•"/>
      <w:lvlJc w:val="left"/>
      <w:pPr>
        <w:ind w:left="8914" w:hanging="433"/>
      </w:pPr>
      <w:rPr>
        <w:rFonts w:hint="default"/>
        <w:lang w:val="fr-FR" w:eastAsia="en-US" w:bidi="ar-SA"/>
      </w:rPr>
    </w:lvl>
    <w:lvl w:ilvl="8" w:tplc="BFCA39FC">
      <w:numFmt w:val="bullet"/>
      <w:lvlText w:val="•"/>
      <w:lvlJc w:val="left"/>
      <w:pPr>
        <w:ind w:left="9891" w:hanging="433"/>
      </w:pPr>
      <w:rPr>
        <w:rFonts w:hint="default"/>
        <w:lang w:val="fr-FR" w:eastAsia="en-US" w:bidi="ar-SA"/>
      </w:rPr>
    </w:lvl>
  </w:abstractNum>
  <w:abstractNum w:abstractNumId="17" w15:restartNumberingAfterBreak="0">
    <w:nsid w:val="383F0337"/>
    <w:multiLevelType w:val="hybridMultilevel"/>
    <w:tmpl w:val="F33E4EC8"/>
    <w:lvl w:ilvl="0" w:tplc="D1C4FF16">
      <w:start w:val="1"/>
      <w:numFmt w:val="lowerRoman"/>
      <w:lvlText w:val="(%1)"/>
      <w:lvlJc w:val="left"/>
      <w:pPr>
        <w:ind w:left="2647" w:hanging="722"/>
      </w:pPr>
      <w:rPr>
        <w:rFonts w:ascii="Times New Roman" w:eastAsia="Times New Roman" w:hAnsi="Times New Roman" w:cs="Times New Roman" w:hint="default"/>
        <w:b w:val="0"/>
        <w:bCs w:val="0"/>
        <w:i w:val="0"/>
        <w:iCs w:val="0"/>
        <w:spacing w:val="-19"/>
        <w:w w:val="99"/>
        <w:sz w:val="24"/>
        <w:szCs w:val="24"/>
        <w:lang w:val="fr-FR" w:eastAsia="en-US" w:bidi="ar-SA"/>
      </w:rPr>
    </w:lvl>
    <w:lvl w:ilvl="1" w:tplc="A5342C34">
      <w:numFmt w:val="bullet"/>
      <w:lvlText w:val="•"/>
      <w:lvlJc w:val="left"/>
      <w:pPr>
        <w:ind w:left="3560" w:hanging="722"/>
      </w:pPr>
      <w:rPr>
        <w:rFonts w:hint="default"/>
        <w:lang w:val="fr-FR" w:eastAsia="en-US" w:bidi="ar-SA"/>
      </w:rPr>
    </w:lvl>
    <w:lvl w:ilvl="2" w:tplc="0AFEF466">
      <w:numFmt w:val="bullet"/>
      <w:lvlText w:val="•"/>
      <w:lvlJc w:val="left"/>
      <w:pPr>
        <w:ind w:left="4480" w:hanging="722"/>
      </w:pPr>
      <w:rPr>
        <w:rFonts w:hint="default"/>
        <w:lang w:val="fr-FR" w:eastAsia="en-US" w:bidi="ar-SA"/>
      </w:rPr>
    </w:lvl>
    <w:lvl w:ilvl="3" w:tplc="81CCFF80">
      <w:numFmt w:val="bullet"/>
      <w:lvlText w:val="•"/>
      <w:lvlJc w:val="left"/>
      <w:pPr>
        <w:ind w:left="5401" w:hanging="722"/>
      </w:pPr>
      <w:rPr>
        <w:rFonts w:hint="default"/>
        <w:lang w:val="fr-FR" w:eastAsia="en-US" w:bidi="ar-SA"/>
      </w:rPr>
    </w:lvl>
    <w:lvl w:ilvl="4" w:tplc="7AACAA5C">
      <w:numFmt w:val="bullet"/>
      <w:lvlText w:val="•"/>
      <w:lvlJc w:val="left"/>
      <w:pPr>
        <w:ind w:left="6321" w:hanging="722"/>
      </w:pPr>
      <w:rPr>
        <w:rFonts w:hint="default"/>
        <w:lang w:val="fr-FR" w:eastAsia="en-US" w:bidi="ar-SA"/>
      </w:rPr>
    </w:lvl>
    <w:lvl w:ilvl="5" w:tplc="33BE71B0">
      <w:numFmt w:val="bullet"/>
      <w:lvlText w:val="•"/>
      <w:lvlJc w:val="left"/>
      <w:pPr>
        <w:ind w:left="7242" w:hanging="722"/>
      </w:pPr>
      <w:rPr>
        <w:rFonts w:hint="default"/>
        <w:lang w:val="fr-FR" w:eastAsia="en-US" w:bidi="ar-SA"/>
      </w:rPr>
    </w:lvl>
    <w:lvl w:ilvl="6" w:tplc="E3F81D4E">
      <w:numFmt w:val="bullet"/>
      <w:lvlText w:val="•"/>
      <w:lvlJc w:val="left"/>
      <w:pPr>
        <w:ind w:left="8162" w:hanging="722"/>
      </w:pPr>
      <w:rPr>
        <w:rFonts w:hint="default"/>
        <w:lang w:val="fr-FR" w:eastAsia="en-US" w:bidi="ar-SA"/>
      </w:rPr>
    </w:lvl>
    <w:lvl w:ilvl="7" w:tplc="A2588408">
      <w:numFmt w:val="bullet"/>
      <w:lvlText w:val="•"/>
      <w:lvlJc w:val="left"/>
      <w:pPr>
        <w:ind w:left="9082" w:hanging="722"/>
      </w:pPr>
      <w:rPr>
        <w:rFonts w:hint="default"/>
        <w:lang w:val="fr-FR" w:eastAsia="en-US" w:bidi="ar-SA"/>
      </w:rPr>
    </w:lvl>
    <w:lvl w:ilvl="8" w:tplc="CFF6A3F4">
      <w:numFmt w:val="bullet"/>
      <w:lvlText w:val="•"/>
      <w:lvlJc w:val="left"/>
      <w:pPr>
        <w:ind w:left="10003" w:hanging="722"/>
      </w:pPr>
      <w:rPr>
        <w:rFonts w:hint="default"/>
        <w:lang w:val="fr-FR" w:eastAsia="en-US" w:bidi="ar-SA"/>
      </w:rPr>
    </w:lvl>
  </w:abstractNum>
  <w:abstractNum w:abstractNumId="18" w15:restartNumberingAfterBreak="0">
    <w:nsid w:val="3A620C08"/>
    <w:multiLevelType w:val="hybridMultilevel"/>
    <w:tmpl w:val="6E345112"/>
    <w:lvl w:ilvl="0" w:tplc="A1604A62">
      <w:numFmt w:val="bullet"/>
      <w:lvlText w:val="-"/>
      <w:lvlJc w:val="left"/>
      <w:pPr>
        <w:ind w:left="2087" w:hanging="353"/>
      </w:pPr>
      <w:rPr>
        <w:rFonts w:ascii="Times New Roman" w:eastAsia="Times New Roman" w:hAnsi="Times New Roman" w:cs="Times New Roman" w:hint="default"/>
        <w:b w:val="0"/>
        <w:bCs w:val="0"/>
        <w:i w:val="0"/>
        <w:iCs w:val="0"/>
        <w:w w:val="99"/>
        <w:sz w:val="24"/>
        <w:szCs w:val="24"/>
        <w:lang w:val="fr-FR" w:eastAsia="en-US" w:bidi="ar-SA"/>
      </w:rPr>
    </w:lvl>
    <w:lvl w:ilvl="1" w:tplc="02084F0C">
      <w:numFmt w:val="bullet"/>
      <w:lvlText w:val="•"/>
      <w:lvlJc w:val="left"/>
      <w:pPr>
        <w:ind w:left="3056" w:hanging="353"/>
      </w:pPr>
      <w:rPr>
        <w:rFonts w:hint="default"/>
        <w:lang w:val="fr-FR" w:eastAsia="en-US" w:bidi="ar-SA"/>
      </w:rPr>
    </w:lvl>
    <w:lvl w:ilvl="2" w:tplc="12C2D898">
      <w:numFmt w:val="bullet"/>
      <w:lvlText w:val="•"/>
      <w:lvlJc w:val="left"/>
      <w:pPr>
        <w:ind w:left="4032" w:hanging="353"/>
      </w:pPr>
      <w:rPr>
        <w:rFonts w:hint="default"/>
        <w:lang w:val="fr-FR" w:eastAsia="en-US" w:bidi="ar-SA"/>
      </w:rPr>
    </w:lvl>
    <w:lvl w:ilvl="3" w:tplc="D9EA8734">
      <w:numFmt w:val="bullet"/>
      <w:lvlText w:val="•"/>
      <w:lvlJc w:val="left"/>
      <w:pPr>
        <w:ind w:left="5009" w:hanging="353"/>
      </w:pPr>
      <w:rPr>
        <w:rFonts w:hint="default"/>
        <w:lang w:val="fr-FR" w:eastAsia="en-US" w:bidi="ar-SA"/>
      </w:rPr>
    </w:lvl>
    <w:lvl w:ilvl="4" w:tplc="43A813AC">
      <w:numFmt w:val="bullet"/>
      <w:lvlText w:val="•"/>
      <w:lvlJc w:val="left"/>
      <w:pPr>
        <w:ind w:left="5985" w:hanging="353"/>
      </w:pPr>
      <w:rPr>
        <w:rFonts w:hint="default"/>
        <w:lang w:val="fr-FR" w:eastAsia="en-US" w:bidi="ar-SA"/>
      </w:rPr>
    </w:lvl>
    <w:lvl w:ilvl="5" w:tplc="EDB4C55E">
      <w:numFmt w:val="bullet"/>
      <w:lvlText w:val="•"/>
      <w:lvlJc w:val="left"/>
      <w:pPr>
        <w:ind w:left="6962" w:hanging="353"/>
      </w:pPr>
      <w:rPr>
        <w:rFonts w:hint="default"/>
        <w:lang w:val="fr-FR" w:eastAsia="en-US" w:bidi="ar-SA"/>
      </w:rPr>
    </w:lvl>
    <w:lvl w:ilvl="6" w:tplc="5B0A1916">
      <w:numFmt w:val="bullet"/>
      <w:lvlText w:val="•"/>
      <w:lvlJc w:val="left"/>
      <w:pPr>
        <w:ind w:left="7938" w:hanging="353"/>
      </w:pPr>
      <w:rPr>
        <w:rFonts w:hint="default"/>
        <w:lang w:val="fr-FR" w:eastAsia="en-US" w:bidi="ar-SA"/>
      </w:rPr>
    </w:lvl>
    <w:lvl w:ilvl="7" w:tplc="E118FF04">
      <w:numFmt w:val="bullet"/>
      <w:lvlText w:val="•"/>
      <w:lvlJc w:val="left"/>
      <w:pPr>
        <w:ind w:left="8914" w:hanging="353"/>
      </w:pPr>
      <w:rPr>
        <w:rFonts w:hint="default"/>
        <w:lang w:val="fr-FR" w:eastAsia="en-US" w:bidi="ar-SA"/>
      </w:rPr>
    </w:lvl>
    <w:lvl w:ilvl="8" w:tplc="F0A6D45A">
      <w:numFmt w:val="bullet"/>
      <w:lvlText w:val="•"/>
      <w:lvlJc w:val="left"/>
      <w:pPr>
        <w:ind w:left="9891" w:hanging="353"/>
      </w:pPr>
      <w:rPr>
        <w:rFonts w:hint="default"/>
        <w:lang w:val="fr-FR" w:eastAsia="en-US" w:bidi="ar-SA"/>
      </w:rPr>
    </w:lvl>
  </w:abstractNum>
  <w:abstractNum w:abstractNumId="19" w15:restartNumberingAfterBreak="0">
    <w:nsid w:val="3E2959A6"/>
    <w:multiLevelType w:val="hybridMultilevel"/>
    <w:tmpl w:val="EDBE11BE"/>
    <w:lvl w:ilvl="0" w:tplc="F0ACBA46">
      <w:numFmt w:val="bullet"/>
      <w:lvlText w:val="-"/>
      <w:lvlJc w:val="left"/>
      <w:pPr>
        <w:ind w:left="1525" w:hanging="125"/>
      </w:pPr>
      <w:rPr>
        <w:rFonts w:ascii="Times New Roman" w:eastAsia="Times New Roman" w:hAnsi="Times New Roman" w:cs="Times New Roman" w:hint="default"/>
        <w:b w:val="0"/>
        <w:bCs w:val="0"/>
        <w:i w:val="0"/>
        <w:iCs w:val="0"/>
        <w:w w:val="100"/>
        <w:sz w:val="22"/>
        <w:szCs w:val="22"/>
        <w:lang w:val="fr-FR" w:eastAsia="en-US" w:bidi="ar-SA"/>
      </w:rPr>
    </w:lvl>
    <w:lvl w:ilvl="1" w:tplc="A9DABF80">
      <w:numFmt w:val="bullet"/>
      <w:lvlText w:val="•"/>
      <w:lvlJc w:val="left"/>
      <w:pPr>
        <w:ind w:left="2447" w:hanging="125"/>
      </w:pPr>
      <w:rPr>
        <w:rFonts w:hint="default"/>
        <w:lang w:val="fr-FR" w:eastAsia="en-US" w:bidi="ar-SA"/>
      </w:rPr>
    </w:lvl>
    <w:lvl w:ilvl="2" w:tplc="31806C3A">
      <w:numFmt w:val="bullet"/>
      <w:lvlText w:val="•"/>
      <w:lvlJc w:val="left"/>
      <w:pPr>
        <w:ind w:left="3375" w:hanging="125"/>
      </w:pPr>
      <w:rPr>
        <w:rFonts w:hint="default"/>
        <w:lang w:val="fr-FR" w:eastAsia="en-US" w:bidi="ar-SA"/>
      </w:rPr>
    </w:lvl>
    <w:lvl w:ilvl="3" w:tplc="7D8020FE">
      <w:numFmt w:val="bullet"/>
      <w:lvlText w:val="•"/>
      <w:lvlJc w:val="left"/>
      <w:pPr>
        <w:ind w:left="4303" w:hanging="125"/>
      </w:pPr>
      <w:rPr>
        <w:rFonts w:hint="default"/>
        <w:lang w:val="fr-FR" w:eastAsia="en-US" w:bidi="ar-SA"/>
      </w:rPr>
    </w:lvl>
    <w:lvl w:ilvl="4" w:tplc="FBC6A91C">
      <w:numFmt w:val="bullet"/>
      <w:lvlText w:val="•"/>
      <w:lvlJc w:val="left"/>
      <w:pPr>
        <w:ind w:left="5231" w:hanging="125"/>
      </w:pPr>
      <w:rPr>
        <w:rFonts w:hint="default"/>
        <w:lang w:val="fr-FR" w:eastAsia="en-US" w:bidi="ar-SA"/>
      </w:rPr>
    </w:lvl>
    <w:lvl w:ilvl="5" w:tplc="156E8424">
      <w:numFmt w:val="bullet"/>
      <w:lvlText w:val="•"/>
      <w:lvlJc w:val="left"/>
      <w:pPr>
        <w:ind w:left="6159" w:hanging="125"/>
      </w:pPr>
      <w:rPr>
        <w:rFonts w:hint="default"/>
        <w:lang w:val="fr-FR" w:eastAsia="en-US" w:bidi="ar-SA"/>
      </w:rPr>
    </w:lvl>
    <w:lvl w:ilvl="6" w:tplc="EC760F32">
      <w:numFmt w:val="bullet"/>
      <w:lvlText w:val="•"/>
      <w:lvlJc w:val="left"/>
      <w:pPr>
        <w:ind w:left="7087" w:hanging="125"/>
      </w:pPr>
      <w:rPr>
        <w:rFonts w:hint="default"/>
        <w:lang w:val="fr-FR" w:eastAsia="en-US" w:bidi="ar-SA"/>
      </w:rPr>
    </w:lvl>
    <w:lvl w:ilvl="7" w:tplc="4D8EC7E4">
      <w:numFmt w:val="bullet"/>
      <w:lvlText w:val="•"/>
      <w:lvlJc w:val="left"/>
      <w:pPr>
        <w:ind w:left="8015" w:hanging="125"/>
      </w:pPr>
      <w:rPr>
        <w:rFonts w:hint="default"/>
        <w:lang w:val="fr-FR" w:eastAsia="en-US" w:bidi="ar-SA"/>
      </w:rPr>
    </w:lvl>
    <w:lvl w:ilvl="8" w:tplc="06B0F9CC">
      <w:numFmt w:val="bullet"/>
      <w:lvlText w:val="•"/>
      <w:lvlJc w:val="left"/>
      <w:pPr>
        <w:ind w:left="8943" w:hanging="125"/>
      </w:pPr>
      <w:rPr>
        <w:rFonts w:hint="default"/>
        <w:lang w:val="fr-FR" w:eastAsia="en-US" w:bidi="ar-SA"/>
      </w:rPr>
    </w:lvl>
  </w:abstractNum>
  <w:abstractNum w:abstractNumId="20" w15:restartNumberingAfterBreak="0">
    <w:nsid w:val="3F0C788C"/>
    <w:multiLevelType w:val="hybridMultilevel"/>
    <w:tmpl w:val="E2080856"/>
    <w:lvl w:ilvl="0" w:tplc="3A22AD20">
      <w:numFmt w:val="bullet"/>
      <w:lvlText w:val="-"/>
      <w:lvlJc w:val="left"/>
      <w:pPr>
        <w:ind w:left="2087" w:hanging="353"/>
      </w:pPr>
      <w:rPr>
        <w:rFonts w:ascii="Cambria" w:eastAsia="Cambria" w:hAnsi="Cambria" w:cs="Cambria" w:hint="default"/>
        <w:b w:val="0"/>
        <w:bCs w:val="0"/>
        <w:i w:val="0"/>
        <w:iCs w:val="0"/>
        <w:w w:val="100"/>
        <w:sz w:val="24"/>
        <w:szCs w:val="24"/>
        <w:lang w:val="fr-FR" w:eastAsia="en-US" w:bidi="ar-SA"/>
      </w:rPr>
    </w:lvl>
    <w:lvl w:ilvl="1" w:tplc="57A0F25C">
      <w:numFmt w:val="bullet"/>
      <w:lvlText w:val="•"/>
      <w:lvlJc w:val="left"/>
      <w:pPr>
        <w:ind w:left="3056" w:hanging="353"/>
      </w:pPr>
      <w:rPr>
        <w:rFonts w:hint="default"/>
        <w:lang w:val="fr-FR" w:eastAsia="en-US" w:bidi="ar-SA"/>
      </w:rPr>
    </w:lvl>
    <w:lvl w:ilvl="2" w:tplc="35E28F78">
      <w:numFmt w:val="bullet"/>
      <w:lvlText w:val="•"/>
      <w:lvlJc w:val="left"/>
      <w:pPr>
        <w:ind w:left="4032" w:hanging="353"/>
      </w:pPr>
      <w:rPr>
        <w:rFonts w:hint="default"/>
        <w:lang w:val="fr-FR" w:eastAsia="en-US" w:bidi="ar-SA"/>
      </w:rPr>
    </w:lvl>
    <w:lvl w:ilvl="3" w:tplc="6B98061E">
      <w:numFmt w:val="bullet"/>
      <w:lvlText w:val="•"/>
      <w:lvlJc w:val="left"/>
      <w:pPr>
        <w:ind w:left="5009" w:hanging="353"/>
      </w:pPr>
      <w:rPr>
        <w:rFonts w:hint="default"/>
        <w:lang w:val="fr-FR" w:eastAsia="en-US" w:bidi="ar-SA"/>
      </w:rPr>
    </w:lvl>
    <w:lvl w:ilvl="4" w:tplc="274864F0">
      <w:numFmt w:val="bullet"/>
      <w:lvlText w:val="•"/>
      <w:lvlJc w:val="left"/>
      <w:pPr>
        <w:ind w:left="5985" w:hanging="353"/>
      </w:pPr>
      <w:rPr>
        <w:rFonts w:hint="default"/>
        <w:lang w:val="fr-FR" w:eastAsia="en-US" w:bidi="ar-SA"/>
      </w:rPr>
    </w:lvl>
    <w:lvl w:ilvl="5" w:tplc="A6F8145A">
      <w:numFmt w:val="bullet"/>
      <w:lvlText w:val="•"/>
      <w:lvlJc w:val="left"/>
      <w:pPr>
        <w:ind w:left="6962" w:hanging="353"/>
      </w:pPr>
      <w:rPr>
        <w:rFonts w:hint="default"/>
        <w:lang w:val="fr-FR" w:eastAsia="en-US" w:bidi="ar-SA"/>
      </w:rPr>
    </w:lvl>
    <w:lvl w:ilvl="6" w:tplc="2402D87E">
      <w:numFmt w:val="bullet"/>
      <w:lvlText w:val="•"/>
      <w:lvlJc w:val="left"/>
      <w:pPr>
        <w:ind w:left="7938" w:hanging="353"/>
      </w:pPr>
      <w:rPr>
        <w:rFonts w:hint="default"/>
        <w:lang w:val="fr-FR" w:eastAsia="en-US" w:bidi="ar-SA"/>
      </w:rPr>
    </w:lvl>
    <w:lvl w:ilvl="7" w:tplc="F3A81D66">
      <w:numFmt w:val="bullet"/>
      <w:lvlText w:val="•"/>
      <w:lvlJc w:val="left"/>
      <w:pPr>
        <w:ind w:left="8914" w:hanging="353"/>
      </w:pPr>
      <w:rPr>
        <w:rFonts w:hint="default"/>
        <w:lang w:val="fr-FR" w:eastAsia="en-US" w:bidi="ar-SA"/>
      </w:rPr>
    </w:lvl>
    <w:lvl w:ilvl="8" w:tplc="49FA5BEE">
      <w:numFmt w:val="bullet"/>
      <w:lvlText w:val="•"/>
      <w:lvlJc w:val="left"/>
      <w:pPr>
        <w:ind w:left="9891" w:hanging="353"/>
      </w:pPr>
      <w:rPr>
        <w:rFonts w:hint="default"/>
        <w:lang w:val="fr-FR" w:eastAsia="en-US" w:bidi="ar-SA"/>
      </w:rPr>
    </w:lvl>
  </w:abstractNum>
  <w:abstractNum w:abstractNumId="21" w15:restartNumberingAfterBreak="0">
    <w:nsid w:val="406645BD"/>
    <w:multiLevelType w:val="hybridMultilevel"/>
    <w:tmpl w:val="5CDA7EE2"/>
    <w:lvl w:ilvl="0" w:tplc="2DCA01C4">
      <w:numFmt w:val="bullet"/>
      <w:lvlText w:val="-"/>
      <w:lvlJc w:val="left"/>
      <w:pPr>
        <w:ind w:left="2087" w:hanging="369"/>
      </w:pPr>
      <w:rPr>
        <w:rFonts w:ascii="Cambria" w:eastAsia="Cambria" w:hAnsi="Cambria" w:cs="Cambria" w:hint="default"/>
        <w:b w:val="0"/>
        <w:bCs w:val="0"/>
        <w:i w:val="0"/>
        <w:iCs w:val="0"/>
        <w:w w:val="100"/>
        <w:sz w:val="24"/>
        <w:szCs w:val="24"/>
        <w:lang w:val="fr-FR" w:eastAsia="en-US" w:bidi="ar-SA"/>
      </w:rPr>
    </w:lvl>
    <w:lvl w:ilvl="1" w:tplc="1C24DE68">
      <w:numFmt w:val="bullet"/>
      <w:lvlText w:val="•"/>
      <w:lvlJc w:val="left"/>
      <w:pPr>
        <w:ind w:left="3056" w:hanging="369"/>
      </w:pPr>
      <w:rPr>
        <w:rFonts w:hint="default"/>
        <w:lang w:val="fr-FR" w:eastAsia="en-US" w:bidi="ar-SA"/>
      </w:rPr>
    </w:lvl>
    <w:lvl w:ilvl="2" w:tplc="E5C07336">
      <w:numFmt w:val="bullet"/>
      <w:lvlText w:val="•"/>
      <w:lvlJc w:val="left"/>
      <w:pPr>
        <w:ind w:left="4032" w:hanging="369"/>
      </w:pPr>
      <w:rPr>
        <w:rFonts w:hint="default"/>
        <w:lang w:val="fr-FR" w:eastAsia="en-US" w:bidi="ar-SA"/>
      </w:rPr>
    </w:lvl>
    <w:lvl w:ilvl="3" w:tplc="5FFCD180">
      <w:numFmt w:val="bullet"/>
      <w:lvlText w:val="•"/>
      <w:lvlJc w:val="left"/>
      <w:pPr>
        <w:ind w:left="5009" w:hanging="369"/>
      </w:pPr>
      <w:rPr>
        <w:rFonts w:hint="default"/>
        <w:lang w:val="fr-FR" w:eastAsia="en-US" w:bidi="ar-SA"/>
      </w:rPr>
    </w:lvl>
    <w:lvl w:ilvl="4" w:tplc="C1FEE3D2">
      <w:numFmt w:val="bullet"/>
      <w:lvlText w:val="•"/>
      <w:lvlJc w:val="left"/>
      <w:pPr>
        <w:ind w:left="5985" w:hanging="369"/>
      </w:pPr>
      <w:rPr>
        <w:rFonts w:hint="default"/>
        <w:lang w:val="fr-FR" w:eastAsia="en-US" w:bidi="ar-SA"/>
      </w:rPr>
    </w:lvl>
    <w:lvl w:ilvl="5" w:tplc="897CC1CA">
      <w:numFmt w:val="bullet"/>
      <w:lvlText w:val="•"/>
      <w:lvlJc w:val="left"/>
      <w:pPr>
        <w:ind w:left="6962" w:hanging="369"/>
      </w:pPr>
      <w:rPr>
        <w:rFonts w:hint="default"/>
        <w:lang w:val="fr-FR" w:eastAsia="en-US" w:bidi="ar-SA"/>
      </w:rPr>
    </w:lvl>
    <w:lvl w:ilvl="6" w:tplc="0EF67424">
      <w:numFmt w:val="bullet"/>
      <w:lvlText w:val="•"/>
      <w:lvlJc w:val="left"/>
      <w:pPr>
        <w:ind w:left="7938" w:hanging="369"/>
      </w:pPr>
      <w:rPr>
        <w:rFonts w:hint="default"/>
        <w:lang w:val="fr-FR" w:eastAsia="en-US" w:bidi="ar-SA"/>
      </w:rPr>
    </w:lvl>
    <w:lvl w:ilvl="7" w:tplc="FF8A154A">
      <w:numFmt w:val="bullet"/>
      <w:lvlText w:val="•"/>
      <w:lvlJc w:val="left"/>
      <w:pPr>
        <w:ind w:left="8914" w:hanging="369"/>
      </w:pPr>
      <w:rPr>
        <w:rFonts w:hint="default"/>
        <w:lang w:val="fr-FR" w:eastAsia="en-US" w:bidi="ar-SA"/>
      </w:rPr>
    </w:lvl>
    <w:lvl w:ilvl="8" w:tplc="3DFC4C20">
      <w:numFmt w:val="bullet"/>
      <w:lvlText w:val="•"/>
      <w:lvlJc w:val="left"/>
      <w:pPr>
        <w:ind w:left="9891" w:hanging="369"/>
      </w:pPr>
      <w:rPr>
        <w:rFonts w:hint="default"/>
        <w:lang w:val="fr-FR" w:eastAsia="en-US" w:bidi="ar-SA"/>
      </w:rPr>
    </w:lvl>
  </w:abstractNum>
  <w:abstractNum w:abstractNumId="22" w15:restartNumberingAfterBreak="0">
    <w:nsid w:val="466E1D6F"/>
    <w:multiLevelType w:val="hybridMultilevel"/>
    <w:tmpl w:val="DCA0871C"/>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8ED7CED"/>
    <w:multiLevelType w:val="hybridMultilevel"/>
    <w:tmpl w:val="A7C22D54"/>
    <w:lvl w:ilvl="0" w:tplc="5E0A3E68">
      <w:start w:val="1"/>
      <w:numFmt w:val="decimal"/>
      <w:lvlText w:val="%1"/>
      <w:lvlJc w:val="left"/>
      <w:pPr>
        <w:ind w:left="1121" w:hanging="128"/>
      </w:pPr>
      <w:rPr>
        <w:rFonts w:ascii="Times New Roman" w:eastAsia="Times New Roman" w:hAnsi="Times New Roman" w:cs="Times New Roman" w:hint="default"/>
        <w:b/>
        <w:bCs/>
        <w:i/>
        <w:iCs/>
        <w:color w:val="FFFFFF"/>
        <w:spacing w:val="8"/>
        <w:w w:val="100"/>
        <w:sz w:val="22"/>
        <w:szCs w:val="22"/>
        <w:lang w:val="fr-FR" w:eastAsia="en-US" w:bidi="ar-SA"/>
      </w:rPr>
    </w:lvl>
    <w:lvl w:ilvl="1" w:tplc="6F080000">
      <w:numFmt w:val="bullet"/>
      <w:lvlText w:val="•"/>
      <w:lvlJc w:val="left"/>
      <w:pPr>
        <w:ind w:left="2206" w:hanging="128"/>
      </w:pPr>
      <w:rPr>
        <w:rFonts w:hint="default"/>
        <w:lang w:val="fr-FR" w:eastAsia="en-US" w:bidi="ar-SA"/>
      </w:rPr>
    </w:lvl>
    <w:lvl w:ilvl="2" w:tplc="4ACCE858">
      <w:numFmt w:val="bullet"/>
      <w:lvlText w:val="•"/>
      <w:lvlJc w:val="left"/>
      <w:pPr>
        <w:ind w:left="3193" w:hanging="128"/>
      </w:pPr>
      <w:rPr>
        <w:rFonts w:hint="default"/>
        <w:lang w:val="fr-FR" w:eastAsia="en-US" w:bidi="ar-SA"/>
      </w:rPr>
    </w:lvl>
    <w:lvl w:ilvl="3" w:tplc="2ED631F4">
      <w:numFmt w:val="bullet"/>
      <w:lvlText w:val="•"/>
      <w:lvlJc w:val="left"/>
      <w:pPr>
        <w:ind w:left="4180" w:hanging="128"/>
      </w:pPr>
      <w:rPr>
        <w:rFonts w:hint="default"/>
        <w:lang w:val="fr-FR" w:eastAsia="en-US" w:bidi="ar-SA"/>
      </w:rPr>
    </w:lvl>
    <w:lvl w:ilvl="4" w:tplc="DD72E64A">
      <w:numFmt w:val="bullet"/>
      <w:lvlText w:val="•"/>
      <w:lvlJc w:val="left"/>
      <w:pPr>
        <w:ind w:left="5167" w:hanging="128"/>
      </w:pPr>
      <w:rPr>
        <w:rFonts w:hint="default"/>
        <w:lang w:val="fr-FR" w:eastAsia="en-US" w:bidi="ar-SA"/>
      </w:rPr>
    </w:lvl>
    <w:lvl w:ilvl="5" w:tplc="698ED58A">
      <w:numFmt w:val="bullet"/>
      <w:lvlText w:val="•"/>
      <w:lvlJc w:val="left"/>
      <w:pPr>
        <w:ind w:left="6154" w:hanging="128"/>
      </w:pPr>
      <w:rPr>
        <w:rFonts w:hint="default"/>
        <w:lang w:val="fr-FR" w:eastAsia="en-US" w:bidi="ar-SA"/>
      </w:rPr>
    </w:lvl>
    <w:lvl w:ilvl="6" w:tplc="BAA62C34">
      <w:numFmt w:val="bullet"/>
      <w:lvlText w:val="•"/>
      <w:lvlJc w:val="left"/>
      <w:pPr>
        <w:ind w:left="7140" w:hanging="128"/>
      </w:pPr>
      <w:rPr>
        <w:rFonts w:hint="default"/>
        <w:lang w:val="fr-FR" w:eastAsia="en-US" w:bidi="ar-SA"/>
      </w:rPr>
    </w:lvl>
    <w:lvl w:ilvl="7" w:tplc="265E71C8">
      <w:numFmt w:val="bullet"/>
      <w:lvlText w:val="•"/>
      <w:lvlJc w:val="left"/>
      <w:pPr>
        <w:ind w:left="8127" w:hanging="128"/>
      </w:pPr>
      <w:rPr>
        <w:rFonts w:hint="default"/>
        <w:lang w:val="fr-FR" w:eastAsia="en-US" w:bidi="ar-SA"/>
      </w:rPr>
    </w:lvl>
    <w:lvl w:ilvl="8" w:tplc="A6F8F332">
      <w:numFmt w:val="bullet"/>
      <w:lvlText w:val="•"/>
      <w:lvlJc w:val="left"/>
      <w:pPr>
        <w:ind w:left="9114" w:hanging="128"/>
      </w:pPr>
      <w:rPr>
        <w:rFonts w:hint="default"/>
        <w:lang w:val="fr-FR" w:eastAsia="en-US" w:bidi="ar-SA"/>
      </w:rPr>
    </w:lvl>
  </w:abstractNum>
  <w:abstractNum w:abstractNumId="24" w15:restartNumberingAfterBreak="0">
    <w:nsid w:val="4B8867F5"/>
    <w:multiLevelType w:val="hybridMultilevel"/>
    <w:tmpl w:val="DE4A6B7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5" w15:restartNumberingAfterBreak="0">
    <w:nsid w:val="4CC202FF"/>
    <w:multiLevelType w:val="hybridMultilevel"/>
    <w:tmpl w:val="34480DA0"/>
    <w:lvl w:ilvl="0" w:tplc="2C52A5F0">
      <w:numFmt w:val="bullet"/>
      <w:lvlText w:val="-"/>
      <w:lvlJc w:val="left"/>
      <w:pPr>
        <w:ind w:left="2359" w:hanging="288"/>
      </w:pPr>
      <w:rPr>
        <w:rFonts w:ascii="Cambria" w:eastAsia="Cambria" w:hAnsi="Cambria" w:cs="Cambria" w:hint="default"/>
        <w:b w:val="0"/>
        <w:bCs w:val="0"/>
        <w:i w:val="0"/>
        <w:iCs w:val="0"/>
        <w:w w:val="100"/>
        <w:sz w:val="24"/>
        <w:szCs w:val="24"/>
        <w:lang w:val="fr-FR" w:eastAsia="en-US" w:bidi="ar-SA"/>
      </w:rPr>
    </w:lvl>
    <w:lvl w:ilvl="1" w:tplc="96AA7882">
      <w:numFmt w:val="bullet"/>
      <w:lvlText w:val="•"/>
      <w:lvlJc w:val="left"/>
      <w:pPr>
        <w:ind w:left="3308" w:hanging="288"/>
      </w:pPr>
      <w:rPr>
        <w:rFonts w:hint="default"/>
        <w:lang w:val="fr-FR" w:eastAsia="en-US" w:bidi="ar-SA"/>
      </w:rPr>
    </w:lvl>
    <w:lvl w:ilvl="2" w:tplc="ACE0BF3A">
      <w:numFmt w:val="bullet"/>
      <w:lvlText w:val="•"/>
      <w:lvlJc w:val="left"/>
      <w:pPr>
        <w:ind w:left="4256" w:hanging="288"/>
      </w:pPr>
      <w:rPr>
        <w:rFonts w:hint="default"/>
        <w:lang w:val="fr-FR" w:eastAsia="en-US" w:bidi="ar-SA"/>
      </w:rPr>
    </w:lvl>
    <w:lvl w:ilvl="3" w:tplc="B9267AEC">
      <w:numFmt w:val="bullet"/>
      <w:lvlText w:val="•"/>
      <w:lvlJc w:val="left"/>
      <w:pPr>
        <w:ind w:left="5205" w:hanging="288"/>
      </w:pPr>
      <w:rPr>
        <w:rFonts w:hint="default"/>
        <w:lang w:val="fr-FR" w:eastAsia="en-US" w:bidi="ar-SA"/>
      </w:rPr>
    </w:lvl>
    <w:lvl w:ilvl="4" w:tplc="1E2E1B1A">
      <w:numFmt w:val="bullet"/>
      <w:lvlText w:val="•"/>
      <w:lvlJc w:val="left"/>
      <w:pPr>
        <w:ind w:left="6153" w:hanging="288"/>
      </w:pPr>
      <w:rPr>
        <w:rFonts w:hint="default"/>
        <w:lang w:val="fr-FR" w:eastAsia="en-US" w:bidi="ar-SA"/>
      </w:rPr>
    </w:lvl>
    <w:lvl w:ilvl="5" w:tplc="2F121FDC">
      <w:numFmt w:val="bullet"/>
      <w:lvlText w:val="•"/>
      <w:lvlJc w:val="left"/>
      <w:pPr>
        <w:ind w:left="7102" w:hanging="288"/>
      </w:pPr>
      <w:rPr>
        <w:rFonts w:hint="default"/>
        <w:lang w:val="fr-FR" w:eastAsia="en-US" w:bidi="ar-SA"/>
      </w:rPr>
    </w:lvl>
    <w:lvl w:ilvl="6" w:tplc="9E86FD7C">
      <w:numFmt w:val="bullet"/>
      <w:lvlText w:val="•"/>
      <w:lvlJc w:val="left"/>
      <w:pPr>
        <w:ind w:left="8050" w:hanging="288"/>
      </w:pPr>
      <w:rPr>
        <w:rFonts w:hint="default"/>
        <w:lang w:val="fr-FR" w:eastAsia="en-US" w:bidi="ar-SA"/>
      </w:rPr>
    </w:lvl>
    <w:lvl w:ilvl="7" w:tplc="4906B994">
      <w:numFmt w:val="bullet"/>
      <w:lvlText w:val="•"/>
      <w:lvlJc w:val="left"/>
      <w:pPr>
        <w:ind w:left="8998" w:hanging="288"/>
      </w:pPr>
      <w:rPr>
        <w:rFonts w:hint="default"/>
        <w:lang w:val="fr-FR" w:eastAsia="en-US" w:bidi="ar-SA"/>
      </w:rPr>
    </w:lvl>
    <w:lvl w:ilvl="8" w:tplc="0BECC6F0">
      <w:numFmt w:val="bullet"/>
      <w:lvlText w:val="•"/>
      <w:lvlJc w:val="left"/>
      <w:pPr>
        <w:ind w:left="9947" w:hanging="288"/>
      </w:pPr>
      <w:rPr>
        <w:rFonts w:hint="default"/>
        <w:lang w:val="fr-FR" w:eastAsia="en-US" w:bidi="ar-SA"/>
      </w:rPr>
    </w:lvl>
  </w:abstractNum>
  <w:abstractNum w:abstractNumId="26" w15:restartNumberingAfterBreak="0">
    <w:nsid w:val="502E3F5F"/>
    <w:multiLevelType w:val="hybridMultilevel"/>
    <w:tmpl w:val="A9F837BE"/>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7" w15:restartNumberingAfterBreak="0">
    <w:nsid w:val="512070AD"/>
    <w:multiLevelType w:val="hybridMultilevel"/>
    <w:tmpl w:val="B6FEB888"/>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8" w15:restartNumberingAfterBreak="0">
    <w:nsid w:val="52E30473"/>
    <w:multiLevelType w:val="hybridMultilevel"/>
    <w:tmpl w:val="E236ACFC"/>
    <w:lvl w:ilvl="0" w:tplc="E12A8C9C">
      <w:numFmt w:val="bullet"/>
      <w:lvlText w:val="-"/>
      <w:lvlJc w:val="left"/>
      <w:pPr>
        <w:ind w:left="1654" w:hanging="224"/>
      </w:pPr>
      <w:rPr>
        <w:rFonts w:ascii="Calibri" w:eastAsia="Calibri" w:hAnsi="Calibri" w:cs="Calibri" w:hint="default"/>
        <w:b w:val="0"/>
        <w:bCs w:val="0"/>
        <w:i w:val="0"/>
        <w:iCs w:val="0"/>
        <w:w w:val="100"/>
        <w:sz w:val="24"/>
        <w:szCs w:val="24"/>
        <w:lang w:val="fr-FR" w:eastAsia="en-US" w:bidi="ar-SA"/>
      </w:rPr>
    </w:lvl>
    <w:lvl w:ilvl="1" w:tplc="A8DA58BE">
      <w:numFmt w:val="bullet"/>
      <w:lvlText w:val="•"/>
      <w:lvlJc w:val="left"/>
      <w:pPr>
        <w:ind w:left="2678" w:hanging="224"/>
      </w:pPr>
      <w:rPr>
        <w:rFonts w:hint="default"/>
        <w:lang w:val="fr-FR" w:eastAsia="en-US" w:bidi="ar-SA"/>
      </w:rPr>
    </w:lvl>
    <w:lvl w:ilvl="2" w:tplc="08446068">
      <w:numFmt w:val="bullet"/>
      <w:lvlText w:val="•"/>
      <w:lvlJc w:val="left"/>
      <w:pPr>
        <w:ind w:left="3696" w:hanging="224"/>
      </w:pPr>
      <w:rPr>
        <w:rFonts w:hint="default"/>
        <w:lang w:val="fr-FR" w:eastAsia="en-US" w:bidi="ar-SA"/>
      </w:rPr>
    </w:lvl>
    <w:lvl w:ilvl="3" w:tplc="CDB89332">
      <w:numFmt w:val="bullet"/>
      <w:lvlText w:val="•"/>
      <w:lvlJc w:val="left"/>
      <w:pPr>
        <w:ind w:left="4715" w:hanging="224"/>
      </w:pPr>
      <w:rPr>
        <w:rFonts w:hint="default"/>
        <w:lang w:val="fr-FR" w:eastAsia="en-US" w:bidi="ar-SA"/>
      </w:rPr>
    </w:lvl>
    <w:lvl w:ilvl="4" w:tplc="8E48F9EC">
      <w:numFmt w:val="bullet"/>
      <w:lvlText w:val="•"/>
      <w:lvlJc w:val="left"/>
      <w:pPr>
        <w:ind w:left="5733" w:hanging="224"/>
      </w:pPr>
      <w:rPr>
        <w:rFonts w:hint="default"/>
        <w:lang w:val="fr-FR" w:eastAsia="en-US" w:bidi="ar-SA"/>
      </w:rPr>
    </w:lvl>
    <w:lvl w:ilvl="5" w:tplc="56EABB82">
      <w:numFmt w:val="bullet"/>
      <w:lvlText w:val="•"/>
      <w:lvlJc w:val="left"/>
      <w:pPr>
        <w:ind w:left="6752" w:hanging="224"/>
      </w:pPr>
      <w:rPr>
        <w:rFonts w:hint="default"/>
        <w:lang w:val="fr-FR" w:eastAsia="en-US" w:bidi="ar-SA"/>
      </w:rPr>
    </w:lvl>
    <w:lvl w:ilvl="6" w:tplc="03761140">
      <w:numFmt w:val="bullet"/>
      <w:lvlText w:val="•"/>
      <w:lvlJc w:val="left"/>
      <w:pPr>
        <w:ind w:left="7770" w:hanging="224"/>
      </w:pPr>
      <w:rPr>
        <w:rFonts w:hint="default"/>
        <w:lang w:val="fr-FR" w:eastAsia="en-US" w:bidi="ar-SA"/>
      </w:rPr>
    </w:lvl>
    <w:lvl w:ilvl="7" w:tplc="28BAD402">
      <w:numFmt w:val="bullet"/>
      <w:lvlText w:val="•"/>
      <w:lvlJc w:val="left"/>
      <w:pPr>
        <w:ind w:left="8788" w:hanging="224"/>
      </w:pPr>
      <w:rPr>
        <w:rFonts w:hint="default"/>
        <w:lang w:val="fr-FR" w:eastAsia="en-US" w:bidi="ar-SA"/>
      </w:rPr>
    </w:lvl>
    <w:lvl w:ilvl="8" w:tplc="EE2A7E1A">
      <w:numFmt w:val="bullet"/>
      <w:lvlText w:val="•"/>
      <w:lvlJc w:val="left"/>
      <w:pPr>
        <w:ind w:left="9807" w:hanging="224"/>
      </w:pPr>
      <w:rPr>
        <w:rFonts w:hint="default"/>
        <w:lang w:val="fr-FR" w:eastAsia="en-US" w:bidi="ar-SA"/>
      </w:rPr>
    </w:lvl>
  </w:abstractNum>
  <w:abstractNum w:abstractNumId="29" w15:restartNumberingAfterBreak="0">
    <w:nsid w:val="580325CB"/>
    <w:multiLevelType w:val="hybridMultilevel"/>
    <w:tmpl w:val="498E1D78"/>
    <w:lvl w:ilvl="0" w:tplc="D1A680CC">
      <w:numFmt w:val="bullet"/>
      <w:lvlText w:val="&gt;"/>
      <w:lvlJc w:val="left"/>
      <w:pPr>
        <w:ind w:left="1133" w:hanging="220"/>
      </w:pPr>
      <w:rPr>
        <w:rFonts w:ascii="Arial Black" w:eastAsia="Arial Black" w:hAnsi="Arial Black" w:cs="Arial Black" w:hint="default"/>
        <w:b w:val="0"/>
        <w:bCs w:val="0"/>
        <w:i w:val="0"/>
        <w:iCs w:val="0"/>
        <w:color w:val="E84242"/>
        <w:w w:val="88"/>
        <w:sz w:val="20"/>
        <w:szCs w:val="20"/>
        <w:lang w:val="fr-FR" w:eastAsia="en-US" w:bidi="ar-SA"/>
      </w:rPr>
    </w:lvl>
    <w:lvl w:ilvl="1" w:tplc="7D5CC3FE">
      <w:numFmt w:val="bullet"/>
      <w:lvlText w:val="•"/>
      <w:lvlJc w:val="left"/>
      <w:pPr>
        <w:ind w:left="1542" w:hanging="147"/>
      </w:pPr>
      <w:rPr>
        <w:rFonts w:ascii="Lucida Sans" w:eastAsia="Lucida Sans" w:hAnsi="Lucida Sans" w:cs="Lucida Sans" w:hint="default"/>
        <w:b w:val="0"/>
        <w:bCs w:val="0"/>
        <w:i w:val="0"/>
        <w:iCs w:val="0"/>
        <w:color w:val="E84242"/>
        <w:w w:val="68"/>
        <w:sz w:val="20"/>
        <w:szCs w:val="20"/>
        <w:lang w:val="fr-FR" w:eastAsia="en-US" w:bidi="ar-SA"/>
      </w:rPr>
    </w:lvl>
    <w:lvl w:ilvl="2" w:tplc="7C0A23F0">
      <w:numFmt w:val="bullet"/>
      <w:lvlText w:val="•"/>
      <w:lvlJc w:val="left"/>
      <w:pPr>
        <w:ind w:left="2691" w:hanging="147"/>
      </w:pPr>
      <w:rPr>
        <w:rFonts w:hint="default"/>
        <w:lang w:val="fr-FR" w:eastAsia="en-US" w:bidi="ar-SA"/>
      </w:rPr>
    </w:lvl>
    <w:lvl w:ilvl="3" w:tplc="28D4C13E">
      <w:numFmt w:val="bullet"/>
      <w:lvlText w:val="•"/>
      <w:lvlJc w:val="left"/>
      <w:pPr>
        <w:ind w:left="3843" w:hanging="147"/>
      </w:pPr>
      <w:rPr>
        <w:rFonts w:hint="default"/>
        <w:lang w:val="fr-FR" w:eastAsia="en-US" w:bidi="ar-SA"/>
      </w:rPr>
    </w:lvl>
    <w:lvl w:ilvl="4" w:tplc="F8661A0A">
      <w:numFmt w:val="bullet"/>
      <w:lvlText w:val="•"/>
      <w:lvlJc w:val="left"/>
      <w:pPr>
        <w:ind w:left="4995" w:hanging="147"/>
      </w:pPr>
      <w:rPr>
        <w:rFonts w:hint="default"/>
        <w:lang w:val="fr-FR" w:eastAsia="en-US" w:bidi="ar-SA"/>
      </w:rPr>
    </w:lvl>
    <w:lvl w:ilvl="5" w:tplc="37621374">
      <w:numFmt w:val="bullet"/>
      <w:lvlText w:val="•"/>
      <w:lvlJc w:val="left"/>
      <w:pPr>
        <w:ind w:left="6146" w:hanging="147"/>
      </w:pPr>
      <w:rPr>
        <w:rFonts w:hint="default"/>
        <w:lang w:val="fr-FR" w:eastAsia="en-US" w:bidi="ar-SA"/>
      </w:rPr>
    </w:lvl>
    <w:lvl w:ilvl="6" w:tplc="BCCEC3B2">
      <w:numFmt w:val="bullet"/>
      <w:lvlText w:val="•"/>
      <w:lvlJc w:val="left"/>
      <w:pPr>
        <w:ind w:left="7298" w:hanging="147"/>
      </w:pPr>
      <w:rPr>
        <w:rFonts w:hint="default"/>
        <w:lang w:val="fr-FR" w:eastAsia="en-US" w:bidi="ar-SA"/>
      </w:rPr>
    </w:lvl>
    <w:lvl w:ilvl="7" w:tplc="F6FCE206">
      <w:numFmt w:val="bullet"/>
      <w:lvlText w:val="•"/>
      <w:lvlJc w:val="left"/>
      <w:pPr>
        <w:ind w:left="8450" w:hanging="147"/>
      </w:pPr>
      <w:rPr>
        <w:rFonts w:hint="default"/>
        <w:lang w:val="fr-FR" w:eastAsia="en-US" w:bidi="ar-SA"/>
      </w:rPr>
    </w:lvl>
    <w:lvl w:ilvl="8" w:tplc="B112B400">
      <w:numFmt w:val="bullet"/>
      <w:lvlText w:val="•"/>
      <w:lvlJc w:val="left"/>
      <w:pPr>
        <w:ind w:left="9602" w:hanging="147"/>
      </w:pPr>
      <w:rPr>
        <w:rFonts w:hint="default"/>
        <w:lang w:val="fr-FR" w:eastAsia="en-US" w:bidi="ar-SA"/>
      </w:rPr>
    </w:lvl>
  </w:abstractNum>
  <w:abstractNum w:abstractNumId="30" w15:restartNumberingAfterBreak="0">
    <w:nsid w:val="616D69FD"/>
    <w:multiLevelType w:val="hybridMultilevel"/>
    <w:tmpl w:val="A6EA0224"/>
    <w:lvl w:ilvl="0" w:tplc="619897C0">
      <w:numFmt w:val="bullet"/>
      <w:lvlText w:val=""/>
      <w:lvlJc w:val="left"/>
      <w:pPr>
        <w:ind w:left="2087" w:hanging="353"/>
      </w:pPr>
      <w:rPr>
        <w:rFonts w:ascii="Wingdings" w:eastAsia="Wingdings" w:hAnsi="Wingdings" w:cs="Wingdings" w:hint="default"/>
        <w:b w:val="0"/>
        <w:bCs w:val="0"/>
        <w:i w:val="0"/>
        <w:iCs w:val="0"/>
        <w:w w:val="100"/>
        <w:sz w:val="24"/>
        <w:szCs w:val="24"/>
        <w:lang w:val="fr-FR" w:eastAsia="en-US" w:bidi="ar-SA"/>
      </w:rPr>
    </w:lvl>
    <w:lvl w:ilvl="1" w:tplc="1C3ED656">
      <w:numFmt w:val="bullet"/>
      <w:lvlText w:val="•"/>
      <w:lvlJc w:val="left"/>
      <w:pPr>
        <w:ind w:left="3056" w:hanging="353"/>
      </w:pPr>
      <w:rPr>
        <w:rFonts w:hint="default"/>
        <w:lang w:val="fr-FR" w:eastAsia="en-US" w:bidi="ar-SA"/>
      </w:rPr>
    </w:lvl>
    <w:lvl w:ilvl="2" w:tplc="46547FD4">
      <w:numFmt w:val="bullet"/>
      <w:lvlText w:val="•"/>
      <w:lvlJc w:val="left"/>
      <w:pPr>
        <w:ind w:left="4032" w:hanging="353"/>
      </w:pPr>
      <w:rPr>
        <w:rFonts w:hint="default"/>
        <w:lang w:val="fr-FR" w:eastAsia="en-US" w:bidi="ar-SA"/>
      </w:rPr>
    </w:lvl>
    <w:lvl w:ilvl="3" w:tplc="4998ABEA">
      <w:numFmt w:val="bullet"/>
      <w:lvlText w:val="•"/>
      <w:lvlJc w:val="left"/>
      <w:pPr>
        <w:ind w:left="5009" w:hanging="353"/>
      </w:pPr>
      <w:rPr>
        <w:rFonts w:hint="default"/>
        <w:lang w:val="fr-FR" w:eastAsia="en-US" w:bidi="ar-SA"/>
      </w:rPr>
    </w:lvl>
    <w:lvl w:ilvl="4" w:tplc="E3C6E5F0">
      <w:numFmt w:val="bullet"/>
      <w:lvlText w:val="•"/>
      <w:lvlJc w:val="left"/>
      <w:pPr>
        <w:ind w:left="5985" w:hanging="353"/>
      </w:pPr>
      <w:rPr>
        <w:rFonts w:hint="default"/>
        <w:lang w:val="fr-FR" w:eastAsia="en-US" w:bidi="ar-SA"/>
      </w:rPr>
    </w:lvl>
    <w:lvl w:ilvl="5" w:tplc="DF6CE76C">
      <w:numFmt w:val="bullet"/>
      <w:lvlText w:val="•"/>
      <w:lvlJc w:val="left"/>
      <w:pPr>
        <w:ind w:left="6962" w:hanging="353"/>
      </w:pPr>
      <w:rPr>
        <w:rFonts w:hint="default"/>
        <w:lang w:val="fr-FR" w:eastAsia="en-US" w:bidi="ar-SA"/>
      </w:rPr>
    </w:lvl>
    <w:lvl w:ilvl="6" w:tplc="B2588E14">
      <w:numFmt w:val="bullet"/>
      <w:lvlText w:val="•"/>
      <w:lvlJc w:val="left"/>
      <w:pPr>
        <w:ind w:left="7938" w:hanging="353"/>
      </w:pPr>
      <w:rPr>
        <w:rFonts w:hint="default"/>
        <w:lang w:val="fr-FR" w:eastAsia="en-US" w:bidi="ar-SA"/>
      </w:rPr>
    </w:lvl>
    <w:lvl w:ilvl="7" w:tplc="FE8C076A">
      <w:numFmt w:val="bullet"/>
      <w:lvlText w:val="•"/>
      <w:lvlJc w:val="left"/>
      <w:pPr>
        <w:ind w:left="8914" w:hanging="353"/>
      </w:pPr>
      <w:rPr>
        <w:rFonts w:hint="default"/>
        <w:lang w:val="fr-FR" w:eastAsia="en-US" w:bidi="ar-SA"/>
      </w:rPr>
    </w:lvl>
    <w:lvl w:ilvl="8" w:tplc="EFC84E2E">
      <w:numFmt w:val="bullet"/>
      <w:lvlText w:val="•"/>
      <w:lvlJc w:val="left"/>
      <w:pPr>
        <w:ind w:left="9891" w:hanging="353"/>
      </w:pPr>
      <w:rPr>
        <w:rFonts w:hint="default"/>
        <w:lang w:val="fr-FR" w:eastAsia="en-US" w:bidi="ar-SA"/>
      </w:rPr>
    </w:lvl>
  </w:abstractNum>
  <w:abstractNum w:abstractNumId="31" w15:restartNumberingAfterBreak="0">
    <w:nsid w:val="644F6FED"/>
    <w:multiLevelType w:val="multilevel"/>
    <w:tmpl w:val="397CCCDC"/>
    <w:lvl w:ilvl="0">
      <w:start w:val="1"/>
      <w:numFmt w:val="upperRoman"/>
      <w:lvlText w:val="%1."/>
      <w:lvlJc w:val="left"/>
      <w:pPr>
        <w:ind w:left="1281"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start w:val="1"/>
      <w:numFmt w:val="decimal"/>
      <w:lvlText w:val="%1.%2."/>
      <w:lvlJc w:val="left"/>
      <w:pPr>
        <w:ind w:left="2153" w:hanging="593"/>
      </w:pPr>
      <w:rPr>
        <w:rFonts w:ascii="Times New Roman" w:eastAsia="Times New Roman" w:hAnsi="Times New Roman" w:cs="Times New Roman" w:hint="default"/>
        <w:b/>
        <w:bCs/>
        <w:i w:val="0"/>
        <w:iCs w:val="0"/>
        <w:w w:val="99"/>
        <w:sz w:val="29"/>
        <w:szCs w:val="29"/>
        <w:lang w:val="fr-FR" w:eastAsia="en-US" w:bidi="ar-SA"/>
      </w:rPr>
    </w:lvl>
    <w:lvl w:ilvl="2">
      <w:start w:val="1"/>
      <w:numFmt w:val="decimal"/>
      <w:lvlText w:val="%1.%2.%3."/>
      <w:lvlJc w:val="left"/>
      <w:pPr>
        <w:ind w:left="2135" w:hanging="769"/>
      </w:pPr>
      <w:rPr>
        <w:rFonts w:hint="default"/>
        <w:spacing w:val="0"/>
        <w:w w:val="99"/>
        <w:lang w:val="fr-FR" w:eastAsia="en-US" w:bidi="ar-SA"/>
      </w:rPr>
    </w:lvl>
    <w:lvl w:ilvl="3">
      <w:numFmt w:val="bullet"/>
      <w:lvlText w:val="•"/>
      <w:lvlJc w:val="left"/>
      <w:pPr>
        <w:ind w:left="1960" w:hanging="769"/>
      </w:pPr>
      <w:rPr>
        <w:rFonts w:hint="default"/>
        <w:lang w:val="fr-FR" w:eastAsia="en-US" w:bidi="ar-SA"/>
      </w:rPr>
    </w:lvl>
    <w:lvl w:ilvl="4">
      <w:numFmt w:val="bullet"/>
      <w:lvlText w:val="•"/>
      <w:lvlJc w:val="left"/>
      <w:pPr>
        <w:ind w:left="2060" w:hanging="769"/>
      </w:pPr>
      <w:rPr>
        <w:rFonts w:hint="default"/>
        <w:lang w:val="fr-FR" w:eastAsia="en-US" w:bidi="ar-SA"/>
      </w:rPr>
    </w:lvl>
    <w:lvl w:ilvl="5">
      <w:numFmt w:val="bullet"/>
      <w:lvlText w:val="•"/>
      <w:lvlJc w:val="left"/>
      <w:pPr>
        <w:ind w:left="2140" w:hanging="769"/>
      </w:pPr>
      <w:rPr>
        <w:rFonts w:hint="default"/>
        <w:lang w:val="fr-FR" w:eastAsia="en-US" w:bidi="ar-SA"/>
      </w:rPr>
    </w:lvl>
    <w:lvl w:ilvl="6">
      <w:numFmt w:val="bullet"/>
      <w:lvlText w:val="•"/>
      <w:lvlJc w:val="left"/>
      <w:pPr>
        <w:ind w:left="2160" w:hanging="769"/>
      </w:pPr>
      <w:rPr>
        <w:rFonts w:hint="default"/>
        <w:lang w:val="fr-FR" w:eastAsia="en-US" w:bidi="ar-SA"/>
      </w:rPr>
    </w:lvl>
    <w:lvl w:ilvl="7">
      <w:numFmt w:val="bullet"/>
      <w:lvlText w:val="•"/>
      <w:lvlJc w:val="left"/>
      <w:pPr>
        <w:ind w:left="4581" w:hanging="769"/>
      </w:pPr>
      <w:rPr>
        <w:rFonts w:hint="default"/>
        <w:lang w:val="fr-FR" w:eastAsia="en-US" w:bidi="ar-SA"/>
      </w:rPr>
    </w:lvl>
    <w:lvl w:ilvl="8">
      <w:numFmt w:val="bullet"/>
      <w:lvlText w:val="•"/>
      <w:lvlJc w:val="left"/>
      <w:pPr>
        <w:ind w:left="7002" w:hanging="769"/>
      </w:pPr>
      <w:rPr>
        <w:rFonts w:hint="default"/>
        <w:lang w:val="fr-FR" w:eastAsia="en-US" w:bidi="ar-SA"/>
      </w:rPr>
    </w:lvl>
  </w:abstractNum>
  <w:abstractNum w:abstractNumId="32" w15:restartNumberingAfterBreak="0">
    <w:nsid w:val="6CBB1E56"/>
    <w:multiLevelType w:val="multilevel"/>
    <w:tmpl w:val="E9A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BD6426"/>
    <w:multiLevelType w:val="hybridMultilevel"/>
    <w:tmpl w:val="84645DE8"/>
    <w:lvl w:ilvl="0" w:tplc="6AB8B052">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EF87690"/>
    <w:multiLevelType w:val="multilevel"/>
    <w:tmpl w:val="A180355C"/>
    <w:lvl w:ilvl="0">
      <w:start w:val="1"/>
      <w:numFmt w:val="upperRoman"/>
      <w:lvlText w:val="%1."/>
      <w:lvlJc w:val="left"/>
      <w:pPr>
        <w:ind w:left="1653" w:hanging="288"/>
        <w:jc w:val="right"/>
      </w:pPr>
      <w:rPr>
        <w:rFonts w:ascii="Times New Roman" w:eastAsia="Times New Roman" w:hAnsi="Times New Roman" w:cs="Times New Roman" w:hint="default"/>
        <w:b/>
        <w:bCs/>
        <w:i w:val="0"/>
        <w:iCs w:val="0"/>
        <w:color w:val="4471C4"/>
        <w:spacing w:val="-13"/>
        <w:w w:val="100"/>
        <w:sz w:val="32"/>
        <w:szCs w:val="32"/>
        <w:lang w:val="fr-FR" w:eastAsia="en-US" w:bidi="ar-SA"/>
      </w:rPr>
    </w:lvl>
    <w:lvl w:ilvl="1">
      <w:start w:val="1"/>
      <w:numFmt w:val="decimal"/>
      <w:lvlText w:val="%1.%2."/>
      <w:lvlJc w:val="left"/>
      <w:pPr>
        <w:ind w:left="1781" w:hanging="416"/>
      </w:pPr>
      <w:rPr>
        <w:rFonts w:ascii="Times New Roman" w:eastAsia="Times New Roman" w:hAnsi="Times New Roman" w:cs="Times New Roman" w:hint="default"/>
        <w:b/>
        <w:bCs/>
        <w:i w:val="0"/>
        <w:iCs w:val="0"/>
        <w:spacing w:val="0"/>
        <w:w w:val="99"/>
        <w:sz w:val="24"/>
        <w:szCs w:val="24"/>
        <w:lang w:val="fr-FR" w:eastAsia="en-US" w:bidi="ar-SA"/>
      </w:rPr>
    </w:lvl>
    <w:lvl w:ilvl="2">
      <w:numFmt w:val="bullet"/>
      <w:lvlText w:val="•"/>
      <w:lvlJc w:val="left"/>
      <w:pPr>
        <w:ind w:left="2898" w:hanging="416"/>
      </w:pPr>
      <w:rPr>
        <w:rFonts w:hint="default"/>
        <w:lang w:val="fr-FR" w:eastAsia="en-US" w:bidi="ar-SA"/>
      </w:rPr>
    </w:lvl>
    <w:lvl w:ilvl="3">
      <w:numFmt w:val="bullet"/>
      <w:lvlText w:val="•"/>
      <w:lvlJc w:val="left"/>
      <w:pPr>
        <w:ind w:left="4016" w:hanging="416"/>
      </w:pPr>
      <w:rPr>
        <w:rFonts w:hint="default"/>
        <w:lang w:val="fr-FR" w:eastAsia="en-US" w:bidi="ar-SA"/>
      </w:rPr>
    </w:lvl>
    <w:lvl w:ilvl="4">
      <w:numFmt w:val="bullet"/>
      <w:lvlText w:val="•"/>
      <w:lvlJc w:val="left"/>
      <w:pPr>
        <w:ind w:left="5134" w:hanging="416"/>
      </w:pPr>
      <w:rPr>
        <w:rFonts w:hint="default"/>
        <w:lang w:val="fr-FR" w:eastAsia="en-US" w:bidi="ar-SA"/>
      </w:rPr>
    </w:lvl>
    <w:lvl w:ilvl="5">
      <w:numFmt w:val="bullet"/>
      <w:lvlText w:val="•"/>
      <w:lvlJc w:val="left"/>
      <w:pPr>
        <w:ind w:left="6252" w:hanging="416"/>
      </w:pPr>
      <w:rPr>
        <w:rFonts w:hint="default"/>
        <w:lang w:val="fr-FR" w:eastAsia="en-US" w:bidi="ar-SA"/>
      </w:rPr>
    </w:lvl>
    <w:lvl w:ilvl="6">
      <w:numFmt w:val="bullet"/>
      <w:lvlText w:val="•"/>
      <w:lvlJc w:val="left"/>
      <w:pPr>
        <w:ind w:left="7371" w:hanging="416"/>
      </w:pPr>
      <w:rPr>
        <w:rFonts w:hint="default"/>
        <w:lang w:val="fr-FR" w:eastAsia="en-US" w:bidi="ar-SA"/>
      </w:rPr>
    </w:lvl>
    <w:lvl w:ilvl="7">
      <w:numFmt w:val="bullet"/>
      <w:lvlText w:val="•"/>
      <w:lvlJc w:val="left"/>
      <w:pPr>
        <w:ind w:left="8489" w:hanging="416"/>
      </w:pPr>
      <w:rPr>
        <w:rFonts w:hint="default"/>
        <w:lang w:val="fr-FR" w:eastAsia="en-US" w:bidi="ar-SA"/>
      </w:rPr>
    </w:lvl>
    <w:lvl w:ilvl="8">
      <w:numFmt w:val="bullet"/>
      <w:lvlText w:val="•"/>
      <w:lvlJc w:val="left"/>
      <w:pPr>
        <w:ind w:left="9607" w:hanging="416"/>
      </w:pPr>
      <w:rPr>
        <w:rFonts w:hint="default"/>
        <w:lang w:val="fr-FR" w:eastAsia="en-US" w:bidi="ar-SA"/>
      </w:rPr>
    </w:lvl>
  </w:abstractNum>
  <w:abstractNum w:abstractNumId="35" w15:restartNumberingAfterBreak="0">
    <w:nsid w:val="7382022D"/>
    <w:multiLevelType w:val="hybridMultilevel"/>
    <w:tmpl w:val="29AAABA0"/>
    <w:lvl w:ilvl="0" w:tplc="CE9A6602">
      <w:numFmt w:val="bullet"/>
      <w:lvlText w:val=""/>
      <w:lvlJc w:val="left"/>
      <w:pPr>
        <w:ind w:left="2087" w:hanging="353"/>
      </w:pPr>
      <w:rPr>
        <w:rFonts w:ascii="Wingdings" w:eastAsia="Wingdings" w:hAnsi="Wingdings" w:cs="Wingdings" w:hint="default"/>
        <w:b w:val="0"/>
        <w:bCs w:val="0"/>
        <w:i w:val="0"/>
        <w:iCs w:val="0"/>
        <w:w w:val="100"/>
        <w:sz w:val="24"/>
        <w:szCs w:val="24"/>
        <w:lang w:val="fr-FR" w:eastAsia="en-US" w:bidi="ar-SA"/>
      </w:rPr>
    </w:lvl>
    <w:lvl w:ilvl="1" w:tplc="CD26D180">
      <w:numFmt w:val="bullet"/>
      <w:lvlText w:val="•"/>
      <w:lvlJc w:val="left"/>
      <w:pPr>
        <w:ind w:left="3056" w:hanging="353"/>
      </w:pPr>
      <w:rPr>
        <w:rFonts w:hint="default"/>
        <w:lang w:val="fr-FR" w:eastAsia="en-US" w:bidi="ar-SA"/>
      </w:rPr>
    </w:lvl>
    <w:lvl w:ilvl="2" w:tplc="DB4EF96E">
      <w:numFmt w:val="bullet"/>
      <w:lvlText w:val="•"/>
      <w:lvlJc w:val="left"/>
      <w:pPr>
        <w:ind w:left="4032" w:hanging="353"/>
      </w:pPr>
      <w:rPr>
        <w:rFonts w:hint="default"/>
        <w:lang w:val="fr-FR" w:eastAsia="en-US" w:bidi="ar-SA"/>
      </w:rPr>
    </w:lvl>
    <w:lvl w:ilvl="3" w:tplc="7D604D34">
      <w:numFmt w:val="bullet"/>
      <w:lvlText w:val="•"/>
      <w:lvlJc w:val="left"/>
      <w:pPr>
        <w:ind w:left="5009" w:hanging="353"/>
      </w:pPr>
      <w:rPr>
        <w:rFonts w:hint="default"/>
        <w:lang w:val="fr-FR" w:eastAsia="en-US" w:bidi="ar-SA"/>
      </w:rPr>
    </w:lvl>
    <w:lvl w:ilvl="4" w:tplc="29E8266C">
      <w:numFmt w:val="bullet"/>
      <w:lvlText w:val="•"/>
      <w:lvlJc w:val="left"/>
      <w:pPr>
        <w:ind w:left="5985" w:hanging="353"/>
      </w:pPr>
      <w:rPr>
        <w:rFonts w:hint="default"/>
        <w:lang w:val="fr-FR" w:eastAsia="en-US" w:bidi="ar-SA"/>
      </w:rPr>
    </w:lvl>
    <w:lvl w:ilvl="5" w:tplc="8886FD46">
      <w:numFmt w:val="bullet"/>
      <w:lvlText w:val="•"/>
      <w:lvlJc w:val="left"/>
      <w:pPr>
        <w:ind w:left="6962" w:hanging="353"/>
      </w:pPr>
      <w:rPr>
        <w:rFonts w:hint="default"/>
        <w:lang w:val="fr-FR" w:eastAsia="en-US" w:bidi="ar-SA"/>
      </w:rPr>
    </w:lvl>
    <w:lvl w:ilvl="6" w:tplc="EDC68E50">
      <w:numFmt w:val="bullet"/>
      <w:lvlText w:val="•"/>
      <w:lvlJc w:val="left"/>
      <w:pPr>
        <w:ind w:left="7938" w:hanging="353"/>
      </w:pPr>
      <w:rPr>
        <w:rFonts w:hint="default"/>
        <w:lang w:val="fr-FR" w:eastAsia="en-US" w:bidi="ar-SA"/>
      </w:rPr>
    </w:lvl>
    <w:lvl w:ilvl="7" w:tplc="06880080">
      <w:numFmt w:val="bullet"/>
      <w:lvlText w:val="•"/>
      <w:lvlJc w:val="left"/>
      <w:pPr>
        <w:ind w:left="8914" w:hanging="353"/>
      </w:pPr>
      <w:rPr>
        <w:rFonts w:hint="default"/>
        <w:lang w:val="fr-FR" w:eastAsia="en-US" w:bidi="ar-SA"/>
      </w:rPr>
    </w:lvl>
    <w:lvl w:ilvl="8" w:tplc="6BB43B8E">
      <w:numFmt w:val="bullet"/>
      <w:lvlText w:val="•"/>
      <w:lvlJc w:val="left"/>
      <w:pPr>
        <w:ind w:left="9891" w:hanging="353"/>
      </w:pPr>
      <w:rPr>
        <w:rFonts w:hint="default"/>
        <w:lang w:val="fr-FR" w:eastAsia="en-US" w:bidi="ar-SA"/>
      </w:rPr>
    </w:lvl>
  </w:abstractNum>
  <w:abstractNum w:abstractNumId="36" w15:restartNumberingAfterBreak="0">
    <w:nsid w:val="73C9472A"/>
    <w:multiLevelType w:val="hybridMultilevel"/>
    <w:tmpl w:val="ABE2AC62"/>
    <w:lvl w:ilvl="0" w:tplc="D4FA35BE">
      <w:start w:val="1"/>
      <w:numFmt w:val="upperRoman"/>
      <w:lvlText w:val="%1."/>
      <w:lvlJc w:val="left"/>
      <w:pPr>
        <w:ind w:left="945" w:hanging="208"/>
      </w:pPr>
      <w:rPr>
        <w:rFonts w:ascii="Times New Roman" w:eastAsia="Times New Roman" w:hAnsi="Times New Roman" w:cs="Times New Roman" w:hint="default"/>
        <w:b/>
        <w:bCs/>
        <w:i w:val="0"/>
        <w:iCs w:val="0"/>
        <w:color w:val="FFFFFF"/>
        <w:spacing w:val="0"/>
        <w:w w:val="100"/>
        <w:sz w:val="24"/>
        <w:szCs w:val="24"/>
        <w:lang w:val="fr-FR" w:eastAsia="en-US" w:bidi="ar-SA"/>
      </w:rPr>
    </w:lvl>
    <w:lvl w:ilvl="1" w:tplc="0838BFC6">
      <w:numFmt w:val="bullet"/>
      <w:lvlText w:val="•"/>
      <w:lvlJc w:val="left"/>
      <w:pPr>
        <w:ind w:left="1873" w:hanging="208"/>
      </w:pPr>
      <w:rPr>
        <w:rFonts w:hint="default"/>
        <w:lang w:val="fr-FR" w:eastAsia="en-US" w:bidi="ar-SA"/>
      </w:rPr>
    </w:lvl>
    <w:lvl w:ilvl="2" w:tplc="7F9C21DC">
      <w:numFmt w:val="bullet"/>
      <w:lvlText w:val="•"/>
      <w:lvlJc w:val="left"/>
      <w:pPr>
        <w:ind w:left="2806" w:hanging="208"/>
      </w:pPr>
      <w:rPr>
        <w:rFonts w:hint="default"/>
        <w:lang w:val="fr-FR" w:eastAsia="en-US" w:bidi="ar-SA"/>
      </w:rPr>
    </w:lvl>
    <w:lvl w:ilvl="3" w:tplc="7862E258">
      <w:numFmt w:val="bullet"/>
      <w:lvlText w:val="•"/>
      <w:lvlJc w:val="left"/>
      <w:pPr>
        <w:ind w:left="3739" w:hanging="208"/>
      </w:pPr>
      <w:rPr>
        <w:rFonts w:hint="default"/>
        <w:lang w:val="fr-FR" w:eastAsia="en-US" w:bidi="ar-SA"/>
      </w:rPr>
    </w:lvl>
    <w:lvl w:ilvl="4" w:tplc="F6745A34">
      <w:numFmt w:val="bullet"/>
      <w:lvlText w:val="•"/>
      <w:lvlJc w:val="left"/>
      <w:pPr>
        <w:ind w:left="4672" w:hanging="208"/>
      </w:pPr>
      <w:rPr>
        <w:rFonts w:hint="default"/>
        <w:lang w:val="fr-FR" w:eastAsia="en-US" w:bidi="ar-SA"/>
      </w:rPr>
    </w:lvl>
    <w:lvl w:ilvl="5" w:tplc="07F2459C">
      <w:numFmt w:val="bullet"/>
      <w:lvlText w:val="•"/>
      <w:lvlJc w:val="left"/>
      <w:pPr>
        <w:ind w:left="5606" w:hanging="208"/>
      </w:pPr>
      <w:rPr>
        <w:rFonts w:hint="default"/>
        <w:lang w:val="fr-FR" w:eastAsia="en-US" w:bidi="ar-SA"/>
      </w:rPr>
    </w:lvl>
    <w:lvl w:ilvl="6" w:tplc="C944EE9A">
      <w:numFmt w:val="bullet"/>
      <w:lvlText w:val="•"/>
      <w:lvlJc w:val="left"/>
      <w:pPr>
        <w:ind w:left="6539" w:hanging="208"/>
      </w:pPr>
      <w:rPr>
        <w:rFonts w:hint="default"/>
        <w:lang w:val="fr-FR" w:eastAsia="en-US" w:bidi="ar-SA"/>
      </w:rPr>
    </w:lvl>
    <w:lvl w:ilvl="7" w:tplc="4C526634">
      <w:numFmt w:val="bullet"/>
      <w:lvlText w:val="•"/>
      <w:lvlJc w:val="left"/>
      <w:pPr>
        <w:ind w:left="7472" w:hanging="208"/>
      </w:pPr>
      <w:rPr>
        <w:rFonts w:hint="default"/>
        <w:lang w:val="fr-FR" w:eastAsia="en-US" w:bidi="ar-SA"/>
      </w:rPr>
    </w:lvl>
    <w:lvl w:ilvl="8" w:tplc="57863762">
      <w:numFmt w:val="bullet"/>
      <w:lvlText w:val="•"/>
      <w:lvlJc w:val="left"/>
      <w:pPr>
        <w:ind w:left="8405" w:hanging="208"/>
      </w:pPr>
      <w:rPr>
        <w:rFonts w:hint="default"/>
        <w:lang w:val="fr-FR" w:eastAsia="en-US" w:bidi="ar-SA"/>
      </w:rPr>
    </w:lvl>
  </w:abstractNum>
  <w:abstractNum w:abstractNumId="37" w15:restartNumberingAfterBreak="0">
    <w:nsid w:val="760E3FFA"/>
    <w:multiLevelType w:val="hybridMultilevel"/>
    <w:tmpl w:val="1D38721A"/>
    <w:lvl w:ilvl="0" w:tplc="E638AE1A">
      <w:start w:val="1"/>
      <w:numFmt w:val="decimal"/>
      <w:lvlText w:val="%1."/>
      <w:lvlJc w:val="left"/>
      <w:pPr>
        <w:ind w:left="1366" w:hanging="241"/>
      </w:pPr>
      <w:rPr>
        <w:rFonts w:ascii="Times New Roman" w:eastAsia="Times New Roman" w:hAnsi="Times New Roman" w:cs="Times New Roman" w:hint="default"/>
        <w:b/>
        <w:bCs/>
        <w:i w:val="0"/>
        <w:iCs w:val="0"/>
        <w:spacing w:val="0"/>
        <w:w w:val="100"/>
        <w:sz w:val="24"/>
        <w:szCs w:val="24"/>
        <w:lang w:val="fr-FR" w:eastAsia="en-US" w:bidi="ar-SA"/>
      </w:rPr>
    </w:lvl>
    <w:lvl w:ilvl="1" w:tplc="95D47256">
      <w:numFmt w:val="bullet"/>
      <w:lvlText w:val=""/>
      <w:lvlJc w:val="left"/>
      <w:pPr>
        <w:ind w:left="2776" w:hanging="417"/>
      </w:pPr>
      <w:rPr>
        <w:rFonts w:ascii="Wingdings" w:eastAsia="Wingdings" w:hAnsi="Wingdings" w:cs="Wingdings" w:hint="default"/>
        <w:b w:val="0"/>
        <w:bCs w:val="0"/>
        <w:i w:val="0"/>
        <w:iCs w:val="0"/>
        <w:w w:val="100"/>
        <w:sz w:val="24"/>
        <w:szCs w:val="24"/>
        <w:lang w:val="fr-FR" w:eastAsia="en-US" w:bidi="ar-SA"/>
      </w:rPr>
    </w:lvl>
    <w:lvl w:ilvl="2" w:tplc="CE1455F4">
      <w:numFmt w:val="bullet"/>
      <w:lvlText w:val="•"/>
      <w:lvlJc w:val="left"/>
      <w:pPr>
        <w:ind w:left="3787" w:hanging="417"/>
      </w:pPr>
      <w:rPr>
        <w:rFonts w:hint="default"/>
        <w:lang w:val="fr-FR" w:eastAsia="en-US" w:bidi="ar-SA"/>
      </w:rPr>
    </w:lvl>
    <w:lvl w:ilvl="3" w:tplc="0C88FE7E">
      <w:numFmt w:val="bullet"/>
      <w:lvlText w:val="•"/>
      <w:lvlJc w:val="left"/>
      <w:pPr>
        <w:ind w:left="4794" w:hanging="417"/>
      </w:pPr>
      <w:rPr>
        <w:rFonts w:hint="default"/>
        <w:lang w:val="fr-FR" w:eastAsia="en-US" w:bidi="ar-SA"/>
      </w:rPr>
    </w:lvl>
    <w:lvl w:ilvl="4" w:tplc="C19C1346">
      <w:numFmt w:val="bullet"/>
      <w:lvlText w:val="•"/>
      <w:lvlJc w:val="left"/>
      <w:pPr>
        <w:ind w:left="5801" w:hanging="417"/>
      </w:pPr>
      <w:rPr>
        <w:rFonts w:hint="default"/>
        <w:lang w:val="fr-FR" w:eastAsia="en-US" w:bidi="ar-SA"/>
      </w:rPr>
    </w:lvl>
    <w:lvl w:ilvl="5" w:tplc="A6B27F32">
      <w:numFmt w:val="bullet"/>
      <w:lvlText w:val="•"/>
      <w:lvlJc w:val="left"/>
      <w:pPr>
        <w:ind w:left="6808" w:hanging="417"/>
      </w:pPr>
      <w:rPr>
        <w:rFonts w:hint="default"/>
        <w:lang w:val="fr-FR" w:eastAsia="en-US" w:bidi="ar-SA"/>
      </w:rPr>
    </w:lvl>
    <w:lvl w:ilvl="6" w:tplc="3EBC3684">
      <w:numFmt w:val="bullet"/>
      <w:lvlText w:val="•"/>
      <w:lvlJc w:val="left"/>
      <w:pPr>
        <w:ind w:left="7815" w:hanging="417"/>
      </w:pPr>
      <w:rPr>
        <w:rFonts w:hint="default"/>
        <w:lang w:val="fr-FR" w:eastAsia="en-US" w:bidi="ar-SA"/>
      </w:rPr>
    </w:lvl>
    <w:lvl w:ilvl="7" w:tplc="BAA0314E">
      <w:numFmt w:val="bullet"/>
      <w:lvlText w:val="•"/>
      <w:lvlJc w:val="left"/>
      <w:pPr>
        <w:ind w:left="8822" w:hanging="417"/>
      </w:pPr>
      <w:rPr>
        <w:rFonts w:hint="default"/>
        <w:lang w:val="fr-FR" w:eastAsia="en-US" w:bidi="ar-SA"/>
      </w:rPr>
    </w:lvl>
    <w:lvl w:ilvl="8" w:tplc="E6C84380">
      <w:numFmt w:val="bullet"/>
      <w:lvlText w:val="•"/>
      <w:lvlJc w:val="left"/>
      <w:pPr>
        <w:ind w:left="9829" w:hanging="417"/>
      </w:pPr>
      <w:rPr>
        <w:rFonts w:hint="default"/>
        <w:lang w:val="fr-FR" w:eastAsia="en-US" w:bidi="ar-SA"/>
      </w:rPr>
    </w:lvl>
  </w:abstractNum>
  <w:num w:numId="1" w16cid:durableId="913008738">
    <w:abstractNumId w:val="23"/>
  </w:num>
  <w:num w:numId="2" w16cid:durableId="889145584">
    <w:abstractNumId w:val="11"/>
  </w:num>
  <w:num w:numId="3" w16cid:durableId="1578857559">
    <w:abstractNumId w:val="36"/>
  </w:num>
  <w:num w:numId="4" w16cid:durableId="415978133">
    <w:abstractNumId w:val="21"/>
  </w:num>
  <w:num w:numId="5" w16cid:durableId="946891582">
    <w:abstractNumId w:val="18"/>
  </w:num>
  <w:num w:numId="6" w16cid:durableId="606933838">
    <w:abstractNumId w:val="30"/>
  </w:num>
  <w:num w:numId="7" w16cid:durableId="2093306638">
    <w:abstractNumId w:val="25"/>
  </w:num>
  <w:num w:numId="8" w16cid:durableId="83113848">
    <w:abstractNumId w:val="12"/>
  </w:num>
  <w:num w:numId="9" w16cid:durableId="1220284852">
    <w:abstractNumId w:val="16"/>
  </w:num>
  <w:num w:numId="10" w16cid:durableId="100994004">
    <w:abstractNumId w:val="1"/>
  </w:num>
  <w:num w:numId="11" w16cid:durableId="808059607">
    <w:abstractNumId w:val="28"/>
  </w:num>
  <w:num w:numId="12" w16cid:durableId="746532871">
    <w:abstractNumId w:val="20"/>
  </w:num>
  <w:num w:numId="13" w16cid:durableId="1389960469">
    <w:abstractNumId w:val="5"/>
  </w:num>
  <w:num w:numId="14" w16cid:durableId="139616281">
    <w:abstractNumId w:val="17"/>
  </w:num>
  <w:num w:numId="15" w16cid:durableId="1165634739">
    <w:abstractNumId w:val="35"/>
  </w:num>
  <w:num w:numId="16" w16cid:durableId="713382844">
    <w:abstractNumId w:val="7"/>
  </w:num>
  <w:num w:numId="17" w16cid:durableId="1970892293">
    <w:abstractNumId w:val="8"/>
  </w:num>
  <w:num w:numId="18" w16cid:durableId="6255289">
    <w:abstractNumId w:val="0"/>
  </w:num>
  <w:num w:numId="19" w16cid:durableId="1817337690">
    <w:abstractNumId w:val="2"/>
  </w:num>
  <w:num w:numId="20" w16cid:durableId="88622673">
    <w:abstractNumId w:val="15"/>
  </w:num>
  <w:num w:numId="21" w16cid:durableId="1771924422">
    <w:abstractNumId w:val="19"/>
  </w:num>
  <w:num w:numId="22" w16cid:durableId="619579871">
    <w:abstractNumId w:val="13"/>
  </w:num>
  <w:num w:numId="23" w16cid:durableId="841547962">
    <w:abstractNumId w:val="9"/>
  </w:num>
  <w:num w:numId="24" w16cid:durableId="510296035">
    <w:abstractNumId w:val="37"/>
  </w:num>
  <w:num w:numId="25" w16cid:durableId="930239114">
    <w:abstractNumId w:val="31"/>
  </w:num>
  <w:num w:numId="26" w16cid:durableId="206532196">
    <w:abstractNumId w:val="29"/>
  </w:num>
  <w:num w:numId="27" w16cid:durableId="1982005430">
    <w:abstractNumId w:val="34"/>
  </w:num>
  <w:num w:numId="28" w16cid:durableId="1321614977">
    <w:abstractNumId w:val="14"/>
  </w:num>
  <w:num w:numId="29" w16cid:durableId="450512565">
    <w:abstractNumId w:val="6"/>
  </w:num>
  <w:num w:numId="30" w16cid:durableId="993801032">
    <w:abstractNumId w:val="3"/>
  </w:num>
  <w:num w:numId="31" w16cid:durableId="686372426">
    <w:abstractNumId w:val="33"/>
  </w:num>
  <w:num w:numId="32" w16cid:durableId="672495198">
    <w:abstractNumId w:val="22"/>
  </w:num>
  <w:num w:numId="33" w16cid:durableId="380983916">
    <w:abstractNumId w:val="10"/>
  </w:num>
  <w:num w:numId="34" w16cid:durableId="294676303">
    <w:abstractNumId w:val="32"/>
  </w:num>
  <w:num w:numId="35" w16cid:durableId="2026057729">
    <w:abstractNumId w:val="27"/>
  </w:num>
  <w:num w:numId="36" w16cid:durableId="1026322903">
    <w:abstractNumId w:val="4"/>
  </w:num>
  <w:num w:numId="37" w16cid:durableId="402026578">
    <w:abstractNumId w:val="26"/>
  </w:num>
  <w:num w:numId="38" w16cid:durableId="163135006">
    <w:abstractNumId w:val="2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89"/>
    <w:rsid w:val="00081DC8"/>
    <w:rsid w:val="00092C72"/>
    <w:rsid w:val="000A7B1E"/>
    <w:rsid w:val="000B49CA"/>
    <w:rsid w:val="000B7D02"/>
    <w:rsid w:val="000D54FF"/>
    <w:rsid w:val="000D7979"/>
    <w:rsid w:val="000F6338"/>
    <w:rsid w:val="0013709D"/>
    <w:rsid w:val="00143B50"/>
    <w:rsid w:val="001504D0"/>
    <w:rsid w:val="00154A6A"/>
    <w:rsid w:val="00181F72"/>
    <w:rsid w:val="00187EEA"/>
    <w:rsid w:val="00191F1C"/>
    <w:rsid w:val="00193F9A"/>
    <w:rsid w:val="001A09D2"/>
    <w:rsid w:val="001C06F8"/>
    <w:rsid w:val="001D096B"/>
    <w:rsid w:val="001E0EE7"/>
    <w:rsid w:val="00223C1E"/>
    <w:rsid w:val="002560E0"/>
    <w:rsid w:val="002679CC"/>
    <w:rsid w:val="00275339"/>
    <w:rsid w:val="002864E8"/>
    <w:rsid w:val="00294738"/>
    <w:rsid w:val="0029683C"/>
    <w:rsid w:val="002C21EF"/>
    <w:rsid w:val="002D7B82"/>
    <w:rsid w:val="002E07DB"/>
    <w:rsid w:val="002E37EA"/>
    <w:rsid w:val="002F45AB"/>
    <w:rsid w:val="002F481B"/>
    <w:rsid w:val="003052EE"/>
    <w:rsid w:val="00307A1B"/>
    <w:rsid w:val="00311E89"/>
    <w:rsid w:val="00315B1B"/>
    <w:rsid w:val="00315C3D"/>
    <w:rsid w:val="00322040"/>
    <w:rsid w:val="0039114D"/>
    <w:rsid w:val="003950AA"/>
    <w:rsid w:val="003A3308"/>
    <w:rsid w:val="003A46C7"/>
    <w:rsid w:val="003D39B2"/>
    <w:rsid w:val="003D3BA7"/>
    <w:rsid w:val="003D4F3A"/>
    <w:rsid w:val="0040524E"/>
    <w:rsid w:val="00413B4D"/>
    <w:rsid w:val="0041749B"/>
    <w:rsid w:val="0042347E"/>
    <w:rsid w:val="004250A6"/>
    <w:rsid w:val="00443C44"/>
    <w:rsid w:val="00456E09"/>
    <w:rsid w:val="0049126E"/>
    <w:rsid w:val="00492BBE"/>
    <w:rsid w:val="00495CD7"/>
    <w:rsid w:val="004B532A"/>
    <w:rsid w:val="004B7556"/>
    <w:rsid w:val="004D0B94"/>
    <w:rsid w:val="004D7DDC"/>
    <w:rsid w:val="004E56D3"/>
    <w:rsid w:val="004F4DB9"/>
    <w:rsid w:val="004F5D9E"/>
    <w:rsid w:val="00524A89"/>
    <w:rsid w:val="00535988"/>
    <w:rsid w:val="005522D0"/>
    <w:rsid w:val="00575B58"/>
    <w:rsid w:val="00580D2E"/>
    <w:rsid w:val="005A64C5"/>
    <w:rsid w:val="005B0ED3"/>
    <w:rsid w:val="005C3021"/>
    <w:rsid w:val="005D5822"/>
    <w:rsid w:val="005F1861"/>
    <w:rsid w:val="00607EC4"/>
    <w:rsid w:val="00616C99"/>
    <w:rsid w:val="00620462"/>
    <w:rsid w:val="0062085E"/>
    <w:rsid w:val="0062090E"/>
    <w:rsid w:val="00637C47"/>
    <w:rsid w:val="00664CB2"/>
    <w:rsid w:val="00665730"/>
    <w:rsid w:val="0067484B"/>
    <w:rsid w:val="00677A3D"/>
    <w:rsid w:val="006829F3"/>
    <w:rsid w:val="006B019D"/>
    <w:rsid w:val="006B1680"/>
    <w:rsid w:val="006C36F1"/>
    <w:rsid w:val="006D7742"/>
    <w:rsid w:val="006F32ED"/>
    <w:rsid w:val="00726740"/>
    <w:rsid w:val="00741737"/>
    <w:rsid w:val="00757716"/>
    <w:rsid w:val="00775D39"/>
    <w:rsid w:val="007846BA"/>
    <w:rsid w:val="007A21BF"/>
    <w:rsid w:val="007A6E2B"/>
    <w:rsid w:val="007A7C06"/>
    <w:rsid w:val="00830B7A"/>
    <w:rsid w:val="00832DEB"/>
    <w:rsid w:val="0083715D"/>
    <w:rsid w:val="00857685"/>
    <w:rsid w:val="00857D2F"/>
    <w:rsid w:val="00891198"/>
    <w:rsid w:val="008A6080"/>
    <w:rsid w:val="008B08BF"/>
    <w:rsid w:val="008B3A9C"/>
    <w:rsid w:val="008D3830"/>
    <w:rsid w:val="009012A4"/>
    <w:rsid w:val="009238CD"/>
    <w:rsid w:val="00932910"/>
    <w:rsid w:val="00940565"/>
    <w:rsid w:val="009469F8"/>
    <w:rsid w:val="009634FF"/>
    <w:rsid w:val="00967C44"/>
    <w:rsid w:val="009713DB"/>
    <w:rsid w:val="00973AE8"/>
    <w:rsid w:val="0097562B"/>
    <w:rsid w:val="00983430"/>
    <w:rsid w:val="0098502D"/>
    <w:rsid w:val="009A069D"/>
    <w:rsid w:val="009B40AE"/>
    <w:rsid w:val="009C330D"/>
    <w:rsid w:val="00A05FF3"/>
    <w:rsid w:val="00A227F2"/>
    <w:rsid w:val="00A24AA1"/>
    <w:rsid w:val="00A25A48"/>
    <w:rsid w:val="00A3712C"/>
    <w:rsid w:val="00A80942"/>
    <w:rsid w:val="00A831B3"/>
    <w:rsid w:val="00AC2E6D"/>
    <w:rsid w:val="00AD2124"/>
    <w:rsid w:val="00AE5594"/>
    <w:rsid w:val="00B03A8E"/>
    <w:rsid w:val="00B15438"/>
    <w:rsid w:val="00B30EE7"/>
    <w:rsid w:val="00B37D1F"/>
    <w:rsid w:val="00B853B7"/>
    <w:rsid w:val="00B856F7"/>
    <w:rsid w:val="00B869D7"/>
    <w:rsid w:val="00BA1FCF"/>
    <w:rsid w:val="00BD1DAB"/>
    <w:rsid w:val="00BE1E68"/>
    <w:rsid w:val="00BF3D5B"/>
    <w:rsid w:val="00C119EC"/>
    <w:rsid w:val="00C17005"/>
    <w:rsid w:val="00C20B44"/>
    <w:rsid w:val="00C36FF8"/>
    <w:rsid w:val="00C95D22"/>
    <w:rsid w:val="00C970A5"/>
    <w:rsid w:val="00CD1E7F"/>
    <w:rsid w:val="00CD5440"/>
    <w:rsid w:val="00CF0127"/>
    <w:rsid w:val="00CF5F3C"/>
    <w:rsid w:val="00D001C3"/>
    <w:rsid w:val="00D124D6"/>
    <w:rsid w:val="00D40F8A"/>
    <w:rsid w:val="00D42FE1"/>
    <w:rsid w:val="00D63677"/>
    <w:rsid w:val="00D666F5"/>
    <w:rsid w:val="00D8063E"/>
    <w:rsid w:val="00D82D9D"/>
    <w:rsid w:val="00D8547A"/>
    <w:rsid w:val="00DA781E"/>
    <w:rsid w:val="00DC1E0A"/>
    <w:rsid w:val="00DC64F2"/>
    <w:rsid w:val="00DD648C"/>
    <w:rsid w:val="00DD6DAA"/>
    <w:rsid w:val="00DE43F8"/>
    <w:rsid w:val="00DF3187"/>
    <w:rsid w:val="00E00640"/>
    <w:rsid w:val="00E13429"/>
    <w:rsid w:val="00E20016"/>
    <w:rsid w:val="00E249A8"/>
    <w:rsid w:val="00E3430D"/>
    <w:rsid w:val="00E36C05"/>
    <w:rsid w:val="00E45E83"/>
    <w:rsid w:val="00E60499"/>
    <w:rsid w:val="00E87724"/>
    <w:rsid w:val="00E95EE8"/>
    <w:rsid w:val="00EB6F31"/>
    <w:rsid w:val="00EC7A7D"/>
    <w:rsid w:val="00ED4A8C"/>
    <w:rsid w:val="00F56A84"/>
    <w:rsid w:val="00F65789"/>
    <w:rsid w:val="00F66A2E"/>
    <w:rsid w:val="00F71383"/>
    <w:rsid w:val="00F7226F"/>
    <w:rsid w:val="00F733D0"/>
    <w:rsid w:val="00F740E0"/>
    <w:rsid w:val="00F81F77"/>
    <w:rsid w:val="00F97C6A"/>
    <w:rsid w:val="00FA1DEE"/>
    <w:rsid w:val="00FA31E8"/>
    <w:rsid w:val="00FA3A50"/>
    <w:rsid w:val="00FB3EB8"/>
    <w:rsid w:val="00FC3D21"/>
    <w:rsid w:val="00FE3F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F83E"/>
  <w15:chartTrackingRefBased/>
  <w15:docId w15:val="{3AA6F09A-178F-4A57-87A2-F46A8860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3A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unhideWhenUsed/>
    <w:qFormat/>
    <w:rsid w:val="00143B50"/>
    <w:pPr>
      <w:widowControl w:val="0"/>
      <w:autoSpaceDE w:val="0"/>
      <w:autoSpaceDN w:val="0"/>
      <w:spacing w:before="76" w:line="240" w:lineRule="auto"/>
      <w:ind w:left="572" w:hanging="433"/>
      <w:outlineLvl w:val="1"/>
    </w:pPr>
    <w:rPr>
      <w:rFonts w:ascii="Arial Black" w:eastAsia="Arial Black" w:hAnsi="Arial Black" w:cs="Arial Black"/>
      <w:kern w:val="0"/>
      <w:sz w:val="32"/>
      <w:szCs w:val="32"/>
      <w14:ligatures w14:val="none"/>
    </w:rPr>
  </w:style>
  <w:style w:type="paragraph" w:styleId="Titre3">
    <w:name w:val="heading 3"/>
    <w:basedOn w:val="Normal"/>
    <w:link w:val="Titre3Car"/>
    <w:uiPriority w:val="9"/>
    <w:unhideWhenUsed/>
    <w:qFormat/>
    <w:rsid w:val="00FA1DEE"/>
    <w:pPr>
      <w:widowControl w:val="0"/>
      <w:autoSpaceDE w:val="0"/>
      <w:autoSpaceDN w:val="0"/>
      <w:spacing w:before="70" w:line="240" w:lineRule="auto"/>
      <w:ind w:left="1925" w:right="1865"/>
      <w:jc w:val="center"/>
      <w:outlineLvl w:val="2"/>
    </w:pPr>
    <w:rPr>
      <w:rFonts w:ascii="Book Antiqua" w:eastAsia="Book Antiqua" w:hAnsi="Book Antiqua" w:cs="Book Antiqua"/>
      <w:b/>
      <w:bCs/>
      <w:i/>
      <w:iCs/>
      <w:kern w:val="0"/>
      <w:sz w:val="30"/>
      <w:szCs w:val="30"/>
      <w14:ligatures w14:val="none"/>
    </w:rPr>
  </w:style>
  <w:style w:type="paragraph" w:styleId="Titre4">
    <w:name w:val="heading 4"/>
    <w:basedOn w:val="Normal"/>
    <w:next w:val="Normal"/>
    <w:link w:val="Titre4Car"/>
    <w:uiPriority w:val="9"/>
    <w:unhideWhenUsed/>
    <w:qFormat/>
    <w:rsid w:val="003950AA"/>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FA1DEE"/>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link w:val="Titre6Car"/>
    <w:uiPriority w:val="9"/>
    <w:unhideWhenUsed/>
    <w:qFormat/>
    <w:rsid w:val="00FA1DEE"/>
    <w:pPr>
      <w:widowControl w:val="0"/>
      <w:autoSpaceDE w:val="0"/>
      <w:autoSpaceDN w:val="0"/>
      <w:spacing w:line="240" w:lineRule="auto"/>
      <w:ind w:left="96" w:right="34"/>
      <w:outlineLvl w:val="5"/>
    </w:pPr>
    <w:rPr>
      <w:rFonts w:ascii="Times New Roman" w:eastAsia="Times New Roman" w:hAnsi="Times New Roman" w:cs="Times New Roman"/>
      <w:kern w:val="0"/>
      <w:sz w:val="29"/>
      <w:szCs w:val="29"/>
      <w14:ligatures w14:val="none"/>
    </w:rPr>
  </w:style>
  <w:style w:type="paragraph" w:styleId="Titre7">
    <w:name w:val="heading 7"/>
    <w:basedOn w:val="Normal"/>
    <w:link w:val="Titre7Car"/>
    <w:uiPriority w:val="1"/>
    <w:qFormat/>
    <w:rsid w:val="00FA1DEE"/>
    <w:pPr>
      <w:widowControl w:val="0"/>
      <w:autoSpaceDE w:val="0"/>
      <w:autoSpaceDN w:val="0"/>
      <w:spacing w:before="159" w:line="240" w:lineRule="auto"/>
      <w:ind w:left="4282"/>
      <w:outlineLvl w:val="6"/>
    </w:pPr>
    <w:rPr>
      <w:rFonts w:ascii="Calibri" w:eastAsia="Calibri" w:hAnsi="Calibri" w:cs="Calibri"/>
      <w:i/>
      <w:iCs/>
      <w:kern w:val="0"/>
      <w:sz w:val="29"/>
      <w:szCs w:val="29"/>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1"/>
    <w:qFormat/>
    <w:rsid w:val="00575B58"/>
    <w:pPr>
      <w:widowControl w:val="0"/>
      <w:autoSpaceDE w:val="0"/>
      <w:autoSpaceDN w:val="0"/>
      <w:spacing w:before="122" w:line="240" w:lineRule="auto"/>
      <w:ind w:left="620" w:hanging="481"/>
    </w:pPr>
    <w:rPr>
      <w:rFonts w:ascii="Arial" w:eastAsia="Arial" w:hAnsi="Arial" w:cs="Arial"/>
      <w:b/>
      <w:bCs/>
      <w:i/>
      <w:iCs/>
      <w:kern w:val="0"/>
      <w:sz w:val="24"/>
      <w:szCs w:val="24"/>
      <w14:ligatures w14:val="none"/>
    </w:rPr>
  </w:style>
  <w:style w:type="paragraph" w:styleId="TM2">
    <w:name w:val="toc 2"/>
    <w:basedOn w:val="Normal"/>
    <w:uiPriority w:val="1"/>
    <w:qFormat/>
    <w:rsid w:val="00575B58"/>
    <w:pPr>
      <w:widowControl w:val="0"/>
      <w:autoSpaceDE w:val="0"/>
      <w:autoSpaceDN w:val="0"/>
      <w:spacing w:before="120" w:line="240" w:lineRule="auto"/>
      <w:ind w:left="620" w:hanging="481"/>
    </w:pPr>
    <w:rPr>
      <w:rFonts w:ascii="Arial" w:eastAsia="Arial" w:hAnsi="Arial" w:cs="Arial"/>
      <w:b/>
      <w:bCs/>
      <w:i/>
      <w:iCs/>
      <w:kern w:val="0"/>
      <w:sz w:val="24"/>
      <w:szCs w:val="24"/>
      <w14:ligatures w14:val="none"/>
    </w:rPr>
  </w:style>
  <w:style w:type="paragraph" w:styleId="TM3">
    <w:name w:val="toc 3"/>
    <w:basedOn w:val="Normal"/>
    <w:uiPriority w:val="1"/>
    <w:qFormat/>
    <w:rsid w:val="00575B58"/>
    <w:pPr>
      <w:widowControl w:val="0"/>
      <w:autoSpaceDE w:val="0"/>
      <w:autoSpaceDN w:val="0"/>
      <w:spacing w:before="119" w:line="240" w:lineRule="auto"/>
      <w:ind w:left="1100" w:hanging="721"/>
    </w:pPr>
    <w:rPr>
      <w:rFonts w:ascii="Arial" w:eastAsia="Arial" w:hAnsi="Arial" w:cs="Arial"/>
      <w:b/>
      <w:bCs/>
      <w:kern w:val="0"/>
      <w14:ligatures w14:val="none"/>
    </w:rPr>
  </w:style>
  <w:style w:type="paragraph" w:styleId="TM4">
    <w:name w:val="toc 4"/>
    <w:basedOn w:val="Normal"/>
    <w:uiPriority w:val="1"/>
    <w:qFormat/>
    <w:rsid w:val="00575B58"/>
    <w:pPr>
      <w:widowControl w:val="0"/>
      <w:autoSpaceDE w:val="0"/>
      <w:autoSpaceDN w:val="0"/>
      <w:spacing w:before="127" w:line="240" w:lineRule="auto"/>
      <w:ind w:left="1100" w:hanging="721"/>
    </w:pPr>
    <w:rPr>
      <w:rFonts w:ascii="Arial" w:eastAsia="Arial" w:hAnsi="Arial" w:cs="Arial"/>
      <w:b/>
      <w:bCs/>
      <w:i/>
      <w:iCs/>
      <w:kern w:val="0"/>
      <w14:ligatures w14:val="none"/>
    </w:rPr>
  </w:style>
  <w:style w:type="paragraph" w:styleId="TM5">
    <w:name w:val="toc 5"/>
    <w:basedOn w:val="Normal"/>
    <w:uiPriority w:val="1"/>
    <w:qFormat/>
    <w:rsid w:val="00575B58"/>
    <w:pPr>
      <w:widowControl w:val="0"/>
      <w:autoSpaceDE w:val="0"/>
      <w:autoSpaceDN w:val="0"/>
      <w:spacing w:line="240" w:lineRule="auto"/>
      <w:ind w:left="1580" w:hanging="961"/>
    </w:pPr>
    <w:rPr>
      <w:rFonts w:ascii="Arial" w:eastAsia="Arial" w:hAnsi="Arial" w:cs="Arial"/>
      <w:kern w:val="0"/>
      <w:sz w:val="20"/>
      <w:szCs w:val="20"/>
      <w14:ligatures w14:val="none"/>
    </w:rPr>
  </w:style>
  <w:style w:type="character" w:customStyle="1" w:styleId="Titre3Car">
    <w:name w:val="Titre 3 Car"/>
    <w:basedOn w:val="Policepardfaut"/>
    <w:link w:val="Titre3"/>
    <w:uiPriority w:val="9"/>
    <w:rsid w:val="00FA1DEE"/>
    <w:rPr>
      <w:rFonts w:ascii="Book Antiqua" w:eastAsia="Book Antiqua" w:hAnsi="Book Antiqua" w:cs="Book Antiqua"/>
      <w:b/>
      <w:bCs/>
      <w:i/>
      <w:iCs/>
      <w:kern w:val="0"/>
      <w:sz w:val="30"/>
      <w:szCs w:val="30"/>
      <w14:ligatures w14:val="none"/>
    </w:rPr>
  </w:style>
  <w:style w:type="character" w:customStyle="1" w:styleId="Titre6Car">
    <w:name w:val="Titre 6 Car"/>
    <w:basedOn w:val="Policepardfaut"/>
    <w:link w:val="Titre6"/>
    <w:uiPriority w:val="9"/>
    <w:rsid w:val="00FA1DEE"/>
    <w:rPr>
      <w:rFonts w:ascii="Times New Roman" w:eastAsia="Times New Roman" w:hAnsi="Times New Roman" w:cs="Times New Roman"/>
      <w:kern w:val="0"/>
      <w:sz w:val="29"/>
      <w:szCs w:val="29"/>
      <w14:ligatures w14:val="none"/>
    </w:rPr>
  </w:style>
  <w:style w:type="character" w:customStyle="1" w:styleId="Titre7Car">
    <w:name w:val="Titre 7 Car"/>
    <w:basedOn w:val="Policepardfaut"/>
    <w:link w:val="Titre7"/>
    <w:uiPriority w:val="1"/>
    <w:rsid w:val="00FA1DEE"/>
    <w:rPr>
      <w:rFonts w:ascii="Calibri" w:eastAsia="Calibri" w:hAnsi="Calibri" w:cs="Calibri"/>
      <w:i/>
      <w:iCs/>
      <w:kern w:val="0"/>
      <w:sz w:val="29"/>
      <w:szCs w:val="29"/>
      <w14:ligatures w14:val="none"/>
    </w:rPr>
  </w:style>
  <w:style w:type="paragraph" w:styleId="Corpsdetexte">
    <w:name w:val="Body Text"/>
    <w:basedOn w:val="Normal"/>
    <w:link w:val="CorpsdetexteCar"/>
    <w:uiPriority w:val="1"/>
    <w:qFormat/>
    <w:rsid w:val="00FA1DEE"/>
    <w:pPr>
      <w:widowControl w:val="0"/>
      <w:autoSpaceDE w:val="0"/>
      <w:autoSpaceDN w:val="0"/>
      <w:spacing w:line="240" w:lineRule="auto"/>
    </w:pPr>
    <w:rPr>
      <w:rFonts w:ascii="Times New Roman" w:eastAsia="Times New Roman" w:hAnsi="Times New Roman" w:cs="Times New Roman"/>
      <w:kern w:val="0"/>
      <w:sz w:val="24"/>
      <w:szCs w:val="24"/>
      <w14:ligatures w14:val="none"/>
    </w:rPr>
  </w:style>
  <w:style w:type="character" w:customStyle="1" w:styleId="CorpsdetexteCar">
    <w:name w:val="Corps de texte Car"/>
    <w:basedOn w:val="Policepardfaut"/>
    <w:link w:val="Corpsdetexte"/>
    <w:uiPriority w:val="1"/>
    <w:rsid w:val="00FA1DEE"/>
    <w:rPr>
      <w:rFonts w:ascii="Times New Roman" w:eastAsia="Times New Roman" w:hAnsi="Times New Roman" w:cs="Times New Roman"/>
      <w:kern w:val="0"/>
      <w:sz w:val="24"/>
      <w:szCs w:val="24"/>
      <w14:ligatures w14:val="none"/>
    </w:rPr>
  </w:style>
  <w:style w:type="paragraph" w:styleId="Titre">
    <w:name w:val="Title"/>
    <w:basedOn w:val="Normal"/>
    <w:link w:val="TitreCar"/>
    <w:uiPriority w:val="10"/>
    <w:qFormat/>
    <w:rsid w:val="00FA1DEE"/>
    <w:pPr>
      <w:widowControl w:val="0"/>
      <w:autoSpaceDE w:val="0"/>
      <w:autoSpaceDN w:val="0"/>
      <w:spacing w:line="678" w:lineRule="exact"/>
      <w:ind w:left="1852" w:right="1875"/>
      <w:jc w:val="center"/>
    </w:pPr>
    <w:rPr>
      <w:rFonts w:ascii="Palatino Linotype" w:eastAsia="Palatino Linotype" w:hAnsi="Palatino Linotype" w:cs="Palatino Linotype"/>
      <w:b/>
      <w:bCs/>
      <w:kern w:val="0"/>
      <w:sz w:val="56"/>
      <w:szCs w:val="56"/>
      <w14:ligatures w14:val="none"/>
    </w:rPr>
  </w:style>
  <w:style w:type="character" w:customStyle="1" w:styleId="TitreCar">
    <w:name w:val="Titre Car"/>
    <w:basedOn w:val="Policepardfaut"/>
    <w:link w:val="Titre"/>
    <w:uiPriority w:val="10"/>
    <w:rsid w:val="00FA1DEE"/>
    <w:rPr>
      <w:rFonts w:ascii="Palatino Linotype" w:eastAsia="Palatino Linotype" w:hAnsi="Palatino Linotype" w:cs="Palatino Linotype"/>
      <w:b/>
      <w:bCs/>
      <w:kern w:val="0"/>
      <w:sz w:val="56"/>
      <w:szCs w:val="56"/>
      <w14:ligatures w14:val="none"/>
    </w:rPr>
  </w:style>
  <w:style w:type="character" w:customStyle="1" w:styleId="Titre5Car">
    <w:name w:val="Titre 5 Car"/>
    <w:basedOn w:val="Policepardfaut"/>
    <w:link w:val="Titre5"/>
    <w:uiPriority w:val="9"/>
    <w:semiHidden/>
    <w:rsid w:val="00FA1DEE"/>
    <w:rPr>
      <w:rFonts w:asciiTheme="majorHAnsi" w:eastAsiaTheme="majorEastAsia" w:hAnsiTheme="majorHAnsi" w:cstheme="majorBidi"/>
      <w:color w:val="2F5496" w:themeColor="accent1" w:themeShade="BF"/>
    </w:rPr>
  </w:style>
  <w:style w:type="paragraph" w:styleId="Paragraphedeliste">
    <w:name w:val="List Paragraph"/>
    <w:basedOn w:val="Normal"/>
    <w:uiPriority w:val="34"/>
    <w:qFormat/>
    <w:rsid w:val="00967C44"/>
    <w:pPr>
      <w:ind w:left="720"/>
      <w:contextualSpacing/>
    </w:pPr>
  </w:style>
  <w:style w:type="character" w:customStyle="1" w:styleId="Titre4Car">
    <w:name w:val="Titre 4 Car"/>
    <w:basedOn w:val="Policepardfaut"/>
    <w:link w:val="Titre4"/>
    <w:uiPriority w:val="9"/>
    <w:semiHidden/>
    <w:rsid w:val="003950AA"/>
    <w:rPr>
      <w:rFonts w:asciiTheme="majorHAnsi" w:eastAsiaTheme="majorEastAsia" w:hAnsiTheme="majorHAnsi" w:cstheme="majorBidi"/>
      <w:i/>
      <w:iCs/>
      <w:color w:val="2F5496" w:themeColor="accent1" w:themeShade="BF"/>
    </w:rPr>
  </w:style>
  <w:style w:type="table" w:customStyle="1" w:styleId="TableNormal">
    <w:name w:val="Table Normal"/>
    <w:uiPriority w:val="2"/>
    <w:semiHidden/>
    <w:unhideWhenUsed/>
    <w:qFormat/>
    <w:rsid w:val="003950AA"/>
    <w:pPr>
      <w:widowControl w:val="0"/>
      <w:autoSpaceDE w:val="0"/>
      <w:autoSpaceDN w:val="0"/>
      <w:spacing w:line="240" w:lineRule="auto"/>
    </w:pPr>
    <w:rPr>
      <w:kern w:val="0"/>
      <w:lang w:val="en-US"/>
      <w14:ligatures w14:val="none"/>
    </w:rPr>
    <w:tblPr>
      <w:tblInd w:w="0" w:type="dxa"/>
      <w:tblCellMar>
        <w:top w:w="0" w:type="dxa"/>
        <w:left w:w="0" w:type="dxa"/>
        <w:bottom w:w="0" w:type="dxa"/>
        <w:right w:w="0" w:type="dxa"/>
      </w:tblCellMar>
    </w:tblPr>
  </w:style>
  <w:style w:type="character" w:customStyle="1" w:styleId="Titre1Car">
    <w:name w:val="Titre 1 Car"/>
    <w:basedOn w:val="Policepardfaut"/>
    <w:link w:val="Titre1"/>
    <w:uiPriority w:val="9"/>
    <w:rsid w:val="00FA3A50"/>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43B50"/>
    <w:rPr>
      <w:rFonts w:ascii="Arial Black" w:eastAsia="Arial Black" w:hAnsi="Arial Black" w:cs="Arial Black"/>
      <w:kern w:val="0"/>
      <w:sz w:val="32"/>
      <w:szCs w:val="32"/>
      <w14:ligatures w14:val="none"/>
    </w:rPr>
  </w:style>
  <w:style w:type="paragraph" w:customStyle="1" w:styleId="TableParagraph">
    <w:name w:val="Table Paragraph"/>
    <w:basedOn w:val="Normal"/>
    <w:uiPriority w:val="1"/>
    <w:qFormat/>
    <w:rsid w:val="00143B50"/>
    <w:pPr>
      <w:widowControl w:val="0"/>
      <w:autoSpaceDE w:val="0"/>
      <w:autoSpaceDN w:val="0"/>
      <w:spacing w:line="240" w:lineRule="auto"/>
    </w:pPr>
    <w:rPr>
      <w:rFonts w:ascii="Arial" w:eastAsia="Arial" w:hAnsi="Arial" w:cs="Arial"/>
      <w:kern w:val="0"/>
      <w14:ligatures w14:val="none"/>
    </w:rPr>
  </w:style>
  <w:style w:type="table" w:styleId="Grilledutableau">
    <w:name w:val="Table Grid"/>
    <w:basedOn w:val="TableauNormal"/>
    <w:uiPriority w:val="39"/>
    <w:rsid w:val="002753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87724"/>
    <w:pPr>
      <w:tabs>
        <w:tab w:val="center" w:pos="4536"/>
        <w:tab w:val="right" w:pos="9072"/>
      </w:tabs>
      <w:spacing w:before="0" w:line="240" w:lineRule="auto"/>
    </w:pPr>
  </w:style>
  <w:style w:type="character" w:customStyle="1" w:styleId="En-tteCar">
    <w:name w:val="En-tête Car"/>
    <w:basedOn w:val="Policepardfaut"/>
    <w:link w:val="En-tte"/>
    <w:uiPriority w:val="99"/>
    <w:rsid w:val="00E87724"/>
  </w:style>
  <w:style w:type="paragraph" w:styleId="Pieddepage">
    <w:name w:val="footer"/>
    <w:basedOn w:val="Normal"/>
    <w:link w:val="PieddepageCar"/>
    <w:uiPriority w:val="99"/>
    <w:unhideWhenUsed/>
    <w:rsid w:val="00E87724"/>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E87724"/>
  </w:style>
  <w:style w:type="character" w:styleId="Marquedecommentaire">
    <w:name w:val="annotation reference"/>
    <w:basedOn w:val="Policepardfaut"/>
    <w:uiPriority w:val="99"/>
    <w:semiHidden/>
    <w:unhideWhenUsed/>
    <w:rsid w:val="003052EE"/>
    <w:rPr>
      <w:sz w:val="16"/>
      <w:szCs w:val="16"/>
    </w:rPr>
  </w:style>
  <w:style w:type="paragraph" w:styleId="Commentaire">
    <w:name w:val="annotation text"/>
    <w:basedOn w:val="Normal"/>
    <w:link w:val="CommentaireCar"/>
    <w:uiPriority w:val="99"/>
    <w:semiHidden/>
    <w:unhideWhenUsed/>
    <w:rsid w:val="003052EE"/>
    <w:pPr>
      <w:spacing w:line="240" w:lineRule="auto"/>
    </w:pPr>
    <w:rPr>
      <w:sz w:val="20"/>
      <w:szCs w:val="20"/>
    </w:rPr>
  </w:style>
  <w:style w:type="character" w:customStyle="1" w:styleId="CommentaireCar">
    <w:name w:val="Commentaire Car"/>
    <w:basedOn w:val="Policepardfaut"/>
    <w:link w:val="Commentaire"/>
    <w:uiPriority w:val="99"/>
    <w:semiHidden/>
    <w:rsid w:val="003052EE"/>
    <w:rPr>
      <w:sz w:val="20"/>
      <w:szCs w:val="20"/>
    </w:rPr>
  </w:style>
  <w:style w:type="paragraph" w:styleId="Objetducommentaire">
    <w:name w:val="annotation subject"/>
    <w:basedOn w:val="Commentaire"/>
    <w:next w:val="Commentaire"/>
    <w:link w:val="ObjetducommentaireCar"/>
    <w:uiPriority w:val="99"/>
    <w:semiHidden/>
    <w:unhideWhenUsed/>
    <w:rsid w:val="003052EE"/>
    <w:rPr>
      <w:b/>
      <w:bCs/>
    </w:rPr>
  </w:style>
  <w:style w:type="character" w:customStyle="1" w:styleId="ObjetducommentaireCar">
    <w:name w:val="Objet du commentaire Car"/>
    <w:basedOn w:val="CommentaireCar"/>
    <w:link w:val="Objetducommentaire"/>
    <w:uiPriority w:val="99"/>
    <w:semiHidden/>
    <w:rsid w:val="003052EE"/>
    <w:rPr>
      <w:b/>
      <w:bCs/>
      <w:sz w:val="20"/>
      <w:szCs w:val="20"/>
    </w:rPr>
  </w:style>
  <w:style w:type="table" w:styleId="TableauGrille5Fonc-Accentuation1">
    <w:name w:val="Grid Table 5 Dark Accent 1"/>
    <w:basedOn w:val="TableauNormal"/>
    <w:uiPriority w:val="50"/>
    <w:rsid w:val="004F5D9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ansinterligne">
    <w:name w:val="No Spacing"/>
    <w:uiPriority w:val="1"/>
    <w:qFormat/>
    <w:rsid w:val="00F71383"/>
    <w:pPr>
      <w:spacing w:before="0" w:line="240" w:lineRule="auto"/>
      <w:ind w:left="0"/>
      <w:jc w:val="left"/>
    </w:pPr>
    <w:rPr>
      <w:rFonts w:ascii="Calibri" w:eastAsia="Calibri" w:hAnsi="Calibri" w:cs="Times New Roman"/>
      <w:kern w:val="0"/>
      <w14:ligatures w14:val="none"/>
    </w:rPr>
  </w:style>
  <w:style w:type="paragraph" w:styleId="NormalWeb">
    <w:name w:val="Normal (Web)"/>
    <w:basedOn w:val="Normal"/>
    <w:uiPriority w:val="99"/>
    <w:semiHidden/>
    <w:unhideWhenUsed/>
    <w:rsid w:val="00092C72"/>
    <w:pPr>
      <w:spacing w:before="100" w:beforeAutospacing="1" w:after="100" w:afterAutospacing="1" w:line="240" w:lineRule="auto"/>
      <w:ind w:left="0"/>
      <w:jc w:val="left"/>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092C72"/>
    <w:rPr>
      <w:b/>
      <w:bCs/>
    </w:rPr>
  </w:style>
  <w:style w:type="character" w:styleId="Textedelespacerserv">
    <w:name w:val="Placeholder Text"/>
    <w:basedOn w:val="Policepardfaut"/>
    <w:uiPriority w:val="99"/>
    <w:semiHidden/>
    <w:rsid w:val="00FC3D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824556">
      <w:bodyDiv w:val="1"/>
      <w:marLeft w:val="0"/>
      <w:marRight w:val="0"/>
      <w:marTop w:val="0"/>
      <w:marBottom w:val="0"/>
      <w:divBdr>
        <w:top w:val="none" w:sz="0" w:space="0" w:color="auto"/>
        <w:left w:val="none" w:sz="0" w:space="0" w:color="auto"/>
        <w:bottom w:val="none" w:sz="0" w:space="0" w:color="auto"/>
        <w:right w:val="none" w:sz="0" w:space="0" w:color="auto"/>
      </w:divBdr>
    </w:div>
    <w:div w:id="1147743952">
      <w:bodyDiv w:val="1"/>
      <w:marLeft w:val="0"/>
      <w:marRight w:val="0"/>
      <w:marTop w:val="0"/>
      <w:marBottom w:val="0"/>
      <w:divBdr>
        <w:top w:val="none" w:sz="0" w:space="0" w:color="auto"/>
        <w:left w:val="none" w:sz="0" w:space="0" w:color="auto"/>
        <w:bottom w:val="none" w:sz="0" w:space="0" w:color="auto"/>
        <w:right w:val="none" w:sz="0" w:space="0" w:color="auto"/>
      </w:divBdr>
    </w:div>
    <w:div w:id="154914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0.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25</Pages>
  <Words>9194</Words>
  <Characters>50568</Characters>
  <Application>Microsoft Office Word</Application>
  <DocSecurity>0</DocSecurity>
  <Lines>421</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5</cp:revision>
  <dcterms:created xsi:type="dcterms:W3CDTF">2024-09-20T18:34:00Z</dcterms:created>
  <dcterms:modified xsi:type="dcterms:W3CDTF">2024-11-15T10:09:00Z</dcterms:modified>
</cp:coreProperties>
</file>