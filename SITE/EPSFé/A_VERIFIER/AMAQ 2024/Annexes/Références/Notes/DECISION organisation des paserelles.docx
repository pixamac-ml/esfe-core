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392CDA32" w:rsidR="003A2FC4" w:rsidRPr="005C0981" w:rsidRDefault="00E952B0" w:rsidP="003A2FC4">
      <w:pPr>
        <w:shd w:val="clear" w:color="auto" w:fill="FFFFFF"/>
        <w:spacing w:line="240" w:lineRule="auto"/>
        <w:ind w:right="9"/>
        <w:jc w:val="center"/>
        <w:rPr>
          <w:b/>
          <w:color w:val="000000" w:themeColor="text1"/>
          <w:sz w:val="44"/>
        </w:rPr>
      </w:pPr>
      <w:ins w:id="0" w:author="ROBERT F SYLVESTRE SIDIBE" w:date="2024-02-26T07:43:00Z">
        <w:r>
          <w:rPr>
            <w:b/>
            <w:bCs/>
            <w:noProof/>
            <w:color w:val="000000" w:themeColor="text1"/>
            <w:sz w:val="20"/>
            <w:szCs w:val="20"/>
            <w:lang w:bidi="ar-DZ"/>
          </w:rPr>
          <w:drawing>
            <wp:inline distT="0" distB="0" distL="0" distR="0" wp14:anchorId="08BB7A6C" wp14:editId="1B5434F0">
              <wp:extent cx="3505232" cy="85090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5"/>
                      <a:srcRect t="25194" b="50531"/>
                      <a:stretch/>
                    </pic:blipFill>
                    <pic:spPr bwMode="auto">
                      <a:xfrm>
                        <a:off x="0" y="0"/>
                        <a:ext cx="3508369" cy="851662"/>
                      </a:xfrm>
                      <a:prstGeom prst="rect">
                        <a:avLst/>
                      </a:prstGeom>
                      <a:ln>
                        <a:noFill/>
                      </a:ln>
                      <a:extLst>
                        <a:ext uri="{53640926-AAD7-44D8-BBD7-CCE9431645EC}">
                          <a14:shadowObscured xmlns:a14="http://schemas.microsoft.com/office/drawing/2010/main"/>
                        </a:ext>
                      </a:extLst>
                    </pic:spPr>
                  </pic:pic>
                </a:graphicData>
              </a:graphic>
            </wp:inline>
          </w:drawing>
        </w:r>
      </w:ins>
      <w:del w:id="1" w:author="ROBERT F SYLVESTRE SIDIBE" w:date="2024-02-26T07:39:00Z">
        <w:r w:rsidR="009407C9" w:rsidRPr="007A4AFC" w:rsidDel="00E952B0">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30FE117B">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0C52C69B" w14:textId="1C23E14E" w:rsidR="003A2FC4" w:rsidRPr="005C0981" w:rsidDel="00E952B0" w:rsidRDefault="003A2FC4" w:rsidP="003A2FC4">
      <w:pPr>
        <w:shd w:val="clear" w:color="auto" w:fill="FFFFFF"/>
        <w:spacing w:line="240" w:lineRule="auto"/>
        <w:ind w:right="9"/>
        <w:jc w:val="center"/>
        <w:rPr>
          <w:del w:id="3" w:author="ROBERT F SYLVESTRE SIDIBE" w:date="2024-02-26T07:43:00Z"/>
          <w:b/>
          <w:color w:val="000000" w:themeColor="text1"/>
          <w:sz w:val="44"/>
        </w:rPr>
      </w:pPr>
    </w:p>
    <w:p w14:paraId="5E99EEF7" w14:textId="77777777" w:rsidR="003A2FC4" w:rsidRPr="005C0981" w:rsidRDefault="003A2FC4" w:rsidP="00E952B0">
      <w:pPr>
        <w:shd w:val="clear" w:color="auto" w:fill="FFFFFF"/>
        <w:spacing w:line="240" w:lineRule="auto"/>
        <w:ind w:right="9"/>
        <w:jc w:val="center"/>
        <w:rPr>
          <w:b/>
          <w:color w:val="000000" w:themeColor="text1"/>
          <w:sz w:val="20"/>
          <w:szCs w:val="8"/>
        </w:rPr>
      </w:pPr>
    </w:p>
    <w:p w14:paraId="52715E95" w14:textId="1AE19830" w:rsidR="003A2FC4" w:rsidRPr="005C0981" w:rsidRDefault="003A2FC4" w:rsidP="003A2FC4">
      <w:pPr>
        <w:spacing w:line="240" w:lineRule="auto"/>
        <w:jc w:val="center"/>
        <w:rPr>
          <w:rFonts w:ascii="Arial" w:eastAsia="Calibri" w:hAnsi="Arial" w:cs="Arial"/>
          <w:b/>
          <w:bCs/>
          <w:color w:val="000000" w:themeColor="text1"/>
          <w:sz w:val="36"/>
          <w:szCs w:val="36"/>
          <w:lang w:eastAsia="en-US"/>
        </w:rPr>
      </w:pPr>
      <w:r w:rsidRPr="005C0981">
        <w:rPr>
          <w:rFonts w:ascii="Arial" w:eastAsia="Calibri" w:hAnsi="Arial" w:cs="Arial"/>
          <w:b/>
          <w:bCs/>
          <w:color w:val="000000" w:themeColor="text1"/>
          <w:sz w:val="36"/>
          <w:szCs w:val="36"/>
          <w:lang w:eastAsia="en-US"/>
        </w:rPr>
        <w:t>DECISION N°00</w:t>
      </w:r>
      <w:ins w:id="4" w:author="ROBERT F SYLVESTRE SIDIBE" w:date="2024-02-26T07:41:00Z">
        <w:r w:rsidR="00E952B0">
          <w:rPr>
            <w:rFonts w:ascii="Arial" w:eastAsia="Calibri" w:hAnsi="Arial" w:cs="Arial"/>
            <w:b/>
            <w:bCs/>
            <w:color w:val="000000" w:themeColor="text1"/>
            <w:sz w:val="36"/>
            <w:szCs w:val="36"/>
            <w:lang w:eastAsia="en-US"/>
          </w:rPr>
          <w:t>2</w:t>
        </w:r>
      </w:ins>
      <w:del w:id="5" w:author="ROBERT F SYLVESTRE SIDIBE" w:date="2024-02-14T08:19:00Z">
        <w:r w:rsidRPr="005C0981" w:rsidDel="00CB2D79">
          <w:rPr>
            <w:rFonts w:ascii="Arial" w:eastAsia="Calibri" w:hAnsi="Arial" w:cs="Arial"/>
            <w:b/>
            <w:bCs/>
            <w:color w:val="000000" w:themeColor="text1"/>
            <w:sz w:val="36"/>
            <w:szCs w:val="36"/>
            <w:lang w:eastAsia="en-US"/>
          </w:rPr>
          <w:delText>8</w:delText>
        </w:r>
      </w:del>
      <w:r w:rsidRPr="005C0981">
        <w:rPr>
          <w:rFonts w:ascii="Arial" w:eastAsia="Calibri" w:hAnsi="Arial" w:cs="Arial"/>
          <w:b/>
          <w:bCs/>
          <w:color w:val="000000" w:themeColor="text1"/>
          <w:sz w:val="36"/>
          <w:szCs w:val="36"/>
          <w:lang w:eastAsia="en-US"/>
        </w:rPr>
        <w:t>-DG/ESFé</w:t>
      </w:r>
      <w:ins w:id="6" w:author="ROBERT F SYLVESTRE SIDIBE" w:date="2024-02-26T07:39:00Z">
        <w:r w:rsidR="00E952B0">
          <w:rPr>
            <w:rFonts w:ascii="Arial" w:eastAsia="Calibri" w:hAnsi="Arial" w:cs="Arial"/>
            <w:b/>
            <w:bCs/>
            <w:color w:val="000000" w:themeColor="text1"/>
            <w:sz w:val="36"/>
            <w:szCs w:val="36"/>
            <w:lang w:eastAsia="en-US"/>
          </w:rPr>
          <w:t xml:space="preserve"> </w:t>
        </w:r>
      </w:ins>
      <w:ins w:id="7" w:author="ROBERT F SYLVESTRE SIDIBE" w:date="2024-02-26T07:40:00Z">
        <w:r w:rsidR="00E952B0">
          <w:rPr>
            <w:rFonts w:ascii="Arial" w:eastAsia="Calibri" w:hAnsi="Arial" w:cs="Arial"/>
            <w:b/>
            <w:bCs/>
            <w:color w:val="000000" w:themeColor="text1"/>
            <w:sz w:val="36"/>
            <w:szCs w:val="36"/>
            <w:lang w:eastAsia="en-US"/>
          </w:rPr>
          <w:t>7</w:t>
        </w:r>
      </w:ins>
      <w:del w:id="8" w:author="ROBERT F SYLVESTRE SIDIBE" w:date="2024-02-14T08:14:00Z">
        <w:r w:rsidRPr="005C0981" w:rsidDel="009407C9">
          <w:rPr>
            <w:rFonts w:ascii="Arial" w:eastAsia="Calibri" w:hAnsi="Arial" w:cs="Arial"/>
            <w:b/>
            <w:bCs/>
            <w:color w:val="000000" w:themeColor="text1"/>
            <w:sz w:val="36"/>
            <w:szCs w:val="36"/>
            <w:lang w:eastAsia="en-US"/>
          </w:rPr>
          <w:delText>3</w:delText>
        </w:r>
      </w:del>
      <w:r w:rsidRPr="005C0981">
        <w:rPr>
          <w:rFonts w:ascii="Arial" w:eastAsia="Calibri" w:hAnsi="Arial" w:cs="Arial"/>
          <w:b/>
          <w:bCs/>
          <w:color w:val="000000" w:themeColor="text1"/>
          <w:sz w:val="36"/>
          <w:szCs w:val="36"/>
          <w:lang w:eastAsia="en-US"/>
        </w:rPr>
        <w:t>0</w:t>
      </w:r>
      <w:ins w:id="9" w:author="ROBERT F SYLVESTRE SIDIBE" w:date="2024-02-26T07:40:00Z">
        <w:r w:rsidR="00E952B0">
          <w:rPr>
            <w:rFonts w:ascii="Arial" w:eastAsia="Calibri" w:hAnsi="Arial" w:cs="Arial"/>
            <w:b/>
            <w:bCs/>
            <w:color w:val="000000" w:themeColor="text1"/>
            <w:sz w:val="36"/>
            <w:szCs w:val="36"/>
            <w:lang w:eastAsia="en-US"/>
          </w:rPr>
          <w:t>6</w:t>
        </w:r>
      </w:ins>
      <w:del w:id="10" w:author="ROBERT F SYLVESTRE SIDIBE" w:date="2024-02-14T08:14:00Z">
        <w:r w:rsidRPr="005C0981" w:rsidDel="009407C9">
          <w:rPr>
            <w:rFonts w:ascii="Arial" w:eastAsia="Calibri" w:hAnsi="Arial" w:cs="Arial"/>
            <w:b/>
            <w:bCs/>
            <w:color w:val="000000" w:themeColor="text1"/>
            <w:sz w:val="36"/>
            <w:szCs w:val="36"/>
            <w:lang w:eastAsia="en-US"/>
          </w:rPr>
          <w:delText>7</w:delText>
        </w:r>
      </w:del>
      <w:ins w:id="11" w:author="ROBERT F SYLVESTRE SIDIBE" w:date="2024-02-14T08:18:00Z">
        <w:r w:rsidR="00CB2D79">
          <w:rPr>
            <w:rFonts w:ascii="Arial" w:eastAsia="Calibri" w:hAnsi="Arial" w:cs="Arial"/>
            <w:b/>
            <w:bCs/>
            <w:color w:val="000000" w:themeColor="text1"/>
            <w:sz w:val="36"/>
            <w:szCs w:val="36"/>
            <w:lang w:eastAsia="en-US"/>
          </w:rPr>
          <w:t>2</w:t>
        </w:r>
      </w:ins>
      <w:ins w:id="12" w:author="ROBERT F SYLVESTRE SIDIBE" w:date="2024-02-26T07:40:00Z">
        <w:r w:rsidR="00E952B0">
          <w:rPr>
            <w:rFonts w:ascii="Arial" w:eastAsia="Calibri" w:hAnsi="Arial" w:cs="Arial"/>
            <w:b/>
            <w:bCs/>
            <w:color w:val="000000" w:themeColor="text1"/>
            <w:sz w:val="36"/>
            <w:szCs w:val="36"/>
            <w:lang w:eastAsia="en-US"/>
          </w:rPr>
          <w:t>1</w:t>
        </w:r>
      </w:ins>
      <w:del w:id="13" w:author="ROBERT F SYLVESTRE SIDIBE" w:date="2024-02-14T08:18:00Z">
        <w:r w:rsidRPr="005C0981" w:rsidDel="00CB2D79">
          <w:rPr>
            <w:rFonts w:ascii="Arial" w:eastAsia="Calibri" w:hAnsi="Arial" w:cs="Arial"/>
            <w:b/>
            <w:bCs/>
            <w:color w:val="000000" w:themeColor="text1"/>
            <w:sz w:val="36"/>
            <w:szCs w:val="36"/>
            <w:lang w:eastAsia="en-US"/>
          </w:rPr>
          <w:delText>18</w:delText>
        </w:r>
      </w:del>
    </w:p>
    <w:p w14:paraId="41DEC26F" w14:textId="5C8EA92A" w:rsidR="003A2FC4" w:rsidRPr="005C0981" w:rsidRDefault="0012472D" w:rsidP="00CB2D79">
      <w:pPr>
        <w:spacing w:line="240" w:lineRule="auto"/>
        <w:jc w:val="center"/>
        <w:rPr>
          <w:rFonts w:ascii="Arial" w:eastAsia="Calibri" w:hAnsi="Arial" w:cs="Arial"/>
          <w:color w:val="000000" w:themeColor="text1"/>
          <w:szCs w:val="24"/>
          <w:lang w:eastAsia="en-US"/>
        </w:rPr>
      </w:pPr>
      <w:ins w:id="14" w:author="ROBERT F SYLVESTRE SIDIBE" w:date="2024-02-14T10:00:00Z">
        <w:r w:rsidRPr="005C0981">
          <w:rPr>
            <w:rFonts w:ascii="Arial" w:eastAsia="Calibri" w:hAnsi="Arial" w:cs="Arial"/>
            <w:b/>
            <w:bCs/>
            <w:color w:val="000000" w:themeColor="text1"/>
            <w:sz w:val="20"/>
            <w:szCs w:val="20"/>
            <w:lang w:eastAsia="en-US"/>
          </w:rPr>
          <w:t xml:space="preserve">PORTANT </w:t>
        </w:r>
      </w:ins>
      <w:ins w:id="15" w:author="ROBERT F SYLVESTRE SIDIBE" w:date="2024-02-26T07:28:00Z">
        <w:r w:rsidR="007C3D2D" w:rsidRPr="007C3D2D">
          <w:rPr>
            <w:rFonts w:ascii="Arial" w:eastAsia="Calibri" w:hAnsi="Arial" w:cs="Arial"/>
            <w:b/>
            <w:bCs/>
            <w:color w:val="000000" w:themeColor="text1"/>
            <w:sz w:val="20"/>
            <w:szCs w:val="20"/>
            <w:lang w:eastAsia="en-US"/>
          </w:rPr>
          <w:t>ORGANISATION DES PASERELLES</w:t>
        </w:r>
      </w:ins>
      <w:del w:id="16" w:author="ROBERT F SYLVESTRE SIDIBE" w:date="2024-02-14T10:00:00Z">
        <w:r w:rsidR="003A2FC4" w:rsidRPr="005C0981" w:rsidDel="0012472D">
          <w:rPr>
            <w:rFonts w:ascii="Arial" w:eastAsia="Calibri" w:hAnsi="Arial" w:cs="Arial"/>
            <w:b/>
            <w:bCs/>
            <w:color w:val="000000" w:themeColor="text1"/>
            <w:sz w:val="20"/>
            <w:szCs w:val="20"/>
            <w:lang w:eastAsia="en-US"/>
          </w:rPr>
          <w:delText xml:space="preserve">PORTANT </w:delText>
        </w:r>
      </w:del>
      <w:del w:id="17" w:author="ROBERT F SYLVESTRE SIDIBE" w:date="2024-02-14T08:45:00Z">
        <w:r w:rsidR="007B637C" w:rsidRPr="007B637C" w:rsidDel="00C2402D">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5C0981" w:rsidRDefault="003A2FC4" w:rsidP="003A2FC4">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114F22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  </w:t>
      </w:r>
    </w:p>
    <w:p w14:paraId="1EED7787" w14:textId="77777777" w:rsidR="003A2FC4" w:rsidDel="007C3D2D" w:rsidRDefault="003A2FC4">
      <w:pPr>
        <w:spacing w:line="276" w:lineRule="auto"/>
        <w:jc w:val="center"/>
        <w:rPr>
          <w:del w:id="18" w:author="ROBERT F SYLVESTRE SIDIBE" w:date="2024-02-14T10:01:00Z"/>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DECIDE</w:t>
      </w:r>
    </w:p>
    <w:p w14:paraId="0BC7CFD8" w14:textId="77777777" w:rsidR="007C3D2D" w:rsidRDefault="007C3D2D" w:rsidP="003A2FC4">
      <w:pPr>
        <w:spacing w:line="276" w:lineRule="auto"/>
        <w:jc w:val="center"/>
        <w:rPr>
          <w:ins w:id="19" w:author="ROBERT F SYLVESTRE SIDIBE" w:date="2024-02-26T07:37:00Z"/>
          <w:rFonts w:ascii="Arial" w:eastAsia="Calibri" w:hAnsi="Arial" w:cs="Arial"/>
          <w:b/>
          <w:bCs/>
          <w:color w:val="000000" w:themeColor="text1"/>
          <w:szCs w:val="24"/>
          <w:lang w:eastAsia="en-US"/>
        </w:rPr>
      </w:pPr>
    </w:p>
    <w:p w14:paraId="74E3C6BC" w14:textId="25F9C73F" w:rsidR="007B637C" w:rsidDel="00C2402D" w:rsidRDefault="00E952B0" w:rsidP="00E952B0">
      <w:pPr>
        <w:spacing w:line="276" w:lineRule="auto"/>
        <w:jc w:val="left"/>
        <w:rPr>
          <w:del w:id="20" w:author="ROBERT F SYLVESTRE SIDIBE" w:date="2024-02-14T08:53:00Z"/>
          <w:rFonts w:ascii="Arial" w:eastAsia="Calibri" w:hAnsi="Arial" w:cs="Arial"/>
          <w:color w:val="000000" w:themeColor="text1"/>
          <w:szCs w:val="24"/>
          <w:lang w:eastAsia="en-US"/>
        </w:rPr>
        <w:pPrChange w:id="21" w:author="ROBERT F SYLVESTRE SIDIBE" w:date="2024-02-26T07:38:00Z">
          <w:pPr>
            <w:spacing w:line="276" w:lineRule="auto"/>
            <w:jc w:val="left"/>
          </w:pPr>
        </w:pPrChange>
      </w:pPr>
      <w:ins w:id="22" w:author="ROBERT F SYLVESTRE SIDIBE" w:date="2024-02-26T07:38:00Z">
        <w:r>
          <w:rPr>
            <w:rFonts w:ascii="Arial" w:eastAsia="Calibri" w:hAnsi="Arial" w:cs="Arial"/>
            <w:color w:val="000000" w:themeColor="text1"/>
            <w:szCs w:val="24"/>
            <w:lang w:eastAsia="en-US"/>
          </w:rPr>
          <w:t>L</w:t>
        </w:r>
        <w:r w:rsidR="007C3D2D" w:rsidRPr="007C3D2D">
          <w:rPr>
            <w:rFonts w:ascii="Arial" w:eastAsia="Calibri" w:hAnsi="Arial" w:cs="Arial"/>
            <w:color w:val="000000" w:themeColor="text1"/>
            <w:szCs w:val="24"/>
            <w:lang w:eastAsia="en-US"/>
          </w:rPr>
          <w:t>'organisation des passerelles au sein de l'Ecole Privée de Santé Félix Houphouët Boigny.</w:t>
        </w:r>
      </w:ins>
      <w:del w:id="23" w:author="ROBERT F SYLVESTRE SIDIBE" w:date="2024-02-14T08:53:00Z">
        <w:r w:rsidR="007B637C" w:rsidRPr="007B637C" w:rsidDel="00C2402D">
          <w:rPr>
            <w:rFonts w:ascii="Arial" w:eastAsia="Calibri" w:hAnsi="Arial" w:cs="Arial"/>
            <w:color w:val="000000" w:themeColor="text1"/>
            <w:szCs w:val="24"/>
            <w:lang w:eastAsia="en-US"/>
          </w:rPr>
          <w:delText xml:space="preserve">Dans le cadre de </w:delText>
        </w:r>
        <w:r w:rsidR="007B637C" w:rsidDel="00C2402D">
          <w:rPr>
            <w:rFonts w:ascii="Arial" w:eastAsia="Calibri" w:hAnsi="Arial" w:cs="Arial"/>
            <w:color w:val="000000" w:themeColor="text1"/>
            <w:szCs w:val="24"/>
            <w:lang w:eastAsia="en-US"/>
          </w:rPr>
          <w:delText>l’</w:delText>
        </w:r>
        <w:r w:rsidR="007B637C" w:rsidRPr="007B637C" w:rsidDel="00C2402D">
          <w:rPr>
            <w:rFonts w:ascii="Arial" w:eastAsia="Calibri" w:hAnsi="Arial" w:cs="Arial"/>
            <w:color w:val="000000" w:themeColor="text1"/>
            <w:szCs w:val="24"/>
            <w:lang w:eastAsia="en-US"/>
          </w:rPr>
          <w:delText xml:space="preserve">engagement continu envers l'excellence et la qualité dans tous les aspects </w:delText>
        </w:r>
        <w:r w:rsidR="007B637C" w:rsidDel="00C2402D">
          <w:rPr>
            <w:rFonts w:ascii="Arial" w:eastAsia="Calibri" w:hAnsi="Arial" w:cs="Arial"/>
            <w:color w:val="000000" w:themeColor="text1"/>
            <w:szCs w:val="24"/>
            <w:lang w:eastAsia="en-US"/>
          </w:rPr>
          <w:delText>de</w:delText>
        </w:r>
      </w:del>
      <w:del w:id="24" w:author="ROBERT F SYLVESTRE SIDIBE" w:date="2024-02-14T08:12:00Z">
        <w:r w:rsidR="007B637C" w:rsidRPr="007B637C" w:rsidDel="009407C9">
          <w:rPr>
            <w:rFonts w:ascii="Arial" w:eastAsia="Calibri" w:hAnsi="Arial" w:cs="Arial"/>
            <w:color w:val="000000" w:themeColor="text1"/>
            <w:szCs w:val="24"/>
            <w:lang w:eastAsia="en-US"/>
          </w:rPr>
          <w:delText>s</w:delText>
        </w:r>
      </w:del>
      <w:del w:id="25" w:author="ROBERT F SYLVESTRE SIDIBE" w:date="2024-02-14T08:53:00Z">
        <w:r w:rsidR="007B637C" w:rsidRPr="007B637C" w:rsidDel="00C2402D">
          <w:rPr>
            <w:rFonts w:ascii="Arial" w:eastAsia="Calibri" w:hAnsi="Arial" w:cs="Arial"/>
            <w:color w:val="000000" w:themeColor="text1"/>
            <w:szCs w:val="24"/>
            <w:lang w:eastAsia="en-US"/>
          </w:rPr>
          <w:delText xml:space="preserve"> activités éducatives et administratives</w:delText>
        </w:r>
        <w:r w:rsidR="007B637C" w:rsidDel="00C2402D">
          <w:rPr>
            <w:rFonts w:ascii="Arial" w:eastAsia="Calibri" w:hAnsi="Arial" w:cs="Arial"/>
            <w:color w:val="000000" w:themeColor="text1"/>
            <w:szCs w:val="24"/>
            <w:lang w:eastAsia="en-US"/>
          </w:rPr>
          <w:delText>.</w:delText>
        </w:r>
        <w:r w:rsidR="007B637C" w:rsidRPr="007B637C" w:rsidDel="00C2402D">
          <w:rPr>
            <w:rFonts w:ascii="Arial" w:eastAsia="Calibri" w:hAnsi="Arial" w:cs="Arial"/>
            <w:color w:val="000000" w:themeColor="text1"/>
            <w:szCs w:val="24"/>
            <w:lang w:eastAsia="en-US"/>
          </w:rPr>
          <w:delText xml:space="preserve"> </w:delText>
        </w:r>
      </w:del>
    </w:p>
    <w:p w14:paraId="3BCCC245" w14:textId="77777777" w:rsidR="007B637C" w:rsidRPr="007B637C" w:rsidRDefault="007B637C" w:rsidP="00E952B0">
      <w:pPr>
        <w:spacing w:line="276" w:lineRule="auto"/>
        <w:jc w:val="left"/>
        <w:rPr>
          <w:rFonts w:ascii="Arial" w:eastAsia="Calibri" w:hAnsi="Arial" w:cs="Arial"/>
          <w:color w:val="000000" w:themeColor="text1"/>
          <w:szCs w:val="24"/>
          <w:lang w:eastAsia="en-US"/>
        </w:rPr>
      </w:pPr>
    </w:p>
    <w:p w14:paraId="7F9F7775" w14:textId="77777777" w:rsidR="007C3D2D" w:rsidRPr="00B058DC" w:rsidRDefault="007C3D2D" w:rsidP="007C3D2D">
      <w:pPr>
        <w:spacing w:line="259" w:lineRule="auto"/>
        <w:rPr>
          <w:ins w:id="26" w:author="ROBERT F SYLVESTRE SIDIBE" w:date="2024-02-26T07:37:00Z"/>
          <w:rFonts w:ascii="Arial" w:hAnsi="Arial" w:cs="Arial"/>
          <w:b/>
          <w:bCs/>
          <w:szCs w:val="24"/>
        </w:rPr>
      </w:pPr>
      <w:ins w:id="27" w:author="ROBERT F SYLVESTRE SIDIBE" w:date="2024-02-26T07:37:00Z">
        <w:r w:rsidRPr="00B058DC">
          <w:rPr>
            <w:rFonts w:ascii="Arial" w:hAnsi="Arial" w:cs="Arial"/>
            <w:b/>
            <w:bCs/>
            <w:szCs w:val="24"/>
          </w:rPr>
          <w:t>Article 1 : Objectif des Passerelles</w:t>
        </w:r>
      </w:ins>
    </w:p>
    <w:p w14:paraId="23B6B1CD" w14:textId="77777777" w:rsidR="007C3D2D" w:rsidRDefault="007C3D2D" w:rsidP="007C3D2D">
      <w:pPr>
        <w:spacing w:after="160" w:line="259" w:lineRule="auto"/>
        <w:rPr>
          <w:ins w:id="28" w:author="ROBERT F SYLVESTRE SIDIBE" w:date="2024-02-26T07:52:00Z"/>
          <w:rFonts w:ascii="Arial" w:hAnsi="Arial" w:cs="Arial"/>
          <w:szCs w:val="24"/>
        </w:rPr>
      </w:pPr>
      <w:ins w:id="29" w:author="ROBERT F SYLVESTRE SIDIBE" w:date="2024-02-26T07:37:00Z">
        <w:r w:rsidRPr="00B058DC">
          <w:rPr>
            <w:rFonts w:ascii="Arial" w:hAnsi="Arial" w:cs="Arial"/>
            <w:szCs w:val="24"/>
          </w:rPr>
          <w:t>Les passerelles sont établies dans le but de faciliter la transition des étudiants entre les différents programmes éducatifs offerts par notre école, en reconnaissant et en valorisant leurs acquis académiques et professionnels.</w:t>
        </w:r>
      </w:ins>
    </w:p>
    <w:p w14:paraId="4C780925" w14:textId="25517CEC" w:rsidR="00A1641A" w:rsidRPr="00B058DC" w:rsidRDefault="00A1641A" w:rsidP="00A1641A">
      <w:pPr>
        <w:spacing w:line="259" w:lineRule="auto"/>
        <w:rPr>
          <w:ins w:id="30" w:author="ROBERT F SYLVESTRE SIDIBE" w:date="2024-02-26T07:52:00Z"/>
          <w:rFonts w:ascii="Arial" w:hAnsi="Arial" w:cs="Arial"/>
          <w:b/>
          <w:bCs/>
          <w:szCs w:val="24"/>
        </w:rPr>
      </w:pPr>
      <w:ins w:id="31" w:author="ROBERT F SYLVESTRE SIDIBE" w:date="2024-02-26T07:52:00Z">
        <w:r w:rsidRPr="00B058DC">
          <w:rPr>
            <w:rFonts w:ascii="Arial" w:hAnsi="Arial" w:cs="Arial"/>
            <w:b/>
            <w:bCs/>
            <w:szCs w:val="24"/>
          </w:rPr>
          <w:t xml:space="preserve">Article </w:t>
        </w:r>
      </w:ins>
      <w:ins w:id="32" w:author="ROBERT F SYLVESTRE SIDIBE" w:date="2024-02-26T07:53:00Z">
        <w:r>
          <w:rPr>
            <w:rFonts w:ascii="Arial" w:hAnsi="Arial" w:cs="Arial"/>
            <w:b/>
            <w:bCs/>
            <w:szCs w:val="24"/>
          </w:rPr>
          <w:t>2</w:t>
        </w:r>
      </w:ins>
      <w:ins w:id="33" w:author="ROBERT F SYLVESTRE SIDIBE" w:date="2024-02-26T07:52:00Z">
        <w:r w:rsidRPr="00B058DC">
          <w:rPr>
            <w:rFonts w:ascii="Arial" w:hAnsi="Arial" w:cs="Arial"/>
            <w:b/>
            <w:bCs/>
            <w:szCs w:val="24"/>
          </w:rPr>
          <w:t xml:space="preserve"> : Types de Passerelles</w:t>
        </w:r>
      </w:ins>
    </w:p>
    <w:p w14:paraId="3403AACE" w14:textId="77777777" w:rsidR="00A1641A" w:rsidRPr="00B058DC" w:rsidRDefault="00A1641A" w:rsidP="00A1641A">
      <w:pPr>
        <w:spacing w:after="160" w:line="259" w:lineRule="auto"/>
        <w:rPr>
          <w:ins w:id="34" w:author="ROBERT F SYLVESTRE SIDIBE" w:date="2024-02-26T07:52:00Z"/>
          <w:rFonts w:ascii="Arial" w:hAnsi="Arial" w:cs="Arial"/>
          <w:szCs w:val="24"/>
        </w:rPr>
      </w:pPr>
      <w:ins w:id="35" w:author="ROBERT F SYLVESTRE SIDIBE" w:date="2024-02-26T07:52:00Z">
        <w:r w:rsidRPr="00B058DC">
          <w:rPr>
            <w:rFonts w:ascii="Arial" w:hAnsi="Arial" w:cs="Arial"/>
            <w:szCs w:val="24"/>
          </w:rPr>
          <w:t>Les passerelles peuvent prendre différentes formes, notamment :</w:t>
        </w:r>
      </w:ins>
    </w:p>
    <w:p w14:paraId="0BBC7CED" w14:textId="77777777" w:rsidR="00A1641A" w:rsidRPr="00B058DC" w:rsidRDefault="00A1641A" w:rsidP="00A1641A">
      <w:pPr>
        <w:numPr>
          <w:ilvl w:val="0"/>
          <w:numId w:val="5"/>
        </w:numPr>
        <w:spacing w:after="160" w:line="259" w:lineRule="auto"/>
        <w:jc w:val="left"/>
        <w:rPr>
          <w:ins w:id="36" w:author="ROBERT F SYLVESTRE SIDIBE" w:date="2024-02-26T07:52:00Z"/>
          <w:rFonts w:ascii="Arial" w:hAnsi="Arial" w:cs="Arial"/>
          <w:szCs w:val="24"/>
        </w:rPr>
      </w:pPr>
      <w:ins w:id="37" w:author="ROBERT F SYLVESTRE SIDIBE" w:date="2024-02-26T07:52:00Z">
        <w:r w:rsidRPr="00B058DC">
          <w:rPr>
            <w:rFonts w:ascii="Arial" w:hAnsi="Arial" w:cs="Arial"/>
            <w:szCs w:val="24"/>
          </w:rPr>
          <w:t>Passerelles entre les programmes de formation initiale</w:t>
        </w:r>
      </w:ins>
    </w:p>
    <w:p w14:paraId="59114CA3" w14:textId="77777777" w:rsidR="00A1641A" w:rsidRPr="00B058DC" w:rsidRDefault="00A1641A" w:rsidP="00A1641A">
      <w:pPr>
        <w:numPr>
          <w:ilvl w:val="0"/>
          <w:numId w:val="5"/>
        </w:numPr>
        <w:spacing w:after="160" w:line="259" w:lineRule="auto"/>
        <w:jc w:val="left"/>
        <w:rPr>
          <w:ins w:id="38" w:author="ROBERT F SYLVESTRE SIDIBE" w:date="2024-02-26T07:52:00Z"/>
          <w:rFonts w:ascii="Arial" w:hAnsi="Arial" w:cs="Arial"/>
          <w:szCs w:val="24"/>
        </w:rPr>
      </w:pPr>
      <w:ins w:id="39" w:author="ROBERT F SYLVESTRE SIDIBE" w:date="2024-02-26T07:52:00Z">
        <w:r w:rsidRPr="00B058DC">
          <w:rPr>
            <w:rFonts w:ascii="Arial" w:hAnsi="Arial" w:cs="Arial"/>
            <w:szCs w:val="24"/>
          </w:rPr>
          <w:t xml:space="preserve">Passerelles entre les niveaux de formation </w:t>
        </w:r>
      </w:ins>
    </w:p>
    <w:p w14:paraId="12419E4F" w14:textId="66E9C4E6" w:rsidR="00A1641A" w:rsidRPr="00A1641A" w:rsidRDefault="00A1641A" w:rsidP="007C3D2D">
      <w:pPr>
        <w:numPr>
          <w:ilvl w:val="0"/>
          <w:numId w:val="5"/>
        </w:numPr>
        <w:spacing w:after="160" w:line="259" w:lineRule="auto"/>
        <w:jc w:val="left"/>
        <w:rPr>
          <w:ins w:id="40" w:author="ROBERT F SYLVESTRE SIDIBE" w:date="2024-02-26T07:37:00Z"/>
          <w:rFonts w:ascii="Arial" w:hAnsi="Arial" w:cs="Arial"/>
          <w:szCs w:val="24"/>
        </w:rPr>
        <w:pPrChange w:id="41" w:author="ROBERT F SYLVESTRE SIDIBE" w:date="2024-02-26T07:53:00Z">
          <w:pPr>
            <w:spacing w:after="160" w:line="259" w:lineRule="auto"/>
          </w:pPr>
        </w:pPrChange>
      </w:pPr>
      <w:ins w:id="42" w:author="ROBERT F SYLVESTRE SIDIBE" w:date="2024-02-26T07:52:00Z">
        <w:r w:rsidRPr="00B058DC">
          <w:rPr>
            <w:rFonts w:ascii="Arial" w:hAnsi="Arial" w:cs="Arial"/>
            <w:szCs w:val="24"/>
          </w:rPr>
          <w:t>Passerelles vers des programmes de formation continue ou de perfectionnement professionnel.</w:t>
        </w:r>
      </w:ins>
    </w:p>
    <w:p w14:paraId="7D9BC590" w14:textId="6960CB0D" w:rsidR="00A1641A" w:rsidRPr="00A1641A" w:rsidRDefault="00A1641A" w:rsidP="00A1641A">
      <w:pPr>
        <w:spacing w:line="259" w:lineRule="auto"/>
        <w:jc w:val="left"/>
        <w:rPr>
          <w:ins w:id="43" w:author="ROBERT F SYLVESTRE SIDIBE" w:date="2024-02-26T07:51:00Z"/>
          <w:rFonts w:ascii="Arial" w:eastAsiaTheme="minorHAnsi" w:hAnsi="Arial" w:cs="Arial"/>
          <w:szCs w:val="24"/>
          <w:lang w:eastAsia="en-US"/>
          <w:rPrChange w:id="44" w:author="ROBERT F SYLVESTRE SIDIBE" w:date="2024-02-26T07:53:00Z">
            <w:rPr>
              <w:ins w:id="45" w:author="ROBERT F SYLVESTRE SIDIBE" w:date="2024-02-26T07:51:00Z"/>
              <w:rFonts w:asciiTheme="minorHAnsi" w:eastAsiaTheme="minorHAnsi" w:hAnsiTheme="minorHAnsi" w:cstheme="minorBidi"/>
              <w:sz w:val="22"/>
              <w:lang w:eastAsia="en-US"/>
            </w:rPr>
          </w:rPrChange>
        </w:rPr>
        <w:pPrChange w:id="46" w:author="ROBERT F SYLVESTRE SIDIBE" w:date="2024-02-26T07:53:00Z">
          <w:pPr>
            <w:spacing w:after="160" w:line="259" w:lineRule="auto"/>
            <w:jc w:val="left"/>
          </w:pPr>
        </w:pPrChange>
      </w:pPr>
      <w:ins w:id="47" w:author="ROBERT F SYLVESTRE SIDIBE" w:date="2024-02-26T07:51:00Z">
        <w:r w:rsidRPr="00A1641A">
          <w:rPr>
            <w:rFonts w:ascii="Arial" w:eastAsiaTheme="minorHAnsi" w:hAnsi="Arial" w:cs="Arial"/>
            <w:b/>
            <w:bCs/>
            <w:szCs w:val="24"/>
            <w:lang w:eastAsia="en-US"/>
            <w:rPrChange w:id="48" w:author="ROBERT F SYLVESTRE SIDIBE" w:date="2024-02-26T07:53:00Z">
              <w:rPr>
                <w:rFonts w:asciiTheme="minorHAnsi" w:eastAsiaTheme="minorHAnsi" w:hAnsiTheme="minorHAnsi" w:cstheme="minorBidi"/>
                <w:b/>
                <w:bCs/>
                <w:sz w:val="22"/>
                <w:lang w:eastAsia="en-US"/>
              </w:rPr>
            </w:rPrChange>
          </w:rPr>
          <w:t xml:space="preserve">Article </w:t>
        </w:r>
      </w:ins>
      <w:ins w:id="49" w:author="ROBERT F SYLVESTRE SIDIBE" w:date="2024-02-26T07:53:00Z">
        <w:r w:rsidRPr="00A1641A">
          <w:rPr>
            <w:rFonts w:ascii="Arial" w:eastAsiaTheme="minorHAnsi" w:hAnsi="Arial" w:cs="Arial"/>
            <w:b/>
            <w:bCs/>
            <w:szCs w:val="24"/>
            <w:lang w:eastAsia="en-US"/>
            <w:rPrChange w:id="50" w:author="ROBERT F SYLVESTRE SIDIBE" w:date="2024-02-26T07:53:00Z">
              <w:rPr>
                <w:rFonts w:ascii="Arial" w:eastAsiaTheme="minorHAnsi" w:hAnsi="Arial" w:cs="Arial"/>
                <w:b/>
                <w:bCs/>
                <w:sz w:val="22"/>
                <w:lang w:eastAsia="en-US"/>
              </w:rPr>
            </w:rPrChange>
          </w:rPr>
          <w:t>3</w:t>
        </w:r>
      </w:ins>
      <w:ins w:id="51" w:author="ROBERT F SYLVESTRE SIDIBE" w:date="2024-02-26T07:51:00Z">
        <w:r w:rsidRPr="00A1641A">
          <w:rPr>
            <w:rFonts w:ascii="Arial" w:eastAsiaTheme="minorHAnsi" w:hAnsi="Arial" w:cs="Arial"/>
            <w:b/>
            <w:bCs/>
            <w:szCs w:val="24"/>
            <w:lang w:eastAsia="en-US"/>
            <w:rPrChange w:id="52" w:author="ROBERT F SYLVESTRE SIDIBE" w:date="2024-02-26T07:53:00Z">
              <w:rPr>
                <w:rFonts w:asciiTheme="minorHAnsi" w:eastAsiaTheme="minorHAnsi" w:hAnsiTheme="minorHAnsi" w:cstheme="minorBidi"/>
                <w:b/>
                <w:bCs/>
                <w:sz w:val="22"/>
                <w:lang w:eastAsia="en-US"/>
              </w:rPr>
            </w:rPrChange>
          </w:rPr>
          <w:t xml:space="preserve"> : Modalités de Candidature</w:t>
        </w:r>
      </w:ins>
    </w:p>
    <w:p w14:paraId="5BF7164E" w14:textId="019EC53E" w:rsidR="00A1641A" w:rsidRPr="00A1641A" w:rsidRDefault="00A1641A" w:rsidP="00A1641A">
      <w:pPr>
        <w:spacing w:after="160" w:line="259" w:lineRule="auto"/>
        <w:jc w:val="left"/>
        <w:rPr>
          <w:ins w:id="53" w:author="ROBERT F SYLVESTRE SIDIBE" w:date="2024-02-26T07:51:00Z"/>
          <w:rFonts w:ascii="Arial" w:eastAsiaTheme="minorHAnsi" w:hAnsi="Arial" w:cs="Arial"/>
          <w:szCs w:val="24"/>
          <w:lang w:eastAsia="en-US"/>
          <w:rPrChange w:id="54" w:author="ROBERT F SYLVESTRE SIDIBE" w:date="2024-02-26T07:53:00Z">
            <w:rPr>
              <w:ins w:id="55" w:author="ROBERT F SYLVESTRE SIDIBE" w:date="2024-02-26T07:51:00Z"/>
              <w:rFonts w:asciiTheme="minorHAnsi" w:eastAsiaTheme="minorHAnsi" w:hAnsiTheme="minorHAnsi" w:cstheme="minorBidi"/>
              <w:sz w:val="22"/>
              <w:lang w:eastAsia="en-US"/>
            </w:rPr>
          </w:rPrChange>
        </w:rPr>
      </w:pPr>
      <w:ins w:id="56" w:author="ROBERT F SYLVESTRE SIDIBE" w:date="2024-02-26T07:51:00Z">
        <w:r w:rsidRPr="00A1641A">
          <w:rPr>
            <w:rFonts w:ascii="Arial" w:eastAsiaTheme="minorHAnsi" w:hAnsi="Arial" w:cs="Arial"/>
            <w:szCs w:val="24"/>
            <w:lang w:eastAsia="en-US"/>
            <w:rPrChange w:id="57" w:author="ROBERT F SYLVESTRE SIDIBE" w:date="2024-02-26T07:53:00Z">
              <w:rPr>
                <w:rFonts w:asciiTheme="minorHAnsi" w:eastAsiaTheme="minorHAnsi" w:hAnsiTheme="minorHAnsi" w:cstheme="minorBidi"/>
                <w:sz w:val="22"/>
                <w:lang w:eastAsia="en-US"/>
              </w:rPr>
            </w:rPrChange>
          </w:rPr>
          <w:t>1.1</w:t>
        </w:r>
      </w:ins>
      <w:ins w:id="58" w:author="ROBERT F SYLVESTRE SIDIBE" w:date="2024-02-26T07:52:00Z">
        <w:r w:rsidRPr="00A1641A">
          <w:rPr>
            <w:rFonts w:ascii="Arial" w:eastAsiaTheme="minorHAnsi" w:hAnsi="Arial" w:cs="Arial"/>
            <w:szCs w:val="24"/>
            <w:lang w:eastAsia="en-US"/>
            <w:rPrChange w:id="59" w:author="ROBERT F SYLVESTRE SIDIBE" w:date="2024-02-26T07:53:00Z">
              <w:rPr>
                <w:rFonts w:ascii="Arial" w:eastAsiaTheme="minorHAnsi" w:hAnsi="Arial" w:cs="Arial"/>
                <w:sz w:val="22"/>
                <w:lang w:eastAsia="en-US"/>
              </w:rPr>
            </w:rPrChange>
          </w:rPr>
          <w:t xml:space="preserve"> </w:t>
        </w:r>
      </w:ins>
      <w:ins w:id="60" w:author="ROBERT F SYLVESTRE SIDIBE" w:date="2024-02-26T07:51:00Z">
        <w:r w:rsidRPr="00A1641A">
          <w:rPr>
            <w:rFonts w:ascii="Arial" w:eastAsiaTheme="minorHAnsi" w:hAnsi="Arial" w:cs="Arial"/>
            <w:szCs w:val="24"/>
            <w:lang w:eastAsia="en-US"/>
            <w:rPrChange w:id="61" w:author="ROBERT F SYLVESTRE SIDIBE" w:date="2024-02-26T07:53:00Z">
              <w:rPr>
                <w:rFonts w:asciiTheme="minorHAnsi" w:eastAsiaTheme="minorHAnsi" w:hAnsiTheme="minorHAnsi" w:cstheme="minorBidi"/>
                <w:sz w:val="22"/>
                <w:lang w:eastAsia="en-US"/>
              </w:rPr>
            </w:rPrChange>
          </w:rPr>
          <w:t>Les étudiants intéressés par une passerelle devront soumettre une demande de candidature à la direction de l'école, en précisant leur motivation, leur parcours académique et leur projet professionnel.</w:t>
        </w:r>
      </w:ins>
    </w:p>
    <w:p w14:paraId="311F84E1" w14:textId="77777777" w:rsidR="00A1641A" w:rsidRPr="00A1641A" w:rsidRDefault="00A1641A" w:rsidP="00A1641A">
      <w:pPr>
        <w:spacing w:after="160" w:line="259" w:lineRule="auto"/>
        <w:jc w:val="left"/>
        <w:rPr>
          <w:ins w:id="62" w:author="ROBERT F SYLVESTRE SIDIBE" w:date="2024-02-26T07:51:00Z"/>
          <w:rFonts w:ascii="Arial" w:eastAsiaTheme="minorHAnsi" w:hAnsi="Arial" w:cs="Arial"/>
          <w:szCs w:val="24"/>
          <w:lang w:eastAsia="en-US"/>
          <w:rPrChange w:id="63" w:author="ROBERT F SYLVESTRE SIDIBE" w:date="2024-02-26T07:53:00Z">
            <w:rPr>
              <w:ins w:id="64" w:author="ROBERT F SYLVESTRE SIDIBE" w:date="2024-02-26T07:51:00Z"/>
              <w:rFonts w:asciiTheme="minorHAnsi" w:eastAsiaTheme="minorHAnsi" w:hAnsiTheme="minorHAnsi" w:cstheme="minorBidi"/>
              <w:sz w:val="22"/>
              <w:lang w:eastAsia="en-US"/>
            </w:rPr>
          </w:rPrChange>
        </w:rPr>
      </w:pPr>
      <w:ins w:id="65" w:author="ROBERT F SYLVESTRE SIDIBE" w:date="2024-02-26T07:51:00Z">
        <w:r w:rsidRPr="00A1641A">
          <w:rPr>
            <w:rFonts w:ascii="Arial" w:eastAsiaTheme="minorHAnsi" w:hAnsi="Arial" w:cs="Arial"/>
            <w:szCs w:val="24"/>
            <w:lang w:eastAsia="en-US"/>
            <w:rPrChange w:id="66" w:author="ROBERT F SYLVESTRE SIDIBE" w:date="2024-02-26T07:53:00Z">
              <w:rPr>
                <w:rFonts w:asciiTheme="minorHAnsi" w:eastAsiaTheme="minorHAnsi" w:hAnsiTheme="minorHAnsi" w:cstheme="minorBidi"/>
                <w:sz w:val="22"/>
                <w:lang w:eastAsia="en-US"/>
              </w:rPr>
            </w:rPrChange>
          </w:rPr>
          <w:t>1.2. Les demandes de candidature seront examinées par une commission de sélection désignée par la direction de l'école, composée de membres du corps professoral et de représentants des départements concernés.</w:t>
        </w:r>
      </w:ins>
    </w:p>
    <w:p w14:paraId="21397DB6" w14:textId="1F47656B" w:rsidR="00A1641A" w:rsidRPr="00A1641A" w:rsidRDefault="00A1641A" w:rsidP="00A1641A">
      <w:pPr>
        <w:spacing w:line="259" w:lineRule="auto"/>
        <w:jc w:val="left"/>
        <w:rPr>
          <w:ins w:id="67" w:author="ROBERT F SYLVESTRE SIDIBE" w:date="2024-02-26T07:51:00Z"/>
          <w:rFonts w:ascii="Arial" w:eastAsiaTheme="minorHAnsi" w:hAnsi="Arial" w:cs="Arial"/>
          <w:szCs w:val="24"/>
          <w:lang w:eastAsia="en-US"/>
          <w:rPrChange w:id="68" w:author="ROBERT F SYLVESTRE SIDIBE" w:date="2024-02-26T07:53:00Z">
            <w:rPr>
              <w:ins w:id="69" w:author="ROBERT F SYLVESTRE SIDIBE" w:date="2024-02-26T07:51:00Z"/>
              <w:rFonts w:asciiTheme="minorHAnsi" w:eastAsiaTheme="minorHAnsi" w:hAnsiTheme="minorHAnsi" w:cstheme="minorBidi"/>
              <w:sz w:val="22"/>
              <w:lang w:eastAsia="en-US"/>
            </w:rPr>
          </w:rPrChange>
        </w:rPr>
        <w:pPrChange w:id="70" w:author="ROBERT F SYLVESTRE SIDIBE" w:date="2024-02-26T07:54:00Z">
          <w:pPr>
            <w:spacing w:after="160" w:line="259" w:lineRule="auto"/>
            <w:jc w:val="left"/>
          </w:pPr>
        </w:pPrChange>
      </w:pPr>
      <w:ins w:id="71" w:author="ROBERT F SYLVESTRE SIDIBE" w:date="2024-02-26T07:51:00Z">
        <w:r w:rsidRPr="00A1641A">
          <w:rPr>
            <w:rFonts w:ascii="Arial" w:eastAsiaTheme="minorHAnsi" w:hAnsi="Arial" w:cs="Arial"/>
            <w:b/>
            <w:bCs/>
            <w:szCs w:val="24"/>
            <w:lang w:eastAsia="en-US"/>
            <w:rPrChange w:id="72" w:author="ROBERT F SYLVESTRE SIDIBE" w:date="2024-02-26T07:53:00Z">
              <w:rPr>
                <w:rFonts w:asciiTheme="minorHAnsi" w:eastAsiaTheme="minorHAnsi" w:hAnsiTheme="minorHAnsi" w:cstheme="minorBidi"/>
                <w:b/>
                <w:bCs/>
                <w:sz w:val="22"/>
                <w:lang w:eastAsia="en-US"/>
              </w:rPr>
            </w:rPrChange>
          </w:rPr>
          <w:t xml:space="preserve">Article </w:t>
        </w:r>
      </w:ins>
      <w:ins w:id="73" w:author="ROBERT F SYLVESTRE SIDIBE" w:date="2024-02-26T07:53:00Z">
        <w:r w:rsidRPr="00A1641A">
          <w:rPr>
            <w:rFonts w:ascii="Arial" w:eastAsiaTheme="minorHAnsi" w:hAnsi="Arial" w:cs="Arial"/>
            <w:b/>
            <w:bCs/>
            <w:szCs w:val="24"/>
            <w:lang w:eastAsia="en-US"/>
            <w:rPrChange w:id="74" w:author="ROBERT F SYLVESTRE SIDIBE" w:date="2024-02-26T07:53:00Z">
              <w:rPr>
                <w:rFonts w:ascii="Arial" w:eastAsiaTheme="minorHAnsi" w:hAnsi="Arial" w:cs="Arial"/>
                <w:b/>
                <w:bCs/>
                <w:sz w:val="22"/>
                <w:lang w:eastAsia="en-US"/>
              </w:rPr>
            </w:rPrChange>
          </w:rPr>
          <w:t>4</w:t>
        </w:r>
      </w:ins>
      <w:ins w:id="75" w:author="ROBERT F SYLVESTRE SIDIBE" w:date="2024-02-26T07:51:00Z">
        <w:r w:rsidRPr="00A1641A">
          <w:rPr>
            <w:rFonts w:ascii="Arial" w:eastAsiaTheme="minorHAnsi" w:hAnsi="Arial" w:cs="Arial"/>
            <w:b/>
            <w:bCs/>
            <w:szCs w:val="24"/>
            <w:lang w:eastAsia="en-US"/>
            <w:rPrChange w:id="76" w:author="ROBERT F SYLVESTRE SIDIBE" w:date="2024-02-26T07:53:00Z">
              <w:rPr>
                <w:rFonts w:asciiTheme="minorHAnsi" w:eastAsiaTheme="minorHAnsi" w:hAnsiTheme="minorHAnsi" w:cstheme="minorBidi"/>
                <w:b/>
                <w:bCs/>
                <w:sz w:val="22"/>
                <w:lang w:eastAsia="en-US"/>
              </w:rPr>
            </w:rPrChange>
          </w:rPr>
          <w:t xml:space="preserve"> : Critères de Sélection</w:t>
        </w:r>
      </w:ins>
    </w:p>
    <w:p w14:paraId="35987E05" w14:textId="77777777" w:rsidR="00A1641A" w:rsidRPr="00A1641A" w:rsidRDefault="00A1641A" w:rsidP="00A1641A">
      <w:pPr>
        <w:spacing w:after="160" w:line="259" w:lineRule="auto"/>
        <w:jc w:val="left"/>
        <w:rPr>
          <w:ins w:id="77" w:author="ROBERT F SYLVESTRE SIDIBE" w:date="2024-02-26T07:51:00Z"/>
          <w:rFonts w:ascii="Arial" w:eastAsiaTheme="minorHAnsi" w:hAnsi="Arial" w:cs="Arial"/>
          <w:szCs w:val="24"/>
          <w:lang w:eastAsia="en-US"/>
          <w:rPrChange w:id="78" w:author="ROBERT F SYLVESTRE SIDIBE" w:date="2024-02-26T07:53:00Z">
            <w:rPr>
              <w:ins w:id="79" w:author="ROBERT F SYLVESTRE SIDIBE" w:date="2024-02-26T07:51:00Z"/>
              <w:rFonts w:asciiTheme="minorHAnsi" w:eastAsiaTheme="minorHAnsi" w:hAnsiTheme="minorHAnsi" w:cstheme="minorBidi"/>
              <w:sz w:val="22"/>
              <w:lang w:eastAsia="en-US"/>
            </w:rPr>
          </w:rPrChange>
        </w:rPr>
      </w:pPr>
      <w:ins w:id="80" w:author="ROBERT F SYLVESTRE SIDIBE" w:date="2024-02-26T07:51:00Z">
        <w:r w:rsidRPr="00A1641A">
          <w:rPr>
            <w:rFonts w:ascii="Arial" w:eastAsiaTheme="minorHAnsi" w:hAnsi="Arial" w:cs="Arial"/>
            <w:szCs w:val="24"/>
            <w:lang w:eastAsia="en-US"/>
            <w:rPrChange w:id="81" w:author="ROBERT F SYLVESTRE SIDIBE" w:date="2024-02-26T07:53:00Z">
              <w:rPr>
                <w:rFonts w:asciiTheme="minorHAnsi" w:eastAsiaTheme="minorHAnsi" w:hAnsiTheme="minorHAnsi" w:cstheme="minorBidi"/>
                <w:sz w:val="22"/>
                <w:lang w:eastAsia="en-US"/>
              </w:rPr>
            </w:rPrChange>
          </w:rPr>
          <w:t>2.1. Les candidats seront évalués sur la base de leur performance académique, de leur aptitude à suivre le programme de formation envisagé et de leur adéquation avec les exigences professionnelles du domaine.</w:t>
        </w:r>
      </w:ins>
    </w:p>
    <w:p w14:paraId="3627438F" w14:textId="77777777" w:rsidR="00A1641A" w:rsidRPr="00A1641A" w:rsidRDefault="00A1641A" w:rsidP="00A1641A">
      <w:pPr>
        <w:spacing w:after="160" w:line="259" w:lineRule="auto"/>
        <w:jc w:val="left"/>
        <w:rPr>
          <w:ins w:id="82" w:author="ROBERT F SYLVESTRE SIDIBE" w:date="2024-02-26T07:51:00Z"/>
          <w:rFonts w:ascii="Arial" w:eastAsiaTheme="minorHAnsi" w:hAnsi="Arial" w:cs="Arial"/>
          <w:szCs w:val="24"/>
          <w:lang w:eastAsia="en-US"/>
          <w:rPrChange w:id="83" w:author="ROBERT F SYLVESTRE SIDIBE" w:date="2024-02-26T07:53:00Z">
            <w:rPr>
              <w:ins w:id="84" w:author="ROBERT F SYLVESTRE SIDIBE" w:date="2024-02-26T07:51:00Z"/>
              <w:rFonts w:asciiTheme="minorHAnsi" w:eastAsiaTheme="minorHAnsi" w:hAnsiTheme="minorHAnsi" w:cstheme="minorBidi"/>
              <w:sz w:val="22"/>
              <w:lang w:eastAsia="en-US"/>
            </w:rPr>
          </w:rPrChange>
        </w:rPr>
      </w:pPr>
      <w:ins w:id="85" w:author="ROBERT F SYLVESTRE SIDIBE" w:date="2024-02-26T07:51:00Z">
        <w:r w:rsidRPr="00A1641A">
          <w:rPr>
            <w:rFonts w:ascii="Arial" w:eastAsiaTheme="minorHAnsi" w:hAnsi="Arial" w:cs="Arial"/>
            <w:szCs w:val="24"/>
            <w:lang w:eastAsia="en-US"/>
            <w:rPrChange w:id="86" w:author="ROBERT F SYLVESTRE SIDIBE" w:date="2024-02-26T07:53:00Z">
              <w:rPr>
                <w:rFonts w:asciiTheme="minorHAnsi" w:eastAsiaTheme="minorHAnsi" w:hAnsiTheme="minorHAnsi" w:cstheme="minorBidi"/>
                <w:sz w:val="22"/>
                <w:lang w:eastAsia="en-US"/>
              </w:rPr>
            </w:rPrChange>
          </w:rPr>
          <w:t>2.2. Des entretiens individuels pourront être organisés pour évaluer la motivation, les compétences et les objectifs professionnels des candidats.</w:t>
        </w:r>
      </w:ins>
    </w:p>
    <w:p w14:paraId="1B579234" w14:textId="14DF6ABA" w:rsidR="00A1641A" w:rsidRPr="00A1641A" w:rsidRDefault="00A1641A" w:rsidP="00A1641A">
      <w:pPr>
        <w:spacing w:after="160" w:line="259" w:lineRule="auto"/>
        <w:jc w:val="left"/>
        <w:rPr>
          <w:ins w:id="87" w:author="ROBERT F SYLVESTRE SIDIBE" w:date="2024-02-26T07:51:00Z"/>
          <w:rFonts w:ascii="Arial" w:eastAsiaTheme="minorHAnsi" w:hAnsi="Arial" w:cs="Arial"/>
          <w:szCs w:val="24"/>
          <w:lang w:eastAsia="en-US"/>
          <w:rPrChange w:id="88" w:author="ROBERT F SYLVESTRE SIDIBE" w:date="2024-02-26T07:53:00Z">
            <w:rPr>
              <w:ins w:id="89" w:author="ROBERT F SYLVESTRE SIDIBE" w:date="2024-02-26T07:51:00Z"/>
              <w:rFonts w:asciiTheme="minorHAnsi" w:eastAsiaTheme="minorHAnsi" w:hAnsiTheme="minorHAnsi" w:cstheme="minorBidi"/>
              <w:sz w:val="22"/>
              <w:lang w:eastAsia="en-US"/>
            </w:rPr>
          </w:rPrChange>
        </w:rPr>
      </w:pPr>
      <w:ins w:id="90" w:author="ROBERT F SYLVESTRE SIDIBE" w:date="2024-02-26T07:51:00Z">
        <w:r w:rsidRPr="00A1641A">
          <w:rPr>
            <w:rFonts w:ascii="Arial" w:eastAsiaTheme="minorHAnsi" w:hAnsi="Arial" w:cs="Arial"/>
            <w:b/>
            <w:bCs/>
            <w:szCs w:val="24"/>
            <w:lang w:eastAsia="en-US"/>
            <w:rPrChange w:id="91" w:author="ROBERT F SYLVESTRE SIDIBE" w:date="2024-02-26T07:53:00Z">
              <w:rPr>
                <w:rFonts w:asciiTheme="minorHAnsi" w:eastAsiaTheme="minorHAnsi" w:hAnsiTheme="minorHAnsi" w:cstheme="minorBidi"/>
                <w:b/>
                <w:bCs/>
                <w:sz w:val="22"/>
                <w:lang w:eastAsia="en-US"/>
              </w:rPr>
            </w:rPrChange>
          </w:rPr>
          <w:lastRenderedPageBreak/>
          <w:t xml:space="preserve">Article </w:t>
        </w:r>
      </w:ins>
      <w:ins w:id="92" w:author="ROBERT F SYLVESTRE SIDIBE" w:date="2024-02-26T07:53:00Z">
        <w:r w:rsidRPr="00A1641A">
          <w:rPr>
            <w:rFonts w:ascii="Arial" w:eastAsiaTheme="minorHAnsi" w:hAnsi="Arial" w:cs="Arial"/>
            <w:b/>
            <w:bCs/>
            <w:szCs w:val="24"/>
            <w:lang w:eastAsia="en-US"/>
            <w:rPrChange w:id="93" w:author="ROBERT F SYLVESTRE SIDIBE" w:date="2024-02-26T07:53:00Z">
              <w:rPr>
                <w:rFonts w:ascii="Arial" w:eastAsiaTheme="minorHAnsi" w:hAnsi="Arial" w:cs="Arial"/>
                <w:b/>
                <w:bCs/>
                <w:sz w:val="22"/>
                <w:lang w:eastAsia="en-US"/>
              </w:rPr>
            </w:rPrChange>
          </w:rPr>
          <w:t>5</w:t>
        </w:r>
      </w:ins>
      <w:ins w:id="94" w:author="ROBERT F SYLVESTRE SIDIBE" w:date="2024-02-26T07:51:00Z">
        <w:r w:rsidRPr="00A1641A">
          <w:rPr>
            <w:rFonts w:ascii="Arial" w:eastAsiaTheme="minorHAnsi" w:hAnsi="Arial" w:cs="Arial"/>
            <w:b/>
            <w:bCs/>
            <w:szCs w:val="24"/>
            <w:lang w:eastAsia="en-US"/>
            <w:rPrChange w:id="95" w:author="ROBERT F SYLVESTRE SIDIBE" w:date="2024-02-26T07:53:00Z">
              <w:rPr>
                <w:rFonts w:asciiTheme="minorHAnsi" w:eastAsiaTheme="minorHAnsi" w:hAnsiTheme="minorHAnsi" w:cstheme="minorBidi"/>
                <w:b/>
                <w:bCs/>
                <w:sz w:val="22"/>
                <w:lang w:eastAsia="en-US"/>
              </w:rPr>
            </w:rPrChange>
          </w:rPr>
          <w:t xml:space="preserve"> : Décision de Recrutement</w:t>
        </w:r>
      </w:ins>
    </w:p>
    <w:p w14:paraId="099092C9" w14:textId="77777777" w:rsidR="00A1641A" w:rsidRPr="00A1641A" w:rsidRDefault="00A1641A" w:rsidP="00A1641A">
      <w:pPr>
        <w:spacing w:after="160" w:line="259" w:lineRule="auto"/>
        <w:jc w:val="left"/>
        <w:rPr>
          <w:ins w:id="96" w:author="ROBERT F SYLVESTRE SIDIBE" w:date="2024-02-26T07:51:00Z"/>
          <w:rFonts w:ascii="Arial" w:eastAsiaTheme="minorHAnsi" w:hAnsi="Arial" w:cs="Arial"/>
          <w:szCs w:val="24"/>
          <w:lang w:eastAsia="en-US"/>
          <w:rPrChange w:id="97" w:author="ROBERT F SYLVESTRE SIDIBE" w:date="2024-02-26T07:53:00Z">
            <w:rPr>
              <w:ins w:id="98" w:author="ROBERT F SYLVESTRE SIDIBE" w:date="2024-02-26T07:51:00Z"/>
              <w:rFonts w:asciiTheme="minorHAnsi" w:eastAsiaTheme="minorHAnsi" w:hAnsiTheme="minorHAnsi" w:cstheme="minorBidi"/>
              <w:sz w:val="22"/>
              <w:lang w:eastAsia="en-US"/>
            </w:rPr>
          </w:rPrChange>
        </w:rPr>
      </w:pPr>
      <w:ins w:id="99" w:author="ROBERT F SYLVESTRE SIDIBE" w:date="2024-02-26T07:51:00Z">
        <w:r w:rsidRPr="00A1641A">
          <w:rPr>
            <w:rFonts w:ascii="Arial" w:eastAsiaTheme="minorHAnsi" w:hAnsi="Arial" w:cs="Arial"/>
            <w:szCs w:val="24"/>
            <w:lang w:eastAsia="en-US"/>
            <w:rPrChange w:id="100" w:author="ROBERT F SYLVESTRE SIDIBE" w:date="2024-02-26T07:53:00Z">
              <w:rPr>
                <w:rFonts w:asciiTheme="minorHAnsi" w:eastAsiaTheme="minorHAnsi" w:hAnsiTheme="minorHAnsi" w:cstheme="minorBidi"/>
                <w:sz w:val="22"/>
                <w:lang w:eastAsia="en-US"/>
              </w:rPr>
            </w:rPrChange>
          </w:rPr>
          <w:t>3.1. La commission de sélection examinera toutes les candidatures et prendra une décision quant au recrutement des candidats.</w:t>
        </w:r>
      </w:ins>
    </w:p>
    <w:p w14:paraId="0A5BDDD9" w14:textId="77777777" w:rsidR="00A1641A" w:rsidRPr="00A1641A" w:rsidRDefault="00A1641A" w:rsidP="00A1641A">
      <w:pPr>
        <w:spacing w:after="160" w:line="259" w:lineRule="auto"/>
        <w:jc w:val="left"/>
        <w:rPr>
          <w:ins w:id="101" w:author="ROBERT F SYLVESTRE SIDIBE" w:date="2024-02-26T07:51:00Z"/>
          <w:rFonts w:ascii="Arial" w:eastAsiaTheme="minorHAnsi" w:hAnsi="Arial" w:cs="Arial"/>
          <w:szCs w:val="24"/>
          <w:lang w:eastAsia="en-US"/>
          <w:rPrChange w:id="102" w:author="ROBERT F SYLVESTRE SIDIBE" w:date="2024-02-26T07:53:00Z">
            <w:rPr>
              <w:ins w:id="103" w:author="ROBERT F SYLVESTRE SIDIBE" w:date="2024-02-26T07:51:00Z"/>
              <w:rFonts w:asciiTheme="minorHAnsi" w:eastAsiaTheme="minorHAnsi" w:hAnsiTheme="minorHAnsi" w:cstheme="minorBidi"/>
              <w:sz w:val="22"/>
              <w:lang w:eastAsia="en-US"/>
            </w:rPr>
          </w:rPrChange>
        </w:rPr>
      </w:pPr>
      <w:ins w:id="104" w:author="ROBERT F SYLVESTRE SIDIBE" w:date="2024-02-26T07:51:00Z">
        <w:r w:rsidRPr="00A1641A">
          <w:rPr>
            <w:rFonts w:ascii="Arial" w:eastAsiaTheme="minorHAnsi" w:hAnsi="Arial" w:cs="Arial"/>
            <w:szCs w:val="24"/>
            <w:lang w:eastAsia="en-US"/>
            <w:rPrChange w:id="105" w:author="ROBERT F SYLVESTRE SIDIBE" w:date="2024-02-26T07:53:00Z">
              <w:rPr>
                <w:rFonts w:asciiTheme="minorHAnsi" w:eastAsiaTheme="minorHAnsi" w:hAnsiTheme="minorHAnsi" w:cstheme="minorBidi"/>
                <w:sz w:val="22"/>
                <w:lang w:eastAsia="en-US"/>
              </w:rPr>
            </w:rPrChange>
          </w:rPr>
          <w:t>3.2. Les décisions de la commission seront communiquées aux candidats par écrit, précisant les conditions de la passerelle et les étapes à suivre pour leur intégration dans le nouveau programme ou niveau de formation.</w:t>
        </w:r>
      </w:ins>
    </w:p>
    <w:p w14:paraId="015A837C" w14:textId="54A5D048" w:rsidR="00A1641A" w:rsidRPr="00A1641A" w:rsidRDefault="00A1641A" w:rsidP="00A1641A">
      <w:pPr>
        <w:spacing w:after="160" w:line="259" w:lineRule="auto"/>
        <w:jc w:val="left"/>
        <w:rPr>
          <w:ins w:id="106" w:author="ROBERT F SYLVESTRE SIDIBE" w:date="2024-02-26T07:51:00Z"/>
          <w:rFonts w:ascii="Arial" w:eastAsiaTheme="minorHAnsi" w:hAnsi="Arial" w:cs="Arial"/>
          <w:szCs w:val="24"/>
          <w:lang w:eastAsia="en-US"/>
          <w:rPrChange w:id="107" w:author="ROBERT F SYLVESTRE SIDIBE" w:date="2024-02-26T07:53:00Z">
            <w:rPr>
              <w:ins w:id="108" w:author="ROBERT F SYLVESTRE SIDIBE" w:date="2024-02-26T07:51:00Z"/>
              <w:rFonts w:asciiTheme="minorHAnsi" w:eastAsiaTheme="minorHAnsi" w:hAnsiTheme="minorHAnsi" w:cstheme="minorBidi"/>
              <w:sz w:val="22"/>
              <w:lang w:eastAsia="en-US"/>
            </w:rPr>
          </w:rPrChange>
        </w:rPr>
      </w:pPr>
      <w:ins w:id="109" w:author="ROBERT F SYLVESTRE SIDIBE" w:date="2024-02-26T07:51:00Z">
        <w:r w:rsidRPr="00A1641A">
          <w:rPr>
            <w:rFonts w:ascii="Arial" w:eastAsiaTheme="minorHAnsi" w:hAnsi="Arial" w:cs="Arial"/>
            <w:b/>
            <w:bCs/>
            <w:szCs w:val="24"/>
            <w:lang w:eastAsia="en-US"/>
            <w:rPrChange w:id="110" w:author="ROBERT F SYLVESTRE SIDIBE" w:date="2024-02-26T07:53:00Z">
              <w:rPr>
                <w:rFonts w:asciiTheme="minorHAnsi" w:eastAsiaTheme="minorHAnsi" w:hAnsiTheme="minorHAnsi" w:cstheme="minorBidi"/>
                <w:b/>
                <w:bCs/>
                <w:sz w:val="22"/>
                <w:lang w:eastAsia="en-US"/>
              </w:rPr>
            </w:rPrChange>
          </w:rPr>
          <w:t xml:space="preserve">Article </w:t>
        </w:r>
      </w:ins>
      <w:ins w:id="111" w:author="ROBERT F SYLVESTRE SIDIBE" w:date="2024-02-26T07:53:00Z">
        <w:r w:rsidRPr="00A1641A">
          <w:rPr>
            <w:rFonts w:ascii="Arial" w:eastAsiaTheme="minorHAnsi" w:hAnsi="Arial" w:cs="Arial"/>
            <w:b/>
            <w:bCs/>
            <w:szCs w:val="24"/>
            <w:lang w:eastAsia="en-US"/>
            <w:rPrChange w:id="112" w:author="ROBERT F SYLVESTRE SIDIBE" w:date="2024-02-26T07:53:00Z">
              <w:rPr>
                <w:rFonts w:ascii="Arial" w:eastAsiaTheme="minorHAnsi" w:hAnsi="Arial" w:cs="Arial"/>
                <w:b/>
                <w:bCs/>
                <w:sz w:val="22"/>
                <w:lang w:eastAsia="en-US"/>
              </w:rPr>
            </w:rPrChange>
          </w:rPr>
          <w:t>6</w:t>
        </w:r>
      </w:ins>
      <w:ins w:id="113" w:author="ROBERT F SYLVESTRE SIDIBE" w:date="2024-02-26T07:51:00Z">
        <w:r w:rsidRPr="00A1641A">
          <w:rPr>
            <w:rFonts w:ascii="Arial" w:eastAsiaTheme="minorHAnsi" w:hAnsi="Arial" w:cs="Arial"/>
            <w:b/>
            <w:bCs/>
            <w:szCs w:val="24"/>
            <w:lang w:eastAsia="en-US"/>
            <w:rPrChange w:id="114" w:author="ROBERT F SYLVESTRE SIDIBE" w:date="2024-02-26T07:53:00Z">
              <w:rPr>
                <w:rFonts w:asciiTheme="minorHAnsi" w:eastAsiaTheme="minorHAnsi" w:hAnsiTheme="minorHAnsi" w:cstheme="minorBidi"/>
                <w:b/>
                <w:bCs/>
                <w:sz w:val="22"/>
                <w:lang w:eastAsia="en-US"/>
              </w:rPr>
            </w:rPrChange>
          </w:rPr>
          <w:t xml:space="preserve"> : Recours</w:t>
        </w:r>
      </w:ins>
    </w:p>
    <w:p w14:paraId="0872E1A0" w14:textId="77777777" w:rsidR="00A1641A" w:rsidRPr="00A1641A" w:rsidRDefault="00A1641A" w:rsidP="00A1641A">
      <w:pPr>
        <w:spacing w:after="160" w:line="259" w:lineRule="auto"/>
        <w:jc w:val="left"/>
        <w:rPr>
          <w:ins w:id="115" w:author="ROBERT F SYLVESTRE SIDIBE" w:date="2024-02-26T07:51:00Z"/>
          <w:rFonts w:ascii="Arial" w:eastAsiaTheme="minorHAnsi" w:hAnsi="Arial" w:cs="Arial"/>
          <w:szCs w:val="24"/>
          <w:lang w:eastAsia="en-US"/>
          <w:rPrChange w:id="116" w:author="ROBERT F SYLVESTRE SIDIBE" w:date="2024-02-26T07:53:00Z">
            <w:rPr>
              <w:ins w:id="117" w:author="ROBERT F SYLVESTRE SIDIBE" w:date="2024-02-26T07:51:00Z"/>
              <w:rFonts w:asciiTheme="minorHAnsi" w:eastAsiaTheme="minorHAnsi" w:hAnsiTheme="minorHAnsi" w:cstheme="minorBidi"/>
              <w:sz w:val="22"/>
              <w:lang w:eastAsia="en-US"/>
            </w:rPr>
          </w:rPrChange>
        </w:rPr>
      </w:pPr>
      <w:ins w:id="118" w:author="ROBERT F SYLVESTRE SIDIBE" w:date="2024-02-26T07:51:00Z">
        <w:r w:rsidRPr="00A1641A">
          <w:rPr>
            <w:rFonts w:ascii="Arial" w:eastAsiaTheme="minorHAnsi" w:hAnsi="Arial" w:cs="Arial"/>
            <w:szCs w:val="24"/>
            <w:lang w:eastAsia="en-US"/>
            <w:rPrChange w:id="119" w:author="ROBERT F SYLVESTRE SIDIBE" w:date="2024-02-26T07:53:00Z">
              <w:rPr>
                <w:rFonts w:asciiTheme="minorHAnsi" w:eastAsiaTheme="minorHAnsi" w:hAnsiTheme="minorHAnsi" w:cstheme="minorBidi"/>
                <w:sz w:val="22"/>
                <w:lang w:eastAsia="en-US"/>
              </w:rPr>
            </w:rPrChange>
          </w:rPr>
          <w:t>4.1. Les candidats ayant reçu une décision défavorable auront la possibilité de déposer un recours auprès de la direction de l'école, en fournissant des arguments justifiant leur demande.</w:t>
        </w:r>
      </w:ins>
    </w:p>
    <w:p w14:paraId="250C324B" w14:textId="6791375B" w:rsidR="00E5235E" w:rsidRPr="00A1641A" w:rsidRDefault="00A1641A" w:rsidP="00A1641A">
      <w:pPr>
        <w:spacing w:after="160" w:line="259" w:lineRule="auto"/>
        <w:jc w:val="left"/>
        <w:rPr>
          <w:ins w:id="120" w:author="ROBERT F SYLVESTRE SIDIBE" w:date="2024-02-26T07:37:00Z"/>
          <w:rFonts w:ascii="Arial" w:eastAsiaTheme="minorHAnsi" w:hAnsi="Arial" w:cs="Arial"/>
          <w:szCs w:val="24"/>
          <w:lang w:eastAsia="en-US"/>
          <w:rPrChange w:id="121" w:author="ROBERT F SYLVESTRE SIDIBE" w:date="2024-02-26T07:53:00Z">
            <w:rPr>
              <w:ins w:id="122" w:author="ROBERT F SYLVESTRE SIDIBE" w:date="2024-02-26T07:37:00Z"/>
              <w:rFonts w:ascii="Arial" w:hAnsi="Arial" w:cs="Arial"/>
              <w:szCs w:val="24"/>
            </w:rPr>
          </w:rPrChange>
        </w:rPr>
        <w:pPrChange w:id="123" w:author="ROBERT F SYLVESTRE SIDIBE" w:date="2024-02-26T07:52:00Z">
          <w:pPr>
            <w:numPr>
              <w:numId w:val="5"/>
            </w:numPr>
            <w:tabs>
              <w:tab w:val="num" w:pos="720"/>
            </w:tabs>
            <w:spacing w:after="160" w:line="259" w:lineRule="auto"/>
            <w:ind w:left="720" w:hanging="360"/>
            <w:jc w:val="left"/>
          </w:pPr>
        </w:pPrChange>
      </w:pPr>
      <w:ins w:id="124" w:author="ROBERT F SYLVESTRE SIDIBE" w:date="2024-02-26T07:51:00Z">
        <w:r w:rsidRPr="00A1641A">
          <w:rPr>
            <w:rFonts w:ascii="Arial" w:eastAsiaTheme="minorHAnsi" w:hAnsi="Arial" w:cs="Arial"/>
            <w:szCs w:val="24"/>
            <w:lang w:eastAsia="en-US"/>
            <w:rPrChange w:id="125" w:author="ROBERT F SYLVESTRE SIDIBE" w:date="2024-02-26T07:53:00Z">
              <w:rPr>
                <w:rFonts w:asciiTheme="minorHAnsi" w:eastAsiaTheme="minorHAnsi" w:hAnsiTheme="minorHAnsi" w:cstheme="minorBidi"/>
                <w:sz w:val="22"/>
                <w:lang w:eastAsia="en-US"/>
              </w:rPr>
            </w:rPrChange>
          </w:rPr>
          <w:t>4.2. La direction de l'école examinera les recours et prendra une décision finale, qui sera communiquée aux candidats par écrit.</w:t>
        </w:r>
      </w:ins>
    </w:p>
    <w:p w14:paraId="57CE6476" w14:textId="6C6DBD60" w:rsidR="007C3D2D" w:rsidRPr="00B058DC" w:rsidRDefault="007C3D2D" w:rsidP="007C3D2D">
      <w:pPr>
        <w:spacing w:line="259" w:lineRule="auto"/>
        <w:rPr>
          <w:ins w:id="126" w:author="ROBERT F SYLVESTRE SIDIBE" w:date="2024-02-26T07:37:00Z"/>
          <w:rFonts w:ascii="Arial" w:hAnsi="Arial" w:cs="Arial"/>
          <w:b/>
          <w:bCs/>
          <w:szCs w:val="24"/>
        </w:rPr>
      </w:pPr>
      <w:ins w:id="127" w:author="ROBERT F SYLVESTRE SIDIBE" w:date="2024-02-26T07:37:00Z">
        <w:r w:rsidRPr="00B058DC">
          <w:rPr>
            <w:rFonts w:ascii="Arial" w:hAnsi="Arial" w:cs="Arial"/>
            <w:b/>
            <w:bCs/>
            <w:szCs w:val="24"/>
          </w:rPr>
          <w:t xml:space="preserve">Article </w:t>
        </w:r>
      </w:ins>
      <w:ins w:id="128" w:author="ROBERT F SYLVESTRE SIDIBE" w:date="2024-02-26T07:53:00Z">
        <w:r w:rsidR="00A1641A">
          <w:rPr>
            <w:rFonts w:ascii="Arial" w:hAnsi="Arial" w:cs="Arial"/>
            <w:b/>
            <w:bCs/>
            <w:szCs w:val="24"/>
          </w:rPr>
          <w:t>7</w:t>
        </w:r>
      </w:ins>
      <w:ins w:id="129" w:author="ROBERT F SYLVESTRE SIDIBE" w:date="2024-02-26T07:37:00Z">
        <w:r w:rsidRPr="00B058DC">
          <w:rPr>
            <w:rFonts w:ascii="Arial" w:hAnsi="Arial" w:cs="Arial"/>
            <w:b/>
            <w:bCs/>
            <w:szCs w:val="24"/>
          </w:rPr>
          <w:t xml:space="preserve"> : Suivi et Évaluation des Passerelles</w:t>
        </w:r>
      </w:ins>
    </w:p>
    <w:p w14:paraId="23F0E95F" w14:textId="77777777" w:rsidR="007C3D2D" w:rsidRPr="00B058DC" w:rsidRDefault="007C3D2D" w:rsidP="007C3D2D">
      <w:pPr>
        <w:spacing w:after="160" w:line="259" w:lineRule="auto"/>
        <w:rPr>
          <w:ins w:id="130" w:author="ROBERT F SYLVESTRE SIDIBE" w:date="2024-02-26T07:37:00Z"/>
          <w:rFonts w:ascii="Arial" w:hAnsi="Arial" w:cs="Arial"/>
          <w:szCs w:val="24"/>
        </w:rPr>
      </w:pPr>
      <w:ins w:id="131" w:author="ROBERT F SYLVESTRE SIDIBE" w:date="2024-02-26T07:37:00Z">
        <w:r w:rsidRPr="00B058DC">
          <w:rPr>
            <w:rFonts w:ascii="Arial" w:hAnsi="Arial" w:cs="Arial"/>
            <w:szCs w:val="24"/>
          </w:rPr>
          <w:t>Un suivi régulier sera assuré pour évaluer l'efficacité et l'impact des passerelles sur la progression des étudiants, ainsi que sur leur réussite académique et professionnelle.</w:t>
        </w:r>
      </w:ins>
    </w:p>
    <w:p w14:paraId="26A2C47C" w14:textId="68E474BE" w:rsidR="003A2FC4" w:rsidRPr="0012472D" w:rsidDel="00972231" w:rsidRDefault="003A2FC4" w:rsidP="0012472D">
      <w:pPr>
        <w:spacing w:line="276" w:lineRule="auto"/>
        <w:jc w:val="left"/>
        <w:rPr>
          <w:del w:id="132" w:author="ROBERT F SYLVESTRE SIDIBE" w:date="2024-02-14T10:10:00Z"/>
          <w:rFonts w:ascii="Arial" w:eastAsia="Calibri" w:hAnsi="Arial" w:cs="Arial"/>
          <w:color w:val="000000" w:themeColor="text1"/>
          <w:szCs w:val="24"/>
          <w:lang w:eastAsia="en-US"/>
          <w:rPrChange w:id="133" w:author="ROBERT F SYLVESTRE SIDIBE" w:date="2024-02-14T10:03:00Z">
            <w:rPr>
              <w:del w:id="134" w:author="ROBERT F SYLVESTRE SIDIBE" w:date="2024-02-14T10:10:00Z"/>
              <w:rFonts w:eastAsia="Calibri"/>
              <w:lang w:eastAsia="en-US"/>
            </w:rPr>
          </w:rPrChange>
        </w:rPr>
      </w:pPr>
      <w:del w:id="135" w:author="ROBERT F SYLVESTRE SIDIBE" w:date="2024-02-26T07:37:00Z">
        <w:r w:rsidRPr="005C0981" w:rsidDel="007C3D2D">
          <w:rPr>
            <w:rFonts w:ascii="Arial" w:eastAsia="Calibri" w:hAnsi="Arial" w:cs="Arial"/>
            <w:b/>
            <w:bCs/>
            <w:color w:val="000000" w:themeColor="text1"/>
            <w:szCs w:val="24"/>
            <w:lang w:eastAsia="en-US"/>
          </w:rPr>
          <w:delText>Article 1</w:delText>
        </w:r>
        <w:r w:rsidRPr="005C0981" w:rsidDel="007C3D2D">
          <w:rPr>
            <w:rFonts w:ascii="Arial" w:eastAsia="Calibri" w:hAnsi="Arial" w:cs="Arial"/>
            <w:color w:val="000000" w:themeColor="text1"/>
            <w:szCs w:val="24"/>
            <w:lang w:eastAsia="en-US"/>
          </w:rPr>
          <w:delText xml:space="preserve"> : </w:delText>
        </w:r>
      </w:del>
      <w:del w:id="136" w:author="ROBERT F SYLVESTRE SIDIBE" w:date="2024-02-14T09:35:00Z">
        <w:r w:rsidR="007B637C" w:rsidRPr="0012472D" w:rsidDel="001B4FA2">
          <w:rPr>
            <w:rFonts w:ascii="Arial" w:eastAsia="Calibri" w:hAnsi="Arial" w:cs="Arial"/>
            <w:color w:val="000000" w:themeColor="text1"/>
            <w:szCs w:val="24"/>
            <w:lang w:eastAsia="en-US"/>
            <w:rPrChange w:id="137" w:author="ROBERT F SYLVESTRE SIDIBE" w:date="2024-02-14T10:03:00Z">
              <w:rPr>
                <w:rFonts w:eastAsia="Calibri"/>
                <w:lang w:eastAsia="en-US"/>
              </w:rPr>
            </w:rPrChange>
          </w:rPr>
          <w:delText>La création d'une Cellule Interne d'Assurance Qualité (CIAQ)</w:delText>
        </w:r>
      </w:del>
      <w:del w:id="138" w:author="ROBERT F SYLVESTRE SIDIBE" w:date="2024-02-14T08:12:00Z">
        <w:r w:rsidR="007B637C" w:rsidRPr="0012472D" w:rsidDel="009407C9">
          <w:rPr>
            <w:rFonts w:ascii="Arial" w:eastAsia="Calibri" w:hAnsi="Arial" w:cs="Arial"/>
            <w:color w:val="000000" w:themeColor="text1"/>
            <w:szCs w:val="24"/>
            <w:lang w:eastAsia="en-US"/>
            <w:rPrChange w:id="139" w:author="ROBERT F SYLVESTRE SIDIBE" w:date="2024-02-14T10:03:00Z">
              <w:rPr>
                <w:rFonts w:eastAsia="Calibri"/>
                <w:lang w:eastAsia="en-US"/>
              </w:rPr>
            </w:rPrChange>
          </w:rPr>
          <w:delText xml:space="preserve"> au sein de l'Ecole Privée de Santé Félix Houphouët Boigny</w:delText>
        </w:r>
      </w:del>
      <w:del w:id="140" w:author="ROBERT F SYLVESTRE SIDIBE" w:date="2024-02-14T09:35:00Z">
        <w:r w:rsidR="007B637C" w:rsidRPr="0012472D" w:rsidDel="001B4FA2">
          <w:rPr>
            <w:rFonts w:ascii="Segoe UI" w:hAnsi="Segoe UI" w:cs="Segoe UI"/>
            <w:color w:val="0D0D0D"/>
            <w:shd w:val="clear" w:color="auto" w:fill="FFFFFF"/>
          </w:rPr>
          <w:delText xml:space="preserve">, </w:delText>
        </w:r>
        <w:r w:rsidR="007B637C" w:rsidRPr="0012472D" w:rsidDel="001B4FA2">
          <w:rPr>
            <w:rFonts w:ascii="Arial" w:eastAsia="Calibri" w:hAnsi="Arial" w:cs="Arial"/>
            <w:color w:val="000000" w:themeColor="text1"/>
            <w:szCs w:val="24"/>
            <w:lang w:eastAsia="en-US"/>
            <w:rPrChange w:id="141" w:author="ROBERT F SYLVESTRE SIDIBE" w:date="2024-02-14T10:03:00Z">
              <w:rPr>
                <w:rFonts w:eastAsia="Calibri"/>
                <w:lang w:eastAsia="en-US"/>
              </w:rPr>
            </w:rPrChange>
          </w:rPr>
          <w:delText xml:space="preserve">chargée de superviser et de coordonner toutes les initiatives liées à l'assurance qualité. </w:delText>
        </w:r>
      </w:del>
    </w:p>
    <w:p w14:paraId="4D587EFF" w14:textId="1F5F83FA" w:rsidR="003A2FC4" w:rsidRPr="005C0981" w:rsidDel="007C3D2D" w:rsidRDefault="003A2FC4">
      <w:pPr>
        <w:spacing w:line="276" w:lineRule="auto"/>
        <w:jc w:val="left"/>
        <w:rPr>
          <w:del w:id="142" w:author="ROBERT F SYLVESTRE SIDIBE" w:date="2024-02-26T07:37:00Z"/>
          <w:rFonts w:ascii="Arial" w:eastAsia="Calibri" w:hAnsi="Arial" w:cs="Arial"/>
          <w:color w:val="000000" w:themeColor="text1"/>
          <w:szCs w:val="24"/>
          <w:lang w:eastAsia="en-US"/>
        </w:rPr>
        <w:pPrChange w:id="143" w:author="ROBERT F SYLVESTRE SIDIBE" w:date="2024-02-14T10:10:00Z">
          <w:pPr>
            <w:spacing w:line="276" w:lineRule="auto"/>
          </w:pPr>
        </w:pPrChange>
      </w:pPr>
      <w:del w:id="144" w:author="ROBERT F SYLVESTRE SIDIBE" w:date="2024-02-14T10:10:00Z">
        <w:r w:rsidRPr="005C0981" w:rsidDel="00972231">
          <w:rPr>
            <w:rFonts w:ascii="Arial" w:eastAsia="Calibri" w:hAnsi="Arial" w:cs="Arial"/>
            <w:color w:val="000000" w:themeColor="text1"/>
            <w:szCs w:val="24"/>
            <w:lang w:eastAsia="en-US"/>
          </w:rPr>
          <w:delText xml:space="preserve"> </w:delText>
        </w:r>
      </w:del>
    </w:p>
    <w:p w14:paraId="66A50902" w14:textId="1D390967" w:rsidR="003A2FC4" w:rsidDel="00A54DFA" w:rsidRDefault="003A2FC4" w:rsidP="009407C9">
      <w:pPr>
        <w:spacing w:line="276" w:lineRule="auto"/>
        <w:rPr>
          <w:del w:id="145" w:author="ROBERT F SYLVESTRE SIDIBE" w:date="2024-02-14T09:50:00Z"/>
          <w:rFonts w:ascii="Arial" w:eastAsia="Calibri" w:hAnsi="Arial" w:cs="Arial"/>
          <w:color w:val="000000" w:themeColor="text1"/>
          <w:szCs w:val="24"/>
          <w:lang w:eastAsia="en-US"/>
        </w:rPr>
      </w:pPr>
      <w:del w:id="146" w:author="ROBERT F SYLVESTRE SIDIBE" w:date="2024-02-26T07:37:00Z">
        <w:r w:rsidRPr="005C0981" w:rsidDel="007C3D2D">
          <w:rPr>
            <w:rFonts w:ascii="Arial" w:eastAsia="Calibri" w:hAnsi="Arial" w:cs="Arial"/>
            <w:b/>
            <w:bCs/>
            <w:color w:val="000000" w:themeColor="text1"/>
            <w:szCs w:val="24"/>
            <w:lang w:eastAsia="en-US"/>
          </w:rPr>
          <w:delText>Article 2 :</w:delText>
        </w:r>
        <w:r w:rsidRPr="005C0981" w:rsidDel="007C3D2D">
          <w:rPr>
            <w:rFonts w:ascii="Arial" w:eastAsia="Calibri" w:hAnsi="Arial" w:cs="Arial"/>
            <w:color w:val="000000" w:themeColor="text1"/>
            <w:szCs w:val="24"/>
            <w:lang w:eastAsia="en-US"/>
          </w:rPr>
          <w:delText xml:space="preserve"> </w:delText>
        </w:r>
      </w:del>
      <w:del w:id="147" w:author="ROBERT F SYLVESTRE SIDIBE" w:date="2024-02-14T09:50:00Z">
        <w:r w:rsidR="009407C9" w:rsidRPr="009407C9" w:rsidDel="0067246B">
          <w:rPr>
            <w:rFonts w:ascii="Arial" w:eastAsia="Calibri" w:hAnsi="Arial" w:cs="Arial"/>
            <w:color w:val="000000" w:themeColor="text1"/>
            <w:szCs w:val="24"/>
            <w:lang w:eastAsia="en-US"/>
          </w:rPr>
          <w:delText xml:space="preserve">L’objectif principal </w:delText>
        </w:r>
        <w:r w:rsidR="009407C9" w:rsidDel="0067246B">
          <w:rPr>
            <w:rFonts w:ascii="Arial" w:eastAsia="Calibri" w:hAnsi="Arial" w:cs="Arial"/>
            <w:color w:val="000000" w:themeColor="text1"/>
            <w:szCs w:val="24"/>
            <w:lang w:eastAsia="en-US"/>
          </w:rPr>
          <w:delText xml:space="preserve">de la CIAQ </w:delText>
        </w:r>
        <w:r w:rsidR="009407C9" w:rsidRPr="009407C9" w:rsidDel="0067246B">
          <w:rPr>
            <w:rFonts w:ascii="Arial" w:eastAsia="Calibri" w:hAnsi="Arial" w:cs="Arial"/>
            <w:color w:val="000000" w:themeColor="text1"/>
            <w:szCs w:val="24"/>
            <w:lang w:eastAsia="en-US"/>
          </w:rPr>
          <w:delText xml:space="preserve">sera d'assurer que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 xml:space="preserve">s processus,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 xml:space="preserve">s services et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s programmes</w:delText>
        </w:r>
        <w:r w:rsidR="009407C9" w:rsidDel="0067246B">
          <w:rPr>
            <w:rFonts w:ascii="Arial" w:eastAsia="Calibri" w:hAnsi="Arial" w:cs="Arial"/>
            <w:color w:val="000000" w:themeColor="text1"/>
            <w:szCs w:val="24"/>
            <w:lang w:eastAsia="en-US"/>
          </w:rPr>
          <w:delText xml:space="preserve"> de </w:delText>
        </w:r>
        <w:r w:rsidR="009407C9" w:rsidRPr="007B637C" w:rsidDel="0067246B">
          <w:rPr>
            <w:rFonts w:ascii="Arial" w:eastAsia="Calibri" w:hAnsi="Arial" w:cs="Arial"/>
            <w:color w:val="000000" w:themeColor="text1"/>
            <w:szCs w:val="24"/>
            <w:lang w:eastAsia="en-US"/>
          </w:rPr>
          <w:delText>l'Ecole Privée de Santé Félix Houphouët Boigny</w:delText>
        </w:r>
        <w:r w:rsidR="009407C9" w:rsidRPr="009407C9" w:rsidDel="0067246B">
          <w:rPr>
            <w:rFonts w:ascii="Arial" w:eastAsia="Calibri" w:hAnsi="Arial" w:cs="Arial"/>
            <w:color w:val="000000" w:themeColor="text1"/>
            <w:szCs w:val="24"/>
            <w:lang w:eastAsia="en-US"/>
          </w:rPr>
          <w:delText xml:space="preserve"> répondent aux normes les plus élevées d'excellence et de satisfaction des parties prenantes.</w:delText>
        </w:r>
      </w:del>
    </w:p>
    <w:p w14:paraId="38D6B074" w14:textId="4CCD7C3C" w:rsidR="0067246B" w:rsidRDefault="0067246B" w:rsidP="00972231">
      <w:pPr>
        <w:spacing w:line="276" w:lineRule="auto"/>
        <w:rPr>
          <w:ins w:id="148" w:author="ROBERT F SYLVESTRE SIDIBE" w:date="2024-02-14T09:50:00Z"/>
          <w:rFonts w:ascii="Arial" w:eastAsia="Calibri" w:hAnsi="Arial" w:cs="Arial"/>
          <w:color w:val="000000" w:themeColor="text1"/>
          <w:szCs w:val="24"/>
          <w:lang w:eastAsia="en-US"/>
        </w:rPr>
      </w:pPr>
    </w:p>
    <w:p w14:paraId="7CC79EA6" w14:textId="77777777" w:rsidR="009407C9" w:rsidRPr="005C0981" w:rsidRDefault="009407C9" w:rsidP="009407C9">
      <w:pPr>
        <w:spacing w:line="276" w:lineRule="auto"/>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7777777" w:rsidR="003A2FC4" w:rsidRPr="005C0981" w:rsidRDefault="003A2FC4" w:rsidP="003A2FC4">
      <w:pPr>
        <w:spacing w:line="240" w:lineRule="auto"/>
        <w:rPr>
          <w:rFonts w:ascii="Arial" w:eastAsia="Calibri" w:hAnsi="Arial" w:cs="Arial"/>
          <w:color w:val="000000" w:themeColor="text1"/>
          <w:lang w:eastAsia="en-US"/>
        </w:rPr>
      </w:pPr>
    </w:p>
    <w:p w14:paraId="0443B3EF" w14:textId="28281FDB" w:rsidR="003A2FC4" w:rsidRPr="005C0981" w:rsidRDefault="00E952B0" w:rsidP="00E952B0">
      <w:pPr>
        <w:spacing w:line="240" w:lineRule="auto"/>
        <w:jc w:val="center"/>
        <w:rPr>
          <w:rFonts w:ascii="Arial" w:eastAsia="Calibri" w:hAnsi="Arial" w:cs="Arial"/>
          <w:color w:val="000000" w:themeColor="text1"/>
          <w:lang w:eastAsia="en-US"/>
        </w:rPr>
        <w:pPrChange w:id="149" w:author="ROBERT F SYLVESTRE SIDIBE" w:date="2024-02-26T07:42:00Z">
          <w:pPr>
            <w:spacing w:line="240" w:lineRule="auto"/>
            <w:jc w:val="right"/>
          </w:pPr>
        </w:pPrChange>
      </w:pPr>
      <w:ins w:id="150" w:author="ROBERT F SYLVESTRE SIDIBE" w:date="2024-02-26T07:42: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Bamako</w:t>
      </w:r>
      <w:ins w:id="151" w:author="ROBERT F SYLVESTRE SIDIBE" w:date="2024-02-26T07:42:00Z">
        <w:r>
          <w:rPr>
            <w:rFonts w:ascii="Arial" w:eastAsia="Calibri" w:hAnsi="Arial" w:cs="Arial"/>
            <w:color w:val="000000" w:themeColor="text1"/>
            <w:szCs w:val="24"/>
            <w:lang w:eastAsia="en-US"/>
          </w:rPr>
          <w:t>,</w:t>
        </w:r>
      </w:ins>
      <w:r w:rsidR="003A2FC4" w:rsidRPr="005C0981">
        <w:rPr>
          <w:rFonts w:ascii="Arial" w:eastAsia="Calibri" w:hAnsi="Arial" w:cs="Arial"/>
          <w:color w:val="000000" w:themeColor="text1"/>
          <w:szCs w:val="24"/>
          <w:lang w:eastAsia="en-US"/>
        </w:rPr>
        <w:t xml:space="preserve"> le</w:t>
      </w:r>
      <w:ins w:id="152" w:author="ROBERT F SYLVESTRE SIDIBE" w:date="2024-02-14T09:52:00Z">
        <w:r w:rsidR="002A13D0">
          <w:rPr>
            <w:rFonts w:ascii="Arial" w:eastAsia="Calibri" w:hAnsi="Arial" w:cs="Arial"/>
            <w:color w:val="000000" w:themeColor="text1"/>
            <w:szCs w:val="24"/>
            <w:vertAlign w:val="superscript"/>
            <w:lang w:eastAsia="en-US"/>
          </w:rPr>
          <w:t xml:space="preserve"> </w:t>
        </w:r>
      </w:ins>
      <w:ins w:id="153" w:author="ROBERT F SYLVESTRE SIDIBE" w:date="2024-02-26T07:42:00Z">
        <w:r>
          <w:rPr>
            <w:rFonts w:ascii="Arial" w:eastAsia="Calibri" w:hAnsi="Arial" w:cs="Arial"/>
            <w:color w:val="000000" w:themeColor="text1"/>
            <w:szCs w:val="24"/>
            <w:lang w:eastAsia="en-US"/>
          </w:rPr>
          <w:t>07</w:t>
        </w:r>
      </w:ins>
      <w:del w:id="154" w:author="ROBERT F SYLVESTRE SIDIBE" w:date="2024-02-14T09:52:00Z">
        <w:r w:rsidR="003A2FC4" w:rsidRPr="005C0981" w:rsidDel="002A13D0">
          <w:rPr>
            <w:rFonts w:ascii="Arial" w:eastAsia="Calibri" w:hAnsi="Arial" w:cs="Arial"/>
            <w:color w:val="000000" w:themeColor="text1"/>
            <w:szCs w:val="24"/>
            <w:lang w:eastAsia="en-US"/>
          </w:rPr>
          <w:delText xml:space="preserve"> 1</w:delText>
        </w:r>
        <w:r w:rsidR="003A2FC4" w:rsidRPr="005C0981" w:rsidDel="002A13D0">
          <w:rPr>
            <w:rFonts w:ascii="Arial" w:eastAsia="Calibri" w:hAnsi="Arial" w:cs="Arial"/>
            <w:color w:val="000000" w:themeColor="text1"/>
            <w:szCs w:val="24"/>
            <w:vertAlign w:val="superscript"/>
            <w:lang w:eastAsia="en-US"/>
          </w:rPr>
          <w:delText>er</w:delText>
        </w:r>
      </w:del>
      <w:r w:rsidR="003A2FC4" w:rsidRPr="005C0981">
        <w:rPr>
          <w:rFonts w:ascii="Arial" w:eastAsia="Calibri" w:hAnsi="Arial" w:cs="Arial"/>
          <w:color w:val="000000" w:themeColor="text1"/>
          <w:szCs w:val="24"/>
          <w:lang w:eastAsia="en-US"/>
        </w:rPr>
        <w:t xml:space="preserve"> </w:t>
      </w:r>
      <w:ins w:id="155" w:author="ROBERT F SYLVESTRE SIDIBE" w:date="2024-02-26T07:42:00Z">
        <w:r>
          <w:rPr>
            <w:rFonts w:ascii="Arial" w:eastAsia="Calibri" w:hAnsi="Arial" w:cs="Arial"/>
            <w:color w:val="000000" w:themeColor="text1"/>
            <w:szCs w:val="24"/>
            <w:lang w:eastAsia="en-US"/>
          </w:rPr>
          <w:t>juin</w:t>
        </w:r>
      </w:ins>
      <w:del w:id="156" w:author="ROBERT F SYLVESTRE SIDIBE" w:date="2024-02-26T07:42:00Z">
        <w:r w:rsidR="003A2FC4" w:rsidRPr="005C0981" w:rsidDel="00E952B0">
          <w:rPr>
            <w:rFonts w:ascii="Arial" w:eastAsia="Calibri" w:hAnsi="Arial" w:cs="Arial"/>
            <w:color w:val="000000" w:themeColor="text1"/>
            <w:szCs w:val="24"/>
            <w:lang w:eastAsia="en-US"/>
          </w:rPr>
          <w:delText>septembre</w:delText>
        </w:r>
      </w:del>
      <w:r w:rsidR="003A2FC4" w:rsidRPr="005C0981">
        <w:rPr>
          <w:rFonts w:ascii="Arial" w:eastAsia="Calibri" w:hAnsi="Arial" w:cs="Arial"/>
          <w:color w:val="000000" w:themeColor="text1"/>
          <w:szCs w:val="24"/>
          <w:lang w:eastAsia="en-US"/>
        </w:rPr>
        <w:t xml:space="preserve"> 20</w:t>
      </w:r>
      <w:r w:rsidR="009407C9">
        <w:rPr>
          <w:rFonts w:ascii="Arial" w:eastAsia="Calibri" w:hAnsi="Arial" w:cs="Arial"/>
          <w:color w:val="000000" w:themeColor="text1"/>
          <w:szCs w:val="24"/>
          <w:lang w:eastAsia="en-US"/>
        </w:rPr>
        <w:t>2</w:t>
      </w:r>
      <w:ins w:id="157" w:author="ROBERT F SYLVESTRE SIDIBE" w:date="2024-02-26T07:42:00Z">
        <w:r>
          <w:rPr>
            <w:rFonts w:ascii="Arial" w:eastAsia="Calibri" w:hAnsi="Arial" w:cs="Arial"/>
            <w:color w:val="000000" w:themeColor="text1"/>
            <w:szCs w:val="24"/>
            <w:lang w:eastAsia="en-US"/>
          </w:rPr>
          <w:t>1</w:t>
        </w:r>
      </w:ins>
      <w:del w:id="158" w:author="ROBERT F SYLVESTRE SIDIBE" w:date="2024-02-26T07:41:00Z">
        <w:r w:rsidR="009407C9" w:rsidDel="00E952B0">
          <w:rPr>
            <w:rFonts w:ascii="Arial" w:eastAsia="Calibri" w:hAnsi="Arial" w:cs="Arial"/>
            <w:color w:val="000000" w:themeColor="text1"/>
            <w:szCs w:val="24"/>
            <w:lang w:eastAsia="en-US"/>
          </w:rPr>
          <w:delText>2</w:delText>
        </w:r>
      </w:del>
    </w:p>
    <w:p w14:paraId="345A8B9A" w14:textId="117E9B94" w:rsidR="003A2FC4" w:rsidRPr="005C0981" w:rsidRDefault="0051016B" w:rsidP="003A2FC4">
      <w:pPr>
        <w:spacing w:line="240" w:lineRule="auto"/>
        <w:jc w:val="right"/>
        <w:rPr>
          <w:rFonts w:ascii="Arial" w:eastAsia="Calibri" w:hAnsi="Arial" w:cs="Arial"/>
          <w:color w:val="000000" w:themeColor="text1"/>
          <w:lang w:eastAsia="en-US"/>
        </w:rPr>
      </w:pPr>
      <w:ins w:id="159" w:author="ROBERT F SYLVESTRE SIDIBE" w:date="2024-02-15T17:35:00Z">
        <w:r>
          <w:rPr>
            <w:rFonts w:ascii="Arial" w:eastAsia="Calibri" w:hAnsi="Arial" w:cs="Arial"/>
            <w:b/>
            <w:bCs/>
            <w:noProof/>
            <w:color w:val="000000" w:themeColor="text1"/>
            <w:lang w:eastAsia="en-US"/>
          </w:rPr>
          <w:drawing>
            <wp:anchor distT="0" distB="0" distL="114300" distR="114300" simplePos="0" relativeHeight="251660288" behindDoc="1" locked="0" layoutInCell="1" allowOverlap="1" wp14:anchorId="6B9DF2A8" wp14:editId="6298EBCA">
              <wp:simplePos x="0" y="0"/>
              <wp:positionH relativeFrom="column">
                <wp:posOffset>2856381</wp:posOffset>
              </wp:positionH>
              <wp:positionV relativeFrom="paragraph">
                <wp:posOffset>112395</wp:posOffset>
              </wp:positionV>
              <wp:extent cx="2819249" cy="2000250"/>
              <wp:effectExtent l="0" t="0" r="635"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824643" cy="200407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p>
    <w:p w14:paraId="10AA5A21" w14:textId="7D6B1E84" w:rsidR="003A2FC4" w:rsidRPr="005C0981" w:rsidRDefault="003A2FC4" w:rsidP="003A2FC4">
      <w:pPr>
        <w:spacing w:line="240" w:lineRule="auto"/>
        <w:ind w:left="5664"/>
        <w:rPr>
          <w:rFonts w:ascii="Arial" w:eastAsia="Calibri" w:hAnsi="Arial" w:cs="Arial"/>
          <w:b/>
          <w:bCs/>
          <w:color w:val="000000" w:themeColor="text1"/>
          <w:sz w:val="28"/>
          <w:szCs w:val="28"/>
          <w:lang w:eastAsia="en-US"/>
        </w:rPr>
      </w:pPr>
      <w:r w:rsidRPr="005C0981">
        <w:rPr>
          <w:rFonts w:ascii="Arial" w:eastAsia="Calibri" w:hAnsi="Arial" w:cs="Arial"/>
          <w:b/>
          <w:bCs/>
          <w:color w:val="000000" w:themeColor="text1"/>
          <w:sz w:val="28"/>
          <w:szCs w:val="28"/>
          <w:lang w:eastAsia="en-US"/>
        </w:rPr>
        <w:t xml:space="preserve">       Directeur Général</w:t>
      </w:r>
    </w:p>
    <w:p w14:paraId="72506CE4" w14:textId="77777777" w:rsidR="003A2FC4" w:rsidRDefault="003A2FC4" w:rsidP="003A2FC4">
      <w:pPr>
        <w:spacing w:line="240" w:lineRule="auto"/>
        <w:rPr>
          <w:rFonts w:ascii="Arial" w:eastAsia="Calibri" w:hAnsi="Arial" w:cs="Arial"/>
          <w:b/>
          <w:bCs/>
          <w:color w:val="000000" w:themeColor="text1"/>
          <w:lang w:eastAsia="en-US"/>
        </w:rPr>
      </w:pPr>
    </w:p>
    <w:p w14:paraId="126E5CEB" w14:textId="77777777" w:rsidR="003A2FC4" w:rsidRDefault="003A2FC4" w:rsidP="003A2FC4">
      <w:pPr>
        <w:spacing w:line="240" w:lineRule="auto"/>
        <w:rPr>
          <w:rFonts w:ascii="Arial" w:eastAsia="Calibri" w:hAnsi="Arial" w:cs="Arial"/>
          <w:b/>
          <w:bCs/>
          <w:color w:val="000000" w:themeColor="text1"/>
          <w:lang w:eastAsia="en-US"/>
        </w:rPr>
      </w:pPr>
    </w:p>
    <w:p w14:paraId="2EEF610A" w14:textId="0F2C0B83" w:rsidR="003A2FC4" w:rsidRDefault="0051016B" w:rsidP="0051016B">
      <w:pPr>
        <w:tabs>
          <w:tab w:val="left" w:pos="7485"/>
        </w:tabs>
        <w:spacing w:line="240" w:lineRule="auto"/>
        <w:rPr>
          <w:ins w:id="160" w:author="ROBERT F SYLVESTRE SIDIBE" w:date="2024-02-15T17:35:00Z"/>
          <w:rFonts w:ascii="Arial" w:eastAsia="Calibri" w:hAnsi="Arial" w:cs="Arial"/>
          <w:b/>
          <w:bCs/>
          <w:color w:val="000000" w:themeColor="text1"/>
          <w:lang w:eastAsia="en-US"/>
        </w:rPr>
      </w:pPr>
      <w:ins w:id="161" w:author="ROBERT F SYLVESTRE SIDIBE" w:date="2024-02-15T17:35:00Z">
        <w:r>
          <w:rPr>
            <w:rFonts w:ascii="Arial" w:eastAsia="Calibri" w:hAnsi="Arial" w:cs="Arial"/>
            <w:b/>
            <w:bCs/>
            <w:color w:val="000000" w:themeColor="text1"/>
            <w:lang w:eastAsia="en-US"/>
          </w:rPr>
          <w:tab/>
        </w:r>
      </w:ins>
    </w:p>
    <w:p w14:paraId="1C8331CF" w14:textId="77777777" w:rsidR="0051016B" w:rsidRDefault="0051016B" w:rsidP="0051016B">
      <w:pPr>
        <w:tabs>
          <w:tab w:val="left" w:pos="7485"/>
        </w:tabs>
        <w:spacing w:line="240" w:lineRule="auto"/>
        <w:rPr>
          <w:ins w:id="162" w:author="ROBERT F SYLVESTRE SIDIBE" w:date="2024-02-15T17:35:00Z"/>
          <w:rFonts w:ascii="Arial" w:eastAsia="Calibri" w:hAnsi="Arial" w:cs="Arial"/>
          <w:b/>
          <w:bCs/>
          <w:color w:val="000000" w:themeColor="text1"/>
          <w:lang w:eastAsia="en-US"/>
        </w:rPr>
      </w:pPr>
    </w:p>
    <w:p w14:paraId="764B1D3B" w14:textId="476BB731" w:rsidR="0051016B" w:rsidRDefault="0051016B" w:rsidP="0051016B">
      <w:pPr>
        <w:tabs>
          <w:tab w:val="left" w:pos="7485"/>
        </w:tabs>
        <w:spacing w:line="240" w:lineRule="auto"/>
        <w:rPr>
          <w:ins w:id="163" w:author="ROBERT F SYLVESTRE SIDIBE" w:date="2024-02-15T17:35:00Z"/>
          <w:rFonts w:ascii="Arial" w:eastAsia="Calibri" w:hAnsi="Arial" w:cs="Arial"/>
          <w:b/>
          <w:bCs/>
          <w:color w:val="000000" w:themeColor="text1"/>
          <w:lang w:eastAsia="en-US"/>
        </w:rPr>
      </w:pPr>
    </w:p>
    <w:p w14:paraId="3E1CF808" w14:textId="52D87A6A" w:rsidR="0051016B" w:rsidRDefault="0051016B">
      <w:pPr>
        <w:tabs>
          <w:tab w:val="left" w:pos="7485"/>
        </w:tabs>
        <w:spacing w:line="240" w:lineRule="auto"/>
        <w:rPr>
          <w:ins w:id="164" w:author="ROBERT F SYLVESTRE SIDIBE" w:date="2024-02-15T17:35:00Z"/>
          <w:rFonts w:ascii="Arial" w:eastAsia="Calibri" w:hAnsi="Arial" w:cs="Arial"/>
          <w:b/>
          <w:bCs/>
          <w:color w:val="000000" w:themeColor="text1"/>
          <w:lang w:eastAsia="en-US"/>
        </w:rPr>
        <w:pPrChange w:id="165" w:author="ROBERT F SYLVESTRE SIDIBE" w:date="2024-02-15T17:35:00Z">
          <w:pPr>
            <w:spacing w:line="240" w:lineRule="auto"/>
          </w:pPr>
        </w:pPrChange>
      </w:pPr>
    </w:p>
    <w:p w14:paraId="74F0EF0C" w14:textId="77777777" w:rsidR="0051016B" w:rsidRPr="005C0981" w:rsidRDefault="0051016B" w:rsidP="003A2FC4">
      <w:pPr>
        <w:spacing w:line="240" w:lineRule="auto"/>
        <w:rPr>
          <w:rFonts w:ascii="Arial" w:eastAsia="Calibri" w:hAnsi="Arial" w:cs="Arial"/>
          <w:b/>
          <w:bCs/>
          <w:color w:val="000000" w:themeColor="text1"/>
          <w:lang w:eastAsia="en-US"/>
        </w:rPr>
      </w:pPr>
    </w:p>
    <w:p w14:paraId="306A82EB" w14:textId="77777777" w:rsidR="003A2FC4" w:rsidRPr="005C0981" w:rsidRDefault="003A2FC4" w:rsidP="003A2FC4">
      <w:pPr>
        <w:spacing w:line="240" w:lineRule="auto"/>
        <w:ind w:left="5664"/>
        <w:rPr>
          <w:rFonts w:ascii="Arial" w:eastAsia="Calibri" w:hAnsi="Arial" w:cs="Arial"/>
          <w:b/>
          <w:bCs/>
          <w:color w:val="000000" w:themeColor="text1"/>
          <w:lang w:eastAsia="en-US"/>
        </w:rPr>
      </w:pPr>
      <w:r w:rsidRPr="005C0981">
        <w:rPr>
          <w:rFonts w:ascii="Arial" w:eastAsia="Calibri" w:hAnsi="Arial" w:cs="Arial"/>
          <w:b/>
          <w:bCs/>
          <w:color w:val="000000" w:themeColor="text1"/>
          <w:lang w:eastAsia="en-US"/>
        </w:rPr>
        <w:t xml:space="preserve">        Dr SANOGO Mamadou </w:t>
      </w:r>
    </w:p>
    <w:p w14:paraId="012D3363" w14:textId="77777777" w:rsidR="00CB43D5" w:rsidRDefault="00CB43D5"/>
    <w:sectPr w:rsidR="00CB43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8516B"/>
    <w:multiLevelType w:val="multilevel"/>
    <w:tmpl w:val="8A600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80233D"/>
    <w:multiLevelType w:val="multilevel"/>
    <w:tmpl w:val="452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2070AD"/>
    <w:multiLevelType w:val="hybridMultilevel"/>
    <w:tmpl w:val="B6FEB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3054005"/>
    <w:multiLevelType w:val="multilevel"/>
    <w:tmpl w:val="A69066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BB1E56"/>
    <w:multiLevelType w:val="multilevel"/>
    <w:tmpl w:val="E9A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6057729">
    <w:abstractNumId w:val="2"/>
  </w:num>
  <w:num w:numId="2" w16cid:durableId="294676303">
    <w:abstractNumId w:val="4"/>
  </w:num>
  <w:num w:numId="3" w16cid:durableId="1712532311">
    <w:abstractNumId w:val="0"/>
  </w:num>
  <w:num w:numId="4" w16cid:durableId="2007972369">
    <w:abstractNumId w:val="3"/>
  </w:num>
  <w:num w:numId="5" w16cid:durableId="10559357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1074CC"/>
    <w:rsid w:val="0012472D"/>
    <w:rsid w:val="001B4FA2"/>
    <w:rsid w:val="002A13D0"/>
    <w:rsid w:val="00372574"/>
    <w:rsid w:val="00394C0C"/>
    <w:rsid w:val="003A2FC4"/>
    <w:rsid w:val="0051016B"/>
    <w:rsid w:val="0067246B"/>
    <w:rsid w:val="007B637C"/>
    <w:rsid w:val="007C3D2D"/>
    <w:rsid w:val="007F1239"/>
    <w:rsid w:val="007F3C93"/>
    <w:rsid w:val="009407C9"/>
    <w:rsid w:val="009475FB"/>
    <w:rsid w:val="00972231"/>
    <w:rsid w:val="009754C3"/>
    <w:rsid w:val="00A13517"/>
    <w:rsid w:val="00A1641A"/>
    <w:rsid w:val="00A231D2"/>
    <w:rsid w:val="00A54DFA"/>
    <w:rsid w:val="00B670BE"/>
    <w:rsid w:val="00C2402D"/>
    <w:rsid w:val="00CB2D79"/>
    <w:rsid w:val="00CB43D5"/>
    <w:rsid w:val="00DD08CC"/>
    <w:rsid w:val="00E5235E"/>
    <w:rsid w:val="00E952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docId w15:val="{1CB1792C-2036-40A7-82E3-3A3A5CDA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Paragraphedeliste">
    <w:name w:val="List Paragraph"/>
    <w:basedOn w:val="Normal"/>
    <w:uiPriority w:val="34"/>
    <w:qFormat/>
    <w:rsid w:val="0067246B"/>
    <w:pPr>
      <w:ind w:left="720"/>
      <w:contextualSpacing/>
    </w:pPr>
  </w:style>
  <w:style w:type="paragraph" w:styleId="NormalWeb">
    <w:name w:val="Normal (Web)"/>
    <w:basedOn w:val="Normal"/>
    <w:uiPriority w:val="99"/>
    <w:semiHidden/>
    <w:unhideWhenUsed/>
    <w:rsid w:val="0067246B"/>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531763">
      <w:bodyDiv w:val="1"/>
      <w:marLeft w:val="0"/>
      <w:marRight w:val="0"/>
      <w:marTop w:val="0"/>
      <w:marBottom w:val="0"/>
      <w:divBdr>
        <w:top w:val="none" w:sz="0" w:space="0" w:color="auto"/>
        <w:left w:val="none" w:sz="0" w:space="0" w:color="auto"/>
        <w:bottom w:val="none" w:sz="0" w:space="0" w:color="auto"/>
        <w:right w:val="none" w:sz="0" w:space="0" w:color="auto"/>
      </w:divBdr>
    </w:div>
    <w:div w:id="610554325">
      <w:bodyDiv w:val="1"/>
      <w:marLeft w:val="0"/>
      <w:marRight w:val="0"/>
      <w:marTop w:val="0"/>
      <w:marBottom w:val="0"/>
      <w:divBdr>
        <w:top w:val="none" w:sz="0" w:space="0" w:color="auto"/>
        <w:left w:val="none" w:sz="0" w:space="0" w:color="auto"/>
        <w:bottom w:val="none" w:sz="0" w:space="0" w:color="auto"/>
        <w:right w:val="none" w:sz="0" w:space="0" w:color="auto"/>
      </w:divBdr>
    </w:div>
    <w:div w:id="645358791">
      <w:bodyDiv w:val="1"/>
      <w:marLeft w:val="0"/>
      <w:marRight w:val="0"/>
      <w:marTop w:val="0"/>
      <w:marBottom w:val="0"/>
      <w:divBdr>
        <w:top w:val="none" w:sz="0" w:space="0" w:color="auto"/>
        <w:left w:val="none" w:sz="0" w:space="0" w:color="auto"/>
        <w:bottom w:val="none" w:sz="0" w:space="0" w:color="auto"/>
        <w:right w:val="none" w:sz="0" w:space="0" w:color="auto"/>
      </w:divBdr>
    </w:div>
    <w:div w:id="929578734">
      <w:bodyDiv w:val="1"/>
      <w:marLeft w:val="0"/>
      <w:marRight w:val="0"/>
      <w:marTop w:val="0"/>
      <w:marBottom w:val="0"/>
      <w:divBdr>
        <w:top w:val="none" w:sz="0" w:space="0" w:color="auto"/>
        <w:left w:val="none" w:sz="0" w:space="0" w:color="auto"/>
        <w:bottom w:val="none" w:sz="0" w:space="0" w:color="auto"/>
        <w:right w:val="none" w:sz="0" w:space="0" w:color="auto"/>
      </w:divBdr>
    </w:div>
    <w:div w:id="1048146677">
      <w:bodyDiv w:val="1"/>
      <w:marLeft w:val="0"/>
      <w:marRight w:val="0"/>
      <w:marTop w:val="0"/>
      <w:marBottom w:val="0"/>
      <w:divBdr>
        <w:top w:val="none" w:sz="0" w:space="0" w:color="auto"/>
        <w:left w:val="none" w:sz="0" w:space="0" w:color="auto"/>
        <w:bottom w:val="none" w:sz="0" w:space="0" w:color="auto"/>
        <w:right w:val="none" w:sz="0" w:space="0" w:color="auto"/>
      </w:divBdr>
    </w:div>
    <w:div w:id="1594826637">
      <w:bodyDiv w:val="1"/>
      <w:marLeft w:val="0"/>
      <w:marRight w:val="0"/>
      <w:marTop w:val="0"/>
      <w:marBottom w:val="0"/>
      <w:divBdr>
        <w:top w:val="none" w:sz="0" w:space="0" w:color="auto"/>
        <w:left w:val="none" w:sz="0" w:space="0" w:color="auto"/>
        <w:bottom w:val="none" w:sz="0" w:space="0" w:color="auto"/>
        <w:right w:val="none" w:sz="0" w:space="0" w:color="auto"/>
      </w:divBdr>
    </w:div>
    <w:div w:id="1834951798">
      <w:bodyDiv w:val="1"/>
      <w:marLeft w:val="0"/>
      <w:marRight w:val="0"/>
      <w:marTop w:val="0"/>
      <w:marBottom w:val="0"/>
      <w:divBdr>
        <w:top w:val="none" w:sz="0" w:space="0" w:color="auto"/>
        <w:left w:val="none" w:sz="0" w:space="0" w:color="auto"/>
        <w:bottom w:val="none" w:sz="0" w:space="0" w:color="auto"/>
        <w:right w:val="none" w:sz="0" w:space="0" w:color="auto"/>
      </w:divBdr>
    </w:div>
    <w:div w:id="1882673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601</Words>
  <Characters>3310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8</cp:revision>
  <cp:lastPrinted>2024-02-26T07:46:00Z</cp:lastPrinted>
  <dcterms:created xsi:type="dcterms:W3CDTF">2024-02-15T14:24:00Z</dcterms:created>
  <dcterms:modified xsi:type="dcterms:W3CDTF">2024-02-26T07:55:00Z</dcterms:modified>
</cp:coreProperties>
</file>