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F725A" w14:textId="7A20935F" w:rsidR="003A2FC4" w:rsidRPr="005C0981" w:rsidDel="0075542A" w:rsidRDefault="009407C9">
      <w:pPr>
        <w:shd w:val="clear" w:color="auto" w:fill="FFFFFF"/>
        <w:spacing w:line="240" w:lineRule="auto"/>
        <w:ind w:right="9"/>
        <w:jc w:val="center"/>
        <w:rPr>
          <w:del w:id="0" w:author="ROBERT F SYLVESTRE SIDIBE" w:date="2024-02-26T07:13:00Z"/>
          <w:b/>
          <w:color w:val="000000" w:themeColor="text1"/>
          <w:sz w:val="44"/>
        </w:rPr>
      </w:pPr>
      <w:del w:id="1" w:author="ROBERT F SYLVESTRE SIDIBE" w:date="2024-02-26T07:13:00Z">
        <w:r w:rsidRPr="007A4AFC" w:rsidDel="0075542A">
          <w:rPr>
            <w:rFonts w:eastAsia="Calibri"/>
            <w:bCs/>
            <w:noProof/>
            <w:color w:val="000000" w:themeColor="text1"/>
            <w:sz w:val="40"/>
            <w:szCs w:val="40"/>
            <w:lang w:eastAsia="en-US"/>
            <w:rPrChange w:id="2" w:author="Dr Mamadou SANOGO" w:date="2023-10-25T18:15:00Z">
              <w:rPr>
                <w:rFonts w:eastAsia="Calibri"/>
                <w:bCs/>
                <w:noProof/>
                <w:sz w:val="40"/>
                <w:szCs w:val="40"/>
                <w:lang w:eastAsia="en-US"/>
              </w:rPr>
            </w:rPrChange>
          </w:rPr>
          <w:drawing>
            <wp:anchor distT="0" distB="0" distL="114300" distR="114300" simplePos="0" relativeHeight="251659264" behindDoc="0" locked="0" layoutInCell="1" allowOverlap="1" wp14:anchorId="7764AE38" wp14:editId="20F49012">
              <wp:simplePos x="0" y="0"/>
              <wp:positionH relativeFrom="margin">
                <wp:posOffset>1499235</wp:posOffset>
              </wp:positionH>
              <wp:positionV relativeFrom="paragraph">
                <wp:posOffset>-3175</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del>
      <w:ins w:id="3" w:author="ROBERT F SYLVESTRE SIDIBE" w:date="2024-02-26T07:13:00Z">
        <w:r w:rsidR="0075542A">
          <w:rPr>
            <w:b/>
            <w:bCs/>
            <w:noProof/>
            <w:color w:val="000000" w:themeColor="text1"/>
            <w:sz w:val="20"/>
            <w:szCs w:val="20"/>
            <w:lang w:bidi="ar-DZ"/>
          </w:rPr>
          <w:drawing>
            <wp:inline distT="0" distB="0" distL="0" distR="0" wp14:anchorId="4EC28EE2" wp14:editId="717E210B">
              <wp:extent cx="4771301" cy="1158240"/>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6"/>
                      <a:srcRect t="25194" b="50531"/>
                      <a:stretch/>
                    </pic:blipFill>
                    <pic:spPr bwMode="auto">
                      <a:xfrm>
                        <a:off x="0" y="0"/>
                        <a:ext cx="4854036" cy="1178324"/>
                      </a:xfrm>
                      <a:prstGeom prst="rect">
                        <a:avLst/>
                      </a:prstGeom>
                      <a:ln>
                        <a:noFill/>
                      </a:ln>
                      <a:extLst>
                        <a:ext uri="{53640926-AAD7-44D8-BBD7-CCE9431645EC}">
                          <a14:shadowObscured xmlns:a14="http://schemas.microsoft.com/office/drawing/2010/main"/>
                        </a:ext>
                      </a:extLst>
                    </pic:spPr>
                  </pic:pic>
                </a:graphicData>
              </a:graphic>
            </wp:inline>
          </w:drawing>
        </w:r>
      </w:ins>
    </w:p>
    <w:p w14:paraId="0C52C69B" w14:textId="1A3FD76C" w:rsidR="003A2FC4" w:rsidRPr="005C0981" w:rsidDel="009965A6" w:rsidRDefault="003A2FC4">
      <w:pPr>
        <w:shd w:val="clear" w:color="auto" w:fill="FFFFFF"/>
        <w:spacing w:line="240" w:lineRule="auto"/>
        <w:ind w:right="9"/>
        <w:jc w:val="center"/>
        <w:rPr>
          <w:del w:id="4" w:author="ROBERT F SYLVESTRE SIDIBE" w:date="2024-02-26T07:19:00Z"/>
          <w:b/>
          <w:color w:val="000000" w:themeColor="text1"/>
          <w:sz w:val="44"/>
        </w:rPr>
      </w:pPr>
    </w:p>
    <w:p w14:paraId="5E99EEF7" w14:textId="77777777" w:rsidR="003A2FC4" w:rsidRPr="005C0981" w:rsidRDefault="003A2FC4" w:rsidP="009965A6">
      <w:pPr>
        <w:shd w:val="clear" w:color="auto" w:fill="FFFFFF"/>
        <w:spacing w:line="240" w:lineRule="auto"/>
        <w:ind w:right="9"/>
        <w:jc w:val="center"/>
        <w:rPr>
          <w:b/>
          <w:color w:val="000000" w:themeColor="text1"/>
          <w:sz w:val="20"/>
          <w:szCs w:val="8"/>
        </w:rPr>
      </w:pPr>
    </w:p>
    <w:p w14:paraId="52715E95" w14:textId="00AF2491" w:rsidR="003A2FC4" w:rsidRPr="00F65572" w:rsidRDefault="003A2FC4" w:rsidP="003A2FC4">
      <w:pPr>
        <w:spacing w:line="240" w:lineRule="auto"/>
        <w:jc w:val="center"/>
        <w:rPr>
          <w:rFonts w:ascii="Arial" w:eastAsia="Calibri" w:hAnsi="Arial" w:cs="Arial"/>
          <w:b/>
          <w:bCs/>
          <w:color w:val="000000" w:themeColor="text1"/>
          <w:sz w:val="32"/>
          <w:szCs w:val="32"/>
          <w:lang w:eastAsia="en-US"/>
          <w:rPrChange w:id="5" w:author="ROBERT F SYLVESTRE SIDIBE" w:date="2024-02-26T08:44:00Z">
            <w:rPr>
              <w:rFonts w:ascii="Arial" w:eastAsia="Calibri" w:hAnsi="Arial" w:cs="Arial"/>
              <w:b/>
              <w:bCs/>
              <w:color w:val="000000" w:themeColor="text1"/>
              <w:sz w:val="36"/>
              <w:szCs w:val="36"/>
              <w:lang w:eastAsia="en-US"/>
            </w:rPr>
          </w:rPrChange>
        </w:rPr>
      </w:pPr>
      <w:r w:rsidRPr="00F65572">
        <w:rPr>
          <w:rFonts w:ascii="Arial" w:eastAsia="Calibri" w:hAnsi="Arial" w:cs="Arial"/>
          <w:b/>
          <w:bCs/>
          <w:color w:val="000000" w:themeColor="text1"/>
          <w:sz w:val="32"/>
          <w:szCs w:val="32"/>
          <w:lang w:eastAsia="en-US"/>
          <w:rPrChange w:id="6" w:author="ROBERT F SYLVESTRE SIDIBE" w:date="2024-02-26T08:44:00Z">
            <w:rPr>
              <w:rFonts w:ascii="Arial" w:eastAsia="Calibri" w:hAnsi="Arial" w:cs="Arial"/>
              <w:b/>
              <w:bCs/>
              <w:color w:val="000000" w:themeColor="text1"/>
              <w:sz w:val="36"/>
              <w:szCs w:val="36"/>
              <w:lang w:eastAsia="en-US"/>
            </w:rPr>
          </w:rPrChange>
        </w:rPr>
        <w:t>DECISION N°00</w:t>
      </w:r>
      <w:ins w:id="7" w:author="ROBERT F SYLVESTRE SIDIBE" w:date="2024-02-26T08:48:00Z">
        <w:r w:rsidR="00E86B63">
          <w:rPr>
            <w:rFonts w:ascii="Arial" w:eastAsia="Calibri" w:hAnsi="Arial" w:cs="Arial"/>
            <w:b/>
            <w:bCs/>
            <w:color w:val="000000" w:themeColor="text1"/>
            <w:sz w:val="32"/>
            <w:szCs w:val="32"/>
            <w:lang w:eastAsia="en-US"/>
          </w:rPr>
          <w:t>3</w:t>
        </w:r>
      </w:ins>
      <w:del w:id="8" w:author="ROBERT F SYLVESTRE SIDIBE" w:date="2024-02-14T08:19:00Z">
        <w:r w:rsidRPr="00F65572" w:rsidDel="00CB2D79">
          <w:rPr>
            <w:rFonts w:ascii="Arial" w:eastAsia="Calibri" w:hAnsi="Arial" w:cs="Arial"/>
            <w:b/>
            <w:bCs/>
            <w:color w:val="000000" w:themeColor="text1"/>
            <w:sz w:val="32"/>
            <w:szCs w:val="32"/>
            <w:lang w:eastAsia="en-US"/>
            <w:rPrChange w:id="9" w:author="ROBERT F SYLVESTRE SIDIBE" w:date="2024-02-26T08:44:00Z">
              <w:rPr>
                <w:rFonts w:ascii="Arial" w:eastAsia="Calibri" w:hAnsi="Arial" w:cs="Arial"/>
                <w:b/>
                <w:bCs/>
                <w:color w:val="000000" w:themeColor="text1"/>
                <w:sz w:val="36"/>
                <w:szCs w:val="36"/>
                <w:lang w:eastAsia="en-US"/>
              </w:rPr>
            </w:rPrChange>
          </w:rPr>
          <w:delText>8</w:delText>
        </w:r>
      </w:del>
      <w:r w:rsidRPr="00F65572">
        <w:rPr>
          <w:rFonts w:ascii="Arial" w:eastAsia="Calibri" w:hAnsi="Arial" w:cs="Arial"/>
          <w:b/>
          <w:bCs/>
          <w:color w:val="000000" w:themeColor="text1"/>
          <w:sz w:val="32"/>
          <w:szCs w:val="32"/>
          <w:lang w:eastAsia="en-US"/>
          <w:rPrChange w:id="10" w:author="ROBERT F SYLVESTRE SIDIBE" w:date="2024-02-26T08:44:00Z">
            <w:rPr>
              <w:rFonts w:ascii="Arial" w:eastAsia="Calibri" w:hAnsi="Arial" w:cs="Arial"/>
              <w:b/>
              <w:bCs/>
              <w:color w:val="000000" w:themeColor="text1"/>
              <w:sz w:val="36"/>
              <w:szCs w:val="36"/>
              <w:lang w:eastAsia="en-US"/>
            </w:rPr>
          </w:rPrChange>
        </w:rPr>
        <w:t>-DG/ESFé</w:t>
      </w:r>
      <w:del w:id="11" w:author="ROBERT F SYLVESTRE SIDIBE" w:date="2024-02-14T08:14:00Z">
        <w:r w:rsidRPr="00F65572" w:rsidDel="009407C9">
          <w:rPr>
            <w:rFonts w:ascii="Arial" w:eastAsia="Calibri" w:hAnsi="Arial" w:cs="Arial"/>
            <w:b/>
            <w:bCs/>
            <w:color w:val="000000" w:themeColor="text1"/>
            <w:sz w:val="32"/>
            <w:szCs w:val="32"/>
            <w:lang w:eastAsia="en-US"/>
            <w:rPrChange w:id="12" w:author="ROBERT F SYLVESTRE SIDIBE" w:date="2024-02-26T08:44:00Z">
              <w:rPr>
                <w:rFonts w:ascii="Arial" w:eastAsia="Calibri" w:hAnsi="Arial" w:cs="Arial"/>
                <w:b/>
                <w:bCs/>
                <w:color w:val="000000" w:themeColor="text1"/>
                <w:sz w:val="36"/>
                <w:szCs w:val="36"/>
                <w:lang w:eastAsia="en-US"/>
              </w:rPr>
            </w:rPrChange>
          </w:rPr>
          <w:delText>3</w:delText>
        </w:r>
      </w:del>
      <w:r w:rsidRPr="00F65572">
        <w:rPr>
          <w:rFonts w:ascii="Arial" w:eastAsia="Calibri" w:hAnsi="Arial" w:cs="Arial"/>
          <w:b/>
          <w:bCs/>
          <w:color w:val="000000" w:themeColor="text1"/>
          <w:sz w:val="32"/>
          <w:szCs w:val="32"/>
          <w:lang w:eastAsia="en-US"/>
          <w:rPrChange w:id="13" w:author="ROBERT F SYLVESTRE SIDIBE" w:date="2024-02-26T08:44:00Z">
            <w:rPr>
              <w:rFonts w:ascii="Arial" w:eastAsia="Calibri" w:hAnsi="Arial" w:cs="Arial"/>
              <w:b/>
              <w:bCs/>
              <w:color w:val="000000" w:themeColor="text1"/>
              <w:sz w:val="36"/>
              <w:szCs w:val="36"/>
              <w:lang w:eastAsia="en-US"/>
            </w:rPr>
          </w:rPrChange>
        </w:rPr>
        <w:t>0</w:t>
      </w:r>
      <w:ins w:id="14" w:author="ROBERT F SYLVESTRE SIDIBE" w:date="2024-02-26T08:46:00Z">
        <w:r w:rsidR="00A142B9">
          <w:rPr>
            <w:rFonts w:ascii="Arial" w:eastAsia="Calibri" w:hAnsi="Arial" w:cs="Arial"/>
            <w:b/>
            <w:bCs/>
            <w:color w:val="000000" w:themeColor="text1"/>
            <w:sz w:val="32"/>
            <w:szCs w:val="32"/>
            <w:lang w:eastAsia="en-US"/>
          </w:rPr>
          <w:t>1</w:t>
        </w:r>
      </w:ins>
      <w:ins w:id="15" w:author="ROBERT F SYLVESTRE SIDIBE" w:date="2024-02-26T06:57:00Z">
        <w:r w:rsidR="00146178" w:rsidRPr="00F65572">
          <w:rPr>
            <w:rFonts w:ascii="Arial" w:eastAsia="Calibri" w:hAnsi="Arial" w:cs="Arial"/>
            <w:b/>
            <w:bCs/>
            <w:color w:val="000000" w:themeColor="text1"/>
            <w:sz w:val="32"/>
            <w:szCs w:val="32"/>
            <w:lang w:eastAsia="en-US"/>
            <w:rPrChange w:id="16" w:author="ROBERT F SYLVESTRE SIDIBE" w:date="2024-02-26T08:44:00Z">
              <w:rPr>
                <w:rFonts w:ascii="Arial" w:eastAsia="Calibri" w:hAnsi="Arial" w:cs="Arial"/>
                <w:b/>
                <w:bCs/>
                <w:color w:val="000000" w:themeColor="text1"/>
                <w:sz w:val="36"/>
                <w:szCs w:val="36"/>
                <w:lang w:eastAsia="en-US"/>
              </w:rPr>
            </w:rPrChange>
          </w:rPr>
          <w:t>10</w:t>
        </w:r>
      </w:ins>
      <w:del w:id="17" w:author="ROBERT F SYLVESTRE SIDIBE" w:date="2024-02-14T08:14:00Z">
        <w:r w:rsidRPr="00F65572" w:rsidDel="009407C9">
          <w:rPr>
            <w:rFonts w:ascii="Arial" w:eastAsia="Calibri" w:hAnsi="Arial" w:cs="Arial"/>
            <w:b/>
            <w:bCs/>
            <w:color w:val="000000" w:themeColor="text1"/>
            <w:sz w:val="32"/>
            <w:szCs w:val="32"/>
            <w:lang w:eastAsia="en-US"/>
            <w:rPrChange w:id="18" w:author="ROBERT F SYLVESTRE SIDIBE" w:date="2024-02-26T08:44:00Z">
              <w:rPr>
                <w:rFonts w:ascii="Arial" w:eastAsia="Calibri" w:hAnsi="Arial" w:cs="Arial"/>
                <w:b/>
                <w:bCs/>
                <w:color w:val="000000" w:themeColor="text1"/>
                <w:sz w:val="36"/>
                <w:szCs w:val="36"/>
                <w:lang w:eastAsia="en-US"/>
              </w:rPr>
            </w:rPrChange>
          </w:rPr>
          <w:delText>7</w:delText>
        </w:r>
      </w:del>
      <w:ins w:id="19" w:author="ROBERT F SYLVESTRE SIDIBE" w:date="2024-02-26T08:46:00Z">
        <w:r w:rsidR="00A142B9">
          <w:rPr>
            <w:rFonts w:ascii="Arial" w:eastAsia="Calibri" w:hAnsi="Arial" w:cs="Arial"/>
            <w:b/>
            <w:bCs/>
            <w:color w:val="000000" w:themeColor="text1"/>
            <w:sz w:val="32"/>
            <w:szCs w:val="32"/>
            <w:lang w:eastAsia="en-US"/>
          </w:rPr>
          <w:t>19</w:t>
        </w:r>
      </w:ins>
      <w:del w:id="20" w:author="ROBERT F SYLVESTRE SIDIBE" w:date="2024-02-14T08:18:00Z">
        <w:r w:rsidRPr="00F65572" w:rsidDel="00CB2D79">
          <w:rPr>
            <w:rFonts w:ascii="Arial" w:eastAsia="Calibri" w:hAnsi="Arial" w:cs="Arial"/>
            <w:b/>
            <w:bCs/>
            <w:color w:val="000000" w:themeColor="text1"/>
            <w:sz w:val="32"/>
            <w:szCs w:val="32"/>
            <w:lang w:eastAsia="en-US"/>
            <w:rPrChange w:id="21" w:author="ROBERT F SYLVESTRE SIDIBE" w:date="2024-02-26T08:44:00Z">
              <w:rPr>
                <w:rFonts w:ascii="Arial" w:eastAsia="Calibri" w:hAnsi="Arial" w:cs="Arial"/>
                <w:b/>
                <w:bCs/>
                <w:color w:val="000000" w:themeColor="text1"/>
                <w:sz w:val="36"/>
                <w:szCs w:val="36"/>
                <w:lang w:eastAsia="en-US"/>
              </w:rPr>
            </w:rPrChange>
          </w:rPr>
          <w:delText>18</w:delText>
        </w:r>
      </w:del>
    </w:p>
    <w:p w14:paraId="41DEC26F" w14:textId="3924923B" w:rsidR="003A2FC4" w:rsidRPr="00A142B9" w:rsidRDefault="003A2FC4" w:rsidP="00E86B63">
      <w:pPr>
        <w:spacing w:line="240" w:lineRule="auto"/>
        <w:jc w:val="center"/>
        <w:rPr>
          <w:rFonts w:ascii="Arial" w:eastAsia="Calibri" w:hAnsi="Arial" w:cs="Arial"/>
          <w:color w:val="000000" w:themeColor="text1"/>
          <w:szCs w:val="24"/>
          <w:lang w:eastAsia="en-US"/>
        </w:rPr>
      </w:pPr>
      <w:r w:rsidRPr="00A142B9">
        <w:rPr>
          <w:rFonts w:ascii="Arial" w:eastAsia="Calibri" w:hAnsi="Arial" w:cs="Arial"/>
          <w:b/>
          <w:bCs/>
          <w:color w:val="000000" w:themeColor="text1"/>
          <w:sz w:val="20"/>
          <w:szCs w:val="20"/>
          <w:lang w:eastAsia="en-US"/>
        </w:rPr>
        <w:t xml:space="preserve">PORTANT </w:t>
      </w:r>
      <w:ins w:id="22" w:author="ROBERT F SYLVESTRE SIDIBE" w:date="2024-02-26T08:32:00Z">
        <w:r w:rsidR="004E0468" w:rsidRPr="00A142B9">
          <w:rPr>
            <w:rFonts w:ascii="Arial" w:eastAsia="Calibri" w:hAnsi="Arial" w:cs="Arial"/>
            <w:b/>
            <w:bCs/>
            <w:color w:val="000000" w:themeColor="text1"/>
            <w:sz w:val="20"/>
            <w:szCs w:val="20"/>
            <w:lang w:eastAsia="en-US"/>
          </w:rPr>
          <w:t>CREATION DE L'ÉQUIPE PEDAGOGIQUE POUR L</w:t>
        </w:r>
      </w:ins>
      <w:ins w:id="23" w:author="ROBERT F SYLVESTRE SIDIBE" w:date="2024-02-26T08:48:00Z">
        <w:r w:rsidR="00E86B63">
          <w:rPr>
            <w:rFonts w:ascii="Arial" w:eastAsia="Calibri" w:hAnsi="Arial" w:cs="Arial"/>
            <w:b/>
            <w:bCs/>
            <w:color w:val="000000" w:themeColor="text1"/>
            <w:sz w:val="20"/>
            <w:szCs w:val="20"/>
            <w:lang w:eastAsia="en-US"/>
          </w:rPr>
          <w:t>E MASTER MANAGEMENT DES SERVICES DE SANTE</w:t>
        </w:r>
      </w:ins>
      <w:del w:id="24" w:author="ROBERT F SYLVESTRE SIDIBE" w:date="2024-02-26T07:15:00Z">
        <w:r w:rsidR="007B637C" w:rsidRPr="00A142B9" w:rsidDel="0075542A">
          <w:rPr>
            <w:rFonts w:ascii="Arial" w:eastAsia="Calibri" w:hAnsi="Arial" w:cs="Arial"/>
            <w:b/>
            <w:bCs/>
            <w:color w:val="000000" w:themeColor="text1"/>
            <w:sz w:val="20"/>
            <w:szCs w:val="20"/>
            <w:lang w:eastAsia="en-US"/>
          </w:rPr>
          <w:delText>CREATION D'UNE CELLULE INTERNE D'ASSURANCE QUALITE (CIAQ)</w:delText>
        </w:r>
      </w:del>
    </w:p>
    <w:p w14:paraId="19D5FB43" w14:textId="77777777" w:rsidR="003A2FC4" w:rsidRPr="00F65572" w:rsidRDefault="003A2FC4" w:rsidP="003A2FC4">
      <w:pPr>
        <w:spacing w:line="276" w:lineRule="auto"/>
        <w:jc w:val="center"/>
        <w:rPr>
          <w:rFonts w:ascii="Arial" w:eastAsia="Calibri" w:hAnsi="Arial" w:cs="Arial"/>
          <w:b/>
          <w:bCs/>
          <w:color w:val="000000" w:themeColor="text1"/>
          <w:szCs w:val="24"/>
          <w:lang w:eastAsia="en-US"/>
        </w:rPr>
      </w:pPr>
      <w:r w:rsidRPr="00F65572">
        <w:rPr>
          <w:rFonts w:ascii="Arial" w:eastAsia="Calibri" w:hAnsi="Arial" w:cs="Arial"/>
          <w:b/>
          <w:bCs/>
          <w:color w:val="000000" w:themeColor="text1"/>
          <w:szCs w:val="24"/>
          <w:lang w:eastAsia="en-US"/>
        </w:rPr>
        <w:t>Le Directeur General,</w:t>
      </w:r>
    </w:p>
    <w:p w14:paraId="4114F223"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Vu la Loi n°2012-013 du 24 février 2012 relative aux établissements privés d’enseignement en république du Mali</w:t>
      </w:r>
    </w:p>
    <w:p w14:paraId="5B99F66A"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Vu la Décision n° 2014-0000714/MERSRS-SG du 25 juin 2014 autorisant la création de l’école privée de santé Félix Houphouët Boigny</w:t>
      </w:r>
    </w:p>
    <w:p w14:paraId="3C8F2836"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5B066214" w14:textId="77777777" w:rsidR="003A2FC4" w:rsidRPr="0075542A" w:rsidRDefault="003A2FC4" w:rsidP="003A2FC4">
      <w:pPr>
        <w:spacing w:line="276" w:lineRule="auto"/>
        <w:rPr>
          <w:rFonts w:ascii="Arial" w:eastAsia="Calibri" w:hAnsi="Arial" w:cs="Arial"/>
          <w:color w:val="000000" w:themeColor="text1"/>
          <w:sz w:val="22"/>
          <w:lang w:eastAsia="en-US"/>
          <w:rPrChange w:id="25" w:author="ROBERT F SYLVESTRE SIDIBE" w:date="2024-02-26T07:14:00Z">
            <w:rPr>
              <w:rFonts w:ascii="Arial" w:eastAsia="Calibri" w:hAnsi="Arial" w:cs="Arial"/>
              <w:color w:val="000000" w:themeColor="text1"/>
              <w:szCs w:val="24"/>
              <w:lang w:eastAsia="en-US"/>
            </w:rPr>
          </w:rPrChange>
        </w:rPr>
      </w:pPr>
      <w:r w:rsidRPr="0075542A">
        <w:rPr>
          <w:rFonts w:ascii="Arial" w:eastAsia="Calibri" w:hAnsi="Arial" w:cs="Arial"/>
          <w:color w:val="000000" w:themeColor="text1"/>
          <w:sz w:val="22"/>
          <w:lang w:eastAsia="en-US"/>
          <w:rPrChange w:id="26" w:author="ROBERT F SYLVESTRE SIDIBE" w:date="2024-02-26T07:14:00Z">
            <w:rPr>
              <w:rFonts w:ascii="Arial" w:eastAsia="Calibri" w:hAnsi="Arial" w:cs="Arial"/>
              <w:color w:val="000000" w:themeColor="text1"/>
              <w:szCs w:val="24"/>
              <w:lang w:eastAsia="en-US"/>
            </w:rPr>
          </w:rPrChange>
        </w:rPr>
        <w:t xml:space="preserve">  </w:t>
      </w:r>
    </w:p>
    <w:p w14:paraId="1EED7787" w14:textId="77777777" w:rsidR="003A2FC4" w:rsidRPr="0075542A" w:rsidRDefault="003A2FC4" w:rsidP="003A2FC4">
      <w:pPr>
        <w:spacing w:line="276" w:lineRule="auto"/>
        <w:jc w:val="center"/>
        <w:rPr>
          <w:rFonts w:ascii="Arial" w:eastAsia="Calibri" w:hAnsi="Arial" w:cs="Arial"/>
          <w:b/>
          <w:bCs/>
          <w:color w:val="000000" w:themeColor="text1"/>
          <w:sz w:val="22"/>
          <w:lang w:eastAsia="en-US"/>
          <w:rPrChange w:id="27" w:author="ROBERT F SYLVESTRE SIDIBE" w:date="2024-02-26T07:14:00Z">
            <w:rPr>
              <w:rFonts w:ascii="Arial" w:eastAsia="Calibri" w:hAnsi="Arial" w:cs="Arial"/>
              <w:b/>
              <w:bCs/>
              <w:color w:val="000000" w:themeColor="text1"/>
              <w:szCs w:val="24"/>
              <w:lang w:eastAsia="en-US"/>
            </w:rPr>
          </w:rPrChange>
        </w:rPr>
      </w:pPr>
      <w:r w:rsidRPr="0075542A">
        <w:rPr>
          <w:rFonts w:ascii="Arial" w:eastAsia="Calibri" w:hAnsi="Arial" w:cs="Arial"/>
          <w:b/>
          <w:bCs/>
          <w:color w:val="000000" w:themeColor="text1"/>
          <w:sz w:val="22"/>
          <w:lang w:eastAsia="en-US"/>
          <w:rPrChange w:id="28" w:author="ROBERT F SYLVESTRE SIDIBE" w:date="2024-02-26T07:14:00Z">
            <w:rPr>
              <w:rFonts w:ascii="Arial" w:eastAsia="Calibri" w:hAnsi="Arial" w:cs="Arial"/>
              <w:b/>
              <w:bCs/>
              <w:color w:val="000000" w:themeColor="text1"/>
              <w:szCs w:val="24"/>
              <w:lang w:eastAsia="en-US"/>
            </w:rPr>
          </w:rPrChange>
        </w:rPr>
        <w:t>DECIDE</w:t>
      </w:r>
    </w:p>
    <w:p w14:paraId="74E3C6BC" w14:textId="6471D40E" w:rsidR="007B637C" w:rsidRPr="00F65572" w:rsidDel="00146178" w:rsidRDefault="004E0468" w:rsidP="007B637C">
      <w:pPr>
        <w:spacing w:line="276" w:lineRule="auto"/>
        <w:jc w:val="left"/>
        <w:rPr>
          <w:del w:id="29" w:author="ROBERT F SYLVESTRE SIDIBE" w:date="2024-02-26T06:59:00Z"/>
          <w:rFonts w:ascii="Arial" w:eastAsia="Calibri" w:hAnsi="Arial" w:cs="Arial"/>
          <w:color w:val="000000" w:themeColor="text1"/>
          <w:szCs w:val="24"/>
          <w:lang w:eastAsia="en-US"/>
        </w:rPr>
      </w:pPr>
      <w:ins w:id="30" w:author="ROBERT F SYLVESTRE SIDIBE" w:date="2024-02-26T08:34:00Z">
        <w:r w:rsidRPr="00F65572">
          <w:rPr>
            <w:rFonts w:ascii="Arial" w:eastAsia="Calibri" w:hAnsi="Arial" w:cs="Arial"/>
            <w:color w:val="000000" w:themeColor="text1"/>
            <w:szCs w:val="24"/>
            <w:lang w:eastAsia="en-US"/>
            <w:rPrChange w:id="31" w:author="ROBERT F SYLVESTRE SIDIBE" w:date="2024-02-26T08:44:00Z">
              <w:rPr>
                <w:rFonts w:ascii="Arial" w:eastAsia="Calibri" w:hAnsi="Arial" w:cs="Arial"/>
                <w:color w:val="000000" w:themeColor="text1"/>
                <w:sz w:val="22"/>
                <w:lang w:eastAsia="en-US"/>
              </w:rPr>
            </w:rPrChange>
          </w:rPr>
          <w:t>L</w:t>
        </w:r>
        <w:r w:rsidRPr="00F65572">
          <w:rPr>
            <w:rFonts w:ascii="Arial" w:eastAsia="Calibri" w:hAnsi="Arial" w:cs="Arial"/>
            <w:color w:val="000000" w:themeColor="text1"/>
            <w:szCs w:val="24"/>
            <w:lang w:eastAsia="en-US"/>
            <w:rPrChange w:id="32" w:author="ROBERT F SYLVESTRE SIDIBE" w:date="2024-02-26T08:44:00Z">
              <w:rPr>
                <w:rFonts w:ascii="Arial" w:eastAsia="Calibri" w:hAnsi="Arial" w:cs="Arial"/>
                <w:color w:val="000000" w:themeColor="text1"/>
                <w:sz w:val="22"/>
                <w:lang w:eastAsia="en-US"/>
              </w:rPr>
            </w:rPrChange>
          </w:rPr>
          <w:t>a création de l'Équipe Pédagogique dédiée</w:t>
        </w:r>
      </w:ins>
      <w:ins w:id="33" w:author="ROBERT F SYLVESTRE SIDIBE" w:date="2024-02-26T08:49:00Z">
        <w:r w:rsidR="00E86B63">
          <w:rPr>
            <w:rFonts w:ascii="Arial" w:eastAsia="Calibri" w:hAnsi="Arial" w:cs="Arial"/>
            <w:color w:val="000000" w:themeColor="text1"/>
            <w:szCs w:val="24"/>
            <w:lang w:eastAsia="en-US"/>
          </w:rPr>
          <w:t xml:space="preserve"> au Master en</w:t>
        </w:r>
      </w:ins>
      <w:ins w:id="34" w:author="ROBERT F SYLVESTRE SIDIBE" w:date="2024-02-26T08:34:00Z">
        <w:r w:rsidRPr="00F65572">
          <w:rPr>
            <w:rFonts w:ascii="Arial" w:eastAsia="Calibri" w:hAnsi="Arial" w:cs="Arial"/>
            <w:color w:val="000000" w:themeColor="text1"/>
            <w:szCs w:val="24"/>
            <w:lang w:eastAsia="en-US"/>
            <w:rPrChange w:id="35" w:author="ROBERT F SYLVESTRE SIDIBE" w:date="2024-02-26T08:44:00Z">
              <w:rPr>
                <w:rFonts w:ascii="Arial" w:eastAsia="Calibri" w:hAnsi="Arial" w:cs="Arial"/>
                <w:color w:val="000000" w:themeColor="text1"/>
                <w:sz w:val="22"/>
                <w:lang w:eastAsia="en-US"/>
              </w:rPr>
            </w:rPrChange>
          </w:rPr>
          <w:t xml:space="preserve"> </w:t>
        </w:r>
      </w:ins>
      <w:ins w:id="36" w:author="ROBERT F SYLVESTRE SIDIBE" w:date="2024-02-26T08:52:00Z">
        <w:r w:rsidR="00562C56">
          <w:rPr>
            <w:rFonts w:ascii="Arial" w:eastAsia="Calibri" w:hAnsi="Arial" w:cs="Arial"/>
            <w:color w:val="000000" w:themeColor="text1"/>
            <w:szCs w:val="24"/>
            <w:lang w:eastAsia="en-US"/>
          </w:rPr>
          <w:t>M</w:t>
        </w:r>
      </w:ins>
      <w:ins w:id="37" w:author="ROBERT F SYLVESTRE SIDIBE" w:date="2024-02-26T08:49:00Z">
        <w:r w:rsidR="00E86B63" w:rsidRPr="00E86B63">
          <w:rPr>
            <w:rFonts w:ascii="Arial" w:eastAsia="Calibri" w:hAnsi="Arial" w:cs="Arial"/>
            <w:color w:val="000000" w:themeColor="text1"/>
            <w:szCs w:val="24"/>
            <w:lang w:eastAsia="en-US"/>
            <w:rPrChange w:id="38" w:author="ROBERT F SYLVESTRE SIDIBE" w:date="2024-02-26T08:50:00Z">
              <w:rPr>
                <w:rFonts w:ascii="Arial" w:eastAsia="Calibri" w:hAnsi="Arial" w:cs="Arial"/>
                <w:b/>
                <w:bCs/>
                <w:color w:val="000000" w:themeColor="text1"/>
                <w:sz w:val="20"/>
                <w:szCs w:val="20"/>
                <w:lang w:eastAsia="en-US"/>
              </w:rPr>
            </w:rPrChange>
          </w:rPr>
          <w:t xml:space="preserve">anagement des services de </w:t>
        </w:r>
      </w:ins>
      <w:ins w:id="39" w:author="ROBERT F SYLVESTRE SIDIBE" w:date="2024-02-26T08:50:00Z">
        <w:r w:rsidR="00E86B63" w:rsidRPr="00E86B63">
          <w:rPr>
            <w:rFonts w:ascii="Arial" w:eastAsia="Calibri" w:hAnsi="Arial" w:cs="Arial"/>
            <w:color w:val="000000" w:themeColor="text1"/>
            <w:szCs w:val="24"/>
            <w:lang w:eastAsia="en-US"/>
            <w:rPrChange w:id="40" w:author="ROBERT F SYLVESTRE SIDIBE" w:date="2024-02-26T08:50:00Z">
              <w:rPr>
                <w:rFonts w:ascii="Arial" w:eastAsia="Calibri" w:hAnsi="Arial" w:cs="Arial"/>
                <w:color w:val="000000" w:themeColor="text1"/>
                <w:sz w:val="20"/>
                <w:szCs w:val="20"/>
                <w:lang w:eastAsia="en-US"/>
              </w:rPr>
            </w:rPrChange>
          </w:rPr>
          <w:t>santé</w:t>
        </w:r>
      </w:ins>
      <w:ins w:id="41" w:author="ROBERT F SYLVESTRE SIDIBE" w:date="2024-02-26T08:49:00Z">
        <w:r w:rsidR="00E86B63" w:rsidRPr="00E86B63">
          <w:rPr>
            <w:rFonts w:ascii="Arial" w:eastAsia="Calibri" w:hAnsi="Arial" w:cs="Arial"/>
            <w:color w:val="000000" w:themeColor="text1"/>
            <w:szCs w:val="24"/>
            <w:lang w:eastAsia="en-US"/>
            <w:rPrChange w:id="42" w:author="ROBERT F SYLVESTRE SIDIBE" w:date="2024-02-26T08:50:00Z">
              <w:rPr>
                <w:rFonts w:ascii="Arial" w:eastAsia="Calibri" w:hAnsi="Arial" w:cs="Arial"/>
                <w:b/>
                <w:bCs/>
                <w:color w:val="000000" w:themeColor="text1"/>
                <w:sz w:val="20"/>
                <w:szCs w:val="20"/>
                <w:lang w:eastAsia="en-US"/>
              </w:rPr>
            </w:rPrChange>
          </w:rPr>
          <w:t xml:space="preserve"> </w:t>
        </w:r>
      </w:ins>
      <w:ins w:id="43" w:author="ROBERT F SYLVESTRE SIDIBE" w:date="2024-02-26T08:34:00Z">
        <w:r w:rsidRPr="00F65572">
          <w:rPr>
            <w:rFonts w:ascii="Arial" w:eastAsia="Calibri" w:hAnsi="Arial" w:cs="Arial"/>
            <w:color w:val="000000" w:themeColor="text1"/>
            <w:szCs w:val="24"/>
            <w:lang w:eastAsia="en-US"/>
            <w:rPrChange w:id="44" w:author="ROBERT F SYLVESTRE SIDIBE" w:date="2024-02-26T08:44:00Z">
              <w:rPr>
                <w:rFonts w:ascii="Arial" w:eastAsia="Calibri" w:hAnsi="Arial" w:cs="Arial"/>
                <w:color w:val="000000" w:themeColor="text1"/>
                <w:sz w:val="22"/>
                <w:lang w:eastAsia="en-US"/>
              </w:rPr>
            </w:rPrChange>
          </w:rPr>
          <w:t xml:space="preserve">au sein de l'Ecole Privée de Santé Félix Houphouët Boigny. </w:t>
        </w:r>
      </w:ins>
      <w:ins w:id="45" w:author="ROBERT F SYLVESTRE SIDIBE" w:date="2024-02-26T06:59:00Z">
        <w:r w:rsidR="00146178" w:rsidRPr="00F65572">
          <w:rPr>
            <w:rFonts w:ascii="Arial" w:eastAsia="Calibri" w:hAnsi="Arial" w:cs="Arial"/>
            <w:color w:val="000000" w:themeColor="text1"/>
            <w:szCs w:val="24"/>
            <w:lang w:eastAsia="en-US"/>
          </w:rPr>
          <w:t>Dans le cadre de notre engagement continu envers le bien-être et le succès de nos étudiants</w:t>
        </w:r>
      </w:ins>
      <w:ins w:id="46" w:author="ROBERT F SYLVESTRE SIDIBE" w:date="2024-02-26T07:00:00Z">
        <w:r w:rsidR="00146178" w:rsidRPr="00F65572">
          <w:rPr>
            <w:rFonts w:ascii="Arial" w:eastAsia="Calibri" w:hAnsi="Arial" w:cs="Arial"/>
            <w:color w:val="000000" w:themeColor="text1"/>
            <w:szCs w:val="24"/>
            <w:lang w:eastAsia="en-US"/>
          </w:rPr>
          <w:t>.</w:t>
        </w:r>
      </w:ins>
      <w:del w:id="47" w:author="ROBERT F SYLVESTRE SIDIBE" w:date="2024-02-26T06:59:00Z">
        <w:r w:rsidR="007B637C" w:rsidRPr="00F65572" w:rsidDel="00146178">
          <w:rPr>
            <w:rFonts w:ascii="Arial" w:eastAsia="Calibri" w:hAnsi="Arial" w:cs="Arial"/>
            <w:color w:val="000000" w:themeColor="text1"/>
            <w:szCs w:val="24"/>
            <w:lang w:eastAsia="en-US"/>
          </w:rPr>
          <w:delText>Dans le cadre de l’engagement continu envers l'excellence et la qualité dans tous les aspects de</w:delText>
        </w:r>
      </w:del>
      <w:del w:id="48" w:author="ROBERT F SYLVESTRE SIDIBE" w:date="2024-02-14T08:12:00Z">
        <w:r w:rsidR="007B637C" w:rsidRPr="00F65572" w:rsidDel="009407C9">
          <w:rPr>
            <w:rFonts w:ascii="Arial" w:eastAsia="Calibri" w:hAnsi="Arial" w:cs="Arial"/>
            <w:color w:val="000000" w:themeColor="text1"/>
            <w:szCs w:val="24"/>
            <w:lang w:eastAsia="en-US"/>
          </w:rPr>
          <w:delText>s</w:delText>
        </w:r>
      </w:del>
      <w:del w:id="49" w:author="ROBERT F SYLVESTRE SIDIBE" w:date="2024-02-26T06:59:00Z">
        <w:r w:rsidR="007B637C" w:rsidRPr="00F65572" w:rsidDel="00146178">
          <w:rPr>
            <w:rFonts w:ascii="Arial" w:eastAsia="Calibri" w:hAnsi="Arial" w:cs="Arial"/>
            <w:color w:val="000000" w:themeColor="text1"/>
            <w:szCs w:val="24"/>
            <w:lang w:eastAsia="en-US"/>
          </w:rPr>
          <w:delText xml:space="preserve"> activités éducatives et administratives. </w:delText>
        </w:r>
      </w:del>
    </w:p>
    <w:p w14:paraId="0A6842C7" w14:textId="77777777" w:rsidR="00146178" w:rsidRPr="00F65572" w:rsidRDefault="00146178" w:rsidP="007B637C">
      <w:pPr>
        <w:spacing w:line="276" w:lineRule="auto"/>
        <w:jc w:val="left"/>
        <w:rPr>
          <w:ins w:id="50" w:author="ROBERT F SYLVESTRE SIDIBE" w:date="2024-02-26T06:59:00Z"/>
          <w:rFonts w:ascii="Arial" w:eastAsia="Calibri" w:hAnsi="Arial" w:cs="Arial"/>
          <w:color w:val="000000" w:themeColor="text1"/>
          <w:szCs w:val="24"/>
          <w:lang w:eastAsia="en-US"/>
        </w:rPr>
      </w:pPr>
    </w:p>
    <w:p w14:paraId="3BCCC245" w14:textId="77777777" w:rsidR="007B637C" w:rsidRPr="00F65572" w:rsidRDefault="007B637C" w:rsidP="007B637C">
      <w:pPr>
        <w:spacing w:line="276" w:lineRule="auto"/>
        <w:jc w:val="left"/>
        <w:rPr>
          <w:rFonts w:ascii="Arial" w:eastAsia="Calibri" w:hAnsi="Arial" w:cs="Arial"/>
          <w:color w:val="000000" w:themeColor="text1"/>
          <w:sz w:val="12"/>
          <w:szCs w:val="12"/>
          <w:lang w:eastAsia="en-US"/>
          <w:rPrChange w:id="51" w:author="ROBERT F SYLVESTRE SIDIBE" w:date="2024-02-26T08:44:00Z">
            <w:rPr>
              <w:rFonts w:ascii="Arial" w:eastAsia="Calibri" w:hAnsi="Arial" w:cs="Arial"/>
              <w:color w:val="000000" w:themeColor="text1"/>
              <w:szCs w:val="24"/>
              <w:lang w:eastAsia="en-US"/>
            </w:rPr>
          </w:rPrChange>
        </w:rPr>
      </w:pPr>
    </w:p>
    <w:p w14:paraId="26A2C47C" w14:textId="3662B8D0" w:rsidR="003A2FC4" w:rsidRPr="00F65572" w:rsidDel="009965A6" w:rsidRDefault="003A2FC4" w:rsidP="009965A6">
      <w:pPr>
        <w:spacing w:line="240" w:lineRule="auto"/>
        <w:jc w:val="left"/>
        <w:rPr>
          <w:del w:id="52" w:author="ROBERT F SYLVESTRE SIDIBE" w:date="2024-02-26T07:20:00Z"/>
          <w:rFonts w:ascii="Arial" w:eastAsia="Calibri" w:hAnsi="Arial" w:cs="Arial"/>
          <w:color w:val="000000" w:themeColor="text1"/>
          <w:szCs w:val="24"/>
          <w:lang w:eastAsia="en-US"/>
          <w:rPrChange w:id="53" w:author="ROBERT F SYLVESTRE SIDIBE" w:date="2024-02-26T08:44:00Z">
            <w:rPr>
              <w:del w:id="54" w:author="ROBERT F SYLVESTRE SIDIBE" w:date="2024-02-26T07:20:00Z"/>
              <w:rFonts w:ascii="Arial" w:eastAsia="Calibri" w:hAnsi="Arial" w:cs="Arial"/>
              <w:color w:val="000000" w:themeColor="text1"/>
              <w:sz w:val="22"/>
              <w:lang w:eastAsia="en-US"/>
            </w:rPr>
          </w:rPrChange>
        </w:rPr>
      </w:pPr>
      <w:r w:rsidRPr="00F65572">
        <w:rPr>
          <w:rFonts w:ascii="Arial" w:eastAsia="Calibri" w:hAnsi="Arial" w:cs="Arial"/>
          <w:b/>
          <w:bCs/>
          <w:color w:val="000000" w:themeColor="text1"/>
          <w:szCs w:val="24"/>
          <w:lang w:eastAsia="en-US"/>
        </w:rPr>
        <w:t>Article 1</w:t>
      </w:r>
      <w:r w:rsidRPr="00F65572">
        <w:rPr>
          <w:rFonts w:ascii="Arial" w:eastAsia="Calibri" w:hAnsi="Arial" w:cs="Arial"/>
          <w:color w:val="000000" w:themeColor="text1"/>
          <w:szCs w:val="24"/>
          <w:lang w:eastAsia="en-US"/>
        </w:rPr>
        <w:t xml:space="preserve"> : </w:t>
      </w:r>
      <w:ins w:id="55" w:author="ROBERT F SYLVESTRE SIDIBE" w:date="2024-02-26T08:38:00Z">
        <w:r w:rsidR="004E0468" w:rsidRPr="00F65572">
          <w:rPr>
            <w:rFonts w:ascii="Arial" w:eastAsia="Calibri" w:hAnsi="Arial" w:cs="Arial"/>
            <w:color w:val="000000" w:themeColor="text1"/>
            <w:szCs w:val="24"/>
            <w:lang w:eastAsia="en-US"/>
            <w:rPrChange w:id="56" w:author="ROBERT F SYLVESTRE SIDIBE" w:date="2024-02-26T08:44:00Z">
              <w:rPr>
                <w:rFonts w:ascii="Arial" w:eastAsia="Calibri" w:hAnsi="Arial" w:cs="Arial"/>
                <w:color w:val="000000" w:themeColor="text1"/>
                <w:sz w:val="22"/>
                <w:lang w:eastAsia="en-US"/>
              </w:rPr>
            </w:rPrChange>
          </w:rPr>
          <w:t xml:space="preserve">L'Équipe Pédagogique sera chargée de concevoir, de mettre en œuvre et de superviser le programme de </w:t>
        </w:r>
      </w:ins>
      <w:ins w:id="57" w:author="ROBERT F SYLVESTRE SIDIBE" w:date="2024-02-26T08:50:00Z">
        <w:r w:rsidR="00E86B63">
          <w:rPr>
            <w:rFonts w:ascii="Arial" w:eastAsia="Calibri" w:hAnsi="Arial" w:cs="Arial"/>
            <w:color w:val="000000" w:themeColor="text1"/>
            <w:szCs w:val="24"/>
            <w:lang w:eastAsia="en-US"/>
          </w:rPr>
          <w:t>Master en</w:t>
        </w:r>
        <w:r w:rsidR="00E86B63" w:rsidRPr="00AB470B">
          <w:rPr>
            <w:rFonts w:ascii="Arial" w:eastAsia="Calibri" w:hAnsi="Arial" w:cs="Arial"/>
            <w:color w:val="000000" w:themeColor="text1"/>
            <w:szCs w:val="24"/>
            <w:lang w:eastAsia="en-US"/>
          </w:rPr>
          <w:t xml:space="preserve"> </w:t>
        </w:r>
      </w:ins>
      <w:ins w:id="58" w:author="ROBERT F SYLVESTRE SIDIBE" w:date="2024-02-26T08:52:00Z">
        <w:r w:rsidR="00562C56">
          <w:rPr>
            <w:rFonts w:ascii="Arial" w:eastAsia="Calibri" w:hAnsi="Arial" w:cs="Arial"/>
            <w:color w:val="000000" w:themeColor="text1"/>
            <w:szCs w:val="24"/>
            <w:lang w:eastAsia="en-US"/>
          </w:rPr>
          <w:t>M</w:t>
        </w:r>
      </w:ins>
      <w:ins w:id="59" w:author="ROBERT F SYLVESTRE SIDIBE" w:date="2024-02-26T08:50:00Z">
        <w:r w:rsidR="00E86B63" w:rsidRPr="00AB470B">
          <w:rPr>
            <w:rFonts w:ascii="Arial" w:eastAsia="Calibri" w:hAnsi="Arial" w:cs="Arial"/>
            <w:color w:val="000000" w:themeColor="text1"/>
            <w:szCs w:val="24"/>
            <w:lang w:eastAsia="en-US"/>
          </w:rPr>
          <w:t>anagement des services de santé</w:t>
        </w:r>
      </w:ins>
      <w:ins w:id="60" w:author="ROBERT F SYLVESTRE SIDIBE" w:date="2024-02-26T08:38:00Z">
        <w:r w:rsidR="004E0468" w:rsidRPr="00F65572">
          <w:rPr>
            <w:rFonts w:ascii="Arial" w:eastAsia="Calibri" w:hAnsi="Arial" w:cs="Arial"/>
            <w:color w:val="000000" w:themeColor="text1"/>
            <w:szCs w:val="24"/>
            <w:lang w:eastAsia="en-US"/>
            <w:rPrChange w:id="61" w:author="ROBERT F SYLVESTRE SIDIBE" w:date="2024-02-26T08:44:00Z">
              <w:rPr>
                <w:rFonts w:ascii="Arial" w:eastAsia="Calibri" w:hAnsi="Arial" w:cs="Arial"/>
                <w:color w:val="000000" w:themeColor="text1"/>
                <w:sz w:val="22"/>
                <w:lang w:eastAsia="en-US"/>
              </w:rPr>
            </w:rPrChange>
          </w:rPr>
          <w:t>. Elle veillera à ce que ces programmes soient en adéquation avec les normes académiques et professionnelles les plus élevées, tout en intégrant les dernières avancées scientifiques et les meilleures pratiques du secteur.</w:t>
        </w:r>
      </w:ins>
      <w:del w:id="62" w:author="ROBERT F SYLVESTRE SIDIBE" w:date="2024-02-26T07:00:00Z">
        <w:r w:rsidR="007B637C" w:rsidRPr="00F65572" w:rsidDel="00146178">
          <w:rPr>
            <w:rFonts w:ascii="Arial" w:eastAsia="Calibri" w:hAnsi="Arial" w:cs="Arial"/>
            <w:color w:val="000000" w:themeColor="text1"/>
            <w:szCs w:val="24"/>
            <w:lang w:eastAsia="en-US"/>
          </w:rPr>
          <w:delText>La création d'une Cellule Interne d'Assurance Qualité (CIAQ)</w:delText>
        </w:r>
      </w:del>
      <w:del w:id="63" w:author="ROBERT F SYLVESTRE SIDIBE" w:date="2024-02-14T08:12:00Z">
        <w:r w:rsidR="007B637C" w:rsidRPr="00F65572" w:rsidDel="009407C9">
          <w:rPr>
            <w:rFonts w:ascii="Arial" w:eastAsia="Calibri" w:hAnsi="Arial" w:cs="Arial"/>
            <w:color w:val="000000" w:themeColor="text1"/>
            <w:szCs w:val="24"/>
            <w:lang w:eastAsia="en-US"/>
          </w:rPr>
          <w:delText xml:space="preserve"> au sein de l'Ecole Privée de Santé Félix Houphouët Boigny</w:delText>
        </w:r>
      </w:del>
      <w:del w:id="64" w:author="ROBERT F SYLVESTRE SIDIBE" w:date="2024-02-26T07:00:00Z">
        <w:r w:rsidR="007B637C" w:rsidRPr="00F65572" w:rsidDel="00146178">
          <w:rPr>
            <w:rFonts w:ascii="Segoe UI" w:hAnsi="Segoe UI" w:cs="Segoe UI"/>
            <w:color w:val="0D0D0D"/>
            <w:shd w:val="clear" w:color="auto" w:fill="FFFFFF"/>
          </w:rPr>
          <w:delText xml:space="preserve">, </w:delText>
        </w:r>
        <w:r w:rsidR="007B637C" w:rsidRPr="00F65572" w:rsidDel="00146178">
          <w:rPr>
            <w:rFonts w:ascii="Arial" w:eastAsia="Calibri" w:hAnsi="Arial" w:cs="Arial"/>
            <w:color w:val="000000" w:themeColor="text1"/>
            <w:szCs w:val="24"/>
            <w:lang w:eastAsia="en-US"/>
          </w:rPr>
          <w:delText>chargée de superviser et de coordonner toutes les initiatives liées à l'assurance qualité</w:delText>
        </w:r>
      </w:del>
      <w:del w:id="65" w:author="ROBERT F SYLVESTRE SIDIBE" w:date="2024-02-26T07:01:00Z">
        <w:r w:rsidR="007B637C" w:rsidRPr="00F65572" w:rsidDel="00146178">
          <w:rPr>
            <w:rFonts w:ascii="Arial" w:eastAsia="Calibri" w:hAnsi="Arial" w:cs="Arial"/>
            <w:color w:val="000000" w:themeColor="text1"/>
            <w:szCs w:val="24"/>
            <w:lang w:eastAsia="en-US"/>
          </w:rPr>
          <w:delText xml:space="preserve">. </w:delText>
        </w:r>
      </w:del>
    </w:p>
    <w:p w14:paraId="5B09EFD8" w14:textId="77777777" w:rsidR="009965A6" w:rsidRPr="00F65572" w:rsidRDefault="009965A6">
      <w:pPr>
        <w:spacing w:line="240" w:lineRule="auto"/>
        <w:jc w:val="left"/>
        <w:rPr>
          <w:ins w:id="66" w:author="ROBERT F SYLVESTRE SIDIBE" w:date="2024-02-26T07:20:00Z"/>
          <w:rFonts w:ascii="Arial" w:eastAsia="Calibri" w:hAnsi="Arial" w:cs="Arial"/>
          <w:color w:val="000000" w:themeColor="text1"/>
          <w:szCs w:val="24"/>
          <w:lang w:eastAsia="en-US"/>
        </w:rPr>
        <w:pPrChange w:id="67" w:author="ROBERT F SYLVESTRE SIDIBE" w:date="2024-02-26T07:20:00Z">
          <w:pPr>
            <w:spacing w:line="276" w:lineRule="auto"/>
            <w:jc w:val="left"/>
          </w:pPr>
        </w:pPrChange>
      </w:pPr>
    </w:p>
    <w:p w14:paraId="4D587EFF" w14:textId="77777777" w:rsidR="003A2FC4" w:rsidRPr="00F65572" w:rsidRDefault="003A2FC4">
      <w:pPr>
        <w:spacing w:line="240" w:lineRule="auto"/>
        <w:jc w:val="left"/>
        <w:rPr>
          <w:rFonts w:ascii="Arial" w:eastAsia="Calibri" w:hAnsi="Arial" w:cs="Arial"/>
          <w:color w:val="000000" w:themeColor="text1"/>
          <w:szCs w:val="24"/>
          <w:lang w:eastAsia="en-US"/>
        </w:rPr>
        <w:pPrChange w:id="68" w:author="ROBERT F SYLVESTRE SIDIBE" w:date="2024-02-26T07:20:00Z">
          <w:pPr>
            <w:spacing w:line="276" w:lineRule="auto"/>
          </w:pPr>
        </w:pPrChange>
      </w:pPr>
      <w:del w:id="69" w:author="ROBERT F SYLVESTRE SIDIBE" w:date="2024-02-26T07:20:00Z">
        <w:r w:rsidRPr="00F65572" w:rsidDel="009965A6">
          <w:rPr>
            <w:rFonts w:ascii="Arial" w:eastAsia="Calibri" w:hAnsi="Arial" w:cs="Arial"/>
            <w:color w:val="000000" w:themeColor="text1"/>
            <w:szCs w:val="24"/>
            <w:lang w:eastAsia="en-US"/>
          </w:rPr>
          <w:delText xml:space="preserve"> </w:delText>
        </w:r>
      </w:del>
    </w:p>
    <w:p w14:paraId="66A50902" w14:textId="75326BD6" w:rsidR="003A2FC4" w:rsidRPr="00F65572" w:rsidDel="0075542A" w:rsidRDefault="003A2FC4" w:rsidP="009407C9">
      <w:pPr>
        <w:spacing w:line="276" w:lineRule="auto"/>
        <w:rPr>
          <w:del w:id="70" w:author="ROBERT F SYLVESTRE SIDIBE" w:date="2024-02-26T07:07:00Z"/>
          <w:rFonts w:ascii="Arial" w:eastAsia="Calibri" w:hAnsi="Arial" w:cs="Arial"/>
          <w:color w:val="000000" w:themeColor="text1"/>
          <w:szCs w:val="24"/>
          <w:lang w:eastAsia="en-US"/>
        </w:rPr>
      </w:pPr>
      <w:r w:rsidRPr="00F65572">
        <w:rPr>
          <w:rFonts w:ascii="Arial" w:eastAsia="Calibri" w:hAnsi="Arial" w:cs="Arial"/>
          <w:b/>
          <w:bCs/>
          <w:color w:val="000000" w:themeColor="text1"/>
          <w:szCs w:val="24"/>
          <w:lang w:eastAsia="en-US"/>
        </w:rPr>
        <w:t>Article 2 :</w:t>
      </w:r>
      <w:r w:rsidRPr="00F65572">
        <w:rPr>
          <w:rFonts w:ascii="Arial" w:eastAsia="Calibri" w:hAnsi="Arial" w:cs="Arial"/>
          <w:color w:val="000000" w:themeColor="text1"/>
          <w:szCs w:val="24"/>
          <w:lang w:eastAsia="en-US"/>
        </w:rPr>
        <w:t xml:space="preserve"> </w:t>
      </w:r>
      <w:ins w:id="71" w:author="ROBERT F SYLVESTRE SIDIBE" w:date="2024-02-26T08:39:00Z">
        <w:r w:rsidR="004E0468" w:rsidRPr="00F65572">
          <w:rPr>
            <w:rFonts w:ascii="Arial" w:eastAsia="Calibri" w:hAnsi="Arial" w:cs="Arial"/>
            <w:color w:val="000000" w:themeColor="text1"/>
            <w:szCs w:val="24"/>
            <w:lang w:eastAsia="en-US"/>
            <w:rPrChange w:id="72" w:author="ROBERT F SYLVESTRE SIDIBE" w:date="2024-02-26T08:44:00Z">
              <w:rPr>
                <w:rFonts w:ascii="Arial" w:eastAsia="Calibri" w:hAnsi="Arial" w:cs="Arial"/>
                <w:color w:val="000000" w:themeColor="text1"/>
                <w:sz w:val="22"/>
                <w:lang w:eastAsia="en-US"/>
              </w:rPr>
            </w:rPrChange>
          </w:rPr>
          <w:t xml:space="preserve">Les membres de l'Équipe Pédagogique seront sélectionnés pour leur expertise dans le domaine </w:t>
        </w:r>
      </w:ins>
      <w:ins w:id="73" w:author="ROBERT F SYLVESTRE SIDIBE" w:date="2024-02-26T08:51:00Z">
        <w:r w:rsidR="00E86B63">
          <w:rPr>
            <w:rFonts w:ascii="Arial" w:eastAsia="Calibri" w:hAnsi="Arial" w:cs="Arial"/>
            <w:color w:val="000000" w:themeColor="text1"/>
            <w:szCs w:val="24"/>
            <w:lang w:eastAsia="en-US"/>
          </w:rPr>
          <w:t xml:space="preserve">du </w:t>
        </w:r>
      </w:ins>
      <w:ins w:id="74" w:author="ROBERT F SYLVESTRE SIDIBE" w:date="2024-02-26T08:52:00Z">
        <w:r w:rsidR="00562C56">
          <w:rPr>
            <w:rFonts w:ascii="Arial" w:eastAsia="Calibri" w:hAnsi="Arial" w:cs="Arial"/>
            <w:color w:val="000000" w:themeColor="text1"/>
            <w:szCs w:val="24"/>
            <w:lang w:eastAsia="en-US"/>
          </w:rPr>
          <w:t>M</w:t>
        </w:r>
      </w:ins>
      <w:ins w:id="75" w:author="ROBERT F SYLVESTRE SIDIBE" w:date="2024-02-26T08:50:00Z">
        <w:r w:rsidR="00E86B63" w:rsidRPr="00AB470B">
          <w:rPr>
            <w:rFonts w:ascii="Arial" w:eastAsia="Calibri" w:hAnsi="Arial" w:cs="Arial"/>
            <w:color w:val="000000" w:themeColor="text1"/>
            <w:szCs w:val="24"/>
            <w:lang w:eastAsia="en-US"/>
          </w:rPr>
          <w:t>anagement des services de santé</w:t>
        </w:r>
      </w:ins>
      <w:ins w:id="76" w:author="ROBERT F SYLVESTRE SIDIBE" w:date="2024-02-26T08:39:00Z">
        <w:r w:rsidR="004E0468" w:rsidRPr="00F65572">
          <w:rPr>
            <w:rFonts w:ascii="Arial" w:eastAsia="Calibri" w:hAnsi="Arial" w:cs="Arial"/>
            <w:color w:val="000000" w:themeColor="text1"/>
            <w:szCs w:val="24"/>
            <w:lang w:eastAsia="en-US"/>
            <w:rPrChange w:id="77" w:author="ROBERT F SYLVESTRE SIDIBE" w:date="2024-02-26T08:44:00Z">
              <w:rPr>
                <w:rFonts w:ascii="Arial" w:eastAsia="Calibri" w:hAnsi="Arial" w:cs="Arial"/>
                <w:color w:val="000000" w:themeColor="text1"/>
                <w:sz w:val="22"/>
                <w:lang w:eastAsia="en-US"/>
              </w:rPr>
            </w:rPrChange>
          </w:rPr>
          <w:t>, leur expérience en enseignement et leur engagement envers l'excellence académique. Leur mission principale sera d'assurer la qualité de l'enseignement, de la recherche et de l'encadrement des étudiants tout au long de leur parcours universitaire.</w:t>
        </w:r>
      </w:ins>
      <w:del w:id="78" w:author="ROBERT F SYLVESTRE SIDIBE" w:date="2024-02-26T07:07:00Z">
        <w:r w:rsidR="009407C9" w:rsidRPr="00F65572" w:rsidDel="0075542A">
          <w:rPr>
            <w:rFonts w:ascii="Arial" w:eastAsia="Calibri" w:hAnsi="Arial" w:cs="Arial"/>
            <w:color w:val="000000" w:themeColor="text1"/>
            <w:szCs w:val="24"/>
            <w:lang w:eastAsia="en-US"/>
          </w:rPr>
          <w:delText>L’objectif principal de la CIAQ sera d'assurer que les processus, les services et les programmes de l'Ecole Privée de Santé Félix Houphouët Boigny répondent aux normes les plus élevées d'excellence et de satisfaction des parties prenantes.</w:delText>
        </w:r>
      </w:del>
    </w:p>
    <w:p w14:paraId="27EC4E46" w14:textId="77777777" w:rsidR="0075542A" w:rsidRPr="00F65572" w:rsidRDefault="0075542A" w:rsidP="009407C9">
      <w:pPr>
        <w:spacing w:line="276" w:lineRule="auto"/>
        <w:rPr>
          <w:ins w:id="79" w:author="ROBERT F SYLVESTRE SIDIBE" w:date="2024-02-26T07:07:00Z"/>
          <w:rFonts w:ascii="Arial" w:eastAsia="Calibri" w:hAnsi="Arial" w:cs="Arial"/>
          <w:color w:val="000000" w:themeColor="text1"/>
          <w:szCs w:val="24"/>
          <w:lang w:eastAsia="en-US"/>
        </w:rPr>
      </w:pPr>
    </w:p>
    <w:p w14:paraId="06A645B2" w14:textId="77777777" w:rsidR="0075542A" w:rsidRPr="00F65572" w:rsidRDefault="0075542A" w:rsidP="009407C9">
      <w:pPr>
        <w:spacing w:line="276" w:lineRule="auto"/>
        <w:rPr>
          <w:ins w:id="80" w:author="ROBERT F SYLVESTRE SIDIBE" w:date="2024-02-26T07:07:00Z"/>
          <w:rFonts w:ascii="Arial" w:eastAsia="Calibri" w:hAnsi="Arial" w:cs="Arial"/>
          <w:color w:val="000000" w:themeColor="text1"/>
          <w:sz w:val="12"/>
          <w:szCs w:val="12"/>
          <w:lang w:eastAsia="en-US"/>
          <w:rPrChange w:id="81" w:author="ROBERT F SYLVESTRE SIDIBE" w:date="2024-02-26T08:44:00Z">
            <w:rPr>
              <w:ins w:id="82" w:author="ROBERT F SYLVESTRE SIDIBE" w:date="2024-02-26T07:07:00Z"/>
              <w:rFonts w:ascii="Arial" w:eastAsia="Calibri" w:hAnsi="Arial" w:cs="Arial"/>
              <w:color w:val="000000" w:themeColor="text1"/>
              <w:szCs w:val="24"/>
              <w:lang w:eastAsia="en-US"/>
            </w:rPr>
          </w:rPrChange>
        </w:rPr>
      </w:pPr>
    </w:p>
    <w:p w14:paraId="534117A3" w14:textId="77777777" w:rsidR="004E0468" w:rsidRPr="00F65572" w:rsidRDefault="0075542A" w:rsidP="004E0468">
      <w:pPr>
        <w:spacing w:line="276" w:lineRule="auto"/>
        <w:jc w:val="left"/>
        <w:rPr>
          <w:ins w:id="83" w:author="ROBERT F SYLVESTRE SIDIBE" w:date="2024-02-26T08:43:00Z"/>
          <w:rFonts w:ascii="Arial" w:eastAsia="Calibri" w:hAnsi="Arial" w:cs="Arial"/>
          <w:color w:val="000000" w:themeColor="text1"/>
          <w:lang w:eastAsia="en-US"/>
          <w:rPrChange w:id="84" w:author="ROBERT F SYLVESTRE SIDIBE" w:date="2024-02-26T08:44:00Z">
            <w:rPr>
              <w:ins w:id="85" w:author="ROBERT F SYLVESTRE SIDIBE" w:date="2024-02-26T08:43:00Z"/>
              <w:rFonts w:ascii="Arial" w:eastAsia="Calibri" w:hAnsi="Arial" w:cs="Arial"/>
              <w:color w:val="000000" w:themeColor="text1"/>
              <w:sz w:val="22"/>
              <w:szCs w:val="20"/>
              <w:lang w:eastAsia="en-US"/>
            </w:rPr>
          </w:rPrChange>
        </w:rPr>
      </w:pPr>
      <w:ins w:id="86" w:author="ROBERT F SYLVESTRE SIDIBE" w:date="2024-02-26T07:08:00Z">
        <w:r w:rsidRPr="00F65572">
          <w:rPr>
            <w:rFonts w:ascii="Arial" w:eastAsia="Calibri" w:hAnsi="Arial" w:cs="Arial"/>
            <w:b/>
            <w:bCs/>
            <w:color w:val="000000" w:themeColor="text1"/>
            <w:szCs w:val="24"/>
            <w:lang w:eastAsia="en-US"/>
          </w:rPr>
          <w:t>Article 3 :</w:t>
        </w:r>
      </w:ins>
      <w:ins w:id="87" w:author="ROBERT F SYLVESTRE SIDIBE" w:date="2024-02-26T07:10:00Z">
        <w:r w:rsidRPr="00F65572">
          <w:rPr>
            <w:rFonts w:ascii="Segoe UI" w:hAnsi="Segoe UI" w:cs="Segoe UI"/>
            <w:color w:val="0D0D0D"/>
            <w:szCs w:val="24"/>
          </w:rPr>
          <w:t xml:space="preserve"> </w:t>
        </w:r>
      </w:ins>
      <w:ins w:id="88" w:author="ROBERT F SYLVESTRE SIDIBE" w:date="2024-02-26T08:40:00Z">
        <w:r w:rsidR="004E0468" w:rsidRPr="00F65572">
          <w:rPr>
            <w:rFonts w:ascii="Arial" w:eastAsia="Calibri" w:hAnsi="Arial" w:cs="Arial"/>
            <w:color w:val="000000" w:themeColor="text1"/>
            <w:lang w:eastAsia="en-US"/>
            <w:rPrChange w:id="89" w:author="ROBERT F SYLVESTRE SIDIBE" w:date="2024-02-26T08:44:00Z">
              <w:rPr>
                <w:rFonts w:ascii="Arial" w:eastAsia="Calibri" w:hAnsi="Arial" w:cs="Arial"/>
                <w:color w:val="000000" w:themeColor="text1"/>
                <w:sz w:val="22"/>
                <w:szCs w:val="20"/>
                <w:lang w:eastAsia="en-US"/>
              </w:rPr>
            </w:rPrChange>
          </w:rPr>
          <w:t>L'Équipe Pédagogique sera composée comme suit :</w:t>
        </w:r>
      </w:ins>
    </w:p>
    <w:p w14:paraId="45CADC2D" w14:textId="77777777" w:rsidR="00F65572" w:rsidRPr="00F65572" w:rsidRDefault="00F65572" w:rsidP="004E0468">
      <w:pPr>
        <w:spacing w:line="276" w:lineRule="auto"/>
        <w:jc w:val="left"/>
        <w:rPr>
          <w:ins w:id="90" w:author="ROBERT F SYLVESTRE SIDIBE" w:date="2024-02-26T08:40:00Z"/>
          <w:rFonts w:ascii="Arial" w:eastAsia="Calibri" w:hAnsi="Arial" w:cs="Arial"/>
          <w:color w:val="000000" w:themeColor="text1"/>
          <w:lang w:eastAsia="en-US"/>
          <w:rPrChange w:id="91" w:author="ROBERT F SYLVESTRE SIDIBE" w:date="2024-02-26T08:44:00Z">
            <w:rPr>
              <w:ins w:id="92" w:author="ROBERT F SYLVESTRE SIDIBE" w:date="2024-02-26T08:40:00Z"/>
              <w:rFonts w:ascii="Arial" w:eastAsia="Calibri" w:hAnsi="Arial" w:cs="Arial"/>
              <w:color w:val="000000" w:themeColor="text1"/>
              <w:sz w:val="22"/>
              <w:szCs w:val="20"/>
              <w:lang w:eastAsia="en-US"/>
            </w:rPr>
          </w:rPrChange>
        </w:rPr>
      </w:pPr>
    </w:p>
    <w:p w14:paraId="03349DF0" w14:textId="49D86D8A" w:rsidR="004E0468" w:rsidRPr="00F65572" w:rsidRDefault="004E0468" w:rsidP="004E0468">
      <w:pPr>
        <w:spacing w:line="276" w:lineRule="auto"/>
        <w:jc w:val="left"/>
        <w:rPr>
          <w:ins w:id="93" w:author="ROBERT F SYLVESTRE SIDIBE" w:date="2024-02-26T08:40:00Z"/>
          <w:rFonts w:ascii="Arial" w:eastAsia="Calibri" w:hAnsi="Arial" w:cs="Arial"/>
          <w:color w:val="000000" w:themeColor="text1"/>
          <w:lang w:eastAsia="en-US"/>
          <w:rPrChange w:id="94" w:author="ROBERT F SYLVESTRE SIDIBE" w:date="2024-02-26T08:44:00Z">
            <w:rPr>
              <w:ins w:id="95" w:author="ROBERT F SYLVESTRE SIDIBE" w:date="2024-02-26T08:40:00Z"/>
              <w:rFonts w:ascii="Arial" w:eastAsia="Calibri" w:hAnsi="Arial" w:cs="Arial"/>
              <w:color w:val="000000" w:themeColor="text1"/>
              <w:sz w:val="22"/>
              <w:szCs w:val="20"/>
              <w:lang w:eastAsia="en-US"/>
            </w:rPr>
          </w:rPrChange>
        </w:rPr>
      </w:pPr>
      <w:ins w:id="96" w:author="ROBERT F SYLVESTRE SIDIBE" w:date="2024-02-26T08:40:00Z">
        <w:r w:rsidRPr="00F65572">
          <w:rPr>
            <w:rFonts w:ascii="Arial" w:eastAsia="Calibri" w:hAnsi="Arial" w:cs="Arial"/>
            <w:b/>
            <w:bCs/>
            <w:color w:val="000000" w:themeColor="text1"/>
            <w:lang w:eastAsia="en-US"/>
            <w:rPrChange w:id="97" w:author="ROBERT F SYLVESTRE SIDIBE" w:date="2024-02-26T08:44:00Z">
              <w:rPr>
                <w:rFonts w:ascii="Arial" w:eastAsia="Calibri" w:hAnsi="Arial" w:cs="Arial"/>
                <w:b/>
                <w:bCs/>
                <w:color w:val="000000" w:themeColor="text1"/>
                <w:sz w:val="22"/>
                <w:szCs w:val="20"/>
                <w:lang w:eastAsia="en-US"/>
              </w:rPr>
            </w:rPrChange>
          </w:rPr>
          <w:t xml:space="preserve">1. </w:t>
        </w:r>
      </w:ins>
      <w:ins w:id="98" w:author="ROBERT F SYLVESTRE SIDIBE" w:date="2024-02-26T08:41:00Z">
        <w:r w:rsidRPr="00F65572">
          <w:rPr>
            <w:rFonts w:ascii="Arial" w:eastAsia="Calibri" w:hAnsi="Arial" w:cs="Arial"/>
            <w:b/>
            <w:bCs/>
            <w:color w:val="000000" w:themeColor="text1"/>
            <w:lang w:eastAsia="en-US"/>
            <w:rPrChange w:id="99" w:author="ROBERT F SYLVESTRE SIDIBE" w:date="2024-02-26T08:44:00Z">
              <w:rPr>
                <w:rFonts w:ascii="Arial" w:eastAsia="Calibri" w:hAnsi="Arial" w:cs="Arial"/>
                <w:b/>
                <w:bCs/>
                <w:color w:val="000000" w:themeColor="text1"/>
                <w:sz w:val="22"/>
                <w:szCs w:val="20"/>
                <w:lang w:eastAsia="en-US"/>
              </w:rPr>
            </w:rPrChange>
          </w:rPr>
          <w:t xml:space="preserve">Responsable </w:t>
        </w:r>
      </w:ins>
      <w:ins w:id="100" w:author="ROBERT F SYLVESTRE SIDIBE" w:date="2024-02-26T08:40:00Z">
        <w:r w:rsidRPr="00F65572">
          <w:rPr>
            <w:rFonts w:ascii="Arial" w:eastAsia="Calibri" w:hAnsi="Arial" w:cs="Arial"/>
            <w:b/>
            <w:bCs/>
            <w:color w:val="000000" w:themeColor="text1"/>
            <w:lang w:eastAsia="en-US"/>
            <w:rPrChange w:id="101" w:author="ROBERT F SYLVESTRE SIDIBE" w:date="2024-02-26T08:44:00Z">
              <w:rPr>
                <w:rFonts w:ascii="Arial" w:eastAsia="Calibri" w:hAnsi="Arial" w:cs="Arial"/>
                <w:b/>
                <w:bCs/>
                <w:color w:val="000000" w:themeColor="text1"/>
                <w:sz w:val="22"/>
                <w:szCs w:val="20"/>
                <w:lang w:eastAsia="en-US"/>
              </w:rPr>
            </w:rPrChange>
          </w:rPr>
          <w:t>d</w:t>
        </w:r>
      </w:ins>
      <w:ins w:id="102" w:author="ROBERT F SYLVESTRE SIDIBE" w:date="2024-02-26T08:41:00Z">
        <w:r w:rsidRPr="00F65572">
          <w:rPr>
            <w:rFonts w:ascii="Arial" w:eastAsia="Calibri" w:hAnsi="Arial" w:cs="Arial"/>
            <w:b/>
            <w:bCs/>
            <w:color w:val="000000" w:themeColor="text1"/>
            <w:lang w:eastAsia="en-US"/>
            <w:rPrChange w:id="103" w:author="ROBERT F SYLVESTRE SIDIBE" w:date="2024-02-26T08:44:00Z">
              <w:rPr>
                <w:rFonts w:ascii="Arial" w:eastAsia="Calibri" w:hAnsi="Arial" w:cs="Arial"/>
                <w:b/>
                <w:bCs/>
                <w:color w:val="000000" w:themeColor="text1"/>
                <w:sz w:val="22"/>
                <w:szCs w:val="20"/>
                <w:lang w:eastAsia="en-US"/>
              </w:rPr>
            </w:rPrChange>
          </w:rPr>
          <w:t>es</w:t>
        </w:r>
      </w:ins>
      <w:ins w:id="104" w:author="ROBERT F SYLVESTRE SIDIBE" w:date="2024-02-26T08:40:00Z">
        <w:r w:rsidRPr="00F65572">
          <w:rPr>
            <w:rFonts w:ascii="Arial" w:eastAsia="Calibri" w:hAnsi="Arial" w:cs="Arial"/>
            <w:b/>
            <w:bCs/>
            <w:color w:val="000000" w:themeColor="text1"/>
            <w:lang w:eastAsia="en-US"/>
            <w:rPrChange w:id="105" w:author="ROBERT F SYLVESTRE SIDIBE" w:date="2024-02-26T08:44:00Z">
              <w:rPr>
                <w:rFonts w:ascii="Arial" w:eastAsia="Calibri" w:hAnsi="Arial" w:cs="Arial"/>
                <w:b/>
                <w:bCs/>
                <w:color w:val="000000" w:themeColor="text1"/>
                <w:sz w:val="22"/>
                <w:szCs w:val="20"/>
                <w:lang w:eastAsia="en-US"/>
              </w:rPr>
            </w:rPrChange>
          </w:rPr>
          <w:t xml:space="preserve"> Programme</w:t>
        </w:r>
      </w:ins>
      <w:ins w:id="106" w:author="ROBERT F SYLVESTRE SIDIBE" w:date="2024-02-26T08:41:00Z">
        <w:r w:rsidRPr="00F65572">
          <w:rPr>
            <w:rFonts w:ascii="Arial" w:eastAsia="Calibri" w:hAnsi="Arial" w:cs="Arial"/>
            <w:b/>
            <w:bCs/>
            <w:color w:val="000000" w:themeColor="text1"/>
            <w:lang w:eastAsia="en-US"/>
            <w:rPrChange w:id="107" w:author="ROBERT F SYLVESTRE SIDIBE" w:date="2024-02-26T08:44:00Z">
              <w:rPr>
                <w:rFonts w:ascii="Arial" w:eastAsia="Calibri" w:hAnsi="Arial" w:cs="Arial"/>
                <w:b/>
                <w:bCs/>
                <w:color w:val="000000" w:themeColor="text1"/>
                <w:sz w:val="22"/>
                <w:szCs w:val="20"/>
                <w:lang w:eastAsia="en-US"/>
              </w:rPr>
            </w:rPrChange>
          </w:rPr>
          <w:t>s</w:t>
        </w:r>
      </w:ins>
      <w:ins w:id="108" w:author="ROBERT F SYLVESTRE SIDIBE" w:date="2024-02-26T08:40:00Z">
        <w:r w:rsidRPr="00F65572">
          <w:rPr>
            <w:rFonts w:ascii="Arial" w:eastAsia="Calibri" w:hAnsi="Arial" w:cs="Arial"/>
            <w:b/>
            <w:bCs/>
            <w:color w:val="000000" w:themeColor="text1"/>
            <w:lang w:eastAsia="en-US"/>
            <w:rPrChange w:id="109" w:author="ROBERT F SYLVESTRE SIDIBE" w:date="2024-02-26T08:44:00Z">
              <w:rPr>
                <w:rFonts w:ascii="Arial" w:eastAsia="Calibri" w:hAnsi="Arial" w:cs="Arial"/>
                <w:b/>
                <w:bCs/>
                <w:color w:val="000000" w:themeColor="text1"/>
                <w:sz w:val="22"/>
                <w:szCs w:val="20"/>
                <w:lang w:eastAsia="en-US"/>
              </w:rPr>
            </w:rPrChange>
          </w:rPr>
          <w:t xml:space="preserve"> :</w:t>
        </w:r>
      </w:ins>
    </w:p>
    <w:p w14:paraId="149BABE0" w14:textId="33DECC32" w:rsidR="004E0468" w:rsidRPr="00F65572" w:rsidRDefault="004E0468" w:rsidP="004E0468">
      <w:pPr>
        <w:numPr>
          <w:ilvl w:val="0"/>
          <w:numId w:val="2"/>
        </w:numPr>
        <w:spacing w:line="276" w:lineRule="auto"/>
        <w:jc w:val="left"/>
        <w:rPr>
          <w:ins w:id="110" w:author="ROBERT F SYLVESTRE SIDIBE" w:date="2024-02-26T08:40:00Z"/>
          <w:rFonts w:ascii="Arial" w:eastAsia="Calibri" w:hAnsi="Arial" w:cs="Arial"/>
          <w:color w:val="000000" w:themeColor="text1"/>
          <w:lang w:eastAsia="en-US"/>
          <w:rPrChange w:id="111" w:author="ROBERT F SYLVESTRE SIDIBE" w:date="2024-02-26T08:44:00Z">
            <w:rPr>
              <w:ins w:id="112" w:author="ROBERT F SYLVESTRE SIDIBE" w:date="2024-02-26T08:40:00Z"/>
              <w:rFonts w:ascii="Arial" w:eastAsia="Calibri" w:hAnsi="Arial" w:cs="Arial"/>
              <w:color w:val="000000" w:themeColor="text1"/>
              <w:sz w:val="22"/>
              <w:szCs w:val="20"/>
              <w:lang w:eastAsia="en-US"/>
            </w:rPr>
          </w:rPrChange>
        </w:rPr>
      </w:pPr>
      <w:ins w:id="113" w:author="ROBERT F SYLVESTRE SIDIBE" w:date="2024-02-26T08:40:00Z">
        <w:r w:rsidRPr="00F65572">
          <w:rPr>
            <w:rFonts w:ascii="Arial" w:eastAsia="Calibri" w:hAnsi="Arial" w:cs="Arial"/>
            <w:color w:val="000000" w:themeColor="text1"/>
            <w:lang w:eastAsia="en-US"/>
            <w:rPrChange w:id="114" w:author="ROBERT F SYLVESTRE SIDIBE" w:date="2024-02-26T08:44:00Z">
              <w:rPr>
                <w:rFonts w:ascii="Arial" w:eastAsia="Calibri" w:hAnsi="Arial" w:cs="Arial"/>
                <w:color w:val="000000" w:themeColor="text1"/>
                <w:sz w:val="22"/>
                <w:szCs w:val="20"/>
                <w:lang w:eastAsia="en-US"/>
              </w:rPr>
            </w:rPrChange>
          </w:rPr>
          <w:t>Responsable de la coordination et de la supervision générale d</w:t>
        </w:r>
      </w:ins>
      <w:ins w:id="115" w:author="ROBERT F SYLVESTRE SIDIBE" w:date="2024-02-26T08:51:00Z">
        <w:r w:rsidR="00E86B63">
          <w:rPr>
            <w:rFonts w:ascii="Arial" w:eastAsia="Calibri" w:hAnsi="Arial" w:cs="Arial"/>
            <w:color w:val="000000" w:themeColor="text1"/>
            <w:lang w:eastAsia="en-US"/>
          </w:rPr>
          <w:t xml:space="preserve">u </w:t>
        </w:r>
      </w:ins>
      <w:ins w:id="116" w:author="ROBERT F SYLVESTRE SIDIBE" w:date="2024-02-26T08:40:00Z">
        <w:r w:rsidRPr="00F65572">
          <w:rPr>
            <w:rFonts w:ascii="Arial" w:eastAsia="Calibri" w:hAnsi="Arial" w:cs="Arial"/>
            <w:color w:val="000000" w:themeColor="text1"/>
            <w:lang w:eastAsia="en-US"/>
            <w:rPrChange w:id="117" w:author="ROBERT F SYLVESTRE SIDIBE" w:date="2024-02-26T08:44:00Z">
              <w:rPr>
                <w:rFonts w:ascii="Arial" w:eastAsia="Calibri" w:hAnsi="Arial" w:cs="Arial"/>
                <w:color w:val="000000" w:themeColor="text1"/>
                <w:sz w:val="22"/>
                <w:szCs w:val="20"/>
                <w:lang w:eastAsia="en-US"/>
              </w:rPr>
            </w:rPrChange>
          </w:rPr>
          <w:t>programme</w:t>
        </w:r>
      </w:ins>
      <w:ins w:id="118" w:author="ROBERT F SYLVESTRE SIDIBE" w:date="2024-02-26T08:51:00Z">
        <w:r w:rsidR="00E86B63">
          <w:rPr>
            <w:rFonts w:ascii="Arial" w:eastAsia="Calibri" w:hAnsi="Arial" w:cs="Arial"/>
            <w:color w:val="000000" w:themeColor="text1"/>
            <w:lang w:eastAsia="en-US"/>
          </w:rPr>
          <w:t xml:space="preserve"> </w:t>
        </w:r>
      </w:ins>
      <w:ins w:id="119" w:author="ROBERT F SYLVESTRE SIDIBE" w:date="2024-02-26T08:40:00Z">
        <w:r w:rsidRPr="00F65572">
          <w:rPr>
            <w:rFonts w:ascii="Arial" w:eastAsia="Calibri" w:hAnsi="Arial" w:cs="Arial"/>
            <w:color w:val="000000" w:themeColor="text1"/>
            <w:lang w:eastAsia="en-US"/>
            <w:rPrChange w:id="120" w:author="ROBERT F SYLVESTRE SIDIBE" w:date="2024-02-26T08:44:00Z">
              <w:rPr>
                <w:rFonts w:ascii="Arial" w:eastAsia="Calibri" w:hAnsi="Arial" w:cs="Arial"/>
                <w:color w:val="000000" w:themeColor="text1"/>
                <w:sz w:val="22"/>
                <w:szCs w:val="20"/>
                <w:lang w:eastAsia="en-US"/>
              </w:rPr>
            </w:rPrChange>
          </w:rPr>
          <w:t>de Master</w:t>
        </w:r>
      </w:ins>
      <w:ins w:id="121" w:author="ROBERT F SYLVESTRE SIDIBE" w:date="2024-02-26T08:51:00Z">
        <w:r w:rsidR="00E86B63">
          <w:rPr>
            <w:rFonts w:ascii="Arial" w:eastAsia="Calibri" w:hAnsi="Arial" w:cs="Arial"/>
            <w:color w:val="000000" w:themeColor="text1"/>
            <w:lang w:eastAsia="en-US"/>
          </w:rPr>
          <w:t xml:space="preserve"> </w:t>
        </w:r>
        <w:r w:rsidR="00E86B63">
          <w:rPr>
            <w:rFonts w:ascii="Arial" w:eastAsia="Calibri" w:hAnsi="Arial" w:cs="Arial"/>
            <w:color w:val="000000" w:themeColor="text1"/>
            <w:szCs w:val="24"/>
            <w:lang w:eastAsia="en-US"/>
          </w:rPr>
          <w:t>en</w:t>
        </w:r>
        <w:r w:rsidR="00E86B63" w:rsidRPr="00AB470B">
          <w:rPr>
            <w:rFonts w:ascii="Arial" w:eastAsia="Calibri" w:hAnsi="Arial" w:cs="Arial"/>
            <w:color w:val="000000" w:themeColor="text1"/>
            <w:szCs w:val="24"/>
            <w:lang w:eastAsia="en-US"/>
          </w:rPr>
          <w:t xml:space="preserve"> </w:t>
        </w:r>
      </w:ins>
      <w:ins w:id="122" w:author="ROBERT F SYLVESTRE SIDIBE" w:date="2024-02-26T08:52:00Z">
        <w:r w:rsidR="00562C56">
          <w:rPr>
            <w:rFonts w:ascii="Arial" w:eastAsia="Calibri" w:hAnsi="Arial" w:cs="Arial"/>
            <w:color w:val="000000" w:themeColor="text1"/>
            <w:szCs w:val="24"/>
            <w:lang w:eastAsia="en-US"/>
          </w:rPr>
          <w:t>M</w:t>
        </w:r>
      </w:ins>
      <w:ins w:id="123" w:author="ROBERT F SYLVESTRE SIDIBE" w:date="2024-02-26T08:51:00Z">
        <w:r w:rsidR="00E86B63" w:rsidRPr="00AB470B">
          <w:rPr>
            <w:rFonts w:ascii="Arial" w:eastAsia="Calibri" w:hAnsi="Arial" w:cs="Arial"/>
            <w:color w:val="000000" w:themeColor="text1"/>
            <w:szCs w:val="24"/>
            <w:lang w:eastAsia="en-US"/>
          </w:rPr>
          <w:t>anagement des services de santé</w:t>
        </w:r>
      </w:ins>
      <w:ins w:id="124" w:author="ROBERT F SYLVESTRE SIDIBE" w:date="2024-02-26T08:40:00Z">
        <w:r w:rsidRPr="00F65572">
          <w:rPr>
            <w:rFonts w:ascii="Arial" w:eastAsia="Calibri" w:hAnsi="Arial" w:cs="Arial"/>
            <w:color w:val="000000" w:themeColor="text1"/>
            <w:lang w:eastAsia="en-US"/>
            <w:rPrChange w:id="125" w:author="ROBERT F SYLVESTRE SIDIBE" w:date="2024-02-26T08:44:00Z">
              <w:rPr>
                <w:rFonts w:ascii="Arial" w:eastAsia="Calibri" w:hAnsi="Arial" w:cs="Arial"/>
                <w:color w:val="000000" w:themeColor="text1"/>
                <w:sz w:val="22"/>
                <w:szCs w:val="20"/>
                <w:lang w:eastAsia="en-US"/>
              </w:rPr>
            </w:rPrChange>
          </w:rPr>
          <w:t>.</w:t>
        </w:r>
      </w:ins>
    </w:p>
    <w:p w14:paraId="331D5FE2" w14:textId="77777777" w:rsidR="004E0468" w:rsidRPr="00F65572" w:rsidRDefault="004E0468" w:rsidP="004E0468">
      <w:pPr>
        <w:numPr>
          <w:ilvl w:val="0"/>
          <w:numId w:val="2"/>
        </w:numPr>
        <w:spacing w:line="276" w:lineRule="auto"/>
        <w:jc w:val="left"/>
        <w:rPr>
          <w:ins w:id="126" w:author="ROBERT F SYLVESTRE SIDIBE" w:date="2024-02-26T08:43:00Z"/>
          <w:rFonts w:ascii="Arial" w:eastAsia="Calibri" w:hAnsi="Arial" w:cs="Arial"/>
          <w:color w:val="000000" w:themeColor="text1"/>
          <w:lang w:eastAsia="en-US"/>
          <w:rPrChange w:id="127" w:author="ROBERT F SYLVESTRE SIDIBE" w:date="2024-02-26T08:44:00Z">
            <w:rPr>
              <w:ins w:id="128" w:author="ROBERT F SYLVESTRE SIDIBE" w:date="2024-02-26T08:43:00Z"/>
              <w:rFonts w:ascii="Arial" w:eastAsia="Calibri" w:hAnsi="Arial" w:cs="Arial"/>
              <w:color w:val="000000" w:themeColor="text1"/>
              <w:sz w:val="22"/>
              <w:szCs w:val="20"/>
              <w:lang w:eastAsia="en-US"/>
            </w:rPr>
          </w:rPrChange>
        </w:rPr>
      </w:pPr>
      <w:ins w:id="129" w:author="ROBERT F SYLVESTRE SIDIBE" w:date="2024-02-26T08:40:00Z">
        <w:r w:rsidRPr="00F65572">
          <w:rPr>
            <w:rFonts w:ascii="Arial" w:eastAsia="Calibri" w:hAnsi="Arial" w:cs="Arial"/>
            <w:color w:val="000000" w:themeColor="text1"/>
            <w:lang w:eastAsia="en-US"/>
            <w:rPrChange w:id="130" w:author="ROBERT F SYLVESTRE SIDIBE" w:date="2024-02-26T08:44:00Z">
              <w:rPr>
                <w:rFonts w:ascii="Arial" w:eastAsia="Calibri" w:hAnsi="Arial" w:cs="Arial"/>
                <w:color w:val="000000" w:themeColor="text1"/>
                <w:sz w:val="22"/>
                <w:szCs w:val="20"/>
                <w:lang w:eastAsia="en-US"/>
              </w:rPr>
            </w:rPrChange>
          </w:rPr>
          <w:t>Assure le lien entre l'Équipe Pédagogique et la direction de l'école.</w:t>
        </w:r>
      </w:ins>
    </w:p>
    <w:p w14:paraId="7D8D387E" w14:textId="77777777" w:rsidR="00F65572" w:rsidRPr="00F65572" w:rsidRDefault="00F65572" w:rsidP="00F65572">
      <w:pPr>
        <w:spacing w:line="276" w:lineRule="auto"/>
        <w:ind w:left="720"/>
        <w:jc w:val="left"/>
        <w:rPr>
          <w:ins w:id="131" w:author="ROBERT F SYLVESTRE SIDIBE" w:date="2024-02-26T08:40:00Z"/>
          <w:rFonts w:ascii="Arial" w:eastAsia="Calibri" w:hAnsi="Arial" w:cs="Arial"/>
          <w:color w:val="000000" w:themeColor="text1"/>
          <w:lang w:eastAsia="en-US"/>
          <w:rPrChange w:id="132" w:author="ROBERT F SYLVESTRE SIDIBE" w:date="2024-02-26T08:44:00Z">
            <w:rPr>
              <w:ins w:id="133" w:author="ROBERT F SYLVESTRE SIDIBE" w:date="2024-02-26T08:40:00Z"/>
              <w:rFonts w:ascii="Arial" w:eastAsia="Calibri" w:hAnsi="Arial" w:cs="Arial"/>
              <w:color w:val="000000" w:themeColor="text1"/>
              <w:sz w:val="22"/>
              <w:szCs w:val="20"/>
              <w:lang w:eastAsia="en-US"/>
            </w:rPr>
          </w:rPrChange>
        </w:rPr>
        <w:pPrChange w:id="134" w:author="ROBERT F SYLVESTRE SIDIBE" w:date="2024-02-26T08:43:00Z">
          <w:pPr>
            <w:numPr>
              <w:numId w:val="2"/>
            </w:numPr>
            <w:tabs>
              <w:tab w:val="num" w:pos="720"/>
            </w:tabs>
            <w:spacing w:line="276" w:lineRule="auto"/>
            <w:ind w:left="720" w:hanging="360"/>
            <w:jc w:val="left"/>
          </w:pPr>
        </w:pPrChange>
      </w:pPr>
    </w:p>
    <w:p w14:paraId="08F431BA" w14:textId="77777777" w:rsidR="004E0468" w:rsidRPr="00F65572" w:rsidRDefault="004E0468" w:rsidP="004E0468">
      <w:pPr>
        <w:spacing w:line="276" w:lineRule="auto"/>
        <w:jc w:val="left"/>
        <w:rPr>
          <w:ins w:id="135" w:author="ROBERT F SYLVESTRE SIDIBE" w:date="2024-02-26T08:40:00Z"/>
          <w:rFonts w:ascii="Arial" w:eastAsia="Calibri" w:hAnsi="Arial" w:cs="Arial"/>
          <w:color w:val="000000" w:themeColor="text1"/>
          <w:lang w:eastAsia="en-US"/>
          <w:rPrChange w:id="136" w:author="ROBERT F SYLVESTRE SIDIBE" w:date="2024-02-26T08:44:00Z">
            <w:rPr>
              <w:ins w:id="137" w:author="ROBERT F SYLVESTRE SIDIBE" w:date="2024-02-26T08:40:00Z"/>
              <w:rFonts w:ascii="Arial" w:eastAsia="Calibri" w:hAnsi="Arial" w:cs="Arial"/>
              <w:color w:val="000000" w:themeColor="text1"/>
              <w:sz w:val="22"/>
              <w:szCs w:val="20"/>
              <w:lang w:eastAsia="en-US"/>
            </w:rPr>
          </w:rPrChange>
        </w:rPr>
      </w:pPr>
      <w:ins w:id="138" w:author="ROBERT F SYLVESTRE SIDIBE" w:date="2024-02-26T08:40:00Z">
        <w:r w:rsidRPr="00F65572">
          <w:rPr>
            <w:rFonts w:ascii="Arial" w:eastAsia="Calibri" w:hAnsi="Arial" w:cs="Arial"/>
            <w:b/>
            <w:bCs/>
            <w:color w:val="000000" w:themeColor="text1"/>
            <w:lang w:eastAsia="en-US"/>
            <w:rPrChange w:id="139" w:author="ROBERT F SYLVESTRE SIDIBE" w:date="2024-02-26T08:44:00Z">
              <w:rPr>
                <w:rFonts w:ascii="Arial" w:eastAsia="Calibri" w:hAnsi="Arial" w:cs="Arial"/>
                <w:b/>
                <w:bCs/>
                <w:color w:val="000000" w:themeColor="text1"/>
                <w:sz w:val="22"/>
                <w:szCs w:val="20"/>
                <w:lang w:eastAsia="en-US"/>
              </w:rPr>
            </w:rPrChange>
          </w:rPr>
          <w:t>2. Enseignants-chercheurs :</w:t>
        </w:r>
      </w:ins>
    </w:p>
    <w:p w14:paraId="1B247122" w14:textId="70BEA820" w:rsidR="004E0468" w:rsidRPr="00F65572" w:rsidRDefault="004E0468" w:rsidP="004E0468">
      <w:pPr>
        <w:numPr>
          <w:ilvl w:val="0"/>
          <w:numId w:val="3"/>
        </w:numPr>
        <w:spacing w:line="276" w:lineRule="auto"/>
        <w:jc w:val="left"/>
        <w:rPr>
          <w:ins w:id="140" w:author="ROBERT F SYLVESTRE SIDIBE" w:date="2024-02-26T08:40:00Z"/>
          <w:rFonts w:ascii="Arial" w:eastAsia="Calibri" w:hAnsi="Arial" w:cs="Arial"/>
          <w:color w:val="000000" w:themeColor="text1"/>
          <w:lang w:eastAsia="en-US"/>
          <w:rPrChange w:id="141" w:author="ROBERT F SYLVESTRE SIDIBE" w:date="2024-02-26T08:44:00Z">
            <w:rPr>
              <w:ins w:id="142" w:author="ROBERT F SYLVESTRE SIDIBE" w:date="2024-02-26T08:40:00Z"/>
              <w:rFonts w:ascii="Arial" w:eastAsia="Calibri" w:hAnsi="Arial" w:cs="Arial"/>
              <w:color w:val="000000" w:themeColor="text1"/>
              <w:sz w:val="22"/>
              <w:szCs w:val="20"/>
              <w:lang w:eastAsia="en-US"/>
            </w:rPr>
          </w:rPrChange>
        </w:rPr>
      </w:pPr>
      <w:ins w:id="143" w:author="ROBERT F SYLVESTRE SIDIBE" w:date="2024-02-26T08:40:00Z">
        <w:r w:rsidRPr="00F65572">
          <w:rPr>
            <w:rFonts w:ascii="Arial" w:eastAsia="Calibri" w:hAnsi="Arial" w:cs="Arial"/>
            <w:color w:val="000000" w:themeColor="text1"/>
            <w:lang w:eastAsia="en-US"/>
            <w:rPrChange w:id="144" w:author="ROBERT F SYLVESTRE SIDIBE" w:date="2024-02-26T08:44:00Z">
              <w:rPr>
                <w:rFonts w:ascii="Arial" w:eastAsia="Calibri" w:hAnsi="Arial" w:cs="Arial"/>
                <w:color w:val="000000" w:themeColor="text1"/>
                <w:sz w:val="22"/>
                <w:szCs w:val="20"/>
                <w:lang w:eastAsia="en-US"/>
              </w:rPr>
            </w:rPrChange>
          </w:rPr>
          <w:t>Spécialistes dans des domaines spécifiques</w:t>
        </w:r>
      </w:ins>
      <w:ins w:id="145" w:author="ROBERT F SYLVESTRE SIDIBE" w:date="2024-02-26T08:51:00Z">
        <w:r w:rsidR="00E86B63">
          <w:rPr>
            <w:rFonts w:ascii="Arial" w:eastAsia="Calibri" w:hAnsi="Arial" w:cs="Arial"/>
            <w:color w:val="000000" w:themeColor="text1"/>
            <w:lang w:eastAsia="en-US"/>
          </w:rPr>
          <w:t xml:space="preserve"> du</w:t>
        </w:r>
        <w:r w:rsidR="00E86B63" w:rsidRPr="00AB470B">
          <w:rPr>
            <w:rFonts w:ascii="Arial" w:eastAsia="Calibri" w:hAnsi="Arial" w:cs="Arial"/>
            <w:color w:val="000000" w:themeColor="text1"/>
            <w:szCs w:val="24"/>
            <w:lang w:eastAsia="en-US"/>
          </w:rPr>
          <w:t xml:space="preserve"> </w:t>
        </w:r>
      </w:ins>
      <w:ins w:id="146" w:author="ROBERT F SYLVESTRE SIDIBE" w:date="2024-02-26T08:52:00Z">
        <w:r w:rsidR="00562C56">
          <w:rPr>
            <w:rFonts w:ascii="Arial" w:eastAsia="Calibri" w:hAnsi="Arial" w:cs="Arial"/>
            <w:color w:val="000000" w:themeColor="text1"/>
            <w:szCs w:val="24"/>
            <w:lang w:eastAsia="en-US"/>
          </w:rPr>
          <w:t>M</w:t>
        </w:r>
      </w:ins>
      <w:ins w:id="147" w:author="ROBERT F SYLVESTRE SIDIBE" w:date="2024-02-26T08:51:00Z">
        <w:r w:rsidR="00E86B63" w:rsidRPr="00AB470B">
          <w:rPr>
            <w:rFonts w:ascii="Arial" w:eastAsia="Calibri" w:hAnsi="Arial" w:cs="Arial"/>
            <w:color w:val="000000" w:themeColor="text1"/>
            <w:szCs w:val="24"/>
            <w:lang w:eastAsia="en-US"/>
          </w:rPr>
          <w:t>anagement des services de santé</w:t>
        </w:r>
      </w:ins>
      <w:ins w:id="148" w:author="ROBERT F SYLVESTRE SIDIBE" w:date="2024-02-26T08:40:00Z">
        <w:r w:rsidRPr="00F65572">
          <w:rPr>
            <w:rFonts w:ascii="Arial" w:eastAsia="Calibri" w:hAnsi="Arial" w:cs="Arial"/>
            <w:color w:val="000000" w:themeColor="text1"/>
            <w:lang w:eastAsia="en-US"/>
            <w:rPrChange w:id="149" w:author="ROBERT F SYLVESTRE SIDIBE" w:date="2024-02-26T08:44:00Z">
              <w:rPr>
                <w:rFonts w:ascii="Arial" w:eastAsia="Calibri" w:hAnsi="Arial" w:cs="Arial"/>
                <w:color w:val="000000" w:themeColor="text1"/>
                <w:sz w:val="22"/>
                <w:szCs w:val="20"/>
                <w:lang w:eastAsia="en-US"/>
              </w:rPr>
            </w:rPrChange>
          </w:rPr>
          <w:t>, responsables de la conception et de la dispensation des cours.</w:t>
        </w:r>
      </w:ins>
    </w:p>
    <w:p w14:paraId="6014E08B" w14:textId="6B84F683" w:rsidR="004E0468" w:rsidRPr="00F65572" w:rsidRDefault="004E0468" w:rsidP="004E0468">
      <w:pPr>
        <w:numPr>
          <w:ilvl w:val="0"/>
          <w:numId w:val="3"/>
        </w:numPr>
        <w:spacing w:line="276" w:lineRule="auto"/>
        <w:jc w:val="left"/>
        <w:rPr>
          <w:ins w:id="150" w:author="ROBERT F SYLVESTRE SIDIBE" w:date="2024-02-26T08:43:00Z"/>
          <w:rFonts w:ascii="Arial" w:eastAsia="Calibri" w:hAnsi="Arial" w:cs="Arial"/>
          <w:color w:val="000000" w:themeColor="text1"/>
          <w:lang w:eastAsia="en-US"/>
          <w:rPrChange w:id="151" w:author="ROBERT F SYLVESTRE SIDIBE" w:date="2024-02-26T08:44:00Z">
            <w:rPr>
              <w:ins w:id="152" w:author="ROBERT F SYLVESTRE SIDIBE" w:date="2024-02-26T08:43:00Z"/>
              <w:rFonts w:ascii="Arial" w:eastAsia="Calibri" w:hAnsi="Arial" w:cs="Arial"/>
              <w:color w:val="000000" w:themeColor="text1"/>
              <w:sz w:val="22"/>
              <w:szCs w:val="20"/>
              <w:lang w:eastAsia="en-US"/>
            </w:rPr>
          </w:rPrChange>
        </w:rPr>
      </w:pPr>
      <w:ins w:id="153" w:author="ROBERT F SYLVESTRE SIDIBE" w:date="2024-02-26T08:40:00Z">
        <w:r w:rsidRPr="00F65572">
          <w:rPr>
            <w:rFonts w:ascii="Arial" w:eastAsia="Calibri" w:hAnsi="Arial" w:cs="Arial"/>
            <w:color w:val="000000" w:themeColor="text1"/>
            <w:lang w:eastAsia="en-US"/>
            <w:rPrChange w:id="154" w:author="ROBERT F SYLVESTRE SIDIBE" w:date="2024-02-26T08:44:00Z">
              <w:rPr>
                <w:rFonts w:ascii="Arial" w:eastAsia="Calibri" w:hAnsi="Arial" w:cs="Arial"/>
                <w:color w:val="000000" w:themeColor="text1"/>
                <w:sz w:val="22"/>
                <w:szCs w:val="20"/>
                <w:lang w:eastAsia="en-US"/>
              </w:rPr>
            </w:rPrChange>
          </w:rPr>
          <w:t xml:space="preserve">Impliqués dans la recherche académique et les projets de recherche liés </w:t>
        </w:r>
      </w:ins>
      <w:ins w:id="155" w:author="ROBERT F SYLVESTRE SIDIBE" w:date="2024-02-26T08:52:00Z">
        <w:r w:rsidR="00562C56">
          <w:rPr>
            <w:rFonts w:ascii="Arial" w:eastAsia="Calibri" w:hAnsi="Arial" w:cs="Arial"/>
            <w:color w:val="000000" w:themeColor="text1"/>
            <w:lang w:eastAsia="en-US"/>
          </w:rPr>
          <w:t>au Management des services de santé</w:t>
        </w:r>
      </w:ins>
      <w:ins w:id="156" w:author="ROBERT F SYLVESTRE SIDIBE" w:date="2024-02-26T08:40:00Z">
        <w:r w:rsidRPr="00F65572">
          <w:rPr>
            <w:rFonts w:ascii="Arial" w:eastAsia="Calibri" w:hAnsi="Arial" w:cs="Arial"/>
            <w:color w:val="000000" w:themeColor="text1"/>
            <w:lang w:eastAsia="en-US"/>
            <w:rPrChange w:id="157" w:author="ROBERT F SYLVESTRE SIDIBE" w:date="2024-02-26T08:44:00Z">
              <w:rPr>
                <w:rFonts w:ascii="Arial" w:eastAsia="Calibri" w:hAnsi="Arial" w:cs="Arial"/>
                <w:color w:val="000000" w:themeColor="text1"/>
                <w:sz w:val="22"/>
                <w:szCs w:val="20"/>
                <w:lang w:eastAsia="en-US"/>
              </w:rPr>
            </w:rPrChange>
          </w:rPr>
          <w:t>.</w:t>
        </w:r>
      </w:ins>
    </w:p>
    <w:p w14:paraId="516D730A" w14:textId="77777777" w:rsidR="00F65572" w:rsidRPr="00F65572" w:rsidRDefault="00F65572" w:rsidP="00F65572">
      <w:pPr>
        <w:spacing w:line="276" w:lineRule="auto"/>
        <w:ind w:left="720"/>
        <w:jc w:val="left"/>
        <w:rPr>
          <w:ins w:id="158" w:author="ROBERT F SYLVESTRE SIDIBE" w:date="2024-02-26T08:43:00Z"/>
          <w:rFonts w:ascii="Arial" w:eastAsia="Calibri" w:hAnsi="Arial" w:cs="Arial"/>
          <w:color w:val="000000" w:themeColor="text1"/>
          <w:lang w:eastAsia="en-US"/>
          <w:rPrChange w:id="159" w:author="ROBERT F SYLVESTRE SIDIBE" w:date="2024-02-26T08:44:00Z">
            <w:rPr>
              <w:ins w:id="160" w:author="ROBERT F SYLVESTRE SIDIBE" w:date="2024-02-26T08:43:00Z"/>
              <w:rFonts w:ascii="Arial" w:eastAsia="Calibri" w:hAnsi="Arial" w:cs="Arial"/>
              <w:color w:val="000000" w:themeColor="text1"/>
              <w:sz w:val="22"/>
              <w:szCs w:val="20"/>
              <w:lang w:eastAsia="en-US"/>
            </w:rPr>
          </w:rPrChange>
        </w:rPr>
      </w:pPr>
    </w:p>
    <w:p w14:paraId="3488AB33" w14:textId="77777777" w:rsidR="00F65572" w:rsidRPr="00F65572" w:rsidRDefault="00F65572" w:rsidP="00F65572">
      <w:pPr>
        <w:spacing w:line="276" w:lineRule="auto"/>
        <w:jc w:val="left"/>
        <w:rPr>
          <w:ins w:id="161" w:author="ROBERT F SYLVESTRE SIDIBE" w:date="2024-02-26T08:40:00Z"/>
          <w:rFonts w:ascii="Arial" w:eastAsia="Calibri" w:hAnsi="Arial" w:cs="Arial"/>
          <w:color w:val="000000" w:themeColor="text1"/>
          <w:lang w:eastAsia="en-US"/>
          <w:rPrChange w:id="162" w:author="ROBERT F SYLVESTRE SIDIBE" w:date="2024-02-26T08:44:00Z">
            <w:rPr>
              <w:ins w:id="163" w:author="ROBERT F SYLVESTRE SIDIBE" w:date="2024-02-26T08:40:00Z"/>
              <w:rFonts w:ascii="Arial" w:eastAsia="Calibri" w:hAnsi="Arial" w:cs="Arial"/>
              <w:color w:val="000000" w:themeColor="text1"/>
              <w:sz w:val="22"/>
              <w:szCs w:val="20"/>
              <w:lang w:eastAsia="en-US"/>
            </w:rPr>
          </w:rPrChange>
        </w:rPr>
        <w:pPrChange w:id="164" w:author="ROBERT F SYLVESTRE SIDIBE" w:date="2024-02-26T08:44:00Z">
          <w:pPr>
            <w:numPr>
              <w:numId w:val="3"/>
            </w:numPr>
            <w:tabs>
              <w:tab w:val="num" w:pos="720"/>
            </w:tabs>
            <w:spacing w:line="276" w:lineRule="auto"/>
            <w:ind w:left="720" w:hanging="360"/>
            <w:jc w:val="left"/>
          </w:pPr>
        </w:pPrChange>
      </w:pPr>
    </w:p>
    <w:p w14:paraId="1BF7215F" w14:textId="0AB97035" w:rsidR="004E0468" w:rsidRPr="00F65572" w:rsidRDefault="004E0468" w:rsidP="004E0468">
      <w:pPr>
        <w:spacing w:line="276" w:lineRule="auto"/>
        <w:jc w:val="left"/>
        <w:rPr>
          <w:ins w:id="165" w:author="ROBERT F SYLVESTRE SIDIBE" w:date="2024-02-26T08:40:00Z"/>
          <w:rFonts w:ascii="Arial" w:eastAsia="Calibri" w:hAnsi="Arial" w:cs="Arial"/>
          <w:color w:val="000000" w:themeColor="text1"/>
          <w:lang w:eastAsia="en-US"/>
          <w:rPrChange w:id="166" w:author="ROBERT F SYLVESTRE SIDIBE" w:date="2024-02-26T08:44:00Z">
            <w:rPr>
              <w:ins w:id="167" w:author="ROBERT F SYLVESTRE SIDIBE" w:date="2024-02-26T08:40:00Z"/>
              <w:rFonts w:ascii="Arial" w:eastAsia="Calibri" w:hAnsi="Arial" w:cs="Arial"/>
              <w:color w:val="000000" w:themeColor="text1"/>
              <w:sz w:val="22"/>
              <w:szCs w:val="20"/>
              <w:lang w:eastAsia="en-US"/>
            </w:rPr>
          </w:rPrChange>
        </w:rPr>
      </w:pPr>
      <w:ins w:id="168" w:author="ROBERT F SYLVESTRE SIDIBE" w:date="2024-02-26T08:40:00Z">
        <w:r w:rsidRPr="00F65572">
          <w:rPr>
            <w:rFonts w:ascii="Arial" w:eastAsia="Calibri" w:hAnsi="Arial" w:cs="Arial"/>
            <w:b/>
            <w:bCs/>
            <w:color w:val="000000" w:themeColor="text1"/>
            <w:lang w:eastAsia="en-US"/>
            <w:rPrChange w:id="169" w:author="ROBERT F SYLVESTRE SIDIBE" w:date="2024-02-26T08:44:00Z">
              <w:rPr>
                <w:rFonts w:ascii="Arial" w:eastAsia="Calibri" w:hAnsi="Arial" w:cs="Arial"/>
                <w:b/>
                <w:bCs/>
                <w:color w:val="000000" w:themeColor="text1"/>
                <w:sz w:val="22"/>
                <w:szCs w:val="20"/>
                <w:lang w:eastAsia="en-US"/>
              </w:rPr>
            </w:rPrChange>
          </w:rPr>
          <w:t>3. Coordinateur</w:t>
        </w:r>
      </w:ins>
      <w:ins w:id="170" w:author="ROBERT F SYLVESTRE SIDIBE" w:date="2024-02-26T08:41:00Z">
        <w:r w:rsidRPr="00F65572">
          <w:rPr>
            <w:rFonts w:ascii="Arial" w:eastAsia="Calibri" w:hAnsi="Arial" w:cs="Arial"/>
            <w:b/>
            <w:bCs/>
            <w:color w:val="000000" w:themeColor="text1"/>
            <w:lang w:eastAsia="en-US"/>
            <w:rPrChange w:id="171" w:author="ROBERT F SYLVESTRE SIDIBE" w:date="2024-02-26T08:44:00Z">
              <w:rPr>
                <w:rFonts w:ascii="Arial" w:eastAsia="Calibri" w:hAnsi="Arial" w:cs="Arial"/>
                <w:b/>
                <w:bCs/>
                <w:color w:val="000000" w:themeColor="text1"/>
                <w:sz w:val="22"/>
                <w:szCs w:val="20"/>
                <w:lang w:eastAsia="en-US"/>
              </w:rPr>
            </w:rPrChange>
          </w:rPr>
          <w:t xml:space="preserve"> </w:t>
        </w:r>
      </w:ins>
      <w:ins w:id="172" w:author="ROBERT F SYLVESTRE SIDIBE" w:date="2024-02-26T08:40:00Z">
        <w:r w:rsidRPr="00F65572">
          <w:rPr>
            <w:rFonts w:ascii="Arial" w:eastAsia="Calibri" w:hAnsi="Arial" w:cs="Arial"/>
            <w:b/>
            <w:bCs/>
            <w:color w:val="000000" w:themeColor="text1"/>
            <w:lang w:eastAsia="en-US"/>
            <w:rPrChange w:id="173" w:author="ROBERT F SYLVESTRE SIDIBE" w:date="2024-02-26T08:44:00Z">
              <w:rPr>
                <w:rFonts w:ascii="Arial" w:eastAsia="Calibri" w:hAnsi="Arial" w:cs="Arial"/>
                <w:b/>
                <w:bCs/>
                <w:color w:val="000000" w:themeColor="text1"/>
                <w:sz w:val="22"/>
                <w:szCs w:val="20"/>
                <w:lang w:eastAsia="en-US"/>
              </w:rPr>
            </w:rPrChange>
          </w:rPr>
          <w:t>des Stages et d</w:t>
        </w:r>
      </w:ins>
      <w:ins w:id="174" w:author="ROBERT F SYLVESTRE SIDIBE" w:date="2024-02-26T08:42:00Z">
        <w:r w:rsidR="00F65572" w:rsidRPr="00F65572">
          <w:rPr>
            <w:rFonts w:ascii="Arial" w:eastAsia="Calibri" w:hAnsi="Arial" w:cs="Arial"/>
            <w:b/>
            <w:bCs/>
            <w:color w:val="000000" w:themeColor="text1"/>
            <w:lang w:eastAsia="en-US"/>
            <w:rPrChange w:id="175" w:author="ROBERT F SYLVESTRE SIDIBE" w:date="2024-02-26T08:44:00Z">
              <w:rPr>
                <w:rFonts w:ascii="Arial" w:eastAsia="Calibri" w:hAnsi="Arial" w:cs="Arial"/>
                <w:b/>
                <w:bCs/>
                <w:color w:val="000000" w:themeColor="text1"/>
                <w:sz w:val="22"/>
                <w:szCs w:val="20"/>
                <w:lang w:eastAsia="en-US"/>
              </w:rPr>
            </w:rPrChange>
          </w:rPr>
          <w:t>e l’insertion professionnelle</w:t>
        </w:r>
      </w:ins>
      <w:ins w:id="176" w:author="ROBERT F SYLVESTRE SIDIBE" w:date="2024-02-26T08:40:00Z">
        <w:r w:rsidRPr="00F65572">
          <w:rPr>
            <w:rFonts w:ascii="Arial" w:eastAsia="Calibri" w:hAnsi="Arial" w:cs="Arial"/>
            <w:b/>
            <w:bCs/>
            <w:color w:val="000000" w:themeColor="text1"/>
            <w:lang w:eastAsia="en-US"/>
            <w:rPrChange w:id="177" w:author="ROBERT F SYLVESTRE SIDIBE" w:date="2024-02-26T08:44:00Z">
              <w:rPr>
                <w:rFonts w:ascii="Arial" w:eastAsia="Calibri" w:hAnsi="Arial" w:cs="Arial"/>
                <w:b/>
                <w:bCs/>
                <w:color w:val="000000" w:themeColor="text1"/>
                <w:sz w:val="22"/>
                <w:szCs w:val="20"/>
                <w:lang w:eastAsia="en-US"/>
              </w:rPr>
            </w:rPrChange>
          </w:rPr>
          <w:t xml:space="preserve"> :</w:t>
        </w:r>
      </w:ins>
    </w:p>
    <w:p w14:paraId="72C7EA10" w14:textId="77777777" w:rsidR="004E0468" w:rsidRPr="00F65572" w:rsidRDefault="004E0468" w:rsidP="004E0468">
      <w:pPr>
        <w:numPr>
          <w:ilvl w:val="0"/>
          <w:numId w:val="4"/>
        </w:numPr>
        <w:spacing w:line="276" w:lineRule="auto"/>
        <w:jc w:val="left"/>
        <w:rPr>
          <w:ins w:id="178" w:author="ROBERT F SYLVESTRE SIDIBE" w:date="2024-02-26T08:40:00Z"/>
          <w:rFonts w:ascii="Arial" w:eastAsia="Calibri" w:hAnsi="Arial" w:cs="Arial"/>
          <w:color w:val="000000" w:themeColor="text1"/>
          <w:lang w:eastAsia="en-US"/>
          <w:rPrChange w:id="179" w:author="ROBERT F SYLVESTRE SIDIBE" w:date="2024-02-26T08:44:00Z">
            <w:rPr>
              <w:ins w:id="180" w:author="ROBERT F SYLVESTRE SIDIBE" w:date="2024-02-26T08:40:00Z"/>
              <w:rFonts w:ascii="Arial" w:eastAsia="Calibri" w:hAnsi="Arial" w:cs="Arial"/>
              <w:color w:val="000000" w:themeColor="text1"/>
              <w:sz w:val="22"/>
              <w:szCs w:val="20"/>
              <w:lang w:eastAsia="en-US"/>
            </w:rPr>
          </w:rPrChange>
        </w:rPr>
      </w:pPr>
      <w:ins w:id="181" w:author="ROBERT F SYLVESTRE SIDIBE" w:date="2024-02-26T08:40:00Z">
        <w:r w:rsidRPr="00F65572">
          <w:rPr>
            <w:rFonts w:ascii="Arial" w:eastAsia="Calibri" w:hAnsi="Arial" w:cs="Arial"/>
            <w:color w:val="000000" w:themeColor="text1"/>
            <w:lang w:eastAsia="en-US"/>
            <w:rPrChange w:id="182" w:author="ROBERT F SYLVESTRE SIDIBE" w:date="2024-02-26T08:44:00Z">
              <w:rPr>
                <w:rFonts w:ascii="Arial" w:eastAsia="Calibri" w:hAnsi="Arial" w:cs="Arial"/>
                <w:color w:val="000000" w:themeColor="text1"/>
                <w:sz w:val="22"/>
                <w:szCs w:val="20"/>
                <w:lang w:eastAsia="en-US"/>
              </w:rPr>
            </w:rPrChange>
          </w:rPr>
          <w:t>Responsable de l'organisation et du suivi des stages pratiques et des projets professionnels des étudiants.</w:t>
        </w:r>
      </w:ins>
    </w:p>
    <w:p w14:paraId="7A6B5C9F" w14:textId="73F7924E" w:rsidR="004E0468" w:rsidRPr="00F65572" w:rsidRDefault="004E0468" w:rsidP="004E0468">
      <w:pPr>
        <w:numPr>
          <w:ilvl w:val="0"/>
          <w:numId w:val="4"/>
        </w:numPr>
        <w:spacing w:line="276" w:lineRule="auto"/>
        <w:jc w:val="left"/>
        <w:rPr>
          <w:ins w:id="183" w:author="ROBERT F SYLVESTRE SIDIBE" w:date="2024-02-26T08:43:00Z"/>
          <w:rFonts w:ascii="Arial" w:eastAsia="Calibri" w:hAnsi="Arial" w:cs="Arial"/>
          <w:color w:val="000000" w:themeColor="text1"/>
          <w:lang w:eastAsia="en-US"/>
          <w:rPrChange w:id="184" w:author="ROBERT F SYLVESTRE SIDIBE" w:date="2024-02-26T08:44:00Z">
            <w:rPr>
              <w:ins w:id="185" w:author="ROBERT F SYLVESTRE SIDIBE" w:date="2024-02-26T08:43:00Z"/>
              <w:rFonts w:ascii="Arial" w:eastAsia="Calibri" w:hAnsi="Arial" w:cs="Arial"/>
              <w:color w:val="000000" w:themeColor="text1"/>
              <w:sz w:val="22"/>
              <w:szCs w:val="20"/>
              <w:lang w:eastAsia="en-US"/>
            </w:rPr>
          </w:rPrChange>
        </w:rPr>
      </w:pPr>
      <w:ins w:id="186" w:author="ROBERT F SYLVESTRE SIDIBE" w:date="2024-02-26T08:40:00Z">
        <w:r w:rsidRPr="00F65572">
          <w:rPr>
            <w:rFonts w:ascii="Arial" w:eastAsia="Calibri" w:hAnsi="Arial" w:cs="Arial"/>
            <w:color w:val="000000" w:themeColor="text1"/>
            <w:lang w:eastAsia="en-US"/>
            <w:rPrChange w:id="187" w:author="ROBERT F SYLVESTRE SIDIBE" w:date="2024-02-26T08:44:00Z">
              <w:rPr>
                <w:rFonts w:ascii="Arial" w:eastAsia="Calibri" w:hAnsi="Arial" w:cs="Arial"/>
                <w:color w:val="000000" w:themeColor="text1"/>
                <w:sz w:val="22"/>
                <w:szCs w:val="20"/>
                <w:lang w:eastAsia="en-US"/>
              </w:rPr>
            </w:rPrChange>
          </w:rPr>
          <w:t>Assure la liaison avec les entreprises et les institutions partenaires pour les opportunités de stage</w:t>
        </w:r>
      </w:ins>
    </w:p>
    <w:p w14:paraId="08EBB137" w14:textId="77777777" w:rsidR="00F65572" w:rsidRPr="00F65572" w:rsidRDefault="00F65572" w:rsidP="00F65572">
      <w:pPr>
        <w:spacing w:line="276" w:lineRule="auto"/>
        <w:ind w:left="720"/>
        <w:jc w:val="left"/>
        <w:rPr>
          <w:ins w:id="188" w:author="ROBERT F SYLVESTRE SIDIBE" w:date="2024-02-26T08:40:00Z"/>
          <w:rFonts w:ascii="Arial" w:eastAsia="Calibri" w:hAnsi="Arial" w:cs="Arial"/>
          <w:color w:val="000000" w:themeColor="text1"/>
          <w:lang w:eastAsia="en-US"/>
          <w:rPrChange w:id="189" w:author="ROBERT F SYLVESTRE SIDIBE" w:date="2024-02-26T08:44:00Z">
            <w:rPr>
              <w:ins w:id="190" w:author="ROBERT F SYLVESTRE SIDIBE" w:date="2024-02-26T08:40:00Z"/>
              <w:rFonts w:ascii="Arial" w:eastAsia="Calibri" w:hAnsi="Arial" w:cs="Arial"/>
              <w:color w:val="000000" w:themeColor="text1"/>
              <w:sz w:val="22"/>
              <w:szCs w:val="20"/>
              <w:lang w:eastAsia="en-US"/>
            </w:rPr>
          </w:rPrChange>
        </w:rPr>
        <w:pPrChange w:id="191" w:author="ROBERT F SYLVESTRE SIDIBE" w:date="2024-02-26T08:44:00Z">
          <w:pPr>
            <w:numPr>
              <w:numId w:val="4"/>
            </w:numPr>
            <w:tabs>
              <w:tab w:val="num" w:pos="720"/>
            </w:tabs>
            <w:spacing w:line="276" w:lineRule="auto"/>
            <w:ind w:left="720" w:hanging="360"/>
            <w:jc w:val="left"/>
          </w:pPr>
        </w:pPrChange>
      </w:pPr>
    </w:p>
    <w:p w14:paraId="03CD46DD" w14:textId="77777777" w:rsidR="004E0468" w:rsidRPr="00F65572" w:rsidRDefault="004E0468" w:rsidP="004E0468">
      <w:pPr>
        <w:spacing w:line="276" w:lineRule="auto"/>
        <w:jc w:val="left"/>
        <w:rPr>
          <w:ins w:id="192" w:author="ROBERT F SYLVESTRE SIDIBE" w:date="2024-02-26T08:40:00Z"/>
          <w:rFonts w:ascii="Arial" w:eastAsia="Calibri" w:hAnsi="Arial" w:cs="Arial"/>
          <w:color w:val="000000" w:themeColor="text1"/>
          <w:lang w:eastAsia="en-US"/>
          <w:rPrChange w:id="193" w:author="ROBERT F SYLVESTRE SIDIBE" w:date="2024-02-26T08:44:00Z">
            <w:rPr>
              <w:ins w:id="194" w:author="ROBERT F SYLVESTRE SIDIBE" w:date="2024-02-26T08:40:00Z"/>
              <w:rFonts w:ascii="Arial" w:eastAsia="Calibri" w:hAnsi="Arial" w:cs="Arial"/>
              <w:color w:val="000000" w:themeColor="text1"/>
              <w:sz w:val="22"/>
              <w:szCs w:val="20"/>
              <w:lang w:eastAsia="en-US"/>
            </w:rPr>
          </w:rPrChange>
        </w:rPr>
      </w:pPr>
      <w:ins w:id="195" w:author="ROBERT F SYLVESTRE SIDIBE" w:date="2024-02-26T08:40:00Z">
        <w:r w:rsidRPr="00F65572">
          <w:rPr>
            <w:rFonts w:ascii="Arial" w:eastAsia="Calibri" w:hAnsi="Arial" w:cs="Arial"/>
            <w:b/>
            <w:bCs/>
            <w:color w:val="000000" w:themeColor="text1"/>
            <w:lang w:eastAsia="en-US"/>
            <w:rPrChange w:id="196" w:author="ROBERT F SYLVESTRE SIDIBE" w:date="2024-02-26T08:44:00Z">
              <w:rPr>
                <w:rFonts w:ascii="Arial" w:eastAsia="Calibri" w:hAnsi="Arial" w:cs="Arial"/>
                <w:b/>
                <w:bCs/>
                <w:color w:val="000000" w:themeColor="text1"/>
                <w:sz w:val="22"/>
                <w:szCs w:val="20"/>
                <w:lang w:eastAsia="en-US"/>
              </w:rPr>
            </w:rPrChange>
          </w:rPr>
          <w:t>4. Chargé(e) de Cours :</w:t>
        </w:r>
      </w:ins>
    </w:p>
    <w:p w14:paraId="75242C94" w14:textId="144111B4" w:rsidR="004E0468" w:rsidRPr="00F65572" w:rsidRDefault="004E0468" w:rsidP="004E0468">
      <w:pPr>
        <w:numPr>
          <w:ilvl w:val="0"/>
          <w:numId w:val="5"/>
        </w:numPr>
        <w:spacing w:line="276" w:lineRule="auto"/>
        <w:jc w:val="left"/>
        <w:rPr>
          <w:ins w:id="197" w:author="ROBERT F SYLVESTRE SIDIBE" w:date="2024-02-26T08:44:00Z"/>
          <w:rFonts w:ascii="Arial" w:eastAsia="Calibri" w:hAnsi="Arial" w:cs="Arial"/>
          <w:color w:val="000000" w:themeColor="text1"/>
          <w:lang w:eastAsia="en-US"/>
          <w:rPrChange w:id="198" w:author="ROBERT F SYLVESTRE SIDIBE" w:date="2024-02-26T08:44:00Z">
            <w:rPr>
              <w:ins w:id="199" w:author="ROBERT F SYLVESTRE SIDIBE" w:date="2024-02-26T08:44:00Z"/>
              <w:rFonts w:ascii="Arial" w:eastAsia="Calibri" w:hAnsi="Arial" w:cs="Arial"/>
              <w:color w:val="000000" w:themeColor="text1"/>
              <w:sz w:val="22"/>
              <w:szCs w:val="20"/>
              <w:lang w:eastAsia="en-US"/>
            </w:rPr>
          </w:rPrChange>
        </w:rPr>
      </w:pPr>
      <w:ins w:id="200" w:author="ROBERT F SYLVESTRE SIDIBE" w:date="2024-02-26T08:40:00Z">
        <w:r w:rsidRPr="00F65572">
          <w:rPr>
            <w:rFonts w:ascii="Arial" w:eastAsia="Calibri" w:hAnsi="Arial" w:cs="Arial"/>
            <w:color w:val="000000" w:themeColor="text1"/>
            <w:lang w:eastAsia="en-US"/>
            <w:rPrChange w:id="201" w:author="ROBERT F SYLVESTRE SIDIBE" w:date="2024-02-26T08:44:00Z">
              <w:rPr>
                <w:rFonts w:ascii="Arial" w:eastAsia="Calibri" w:hAnsi="Arial" w:cs="Arial"/>
                <w:color w:val="000000" w:themeColor="text1"/>
                <w:sz w:val="22"/>
                <w:szCs w:val="20"/>
                <w:lang w:eastAsia="en-US"/>
              </w:rPr>
            </w:rPrChange>
          </w:rPr>
          <w:t>Intervenants externes ou internes chargés de dispenser des cours spécifiques ou des modules ponctuels dans le cadre d</w:t>
        </w:r>
      </w:ins>
      <w:ins w:id="202" w:author="ROBERT F SYLVESTRE SIDIBE" w:date="2024-02-26T08:53:00Z">
        <w:r w:rsidR="00562C56">
          <w:rPr>
            <w:rFonts w:ascii="Arial" w:eastAsia="Calibri" w:hAnsi="Arial" w:cs="Arial"/>
            <w:color w:val="000000" w:themeColor="text1"/>
            <w:lang w:eastAsia="en-US"/>
          </w:rPr>
          <w:t>u</w:t>
        </w:r>
      </w:ins>
      <w:ins w:id="203" w:author="ROBERT F SYLVESTRE SIDIBE" w:date="2024-02-26T08:40:00Z">
        <w:r w:rsidRPr="00F65572">
          <w:rPr>
            <w:rFonts w:ascii="Arial" w:eastAsia="Calibri" w:hAnsi="Arial" w:cs="Arial"/>
            <w:color w:val="000000" w:themeColor="text1"/>
            <w:lang w:eastAsia="en-US"/>
            <w:rPrChange w:id="204" w:author="ROBERT F SYLVESTRE SIDIBE" w:date="2024-02-26T08:44:00Z">
              <w:rPr>
                <w:rFonts w:ascii="Arial" w:eastAsia="Calibri" w:hAnsi="Arial" w:cs="Arial"/>
                <w:color w:val="000000" w:themeColor="text1"/>
                <w:sz w:val="22"/>
                <w:szCs w:val="20"/>
                <w:lang w:eastAsia="en-US"/>
              </w:rPr>
            </w:rPrChange>
          </w:rPr>
          <w:t xml:space="preserve"> programme</w:t>
        </w:r>
      </w:ins>
      <w:ins w:id="205" w:author="ROBERT F SYLVESTRE SIDIBE" w:date="2024-02-26T08:53:00Z">
        <w:r w:rsidR="00562C56" w:rsidRPr="00AB470B">
          <w:rPr>
            <w:rFonts w:ascii="Arial" w:eastAsia="Calibri" w:hAnsi="Arial" w:cs="Arial"/>
            <w:color w:val="000000" w:themeColor="text1"/>
            <w:szCs w:val="24"/>
            <w:lang w:eastAsia="en-US"/>
          </w:rPr>
          <w:t xml:space="preserve"> </w:t>
        </w:r>
        <w:r w:rsidR="00562C56">
          <w:rPr>
            <w:rFonts w:ascii="Arial" w:eastAsia="Calibri" w:hAnsi="Arial" w:cs="Arial"/>
            <w:color w:val="000000" w:themeColor="text1"/>
            <w:szCs w:val="24"/>
            <w:lang w:eastAsia="en-US"/>
          </w:rPr>
          <w:t>M</w:t>
        </w:r>
        <w:r w:rsidR="00562C56" w:rsidRPr="00AB470B">
          <w:rPr>
            <w:rFonts w:ascii="Arial" w:eastAsia="Calibri" w:hAnsi="Arial" w:cs="Arial"/>
            <w:color w:val="000000" w:themeColor="text1"/>
            <w:szCs w:val="24"/>
            <w:lang w:eastAsia="en-US"/>
          </w:rPr>
          <w:t>anagement des services de santé</w:t>
        </w:r>
      </w:ins>
      <w:ins w:id="206" w:author="ROBERT F SYLVESTRE SIDIBE" w:date="2024-02-26T08:44:00Z">
        <w:r w:rsidR="00F65572" w:rsidRPr="00F65572">
          <w:rPr>
            <w:rFonts w:ascii="Arial" w:eastAsia="Calibri" w:hAnsi="Arial" w:cs="Arial"/>
            <w:color w:val="000000" w:themeColor="text1"/>
            <w:lang w:eastAsia="en-US"/>
            <w:rPrChange w:id="207" w:author="ROBERT F SYLVESTRE SIDIBE" w:date="2024-02-26T08:44:00Z">
              <w:rPr>
                <w:rFonts w:ascii="Arial" w:eastAsia="Calibri" w:hAnsi="Arial" w:cs="Arial"/>
                <w:color w:val="000000" w:themeColor="text1"/>
                <w:sz w:val="22"/>
                <w:szCs w:val="20"/>
                <w:lang w:eastAsia="en-US"/>
              </w:rPr>
            </w:rPrChange>
          </w:rPr>
          <w:t>.</w:t>
        </w:r>
      </w:ins>
    </w:p>
    <w:p w14:paraId="1038C115" w14:textId="77777777" w:rsidR="00F65572" w:rsidRPr="00F65572" w:rsidRDefault="00F65572" w:rsidP="00F65572">
      <w:pPr>
        <w:spacing w:line="276" w:lineRule="auto"/>
        <w:ind w:left="720"/>
        <w:jc w:val="left"/>
        <w:rPr>
          <w:ins w:id="208" w:author="ROBERT F SYLVESTRE SIDIBE" w:date="2024-02-26T08:40:00Z"/>
          <w:rFonts w:ascii="Arial" w:eastAsia="Calibri" w:hAnsi="Arial" w:cs="Arial"/>
          <w:color w:val="000000" w:themeColor="text1"/>
          <w:lang w:eastAsia="en-US"/>
          <w:rPrChange w:id="209" w:author="ROBERT F SYLVESTRE SIDIBE" w:date="2024-02-26T08:44:00Z">
            <w:rPr>
              <w:ins w:id="210" w:author="ROBERT F SYLVESTRE SIDIBE" w:date="2024-02-26T08:40:00Z"/>
              <w:rFonts w:ascii="Arial" w:eastAsia="Calibri" w:hAnsi="Arial" w:cs="Arial"/>
              <w:color w:val="000000" w:themeColor="text1"/>
              <w:sz w:val="22"/>
              <w:szCs w:val="20"/>
              <w:lang w:eastAsia="en-US"/>
            </w:rPr>
          </w:rPrChange>
        </w:rPr>
        <w:pPrChange w:id="211" w:author="ROBERT F SYLVESTRE SIDIBE" w:date="2024-02-26T08:44:00Z">
          <w:pPr>
            <w:numPr>
              <w:numId w:val="5"/>
            </w:numPr>
            <w:tabs>
              <w:tab w:val="num" w:pos="720"/>
            </w:tabs>
            <w:spacing w:line="276" w:lineRule="auto"/>
            <w:ind w:left="720" w:hanging="360"/>
            <w:jc w:val="left"/>
          </w:pPr>
        </w:pPrChange>
      </w:pPr>
    </w:p>
    <w:p w14:paraId="07CF0E9F" w14:textId="77777777" w:rsidR="004E0468" w:rsidRPr="00F65572" w:rsidRDefault="004E0468" w:rsidP="004E0468">
      <w:pPr>
        <w:spacing w:line="276" w:lineRule="auto"/>
        <w:jc w:val="left"/>
        <w:rPr>
          <w:ins w:id="212" w:author="ROBERT F SYLVESTRE SIDIBE" w:date="2024-02-26T08:40:00Z"/>
          <w:rFonts w:ascii="Arial" w:eastAsia="Calibri" w:hAnsi="Arial" w:cs="Arial"/>
          <w:color w:val="000000" w:themeColor="text1"/>
          <w:lang w:eastAsia="en-US"/>
          <w:rPrChange w:id="213" w:author="ROBERT F SYLVESTRE SIDIBE" w:date="2024-02-26T08:44:00Z">
            <w:rPr>
              <w:ins w:id="214" w:author="ROBERT F SYLVESTRE SIDIBE" w:date="2024-02-26T08:40:00Z"/>
              <w:rFonts w:ascii="Arial" w:eastAsia="Calibri" w:hAnsi="Arial" w:cs="Arial"/>
              <w:color w:val="000000" w:themeColor="text1"/>
              <w:sz w:val="22"/>
              <w:szCs w:val="20"/>
              <w:lang w:eastAsia="en-US"/>
            </w:rPr>
          </w:rPrChange>
        </w:rPr>
      </w:pPr>
      <w:ins w:id="215" w:author="ROBERT F SYLVESTRE SIDIBE" w:date="2024-02-26T08:40:00Z">
        <w:r w:rsidRPr="00F65572">
          <w:rPr>
            <w:rFonts w:ascii="Arial" w:eastAsia="Calibri" w:hAnsi="Arial" w:cs="Arial"/>
            <w:b/>
            <w:bCs/>
            <w:color w:val="000000" w:themeColor="text1"/>
            <w:lang w:eastAsia="en-US"/>
            <w:rPrChange w:id="216" w:author="ROBERT F SYLVESTRE SIDIBE" w:date="2024-02-26T08:44:00Z">
              <w:rPr>
                <w:rFonts w:ascii="Arial" w:eastAsia="Calibri" w:hAnsi="Arial" w:cs="Arial"/>
                <w:b/>
                <w:bCs/>
                <w:color w:val="000000" w:themeColor="text1"/>
                <w:sz w:val="22"/>
                <w:szCs w:val="20"/>
                <w:lang w:eastAsia="en-US"/>
              </w:rPr>
            </w:rPrChange>
          </w:rPr>
          <w:t>5. Chargé(e) de Tutorat :</w:t>
        </w:r>
      </w:ins>
    </w:p>
    <w:p w14:paraId="2D70B01F" w14:textId="77777777" w:rsidR="004E0468" w:rsidRPr="00F65572" w:rsidRDefault="004E0468" w:rsidP="004E0468">
      <w:pPr>
        <w:numPr>
          <w:ilvl w:val="0"/>
          <w:numId w:val="6"/>
        </w:numPr>
        <w:spacing w:line="276" w:lineRule="auto"/>
        <w:jc w:val="left"/>
        <w:rPr>
          <w:ins w:id="217" w:author="ROBERT F SYLVESTRE SIDIBE" w:date="2024-02-26T08:40:00Z"/>
          <w:rFonts w:ascii="Arial" w:eastAsia="Calibri" w:hAnsi="Arial" w:cs="Arial"/>
          <w:color w:val="000000" w:themeColor="text1"/>
          <w:lang w:eastAsia="en-US"/>
          <w:rPrChange w:id="218" w:author="ROBERT F SYLVESTRE SIDIBE" w:date="2024-02-26T08:44:00Z">
            <w:rPr>
              <w:ins w:id="219" w:author="ROBERT F SYLVESTRE SIDIBE" w:date="2024-02-26T08:40:00Z"/>
              <w:rFonts w:ascii="Arial" w:eastAsia="Calibri" w:hAnsi="Arial" w:cs="Arial"/>
              <w:color w:val="000000" w:themeColor="text1"/>
              <w:sz w:val="22"/>
              <w:szCs w:val="20"/>
              <w:lang w:eastAsia="en-US"/>
            </w:rPr>
          </w:rPrChange>
        </w:rPr>
      </w:pPr>
      <w:ins w:id="220" w:author="ROBERT F SYLVESTRE SIDIBE" w:date="2024-02-26T08:40:00Z">
        <w:r w:rsidRPr="00F65572">
          <w:rPr>
            <w:rFonts w:ascii="Arial" w:eastAsia="Calibri" w:hAnsi="Arial" w:cs="Arial"/>
            <w:color w:val="000000" w:themeColor="text1"/>
            <w:lang w:eastAsia="en-US"/>
            <w:rPrChange w:id="221" w:author="ROBERT F SYLVESTRE SIDIBE" w:date="2024-02-26T08:44:00Z">
              <w:rPr>
                <w:rFonts w:ascii="Arial" w:eastAsia="Calibri" w:hAnsi="Arial" w:cs="Arial"/>
                <w:color w:val="000000" w:themeColor="text1"/>
                <w:sz w:val="22"/>
                <w:szCs w:val="20"/>
                <w:lang w:eastAsia="en-US"/>
              </w:rPr>
            </w:rPrChange>
          </w:rPr>
          <w:t>Responsable de l'encadrement individuel des étudiants, notamment en ce qui concerne l'orientation académique et professionnelle.</w:t>
        </w:r>
      </w:ins>
    </w:p>
    <w:p w14:paraId="7CC79EA6" w14:textId="57215E3E" w:rsidR="009407C9" w:rsidRPr="005C0981" w:rsidRDefault="009407C9" w:rsidP="004E0468">
      <w:pPr>
        <w:spacing w:line="276" w:lineRule="auto"/>
        <w:jc w:val="left"/>
        <w:rPr>
          <w:rFonts w:ascii="Arial" w:eastAsia="Calibri" w:hAnsi="Arial" w:cs="Arial"/>
          <w:color w:val="000000" w:themeColor="text1"/>
          <w:szCs w:val="24"/>
          <w:lang w:eastAsia="en-US"/>
        </w:rPr>
      </w:pPr>
    </w:p>
    <w:p w14:paraId="645783D7" w14:textId="77777777" w:rsidR="003A2FC4" w:rsidRPr="005C0981" w:rsidRDefault="003A2FC4" w:rsidP="003A2FC4">
      <w:pPr>
        <w:spacing w:line="276" w:lineRule="auto"/>
        <w:rPr>
          <w:rFonts w:ascii="Arial" w:eastAsia="Calibri" w:hAnsi="Arial" w:cs="Arial"/>
          <w:b/>
          <w:bCs/>
          <w:color w:val="000000" w:themeColor="text1"/>
          <w:u w:val="single"/>
          <w:lang w:eastAsia="en-US"/>
        </w:rPr>
      </w:pPr>
      <w:r w:rsidRPr="005C0981">
        <w:rPr>
          <w:rFonts w:ascii="Arial" w:eastAsia="Calibri" w:hAnsi="Arial" w:cs="Arial"/>
          <w:b/>
          <w:bCs/>
          <w:color w:val="000000" w:themeColor="text1"/>
          <w:u w:val="single"/>
          <w:lang w:eastAsia="en-US"/>
        </w:rPr>
        <w:t>AMPLIATIONS</w:t>
      </w:r>
    </w:p>
    <w:p w14:paraId="0C69C173"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-Original---------------------------------01</w:t>
      </w:r>
    </w:p>
    <w:p w14:paraId="502F134C"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-Archives--------------------------------01</w:t>
      </w:r>
    </w:p>
    <w:p w14:paraId="39041F21"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-Intéressés------------------------------11</w:t>
      </w:r>
    </w:p>
    <w:p w14:paraId="6E2B0AA1" w14:textId="7205D1D5" w:rsidR="003A2FC4" w:rsidRPr="005C0981" w:rsidRDefault="003A2FC4" w:rsidP="003A2FC4">
      <w:pPr>
        <w:spacing w:line="240" w:lineRule="auto"/>
        <w:rPr>
          <w:rFonts w:ascii="Arial" w:eastAsia="Calibri" w:hAnsi="Arial" w:cs="Arial"/>
          <w:color w:val="000000" w:themeColor="text1"/>
          <w:lang w:eastAsia="en-US"/>
        </w:rPr>
      </w:pPr>
    </w:p>
    <w:p w14:paraId="0443B3EF" w14:textId="39E2F2E3" w:rsidR="003A2FC4" w:rsidRPr="009965A6" w:rsidRDefault="00146178">
      <w:pPr>
        <w:spacing w:line="240" w:lineRule="auto"/>
        <w:jc w:val="center"/>
        <w:rPr>
          <w:rFonts w:ascii="Arial" w:eastAsia="Calibri" w:hAnsi="Arial" w:cs="Arial"/>
          <w:color w:val="000000" w:themeColor="text1"/>
          <w:sz w:val="22"/>
          <w:szCs w:val="20"/>
          <w:lang w:eastAsia="en-US"/>
          <w:rPrChange w:id="222" w:author="ROBERT F SYLVESTRE SIDIBE" w:date="2024-02-26T07:18:00Z">
            <w:rPr>
              <w:rFonts w:ascii="Arial" w:eastAsia="Calibri" w:hAnsi="Arial" w:cs="Arial"/>
              <w:color w:val="000000" w:themeColor="text1"/>
              <w:lang w:eastAsia="en-US"/>
            </w:rPr>
          </w:rPrChange>
        </w:rPr>
        <w:pPrChange w:id="223" w:author="ROBERT F SYLVESTRE SIDIBE" w:date="2024-02-26T06:58:00Z">
          <w:pPr>
            <w:spacing w:line="240" w:lineRule="auto"/>
            <w:jc w:val="right"/>
          </w:pPr>
        </w:pPrChange>
      </w:pPr>
      <w:ins w:id="224" w:author="ROBERT F SYLVESTRE SIDIBE" w:date="2024-02-26T06:58:00Z">
        <w:r>
          <w:rPr>
            <w:rFonts w:ascii="Arial" w:eastAsia="Calibri" w:hAnsi="Arial" w:cs="Arial"/>
            <w:color w:val="000000" w:themeColor="text1"/>
            <w:szCs w:val="24"/>
            <w:lang w:eastAsia="en-US"/>
          </w:rPr>
          <w:t xml:space="preserve">                                                                             </w:t>
        </w:r>
      </w:ins>
      <w:r w:rsidR="003A2FC4" w:rsidRPr="005C0981">
        <w:rPr>
          <w:rFonts w:ascii="Arial" w:eastAsia="Calibri" w:hAnsi="Arial" w:cs="Arial"/>
          <w:color w:val="000000" w:themeColor="text1"/>
          <w:szCs w:val="24"/>
          <w:lang w:eastAsia="en-US"/>
        </w:rPr>
        <w:t xml:space="preserve"> </w:t>
      </w:r>
      <w:r w:rsidR="003A2FC4" w:rsidRPr="009965A6">
        <w:rPr>
          <w:rFonts w:ascii="Arial" w:eastAsia="Calibri" w:hAnsi="Arial" w:cs="Arial"/>
          <w:color w:val="000000" w:themeColor="text1"/>
          <w:sz w:val="22"/>
          <w:lang w:eastAsia="en-US"/>
          <w:rPrChange w:id="225" w:author="ROBERT F SYLVESTRE SIDIBE" w:date="2024-02-26T07:18:00Z">
            <w:rPr>
              <w:rFonts w:ascii="Arial" w:eastAsia="Calibri" w:hAnsi="Arial" w:cs="Arial"/>
              <w:color w:val="000000" w:themeColor="text1"/>
              <w:szCs w:val="24"/>
              <w:lang w:eastAsia="en-US"/>
            </w:rPr>
          </w:rPrChange>
        </w:rPr>
        <w:t>Bamako</w:t>
      </w:r>
      <w:ins w:id="226" w:author="ROBERT F SYLVESTRE SIDIBE" w:date="2024-02-26T07:18:00Z">
        <w:r w:rsidR="009965A6">
          <w:rPr>
            <w:rFonts w:ascii="Arial" w:eastAsia="Calibri" w:hAnsi="Arial" w:cs="Arial"/>
            <w:color w:val="000000" w:themeColor="text1"/>
            <w:sz w:val="22"/>
            <w:lang w:eastAsia="en-US"/>
          </w:rPr>
          <w:t>,</w:t>
        </w:r>
      </w:ins>
      <w:r w:rsidR="003A2FC4" w:rsidRPr="009965A6">
        <w:rPr>
          <w:rFonts w:ascii="Arial" w:eastAsia="Calibri" w:hAnsi="Arial" w:cs="Arial"/>
          <w:color w:val="000000" w:themeColor="text1"/>
          <w:sz w:val="22"/>
          <w:lang w:eastAsia="en-US"/>
          <w:rPrChange w:id="227" w:author="ROBERT F SYLVESTRE SIDIBE" w:date="2024-02-26T07:18:00Z">
            <w:rPr>
              <w:rFonts w:ascii="Arial" w:eastAsia="Calibri" w:hAnsi="Arial" w:cs="Arial"/>
              <w:color w:val="000000" w:themeColor="text1"/>
              <w:szCs w:val="24"/>
              <w:lang w:eastAsia="en-US"/>
            </w:rPr>
          </w:rPrChange>
        </w:rPr>
        <w:t xml:space="preserve"> le </w:t>
      </w:r>
      <w:ins w:id="228" w:author="ROBERT F SYLVESTRE SIDIBE" w:date="2024-02-26T08:45:00Z">
        <w:r w:rsidR="00A142B9">
          <w:rPr>
            <w:rFonts w:ascii="Arial" w:eastAsia="Calibri" w:hAnsi="Arial" w:cs="Arial"/>
            <w:color w:val="000000" w:themeColor="text1"/>
            <w:sz w:val="22"/>
            <w:lang w:eastAsia="en-US"/>
          </w:rPr>
          <w:t>1</w:t>
        </w:r>
        <w:r w:rsidR="00A142B9" w:rsidRPr="00A142B9">
          <w:rPr>
            <w:rFonts w:ascii="Arial" w:eastAsia="Calibri" w:hAnsi="Arial" w:cs="Arial"/>
            <w:color w:val="000000" w:themeColor="text1"/>
            <w:sz w:val="22"/>
            <w:vertAlign w:val="superscript"/>
            <w:lang w:eastAsia="en-US"/>
            <w:rPrChange w:id="229" w:author="ROBERT F SYLVESTRE SIDIBE" w:date="2024-02-26T08:45:00Z">
              <w:rPr>
                <w:rFonts w:ascii="Arial" w:eastAsia="Calibri" w:hAnsi="Arial" w:cs="Arial"/>
                <w:color w:val="000000" w:themeColor="text1"/>
                <w:sz w:val="22"/>
                <w:lang w:eastAsia="en-US"/>
              </w:rPr>
            </w:rPrChange>
          </w:rPr>
          <w:t>er</w:t>
        </w:r>
        <w:r w:rsidR="00A142B9">
          <w:rPr>
            <w:rFonts w:ascii="Arial" w:eastAsia="Calibri" w:hAnsi="Arial" w:cs="Arial"/>
            <w:color w:val="000000" w:themeColor="text1"/>
            <w:sz w:val="22"/>
            <w:lang w:eastAsia="en-US"/>
          </w:rPr>
          <w:t xml:space="preserve"> </w:t>
        </w:r>
      </w:ins>
      <w:ins w:id="230" w:author="ROBERT F SYLVESTRE SIDIBE" w:date="2024-02-26T06:58:00Z">
        <w:r w:rsidRPr="009965A6">
          <w:rPr>
            <w:rFonts w:ascii="Arial" w:eastAsia="Calibri" w:hAnsi="Arial" w:cs="Arial"/>
            <w:color w:val="000000" w:themeColor="text1"/>
            <w:sz w:val="22"/>
            <w:lang w:eastAsia="en-US"/>
            <w:rPrChange w:id="231" w:author="ROBERT F SYLVESTRE SIDIBE" w:date="2024-02-26T07:18:00Z">
              <w:rPr>
                <w:rFonts w:ascii="Arial" w:eastAsia="Calibri" w:hAnsi="Arial" w:cs="Arial"/>
                <w:color w:val="000000" w:themeColor="text1"/>
                <w:szCs w:val="24"/>
                <w:lang w:eastAsia="en-US"/>
              </w:rPr>
            </w:rPrChange>
          </w:rPr>
          <w:t>octo</w:t>
        </w:r>
      </w:ins>
      <w:del w:id="232" w:author="ROBERT F SYLVESTRE SIDIBE" w:date="2024-02-26T06:57:00Z">
        <w:r w:rsidR="003A2FC4" w:rsidRPr="009965A6" w:rsidDel="00146178">
          <w:rPr>
            <w:rFonts w:ascii="Arial" w:eastAsia="Calibri" w:hAnsi="Arial" w:cs="Arial"/>
            <w:color w:val="000000" w:themeColor="text1"/>
            <w:sz w:val="22"/>
            <w:lang w:eastAsia="en-US"/>
            <w:rPrChange w:id="233" w:author="ROBERT F SYLVESTRE SIDIBE" w:date="2024-02-26T07:18:00Z">
              <w:rPr>
                <w:rFonts w:ascii="Arial" w:eastAsia="Calibri" w:hAnsi="Arial" w:cs="Arial"/>
                <w:color w:val="000000" w:themeColor="text1"/>
                <w:szCs w:val="24"/>
                <w:lang w:eastAsia="en-US"/>
              </w:rPr>
            </w:rPrChange>
          </w:rPr>
          <w:delText>1</w:delText>
        </w:r>
        <w:r w:rsidR="003A2FC4" w:rsidRPr="009965A6" w:rsidDel="00146178">
          <w:rPr>
            <w:rFonts w:ascii="Arial" w:eastAsia="Calibri" w:hAnsi="Arial" w:cs="Arial"/>
            <w:color w:val="000000" w:themeColor="text1"/>
            <w:sz w:val="22"/>
            <w:vertAlign w:val="superscript"/>
            <w:lang w:eastAsia="en-US"/>
            <w:rPrChange w:id="234" w:author="ROBERT F SYLVESTRE SIDIBE" w:date="2024-02-26T07:18:00Z">
              <w:rPr>
                <w:rFonts w:ascii="Arial" w:eastAsia="Calibri" w:hAnsi="Arial" w:cs="Arial"/>
                <w:color w:val="000000" w:themeColor="text1"/>
                <w:szCs w:val="24"/>
                <w:vertAlign w:val="superscript"/>
                <w:lang w:eastAsia="en-US"/>
              </w:rPr>
            </w:rPrChange>
          </w:rPr>
          <w:delText>er</w:delText>
        </w:r>
        <w:r w:rsidR="003A2FC4" w:rsidRPr="009965A6" w:rsidDel="00146178">
          <w:rPr>
            <w:rFonts w:ascii="Arial" w:eastAsia="Calibri" w:hAnsi="Arial" w:cs="Arial"/>
            <w:color w:val="000000" w:themeColor="text1"/>
            <w:sz w:val="22"/>
            <w:lang w:eastAsia="en-US"/>
            <w:rPrChange w:id="235" w:author="ROBERT F SYLVESTRE SIDIBE" w:date="2024-02-26T07:18:00Z">
              <w:rPr>
                <w:rFonts w:ascii="Arial" w:eastAsia="Calibri" w:hAnsi="Arial" w:cs="Arial"/>
                <w:color w:val="000000" w:themeColor="text1"/>
                <w:szCs w:val="24"/>
                <w:lang w:eastAsia="en-US"/>
              </w:rPr>
            </w:rPrChange>
          </w:rPr>
          <w:delText xml:space="preserve"> septem</w:delText>
        </w:r>
      </w:del>
      <w:r w:rsidR="003A2FC4" w:rsidRPr="009965A6">
        <w:rPr>
          <w:rFonts w:ascii="Arial" w:eastAsia="Calibri" w:hAnsi="Arial" w:cs="Arial"/>
          <w:color w:val="000000" w:themeColor="text1"/>
          <w:sz w:val="22"/>
          <w:lang w:eastAsia="en-US"/>
          <w:rPrChange w:id="236" w:author="ROBERT F SYLVESTRE SIDIBE" w:date="2024-02-26T07:18:00Z">
            <w:rPr>
              <w:rFonts w:ascii="Arial" w:eastAsia="Calibri" w:hAnsi="Arial" w:cs="Arial"/>
              <w:color w:val="000000" w:themeColor="text1"/>
              <w:szCs w:val="24"/>
              <w:lang w:eastAsia="en-US"/>
            </w:rPr>
          </w:rPrChange>
        </w:rPr>
        <w:t>bre 20</w:t>
      </w:r>
      <w:ins w:id="237" w:author="ROBERT F SYLVESTRE SIDIBE" w:date="2024-02-26T08:46:00Z">
        <w:r w:rsidR="00A142B9">
          <w:rPr>
            <w:rFonts w:ascii="Arial" w:eastAsia="Calibri" w:hAnsi="Arial" w:cs="Arial"/>
            <w:color w:val="000000" w:themeColor="text1"/>
            <w:sz w:val="22"/>
            <w:lang w:eastAsia="en-US"/>
          </w:rPr>
          <w:t>19</w:t>
        </w:r>
      </w:ins>
      <w:del w:id="238" w:author="ROBERT F SYLVESTRE SIDIBE" w:date="2024-02-26T08:46:00Z">
        <w:r w:rsidR="009407C9" w:rsidRPr="009965A6" w:rsidDel="00A142B9">
          <w:rPr>
            <w:rFonts w:ascii="Arial" w:eastAsia="Calibri" w:hAnsi="Arial" w:cs="Arial"/>
            <w:color w:val="000000" w:themeColor="text1"/>
            <w:sz w:val="22"/>
            <w:lang w:eastAsia="en-US"/>
            <w:rPrChange w:id="239" w:author="ROBERT F SYLVESTRE SIDIBE" w:date="2024-02-26T07:18:00Z">
              <w:rPr>
                <w:rFonts w:ascii="Arial" w:eastAsia="Calibri" w:hAnsi="Arial" w:cs="Arial"/>
                <w:color w:val="000000" w:themeColor="text1"/>
                <w:szCs w:val="24"/>
                <w:lang w:eastAsia="en-US"/>
              </w:rPr>
            </w:rPrChange>
          </w:rPr>
          <w:delText>2</w:delText>
        </w:r>
      </w:del>
      <w:del w:id="240" w:author="ROBERT F SYLVESTRE SIDIBE" w:date="2024-02-26T06:58:00Z">
        <w:r w:rsidR="009407C9" w:rsidRPr="009965A6" w:rsidDel="00146178">
          <w:rPr>
            <w:rFonts w:ascii="Arial" w:eastAsia="Calibri" w:hAnsi="Arial" w:cs="Arial"/>
            <w:color w:val="000000" w:themeColor="text1"/>
            <w:sz w:val="22"/>
            <w:lang w:eastAsia="en-US"/>
            <w:rPrChange w:id="241" w:author="ROBERT F SYLVESTRE SIDIBE" w:date="2024-02-26T07:18:00Z">
              <w:rPr>
                <w:rFonts w:ascii="Arial" w:eastAsia="Calibri" w:hAnsi="Arial" w:cs="Arial"/>
                <w:color w:val="000000" w:themeColor="text1"/>
                <w:szCs w:val="24"/>
                <w:lang w:eastAsia="en-US"/>
              </w:rPr>
            </w:rPrChange>
          </w:rPr>
          <w:delText>2</w:delText>
        </w:r>
      </w:del>
    </w:p>
    <w:p w14:paraId="345A8B9A" w14:textId="14159239" w:rsidR="003A2FC4" w:rsidRPr="009965A6" w:rsidRDefault="003A2FC4" w:rsidP="003A2FC4">
      <w:pPr>
        <w:spacing w:line="240" w:lineRule="auto"/>
        <w:jc w:val="right"/>
        <w:rPr>
          <w:rFonts w:ascii="Arial" w:eastAsia="Calibri" w:hAnsi="Arial" w:cs="Arial"/>
          <w:color w:val="000000" w:themeColor="text1"/>
          <w:sz w:val="22"/>
          <w:szCs w:val="20"/>
          <w:lang w:eastAsia="en-US"/>
          <w:rPrChange w:id="242" w:author="ROBERT F SYLVESTRE SIDIBE" w:date="2024-02-26T07:18:00Z">
            <w:rPr>
              <w:rFonts w:ascii="Arial" w:eastAsia="Calibri" w:hAnsi="Arial" w:cs="Arial"/>
              <w:color w:val="000000" w:themeColor="text1"/>
              <w:lang w:eastAsia="en-US"/>
            </w:rPr>
          </w:rPrChange>
        </w:rPr>
      </w:pPr>
    </w:p>
    <w:p w14:paraId="10AA5A21" w14:textId="6CFF0ECA" w:rsidR="003A2FC4" w:rsidRDefault="009965A6" w:rsidP="003A2FC4">
      <w:pPr>
        <w:spacing w:line="240" w:lineRule="auto"/>
        <w:ind w:left="5664"/>
        <w:rPr>
          <w:ins w:id="243" w:author="ROBERT F SYLVESTRE SIDIBE" w:date="2024-02-15T17:39:00Z"/>
          <w:rFonts w:ascii="Arial" w:eastAsia="Calibri" w:hAnsi="Arial" w:cs="Arial"/>
          <w:b/>
          <w:bCs/>
          <w:color w:val="000000" w:themeColor="text1"/>
          <w:sz w:val="28"/>
          <w:szCs w:val="28"/>
          <w:lang w:eastAsia="en-US"/>
        </w:rPr>
      </w:pPr>
      <w:ins w:id="244" w:author="ROBERT F SYLVESTRE SIDIBE" w:date="2024-02-15T17:39:00Z">
        <w:r w:rsidRPr="009965A6">
          <w:rPr>
            <w:rFonts w:ascii="Arial" w:eastAsia="Calibri" w:hAnsi="Arial" w:cs="Arial"/>
            <w:b/>
            <w:bCs/>
            <w:noProof/>
            <w:color w:val="000000" w:themeColor="text1"/>
            <w:sz w:val="22"/>
            <w:szCs w:val="20"/>
            <w:lang w:eastAsia="en-US"/>
            <w:rPrChange w:id="245" w:author="ROBERT F SYLVESTRE SIDIBE" w:date="2024-02-26T07:18:00Z">
              <w:rPr>
                <w:rFonts w:ascii="Arial" w:eastAsia="Calibri" w:hAnsi="Arial" w:cs="Arial"/>
                <w:b/>
                <w:bCs/>
                <w:noProof/>
                <w:color w:val="000000" w:themeColor="text1"/>
                <w:lang w:eastAsia="en-US"/>
              </w:rPr>
            </w:rPrChange>
          </w:rPr>
          <w:drawing>
            <wp:anchor distT="0" distB="0" distL="114300" distR="114300" simplePos="0" relativeHeight="251661312" behindDoc="1" locked="0" layoutInCell="1" allowOverlap="1" wp14:anchorId="3FD4F7B1" wp14:editId="21813122">
              <wp:simplePos x="0" y="0"/>
              <wp:positionH relativeFrom="margin">
                <wp:posOffset>2781055</wp:posOffset>
              </wp:positionH>
              <wp:positionV relativeFrom="paragraph">
                <wp:posOffset>10160</wp:posOffset>
              </wp:positionV>
              <wp:extent cx="2671574" cy="1895475"/>
              <wp:effectExtent l="0" t="0" r="0" b="0"/>
              <wp:wrapNone/>
              <wp:docPr id="325116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0112" b="8938"/>
                      <a:stretch/>
                    </pic:blipFill>
                    <pic:spPr bwMode="auto">
                      <a:xfrm>
                        <a:off x="0" y="0"/>
                        <a:ext cx="2674666" cy="189766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r w:rsidR="003A2FC4" w:rsidRPr="009965A6">
        <w:rPr>
          <w:rFonts w:ascii="Arial" w:eastAsia="Calibri" w:hAnsi="Arial" w:cs="Arial"/>
          <w:b/>
          <w:bCs/>
          <w:color w:val="000000" w:themeColor="text1"/>
          <w:szCs w:val="24"/>
          <w:lang w:eastAsia="en-US"/>
          <w:rPrChange w:id="246" w:author="ROBERT F SYLVESTRE SIDIBE" w:date="2024-02-26T07:18:00Z">
            <w:rPr>
              <w:rFonts w:ascii="Arial" w:eastAsia="Calibri" w:hAnsi="Arial" w:cs="Arial"/>
              <w:b/>
              <w:bCs/>
              <w:color w:val="000000" w:themeColor="text1"/>
              <w:sz w:val="28"/>
              <w:szCs w:val="28"/>
              <w:lang w:eastAsia="en-US"/>
            </w:rPr>
          </w:rPrChange>
        </w:rPr>
        <w:t xml:space="preserve">       Directeur Général</w:t>
      </w:r>
    </w:p>
    <w:p w14:paraId="5EB944EF" w14:textId="16081944" w:rsidR="007C5CDA" w:rsidRDefault="007C5CDA" w:rsidP="003A2FC4">
      <w:pPr>
        <w:spacing w:line="240" w:lineRule="auto"/>
        <w:ind w:left="5664"/>
        <w:rPr>
          <w:ins w:id="247" w:author="ROBERT F SYLVESTRE SIDIBE" w:date="2024-02-15T17:39:00Z"/>
          <w:rFonts w:ascii="Arial" w:eastAsia="Calibri" w:hAnsi="Arial" w:cs="Arial"/>
          <w:b/>
          <w:bCs/>
          <w:color w:val="000000" w:themeColor="text1"/>
          <w:sz w:val="28"/>
          <w:szCs w:val="28"/>
          <w:lang w:eastAsia="en-US"/>
        </w:rPr>
      </w:pPr>
    </w:p>
    <w:p w14:paraId="5C8AAA7C" w14:textId="2ADFF677" w:rsidR="007C5CDA" w:rsidRDefault="007C5CDA" w:rsidP="003A2FC4">
      <w:pPr>
        <w:spacing w:line="240" w:lineRule="auto"/>
        <w:ind w:left="5664"/>
        <w:rPr>
          <w:ins w:id="248" w:author="ROBERT F SYLVESTRE SIDIBE" w:date="2024-02-15T17:39:00Z"/>
          <w:rFonts w:ascii="Arial" w:eastAsia="Calibri" w:hAnsi="Arial" w:cs="Arial"/>
          <w:b/>
          <w:bCs/>
          <w:color w:val="000000" w:themeColor="text1"/>
          <w:sz w:val="28"/>
          <w:szCs w:val="28"/>
          <w:lang w:eastAsia="en-US"/>
        </w:rPr>
      </w:pPr>
    </w:p>
    <w:p w14:paraId="189C8D04" w14:textId="77777777" w:rsidR="007C5CDA" w:rsidRDefault="007C5CDA" w:rsidP="003A2FC4">
      <w:pPr>
        <w:spacing w:line="240" w:lineRule="auto"/>
        <w:ind w:left="5664"/>
        <w:rPr>
          <w:ins w:id="249" w:author="ROBERT F SYLVESTRE SIDIBE" w:date="2024-02-15T17:39:00Z"/>
          <w:rFonts w:ascii="Arial" w:eastAsia="Calibri" w:hAnsi="Arial" w:cs="Arial"/>
          <w:b/>
          <w:bCs/>
          <w:color w:val="000000" w:themeColor="text1"/>
          <w:sz w:val="28"/>
          <w:szCs w:val="28"/>
          <w:lang w:eastAsia="en-US"/>
        </w:rPr>
      </w:pPr>
    </w:p>
    <w:p w14:paraId="0A15D01D" w14:textId="77777777" w:rsidR="007C5CDA" w:rsidRPr="005C0981" w:rsidRDefault="007C5CDA" w:rsidP="003A2FC4">
      <w:pPr>
        <w:spacing w:line="240" w:lineRule="auto"/>
        <w:ind w:left="5664"/>
        <w:rPr>
          <w:rFonts w:ascii="Arial" w:eastAsia="Calibri" w:hAnsi="Arial" w:cs="Arial"/>
          <w:b/>
          <w:bCs/>
          <w:color w:val="000000" w:themeColor="text1"/>
          <w:sz w:val="28"/>
          <w:szCs w:val="28"/>
          <w:lang w:eastAsia="en-US"/>
        </w:rPr>
      </w:pPr>
    </w:p>
    <w:p w14:paraId="72506CE4" w14:textId="08216BF3" w:rsidR="003A2FC4" w:rsidRDefault="003A2FC4" w:rsidP="003A2FC4">
      <w:pPr>
        <w:spacing w:line="240" w:lineRule="auto"/>
        <w:rPr>
          <w:rFonts w:ascii="Arial" w:eastAsia="Calibri" w:hAnsi="Arial" w:cs="Arial"/>
          <w:b/>
          <w:bCs/>
          <w:color w:val="000000" w:themeColor="text1"/>
          <w:lang w:eastAsia="en-US"/>
        </w:rPr>
      </w:pPr>
    </w:p>
    <w:p w14:paraId="126E5CEB" w14:textId="06B25107" w:rsidR="003A2FC4" w:rsidRDefault="003A2FC4" w:rsidP="003A2FC4">
      <w:pPr>
        <w:spacing w:line="240" w:lineRule="auto"/>
        <w:rPr>
          <w:rFonts w:ascii="Arial" w:eastAsia="Calibri" w:hAnsi="Arial" w:cs="Arial"/>
          <w:b/>
          <w:bCs/>
          <w:color w:val="000000" w:themeColor="text1"/>
          <w:lang w:eastAsia="en-US"/>
        </w:rPr>
      </w:pPr>
    </w:p>
    <w:p w14:paraId="2EEF610A" w14:textId="77777777" w:rsidR="003A2FC4" w:rsidRPr="005C0981" w:rsidRDefault="003A2FC4" w:rsidP="003A2FC4">
      <w:pPr>
        <w:spacing w:line="240" w:lineRule="auto"/>
        <w:rPr>
          <w:rFonts w:ascii="Arial" w:eastAsia="Calibri" w:hAnsi="Arial" w:cs="Arial"/>
          <w:b/>
          <w:bCs/>
          <w:color w:val="000000" w:themeColor="text1"/>
          <w:lang w:eastAsia="en-US"/>
        </w:rPr>
      </w:pPr>
    </w:p>
    <w:p w14:paraId="306A82EB" w14:textId="23AB9FBF" w:rsidR="003A2FC4" w:rsidRPr="005C0981" w:rsidRDefault="009965A6">
      <w:pPr>
        <w:spacing w:line="240" w:lineRule="auto"/>
        <w:jc w:val="center"/>
        <w:rPr>
          <w:rFonts w:ascii="Arial" w:eastAsia="Calibri" w:hAnsi="Arial" w:cs="Arial"/>
          <w:b/>
          <w:bCs/>
          <w:color w:val="000000" w:themeColor="text1"/>
          <w:lang w:eastAsia="en-US"/>
        </w:rPr>
        <w:pPrChange w:id="250" w:author="ROBERT F SYLVESTRE SIDIBE" w:date="2024-02-26T07:21:00Z">
          <w:pPr>
            <w:spacing w:line="240" w:lineRule="auto"/>
            <w:ind w:left="5664"/>
          </w:pPr>
        </w:pPrChange>
      </w:pPr>
      <w:ins w:id="251" w:author="ROBERT F SYLVESTRE SIDIBE" w:date="2024-02-26T07:21:00Z">
        <w:r>
          <w:rPr>
            <w:rFonts w:ascii="Arial" w:eastAsia="Calibri" w:hAnsi="Arial" w:cs="Arial"/>
            <w:b/>
            <w:bCs/>
            <w:color w:val="000000" w:themeColor="text1"/>
            <w:lang w:eastAsia="en-US"/>
          </w:rPr>
          <w:t xml:space="preserve">                                                                            </w:t>
        </w:r>
      </w:ins>
      <w:del w:id="252"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 </w:t>
      </w:r>
      <w:del w:id="253"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Dr SANOGO Mamadou </w:t>
      </w:r>
    </w:p>
    <w:p w14:paraId="012D3363" w14:textId="77777777" w:rsidR="00D64EBF" w:rsidRDefault="00D64EBF"/>
    <w:sectPr w:rsidR="00D64EBF" w:rsidSect="00B81B7D">
      <w:pgSz w:w="11906" w:h="16838"/>
      <w:pgMar w:top="1560" w:right="1417" w:bottom="1418" w:left="1417" w:header="708" w:footer="708" w:gutter="0"/>
      <w:cols w:space="708"/>
      <w:docGrid w:linePitch="360"/>
      <w:sectPrChange w:id="254" w:author="ROBERT F SYLVESTRE SIDIBE" w:date="2024-02-26T08:44:00Z">
        <w:sectPr w:rsidR="00D64EBF" w:rsidSect="00B81B7D">
          <w:pgMar w:top="1417" w:right="1417" w:bottom="1417"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35403"/>
    <w:multiLevelType w:val="multilevel"/>
    <w:tmpl w:val="7F44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4C32BF"/>
    <w:multiLevelType w:val="multilevel"/>
    <w:tmpl w:val="2E48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DA6A25"/>
    <w:multiLevelType w:val="multilevel"/>
    <w:tmpl w:val="A37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7E10D1"/>
    <w:multiLevelType w:val="multilevel"/>
    <w:tmpl w:val="C828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E56881"/>
    <w:multiLevelType w:val="multilevel"/>
    <w:tmpl w:val="C05A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1504C4"/>
    <w:multiLevelType w:val="multilevel"/>
    <w:tmpl w:val="219C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9813981">
    <w:abstractNumId w:val="3"/>
  </w:num>
  <w:num w:numId="2" w16cid:durableId="468670063">
    <w:abstractNumId w:val="4"/>
  </w:num>
  <w:num w:numId="3" w16cid:durableId="1405763603">
    <w:abstractNumId w:val="0"/>
  </w:num>
  <w:num w:numId="4" w16cid:durableId="716467903">
    <w:abstractNumId w:val="1"/>
  </w:num>
  <w:num w:numId="5" w16cid:durableId="375204275">
    <w:abstractNumId w:val="2"/>
  </w:num>
  <w:num w:numId="6" w16cid:durableId="35083631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BERT F SYLVESTRE SIDIBE">
    <w15:presenceInfo w15:providerId="Windows Live" w15:userId="124b21123b63aae4"/>
  </w15:person>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C4"/>
    <w:rsid w:val="00005007"/>
    <w:rsid w:val="00146178"/>
    <w:rsid w:val="00394C0C"/>
    <w:rsid w:val="003A2FC4"/>
    <w:rsid w:val="003D6EF2"/>
    <w:rsid w:val="004E0468"/>
    <w:rsid w:val="00562C56"/>
    <w:rsid w:val="0075542A"/>
    <w:rsid w:val="007B637C"/>
    <w:rsid w:val="007C5CDA"/>
    <w:rsid w:val="009407C9"/>
    <w:rsid w:val="009475FB"/>
    <w:rsid w:val="009965A6"/>
    <w:rsid w:val="00A13517"/>
    <w:rsid w:val="00A142B9"/>
    <w:rsid w:val="00B81B7D"/>
    <w:rsid w:val="00CB2D79"/>
    <w:rsid w:val="00D64EBF"/>
    <w:rsid w:val="00DD08CC"/>
    <w:rsid w:val="00E86B63"/>
    <w:rsid w:val="00F655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87F1"/>
  <w15:chartTrackingRefBased/>
  <w15:docId w15:val="{919C0006-7081-4C4B-8ABA-3E513E4B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FC4"/>
    <w:pPr>
      <w:spacing w:after="0" w:line="20" w:lineRule="atLeast"/>
      <w:jc w:val="both"/>
    </w:pPr>
    <w:rPr>
      <w:rFonts w:ascii="Times New Roman" w:eastAsia="Times New Roman" w:hAnsi="Times New Roman" w:cs="Times New Roman"/>
      <w:sz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9407C9"/>
    <w:pPr>
      <w:spacing w:after="0" w:line="240" w:lineRule="auto"/>
    </w:pPr>
    <w:rPr>
      <w:rFonts w:ascii="Times New Roman" w:eastAsia="Times New Roman" w:hAnsi="Times New Roman" w:cs="Times New Roman"/>
      <w:sz w:val="24"/>
      <w:lang w:eastAsia="fr-FR"/>
    </w:rPr>
  </w:style>
  <w:style w:type="paragraph" w:styleId="NormalWeb">
    <w:name w:val="Normal (Web)"/>
    <w:basedOn w:val="Normal"/>
    <w:uiPriority w:val="99"/>
    <w:semiHidden/>
    <w:unhideWhenUsed/>
    <w:rsid w:val="0075542A"/>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12949">
      <w:bodyDiv w:val="1"/>
      <w:marLeft w:val="0"/>
      <w:marRight w:val="0"/>
      <w:marTop w:val="0"/>
      <w:marBottom w:val="0"/>
      <w:divBdr>
        <w:top w:val="none" w:sz="0" w:space="0" w:color="auto"/>
        <w:left w:val="none" w:sz="0" w:space="0" w:color="auto"/>
        <w:bottom w:val="none" w:sz="0" w:space="0" w:color="auto"/>
        <w:right w:val="none" w:sz="0" w:space="0" w:color="auto"/>
      </w:divBdr>
    </w:div>
    <w:div w:id="968971218">
      <w:bodyDiv w:val="1"/>
      <w:marLeft w:val="0"/>
      <w:marRight w:val="0"/>
      <w:marTop w:val="0"/>
      <w:marBottom w:val="0"/>
      <w:divBdr>
        <w:top w:val="none" w:sz="0" w:space="0" w:color="auto"/>
        <w:left w:val="none" w:sz="0" w:space="0" w:color="auto"/>
        <w:bottom w:val="none" w:sz="0" w:space="0" w:color="auto"/>
        <w:right w:val="none" w:sz="0" w:space="0" w:color="auto"/>
      </w:divBdr>
    </w:div>
    <w:div w:id="1103459095">
      <w:bodyDiv w:val="1"/>
      <w:marLeft w:val="0"/>
      <w:marRight w:val="0"/>
      <w:marTop w:val="0"/>
      <w:marBottom w:val="0"/>
      <w:divBdr>
        <w:top w:val="none" w:sz="0" w:space="0" w:color="auto"/>
        <w:left w:val="none" w:sz="0" w:space="0" w:color="auto"/>
        <w:bottom w:val="none" w:sz="0" w:space="0" w:color="auto"/>
        <w:right w:val="none" w:sz="0" w:space="0" w:color="auto"/>
      </w:divBdr>
    </w:div>
    <w:div w:id="202473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578</Words>
  <Characters>3185</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ROBERT F SYLVESTRE SIDIBE</cp:lastModifiedBy>
  <cp:revision>3</cp:revision>
  <cp:lastPrinted>2024-02-26T08:47:00Z</cp:lastPrinted>
  <dcterms:created xsi:type="dcterms:W3CDTF">2024-02-26T08:48:00Z</dcterms:created>
  <dcterms:modified xsi:type="dcterms:W3CDTF">2024-02-26T08:53:00Z</dcterms:modified>
</cp:coreProperties>
</file>