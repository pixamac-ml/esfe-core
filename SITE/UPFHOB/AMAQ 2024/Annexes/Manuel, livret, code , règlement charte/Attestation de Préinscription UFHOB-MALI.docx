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pPr w:leftFromText="141" w:rightFromText="141" w:vertAnchor="page" w:horzAnchor="margin" w:tblpY="589"/>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3544"/>
      </w:tblGrid>
      <w:tr w:rsidR="007F4670" w14:paraId="55377923" w14:textId="77777777" w:rsidTr="001E2A39">
        <w:trPr>
          <w:trHeight w:val="2401"/>
        </w:trPr>
        <w:tc>
          <w:tcPr>
            <w:tcW w:w="6799" w:type="dxa"/>
          </w:tcPr>
          <w:p w14:paraId="72A500F1" w14:textId="1080C3B5" w:rsidR="007F4670" w:rsidRDefault="007F4670" w:rsidP="001E2A39">
            <w:pPr>
              <w:tabs>
                <w:tab w:val="left" w:pos="2739"/>
              </w:tabs>
              <w:rPr>
                <w:b/>
                <w:bCs/>
                <w:sz w:val="18"/>
                <w:szCs w:val="18"/>
                <w:lang w:bidi="ar-DZ"/>
              </w:rPr>
            </w:pPr>
            <w:bookmarkStart w:id="0" w:name="_Hlk179630081"/>
            <w:ins w:id="1" w:author="Dr Mamadou SANOGO" w:date="2024-11-11T16:00:00Z" w16du:dateUtc="2024-11-11T16:00:00Z">
              <w:r>
                <w:rPr>
                  <w:noProof/>
                </w:rPr>
                <w:drawing>
                  <wp:anchor distT="0" distB="0" distL="114300" distR="114300" simplePos="0" relativeHeight="251659264" behindDoc="0" locked="0" layoutInCell="1" allowOverlap="1" wp14:anchorId="57F85B6C" wp14:editId="3EC04025">
                    <wp:simplePos x="0" y="0"/>
                    <wp:positionH relativeFrom="page">
                      <wp:posOffset>76200</wp:posOffset>
                    </wp:positionH>
                    <wp:positionV relativeFrom="margin">
                      <wp:posOffset>130886</wp:posOffset>
                    </wp:positionV>
                    <wp:extent cx="1054100" cy="758190"/>
                    <wp:effectExtent l="76200" t="57150" r="69850" b="118110"/>
                    <wp:wrapSquare wrapText="bothSides"/>
                    <wp:docPr id="33326415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54100" cy="75819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3F22094C" w14:textId="72A71FED" w:rsidR="007F4670" w:rsidRDefault="007F4670" w:rsidP="001E2A39">
            <w:pPr>
              <w:tabs>
                <w:tab w:val="left" w:pos="2739"/>
              </w:tabs>
              <w:rPr>
                <w:b/>
                <w:bCs/>
                <w:sz w:val="18"/>
                <w:szCs w:val="18"/>
                <w:lang w:bidi="ar-DZ"/>
              </w:rPr>
            </w:pPr>
          </w:p>
          <w:p w14:paraId="17CB8A3E" w14:textId="4F0B1473" w:rsidR="007F4670" w:rsidRDefault="007F4670" w:rsidP="001E2A39">
            <w:pPr>
              <w:tabs>
                <w:tab w:val="left" w:pos="2739"/>
              </w:tabs>
              <w:rPr>
                <w:b/>
                <w:bCs/>
                <w:sz w:val="18"/>
                <w:szCs w:val="18"/>
                <w:lang w:bidi="ar-DZ"/>
              </w:rPr>
            </w:pPr>
          </w:p>
          <w:p w14:paraId="768339FF" w14:textId="5FDA1AF4" w:rsidR="007F4670" w:rsidRDefault="007F4670" w:rsidP="001E2A39">
            <w:pPr>
              <w:tabs>
                <w:tab w:val="left" w:pos="2739"/>
              </w:tabs>
              <w:rPr>
                <w:rFonts w:ascii="Times New Roman" w:hAnsi="Times New Roman" w:cs="Times New Roman"/>
                <w:b/>
                <w:bCs/>
                <w:sz w:val="18"/>
                <w:szCs w:val="18"/>
                <w:lang w:bidi="ar-DZ"/>
              </w:rPr>
            </w:pPr>
          </w:p>
          <w:p w14:paraId="2354E4CC" w14:textId="77777777" w:rsidR="007F4670" w:rsidRDefault="007F4670" w:rsidP="001E2A39">
            <w:pPr>
              <w:tabs>
                <w:tab w:val="left" w:pos="2739"/>
              </w:tabs>
              <w:rPr>
                <w:rFonts w:ascii="Times New Roman" w:hAnsi="Times New Roman" w:cs="Times New Roman"/>
                <w:b/>
                <w:bCs/>
                <w:sz w:val="18"/>
                <w:szCs w:val="18"/>
                <w:lang w:bidi="ar-DZ"/>
              </w:rPr>
            </w:pPr>
          </w:p>
          <w:p w14:paraId="0ADA3503" w14:textId="77777777" w:rsidR="007F4670" w:rsidRDefault="007F4670" w:rsidP="001E2A39">
            <w:pPr>
              <w:tabs>
                <w:tab w:val="left" w:pos="2739"/>
              </w:tabs>
              <w:rPr>
                <w:rFonts w:ascii="Times New Roman" w:hAnsi="Times New Roman" w:cs="Times New Roman"/>
                <w:b/>
                <w:bCs/>
                <w:sz w:val="18"/>
                <w:szCs w:val="18"/>
                <w:lang w:bidi="ar-DZ"/>
              </w:rPr>
            </w:pPr>
          </w:p>
          <w:p w14:paraId="7EC33DDA" w14:textId="77777777" w:rsidR="007F4670" w:rsidRDefault="007F4670" w:rsidP="001E2A39">
            <w:pPr>
              <w:tabs>
                <w:tab w:val="left" w:pos="2739"/>
              </w:tabs>
              <w:rPr>
                <w:rFonts w:ascii="Times New Roman" w:hAnsi="Times New Roman" w:cs="Times New Roman"/>
                <w:b/>
                <w:bCs/>
                <w:sz w:val="18"/>
                <w:szCs w:val="18"/>
                <w:lang w:bidi="ar-DZ"/>
              </w:rPr>
            </w:pPr>
          </w:p>
          <w:p w14:paraId="703071D4" w14:textId="31D635B9" w:rsidR="007F4670" w:rsidRDefault="007F4670" w:rsidP="001E2A39">
            <w:pPr>
              <w:tabs>
                <w:tab w:val="left" w:pos="2739"/>
              </w:tabs>
              <w:rPr>
                <w:rFonts w:ascii="Times New Roman" w:hAnsi="Times New Roman" w:cs="Times New Roman"/>
                <w:b/>
                <w:bCs/>
                <w:sz w:val="18"/>
                <w:szCs w:val="18"/>
                <w:lang w:bidi="ar-DZ"/>
              </w:rPr>
            </w:pPr>
          </w:p>
          <w:p w14:paraId="0D8BC5A2" w14:textId="4DB51804" w:rsidR="007F4670" w:rsidRPr="00343438" w:rsidRDefault="007F4670" w:rsidP="001E2A39">
            <w:pPr>
              <w:tabs>
                <w:tab w:val="left" w:pos="2739"/>
              </w:tabs>
              <w:rPr>
                <w:rFonts w:ascii="Times New Roman" w:hAnsi="Times New Roman" w:cs="Times New Roman"/>
                <w:b/>
                <w:bCs/>
                <w:sz w:val="18"/>
                <w:szCs w:val="18"/>
                <w:lang w:bidi="ar-DZ"/>
              </w:rPr>
            </w:pPr>
            <w:r w:rsidRPr="00343438">
              <w:rPr>
                <w:rFonts w:ascii="Times New Roman" w:hAnsi="Times New Roman" w:cs="Times New Roman"/>
                <w:b/>
                <w:bCs/>
                <w:sz w:val="18"/>
                <w:szCs w:val="18"/>
                <w:lang w:bidi="ar-DZ"/>
              </w:rPr>
              <w:t>Moribabougou, Bamako, Mali</w:t>
            </w:r>
          </w:p>
          <w:p w14:paraId="462995D1" w14:textId="77777777" w:rsidR="007F4670" w:rsidRPr="00343438" w:rsidRDefault="007F4670" w:rsidP="001E2A39">
            <w:pPr>
              <w:tabs>
                <w:tab w:val="left" w:pos="2739"/>
              </w:tabs>
              <w:rPr>
                <w:rFonts w:ascii="Times New Roman" w:hAnsi="Times New Roman" w:cs="Times New Roman"/>
                <w:b/>
                <w:bCs/>
                <w:sz w:val="18"/>
                <w:szCs w:val="18"/>
                <w:lang w:bidi="ar-DZ"/>
              </w:rPr>
            </w:pPr>
            <w:r w:rsidRPr="00343438">
              <w:rPr>
                <w:rFonts w:ascii="Times New Roman" w:hAnsi="Times New Roman" w:cs="Times New Roman"/>
                <w:b/>
                <w:bCs/>
                <w:sz w:val="18"/>
                <w:szCs w:val="18"/>
                <w:lang w:bidi="ar-DZ"/>
              </w:rPr>
              <w:t>BP :</w:t>
            </w:r>
            <w:r w:rsidRPr="00343438">
              <w:rPr>
                <w:rFonts w:ascii="Times New Roman" w:hAnsi="Times New Roman" w:cs="Times New Roman"/>
                <w:sz w:val="18"/>
                <w:szCs w:val="18"/>
                <w:lang w:bidi="ar-DZ"/>
              </w:rPr>
              <w:t>E2087 Bamako</w:t>
            </w:r>
          </w:p>
          <w:p w14:paraId="44655515" w14:textId="07E79FD7" w:rsidR="007F4670" w:rsidRPr="00343438" w:rsidRDefault="007F4670" w:rsidP="001E2A39">
            <w:pPr>
              <w:tabs>
                <w:tab w:val="left" w:pos="2739"/>
              </w:tabs>
              <w:rPr>
                <w:rFonts w:ascii="Times New Roman" w:hAnsi="Times New Roman" w:cs="Times New Roman"/>
                <w:sz w:val="18"/>
                <w:szCs w:val="18"/>
                <w:lang w:bidi="ar-DZ"/>
              </w:rPr>
            </w:pPr>
            <w:r w:rsidRPr="00343438">
              <w:rPr>
                <w:rFonts w:ascii="Times New Roman" w:hAnsi="Times New Roman" w:cs="Times New Roman"/>
                <w:b/>
                <w:bCs/>
                <w:sz w:val="18"/>
                <w:szCs w:val="18"/>
                <w:lang w:bidi="ar-DZ"/>
              </w:rPr>
              <w:t xml:space="preserve">Tel : </w:t>
            </w:r>
            <w:r w:rsidRPr="00343438">
              <w:rPr>
                <w:rFonts w:ascii="Times New Roman" w:hAnsi="Times New Roman" w:cs="Times New Roman"/>
                <w:sz w:val="18"/>
                <w:szCs w:val="18"/>
                <w:lang w:bidi="ar-DZ"/>
              </w:rPr>
              <w:t>00223 76 37 88 66/ 72 73 94 94</w:t>
            </w:r>
          </w:p>
          <w:p w14:paraId="7E7DDE84" w14:textId="0DF2FD9D" w:rsidR="007F4670" w:rsidRPr="00343438" w:rsidRDefault="007F4670" w:rsidP="001E2A39">
            <w:pPr>
              <w:shd w:val="clear" w:color="auto" w:fill="FFFFFF" w:themeFill="background1"/>
              <w:tabs>
                <w:tab w:val="center" w:pos="4536"/>
              </w:tabs>
              <w:rPr>
                <w:b/>
                <w:bCs/>
                <w:sz w:val="12"/>
                <w:szCs w:val="12"/>
              </w:rPr>
            </w:pPr>
            <w:r w:rsidRPr="00343438">
              <w:rPr>
                <w:rFonts w:ascii="Times New Roman" w:hAnsi="Times New Roman" w:cs="Times New Roman"/>
                <w:b/>
                <w:bCs/>
                <w:sz w:val="18"/>
                <w:szCs w:val="18"/>
                <w:lang w:bidi="ar-DZ"/>
              </w:rPr>
              <w:t>E-mail :</w:t>
            </w:r>
            <w:r w:rsidRPr="00343438">
              <w:rPr>
                <w:rFonts w:ascii="Times New Roman" w:hAnsi="Times New Roman" w:cs="Times New Roman"/>
                <w:sz w:val="18"/>
                <w:szCs w:val="18"/>
                <w:lang w:bidi="ar-DZ"/>
              </w:rPr>
              <w:t xml:space="preserve"> ufhobmali@gmail.com</w:t>
            </w:r>
            <w:r>
              <w:rPr>
                <w:b/>
                <w:bCs/>
                <w:sz w:val="12"/>
                <w:szCs w:val="12"/>
              </w:rPr>
              <w:tab/>
            </w:r>
          </w:p>
        </w:tc>
        <w:tc>
          <w:tcPr>
            <w:tcW w:w="3544" w:type="dxa"/>
            <w:vAlign w:val="center"/>
          </w:tcPr>
          <w:p w14:paraId="3DCE70A1" w14:textId="77777777" w:rsidR="007F4670" w:rsidRDefault="007F4670" w:rsidP="001E2A39">
            <w:pPr>
              <w:jc w:val="center"/>
              <w:rPr>
                <w:rFonts w:ascii="Times New Roman" w:hAnsi="Times New Roman" w:cs="Times New Roman"/>
                <w:b/>
                <w:bCs/>
                <w:sz w:val="18"/>
                <w:szCs w:val="18"/>
                <w:lang w:bidi="ar-DZ"/>
              </w:rPr>
            </w:pPr>
            <w:r>
              <w:rPr>
                <w:rFonts w:ascii="Times New Roman" w:hAnsi="Times New Roman" w:cs="Times New Roman"/>
                <w:b/>
                <w:bCs/>
                <w:sz w:val="18"/>
                <w:szCs w:val="18"/>
                <w:lang w:bidi="ar-DZ"/>
              </w:rPr>
              <w:t xml:space="preserve">   </w:t>
            </w:r>
          </w:p>
          <w:p w14:paraId="33C3A1F0" w14:textId="77777777" w:rsidR="007F4670" w:rsidRDefault="007F4670" w:rsidP="001E2A39">
            <w:pPr>
              <w:jc w:val="center"/>
              <w:rPr>
                <w:rFonts w:ascii="Times New Roman" w:hAnsi="Times New Roman" w:cs="Times New Roman"/>
                <w:b/>
                <w:bCs/>
                <w:sz w:val="18"/>
                <w:szCs w:val="18"/>
                <w:lang w:bidi="ar-DZ"/>
              </w:rPr>
            </w:pPr>
          </w:p>
          <w:p w14:paraId="732838AB" w14:textId="77777777" w:rsidR="007F4670" w:rsidRDefault="007F4670" w:rsidP="001E2A39">
            <w:pPr>
              <w:jc w:val="center"/>
              <w:rPr>
                <w:rFonts w:ascii="Times New Roman" w:hAnsi="Times New Roman" w:cs="Times New Roman"/>
                <w:b/>
                <w:bCs/>
                <w:sz w:val="18"/>
                <w:szCs w:val="18"/>
                <w:lang w:bidi="ar-DZ"/>
              </w:rPr>
            </w:pPr>
          </w:p>
          <w:p w14:paraId="6912F912" w14:textId="77777777" w:rsidR="007F4670" w:rsidRDefault="007F4670" w:rsidP="001E2A39">
            <w:pPr>
              <w:jc w:val="center"/>
              <w:rPr>
                <w:rFonts w:ascii="Times New Roman" w:hAnsi="Times New Roman" w:cs="Times New Roman"/>
                <w:b/>
                <w:bCs/>
                <w:sz w:val="18"/>
                <w:szCs w:val="18"/>
                <w:lang w:bidi="ar-DZ"/>
              </w:rPr>
            </w:pPr>
          </w:p>
          <w:p w14:paraId="17EA189C" w14:textId="6835B9D9" w:rsidR="007F4670" w:rsidRPr="00343438" w:rsidRDefault="007F4670" w:rsidP="001E2A39">
            <w:pPr>
              <w:jc w:val="center"/>
              <w:rPr>
                <w:rFonts w:ascii="Times New Roman" w:hAnsi="Times New Roman" w:cs="Times New Roman"/>
                <w:b/>
                <w:bCs/>
                <w:sz w:val="18"/>
                <w:szCs w:val="18"/>
                <w:lang w:bidi="ar-DZ"/>
              </w:rPr>
            </w:pPr>
            <w:r>
              <w:rPr>
                <w:rFonts w:ascii="Times New Roman" w:hAnsi="Times New Roman" w:cs="Times New Roman"/>
                <w:b/>
                <w:bCs/>
                <w:sz w:val="18"/>
                <w:szCs w:val="18"/>
                <w:lang w:bidi="ar-DZ"/>
              </w:rPr>
              <w:t xml:space="preserve">           </w:t>
            </w:r>
            <w:r w:rsidRPr="00343438">
              <w:rPr>
                <w:rFonts w:ascii="Times New Roman" w:hAnsi="Times New Roman" w:cs="Times New Roman"/>
                <w:b/>
                <w:bCs/>
                <w:sz w:val="18"/>
                <w:szCs w:val="18"/>
                <w:lang w:bidi="ar-DZ"/>
              </w:rPr>
              <w:t>REPUBLIQUE DU MALI</w:t>
            </w:r>
          </w:p>
          <w:p w14:paraId="0ABECFD3" w14:textId="77777777" w:rsidR="007F4670" w:rsidRPr="00343438" w:rsidRDefault="007F4670" w:rsidP="001E2A39">
            <w:pPr>
              <w:spacing w:after="100" w:afterAutospacing="1"/>
              <w:jc w:val="center"/>
              <w:rPr>
                <w:rFonts w:ascii="Times New Roman" w:eastAsia="Times New Roman" w:hAnsi="Times New Roman" w:cs="Times New Roman"/>
                <w:b/>
                <w:bCs/>
                <w:sz w:val="24"/>
                <w:szCs w:val="24"/>
                <w:lang w:val="fr-FR"/>
              </w:rPr>
            </w:pPr>
            <w:r>
              <w:rPr>
                <w:rFonts w:ascii="Times New Roman" w:hAnsi="Times New Roman" w:cs="Times New Roman"/>
                <w:b/>
                <w:bCs/>
                <w:sz w:val="18"/>
                <w:szCs w:val="18"/>
                <w:lang w:bidi="ar-DZ"/>
              </w:rPr>
              <w:t xml:space="preserve">           </w:t>
            </w:r>
            <w:r w:rsidRPr="00343438">
              <w:rPr>
                <w:rFonts w:ascii="Times New Roman" w:hAnsi="Times New Roman" w:cs="Times New Roman"/>
                <w:b/>
                <w:bCs/>
                <w:sz w:val="18"/>
                <w:szCs w:val="18"/>
                <w:lang w:bidi="ar-DZ"/>
              </w:rPr>
              <w:t>UN PEUPLE-UN BUT-UNE FOI</w:t>
            </w:r>
          </w:p>
        </w:tc>
      </w:tr>
      <w:bookmarkEnd w:id="0"/>
    </w:tbl>
    <w:p w14:paraId="5D26032F" w14:textId="77777777" w:rsidR="00546D2C" w:rsidRDefault="00546D2C" w:rsidP="00DB38C9">
      <w:pPr>
        <w:pStyle w:val="NormalWeb"/>
        <w:jc w:val="center"/>
        <w:rPr>
          <w:rStyle w:val="lev"/>
          <w:lang w:val="fr-FR"/>
        </w:rPr>
      </w:pPr>
    </w:p>
    <w:p w14:paraId="16551923" w14:textId="77777777" w:rsidR="00546D2C" w:rsidRDefault="00546D2C" w:rsidP="00DB38C9">
      <w:pPr>
        <w:pStyle w:val="NormalWeb"/>
        <w:jc w:val="center"/>
        <w:rPr>
          <w:rStyle w:val="lev"/>
          <w:lang w:val="fr-FR"/>
        </w:rPr>
      </w:pPr>
    </w:p>
    <w:p w14:paraId="59B21F3E" w14:textId="77777777" w:rsidR="00DB38C9" w:rsidRPr="007F4670" w:rsidRDefault="00536D91" w:rsidP="007F4670">
      <w:pPr>
        <w:pStyle w:val="NormalWeb"/>
        <w:shd w:val="clear" w:color="auto" w:fill="D9D9D9" w:themeFill="background1" w:themeFillShade="D9"/>
        <w:jc w:val="center"/>
        <w:rPr>
          <w:sz w:val="28"/>
          <w:szCs w:val="28"/>
          <w:lang w:val="fr-FR"/>
        </w:rPr>
      </w:pPr>
      <w:r w:rsidRPr="007F4670">
        <w:rPr>
          <w:rStyle w:val="lev"/>
          <w:sz w:val="28"/>
          <w:szCs w:val="28"/>
          <w:lang w:val="fr-FR"/>
        </w:rPr>
        <w:t>ATTESTATION DE PREINSCRIPTION</w:t>
      </w:r>
    </w:p>
    <w:p w14:paraId="21656AF6" w14:textId="104C29A8" w:rsidR="00546D2C" w:rsidRPr="00546D2C" w:rsidRDefault="00546D2C" w:rsidP="00546D2C">
      <w:p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sz w:val="24"/>
          <w:szCs w:val="24"/>
          <w:lang w:val="fr-FR"/>
        </w:rPr>
        <w:t xml:space="preserve">Nous, soussignés, </w:t>
      </w:r>
      <w:r w:rsidRPr="00546D2C">
        <w:rPr>
          <w:rFonts w:ascii="Times New Roman" w:eastAsia="Times New Roman" w:hAnsi="Times New Roman" w:cs="Times New Roman"/>
          <w:b/>
          <w:bCs/>
          <w:sz w:val="24"/>
          <w:szCs w:val="24"/>
          <w:lang w:val="fr-FR"/>
        </w:rPr>
        <w:t>Université Privée Félix Houphouët Boigny</w:t>
      </w:r>
      <w:r w:rsidR="007F4670">
        <w:rPr>
          <w:rFonts w:ascii="Times New Roman" w:eastAsia="Times New Roman" w:hAnsi="Times New Roman" w:cs="Times New Roman"/>
          <w:b/>
          <w:bCs/>
          <w:sz w:val="24"/>
          <w:szCs w:val="24"/>
          <w:lang w:val="fr-FR"/>
        </w:rPr>
        <w:t>-</w:t>
      </w:r>
      <w:r w:rsidRPr="00546D2C">
        <w:rPr>
          <w:rFonts w:ascii="Times New Roman" w:eastAsia="Times New Roman" w:hAnsi="Times New Roman" w:cs="Times New Roman"/>
          <w:b/>
          <w:bCs/>
          <w:sz w:val="24"/>
          <w:szCs w:val="24"/>
          <w:lang w:val="fr-FR"/>
        </w:rPr>
        <w:t>Mali (U</w:t>
      </w:r>
      <w:r w:rsidR="007F4670">
        <w:rPr>
          <w:rFonts w:ascii="Times New Roman" w:eastAsia="Times New Roman" w:hAnsi="Times New Roman" w:cs="Times New Roman"/>
          <w:b/>
          <w:bCs/>
          <w:sz w:val="24"/>
          <w:szCs w:val="24"/>
          <w:lang w:val="fr-FR"/>
        </w:rPr>
        <w:t>P</w:t>
      </w:r>
      <w:r w:rsidRPr="00546D2C">
        <w:rPr>
          <w:rFonts w:ascii="Times New Roman" w:eastAsia="Times New Roman" w:hAnsi="Times New Roman" w:cs="Times New Roman"/>
          <w:b/>
          <w:bCs/>
          <w:sz w:val="24"/>
          <w:szCs w:val="24"/>
          <w:lang w:val="fr-FR"/>
        </w:rPr>
        <w:t>FHOB-MALI)</w:t>
      </w:r>
      <w:r w:rsidRPr="00546D2C">
        <w:rPr>
          <w:rFonts w:ascii="Times New Roman" w:eastAsia="Times New Roman" w:hAnsi="Times New Roman" w:cs="Times New Roman"/>
          <w:sz w:val="24"/>
          <w:szCs w:val="24"/>
          <w:lang w:val="fr-FR"/>
        </w:rPr>
        <w:t>, représentée par son Di</w:t>
      </w:r>
      <w:r w:rsidR="007F4670">
        <w:rPr>
          <w:rFonts w:ascii="Times New Roman" w:eastAsia="Times New Roman" w:hAnsi="Times New Roman" w:cs="Times New Roman"/>
          <w:sz w:val="24"/>
          <w:szCs w:val="24"/>
          <w:lang w:val="fr-FR"/>
        </w:rPr>
        <w:t>recteur des études</w:t>
      </w:r>
      <w:r w:rsidRPr="00546D2C">
        <w:rPr>
          <w:rFonts w:ascii="Times New Roman" w:eastAsia="Times New Roman" w:hAnsi="Times New Roman" w:cs="Times New Roman"/>
          <w:sz w:val="24"/>
          <w:szCs w:val="24"/>
          <w:lang w:val="fr-FR"/>
        </w:rPr>
        <w:t>, certifions par la présente que :</w:t>
      </w:r>
    </w:p>
    <w:p w14:paraId="4AC52640" w14:textId="188784E0"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Nom et Prénom :</w:t>
      </w:r>
      <w:r>
        <w:rPr>
          <w:rFonts w:ascii="Times New Roman" w:eastAsia="Times New Roman" w:hAnsi="Times New Roman" w:cs="Times New Roman"/>
          <w:sz w:val="24"/>
          <w:szCs w:val="24"/>
          <w:lang w:val="fr-FR"/>
        </w:rPr>
        <w:t xml:space="preserve"> </w:t>
      </w:r>
      <w:r w:rsidR="00C23C00">
        <w:rPr>
          <w:rFonts w:ascii="Times New Roman" w:eastAsia="Times New Roman" w:hAnsi="Times New Roman" w:cs="Times New Roman"/>
          <w:sz w:val="24"/>
          <w:szCs w:val="24"/>
          <w:lang w:val="fr-FR"/>
        </w:rPr>
        <w:t>BARRY Aboubakar</w:t>
      </w:r>
    </w:p>
    <w:p w14:paraId="085938A6" w14:textId="532AE22E"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Date et lieu de naissance :</w:t>
      </w:r>
      <w:r>
        <w:rPr>
          <w:rFonts w:ascii="Times New Roman" w:eastAsia="Times New Roman" w:hAnsi="Times New Roman" w:cs="Times New Roman"/>
          <w:sz w:val="24"/>
          <w:szCs w:val="24"/>
          <w:lang w:val="fr-FR"/>
        </w:rPr>
        <w:t xml:space="preserve"> </w:t>
      </w:r>
      <w:r w:rsidR="00C23C00">
        <w:rPr>
          <w:rFonts w:ascii="Times New Roman" w:eastAsia="Times New Roman" w:hAnsi="Times New Roman" w:cs="Times New Roman"/>
          <w:sz w:val="24"/>
          <w:szCs w:val="24"/>
          <w:lang w:val="fr-FR"/>
        </w:rPr>
        <w:t>10 février 2006 à Sinfra</w:t>
      </w:r>
    </w:p>
    <w:p w14:paraId="61DEF226" w14:textId="60EE833C"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6D2C">
        <w:rPr>
          <w:rFonts w:ascii="Times New Roman" w:eastAsia="Times New Roman" w:hAnsi="Times New Roman" w:cs="Times New Roman"/>
          <w:b/>
          <w:bCs/>
          <w:sz w:val="24"/>
          <w:szCs w:val="24"/>
        </w:rPr>
        <w:t>Nationalité :</w:t>
      </w:r>
      <w:r>
        <w:rPr>
          <w:rFonts w:ascii="Times New Roman" w:eastAsia="Times New Roman" w:hAnsi="Times New Roman" w:cs="Times New Roman"/>
          <w:sz w:val="24"/>
          <w:szCs w:val="24"/>
        </w:rPr>
        <w:t xml:space="preserve"> </w:t>
      </w:r>
      <w:r w:rsidR="00C23C00">
        <w:rPr>
          <w:rFonts w:ascii="Times New Roman" w:eastAsia="Times New Roman" w:hAnsi="Times New Roman" w:cs="Times New Roman"/>
          <w:sz w:val="24"/>
          <w:szCs w:val="24"/>
        </w:rPr>
        <w:t>Ivoirienne</w:t>
      </w:r>
    </w:p>
    <w:p w14:paraId="40FC7E56" w14:textId="40646CF8"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Adresse :</w:t>
      </w:r>
      <w:r>
        <w:rPr>
          <w:rFonts w:ascii="Times New Roman" w:eastAsia="Times New Roman" w:hAnsi="Times New Roman" w:cs="Times New Roman"/>
          <w:sz w:val="24"/>
          <w:szCs w:val="24"/>
          <w:lang w:val="fr-FR"/>
        </w:rPr>
        <w:t xml:space="preserve"> </w:t>
      </w:r>
      <w:r w:rsidR="00C23C00">
        <w:rPr>
          <w:rFonts w:ascii="Times New Roman" w:eastAsia="Times New Roman" w:hAnsi="Times New Roman" w:cs="Times New Roman"/>
          <w:sz w:val="24"/>
          <w:szCs w:val="24"/>
          <w:lang w:val="fr-FR"/>
        </w:rPr>
        <w:t>Moribabougou</w:t>
      </w:r>
    </w:p>
    <w:p w14:paraId="31877D9D" w14:textId="780DA6AD"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Contact téléphonique :</w:t>
      </w:r>
      <w:r>
        <w:rPr>
          <w:rFonts w:ascii="Times New Roman" w:eastAsia="Times New Roman" w:hAnsi="Times New Roman" w:cs="Times New Roman"/>
          <w:sz w:val="24"/>
          <w:szCs w:val="24"/>
          <w:lang w:val="fr-FR"/>
        </w:rPr>
        <w:t xml:space="preserve"> </w:t>
      </w:r>
      <w:r w:rsidR="00C23C00">
        <w:rPr>
          <w:rFonts w:ascii="Times New Roman" w:eastAsia="Times New Roman" w:hAnsi="Times New Roman" w:cs="Times New Roman"/>
          <w:sz w:val="24"/>
          <w:szCs w:val="24"/>
          <w:lang w:val="fr-FR"/>
        </w:rPr>
        <w:t>83 50 75 66</w:t>
      </w:r>
    </w:p>
    <w:p w14:paraId="0897C759" w14:textId="141CAB05" w:rsidR="00546D2C" w:rsidRPr="00546D2C" w:rsidRDefault="00546D2C" w:rsidP="00546D2C">
      <w:p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sz w:val="24"/>
          <w:szCs w:val="24"/>
          <w:lang w:val="fr-FR"/>
        </w:rPr>
        <w:t xml:space="preserve">a été </w:t>
      </w:r>
      <w:r w:rsidRPr="00546D2C">
        <w:rPr>
          <w:rFonts w:ascii="Times New Roman" w:eastAsia="Times New Roman" w:hAnsi="Times New Roman" w:cs="Times New Roman"/>
          <w:b/>
          <w:bCs/>
          <w:sz w:val="24"/>
          <w:szCs w:val="24"/>
          <w:lang w:val="fr-FR"/>
        </w:rPr>
        <w:t>préinscrit(e)</w:t>
      </w:r>
      <w:r w:rsidRPr="00546D2C">
        <w:rPr>
          <w:rFonts w:ascii="Times New Roman" w:eastAsia="Times New Roman" w:hAnsi="Times New Roman" w:cs="Times New Roman"/>
          <w:sz w:val="24"/>
          <w:szCs w:val="24"/>
          <w:lang w:val="fr-FR"/>
        </w:rPr>
        <w:t xml:space="preserve"> en qualité d'étudiant(e) pour l'année académique </w:t>
      </w:r>
      <w:r>
        <w:rPr>
          <w:rFonts w:ascii="Times New Roman" w:eastAsia="Times New Roman" w:hAnsi="Times New Roman" w:cs="Times New Roman"/>
          <w:b/>
          <w:bCs/>
          <w:sz w:val="24"/>
          <w:szCs w:val="24"/>
          <w:lang w:val="fr-FR"/>
        </w:rPr>
        <w:t>202</w:t>
      </w:r>
      <w:r w:rsidR="00C67DC7">
        <w:rPr>
          <w:rFonts w:ascii="Times New Roman" w:eastAsia="Times New Roman" w:hAnsi="Times New Roman" w:cs="Times New Roman"/>
          <w:b/>
          <w:bCs/>
          <w:sz w:val="24"/>
          <w:szCs w:val="24"/>
          <w:lang w:val="fr-FR"/>
        </w:rPr>
        <w:t>2</w:t>
      </w:r>
      <w:r>
        <w:rPr>
          <w:rFonts w:ascii="Times New Roman" w:eastAsia="Times New Roman" w:hAnsi="Times New Roman" w:cs="Times New Roman"/>
          <w:b/>
          <w:bCs/>
          <w:sz w:val="24"/>
          <w:szCs w:val="24"/>
          <w:lang w:val="fr-FR"/>
        </w:rPr>
        <w:t>-202</w:t>
      </w:r>
      <w:r w:rsidR="00C67DC7">
        <w:rPr>
          <w:rFonts w:ascii="Times New Roman" w:eastAsia="Times New Roman" w:hAnsi="Times New Roman" w:cs="Times New Roman"/>
          <w:b/>
          <w:bCs/>
          <w:sz w:val="24"/>
          <w:szCs w:val="24"/>
          <w:lang w:val="fr-FR"/>
        </w:rPr>
        <w:t>3</w:t>
      </w:r>
      <w:r w:rsidRPr="00546D2C">
        <w:rPr>
          <w:rFonts w:ascii="Times New Roman" w:eastAsia="Times New Roman" w:hAnsi="Times New Roman" w:cs="Times New Roman"/>
          <w:sz w:val="24"/>
          <w:szCs w:val="24"/>
          <w:lang w:val="fr-FR"/>
        </w:rPr>
        <w:t xml:space="preserve"> dans notre établissement, et plus précisément dans la filière :</w:t>
      </w:r>
    </w:p>
    <w:p w14:paraId="41C75435" w14:textId="08572DDC" w:rsidR="00546D2C" w:rsidRPr="00546D2C" w:rsidRDefault="00546D2C" w:rsidP="00546D2C">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Filière :</w:t>
      </w:r>
      <w:r w:rsidRPr="00546D2C">
        <w:rPr>
          <w:rFonts w:ascii="Times New Roman" w:eastAsia="Times New Roman" w:hAnsi="Times New Roman" w:cs="Times New Roman"/>
          <w:sz w:val="24"/>
          <w:szCs w:val="24"/>
          <w:lang w:val="fr-FR"/>
        </w:rPr>
        <w:t xml:space="preserve"> </w:t>
      </w:r>
      <w:r w:rsidR="00C67DC7">
        <w:rPr>
          <w:rFonts w:ascii="Times New Roman" w:eastAsia="Times New Roman" w:hAnsi="Times New Roman" w:cs="Times New Roman"/>
          <w:sz w:val="24"/>
          <w:szCs w:val="24"/>
          <w:lang w:val="fr-FR"/>
        </w:rPr>
        <w:t>Informatique de gestion</w:t>
      </w:r>
    </w:p>
    <w:p w14:paraId="16F65BE9" w14:textId="52CDB2F7" w:rsidR="00546D2C" w:rsidRPr="00546D2C" w:rsidRDefault="00546D2C" w:rsidP="00546D2C">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Niveau d’études :</w:t>
      </w:r>
      <w:r w:rsidRPr="00546D2C">
        <w:rPr>
          <w:rFonts w:ascii="Times New Roman" w:eastAsia="Times New Roman" w:hAnsi="Times New Roman" w:cs="Times New Roman"/>
          <w:sz w:val="24"/>
          <w:szCs w:val="24"/>
          <w:lang w:val="fr-FR"/>
        </w:rPr>
        <w:t xml:space="preserve"> </w:t>
      </w:r>
      <w:r w:rsidR="00C67DC7">
        <w:rPr>
          <w:rFonts w:ascii="Times New Roman" w:eastAsia="Times New Roman" w:hAnsi="Times New Roman" w:cs="Times New Roman"/>
          <w:sz w:val="24"/>
          <w:szCs w:val="24"/>
          <w:lang w:val="fr-FR"/>
        </w:rPr>
        <w:t>Licence</w:t>
      </w:r>
    </w:p>
    <w:p w14:paraId="0430A748" w14:textId="77777777" w:rsidR="00546D2C" w:rsidRPr="00546D2C" w:rsidRDefault="00546D2C" w:rsidP="00546D2C">
      <w:p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sz w:val="24"/>
          <w:szCs w:val="24"/>
          <w:lang w:val="fr-FR"/>
        </w:rPr>
        <w:t>Cette préinscription atteste de l’admission provisoire de l’étudiant(e) dans notre programme académique, en attente de la finalisation des procédures administratives et du règlement des frais de scolarité conformément aux règlements en vigueur au sein de l’établissement.</w:t>
      </w:r>
    </w:p>
    <w:p w14:paraId="598E1A05" w14:textId="77777777" w:rsidR="00546D2C" w:rsidRPr="00546D2C" w:rsidRDefault="00546D2C" w:rsidP="00546D2C">
      <w:pPr>
        <w:spacing w:after="0" w:line="240" w:lineRule="auto"/>
        <w:rPr>
          <w:rFonts w:ascii="Times New Roman" w:eastAsia="Times New Roman" w:hAnsi="Times New Roman" w:cs="Times New Roman"/>
          <w:i/>
          <w:sz w:val="24"/>
          <w:szCs w:val="24"/>
          <w:lang w:val="fr-FR"/>
        </w:rPr>
      </w:pPr>
      <w:r>
        <w:rPr>
          <w:rFonts w:ascii="Times New Roman" w:eastAsia="Times New Roman" w:hAnsi="Times New Roman" w:cs="Times New Roman"/>
          <w:i/>
          <w:sz w:val="24"/>
          <w:szCs w:val="24"/>
          <w:lang w:val="fr-FR"/>
        </w:rPr>
        <w:t>P</w:t>
      </w:r>
      <w:r w:rsidRPr="00546D2C">
        <w:rPr>
          <w:rFonts w:ascii="Times New Roman" w:eastAsia="Times New Roman" w:hAnsi="Times New Roman" w:cs="Times New Roman"/>
          <w:i/>
          <w:sz w:val="24"/>
          <w:szCs w:val="24"/>
          <w:lang w:val="fr-FR"/>
        </w:rPr>
        <w:t xml:space="preserve">our servir et valoir ce que de droit </w:t>
      </w:r>
      <w:r>
        <w:rPr>
          <w:rFonts w:ascii="Times New Roman" w:eastAsia="Times New Roman" w:hAnsi="Times New Roman" w:cs="Times New Roman"/>
          <w:i/>
          <w:sz w:val="24"/>
          <w:szCs w:val="24"/>
          <w:lang w:val="fr-FR"/>
        </w:rPr>
        <w:t xml:space="preserve">et </w:t>
      </w:r>
      <w:r w:rsidRPr="00546D2C">
        <w:rPr>
          <w:rFonts w:ascii="Times New Roman" w:eastAsia="Times New Roman" w:hAnsi="Times New Roman" w:cs="Times New Roman"/>
          <w:i/>
          <w:sz w:val="24"/>
          <w:szCs w:val="24"/>
          <w:lang w:val="fr-FR"/>
        </w:rPr>
        <w:t>valable que pour l’année académique précisée ci-dessus et n’est pas transférable</w:t>
      </w:r>
      <w:r>
        <w:rPr>
          <w:rFonts w:ascii="Times New Roman" w:eastAsia="Times New Roman" w:hAnsi="Times New Roman" w:cs="Times New Roman"/>
          <w:i/>
          <w:sz w:val="24"/>
          <w:szCs w:val="24"/>
          <w:lang w:val="fr-FR"/>
        </w:rPr>
        <w:t>.</w:t>
      </w:r>
    </w:p>
    <w:p w14:paraId="3B8919BE" w14:textId="57A0DC85" w:rsidR="00546D2C" w:rsidRPr="00546D2C" w:rsidRDefault="00546D2C" w:rsidP="00546D2C">
      <w:pPr>
        <w:spacing w:before="100" w:beforeAutospacing="1" w:after="100" w:afterAutospacing="1" w:line="240" w:lineRule="auto"/>
        <w:jc w:val="right"/>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Bamako, le</w:t>
      </w:r>
      <w:r w:rsidR="008468D2">
        <w:rPr>
          <w:rFonts w:ascii="Times New Roman" w:eastAsia="Times New Roman" w:hAnsi="Times New Roman" w:cs="Times New Roman"/>
          <w:b/>
          <w:bCs/>
          <w:sz w:val="24"/>
          <w:szCs w:val="24"/>
          <w:lang w:val="fr-FR"/>
        </w:rPr>
        <w:t xml:space="preserve"> 03 octobre 2022</w:t>
      </w:r>
      <w:r>
        <w:rPr>
          <w:rFonts w:ascii="Times New Roman" w:eastAsia="Times New Roman" w:hAnsi="Times New Roman" w:cs="Times New Roman"/>
          <w:b/>
          <w:bCs/>
          <w:sz w:val="24"/>
          <w:szCs w:val="24"/>
          <w:lang w:val="fr-FR"/>
        </w:rPr>
        <w:t xml:space="preserve"> </w:t>
      </w:r>
    </w:p>
    <w:p w14:paraId="15AD6565" w14:textId="77777777" w:rsidR="00546D2C" w:rsidRPr="00546D2C" w:rsidRDefault="00546D2C" w:rsidP="00546D2C">
      <w:pPr>
        <w:spacing w:before="100" w:beforeAutospacing="1" w:after="100" w:afterAutospacing="1" w:line="240" w:lineRule="auto"/>
        <w:jc w:val="right"/>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Le Directeur des Etudes,</w:t>
      </w:r>
    </w:p>
    <w:p w14:paraId="38177F3A" w14:textId="77777777" w:rsidR="00546D2C" w:rsidRPr="00546D2C" w:rsidRDefault="00546D2C" w:rsidP="00546D2C">
      <w:pPr>
        <w:spacing w:after="0" w:line="240" w:lineRule="auto"/>
        <w:rPr>
          <w:rFonts w:ascii="Times New Roman" w:eastAsia="Times New Roman" w:hAnsi="Times New Roman" w:cs="Times New Roman"/>
          <w:sz w:val="24"/>
          <w:szCs w:val="24"/>
          <w:lang w:val="fr-FR"/>
        </w:rPr>
      </w:pPr>
    </w:p>
    <w:p w14:paraId="78789C00" w14:textId="77777777" w:rsidR="00546D2C" w:rsidRPr="00546D2C" w:rsidRDefault="00546D2C" w:rsidP="00546D2C">
      <w:pPr>
        <w:spacing w:after="0" w:line="240" w:lineRule="auto"/>
        <w:rPr>
          <w:rFonts w:ascii="Times New Roman" w:eastAsia="Times New Roman" w:hAnsi="Times New Roman" w:cs="Times New Roman"/>
          <w:sz w:val="24"/>
          <w:szCs w:val="24"/>
        </w:rPr>
      </w:pPr>
    </w:p>
    <w:p w14:paraId="4605943A" w14:textId="77777777" w:rsidR="00546D2C" w:rsidRDefault="00546D2C">
      <w:pPr>
        <w:rPr>
          <w:lang w:val="fr-FR"/>
        </w:rPr>
      </w:pPr>
    </w:p>
    <w:p w14:paraId="5F144205" w14:textId="77777777" w:rsidR="006C72FD" w:rsidRPr="00546D2C" w:rsidRDefault="00546D2C" w:rsidP="00546D2C">
      <w:pPr>
        <w:spacing w:before="100" w:beforeAutospacing="1" w:after="100" w:afterAutospacing="1" w:line="240" w:lineRule="auto"/>
        <w:jc w:val="right"/>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46D2C">
        <w:rPr>
          <w:rFonts w:ascii="Times New Roman" w:eastAsia="Times New Roman" w:hAnsi="Times New Roman" w:cs="Times New Roman"/>
          <w:sz w:val="24"/>
          <w:szCs w:val="24"/>
          <w:lang w:val="fr-FR"/>
        </w:rPr>
        <w:t>Monsieur TRAORE Nicodème</w:t>
      </w:r>
    </w:p>
    <w:sectPr w:rsidR="006C72FD" w:rsidRPr="00546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0482A"/>
    <w:multiLevelType w:val="multilevel"/>
    <w:tmpl w:val="6CE4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36F92"/>
    <w:multiLevelType w:val="multilevel"/>
    <w:tmpl w:val="0D6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B6CC1"/>
    <w:multiLevelType w:val="multilevel"/>
    <w:tmpl w:val="E6143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242344">
    <w:abstractNumId w:val="0"/>
  </w:num>
  <w:num w:numId="2" w16cid:durableId="1505587492">
    <w:abstractNumId w:val="1"/>
  </w:num>
  <w:num w:numId="3" w16cid:durableId="16828561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8C9"/>
    <w:rsid w:val="00536D91"/>
    <w:rsid w:val="00546D2C"/>
    <w:rsid w:val="005E56B2"/>
    <w:rsid w:val="00657582"/>
    <w:rsid w:val="006613A4"/>
    <w:rsid w:val="006C72FD"/>
    <w:rsid w:val="007F4670"/>
    <w:rsid w:val="008468D2"/>
    <w:rsid w:val="00B853B7"/>
    <w:rsid w:val="00C23C00"/>
    <w:rsid w:val="00C67DC7"/>
    <w:rsid w:val="00DB3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DEB46"/>
  <w15:chartTrackingRefBased/>
  <w15:docId w15:val="{554E857E-0C08-4B14-BEDE-DD0DCEBC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B38C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DB38C9"/>
    <w:rPr>
      <w:b/>
      <w:bCs/>
    </w:rPr>
  </w:style>
  <w:style w:type="table" w:styleId="Grilledutableau">
    <w:name w:val="Table Grid"/>
    <w:basedOn w:val="TableauNormal"/>
    <w:uiPriority w:val="39"/>
    <w:rsid w:val="007F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363732">
      <w:bodyDiv w:val="1"/>
      <w:marLeft w:val="0"/>
      <w:marRight w:val="0"/>
      <w:marTop w:val="0"/>
      <w:marBottom w:val="0"/>
      <w:divBdr>
        <w:top w:val="none" w:sz="0" w:space="0" w:color="auto"/>
        <w:left w:val="none" w:sz="0" w:space="0" w:color="auto"/>
        <w:bottom w:val="none" w:sz="0" w:space="0" w:color="auto"/>
        <w:right w:val="none" w:sz="0" w:space="0" w:color="auto"/>
      </w:divBdr>
    </w:div>
    <w:div w:id="186909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188</Words>
  <Characters>1040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6</cp:revision>
  <dcterms:created xsi:type="dcterms:W3CDTF">2024-11-11T18:39:00Z</dcterms:created>
  <dcterms:modified xsi:type="dcterms:W3CDTF">2024-11-12T16:18:00Z</dcterms:modified>
</cp:coreProperties>
</file>